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46914" w14:textId="77777777" w:rsidR="00260823" w:rsidRDefault="00261A8E" w:rsidP="001E1B57">
      <w:pPr>
        <w:sectPr w:rsidR="00260823" w:rsidSect="006F0DBD">
          <w:headerReference w:type="first" r:id="rId11"/>
          <w:pgSz w:w="11906" w:h="16838" w:code="9"/>
          <w:pgMar w:top="1440" w:right="1440" w:bottom="1440" w:left="1440" w:header="709" w:footer="709" w:gutter="0"/>
          <w:cols w:space="708"/>
          <w:titlePg/>
          <w:docGrid w:linePitch="360"/>
        </w:sectPr>
      </w:pPr>
      <w:r>
        <w:rPr>
          <w:noProof/>
        </w:rPr>
        <mc:AlternateContent>
          <mc:Choice Requires="wps">
            <w:drawing>
              <wp:anchor distT="45720" distB="45720" distL="114300" distR="114300" simplePos="0" relativeHeight="251658240" behindDoc="0" locked="0" layoutInCell="1" allowOverlap="1" wp14:anchorId="3A5DCF3C" wp14:editId="4E903322">
                <wp:simplePos x="0" y="0"/>
                <wp:positionH relativeFrom="margin">
                  <wp:align>center</wp:align>
                </wp:positionH>
                <wp:positionV relativeFrom="margin">
                  <wp:align>center</wp:align>
                </wp:positionV>
                <wp:extent cx="2372995" cy="84455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2995" cy="844550"/>
                        </a:xfrm>
                        <a:prstGeom prst="rect">
                          <a:avLst/>
                        </a:prstGeom>
                        <a:solidFill>
                          <a:srgbClr val="FFFFFF"/>
                        </a:solidFill>
                        <a:ln w="9525">
                          <a:noFill/>
                          <a:miter lim="800000"/>
                          <a:headEnd/>
                          <a:tailEnd/>
                        </a:ln>
                      </wps:spPr>
                      <wps:txbx>
                        <w:txbxContent>
                          <w:p w14:paraId="26658C44" w14:textId="204DB9C3" w:rsidR="00261A8E" w:rsidRPr="001E1B57" w:rsidRDefault="00547E0B" w:rsidP="00261A8E">
                            <w:pPr>
                              <w:pStyle w:val="Title"/>
                              <w:jc w:val="center"/>
                              <w:rPr>
                                <w:rFonts w:cs="Arial"/>
                                <w:color w:val="005A8A" w:themeColor="background2"/>
                                <w:sz w:val="40"/>
                                <w:szCs w:val="40"/>
                              </w:rPr>
                            </w:pPr>
                            <w:r>
                              <w:rPr>
                                <w:rFonts w:cs="Arial"/>
                                <w:color w:val="005A8A" w:themeColor="background2"/>
                                <w:sz w:val="40"/>
                                <w:szCs w:val="40"/>
                              </w:rPr>
                              <w:t>Systems Integration Framework</w:t>
                            </w:r>
                          </w:p>
                          <w:p w14:paraId="20C2D263" w14:textId="2F14982B" w:rsidR="00261A8E" w:rsidRPr="00261A8E" w:rsidRDefault="00261A8E" w:rsidP="00261A8E">
                            <w:pPr>
                              <w:pStyle w:val="Title"/>
                              <w:jc w:val="center"/>
                              <w:rPr>
                                <w:rFonts w:cs="Arial"/>
                                <w:bCs/>
                                <w:color w:val="005A8A" w:themeColor="background2"/>
                                <w:sz w:val="40"/>
                                <w:szCs w:val="40"/>
                              </w:rPr>
                            </w:pPr>
                            <w:r>
                              <w:rPr>
                                <w:rFonts w:cs="Arial"/>
                                <w:bCs/>
                                <w:color w:val="005A8A" w:themeColor="background2"/>
                                <w:sz w:val="40"/>
                                <w:szCs w:val="40"/>
                              </w:rPr>
                              <w:t>v0.</w:t>
                            </w:r>
                            <w:r w:rsidR="00841434">
                              <w:rPr>
                                <w:rFonts w:cs="Arial"/>
                                <w:bCs/>
                                <w:color w:val="005A8A" w:themeColor="background2"/>
                                <w:sz w:val="40"/>
                                <w:szCs w:val="40"/>
                              </w:rPr>
                              <w:t>2</w:t>
                            </w:r>
                            <w:r>
                              <w:rPr>
                                <w:rFonts w:cs="Arial"/>
                                <w:bCs/>
                                <w:color w:val="005A8A" w:themeColor="background2"/>
                                <w:sz w:val="40"/>
                                <w:szCs w:val="40"/>
                              </w:rPr>
                              <w:t xml:space="preserve"> (DRAFT)</w:t>
                            </w:r>
                          </w:p>
                        </w:txbxContent>
                      </wps:txbx>
                      <wps:bodyPr rot="0" vert="horz" wrap="non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A5DCF3C" id="_x0000_t202" coordsize="21600,21600" o:spt="202" path="m,l,21600r21600,l21600,xe">
                <v:stroke joinstyle="miter"/>
                <v:path gradientshapeok="t" o:connecttype="rect"/>
              </v:shapetype>
              <v:shape id="Text Box 2" o:spid="_x0000_s1026" type="#_x0000_t202" style="position:absolute;margin-left:0;margin-top:0;width:186.85pt;height:66.5pt;z-index:251658240;visibility:visible;mso-wrap-style:none;mso-width-percent:0;mso-height-percent:200;mso-wrap-distance-left:9pt;mso-wrap-distance-top:3.6pt;mso-wrap-distance-right:9pt;mso-wrap-distance-bottom:3.6pt;mso-position-horizontal:center;mso-position-horizontal-relative:margin;mso-position-vertical:center;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" stroked="f">
                <v:textbox style="mso-fit-shape-to-text:t">
                  <w:txbxContent>
                    <w:p w14:paraId="26658C44" w14:textId="204DB9C3" w:rsidR="00261A8E" w:rsidRPr="001E1B57" w:rsidRDefault="00547E0B" w:rsidP="00261A8E">
                      <w:pPr>
                        <w:pStyle w:val="Title"/>
                        <w:jc w:val="center"/>
                        <w:rPr>
                          <w:rFonts w:cs="Arial"/>
                          <w:color w:val="005A8A" w:themeColor="background2"/>
                          <w:sz w:val="40"/>
                          <w:szCs w:val="40"/>
                        </w:rPr>
                      </w:pPr>
                      <w:r>
                        <w:rPr>
                          <w:rFonts w:cs="Arial"/>
                          <w:color w:val="005A8A" w:themeColor="background2"/>
                          <w:sz w:val="40"/>
                          <w:szCs w:val="40"/>
                        </w:rPr>
                        <w:t>Systems Integration Framework</w:t>
                      </w:r>
                    </w:p>
                    <w:p w14:paraId="20C2D263" w14:textId="2F14982B" w:rsidR="00261A8E" w:rsidRPr="00261A8E" w:rsidRDefault="00261A8E" w:rsidP="00261A8E">
                      <w:pPr>
                        <w:pStyle w:val="Title"/>
                        <w:jc w:val="center"/>
                        <w:rPr>
                          <w:rFonts w:cs="Arial"/>
                          <w:bCs/>
                          <w:color w:val="005A8A" w:themeColor="background2"/>
                          <w:sz w:val="40"/>
                          <w:szCs w:val="40"/>
                        </w:rPr>
                      </w:pPr>
                      <w:r>
                        <w:rPr>
                          <w:rFonts w:cs="Arial"/>
                          <w:bCs/>
                          <w:color w:val="005A8A" w:themeColor="background2"/>
                          <w:sz w:val="40"/>
                          <w:szCs w:val="40"/>
                        </w:rPr>
                        <w:t>v0.</w:t>
                      </w:r>
                      <w:r w:rsidR="00841434">
                        <w:rPr>
                          <w:rFonts w:cs="Arial"/>
                          <w:bCs/>
                          <w:color w:val="005A8A" w:themeColor="background2"/>
                          <w:sz w:val="40"/>
                          <w:szCs w:val="40"/>
                        </w:rPr>
                        <w:t>2</w:t>
                      </w:r>
                      <w:r>
                        <w:rPr>
                          <w:rFonts w:cs="Arial"/>
                          <w:bCs/>
                          <w:color w:val="005A8A" w:themeColor="background2"/>
                          <w:sz w:val="40"/>
                          <w:szCs w:val="40"/>
                        </w:rPr>
                        <w:t xml:space="preserve"> (DRAFT)</w:t>
                      </w:r>
                    </w:p>
                  </w:txbxContent>
                </v:textbox>
                <w10:wrap type="square" anchorx="margin" anchory="margin"/>
              </v:shape>
            </w:pict>
          </mc:Fallback>
        </mc:AlternateContent>
      </w:r>
    </w:p>
    <w:sdt>
      <w:sdtPr>
        <w:rPr>
          <w:rFonts w:eastAsiaTheme="minorEastAsia" w:cstheme="minorBidi"/>
          <w:bCs/>
          <w:color w:val="000000" w:themeColor="text1" w:themeShade="80"/>
          <w:sz w:val="20"/>
          <w:szCs w:val="22"/>
          <w:lang w:val="en-GB"/>
        </w:rPr>
        <w:id w:val="1556616807"/>
        <w:docPartObj>
          <w:docPartGallery w:val="Table of Contents"/>
          <w:docPartUnique/>
        </w:docPartObj>
      </w:sdtPr>
      <w:sdtEndPr>
        <w:rPr>
          <w:color w:val="000000" w:themeColor="text1"/>
        </w:rPr>
      </w:sdtEndPr>
      <w:sdtContent>
        <w:p w14:paraId="2B836887" w14:textId="77777777" w:rsidR="00CD2CCC" w:rsidRPr="002A5D92" w:rsidRDefault="00CD2CCC" w:rsidP="2164B57B">
          <w:pPr>
            <w:pStyle w:val="TOCHeading"/>
            <w:rPr>
              <w:rFonts w:asciiTheme="minorHAnsi" w:eastAsiaTheme="minorHAnsi" w:hAnsiTheme="minorHAnsi" w:cstheme="minorBidi"/>
              <w:color w:val="000000" w:themeColor="text1" w:themeShade="80"/>
              <w:lang w:val="en-GB"/>
            </w:rPr>
          </w:pPr>
          <w:r w:rsidRPr="002A5D92">
            <w:rPr>
              <w:rFonts w:asciiTheme="minorHAnsi" w:eastAsiaTheme="minorHAnsi" w:hAnsiTheme="minorHAnsi" w:cstheme="minorBidi"/>
              <w:color w:val="000000" w:themeColor="text1" w:themeShade="80"/>
              <w:lang w:val="en-GB"/>
            </w:rPr>
            <w:t>Table of Contents</w:t>
          </w:r>
        </w:p>
        <w:p w14:paraId="0BFB91F3" w14:textId="4B37A855" w:rsidR="00865AB8" w:rsidRDefault="000D0D89">
          <w:pPr>
            <w:pStyle w:val="TOC1"/>
            <w:tabs>
              <w:tab w:val="left" w:pos="851"/>
              <w:tab w:val="right" w:leader="dot" w:pos="9016"/>
            </w:tabs>
            <w:rPr>
              <w:rFonts w:asciiTheme="minorHAnsi" w:eastAsiaTheme="minorEastAsia" w:hAnsiTheme="minorHAnsi" w:cstheme="minorBidi" w:hint="eastAsia"/>
              <w:bCs w:val="0"/>
              <w:iCs w:val="0"/>
              <w:noProof/>
              <w:color w:val="auto"/>
              <w:kern w:val="2"/>
              <w:sz w:val="24"/>
              <w:lang w:eastAsia="en-GB"/>
              <w14:ligatures w14:val="standardContextual"/>
            </w:rPr>
          </w:pPr>
          <w:r>
            <w:fldChar w:fldCharType="begin"/>
          </w:r>
          <w:r w:rsidR="00CD2CCC">
            <w:instrText>TOC \o "1-2" \h \z \u</w:instrText>
          </w:r>
          <w:r>
            <w:fldChar w:fldCharType="separate"/>
          </w:r>
          <w:hyperlink w:anchor="_Toc240366814" w:history="1">
            <w:r w:rsidR="00865AB8" w:rsidRPr="00CE73A9">
              <w:rPr>
                <w:rStyle w:val="Hyperlink"/>
                <w:noProof/>
              </w:rPr>
              <w:t>2</w:t>
            </w:r>
            <w:r w:rsidR="00865AB8">
              <w:rPr>
                <w:rFonts w:asciiTheme="minorHAnsi" w:eastAsiaTheme="minorEastAsia" w:hAnsiTheme="minorHAnsi" w:cstheme="minorBidi"/>
                <w:bCs w:val="0"/>
                <w:iCs w:val="0"/>
                <w:noProof/>
                <w:color w:val="auto"/>
                <w:kern w:val="2"/>
                <w:sz w:val="24"/>
                <w:lang w:eastAsia="en-GB"/>
                <w14:ligatures w14:val="standardContextual"/>
              </w:rPr>
              <w:tab/>
            </w:r>
            <w:r w:rsidR="00865AB8" w:rsidRPr="00CE73A9">
              <w:rPr>
                <w:rStyle w:val="Hyperlink"/>
                <w:noProof/>
              </w:rPr>
              <w:t>Document Control</w:t>
            </w:r>
            <w:r w:rsidR="00865AB8">
              <w:rPr>
                <w:noProof/>
                <w:webHidden/>
              </w:rPr>
              <w:tab/>
            </w:r>
            <w:r w:rsidR="00865AB8">
              <w:rPr>
                <w:noProof/>
                <w:webHidden/>
              </w:rPr>
              <w:fldChar w:fldCharType="begin"/>
            </w:r>
            <w:r w:rsidR="00865AB8">
              <w:rPr>
                <w:noProof/>
                <w:webHidden/>
              </w:rPr>
              <w:instrText xml:space="preserve"> PAGEREF _Toc240366814 \h </w:instrText>
            </w:r>
            <w:r w:rsidR="00865AB8">
              <w:rPr>
                <w:noProof/>
                <w:webHidden/>
              </w:rPr>
            </w:r>
            <w:r w:rsidR="00865AB8">
              <w:rPr>
                <w:noProof/>
                <w:webHidden/>
              </w:rPr>
              <w:fldChar w:fldCharType="separate"/>
            </w:r>
            <w:r w:rsidR="00865AB8">
              <w:rPr>
                <w:noProof/>
                <w:webHidden/>
              </w:rPr>
              <w:t>4</w:t>
            </w:r>
            <w:r w:rsidR="00865AB8">
              <w:rPr>
                <w:noProof/>
                <w:webHidden/>
              </w:rPr>
              <w:fldChar w:fldCharType="end"/>
            </w:r>
          </w:hyperlink>
        </w:p>
        <w:p w14:paraId="4D1AD624" w14:textId="3DEB8516"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15" w:history="1">
            <w:r w:rsidRPr="00CE73A9">
              <w:rPr>
                <w:rStyle w:val="Hyperlink"/>
                <w:noProof/>
              </w:rPr>
              <w:t>2.1</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Document History</w:t>
            </w:r>
            <w:r>
              <w:rPr>
                <w:noProof/>
                <w:webHidden/>
              </w:rPr>
              <w:tab/>
            </w:r>
            <w:r>
              <w:rPr>
                <w:noProof/>
                <w:webHidden/>
              </w:rPr>
              <w:fldChar w:fldCharType="begin"/>
            </w:r>
            <w:r>
              <w:rPr>
                <w:noProof/>
                <w:webHidden/>
              </w:rPr>
              <w:instrText xml:space="preserve"> PAGEREF _Toc240366815 \h </w:instrText>
            </w:r>
            <w:r>
              <w:rPr>
                <w:noProof/>
                <w:webHidden/>
              </w:rPr>
            </w:r>
            <w:r>
              <w:rPr>
                <w:noProof/>
                <w:webHidden/>
              </w:rPr>
              <w:fldChar w:fldCharType="separate"/>
            </w:r>
            <w:r>
              <w:rPr>
                <w:noProof/>
                <w:webHidden/>
              </w:rPr>
              <w:t>4</w:t>
            </w:r>
            <w:r>
              <w:rPr>
                <w:noProof/>
                <w:webHidden/>
              </w:rPr>
              <w:fldChar w:fldCharType="end"/>
            </w:r>
          </w:hyperlink>
        </w:p>
        <w:p w14:paraId="19960C21" w14:textId="0CA23DB7"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16" w:history="1">
            <w:r w:rsidRPr="00CE73A9">
              <w:rPr>
                <w:rStyle w:val="Hyperlink"/>
                <w:noProof/>
              </w:rPr>
              <w:t>2.2</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Document Authors</w:t>
            </w:r>
            <w:r>
              <w:rPr>
                <w:noProof/>
                <w:webHidden/>
              </w:rPr>
              <w:tab/>
            </w:r>
            <w:r>
              <w:rPr>
                <w:noProof/>
                <w:webHidden/>
              </w:rPr>
              <w:fldChar w:fldCharType="begin"/>
            </w:r>
            <w:r>
              <w:rPr>
                <w:noProof/>
                <w:webHidden/>
              </w:rPr>
              <w:instrText xml:space="preserve"> PAGEREF _Toc240366816 \h </w:instrText>
            </w:r>
            <w:r>
              <w:rPr>
                <w:noProof/>
                <w:webHidden/>
              </w:rPr>
            </w:r>
            <w:r>
              <w:rPr>
                <w:noProof/>
                <w:webHidden/>
              </w:rPr>
              <w:fldChar w:fldCharType="separate"/>
            </w:r>
            <w:r>
              <w:rPr>
                <w:noProof/>
                <w:webHidden/>
              </w:rPr>
              <w:t>4</w:t>
            </w:r>
            <w:r>
              <w:rPr>
                <w:noProof/>
                <w:webHidden/>
              </w:rPr>
              <w:fldChar w:fldCharType="end"/>
            </w:r>
          </w:hyperlink>
        </w:p>
        <w:p w14:paraId="2C5C1ACB" w14:textId="2181FF6C"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17" w:history="1">
            <w:r w:rsidRPr="00CE73A9">
              <w:rPr>
                <w:rStyle w:val="Hyperlink"/>
                <w:noProof/>
              </w:rPr>
              <w:t>2.3</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Document Assurance</w:t>
            </w:r>
            <w:r>
              <w:rPr>
                <w:noProof/>
                <w:webHidden/>
              </w:rPr>
              <w:tab/>
            </w:r>
            <w:r>
              <w:rPr>
                <w:noProof/>
                <w:webHidden/>
              </w:rPr>
              <w:fldChar w:fldCharType="begin"/>
            </w:r>
            <w:r>
              <w:rPr>
                <w:noProof/>
                <w:webHidden/>
              </w:rPr>
              <w:instrText xml:space="preserve"> PAGEREF _Toc240366817 \h </w:instrText>
            </w:r>
            <w:r>
              <w:rPr>
                <w:noProof/>
                <w:webHidden/>
              </w:rPr>
            </w:r>
            <w:r>
              <w:rPr>
                <w:noProof/>
                <w:webHidden/>
              </w:rPr>
              <w:fldChar w:fldCharType="separate"/>
            </w:r>
            <w:r>
              <w:rPr>
                <w:noProof/>
                <w:webHidden/>
              </w:rPr>
              <w:t>5</w:t>
            </w:r>
            <w:r>
              <w:rPr>
                <w:noProof/>
                <w:webHidden/>
              </w:rPr>
              <w:fldChar w:fldCharType="end"/>
            </w:r>
          </w:hyperlink>
        </w:p>
        <w:p w14:paraId="647C9830" w14:textId="48DF5945"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18" w:history="1">
            <w:r w:rsidRPr="00CE73A9">
              <w:rPr>
                <w:rStyle w:val="Hyperlink"/>
                <w:noProof/>
              </w:rPr>
              <w:t>2.4</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TDA Approval</w:t>
            </w:r>
            <w:r>
              <w:rPr>
                <w:noProof/>
                <w:webHidden/>
              </w:rPr>
              <w:tab/>
            </w:r>
            <w:r>
              <w:rPr>
                <w:noProof/>
                <w:webHidden/>
              </w:rPr>
              <w:fldChar w:fldCharType="begin"/>
            </w:r>
            <w:r>
              <w:rPr>
                <w:noProof/>
                <w:webHidden/>
              </w:rPr>
              <w:instrText xml:space="preserve"> PAGEREF _Toc240366818 \h </w:instrText>
            </w:r>
            <w:r>
              <w:rPr>
                <w:noProof/>
                <w:webHidden/>
              </w:rPr>
            </w:r>
            <w:r>
              <w:rPr>
                <w:noProof/>
                <w:webHidden/>
              </w:rPr>
              <w:fldChar w:fldCharType="separate"/>
            </w:r>
            <w:r>
              <w:rPr>
                <w:noProof/>
                <w:webHidden/>
              </w:rPr>
              <w:t>5</w:t>
            </w:r>
            <w:r>
              <w:rPr>
                <w:noProof/>
                <w:webHidden/>
              </w:rPr>
              <w:fldChar w:fldCharType="end"/>
            </w:r>
          </w:hyperlink>
        </w:p>
        <w:p w14:paraId="1AE75D5B" w14:textId="675DA07C"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19" w:history="1">
            <w:r w:rsidRPr="00CE73A9">
              <w:rPr>
                <w:rStyle w:val="Hyperlink"/>
                <w:noProof/>
              </w:rPr>
              <w:t>2.5</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Document References</w:t>
            </w:r>
            <w:r>
              <w:rPr>
                <w:noProof/>
                <w:webHidden/>
              </w:rPr>
              <w:tab/>
            </w:r>
            <w:r>
              <w:rPr>
                <w:noProof/>
                <w:webHidden/>
              </w:rPr>
              <w:fldChar w:fldCharType="begin"/>
            </w:r>
            <w:r>
              <w:rPr>
                <w:noProof/>
                <w:webHidden/>
              </w:rPr>
              <w:instrText xml:space="preserve"> PAGEREF _Toc240366819 \h </w:instrText>
            </w:r>
            <w:r>
              <w:rPr>
                <w:noProof/>
                <w:webHidden/>
              </w:rPr>
            </w:r>
            <w:r>
              <w:rPr>
                <w:noProof/>
                <w:webHidden/>
              </w:rPr>
              <w:fldChar w:fldCharType="separate"/>
            </w:r>
            <w:r>
              <w:rPr>
                <w:noProof/>
                <w:webHidden/>
              </w:rPr>
              <w:t>5</w:t>
            </w:r>
            <w:r>
              <w:rPr>
                <w:noProof/>
                <w:webHidden/>
              </w:rPr>
              <w:fldChar w:fldCharType="end"/>
            </w:r>
          </w:hyperlink>
        </w:p>
        <w:p w14:paraId="38F51F76" w14:textId="4B1CC345" w:rsidR="00865AB8" w:rsidRDefault="00865AB8">
          <w:pPr>
            <w:pStyle w:val="TOC1"/>
            <w:tabs>
              <w:tab w:val="left" w:pos="851"/>
              <w:tab w:val="right" w:leader="dot" w:pos="9016"/>
            </w:tabs>
            <w:rPr>
              <w:rFonts w:asciiTheme="minorHAnsi" w:eastAsiaTheme="minorEastAsia" w:hAnsiTheme="minorHAnsi" w:cstheme="minorBidi" w:hint="eastAsia"/>
              <w:bCs w:val="0"/>
              <w:iCs w:val="0"/>
              <w:noProof/>
              <w:color w:val="auto"/>
              <w:kern w:val="2"/>
              <w:sz w:val="24"/>
              <w:lang w:eastAsia="en-GB"/>
              <w14:ligatures w14:val="standardContextual"/>
            </w:rPr>
          </w:pPr>
          <w:hyperlink w:anchor="_Toc240366820" w:history="1">
            <w:r w:rsidRPr="00CE73A9">
              <w:rPr>
                <w:rStyle w:val="Hyperlink"/>
                <w:noProof/>
              </w:rPr>
              <w:t>3</w:t>
            </w:r>
            <w:r>
              <w:rPr>
                <w:rFonts w:asciiTheme="minorHAnsi" w:eastAsiaTheme="minorEastAsia" w:hAnsiTheme="minorHAnsi" w:cstheme="minorBidi"/>
                <w:bCs w:val="0"/>
                <w:iCs w:val="0"/>
                <w:noProof/>
                <w:color w:val="auto"/>
                <w:kern w:val="2"/>
                <w:sz w:val="24"/>
                <w:lang w:eastAsia="en-GB"/>
                <w14:ligatures w14:val="standardContextual"/>
              </w:rPr>
              <w:tab/>
            </w:r>
            <w:r w:rsidRPr="00CE73A9">
              <w:rPr>
                <w:rStyle w:val="Hyperlink"/>
                <w:noProof/>
              </w:rPr>
              <w:t>Reader Guide</w:t>
            </w:r>
            <w:r>
              <w:rPr>
                <w:noProof/>
                <w:webHidden/>
              </w:rPr>
              <w:tab/>
            </w:r>
            <w:r>
              <w:rPr>
                <w:noProof/>
                <w:webHidden/>
              </w:rPr>
              <w:fldChar w:fldCharType="begin"/>
            </w:r>
            <w:r>
              <w:rPr>
                <w:noProof/>
                <w:webHidden/>
              </w:rPr>
              <w:instrText xml:space="preserve"> PAGEREF _Toc240366820 \h </w:instrText>
            </w:r>
            <w:r>
              <w:rPr>
                <w:noProof/>
                <w:webHidden/>
              </w:rPr>
            </w:r>
            <w:r>
              <w:rPr>
                <w:noProof/>
                <w:webHidden/>
              </w:rPr>
              <w:fldChar w:fldCharType="separate"/>
            </w:r>
            <w:r>
              <w:rPr>
                <w:noProof/>
                <w:webHidden/>
              </w:rPr>
              <w:t>6</w:t>
            </w:r>
            <w:r>
              <w:rPr>
                <w:noProof/>
                <w:webHidden/>
              </w:rPr>
              <w:fldChar w:fldCharType="end"/>
            </w:r>
          </w:hyperlink>
        </w:p>
        <w:p w14:paraId="2EC4BC92" w14:textId="16875E1C" w:rsidR="00865AB8" w:rsidRDefault="00865AB8">
          <w:pPr>
            <w:pStyle w:val="TOC1"/>
            <w:tabs>
              <w:tab w:val="left" w:pos="851"/>
              <w:tab w:val="right" w:leader="dot" w:pos="9016"/>
            </w:tabs>
            <w:rPr>
              <w:rFonts w:asciiTheme="minorHAnsi" w:eastAsiaTheme="minorEastAsia" w:hAnsiTheme="minorHAnsi" w:cstheme="minorBidi" w:hint="eastAsia"/>
              <w:bCs w:val="0"/>
              <w:iCs w:val="0"/>
              <w:noProof/>
              <w:color w:val="auto"/>
              <w:kern w:val="2"/>
              <w:sz w:val="24"/>
              <w:lang w:eastAsia="en-GB"/>
              <w14:ligatures w14:val="standardContextual"/>
            </w:rPr>
          </w:pPr>
          <w:hyperlink w:anchor="_Toc240366821" w:history="1">
            <w:r w:rsidRPr="00CE73A9">
              <w:rPr>
                <w:rStyle w:val="Hyperlink"/>
                <w:noProof/>
              </w:rPr>
              <w:t>4</w:t>
            </w:r>
            <w:r>
              <w:rPr>
                <w:rFonts w:asciiTheme="minorHAnsi" w:eastAsiaTheme="minorEastAsia" w:hAnsiTheme="minorHAnsi" w:cstheme="minorBidi"/>
                <w:bCs w:val="0"/>
                <w:iCs w:val="0"/>
                <w:noProof/>
                <w:color w:val="auto"/>
                <w:kern w:val="2"/>
                <w:sz w:val="24"/>
                <w:lang w:eastAsia="en-GB"/>
                <w14:ligatures w14:val="standardContextual"/>
              </w:rPr>
              <w:tab/>
            </w:r>
            <w:r w:rsidRPr="00CE73A9">
              <w:rPr>
                <w:rStyle w:val="Hyperlink"/>
                <w:noProof/>
              </w:rPr>
              <w:t>Executive Summary</w:t>
            </w:r>
            <w:r>
              <w:rPr>
                <w:noProof/>
                <w:webHidden/>
              </w:rPr>
              <w:tab/>
            </w:r>
            <w:r>
              <w:rPr>
                <w:noProof/>
                <w:webHidden/>
              </w:rPr>
              <w:fldChar w:fldCharType="begin"/>
            </w:r>
            <w:r>
              <w:rPr>
                <w:noProof/>
                <w:webHidden/>
              </w:rPr>
              <w:instrText xml:space="preserve"> PAGEREF _Toc240366821 \h </w:instrText>
            </w:r>
            <w:r>
              <w:rPr>
                <w:noProof/>
                <w:webHidden/>
              </w:rPr>
            </w:r>
            <w:r>
              <w:rPr>
                <w:noProof/>
                <w:webHidden/>
              </w:rPr>
              <w:fldChar w:fldCharType="separate"/>
            </w:r>
            <w:r>
              <w:rPr>
                <w:noProof/>
                <w:webHidden/>
              </w:rPr>
              <w:t>7</w:t>
            </w:r>
            <w:r>
              <w:rPr>
                <w:noProof/>
                <w:webHidden/>
              </w:rPr>
              <w:fldChar w:fldCharType="end"/>
            </w:r>
          </w:hyperlink>
        </w:p>
        <w:p w14:paraId="4C830A8D" w14:textId="388D8798"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22" w:history="1">
            <w:r w:rsidRPr="00CE73A9">
              <w:rPr>
                <w:rStyle w:val="Hyperlink"/>
                <w:noProof/>
              </w:rPr>
              <w:t>4.1</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Why the Systems Integration Framework Exists</w:t>
            </w:r>
            <w:r>
              <w:rPr>
                <w:noProof/>
                <w:webHidden/>
              </w:rPr>
              <w:tab/>
            </w:r>
            <w:r>
              <w:rPr>
                <w:noProof/>
                <w:webHidden/>
              </w:rPr>
              <w:fldChar w:fldCharType="begin"/>
            </w:r>
            <w:r>
              <w:rPr>
                <w:noProof/>
                <w:webHidden/>
              </w:rPr>
              <w:instrText xml:space="preserve"> PAGEREF _Toc240366822 \h </w:instrText>
            </w:r>
            <w:r>
              <w:rPr>
                <w:noProof/>
                <w:webHidden/>
              </w:rPr>
            </w:r>
            <w:r>
              <w:rPr>
                <w:noProof/>
                <w:webHidden/>
              </w:rPr>
              <w:fldChar w:fldCharType="separate"/>
            </w:r>
            <w:r>
              <w:rPr>
                <w:noProof/>
                <w:webHidden/>
              </w:rPr>
              <w:t>7</w:t>
            </w:r>
            <w:r>
              <w:rPr>
                <w:noProof/>
                <w:webHidden/>
              </w:rPr>
              <w:fldChar w:fldCharType="end"/>
            </w:r>
          </w:hyperlink>
        </w:p>
        <w:p w14:paraId="5A389112" w14:textId="5B7766BA"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23" w:history="1">
            <w:r w:rsidRPr="00CE73A9">
              <w:rPr>
                <w:rStyle w:val="Hyperlink"/>
                <w:noProof/>
              </w:rPr>
              <w:t>4.2</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Systems Integration Framework Scope</w:t>
            </w:r>
            <w:r>
              <w:rPr>
                <w:noProof/>
                <w:webHidden/>
              </w:rPr>
              <w:tab/>
            </w:r>
            <w:r>
              <w:rPr>
                <w:noProof/>
                <w:webHidden/>
              </w:rPr>
              <w:fldChar w:fldCharType="begin"/>
            </w:r>
            <w:r>
              <w:rPr>
                <w:noProof/>
                <w:webHidden/>
              </w:rPr>
              <w:instrText xml:space="preserve"> PAGEREF _Toc240366823 \h </w:instrText>
            </w:r>
            <w:r>
              <w:rPr>
                <w:noProof/>
                <w:webHidden/>
              </w:rPr>
            </w:r>
            <w:r>
              <w:rPr>
                <w:noProof/>
                <w:webHidden/>
              </w:rPr>
              <w:fldChar w:fldCharType="separate"/>
            </w:r>
            <w:r>
              <w:rPr>
                <w:noProof/>
                <w:webHidden/>
              </w:rPr>
              <w:t>8</w:t>
            </w:r>
            <w:r>
              <w:rPr>
                <w:noProof/>
                <w:webHidden/>
              </w:rPr>
              <w:fldChar w:fldCharType="end"/>
            </w:r>
          </w:hyperlink>
        </w:p>
        <w:p w14:paraId="4722552D" w14:textId="16E647C0"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24" w:history="1">
            <w:r w:rsidRPr="00CE73A9">
              <w:rPr>
                <w:rStyle w:val="Hyperlink"/>
                <w:noProof/>
              </w:rPr>
              <w:t>4.3</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Intended Outcomes</w:t>
            </w:r>
            <w:r>
              <w:rPr>
                <w:noProof/>
                <w:webHidden/>
              </w:rPr>
              <w:tab/>
            </w:r>
            <w:r>
              <w:rPr>
                <w:noProof/>
                <w:webHidden/>
              </w:rPr>
              <w:fldChar w:fldCharType="begin"/>
            </w:r>
            <w:r>
              <w:rPr>
                <w:noProof/>
                <w:webHidden/>
              </w:rPr>
              <w:instrText xml:space="preserve"> PAGEREF _Toc240366824 \h </w:instrText>
            </w:r>
            <w:r>
              <w:rPr>
                <w:noProof/>
                <w:webHidden/>
              </w:rPr>
            </w:r>
            <w:r>
              <w:rPr>
                <w:noProof/>
                <w:webHidden/>
              </w:rPr>
              <w:fldChar w:fldCharType="separate"/>
            </w:r>
            <w:r>
              <w:rPr>
                <w:noProof/>
                <w:webHidden/>
              </w:rPr>
              <w:t>8</w:t>
            </w:r>
            <w:r>
              <w:rPr>
                <w:noProof/>
                <w:webHidden/>
              </w:rPr>
              <w:fldChar w:fldCharType="end"/>
            </w:r>
          </w:hyperlink>
        </w:p>
        <w:p w14:paraId="0B2A7FEF" w14:textId="163B836B" w:rsidR="00865AB8" w:rsidRDefault="00865AB8">
          <w:pPr>
            <w:pStyle w:val="TOC1"/>
            <w:tabs>
              <w:tab w:val="left" w:pos="851"/>
              <w:tab w:val="right" w:leader="dot" w:pos="9016"/>
            </w:tabs>
            <w:rPr>
              <w:rFonts w:asciiTheme="minorHAnsi" w:eastAsiaTheme="minorEastAsia" w:hAnsiTheme="minorHAnsi" w:cstheme="minorBidi" w:hint="eastAsia"/>
              <w:bCs w:val="0"/>
              <w:iCs w:val="0"/>
              <w:noProof/>
              <w:color w:val="auto"/>
              <w:kern w:val="2"/>
              <w:sz w:val="24"/>
              <w:lang w:eastAsia="en-GB"/>
              <w14:ligatures w14:val="standardContextual"/>
            </w:rPr>
          </w:pPr>
          <w:hyperlink w:anchor="_Toc240366825" w:history="1">
            <w:r w:rsidRPr="00CE73A9">
              <w:rPr>
                <w:rStyle w:val="Hyperlink"/>
                <w:noProof/>
              </w:rPr>
              <w:t>5</w:t>
            </w:r>
            <w:r>
              <w:rPr>
                <w:rFonts w:asciiTheme="minorHAnsi" w:eastAsiaTheme="minorEastAsia" w:hAnsiTheme="minorHAnsi" w:cstheme="minorBidi"/>
                <w:bCs w:val="0"/>
                <w:iCs w:val="0"/>
                <w:noProof/>
                <w:color w:val="auto"/>
                <w:kern w:val="2"/>
                <w:sz w:val="24"/>
                <w:lang w:eastAsia="en-GB"/>
                <w14:ligatures w14:val="standardContextual"/>
              </w:rPr>
              <w:tab/>
            </w:r>
            <w:r w:rsidRPr="00CE73A9">
              <w:rPr>
                <w:rStyle w:val="Hyperlink"/>
                <w:noProof/>
              </w:rPr>
              <w:t>Architectural Position</w:t>
            </w:r>
            <w:r>
              <w:rPr>
                <w:noProof/>
                <w:webHidden/>
              </w:rPr>
              <w:tab/>
            </w:r>
            <w:r>
              <w:rPr>
                <w:noProof/>
                <w:webHidden/>
              </w:rPr>
              <w:fldChar w:fldCharType="begin"/>
            </w:r>
            <w:r>
              <w:rPr>
                <w:noProof/>
                <w:webHidden/>
              </w:rPr>
              <w:instrText xml:space="preserve"> PAGEREF _Toc240366825 \h </w:instrText>
            </w:r>
            <w:r>
              <w:rPr>
                <w:noProof/>
                <w:webHidden/>
              </w:rPr>
            </w:r>
            <w:r>
              <w:rPr>
                <w:noProof/>
                <w:webHidden/>
              </w:rPr>
              <w:fldChar w:fldCharType="separate"/>
            </w:r>
            <w:r>
              <w:rPr>
                <w:noProof/>
                <w:webHidden/>
              </w:rPr>
              <w:t>9</w:t>
            </w:r>
            <w:r>
              <w:rPr>
                <w:noProof/>
                <w:webHidden/>
              </w:rPr>
              <w:fldChar w:fldCharType="end"/>
            </w:r>
          </w:hyperlink>
        </w:p>
        <w:p w14:paraId="787AAC78" w14:textId="5CDA2CDC"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26" w:history="1">
            <w:r w:rsidRPr="00CE73A9">
              <w:rPr>
                <w:rStyle w:val="Hyperlink"/>
                <w:noProof/>
              </w:rPr>
              <w:t>5.1</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Architectural Stance</w:t>
            </w:r>
            <w:r>
              <w:rPr>
                <w:noProof/>
                <w:webHidden/>
              </w:rPr>
              <w:tab/>
            </w:r>
            <w:r>
              <w:rPr>
                <w:noProof/>
                <w:webHidden/>
              </w:rPr>
              <w:fldChar w:fldCharType="begin"/>
            </w:r>
            <w:r>
              <w:rPr>
                <w:noProof/>
                <w:webHidden/>
              </w:rPr>
              <w:instrText xml:space="preserve"> PAGEREF _Toc240366826 \h </w:instrText>
            </w:r>
            <w:r>
              <w:rPr>
                <w:noProof/>
                <w:webHidden/>
              </w:rPr>
            </w:r>
            <w:r>
              <w:rPr>
                <w:noProof/>
                <w:webHidden/>
              </w:rPr>
              <w:fldChar w:fldCharType="separate"/>
            </w:r>
            <w:r>
              <w:rPr>
                <w:noProof/>
                <w:webHidden/>
              </w:rPr>
              <w:t>9</w:t>
            </w:r>
            <w:r>
              <w:rPr>
                <w:noProof/>
                <w:webHidden/>
              </w:rPr>
              <w:fldChar w:fldCharType="end"/>
            </w:r>
          </w:hyperlink>
        </w:p>
        <w:p w14:paraId="15375DB9" w14:textId="193B19DF"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27" w:history="1">
            <w:r w:rsidRPr="00CE73A9">
              <w:rPr>
                <w:rStyle w:val="Hyperlink"/>
                <w:noProof/>
              </w:rPr>
              <w:t>5.2</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SOA Positioning Statement</w:t>
            </w:r>
            <w:r>
              <w:rPr>
                <w:noProof/>
                <w:webHidden/>
              </w:rPr>
              <w:tab/>
            </w:r>
            <w:r>
              <w:rPr>
                <w:noProof/>
                <w:webHidden/>
              </w:rPr>
              <w:fldChar w:fldCharType="begin"/>
            </w:r>
            <w:r>
              <w:rPr>
                <w:noProof/>
                <w:webHidden/>
              </w:rPr>
              <w:instrText xml:space="preserve"> PAGEREF _Toc240366827 \h </w:instrText>
            </w:r>
            <w:r>
              <w:rPr>
                <w:noProof/>
                <w:webHidden/>
              </w:rPr>
            </w:r>
            <w:r>
              <w:rPr>
                <w:noProof/>
                <w:webHidden/>
              </w:rPr>
              <w:fldChar w:fldCharType="separate"/>
            </w:r>
            <w:r>
              <w:rPr>
                <w:noProof/>
                <w:webHidden/>
              </w:rPr>
              <w:t>9</w:t>
            </w:r>
            <w:r>
              <w:rPr>
                <w:noProof/>
                <w:webHidden/>
              </w:rPr>
              <w:fldChar w:fldCharType="end"/>
            </w:r>
          </w:hyperlink>
        </w:p>
        <w:p w14:paraId="08134BDE" w14:textId="6D7A79B2"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28" w:history="1">
            <w:r w:rsidRPr="00CE73A9">
              <w:rPr>
                <w:rStyle w:val="Hyperlink"/>
                <w:noProof/>
              </w:rPr>
              <w:t>5.3</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Strategic Objectives</w:t>
            </w:r>
            <w:r>
              <w:rPr>
                <w:noProof/>
                <w:webHidden/>
              </w:rPr>
              <w:tab/>
            </w:r>
            <w:r>
              <w:rPr>
                <w:noProof/>
                <w:webHidden/>
              </w:rPr>
              <w:fldChar w:fldCharType="begin"/>
            </w:r>
            <w:r>
              <w:rPr>
                <w:noProof/>
                <w:webHidden/>
              </w:rPr>
              <w:instrText xml:space="preserve"> PAGEREF _Toc240366828 \h </w:instrText>
            </w:r>
            <w:r>
              <w:rPr>
                <w:noProof/>
                <w:webHidden/>
              </w:rPr>
            </w:r>
            <w:r>
              <w:rPr>
                <w:noProof/>
                <w:webHidden/>
              </w:rPr>
              <w:fldChar w:fldCharType="separate"/>
            </w:r>
            <w:r>
              <w:rPr>
                <w:noProof/>
                <w:webHidden/>
              </w:rPr>
              <w:t>9</w:t>
            </w:r>
            <w:r>
              <w:rPr>
                <w:noProof/>
                <w:webHidden/>
              </w:rPr>
              <w:fldChar w:fldCharType="end"/>
            </w:r>
          </w:hyperlink>
        </w:p>
        <w:p w14:paraId="675225F7" w14:textId="040ACE7C"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29" w:history="1">
            <w:r w:rsidRPr="00CE73A9">
              <w:rPr>
                <w:rStyle w:val="Hyperlink"/>
                <w:noProof/>
              </w:rPr>
              <w:t>5.4</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What Counts as a Service</w:t>
            </w:r>
            <w:r>
              <w:rPr>
                <w:noProof/>
                <w:webHidden/>
              </w:rPr>
              <w:tab/>
            </w:r>
            <w:r>
              <w:rPr>
                <w:noProof/>
                <w:webHidden/>
              </w:rPr>
              <w:fldChar w:fldCharType="begin"/>
            </w:r>
            <w:r>
              <w:rPr>
                <w:noProof/>
                <w:webHidden/>
              </w:rPr>
              <w:instrText xml:space="preserve"> PAGEREF _Toc240366829 \h </w:instrText>
            </w:r>
            <w:r>
              <w:rPr>
                <w:noProof/>
                <w:webHidden/>
              </w:rPr>
            </w:r>
            <w:r>
              <w:rPr>
                <w:noProof/>
                <w:webHidden/>
              </w:rPr>
              <w:fldChar w:fldCharType="separate"/>
            </w:r>
            <w:r>
              <w:rPr>
                <w:noProof/>
                <w:webHidden/>
              </w:rPr>
              <w:t>10</w:t>
            </w:r>
            <w:r>
              <w:rPr>
                <w:noProof/>
                <w:webHidden/>
              </w:rPr>
              <w:fldChar w:fldCharType="end"/>
            </w:r>
          </w:hyperlink>
        </w:p>
        <w:p w14:paraId="558755E9" w14:textId="73412687"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30" w:history="1">
            <w:r w:rsidRPr="00CE73A9">
              <w:rPr>
                <w:rStyle w:val="Hyperlink"/>
                <w:noProof/>
              </w:rPr>
              <w:t>5.5</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Service Catalogue, Lifecycle and Governance</w:t>
            </w:r>
            <w:r>
              <w:rPr>
                <w:noProof/>
                <w:webHidden/>
              </w:rPr>
              <w:tab/>
            </w:r>
            <w:r>
              <w:rPr>
                <w:noProof/>
                <w:webHidden/>
              </w:rPr>
              <w:fldChar w:fldCharType="begin"/>
            </w:r>
            <w:r>
              <w:rPr>
                <w:noProof/>
                <w:webHidden/>
              </w:rPr>
              <w:instrText xml:space="preserve"> PAGEREF _Toc240366830 \h </w:instrText>
            </w:r>
            <w:r>
              <w:rPr>
                <w:noProof/>
                <w:webHidden/>
              </w:rPr>
            </w:r>
            <w:r>
              <w:rPr>
                <w:noProof/>
                <w:webHidden/>
              </w:rPr>
              <w:fldChar w:fldCharType="separate"/>
            </w:r>
            <w:r>
              <w:rPr>
                <w:noProof/>
                <w:webHidden/>
              </w:rPr>
              <w:t>10</w:t>
            </w:r>
            <w:r>
              <w:rPr>
                <w:noProof/>
                <w:webHidden/>
              </w:rPr>
              <w:fldChar w:fldCharType="end"/>
            </w:r>
          </w:hyperlink>
        </w:p>
        <w:p w14:paraId="43F7BC09" w14:textId="57029D7E"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31" w:history="1">
            <w:r w:rsidRPr="00CE73A9">
              <w:rPr>
                <w:rStyle w:val="Hyperlink"/>
                <w:noProof/>
              </w:rPr>
              <w:t>5.6</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Core Systems Integration Framework Principles</w:t>
            </w:r>
            <w:r>
              <w:rPr>
                <w:noProof/>
                <w:webHidden/>
              </w:rPr>
              <w:tab/>
            </w:r>
            <w:r>
              <w:rPr>
                <w:noProof/>
                <w:webHidden/>
              </w:rPr>
              <w:fldChar w:fldCharType="begin"/>
            </w:r>
            <w:r>
              <w:rPr>
                <w:noProof/>
                <w:webHidden/>
              </w:rPr>
              <w:instrText xml:space="preserve"> PAGEREF _Toc240366831 \h </w:instrText>
            </w:r>
            <w:r>
              <w:rPr>
                <w:noProof/>
                <w:webHidden/>
              </w:rPr>
            </w:r>
            <w:r>
              <w:rPr>
                <w:noProof/>
                <w:webHidden/>
              </w:rPr>
              <w:fldChar w:fldCharType="separate"/>
            </w:r>
            <w:r>
              <w:rPr>
                <w:noProof/>
                <w:webHidden/>
              </w:rPr>
              <w:t>10</w:t>
            </w:r>
            <w:r>
              <w:rPr>
                <w:noProof/>
                <w:webHidden/>
              </w:rPr>
              <w:fldChar w:fldCharType="end"/>
            </w:r>
          </w:hyperlink>
        </w:p>
        <w:p w14:paraId="11F590CB" w14:textId="0C9D35A2" w:rsidR="00865AB8" w:rsidRDefault="00865AB8">
          <w:pPr>
            <w:pStyle w:val="TOC1"/>
            <w:tabs>
              <w:tab w:val="left" w:pos="851"/>
              <w:tab w:val="right" w:leader="dot" w:pos="9016"/>
            </w:tabs>
            <w:rPr>
              <w:rFonts w:asciiTheme="minorHAnsi" w:eastAsiaTheme="minorEastAsia" w:hAnsiTheme="minorHAnsi" w:cstheme="minorBidi" w:hint="eastAsia"/>
              <w:bCs w:val="0"/>
              <w:iCs w:val="0"/>
              <w:noProof/>
              <w:color w:val="auto"/>
              <w:kern w:val="2"/>
              <w:sz w:val="24"/>
              <w:lang w:eastAsia="en-GB"/>
              <w14:ligatures w14:val="standardContextual"/>
            </w:rPr>
          </w:pPr>
          <w:hyperlink w:anchor="_Toc240366832" w:history="1">
            <w:r w:rsidRPr="00CE73A9">
              <w:rPr>
                <w:rStyle w:val="Hyperlink"/>
                <w:noProof/>
              </w:rPr>
              <w:t>6</w:t>
            </w:r>
            <w:r>
              <w:rPr>
                <w:rFonts w:asciiTheme="minorHAnsi" w:eastAsiaTheme="minorEastAsia" w:hAnsiTheme="minorHAnsi" w:cstheme="minorBidi"/>
                <w:bCs w:val="0"/>
                <w:iCs w:val="0"/>
                <w:noProof/>
                <w:color w:val="auto"/>
                <w:kern w:val="2"/>
                <w:sz w:val="24"/>
                <w:lang w:eastAsia="en-GB"/>
                <w14:ligatures w14:val="standardContextual"/>
              </w:rPr>
              <w:tab/>
            </w:r>
            <w:r w:rsidRPr="00CE73A9">
              <w:rPr>
                <w:rStyle w:val="Hyperlink"/>
                <w:noProof/>
              </w:rPr>
              <w:t>Reference Architecture</w:t>
            </w:r>
            <w:r>
              <w:rPr>
                <w:noProof/>
                <w:webHidden/>
              </w:rPr>
              <w:tab/>
            </w:r>
            <w:r>
              <w:rPr>
                <w:noProof/>
                <w:webHidden/>
              </w:rPr>
              <w:fldChar w:fldCharType="begin"/>
            </w:r>
            <w:r>
              <w:rPr>
                <w:noProof/>
                <w:webHidden/>
              </w:rPr>
              <w:instrText xml:space="preserve"> PAGEREF _Toc240366832 \h </w:instrText>
            </w:r>
            <w:r>
              <w:rPr>
                <w:noProof/>
                <w:webHidden/>
              </w:rPr>
            </w:r>
            <w:r>
              <w:rPr>
                <w:noProof/>
                <w:webHidden/>
              </w:rPr>
              <w:fldChar w:fldCharType="separate"/>
            </w:r>
            <w:r>
              <w:rPr>
                <w:noProof/>
                <w:webHidden/>
              </w:rPr>
              <w:t>13</w:t>
            </w:r>
            <w:r>
              <w:rPr>
                <w:noProof/>
                <w:webHidden/>
              </w:rPr>
              <w:fldChar w:fldCharType="end"/>
            </w:r>
          </w:hyperlink>
        </w:p>
        <w:p w14:paraId="14C08853" w14:textId="79811CAC"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33" w:history="1">
            <w:r w:rsidRPr="00CE73A9">
              <w:rPr>
                <w:rStyle w:val="Hyperlink"/>
                <w:noProof/>
              </w:rPr>
              <w:t>6.1</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Conceptual Reference Architecture</w:t>
            </w:r>
            <w:r>
              <w:rPr>
                <w:noProof/>
                <w:webHidden/>
              </w:rPr>
              <w:tab/>
            </w:r>
            <w:r>
              <w:rPr>
                <w:noProof/>
                <w:webHidden/>
              </w:rPr>
              <w:fldChar w:fldCharType="begin"/>
            </w:r>
            <w:r>
              <w:rPr>
                <w:noProof/>
                <w:webHidden/>
              </w:rPr>
              <w:instrText xml:space="preserve"> PAGEREF _Toc240366833 \h </w:instrText>
            </w:r>
            <w:r>
              <w:rPr>
                <w:noProof/>
                <w:webHidden/>
              </w:rPr>
            </w:r>
            <w:r>
              <w:rPr>
                <w:noProof/>
                <w:webHidden/>
              </w:rPr>
              <w:fldChar w:fldCharType="separate"/>
            </w:r>
            <w:r>
              <w:rPr>
                <w:noProof/>
                <w:webHidden/>
              </w:rPr>
              <w:t>13</w:t>
            </w:r>
            <w:r>
              <w:rPr>
                <w:noProof/>
                <w:webHidden/>
              </w:rPr>
              <w:fldChar w:fldCharType="end"/>
            </w:r>
          </w:hyperlink>
        </w:p>
        <w:p w14:paraId="393AA40E" w14:textId="557B3DF5"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34" w:history="1">
            <w:r w:rsidRPr="00CE73A9">
              <w:rPr>
                <w:rStyle w:val="Hyperlink"/>
                <w:noProof/>
              </w:rPr>
              <w:t>6.2</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Logical Layered Reference Architecture</w:t>
            </w:r>
            <w:r>
              <w:rPr>
                <w:noProof/>
                <w:webHidden/>
              </w:rPr>
              <w:tab/>
            </w:r>
            <w:r>
              <w:rPr>
                <w:noProof/>
                <w:webHidden/>
              </w:rPr>
              <w:fldChar w:fldCharType="begin"/>
            </w:r>
            <w:r>
              <w:rPr>
                <w:noProof/>
                <w:webHidden/>
              </w:rPr>
              <w:instrText xml:space="preserve"> PAGEREF _Toc240366834 \h </w:instrText>
            </w:r>
            <w:r>
              <w:rPr>
                <w:noProof/>
                <w:webHidden/>
              </w:rPr>
            </w:r>
            <w:r>
              <w:rPr>
                <w:noProof/>
                <w:webHidden/>
              </w:rPr>
              <w:fldChar w:fldCharType="separate"/>
            </w:r>
            <w:r>
              <w:rPr>
                <w:noProof/>
                <w:webHidden/>
              </w:rPr>
              <w:t>14</w:t>
            </w:r>
            <w:r>
              <w:rPr>
                <w:noProof/>
                <w:webHidden/>
              </w:rPr>
              <w:fldChar w:fldCharType="end"/>
            </w:r>
          </w:hyperlink>
        </w:p>
        <w:p w14:paraId="19B48701" w14:textId="755FF95E"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35" w:history="1">
            <w:r w:rsidRPr="00CE73A9">
              <w:rPr>
                <w:rStyle w:val="Hyperlink"/>
                <w:noProof/>
              </w:rPr>
              <w:t>6.3</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Security and Trust Boundary</w:t>
            </w:r>
            <w:r>
              <w:rPr>
                <w:noProof/>
                <w:webHidden/>
              </w:rPr>
              <w:tab/>
            </w:r>
            <w:r>
              <w:rPr>
                <w:noProof/>
                <w:webHidden/>
              </w:rPr>
              <w:fldChar w:fldCharType="begin"/>
            </w:r>
            <w:r>
              <w:rPr>
                <w:noProof/>
                <w:webHidden/>
              </w:rPr>
              <w:instrText xml:space="preserve"> PAGEREF _Toc240366835 \h </w:instrText>
            </w:r>
            <w:r>
              <w:rPr>
                <w:noProof/>
                <w:webHidden/>
              </w:rPr>
            </w:r>
            <w:r>
              <w:rPr>
                <w:noProof/>
                <w:webHidden/>
              </w:rPr>
              <w:fldChar w:fldCharType="separate"/>
            </w:r>
            <w:r>
              <w:rPr>
                <w:noProof/>
                <w:webHidden/>
              </w:rPr>
              <w:t>15</w:t>
            </w:r>
            <w:r>
              <w:rPr>
                <w:noProof/>
                <w:webHidden/>
              </w:rPr>
              <w:fldChar w:fldCharType="end"/>
            </w:r>
          </w:hyperlink>
        </w:p>
        <w:p w14:paraId="3DABE3A4" w14:textId="44A0FF37"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36" w:history="1">
            <w:r w:rsidRPr="00CE73A9">
              <w:rPr>
                <w:rStyle w:val="Hyperlink"/>
                <w:noProof/>
              </w:rPr>
              <w:t>6.4</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Target Integration Platform</w:t>
            </w:r>
            <w:r>
              <w:rPr>
                <w:noProof/>
                <w:webHidden/>
              </w:rPr>
              <w:tab/>
            </w:r>
            <w:r>
              <w:rPr>
                <w:noProof/>
                <w:webHidden/>
              </w:rPr>
              <w:fldChar w:fldCharType="begin"/>
            </w:r>
            <w:r>
              <w:rPr>
                <w:noProof/>
                <w:webHidden/>
              </w:rPr>
              <w:instrText xml:space="preserve"> PAGEREF _Toc240366836 \h </w:instrText>
            </w:r>
            <w:r>
              <w:rPr>
                <w:noProof/>
                <w:webHidden/>
              </w:rPr>
            </w:r>
            <w:r>
              <w:rPr>
                <w:noProof/>
                <w:webHidden/>
              </w:rPr>
              <w:fldChar w:fldCharType="separate"/>
            </w:r>
            <w:r>
              <w:rPr>
                <w:noProof/>
                <w:webHidden/>
              </w:rPr>
              <w:t>16</w:t>
            </w:r>
            <w:r>
              <w:rPr>
                <w:noProof/>
                <w:webHidden/>
              </w:rPr>
              <w:fldChar w:fldCharType="end"/>
            </w:r>
          </w:hyperlink>
        </w:p>
        <w:p w14:paraId="0648DFDA" w14:textId="14F6046D" w:rsidR="00865AB8" w:rsidRDefault="00865AB8">
          <w:pPr>
            <w:pStyle w:val="TOC1"/>
            <w:tabs>
              <w:tab w:val="left" w:pos="851"/>
              <w:tab w:val="right" w:leader="dot" w:pos="9016"/>
            </w:tabs>
            <w:rPr>
              <w:rFonts w:asciiTheme="minorHAnsi" w:eastAsiaTheme="minorEastAsia" w:hAnsiTheme="minorHAnsi" w:cstheme="minorBidi" w:hint="eastAsia"/>
              <w:bCs w:val="0"/>
              <w:iCs w:val="0"/>
              <w:noProof/>
              <w:color w:val="auto"/>
              <w:kern w:val="2"/>
              <w:sz w:val="24"/>
              <w:lang w:eastAsia="en-GB"/>
              <w14:ligatures w14:val="standardContextual"/>
            </w:rPr>
          </w:pPr>
          <w:hyperlink w:anchor="_Toc240366837" w:history="1">
            <w:r w:rsidRPr="00CE73A9">
              <w:rPr>
                <w:rStyle w:val="Hyperlink"/>
                <w:noProof/>
              </w:rPr>
              <w:t>7</w:t>
            </w:r>
            <w:r>
              <w:rPr>
                <w:rFonts w:asciiTheme="minorHAnsi" w:eastAsiaTheme="minorEastAsia" w:hAnsiTheme="minorHAnsi" w:cstheme="minorBidi"/>
                <w:bCs w:val="0"/>
                <w:iCs w:val="0"/>
                <w:noProof/>
                <w:color w:val="auto"/>
                <w:kern w:val="2"/>
                <w:sz w:val="24"/>
                <w:lang w:eastAsia="en-GB"/>
                <w14:ligatures w14:val="standardContextual"/>
              </w:rPr>
              <w:tab/>
            </w:r>
            <w:r w:rsidRPr="00CE73A9">
              <w:rPr>
                <w:rStyle w:val="Hyperlink"/>
                <w:noProof/>
              </w:rPr>
              <w:t>Choosing an Integration Pattern</w:t>
            </w:r>
            <w:r>
              <w:rPr>
                <w:noProof/>
                <w:webHidden/>
              </w:rPr>
              <w:tab/>
            </w:r>
            <w:r>
              <w:rPr>
                <w:noProof/>
                <w:webHidden/>
              </w:rPr>
              <w:fldChar w:fldCharType="begin"/>
            </w:r>
            <w:r>
              <w:rPr>
                <w:noProof/>
                <w:webHidden/>
              </w:rPr>
              <w:instrText xml:space="preserve"> PAGEREF _Toc240366837 \h </w:instrText>
            </w:r>
            <w:r>
              <w:rPr>
                <w:noProof/>
                <w:webHidden/>
              </w:rPr>
            </w:r>
            <w:r>
              <w:rPr>
                <w:noProof/>
                <w:webHidden/>
              </w:rPr>
              <w:fldChar w:fldCharType="separate"/>
            </w:r>
            <w:r>
              <w:rPr>
                <w:noProof/>
                <w:webHidden/>
              </w:rPr>
              <w:t>17</w:t>
            </w:r>
            <w:r>
              <w:rPr>
                <w:noProof/>
                <w:webHidden/>
              </w:rPr>
              <w:fldChar w:fldCharType="end"/>
            </w:r>
          </w:hyperlink>
        </w:p>
        <w:p w14:paraId="34C0566F" w14:textId="5892F69B"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38" w:history="1">
            <w:r w:rsidRPr="00CE73A9">
              <w:rPr>
                <w:rStyle w:val="Hyperlink"/>
                <w:noProof/>
              </w:rPr>
              <w:t>7.1</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Primary Decision Matrix</w:t>
            </w:r>
            <w:r>
              <w:rPr>
                <w:noProof/>
                <w:webHidden/>
              </w:rPr>
              <w:tab/>
            </w:r>
            <w:r>
              <w:rPr>
                <w:noProof/>
                <w:webHidden/>
              </w:rPr>
              <w:fldChar w:fldCharType="begin"/>
            </w:r>
            <w:r>
              <w:rPr>
                <w:noProof/>
                <w:webHidden/>
              </w:rPr>
              <w:instrText xml:space="preserve"> PAGEREF _Toc240366838 \h </w:instrText>
            </w:r>
            <w:r>
              <w:rPr>
                <w:noProof/>
                <w:webHidden/>
              </w:rPr>
            </w:r>
            <w:r>
              <w:rPr>
                <w:noProof/>
                <w:webHidden/>
              </w:rPr>
              <w:fldChar w:fldCharType="separate"/>
            </w:r>
            <w:r>
              <w:rPr>
                <w:noProof/>
                <w:webHidden/>
              </w:rPr>
              <w:t>17</w:t>
            </w:r>
            <w:r>
              <w:rPr>
                <w:noProof/>
                <w:webHidden/>
              </w:rPr>
              <w:fldChar w:fldCharType="end"/>
            </w:r>
          </w:hyperlink>
        </w:p>
        <w:p w14:paraId="51C0A88E" w14:textId="66B9B264"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39" w:history="1">
            <w:r w:rsidRPr="00CE73A9">
              <w:rPr>
                <w:rStyle w:val="Hyperlink"/>
                <w:noProof/>
              </w:rPr>
              <w:t>7.2</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Common Use Cases</w:t>
            </w:r>
            <w:r>
              <w:rPr>
                <w:noProof/>
                <w:webHidden/>
              </w:rPr>
              <w:tab/>
            </w:r>
            <w:r>
              <w:rPr>
                <w:noProof/>
                <w:webHidden/>
              </w:rPr>
              <w:fldChar w:fldCharType="begin"/>
            </w:r>
            <w:r>
              <w:rPr>
                <w:noProof/>
                <w:webHidden/>
              </w:rPr>
              <w:instrText xml:space="preserve"> PAGEREF _Toc240366839 \h </w:instrText>
            </w:r>
            <w:r>
              <w:rPr>
                <w:noProof/>
                <w:webHidden/>
              </w:rPr>
            </w:r>
            <w:r>
              <w:rPr>
                <w:noProof/>
                <w:webHidden/>
              </w:rPr>
              <w:fldChar w:fldCharType="separate"/>
            </w:r>
            <w:r>
              <w:rPr>
                <w:noProof/>
                <w:webHidden/>
              </w:rPr>
              <w:t>18</w:t>
            </w:r>
            <w:r>
              <w:rPr>
                <w:noProof/>
                <w:webHidden/>
              </w:rPr>
              <w:fldChar w:fldCharType="end"/>
            </w:r>
          </w:hyperlink>
        </w:p>
        <w:p w14:paraId="670F2D52" w14:textId="24923EA4"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40" w:history="1">
            <w:r w:rsidRPr="00CE73A9">
              <w:rPr>
                <w:rStyle w:val="Hyperlink"/>
                <w:noProof/>
              </w:rPr>
              <w:t>7.3</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Detailed Decision Tree</w:t>
            </w:r>
            <w:r>
              <w:rPr>
                <w:noProof/>
                <w:webHidden/>
              </w:rPr>
              <w:tab/>
            </w:r>
            <w:r>
              <w:rPr>
                <w:noProof/>
                <w:webHidden/>
              </w:rPr>
              <w:fldChar w:fldCharType="begin"/>
            </w:r>
            <w:r>
              <w:rPr>
                <w:noProof/>
                <w:webHidden/>
              </w:rPr>
              <w:instrText xml:space="preserve"> PAGEREF _Toc240366840 \h </w:instrText>
            </w:r>
            <w:r>
              <w:rPr>
                <w:noProof/>
                <w:webHidden/>
              </w:rPr>
            </w:r>
            <w:r>
              <w:rPr>
                <w:noProof/>
                <w:webHidden/>
              </w:rPr>
              <w:fldChar w:fldCharType="separate"/>
            </w:r>
            <w:r>
              <w:rPr>
                <w:noProof/>
                <w:webHidden/>
              </w:rPr>
              <w:t>18</w:t>
            </w:r>
            <w:r>
              <w:rPr>
                <w:noProof/>
                <w:webHidden/>
              </w:rPr>
              <w:fldChar w:fldCharType="end"/>
            </w:r>
          </w:hyperlink>
        </w:p>
        <w:p w14:paraId="4C4A858B" w14:textId="71745B7A"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41" w:history="1">
            <w:r w:rsidRPr="00CE73A9">
              <w:rPr>
                <w:rStyle w:val="Hyperlink"/>
                <w:noProof/>
              </w:rPr>
              <w:t>7.4</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Example</w:t>
            </w:r>
            <w:r>
              <w:rPr>
                <w:noProof/>
                <w:webHidden/>
              </w:rPr>
              <w:tab/>
            </w:r>
            <w:r>
              <w:rPr>
                <w:noProof/>
                <w:webHidden/>
              </w:rPr>
              <w:fldChar w:fldCharType="begin"/>
            </w:r>
            <w:r>
              <w:rPr>
                <w:noProof/>
                <w:webHidden/>
              </w:rPr>
              <w:instrText xml:space="preserve"> PAGEREF _Toc240366841 \h </w:instrText>
            </w:r>
            <w:r>
              <w:rPr>
                <w:noProof/>
                <w:webHidden/>
              </w:rPr>
            </w:r>
            <w:r>
              <w:rPr>
                <w:noProof/>
                <w:webHidden/>
              </w:rPr>
              <w:fldChar w:fldCharType="separate"/>
            </w:r>
            <w:r>
              <w:rPr>
                <w:noProof/>
                <w:webHidden/>
              </w:rPr>
              <w:t>19</w:t>
            </w:r>
            <w:r>
              <w:rPr>
                <w:noProof/>
                <w:webHidden/>
              </w:rPr>
              <w:fldChar w:fldCharType="end"/>
            </w:r>
          </w:hyperlink>
        </w:p>
        <w:p w14:paraId="61F20EC5" w14:textId="7B5F39EC" w:rsidR="00865AB8" w:rsidRDefault="00865AB8">
          <w:pPr>
            <w:pStyle w:val="TOC1"/>
            <w:tabs>
              <w:tab w:val="left" w:pos="851"/>
              <w:tab w:val="right" w:leader="dot" w:pos="9016"/>
            </w:tabs>
            <w:rPr>
              <w:rFonts w:asciiTheme="minorHAnsi" w:eastAsiaTheme="minorEastAsia" w:hAnsiTheme="minorHAnsi" w:cstheme="minorBidi" w:hint="eastAsia"/>
              <w:bCs w:val="0"/>
              <w:iCs w:val="0"/>
              <w:noProof/>
              <w:color w:val="auto"/>
              <w:kern w:val="2"/>
              <w:sz w:val="24"/>
              <w:lang w:eastAsia="en-GB"/>
              <w14:ligatures w14:val="standardContextual"/>
            </w:rPr>
          </w:pPr>
          <w:hyperlink w:anchor="_Toc240366842" w:history="1">
            <w:r w:rsidRPr="00CE73A9">
              <w:rPr>
                <w:rStyle w:val="Hyperlink"/>
                <w:noProof/>
              </w:rPr>
              <w:t>8</w:t>
            </w:r>
            <w:r>
              <w:rPr>
                <w:rFonts w:asciiTheme="minorHAnsi" w:eastAsiaTheme="minorEastAsia" w:hAnsiTheme="minorHAnsi" w:cstheme="minorBidi"/>
                <w:bCs w:val="0"/>
                <w:iCs w:val="0"/>
                <w:noProof/>
                <w:color w:val="auto"/>
                <w:kern w:val="2"/>
                <w:sz w:val="24"/>
                <w:lang w:eastAsia="en-GB"/>
                <w14:ligatures w14:val="standardContextual"/>
              </w:rPr>
              <w:tab/>
            </w:r>
            <w:r w:rsidRPr="00CE73A9">
              <w:rPr>
                <w:rStyle w:val="Hyperlink"/>
                <w:noProof/>
              </w:rPr>
              <w:t>Enterprise Integration Profile and Pattern Catalogue</w:t>
            </w:r>
            <w:r>
              <w:rPr>
                <w:noProof/>
                <w:webHidden/>
              </w:rPr>
              <w:tab/>
            </w:r>
            <w:r>
              <w:rPr>
                <w:noProof/>
                <w:webHidden/>
              </w:rPr>
              <w:fldChar w:fldCharType="begin"/>
            </w:r>
            <w:r>
              <w:rPr>
                <w:noProof/>
                <w:webHidden/>
              </w:rPr>
              <w:instrText xml:space="preserve"> PAGEREF _Toc240366842 \h </w:instrText>
            </w:r>
            <w:r>
              <w:rPr>
                <w:noProof/>
                <w:webHidden/>
              </w:rPr>
            </w:r>
            <w:r>
              <w:rPr>
                <w:noProof/>
                <w:webHidden/>
              </w:rPr>
              <w:fldChar w:fldCharType="separate"/>
            </w:r>
            <w:r>
              <w:rPr>
                <w:noProof/>
                <w:webHidden/>
              </w:rPr>
              <w:t>20</w:t>
            </w:r>
            <w:r>
              <w:rPr>
                <w:noProof/>
                <w:webHidden/>
              </w:rPr>
              <w:fldChar w:fldCharType="end"/>
            </w:r>
          </w:hyperlink>
        </w:p>
        <w:p w14:paraId="1E2D7D46" w14:textId="5B1036DE"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43" w:history="1">
            <w:r w:rsidRPr="00CE73A9">
              <w:rPr>
                <w:rStyle w:val="Hyperlink"/>
                <w:noProof/>
              </w:rPr>
              <w:t>8.1</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Enterprise Pattern Index and Boundary Applicability</w:t>
            </w:r>
            <w:r>
              <w:rPr>
                <w:noProof/>
                <w:webHidden/>
              </w:rPr>
              <w:tab/>
            </w:r>
            <w:r>
              <w:rPr>
                <w:noProof/>
                <w:webHidden/>
              </w:rPr>
              <w:fldChar w:fldCharType="begin"/>
            </w:r>
            <w:r>
              <w:rPr>
                <w:noProof/>
                <w:webHidden/>
              </w:rPr>
              <w:instrText xml:space="preserve"> PAGEREF _Toc240366843 \h </w:instrText>
            </w:r>
            <w:r>
              <w:rPr>
                <w:noProof/>
                <w:webHidden/>
              </w:rPr>
            </w:r>
            <w:r>
              <w:rPr>
                <w:noProof/>
                <w:webHidden/>
              </w:rPr>
              <w:fldChar w:fldCharType="separate"/>
            </w:r>
            <w:r>
              <w:rPr>
                <w:noProof/>
                <w:webHidden/>
              </w:rPr>
              <w:t>20</w:t>
            </w:r>
            <w:r>
              <w:rPr>
                <w:noProof/>
                <w:webHidden/>
              </w:rPr>
              <w:fldChar w:fldCharType="end"/>
            </w:r>
          </w:hyperlink>
        </w:p>
        <w:p w14:paraId="522BBAE0" w14:textId="16C16401"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44" w:history="1">
            <w:r w:rsidRPr="00CE73A9">
              <w:rPr>
                <w:rStyle w:val="Hyperlink"/>
                <w:noProof/>
              </w:rPr>
              <w:t>8.2</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Detailed Practitioner Patterns</w:t>
            </w:r>
            <w:r>
              <w:rPr>
                <w:noProof/>
                <w:webHidden/>
              </w:rPr>
              <w:tab/>
            </w:r>
            <w:r>
              <w:rPr>
                <w:noProof/>
                <w:webHidden/>
              </w:rPr>
              <w:fldChar w:fldCharType="begin"/>
            </w:r>
            <w:r>
              <w:rPr>
                <w:noProof/>
                <w:webHidden/>
              </w:rPr>
              <w:instrText xml:space="preserve"> PAGEREF _Toc240366844 \h </w:instrText>
            </w:r>
            <w:r>
              <w:rPr>
                <w:noProof/>
                <w:webHidden/>
              </w:rPr>
            </w:r>
            <w:r>
              <w:rPr>
                <w:noProof/>
                <w:webHidden/>
              </w:rPr>
              <w:fldChar w:fldCharType="separate"/>
            </w:r>
            <w:r>
              <w:rPr>
                <w:noProof/>
                <w:webHidden/>
              </w:rPr>
              <w:t>27</w:t>
            </w:r>
            <w:r>
              <w:rPr>
                <w:noProof/>
                <w:webHidden/>
              </w:rPr>
              <w:fldChar w:fldCharType="end"/>
            </w:r>
          </w:hyperlink>
        </w:p>
        <w:p w14:paraId="72ACF20C" w14:textId="1A79A318"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45" w:history="1">
            <w:r w:rsidRPr="00CE73A9">
              <w:rPr>
                <w:rStyle w:val="Hyperlink"/>
                <w:noProof/>
              </w:rPr>
              <w:t>8.3</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API Patterns</w:t>
            </w:r>
            <w:r>
              <w:rPr>
                <w:noProof/>
                <w:webHidden/>
              </w:rPr>
              <w:tab/>
            </w:r>
            <w:r>
              <w:rPr>
                <w:noProof/>
                <w:webHidden/>
              </w:rPr>
              <w:fldChar w:fldCharType="begin"/>
            </w:r>
            <w:r>
              <w:rPr>
                <w:noProof/>
                <w:webHidden/>
              </w:rPr>
              <w:instrText xml:space="preserve"> PAGEREF _Toc240366845 \h </w:instrText>
            </w:r>
            <w:r>
              <w:rPr>
                <w:noProof/>
                <w:webHidden/>
              </w:rPr>
            </w:r>
            <w:r>
              <w:rPr>
                <w:noProof/>
                <w:webHidden/>
              </w:rPr>
              <w:fldChar w:fldCharType="separate"/>
            </w:r>
            <w:r>
              <w:rPr>
                <w:noProof/>
                <w:webHidden/>
              </w:rPr>
              <w:t>30</w:t>
            </w:r>
            <w:r>
              <w:rPr>
                <w:noProof/>
                <w:webHidden/>
              </w:rPr>
              <w:fldChar w:fldCharType="end"/>
            </w:r>
          </w:hyperlink>
        </w:p>
        <w:p w14:paraId="6FCEABEB" w14:textId="12F9DA7B"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46" w:history="1">
            <w:r w:rsidRPr="00CE73A9">
              <w:rPr>
                <w:rStyle w:val="Hyperlink"/>
                <w:noProof/>
              </w:rPr>
              <w:t>8.4</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Messaging Patterns</w:t>
            </w:r>
            <w:r>
              <w:rPr>
                <w:noProof/>
                <w:webHidden/>
              </w:rPr>
              <w:tab/>
            </w:r>
            <w:r>
              <w:rPr>
                <w:noProof/>
                <w:webHidden/>
              </w:rPr>
              <w:fldChar w:fldCharType="begin"/>
            </w:r>
            <w:r>
              <w:rPr>
                <w:noProof/>
                <w:webHidden/>
              </w:rPr>
              <w:instrText xml:space="preserve"> PAGEREF _Toc240366846 \h </w:instrText>
            </w:r>
            <w:r>
              <w:rPr>
                <w:noProof/>
                <w:webHidden/>
              </w:rPr>
            </w:r>
            <w:r>
              <w:rPr>
                <w:noProof/>
                <w:webHidden/>
              </w:rPr>
              <w:fldChar w:fldCharType="separate"/>
            </w:r>
            <w:r>
              <w:rPr>
                <w:noProof/>
                <w:webHidden/>
              </w:rPr>
              <w:t>32</w:t>
            </w:r>
            <w:r>
              <w:rPr>
                <w:noProof/>
                <w:webHidden/>
              </w:rPr>
              <w:fldChar w:fldCharType="end"/>
            </w:r>
          </w:hyperlink>
        </w:p>
        <w:p w14:paraId="66A6566C" w14:textId="175E5121"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47" w:history="1">
            <w:r w:rsidRPr="00CE73A9">
              <w:rPr>
                <w:rStyle w:val="Hyperlink"/>
                <w:noProof/>
              </w:rPr>
              <w:t>8.5</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Event Patterns</w:t>
            </w:r>
            <w:r>
              <w:rPr>
                <w:noProof/>
                <w:webHidden/>
              </w:rPr>
              <w:tab/>
            </w:r>
            <w:r>
              <w:rPr>
                <w:noProof/>
                <w:webHidden/>
              </w:rPr>
              <w:fldChar w:fldCharType="begin"/>
            </w:r>
            <w:r>
              <w:rPr>
                <w:noProof/>
                <w:webHidden/>
              </w:rPr>
              <w:instrText xml:space="preserve"> PAGEREF _Toc240366847 \h </w:instrText>
            </w:r>
            <w:r>
              <w:rPr>
                <w:noProof/>
                <w:webHidden/>
              </w:rPr>
            </w:r>
            <w:r>
              <w:rPr>
                <w:noProof/>
                <w:webHidden/>
              </w:rPr>
              <w:fldChar w:fldCharType="separate"/>
            </w:r>
            <w:r>
              <w:rPr>
                <w:noProof/>
                <w:webHidden/>
              </w:rPr>
              <w:t>37</w:t>
            </w:r>
            <w:r>
              <w:rPr>
                <w:noProof/>
                <w:webHidden/>
              </w:rPr>
              <w:fldChar w:fldCharType="end"/>
            </w:r>
          </w:hyperlink>
        </w:p>
        <w:p w14:paraId="164E5769" w14:textId="79B7C733"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48" w:history="1">
            <w:r w:rsidRPr="00CE73A9">
              <w:rPr>
                <w:rStyle w:val="Hyperlink"/>
                <w:noProof/>
              </w:rPr>
              <w:t>8.6</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Orchestration Patterns</w:t>
            </w:r>
            <w:r>
              <w:rPr>
                <w:noProof/>
                <w:webHidden/>
              </w:rPr>
              <w:tab/>
            </w:r>
            <w:r>
              <w:rPr>
                <w:noProof/>
                <w:webHidden/>
              </w:rPr>
              <w:fldChar w:fldCharType="begin"/>
            </w:r>
            <w:r>
              <w:rPr>
                <w:noProof/>
                <w:webHidden/>
              </w:rPr>
              <w:instrText xml:space="preserve"> PAGEREF _Toc240366848 \h </w:instrText>
            </w:r>
            <w:r>
              <w:rPr>
                <w:noProof/>
                <w:webHidden/>
              </w:rPr>
            </w:r>
            <w:r>
              <w:rPr>
                <w:noProof/>
                <w:webHidden/>
              </w:rPr>
              <w:fldChar w:fldCharType="separate"/>
            </w:r>
            <w:r>
              <w:rPr>
                <w:noProof/>
                <w:webHidden/>
              </w:rPr>
              <w:t>40</w:t>
            </w:r>
            <w:r>
              <w:rPr>
                <w:noProof/>
                <w:webHidden/>
              </w:rPr>
              <w:fldChar w:fldCharType="end"/>
            </w:r>
          </w:hyperlink>
        </w:p>
        <w:p w14:paraId="567C1961" w14:textId="39D20F22"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49" w:history="1">
            <w:r w:rsidRPr="00CE73A9">
              <w:rPr>
                <w:rStyle w:val="Hyperlink"/>
                <w:noProof/>
              </w:rPr>
              <w:t>8.7</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File Patterns</w:t>
            </w:r>
            <w:r>
              <w:rPr>
                <w:noProof/>
                <w:webHidden/>
              </w:rPr>
              <w:tab/>
            </w:r>
            <w:r>
              <w:rPr>
                <w:noProof/>
                <w:webHidden/>
              </w:rPr>
              <w:fldChar w:fldCharType="begin"/>
            </w:r>
            <w:r>
              <w:rPr>
                <w:noProof/>
                <w:webHidden/>
              </w:rPr>
              <w:instrText xml:space="preserve"> PAGEREF _Toc240366849 \h </w:instrText>
            </w:r>
            <w:r>
              <w:rPr>
                <w:noProof/>
                <w:webHidden/>
              </w:rPr>
            </w:r>
            <w:r>
              <w:rPr>
                <w:noProof/>
                <w:webHidden/>
              </w:rPr>
              <w:fldChar w:fldCharType="separate"/>
            </w:r>
            <w:r>
              <w:rPr>
                <w:noProof/>
                <w:webHidden/>
              </w:rPr>
              <w:t>44</w:t>
            </w:r>
            <w:r>
              <w:rPr>
                <w:noProof/>
                <w:webHidden/>
              </w:rPr>
              <w:fldChar w:fldCharType="end"/>
            </w:r>
          </w:hyperlink>
        </w:p>
        <w:p w14:paraId="71E68DF4" w14:textId="45130B28"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50" w:history="1">
            <w:r w:rsidRPr="00CE73A9">
              <w:rPr>
                <w:rStyle w:val="Hyperlink"/>
                <w:noProof/>
              </w:rPr>
              <w:t>8.8</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Transformation and Routing Patterns</w:t>
            </w:r>
            <w:r>
              <w:rPr>
                <w:noProof/>
                <w:webHidden/>
              </w:rPr>
              <w:tab/>
            </w:r>
            <w:r>
              <w:rPr>
                <w:noProof/>
                <w:webHidden/>
              </w:rPr>
              <w:fldChar w:fldCharType="begin"/>
            </w:r>
            <w:r>
              <w:rPr>
                <w:noProof/>
                <w:webHidden/>
              </w:rPr>
              <w:instrText xml:space="preserve"> PAGEREF _Toc240366850 \h </w:instrText>
            </w:r>
            <w:r>
              <w:rPr>
                <w:noProof/>
                <w:webHidden/>
              </w:rPr>
            </w:r>
            <w:r>
              <w:rPr>
                <w:noProof/>
                <w:webHidden/>
              </w:rPr>
              <w:fldChar w:fldCharType="separate"/>
            </w:r>
            <w:r>
              <w:rPr>
                <w:noProof/>
                <w:webHidden/>
              </w:rPr>
              <w:t>46</w:t>
            </w:r>
            <w:r>
              <w:rPr>
                <w:noProof/>
                <w:webHidden/>
              </w:rPr>
              <w:fldChar w:fldCharType="end"/>
            </w:r>
          </w:hyperlink>
        </w:p>
        <w:p w14:paraId="34E0C32D" w14:textId="3C331367"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51" w:history="1">
            <w:r w:rsidRPr="00CE73A9">
              <w:rPr>
                <w:rStyle w:val="Hyperlink"/>
                <w:noProof/>
              </w:rPr>
              <w:t>8.9</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Anti Patterns</w:t>
            </w:r>
            <w:r>
              <w:rPr>
                <w:noProof/>
                <w:webHidden/>
              </w:rPr>
              <w:tab/>
            </w:r>
            <w:r>
              <w:rPr>
                <w:noProof/>
                <w:webHidden/>
              </w:rPr>
              <w:fldChar w:fldCharType="begin"/>
            </w:r>
            <w:r>
              <w:rPr>
                <w:noProof/>
                <w:webHidden/>
              </w:rPr>
              <w:instrText xml:space="preserve"> PAGEREF _Toc240366851 \h </w:instrText>
            </w:r>
            <w:r>
              <w:rPr>
                <w:noProof/>
                <w:webHidden/>
              </w:rPr>
            </w:r>
            <w:r>
              <w:rPr>
                <w:noProof/>
                <w:webHidden/>
              </w:rPr>
              <w:fldChar w:fldCharType="separate"/>
            </w:r>
            <w:r>
              <w:rPr>
                <w:noProof/>
                <w:webHidden/>
              </w:rPr>
              <w:t>48</w:t>
            </w:r>
            <w:r>
              <w:rPr>
                <w:noProof/>
                <w:webHidden/>
              </w:rPr>
              <w:fldChar w:fldCharType="end"/>
            </w:r>
          </w:hyperlink>
        </w:p>
        <w:p w14:paraId="2DAC60CD" w14:textId="4A4EE870" w:rsidR="00865AB8" w:rsidRDefault="00865AB8">
          <w:pPr>
            <w:pStyle w:val="TOC1"/>
            <w:tabs>
              <w:tab w:val="left" w:pos="851"/>
              <w:tab w:val="right" w:leader="dot" w:pos="9016"/>
            </w:tabs>
            <w:rPr>
              <w:rFonts w:asciiTheme="minorHAnsi" w:eastAsiaTheme="minorEastAsia" w:hAnsiTheme="minorHAnsi" w:cstheme="minorBidi" w:hint="eastAsia"/>
              <w:bCs w:val="0"/>
              <w:iCs w:val="0"/>
              <w:noProof/>
              <w:color w:val="auto"/>
              <w:kern w:val="2"/>
              <w:sz w:val="24"/>
              <w:lang w:eastAsia="en-GB"/>
              <w14:ligatures w14:val="standardContextual"/>
            </w:rPr>
          </w:pPr>
          <w:hyperlink w:anchor="_Toc240366852" w:history="1">
            <w:r w:rsidRPr="00CE73A9">
              <w:rPr>
                <w:rStyle w:val="Hyperlink"/>
                <w:noProof/>
              </w:rPr>
              <w:t>9</w:t>
            </w:r>
            <w:r>
              <w:rPr>
                <w:rFonts w:asciiTheme="minorHAnsi" w:eastAsiaTheme="minorEastAsia" w:hAnsiTheme="minorHAnsi" w:cstheme="minorBidi"/>
                <w:bCs w:val="0"/>
                <w:iCs w:val="0"/>
                <w:noProof/>
                <w:color w:val="auto"/>
                <w:kern w:val="2"/>
                <w:sz w:val="24"/>
                <w:lang w:eastAsia="en-GB"/>
                <w14:ligatures w14:val="standardContextual"/>
              </w:rPr>
              <w:tab/>
            </w:r>
            <w:r w:rsidRPr="00CE73A9">
              <w:rPr>
                <w:rStyle w:val="Hyperlink"/>
                <w:noProof/>
              </w:rPr>
              <w:t>Data Platform Position</w:t>
            </w:r>
            <w:r>
              <w:rPr>
                <w:noProof/>
                <w:webHidden/>
              </w:rPr>
              <w:tab/>
            </w:r>
            <w:r>
              <w:rPr>
                <w:noProof/>
                <w:webHidden/>
              </w:rPr>
              <w:fldChar w:fldCharType="begin"/>
            </w:r>
            <w:r>
              <w:rPr>
                <w:noProof/>
                <w:webHidden/>
              </w:rPr>
              <w:instrText xml:space="preserve"> PAGEREF _Toc240366852 \h </w:instrText>
            </w:r>
            <w:r>
              <w:rPr>
                <w:noProof/>
                <w:webHidden/>
              </w:rPr>
            </w:r>
            <w:r>
              <w:rPr>
                <w:noProof/>
                <w:webHidden/>
              </w:rPr>
              <w:fldChar w:fldCharType="separate"/>
            </w:r>
            <w:r>
              <w:rPr>
                <w:noProof/>
                <w:webHidden/>
              </w:rPr>
              <w:t>49</w:t>
            </w:r>
            <w:r>
              <w:rPr>
                <w:noProof/>
                <w:webHidden/>
              </w:rPr>
              <w:fldChar w:fldCharType="end"/>
            </w:r>
          </w:hyperlink>
        </w:p>
        <w:p w14:paraId="490A6EF1" w14:textId="0B837659"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53" w:history="1">
            <w:r w:rsidRPr="00CE73A9">
              <w:rPr>
                <w:rStyle w:val="Hyperlink"/>
                <w:noProof/>
              </w:rPr>
              <w:t>9.1</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Core Position</w:t>
            </w:r>
            <w:r>
              <w:rPr>
                <w:noProof/>
                <w:webHidden/>
              </w:rPr>
              <w:tab/>
            </w:r>
            <w:r>
              <w:rPr>
                <w:noProof/>
                <w:webHidden/>
              </w:rPr>
              <w:fldChar w:fldCharType="begin"/>
            </w:r>
            <w:r>
              <w:rPr>
                <w:noProof/>
                <w:webHidden/>
              </w:rPr>
              <w:instrText xml:space="preserve"> PAGEREF _Toc240366853 \h </w:instrText>
            </w:r>
            <w:r>
              <w:rPr>
                <w:noProof/>
                <w:webHidden/>
              </w:rPr>
            </w:r>
            <w:r>
              <w:rPr>
                <w:noProof/>
                <w:webHidden/>
              </w:rPr>
              <w:fldChar w:fldCharType="separate"/>
            </w:r>
            <w:r>
              <w:rPr>
                <w:noProof/>
                <w:webHidden/>
              </w:rPr>
              <w:t>49</w:t>
            </w:r>
            <w:r>
              <w:rPr>
                <w:noProof/>
                <w:webHidden/>
              </w:rPr>
              <w:fldChar w:fldCharType="end"/>
            </w:r>
          </w:hyperlink>
        </w:p>
        <w:p w14:paraId="304EDE8E" w14:textId="752CCC45"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54" w:history="1">
            <w:r w:rsidRPr="00CE73A9">
              <w:rPr>
                <w:rStyle w:val="Hyperlink"/>
                <w:noProof/>
              </w:rPr>
              <w:t>9.2</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Appropriate Uses</w:t>
            </w:r>
            <w:r>
              <w:rPr>
                <w:noProof/>
                <w:webHidden/>
              </w:rPr>
              <w:tab/>
            </w:r>
            <w:r>
              <w:rPr>
                <w:noProof/>
                <w:webHidden/>
              </w:rPr>
              <w:fldChar w:fldCharType="begin"/>
            </w:r>
            <w:r>
              <w:rPr>
                <w:noProof/>
                <w:webHidden/>
              </w:rPr>
              <w:instrText xml:space="preserve"> PAGEREF _Toc240366854 \h </w:instrText>
            </w:r>
            <w:r>
              <w:rPr>
                <w:noProof/>
                <w:webHidden/>
              </w:rPr>
            </w:r>
            <w:r>
              <w:rPr>
                <w:noProof/>
                <w:webHidden/>
              </w:rPr>
              <w:fldChar w:fldCharType="separate"/>
            </w:r>
            <w:r>
              <w:rPr>
                <w:noProof/>
                <w:webHidden/>
              </w:rPr>
              <w:t>49</w:t>
            </w:r>
            <w:r>
              <w:rPr>
                <w:noProof/>
                <w:webHidden/>
              </w:rPr>
              <w:fldChar w:fldCharType="end"/>
            </w:r>
          </w:hyperlink>
        </w:p>
        <w:p w14:paraId="5CBCC09B" w14:textId="308BCC82"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55" w:history="1">
            <w:r w:rsidRPr="00CE73A9">
              <w:rPr>
                <w:rStyle w:val="Hyperlink"/>
                <w:noProof/>
              </w:rPr>
              <w:t>9.3</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Inappropriate Uses</w:t>
            </w:r>
            <w:r>
              <w:rPr>
                <w:noProof/>
                <w:webHidden/>
              </w:rPr>
              <w:tab/>
            </w:r>
            <w:r>
              <w:rPr>
                <w:noProof/>
                <w:webHidden/>
              </w:rPr>
              <w:fldChar w:fldCharType="begin"/>
            </w:r>
            <w:r>
              <w:rPr>
                <w:noProof/>
                <w:webHidden/>
              </w:rPr>
              <w:instrText xml:space="preserve"> PAGEREF _Toc240366855 \h </w:instrText>
            </w:r>
            <w:r>
              <w:rPr>
                <w:noProof/>
                <w:webHidden/>
              </w:rPr>
            </w:r>
            <w:r>
              <w:rPr>
                <w:noProof/>
                <w:webHidden/>
              </w:rPr>
              <w:fldChar w:fldCharType="separate"/>
            </w:r>
            <w:r>
              <w:rPr>
                <w:noProof/>
                <w:webHidden/>
              </w:rPr>
              <w:t>49</w:t>
            </w:r>
            <w:r>
              <w:rPr>
                <w:noProof/>
                <w:webHidden/>
              </w:rPr>
              <w:fldChar w:fldCharType="end"/>
            </w:r>
          </w:hyperlink>
        </w:p>
        <w:p w14:paraId="5035DE0A" w14:textId="45C93904"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56" w:history="1">
            <w:r w:rsidRPr="00CE73A9">
              <w:rPr>
                <w:rStyle w:val="Hyperlink"/>
                <w:noProof/>
              </w:rPr>
              <w:t>9.4</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Exchange Patterns</w:t>
            </w:r>
            <w:r>
              <w:rPr>
                <w:noProof/>
                <w:webHidden/>
              </w:rPr>
              <w:tab/>
            </w:r>
            <w:r>
              <w:rPr>
                <w:noProof/>
                <w:webHidden/>
              </w:rPr>
              <w:fldChar w:fldCharType="begin"/>
            </w:r>
            <w:r>
              <w:rPr>
                <w:noProof/>
                <w:webHidden/>
              </w:rPr>
              <w:instrText xml:space="preserve"> PAGEREF _Toc240366856 \h </w:instrText>
            </w:r>
            <w:r>
              <w:rPr>
                <w:noProof/>
                <w:webHidden/>
              </w:rPr>
            </w:r>
            <w:r>
              <w:rPr>
                <w:noProof/>
                <w:webHidden/>
              </w:rPr>
              <w:fldChar w:fldCharType="separate"/>
            </w:r>
            <w:r>
              <w:rPr>
                <w:noProof/>
                <w:webHidden/>
              </w:rPr>
              <w:t>49</w:t>
            </w:r>
            <w:r>
              <w:rPr>
                <w:noProof/>
                <w:webHidden/>
              </w:rPr>
              <w:fldChar w:fldCharType="end"/>
            </w:r>
          </w:hyperlink>
        </w:p>
        <w:p w14:paraId="3D93F668" w14:textId="5113C06A" w:rsidR="00865AB8" w:rsidRDefault="00865AB8">
          <w:pPr>
            <w:pStyle w:val="TOC1"/>
            <w:tabs>
              <w:tab w:val="left" w:pos="851"/>
              <w:tab w:val="right" w:leader="dot" w:pos="9016"/>
            </w:tabs>
            <w:rPr>
              <w:rFonts w:asciiTheme="minorHAnsi" w:eastAsiaTheme="minorEastAsia" w:hAnsiTheme="minorHAnsi" w:cstheme="minorBidi" w:hint="eastAsia"/>
              <w:bCs w:val="0"/>
              <w:iCs w:val="0"/>
              <w:noProof/>
              <w:color w:val="auto"/>
              <w:kern w:val="2"/>
              <w:sz w:val="24"/>
              <w:lang w:eastAsia="en-GB"/>
              <w14:ligatures w14:val="standardContextual"/>
            </w:rPr>
          </w:pPr>
          <w:hyperlink w:anchor="_Toc240366857" w:history="1">
            <w:r w:rsidRPr="00CE73A9">
              <w:rPr>
                <w:rStyle w:val="Hyperlink"/>
                <w:noProof/>
              </w:rPr>
              <w:t>10</w:t>
            </w:r>
            <w:r>
              <w:rPr>
                <w:rFonts w:asciiTheme="minorHAnsi" w:eastAsiaTheme="minorEastAsia" w:hAnsiTheme="minorHAnsi" w:cstheme="minorBidi"/>
                <w:bCs w:val="0"/>
                <w:iCs w:val="0"/>
                <w:noProof/>
                <w:color w:val="auto"/>
                <w:kern w:val="2"/>
                <w:sz w:val="24"/>
                <w:lang w:eastAsia="en-GB"/>
                <w14:ligatures w14:val="standardContextual"/>
              </w:rPr>
              <w:tab/>
            </w:r>
            <w:r w:rsidRPr="00CE73A9">
              <w:rPr>
                <w:rStyle w:val="Hyperlink"/>
                <w:noProof/>
              </w:rPr>
              <w:t>Insurance Integration Scenarios</w:t>
            </w:r>
            <w:r>
              <w:rPr>
                <w:noProof/>
                <w:webHidden/>
              </w:rPr>
              <w:tab/>
            </w:r>
            <w:r>
              <w:rPr>
                <w:noProof/>
                <w:webHidden/>
              </w:rPr>
              <w:fldChar w:fldCharType="begin"/>
            </w:r>
            <w:r>
              <w:rPr>
                <w:noProof/>
                <w:webHidden/>
              </w:rPr>
              <w:instrText xml:space="preserve"> PAGEREF _Toc240366857 \h </w:instrText>
            </w:r>
            <w:r>
              <w:rPr>
                <w:noProof/>
                <w:webHidden/>
              </w:rPr>
            </w:r>
            <w:r>
              <w:rPr>
                <w:noProof/>
                <w:webHidden/>
              </w:rPr>
              <w:fldChar w:fldCharType="separate"/>
            </w:r>
            <w:r>
              <w:rPr>
                <w:noProof/>
                <w:webHidden/>
              </w:rPr>
              <w:t>57</w:t>
            </w:r>
            <w:r>
              <w:rPr>
                <w:noProof/>
                <w:webHidden/>
              </w:rPr>
              <w:fldChar w:fldCharType="end"/>
            </w:r>
          </w:hyperlink>
        </w:p>
        <w:p w14:paraId="7060C646" w14:textId="37692059" w:rsidR="00865AB8" w:rsidRDefault="00865AB8">
          <w:pPr>
            <w:pStyle w:val="TOC1"/>
            <w:tabs>
              <w:tab w:val="left" w:pos="851"/>
              <w:tab w:val="right" w:leader="dot" w:pos="9016"/>
            </w:tabs>
            <w:rPr>
              <w:rFonts w:asciiTheme="minorHAnsi" w:eastAsiaTheme="minorEastAsia" w:hAnsiTheme="minorHAnsi" w:cstheme="minorBidi" w:hint="eastAsia"/>
              <w:bCs w:val="0"/>
              <w:iCs w:val="0"/>
              <w:noProof/>
              <w:color w:val="auto"/>
              <w:kern w:val="2"/>
              <w:sz w:val="24"/>
              <w:lang w:eastAsia="en-GB"/>
              <w14:ligatures w14:val="standardContextual"/>
            </w:rPr>
          </w:pPr>
          <w:hyperlink w:anchor="_Toc240366858" w:history="1">
            <w:r w:rsidRPr="00CE73A9">
              <w:rPr>
                <w:rStyle w:val="Hyperlink"/>
                <w:noProof/>
              </w:rPr>
              <w:t>11</w:t>
            </w:r>
            <w:r>
              <w:rPr>
                <w:rFonts w:asciiTheme="minorHAnsi" w:eastAsiaTheme="minorEastAsia" w:hAnsiTheme="minorHAnsi" w:cstheme="minorBidi"/>
                <w:bCs w:val="0"/>
                <w:iCs w:val="0"/>
                <w:noProof/>
                <w:color w:val="auto"/>
                <w:kern w:val="2"/>
                <w:sz w:val="24"/>
                <w:lang w:eastAsia="en-GB"/>
                <w14:ligatures w14:val="standardContextual"/>
              </w:rPr>
              <w:tab/>
            </w:r>
            <w:r w:rsidRPr="00CE73A9">
              <w:rPr>
                <w:rStyle w:val="Hyperlink"/>
                <w:noProof/>
              </w:rPr>
              <w:t>Security and Operational Excellence</w:t>
            </w:r>
            <w:r>
              <w:rPr>
                <w:noProof/>
                <w:webHidden/>
              </w:rPr>
              <w:tab/>
            </w:r>
            <w:r>
              <w:rPr>
                <w:noProof/>
                <w:webHidden/>
              </w:rPr>
              <w:fldChar w:fldCharType="begin"/>
            </w:r>
            <w:r>
              <w:rPr>
                <w:noProof/>
                <w:webHidden/>
              </w:rPr>
              <w:instrText xml:space="preserve"> PAGEREF _Toc240366858 \h </w:instrText>
            </w:r>
            <w:r>
              <w:rPr>
                <w:noProof/>
                <w:webHidden/>
              </w:rPr>
            </w:r>
            <w:r>
              <w:rPr>
                <w:noProof/>
                <w:webHidden/>
              </w:rPr>
              <w:fldChar w:fldCharType="separate"/>
            </w:r>
            <w:r>
              <w:rPr>
                <w:noProof/>
                <w:webHidden/>
              </w:rPr>
              <w:t>58</w:t>
            </w:r>
            <w:r>
              <w:rPr>
                <w:noProof/>
                <w:webHidden/>
              </w:rPr>
              <w:fldChar w:fldCharType="end"/>
            </w:r>
          </w:hyperlink>
        </w:p>
        <w:p w14:paraId="4BA36B1B" w14:textId="52F28FE6"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59" w:history="1">
            <w:r w:rsidRPr="00CE73A9">
              <w:rPr>
                <w:rStyle w:val="Hyperlink"/>
                <w:noProof/>
              </w:rPr>
              <w:t>11.1</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Security Principles</w:t>
            </w:r>
            <w:r>
              <w:rPr>
                <w:noProof/>
                <w:webHidden/>
              </w:rPr>
              <w:tab/>
            </w:r>
            <w:r>
              <w:rPr>
                <w:noProof/>
                <w:webHidden/>
              </w:rPr>
              <w:fldChar w:fldCharType="begin"/>
            </w:r>
            <w:r>
              <w:rPr>
                <w:noProof/>
                <w:webHidden/>
              </w:rPr>
              <w:instrText xml:space="preserve"> PAGEREF _Toc240366859 \h </w:instrText>
            </w:r>
            <w:r>
              <w:rPr>
                <w:noProof/>
                <w:webHidden/>
              </w:rPr>
            </w:r>
            <w:r>
              <w:rPr>
                <w:noProof/>
                <w:webHidden/>
              </w:rPr>
              <w:fldChar w:fldCharType="separate"/>
            </w:r>
            <w:r>
              <w:rPr>
                <w:noProof/>
                <w:webHidden/>
              </w:rPr>
              <w:t>58</w:t>
            </w:r>
            <w:r>
              <w:rPr>
                <w:noProof/>
                <w:webHidden/>
              </w:rPr>
              <w:fldChar w:fldCharType="end"/>
            </w:r>
          </w:hyperlink>
        </w:p>
        <w:p w14:paraId="5750D86D" w14:textId="6903C995"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60" w:history="1">
            <w:r w:rsidRPr="00CE73A9">
              <w:rPr>
                <w:rStyle w:val="Hyperlink"/>
                <w:noProof/>
              </w:rPr>
              <w:t>11.2</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Data Protection and Classification</w:t>
            </w:r>
            <w:r>
              <w:rPr>
                <w:noProof/>
                <w:webHidden/>
              </w:rPr>
              <w:tab/>
            </w:r>
            <w:r>
              <w:rPr>
                <w:noProof/>
                <w:webHidden/>
              </w:rPr>
              <w:fldChar w:fldCharType="begin"/>
            </w:r>
            <w:r>
              <w:rPr>
                <w:noProof/>
                <w:webHidden/>
              </w:rPr>
              <w:instrText xml:space="preserve"> PAGEREF _Toc240366860 \h </w:instrText>
            </w:r>
            <w:r>
              <w:rPr>
                <w:noProof/>
                <w:webHidden/>
              </w:rPr>
            </w:r>
            <w:r>
              <w:rPr>
                <w:noProof/>
                <w:webHidden/>
              </w:rPr>
              <w:fldChar w:fldCharType="separate"/>
            </w:r>
            <w:r>
              <w:rPr>
                <w:noProof/>
                <w:webHidden/>
              </w:rPr>
              <w:t>59</w:t>
            </w:r>
            <w:r>
              <w:rPr>
                <w:noProof/>
                <w:webHidden/>
              </w:rPr>
              <w:fldChar w:fldCharType="end"/>
            </w:r>
          </w:hyperlink>
        </w:p>
        <w:p w14:paraId="538BC3D5" w14:textId="687209D4"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61" w:history="1">
            <w:r w:rsidRPr="00CE73A9">
              <w:rPr>
                <w:rStyle w:val="Hyperlink"/>
                <w:noProof/>
              </w:rPr>
              <w:t>11.3</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Observability and Monitoring</w:t>
            </w:r>
            <w:r>
              <w:rPr>
                <w:noProof/>
                <w:webHidden/>
              </w:rPr>
              <w:tab/>
            </w:r>
            <w:r>
              <w:rPr>
                <w:noProof/>
                <w:webHidden/>
              </w:rPr>
              <w:fldChar w:fldCharType="begin"/>
            </w:r>
            <w:r>
              <w:rPr>
                <w:noProof/>
                <w:webHidden/>
              </w:rPr>
              <w:instrText xml:space="preserve"> PAGEREF _Toc240366861 \h </w:instrText>
            </w:r>
            <w:r>
              <w:rPr>
                <w:noProof/>
                <w:webHidden/>
              </w:rPr>
            </w:r>
            <w:r>
              <w:rPr>
                <w:noProof/>
                <w:webHidden/>
              </w:rPr>
              <w:fldChar w:fldCharType="separate"/>
            </w:r>
            <w:r>
              <w:rPr>
                <w:noProof/>
                <w:webHidden/>
              </w:rPr>
              <w:t>59</w:t>
            </w:r>
            <w:r>
              <w:rPr>
                <w:noProof/>
                <w:webHidden/>
              </w:rPr>
              <w:fldChar w:fldCharType="end"/>
            </w:r>
          </w:hyperlink>
        </w:p>
        <w:p w14:paraId="33E4B459" w14:textId="0788A63F"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62" w:history="1">
            <w:r w:rsidRPr="00CE73A9">
              <w:rPr>
                <w:rStyle w:val="Hyperlink"/>
                <w:noProof/>
              </w:rPr>
              <w:t>11.4</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Operational Excellence</w:t>
            </w:r>
            <w:r>
              <w:rPr>
                <w:noProof/>
                <w:webHidden/>
              </w:rPr>
              <w:tab/>
            </w:r>
            <w:r>
              <w:rPr>
                <w:noProof/>
                <w:webHidden/>
              </w:rPr>
              <w:fldChar w:fldCharType="begin"/>
            </w:r>
            <w:r>
              <w:rPr>
                <w:noProof/>
                <w:webHidden/>
              </w:rPr>
              <w:instrText xml:space="preserve"> PAGEREF _Toc240366862 \h </w:instrText>
            </w:r>
            <w:r>
              <w:rPr>
                <w:noProof/>
                <w:webHidden/>
              </w:rPr>
            </w:r>
            <w:r>
              <w:rPr>
                <w:noProof/>
                <w:webHidden/>
              </w:rPr>
              <w:fldChar w:fldCharType="separate"/>
            </w:r>
            <w:r>
              <w:rPr>
                <w:noProof/>
                <w:webHidden/>
              </w:rPr>
              <w:t>60</w:t>
            </w:r>
            <w:r>
              <w:rPr>
                <w:noProof/>
                <w:webHidden/>
              </w:rPr>
              <w:fldChar w:fldCharType="end"/>
            </w:r>
          </w:hyperlink>
        </w:p>
        <w:p w14:paraId="67E7785F" w14:textId="6136B863"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63" w:history="1">
            <w:r w:rsidRPr="00CE73A9">
              <w:rPr>
                <w:rStyle w:val="Hyperlink"/>
                <w:noProof/>
              </w:rPr>
              <w:t>11.5</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Delivery Pipeline</w:t>
            </w:r>
            <w:r>
              <w:rPr>
                <w:noProof/>
                <w:webHidden/>
              </w:rPr>
              <w:tab/>
            </w:r>
            <w:r>
              <w:rPr>
                <w:noProof/>
                <w:webHidden/>
              </w:rPr>
              <w:fldChar w:fldCharType="begin"/>
            </w:r>
            <w:r>
              <w:rPr>
                <w:noProof/>
                <w:webHidden/>
              </w:rPr>
              <w:instrText xml:space="preserve"> PAGEREF _Toc240366863 \h </w:instrText>
            </w:r>
            <w:r>
              <w:rPr>
                <w:noProof/>
                <w:webHidden/>
              </w:rPr>
            </w:r>
            <w:r>
              <w:rPr>
                <w:noProof/>
                <w:webHidden/>
              </w:rPr>
              <w:fldChar w:fldCharType="separate"/>
            </w:r>
            <w:r>
              <w:rPr>
                <w:noProof/>
                <w:webHidden/>
              </w:rPr>
              <w:t>60</w:t>
            </w:r>
            <w:r>
              <w:rPr>
                <w:noProof/>
                <w:webHidden/>
              </w:rPr>
              <w:fldChar w:fldCharType="end"/>
            </w:r>
          </w:hyperlink>
        </w:p>
        <w:p w14:paraId="3601BDA3" w14:textId="1635CB25" w:rsidR="00865AB8" w:rsidRDefault="00865AB8">
          <w:pPr>
            <w:pStyle w:val="TOC1"/>
            <w:tabs>
              <w:tab w:val="left" w:pos="851"/>
              <w:tab w:val="right" w:leader="dot" w:pos="9016"/>
            </w:tabs>
            <w:rPr>
              <w:rFonts w:asciiTheme="minorHAnsi" w:eastAsiaTheme="minorEastAsia" w:hAnsiTheme="minorHAnsi" w:cstheme="minorBidi" w:hint="eastAsia"/>
              <w:bCs w:val="0"/>
              <w:iCs w:val="0"/>
              <w:noProof/>
              <w:color w:val="auto"/>
              <w:kern w:val="2"/>
              <w:sz w:val="24"/>
              <w:lang w:eastAsia="en-GB"/>
              <w14:ligatures w14:val="standardContextual"/>
            </w:rPr>
          </w:pPr>
          <w:hyperlink w:anchor="_Toc240366864" w:history="1">
            <w:r w:rsidRPr="00CE73A9">
              <w:rPr>
                <w:rStyle w:val="Hyperlink"/>
                <w:noProof/>
              </w:rPr>
              <w:t>12</w:t>
            </w:r>
            <w:r>
              <w:rPr>
                <w:rFonts w:asciiTheme="minorHAnsi" w:eastAsiaTheme="minorEastAsia" w:hAnsiTheme="minorHAnsi" w:cstheme="minorBidi"/>
                <w:bCs w:val="0"/>
                <w:iCs w:val="0"/>
                <w:noProof/>
                <w:color w:val="auto"/>
                <w:kern w:val="2"/>
                <w:sz w:val="24"/>
                <w:lang w:eastAsia="en-GB"/>
                <w14:ligatures w14:val="standardContextual"/>
              </w:rPr>
              <w:tab/>
            </w:r>
            <w:r w:rsidRPr="00CE73A9">
              <w:rPr>
                <w:rStyle w:val="Hyperlink"/>
                <w:noProof/>
              </w:rPr>
              <w:t>Guardrails</w:t>
            </w:r>
            <w:r>
              <w:rPr>
                <w:noProof/>
                <w:webHidden/>
              </w:rPr>
              <w:tab/>
            </w:r>
            <w:r>
              <w:rPr>
                <w:noProof/>
                <w:webHidden/>
              </w:rPr>
              <w:fldChar w:fldCharType="begin"/>
            </w:r>
            <w:r>
              <w:rPr>
                <w:noProof/>
                <w:webHidden/>
              </w:rPr>
              <w:instrText xml:space="preserve"> PAGEREF _Toc240366864 \h </w:instrText>
            </w:r>
            <w:r>
              <w:rPr>
                <w:noProof/>
                <w:webHidden/>
              </w:rPr>
            </w:r>
            <w:r>
              <w:rPr>
                <w:noProof/>
                <w:webHidden/>
              </w:rPr>
              <w:fldChar w:fldCharType="separate"/>
            </w:r>
            <w:r>
              <w:rPr>
                <w:noProof/>
                <w:webHidden/>
              </w:rPr>
              <w:t>62</w:t>
            </w:r>
            <w:r>
              <w:rPr>
                <w:noProof/>
                <w:webHidden/>
              </w:rPr>
              <w:fldChar w:fldCharType="end"/>
            </w:r>
          </w:hyperlink>
        </w:p>
        <w:p w14:paraId="7BD4E9FB" w14:textId="410BFE75"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65" w:history="1">
            <w:r w:rsidRPr="00CE73A9">
              <w:rPr>
                <w:rStyle w:val="Hyperlink"/>
                <w:noProof/>
              </w:rPr>
              <w:t>12.1</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Mandatory Guardrails</w:t>
            </w:r>
            <w:r>
              <w:rPr>
                <w:noProof/>
                <w:webHidden/>
              </w:rPr>
              <w:tab/>
            </w:r>
            <w:r>
              <w:rPr>
                <w:noProof/>
                <w:webHidden/>
              </w:rPr>
              <w:fldChar w:fldCharType="begin"/>
            </w:r>
            <w:r>
              <w:rPr>
                <w:noProof/>
                <w:webHidden/>
              </w:rPr>
              <w:instrText xml:space="preserve"> PAGEREF _Toc240366865 \h </w:instrText>
            </w:r>
            <w:r>
              <w:rPr>
                <w:noProof/>
                <w:webHidden/>
              </w:rPr>
            </w:r>
            <w:r>
              <w:rPr>
                <w:noProof/>
                <w:webHidden/>
              </w:rPr>
              <w:fldChar w:fldCharType="separate"/>
            </w:r>
            <w:r>
              <w:rPr>
                <w:noProof/>
                <w:webHidden/>
              </w:rPr>
              <w:t>62</w:t>
            </w:r>
            <w:r>
              <w:rPr>
                <w:noProof/>
                <w:webHidden/>
              </w:rPr>
              <w:fldChar w:fldCharType="end"/>
            </w:r>
          </w:hyperlink>
        </w:p>
        <w:p w14:paraId="3221453C" w14:textId="685AB5B9"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66" w:history="1">
            <w:r w:rsidRPr="00CE73A9">
              <w:rPr>
                <w:rStyle w:val="Hyperlink"/>
                <w:noProof/>
              </w:rPr>
              <w:t>12.2</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When you need to deviate</w:t>
            </w:r>
            <w:r>
              <w:rPr>
                <w:noProof/>
                <w:webHidden/>
              </w:rPr>
              <w:tab/>
            </w:r>
            <w:r>
              <w:rPr>
                <w:noProof/>
                <w:webHidden/>
              </w:rPr>
              <w:fldChar w:fldCharType="begin"/>
            </w:r>
            <w:r>
              <w:rPr>
                <w:noProof/>
                <w:webHidden/>
              </w:rPr>
              <w:instrText xml:space="preserve"> PAGEREF _Toc240366866 \h </w:instrText>
            </w:r>
            <w:r>
              <w:rPr>
                <w:noProof/>
                <w:webHidden/>
              </w:rPr>
            </w:r>
            <w:r>
              <w:rPr>
                <w:noProof/>
                <w:webHidden/>
              </w:rPr>
              <w:fldChar w:fldCharType="separate"/>
            </w:r>
            <w:r>
              <w:rPr>
                <w:noProof/>
                <w:webHidden/>
              </w:rPr>
              <w:t>62</w:t>
            </w:r>
            <w:r>
              <w:rPr>
                <w:noProof/>
                <w:webHidden/>
              </w:rPr>
              <w:fldChar w:fldCharType="end"/>
            </w:r>
          </w:hyperlink>
        </w:p>
        <w:p w14:paraId="4169DCCC" w14:textId="7306848B"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67" w:history="1">
            <w:r w:rsidRPr="00CE73A9">
              <w:rPr>
                <w:rStyle w:val="Hyperlink"/>
                <w:noProof/>
              </w:rPr>
              <w:t>12.3</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Per-Pattern Security Conformance</w:t>
            </w:r>
            <w:r>
              <w:rPr>
                <w:noProof/>
                <w:webHidden/>
              </w:rPr>
              <w:tab/>
            </w:r>
            <w:r>
              <w:rPr>
                <w:noProof/>
                <w:webHidden/>
              </w:rPr>
              <w:fldChar w:fldCharType="begin"/>
            </w:r>
            <w:r>
              <w:rPr>
                <w:noProof/>
                <w:webHidden/>
              </w:rPr>
              <w:instrText xml:space="preserve"> PAGEREF _Toc240366867 \h </w:instrText>
            </w:r>
            <w:r>
              <w:rPr>
                <w:noProof/>
                <w:webHidden/>
              </w:rPr>
            </w:r>
            <w:r>
              <w:rPr>
                <w:noProof/>
                <w:webHidden/>
              </w:rPr>
              <w:fldChar w:fldCharType="separate"/>
            </w:r>
            <w:r>
              <w:rPr>
                <w:noProof/>
                <w:webHidden/>
              </w:rPr>
              <w:t>63</w:t>
            </w:r>
            <w:r>
              <w:rPr>
                <w:noProof/>
                <w:webHidden/>
              </w:rPr>
              <w:fldChar w:fldCharType="end"/>
            </w:r>
          </w:hyperlink>
        </w:p>
        <w:p w14:paraId="15485B53" w14:textId="149B6DE2" w:rsidR="00865AB8" w:rsidRDefault="00865AB8">
          <w:pPr>
            <w:pStyle w:val="TOC1"/>
            <w:tabs>
              <w:tab w:val="left" w:pos="851"/>
              <w:tab w:val="right" w:leader="dot" w:pos="9016"/>
            </w:tabs>
            <w:rPr>
              <w:rFonts w:asciiTheme="minorHAnsi" w:eastAsiaTheme="minorEastAsia" w:hAnsiTheme="minorHAnsi" w:cstheme="minorBidi" w:hint="eastAsia"/>
              <w:bCs w:val="0"/>
              <w:iCs w:val="0"/>
              <w:noProof/>
              <w:color w:val="auto"/>
              <w:kern w:val="2"/>
              <w:sz w:val="24"/>
              <w:lang w:eastAsia="en-GB"/>
              <w14:ligatures w14:val="standardContextual"/>
            </w:rPr>
          </w:pPr>
          <w:hyperlink w:anchor="_Toc240366868" w:history="1">
            <w:r w:rsidRPr="00CE73A9">
              <w:rPr>
                <w:rStyle w:val="Hyperlink"/>
                <w:noProof/>
              </w:rPr>
              <w:t>13</w:t>
            </w:r>
            <w:r>
              <w:rPr>
                <w:rFonts w:asciiTheme="minorHAnsi" w:eastAsiaTheme="minorEastAsia" w:hAnsiTheme="minorHAnsi" w:cstheme="minorBidi"/>
                <w:bCs w:val="0"/>
                <w:iCs w:val="0"/>
                <w:noProof/>
                <w:color w:val="auto"/>
                <w:kern w:val="2"/>
                <w:sz w:val="24"/>
                <w:lang w:eastAsia="en-GB"/>
                <w14:ligatures w14:val="standardContextual"/>
              </w:rPr>
              <w:tab/>
            </w:r>
            <w:r w:rsidRPr="00CE73A9">
              <w:rPr>
                <w:rStyle w:val="Hyperlink"/>
                <w:noProof/>
              </w:rPr>
              <w:t>TDA Governance and Exceptions</w:t>
            </w:r>
            <w:r>
              <w:rPr>
                <w:noProof/>
                <w:webHidden/>
              </w:rPr>
              <w:tab/>
            </w:r>
            <w:r>
              <w:rPr>
                <w:noProof/>
                <w:webHidden/>
              </w:rPr>
              <w:fldChar w:fldCharType="begin"/>
            </w:r>
            <w:r>
              <w:rPr>
                <w:noProof/>
                <w:webHidden/>
              </w:rPr>
              <w:instrText xml:space="preserve"> PAGEREF _Toc240366868 \h </w:instrText>
            </w:r>
            <w:r>
              <w:rPr>
                <w:noProof/>
                <w:webHidden/>
              </w:rPr>
            </w:r>
            <w:r>
              <w:rPr>
                <w:noProof/>
                <w:webHidden/>
              </w:rPr>
              <w:fldChar w:fldCharType="separate"/>
            </w:r>
            <w:r>
              <w:rPr>
                <w:noProof/>
                <w:webHidden/>
              </w:rPr>
              <w:t>71</w:t>
            </w:r>
            <w:r>
              <w:rPr>
                <w:noProof/>
                <w:webHidden/>
              </w:rPr>
              <w:fldChar w:fldCharType="end"/>
            </w:r>
          </w:hyperlink>
        </w:p>
        <w:p w14:paraId="13E43122" w14:textId="28EF3515"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69" w:history="1">
            <w:r w:rsidRPr="00CE73A9">
              <w:rPr>
                <w:rStyle w:val="Hyperlink"/>
                <w:noProof/>
              </w:rPr>
              <w:t>13.1</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TDA Gates</w:t>
            </w:r>
            <w:r>
              <w:rPr>
                <w:noProof/>
                <w:webHidden/>
              </w:rPr>
              <w:tab/>
            </w:r>
            <w:r>
              <w:rPr>
                <w:noProof/>
                <w:webHidden/>
              </w:rPr>
              <w:fldChar w:fldCharType="begin"/>
            </w:r>
            <w:r>
              <w:rPr>
                <w:noProof/>
                <w:webHidden/>
              </w:rPr>
              <w:instrText xml:space="preserve"> PAGEREF _Toc240366869 \h </w:instrText>
            </w:r>
            <w:r>
              <w:rPr>
                <w:noProof/>
                <w:webHidden/>
              </w:rPr>
            </w:r>
            <w:r>
              <w:rPr>
                <w:noProof/>
                <w:webHidden/>
              </w:rPr>
              <w:fldChar w:fldCharType="separate"/>
            </w:r>
            <w:r>
              <w:rPr>
                <w:noProof/>
                <w:webHidden/>
              </w:rPr>
              <w:t>71</w:t>
            </w:r>
            <w:r>
              <w:rPr>
                <w:noProof/>
                <w:webHidden/>
              </w:rPr>
              <w:fldChar w:fldCharType="end"/>
            </w:r>
          </w:hyperlink>
        </w:p>
        <w:p w14:paraId="343D9EBF" w14:textId="13CC260B"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70" w:history="1">
            <w:r w:rsidRPr="00CE73A9">
              <w:rPr>
                <w:rStyle w:val="Hyperlink"/>
                <w:noProof/>
              </w:rPr>
              <w:t>13.2</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Security Conformance</w:t>
            </w:r>
            <w:r>
              <w:rPr>
                <w:noProof/>
                <w:webHidden/>
              </w:rPr>
              <w:tab/>
            </w:r>
            <w:r>
              <w:rPr>
                <w:noProof/>
                <w:webHidden/>
              </w:rPr>
              <w:fldChar w:fldCharType="begin"/>
            </w:r>
            <w:r>
              <w:rPr>
                <w:noProof/>
                <w:webHidden/>
              </w:rPr>
              <w:instrText xml:space="preserve"> PAGEREF _Toc240366870 \h </w:instrText>
            </w:r>
            <w:r>
              <w:rPr>
                <w:noProof/>
                <w:webHidden/>
              </w:rPr>
            </w:r>
            <w:r>
              <w:rPr>
                <w:noProof/>
                <w:webHidden/>
              </w:rPr>
              <w:fldChar w:fldCharType="separate"/>
            </w:r>
            <w:r>
              <w:rPr>
                <w:noProof/>
                <w:webHidden/>
              </w:rPr>
              <w:t>71</w:t>
            </w:r>
            <w:r>
              <w:rPr>
                <w:noProof/>
                <w:webHidden/>
              </w:rPr>
              <w:fldChar w:fldCharType="end"/>
            </w:r>
          </w:hyperlink>
        </w:p>
        <w:p w14:paraId="3AFFE479" w14:textId="2EBD94CD"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71" w:history="1">
            <w:r w:rsidRPr="00CE73A9">
              <w:rPr>
                <w:rStyle w:val="Hyperlink"/>
                <w:noProof/>
              </w:rPr>
              <w:t>13.3</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Exceptions</w:t>
            </w:r>
            <w:r>
              <w:rPr>
                <w:noProof/>
                <w:webHidden/>
              </w:rPr>
              <w:tab/>
            </w:r>
            <w:r>
              <w:rPr>
                <w:noProof/>
                <w:webHidden/>
              </w:rPr>
              <w:fldChar w:fldCharType="begin"/>
            </w:r>
            <w:r>
              <w:rPr>
                <w:noProof/>
                <w:webHidden/>
              </w:rPr>
              <w:instrText xml:space="preserve"> PAGEREF _Toc240366871 \h </w:instrText>
            </w:r>
            <w:r>
              <w:rPr>
                <w:noProof/>
                <w:webHidden/>
              </w:rPr>
            </w:r>
            <w:r>
              <w:rPr>
                <w:noProof/>
                <w:webHidden/>
              </w:rPr>
              <w:fldChar w:fldCharType="separate"/>
            </w:r>
            <w:r>
              <w:rPr>
                <w:noProof/>
                <w:webHidden/>
              </w:rPr>
              <w:t>71</w:t>
            </w:r>
            <w:r>
              <w:rPr>
                <w:noProof/>
                <w:webHidden/>
              </w:rPr>
              <w:fldChar w:fldCharType="end"/>
            </w:r>
          </w:hyperlink>
        </w:p>
        <w:p w14:paraId="05ECBCB1" w14:textId="05B35861" w:rsidR="00865AB8" w:rsidRDefault="00865AB8">
          <w:pPr>
            <w:pStyle w:val="TOC1"/>
            <w:tabs>
              <w:tab w:val="left" w:pos="851"/>
              <w:tab w:val="right" w:leader="dot" w:pos="9016"/>
            </w:tabs>
            <w:rPr>
              <w:rFonts w:asciiTheme="minorHAnsi" w:eastAsiaTheme="minorEastAsia" w:hAnsiTheme="minorHAnsi" w:cstheme="minorBidi" w:hint="eastAsia"/>
              <w:bCs w:val="0"/>
              <w:iCs w:val="0"/>
              <w:noProof/>
              <w:color w:val="auto"/>
              <w:kern w:val="2"/>
              <w:sz w:val="24"/>
              <w:lang w:eastAsia="en-GB"/>
              <w14:ligatures w14:val="standardContextual"/>
            </w:rPr>
          </w:pPr>
          <w:hyperlink w:anchor="_Toc240366872" w:history="1">
            <w:r w:rsidRPr="00CE73A9">
              <w:rPr>
                <w:rStyle w:val="Hyperlink"/>
                <w:noProof/>
              </w:rPr>
              <w:t>14</w:t>
            </w:r>
            <w:r>
              <w:rPr>
                <w:rFonts w:asciiTheme="minorHAnsi" w:eastAsiaTheme="minorEastAsia" w:hAnsiTheme="minorHAnsi" w:cstheme="minorBidi"/>
                <w:bCs w:val="0"/>
                <w:iCs w:val="0"/>
                <w:noProof/>
                <w:color w:val="auto"/>
                <w:kern w:val="2"/>
                <w:sz w:val="24"/>
                <w:lang w:eastAsia="en-GB"/>
                <w14:ligatures w14:val="standardContextual"/>
              </w:rPr>
              <w:tab/>
            </w:r>
            <w:r w:rsidRPr="00CE73A9">
              <w:rPr>
                <w:rStyle w:val="Hyperlink"/>
                <w:noProof/>
              </w:rPr>
              <w:t>Glossary</w:t>
            </w:r>
            <w:r>
              <w:rPr>
                <w:noProof/>
                <w:webHidden/>
              </w:rPr>
              <w:tab/>
            </w:r>
            <w:r>
              <w:rPr>
                <w:noProof/>
                <w:webHidden/>
              </w:rPr>
              <w:fldChar w:fldCharType="begin"/>
            </w:r>
            <w:r>
              <w:rPr>
                <w:noProof/>
                <w:webHidden/>
              </w:rPr>
              <w:instrText xml:space="preserve"> PAGEREF _Toc240366872 \h </w:instrText>
            </w:r>
            <w:r>
              <w:rPr>
                <w:noProof/>
                <w:webHidden/>
              </w:rPr>
            </w:r>
            <w:r>
              <w:rPr>
                <w:noProof/>
                <w:webHidden/>
              </w:rPr>
              <w:fldChar w:fldCharType="separate"/>
            </w:r>
            <w:r>
              <w:rPr>
                <w:noProof/>
                <w:webHidden/>
              </w:rPr>
              <w:t>72</w:t>
            </w:r>
            <w:r>
              <w:rPr>
                <w:noProof/>
                <w:webHidden/>
              </w:rPr>
              <w:fldChar w:fldCharType="end"/>
            </w:r>
          </w:hyperlink>
        </w:p>
        <w:p w14:paraId="660F97C2" w14:textId="06C338EB" w:rsidR="00865AB8" w:rsidRDefault="00865AB8">
          <w:pPr>
            <w:pStyle w:val="TOC1"/>
            <w:tabs>
              <w:tab w:val="left" w:pos="851"/>
              <w:tab w:val="right" w:leader="dot" w:pos="9016"/>
            </w:tabs>
            <w:rPr>
              <w:rFonts w:asciiTheme="minorHAnsi" w:eastAsiaTheme="minorEastAsia" w:hAnsiTheme="minorHAnsi" w:cstheme="minorBidi" w:hint="eastAsia"/>
              <w:bCs w:val="0"/>
              <w:iCs w:val="0"/>
              <w:noProof/>
              <w:color w:val="auto"/>
              <w:kern w:val="2"/>
              <w:sz w:val="24"/>
              <w:lang w:eastAsia="en-GB"/>
              <w14:ligatures w14:val="standardContextual"/>
            </w:rPr>
          </w:pPr>
          <w:hyperlink w:anchor="_Toc240366873" w:history="1">
            <w:r w:rsidRPr="00CE73A9">
              <w:rPr>
                <w:rStyle w:val="Hyperlink"/>
                <w:noProof/>
              </w:rPr>
              <w:t>15</w:t>
            </w:r>
            <w:r>
              <w:rPr>
                <w:rFonts w:asciiTheme="minorHAnsi" w:eastAsiaTheme="minorEastAsia" w:hAnsiTheme="minorHAnsi" w:cstheme="minorBidi"/>
                <w:bCs w:val="0"/>
                <w:iCs w:val="0"/>
                <w:noProof/>
                <w:color w:val="auto"/>
                <w:kern w:val="2"/>
                <w:sz w:val="24"/>
                <w:lang w:eastAsia="en-GB"/>
                <w14:ligatures w14:val="standardContextual"/>
              </w:rPr>
              <w:tab/>
            </w:r>
            <w:r w:rsidRPr="00CE73A9">
              <w:rPr>
                <w:rStyle w:val="Hyperlink"/>
                <w:noProof/>
              </w:rPr>
              <w:t>Cross-Reference and Traceability</w:t>
            </w:r>
            <w:r>
              <w:rPr>
                <w:noProof/>
                <w:webHidden/>
              </w:rPr>
              <w:tab/>
            </w:r>
            <w:r>
              <w:rPr>
                <w:noProof/>
                <w:webHidden/>
              </w:rPr>
              <w:fldChar w:fldCharType="begin"/>
            </w:r>
            <w:r>
              <w:rPr>
                <w:noProof/>
                <w:webHidden/>
              </w:rPr>
              <w:instrText xml:space="preserve"> PAGEREF _Toc240366873 \h </w:instrText>
            </w:r>
            <w:r>
              <w:rPr>
                <w:noProof/>
                <w:webHidden/>
              </w:rPr>
            </w:r>
            <w:r>
              <w:rPr>
                <w:noProof/>
                <w:webHidden/>
              </w:rPr>
              <w:fldChar w:fldCharType="separate"/>
            </w:r>
            <w:r>
              <w:rPr>
                <w:noProof/>
                <w:webHidden/>
              </w:rPr>
              <w:t>73</w:t>
            </w:r>
            <w:r>
              <w:rPr>
                <w:noProof/>
                <w:webHidden/>
              </w:rPr>
              <w:fldChar w:fldCharType="end"/>
            </w:r>
          </w:hyperlink>
        </w:p>
        <w:p w14:paraId="7F3DD5EC" w14:textId="4F55177D"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74" w:history="1">
            <w:r w:rsidRPr="00CE73A9">
              <w:rPr>
                <w:rStyle w:val="Hyperlink"/>
                <w:noProof/>
              </w:rPr>
              <w:t>15.1</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Pattern Grouping</w:t>
            </w:r>
            <w:r>
              <w:rPr>
                <w:noProof/>
                <w:webHidden/>
              </w:rPr>
              <w:tab/>
            </w:r>
            <w:r>
              <w:rPr>
                <w:noProof/>
                <w:webHidden/>
              </w:rPr>
              <w:fldChar w:fldCharType="begin"/>
            </w:r>
            <w:r>
              <w:rPr>
                <w:noProof/>
                <w:webHidden/>
              </w:rPr>
              <w:instrText xml:space="preserve"> PAGEREF _Toc240366874 \h </w:instrText>
            </w:r>
            <w:r>
              <w:rPr>
                <w:noProof/>
                <w:webHidden/>
              </w:rPr>
            </w:r>
            <w:r>
              <w:rPr>
                <w:noProof/>
                <w:webHidden/>
              </w:rPr>
              <w:fldChar w:fldCharType="separate"/>
            </w:r>
            <w:r>
              <w:rPr>
                <w:noProof/>
                <w:webHidden/>
              </w:rPr>
              <w:t>73</w:t>
            </w:r>
            <w:r>
              <w:rPr>
                <w:noProof/>
                <w:webHidden/>
              </w:rPr>
              <w:fldChar w:fldCharType="end"/>
            </w:r>
          </w:hyperlink>
        </w:p>
        <w:p w14:paraId="0244C6E2" w14:textId="694126E3" w:rsidR="00865AB8" w:rsidRDefault="00865AB8">
          <w:pPr>
            <w:pStyle w:val="TOC1"/>
            <w:tabs>
              <w:tab w:val="left" w:pos="851"/>
              <w:tab w:val="right" w:leader="dot" w:pos="9016"/>
            </w:tabs>
            <w:rPr>
              <w:rFonts w:asciiTheme="minorHAnsi" w:eastAsiaTheme="minorEastAsia" w:hAnsiTheme="minorHAnsi" w:cstheme="minorBidi" w:hint="eastAsia"/>
              <w:bCs w:val="0"/>
              <w:iCs w:val="0"/>
              <w:noProof/>
              <w:color w:val="auto"/>
              <w:kern w:val="2"/>
              <w:sz w:val="24"/>
              <w:lang w:eastAsia="en-GB"/>
              <w14:ligatures w14:val="standardContextual"/>
            </w:rPr>
          </w:pPr>
          <w:hyperlink w:anchor="_Toc240366875" w:history="1">
            <w:r w:rsidRPr="00CE73A9">
              <w:rPr>
                <w:rStyle w:val="Hyperlink"/>
                <w:noProof/>
              </w:rPr>
              <w:t>16</w:t>
            </w:r>
            <w:r>
              <w:rPr>
                <w:rFonts w:asciiTheme="minorHAnsi" w:eastAsiaTheme="minorEastAsia" w:hAnsiTheme="minorHAnsi" w:cstheme="minorBidi"/>
                <w:bCs w:val="0"/>
                <w:iCs w:val="0"/>
                <w:noProof/>
                <w:color w:val="auto"/>
                <w:kern w:val="2"/>
                <w:sz w:val="24"/>
                <w:lang w:eastAsia="en-GB"/>
                <w14:ligatures w14:val="standardContextual"/>
              </w:rPr>
              <w:tab/>
            </w:r>
            <w:r w:rsidRPr="00CE73A9">
              <w:rPr>
                <w:rStyle w:val="Hyperlink"/>
                <w:noProof/>
              </w:rPr>
              <w:t>Appendices</w:t>
            </w:r>
            <w:r>
              <w:rPr>
                <w:noProof/>
                <w:webHidden/>
              </w:rPr>
              <w:tab/>
            </w:r>
            <w:r>
              <w:rPr>
                <w:noProof/>
                <w:webHidden/>
              </w:rPr>
              <w:fldChar w:fldCharType="begin"/>
            </w:r>
            <w:r>
              <w:rPr>
                <w:noProof/>
                <w:webHidden/>
              </w:rPr>
              <w:instrText xml:space="preserve"> PAGEREF _Toc240366875 \h </w:instrText>
            </w:r>
            <w:r>
              <w:rPr>
                <w:noProof/>
                <w:webHidden/>
              </w:rPr>
            </w:r>
            <w:r>
              <w:rPr>
                <w:noProof/>
                <w:webHidden/>
              </w:rPr>
              <w:fldChar w:fldCharType="separate"/>
            </w:r>
            <w:r>
              <w:rPr>
                <w:noProof/>
                <w:webHidden/>
              </w:rPr>
              <w:t>74</w:t>
            </w:r>
            <w:r>
              <w:rPr>
                <w:noProof/>
                <w:webHidden/>
              </w:rPr>
              <w:fldChar w:fldCharType="end"/>
            </w:r>
          </w:hyperlink>
        </w:p>
        <w:p w14:paraId="3BBB2901" w14:textId="238E813A" w:rsidR="00CD2CCC" w:rsidRPr="00E25881" w:rsidRDefault="000D0D89" w:rsidP="00E25881">
          <w:pPr>
            <w:pStyle w:val="TOC2"/>
            <w:tabs>
              <w:tab w:val="left" w:pos="600"/>
              <w:tab w:val="right" w:leader="dot" w:pos="9015"/>
            </w:tabs>
            <w:rPr>
              <w:noProof/>
              <w:color w:val="000000" w:themeColor="hyperlink"/>
              <w:kern w:val="2"/>
              <w:u w:val="single"/>
              <w:lang w:eastAsia="en-GB"/>
              <w14:ligatures w14:val="standardContextual"/>
            </w:rPr>
          </w:pPr>
          <w:r>
            <w:fldChar w:fldCharType="end"/>
          </w:r>
        </w:p>
      </w:sdtContent>
    </w:sdt>
    <w:p w14:paraId="13AE3126" w14:textId="77777777" w:rsidR="00CD2CCC" w:rsidRDefault="00CD2CCC" w:rsidP="00CD2CCC">
      <w:pPr>
        <w:rPr>
          <w:rFonts w:ascii="Arial" w:hAnsi="Arial" w:cs="Arial"/>
          <w:sz w:val="24"/>
        </w:rPr>
      </w:pPr>
    </w:p>
    <w:p w14:paraId="496ADDAE" w14:textId="519B27F5" w:rsidR="00CD2CCC" w:rsidRDefault="00CD2CCC" w:rsidP="000871A7">
      <w:pPr>
        <w:pStyle w:val="Heading1"/>
        <w:ind w:left="426"/>
      </w:pPr>
      <w:bookmarkStart w:id="0" w:name="_Toc513562983"/>
      <w:bookmarkStart w:id="1" w:name="_Toc240366814"/>
      <w:r>
        <w:t>Document Control</w:t>
      </w:r>
      <w:bookmarkEnd w:id="0"/>
      <w:bookmarkEnd w:id="1"/>
    </w:p>
    <w:p w14:paraId="23C73E85" w14:textId="77777777" w:rsidR="00CD2CCC" w:rsidRPr="009A0B5B" w:rsidRDefault="00CD2CCC" w:rsidP="007D6D19">
      <w:pPr>
        <w:rPr>
          <w:lang w:eastAsia="en-GB"/>
        </w:rPr>
      </w:pPr>
      <w:r>
        <w:rPr>
          <w:lang w:eastAsia="en-GB"/>
        </w:rPr>
        <w:t>This section provides a history of how the document has been changed and how the changes have been governed.</w:t>
      </w:r>
    </w:p>
    <w:p w14:paraId="2DB633C8" w14:textId="77777777" w:rsidR="00CD2CCC" w:rsidRDefault="00CD2CCC" w:rsidP="00CD2CCC">
      <w:pPr>
        <w:pStyle w:val="Heading2"/>
        <w:keepLines w:val="0"/>
        <w:spacing w:before="240" w:after="120"/>
      </w:pPr>
      <w:bookmarkStart w:id="2" w:name="_Toc240366815"/>
      <w:r>
        <w:t>Document History</w:t>
      </w:r>
      <w:bookmarkEnd w:id="2"/>
    </w:p>
    <w:p w14:paraId="5BC8FE46" w14:textId="540C2D55" w:rsidR="009B0B7F" w:rsidRPr="003C49DE" w:rsidRDefault="00CD2CCC" w:rsidP="00CD2CCC">
      <w:pPr>
        <w:rPr>
          <w:lang w:eastAsia="en-GB"/>
        </w:rPr>
      </w:pPr>
      <w:r>
        <w:rPr>
          <w:lang w:eastAsia="en-GB"/>
        </w:rPr>
        <w:t>The following provides a log of changes to this document:</w:t>
      </w:r>
      <w:r w:rsidR="009B0B7F">
        <w:rPr>
          <w:lang w:eastAsia="en-GB"/>
        </w:rPr>
        <w:br/>
      </w:r>
    </w:p>
    <w:tbl>
      <w:tblPr>
        <w:tblStyle w:val="TableGridLight"/>
        <w:tblW w:w="9067" w:type="dxa"/>
        <w:tblLook w:val="04A0" w:firstRow="1" w:lastRow="0" w:firstColumn="1" w:lastColumn="0" w:noHBand="0" w:noVBand="1"/>
      </w:tblPr>
      <w:tblGrid>
        <w:gridCol w:w="1510"/>
        <w:gridCol w:w="1510"/>
        <w:gridCol w:w="1937"/>
        <w:gridCol w:w="4110"/>
      </w:tblGrid>
      <w:tr w:rsidR="009B0B7F" w:rsidRPr="009527A4" w14:paraId="16852EFC" w14:textId="77777777">
        <w:tc>
          <w:tcPr>
            <w:tcW w:w="1510" w:type="dxa"/>
            <w:tcBorders>
              <w:top w:val="single" w:sz="12" w:space="0" w:color="000000" w:themeColor="text1"/>
            </w:tcBorders>
            <w:shd w:val="clear" w:color="auto" w:fill="C1CDEC" w:themeFill="accent1" w:themeFillTint="33"/>
          </w:tcPr>
          <w:p w14:paraId="48CFB22C" w14:textId="77777777" w:rsidR="009B0B7F" w:rsidRPr="00595998" w:rsidRDefault="009B0B7F">
            <w:pPr>
              <w:rPr>
                <w:rFonts w:asciiTheme="minorHAnsi" w:hAnsiTheme="minorHAnsi" w:hint="eastAsia"/>
                <w:b/>
                <w:bCs w:val="0"/>
                <w:lang w:eastAsia="en-GB"/>
              </w:rPr>
            </w:pPr>
            <w:r w:rsidRPr="00595998">
              <w:rPr>
                <w:rFonts w:asciiTheme="minorHAnsi" w:hAnsiTheme="minorHAnsi"/>
                <w:b/>
                <w:bCs w:val="0"/>
                <w:lang w:eastAsia="en-GB"/>
              </w:rPr>
              <w:t>Version</w:t>
            </w:r>
          </w:p>
        </w:tc>
        <w:tc>
          <w:tcPr>
            <w:tcW w:w="1510" w:type="dxa"/>
            <w:tcBorders>
              <w:top w:val="single" w:sz="12" w:space="0" w:color="000000" w:themeColor="text1"/>
            </w:tcBorders>
            <w:shd w:val="clear" w:color="auto" w:fill="C1CDEC" w:themeFill="accent1" w:themeFillTint="33"/>
          </w:tcPr>
          <w:p w14:paraId="62F32DA8" w14:textId="77777777" w:rsidR="009B0B7F" w:rsidRPr="00595998" w:rsidRDefault="009B0B7F">
            <w:pPr>
              <w:rPr>
                <w:rFonts w:asciiTheme="minorHAnsi" w:hAnsiTheme="minorHAnsi" w:hint="eastAsia"/>
                <w:b/>
                <w:bCs w:val="0"/>
                <w:lang w:eastAsia="en-GB"/>
              </w:rPr>
            </w:pPr>
            <w:r w:rsidRPr="00595998">
              <w:rPr>
                <w:rFonts w:asciiTheme="minorHAnsi" w:hAnsiTheme="minorHAnsi"/>
                <w:b/>
                <w:bCs w:val="0"/>
                <w:lang w:eastAsia="en-GB"/>
              </w:rPr>
              <w:t>Date</w:t>
            </w:r>
          </w:p>
        </w:tc>
        <w:tc>
          <w:tcPr>
            <w:tcW w:w="1937" w:type="dxa"/>
            <w:tcBorders>
              <w:top w:val="single" w:sz="12" w:space="0" w:color="000000" w:themeColor="text1"/>
            </w:tcBorders>
            <w:shd w:val="clear" w:color="auto" w:fill="C1CDEC" w:themeFill="accent1" w:themeFillTint="33"/>
          </w:tcPr>
          <w:p w14:paraId="262B608C" w14:textId="77777777" w:rsidR="009B0B7F" w:rsidRPr="00595998" w:rsidRDefault="009B0B7F">
            <w:pPr>
              <w:rPr>
                <w:rFonts w:asciiTheme="minorHAnsi" w:hAnsiTheme="minorHAnsi" w:hint="eastAsia"/>
                <w:b/>
                <w:bCs w:val="0"/>
                <w:lang w:eastAsia="en-GB"/>
              </w:rPr>
            </w:pPr>
            <w:r w:rsidRPr="00595998">
              <w:rPr>
                <w:rFonts w:asciiTheme="minorHAnsi" w:hAnsiTheme="minorHAnsi"/>
                <w:b/>
                <w:bCs w:val="0"/>
                <w:lang w:eastAsia="en-GB"/>
              </w:rPr>
              <w:t>Author</w:t>
            </w:r>
          </w:p>
        </w:tc>
        <w:tc>
          <w:tcPr>
            <w:tcW w:w="4110" w:type="dxa"/>
            <w:tcBorders>
              <w:top w:val="single" w:sz="12" w:space="0" w:color="000000" w:themeColor="text1"/>
            </w:tcBorders>
            <w:shd w:val="clear" w:color="auto" w:fill="C1CDEC" w:themeFill="accent1" w:themeFillTint="33"/>
          </w:tcPr>
          <w:p w14:paraId="69239E84" w14:textId="77777777" w:rsidR="009B0B7F" w:rsidRPr="00595998" w:rsidRDefault="009B0B7F">
            <w:pPr>
              <w:rPr>
                <w:rFonts w:asciiTheme="minorHAnsi" w:hAnsiTheme="minorHAnsi" w:hint="eastAsia"/>
                <w:b/>
                <w:bCs w:val="0"/>
                <w:lang w:eastAsia="en-GB"/>
              </w:rPr>
            </w:pPr>
            <w:r w:rsidRPr="00595998">
              <w:rPr>
                <w:rFonts w:asciiTheme="minorHAnsi" w:hAnsiTheme="minorHAnsi"/>
                <w:b/>
                <w:bCs w:val="0"/>
                <w:lang w:eastAsia="en-GB"/>
              </w:rPr>
              <w:t>Notes</w:t>
            </w:r>
          </w:p>
        </w:tc>
      </w:tr>
      <w:tr w:rsidR="009B0B7F" w:rsidRPr="009527A4" w14:paraId="2821F002" w14:textId="77777777">
        <w:tc>
          <w:tcPr>
            <w:tcW w:w="1510" w:type="dxa"/>
          </w:tcPr>
          <w:p w14:paraId="0E6824C9" w14:textId="607EB3A7" w:rsidR="009B0B7F" w:rsidRPr="00595998" w:rsidRDefault="009B0B7F" w:rsidP="009B0B7F">
            <w:pPr>
              <w:rPr>
                <w:rFonts w:asciiTheme="minorHAnsi" w:hAnsiTheme="minorHAnsi" w:hint="eastAsia"/>
                <w:lang w:eastAsia="en-GB"/>
              </w:rPr>
            </w:pPr>
            <w:r w:rsidRPr="7BC7A918">
              <w:rPr>
                <w:rFonts w:asciiTheme="minorHAnsi" w:hAnsiTheme="minorHAnsi"/>
                <w:lang w:eastAsia="en-GB"/>
              </w:rPr>
              <w:t>0.1</w:t>
            </w:r>
          </w:p>
        </w:tc>
        <w:tc>
          <w:tcPr>
            <w:tcW w:w="1510" w:type="dxa"/>
          </w:tcPr>
          <w:p w14:paraId="4C57DF14" w14:textId="7395E2F2" w:rsidR="009B0B7F" w:rsidRPr="00595998" w:rsidRDefault="009B0B7F" w:rsidP="009B0B7F">
            <w:pPr>
              <w:rPr>
                <w:rFonts w:asciiTheme="minorHAnsi" w:hAnsiTheme="minorHAnsi" w:hint="eastAsia"/>
                <w:lang w:eastAsia="en-GB"/>
              </w:rPr>
            </w:pPr>
            <w:r>
              <w:rPr>
                <w:rFonts w:asciiTheme="minorHAnsi" w:hAnsiTheme="minorHAnsi"/>
                <w:lang w:eastAsia="en-GB"/>
              </w:rPr>
              <w:t>11/09/2026</w:t>
            </w:r>
          </w:p>
        </w:tc>
        <w:tc>
          <w:tcPr>
            <w:tcW w:w="1937" w:type="dxa"/>
          </w:tcPr>
          <w:p w14:paraId="6215D49C" w14:textId="50361210" w:rsidR="009B0B7F" w:rsidRPr="00595998" w:rsidRDefault="009B0B7F" w:rsidP="009B0B7F">
            <w:pPr>
              <w:rPr>
                <w:rFonts w:asciiTheme="minorHAnsi" w:hAnsiTheme="minorHAnsi" w:hint="eastAsia"/>
                <w:lang w:eastAsia="en-GB"/>
              </w:rPr>
            </w:pPr>
            <w:r>
              <w:rPr>
                <w:rFonts w:asciiTheme="minorHAnsi" w:hAnsiTheme="minorHAnsi"/>
                <w:lang w:eastAsia="en-GB"/>
              </w:rPr>
              <w:t>Puneet Kumar</w:t>
            </w:r>
          </w:p>
        </w:tc>
        <w:tc>
          <w:tcPr>
            <w:tcW w:w="4110" w:type="dxa"/>
          </w:tcPr>
          <w:p w14:paraId="7A8A5669" w14:textId="06748118" w:rsidR="009B0B7F" w:rsidRPr="00595998" w:rsidRDefault="009B0B7F" w:rsidP="009B0B7F">
            <w:pPr>
              <w:rPr>
                <w:rFonts w:asciiTheme="minorHAnsi" w:hAnsiTheme="minorHAnsi" w:hint="eastAsia"/>
                <w:lang w:eastAsia="en-GB"/>
              </w:rPr>
            </w:pPr>
            <w:r w:rsidRPr="7BC7A918">
              <w:rPr>
                <w:rFonts w:asciiTheme="minorHAnsi" w:hAnsiTheme="minorHAnsi"/>
                <w:lang w:eastAsia="en-GB"/>
              </w:rPr>
              <w:t xml:space="preserve">Initial </w:t>
            </w:r>
            <w:r>
              <w:rPr>
                <w:rFonts w:asciiTheme="minorHAnsi" w:hAnsiTheme="minorHAnsi"/>
                <w:lang w:eastAsia="en-GB"/>
              </w:rPr>
              <w:t>Draft</w:t>
            </w:r>
          </w:p>
        </w:tc>
      </w:tr>
      <w:tr w:rsidR="009B0B7F" w:rsidRPr="009527A4" w14:paraId="39A8F2AF" w14:textId="77777777">
        <w:tc>
          <w:tcPr>
            <w:tcW w:w="1510" w:type="dxa"/>
          </w:tcPr>
          <w:p w14:paraId="39014BED" w14:textId="3E892D2B" w:rsidR="009B0B7F" w:rsidRPr="0068677C" w:rsidRDefault="009B0B7F" w:rsidP="009B0B7F">
            <w:pPr>
              <w:rPr>
                <w:rFonts w:asciiTheme="minorHAnsi" w:hAnsiTheme="minorHAnsi" w:hint="eastAsia"/>
                <w:lang w:eastAsia="en-GB"/>
              </w:rPr>
            </w:pPr>
            <w:r>
              <w:rPr>
                <w:rFonts w:asciiTheme="minorHAnsi" w:hAnsiTheme="minorHAnsi"/>
                <w:lang w:eastAsia="en-GB"/>
              </w:rPr>
              <w:t>0.2</w:t>
            </w:r>
          </w:p>
        </w:tc>
        <w:tc>
          <w:tcPr>
            <w:tcW w:w="1510" w:type="dxa"/>
          </w:tcPr>
          <w:p w14:paraId="01CA9CB7" w14:textId="2F968DFC" w:rsidR="009B0B7F" w:rsidRPr="0068677C" w:rsidRDefault="009B0B7F" w:rsidP="009B0B7F">
            <w:pPr>
              <w:rPr>
                <w:rFonts w:asciiTheme="minorHAnsi" w:hAnsiTheme="minorHAnsi" w:hint="eastAsia"/>
                <w:lang w:eastAsia="en-GB"/>
              </w:rPr>
            </w:pPr>
            <w:r>
              <w:rPr>
                <w:rFonts w:asciiTheme="minorHAnsi" w:hAnsiTheme="minorHAnsi"/>
                <w:lang w:eastAsia="en-GB"/>
              </w:rPr>
              <w:t>14/09/2026</w:t>
            </w:r>
          </w:p>
        </w:tc>
        <w:tc>
          <w:tcPr>
            <w:tcW w:w="1937" w:type="dxa"/>
          </w:tcPr>
          <w:p w14:paraId="54EAD53F" w14:textId="3DD1BB56" w:rsidR="009B0B7F" w:rsidRPr="0068677C" w:rsidRDefault="009B0B7F" w:rsidP="009B0B7F">
            <w:pPr>
              <w:rPr>
                <w:rFonts w:asciiTheme="minorHAnsi" w:hAnsiTheme="minorHAnsi" w:hint="eastAsia"/>
                <w:lang w:eastAsia="en-GB"/>
              </w:rPr>
            </w:pPr>
            <w:r>
              <w:rPr>
                <w:rFonts w:asciiTheme="minorHAnsi" w:hAnsiTheme="minorHAnsi"/>
                <w:lang w:eastAsia="en-GB"/>
              </w:rPr>
              <w:t>Puneet Kumar</w:t>
            </w:r>
          </w:p>
        </w:tc>
        <w:tc>
          <w:tcPr>
            <w:tcW w:w="4110" w:type="dxa"/>
          </w:tcPr>
          <w:p w14:paraId="5003B7A4" w14:textId="320CB453" w:rsidR="009B0B7F" w:rsidRPr="0068677C" w:rsidRDefault="009B0B7F" w:rsidP="009B0B7F">
            <w:pPr>
              <w:rPr>
                <w:rFonts w:asciiTheme="minorHAnsi" w:hAnsiTheme="minorHAnsi" w:hint="eastAsia"/>
                <w:lang w:eastAsia="en-GB"/>
              </w:rPr>
            </w:pPr>
            <w:r>
              <w:rPr>
                <w:rFonts w:asciiTheme="minorHAnsi" w:hAnsiTheme="minorHAnsi"/>
                <w:lang w:eastAsia="en-GB"/>
              </w:rPr>
              <w:t xml:space="preserve">Details added for per pattern security considerations </w:t>
            </w:r>
          </w:p>
        </w:tc>
      </w:tr>
      <w:tr w:rsidR="009B0B7F" w:rsidRPr="009527A4" w14:paraId="2BDD823F" w14:textId="77777777">
        <w:tc>
          <w:tcPr>
            <w:tcW w:w="1510" w:type="dxa"/>
          </w:tcPr>
          <w:p w14:paraId="2172F0D4" w14:textId="77777777" w:rsidR="009B0B7F" w:rsidRPr="0068677C" w:rsidRDefault="009B0B7F">
            <w:pPr>
              <w:rPr>
                <w:rFonts w:asciiTheme="minorHAnsi" w:hAnsiTheme="minorHAnsi" w:hint="eastAsia"/>
                <w:lang w:eastAsia="en-GB"/>
              </w:rPr>
            </w:pPr>
          </w:p>
        </w:tc>
        <w:tc>
          <w:tcPr>
            <w:tcW w:w="1510" w:type="dxa"/>
          </w:tcPr>
          <w:p w14:paraId="518DB2E8" w14:textId="77777777" w:rsidR="009B0B7F" w:rsidRPr="0068677C" w:rsidRDefault="009B0B7F">
            <w:pPr>
              <w:rPr>
                <w:rFonts w:asciiTheme="minorHAnsi" w:hAnsiTheme="minorHAnsi" w:hint="eastAsia"/>
                <w:lang w:eastAsia="en-GB"/>
              </w:rPr>
            </w:pPr>
          </w:p>
        </w:tc>
        <w:tc>
          <w:tcPr>
            <w:tcW w:w="1937" w:type="dxa"/>
          </w:tcPr>
          <w:p w14:paraId="44154978" w14:textId="77777777" w:rsidR="009B0B7F" w:rsidRPr="0068677C" w:rsidRDefault="009B0B7F">
            <w:pPr>
              <w:rPr>
                <w:rFonts w:asciiTheme="minorHAnsi" w:hAnsiTheme="minorHAnsi" w:hint="eastAsia"/>
                <w:lang w:eastAsia="en-GB"/>
              </w:rPr>
            </w:pPr>
          </w:p>
        </w:tc>
        <w:tc>
          <w:tcPr>
            <w:tcW w:w="4110" w:type="dxa"/>
          </w:tcPr>
          <w:p w14:paraId="7FB05C9A" w14:textId="77777777" w:rsidR="009B0B7F" w:rsidRPr="0068677C" w:rsidRDefault="009B0B7F">
            <w:pPr>
              <w:rPr>
                <w:rFonts w:asciiTheme="minorHAnsi" w:hAnsiTheme="minorHAnsi" w:hint="eastAsia"/>
                <w:lang w:eastAsia="en-GB"/>
              </w:rPr>
            </w:pPr>
          </w:p>
        </w:tc>
      </w:tr>
      <w:tr w:rsidR="009B0B7F" w:rsidRPr="009527A4" w14:paraId="31B87CDE" w14:textId="77777777">
        <w:tc>
          <w:tcPr>
            <w:tcW w:w="1510" w:type="dxa"/>
          </w:tcPr>
          <w:p w14:paraId="6BDA7FEE" w14:textId="77777777" w:rsidR="009B0B7F" w:rsidRPr="0068677C" w:rsidRDefault="009B0B7F">
            <w:pPr>
              <w:rPr>
                <w:rFonts w:asciiTheme="minorHAnsi" w:hAnsiTheme="minorHAnsi" w:hint="eastAsia"/>
                <w:lang w:eastAsia="en-GB"/>
              </w:rPr>
            </w:pPr>
          </w:p>
        </w:tc>
        <w:tc>
          <w:tcPr>
            <w:tcW w:w="1510" w:type="dxa"/>
          </w:tcPr>
          <w:p w14:paraId="386AAD85" w14:textId="77777777" w:rsidR="009B0B7F" w:rsidRPr="0068677C" w:rsidRDefault="009B0B7F">
            <w:pPr>
              <w:rPr>
                <w:rFonts w:asciiTheme="minorHAnsi" w:hAnsiTheme="minorHAnsi" w:hint="eastAsia"/>
                <w:lang w:eastAsia="en-GB"/>
              </w:rPr>
            </w:pPr>
          </w:p>
        </w:tc>
        <w:tc>
          <w:tcPr>
            <w:tcW w:w="1937" w:type="dxa"/>
          </w:tcPr>
          <w:p w14:paraId="6F8F9C0F" w14:textId="77777777" w:rsidR="009B0B7F" w:rsidRPr="0068677C" w:rsidRDefault="009B0B7F">
            <w:pPr>
              <w:rPr>
                <w:rFonts w:asciiTheme="minorHAnsi" w:hAnsiTheme="minorHAnsi" w:hint="eastAsia"/>
                <w:lang w:eastAsia="en-GB"/>
              </w:rPr>
            </w:pPr>
          </w:p>
        </w:tc>
        <w:tc>
          <w:tcPr>
            <w:tcW w:w="4110" w:type="dxa"/>
          </w:tcPr>
          <w:p w14:paraId="7362D5FF" w14:textId="77777777" w:rsidR="009B0B7F" w:rsidRPr="0068677C" w:rsidRDefault="009B0B7F">
            <w:pPr>
              <w:rPr>
                <w:rFonts w:asciiTheme="minorHAnsi" w:hAnsiTheme="minorHAnsi" w:hint="eastAsia"/>
                <w:lang w:eastAsia="en-GB"/>
              </w:rPr>
            </w:pPr>
          </w:p>
        </w:tc>
      </w:tr>
      <w:tr w:rsidR="009B0B7F" w:rsidRPr="009527A4" w14:paraId="76B72C18" w14:textId="77777777">
        <w:tc>
          <w:tcPr>
            <w:tcW w:w="1510" w:type="dxa"/>
          </w:tcPr>
          <w:p w14:paraId="0D9B136A" w14:textId="77777777" w:rsidR="009B0B7F" w:rsidRPr="0068677C" w:rsidRDefault="009B0B7F">
            <w:pPr>
              <w:rPr>
                <w:rFonts w:asciiTheme="minorHAnsi" w:hAnsiTheme="minorHAnsi" w:hint="eastAsia"/>
                <w:lang w:eastAsia="en-GB"/>
              </w:rPr>
            </w:pPr>
          </w:p>
        </w:tc>
        <w:tc>
          <w:tcPr>
            <w:tcW w:w="1510" w:type="dxa"/>
          </w:tcPr>
          <w:p w14:paraId="114476EB" w14:textId="77777777" w:rsidR="009B0B7F" w:rsidRPr="0068677C" w:rsidRDefault="009B0B7F">
            <w:pPr>
              <w:rPr>
                <w:rFonts w:asciiTheme="minorHAnsi" w:hAnsiTheme="minorHAnsi" w:hint="eastAsia"/>
                <w:lang w:eastAsia="en-GB"/>
              </w:rPr>
            </w:pPr>
          </w:p>
        </w:tc>
        <w:tc>
          <w:tcPr>
            <w:tcW w:w="1937" w:type="dxa"/>
          </w:tcPr>
          <w:p w14:paraId="0A92CBB3" w14:textId="77777777" w:rsidR="009B0B7F" w:rsidRPr="0068677C" w:rsidRDefault="009B0B7F">
            <w:pPr>
              <w:rPr>
                <w:rFonts w:asciiTheme="minorHAnsi" w:hAnsiTheme="minorHAnsi" w:hint="eastAsia"/>
                <w:lang w:eastAsia="en-GB"/>
              </w:rPr>
            </w:pPr>
          </w:p>
        </w:tc>
        <w:tc>
          <w:tcPr>
            <w:tcW w:w="4110" w:type="dxa"/>
          </w:tcPr>
          <w:p w14:paraId="3C9D3997" w14:textId="77777777" w:rsidR="009B0B7F" w:rsidRPr="0068677C" w:rsidRDefault="009B0B7F">
            <w:pPr>
              <w:rPr>
                <w:rFonts w:asciiTheme="minorHAnsi" w:hAnsiTheme="minorHAnsi" w:hint="eastAsia"/>
                <w:lang w:eastAsia="en-GB"/>
              </w:rPr>
            </w:pPr>
          </w:p>
        </w:tc>
      </w:tr>
      <w:tr w:rsidR="009B0B7F" w:rsidRPr="009527A4" w14:paraId="4AA85395" w14:textId="77777777">
        <w:tc>
          <w:tcPr>
            <w:tcW w:w="1510" w:type="dxa"/>
          </w:tcPr>
          <w:p w14:paraId="6C23978B" w14:textId="77777777" w:rsidR="009B0B7F" w:rsidRPr="0068677C" w:rsidRDefault="009B0B7F">
            <w:pPr>
              <w:rPr>
                <w:rFonts w:asciiTheme="minorHAnsi" w:hAnsiTheme="minorHAnsi" w:hint="eastAsia"/>
                <w:lang w:eastAsia="en-GB"/>
              </w:rPr>
            </w:pPr>
          </w:p>
        </w:tc>
        <w:tc>
          <w:tcPr>
            <w:tcW w:w="1510" w:type="dxa"/>
          </w:tcPr>
          <w:p w14:paraId="2C798F08" w14:textId="77777777" w:rsidR="009B0B7F" w:rsidRPr="0068677C" w:rsidRDefault="009B0B7F">
            <w:pPr>
              <w:rPr>
                <w:rFonts w:asciiTheme="minorHAnsi" w:hAnsiTheme="minorHAnsi" w:hint="eastAsia"/>
                <w:lang w:eastAsia="en-GB"/>
              </w:rPr>
            </w:pPr>
          </w:p>
        </w:tc>
        <w:tc>
          <w:tcPr>
            <w:tcW w:w="1937" w:type="dxa"/>
          </w:tcPr>
          <w:p w14:paraId="4E70F029" w14:textId="77777777" w:rsidR="009B0B7F" w:rsidRPr="0068677C" w:rsidRDefault="009B0B7F">
            <w:pPr>
              <w:rPr>
                <w:rFonts w:asciiTheme="minorHAnsi" w:hAnsiTheme="minorHAnsi" w:hint="eastAsia"/>
                <w:lang w:eastAsia="en-GB"/>
              </w:rPr>
            </w:pPr>
          </w:p>
        </w:tc>
        <w:tc>
          <w:tcPr>
            <w:tcW w:w="4110" w:type="dxa"/>
          </w:tcPr>
          <w:p w14:paraId="5DBA2EF5" w14:textId="77777777" w:rsidR="009B0B7F" w:rsidRPr="0068677C" w:rsidRDefault="009B0B7F">
            <w:pPr>
              <w:rPr>
                <w:rFonts w:asciiTheme="minorHAnsi" w:hAnsiTheme="minorHAnsi" w:hint="eastAsia"/>
                <w:lang w:eastAsia="en-GB"/>
              </w:rPr>
            </w:pPr>
          </w:p>
        </w:tc>
      </w:tr>
      <w:tr w:rsidR="009B0B7F" w:rsidRPr="009527A4" w14:paraId="21EA58E3" w14:textId="77777777">
        <w:tc>
          <w:tcPr>
            <w:tcW w:w="1510" w:type="dxa"/>
          </w:tcPr>
          <w:p w14:paraId="369B4828" w14:textId="77777777" w:rsidR="009B0B7F" w:rsidRPr="0068677C" w:rsidRDefault="009B0B7F">
            <w:pPr>
              <w:rPr>
                <w:rFonts w:asciiTheme="minorHAnsi" w:hAnsiTheme="minorHAnsi" w:hint="eastAsia"/>
                <w:lang w:eastAsia="en-GB"/>
              </w:rPr>
            </w:pPr>
          </w:p>
        </w:tc>
        <w:tc>
          <w:tcPr>
            <w:tcW w:w="1510" w:type="dxa"/>
          </w:tcPr>
          <w:p w14:paraId="7E2BF5E0" w14:textId="77777777" w:rsidR="009B0B7F" w:rsidRPr="0068677C" w:rsidRDefault="009B0B7F">
            <w:pPr>
              <w:rPr>
                <w:rFonts w:asciiTheme="minorHAnsi" w:hAnsiTheme="minorHAnsi" w:hint="eastAsia"/>
                <w:lang w:eastAsia="en-GB"/>
              </w:rPr>
            </w:pPr>
          </w:p>
        </w:tc>
        <w:tc>
          <w:tcPr>
            <w:tcW w:w="1937" w:type="dxa"/>
          </w:tcPr>
          <w:p w14:paraId="7784A049" w14:textId="77777777" w:rsidR="009B0B7F" w:rsidRPr="0068677C" w:rsidRDefault="009B0B7F">
            <w:pPr>
              <w:rPr>
                <w:rFonts w:asciiTheme="minorHAnsi" w:hAnsiTheme="minorHAnsi" w:hint="eastAsia"/>
                <w:lang w:eastAsia="en-GB"/>
              </w:rPr>
            </w:pPr>
          </w:p>
        </w:tc>
        <w:tc>
          <w:tcPr>
            <w:tcW w:w="4110" w:type="dxa"/>
          </w:tcPr>
          <w:p w14:paraId="360611EC" w14:textId="77777777" w:rsidR="009B0B7F" w:rsidRPr="0068677C" w:rsidRDefault="009B0B7F">
            <w:pPr>
              <w:rPr>
                <w:rFonts w:asciiTheme="minorHAnsi" w:hAnsiTheme="minorHAnsi" w:hint="eastAsia"/>
                <w:lang w:eastAsia="en-GB"/>
              </w:rPr>
            </w:pPr>
          </w:p>
        </w:tc>
      </w:tr>
      <w:tr w:rsidR="009B0B7F" w:rsidRPr="009527A4" w14:paraId="75D03FB0" w14:textId="77777777">
        <w:tc>
          <w:tcPr>
            <w:tcW w:w="1510" w:type="dxa"/>
          </w:tcPr>
          <w:p w14:paraId="3660C140" w14:textId="77777777" w:rsidR="009B0B7F" w:rsidRPr="0068677C" w:rsidRDefault="009B0B7F">
            <w:pPr>
              <w:rPr>
                <w:rFonts w:asciiTheme="minorHAnsi" w:hAnsiTheme="minorHAnsi" w:hint="eastAsia"/>
                <w:lang w:eastAsia="en-GB"/>
              </w:rPr>
            </w:pPr>
          </w:p>
        </w:tc>
        <w:tc>
          <w:tcPr>
            <w:tcW w:w="1510" w:type="dxa"/>
          </w:tcPr>
          <w:p w14:paraId="38E28459" w14:textId="77777777" w:rsidR="009B0B7F" w:rsidRPr="0068677C" w:rsidRDefault="009B0B7F">
            <w:pPr>
              <w:rPr>
                <w:rFonts w:asciiTheme="minorHAnsi" w:hAnsiTheme="minorHAnsi" w:hint="eastAsia"/>
                <w:lang w:eastAsia="en-GB"/>
              </w:rPr>
            </w:pPr>
          </w:p>
        </w:tc>
        <w:tc>
          <w:tcPr>
            <w:tcW w:w="1937" w:type="dxa"/>
          </w:tcPr>
          <w:p w14:paraId="64FC2AD6" w14:textId="77777777" w:rsidR="009B0B7F" w:rsidRPr="0068677C" w:rsidRDefault="009B0B7F">
            <w:pPr>
              <w:rPr>
                <w:rFonts w:asciiTheme="minorHAnsi" w:hAnsiTheme="minorHAnsi" w:hint="eastAsia"/>
                <w:lang w:eastAsia="en-GB"/>
              </w:rPr>
            </w:pPr>
          </w:p>
        </w:tc>
        <w:tc>
          <w:tcPr>
            <w:tcW w:w="4110" w:type="dxa"/>
          </w:tcPr>
          <w:p w14:paraId="39045226" w14:textId="77777777" w:rsidR="009B0B7F" w:rsidRPr="0068677C" w:rsidRDefault="009B0B7F">
            <w:pPr>
              <w:rPr>
                <w:rFonts w:asciiTheme="minorHAnsi" w:hAnsiTheme="minorHAnsi" w:hint="eastAsia"/>
                <w:lang w:eastAsia="en-GB"/>
              </w:rPr>
            </w:pPr>
          </w:p>
        </w:tc>
      </w:tr>
      <w:tr w:rsidR="009B0B7F" w:rsidRPr="009527A4" w14:paraId="2F882773" w14:textId="77777777">
        <w:tc>
          <w:tcPr>
            <w:tcW w:w="1510" w:type="dxa"/>
          </w:tcPr>
          <w:p w14:paraId="51283281" w14:textId="77777777" w:rsidR="009B0B7F" w:rsidRPr="0068677C" w:rsidRDefault="009B0B7F">
            <w:pPr>
              <w:rPr>
                <w:rFonts w:asciiTheme="minorHAnsi" w:hAnsiTheme="minorHAnsi" w:hint="eastAsia"/>
                <w:lang w:eastAsia="en-GB"/>
              </w:rPr>
            </w:pPr>
          </w:p>
        </w:tc>
        <w:tc>
          <w:tcPr>
            <w:tcW w:w="1510" w:type="dxa"/>
          </w:tcPr>
          <w:p w14:paraId="0E266A8A" w14:textId="77777777" w:rsidR="009B0B7F" w:rsidRPr="0068677C" w:rsidRDefault="009B0B7F">
            <w:pPr>
              <w:rPr>
                <w:rFonts w:asciiTheme="minorHAnsi" w:hAnsiTheme="minorHAnsi" w:hint="eastAsia"/>
                <w:lang w:eastAsia="en-GB"/>
              </w:rPr>
            </w:pPr>
          </w:p>
        </w:tc>
        <w:tc>
          <w:tcPr>
            <w:tcW w:w="1937" w:type="dxa"/>
          </w:tcPr>
          <w:p w14:paraId="72D1E448" w14:textId="77777777" w:rsidR="009B0B7F" w:rsidRPr="0068677C" w:rsidRDefault="009B0B7F">
            <w:pPr>
              <w:rPr>
                <w:rFonts w:asciiTheme="minorHAnsi" w:hAnsiTheme="minorHAnsi" w:hint="eastAsia"/>
                <w:lang w:eastAsia="en-GB"/>
              </w:rPr>
            </w:pPr>
          </w:p>
        </w:tc>
        <w:tc>
          <w:tcPr>
            <w:tcW w:w="4110" w:type="dxa"/>
          </w:tcPr>
          <w:p w14:paraId="792F882D" w14:textId="77777777" w:rsidR="009B0B7F" w:rsidRPr="0068677C" w:rsidRDefault="009B0B7F">
            <w:pPr>
              <w:rPr>
                <w:rFonts w:asciiTheme="minorHAnsi" w:hAnsiTheme="minorHAnsi" w:hint="eastAsia"/>
                <w:lang w:eastAsia="en-GB"/>
              </w:rPr>
            </w:pPr>
          </w:p>
        </w:tc>
      </w:tr>
      <w:tr w:rsidR="009B0B7F" w:rsidRPr="009527A4" w14:paraId="46F92BC9" w14:textId="77777777">
        <w:tc>
          <w:tcPr>
            <w:tcW w:w="1510" w:type="dxa"/>
          </w:tcPr>
          <w:p w14:paraId="155E3F6C" w14:textId="77777777" w:rsidR="009B0B7F" w:rsidRPr="0068677C" w:rsidRDefault="009B0B7F">
            <w:pPr>
              <w:rPr>
                <w:rFonts w:asciiTheme="minorHAnsi" w:hAnsiTheme="minorHAnsi" w:hint="eastAsia"/>
                <w:lang w:eastAsia="en-GB"/>
              </w:rPr>
            </w:pPr>
          </w:p>
        </w:tc>
        <w:tc>
          <w:tcPr>
            <w:tcW w:w="1510" w:type="dxa"/>
          </w:tcPr>
          <w:p w14:paraId="5BB3C123" w14:textId="77777777" w:rsidR="009B0B7F" w:rsidRPr="0068677C" w:rsidRDefault="009B0B7F">
            <w:pPr>
              <w:rPr>
                <w:rFonts w:asciiTheme="minorHAnsi" w:hAnsiTheme="minorHAnsi" w:hint="eastAsia"/>
                <w:lang w:eastAsia="en-GB"/>
              </w:rPr>
            </w:pPr>
          </w:p>
        </w:tc>
        <w:tc>
          <w:tcPr>
            <w:tcW w:w="1937" w:type="dxa"/>
          </w:tcPr>
          <w:p w14:paraId="1A0550AE" w14:textId="77777777" w:rsidR="009B0B7F" w:rsidRPr="0068677C" w:rsidRDefault="009B0B7F">
            <w:pPr>
              <w:rPr>
                <w:rFonts w:asciiTheme="minorHAnsi" w:hAnsiTheme="minorHAnsi" w:hint="eastAsia"/>
                <w:lang w:eastAsia="en-GB"/>
              </w:rPr>
            </w:pPr>
          </w:p>
        </w:tc>
        <w:tc>
          <w:tcPr>
            <w:tcW w:w="4110" w:type="dxa"/>
          </w:tcPr>
          <w:p w14:paraId="58F4EB71" w14:textId="77777777" w:rsidR="009B0B7F" w:rsidRPr="0068677C" w:rsidRDefault="009B0B7F">
            <w:pPr>
              <w:rPr>
                <w:rFonts w:asciiTheme="minorHAnsi" w:hAnsiTheme="minorHAnsi" w:hint="eastAsia"/>
                <w:lang w:eastAsia="en-GB"/>
              </w:rPr>
            </w:pPr>
          </w:p>
        </w:tc>
      </w:tr>
      <w:tr w:rsidR="009B0B7F" w:rsidRPr="009527A4" w14:paraId="410EEA38" w14:textId="77777777">
        <w:tc>
          <w:tcPr>
            <w:tcW w:w="1510" w:type="dxa"/>
          </w:tcPr>
          <w:p w14:paraId="6011A0C6" w14:textId="77777777" w:rsidR="009B0B7F" w:rsidRPr="0068677C" w:rsidRDefault="009B0B7F">
            <w:pPr>
              <w:rPr>
                <w:rFonts w:asciiTheme="minorHAnsi" w:hAnsiTheme="minorHAnsi" w:hint="eastAsia"/>
                <w:lang w:eastAsia="en-GB"/>
              </w:rPr>
            </w:pPr>
          </w:p>
        </w:tc>
        <w:tc>
          <w:tcPr>
            <w:tcW w:w="1510" w:type="dxa"/>
          </w:tcPr>
          <w:p w14:paraId="1F51B535" w14:textId="77777777" w:rsidR="009B0B7F" w:rsidRPr="0068677C" w:rsidRDefault="009B0B7F">
            <w:pPr>
              <w:rPr>
                <w:rFonts w:asciiTheme="minorHAnsi" w:hAnsiTheme="minorHAnsi" w:hint="eastAsia"/>
                <w:lang w:eastAsia="en-GB"/>
              </w:rPr>
            </w:pPr>
          </w:p>
        </w:tc>
        <w:tc>
          <w:tcPr>
            <w:tcW w:w="1937" w:type="dxa"/>
          </w:tcPr>
          <w:p w14:paraId="1CA16D99" w14:textId="77777777" w:rsidR="009B0B7F" w:rsidRPr="0068677C" w:rsidRDefault="009B0B7F">
            <w:pPr>
              <w:rPr>
                <w:rFonts w:asciiTheme="minorHAnsi" w:hAnsiTheme="minorHAnsi" w:hint="eastAsia"/>
                <w:lang w:eastAsia="en-GB"/>
              </w:rPr>
            </w:pPr>
          </w:p>
        </w:tc>
        <w:tc>
          <w:tcPr>
            <w:tcW w:w="4110" w:type="dxa"/>
          </w:tcPr>
          <w:p w14:paraId="77F65B06" w14:textId="77777777" w:rsidR="009B0B7F" w:rsidRPr="0068677C" w:rsidRDefault="009B0B7F">
            <w:pPr>
              <w:rPr>
                <w:rFonts w:asciiTheme="minorHAnsi" w:hAnsiTheme="minorHAnsi" w:hint="eastAsia"/>
                <w:lang w:eastAsia="en-GB"/>
              </w:rPr>
            </w:pPr>
          </w:p>
        </w:tc>
      </w:tr>
    </w:tbl>
    <w:p w14:paraId="41ED53BA" w14:textId="2DA2DB6F" w:rsidR="00CD2CCC" w:rsidRPr="003C49DE" w:rsidRDefault="00CD2CCC" w:rsidP="00CD2CCC">
      <w:pPr>
        <w:rPr>
          <w:lang w:eastAsia="en-GB"/>
        </w:rPr>
      </w:pPr>
    </w:p>
    <w:p w14:paraId="7B1240FC" w14:textId="77777777" w:rsidR="00CD2CCC" w:rsidRDefault="00CD2CCC" w:rsidP="00CD2CCC">
      <w:pPr>
        <w:pStyle w:val="Heading2"/>
        <w:keepLines w:val="0"/>
        <w:spacing w:before="240" w:after="120"/>
      </w:pPr>
      <w:bookmarkStart w:id="3" w:name="_Toc40098890"/>
      <w:bookmarkStart w:id="4" w:name="_Toc240366816"/>
      <w:r>
        <w:t>Document Authors</w:t>
      </w:r>
      <w:bookmarkEnd w:id="3"/>
      <w:bookmarkEnd w:id="4"/>
    </w:p>
    <w:tbl>
      <w:tblPr>
        <w:tblStyle w:val="TableGridLight"/>
        <w:tblW w:w="9067" w:type="dxa"/>
        <w:tblLook w:val="04A0" w:firstRow="1" w:lastRow="0" w:firstColumn="1" w:lastColumn="0" w:noHBand="0" w:noVBand="1"/>
      </w:tblPr>
      <w:tblGrid>
        <w:gridCol w:w="1324"/>
        <w:gridCol w:w="2357"/>
        <w:gridCol w:w="5386"/>
      </w:tblGrid>
      <w:tr w:rsidR="00CD2CCC" w14:paraId="3B7F8AD2" w14:textId="77777777" w:rsidTr="00CC5F8E">
        <w:trPr>
          <w:trHeight w:val="285"/>
        </w:trPr>
        <w:tc>
          <w:tcPr>
            <w:tcW w:w="1324" w:type="dxa"/>
            <w:tcBorders>
              <w:top w:val="single" w:sz="12" w:space="0" w:color="auto"/>
              <w:left w:val="single" w:sz="4" w:space="0" w:color="000000" w:themeColor="text1"/>
              <w:bottom w:val="nil"/>
              <w:right w:val="single" w:sz="4" w:space="0" w:color="000000" w:themeColor="text1"/>
            </w:tcBorders>
            <w:shd w:val="clear" w:color="auto" w:fill="C1CDEC" w:themeFill="accent1" w:themeFillTint="33"/>
          </w:tcPr>
          <w:p w14:paraId="0653F2F8" w14:textId="77777777" w:rsidR="00CD2CCC" w:rsidRPr="00300DB0" w:rsidRDefault="00CD2CCC" w:rsidP="00F12A90">
            <w:pPr>
              <w:rPr>
                <w:rFonts w:asciiTheme="minorHAnsi" w:hAnsiTheme="minorHAnsi" w:hint="eastAsia"/>
                <w:b/>
                <w:bCs w:val="0"/>
                <w:lang w:eastAsia="en-GB"/>
              </w:rPr>
            </w:pPr>
            <w:r w:rsidRPr="00300DB0">
              <w:rPr>
                <w:rFonts w:asciiTheme="minorHAnsi" w:hAnsiTheme="minorHAnsi"/>
                <w:b/>
                <w:bCs w:val="0"/>
                <w:lang w:eastAsia="en-GB"/>
              </w:rPr>
              <w:t>Role</w:t>
            </w:r>
          </w:p>
        </w:tc>
        <w:tc>
          <w:tcPr>
            <w:tcW w:w="2357" w:type="dxa"/>
            <w:tcBorders>
              <w:top w:val="single" w:sz="12" w:space="0" w:color="auto"/>
              <w:left w:val="single" w:sz="4" w:space="0" w:color="000000" w:themeColor="text1"/>
              <w:bottom w:val="nil"/>
              <w:right w:val="single" w:sz="4" w:space="0" w:color="000000" w:themeColor="text1"/>
            </w:tcBorders>
            <w:shd w:val="clear" w:color="auto" w:fill="C1CDEC" w:themeFill="accent1" w:themeFillTint="33"/>
          </w:tcPr>
          <w:p w14:paraId="5D9CCB77" w14:textId="77777777" w:rsidR="00CD2CCC" w:rsidRPr="00300DB0" w:rsidRDefault="00CD2CCC" w:rsidP="00F12A90">
            <w:pPr>
              <w:rPr>
                <w:rFonts w:asciiTheme="minorHAnsi" w:hAnsiTheme="minorHAnsi" w:hint="eastAsia"/>
                <w:b/>
                <w:bCs w:val="0"/>
                <w:lang w:eastAsia="en-GB"/>
              </w:rPr>
            </w:pPr>
            <w:r w:rsidRPr="00300DB0">
              <w:rPr>
                <w:rFonts w:asciiTheme="minorHAnsi" w:hAnsiTheme="minorHAnsi"/>
                <w:b/>
                <w:bCs w:val="0"/>
                <w:lang w:eastAsia="en-GB"/>
              </w:rPr>
              <w:t>Name</w:t>
            </w:r>
          </w:p>
        </w:tc>
        <w:tc>
          <w:tcPr>
            <w:tcW w:w="5386" w:type="dxa"/>
            <w:tcBorders>
              <w:top w:val="single" w:sz="12" w:space="0" w:color="auto"/>
              <w:left w:val="single" w:sz="4" w:space="0" w:color="000000" w:themeColor="text1"/>
              <w:bottom w:val="nil"/>
              <w:right w:val="single" w:sz="4" w:space="0" w:color="000000" w:themeColor="text1"/>
            </w:tcBorders>
            <w:shd w:val="clear" w:color="auto" w:fill="C1CDEC" w:themeFill="accent1" w:themeFillTint="33"/>
          </w:tcPr>
          <w:p w14:paraId="633676FC" w14:textId="37327423" w:rsidR="00CD2CCC" w:rsidRPr="00300DB0" w:rsidRDefault="00F12A90" w:rsidP="00F12A90">
            <w:pPr>
              <w:rPr>
                <w:rFonts w:asciiTheme="minorHAnsi" w:hAnsiTheme="minorHAnsi" w:hint="eastAsia"/>
                <w:b/>
                <w:bCs w:val="0"/>
                <w:lang w:eastAsia="en-GB"/>
              </w:rPr>
            </w:pPr>
            <w:r w:rsidRPr="00300DB0">
              <w:rPr>
                <w:rFonts w:asciiTheme="minorHAnsi" w:hAnsiTheme="minorHAnsi"/>
                <w:b/>
                <w:bCs w:val="0"/>
                <w:lang w:eastAsia="en-GB"/>
              </w:rPr>
              <w:t>Title</w:t>
            </w:r>
          </w:p>
        </w:tc>
      </w:tr>
      <w:tr w:rsidR="00CD2CCC" w:rsidRPr="009527A4" w14:paraId="667ED009" w14:textId="77777777" w:rsidTr="00300DB0">
        <w:trPr>
          <w:trHeight w:val="285"/>
        </w:trPr>
        <w:tc>
          <w:tcPr>
            <w:tcW w:w="1324" w:type="dxa"/>
            <w:tcBorders>
              <w:top w:val="nil"/>
            </w:tcBorders>
          </w:tcPr>
          <w:p w14:paraId="5391BA62" w14:textId="394155D5" w:rsidR="00CD2CCC" w:rsidRPr="00CC38C1" w:rsidRDefault="5E0DFFCE" w:rsidP="00F12A90">
            <w:pPr>
              <w:rPr>
                <w:rFonts w:asciiTheme="minorHAnsi" w:hAnsiTheme="minorHAnsi" w:hint="eastAsia"/>
                <w:lang w:eastAsia="en-GB"/>
              </w:rPr>
            </w:pPr>
            <w:r w:rsidRPr="00CC38C1">
              <w:rPr>
                <w:rFonts w:asciiTheme="minorHAnsi" w:hAnsiTheme="minorHAnsi"/>
                <w:lang w:eastAsia="en-GB"/>
              </w:rPr>
              <w:t>Author</w:t>
            </w:r>
          </w:p>
        </w:tc>
        <w:tc>
          <w:tcPr>
            <w:tcW w:w="2357" w:type="dxa"/>
            <w:tcBorders>
              <w:top w:val="nil"/>
            </w:tcBorders>
          </w:tcPr>
          <w:p w14:paraId="18A824BC" w14:textId="26C4E33C" w:rsidR="00CD2CCC" w:rsidRPr="00595998" w:rsidRDefault="00B14F6F" w:rsidP="00F12A90">
            <w:pPr>
              <w:rPr>
                <w:rFonts w:asciiTheme="minorHAnsi" w:hAnsiTheme="minorHAnsi" w:hint="eastAsia"/>
                <w:lang w:eastAsia="en-GB"/>
              </w:rPr>
            </w:pPr>
            <w:r>
              <w:rPr>
                <w:rFonts w:asciiTheme="minorHAnsi" w:hAnsiTheme="minorHAnsi"/>
                <w:lang w:eastAsia="en-GB"/>
              </w:rPr>
              <w:t>Puneet Kumar</w:t>
            </w:r>
          </w:p>
        </w:tc>
        <w:tc>
          <w:tcPr>
            <w:tcW w:w="5386" w:type="dxa"/>
            <w:tcBorders>
              <w:top w:val="nil"/>
            </w:tcBorders>
          </w:tcPr>
          <w:p w14:paraId="0595FFB1" w14:textId="78E24FC8" w:rsidR="00CD2CCC" w:rsidRPr="00595998" w:rsidRDefault="00B14F6F" w:rsidP="00F12A90">
            <w:pPr>
              <w:rPr>
                <w:rFonts w:asciiTheme="minorHAnsi" w:hAnsiTheme="minorHAnsi" w:hint="eastAsia"/>
                <w:lang w:eastAsia="en-GB"/>
              </w:rPr>
            </w:pPr>
            <w:r>
              <w:rPr>
                <w:rFonts w:asciiTheme="minorHAnsi" w:hAnsiTheme="minorHAnsi"/>
                <w:lang w:eastAsia="en-GB"/>
              </w:rPr>
              <w:t>Consulting Integration Architect</w:t>
            </w:r>
          </w:p>
        </w:tc>
      </w:tr>
      <w:tr w:rsidR="00B14F6F" w:rsidRPr="009527A4" w14:paraId="181A5CBF" w14:textId="77777777" w:rsidTr="00F52BDF">
        <w:trPr>
          <w:trHeight w:val="285"/>
        </w:trPr>
        <w:tc>
          <w:tcPr>
            <w:tcW w:w="1324" w:type="dxa"/>
          </w:tcPr>
          <w:p w14:paraId="424E006A" w14:textId="56D9E0E6" w:rsidR="00B14F6F" w:rsidRPr="00CC38C1" w:rsidRDefault="00B14F6F" w:rsidP="00B14F6F">
            <w:pPr>
              <w:rPr>
                <w:rFonts w:asciiTheme="minorHAnsi" w:hAnsiTheme="minorHAnsi" w:hint="eastAsia"/>
                <w:lang w:eastAsia="en-GB"/>
              </w:rPr>
            </w:pPr>
            <w:r w:rsidRPr="00CC38C1">
              <w:rPr>
                <w:rFonts w:asciiTheme="minorHAnsi" w:hAnsiTheme="minorHAnsi"/>
                <w:lang w:eastAsia="en-GB"/>
              </w:rPr>
              <w:t>Author</w:t>
            </w:r>
          </w:p>
        </w:tc>
        <w:tc>
          <w:tcPr>
            <w:tcW w:w="2357" w:type="dxa"/>
          </w:tcPr>
          <w:p w14:paraId="4572C543" w14:textId="3FF03CF4" w:rsidR="00B14F6F" w:rsidRPr="00CC38C1" w:rsidRDefault="00B14F6F" w:rsidP="00B14F6F">
            <w:pPr>
              <w:rPr>
                <w:rFonts w:asciiTheme="minorHAnsi" w:hAnsiTheme="minorHAnsi" w:hint="eastAsia"/>
                <w:lang w:eastAsia="en-GB"/>
              </w:rPr>
            </w:pPr>
            <w:r>
              <w:rPr>
                <w:rFonts w:asciiTheme="minorHAnsi" w:hAnsiTheme="minorHAnsi"/>
                <w:lang w:eastAsia="en-GB"/>
              </w:rPr>
              <w:t>Nikhil Rokade</w:t>
            </w:r>
          </w:p>
        </w:tc>
        <w:tc>
          <w:tcPr>
            <w:tcW w:w="5386" w:type="dxa"/>
          </w:tcPr>
          <w:p w14:paraId="5F06849D" w14:textId="7FB48919" w:rsidR="00B14F6F" w:rsidRPr="00CC38C1" w:rsidRDefault="00B14F6F" w:rsidP="00B14F6F">
            <w:pPr>
              <w:rPr>
                <w:rFonts w:asciiTheme="minorHAnsi" w:hAnsiTheme="minorHAnsi" w:hint="eastAsia"/>
                <w:lang w:eastAsia="en-GB"/>
              </w:rPr>
            </w:pPr>
            <w:r w:rsidRPr="00CC38C1">
              <w:rPr>
                <w:rFonts w:asciiTheme="minorHAnsi" w:hAnsiTheme="minorHAnsi"/>
                <w:lang w:eastAsia="en-GB"/>
              </w:rPr>
              <w:t>Portfolio Architect</w:t>
            </w:r>
          </w:p>
        </w:tc>
      </w:tr>
      <w:tr w:rsidR="051CE9F3" w14:paraId="58B71719" w14:textId="77777777" w:rsidTr="00F52BDF">
        <w:trPr>
          <w:trHeight w:val="285"/>
        </w:trPr>
        <w:tc>
          <w:tcPr>
            <w:tcW w:w="1324" w:type="dxa"/>
          </w:tcPr>
          <w:p w14:paraId="4502BE30" w14:textId="3A6CA01F" w:rsidR="051CE9F3" w:rsidRPr="00CC38C1" w:rsidRDefault="00E57716" w:rsidP="051CE9F3">
            <w:pPr>
              <w:rPr>
                <w:rFonts w:asciiTheme="minorHAnsi" w:hAnsiTheme="minorHAnsi" w:hint="eastAsia"/>
                <w:lang w:eastAsia="en-GB"/>
              </w:rPr>
            </w:pPr>
            <w:r w:rsidRPr="00CC38C1">
              <w:rPr>
                <w:rFonts w:asciiTheme="minorHAnsi" w:hAnsiTheme="minorHAnsi"/>
                <w:lang w:eastAsia="en-GB"/>
              </w:rPr>
              <w:t>Author</w:t>
            </w:r>
          </w:p>
        </w:tc>
        <w:tc>
          <w:tcPr>
            <w:tcW w:w="2357" w:type="dxa"/>
          </w:tcPr>
          <w:p w14:paraId="1C87B0C8" w14:textId="038B5367" w:rsidR="051CE9F3" w:rsidRDefault="00782507" w:rsidP="051CE9F3">
            <w:pPr>
              <w:rPr>
                <w:rFonts w:asciiTheme="minorHAnsi" w:hAnsiTheme="minorHAnsi" w:hint="eastAsia"/>
                <w:lang w:eastAsia="en-GB"/>
              </w:rPr>
            </w:pPr>
            <w:r>
              <w:rPr>
                <w:rFonts w:asciiTheme="minorHAnsi" w:hAnsiTheme="minorHAnsi"/>
                <w:lang w:eastAsia="en-GB"/>
              </w:rPr>
              <w:t>Joycell Sundararaj</w:t>
            </w:r>
          </w:p>
        </w:tc>
        <w:tc>
          <w:tcPr>
            <w:tcW w:w="5386" w:type="dxa"/>
          </w:tcPr>
          <w:p w14:paraId="6D10C8E8" w14:textId="64726DA8" w:rsidR="051CE9F3" w:rsidRDefault="00782507" w:rsidP="051CE9F3">
            <w:pPr>
              <w:rPr>
                <w:rFonts w:asciiTheme="minorHAnsi" w:hAnsiTheme="minorHAnsi" w:hint="eastAsia"/>
                <w:lang w:eastAsia="en-GB"/>
              </w:rPr>
            </w:pPr>
            <w:r>
              <w:rPr>
                <w:rFonts w:asciiTheme="minorHAnsi" w:hAnsiTheme="minorHAnsi"/>
                <w:lang w:eastAsia="en-GB"/>
              </w:rPr>
              <w:t>Integration Architect</w:t>
            </w:r>
          </w:p>
        </w:tc>
      </w:tr>
      <w:tr w:rsidR="009C028E" w:rsidRPr="009527A4" w14:paraId="527AB2CA" w14:textId="77777777" w:rsidTr="00F52BDF">
        <w:trPr>
          <w:trHeight w:val="285"/>
        </w:trPr>
        <w:tc>
          <w:tcPr>
            <w:tcW w:w="1324" w:type="dxa"/>
          </w:tcPr>
          <w:p w14:paraId="77DAF746" w14:textId="770851AF" w:rsidR="009C028E" w:rsidRPr="001402E6" w:rsidRDefault="03C53F3A" w:rsidP="00F12A90">
            <w:pPr>
              <w:rPr>
                <w:rFonts w:asciiTheme="minorHAnsi" w:hAnsiTheme="minorHAnsi" w:hint="eastAsia"/>
                <w:iCs/>
                <w:lang w:eastAsia="en-GB"/>
              </w:rPr>
            </w:pPr>
            <w:r w:rsidRPr="001402E6">
              <w:rPr>
                <w:rFonts w:asciiTheme="minorHAnsi" w:hAnsiTheme="minorHAnsi"/>
                <w:iCs/>
                <w:lang w:eastAsia="en-GB"/>
              </w:rPr>
              <w:t>Contributor</w:t>
            </w:r>
          </w:p>
        </w:tc>
        <w:tc>
          <w:tcPr>
            <w:tcW w:w="2357" w:type="dxa"/>
          </w:tcPr>
          <w:p w14:paraId="264D2E5E" w14:textId="51745C18" w:rsidR="009C028E" w:rsidRPr="00595998" w:rsidRDefault="00782507" w:rsidP="00F12A90">
            <w:pPr>
              <w:rPr>
                <w:rFonts w:asciiTheme="minorHAnsi" w:hAnsiTheme="minorHAnsi" w:hint="eastAsia"/>
                <w:lang w:eastAsia="en-GB"/>
              </w:rPr>
            </w:pPr>
            <w:r>
              <w:rPr>
                <w:rFonts w:asciiTheme="minorHAnsi" w:hAnsiTheme="minorHAnsi"/>
                <w:lang w:eastAsia="en-GB"/>
              </w:rPr>
              <w:t xml:space="preserve">Phanindra </w:t>
            </w:r>
            <w:r w:rsidR="00F52BDF" w:rsidRPr="00F52BDF">
              <w:rPr>
                <w:rFonts w:asciiTheme="minorHAnsi" w:hAnsiTheme="minorHAnsi"/>
                <w:lang w:eastAsia="en-GB"/>
              </w:rPr>
              <w:t>Nizalapuram</w:t>
            </w:r>
          </w:p>
        </w:tc>
        <w:tc>
          <w:tcPr>
            <w:tcW w:w="5386" w:type="dxa"/>
          </w:tcPr>
          <w:p w14:paraId="79F8A263" w14:textId="615CCBE0" w:rsidR="009C028E" w:rsidRPr="00595998" w:rsidRDefault="00EA42E9" w:rsidP="00F12A90">
            <w:pPr>
              <w:rPr>
                <w:rFonts w:asciiTheme="minorHAnsi" w:hAnsiTheme="minorHAnsi" w:hint="eastAsia"/>
                <w:lang w:eastAsia="en-GB"/>
              </w:rPr>
            </w:pPr>
            <w:r>
              <w:rPr>
                <w:rFonts w:asciiTheme="minorHAnsi" w:hAnsiTheme="minorHAnsi"/>
                <w:lang w:eastAsia="en-GB"/>
              </w:rPr>
              <w:t>Integration Architect</w:t>
            </w:r>
          </w:p>
        </w:tc>
      </w:tr>
      <w:tr w:rsidR="7B8D951D" w14:paraId="636BE3F0" w14:textId="77777777" w:rsidTr="00F52BDF">
        <w:trPr>
          <w:trHeight w:val="285"/>
        </w:trPr>
        <w:tc>
          <w:tcPr>
            <w:tcW w:w="1324" w:type="dxa"/>
          </w:tcPr>
          <w:p w14:paraId="0031FC0F" w14:textId="71731331" w:rsidR="556D237F" w:rsidRPr="001402E6" w:rsidRDefault="556D237F" w:rsidP="00F12A90">
            <w:pPr>
              <w:rPr>
                <w:rFonts w:asciiTheme="minorHAnsi" w:hAnsiTheme="minorHAnsi" w:hint="eastAsia"/>
                <w:iCs/>
                <w:lang w:eastAsia="en-GB"/>
              </w:rPr>
            </w:pPr>
            <w:r w:rsidRPr="001402E6">
              <w:rPr>
                <w:rFonts w:asciiTheme="minorHAnsi" w:hAnsiTheme="minorHAnsi"/>
                <w:iCs/>
                <w:lang w:eastAsia="en-GB"/>
              </w:rPr>
              <w:t>Contributor</w:t>
            </w:r>
          </w:p>
        </w:tc>
        <w:tc>
          <w:tcPr>
            <w:tcW w:w="2357" w:type="dxa"/>
          </w:tcPr>
          <w:p w14:paraId="468D4274" w14:textId="1E57A4A8" w:rsidR="556D237F" w:rsidRDefault="00EA42E9" w:rsidP="00F12A90">
            <w:pPr>
              <w:rPr>
                <w:rFonts w:asciiTheme="minorHAnsi" w:hAnsiTheme="minorHAnsi" w:hint="eastAsia"/>
                <w:lang w:eastAsia="en-GB"/>
              </w:rPr>
            </w:pPr>
            <w:r>
              <w:rPr>
                <w:rFonts w:asciiTheme="minorHAnsi" w:hAnsiTheme="minorHAnsi"/>
                <w:lang w:eastAsia="en-GB"/>
              </w:rPr>
              <w:t>Pragyan Tripathy</w:t>
            </w:r>
          </w:p>
        </w:tc>
        <w:tc>
          <w:tcPr>
            <w:tcW w:w="5386" w:type="dxa"/>
          </w:tcPr>
          <w:p w14:paraId="3D009836" w14:textId="70C11384" w:rsidR="556D237F" w:rsidRDefault="00EA42E9" w:rsidP="00F12A90">
            <w:pPr>
              <w:rPr>
                <w:rFonts w:asciiTheme="minorHAnsi" w:hAnsiTheme="minorHAnsi" w:hint="eastAsia"/>
                <w:lang w:eastAsia="en-GB"/>
              </w:rPr>
            </w:pPr>
            <w:r>
              <w:rPr>
                <w:rFonts w:asciiTheme="minorHAnsi" w:hAnsiTheme="minorHAnsi"/>
                <w:lang w:eastAsia="en-GB"/>
              </w:rPr>
              <w:t xml:space="preserve">Integration </w:t>
            </w:r>
            <w:r w:rsidR="002775F9">
              <w:rPr>
                <w:rFonts w:asciiTheme="minorHAnsi" w:hAnsiTheme="minorHAnsi"/>
                <w:lang w:eastAsia="en-GB"/>
              </w:rPr>
              <w:t>Developer</w:t>
            </w:r>
          </w:p>
        </w:tc>
      </w:tr>
    </w:tbl>
    <w:p w14:paraId="15698710" w14:textId="48DBC2F9" w:rsidR="00C34C52" w:rsidRDefault="00C34C52" w:rsidP="00CD2CCC">
      <w:pPr>
        <w:rPr>
          <w:lang w:eastAsia="en-GB"/>
        </w:rPr>
      </w:pPr>
    </w:p>
    <w:p w14:paraId="31D3AA24" w14:textId="77777777" w:rsidR="00C34C52" w:rsidRDefault="00C34C52">
      <w:pPr>
        <w:spacing w:after="165" w:line="259" w:lineRule="auto"/>
        <w:rPr>
          <w:lang w:eastAsia="en-GB"/>
        </w:rPr>
      </w:pPr>
      <w:r>
        <w:rPr>
          <w:lang w:eastAsia="en-GB"/>
        </w:rPr>
        <w:br w:type="page"/>
      </w:r>
    </w:p>
    <w:p w14:paraId="0E7AC105" w14:textId="77777777" w:rsidR="00CD2CCC" w:rsidRDefault="00CD2CCC" w:rsidP="00CD2CCC">
      <w:pPr>
        <w:pStyle w:val="Heading2"/>
        <w:keepLines w:val="0"/>
        <w:spacing w:before="240" w:after="120"/>
      </w:pPr>
      <w:bookmarkStart w:id="5" w:name="_Toc240366817"/>
      <w:r>
        <w:t>Document Assurance</w:t>
      </w:r>
      <w:bookmarkEnd w:id="5"/>
    </w:p>
    <w:p w14:paraId="164B9970" w14:textId="77777777" w:rsidR="00CD2CCC" w:rsidRDefault="00CD2CCC" w:rsidP="00CD2CCC">
      <w:pPr>
        <w:rPr>
          <w:lang w:eastAsia="en-GB"/>
        </w:rPr>
      </w:pPr>
      <w:r>
        <w:rPr>
          <w:lang w:eastAsia="en-GB"/>
        </w:rPr>
        <w:t xml:space="preserve">This document has been reviewed and approved by the following, the list has been grouped into different sections to aid readability as this document will be required at DLRM PDG and </w:t>
      </w:r>
      <w:bookmarkStart w:id="6" w:name="_Int_1HYrYzlg"/>
      <w:r>
        <w:rPr>
          <w:lang w:eastAsia="en-GB"/>
        </w:rPr>
        <w:t>possibly TDA</w:t>
      </w:r>
      <w:bookmarkEnd w:id="6"/>
      <w:r>
        <w:rPr>
          <w:lang w:eastAsia="en-GB"/>
        </w:rPr>
        <w:t>.</w:t>
      </w:r>
    </w:p>
    <w:p w14:paraId="6D4A0F23" w14:textId="77777777" w:rsidR="00CD2CCC" w:rsidRDefault="00CD2CCC" w:rsidP="00CD2CCC">
      <w:pPr>
        <w:rPr>
          <w:lang w:eastAsia="en-GB"/>
        </w:rPr>
      </w:pPr>
    </w:p>
    <w:tbl>
      <w:tblPr>
        <w:tblStyle w:val="TableGridLight"/>
        <w:tblW w:w="9209" w:type="dxa"/>
        <w:tblLook w:val="04A0" w:firstRow="1" w:lastRow="0" w:firstColumn="1" w:lastColumn="0" w:noHBand="0" w:noVBand="1"/>
      </w:tblPr>
      <w:tblGrid>
        <w:gridCol w:w="1324"/>
        <w:gridCol w:w="7885"/>
      </w:tblGrid>
      <w:tr w:rsidR="00CD2CCC" w:rsidRPr="009527A4" w14:paraId="1A9CCBD2" w14:textId="77777777" w:rsidTr="00CC5F8E">
        <w:trPr>
          <w:cantSplit/>
          <w:trHeight w:val="285"/>
          <w:tblHeader/>
        </w:trPr>
        <w:tc>
          <w:tcPr>
            <w:tcW w:w="1324"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4D33AD6C" w14:textId="77777777" w:rsidR="00CD2CCC" w:rsidRPr="009527A4" w:rsidRDefault="00CD2CCC" w:rsidP="001E1B57">
            <w:pPr>
              <w:jc w:val="center"/>
              <w:rPr>
                <w:b/>
                <w:lang w:eastAsia="en-GB"/>
              </w:rPr>
            </w:pPr>
            <w:r>
              <w:rPr>
                <w:b/>
                <w:lang w:eastAsia="en-GB"/>
              </w:rPr>
              <w:t>Role</w:t>
            </w:r>
          </w:p>
        </w:tc>
        <w:tc>
          <w:tcPr>
            <w:tcW w:w="7885"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5290DDE0" w14:textId="77777777" w:rsidR="00CD2CCC" w:rsidRPr="009527A4" w:rsidRDefault="00CD2CCC" w:rsidP="001E1B57">
            <w:pPr>
              <w:jc w:val="center"/>
              <w:rPr>
                <w:b/>
                <w:lang w:eastAsia="en-GB"/>
              </w:rPr>
            </w:pPr>
            <w:r>
              <w:rPr>
                <w:b/>
                <w:lang w:eastAsia="en-GB"/>
              </w:rPr>
              <w:t>Description</w:t>
            </w:r>
          </w:p>
        </w:tc>
      </w:tr>
      <w:tr w:rsidR="00CD2CCC" w:rsidRPr="009527A4" w14:paraId="7443688B" w14:textId="77777777" w:rsidTr="00866873">
        <w:trPr>
          <w:trHeight w:val="285"/>
        </w:trPr>
        <w:tc>
          <w:tcPr>
            <w:tcW w:w="1324" w:type="dxa"/>
            <w:tcBorders>
              <w:top w:val="single" w:sz="4" w:space="0" w:color="000000" w:themeColor="text1"/>
            </w:tcBorders>
          </w:tcPr>
          <w:p w14:paraId="0C43EAEB" w14:textId="77777777" w:rsidR="00CD2CCC" w:rsidRPr="000D7394" w:rsidRDefault="00CD2CCC" w:rsidP="001E1B57">
            <w:pPr>
              <w:jc w:val="center"/>
              <w:rPr>
                <w:rFonts w:asciiTheme="minorHAnsi" w:hAnsiTheme="minorHAnsi" w:hint="eastAsia"/>
                <w:iCs/>
                <w:color w:val="auto"/>
                <w:lang w:eastAsia="en-GB"/>
              </w:rPr>
            </w:pPr>
            <w:r w:rsidRPr="000D7394">
              <w:rPr>
                <w:rFonts w:asciiTheme="minorHAnsi" w:hAnsiTheme="minorHAnsi"/>
                <w:iCs/>
                <w:color w:val="auto"/>
                <w:lang w:eastAsia="en-GB"/>
              </w:rPr>
              <w:t>Information</w:t>
            </w:r>
          </w:p>
        </w:tc>
        <w:tc>
          <w:tcPr>
            <w:tcW w:w="7885" w:type="dxa"/>
            <w:tcBorders>
              <w:top w:val="single" w:sz="4" w:space="0" w:color="000000" w:themeColor="text1"/>
            </w:tcBorders>
          </w:tcPr>
          <w:p w14:paraId="2497F29E" w14:textId="77777777" w:rsidR="00CD2CCC" w:rsidRPr="00595998" w:rsidRDefault="00CD2CCC" w:rsidP="001E1B57">
            <w:pPr>
              <w:rPr>
                <w:rFonts w:asciiTheme="minorHAnsi" w:hAnsiTheme="minorHAnsi" w:hint="eastAsia"/>
                <w:lang w:eastAsia="en-GB"/>
              </w:rPr>
            </w:pPr>
            <w:r w:rsidRPr="00595998">
              <w:rPr>
                <w:rFonts w:asciiTheme="minorHAnsi" w:hAnsiTheme="minorHAnsi"/>
                <w:lang w:eastAsia="en-GB"/>
              </w:rPr>
              <w:t>Shared for informational purposes including use as reference document for their domain’s documentation and processes</w:t>
            </w:r>
          </w:p>
        </w:tc>
      </w:tr>
      <w:tr w:rsidR="00CD2CCC" w:rsidRPr="009527A4" w14:paraId="7EAE8202" w14:textId="77777777" w:rsidTr="000D7394">
        <w:trPr>
          <w:trHeight w:val="285"/>
        </w:trPr>
        <w:tc>
          <w:tcPr>
            <w:tcW w:w="1324" w:type="dxa"/>
          </w:tcPr>
          <w:p w14:paraId="590E91D5" w14:textId="77777777" w:rsidR="00CD2CCC" w:rsidRPr="000D7394" w:rsidRDefault="00CD2CCC" w:rsidP="001E1B57">
            <w:pPr>
              <w:jc w:val="center"/>
              <w:rPr>
                <w:rFonts w:asciiTheme="minorHAnsi" w:hAnsiTheme="minorHAnsi" w:hint="eastAsia"/>
                <w:iCs/>
                <w:color w:val="auto"/>
                <w:lang w:eastAsia="en-GB"/>
              </w:rPr>
            </w:pPr>
            <w:r w:rsidRPr="000D7394">
              <w:rPr>
                <w:rFonts w:asciiTheme="minorHAnsi" w:hAnsiTheme="minorHAnsi"/>
                <w:iCs/>
                <w:color w:val="auto"/>
                <w:lang w:eastAsia="en-GB"/>
              </w:rPr>
              <w:t>Reviewer</w:t>
            </w:r>
          </w:p>
        </w:tc>
        <w:tc>
          <w:tcPr>
            <w:tcW w:w="7885" w:type="dxa"/>
          </w:tcPr>
          <w:p w14:paraId="1EFD839B" w14:textId="77777777" w:rsidR="00CD2CCC" w:rsidRPr="00595998" w:rsidRDefault="00CD2CCC" w:rsidP="001E1B57">
            <w:pPr>
              <w:rPr>
                <w:rFonts w:asciiTheme="minorHAnsi" w:hAnsiTheme="minorHAnsi" w:hint="eastAsia"/>
                <w:lang w:eastAsia="en-GB"/>
              </w:rPr>
            </w:pPr>
            <w:r w:rsidRPr="00595998">
              <w:rPr>
                <w:rFonts w:asciiTheme="minorHAnsi" w:hAnsiTheme="minorHAnsi"/>
                <w:lang w:eastAsia="en-GB"/>
              </w:rPr>
              <w:t>Actively reviews the content to ensure alignment to guidelines and policies and technical accuracy, will contribute as required</w:t>
            </w:r>
          </w:p>
        </w:tc>
      </w:tr>
      <w:tr w:rsidR="00CD2CCC" w:rsidRPr="009527A4" w14:paraId="0AF923E6" w14:textId="77777777" w:rsidTr="000D7394">
        <w:trPr>
          <w:trHeight w:val="285"/>
        </w:trPr>
        <w:tc>
          <w:tcPr>
            <w:tcW w:w="1324" w:type="dxa"/>
          </w:tcPr>
          <w:p w14:paraId="07BE897B" w14:textId="77777777" w:rsidR="00CD2CCC" w:rsidRPr="000D7394" w:rsidRDefault="00CD2CCC" w:rsidP="001E1B57">
            <w:pPr>
              <w:jc w:val="center"/>
              <w:rPr>
                <w:rFonts w:asciiTheme="minorHAnsi" w:hAnsiTheme="minorHAnsi" w:hint="eastAsia"/>
                <w:iCs/>
                <w:color w:val="auto"/>
                <w:lang w:eastAsia="en-GB"/>
              </w:rPr>
            </w:pPr>
            <w:r w:rsidRPr="000D7394">
              <w:rPr>
                <w:rFonts w:asciiTheme="minorHAnsi" w:hAnsiTheme="minorHAnsi"/>
                <w:iCs/>
                <w:color w:val="auto"/>
                <w:lang w:eastAsia="en-GB"/>
              </w:rPr>
              <w:t>Approver</w:t>
            </w:r>
          </w:p>
        </w:tc>
        <w:tc>
          <w:tcPr>
            <w:tcW w:w="7885" w:type="dxa"/>
          </w:tcPr>
          <w:p w14:paraId="33ACE5D0" w14:textId="77777777" w:rsidR="00CD2CCC" w:rsidRPr="00595998" w:rsidRDefault="00CD2CCC" w:rsidP="001E1B57">
            <w:pPr>
              <w:rPr>
                <w:rFonts w:asciiTheme="minorHAnsi" w:hAnsiTheme="minorHAnsi" w:hint="eastAsia"/>
                <w:lang w:eastAsia="en-GB"/>
              </w:rPr>
            </w:pPr>
            <w:r w:rsidRPr="00595998">
              <w:rPr>
                <w:rFonts w:asciiTheme="minorHAnsi" w:hAnsiTheme="minorHAnsi"/>
                <w:lang w:eastAsia="en-GB"/>
              </w:rPr>
              <w:t>Provides assurance that their domain is correct in context of the HLSA</w:t>
            </w:r>
          </w:p>
        </w:tc>
      </w:tr>
    </w:tbl>
    <w:p w14:paraId="12E2DF09" w14:textId="77777777" w:rsidR="00CD2CCC" w:rsidRDefault="00CD2CCC" w:rsidP="00CD2CCC"/>
    <w:p w14:paraId="10518388" w14:textId="77777777" w:rsidR="003B4459" w:rsidRDefault="003B4459" w:rsidP="00CD2CCC"/>
    <w:tbl>
      <w:tblPr>
        <w:tblStyle w:val="TableGridLight"/>
        <w:tblW w:w="9183" w:type="dxa"/>
        <w:tblLook w:val="04A0" w:firstRow="1" w:lastRow="0" w:firstColumn="1" w:lastColumn="0" w:noHBand="0" w:noVBand="1"/>
      </w:tblPr>
      <w:tblGrid>
        <w:gridCol w:w="1232"/>
        <w:gridCol w:w="1384"/>
        <w:gridCol w:w="2482"/>
        <w:gridCol w:w="4085"/>
      </w:tblGrid>
      <w:tr w:rsidR="00AE0EBF" w:rsidRPr="009527A4" w14:paraId="6E8B94D9" w14:textId="77777777" w:rsidTr="00CC5F8E">
        <w:trPr>
          <w:cantSplit/>
          <w:trHeight w:val="285"/>
          <w:tblHeader/>
        </w:trPr>
        <w:tc>
          <w:tcPr>
            <w:tcW w:w="1232"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3BCF6187" w14:textId="77777777" w:rsidR="00AE0EBF" w:rsidRPr="0045770F" w:rsidRDefault="00AE0EBF" w:rsidP="00595998">
            <w:pPr>
              <w:rPr>
                <w:rFonts w:asciiTheme="minorHAnsi" w:hAnsiTheme="minorHAnsi" w:hint="eastAsia"/>
                <w:b/>
                <w:bCs w:val="0"/>
                <w:lang w:eastAsia="en-GB"/>
              </w:rPr>
            </w:pPr>
            <w:r w:rsidRPr="0045770F">
              <w:rPr>
                <w:rFonts w:asciiTheme="minorHAnsi" w:hAnsiTheme="minorHAnsi"/>
                <w:b/>
                <w:bCs w:val="0"/>
                <w:lang w:eastAsia="en-GB"/>
              </w:rPr>
              <w:t>Date</w:t>
            </w:r>
          </w:p>
        </w:tc>
        <w:tc>
          <w:tcPr>
            <w:tcW w:w="1384"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1DDD5DA6" w14:textId="77777777" w:rsidR="00AE0EBF" w:rsidRPr="0045770F" w:rsidRDefault="00AE0EBF" w:rsidP="00595998">
            <w:pPr>
              <w:rPr>
                <w:rFonts w:asciiTheme="minorHAnsi" w:hAnsiTheme="minorHAnsi" w:hint="eastAsia"/>
                <w:b/>
                <w:bCs w:val="0"/>
                <w:lang w:eastAsia="en-GB"/>
              </w:rPr>
            </w:pPr>
            <w:r w:rsidRPr="0045770F">
              <w:rPr>
                <w:rFonts w:asciiTheme="minorHAnsi" w:hAnsiTheme="minorHAnsi"/>
                <w:b/>
                <w:bCs w:val="0"/>
                <w:lang w:eastAsia="en-GB"/>
              </w:rPr>
              <w:t>Role</w:t>
            </w:r>
          </w:p>
        </w:tc>
        <w:tc>
          <w:tcPr>
            <w:tcW w:w="2482"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505E6878" w14:textId="43A92B4D" w:rsidR="00AE0EBF" w:rsidRPr="0045770F" w:rsidRDefault="00825236" w:rsidP="00595998">
            <w:pPr>
              <w:rPr>
                <w:rFonts w:asciiTheme="minorHAnsi" w:hAnsiTheme="minorHAnsi" w:hint="eastAsia"/>
                <w:b/>
                <w:bCs w:val="0"/>
                <w:lang w:eastAsia="en-GB"/>
              </w:rPr>
            </w:pPr>
            <w:r w:rsidRPr="0045770F">
              <w:rPr>
                <w:rFonts w:asciiTheme="minorHAnsi" w:hAnsiTheme="minorHAnsi"/>
                <w:b/>
                <w:bCs w:val="0"/>
                <w:lang w:eastAsia="en-GB"/>
              </w:rPr>
              <w:t>Name</w:t>
            </w:r>
          </w:p>
        </w:tc>
        <w:tc>
          <w:tcPr>
            <w:tcW w:w="4085"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50DAA227" w14:textId="76E5EB77" w:rsidR="00AE0EBF" w:rsidRPr="0045770F" w:rsidRDefault="00AE0EBF" w:rsidP="00595998">
            <w:pPr>
              <w:rPr>
                <w:rFonts w:asciiTheme="minorHAnsi" w:hAnsiTheme="minorHAnsi" w:hint="eastAsia"/>
                <w:b/>
                <w:bCs w:val="0"/>
                <w:lang w:eastAsia="en-GB"/>
              </w:rPr>
            </w:pPr>
            <w:r w:rsidRPr="0045770F">
              <w:rPr>
                <w:rFonts w:asciiTheme="minorHAnsi" w:hAnsiTheme="minorHAnsi"/>
                <w:b/>
                <w:bCs w:val="0"/>
                <w:lang w:eastAsia="en-GB"/>
              </w:rPr>
              <w:t>Title</w:t>
            </w:r>
          </w:p>
        </w:tc>
      </w:tr>
      <w:tr w:rsidR="00AE0EBF" w:rsidRPr="009527A4" w14:paraId="5B62A0C2" w14:textId="77777777" w:rsidTr="00866873">
        <w:trPr>
          <w:trHeight w:val="285"/>
        </w:trPr>
        <w:tc>
          <w:tcPr>
            <w:tcW w:w="1232" w:type="dxa"/>
            <w:tcBorders>
              <w:top w:val="single" w:sz="4" w:space="0" w:color="000000" w:themeColor="text1"/>
            </w:tcBorders>
          </w:tcPr>
          <w:p w14:paraId="7BB5C38A" w14:textId="77777777" w:rsidR="00AE0EBF" w:rsidRPr="00825236" w:rsidRDefault="00AE0EBF" w:rsidP="000D7394">
            <w:pPr>
              <w:rPr>
                <w:rFonts w:asciiTheme="minorHAnsi" w:hAnsiTheme="minorHAnsi" w:hint="eastAsia"/>
                <w:color w:val="808080" w:themeColor="background1" w:themeShade="80"/>
                <w:lang w:eastAsia="en-GB"/>
              </w:rPr>
            </w:pPr>
            <w:r w:rsidRPr="00825236">
              <w:rPr>
                <w:rFonts w:asciiTheme="minorHAnsi" w:hAnsiTheme="minorHAnsi"/>
                <w:color w:val="808080" w:themeColor="background1" w:themeShade="80"/>
                <w:lang w:eastAsia="en-GB"/>
              </w:rPr>
              <w:t>DD/MM/YY</w:t>
            </w:r>
          </w:p>
        </w:tc>
        <w:tc>
          <w:tcPr>
            <w:tcW w:w="1384" w:type="dxa"/>
            <w:tcBorders>
              <w:top w:val="single" w:sz="4" w:space="0" w:color="000000" w:themeColor="text1"/>
            </w:tcBorders>
          </w:tcPr>
          <w:p w14:paraId="071B7FA5" w14:textId="47A14C09" w:rsidR="00AE0EBF" w:rsidRPr="00A9490C" w:rsidRDefault="00AE0EBF" w:rsidP="000D7394">
            <w:pPr>
              <w:rPr>
                <w:rFonts w:asciiTheme="minorHAnsi" w:hAnsiTheme="minorHAnsi"/>
                <w:color w:val="auto"/>
                <w:lang w:eastAsia="en-GB"/>
              </w:rPr>
            </w:pPr>
            <w:r w:rsidRPr="00825236">
              <w:rPr>
                <w:rFonts w:asciiTheme="minorHAnsi" w:hAnsiTheme="minorHAnsi"/>
                <w:color w:val="auto"/>
                <w:lang w:eastAsia="en-GB"/>
              </w:rPr>
              <w:t>Approver</w:t>
            </w:r>
          </w:p>
        </w:tc>
        <w:tc>
          <w:tcPr>
            <w:tcW w:w="2482" w:type="dxa"/>
            <w:tcBorders>
              <w:top w:val="single" w:sz="4" w:space="0" w:color="000000" w:themeColor="text1"/>
            </w:tcBorders>
          </w:tcPr>
          <w:p w14:paraId="44FC8FD1" w14:textId="78BDE3EE" w:rsidR="00AE0EBF" w:rsidRPr="00825236" w:rsidRDefault="003B3C2B" w:rsidP="000D7394">
            <w:pPr>
              <w:rPr>
                <w:rFonts w:asciiTheme="minorHAnsi" w:hAnsiTheme="minorHAnsi" w:hint="eastAsia"/>
                <w:color w:val="auto"/>
                <w:lang w:eastAsia="en-GB"/>
              </w:rPr>
            </w:pPr>
            <w:r>
              <w:rPr>
                <w:rFonts w:asciiTheme="minorHAnsi" w:hAnsiTheme="minorHAnsi"/>
                <w:color w:val="auto"/>
                <w:lang w:eastAsia="en-GB"/>
              </w:rPr>
              <w:t>Kosta Konstantinov</w:t>
            </w:r>
          </w:p>
        </w:tc>
        <w:tc>
          <w:tcPr>
            <w:tcW w:w="4085" w:type="dxa"/>
            <w:tcBorders>
              <w:top w:val="single" w:sz="4" w:space="0" w:color="000000" w:themeColor="text1"/>
            </w:tcBorders>
          </w:tcPr>
          <w:p w14:paraId="28262B94" w14:textId="659D3C07" w:rsidR="00AE0EBF" w:rsidRPr="00825236" w:rsidRDefault="003B3C2B" w:rsidP="000D7394">
            <w:pPr>
              <w:rPr>
                <w:rFonts w:asciiTheme="minorHAnsi" w:hAnsiTheme="minorHAnsi" w:hint="eastAsia"/>
                <w:color w:val="auto"/>
                <w:lang w:eastAsia="en-GB"/>
              </w:rPr>
            </w:pPr>
            <w:r>
              <w:rPr>
                <w:rFonts w:asciiTheme="minorHAnsi" w:hAnsiTheme="minorHAnsi"/>
                <w:color w:val="auto"/>
                <w:lang w:eastAsia="en-GB"/>
              </w:rPr>
              <w:t>Enterprise Architect</w:t>
            </w:r>
          </w:p>
        </w:tc>
      </w:tr>
      <w:tr w:rsidR="00AE0EBF" w:rsidRPr="009527A4" w14:paraId="55540189" w14:textId="77777777" w:rsidTr="001F0859">
        <w:trPr>
          <w:trHeight w:val="285"/>
        </w:trPr>
        <w:tc>
          <w:tcPr>
            <w:tcW w:w="1232" w:type="dxa"/>
          </w:tcPr>
          <w:p w14:paraId="267A881A" w14:textId="77777777" w:rsidR="00AE0EBF" w:rsidRPr="00825236" w:rsidRDefault="00AE0EBF" w:rsidP="000D7394">
            <w:pPr>
              <w:rPr>
                <w:rFonts w:asciiTheme="minorHAnsi" w:hAnsiTheme="minorHAnsi" w:hint="eastAsia"/>
                <w:color w:val="808080" w:themeColor="background1" w:themeShade="80"/>
                <w:lang w:eastAsia="en-GB"/>
              </w:rPr>
            </w:pPr>
            <w:r w:rsidRPr="00825236">
              <w:rPr>
                <w:rFonts w:asciiTheme="minorHAnsi" w:hAnsiTheme="minorHAnsi"/>
                <w:color w:val="808080" w:themeColor="background1" w:themeShade="80"/>
                <w:lang w:eastAsia="en-GB"/>
              </w:rPr>
              <w:t>DD/MM/YY</w:t>
            </w:r>
          </w:p>
        </w:tc>
        <w:tc>
          <w:tcPr>
            <w:tcW w:w="1384" w:type="dxa"/>
          </w:tcPr>
          <w:p w14:paraId="45C424E3" w14:textId="77777777" w:rsidR="00AE0EBF" w:rsidRPr="00825236" w:rsidRDefault="00AE0EBF" w:rsidP="000D7394">
            <w:pPr>
              <w:rPr>
                <w:rFonts w:asciiTheme="minorHAnsi" w:hAnsiTheme="minorHAnsi" w:hint="eastAsia"/>
                <w:color w:val="auto"/>
                <w:lang w:eastAsia="en-GB"/>
              </w:rPr>
            </w:pPr>
            <w:r w:rsidRPr="00825236">
              <w:rPr>
                <w:rFonts w:asciiTheme="minorHAnsi" w:hAnsiTheme="minorHAnsi"/>
                <w:color w:val="auto"/>
                <w:lang w:eastAsia="en-GB"/>
              </w:rPr>
              <w:t>Approver</w:t>
            </w:r>
          </w:p>
        </w:tc>
        <w:tc>
          <w:tcPr>
            <w:tcW w:w="2482" w:type="dxa"/>
          </w:tcPr>
          <w:p w14:paraId="10C7F155" w14:textId="2A063423" w:rsidR="00AE0EBF" w:rsidRPr="00825236" w:rsidRDefault="003B3C2B" w:rsidP="000D7394">
            <w:pPr>
              <w:rPr>
                <w:rFonts w:asciiTheme="minorHAnsi" w:hAnsiTheme="minorHAnsi" w:hint="eastAsia"/>
                <w:color w:val="auto"/>
                <w:lang w:eastAsia="en-GB"/>
              </w:rPr>
            </w:pPr>
            <w:r>
              <w:rPr>
                <w:rFonts w:asciiTheme="minorHAnsi" w:hAnsiTheme="minorHAnsi"/>
                <w:color w:val="auto"/>
                <w:lang w:eastAsia="en-GB"/>
              </w:rPr>
              <w:t>Steve Coldwell</w:t>
            </w:r>
          </w:p>
        </w:tc>
        <w:tc>
          <w:tcPr>
            <w:tcW w:w="4085" w:type="dxa"/>
          </w:tcPr>
          <w:p w14:paraId="61820DB0" w14:textId="51E87CA4" w:rsidR="00AE0EBF" w:rsidRPr="00A9490C" w:rsidRDefault="00C941B2" w:rsidP="000D7394">
            <w:pPr>
              <w:rPr>
                <w:rFonts w:asciiTheme="minorHAnsi" w:hAnsiTheme="minorHAnsi"/>
                <w:color w:val="auto"/>
                <w:lang w:eastAsia="en-GB"/>
              </w:rPr>
            </w:pPr>
            <w:r>
              <w:rPr>
                <w:rFonts w:asciiTheme="minorHAnsi" w:hAnsiTheme="minorHAnsi"/>
                <w:color w:val="auto"/>
                <w:lang w:eastAsia="en-GB"/>
              </w:rPr>
              <w:t>CTO</w:t>
            </w:r>
          </w:p>
        </w:tc>
      </w:tr>
      <w:tr w:rsidR="00446385" w:rsidRPr="009527A4" w14:paraId="19D045B8" w14:textId="77777777" w:rsidTr="001F0859">
        <w:trPr>
          <w:trHeight w:val="285"/>
        </w:trPr>
        <w:tc>
          <w:tcPr>
            <w:tcW w:w="1232" w:type="dxa"/>
          </w:tcPr>
          <w:p w14:paraId="773B0E17" w14:textId="28E14F1D" w:rsidR="00446385" w:rsidRPr="00A9490C" w:rsidRDefault="00446385" w:rsidP="00446385">
            <w:pPr>
              <w:rPr>
                <w:rFonts w:asciiTheme="minorHAnsi" w:hAnsiTheme="minorHAnsi"/>
                <w:color w:val="FFFFFF" w:themeColor="background1"/>
                <w:lang w:eastAsia="en-GB"/>
              </w:rPr>
            </w:pPr>
            <w:r w:rsidRPr="00825236">
              <w:rPr>
                <w:rFonts w:asciiTheme="minorHAnsi" w:hAnsiTheme="minorHAnsi"/>
                <w:color w:val="808080" w:themeColor="background1" w:themeShade="80"/>
                <w:lang w:eastAsia="en-GB"/>
              </w:rPr>
              <w:t>DD/MM/YY</w:t>
            </w:r>
          </w:p>
        </w:tc>
        <w:tc>
          <w:tcPr>
            <w:tcW w:w="1384" w:type="dxa"/>
          </w:tcPr>
          <w:p w14:paraId="2F9882D4" w14:textId="66A4C8C0" w:rsidR="00446385" w:rsidRPr="00A9490C" w:rsidRDefault="00446385" w:rsidP="00446385">
            <w:pPr>
              <w:rPr>
                <w:rFonts w:asciiTheme="minorHAnsi" w:hAnsiTheme="minorHAnsi"/>
                <w:color w:val="auto"/>
                <w:lang w:eastAsia="en-GB"/>
              </w:rPr>
            </w:pPr>
            <w:r w:rsidRPr="00825236">
              <w:rPr>
                <w:rFonts w:asciiTheme="minorHAnsi" w:hAnsiTheme="minorHAnsi"/>
                <w:color w:val="auto"/>
                <w:lang w:eastAsia="en-GB"/>
              </w:rPr>
              <w:t>Approver</w:t>
            </w:r>
          </w:p>
        </w:tc>
        <w:tc>
          <w:tcPr>
            <w:tcW w:w="2482" w:type="dxa"/>
          </w:tcPr>
          <w:p w14:paraId="08DFC1A1" w14:textId="2D70A1FB" w:rsidR="00446385" w:rsidRPr="00A9490C" w:rsidRDefault="00446385" w:rsidP="00446385">
            <w:pPr>
              <w:rPr>
                <w:rFonts w:asciiTheme="minorHAnsi" w:hAnsiTheme="minorHAnsi"/>
                <w:color w:val="auto"/>
                <w:lang w:eastAsia="en-GB"/>
              </w:rPr>
            </w:pPr>
            <w:r w:rsidRPr="00A9490C">
              <w:rPr>
                <w:rFonts w:asciiTheme="minorHAnsi" w:hAnsiTheme="minorHAnsi"/>
                <w:color w:val="auto"/>
                <w:lang w:eastAsia="en-GB"/>
              </w:rPr>
              <w:t>Kate Enright</w:t>
            </w:r>
          </w:p>
        </w:tc>
        <w:tc>
          <w:tcPr>
            <w:tcW w:w="4085" w:type="dxa"/>
          </w:tcPr>
          <w:p w14:paraId="0B140353" w14:textId="3901FFCA" w:rsidR="00446385" w:rsidRPr="00A9490C" w:rsidRDefault="00446385" w:rsidP="00446385">
            <w:pPr>
              <w:rPr>
                <w:rFonts w:asciiTheme="minorHAnsi" w:hAnsiTheme="minorHAnsi"/>
                <w:color w:val="auto"/>
                <w:lang w:eastAsia="en-GB"/>
              </w:rPr>
            </w:pPr>
            <w:r w:rsidRPr="00A9490C">
              <w:rPr>
                <w:rFonts w:asciiTheme="minorHAnsi" w:hAnsiTheme="minorHAnsi"/>
                <w:color w:val="auto"/>
                <w:lang w:eastAsia="en-GB"/>
              </w:rPr>
              <w:t>Head of Data</w:t>
            </w:r>
          </w:p>
        </w:tc>
      </w:tr>
      <w:tr w:rsidR="00BC2BA6" w:rsidRPr="009527A4" w14:paraId="467646E4" w14:textId="77777777" w:rsidTr="001F0859">
        <w:trPr>
          <w:trHeight w:val="285"/>
        </w:trPr>
        <w:tc>
          <w:tcPr>
            <w:tcW w:w="1232" w:type="dxa"/>
          </w:tcPr>
          <w:p w14:paraId="0DC2CDE2" w14:textId="1E11EC87" w:rsidR="00BC2BA6" w:rsidRPr="00A9490C" w:rsidRDefault="00BC2BA6" w:rsidP="00BC2BA6">
            <w:pPr>
              <w:rPr>
                <w:color w:val="808080" w:themeColor="background1" w:themeShade="80"/>
                <w:lang w:eastAsia="en-GB"/>
              </w:rPr>
            </w:pPr>
            <w:r w:rsidRPr="00A9490C">
              <w:rPr>
                <w:rFonts w:asciiTheme="minorHAnsi" w:hAnsiTheme="minorHAnsi"/>
                <w:color w:val="808080" w:themeColor="background1" w:themeShade="80"/>
                <w:lang w:eastAsia="en-GB"/>
              </w:rPr>
              <w:t>DD/MM/YY</w:t>
            </w:r>
          </w:p>
        </w:tc>
        <w:tc>
          <w:tcPr>
            <w:tcW w:w="1384" w:type="dxa"/>
          </w:tcPr>
          <w:p w14:paraId="05610111" w14:textId="30ABA619" w:rsidR="00BC2BA6" w:rsidRPr="00825236" w:rsidRDefault="00BC2BA6" w:rsidP="00BC2BA6">
            <w:pPr>
              <w:rPr>
                <w:color w:val="auto"/>
                <w:lang w:eastAsia="en-GB"/>
              </w:rPr>
            </w:pPr>
            <w:r w:rsidRPr="00825236">
              <w:rPr>
                <w:rFonts w:asciiTheme="minorHAnsi" w:hAnsiTheme="minorHAnsi"/>
                <w:color w:val="auto"/>
                <w:lang w:eastAsia="en-GB"/>
              </w:rPr>
              <w:t>Approver</w:t>
            </w:r>
          </w:p>
        </w:tc>
        <w:tc>
          <w:tcPr>
            <w:tcW w:w="2482" w:type="dxa"/>
          </w:tcPr>
          <w:p w14:paraId="757291DC" w14:textId="23B490F4" w:rsidR="00BC2BA6" w:rsidRPr="00A9490C" w:rsidRDefault="00BC2BA6" w:rsidP="00BC2BA6">
            <w:pPr>
              <w:rPr>
                <w:color w:val="auto"/>
                <w:lang w:eastAsia="en-GB"/>
              </w:rPr>
            </w:pPr>
            <w:r w:rsidRPr="00BC2BA6">
              <w:rPr>
                <w:rFonts w:asciiTheme="minorHAnsi" w:hAnsiTheme="minorHAnsi"/>
                <w:color w:val="auto"/>
                <w:lang w:eastAsia="en-GB"/>
              </w:rPr>
              <w:t>Ryan Freu</w:t>
            </w:r>
            <w:r w:rsidR="00F340D2">
              <w:rPr>
                <w:rFonts w:asciiTheme="minorHAnsi" w:hAnsiTheme="minorHAnsi"/>
                <w:color w:val="auto"/>
                <w:lang w:eastAsia="en-GB"/>
              </w:rPr>
              <w:t>n</w:t>
            </w:r>
            <w:r w:rsidRPr="00BC2BA6">
              <w:rPr>
                <w:rFonts w:asciiTheme="minorHAnsi" w:hAnsiTheme="minorHAnsi"/>
                <w:color w:val="auto"/>
                <w:lang w:eastAsia="en-GB"/>
              </w:rPr>
              <w:t>d</w:t>
            </w:r>
          </w:p>
        </w:tc>
        <w:tc>
          <w:tcPr>
            <w:tcW w:w="4085" w:type="dxa"/>
          </w:tcPr>
          <w:p w14:paraId="475296F6" w14:textId="20343030" w:rsidR="00BC2BA6" w:rsidRPr="00A9490C" w:rsidRDefault="00BC2BA6" w:rsidP="00BC2BA6">
            <w:pPr>
              <w:rPr>
                <w:color w:val="auto"/>
                <w:lang w:eastAsia="en-GB"/>
              </w:rPr>
            </w:pPr>
            <w:r w:rsidRPr="00F17425">
              <w:rPr>
                <w:rFonts w:asciiTheme="minorHAnsi" w:hAnsiTheme="minorHAnsi"/>
                <w:color w:val="auto"/>
                <w:lang w:eastAsia="en-GB"/>
              </w:rPr>
              <w:t>Information Security Officer</w:t>
            </w:r>
          </w:p>
        </w:tc>
      </w:tr>
      <w:tr w:rsidR="00446385" w:rsidRPr="009527A4" w14:paraId="5E745A22" w14:textId="77777777" w:rsidTr="001F0859">
        <w:trPr>
          <w:trHeight w:val="285"/>
        </w:trPr>
        <w:tc>
          <w:tcPr>
            <w:tcW w:w="1232" w:type="dxa"/>
          </w:tcPr>
          <w:p w14:paraId="58E7186F" w14:textId="395A4B97" w:rsidR="00446385" w:rsidRPr="00825236" w:rsidRDefault="00446385" w:rsidP="00446385">
            <w:pPr>
              <w:rPr>
                <w:color w:val="808080" w:themeColor="background1" w:themeShade="80"/>
                <w:lang w:eastAsia="en-GB"/>
              </w:rPr>
            </w:pPr>
            <w:r w:rsidRPr="00825236">
              <w:rPr>
                <w:rFonts w:asciiTheme="minorHAnsi" w:hAnsiTheme="minorHAnsi"/>
                <w:color w:val="808080" w:themeColor="background1" w:themeShade="80"/>
                <w:lang w:eastAsia="en-GB"/>
              </w:rPr>
              <w:t>DD/MM/YY</w:t>
            </w:r>
          </w:p>
        </w:tc>
        <w:tc>
          <w:tcPr>
            <w:tcW w:w="1384" w:type="dxa"/>
          </w:tcPr>
          <w:p w14:paraId="34A131D7" w14:textId="4D3D938E" w:rsidR="00446385" w:rsidRPr="00A9490C" w:rsidRDefault="001B7465" w:rsidP="00446385">
            <w:pPr>
              <w:rPr>
                <w:rFonts w:asciiTheme="minorHAnsi" w:hAnsiTheme="minorHAnsi"/>
                <w:color w:val="auto"/>
                <w:lang w:eastAsia="en-GB"/>
              </w:rPr>
            </w:pPr>
            <w:r>
              <w:rPr>
                <w:rFonts w:asciiTheme="minorHAnsi" w:hAnsiTheme="minorHAnsi"/>
                <w:color w:val="auto"/>
                <w:lang w:eastAsia="en-GB"/>
              </w:rPr>
              <w:t>Approver</w:t>
            </w:r>
          </w:p>
        </w:tc>
        <w:tc>
          <w:tcPr>
            <w:tcW w:w="2482" w:type="dxa"/>
          </w:tcPr>
          <w:p w14:paraId="2701E4F1" w14:textId="3C6D112C" w:rsidR="00446385" w:rsidRPr="00A9490C" w:rsidRDefault="00446385" w:rsidP="00446385">
            <w:pPr>
              <w:rPr>
                <w:rFonts w:asciiTheme="minorHAnsi" w:hAnsiTheme="minorHAnsi"/>
                <w:color w:val="auto"/>
                <w:lang w:eastAsia="en-GB"/>
              </w:rPr>
            </w:pPr>
            <w:r w:rsidRPr="00A9490C">
              <w:rPr>
                <w:rFonts w:asciiTheme="minorHAnsi" w:hAnsiTheme="minorHAnsi"/>
                <w:color w:val="auto"/>
                <w:lang w:eastAsia="en-GB"/>
              </w:rPr>
              <w:t>Dave Ewles</w:t>
            </w:r>
          </w:p>
        </w:tc>
        <w:tc>
          <w:tcPr>
            <w:tcW w:w="4085" w:type="dxa"/>
          </w:tcPr>
          <w:p w14:paraId="0EB8B13E" w14:textId="2CE481B2" w:rsidR="00446385" w:rsidRPr="00A9490C" w:rsidRDefault="001B7465" w:rsidP="00446385">
            <w:pPr>
              <w:rPr>
                <w:rFonts w:asciiTheme="minorHAnsi" w:hAnsiTheme="minorHAnsi"/>
                <w:color w:val="auto"/>
                <w:lang w:eastAsia="en-GB"/>
              </w:rPr>
            </w:pPr>
            <w:r w:rsidRPr="00A9490C">
              <w:rPr>
                <w:rFonts w:asciiTheme="minorHAnsi" w:hAnsiTheme="minorHAnsi"/>
                <w:color w:val="auto"/>
                <w:lang w:eastAsia="en-GB"/>
              </w:rPr>
              <w:t>Data Architect and Engineering Lead</w:t>
            </w:r>
          </w:p>
        </w:tc>
      </w:tr>
      <w:tr w:rsidR="00446385" w:rsidRPr="009527A4" w14:paraId="552A0DF8" w14:textId="77777777" w:rsidTr="001F0859">
        <w:trPr>
          <w:trHeight w:val="285"/>
        </w:trPr>
        <w:tc>
          <w:tcPr>
            <w:tcW w:w="1232" w:type="dxa"/>
          </w:tcPr>
          <w:p w14:paraId="70E9D694" w14:textId="1456F746" w:rsidR="00446385" w:rsidRPr="00825236" w:rsidRDefault="00446385" w:rsidP="00446385">
            <w:pPr>
              <w:rPr>
                <w:color w:val="808080" w:themeColor="background1" w:themeShade="80"/>
                <w:lang w:eastAsia="en-GB"/>
              </w:rPr>
            </w:pPr>
            <w:r w:rsidRPr="00825236">
              <w:rPr>
                <w:rFonts w:asciiTheme="minorHAnsi" w:hAnsiTheme="minorHAnsi"/>
                <w:color w:val="808080" w:themeColor="background1" w:themeShade="80"/>
                <w:lang w:eastAsia="en-GB"/>
              </w:rPr>
              <w:t>DD/MM/YY</w:t>
            </w:r>
          </w:p>
        </w:tc>
        <w:tc>
          <w:tcPr>
            <w:tcW w:w="1384" w:type="dxa"/>
          </w:tcPr>
          <w:p w14:paraId="55D9CF6B" w14:textId="6758E48F" w:rsidR="00446385" w:rsidRPr="00A9490C" w:rsidRDefault="00446385" w:rsidP="00446385">
            <w:pPr>
              <w:rPr>
                <w:rFonts w:asciiTheme="minorHAnsi" w:hAnsiTheme="minorHAnsi"/>
                <w:color w:val="auto"/>
                <w:lang w:eastAsia="en-GB"/>
              </w:rPr>
            </w:pPr>
            <w:r>
              <w:rPr>
                <w:rFonts w:asciiTheme="minorHAnsi" w:hAnsiTheme="minorHAnsi"/>
                <w:color w:val="auto"/>
                <w:lang w:eastAsia="en-GB"/>
              </w:rPr>
              <w:t>Information</w:t>
            </w:r>
          </w:p>
        </w:tc>
        <w:tc>
          <w:tcPr>
            <w:tcW w:w="2482" w:type="dxa"/>
          </w:tcPr>
          <w:p w14:paraId="1FF72C31" w14:textId="7B06D895" w:rsidR="00446385" w:rsidRPr="00A9490C" w:rsidRDefault="00446385" w:rsidP="00446385">
            <w:pPr>
              <w:rPr>
                <w:rFonts w:asciiTheme="minorHAnsi" w:hAnsiTheme="minorHAnsi"/>
                <w:color w:val="auto"/>
                <w:lang w:eastAsia="en-GB"/>
              </w:rPr>
            </w:pPr>
            <w:r w:rsidRPr="00A9490C">
              <w:rPr>
                <w:rFonts w:asciiTheme="minorHAnsi" w:hAnsiTheme="minorHAnsi"/>
                <w:color w:val="auto"/>
                <w:lang w:eastAsia="en-GB"/>
              </w:rPr>
              <w:t>Chad Ozdil</w:t>
            </w:r>
          </w:p>
        </w:tc>
        <w:tc>
          <w:tcPr>
            <w:tcW w:w="4085" w:type="dxa"/>
          </w:tcPr>
          <w:p w14:paraId="686711FD" w14:textId="15D3B88F" w:rsidR="00446385" w:rsidRPr="00A9490C" w:rsidRDefault="00446385" w:rsidP="00446385">
            <w:pPr>
              <w:rPr>
                <w:rFonts w:asciiTheme="minorHAnsi" w:hAnsiTheme="minorHAnsi"/>
                <w:color w:val="auto"/>
                <w:lang w:eastAsia="en-GB"/>
              </w:rPr>
            </w:pPr>
            <w:r w:rsidRPr="00A9490C">
              <w:rPr>
                <w:rFonts w:asciiTheme="minorHAnsi" w:hAnsiTheme="minorHAnsi"/>
                <w:color w:val="auto"/>
                <w:lang w:eastAsia="en-GB"/>
              </w:rPr>
              <w:t>Security Architect</w:t>
            </w:r>
          </w:p>
        </w:tc>
      </w:tr>
      <w:tr w:rsidR="00446385" w:rsidRPr="009527A4" w14:paraId="22A24C1C" w14:textId="77777777" w:rsidTr="001F0859">
        <w:trPr>
          <w:trHeight w:val="285"/>
        </w:trPr>
        <w:tc>
          <w:tcPr>
            <w:tcW w:w="1232" w:type="dxa"/>
          </w:tcPr>
          <w:p w14:paraId="30A39295" w14:textId="77777777" w:rsidR="00446385" w:rsidRPr="00825236" w:rsidRDefault="00446385" w:rsidP="00446385">
            <w:pPr>
              <w:rPr>
                <w:rFonts w:asciiTheme="minorHAnsi" w:hAnsiTheme="minorHAnsi" w:hint="eastAsia"/>
                <w:color w:val="808080" w:themeColor="background1" w:themeShade="80"/>
                <w:lang w:eastAsia="en-GB"/>
              </w:rPr>
            </w:pPr>
            <w:r w:rsidRPr="00825236">
              <w:rPr>
                <w:rFonts w:asciiTheme="minorHAnsi" w:hAnsiTheme="minorHAnsi"/>
                <w:color w:val="808080" w:themeColor="background1" w:themeShade="80"/>
                <w:lang w:eastAsia="en-GB"/>
              </w:rPr>
              <w:t>DD/MM/YY</w:t>
            </w:r>
          </w:p>
        </w:tc>
        <w:tc>
          <w:tcPr>
            <w:tcW w:w="1384" w:type="dxa"/>
          </w:tcPr>
          <w:p w14:paraId="0E3B296F" w14:textId="3AB1B581" w:rsidR="00446385" w:rsidRPr="00825236" w:rsidRDefault="00446385" w:rsidP="00446385">
            <w:pPr>
              <w:rPr>
                <w:rFonts w:asciiTheme="minorHAnsi" w:hAnsiTheme="minorHAnsi" w:hint="eastAsia"/>
                <w:color w:val="auto"/>
                <w:lang w:eastAsia="en-GB"/>
              </w:rPr>
            </w:pPr>
            <w:r>
              <w:rPr>
                <w:rFonts w:asciiTheme="minorHAnsi" w:hAnsiTheme="minorHAnsi"/>
                <w:color w:val="auto"/>
                <w:lang w:eastAsia="en-GB"/>
              </w:rPr>
              <w:t>Information</w:t>
            </w:r>
          </w:p>
        </w:tc>
        <w:tc>
          <w:tcPr>
            <w:tcW w:w="2482" w:type="dxa"/>
          </w:tcPr>
          <w:p w14:paraId="0EB14FDC" w14:textId="371E6C82" w:rsidR="00446385" w:rsidRPr="00825236" w:rsidRDefault="00446385" w:rsidP="00446385">
            <w:pPr>
              <w:rPr>
                <w:rFonts w:asciiTheme="minorHAnsi" w:hAnsiTheme="minorHAnsi" w:hint="eastAsia"/>
                <w:color w:val="auto"/>
                <w:lang w:eastAsia="en-GB"/>
              </w:rPr>
            </w:pPr>
            <w:r>
              <w:rPr>
                <w:rFonts w:asciiTheme="minorHAnsi" w:hAnsiTheme="minorHAnsi"/>
                <w:color w:val="auto"/>
                <w:lang w:eastAsia="en-GB"/>
              </w:rPr>
              <w:t>J</w:t>
            </w:r>
            <w:r>
              <w:rPr>
                <w:rFonts w:asciiTheme="minorHAnsi" w:hAnsiTheme="minorHAnsi" w:hint="eastAsia"/>
                <w:color w:val="auto"/>
                <w:lang w:eastAsia="en-GB"/>
              </w:rPr>
              <w:t>a</w:t>
            </w:r>
            <w:r>
              <w:rPr>
                <w:rFonts w:asciiTheme="minorHAnsi" w:hAnsiTheme="minorHAnsi"/>
                <w:color w:val="auto"/>
                <w:lang w:eastAsia="en-GB"/>
              </w:rPr>
              <w:t>mie Barclay</w:t>
            </w:r>
          </w:p>
        </w:tc>
        <w:tc>
          <w:tcPr>
            <w:tcW w:w="4085" w:type="dxa"/>
          </w:tcPr>
          <w:p w14:paraId="435157CE" w14:textId="7DEBBA9D" w:rsidR="00446385" w:rsidRPr="00825236" w:rsidRDefault="00446385" w:rsidP="00446385">
            <w:pPr>
              <w:rPr>
                <w:rFonts w:asciiTheme="minorHAnsi" w:hAnsiTheme="minorHAnsi" w:hint="eastAsia"/>
                <w:color w:val="auto"/>
                <w:lang w:eastAsia="en-GB"/>
              </w:rPr>
            </w:pPr>
            <w:r>
              <w:rPr>
                <w:rFonts w:asciiTheme="minorHAnsi" w:hAnsiTheme="minorHAnsi"/>
                <w:color w:val="auto"/>
                <w:lang w:eastAsia="en-GB"/>
              </w:rPr>
              <w:t>Cloud Architect</w:t>
            </w:r>
          </w:p>
        </w:tc>
      </w:tr>
      <w:tr w:rsidR="00446385" w:rsidRPr="009527A4" w14:paraId="375AF48A" w14:textId="77777777" w:rsidTr="001F0859">
        <w:trPr>
          <w:trHeight w:val="285"/>
        </w:trPr>
        <w:tc>
          <w:tcPr>
            <w:tcW w:w="1232" w:type="dxa"/>
          </w:tcPr>
          <w:p w14:paraId="2C5A31C0" w14:textId="77777777" w:rsidR="00446385" w:rsidRPr="00825236" w:rsidRDefault="00446385" w:rsidP="00446385">
            <w:pPr>
              <w:rPr>
                <w:rFonts w:asciiTheme="minorHAnsi" w:hAnsiTheme="minorHAnsi" w:hint="eastAsia"/>
                <w:color w:val="808080" w:themeColor="background1" w:themeShade="80"/>
                <w:lang w:eastAsia="en-GB"/>
              </w:rPr>
            </w:pPr>
            <w:r w:rsidRPr="00825236">
              <w:rPr>
                <w:rFonts w:asciiTheme="minorHAnsi" w:hAnsiTheme="minorHAnsi"/>
                <w:color w:val="808080" w:themeColor="background1" w:themeShade="80"/>
                <w:lang w:eastAsia="en-GB"/>
              </w:rPr>
              <w:t>DD/MM/YY</w:t>
            </w:r>
          </w:p>
        </w:tc>
        <w:tc>
          <w:tcPr>
            <w:tcW w:w="1384" w:type="dxa"/>
          </w:tcPr>
          <w:p w14:paraId="1B336181" w14:textId="4D7876B5" w:rsidR="00446385" w:rsidRPr="00825236" w:rsidRDefault="00446385" w:rsidP="00446385">
            <w:pPr>
              <w:rPr>
                <w:rFonts w:asciiTheme="minorHAnsi" w:hAnsiTheme="minorHAnsi" w:hint="eastAsia"/>
                <w:color w:val="auto"/>
                <w:lang w:eastAsia="en-GB"/>
              </w:rPr>
            </w:pPr>
            <w:r>
              <w:rPr>
                <w:rFonts w:asciiTheme="minorHAnsi" w:hAnsiTheme="minorHAnsi"/>
                <w:color w:val="auto"/>
                <w:lang w:eastAsia="en-GB"/>
              </w:rPr>
              <w:t>Information</w:t>
            </w:r>
          </w:p>
        </w:tc>
        <w:tc>
          <w:tcPr>
            <w:tcW w:w="2482" w:type="dxa"/>
          </w:tcPr>
          <w:p w14:paraId="1D3041AC" w14:textId="0CC7D775" w:rsidR="00446385" w:rsidRPr="00825236" w:rsidRDefault="00446385" w:rsidP="00446385">
            <w:pPr>
              <w:rPr>
                <w:rFonts w:asciiTheme="minorHAnsi" w:hAnsiTheme="minorHAnsi" w:hint="eastAsia"/>
                <w:color w:val="auto"/>
                <w:lang w:eastAsia="en-GB"/>
              </w:rPr>
            </w:pPr>
            <w:r>
              <w:rPr>
                <w:rFonts w:asciiTheme="minorHAnsi" w:hAnsiTheme="minorHAnsi"/>
                <w:color w:val="auto"/>
                <w:lang w:eastAsia="en-GB"/>
              </w:rPr>
              <w:t>Sean Dodd</w:t>
            </w:r>
          </w:p>
        </w:tc>
        <w:tc>
          <w:tcPr>
            <w:tcW w:w="4085" w:type="dxa"/>
          </w:tcPr>
          <w:p w14:paraId="5F54129D" w14:textId="01BBE181" w:rsidR="00446385" w:rsidRPr="00825236" w:rsidRDefault="00446385" w:rsidP="00446385">
            <w:pPr>
              <w:rPr>
                <w:rFonts w:asciiTheme="minorHAnsi" w:hAnsiTheme="minorHAnsi" w:hint="eastAsia"/>
                <w:color w:val="auto"/>
                <w:lang w:eastAsia="en-GB"/>
              </w:rPr>
            </w:pPr>
            <w:r>
              <w:rPr>
                <w:rFonts w:asciiTheme="minorHAnsi" w:hAnsiTheme="minorHAnsi"/>
                <w:color w:val="auto"/>
                <w:lang w:eastAsia="en-GB"/>
              </w:rPr>
              <w:t>Cloud Architect</w:t>
            </w:r>
          </w:p>
        </w:tc>
      </w:tr>
      <w:tr w:rsidR="00446385" w:rsidRPr="009527A4" w14:paraId="7E5ECC0B" w14:textId="77777777" w:rsidTr="001F0859">
        <w:trPr>
          <w:trHeight w:val="285"/>
        </w:trPr>
        <w:tc>
          <w:tcPr>
            <w:tcW w:w="1232" w:type="dxa"/>
          </w:tcPr>
          <w:p w14:paraId="1A39B2A6" w14:textId="77777777" w:rsidR="00446385" w:rsidRPr="00825236" w:rsidRDefault="00446385" w:rsidP="00446385">
            <w:pPr>
              <w:rPr>
                <w:rFonts w:asciiTheme="minorHAnsi" w:hAnsiTheme="minorHAnsi" w:hint="eastAsia"/>
                <w:color w:val="808080" w:themeColor="background1" w:themeShade="80"/>
                <w:lang w:eastAsia="en-GB"/>
              </w:rPr>
            </w:pPr>
            <w:r w:rsidRPr="00825236">
              <w:rPr>
                <w:rFonts w:asciiTheme="minorHAnsi" w:hAnsiTheme="minorHAnsi"/>
                <w:color w:val="808080" w:themeColor="background1" w:themeShade="80"/>
                <w:lang w:eastAsia="en-GB"/>
              </w:rPr>
              <w:t>DD/MM/YY</w:t>
            </w:r>
          </w:p>
        </w:tc>
        <w:tc>
          <w:tcPr>
            <w:tcW w:w="1384" w:type="dxa"/>
          </w:tcPr>
          <w:p w14:paraId="32873C22" w14:textId="515A20C8" w:rsidR="00446385" w:rsidRPr="00825236" w:rsidRDefault="00446385" w:rsidP="00446385">
            <w:pPr>
              <w:rPr>
                <w:rFonts w:asciiTheme="minorHAnsi" w:hAnsiTheme="minorHAnsi" w:hint="eastAsia"/>
                <w:color w:val="auto"/>
                <w:lang w:eastAsia="en-GB"/>
              </w:rPr>
            </w:pPr>
            <w:r>
              <w:rPr>
                <w:rFonts w:asciiTheme="minorHAnsi" w:hAnsiTheme="minorHAnsi"/>
                <w:color w:val="auto"/>
                <w:lang w:eastAsia="en-GB"/>
              </w:rPr>
              <w:t>Information</w:t>
            </w:r>
          </w:p>
        </w:tc>
        <w:tc>
          <w:tcPr>
            <w:tcW w:w="2482" w:type="dxa"/>
          </w:tcPr>
          <w:p w14:paraId="091AB62D" w14:textId="069AD235" w:rsidR="00446385" w:rsidRPr="00825236" w:rsidRDefault="00446385" w:rsidP="00446385">
            <w:pPr>
              <w:rPr>
                <w:rFonts w:asciiTheme="minorHAnsi" w:hAnsiTheme="minorHAnsi" w:hint="eastAsia"/>
                <w:color w:val="auto"/>
                <w:lang w:eastAsia="en-GB"/>
              </w:rPr>
            </w:pPr>
            <w:r>
              <w:rPr>
                <w:rFonts w:asciiTheme="minorHAnsi" w:hAnsiTheme="minorHAnsi"/>
                <w:color w:val="auto"/>
                <w:lang w:eastAsia="en-GB"/>
              </w:rPr>
              <w:t>Diana Constable</w:t>
            </w:r>
          </w:p>
        </w:tc>
        <w:tc>
          <w:tcPr>
            <w:tcW w:w="4085" w:type="dxa"/>
          </w:tcPr>
          <w:p w14:paraId="60CB9D4F" w14:textId="3AC7ABB4" w:rsidR="00446385" w:rsidRPr="00825236" w:rsidRDefault="00446385" w:rsidP="00446385">
            <w:pPr>
              <w:rPr>
                <w:rFonts w:asciiTheme="minorHAnsi" w:hAnsiTheme="minorHAnsi" w:hint="eastAsia"/>
                <w:color w:val="auto"/>
                <w:lang w:eastAsia="en-GB"/>
              </w:rPr>
            </w:pPr>
            <w:r>
              <w:rPr>
                <w:rFonts w:asciiTheme="minorHAnsi" w:hAnsiTheme="minorHAnsi"/>
                <w:color w:val="auto"/>
                <w:lang w:eastAsia="en-GB"/>
              </w:rPr>
              <w:t>Head of Engineering</w:t>
            </w:r>
          </w:p>
        </w:tc>
      </w:tr>
      <w:tr w:rsidR="00446385" w:rsidRPr="009527A4" w14:paraId="02B1A6D2" w14:textId="77777777" w:rsidTr="001F0859">
        <w:trPr>
          <w:trHeight w:val="285"/>
        </w:trPr>
        <w:tc>
          <w:tcPr>
            <w:tcW w:w="1232" w:type="dxa"/>
          </w:tcPr>
          <w:p w14:paraId="0450327E" w14:textId="5849BA1D" w:rsidR="00446385" w:rsidRPr="00825236" w:rsidRDefault="00446385" w:rsidP="00446385">
            <w:pPr>
              <w:rPr>
                <w:color w:val="808080" w:themeColor="background1" w:themeShade="80"/>
                <w:lang w:eastAsia="en-GB"/>
              </w:rPr>
            </w:pPr>
            <w:r w:rsidRPr="00825236">
              <w:rPr>
                <w:rFonts w:asciiTheme="minorHAnsi" w:hAnsiTheme="minorHAnsi"/>
                <w:color w:val="808080" w:themeColor="background1" w:themeShade="80"/>
                <w:lang w:eastAsia="en-GB"/>
              </w:rPr>
              <w:t>DD/MM/YY</w:t>
            </w:r>
          </w:p>
        </w:tc>
        <w:tc>
          <w:tcPr>
            <w:tcW w:w="1384" w:type="dxa"/>
          </w:tcPr>
          <w:p w14:paraId="13ADB8F5" w14:textId="1F75CB92" w:rsidR="00446385" w:rsidRPr="00A9490C" w:rsidRDefault="00446385" w:rsidP="00446385">
            <w:pPr>
              <w:rPr>
                <w:rFonts w:asciiTheme="minorHAnsi" w:hAnsiTheme="minorHAnsi"/>
                <w:color w:val="auto"/>
                <w:lang w:eastAsia="en-GB"/>
              </w:rPr>
            </w:pPr>
            <w:r>
              <w:rPr>
                <w:rFonts w:asciiTheme="minorHAnsi" w:hAnsiTheme="minorHAnsi"/>
                <w:color w:val="auto"/>
                <w:lang w:eastAsia="en-GB"/>
              </w:rPr>
              <w:t>Information</w:t>
            </w:r>
          </w:p>
        </w:tc>
        <w:tc>
          <w:tcPr>
            <w:tcW w:w="2482" w:type="dxa"/>
          </w:tcPr>
          <w:p w14:paraId="0A9D56CA" w14:textId="050F5C23" w:rsidR="00446385" w:rsidRPr="00A9490C" w:rsidRDefault="00446385" w:rsidP="00446385">
            <w:pPr>
              <w:rPr>
                <w:rFonts w:asciiTheme="minorHAnsi" w:hAnsiTheme="minorHAnsi"/>
                <w:color w:val="auto"/>
                <w:lang w:eastAsia="en-GB"/>
              </w:rPr>
            </w:pPr>
            <w:r>
              <w:rPr>
                <w:rFonts w:asciiTheme="minorHAnsi" w:hAnsiTheme="minorHAnsi"/>
                <w:color w:val="auto"/>
                <w:lang w:eastAsia="en-GB"/>
              </w:rPr>
              <w:t>Stuart Clark</w:t>
            </w:r>
          </w:p>
        </w:tc>
        <w:tc>
          <w:tcPr>
            <w:tcW w:w="4085" w:type="dxa"/>
          </w:tcPr>
          <w:p w14:paraId="5117374F" w14:textId="394E51C1" w:rsidR="00446385" w:rsidRPr="00A9490C" w:rsidRDefault="00446385" w:rsidP="00446385">
            <w:pPr>
              <w:rPr>
                <w:rFonts w:asciiTheme="minorHAnsi" w:hAnsiTheme="minorHAnsi"/>
                <w:color w:val="auto"/>
                <w:lang w:eastAsia="en-GB"/>
              </w:rPr>
            </w:pPr>
            <w:r>
              <w:rPr>
                <w:rFonts w:asciiTheme="minorHAnsi" w:hAnsiTheme="minorHAnsi"/>
                <w:color w:val="auto"/>
                <w:lang w:eastAsia="en-GB"/>
              </w:rPr>
              <w:t>DevSecOps (Software &amp; Data) Lead</w:t>
            </w:r>
          </w:p>
        </w:tc>
      </w:tr>
      <w:tr w:rsidR="00446385" w:rsidRPr="009527A4" w14:paraId="6E9284A7" w14:textId="77777777" w:rsidTr="001F0859">
        <w:trPr>
          <w:trHeight w:val="285"/>
        </w:trPr>
        <w:tc>
          <w:tcPr>
            <w:tcW w:w="1232" w:type="dxa"/>
          </w:tcPr>
          <w:p w14:paraId="742C27E2" w14:textId="57010B15" w:rsidR="00446385" w:rsidRPr="00825236" w:rsidRDefault="00446385" w:rsidP="00446385">
            <w:pPr>
              <w:rPr>
                <w:color w:val="808080" w:themeColor="background1" w:themeShade="80"/>
                <w:lang w:eastAsia="en-GB"/>
              </w:rPr>
            </w:pPr>
            <w:r w:rsidRPr="00825236">
              <w:rPr>
                <w:rFonts w:asciiTheme="minorHAnsi" w:hAnsiTheme="minorHAnsi"/>
                <w:color w:val="808080" w:themeColor="background1" w:themeShade="80"/>
                <w:lang w:eastAsia="en-GB"/>
              </w:rPr>
              <w:t>DD/MM/YY</w:t>
            </w:r>
          </w:p>
        </w:tc>
        <w:tc>
          <w:tcPr>
            <w:tcW w:w="1384" w:type="dxa"/>
          </w:tcPr>
          <w:p w14:paraId="5D02F8EE" w14:textId="5E131578" w:rsidR="00446385" w:rsidRPr="00A9490C" w:rsidRDefault="00446385" w:rsidP="00446385">
            <w:pPr>
              <w:rPr>
                <w:rFonts w:asciiTheme="minorHAnsi" w:hAnsiTheme="minorHAnsi"/>
                <w:color w:val="auto"/>
                <w:lang w:eastAsia="en-GB"/>
              </w:rPr>
            </w:pPr>
            <w:r>
              <w:rPr>
                <w:rFonts w:asciiTheme="minorHAnsi" w:hAnsiTheme="minorHAnsi"/>
                <w:color w:val="auto"/>
                <w:lang w:eastAsia="en-GB"/>
              </w:rPr>
              <w:t>Information</w:t>
            </w:r>
          </w:p>
        </w:tc>
        <w:tc>
          <w:tcPr>
            <w:tcW w:w="2482" w:type="dxa"/>
          </w:tcPr>
          <w:p w14:paraId="5614B360" w14:textId="1D2B8B91" w:rsidR="00446385" w:rsidRPr="00A9490C" w:rsidRDefault="00446385" w:rsidP="00446385">
            <w:pPr>
              <w:rPr>
                <w:rFonts w:asciiTheme="minorHAnsi" w:hAnsiTheme="minorHAnsi"/>
                <w:color w:val="auto"/>
                <w:lang w:eastAsia="en-GB"/>
              </w:rPr>
            </w:pPr>
            <w:r>
              <w:rPr>
                <w:rFonts w:asciiTheme="minorHAnsi" w:hAnsiTheme="minorHAnsi"/>
                <w:color w:val="auto"/>
                <w:lang w:eastAsia="en-GB"/>
              </w:rPr>
              <w:t>Pragnesh Solanki</w:t>
            </w:r>
          </w:p>
        </w:tc>
        <w:tc>
          <w:tcPr>
            <w:tcW w:w="4085" w:type="dxa"/>
          </w:tcPr>
          <w:p w14:paraId="73325FCF" w14:textId="2A95ED87" w:rsidR="00446385" w:rsidRPr="00A9490C" w:rsidRDefault="00446385" w:rsidP="00446385">
            <w:pPr>
              <w:rPr>
                <w:rFonts w:asciiTheme="minorHAnsi" w:hAnsiTheme="minorHAnsi"/>
                <w:color w:val="auto"/>
                <w:lang w:eastAsia="en-GB"/>
              </w:rPr>
            </w:pPr>
            <w:r>
              <w:rPr>
                <w:rFonts w:asciiTheme="minorHAnsi" w:hAnsiTheme="minorHAnsi"/>
                <w:color w:val="auto"/>
                <w:lang w:eastAsia="en-GB"/>
              </w:rPr>
              <w:t>DevSecOps (Build) Lead</w:t>
            </w:r>
          </w:p>
        </w:tc>
      </w:tr>
      <w:tr w:rsidR="00446385" w:rsidRPr="009527A4" w14:paraId="219DFC8B" w14:textId="77777777" w:rsidTr="001F0859">
        <w:trPr>
          <w:trHeight w:val="285"/>
        </w:trPr>
        <w:tc>
          <w:tcPr>
            <w:tcW w:w="1232" w:type="dxa"/>
          </w:tcPr>
          <w:p w14:paraId="0315474C" w14:textId="77777777" w:rsidR="00446385" w:rsidRPr="00825236" w:rsidRDefault="00446385" w:rsidP="00446385">
            <w:pPr>
              <w:rPr>
                <w:rFonts w:asciiTheme="minorHAnsi" w:hAnsiTheme="minorHAnsi" w:hint="eastAsia"/>
                <w:color w:val="808080" w:themeColor="background1" w:themeShade="80"/>
                <w:lang w:eastAsia="en-GB"/>
              </w:rPr>
            </w:pPr>
            <w:r w:rsidRPr="00825236">
              <w:rPr>
                <w:rFonts w:asciiTheme="minorHAnsi" w:hAnsiTheme="minorHAnsi"/>
                <w:color w:val="808080" w:themeColor="background1" w:themeShade="80"/>
                <w:lang w:eastAsia="en-GB"/>
              </w:rPr>
              <w:t>DD/MM/YY</w:t>
            </w:r>
          </w:p>
        </w:tc>
        <w:tc>
          <w:tcPr>
            <w:tcW w:w="1384" w:type="dxa"/>
          </w:tcPr>
          <w:p w14:paraId="625CED3F" w14:textId="66ECCB18" w:rsidR="00446385" w:rsidRPr="00825236" w:rsidRDefault="00446385" w:rsidP="00446385">
            <w:pPr>
              <w:rPr>
                <w:rFonts w:asciiTheme="minorHAnsi" w:hAnsiTheme="minorHAnsi" w:hint="eastAsia"/>
                <w:color w:val="auto"/>
                <w:lang w:eastAsia="en-GB"/>
              </w:rPr>
            </w:pPr>
            <w:r>
              <w:rPr>
                <w:rFonts w:asciiTheme="minorHAnsi" w:hAnsiTheme="minorHAnsi"/>
                <w:color w:val="auto"/>
                <w:lang w:eastAsia="en-GB"/>
              </w:rPr>
              <w:t>Information</w:t>
            </w:r>
          </w:p>
        </w:tc>
        <w:tc>
          <w:tcPr>
            <w:tcW w:w="2482" w:type="dxa"/>
          </w:tcPr>
          <w:p w14:paraId="22068466" w14:textId="07FA2840" w:rsidR="00446385" w:rsidRPr="00825236" w:rsidRDefault="00446385" w:rsidP="00446385">
            <w:pPr>
              <w:rPr>
                <w:rFonts w:asciiTheme="minorHAnsi" w:hAnsiTheme="minorHAnsi" w:hint="eastAsia"/>
                <w:color w:val="auto"/>
                <w:lang w:eastAsia="en-GB"/>
              </w:rPr>
            </w:pPr>
            <w:r>
              <w:rPr>
                <w:rFonts w:asciiTheme="minorHAnsi" w:hAnsiTheme="minorHAnsi"/>
                <w:color w:val="auto"/>
                <w:lang w:eastAsia="en-GB"/>
              </w:rPr>
              <w:t>Ian Danbury</w:t>
            </w:r>
          </w:p>
        </w:tc>
        <w:tc>
          <w:tcPr>
            <w:tcW w:w="4085" w:type="dxa"/>
          </w:tcPr>
          <w:p w14:paraId="6F1206DB" w14:textId="2ECAC59C" w:rsidR="00446385" w:rsidRPr="00825236" w:rsidRDefault="00446385" w:rsidP="00446385">
            <w:pPr>
              <w:rPr>
                <w:rFonts w:asciiTheme="minorHAnsi" w:hAnsiTheme="minorHAnsi" w:hint="eastAsia"/>
                <w:color w:val="auto"/>
                <w:lang w:eastAsia="en-GB"/>
              </w:rPr>
            </w:pPr>
            <w:r>
              <w:rPr>
                <w:rFonts w:asciiTheme="minorHAnsi" w:hAnsiTheme="minorHAnsi"/>
                <w:color w:val="auto"/>
                <w:lang w:eastAsia="en-GB"/>
              </w:rPr>
              <w:t>DevSecOps (Platform) Lead</w:t>
            </w:r>
          </w:p>
        </w:tc>
      </w:tr>
      <w:tr w:rsidR="00446385" w:rsidRPr="009527A4" w14:paraId="5A289589" w14:textId="77777777" w:rsidTr="001F0859">
        <w:trPr>
          <w:trHeight w:val="285"/>
        </w:trPr>
        <w:tc>
          <w:tcPr>
            <w:tcW w:w="1232" w:type="dxa"/>
          </w:tcPr>
          <w:p w14:paraId="7C5E8AAD" w14:textId="77777777" w:rsidR="00446385" w:rsidRPr="00825236" w:rsidRDefault="00446385" w:rsidP="00446385">
            <w:pPr>
              <w:rPr>
                <w:rFonts w:asciiTheme="minorHAnsi" w:hAnsiTheme="minorHAnsi" w:hint="eastAsia"/>
                <w:color w:val="808080" w:themeColor="background1" w:themeShade="80"/>
                <w:lang w:eastAsia="en-GB"/>
              </w:rPr>
            </w:pPr>
            <w:r w:rsidRPr="00825236">
              <w:rPr>
                <w:rFonts w:asciiTheme="minorHAnsi" w:hAnsiTheme="minorHAnsi"/>
                <w:color w:val="808080" w:themeColor="background1" w:themeShade="80"/>
                <w:lang w:eastAsia="en-GB"/>
              </w:rPr>
              <w:t>DD/MM/YY</w:t>
            </w:r>
          </w:p>
        </w:tc>
        <w:tc>
          <w:tcPr>
            <w:tcW w:w="1384" w:type="dxa"/>
          </w:tcPr>
          <w:p w14:paraId="51FB19B0" w14:textId="46B60D80" w:rsidR="00446385" w:rsidRPr="00825236" w:rsidRDefault="00446385" w:rsidP="00446385">
            <w:pPr>
              <w:rPr>
                <w:rFonts w:asciiTheme="minorHAnsi" w:hAnsiTheme="minorHAnsi" w:hint="eastAsia"/>
                <w:color w:val="auto"/>
                <w:lang w:eastAsia="en-GB"/>
              </w:rPr>
            </w:pPr>
            <w:r>
              <w:rPr>
                <w:rFonts w:asciiTheme="minorHAnsi" w:hAnsiTheme="minorHAnsi"/>
                <w:color w:val="auto"/>
                <w:lang w:eastAsia="en-GB"/>
              </w:rPr>
              <w:t>Information</w:t>
            </w:r>
          </w:p>
        </w:tc>
        <w:tc>
          <w:tcPr>
            <w:tcW w:w="2482" w:type="dxa"/>
          </w:tcPr>
          <w:p w14:paraId="2915651B" w14:textId="79E0E953" w:rsidR="00446385" w:rsidRPr="00825236" w:rsidRDefault="00446385" w:rsidP="00446385">
            <w:pPr>
              <w:rPr>
                <w:rFonts w:asciiTheme="minorHAnsi" w:hAnsiTheme="minorHAnsi" w:hint="eastAsia"/>
                <w:color w:val="auto"/>
                <w:lang w:eastAsia="en-GB"/>
              </w:rPr>
            </w:pPr>
            <w:r>
              <w:rPr>
                <w:rFonts w:asciiTheme="minorHAnsi" w:hAnsiTheme="minorHAnsi"/>
                <w:color w:val="auto"/>
                <w:lang w:eastAsia="en-GB"/>
              </w:rPr>
              <w:t>Kevin Harrop</w:t>
            </w:r>
          </w:p>
        </w:tc>
        <w:tc>
          <w:tcPr>
            <w:tcW w:w="4085" w:type="dxa"/>
          </w:tcPr>
          <w:p w14:paraId="34D4936D" w14:textId="78618E87" w:rsidR="00446385" w:rsidRPr="00825236" w:rsidRDefault="00446385" w:rsidP="00446385">
            <w:pPr>
              <w:rPr>
                <w:rFonts w:asciiTheme="minorHAnsi" w:hAnsiTheme="minorHAnsi" w:hint="eastAsia"/>
                <w:color w:val="auto"/>
                <w:lang w:eastAsia="en-GB"/>
              </w:rPr>
            </w:pPr>
            <w:r>
              <w:rPr>
                <w:rFonts w:asciiTheme="minorHAnsi" w:hAnsiTheme="minorHAnsi"/>
                <w:color w:val="auto"/>
                <w:lang w:eastAsia="en-GB"/>
              </w:rPr>
              <w:t>Security Engineering Lead</w:t>
            </w:r>
          </w:p>
        </w:tc>
      </w:tr>
    </w:tbl>
    <w:p w14:paraId="46071A40" w14:textId="68FD25A9" w:rsidR="00AE0EBF" w:rsidRPr="00CF0AB0" w:rsidRDefault="001D0755" w:rsidP="00A9249F">
      <w:pPr>
        <w:pStyle w:val="Heading2"/>
        <w:keepLines w:val="0"/>
        <w:spacing w:before="240" w:after="120"/>
      </w:pPr>
      <w:bookmarkStart w:id="7" w:name="_Toc240366818"/>
      <w:r w:rsidRPr="00CF0AB0">
        <w:t>TDA Approval</w:t>
      </w:r>
      <w:bookmarkEnd w:id="7"/>
    </w:p>
    <w:p w14:paraId="4EFF0E55" w14:textId="77777777" w:rsidR="00787BE4" w:rsidRDefault="00CF0AB0" w:rsidP="00CF0AB0">
      <w:pPr>
        <w:jc w:val="both"/>
        <w:rPr>
          <w:szCs w:val="20"/>
        </w:rPr>
      </w:pPr>
      <w:r w:rsidRPr="4703C369">
        <w:rPr>
          <w:szCs w:val="20"/>
        </w:rPr>
        <w:t xml:space="preserve">The TDA approval date to be updated by the author once full TDA approval has been granted. </w:t>
      </w:r>
    </w:p>
    <w:p w14:paraId="0D1C3405" w14:textId="7626F12C" w:rsidR="00CF0AB0" w:rsidRPr="00A70E33" w:rsidRDefault="00CF0AB0" w:rsidP="00CF0AB0">
      <w:pPr>
        <w:jc w:val="both"/>
        <w:rPr>
          <w:szCs w:val="20"/>
        </w:rPr>
      </w:pPr>
      <w:r w:rsidRPr="4703C369">
        <w:rPr>
          <w:szCs w:val="20"/>
        </w:rPr>
        <w:t>The document should then be updated to a major revision number and stored in the solution repository.</w:t>
      </w:r>
    </w:p>
    <w:p w14:paraId="33F7EF2E" w14:textId="77777777" w:rsidR="00AE0EBF" w:rsidRDefault="00AE0EBF" w:rsidP="00CD2CCC">
      <w:pPr>
        <w:rPr>
          <w:lang w:eastAsia="en-GB"/>
        </w:rPr>
      </w:pPr>
    </w:p>
    <w:tbl>
      <w:tblPr>
        <w:tblStyle w:val="TableGridLight"/>
        <w:tblW w:w="9209" w:type="dxa"/>
        <w:tblLook w:val="04A0" w:firstRow="1" w:lastRow="0" w:firstColumn="1" w:lastColumn="0" w:noHBand="0" w:noVBand="1"/>
      </w:tblPr>
      <w:tblGrid>
        <w:gridCol w:w="1399"/>
        <w:gridCol w:w="2552"/>
        <w:gridCol w:w="2547"/>
        <w:gridCol w:w="2711"/>
      </w:tblGrid>
      <w:tr w:rsidR="004A3804" w:rsidRPr="00595998" w14:paraId="7AD5E3F6" w14:textId="2CB20029" w:rsidTr="00CC5F8E">
        <w:trPr>
          <w:cantSplit/>
          <w:trHeight w:val="285"/>
          <w:tblHeader/>
        </w:trPr>
        <w:tc>
          <w:tcPr>
            <w:tcW w:w="1399"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75EE9DB7" w14:textId="77777777" w:rsidR="004A3804" w:rsidRPr="007A2B8C" w:rsidRDefault="004A3804" w:rsidP="004A3804">
            <w:pPr>
              <w:rPr>
                <w:rFonts w:asciiTheme="minorHAnsi" w:hAnsiTheme="minorHAnsi" w:hint="eastAsia"/>
                <w:b/>
                <w:bCs w:val="0"/>
                <w:lang w:eastAsia="en-GB"/>
              </w:rPr>
            </w:pPr>
            <w:r w:rsidRPr="007A2B8C">
              <w:rPr>
                <w:rFonts w:asciiTheme="minorHAnsi" w:hAnsiTheme="minorHAnsi"/>
                <w:b/>
                <w:bCs w:val="0"/>
                <w:lang w:eastAsia="en-GB"/>
              </w:rPr>
              <w:t>Date</w:t>
            </w:r>
          </w:p>
        </w:tc>
        <w:tc>
          <w:tcPr>
            <w:tcW w:w="2552"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5C5D40B3" w14:textId="61D4851B" w:rsidR="004A3804" w:rsidRPr="007A2B8C" w:rsidRDefault="004A3804" w:rsidP="004A3804">
            <w:pPr>
              <w:rPr>
                <w:rFonts w:asciiTheme="minorHAnsi" w:hAnsiTheme="minorHAnsi" w:hint="eastAsia"/>
                <w:b/>
                <w:bCs w:val="0"/>
                <w:lang w:eastAsia="en-GB"/>
              </w:rPr>
            </w:pPr>
            <w:r w:rsidRPr="007A2B8C">
              <w:rPr>
                <w:rFonts w:asciiTheme="minorHAnsi" w:hAnsiTheme="minorHAnsi"/>
                <w:b/>
                <w:bCs w:val="0"/>
                <w:lang w:eastAsia="en-GB"/>
              </w:rPr>
              <w:t>Minutes</w:t>
            </w:r>
            <w:r w:rsidR="00787BE4" w:rsidRPr="007A2B8C">
              <w:rPr>
                <w:rFonts w:asciiTheme="minorHAnsi" w:hAnsiTheme="minorHAnsi"/>
                <w:b/>
                <w:bCs w:val="0"/>
                <w:lang w:eastAsia="en-GB"/>
              </w:rPr>
              <w:t xml:space="preserve"> (link)</w:t>
            </w:r>
          </w:p>
        </w:tc>
        <w:tc>
          <w:tcPr>
            <w:tcW w:w="2547"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2CAD2E1C" w14:textId="307DADE8" w:rsidR="004A3804" w:rsidRPr="007A2B8C" w:rsidRDefault="004A3804" w:rsidP="004A3804">
            <w:pPr>
              <w:rPr>
                <w:b/>
                <w:bCs w:val="0"/>
                <w:lang w:eastAsia="en-GB"/>
              </w:rPr>
            </w:pPr>
            <w:r w:rsidRPr="007A2B8C">
              <w:rPr>
                <w:b/>
                <w:bCs w:val="0"/>
                <w:lang w:eastAsia="en-GB"/>
              </w:rPr>
              <w:t>TDA Chair Name</w:t>
            </w:r>
          </w:p>
        </w:tc>
        <w:tc>
          <w:tcPr>
            <w:tcW w:w="2711"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43BCDF0A" w14:textId="30416A6F" w:rsidR="004A3804" w:rsidRPr="007A2B8C" w:rsidRDefault="004A3804" w:rsidP="004A3804">
            <w:pPr>
              <w:rPr>
                <w:b/>
                <w:bCs w:val="0"/>
                <w:lang w:eastAsia="en-GB"/>
              </w:rPr>
            </w:pPr>
            <w:r w:rsidRPr="007A2B8C">
              <w:rPr>
                <w:b/>
                <w:bCs w:val="0"/>
                <w:lang w:eastAsia="en-GB"/>
              </w:rPr>
              <w:t>TDA Chair Title</w:t>
            </w:r>
          </w:p>
        </w:tc>
      </w:tr>
      <w:tr w:rsidR="004A3804" w:rsidRPr="00825236" w14:paraId="6911842F" w14:textId="21BC8F81" w:rsidTr="00866873">
        <w:trPr>
          <w:trHeight w:val="285"/>
        </w:trPr>
        <w:tc>
          <w:tcPr>
            <w:tcW w:w="1399" w:type="dxa"/>
            <w:tcBorders>
              <w:top w:val="single" w:sz="4" w:space="0" w:color="000000" w:themeColor="text1"/>
            </w:tcBorders>
          </w:tcPr>
          <w:p w14:paraId="7A97570A" w14:textId="77777777" w:rsidR="004A3804" w:rsidRPr="00825236" w:rsidRDefault="004A3804" w:rsidP="004A3804">
            <w:pPr>
              <w:rPr>
                <w:rFonts w:asciiTheme="minorHAnsi" w:hAnsiTheme="minorHAnsi" w:hint="eastAsia"/>
                <w:color w:val="808080" w:themeColor="background1" w:themeShade="80"/>
                <w:lang w:eastAsia="en-GB"/>
              </w:rPr>
            </w:pPr>
            <w:r w:rsidRPr="00825236">
              <w:rPr>
                <w:rFonts w:asciiTheme="minorHAnsi" w:hAnsiTheme="minorHAnsi"/>
                <w:color w:val="808080" w:themeColor="background1" w:themeShade="80"/>
                <w:lang w:eastAsia="en-GB"/>
              </w:rPr>
              <w:t>DD/MM/YY</w:t>
            </w:r>
          </w:p>
        </w:tc>
        <w:tc>
          <w:tcPr>
            <w:tcW w:w="2552" w:type="dxa"/>
            <w:tcBorders>
              <w:top w:val="single" w:sz="4" w:space="0" w:color="000000" w:themeColor="text1"/>
            </w:tcBorders>
          </w:tcPr>
          <w:p w14:paraId="7BD2100E" w14:textId="000CB8DB" w:rsidR="004A3804" w:rsidRPr="00825236" w:rsidRDefault="004A3804" w:rsidP="004A3804">
            <w:pPr>
              <w:rPr>
                <w:rFonts w:asciiTheme="minorHAnsi" w:hAnsiTheme="minorHAnsi" w:hint="eastAsia"/>
                <w:color w:val="auto"/>
                <w:lang w:eastAsia="en-GB"/>
              </w:rPr>
            </w:pPr>
          </w:p>
        </w:tc>
        <w:tc>
          <w:tcPr>
            <w:tcW w:w="2547" w:type="dxa"/>
            <w:tcBorders>
              <w:top w:val="single" w:sz="4" w:space="0" w:color="000000" w:themeColor="text1"/>
            </w:tcBorders>
          </w:tcPr>
          <w:p w14:paraId="4D84C202" w14:textId="77777777" w:rsidR="004A3804" w:rsidRPr="00825236" w:rsidRDefault="004A3804" w:rsidP="004A3804">
            <w:pPr>
              <w:rPr>
                <w:color w:val="auto"/>
                <w:lang w:eastAsia="en-GB"/>
              </w:rPr>
            </w:pPr>
          </w:p>
        </w:tc>
        <w:tc>
          <w:tcPr>
            <w:tcW w:w="2711" w:type="dxa"/>
            <w:tcBorders>
              <w:top w:val="single" w:sz="4" w:space="0" w:color="000000" w:themeColor="text1"/>
            </w:tcBorders>
          </w:tcPr>
          <w:p w14:paraId="59DA0D19" w14:textId="77777777" w:rsidR="004A3804" w:rsidRPr="00825236" w:rsidRDefault="004A3804" w:rsidP="004A3804">
            <w:pPr>
              <w:rPr>
                <w:color w:val="auto"/>
                <w:lang w:eastAsia="en-GB"/>
              </w:rPr>
            </w:pPr>
          </w:p>
        </w:tc>
      </w:tr>
    </w:tbl>
    <w:p w14:paraId="1094B4D5" w14:textId="77777777" w:rsidR="00AE0EBF" w:rsidRDefault="00AE0EBF" w:rsidP="00CD2CCC">
      <w:pPr>
        <w:rPr>
          <w:lang w:eastAsia="en-GB"/>
        </w:rPr>
      </w:pPr>
    </w:p>
    <w:p w14:paraId="38C7E440" w14:textId="77777777" w:rsidR="0014015B" w:rsidRPr="00A70E33" w:rsidRDefault="0014015B" w:rsidP="0014015B">
      <w:pPr>
        <w:rPr>
          <w:szCs w:val="20"/>
        </w:rPr>
      </w:pPr>
      <w:r w:rsidRPr="00A70E33">
        <w:rPr>
          <w:szCs w:val="20"/>
        </w:rPr>
        <w:t>Note – documents that have conditional TDA approval must be completed before the Date of TDA Approval can be entered by the author, and the major revision saved in the solution repository.</w:t>
      </w:r>
    </w:p>
    <w:p w14:paraId="7BCC38EA" w14:textId="77777777" w:rsidR="00CD2CCC" w:rsidRDefault="00CD2CCC" w:rsidP="00CD2CCC">
      <w:pPr>
        <w:pStyle w:val="Heading2"/>
        <w:keepLines w:val="0"/>
        <w:spacing w:before="240" w:after="120"/>
      </w:pPr>
      <w:bookmarkStart w:id="8" w:name="_Document_References"/>
      <w:bookmarkStart w:id="9" w:name="_Toc240366819"/>
      <w:bookmarkEnd w:id="8"/>
      <w:r>
        <w:t>Document References</w:t>
      </w:r>
      <w:bookmarkEnd w:id="9"/>
    </w:p>
    <w:p w14:paraId="5584657C" w14:textId="7B1B4942" w:rsidR="00DD6FFE" w:rsidRDefault="00DD6FFE" w:rsidP="00CD2CCC">
      <w:pPr>
        <w:rPr>
          <w:lang w:eastAsia="en-GB"/>
        </w:rPr>
      </w:pPr>
      <w:r>
        <w:rPr>
          <w:lang w:eastAsia="en-GB"/>
        </w:rPr>
        <w:t>The following documents should be read in conjunction with this document:</w:t>
      </w:r>
    </w:p>
    <w:p w14:paraId="5D767D29" w14:textId="77777777" w:rsidR="00CD2CCC" w:rsidRDefault="00CD2CCC" w:rsidP="00CD2CCC">
      <w:pPr>
        <w:rPr>
          <w:lang w:eastAsia="en-GB"/>
        </w:rPr>
      </w:pPr>
    </w:p>
    <w:tbl>
      <w:tblPr>
        <w:tblStyle w:val="TableGridLight"/>
        <w:tblW w:w="9634" w:type="dxa"/>
        <w:tblLook w:val="04A0" w:firstRow="1" w:lastRow="0" w:firstColumn="1" w:lastColumn="0" w:noHBand="0" w:noVBand="1"/>
      </w:tblPr>
      <w:tblGrid>
        <w:gridCol w:w="1145"/>
        <w:gridCol w:w="3540"/>
        <w:gridCol w:w="1483"/>
        <w:gridCol w:w="1656"/>
        <w:gridCol w:w="1540"/>
        <w:gridCol w:w="270"/>
      </w:tblGrid>
      <w:tr w:rsidR="00CD2CCC" w:rsidRPr="009527A4" w14:paraId="15D5CAAE" w14:textId="77777777" w:rsidTr="007B6F01">
        <w:tc>
          <w:tcPr>
            <w:tcW w:w="1145"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25AC74D9" w14:textId="77777777" w:rsidR="00CD2CCC" w:rsidRPr="00595998" w:rsidRDefault="00CD2CCC" w:rsidP="001E1B57">
            <w:pPr>
              <w:jc w:val="center"/>
              <w:rPr>
                <w:rFonts w:asciiTheme="minorHAnsi" w:hAnsiTheme="minorHAnsi" w:hint="eastAsia"/>
                <w:b/>
                <w:lang w:eastAsia="en-GB"/>
              </w:rPr>
            </w:pPr>
            <w:commentRangeStart w:id="10"/>
            <w:commentRangeStart w:id="11"/>
            <w:r w:rsidRPr="00595998">
              <w:rPr>
                <w:rFonts w:asciiTheme="minorHAnsi" w:hAnsiTheme="minorHAnsi"/>
                <w:b/>
                <w:lang w:eastAsia="en-GB"/>
              </w:rPr>
              <w:t>Reference</w:t>
            </w:r>
          </w:p>
        </w:tc>
        <w:tc>
          <w:tcPr>
            <w:tcW w:w="3746"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640B7256" w14:textId="77777777" w:rsidR="00CD2CCC" w:rsidRPr="00595998" w:rsidRDefault="00CD2CCC" w:rsidP="001E1B57">
            <w:pPr>
              <w:jc w:val="center"/>
              <w:rPr>
                <w:rFonts w:asciiTheme="minorHAnsi" w:hAnsiTheme="minorHAnsi" w:hint="eastAsia"/>
                <w:b/>
                <w:lang w:eastAsia="en-GB"/>
              </w:rPr>
            </w:pPr>
            <w:r w:rsidRPr="00595998">
              <w:rPr>
                <w:rFonts w:asciiTheme="minorHAnsi" w:hAnsiTheme="minorHAnsi"/>
                <w:b/>
                <w:lang w:eastAsia="en-GB"/>
              </w:rPr>
              <w:t>Document</w:t>
            </w:r>
          </w:p>
        </w:tc>
        <w:tc>
          <w:tcPr>
            <w:tcW w:w="1060"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262E2E5A" w14:textId="77777777" w:rsidR="00CD2CCC" w:rsidRPr="00595998" w:rsidRDefault="00CD2CCC" w:rsidP="001E1B57">
            <w:pPr>
              <w:jc w:val="center"/>
              <w:rPr>
                <w:rFonts w:asciiTheme="minorHAnsi" w:hAnsiTheme="minorHAnsi" w:hint="eastAsia"/>
                <w:b/>
                <w:lang w:eastAsia="en-GB"/>
              </w:rPr>
            </w:pPr>
            <w:r w:rsidRPr="00595998">
              <w:rPr>
                <w:rFonts w:asciiTheme="minorHAnsi" w:hAnsiTheme="minorHAnsi"/>
                <w:b/>
                <w:lang w:eastAsia="en-GB"/>
              </w:rPr>
              <w:t>Version</w:t>
            </w:r>
          </w:p>
        </w:tc>
        <w:tc>
          <w:tcPr>
            <w:tcW w:w="1747"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54B4F5C1" w14:textId="77777777" w:rsidR="00CD2CCC" w:rsidRPr="00595998" w:rsidRDefault="00CD2CCC" w:rsidP="001E1B57">
            <w:pPr>
              <w:jc w:val="center"/>
              <w:rPr>
                <w:rFonts w:asciiTheme="minorHAnsi" w:hAnsiTheme="minorHAnsi" w:hint="eastAsia"/>
                <w:b/>
                <w:lang w:eastAsia="en-GB"/>
              </w:rPr>
            </w:pPr>
            <w:r w:rsidRPr="00595998">
              <w:rPr>
                <w:rFonts w:asciiTheme="minorHAnsi" w:hAnsiTheme="minorHAnsi"/>
                <w:b/>
                <w:lang w:eastAsia="en-GB"/>
              </w:rPr>
              <w:t>Author</w:t>
            </w:r>
          </w:p>
        </w:tc>
        <w:tc>
          <w:tcPr>
            <w:tcW w:w="1936" w:type="dxa"/>
            <w:gridSpan w:val="2"/>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3D44DCC2" w14:textId="77777777" w:rsidR="00CD2CCC" w:rsidRPr="00595998" w:rsidRDefault="00CD2CCC" w:rsidP="001E1B57">
            <w:pPr>
              <w:jc w:val="center"/>
              <w:rPr>
                <w:rFonts w:asciiTheme="minorHAnsi" w:hAnsiTheme="minorHAnsi" w:hint="eastAsia"/>
                <w:b/>
                <w:lang w:eastAsia="en-GB"/>
              </w:rPr>
            </w:pPr>
            <w:r w:rsidRPr="00595998">
              <w:rPr>
                <w:rFonts w:asciiTheme="minorHAnsi" w:hAnsiTheme="minorHAnsi"/>
                <w:b/>
                <w:lang w:eastAsia="en-GB"/>
              </w:rPr>
              <w:t>Source</w:t>
            </w:r>
          </w:p>
        </w:tc>
      </w:tr>
      <w:tr w:rsidR="00D26090" w:rsidRPr="009527A4" w14:paraId="57582FD3" w14:textId="77777777" w:rsidTr="007B6F01">
        <w:tc>
          <w:tcPr>
            <w:tcW w:w="1145" w:type="dxa"/>
            <w:tcBorders>
              <w:top w:val="single" w:sz="4" w:space="0" w:color="000000" w:themeColor="text1"/>
            </w:tcBorders>
          </w:tcPr>
          <w:p w14:paraId="45CD44A3" w14:textId="4CBF4B31" w:rsidR="00D26090" w:rsidRPr="00F94A76" w:rsidRDefault="00D26090" w:rsidP="00D26090">
            <w:pPr>
              <w:rPr>
                <w:rFonts w:asciiTheme="minorHAnsi" w:hAnsiTheme="minorHAnsi" w:hint="eastAsia"/>
                <w:lang w:eastAsia="en-GB"/>
              </w:rPr>
            </w:pPr>
            <w:r w:rsidRPr="008D0283">
              <w:rPr>
                <w:rFonts w:asciiTheme="minorHAnsi" w:hAnsiTheme="minorHAnsi"/>
                <w:szCs w:val="20"/>
              </w:rPr>
              <w:t>1</w:t>
            </w:r>
          </w:p>
        </w:tc>
        <w:tc>
          <w:tcPr>
            <w:tcW w:w="3746" w:type="dxa"/>
            <w:tcBorders>
              <w:top w:val="single" w:sz="4" w:space="0" w:color="000000" w:themeColor="text1"/>
            </w:tcBorders>
          </w:tcPr>
          <w:p w14:paraId="6ECEE95E" w14:textId="61B476DB" w:rsidR="00D26090" w:rsidRPr="00F94A76" w:rsidRDefault="00D26090" w:rsidP="00D26090">
            <w:pPr>
              <w:rPr>
                <w:rFonts w:asciiTheme="minorHAnsi" w:hAnsiTheme="minorHAnsi" w:hint="eastAsia"/>
                <w:lang w:eastAsia="en-GB"/>
              </w:rPr>
            </w:pPr>
            <w:r w:rsidRPr="008D0283">
              <w:rPr>
                <w:rFonts w:asciiTheme="minorHAnsi" w:hAnsiTheme="minorHAnsi"/>
                <w:szCs w:val="20"/>
              </w:rPr>
              <w:t>Enterprise Architecture Principles</w:t>
            </w:r>
          </w:p>
        </w:tc>
        <w:tc>
          <w:tcPr>
            <w:tcW w:w="1060" w:type="dxa"/>
            <w:tcBorders>
              <w:top w:val="single" w:sz="4" w:space="0" w:color="000000" w:themeColor="text1"/>
            </w:tcBorders>
          </w:tcPr>
          <w:p w14:paraId="12DBB848" w14:textId="6340AA84" w:rsidR="00D26090" w:rsidRPr="00F94A76" w:rsidRDefault="00D26090" w:rsidP="00D26090">
            <w:pPr>
              <w:rPr>
                <w:rFonts w:asciiTheme="minorHAnsi" w:hAnsiTheme="minorHAnsi" w:hint="eastAsia"/>
                <w:lang w:eastAsia="en-GB"/>
              </w:rPr>
            </w:pPr>
            <w:r w:rsidRPr="008D0283">
              <w:rPr>
                <w:rFonts w:asciiTheme="minorHAnsi" w:hAnsiTheme="minorHAnsi"/>
                <w:szCs w:val="20"/>
              </w:rPr>
              <w:t>0.1</w:t>
            </w:r>
          </w:p>
        </w:tc>
        <w:tc>
          <w:tcPr>
            <w:tcW w:w="1747" w:type="dxa"/>
            <w:tcBorders>
              <w:top w:val="single" w:sz="4" w:space="0" w:color="000000" w:themeColor="text1"/>
            </w:tcBorders>
          </w:tcPr>
          <w:p w14:paraId="123962D3" w14:textId="42DA6691" w:rsidR="00D26090" w:rsidRPr="00F94A76" w:rsidRDefault="00D26090" w:rsidP="00D26090">
            <w:pPr>
              <w:rPr>
                <w:rFonts w:asciiTheme="minorHAnsi" w:hAnsiTheme="minorHAnsi" w:hint="eastAsia"/>
                <w:lang w:eastAsia="en-GB"/>
              </w:rPr>
            </w:pPr>
            <w:r w:rsidRPr="008D0283">
              <w:rPr>
                <w:rFonts w:asciiTheme="minorHAnsi" w:hAnsiTheme="minorHAnsi"/>
                <w:szCs w:val="20"/>
              </w:rPr>
              <w:t>Jamie Barclay </w:t>
            </w:r>
          </w:p>
        </w:tc>
        <w:bookmarkStart w:id="12" w:name="EntArchPrin"/>
        <w:tc>
          <w:tcPr>
            <w:tcW w:w="1936" w:type="dxa"/>
            <w:gridSpan w:val="2"/>
            <w:tcBorders>
              <w:top w:val="single" w:sz="4" w:space="0" w:color="000000" w:themeColor="text1"/>
            </w:tcBorders>
          </w:tcPr>
          <w:p w14:paraId="3E90E2C3" w14:textId="0FE96B52" w:rsidR="00D26090" w:rsidRPr="008D0283" w:rsidRDefault="00D26090" w:rsidP="00D26090">
            <w:pPr>
              <w:rPr>
                <w:rFonts w:asciiTheme="minorHAnsi" w:hAnsiTheme="minorHAnsi" w:hint="eastAsia"/>
                <w:szCs w:val="20"/>
              </w:rPr>
            </w:pPr>
            <w:r w:rsidRPr="00425047">
              <w:rPr>
                <w:rStyle w:val="Hyperlink"/>
              </w:rPr>
              <w:fldChar w:fldCharType="begin"/>
            </w:r>
            <w:r w:rsidRPr="00425047">
              <w:rPr>
                <w:rStyle w:val="Hyperlink"/>
                <w:rFonts w:eastAsiaTheme="minorHAnsi"/>
              </w:rPr>
              <w:instrText>HYPERLINK "https://chausl.sharepoint.com/:w:/r/sites/CTG-Architecture/Shared%20Documents/EA%20Reference%20Docs/EA%20Reference%20Docs%20(Final)/ChArch-EAPrinciples.docx?d=w6dcb2f4cc77348159505d7501241ca26&amp;csf=1&amp;web=1&amp;e=Ydcg5G"</w:instrText>
            </w:r>
            <w:r w:rsidRPr="00425047">
              <w:rPr>
                <w:rStyle w:val="Hyperlink"/>
              </w:rPr>
            </w:r>
            <w:r w:rsidRPr="00425047">
              <w:rPr>
                <w:rStyle w:val="Hyperlink"/>
              </w:rPr>
              <w:fldChar w:fldCharType="separate"/>
            </w:r>
            <w:r w:rsidRPr="00425047">
              <w:rPr>
                <w:rStyle w:val="Hyperlink"/>
                <w:rFonts w:eastAsiaTheme="minorHAnsi"/>
              </w:rPr>
              <w:t>Source</w:t>
            </w:r>
            <w:r w:rsidRPr="00425047">
              <w:rPr>
                <w:rStyle w:val="Hyperlink"/>
              </w:rPr>
              <w:fldChar w:fldCharType="end"/>
            </w:r>
            <w:bookmarkEnd w:id="12"/>
          </w:p>
        </w:tc>
      </w:tr>
      <w:tr w:rsidR="00E90764" w:rsidRPr="009527A4" w14:paraId="6ADC5BAB" w14:textId="77777777" w:rsidTr="007B6F01">
        <w:tc>
          <w:tcPr>
            <w:tcW w:w="1145" w:type="dxa"/>
          </w:tcPr>
          <w:p w14:paraId="6D2F9B73" w14:textId="0A7A36A3" w:rsidR="00E90764" w:rsidRPr="00F94A76" w:rsidRDefault="00E90764" w:rsidP="00E90764">
            <w:pPr>
              <w:rPr>
                <w:rFonts w:asciiTheme="minorHAnsi" w:hAnsiTheme="minorHAnsi" w:hint="eastAsia"/>
                <w:lang w:eastAsia="en-GB"/>
              </w:rPr>
            </w:pPr>
            <w:r w:rsidRPr="008D0283">
              <w:rPr>
                <w:rFonts w:asciiTheme="minorHAnsi" w:hAnsiTheme="minorHAnsi"/>
                <w:szCs w:val="20"/>
              </w:rPr>
              <w:t>2</w:t>
            </w:r>
          </w:p>
        </w:tc>
        <w:tc>
          <w:tcPr>
            <w:tcW w:w="3746" w:type="dxa"/>
          </w:tcPr>
          <w:p w14:paraId="566B76E6" w14:textId="0D8EB840" w:rsidR="00E90764" w:rsidRPr="00F94A76" w:rsidRDefault="00E90764" w:rsidP="00E90764">
            <w:pPr>
              <w:rPr>
                <w:rFonts w:asciiTheme="minorHAnsi" w:hAnsiTheme="minorHAnsi" w:hint="eastAsia"/>
                <w:lang w:eastAsia="en-GB"/>
              </w:rPr>
            </w:pPr>
            <w:r w:rsidRPr="008D0283">
              <w:rPr>
                <w:rFonts w:asciiTheme="minorHAnsi" w:hAnsiTheme="minorHAnsi"/>
                <w:szCs w:val="20"/>
              </w:rPr>
              <w:t>Data Classification Policy </w:t>
            </w:r>
          </w:p>
        </w:tc>
        <w:tc>
          <w:tcPr>
            <w:tcW w:w="1060" w:type="dxa"/>
          </w:tcPr>
          <w:p w14:paraId="73BD3396" w14:textId="373F2918" w:rsidR="00E90764" w:rsidRPr="00F94A76" w:rsidRDefault="00E90764" w:rsidP="00E90764">
            <w:pPr>
              <w:rPr>
                <w:rFonts w:asciiTheme="minorHAnsi" w:hAnsiTheme="minorHAnsi" w:hint="eastAsia"/>
                <w:lang w:eastAsia="en-GB"/>
              </w:rPr>
            </w:pPr>
            <w:r w:rsidRPr="008D0283">
              <w:rPr>
                <w:rFonts w:asciiTheme="minorHAnsi" w:hAnsiTheme="minorHAnsi"/>
                <w:szCs w:val="20"/>
              </w:rPr>
              <w:t>9.1</w:t>
            </w:r>
          </w:p>
        </w:tc>
        <w:tc>
          <w:tcPr>
            <w:tcW w:w="1747" w:type="dxa"/>
          </w:tcPr>
          <w:p w14:paraId="3C71001F" w14:textId="0D186041" w:rsidR="00E90764" w:rsidRPr="00F94A76" w:rsidRDefault="00E90764" w:rsidP="00E90764">
            <w:pPr>
              <w:rPr>
                <w:rFonts w:asciiTheme="minorHAnsi" w:hAnsiTheme="minorHAnsi" w:hint="eastAsia"/>
                <w:lang w:eastAsia="en-GB"/>
              </w:rPr>
            </w:pPr>
            <w:r w:rsidRPr="008D0283">
              <w:rPr>
                <w:rFonts w:asciiTheme="minorHAnsi" w:hAnsiTheme="minorHAnsi"/>
                <w:szCs w:val="20"/>
              </w:rPr>
              <w:t>D.Beck</w:t>
            </w:r>
          </w:p>
        </w:tc>
        <w:bookmarkStart w:id="13" w:name="DataClsPol"/>
        <w:tc>
          <w:tcPr>
            <w:tcW w:w="1936" w:type="dxa"/>
            <w:gridSpan w:val="2"/>
          </w:tcPr>
          <w:p w14:paraId="561E7E33" w14:textId="7B314B9E" w:rsidR="00E90764" w:rsidRPr="00F94A76" w:rsidRDefault="00E90764" w:rsidP="00E90764">
            <w:pPr>
              <w:rPr>
                <w:rFonts w:asciiTheme="minorHAnsi" w:hAnsiTheme="minorHAnsi" w:hint="eastAsia"/>
                <w:lang w:eastAsia="en-GB"/>
              </w:rPr>
            </w:pPr>
            <w:r w:rsidRPr="00425047">
              <w:rPr>
                <w:rStyle w:val="Hyperlink"/>
              </w:rPr>
              <w:fldChar w:fldCharType="begin"/>
            </w:r>
            <w:r w:rsidRPr="00425047">
              <w:rPr>
                <w:rStyle w:val="Hyperlink"/>
                <w:rFonts w:eastAsiaTheme="minorHAnsi"/>
              </w:rPr>
              <w:instrText>HYPERLINK "https://chausl.sharepoint.com/:w:/r/sites/Gov/Shared/Chaucer%20Group%20Data%20Classification%20Policy.docx?d=wb17100a24f9d4ee2b274100adbf5e5ea&amp;csf=1&amp;web=1&amp;e=bV7mKk"</w:instrText>
            </w:r>
            <w:r w:rsidRPr="00425047">
              <w:rPr>
                <w:rStyle w:val="Hyperlink"/>
              </w:rPr>
            </w:r>
            <w:r w:rsidRPr="00425047">
              <w:rPr>
                <w:rStyle w:val="Hyperlink"/>
              </w:rPr>
              <w:fldChar w:fldCharType="separate"/>
            </w:r>
            <w:r w:rsidRPr="00425047">
              <w:rPr>
                <w:rStyle w:val="Hyperlink"/>
                <w:rFonts w:eastAsiaTheme="minorHAnsi"/>
              </w:rPr>
              <w:t>Source</w:t>
            </w:r>
            <w:r w:rsidRPr="00425047">
              <w:rPr>
                <w:rStyle w:val="Hyperlink"/>
              </w:rPr>
              <w:fldChar w:fldCharType="end"/>
            </w:r>
            <w:bookmarkEnd w:id="13"/>
          </w:p>
        </w:tc>
      </w:tr>
      <w:tr w:rsidR="00E90764" w:rsidRPr="009527A4" w14:paraId="0D7874F8" w14:textId="77777777" w:rsidTr="007B6F01">
        <w:tc>
          <w:tcPr>
            <w:tcW w:w="1145" w:type="dxa"/>
          </w:tcPr>
          <w:p w14:paraId="4C8C211C" w14:textId="2D2EDA78" w:rsidR="00E90764" w:rsidRPr="00F94A76" w:rsidRDefault="00E90764" w:rsidP="00E90764">
            <w:pPr>
              <w:rPr>
                <w:rFonts w:asciiTheme="minorHAnsi" w:hAnsiTheme="minorHAnsi" w:hint="eastAsia"/>
                <w:lang w:eastAsia="en-GB"/>
              </w:rPr>
            </w:pPr>
            <w:r w:rsidRPr="008D0283">
              <w:rPr>
                <w:rFonts w:asciiTheme="minorHAnsi" w:hAnsiTheme="minorHAnsi"/>
                <w:szCs w:val="20"/>
              </w:rPr>
              <w:t>3</w:t>
            </w:r>
          </w:p>
        </w:tc>
        <w:tc>
          <w:tcPr>
            <w:tcW w:w="3746" w:type="dxa"/>
          </w:tcPr>
          <w:p w14:paraId="36DEFED2" w14:textId="798000FC" w:rsidR="00E90764" w:rsidRPr="00F94A76" w:rsidRDefault="00E90764" w:rsidP="00E90764">
            <w:pPr>
              <w:rPr>
                <w:rFonts w:asciiTheme="minorHAnsi" w:hAnsiTheme="minorHAnsi" w:hint="eastAsia"/>
                <w:lang w:eastAsia="en-GB"/>
              </w:rPr>
            </w:pPr>
            <w:r w:rsidRPr="008D0283">
              <w:rPr>
                <w:rFonts w:asciiTheme="minorHAnsi" w:hAnsiTheme="minorHAnsi"/>
                <w:szCs w:val="20"/>
              </w:rPr>
              <w:t>Enterprise DevOps Principles</w:t>
            </w:r>
          </w:p>
        </w:tc>
        <w:tc>
          <w:tcPr>
            <w:tcW w:w="1060" w:type="dxa"/>
          </w:tcPr>
          <w:p w14:paraId="23E29B5A" w14:textId="3EB2CA1E" w:rsidR="00E90764" w:rsidRPr="00F94A76" w:rsidRDefault="00E90764" w:rsidP="00E90764">
            <w:pPr>
              <w:rPr>
                <w:rFonts w:asciiTheme="minorHAnsi" w:hAnsiTheme="minorHAnsi" w:hint="eastAsia"/>
                <w:lang w:eastAsia="en-GB"/>
              </w:rPr>
            </w:pPr>
            <w:r w:rsidRPr="008D0283">
              <w:rPr>
                <w:rFonts w:asciiTheme="minorHAnsi" w:hAnsiTheme="minorHAnsi"/>
                <w:szCs w:val="20"/>
              </w:rPr>
              <w:t>0.1</w:t>
            </w:r>
          </w:p>
        </w:tc>
        <w:tc>
          <w:tcPr>
            <w:tcW w:w="1747" w:type="dxa"/>
          </w:tcPr>
          <w:p w14:paraId="476E9619" w14:textId="6C00C36D" w:rsidR="00E90764" w:rsidRPr="00F94A76" w:rsidRDefault="00E90764" w:rsidP="00E90764">
            <w:pPr>
              <w:rPr>
                <w:rFonts w:asciiTheme="minorHAnsi" w:hAnsiTheme="minorHAnsi" w:hint="eastAsia"/>
                <w:lang w:eastAsia="en-GB"/>
              </w:rPr>
            </w:pPr>
            <w:r w:rsidRPr="008D0283">
              <w:rPr>
                <w:rFonts w:asciiTheme="minorHAnsi" w:hAnsiTheme="minorHAnsi"/>
                <w:szCs w:val="20"/>
              </w:rPr>
              <w:t>Gary Milton</w:t>
            </w:r>
          </w:p>
        </w:tc>
        <w:bookmarkStart w:id="14" w:name="EngDevPrinc"/>
        <w:tc>
          <w:tcPr>
            <w:tcW w:w="1936" w:type="dxa"/>
            <w:gridSpan w:val="2"/>
          </w:tcPr>
          <w:p w14:paraId="78812514" w14:textId="74562754" w:rsidR="00E90764" w:rsidRPr="00F94A76" w:rsidRDefault="00E90764" w:rsidP="00E90764">
            <w:pPr>
              <w:rPr>
                <w:rFonts w:asciiTheme="minorHAnsi" w:hAnsiTheme="minorHAnsi" w:hint="eastAsia"/>
                <w:u w:val="single"/>
                <w:lang w:eastAsia="en-GB"/>
              </w:rPr>
            </w:pPr>
            <w:r w:rsidRPr="00425047">
              <w:rPr>
                <w:rStyle w:val="Hyperlink"/>
              </w:rPr>
              <w:fldChar w:fldCharType="begin"/>
            </w:r>
            <w:r w:rsidRPr="00425047">
              <w:rPr>
                <w:rStyle w:val="Hyperlink"/>
                <w:rFonts w:eastAsiaTheme="minorHAnsi"/>
              </w:rPr>
              <w:instrText>HYPERLINK "https://chausl.sharepoint.com/:w:/r/sites/CTG-Architecture/Shared%20Documents/Strategy/Enterprise%20Principles/ChArch-EntDevOpsPrinciples.docx?d=w33ba63b46e74486c808356941d08c14c&amp;csf=1&amp;web=1&amp;e=lrr4tK"</w:instrText>
            </w:r>
            <w:r w:rsidRPr="00425047">
              <w:rPr>
                <w:rStyle w:val="Hyperlink"/>
              </w:rPr>
            </w:r>
            <w:r w:rsidRPr="00425047">
              <w:rPr>
                <w:rStyle w:val="Hyperlink"/>
              </w:rPr>
              <w:fldChar w:fldCharType="separate"/>
            </w:r>
            <w:r w:rsidRPr="00425047">
              <w:rPr>
                <w:rStyle w:val="Hyperlink"/>
                <w:rFonts w:eastAsiaTheme="minorHAnsi"/>
              </w:rPr>
              <w:t>Source</w:t>
            </w:r>
            <w:r w:rsidRPr="00425047">
              <w:rPr>
                <w:rStyle w:val="Hyperlink"/>
              </w:rPr>
              <w:fldChar w:fldCharType="end"/>
            </w:r>
            <w:bookmarkEnd w:id="14"/>
          </w:p>
        </w:tc>
      </w:tr>
      <w:tr w:rsidR="00E90764" w:rsidRPr="009527A4" w14:paraId="75D93A07" w14:textId="77777777" w:rsidTr="007B6F01">
        <w:trPr>
          <w:del w:id="15" w:author="Joycell Sundararaj - Chaucer" w:date="2026-09-15T13:39:00Z" w16du:dateUtc="2026-09-15T12:39:00Z"/>
        </w:trPr>
        <w:tc>
          <w:tcPr>
            <w:tcW w:w="1145" w:type="dxa"/>
          </w:tcPr>
          <w:p w14:paraId="612BF594" w14:textId="60BFBACA" w:rsidR="00E90764" w:rsidRPr="00F94A76" w:rsidRDefault="00E90764" w:rsidP="00E90764">
            <w:pPr>
              <w:rPr>
                <w:del w:id="16" w:author="Joycell Sundararaj - Chaucer" w:date="2026-09-15T13:39:00Z" w16du:dateUtc="2026-09-15T12:39:00Z"/>
                <w:rFonts w:asciiTheme="minorHAnsi" w:hAnsiTheme="minorHAnsi" w:hint="eastAsia"/>
                <w:lang w:eastAsia="en-GB"/>
              </w:rPr>
            </w:pPr>
            <w:del w:id="17" w:author="Joycell Sundararaj - Chaucer" w:date="2026-09-15T13:39:00Z" w16du:dateUtc="2026-09-15T12:39:00Z">
              <w:r w:rsidRPr="008D0283">
                <w:rPr>
                  <w:rFonts w:asciiTheme="minorHAnsi" w:hAnsiTheme="minorHAnsi"/>
                  <w:szCs w:val="20"/>
                </w:rPr>
                <w:delText>4</w:delText>
              </w:r>
            </w:del>
          </w:p>
        </w:tc>
        <w:tc>
          <w:tcPr>
            <w:tcW w:w="3746" w:type="dxa"/>
          </w:tcPr>
          <w:p w14:paraId="6E792467" w14:textId="2D05FD69" w:rsidR="00E90764" w:rsidRPr="00F94A76" w:rsidRDefault="00E90764" w:rsidP="00E90764">
            <w:pPr>
              <w:rPr>
                <w:del w:id="18" w:author="Joycell Sundararaj - Chaucer" w:date="2026-09-15T13:39:00Z" w16du:dateUtc="2026-09-15T12:39:00Z"/>
                <w:rFonts w:asciiTheme="minorHAnsi" w:hAnsiTheme="minorHAnsi" w:hint="eastAsia"/>
                <w:lang w:eastAsia="en-GB"/>
              </w:rPr>
            </w:pPr>
            <w:del w:id="19" w:author="Joycell Sundararaj - Chaucer" w:date="2026-09-15T13:39:00Z" w16du:dateUtc="2026-09-15T12:39:00Z">
              <w:r w:rsidRPr="008D0283">
                <w:rPr>
                  <w:rFonts w:asciiTheme="minorHAnsi" w:hAnsiTheme="minorHAnsi"/>
                  <w:szCs w:val="20"/>
                </w:rPr>
                <w:delText>Architecture Principles</w:delText>
              </w:r>
            </w:del>
          </w:p>
        </w:tc>
        <w:tc>
          <w:tcPr>
            <w:tcW w:w="1060" w:type="dxa"/>
          </w:tcPr>
          <w:p w14:paraId="38766400" w14:textId="381BBEA8" w:rsidR="00E90764" w:rsidRPr="00F94A76" w:rsidRDefault="00E90764" w:rsidP="00E90764">
            <w:pPr>
              <w:rPr>
                <w:del w:id="20" w:author="Joycell Sundararaj - Chaucer" w:date="2026-09-15T13:39:00Z" w16du:dateUtc="2026-09-15T12:39:00Z"/>
                <w:rFonts w:asciiTheme="minorHAnsi" w:hAnsiTheme="minorHAnsi" w:hint="eastAsia"/>
                <w:lang w:eastAsia="en-GB"/>
              </w:rPr>
            </w:pPr>
            <w:del w:id="21" w:author="Joycell Sundararaj - Chaucer" w:date="2026-09-15T13:39:00Z" w16du:dateUtc="2026-09-15T12:39:00Z">
              <w:r w:rsidRPr="008D0283">
                <w:rPr>
                  <w:rFonts w:asciiTheme="minorHAnsi" w:hAnsiTheme="minorHAnsi"/>
                  <w:szCs w:val="20"/>
                </w:rPr>
                <w:delText>0.1</w:delText>
              </w:r>
            </w:del>
          </w:p>
        </w:tc>
        <w:tc>
          <w:tcPr>
            <w:tcW w:w="1747" w:type="dxa"/>
          </w:tcPr>
          <w:p w14:paraId="30E73316" w14:textId="1B6DF6B2" w:rsidR="00E90764" w:rsidRPr="00F94A76" w:rsidRDefault="00E90764" w:rsidP="00E90764">
            <w:pPr>
              <w:rPr>
                <w:del w:id="22" w:author="Joycell Sundararaj - Chaucer" w:date="2026-09-15T13:39:00Z" w16du:dateUtc="2026-09-15T12:39:00Z"/>
                <w:rFonts w:asciiTheme="minorHAnsi" w:hAnsiTheme="minorHAnsi" w:hint="eastAsia"/>
                <w:lang w:eastAsia="en-GB"/>
              </w:rPr>
            </w:pPr>
          </w:p>
        </w:tc>
        <w:bookmarkStart w:id="23" w:name="ArchPrinc"/>
        <w:tc>
          <w:tcPr>
            <w:tcW w:w="1936" w:type="dxa"/>
            <w:gridSpan w:val="2"/>
          </w:tcPr>
          <w:p w14:paraId="309F99BA" w14:textId="6C501B75" w:rsidR="00E90764" w:rsidRPr="00F94A76" w:rsidRDefault="00E90764" w:rsidP="00E90764">
            <w:pPr>
              <w:rPr>
                <w:del w:id="24" w:author="Joycell Sundararaj - Chaucer" w:date="2026-09-15T13:39:00Z" w16du:dateUtc="2026-09-15T12:39:00Z"/>
                <w:rFonts w:asciiTheme="minorHAnsi" w:hAnsiTheme="minorHAnsi" w:hint="eastAsia"/>
                <w:color w:val="1A2B56" w:themeColor="accent1"/>
                <w:u w:val="single"/>
                <w:lang w:eastAsia="en-GB"/>
              </w:rPr>
            </w:pPr>
            <w:del w:id="25" w:author="Joycell Sundararaj - Chaucer" w:date="2026-09-15T13:39:00Z" w16du:dateUtc="2026-09-15T12:39:00Z">
              <w:r w:rsidRPr="00425047">
                <w:rPr>
                  <w:rStyle w:val="Hyperlink"/>
                </w:rPr>
                <w:fldChar w:fldCharType="begin"/>
              </w:r>
              <w:r w:rsidRPr="00425047">
                <w:rPr>
                  <w:rStyle w:val="Hyperlink"/>
                  <w:rFonts w:eastAsiaTheme="minorHAnsi"/>
                </w:rPr>
                <w:delInstrText>HYPERLINK "https://chausl.sharepoint.com/:w:/r/sites/CTG-Architecture/Shared%20Documents/EA%20Reference%20Docs/EA%20Reference%20Docs%20(Final)/Architecture%20Principles.docx?d=w80dd91a25cd24c93b2d96be75c42a7b6&amp;csf=1&amp;web=1&amp;e=Hkkbzs"</w:delInstrText>
              </w:r>
              <w:r w:rsidRPr="00425047">
                <w:rPr>
                  <w:rStyle w:val="Hyperlink"/>
                </w:rPr>
              </w:r>
              <w:r w:rsidRPr="00425047">
                <w:rPr>
                  <w:rStyle w:val="Hyperlink"/>
                </w:rPr>
                <w:fldChar w:fldCharType="separate"/>
              </w:r>
              <w:r w:rsidRPr="00425047">
                <w:rPr>
                  <w:rStyle w:val="Hyperlink"/>
                  <w:rFonts w:eastAsiaTheme="minorHAnsi"/>
                </w:rPr>
                <w:delText>Source</w:delText>
              </w:r>
              <w:r w:rsidRPr="00425047">
                <w:rPr>
                  <w:rStyle w:val="Hyperlink"/>
                </w:rPr>
                <w:fldChar w:fldCharType="end"/>
              </w:r>
              <w:bookmarkEnd w:id="23"/>
            </w:del>
          </w:p>
        </w:tc>
      </w:tr>
      <w:tr w:rsidR="00E90764" w:rsidRPr="009527A4" w14:paraId="29FB8D9B" w14:textId="77777777" w:rsidTr="007B6F01">
        <w:trPr>
          <w:trHeight w:val="510"/>
        </w:trPr>
        <w:tc>
          <w:tcPr>
            <w:tcW w:w="1145" w:type="dxa"/>
          </w:tcPr>
          <w:p w14:paraId="37AA5F38" w14:textId="7773A6FB" w:rsidR="00E90764" w:rsidRPr="008D0283" w:rsidRDefault="00AD3EDB" w:rsidP="00E90764">
            <w:pPr>
              <w:rPr>
                <w:rFonts w:asciiTheme="minorHAnsi" w:hAnsiTheme="minorHAnsi" w:hint="eastAsia"/>
                <w:szCs w:val="20"/>
              </w:rPr>
            </w:pPr>
            <w:ins w:id="26" w:author="Joycell Sundararaj - Chaucer" w:date="2026-09-15T13:39:00Z" w16du:dateUtc="2026-09-15T12:39:00Z">
              <w:r>
                <w:rPr>
                  <w:rFonts w:asciiTheme="minorHAnsi" w:hAnsiTheme="minorHAnsi"/>
                  <w:szCs w:val="20"/>
                </w:rPr>
                <w:t>4</w:t>
              </w:r>
            </w:ins>
            <w:del w:id="27" w:author="Joycell Sundararaj - Chaucer" w:date="2026-09-15T13:39:00Z" w16du:dateUtc="2026-09-15T12:39:00Z">
              <w:r w:rsidR="00E90764" w:rsidRPr="008D0283">
                <w:rPr>
                  <w:rFonts w:asciiTheme="minorHAnsi" w:hAnsiTheme="minorHAnsi"/>
                  <w:szCs w:val="20"/>
                </w:rPr>
                <w:delText>5</w:delText>
              </w:r>
            </w:del>
          </w:p>
        </w:tc>
        <w:tc>
          <w:tcPr>
            <w:tcW w:w="3746" w:type="dxa"/>
          </w:tcPr>
          <w:p w14:paraId="305F17E5" w14:textId="77777777" w:rsidR="00E90764" w:rsidRPr="008D0283" w:rsidRDefault="00E90764" w:rsidP="00E90764">
            <w:pPr>
              <w:rPr>
                <w:rFonts w:asciiTheme="minorHAnsi" w:hAnsiTheme="minorHAnsi" w:hint="eastAsia"/>
                <w:szCs w:val="20"/>
              </w:rPr>
            </w:pPr>
            <w:r w:rsidRPr="008D0283">
              <w:rPr>
                <w:rFonts w:asciiTheme="minorHAnsi" w:hAnsiTheme="minorHAnsi"/>
                <w:szCs w:val="20"/>
              </w:rPr>
              <w:t>Architecture  </w:t>
            </w:r>
          </w:p>
          <w:p w14:paraId="1E13C24F" w14:textId="5E82C181" w:rsidR="00E90764" w:rsidRPr="008D0283" w:rsidRDefault="00E90764" w:rsidP="00520A1B">
            <w:pPr>
              <w:rPr>
                <w:rFonts w:asciiTheme="minorHAnsi" w:hAnsiTheme="minorHAnsi" w:hint="eastAsia"/>
                <w:szCs w:val="20"/>
              </w:rPr>
            </w:pPr>
            <w:r w:rsidRPr="008D0283">
              <w:rPr>
                <w:rFonts w:asciiTheme="minorHAnsi" w:hAnsiTheme="minorHAnsi"/>
                <w:szCs w:val="20"/>
              </w:rPr>
              <w:t>Engineering Standard AIS</w:t>
            </w:r>
          </w:p>
        </w:tc>
        <w:tc>
          <w:tcPr>
            <w:tcW w:w="1060" w:type="dxa"/>
          </w:tcPr>
          <w:p w14:paraId="771217CE" w14:textId="51D8025B" w:rsidR="00E90764" w:rsidRPr="008D0283" w:rsidRDefault="00E90764" w:rsidP="00E90764">
            <w:pPr>
              <w:rPr>
                <w:rFonts w:asciiTheme="minorHAnsi" w:hAnsiTheme="minorHAnsi" w:hint="eastAsia"/>
                <w:szCs w:val="20"/>
              </w:rPr>
            </w:pPr>
            <w:r w:rsidRPr="008D0283">
              <w:rPr>
                <w:rFonts w:asciiTheme="minorHAnsi" w:hAnsiTheme="minorHAnsi"/>
                <w:szCs w:val="20"/>
              </w:rPr>
              <w:t>1.0</w:t>
            </w:r>
          </w:p>
        </w:tc>
        <w:tc>
          <w:tcPr>
            <w:tcW w:w="1747" w:type="dxa"/>
          </w:tcPr>
          <w:p w14:paraId="0C282224" w14:textId="66DF3A7E" w:rsidR="00E90764" w:rsidRPr="008D0283" w:rsidRDefault="00E90764" w:rsidP="00E90764">
            <w:pPr>
              <w:rPr>
                <w:rFonts w:asciiTheme="minorHAnsi" w:hAnsiTheme="minorHAnsi" w:hint="eastAsia"/>
                <w:szCs w:val="20"/>
                <w:lang w:eastAsia="en-GB"/>
              </w:rPr>
            </w:pPr>
            <w:r w:rsidRPr="008D0283">
              <w:rPr>
                <w:rFonts w:asciiTheme="minorHAnsi" w:hAnsiTheme="minorHAnsi"/>
                <w:szCs w:val="20"/>
              </w:rPr>
              <w:t>Nikhil Rokade </w:t>
            </w:r>
          </w:p>
        </w:tc>
        <w:bookmarkStart w:id="28" w:name="ArchEngStdAIS"/>
        <w:tc>
          <w:tcPr>
            <w:tcW w:w="1936" w:type="dxa"/>
            <w:gridSpan w:val="2"/>
          </w:tcPr>
          <w:p w14:paraId="7AB26C8E" w14:textId="1CD3E105" w:rsidR="00E90764" w:rsidRPr="008D0283" w:rsidRDefault="00E90764" w:rsidP="00E90764">
            <w:pPr>
              <w:rPr>
                <w:rFonts w:asciiTheme="minorHAnsi" w:hAnsiTheme="minorHAnsi" w:hint="eastAsia"/>
                <w:szCs w:val="20"/>
              </w:rPr>
            </w:pPr>
            <w:r w:rsidRPr="00425047">
              <w:rPr>
                <w:rStyle w:val="Hyperlink"/>
              </w:rPr>
              <w:fldChar w:fldCharType="begin"/>
            </w:r>
            <w:r w:rsidRPr="00425047">
              <w:rPr>
                <w:rStyle w:val="Hyperlink"/>
                <w:rFonts w:eastAsiaTheme="minorHAnsi"/>
              </w:rPr>
              <w:instrText>HYPERLINK "https://chausl.sharepoint.com/:w:/r/sites/CTG-Architecture/Shared%20Documents/Strategy/Engineering%20Standards/ChArch-EngineeringStandards-AIS.docx?d=w29b6780587a24dde8e150ba28f0d0be0&amp;csf=1&amp;web=1&amp;e=4K2zfq"</w:instrText>
            </w:r>
            <w:r w:rsidRPr="00425047">
              <w:rPr>
                <w:rStyle w:val="Hyperlink"/>
              </w:rPr>
            </w:r>
            <w:r w:rsidRPr="00425047">
              <w:rPr>
                <w:rStyle w:val="Hyperlink"/>
              </w:rPr>
              <w:fldChar w:fldCharType="separate"/>
            </w:r>
            <w:r w:rsidRPr="00425047">
              <w:rPr>
                <w:rStyle w:val="Hyperlink"/>
                <w:rFonts w:eastAsiaTheme="minorHAnsi"/>
              </w:rPr>
              <w:t>Source</w:t>
            </w:r>
            <w:r w:rsidRPr="00425047">
              <w:rPr>
                <w:rStyle w:val="Hyperlink"/>
              </w:rPr>
              <w:fldChar w:fldCharType="end"/>
            </w:r>
            <w:bookmarkEnd w:id="28"/>
          </w:p>
        </w:tc>
      </w:tr>
      <w:tr w:rsidR="00E90764" w:rsidRPr="009527A4" w14:paraId="7B613AFE" w14:textId="77777777" w:rsidTr="007B6F01">
        <w:tc>
          <w:tcPr>
            <w:tcW w:w="1145" w:type="dxa"/>
          </w:tcPr>
          <w:p w14:paraId="08211496" w14:textId="28C85F0F" w:rsidR="00E90764" w:rsidRPr="008D0283" w:rsidRDefault="00AD3EDB" w:rsidP="00E90764">
            <w:pPr>
              <w:rPr>
                <w:rFonts w:asciiTheme="minorHAnsi" w:hAnsiTheme="minorHAnsi" w:hint="eastAsia"/>
                <w:szCs w:val="20"/>
              </w:rPr>
            </w:pPr>
            <w:ins w:id="29" w:author="Joycell Sundararaj - Chaucer" w:date="2026-09-15T13:39:00Z" w16du:dateUtc="2026-09-15T12:39:00Z">
              <w:r>
                <w:rPr>
                  <w:rFonts w:asciiTheme="minorHAnsi" w:hAnsiTheme="minorHAnsi"/>
                  <w:szCs w:val="20"/>
                </w:rPr>
                <w:t>5</w:t>
              </w:r>
            </w:ins>
            <w:del w:id="30" w:author="Joycell Sundararaj - Chaucer" w:date="2026-09-15T13:39:00Z" w16du:dateUtc="2026-09-15T12:39:00Z">
              <w:r w:rsidR="00E90764" w:rsidRPr="008D0283">
                <w:rPr>
                  <w:rFonts w:asciiTheme="minorHAnsi" w:hAnsiTheme="minorHAnsi"/>
                  <w:szCs w:val="20"/>
                </w:rPr>
                <w:delText>6</w:delText>
              </w:r>
            </w:del>
          </w:p>
        </w:tc>
        <w:tc>
          <w:tcPr>
            <w:tcW w:w="3746" w:type="dxa"/>
          </w:tcPr>
          <w:p w14:paraId="7DF256F7" w14:textId="77777777" w:rsidR="00E90764" w:rsidRPr="008D0283" w:rsidRDefault="00E90764" w:rsidP="00E90764">
            <w:pPr>
              <w:rPr>
                <w:rFonts w:asciiTheme="minorHAnsi" w:hAnsiTheme="minorHAnsi" w:hint="eastAsia"/>
                <w:szCs w:val="20"/>
              </w:rPr>
            </w:pPr>
            <w:r w:rsidRPr="008D0283">
              <w:rPr>
                <w:rFonts w:asciiTheme="minorHAnsi" w:hAnsiTheme="minorHAnsi"/>
                <w:szCs w:val="20"/>
              </w:rPr>
              <w:t>Architecture  </w:t>
            </w:r>
          </w:p>
          <w:p w14:paraId="781F715E" w14:textId="39644669" w:rsidR="00E90764" w:rsidRPr="008D0283" w:rsidRDefault="00E90764" w:rsidP="00520A1B">
            <w:pPr>
              <w:rPr>
                <w:rFonts w:asciiTheme="minorHAnsi" w:hAnsiTheme="minorHAnsi" w:hint="eastAsia"/>
                <w:szCs w:val="20"/>
              </w:rPr>
            </w:pPr>
            <w:r w:rsidRPr="008D0283">
              <w:rPr>
                <w:rFonts w:asciiTheme="minorHAnsi" w:hAnsiTheme="minorHAnsi"/>
                <w:szCs w:val="20"/>
              </w:rPr>
              <w:t>Engineering Standard Cloud</w:t>
            </w:r>
          </w:p>
        </w:tc>
        <w:tc>
          <w:tcPr>
            <w:tcW w:w="1060" w:type="dxa"/>
          </w:tcPr>
          <w:p w14:paraId="694D09CC" w14:textId="5C750378" w:rsidR="00E90764" w:rsidRPr="008D0283" w:rsidRDefault="00E90764" w:rsidP="00E90764">
            <w:pPr>
              <w:rPr>
                <w:rFonts w:asciiTheme="minorHAnsi" w:hAnsiTheme="minorHAnsi" w:hint="eastAsia"/>
                <w:szCs w:val="20"/>
              </w:rPr>
            </w:pPr>
            <w:r w:rsidRPr="008D0283">
              <w:rPr>
                <w:rFonts w:asciiTheme="minorHAnsi" w:hAnsiTheme="minorHAnsi"/>
                <w:szCs w:val="20"/>
              </w:rPr>
              <w:t>1.3</w:t>
            </w:r>
          </w:p>
        </w:tc>
        <w:tc>
          <w:tcPr>
            <w:tcW w:w="1747" w:type="dxa"/>
          </w:tcPr>
          <w:p w14:paraId="4B7DD19E" w14:textId="1012F08F" w:rsidR="00E90764" w:rsidRPr="008D0283" w:rsidRDefault="00E90764" w:rsidP="00E90764">
            <w:pPr>
              <w:rPr>
                <w:rFonts w:asciiTheme="minorHAnsi" w:hAnsiTheme="minorHAnsi" w:hint="eastAsia"/>
                <w:szCs w:val="20"/>
              </w:rPr>
            </w:pPr>
            <w:r w:rsidRPr="008D0283">
              <w:rPr>
                <w:rFonts w:asciiTheme="minorHAnsi" w:hAnsiTheme="minorHAnsi"/>
                <w:szCs w:val="20"/>
              </w:rPr>
              <w:t>Jamie Barclay </w:t>
            </w:r>
          </w:p>
        </w:tc>
        <w:bookmarkStart w:id="31" w:name="ArchEngStdCloud"/>
        <w:tc>
          <w:tcPr>
            <w:tcW w:w="1936" w:type="dxa"/>
            <w:gridSpan w:val="2"/>
          </w:tcPr>
          <w:p w14:paraId="34DF7390" w14:textId="41A348E2" w:rsidR="00E90764" w:rsidRPr="008D0283" w:rsidRDefault="00E90764" w:rsidP="00E90764">
            <w:pPr>
              <w:rPr>
                <w:rFonts w:asciiTheme="minorHAnsi" w:hAnsiTheme="minorHAnsi" w:hint="eastAsia"/>
                <w:szCs w:val="20"/>
              </w:rPr>
            </w:pPr>
            <w:r w:rsidRPr="00425047">
              <w:rPr>
                <w:rStyle w:val="Hyperlink"/>
              </w:rPr>
              <w:fldChar w:fldCharType="begin"/>
            </w:r>
            <w:r w:rsidRPr="00425047">
              <w:rPr>
                <w:rStyle w:val="Hyperlink"/>
                <w:rFonts w:eastAsiaTheme="minorHAnsi"/>
              </w:rPr>
              <w:instrText>HYPERLINK "https://chausl.sharepoint.com/:w:/r/sites/CTG-Architecture/Shared%20Documents/Strategy/Engineering%20Standards/ChArch-EngineeringStandards-Cloud.docx?d=w37a75347bc4f4be6bde3912446cca54c&amp;csf=1&amp;web=1&amp;e=zKp5O1"</w:instrText>
            </w:r>
            <w:r w:rsidRPr="00425047">
              <w:rPr>
                <w:rStyle w:val="Hyperlink"/>
              </w:rPr>
            </w:r>
            <w:r w:rsidRPr="00425047">
              <w:rPr>
                <w:rStyle w:val="Hyperlink"/>
              </w:rPr>
              <w:fldChar w:fldCharType="separate"/>
            </w:r>
            <w:r w:rsidRPr="00425047">
              <w:rPr>
                <w:rStyle w:val="Hyperlink"/>
                <w:rFonts w:eastAsiaTheme="minorHAnsi"/>
              </w:rPr>
              <w:t>Source</w:t>
            </w:r>
            <w:r w:rsidRPr="00425047">
              <w:rPr>
                <w:rStyle w:val="Hyperlink"/>
              </w:rPr>
              <w:fldChar w:fldCharType="end"/>
            </w:r>
            <w:r w:rsidRPr="008D0283">
              <w:rPr>
                <w:rFonts w:asciiTheme="minorHAnsi" w:hAnsiTheme="minorHAnsi"/>
                <w:szCs w:val="20"/>
              </w:rPr>
              <w:t xml:space="preserve">  </w:t>
            </w:r>
            <w:bookmarkEnd w:id="31"/>
          </w:p>
        </w:tc>
      </w:tr>
      <w:tr w:rsidR="00A33C35" w:rsidRPr="009527A4" w14:paraId="6E22D55A" w14:textId="77777777" w:rsidTr="007B6F01">
        <w:trPr>
          <w:gridAfter w:val="1"/>
          <w:wAfter w:w="304" w:type="dxa"/>
        </w:trPr>
        <w:tc>
          <w:tcPr>
            <w:tcW w:w="1145" w:type="dxa"/>
          </w:tcPr>
          <w:p w14:paraId="598BB787" w14:textId="1DB4610D" w:rsidR="00A33C35" w:rsidRPr="00A9490C" w:rsidRDefault="00AD3EDB" w:rsidP="00E90764">
            <w:pPr>
              <w:rPr>
                <w:rFonts w:asciiTheme="minorHAnsi" w:hAnsiTheme="minorHAnsi"/>
                <w:szCs w:val="20"/>
              </w:rPr>
            </w:pPr>
            <w:ins w:id="32" w:author="Joycell Sundararaj - Chaucer" w:date="2026-09-15T13:39:00Z" w16du:dateUtc="2026-09-15T12:39:00Z">
              <w:r>
                <w:rPr>
                  <w:rFonts w:asciiTheme="minorHAnsi" w:hAnsiTheme="minorHAnsi"/>
                  <w:szCs w:val="20"/>
                </w:rPr>
                <w:t>6</w:t>
              </w:r>
            </w:ins>
            <w:del w:id="33" w:author="Joycell Sundararaj - Chaucer" w:date="2026-09-15T13:39:00Z" w16du:dateUtc="2026-09-15T12:39:00Z">
              <w:r w:rsidR="00A33C35" w:rsidRPr="00A9490C">
                <w:rPr>
                  <w:rFonts w:asciiTheme="minorHAnsi" w:hAnsiTheme="minorHAnsi"/>
                  <w:szCs w:val="20"/>
                </w:rPr>
                <w:delText>7</w:delText>
              </w:r>
            </w:del>
          </w:p>
        </w:tc>
        <w:tc>
          <w:tcPr>
            <w:tcW w:w="3746" w:type="dxa"/>
          </w:tcPr>
          <w:p w14:paraId="600C9C18" w14:textId="4D41492A" w:rsidR="00A33C35" w:rsidRPr="00A9490C" w:rsidRDefault="00A33C35" w:rsidP="00E90764">
            <w:pPr>
              <w:rPr>
                <w:rFonts w:asciiTheme="minorHAnsi" w:hAnsiTheme="minorHAnsi"/>
                <w:szCs w:val="20"/>
              </w:rPr>
            </w:pPr>
            <w:r w:rsidRPr="00A9490C">
              <w:rPr>
                <w:rFonts w:asciiTheme="minorHAnsi" w:hAnsiTheme="minorHAnsi"/>
                <w:szCs w:val="20"/>
              </w:rPr>
              <w:t xml:space="preserve">Azure Component Decision </w:t>
            </w:r>
          </w:p>
        </w:tc>
        <w:tc>
          <w:tcPr>
            <w:tcW w:w="1060" w:type="dxa"/>
          </w:tcPr>
          <w:p w14:paraId="5ECD2DB1" w14:textId="114EAB71" w:rsidR="00A33C35" w:rsidRPr="00A9490C" w:rsidRDefault="00A33C35" w:rsidP="00E90764">
            <w:pPr>
              <w:rPr>
                <w:rFonts w:asciiTheme="minorHAnsi" w:hAnsiTheme="minorHAnsi"/>
                <w:szCs w:val="20"/>
              </w:rPr>
            </w:pPr>
            <w:r w:rsidRPr="00A9490C">
              <w:rPr>
                <w:rFonts w:asciiTheme="minorHAnsi" w:hAnsiTheme="minorHAnsi"/>
                <w:szCs w:val="20"/>
              </w:rPr>
              <w:t>1.0</w:t>
            </w:r>
          </w:p>
        </w:tc>
        <w:tc>
          <w:tcPr>
            <w:tcW w:w="1747" w:type="dxa"/>
          </w:tcPr>
          <w:p w14:paraId="005ECB80" w14:textId="25BC3A8F" w:rsidR="00A33C35" w:rsidRPr="00A9490C" w:rsidRDefault="00A33C35" w:rsidP="00E90764">
            <w:pPr>
              <w:rPr>
                <w:rFonts w:asciiTheme="minorHAnsi" w:hAnsiTheme="minorHAnsi"/>
                <w:szCs w:val="20"/>
              </w:rPr>
            </w:pPr>
            <w:r w:rsidRPr="00A9490C">
              <w:rPr>
                <w:rFonts w:asciiTheme="minorHAnsi" w:hAnsiTheme="minorHAnsi"/>
                <w:szCs w:val="20"/>
              </w:rPr>
              <w:t xml:space="preserve">Steve </w:t>
            </w:r>
            <w:r w:rsidR="00BF11F5" w:rsidRPr="00A9490C">
              <w:rPr>
                <w:rFonts w:asciiTheme="minorHAnsi" w:hAnsiTheme="minorHAnsi"/>
                <w:szCs w:val="20"/>
              </w:rPr>
              <w:t>Coldwell</w:t>
            </w:r>
          </w:p>
        </w:tc>
        <w:bookmarkStart w:id="34" w:name="SIFREQ"/>
        <w:tc>
          <w:tcPr>
            <w:tcW w:w="1632" w:type="dxa"/>
          </w:tcPr>
          <w:p w14:paraId="4FB1AC11" w14:textId="5BE77A45" w:rsidR="00A33C35" w:rsidRPr="00425047" w:rsidRDefault="008455D6" w:rsidP="00E90764">
            <w:pPr>
              <w:rPr>
                <w:rStyle w:val="Hyperlink"/>
              </w:rPr>
            </w:pPr>
            <w:r>
              <w:rPr>
                <w:rStyle w:val="Hyperlink"/>
              </w:rPr>
              <w:fldChar w:fldCharType="begin"/>
            </w:r>
            <w:r>
              <w:rPr>
                <w:rStyle w:val="Hyperlink"/>
              </w:rPr>
              <w:instrText>HYPERLINK "https://chausl.sharepoint.com/:w:/r/sites/CTG-Architecture/Shared%20Documents/Integration%20Architecture/SIF_APIM_Req.docx?d=wc5625aa57c9f4627b156ac1af0ba270a&amp;csf=1&amp;web=1&amp;e=OeRfsC"</w:instrText>
            </w:r>
            <w:r>
              <w:rPr>
                <w:rStyle w:val="Hyperlink"/>
              </w:rPr>
            </w:r>
            <w:r>
              <w:rPr>
                <w:rStyle w:val="Hyperlink"/>
              </w:rPr>
              <w:fldChar w:fldCharType="separate"/>
            </w:r>
            <w:r w:rsidR="00696256" w:rsidRPr="008455D6">
              <w:rPr>
                <w:rStyle w:val="Hyperlink"/>
              </w:rPr>
              <w:t>Source</w:t>
            </w:r>
            <w:r>
              <w:rPr>
                <w:rStyle w:val="Hyperlink"/>
              </w:rPr>
              <w:fldChar w:fldCharType="end"/>
            </w:r>
            <w:bookmarkEnd w:id="34"/>
          </w:p>
        </w:tc>
      </w:tr>
      <w:tr w:rsidR="000A01C5" w:rsidRPr="009527A4" w14:paraId="5653432E" w14:textId="77777777" w:rsidTr="007B6F01">
        <w:trPr>
          <w:ins w:id="35" w:author="Joycell Sundararaj - Chaucer" w:date="2026-09-15T13:29:00Z" w16du:dateUtc="2026-09-15T12:29:00Z"/>
        </w:trPr>
        <w:tc>
          <w:tcPr>
            <w:tcW w:w="1145" w:type="dxa"/>
          </w:tcPr>
          <w:p w14:paraId="22F5B5E6" w14:textId="5F323927" w:rsidR="000A01C5" w:rsidRPr="000A01C5" w:rsidRDefault="00AD3EDB" w:rsidP="00E90764">
            <w:pPr>
              <w:rPr>
                <w:ins w:id="36" w:author="Joycell Sundararaj - Chaucer" w:date="2026-09-15T13:29:00Z" w16du:dateUtc="2026-09-15T12:29:00Z"/>
                <w:rFonts w:asciiTheme="minorHAnsi" w:hAnsiTheme="minorHAnsi"/>
                <w:szCs w:val="20"/>
                <w:rPrChange w:id="37" w:author="Joycell Sundararaj - Chaucer" w:date="2026-09-15T13:29:00Z" w16du:dateUtc="2026-09-15T12:29:00Z">
                  <w:rPr>
                    <w:ins w:id="38" w:author="Joycell Sundararaj - Chaucer" w:date="2026-09-15T13:29:00Z" w16du:dateUtc="2026-09-15T12:29:00Z"/>
                    <w:szCs w:val="20"/>
                  </w:rPr>
                </w:rPrChange>
              </w:rPr>
            </w:pPr>
            <w:ins w:id="39" w:author="Joycell Sundararaj - Chaucer" w:date="2026-09-15T13:39:00Z" w16du:dateUtc="2026-09-15T12:39:00Z">
              <w:r>
                <w:rPr>
                  <w:rFonts w:asciiTheme="minorHAnsi" w:hAnsiTheme="minorHAnsi"/>
                  <w:szCs w:val="20"/>
                </w:rPr>
                <w:t>7</w:t>
              </w:r>
            </w:ins>
          </w:p>
        </w:tc>
        <w:tc>
          <w:tcPr>
            <w:tcW w:w="3746" w:type="dxa"/>
          </w:tcPr>
          <w:p w14:paraId="47500EF2" w14:textId="5B856E94" w:rsidR="000A01C5" w:rsidRPr="000A01C5" w:rsidRDefault="000A01C5" w:rsidP="00E90764">
            <w:pPr>
              <w:rPr>
                <w:ins w:id="40" w:author="Joycell Sundararaj - Chaucer" w:date="2026-09-15T13:29:00Z" w16du:dateUtc="2026-09-15T12:29:00Z"/>
                <w:rFonts w:asciiTheme="minorHAnsi" w:hAnsiTheme="minorHAnsi"/>
                <w:szCs w:val="20"/>
                <w:rPrChange w:id="41" w:author="Joycell Sundararaj - Chaucer" w:date="2026-09-15T13:29:00Z" w16du:dateUtc="2026-09-15T12:29:00Z">
                  <w:rPr>
                    <w:ins w:id="42" w:author="Joycell Sundararaj - Chaucer" w:date="2026-09-15T13:29:00Z" w16du:dateUtc="2026-09-15T12:29:00Z"/>
                    <w:szCs w:val="20"/>
                  </w:rPr>
                </w:rPrChange>
              </w:rPr>
            </w:pPr>
            <w:ins w:id="43" w:author="Joycell Sundararaj - Chaucer" w:date="2026-09-15T13:29:00Z" w16du:dateUtc="2026-09-15T12:29:00Z">
              <w:r w:rsidRPr="000A01C5">
                <w:rPr>
                  <w:rFonts w:asciiTheme="minorHAnsi" w:hAnsiTheme="minorHAnsi"/>
                  <w:szCs w:val="20"/>
                  <w:rPrChange w:id="44" w:author="Joycell Sundararaj - Chaucer" w:date="2026-09-15T13:29:00Z" w16du:dateUtc="2026-09-15T12:29:00Z">
                    <w:rPr>
                      <w:szCs w:val="20"/>
                    </w:rPr>
                  </w:rPrChange>
                </w:rPr>
                <w:t>Azure Policy</w:t>
              </w:r>
            </w:ins>
          </w:p>
        </w:tc>
        <w:tc>
          <w:tcPr>
            <w:tcW w:w="1060" w:type="dxa"/>
          </w:tcPr>
          <w:p w14:paraId="655A444F" w14:textId="77777777" w:rsidR="000A01C5" w:rsidRPr="00A9490C" w:rsidRDefault="00247156" w:rsidP="00E90764">
            <w:pPr>
              <w:rPr>
                <w:ins w:id="45" w:author="Joycell Sundararaj - Chaucer" w:date="2026-09-15T13:29:00Z" w16du:dateUtc="2026-09-15T12:29:00Z"/>
                <w:szCs w:val="20"/>
              </w:rPr>
            </w:pPr>
            <w:commentRangeStart w:id="46"/>
            <w:commentRangeEnd w:id="46"/>
            <w:r w:rsidRPr="00A9490C">
              <w:rPr>
                <w:rStyle w:val="CommentReference"/>
                <w:sz w:val="20"/>
                <w:szCs w:val="20"/>
              </w:rPr>
              <w:commentReference w:id="46"/>
            </w:r>
            <w:commentRangeEnd w:id="10"/>
            <w:r w:rsidR="00AD3EDB" w:rsidRPr="00A9490C">
              <w:rPr>
                <w:rStyle w:val="CommentReference"/>
                <w:sz w:val="20"/>
                <w:szCs w:val="20"/>
              </w:rPr>
              <w:commentReference w:id="10"/>
            </w:r>
            <w:commentRangeEnd w:id="11"/>
            <w:r w:rsidR="00AD53D0" w:rsidRPr="00A9490C">
              <w:rPr>
                <w:rStyle w:val="CommentReference"/>
                <w:sz w:val="20"/>
                <w:szCs w:val="20"/>
              </w:rPr>
              <w:commentReference w:id="11"/>
            </w:r>
          </w:p>
        </w:tc>
        <w:tc>
          <w:tcPr>
            <w:tcW w:w="1747" w:type="dxa"/>
          </w:tcPr>
          <w:p w14:paraId="52FB8834" w14:textId="77777777" w:rsidR="000A01C5" w:rsidRPr="00A9490C" w:rsidRDefault="000A01C5" w:rsidP="00E90764">
            <w:pPr>
              <w:rPr>
                <w:ins w:id="47" w:author="Joycell Sundararaj - Chaucer" w:date="2026-09-15T13:29:00Z" w16du:dateUtc="2026-09-15T12:29:00Z"/>
                <w:szCs w:val="20"/>
              </w:rPr>
            </w:pPr>
          </w:p>
        </w:tc>
        <w:tc>
          <w:tcPr>
            <w:tcW w:w="1936" w:type="dxa"/>
            <w:gridSpan w:val="2"/>
          </w:tcPr>
          <w:p w14:paraId="16A51640" w14:textId="77777777" w:rsidR="000A01C5" w:rsidRDefault="000A01C5" w:rsidP="00E90764">
            <w:pPr>
              <w:rPr>
                <w:ins w:id="48" w:author="Joycell Sundararaj - Chaucer" w:date="2026-09-15T13:29:00Z" w16du:dateUtc="2026-09-15T12:29:00Z"/>
                <w:rStyle w:val="Hyperlink"/>
              </w:rPr>
            </w:pPr>
          </w:p>
        </w:tc>
      </w:tr>
      <w:tr w:rsidR="007B6F01" w:rsidRPr="009527A4" w14:paraId="1F6E6F5C" w14:textId="77777777" w:rsidTr="007B6F01">
        <w:tc>
          <w:tcPr>
            <w:tcW w:w="1145" w:type="dxa"/>
          </w:tcPr>
          <w:p w14:paraId="370B2F51" w14:textId="704D74EE" w:rsidR="007B6F01" w:rsidRDefault="007B6F01" w:rsidP="00E90764">
            <w:pPr>
              <w:rPr>
                <w:szCs w:val="20"/>
              </w:rPr>
            </w:pPr>
            <w:r>
              <w:rPr>
                <w:szCs w:val="20"/>
              </w:rPr>
              <w:t>8</w:t>
            </w:r>
          </w:p>
        </w:tc>
        <w:tc>
          <w:tcPr>
            <w:tcW w:w="3746" w:type="dxa"/>
          </w:tcPr>
          <w:p w14:paraId="43230074" w14:textId="5A57508F" w:rsidR="007B6F01" w:rsidRPr="000A01C5" w:rsidRDefault="00647EB3" w:rsidP="00E90764">
            <w:pPr>
              <w:rPr>
                <w:szCs w:val="20"/>
                <w:rPrChange w:id="49" w:author="Joycell Sundararaj - Chaucer" w:date="2026-09-15T13:29:00Z" w16du:dateUtc="2026-09-15T12:29:00Z">
                  <w:rPr>
                    <w:szCs w:val="20"/>
                  </w:rPr>
                </w:rPrChange>
              </w:rPr>
            </w:pPr>
            <w:r>
              <w:rPr>
                <w:szCs w:val="20"/>
              </w:rPr>
              <w:t>Cloud Security Framework</w:t>
            </w:r>
          </w:p>
        </w:tc>
        <w:tc>
          <w:tcPr>
            <w:tcW w:w="1060" w:type="dxa"/>
          </w:tcPr>
          <w:p w14:paraId="30D54DAA" w14:textId="7BAD6DDC" w:rsidR="007B6F01" w:rsidRPr="00A9490C" w:rsidRDefault="00647EB3" w:rsidP="00E90764">
            <w:pPr>
              <w:rPr>
                <w:szCs w:val="20"/>
              </w:rPr>
            </w:pPr>
            <w:r>
              <w:rPr>
                <w:szCs w:val="20"/>
              </w:rPr>
              <w:t>1.0</w:t>
            </w:r>
          </w:p>
        </w:tc>
        <w:tc>
          <w:tcPr>
            <w:tcW w:w="1747" w:type="dxa"/>
          </w:tcPr>
          <w:p w14:paraId="02113F57" w14:textId="6E02C2F4" w:rsidR="007B6F01" w:rsidRPr="00A9490C" w:rsidRDefault="00647EB3" w:rsidP="00E90764">
            <w:pPr>
              <w:rPr>
                <w:szCs w:val="20"/>
              </w:rPr>
            </w:pPr>
            <w:r>
              <w:rPr>
                <w:szCs w:val="20"/>
              </w:rPr>
              <w:t>Chad Ozdil</w:t>
            </w:r>
          </w:p>
        </w:tc>
        <w:bookmarkStart w:id="50" w:name="CLSECPRIN"/>
        <w:tc>
          <w:tcPr>
            <w:tcW w:w="1936" w:type="dxa"/>
            <w:gridSpan w:val="2"/>
          </w:tcPr>
          <w:p w14:paraId="6AB79224" w14:textId="72A8C10F" w:rsidR="007B6F01" w:rsidRDefault="00647EB3" w:rsidP="00E90764">
            <w:pPr>
              <w:rPr>
                <w:rStyle w:val="Hyperlink"/>
              </w:rPr>
            </w:pPr>
            <w:r>
              <w:rPr>
                <w:rStyle w:val="Hyperlink"/>
              </w:rPr>
              <w:fldChar w:fldCharType="begin"/>
            </w:r>
            <w:r>
              <w:rPr>
                <w:rStyle w:val="Hyperlink"/>
              </w:rPr>
              <w:instrText>HYPERLINK "https://chausl.sharepoint.com/:w:/r/sites/CTG-Architecture/Shared%20Documents/Solution%20Design/Azure%20Platform%20(ALZ)/Standards/ChArch-PY-CloudSecurityFramework.docx?d=wf39fcdaa085f43979f52f05a24998fe7&amp;csf=1&amp;web=1&amp;e=QzVilg"</w:instrText>
            </w:r>
            <w:r>
              <w:rPr>
                <w:rStyle w:val="Hyperlink"/>
              </w:rPr>
            </w:r>
            <w:r>
              <w:rPr>
                <w:rStyle w:val="Hyperlink"/>
              </w:rPr>
              <w:fldChar w:fldCharType="separate"/>
            </w:r>
            <w:r w:rsidRPr="00647EB3">
              <w:rPr>
                <w:rStyle w:val="Hyperlink"/>
              </w:rPr>
              <w:t>Source</w:t>
            </w:r>
            <w:r>
              <w:rPr>
                <w:rStyle w:val="Hyperlink"/>
              </w:rPr>
              <w:fldChar w:fldCharType="end"/>
            </w:r>
            <w:bookmarkEnd w:id="50"/>
          </w:p>
        </w:tc>
      </w:tr>
    </w:tbl>
    <w:p w14:paraId="7B4A9780" w14:textId="79C8E6C4" w:rsidR="0041138D" w:rsidRPr="0041138D" w:rsidRDefault="00520A1B" w:rsidP="0041138D">
      <w:pPr>
        <w:pStyle w:val="Heading1"/>
        <w:ind w:left="431" w:hanging="431"/>
      </w:pPr>
      <w:bookmarkStart w:id="51" w:name="_Toc239852274"/>
      <w:bookmarkStart w:id="52" w:name="_Toc240366820"/>
      <w:r>
        <w:t>R</w:t>
      </w:r>
      <w:r w:rsidR="00550085">
        <w:t>eader Guide</w:t>
      </w:r>
      <w:bookmarkEnd w:id="52"/>
    </w:p>
    <w:p w14:paraId="3A919091" w14:textId="77777777" w:rsidR="0041138D" w:rsidRPr="0041138D" w:rsidRDefault="0041138D" w:rsidP="0041138D"/>
    <w:p w14:paraId="77A2F22C" w14:textId="46BC9D95" w:rsidR="0041138D" w:rsidRDefault="0041138D" w:rsidP="0041138D">
      <w:pPr>
        <w:spacing w:after="200" w:line="276" w:lineRule="auto"/>
        <w:rPr>
          <w:szCs w:val="20"/>
        </w:rPr>
      </w:pPr>
      <w:r w:rsidRPr="0041138D">
        <w:rPr>
          <w:szCs w:val="20"/>
        </w:rPr>
        <w:t>This System</w:t>
      </w:r>
      <w:r w:rsidR="004743A3">
        <w:rPr>
          <w:szCs w:val="20"/>
        </w:rPr>
        <w:t>s</w:t>
      </w:r>
      <w:r w:rsidRPr="0041138D">
        <w:rPr>
          <w:szCs w:val="20"/>
        </w:rPr>
        <w:t xml:space="preserve"> Integration </w:t>
      </w:r>
      <w:r w:rsidR="00F63B58">
        <w:rPr>
          <w:szCs w:val="20"/>
        </w:rPr>
        <w:t>F</w:t>
      </w:r>
      <w:r w:rsidRPr="0041138D">
        <w:rPr>
          <w:szCs w:val="20"/>
        </w:rPr>
        <w:t>ramework</w:t>
      </w:r>
      <w:r w:rsidRPr="0041138D" w:rsidDel="00A22181">
        <w:rPr>
          <w:szCs w:val="20"/>
        </w:rPr>
        <w:t xml:space="preserve"> </w:t>
      </w:r>
      <w:r w:rsidRPr="0041138D">
        <w:rPr>
          <w:szCs w:val="20"/>
        </w:rPr>
        <w:t>serves several audiences, the recommended reading path for specific roles is described below as guideline. Each entry points to the sections most relevant to that role. The second column is the shortest route to what is important. If your work spans more than one role, each relevant path can be followed and the broader path can used as the superset.</w:t>
      </w:r>
    </w:p>
    <w:p w14:paraId="2B8E4331" w14:textId="2C779733" w:rsidR="00AB3D61" w:rsidRDefault="00AB3D61" w:rsidP="0041138D">
      <w:pPr>
        <w:spacing w:after="200" w:line="276" w:lineRule="auto"/>
        <w:rPr>
          <w:szCs w:val="20"/>
        </w:rPr>
      </w:pPr>
      <w:r>
        <w:rPr>
          <w:szCs w:val="20"/>
        </w:rPr>
        <w:t>Recommended reading path</w:t>
      </w:r>
      <w:r w:rsidR="001E0490">
        <w:rPr>
          <w:szCs w:val="20"/>
        </w:rPr>
        <w:t>s</w:t>
      </w:r>
      <w:r>
        <w:rPr>
          <w:szCs w:val="20"/>
        </w:rPr>
        <w:t>:</w:t>
      </w:r>
    </w:p>
    <w:tbl>
      <w:tblPr>
        <w:tblStyle w:val="TableGridLight"/>
        <w:tblW w:w="9634" w:type="dxa"/>
        <w:tblLook w:val="04A0" w:firstRow="1" w:lastRow="0" w:firstColumn="1" w:lastColumn="0" w:noHBand="0" w:noVBand="1"/>
      </w:tblPr>
      <w:tblGrid>
        <w:gridCol w:w="2077"/>
        <w:gridCol w:w="1462"/>
        <w:gridCol w:w="3119"/>
        <w:gridCol w:w="2976"/>
      </w:tblGrid>
      <w:tr w:rsidR="007477FD" w:rsidRPr="009527A4" w14:paraId="28B3B7BD" w14:textId="77777777" w:rsidTr="007A2B8C">
        <w:trPr>
          <w:trHeight w:val="448"/>
        </w:trPr>
        <w:tc>
          <w:tcPr>
            <w:tcW w:w="2077"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5600AA8B" w14:textId="34ADBA7A" w:rsidR="007477FD" w:rsidRPr="006F79A8" w:rsidRDefault="007477FD" w:rsidP="005A1246">
            <w:pPr>
              <w:rPr>
                <w:rFonts w:asciiTheme="minorHAnsi" w:hAnsiTheme="minorHAnsi" w:hint="eastAsia"/>
                <w:b/>
                <w:lang w:eastAsia="en-GB"/>
              </w:rPr>
            </w:pPr>
            <w:r w:rsidRPr="006F79A8">
              <w:rPr>
                <w:rFonts w:asciiTheme="minorHAnsi" w:hAnsiTheme="minorHAnsi"/>
                <w:b/>
                <w:lang w:eastAsia="en-GB"/>
              </w:rPr>
              <w:t>Role</w:t>
            </w:r>
          </w:p>
        </w:tc>
        <w:tc>
          <w:tcPr>
            <w:tcW w:w="1462"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729B6FBC" w14:textId="07D7A0FC" w:rsidR="007477FD" w:rsidRPr="006F79A8" w:rsidRDefault="007477FD" w:rsidP="005A1246">
            <w:pPr>
              <w:rPr>
                <w:rFonts w:asciiTheme="minorHAnsi" w:hAnsiTheme="minorHAnsi" w:hint="eastAsia"/>
                <w:b/>
                <w:lang w:eastAsia="en-GB"/>
              </w:rPr>
            </w:pPr>
            <w:r w:rsidRPr="006F79A8">
              <w:rPr>
                <w:rFonts w:asciiTheme="minorHAnsi" w:hAnsiTheme="minorHAnsi"/>
                <w:b/>
                <w:lang w:eastAsia="en-GB"/>
              </w:rPr>
              <w:t>Start Here</w:t>
            </w:r>
          </w:p>
        </w:tc>
        <w:tc>
          <w:tcPr>
            <w:tcW w:w="3119"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501A65F3" w14:textId="7647894F" w:rsidR="007477FD" w:rsidRPr="006F79A8" w:rsidRDefault="007477FD" w:rsidP="005A1246">
            <w:pPr>
              <w:rPr>
                <w:rFonts w:asciiTheme="minorHAnsi" w:hAnsiTheme="minorHAnsi" w:hint="eastAsia"/>
                <w:b/>
                <w:lang w:eastAsia="en-GB"/>
              </w:rPr>
            </w:pPr>
            <w:r w:rsidRPr="006F79A8">
              <w:rPr>
                <w:rFonts w:asciiTheme="minorHAnsi" w:hAnsiTheme="minorHAnsi"/>
                <w:b/>
                <w:lang w:eastAsia="en-GB"/>
              </w:rPr>
              <w:t>Then Read</w:t>
            </w:r>
          </w:p>
        </w:tc>
        <w:tc>
          <w:tcPr>
            <w:tcW w:w="2976"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1FC5EF6D" w14:textId="316B8A85" w:rsidR="007477FD" w:rsidRPr="006F79A8" w:rsidRDefault="007477FD" w:rsidP="005A1246">
            <w:pPr>
              <w:rPr>
                <w:rFonts w:asciiTheme="minorHAnsi" w:hAnsiTheme="minorHAnsi" w:hint="eastAsia"/>
                <w:b/>
                <w:lang w:eastAsia="en-GB"/>
              </w:rPr>
            </w:pPr>
            <w:r w:rsidRPr="006F79A8">
              <w:rPr>
                <w:rFonts w:asciiTheme="minorHAnsi" w:hAnsiTheme="minorHAnsi"/>
                <w:b/>
                <w:lang w:eastAsia="en-GB"/>
              </w:rPr>
              <w:t>Outcome</w:t>
            </w:r>
          </w:p>
        </w:tc>
      </w:tr>
      <w:tr w:rsidR="007477FD" w:rsidRPr="009527A4" w14:paraId="0E3503A9" w14:textId="77777777" w:rsidTr="00866873">
        <w:trPr>
          <w:trHeight w:val="1407"/>
        </w:trPr>
        <w:tc>
          <w:tcPr>
            <w:tcW w:w="2077" w:type="dxa"/>
            <w:tcBorders>
              <w:top w:val="single" w:sz="4" w:space="0" w:color="000000" w:themeColor="text1"/>
            </w:tcBorders>
            <w:vAlign w:val="center"/>
          </w:tcPr>
          <w:p w14:paraId="119CA5C7" w14:textId="551D0893" w:rsidR="007477FD" w:rsidRPr="00F94A76" w:rsidRDefault="007477FD" w:rsidP="005A1246">
            <w:pPr>
              <w:rPr>
                <w:rFonts w:asciiTheme="minorHAnsi" w:hAnsiTheme="minorHAnsi" w:hint="eastAsia"/>
                <w:lang w:eastAsia="en-GB"/>
              </w:rPr>
            </w:pPr>
            <w:r w:rsidRPr="0041138D">
              <w:rPr>
                <w:rFonts w:asciiTheme="minorHAnsi" w:eastAsiaTheme="minorHAnsi" w:hAnsiTheme="minorHAnsi"/>
                <w:szCs w:val="20"/>
              </w:rPr>
              <w:t>Executive Sponsor / Leadership</w:t>
            </w:r>
          </w:p>
        </w:tc>
        <w:tc>
          <w:tcPr>
            <w:tcW w:w="1462" w:type="dxa"/>
            <w:tcBorders>
              <w:top w:val="single" w:sz="4" w:space="0" w:color="000000" w:themeColor="text1"/>
            </w:tcBorders>
            <w:vAlign w:val="center"/>
          </w:tcPr>
          <w:p w14:paraId="41908E26" w14:textId="0DE5E3E9" w:rsidR="007477FD" w:rsidRPr="00F94A76" w:rsidRDefault="00E56F93" w:rsidP="005A1246">
            <w:pPr>
              <w:rPr>
                <w:rFonts w:asciiTheme="minorHAnsi" w:hAnsiTheme="minorHAnsi" w:hint="eastAsia"/>
                <w:lang w:eastAsia="en-GB"/>
              </w:rPr>
            </w:pPr>
            <w:hyperlink w:anchor="_Executive_Summary" w:history="1">
              <w:r w:rsidRPr="00E56F93">
                <w:rPr>
                  <w:rStyle w:val="Hyperlink"/>
                  <w:rFonts w:asciiTheme="minorHAnsi" w:eastAsiaTheme="minorHAnsi" w:hAnsiTheme="minorHAnsi"/>
                  <w:szCs w:val="20"/>
                </w:rPr>
                <w:t>Executive Summary</w:t>
              </w:r>
            </w:hyperlink>
          </w:p>
        </w:tc>
        <w:tc>
          <w:tcPr>
            <w:tcW w:w="3119" w:type="dxa"/>
            <w:tcBorders>
              <w:top w:val="single" w:sz="4" w:space="0" w:color="000000" w:themeColor="text1"/>
            </w:tcBorders>
            <w:vAlign w:val="center"/>
          </w:tcPr>
          <w:p w14:paraId="624AB99F" w14:textId="1F656995" w:rsidR="007477FD" w:rsidRPr="0041138D" w:rsidRDefault="001E6DBB" w:rsidP="005A1246">
            <w:pPr>
              <w:rPr>
                <w:rFonts w:asciiTheme="minorHAnsi" w:eastAsiaTheme="minorHAnsi" w:hAnsiTheme="minorHAnsi"/>
                <w:szCs w:val="20"/>
              </w:rPr>
            </w:pPr>
            <w:r>
              <w:rPr>
                <w:rFonts w:asciiTheme="minorHAnsi" w:eastAsiaTheme="minorHAnsi" w:hAnsiTheme="minorHAnsi"/>
                <w:szCs w:val="20"/>
              </w:rPr>
              <w:br/>
            </w:r>
            <w:hyperlink w:anchor="_Architectural_Position" w:history="1">
              <w:r w:rsidR="007477FD" w:rsidRPr="0025173C">
                <w:rPr>
                  <w:rStyle w:val="Hyperlink"/>
                  <w:rFonts w:asciiTheme="minorHAnsi" w:eastAsiaTheme="minorHAnsi" w:hAnsiTheme="minorHAnsi"/>
                  <w:szCs w:val="20"/>
                </w:rPr>
                <w:t>Architectural Position</w:t>
              </w:r>
            </w:hyperlink>
            <w:r w:rsidR="007477FD" w:rsidRPr="0041138D">
              <w:rPr>
                <w:rFonts w:asciiTheme="minorHAnsi" w:eastAsiaTheme="minorHAnsi" w:hAnsiTheme="minorHAnsi"/>
                <w:szCs w:val="20"/>
              </w:rPr>
              <w:t xml:space="preserve"> </w:t>
            </w:r>
            <w:r w:rsidR="00701DBE">
              <w:rPr>
                <w:rFonts w:asciiTheme="minorHAnsi" w:eastAsiaTheme="minorHAnsi" w:hAnsiTheme="minorHAnsi"/>
                <w:szCs w:val="20"/>
              </w:rPr>
              <w:br/>
            </w:r>
          </w:p>
          <w:p w14:paraId="67BFE718" w14:textId="1D9BA30A" w:rsidR="007477FD" w:rsidRPr="0041138D" w:rsidRDefault="007477FD" w:rsidP="005A1246">
            <w:pPr>
              <w:rPr>
                <w:rFonts w:asciiTheme="minorHAnsi" w:eastAsiaTheme="minorHAnsi" w:hAnsiTheme="minorHAnsi"/>
                <w:szCs w:val="20"/>
              </w:rPr>
            </w:pPr>
            <w:hyperlink w:anchor="_Guardrails" w:history="1">
              <w:r w:rsidRPr="0025173C">
                <w:rPr>
                  <w:rStyle w:val="Hyperlink"/>
                  <w:rFonts w:asciiTheme="minorHAnsi" w:eastAsiaTheme="minorHAnsi" w:hAnsiTheme="minorHAnsi"/>
                  <w:szCs w:val="20"/>
                </w:rPr>
                <w:t>Guardrails</w:t>
              </w:r>
            </w:hyperlink>
            <w:r w:rsidR="00701DBE">
              <w:rPr>
                <w:rFonts w:asciiTheme="minorHAnsi" w:eastAsiaTheme="minorHAnsi" w:hAnsiTheme="minorHAnsi"/>
                <w:szCs w:val="20"/>
              </w:rPr>
              <w:br/>
            </w:r>
          </w:p>
          <w:p w14:paraId="61AA0CE3" w14:textId="04D3809D" w:rsidR="007477FD" w:rsidRPr="00F94A76" w:rsidRDefault="007477FD" w:rsidP="005A1246">
            <w:pPr>
              <w:rPr>
                <w:rFonts w:asciiTheme="minorHAnsi" w:hAnsiTheme="minorHAnsi" w:hint="eastAsia"/>
                <w:lang w:eastAsia="en-GB"/>
              </w:rPr>
            </w:pPr>
            <w:hyperlink w:anchor="_Exception_Process_and" w:history="1">
              <w:r w:rsidRPr="0025173C">
                <w:rPr>
                  <w:rStyle w:val="Hyperlink"/>
                  <w:rFonts w:asciiTheme="minorHAnsi" w:eastAsiaTheme="minorHAnsi" w:hAnsiTheme="minorHAnsi"/>
                  <w:szCs w:val="20"/>
                </w:rPr>
                <w:t>Governance &amp; Exceptions</w:t>
              </w:r>
            </w:hyperlink>
            <w:r w:rsidR="00D131ED">
              <w:rPr>
                <w:rFonts w:asciiTheme="minorHAnsi" w:eastAsiaTheme="minorHAnsi" w:hAnsiTheme="minorHAnsi"/>
                <w:szCs w:val="20"/>
              </w:rPr>
              <w:br/>
            </w:r>
          </w:p>
        </w:tc>
        <w:tc>
          <w:tcPr>
            <w:tcW w:w="2976" w:type="dxa"/>
            <w:tcBorders>
              <w:top w:val="single" w:sz="4" w:space="0" w:color="000000" w:themeColor="text1"/>
            </w:tcBorders>
            <w:vAlign w:val="center"/>
          </w:tcPr>
          <w:p w14:paraId="53BD4C70" w14:textId="612FFB3A" w:rsidR="007477FD" w:rsidRPr="00F94A76" w:rsidRDefault="007477FD" w:rsidP="005A1246">
            <w:pPr>
              <w:rPr>
                <w:rFonts w:asciiTheme="minorHAnsi" w:hAnsiTheme="minorHAnsi" w:hint="eastAsia"/>
                <w:lang w:eastAsia="en-GB"/>
              </w:rPr>
            </w:pPr>
            <w:r w:rsidRPr="0041138D">
              <w:rPr>
                <w:rFonts w:asciiTheme="minorHAnsi" w:eastAsiaTheme="minorHAnsi" w:hAnsiTheme="minorHAnsi"/>
                <w:szCs w:val="20"/>
              </w:rPr>
              <w:t>Understand why the framework exists, its strategic direction, governance model and key controls.</w:t>
            </w:r>
          </w:p>
        </w:tc>
      </w:tr>
      <w:tr w:rsidR="007477FD" w:rsidRPr="009527A4" w14:paraId="002D7A8F" w14:textId="77777777" w:rsidTr="009E56BB">
        <w:trPr>
          <w:trHeight w:val="1407"/>
        </w:trPr>
        <w:tc>
          <w:tcPr>
            <w:tcW w:w="2077" w:type="dxa"/>
            <w:vAlign w:val="center"/>
          </w:tcPr>
          <w:p w14:paraId="22DA2032" w14:textId="08C5C4C7" w:rsidR="007477FD" w:rsidRPr="00F94A76" w:rsidRDefault="007477FD" w:rsidP="005A1246">
            <w:pPr>
              <w:rPr>
                <w:rFonts w:asciiTheme="minorHAnsi" w:hAnsiTheme="minorHAnsi" w:hint="eastAsia"/>
                <w:lang w:eastAsia="en-GB"/>
              </w:rPr>
            </w:pPr>
            <w:r w:rsidRPr="0041138D">
              <w:rPr>
                <w:rFonts w:asciiTheme="minorHAnsi" w:eastAsiaTheme="minorHAnsi" w:hAnsiTheme="minorHAnsi"/>
                <w:szCs w:val="20"/>
              </w:rPr>
              <w:t>Solution / Portfolio / Domain Architect</w:t>
            </w:r>
          </w:p>
        </w:tc>
        <w:tc>
          <w:tcPr>
            <w:tcW w:w="1462" w:type="dxa"/>
            <w:vAlign w:val="center"/>
          </w:tcPr>
          <w:p w14:paraId="2511E1AD" w14:textId="20E3BAF2" w:rsidR="007477FD" w:rsidRPr="00F94A76" w:rsidRDefault="007477FD" w:rsidP="005A1246">
            <w:pPr>
              <w:rPr>
                <w:rFonts w:asciiTheme="minorHAnsi" w:hAnsiTheme="minorHAnsi" w:hint="eastAsia"/>
                <w:lang w:eastAsia="en-GB"/>
              </w:rPr>
            </w:pPr>
            <w:hyperlink w:anchor="_4._Architectural_Position" w:history="1">
              <w:r w:rsidRPr="004D128F">
                <w:rPr>
                  <w:rStyle w:val="Hyperlink"/>
                  <w:rFonts w:asciiTheme="minorHAnsi" w:eastAsiaTheme="minorHAnsi" w:hAnsiTheme="minorHAnsi"/>
                  <w:szCs w:val="20"/>
                </w:rPr>
                <w:t>Architectural Position</w:t>
              </w:r>
            </w:hyperlink>
          </w:p>
        </w:tc>
        <w:tc>
          <w:tcPr>
            <w:tcW w:w="3119" w:type="dxa"/>
            <w:vAlign w:val="center"/>
          </w:tcPr>
          <w:p w14:paraId="6B0D83F6" w14:textId="3E2D87C8" w:rsidR="007477FD" w:rsidRPr="0041138D" w:rsidRDefault="001E6DBB" w:rsidP="005A1246">
            <w:pPr>
              <w:rPr>
                <w:rFonts w:asciiTheme="minorHAnsi" w:eastAsiaTheme="minorHAnsi" w:hAnsiTheme="minorHAnsi"/>
                <w:szCs w:val="20"/>
              </w:rPr>
            </w:pPr>
            <w:r>
              <w:rPr>
                <w:rFonts w:asciiTheme="minorHAnsi" w:eastAsiaTheme="minorHAnsi" w:hAnsiTheme="minorHAnsi"/>
                <w:szCs w:val="20"/>
              </w:rPr>
              <w:br/>
            </w:r>
            <w:hyperlink w:anchor="_Reference_Architecture" w:history="1">
              <w:r w:rsidR="007477FD" w:rsidRPr="004D128F">
                <w:rPr>
                  <w:rStyle w:val="Hyperlink"/>
                  <w:rFonts w:asciiTheme="minorHAnsi" w:eastAsiaTheme="minorHAnsi" w:hAnsiTheme="minorHAnsi"/>
                  <w:szCs w:val="20"/>
                </w:rPr>
                <w:t>Reference Architecture</w:t>
              </w:r>
            </w:hyperlink>
            <w:r w:rsidR="007477FD" w:rsidRPr="0041138D">
              <w:rPr>
                <w:rFonts w:asciiTheme="minorHAnsi" w:eastAsiaTheme="minorHAnsi" w:hAnsiTheme="minorHAnsi"/>
                <w:szCs w:val="20"/>
              </w:rPr>
              <w:t xml:space="preserve"> </w:t>
            </w:r>
            <w:r w:rsidR="004D128F">
              <w:rPr>
                <w:rFonts w:asciiTheme="minorHAnsi" w:eastAsiaTheme="minorHAnsi" w:hAnsiTheme="minorHAnsi"/>
                <w:szCs w:val="20"/>
              </w:rPr>
              <w:br/>
            </w:r>
          </w:p>
          <w:p w14:paraId="7E71532C" w14:textId="058C1C8F" w:rsidR="007477FD" w:rsidRDefault="004D128F" w:rsidP="005A1246">
            <w:pPr>
              <w:rPr>
                <w:rFonts w:asciiTheme="minorHAnsi" w:eastAsiaTheme="minorHAnsi" w:hAnsiTheme="minorHAnsi"/>
                <w:szCs w:val="20"/>
              </w:rPr>
            </w:pPr>
            <w:hyperlink w:anchor="_Choosing_an_Integration" w:history="1">
              <w:r w:rsidRPr="004D128F">
                <w:rPr>
                  <w:rStyle w:val="Hyperlink"/>
                  <w:rFonts w:asciiTheme="minorHAnsi" w:eastAsiaTheme="minorHAnsi" w:hAnsiTheme="minorHAnsi"/>
                  <w:szCs w:val="20"/>
                </w:rPr>
                <w:t>Choosing an Integration Pattern</w:t>
              </w:r>
            </w:hyperlink>
            <w:r>
              <w:rPr>
                <w:rFonts w:asciiTheme="minorHAnsi" w:eastAsiaTheme="minorHAnsi" w:hAnsiTheme="minorHAnsi"/>
                <w:szCs w:val="20"/>
              </w:rPr>
              <w:t xml:space="preserve"> </w:t>
            </w:r>
            <w:r>
              <w:rPr>
                <w:rFonts w:asciiTheme="minorHAnsi" w:eastAsiaTheme="minorHAnsi" w:hAnsiTheme="minorHAnsi"/>
                <w:szCs w:val="20"/>
              </w:rPr>
              <w:br/>
            </w:r>
          </w:p>
          <w:p w14:paraId="350C8854" w14:textId="70710BE8" w:rsidR="007477FD" w:rsidRDefault="007477FD" w:rsidP="005A1246">
            <w:pPr>
              <w:rPr>
                <w:rFonts w:asciiTheme="minorHAnsi" w:eastAsiaTheme="minorHAnsi" w:hAnsiTheme="minorHAnsi"/>
                <w:szCs w:val="20"/>
              </w:rPr>
            </w:pPr>
            <w:hyperlink w:anchor="_Enterprise_Pattern_Catalogue" w:history="1">
              <w:r w:rsidRPr="004D128F">
                <w:rPr>
                  <w:rStyle w:val="Hyperlink"/>
                  <w:rFonts w:asciiTheme="minorHAnsi" w:eastAsiaTheme="minorHAnsi" w:hAnsiTheme="minorHAnsi"/>
                  <w:szCs w:val="20"/>
                </w:rPr>
                <w:t>Enterprise Pattern Catalogue</w:t>
              </w:r>
            </w:hyperlink>
          </w:p>
          <w:p w14:paraId="3A0B7693" w14:textId="74EE8BAD" w:rsidR="007477FD" w:rsidRPr="00F94A76" w:rsidRDefault="007477FD" w:rsidP="005A1246">
            <w:pPr>
              <w:rPr>
                <w:rFonts w:asciiTheme="minorHAnsi" w:hAnsiTheme="minorHAnsi" w:hint="eastAsia"/>
                <w:lang w:eastAsia="en-GB"/>
              </w:rPr>
            </w:pPr>
          </w:p>
        </w:tc>
        <w:tc>
          <w:tcPr>
            <w:tcW w:w="2976" w:type="dxa"/>
            <w:vAlign w:val="center"/>
          </w:tcPr>
          <w:p w14:paraId="64D0BF3D" w14:textId="2247D180" w:rsidR="007477FD" w:rsidRPr="00F94A76" w:rsidRDefault="007477FD" w:rsidP="005A1246">
            <w:pPr>
              <w:rPr>
                <w:rFonts w:asciiTheme="minorHAnsi" w:hAnsiTheme="minorHAnsi" w:hint="eastAsia"/>
                <w:lang w:eastAsia="en-GB"/>
              </w:rPr>
            </w:pPr>
            <w:r w:rsidRPr="0041138D">
              <w:rPr>
                <w:rFonts w:asciiTheme="minorHAnsi" w:eastAsiaTheme="minorHAnsi" w:hAnsiTheme="minorHAnsi"/>
                <w:szCs w:val="20"/>
              </w:rPr>
              <w:t>Design solutions aligned to Chaucer's approved integration architecture and patterns.</w:t>
            </w:r>
          </w:p>
        </w:tc>
      </w:tr>
      <w:tr w:rsidR="007477FD" w:rsidRPr="009527A4" w14:paraId="71C5D18C" w14:textId="77777777" w:rsidTr="009E56BB">
        <w:trPr>
          <w:trHeight w:val="1407"/>
        </w:trPr>
        <w:tc>
          <w:tcPr>
            <w:tcW w:w="2077" w:type="dxa"/>
            <w:vAlign w:val="center"/>
          </w:tcPr>
          <w:p w14:paraId="6BC367CF" w14:textId="383CF305" w:rsidR="007477FD" w:rsidRPr="00F94A76" w:rsidRDefault="007477FD" w:rsidP="005A1246">
            <w:pPr>
              <w:rPr>
                <w:rFonts w:asciiTheme="minorHAnsi" w:hAnsiTheme="minorHAnsi" w:hint="eastAsia"/>
                <w:lang w:eastAsia="en-GB"/>
              </w:rPr>
            </w:pPr>
            <w:r w:rsidRPr="0041138D">
              <w:rPr>
                <w:rFonts w:asciiTheme="minorHAnsi" w:eastAsiaTheme="minorHAnsi" w:hAnsiTheme="minorHAnsi"/>
                <w:szCs w:val="20"/>
              </w:rPr>
              <w:t>Integration SME / Developer</w:t>
            </w:r>
          </w:p>
        </w:tc>
        <w:tc>
          <w:tcPr>
            <w:tcW w:w="1462" w:type="dxa"/>
            <w:vAlign w:val="center"/>
          </w:tcPr>
          <w:p w14:paraId="42726251" w14:textId="7FBD8EDB" w:rsidR="007477FD" w:rsidRPr="00F94A76" w:rsidRDefault="007477FD" w:rsidP="005A1246">
            <w:pPr>
              <w:rPr>
                <w:rFonts w:asciiTheme="minorHAnsi" w:hAnsiTheme="minorHAnsi" w:hint="eastAsia"/>
                <w:lang w:eastAsia="en-GB"/>
              </w:rPr>
            </w:pPr>
            <w:hyperlink w:anchor="_Choosing_an_Integration" w:history="1">
              <w:r w:rsidRPr="00A23B12">
                <w:rPr>
                  <w:rStyle w:val="Hyperlink"/>
                  <w:rFonts w:asciiTheme="minorHAnsi" w:eastAsiaTheme="minorHAnsi" w:hAnsiTheme="minorHAnsi"/>
                  <w:szCs w:val="20"/>
                </w:rPr>
                <w:t>Choosing an Integration Pattern</w:t>
              </w:r>
            </w:hyperlink>
          </w:p>
        </w:tc>
        <w:tc>
          <w:tcPr>
            <w:tcW w:w="3119" w:type="dxa"/>
            <w:vAlign w:val="center"/>
          </w:tcPr>
          <w:p w14:paraId="64EDD2C2" w14:textId="77F45A2A" w:rsidR="007477FD" w:rsidRPr="0041138D" w:rsidRDefault="001E6DBB" w:rsidP="005A1246">
            <w:pPr>
              <w:rPr>
                <w:rFonts w:asciiTheme="minorHAnsi" w:eastAsiaTheme="minorHAnsi" w:hAnsiTheme="minorHAnsi"/>
                <w:szCs w:val="20"/>
              </w:rPr>
            </w:pPr>
            <w:r>
              <w:rPr>
                <w:rFonts w:asciiTheme="minorHAnsi" w:eastAsiaTheme="minorHAnsi" w:hAnsiTheme="minorHAnsi"/>
                <w:szCs w:val="20"/>
              </w:rPr>
              <w:br/>
            </w:r>
            <w:hyperlink w:anchor="_8._Enterprise_Pattern" w:history="1">
              <w:r w:rsidR="007477FD" w:rsidRPr="008E3998">
                <w:rPr>
                  <w:rStyle w:val="Hyperlink"/>
                  <w:rFonts w:asciiTheme="minorHAnsi" w:eastAsiaTheme="minorHAnsi" w:hAnsiTheme="minorHAnsi"/>
                  <w:szCs w:val="20"/>
                </w:rPr>
                <w:t>Enterprise Pattern Catalogue</w:t>
              </w:r>
            </w:hyperlink>
            <w:r w:rsidR="007477FD" w:rsidRPr="0041138D">
              <w:rPr>
                <w:rFonts w:asciiTheme="minorHAnsi" w:eastAsiaTheme="minorHAnsi" w:hAnsiTheme="minorHAnsi"/>
                <w:szCs w:val="20"/>
              </w:rPr>
              <w:t xml:space="preserve"> </w:t>
            </w:r>
            <w:r w:rsidR="00D131ED">
              <w:rPr>
                <w:rFonts w:asciiTheme="minorHAnsi" w:eastAsiaTheme="minorHAnsi" w:hAnsiTheme="minorHAnsi"/>
                <w:szCs w:val="20"/>
              </w:rPr>
              <w:br/>
            </w:r>
          </w:p>
          <w:p w14:paraId="1A92BA02" w14:textId="3429F1BE" w:rsidR="007477FD" w:rsidRDefault="007477FD" w:rsidP="005A1246">
            <w:pPr>
              <w:rPr>
                <w:rFonts w:asciiTheme="minorHAnsi" w:eastAsiaTheme="minorHAnsi" w:hAnsiTheme="minorHAnsi"/>
                <w:szCs w:val="20"/>
              </w:rPr>
            </w:pPr>
            <w:hyperlink w:anchor="_10._Data_Platform" w:history="1">
              <w:r w:rsidRPr="008E3998">
                <w:rPr>
                  <w:rStyle w:val="Hyperlink"/>
                  <w:rFonts w:asciiTheme="minorHAnsi" w:eastAsiaTheme="minorHAnsi" w:hAnsiTheme="minorHAnsi"/>
                  <w:szCs w:val="20"/>
                </w:rPr>
                <w:t>Data Platform Position &amp; Guardrails</w:t>
              </w:r>
            </w:hyperlink>
            <w:r w:rsidRPr="0041138D">
              <w:rPr>
                <w:rFonts w:asciiTheme="minorHAnsi" w:eastAsiaTheme="minorHAnsi" w:hAnsiTheme="minorHAnsi"/>
                <w:szCs w:val="20"/>
              </w:rPr>
              <w:t xml:space="preserve"> </w:t>
            </w:r>
            <w:r w:rsidR="00D131ED">
              <w:rPr>
                <w:rFonts w:asciiTheme="minorHAnsi" w:eastAsiaTheme="minorHAnsi" w:hAnsiTheme="minorHAnsi"/>
                <w:szCs w:val="20"/>
              </w:rPr>
              <w:br/>
            </w:r>
          </w:p>
          <w:p w14:paraId="393297DD" w14:textId="7A5BAE80" w:rsidR="007477FD" w:rsidRPr="00F94A76" w:rsidRDefault="007477FD" w:rsidP="005A1246">
            <w:pPr>
              <w:rPr>
                <w:rFonts w:asciiTheme="minorHAnsi" w:hAnsiTheme="minorHAnsi" w:hint="eastAsia"/>
                <w:lang w:eastAsia="en-GB"/>
              </w:rPr>
            </w:pPr>
            <w:hyperlink w:anchor="_Security_and_Operational" w:history="1">
              <w:r w:rsidRPr="008E3998">
                <w:rPr>
                  <w:rStyle w:val="Hyperlink"/>
                  <w:rFonts w:asciiTheme="minorHAnsi" w:eastAsiaTheme="minorHAnsi" w:hAnsiTheme="minorHAnsi"/>
                  <w:szCs w:val="20"/>
                </w:rPr>
                <w:t>Security &amp; Operational Excellence</w:t>
              </w:r>
            </w:hyperlink>
            <w:r w:rsidR="00D131ED">
              <w:rPr>
                <w:rFonts w:asciiTheme="minorHAnsi" w:eastAsiaTheme="minorHAnsi" w:hAnsiTheme="minorHAnsi"/>
                <w:szCs w:val="20"/>
              </w:rPr>
              <w:br/>
            </w:r>
          </w:p>
        </w:tc>
        <w:tc>
          <w:tcPr>
            <w:tcW w:w="2976" w:type="dxa"/>
            <w:vAlign w:val="center"/>
          </w:tcPr>
          <w:p w14:paraId="64F8DC57" w14:textId="3319D35B" w:rsidR="007477FD" w:rsidRPr="00F94A76" w:rsidRDefault="007477FD" w:rsidP="005A1246">
            <w:pPr>
              <w:rPr>
                <w:rFonts w:asciiTheme="minorHAnsi" w:hAnsiTheme="minorHAnsi" w:hint="eastAsia"/>
                <w:lang w:eastAsia="en-GB"/>
              </w:rPr>
            </w:pPr>
            <w:r w:rsidRPr="0041138D">
              <w:rPr>
                <w:rFonts w:asciiTheme="minorHAnsi" w:eastAsiaTheme="minorHAnsi" w:hAnsiTheme="minorHAnsi"/>
                <w:szCs w:val="20"/>
              </w:rPr>
              <w:t>Build integrations using approved patterns, services and operational controls.</w:t>
            </w:r>
          </w:p>
        </w:tc>
      </w:tr>
      <w:tr w:rsidR="007477FD" w:rsidRPr="009527A4" w14:paraId="6210ABFF" w14:textId="77777777" w:rsidTr="009E56BB">
        <w:trPr>
          <w:trHeight w:val="1407"/>
        </w:trPr>
        <w:tc>
          <w:tcPr>
            <w:tcW w:w="2077" w:type="dxa"/>
            <w:vAlign w:val="center"/>
          </w:tcPr>
          <w:p w14:paraId="00CE2BB2" w14:textId="77777777" w:rsidR="007477FD" w:rsidRPr="0041138D" w:rsidRDefault="007477FD" w:rsidP="005A1246">
            <w:pPr>
              <w:rPr>
                <w:rFonts w:asciiTheme="minorHAnsi" w:eastAsiaTheme="minorHAnsi" w:hAnsiTheme="minorHAnsi"/>
                <w:szCs w:val="20"/>
              </w:rPr>
            </w:pPr>
            <w:r w:rsidRPr="0041138D">
              <w:rPr>
                <w:rFonts w:asciiTheme="minorHAnsi" w:eastAsiaTheme="minorHAnsi" w:hAnsiTheme="minorHAnsi"/>
                <w:szCs w:val="20"/>
              </w:rPr>
              <w:t xml:space="preserve">Data Architect / </w:t>
            </w:r>
          </w:p>
          <w:p w14:paraId="4D04E42A" w14:textId="006EF2C8" w:rsidR="007477FD" w:rsidRPr="00F94A76" w:rsidRDefault="007477FD" w:rsidP="005A1246">
            <w:pPr>
              <w:rPr>
                <w:rFonts w:asciiTheme="minorHAnsi" w:hAnsiTheme="minorHAnsi" w:hint="eastAsia"/>
                <w:lang w:eastAsia="en-GB"/>
              </w:rPr>
            </w:pPr>
            <w:r w:rsidRPr="0041138D">
              <w:rPr>
                <w:rFonts w:asciiTheme="minorHAnsi" w:eastAsiaTheme="minorHAnsi" w:hAnsiTheme="minorHAnsi"/>
                <w:szCs w:val="20"/>
              </w:rPr>
              <w:t>Data Platform Lead / Data Engineer</w:t>
            </w:r>
          </w:p>
        </w:tc>
        <w:tc>
          <w:tcPr>
            <w:tcW w:w="1462" w:type="dxa"/>
            <w:vAlign w:val="center"/>
          </w:tcPr>
          <w:p w14:paraId="4FB20649" w14:textId="6D322197" w:rsidR="007477FD" w:rsidRPr="00F94A76" w:rsidRDefault="007477FD" w:rsidP="005A1246">
            <w:pPr>
              <w:rPr>
                <w:rFonts w:asciiTheme="minorHAnsi" w:hAnsiTheme="minorHAnsi" w:hint="eastAsia"/>
                <w:lang w:eastAsia="en-GB"/>
              </w:rPr>
            </w:pPr>
            <w:hyperlink w:anchor="_Data_Platform_Position" w:history="1">
              <w:r w:rsidRPr="00A23B12">
                <w:rPr>
                  <w:rStyle w:val="Hyperlink"/>
                  <w:rFonts w:asciiTheme="minorHAnsi" w:eastAsiaTheme="minorHAnsi" w:hAnsiTheme="minorHAnsi"/>
                  <w:szCs w:val="20"/>
                </w:rPr>
                <w:t>Data Platform Position &amp; Guardrails</w:t>
              </w:r>
            </w:hyperlink>
          </w:p>
        </w:tc>
        <w:tc>
          <w:tcPr>
            <w:tcW w:w="3119" w:type="dxa"/>
            <w:vAlign w:val="center"/>
          </w:tcPr>
          <w:p w14:paraId="5561AEE5" w14:textId="61FB2F56" w:rsidR="007477FD" w:rsidRDefault="007477FD" w:rsidP="005A1246">
            <w:pPr>
              <w:rPr>
                <w:szCs w:val="20"/>
              </w:rPr>
            </w:pPr>
            <w:hyperlink w:anchor="_Security_and_Operational" w:history="1">
              <w:r w:rsidRPr="00A23B12">
                <w:rPr>
                  <w:rStyle w:val="Hyperlink"/>
                  <w:rFonts w:asciiTheme="minorHAnsi" w:eastAsiaTheme="minorHAnsi" w:hAnsiTheme="minorHAnsi"/>
                  <w:szCs w:val="20"/>
                </w:rPr>
                <w:t xml:space="preserve">Security &amp; Operational </w:t>
              </w:r>
              <w:r w:rsidRPr="00A23B12">
                <w:rPr>
                  <w:rStyle w:val="Hyperlink"/>
                  <w:szCs w:val="20"/>
                </w:rPr>
                <w:t>Excellence</w:t>
              </w:r>
            </w:hyperlink>
            <w:r w:rsidRPr="0041138D">
              <w:rPr>
                <w:szCs w:val="20"/>
              </w:rPr>
              <w:t xml:space="preserve"> </w:t>
            </w:r>
            <w:r w:rsidR="001E6DBB">
              <w:rPr>
                <w:szCs w:val="20"/>
              </w:rPr>
              <w:br/>
            </w:r>
          </w:p>
          <w:p w14:paraId="7BA7EEFD" w14:textId="66973170" w:rsidR="007477FD" w:rsidRPr="00F94A76" w:rsidRDefault="007477FD" w:rsidP="005A1246">
            <w:pPr>
              <w:rPr>
                <w:rFonts w:asciiTheme="minorHAnsi" w:hAnsiTheme="minorHAnsi" w:hint="eastAsia"/>
                <w:lang w:eastAsia="en-GB"/>
              </w:rPr>
            </w:pPr>
            <w:hyperlink w:anchor="_12_Guardrails" w:history="1">
              <w:r w:rsidRPr="00A23B12">
                <w:rPr>
                  <w:rStyle w:val="Hyperlink"/>
                  <w:rFonts w:asciiTheme="minorHAnsi" w:eastAsiaTheme="minorHAnsi" w:hAnsiTheme="minorHAnsi"/>
                  <w:szCs w:val="20"/>
                </w:rPr>
                <w:t>Guardrails</w:t>
              </w:r>
            </w:hyperlink>
          </w:p>
        </w:tc>
        <w:tc>
          <w:tcPr>
            <w:tcW w:w="2976" w:type="dxa"/>
            <w:vAlign w:val="center"/>
          </w:tcPr>
          <w:p w14:paraId="74886342" w14:textId="471327B0" w:rsidR="007477FD" w:rsidRPr="00F94A76" w:rsidRDefault="007477FD" w:rsidP="005A1246">
            <w:pPr>
              <w:rPr>
                <w:rFonts w:asciiTheme="minorHAnsi" w:hAnsiTheme="minorHAnsi" w:hint="eastAsia"/>
                <w:lang w:eastAsia="en-GB"/>
              </w:rPr>
            </w:pPr>
            <w:r w:rsidRPr="0041138D">
              <w:rPr>
                <w:rFonts w:asciiTheme="minorHAnsi" w:eastAsiaTheme="minorHAnsi" w:hAnsiTheme="minorHAnsi"/>
                <w:szCs w:val="20"/>
              </w:rPr>
              <w:t>Understand approved SIF-to-Data Platform boundaries, exchange patterns and governance controls.</w:t>
            </w:r>
          </w:p>
        </w:tc>
      </w:tr>
      <w:tr w:rsidR="007477FD" w:rsidRPr="009527A4" w14:paraId="221CDE97" w14:textId="77777777" w:rsidTr="009E56BB">
        <w:trPr>
          <w:trHeight w:val="1407"/>
        </w:trPr>
        <w:tc>
          <w:tcPr>
            <w:tcW w:w="2077" w:type="dxa"/>
            <w:vAlign w:val="center"/>
          </w:tcPr>
          <w:p w14:paraId="51A2B2D3" w14:textId="5036BD0F" w:rsidR="007477FD" w:rsidRPr="00F94A76" w:rsidRDefault="007477FD" w:rsidP="005A1246">
            <w:pPr>
              <w:rPr>
                <w:lang w:eastAsia="en-GB"/>
              </w:rPr>
            </w:pPr>
            <w:r w:rsidRPr="0041138D">
              <w:rPr>
                <w:rFonts w:asciiTheme="minorHAnsi" w:eastAsiaTheme="minorHAnsi" w:hAnsiTheme="minorHAnsi"/>
                <w:szCs w:val="20"/>
              </w:rPr>
              <w:t>Security Architect / Cloud Operations</w:t>
            </w:r>
          </w:p>
        </w:tc>
        <w:tc>
          <w:tcPr>
            <w:tcW w:w="1462" w:type="dxa"/>
            <w:vAlign w:val="center"/>
          </w:tcPr>
          <w:p w14:paraId="69B330BA" w14:textId="1EEE86A1" w:rsidR="007477FD" w:rsidRPr="00F94A76" w:rsidRDefault="007477FD" w:rsidP="005A1246">
            <w:pPr>
              <w:rPr>
                <w:lang w:eastAsia="en-GB"/>
              </w:rPr>
            </w:pPr>
            <w:hyperlink w:anchor="_Security_and_Trust" w:history="1">
              <w:r w:rsidRPr="008E3998">
                <w:rPr>
                  <w:rStyle w:val="Hyperlink"/>
                  <w:rFonts w:asciiTheme="minorHAnsi" w:eastAsiaTheme="minorHAnsi" w:hAnsiTheme="minorHAnsi"/>
                  <w:szCs w:val="20"/>
                </w:rPr>
                <w:t>Security &amp; Trust Boundary</w:t>
              </w:r>
            </w:hyperlink>
          </w:p>
        </w:tc>
        <w:tc>
          <w:tcPr>
            <w:tcW w:w="3119" w:type="dxa"/>
            <w:vAlign w:val="center"/>
          </w:tcPr>
          <w:p w14:paraId="76A00BB8" w14:textId="744F3749" w:rsidR="007477FD" w:rsidRDefault="001E6DBB" w:rsidP="005A1246">
            <w:pPr>
              <w:rPr>
                <w:rFonts w:asciiTheme="minorHAnsi" w:eastAsiaTheme="minorHAnsi" w:hAnsiTheme="minorHAnsi"/>
                <w:szCs w:val="20"/>
              </w:rPr>
            </w:pPr>
            <w:r>
              <w:rPr>
                <w:rFonts w:asciiTheme="minorHAnsi" w:eastAsiaTheme="minorHAnsi" w:hAnsiTheme="minorHAnsi"/>
                <w:szCs w:val="20"/>
              </w:rPr>
              <w:br/>
            </w:r>
            <w:hyperlink w:anchor="_Security_and_Operational" w:history="1">
              <w:r w:rsidR="007477FD" w:rsidRPr="002D395A">
                <w:rPr>
                  <w:rStyle w:val="Hyperlink"/>
                  <w:rFonts w:asciiTheme="minorHAnsi" w:eastAsiaTheme="minorHAnsi" w:hAnsiTheme="minorHAnsi"/>
                  <w:szCs w:val="20"/>
                </w:rPr>
                <w:t>Security &amp; Operational Excellence</w:t>
              </w:r>
            </w:hyperlink>
            <w:r w:rsidR="007477FD" w:rsidRPr="0041138D">
              <w:rPr>
                <w:rFonts w:asciiTheme="minorHAnsi" w:eastAsiaTheme="minorHAnsi" w:hAnsiTheme="minorHAnsi"/>
                <w:szCs w:val="20"/>
              </w:rPr>
              <w:t xml:space="preserve"> </w:t>
            </w:r>
            <w:r w:rsidR="00D131ED">
              <w:rPr>
                <w:rFonts w:asciiTheme="minorHAnsi" w:eastAsiaTheme="minorHAnsi" w:hAnsiTheme="minorHAnsi"/>
                <w:szCs w:val="20"/>
              </w:rPr>
              <w:br/>
            </w:r>
          </w:p>
          <w:p w14:paraId="15E15624" w14:textId="4C745C6E" w:rsidR="007477FD" w:rsidRPr="0041138D" w:rsidRDefault="007477FD" w:rsidP="005A1246">
            <w:pPr>
              <w:rPr>
                <w:rFonts w:asciiTheme="minorHAnsi" w:eastAsiaTheme="minorHAnsi" w:hAnsiTheme="minorHAnsi"/>
                <w:szCs w:val="20"/>
              </w:rPr>
            </w:pPr>
            <w:hyperlink w:anchor="_12_Guardrails" w:history="1">
              <w:r w:rsidRPr="002D395A">
                <w:rPr>
                  <w:rStyle w:val="Hyperlink"/>
                  <w:rFonts w:asciiTheme="minorHAnsi" w:eastAsiaTheme="minorHAnsi" w:hAnsiTheme="minorHAnsi"/>
                  <w:szCs w:val="20"/>
                </w:rPr>
                <w:t>Guardrails</w:t>
              </w:r>
            </w:hyperlink>
            <w:r w:rsidRPr="0041138D">
              <w:rPr>
                <w:rFonts w:asciiTheme="minorHAnsi" w:eastAsiaTheme="minorHAnsi" w:hAnsiTheme="minorHAnsi"/>
                <w:szCs w:val="20"/>
              </w:rPr>
              <w:t xml:space="preserve"> </w:t>
            </w:r>
            <w:r w:rsidR="00D131ED">
              <w:rPr>
                <w:rFonts w:asciiTheme="minorHAnsi" w:eastAsiaTheme="minorHAnsi" w:hAnsiTheme="minorHAnsi"/>
                <w:szCs w:val="20"/>
              </w:rPr>
              <w:br/>
            </w:r>
          </w:p>
          <w:p w14:paraId="1A6134E0" w14:textId="7A26EC02" w:rsidR="007477FD" w:rsidRPr="00F94A76" w:rsidRDefault="007477FD" w:rsidP="005A1246">
            <w:pPr>
              <w:rPr>
                <w:lang w:eastAsia="en-GB"/>
              </w:rPr>
            </w:pPr>
            <w:hyperlink w:anchor="_13._Exception_Process" w:history="1">
              <w:r w:rsidRPr="002D395A">
                <w:rPr>
                  <w:rStyle w:val="Hyperlink"/>
                  <w:rFonts w:asciiTheme="minorHAnsi" w:eastAsiaTheme="minorHAnsi" w:hAnsiTheme="minorHAnsi"/>
                  <w:szCs w:val="20"/>
                </w:rPr>
                <w:t>Security Conformance</w:t>
              </w:r>
            </w:hyperlink>
            <w:r w:rsidR="00D131ED">
              <w:rPr>
                <w:rFonts w:asciiTheme="minorHAnsi" w:eastAsiaTheme="minorHAnsi" w:hAnsiTheme="minorHAnsi"/>
                <w:szCs w:val="20"/>
              </w:rPr>
              <w:br/>
            </w:r>
          </w:p>
        </w:tc>
        <w:tc>
          <w:tcPr>
            <w:tcW w:w="2976" w:type="dxa"/>
            <w:vAlign w:val="center"/>
          </w:tcPr>
          <w:p w14:paraId="1E363F08" w14:textId="5891EA83" w:rsidR="007477FD" w:rsidRPr="00F94A76" w:rsidRDefault="007477FD" w:rsidP="005A1246">
            <w:pPr>
              <w:rPr>
                <w:lang w:eastAsia="en-GB"/>
              </w:rPr>
            </w:pPr>
            <w:r w:rsidRPr="0041138D">
              <w:rPr>
                <w:rFonts w:asciiTheme="minorHAnsi" w:eastAsiaTheme="minorHAnsi" w:hAnsiTheme="minorHAnsi"/>
                <w:szCs w:val="20"/>
              </w:rPr>
              <w:t>Assess security posture, operational controls, identity, monitoring and compliance requirements.</w:t>
            </w:r>
          </w:p>
        </w:tc>
      </w:tr>
      <w:tr w:rsidR="007477FD" w:rsidRPr="009527A4" w14:paraId="636EC761" w14:textId="77777777" w:rsidTr="009E56BB">
        <w:trPr>
          <w:trHeight w:val="1407"/>
        </w:trPr>
        <w:tc>
          <w:tcPr>
            <w:tcW w:w="2077" w:type="dxa"/>
            <w:vAlign w:val="center"/>
          </w:tcPr>
          <w:p w14:paraId="6191331F" w14:textId="70DE7689" w:rsidR="007477FD" w:rsidRPr="00F94A76" w:rsidRDefault="007477FD" w:rsidP="005A1246">
            <w:pPr>
              <w:rPr>
                <w:lang w:eastAsia="en-GB"/>
              </w:rPr>
            </w:pPr>
            <w:r w:rsidRPr="0041138D">
              <w:rPr>
                <w:rFonts w:asciiTheme="minorHAnsi" w:eastAsiaTheme="minorHAnsi" w:hAnsiTheme="minorHAnsi"/>
                <w:szCs w:val="20"/>
              </w:rPr>
              <w:t>Technical Design Authority (TDA)</w:t>
            </w:r>
          </w:p>
        </w:tc>
        <w:tc>
          <w:tcPr>
            <w:tcW w:w="1462" w:type="dxa"/>
            <w:vAlign w:val="center"/>
          </w:tcPr>
          <w:p w14:paraId="1A632892" w14:textId="316EDDB6" w:rsidR="007477FD" w:rsidRPr="00F94A76" w:rsidRDefault="007477FD" w:rsidP="005A1246">
            <w:pPr>
              <w:rPr>
                <w:lang w:eastAsia="en-GB"/>
              </w:rPr>
            </w:pPr>
            <w:hyperlink w:anchor="_12_Guardrails" w:history="1">
              <w:r w:rsidRPr="008E3998">
                <w:rPr>
                  <w:rStyle w:val="Hyperlink"/>
                  <w:rFonts w:asciiTheme="minorHAnsi" w:eastAsiaTheme="minorHAnsi" w:hAnsiTheme="minorHAnsi"/>
                  <w:szCs w:val="20"/>
                </w:rPr>
                <w:t>Guardrails</w:t>
              </w:r>
            </w:hyperlink>
          </w:p>
        </w:tc>
        <w:tc>
          <w:tcPr>
            <w:tcW w:w="3119" w:type="dxa"/>
            <w:vAlign w:val="center"/>
          </w:tcPr>
          <w:p w14:paraId="529AFC96" w14:textId="03FA1F0F" w:rsidR="007477FD" w:rsidRPr="0041138D" w:rsidRDefault="003659FE" w:rsidP="005A1246">
            <w:pPr>
              <w:rPr>
                <w:rFonts w:asciiTheme="minorHAnsi" w:eastAsiaTheme="minorHAnsi" w:hAnsiTheme="minorHAnsi"/>
                <w:szCs w:val="20"/>
              </w:rPr>
            </w:pPr>
            <w:r>
              <w:rPr>
                <w:rFonts w:asciiTheme="minorHAnsi" w:eastAsiaTheme="minorHAnsi" w:hAnsiTheme="minorHAnsi"/>
                <w:szCs w:val="20"/>
              </w:rPr>
              <w:br/>
            </w:r>
            <w:hyperlink w:anchor="_13._Exception_Process" w:history="1">
              <w:r w:rsidR="007477FD" w:rsidRPr="00D131ED">
                <w:rPr>
                  <w:rStyle w:val="Hyperlink"/>
                  <w:rFonts w:asciiTheme="minorHAnsi" w:eastAsiaTheme="minorHAnsi" w:hAnsiTheme="minorHAnsi"/>
                  <w:szCs w:val="20"/>
                </w:rPr>
                <w:t>Governance &amp; Exceptions</w:t>
              </w:r>
            </w:hyperlink>
            <w:r w:rsidR="007477FD" w:rsidRPr="0041138D">
              <w:rPr>
                <w:rFonts w:asciiTheme="minorHAnsi" w:eastAsiaTheme="minorHAnsi" w:hAnsiTheme="minorHAnsi"/>
                <w:szCs w:val="20"/>
              </w:rPr>
              <w:t xml:space="preserve"> </w:t>
            </w:r>
            <w:r w:rsidR="00D131ED">
              <w:rPr>
                <w:rFonts w:asciiTheme="minorHAnsi" w:eastAsiaTheme="minorHAnsi" w:hAnsiTheme="minorHAnsi"/>
                <w:szCs w:val="20"/>
              </w:rPr>
              <w:br/>
            </w:r>
          </w:p>
          <w:p w14:paraId="691829A0" w14:textId="03FA0850" w:rsidR="007477FD" w:rsidRPr="00F94A76" w:rsidRDefault="007477FD" w:rsidP="005A1246">
            <w:pPr>
              <w:rPr>
                <w:lang w:eastAsia="en-GB"/>
              </w:rPr>
            </w:pPr>
            <w:hyperlink w:anchor="_8._Enterprise_Pattern" w:history="1">
              <w:r w:rsidRPr="00D131ED">
                <w:rPr>
                  <w:rStyle w:val="Hyperlink"/>
                  <w:rFonts w:asciiTheme="minorHAnsi" w:eastAsiaTheme="minorHAnsi" w:hAnsiTheme="minorHAnsi"/>
                  <w:szCs w:val="20"/>
                </w:rPr>
                <w:t>Enterprise Pattern Catalogue</w:t>
              </w:r>
            </w:hyperlink>
            <w:r w:rsidRPr="0041138D">
              <w:rPr>
                <w:rFonts w:asciiTheme="minorHAnsi" w:eastAsiaTheme="minorHAnsi" w:hAnsiTheme="minorHAnsi"/>
                <w:szCs w:val="20"/>
              </w:rPr>
              <w:t xml:space="preserve"> </w:t>
            </w:r>
            <w:r w:rsidR="00D131ED">
              <w:rPr>
                <w:rFonts w:asciiTheme="minorHAnsi" w:eastAsiaTheme="minorHAnsi" w:hAnsiTheme="minorHAnsi"/>
                <w:szCs w:val="20"/>
              </w:rPr>
              <w:br/>
            </w:r>
            <w:r w:rsidR="00D131ED">
              <w:rPr>
                <w:rFonts w:asciiTheme="minorHAnsi" w:eastAsiaTheme="minorHAnsi" w:hAnsiTheme="minorHAnsi"/>
                <w:szCs w:val="20"/>
              </w:rPr>
              <w:br/>
            </w:r>
            <w:hyperlink w:anchor="_10._Data_Platform" w:history="1">
              <w:r w:rsidRPr="00D131ED">
                <w:rPr>
                  <w:rStyle w:val="Hyperlink"/>
                  <w:rFonts w:asciiTheme="minorHAnsi" w:eastAsiaTheme="minorHAnsi" w:hAnsiTheme="minorHAnsi"/>
                  <w:szCs w:val="20"/>
                </w:rPr>
                <w:t>Data Platform Position &amp; Guardrails</w:t>
              </w:r>
            </w:hyperlink>
            <w:r w:rsidR="003659FE">
              <w:rPr>
                <w:rFonts w:asciiTheme="minorHAnsi" w:eastAsiaTheme="minorHAnsi" w:hAnsiTheme="minorHAnsi"/>
                <w:szCs w:val="20"/>
              </w:rPr>
              <w:br/>
            </w:r>
          </w:p>
        </w:tc>
        <w:tc>
          <w:tcPr>
            <w:tcW w:w="2976" w:type="dxa"/>
            <w:vAlign w:val="center"/>
          </w:tcPr>
          <w:p w14:paraId="5F01CEFE" w14:textId="0444EA79" w:rsidR="007477FD" w:rsidRPr="00F94A76" w:rsidRDefault="007477FD" w:rsidP="005A1246">
            <w:pPr>
              <w:rPr>
                <w:lang w:eastAsia="en-GB"/>
              </w:rPr>
            </w:pPr>
            <w:r w:rsidRPr="0041138D">
              <w:rPr>
                <w:rFonts w:asciiTheme="minorHAnsi" w:eastAsiaTheme="minorHAnsi" w:hAnsiTheme="minorHAnsi"/>
                <w:szCs w:val="20"/>
              </w:rPr>
              <w:t>Assess architecture conformance, exceptions, integration pattern selection and data platform boundary compliance.</w:t>
            </w:r>
          </w:p>
        </w:tc>
      </w:tr>
    </w:tbl>
    <w:p w14:paraId="10422E8E" w14:textId="77777777" w:rsidR="007477FD" w:rsidRDefault="007477FD" w:rsidP="0041138D">
      <w:pPr>
        <w:spacing w:after="200" w:line="276" w:lineRule="auto"/>
        <w:rPr>
          <w:szCs w:val="20"/>
        </w:rPr>
      </w:pPr>
    </w:p>
    <w:p w14:paraId="0944C7F5" w14:textId="77777777" w:rsidR="006F79A8" w:rsidRPr="0041138D" w:rsidRDefault="006F79A8" w:rsidP="0041138D">
      <w:pPr>
        <w:spacing w:after="200" w:line="276" w:lineRule="auto"/>
        <w:rPr>
          <w:szCs w:val="20"/>
        </w:rPr>
      </w:pPr>
    </w:p>
    <w:p w14:paraId="01EB0D6A" w14:textId="19102F7B" w:rsidR="0041138D" w:rsidRPr="0041138D" w:rsidRDefault="0041138D" w:rsidP="0041138D">
      <w:pPr>
        <w:pStyle w:val="Heading1"/>
        <w:ind w:left="431" w:hanging="431"/>
      </w:pPr>
      <w:bookmarkStart w:id="53" w:name="_Executive_Summary"/>
      <w:bookmarkStart w:id="54" w:name="_Toc239980581"/>
      <w:bookmarkStart w:id="55" w:name="_Toc240366821"/>
      <w:bookmarkEnd w:id="53"/>
      <w:r w:rsidRPr="0041138D">
        <w:t>Executive Summary</w:t>
      </w:r>
      <w:bookmarkEnd w:id="51"/>
      <w:bookmarkEnd w:id="54"/>
      <w:bookmarkEnd w:id="55"/>
    </w:p>
    <w:p w14:paraId="48881887" w14:textId="77777777" w:rsidR="0041138D" w:rsidRPr="0041138D" w:rsidRDefault="0041138D" w:rsidP="0041138D">
      <w:pPr>
        <w:rPr>
          <w:lang w:val="en-US"/>
        </w:rPr>
      </w:pPr>
    </w:p>
    <w:p w14:paraId="316E4099" w14:textId="77777777" w:rsidR="0041138D" w:rsidRDefault="0041138D" w:rsidP="0041138D">
      <w:pPr>
        <w:rPr>
          <w:szCs w:val="20"/>
        </w:rPr>
      </w:pPr>
      <w:r w:rsidRPr="0041138D">
        <w:rPr>
          <w:szCs w:val="20"/>
        </w:rPr>
        <w:t>Chaucer requires a formal Systems Integration Framework to provide consistent architectural direction for system-to-system integration across internal applications, third-party platforms, SaaS services, vendor integrations and the enterprise data platform.</w:t>
      </w:r>
    </w:p>
    <w:p w14:paraId="103D7861" w14:textId="77777777" w:rsidR="0041138D" w:rsidRPr="0041138D" w:rsidRDefault="0041138D" w:rsidP="0041138D">
      <w:pPr>
        <w:rPr>
          <w:szCs w:val="20"/>
        </w:rPr>
      </w:pPr>
    </w:p>
    <w:p w14:paraId="6DB1040D" w14:textId="1CBBB8DD" w:rsidR="0041138D" w:rsidRDefault="0041138D" w:rsidP="0041138D">
      <w:pPr>
        <w:rPr>
          <w:szCs w:val="20"/>
        </w:rPr>
      </w:pPr>
      <w:r w:rsidRPr="0041138D">
        <w:rPr>
          <w:szCs w:val="20"/>
        </w:rPr>
        <w:t>The System</w:t>
      </w:r>
      <w:r w:rsidR="00D01480">
        <w:rPr>
          <w:szCs w:val="20"/>
        </w:rPr>
        <w:t>s</w:t>
      </w:r>
      <w:r w:rsidRPr="0041138D">
        <w:rPr>
          <w:szCs w:val="20"/>
        </w:rPr>
        <w:t xml:space="preserve"> Integration </w:t>
      </w:r>
      <w:r w:rsidR="00F63B58">
        <w:rPr>
          <w:szCs w:val="20"/>
        </w:rPr>
        <w:t>F</w:t>
      </w:r>
      <w:r w:rsidRPr="0041138D">
        <w:rPr>
          <w:szCs w:val="20"/>
        </w:rPr>
        <w:t>ramework</w:t>
      </w:r>
      <w:r w:rsidRPr="0041138D" w:rsidDel="00A22181">
        <w:rPr>
          <w:szCs w:val="20"/>
        </w:rPr>
        <w:t xml:space="preserve"> </w:t>
      </w:r>
      <w:r w:rsidRPr="0041138D">
        <w:rPr>
          <w:szCs w:val="20"/>
        </w:rPr>
        <w:t>is based on a Service-Oriented Architecture approach and explicitly avoids adopting a microservices model as the default integration paradigm. The focus is on practical enterprise integration across existing Chaucer systems, external vendors, Azure PaaS services and the data platform.</w:t>
      </w:r>
    </w:p>
    <w:p w14:paraId="2BE6BE97" w14:textId="77777777" w:rsidR="0041138D" w:rsidRPr="0041138D" w:rsidRDefault="0041138D" w:rsidP="0041138D">
      <w:pPr>
        <w:rPr>
          <w:szCs w:val="20"/>
        </w:rPr>
      </w:pPr>
    </w:p>
    <w:p w14:paraId="3AF548BB" w14:textId="376C3FDD" w:rsidR="0041138D" w:rsidRPr="0041138D" w:rsidRDefault="0041138D" w:rsidP="0041138D">
      <w:pPr>
        <w:rPr>
          <w:szCs w:val="20"/>
        </w:rPr>
      </w:pPr>
      <w:r w:rsidRPr="0041138D">
        <w:rPr>
          <w:szCs w:val="20"/>
        </w:rPr>
        <w:t>The System</w:t>
      </w:r>
      <w:r w:rsidR="00D01480">
        <w:rPr>
          <w:szCs w:val="20"/>
        </w:rPr>
        <w:t>s</w:t>
      </w:r>
      <w:r w:rsidRPr="0041138D">
        <w:rPr>
          <w:szCs w:val="20"/>
        </w:rPr>
        <w:t xml:space="preserve"> Integration </w:t>
      </w:r>
      <w:r w:rsidR="00F63B58">
        <w:rPr>
          <w:szCs w:val="20"/>
        </w:rPr>
        <w:t>F</w:t>
      </w:r>
      <w:r w:rsidRPr="0041138D">
        <w:rPr>
          <w:szCs w:val="20"/>
        </w:rPr>
        <w:t>ramework</w:t>
      </w:r>
      <w:r w:rsidRPr="0041138D" w:rsidDel="00A22181">
        <w:rPr>
          <w:szCs w:val="20"/>
        </w:rPr>
        <w:t xml:space="preserve"> </w:t>
      </w:r>
      <w:r w:rsidRPr="0041138D">
        <w:rPr>
          <w:szCs w:val="20"/>
        </w:rPr>
        <w:t>establishes a single catalogue of patterns with clear boundary applicability across internal Chaucer integration, third-party to Chaucer inbound integration, Chaucer to third-party outbound integration and SIF-to-data-platform exchange. It also defines decision guidance for API, messaging, eventing, orchestration and data-platform usage, supported by mandatory guardrails and a controlled exception process.</w:t>
      </w:r>
    </w:p>
    <w:p w14:paraId="6EF3F7E3" w14:textId="1F19A851" w:rsidR="0041138D" w:rsidRPr="0041138D" w:rsidRDefault="0041138D" w:rsidP="0041138D">
      <w:pPr>
        <w:pStyle w:val="Heading2"/>
        <w:keepLines w:val="0"/>
        <w:spacing w:before="240" w:after="120"/>
      </w:pPr>
      <w:bookmarkStart w:id="56" w:name="_Toc239852275"/>
      <w:bookmarkStart w:id="57" w:name="_Toc239980582"/>
      <w:bookmarkStart w:id="58" w:name="_Toc240366822"/>
      <w:r w:rsidRPr="0041138D">
        <w:t>Why the System</w:t>
      </w:r>
      <w:r w:rsidR="00623DC6">
        <w:t>s</w:t>
      </w:r>
      <w:r w:rsidRPr="0041138D">
        <w:t xml:space="preserve"> Integration Framework</w:t>
      </w:r>
      <w:r w:rsidRPr="0041138D" w:rsidDel="00A22181">
        <w:t xml:space="preserve"> </w:t>
      </w:r>
      <w:r w:rsidRPr="0041138D">
        <w:t>Exists</w:t>
      </w:r>
      <w:bookmarkEnd w:id="56"/>
      <w:bookmarkEnd w:id="57"/>
      <w:bookmarkEnd w:id="58"/>
    </w:p>
    <w:p w14:paraId="2079A405" w14:textId="3029CD17" w:rsidR="0041138D" w:rsidRPr="0041138D" w:rsidRDefault="0041138D" w:rsidP="0041138D">
      <w:pPr>
        <w:spacing w:after="120"/>
        <w:rPr>
          <w:szCs w:val="20"/>
        </w:rPr>
      </w:pPr>
      <w:r w:rsidRPr="0041138D">
        <w:rPr>
          <w:szCs w:val="20"/>
        </w:rPr>
        <w:t>Chaucer has successfully modernised much of its integration estate onto Azure Integration Services and established a number of robust integration patterns, security controls and operational practices.</w:t>
      </w:r>
      <w:r w:rsidR="007477FD">
        <w:rPr>
          <w:szCs w:val="20"/>
        </w:rPr>
        <w:t xml:space="preserve"> </w:t>
      </w:r>
      <w:r w:rsidRPr="0041138D">
        <w:rPr>
          <w:szCs w:val="20"/>
        </w:rPr>
        <w:t xml:space="preserve">However, these capabilities currently co-exist with direct point-to-point integrations, application-specific interfaces and data-platform-led exchanges that have evolved independently over time. Whilst effective in addressing individual business needs, these approaches can lead to tighter coupling, duplicated integration capabilities, inconsistent design decisions and increased change complexity across the wider technology estate. </w:t>
      </w:r>
    </w:p>
    <w:p w14:paraId="759624A9" w14:textId="12EDA770" w:rsidR="0041138D" w:rsidRPr="0041138D" w:rsidRDefault="0041138D" w:rsidP="0041138D">
      <w:pPr>
        <w:spacing w:after="120"/>
        <w:rPr>
          <w:szCs w:val="20"/>
        </w:rPr>
      </w:pPr>
      <w:r w:rsidRPr="0041138D">
        <w:rPr>
          <w:szCs w:val="20"/>
        </w:rPr>
        <w:t>By leveraging existing best practices and principles within a Systems Integration Framework, Chaucer can build upon its current strengths, promote reuse, improve governance and provide a consistent enterprise approach for future integration initiatives. This System</w:t>
      </w:r>
      <w:r w:rsidR="00623DC6">
        <w:rPr>
          <w:szCs w:val="20"/>
        </w:rPr>
        <w:t>s</w:t>
      </w:r>
      <w:r w:rsidRPr="0041138D">
        <w:rPr>
          <w:szCs w:val="20"/>
        </w:rPr>
        <w:t xml:space="preserve"> Integration </w:t>
      </w:r>
      <w:r w:rsidR="007B4417">
        <w:rPr>
          <w:szCs w:val="20"/>
        </w:rPr>
        <w:t>F</w:t>
      </w:r>
      <w:r w:rsidRPr="0041138D">
        <w:rPr>
          <w:szCs w:val="20"/>
        </w:rPr>
        <w:t>ramework</w:t>
      </w:r>
      <w:r w:rsidRPr="0041138D" w:rsidDel="00A22181">
        <w:rPr>
          <w:szCs w:val="20"/>
        </w:rPr>
        <w:t xml:space="preserve"> </w:t>
      </w:r>
      <w:r w:rsidRPr="0041138D">
        <w:rPr>
          <w:szCs w:val="20"/>
        </w:rPr>
        <w:t>establishes a single reference architecture for integration so that recurring problems are solved through consistent, repeatable patterns. It defines an approved set of integration patterns, a standard set of Azure services as the target platform, and the governance guardrails that delivery teams and suppliers need in order to build correctly without re-opening architectural decisions on every engagement.</w:t>
      </w:r>
    </w:p>
    <w:p w14:paraId="1C09673A" w14:textId="365AE5CC" w:rsidR="0041138D" w:rsidRPr="0041138D" w:rsidRDefault="0041138D" w:rsidP="0041138D">
      <w:pPr>
        <w:spacing w:after="120"/>
        <w:rPr>
          <w:szCs w:val="20"/>
        </w:rPr>
      </w:pPr>
      <w:r w:rsidRPr="0041138D">
        <w:rPr>
          <w:szCs w:val="20"/>
        </w:rPr>
        <w:t>The System</w:t>
      </w:r>
      <w:r w:rsidR="00623DC6">
        <w:rPr>
          <w:szCs w:val="20"/>
        </w:rPr>
        <w:t>s</w:t>
      </w:r>
      <w:r w:rsidRPr="0041138D">
        <w:rPr>
          <w:szCs w:val="20"/>
        </w:rPr>
        <w:t xml:space="preserve"> Integration Framework</w:t>
      </w:r>
      <w:r w:rsidRPr="0041138D" w:rsidDel="00A22181">
        <w:rPr>
          <w:szCs w:val="20"/>
        </w:rPr>
        <w:t xml:space="preserve"> </w:t>
      </w:r>
      <w:r w:rsidRPr="0041138D">
        <w:rPr>
          <w:szCs w:val="20"/>
        </w:rPr>
        <w:t>does not introduce a new set of principles. It inherits the principles Chaucer already holds and translates them into practical integration choices. The stack below shows where those principles originate and where they are enforced in this document.</w:t>
      </w:r>
    </w:p>
    <w:p w14:paraId="2FC9CB0D" w14:textId="77777777" w:rsidR="0041138D" w:rsidRPr="0041138D" w:rsidRDefault="0041138D" w:rsidP="0041138D">
      <w:pPr>
        <w:spacing w:after="120"/>
        <w:rPr>
          <w:szCs w:val="20"/>
        </w:rPr>
      </w:pPr>
      <w:r w:rsidRPr="0041138D">
        <w:rPr>
          <w:szCs w:val="20"/>
        </w:rPr>
        <w:br/>
      </w:r>
      <w:r w:rsidRPr="0041138D">
        <w:rPr>
          <w:noProof/>
          <w:szCs w:val="20"/>
        </w:rPr>
        <w:drawing>
          <wp:inline distT="0" distB="0" distL="0" distR="0" wp14:anchorId="557B2579" wp14:editId="7E5002A1">
            <wp:extent cx="5435433" cy="2955471"/>
            <wp:effectExtent l="0" t="0" r="0" b="0"/>
            <wp:docPr id="12040428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35433" cy="2955471"/>
                    </a:xfrm>
                    <a:prstGeom prst="rect">
                      <a:avLst/>
                    </a:prstGeom>
                    <a:noFill/>
                  </pic:spPr>
                </pic:pic>
              </a:graphicData>
            </a:graphic>
          </wp:inline>
        </w:drawing>
      </w:r>
      <w:r w:rsidRPr="0041138D">
        <w:rPr>
          <w:szCs w:val="20"/>
        </w:rPr>
        <w:br/>
      </w:r>
    </w:p>
    <w:p w14:paraId="6B7F874A" w14:textId="0B906FBC" w:rsidR="0041138D" w:rsidRPr="006F79A8" w:rsidRDefault="0041138D" w:rsidP="006F79A8">
      <w:pPr>
        <w:pStyle w:val="Heading2"/>
        <w:keepLines w:val="0"/>
        <w:spacing w:before="240" w:after="120"/>
      </w:pPr>
      <w:bookmarkStart w:id="59" w:name="_Toc239980583"/>
      <w:bookmarkStart w:id="60" w:name="_Toc239852276"/>
      <w:bookmarkStart w:id="61" w:name="_Toc240366823"/>
      <w:r w:rsidRPr="006F79A8">
        <w:t>System</w:t>
      </w:r>
      <w:r w:rsidR="00D01480">
        <w:t>s</w:t>
      </w:r>
      <w:r w:rsidRPr="006F79A8">
        <w:t xml:space="preserve"> Integration </w:t>
      </w:r>
      <w:r w:rsidR="00D01480">
        <w:t>F</w:t>
      </w:r>
      <w:r w:rsidRPr="006F79A8">
        <w:t>ramework</w:t>
      </w:r>
      <w:r w:rsidRPr="006F79A8" w:rsidDel="00A22181">
        <w:t xml:space="preserve"> </w:t>
      </w:r>
      <w:r w:rsidRPr="006F79A8">
        <w:t>Scope</w:t>
      </w:r>
      <w:bookmarkEnd w:id="59"/>
      <w:bookmarkEnd w:id="61"/>
    </w:p>
    <w:p w14:paraId="17B099A1" w14:textId="77777777" w:rsidR="006F79A8" w:rsidRPr="006F79A8" w:rsidRDefault="006F79A8" w:rsidP="006F79A8">
      <w:pPr>
        <w:rPr>
          <w:lang w:val="en-US"/>
        </w:rPr>
      </w:pPr>
    </w:p>
    <w:p w14:paraId="16760C5C" w14:textId="3F1B24B0" w:rsidR="0041138D" w:rsidRPr="0041138D" w:rsidRDefault="0041138D" w:rsidP="0041138D">
      <w:pPr>
        <w:spacing w:after="120"/>
        <w:rPr>
          <w:szCs w:val="20"/>
        </w:rPr>
      </w:pPr>
      <w:r w:rsidRPr="0041138D">
        <w:rPr>
          <w:szCs w:val="20"/>
        </w:rPr>
        <w:t>The System</w:t>
      </w:r>
      <w:r w:rsidR="00D01480">
        <w:rPr>
          <w:szCs w:val="20"/>
        </w:rPr>
        <w:t>s</w:t>
      </w:r>
      <w:r w:rsidRPr="0041138D">
        <w:rPr>
          <w:szCs w:val="20"/>
        </w:rPr>
        <w:t xml:space="preserve"> Integration </w:t>
      </w:r>
      <w:r w:rsidR="00D01480">
        <w:rPr>
          <w:szCs w:val="20"/>
        </w:rPr>
        <w:t>F</w:t>
      </w:r>
      <w:r w:rsidRPr="0041138D">
        <w:rPr>
          <w:szCs w:val="20"/>
        </w:rPr>
        <w:t>ramework</w:t>
      </w:r>
      <w:r w:rsidRPr="0041138D" w:rsidDel="00A22181">
        <w:rPr>
          <w:szCs w:val="20"/>
        </w:rPr>
        <w:t xml:space="preserve"> </w:t>
      </w:r>
      <w:r w:rsidRPr="0041138D">
        <w:rPr>
          <w:szCs w:val="20"/>
        </w:rPr>
        <w:t>covers the following.</w:t>
      </w:r>
    </w:p>
    <w:p w14:paraId="49C4DD3E" w14:textId="77777777" w:rsidR="0041138D" w:rsidRPr="0041138D" w:rsidRDefault="0041138D">
      <w:pPr>
        <w:pStyle w:val="ListParagraph"/>
        <w:numPr>
          <w:ilvl w:val="0"/>
          <w:numId w:val="11"/>
        </w:numPr>
        <w:spacing w:after="46" w:line="270" w:lineRule="auto"/>
        <w:contextualSpacing w:val="0"/>
        <w:rPr>
          <w:szCs w:val="20"/>
        </w:rPr>
      </w:pPr>
      <w:r w:rsidRPr="0041138D">
        <w:rPr>
          <w:szCs w:val="20"/>
        </w:rPr>
        <w:t>A reference architecture for integration across Azure Integration Services.</w:t>
      </w:r>
    </w:p>
    <w:p w14:paraId="206879BA" w14:textId="77777777" w:rsidR="0041138D" w:rsidRPr="0041138D" w:rsidRDefault="0041138D">
      <w:pPr>
        <w:pStyle w:val="ListParagraph"/>
        <w:numPr>
          <w:ilvl w:val="0"/>
          <w:numId w:val="11"/>
        </w:numPr>
        <w:spacing w:after="46" w:line="270" w:lineRule="auto"/>
        <w:contextualSpacing w:val="0"/>
        <w:rPr>
          <w:szCs w:val="20"/>
        </w:rPr>
      </w:pPr>
      <w:r w:rsidRPr="0041138D">
        <w:rPr>
          <w:szCs w:val="20"/>
        </w:rPr>
        <w:t>An enterprise catalogue of approved integration patterns with the Azure components for each.</w:t>
      </w:r>
    </w:p>
    <w:p w14:paraId="6312A51E" w14:textId="77777777" w:rsidR="0041138D" w:rsidRPr="0041138D" w:rsidRDefault="0041138D">
      <w:pPr>
        <w:pStyle w:val="ListParagraph"/>
        <w:numPr>
          <w:ilvl w:val="0"/>
          <w:numId w:val="11"/>
        </w:numPr>
        <w:spacing w:after="46" w:line="270" w:lineRule="auto"/>
        <w:contextualSpacing w:val="0"/>
        <w:rPr>
          <w:szCs w:val="20"/>
        </w:rPr>
      </w:pPr>
      <w:r w:rsidRPr="0041138D">
        <w:rPr>
          <w:szCs w:val="20"/>
        </w:rPr>
        <w:t>Decision guidance, guardrails and an exception process for delivery teams and suppliers.</w:t>
      </w:r>
    </w:p>
    <w:p w14:paraId="5D5553DA" w14:textId="77777777" w:rsidR="0041138D" w:rsidRPr="0041138D" w:rsidRDefault="0041138D">
      <w:pPr>
        <w:pStyle w:val="ListParagraph"/>
        <w:numPr>
          <w:ilvl w:val="0"/>
          <w:numId w:val="11"/>
        </w:numPr>
        <w:spacing w:after="46" w:line="270" w:lineRule="auto"/>
        <w:contextualSpacing w:val="0"/>
        <w:rPr>
          <w:szCs w:val="20"/>
        </w:rPr>
      </w:pPr>
      <w:r w:rsidRPr="0041138D">
        <w:rPr>
          <w:szCs w:val="20"/>
        </w:rPr>
        <w:t>The position of the data platform boundary and the approved exchange patterns with the data platform.</w:t>
      </w:r>
      <w:r w:rsidRPr="0041138D">
        <w:rPr>
          <w:szCs w:val="20"/>
        </w:rPr>
        <w:br/>
      </w:r>
    </w:p>
    <w:p w14:paraId="2D7EB7E0" w14:textId="77777777" w:rsidR="0041138D" w:rsidRPr="0041138D" w:rsidRDefault="0041138D" w:rsidP="0041138D">
      <w:pPr>
        <w:spacing w:after="120"/>
        <w:rPr>
          <w:szCs w:val="20"/>
        </w:rPr>
      </w:pPr>
      <w:r w:rsidRPr="0041138D">
        <w:rPr>
          <w:szCs w:val="20"/>
        </w:rPr>
        <w:t>The following are out of scope for this version.</w:t>
      </w:r>
    </w:p>
    <w:p w14:paraId="7160D281" w14:textId="77777777" w:rsidR="0041138D" w:rsidRPr="0041138D" w:rsidRDefault="0041138D">
      <w:pPr>
        <w:pStyle w:val="ListParagraph"/>
        <w:numPr>
          <w:ilvl w:val="0"/>
          <w:numId w:val="12"/>
        </w:numPr>
        <w:spacing w:after="46" w:line="270" w:lineRule="auto"/>
        <w:contextualSpacing w:val="0"/>
        <w:rPr>
          <w:szCs w:val="20"/>
        </w:rPr>
      </w:pPr>
      <w:r w:rsidRPr="0041138D">
        <w:rPr>
          <w:szCs w:val="20"/>
        </w:rPr>
        <w:t>Implementation, provisioning and deployment, which are future-phase activities.</w:t>
      </w:r>
    </w:p>
    <w:p w14:paraId="2A789FAB" w14:textId="77777777" w:rsidR="0041138D" w:rsidRPr="0041138D" w:rsidRDefault="0041138D">
      <w:pPr>
        <w:pStyle w:val="ListParagraph"/>
        <w:numPr>
          <w:ilvl w:val="0"/>
          <w:numId w:val="12"/>
        </w:numPr>
        <w:spacing w:after="46" w:line="270" w:lineRule="auto"/>
        <w:contextualSpacing w:val="0"/>
        <w:rPr>
          <w:szCs w:val="20"/>
          <w:lang w:val="en-US"/>
        </w:rPr>
      </w:pPr>
      <w:r w:rsidRPr="0041138D">
        <w:rPr>
          <w:szCs w:val="20"/>
        </w:rPr>
        <w:t>The detailed API Management high-level design, which is produced as a separate phase.</w:t>
      </w:r>
    </w:p>
    <w:p w14:paraId="70921FE3" w14:textId="59B0CF16" w:rsidR="0041138D" w:rsidRPr="0041138D" w:rsidRDefault="0041138D">
      <w:pPr>
        <w:pStyle w:val="ListParagraph"/>
        <w:numPr>
          <w:ilvl w:val="0"/>
          <w:numId w:val="12"/>
        </w:numPr>
        <w:spacing w:after="46" w:line="270" w:lineRule="auto"/>
        <w:contextualSpacing w:val="0"/>
        <w:rPr>
          <w:szCs w:val="20"/>
          <w:lang w:val="en-US"/>
        </w:rPr>
      </w:pPr>
      <w:r w:rsidRPr="0041138D">
        <w:rPr>
          <w:szCs w:val="20"/>
        </w:rPr>
        <w:t>Any redefinition of Chaucer's cloud strategy.</w:t>
      </w:r>
    </w:p>
    <w:p w14:paraId="30DE2D38" w14:textId="6F0552AF" w:rsidR="0041138D" w:rsidRPr="006F79A8" w:rsidRDefault="0041138D" w:rsidP="006F79A8">
      <w:pPr>
        <w:pStyle w:val="Heading2"/>
        <w:keepLines w:val="0"/>
        <w:spacing w:before="240" w:after="120"/>
      </w:pPr>
      <w:bookmarkStart w:id="62" w:name="_Toc239980584"/>
      <w:bookmarkStart w:id="63" w:name="_Toc240366824"/>
      <w:r w:rsidRPr="006F79A8">
        <w:t>Intended Outcomes</w:t>
      </w:r>
      <w:bookmarkEnd w:id="60"/>
      <w:bookmarkEnd w:id="62"/>
      <w:bookmarkEnd w:id="63"/>
    </w:p>
    <w:p w14:paraId="56798A98" w14:textId="77777777" w:rsidR="0041138D" w:rsidRPr="0041138D" w:rsidRDefault="0041138D">
      <w:pPr>
        <w:pStyle w:val="ListParagraph"/>
        <w:numPr>
          <w:ilvl w:val="0"/>
          <w:numId w:val="15"/>
        </w:numPr>
        <w:spacing w:after="46" w:line="270" w:lineRule="auto"/>
        <w:contextualSpacing w:val="0"/>
        <w:rPr>
          <w:szCs w:val="20"/>
        </w:rPr>
      </w:pPr>
      <w:r w:rsidRPr="0041138D">
        <w:rPr>
          <w:szCs w:val="20"/>
        </w:rPr>
        <w:t>Fewer point-to-point interfaces and a measurable reduction in bespoke coupling.</w:t>
      </w:r>
    </w:p>
    <w:p w14:paraId="0FC6CD7A" w14:textId="77777777" w:rsidR="0041138D" w:rsidRPr="0041138D" w:rsidRDefault="0041138D">
      <w:pPr>
        <w:pStyle w:val="ListParagraph"/>
        <w:numPr>
          <w:ilvl w:val="0"/>
          <w:numId w:val="15"/>
        </w:numPr>
        <w:spacing w:after="46" w:line="270" w:lineRule="auto"/>
        <w:contextualSpacing w:val="0"/>
        <w:rPr>
          <w:szCs w:val="20"/>
        </w:rPr>
      </w:pPr>
      <w:r w:rsidRPr="0041138D">
        <w:rPr>
          <w:szCs w:val="20"/>
        </w:rPr>
        <w:t>Greater reuse through shared integration components and published services.</w:t>
      </w:r>
    </w:p>
    <w:p w14:paraId="58C57625" w14:textId="77777777" w:rsidR="0041138D" w:rsidRPr="0041138D" w:rsidRDefault="0041138D">
      <w:pPr>
        <w:pStyle w:val="ListParagraph"/>
        <w:numPr>
          <w:ilvl w:val="0"/>
          <w:numId w:val="15"/>
        </w:numPr>
        <w:spacing w:after="46" w:line="270" w:lineRule="auto"/>
        <w:contextualSpacing w:val="0"/>
        <w:rPr>
          <w:szCs w:val="20"/>
        </w:rPr>
      </w:pPr>
      <w:r w:rsidRPr="0041138D">
        <w:rPr>
          <w:szCs w:val="20"/>
        </w:rPr>
        <w:t>Loose coupling and asynchronous messaging as the default interaction style.</w:t>
      </w:r>
    </w:p>
    <w:p w14:paraId="2A524574" w14:textId="77777777" w:rsidR="0041138D" w:rsidRPr="0041138D" w:rsidRDefault="0041138D">
      <w:pPr>
        <w:pStyle w:val="ListParagraph"/>
        <w:numPr>
          <w:ilvl w:val="0"/>
          <w:numId w:val="15"/>
        </w:numPr>
        <w:spacing w:after="46" w:line="270" w:lineRule="auto"/>
        <w:contextualSpacing w:val="0"/>
        <w:rPr>
          <w:szCs w:val="20"/>
        </w:rPr>
      </w:pPr>
      <w:r w:rsidRPr="0041138D">
        <w:rPr>
          <w:szCs w:val="20"/>
        </w:rPr>
        <w:t>Consistent, governed delivery that any internal team or third-party supplier can follow.</w:t>
      </w:r>
    </w:p>
    <w:p w14:paraId="313F4F14" w14:textId="77777777" w:rsidR="0041138D" w:rsidRDefault="0041138D">
      <w:pPr>
        <w:pStyle w:val="ListParagraph"/>
        <w:numPr>
          <w:ilvl w:val="0"/>
          <w:numId w:val="15"/>
        </w:numPr>
        <w:spacing w:after="46" w:line="270" w:lineRule="auto"/>
        <w:contextualSpacing w:val="0"/>
        <w:rPr>
          <w:szCs w:val="20"/>
        </w:rPr>
      </w:pPr>
      <w:r w:rsidRPr="0041138D">
        <w:rPr>
          <w:szCs w:val="20"/>
        </w:rPr>
        <w:t>Faster onboarding of new integrations through a known catalogue and decision path.</w:t>
      </w:r>
    </w:p>
    <w:p w14:paraId="64C9873B" w14:textId="372264EB" w:rsidR="0041138D" w:rsidRPr="006F79A8" w:rsidRDefault="0041138D" w:rsidP="006F79A8">
      <w:pPr>
        <w:pStyle w:val="Heading1"/>
        <w:ind w:left="431" w:hanging="431"/>
      </w:pPr>
      <w:bookmarkStart w:id="64" w:name="_4._Architectural_Position"/>
      <w:bookmarkStart w:id="65" w:name="_Architectural_Position"/>
      <w:bookmarkStart w:id="66" w:name="_Toc239852278"/>
      <w:bookmarkStart w:id="67" w:name="_Toc239980585"/>
      <w:bookmarkStart w:id="68" w:name="_Toc240366825"/>
      <w:bookmarkEnd w:id="64"/>
      <w:bookmarkEnd w:id="65"/>
      <w:r w:rsidRPr="006F79A8">
        <w:t>Architectural Position</w:t>
      </w:r>
      <w:bookmarkEnd w:id="66"/>
      <w:bookmarkEnd w:id="67"/>
      <w:bookmarkEnd w:id="68"/>
    </w:p>
    <w:p w14:paraId="18EE1C05" w14:textId="77777777" w:rsidR="00741451" w:rsidRPr="00741451" w:rsidRDefault="00741451" w:rsidP="00741451"/>
    <w:p w14:paraId="2255E1E4" w14:textId="792E97AB" w:rsidR="0041138D" w:rsidRPr="006F79A8" w:rsidRDefault="0041138D" w:rsidP="006F79A8">
      <w:pPr>
        <w:pStyle w:val="Heading2"/>
        <w:keepLines w:val="0"/>
        <w:spacing w:before="240" w:after="120"/>
      </w:pPr>
      <w:bookmarkStart w:id="69" w:name="_Toc239852279"/>
      <w:bookmarkStart w:id="70" w:name="_Toc239980586"/>
      <w:bookmarkStart w:id="71" w:name="_Toc240366826"/>
      <w:r w:rsidRPr="006F79A8">
        <w:t>Architectural Stance</w:t>
      </w:r>
      <w:bookmarkEnd w:id="69"/>
      <w:bookmarkEnd w:id="70"/>
      <w:bookmarkEnd w:id="71"/>
    </w:p>
    <w:p w14:paraId="453EB20D" w14:textId="6C6D47B3" w:rsidR="00316805" w:rsidRDefault="0041138D" w:rsidP="0041138D">
      <w:pPr>
        <w:spacing w:after="120"/>
        <w:rPr>
          <w:szCs w:val="20"/>
        </w:rPr>
      </w:pPr>
      <w:r w:rsidRPr="0041138D">
        <w:rPr>
          <w:szCs w:val="20"/>
        </w:rPr>
        <w:t>The System</w:t>
      </w:r>
      <w:r w:rsidR="00623DC6">
        <w:rPr>
          <w:szCs w:val="20"/>
        </w:rPr>
        <w:t>s</w:t>
      </w:r>
      <w:r w:rsidRPr="0041138D">
        <w:rPr>
          <w:szCs w:val="20"/>
        </w:rPr>
        <w:t xml:space="preserve"> Integration </w:t>
      </w:r>
      <w:r w:rsidR="007B4417">
        <w:rPr>
          <w:szCs w:val="20"/>
        </w:rPr>
        <w:t>F</w:t>
      </w:r>
      <w:r w:rsidRPr="0041138D">
        <w:rPr>
          <w:szCs w:val="20"/>
        </w:rPr>
        <w:t>ramework</w:t>
      </w:r>
      <w:r w:rsidRPr="0041138D" w:rsidDel="00A22181">
        <w:rPr>
          <w:szCs w:val="20"/>
        </w:rPr>
        <w:t xml:space="preserve"> </w:t>
      </w:r>
      <w:r w:rsidRPr="0041138D">
        <w:rPr>
          <w:szCs w:val="20"/>
        </w:rPr>
        <w:t>takes a clear and consistent position, summarised below and expanded in the sections that follow.</w:t>
      </w:r>
    </w:p>
    <w:p w14:paraId="331C6A58" w14:textId="77777777" w:rsidR="00741451" w:rsidRDefault="00741451" w:rsidP="0041138D">
      <w:pPr>
        <w:spacing w:after="120"/>
        <w:rPr>
          <w:szCs w:val="20"/>
        </w:rPr>
      </w:pPr>
    </w:p>
    <w:tbl>
      <w:tblPr>
        <w:tblStyle w:val="TableGridLight"/>
        <w:tblW w:w="8926" w:type="dxa"/>
        <w:tblLook w:val="04A0" w:firstRow="1" w:lastRow="0" w:firstColumn="1" w:lastColumn="0" w:noHBand="0" w:noVBand="1"/>
      </w:tblPr>
      <w:tblGrid>
        <w:gridCol w:w="2263"/>
        <w:gridCol w:w="6663"/>
      </w:tblGrid>
      <w:tr w:rsidR="00316805" w:rsidRPr="009527A4" w14:paraId="01C53142" w14:textId="77777777" w:rsidTr="007A2B8C">
        <w:tc>
          <w:tcPr>
            <w:tcW w:w="2263"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6A034139" w14:textId="657E0302" w:rsidR="00316805" w:rsidRPr="00595998" w:rsidRDefault="00316805" w:rsidP="003662DB">
            <w:pPr>
              <w:rPr>
                <w:rFonts w:asciiTheme="minorHAnsi" w:hAnsiTheme="minorHAnsi" w:hint="eastAsia"/>
                <w:b/>
                <w:lang w:eastAsia="en-GB"/>
              </w:rPr>
            </w:pPr>
            <w:r w:rsidRPr="00316805">
              <w:rPr>
                <w:rFonts w:asciiTheme="minorHAnsi" w:hAnsiTheme="minorHAnsi"/>
                <w:b/>
                <w:lang w:eastAsia="en-GB"/>
              </w:rPr>
              <w:t>Area</w:t>
            </w:r>
          </w:p>
        </w:tc>
        <w:tc>
          <w:tcPr>
            <w:tcW w:w="6663"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19EA2A03" w14:textId="2E4648CE" w:rsidR="00316805" w:rsidRPr="00595998" w:rsidRDefault="00316805" w:rsidP="003662DB">
            <w:pPr>
              <w:rPr>
                <w:rFonts w:asciiTheme="minorHAnsi" w:hAnsiTheme="minorHAnsi" w:hint="eastAsia"/>
                <w:b/>
                <w:lang w:eastAsia="en-GB"/>
              </w:rPr>
            </w:pPr>
            <w:r w:rsidRPr="00316805">
              <w:rPr>
                <w:rFonts w:asciiTheme="minorHAnsi" w:hAnsiTheme="minorHAnsi"/>
                <w:b/>
                <w:lang w:eastAsia="en-GB"/>
              </w:rPr>
              <w:t>Position</w:t>
            </w:r>
          </w:p>
        </w:tc>
      </w:tr>
      <w:tr w:rsidR="00316805" w:rsidRPr="009527A4" w14:paraId="0FAC1000" w14:textId="77777777" w:rsidTr="00866873">
        <w:tc>
          <w:tcPr>
            <w:tcW w:w="2263" w:type="dxa"/>
            <w:tcBorders>
              <w:top w:val="single" w:sz="4" w:space="0" w:color="000000" w:themeColor="text1"/>
            </w:tcBorders>
            <w:vAlign w:val="center"/>
          </w:tcPr>
          <w:p w14:paraId="04FF552C" w14:textId="4AE77902" w:rsidR="00316805" w:rsidRPr="00F94A76" w:rsidRDefault="00316805" w:rsidP="003662DB">
            <w:pPr>
              <w:rPr>
                <w:rFonts w:asciiTheme="minorHAnsi" w:hAnsiTheme="minorHAnsi" w:hint="eastAsia"/>
                <w:lang w:eastAsia="en-GB"/>
              </w:rPr>
            </w:pPr>
            <w:r w:rsidRPr="0041138D">
              <w:rPr>
                <w:rFonts w:asciiTheme="minorHAnsi" w:hAnsiTheme="minorHAnsi"/>
                <w:szCs w:val="20"/>
              </w:rPr>
              <w:t>Architecture model</w:t>
            </w:r>
          </w:p>
        </w:tc>
        <w:tc>
          <w:tcPr>
            <w:tcW w:w="6663" w:type="dxa"/>
            <w:tcBorders>
              <w:top w:val="single" w:sz="4" w:space="0" w:color="000000" w:themeColor="text1"/>
            </w:tcBorders>
            <w:vAlign w:val="center"/>
          </w:tcPr>
          <w:p w14:paraId="52732232" w14:textId="2D1A28AE" w:rsidR="00316805" w:rsidRPr="00F94A76" w:rsidRDefault="00316805" w:rsidP="003662DB">
            <w:pPr>
              <w:rPr>
                <w:rFonts w:asciiTheme="minorHAnsi" w:hAnsiTheme="minorHAnsi" w:hint="eastAsia"/>
                <w:lang w:eastAsia="en-GB"/>
              </w:rPr>
            </w:pPr>
            <w:r w:rsidRPr="0041138D">
              <w:rPr>
                <w:rFonts w:asciiTheme="minorHAnsi" w:hAnsiTheme="minorHAnsi"/>
                <w:szCs w:val="20"/>
              </w:rPr>
              <w:t>Service-Oriented Architecture, not microservices.</w:t>
            </w:r>
          </w:p>
        </w:tc>
      </w:tr>
      <w:tr w:rsidR="00316805" w:rsidRPr="009527A4" w14:paraId="69A4AD7B" w14:textId="77777777">
        <w:tc>
          <w:tcPr>
            <w:tcW w:w="2263" w:type="dxa"/>
            <w:vAlign w:val="center"/>
          </w:tcPr>
          <w:p w14:paraId="56EE8559" w14:textId="5F9764B7" w:rsidR="00316805" w:rsidRPr="00F94A76" w:rsidRDefault="00316805" w:rsidP="003662DB">
            <w:pPr>
              <w:rPr>
                <w:rFonts w:asciiTheme="minorHAnsi" w:hAnsiTheme="minorHAnsi" w:hint="eastAsia"/>
                <w:lang w:eastAsia="en-GB"/>
              </w:rPr>
            </w:pPr>
            <w:r w:rsidRPr="0041138D">
              <w:rPr>
                <w:rFonts w:asciiTheme="minorHAnsi" w:hAnsiTheme="minorHAnsi"/>
                <w:szCs w:val="20"/>
              </w:rPr>
              <w:t>Primary objective</w:t>
            </w:r>
          </w:p>
        </w:tc>
        <w:tc>
          <w:tcPr>
            <w:tcW w:w="6663" w:type="dxa"/>
            <w:vAlign w:val="center"/>
          </w:tcPr>
          <w:p w14:paraId="177E8DC3" w14:textId="01413CCB" w:rsidR="00316805" w:rsidRPr="00F94A76" w:rsidRDefault="00316805" w:rsidP="003662DB">
            <w:pPr>
              <w:rPr>
                <w:rFonts w:asciiTheme="minorHAnsi" w:hAnsiTheme="minorHAnsi" w:hint="eastAsia"/>
                <w:lang w:eastAsia="en-GB"/>
              </w:rPr>
            </w:pPr>
            <w:r w:rsidRPr="0041138D">
              <w:rPr>
                <w:rFonts w:asciiTheme="minorHAnsi" w:hAnsiTheme="minorHAnsi"/>
                <w:szCs w:val="20"/>
              </w:rPr>
              <w:t>Integrate and reuse existing systems and services before creating new ones.</w:t>
            </w:r>
            <w:r w:rsidR="00FB5097">
              <w:rPr>
                <w:rFonts w:asciiTheme="minorHAnsi" w:hAnsiTheme="minorHAnsi"/>
                <w:szCs w:val="20"/>
              </w:rPr>
              <w:t xml:space="preserve"> </w:t>
            </w:r>
            <w:hyperlink w:anchor="EntArchPrin" w:history="1">
              <w:r w:rsidR="00FB5097" w:rsidRPr="00B6214C">
                <w:rPr>
                  <w:rStyle w:val="Hyperlink"/>
                  <w:rFonts w:asciiTheme="minorHAnsi" w:hAnsiTheme="minorHAnsi"/>
                  <w:szCs w:val="20"/>
                </w:rPr>
                <w:t xml:space="preserve">Ref </w:t>
              </w:r>
              <w:r w:rsidR="00D54D49" w:rsidRPr="00B6214C">
                <w:rPr>
                  <w:rStyle w:val="Hyperlink"/>
                  <w:rFonts w:asciiTheme="minorHAnsi" w:hAnsiTheme="minorHAnsi"/>
                  <w:szCs w:val="20"/>
                </w:rPr>
                <w:t>1</w:t>
              </w:r>
            </w:hyperlink>
          </w:p>
        </w:tc>
      </w:tr>
      <w:tr w:rsidR="00316805" w:rsidRPr="009527A4" w14:paraId="459DC052" w14:textId="77777777">
        <w:tc>
          <w:tcPr>
            <w:tcW w:w="2263" w:type="dxa"/>
            <w:vAlign w:val="center"/>
          </w:tcPr>
          <w:p w14:paraId="6DA02CE9" w14:textId="62E6E0EA" w:rsidR="00316805" w:rsidRPr="00F94A76" w:rsidRDefault="00316805" w:rsidP="003662DB">
            <w:pPr>
              <w:rPr>
                <w:rFonts w:asciiTheme="minorHAnsi" w:hAnsiTheme="minorHAnsi" w:hint="eastAsia"/>
                <w:lang w:eastAsia="en-GB"/>
              </w:rPr>
            </w:pPr>
            <w:r w:rsidRPr="0041138D">
              <w:rPr>
                <w:rFonts w:asciiTheme="minorHAnsi" w:hAnsiTheme="minorHAnsi"/>
                <w:szCs w:val="20"/>
              </w:rPr>
              <w:t>Service model</w:t>
            </w:r>
          </w:p>
        </w:tc>
        <w:tc>
          <w:tcPr>
            <w:tcW w:w="6663" w:type="dxa"/>
            <w:vAlign w:val="center"/>
          </w:tcPr>
          <w:p w14:paraId="34E7CFB2" w14:textId="7106BB5A" w:rsidR="00316805" w:rsidRPr="00F94A76" w:rsidRDefault="00316805" w:rsidP="003662DB">
            <w:pPr>
              <w:rPr>
                <w:rFonts w:asciiTheme="minorHAnsi" w:hAnsiTheme="minorHAnsi" w:hint="eastAsia"/>
                <w:lang w:eastAsia="en-GB"/>
              </w:rPr>
            </w:pPr>
            <w:r w:rsidRPr="0041138D">
              <w:rPr>
                <w:rFonts w:asciiTheme="minorHAnsi" w:hAnsiTheme="minorHAnsi"/>
                <w:szCs w:val="20"/>
              </w:rPr>
              <w:t xml:space="preserve">Business-capability aligned enterprise services.  </w:t>
            </w:r>
            <w:hyperlink w:anchor="EntArchPrin" w:history="1">
              <w:r w:rsidR="00B6214C" w:rsidRPr="00B6214C">
                <w:rPr>
                  <w:rStyle w:val="Hyperlink"/>
                  <w:rFonts w:asciiTheme="minorHAnsi" w:hAnsiTheme="minorHAnsi"/>
                  <w:szCs w:val="20"/>
                </w:rPr>
                <w:t>Ref 1</w:t>
              </w:r>
            </w:hyperlink>
          </w:p>
        </w:tc>
      </w:tr>
      <w:tr w:rsidR="00316805" w:rsidRPr="009527A4" w14:paraId="518ADF0C" w14:textId="77777777">
        <w:tc>
          <w:tcPr>
            <w:tcW w:w="2263" w:type="dxa"/>
            <w:vAlign w:val="center"/>
          </w:tcPr>
          <w:p w14:paraId="4FE7D46B" w14:textId="563BB2DE" w:rsidR="00316805" w:rsidRPr="00F94A76" w:rsidRDefault="00316805" w:rsidP="003662DB">
            <w:pPr>
              <w:rPr>
                <w:rFonts w:asciiTheme="minorHAnsi" w:hAnsiTheme="minorHAnsi" w:hint="eastAsia"/>
                <w:lang w:eastAsia="en-GB"/>
              </w:rPr>
            </w:pPr>
            <w:r w:rsidRPr="0041138D">
              <w:rPr>
                <w:rFonts w:asciiTheme="minorHAnsi" w:hAnsiTheme="minorHAnsi"/>
                <w:szCs w:val="20"/>
              </w:rPr>
              <w:t>Integration style</w:t>
            </w:r>
          </w:p>
        </w:tc>
        <w:tc>
          <w:tcPr>
            <w:tcW w:w="6663" w:type="dxa"/>
            <w:vAlign w:val="center"/>
          </w:tcPr>
          <w:p w14:paraId="0BCCE36B" w14:textId="1CEA4FC0" w:rsidR="00316805" w:rsidRPr="00F94A76" w:rsidRDefault="00316805" w:rsidP="003662DB">
            <w:pPr>
              <w:rPr>
                <w:rFonts w:asciiTheme="minorHAnsi" w:hAnsiTheme="minorHAnsi" w:hint="eastAsia"/>
                <w:lang w:eastAsia="en-GB"/>
              </w:rPr>
            </w:pPr>
            <w:r w:rsidRPr="0041138D">
              <w:rPr>
                <w:rFonts w:asciiTheme="minorHAnsi" w:hAnsiTheme="minorHAnsi"/>
                <w:szCs w:val="20"/>
              </w:rPr>
              <w:t>API-led, event-capable, orchestration-supported.</w:t>
            </w:r>
            <w:r w:rsidR="00721830">
              <w:rPr>
                <w:rFonts w:asciiTheme="minorHAnsi" w:hAnsiTheme="minorHAnsi"/>
                <w:szCs w:val="20"/>
              </w:rPr>
              <w:t xml:space="preserve"> </w:t>
            </w:r>
            <w:hyperlink w:anchor="EntArchPrin" w:history="1">
              <w:r w:rsidR="00B6214C" w:rsidRPr="00B6214C">
                <w:rPr>
                  <w:rStyle w:val="Hyperlink"/>
                  <w:rFonts w:asciiTheme="minorHAnsi" w:hAnsiTheme="minorHAnsi"/>
                  <w:szCs w:val="20"/>
                </w:rPr>
                <w:t>Ref 1</w:t>
              </w:r>
            </w:hyperlink>
          </w:p>
        </w:tc>
      </w:tr>
      <w:tr w:rsidR="00316805" w:rsidRPr="009527A4" w14:paraId="1B68AC9D" w14:textId="77777777">
        <w:tc>
          <w:tcPr>
            <w:tcW w:w="2263" w:type="dxa"/>
            <w:vAlign w:val="center"/>
          </w:tcPr>
          <w:p w14:paraId="5C77A9D2" w14:textId="19B2C68C" w:rsidR="00316805" w:rsidRPr="0041138D" w:rsidRDefault="00316805" w:rsidP="003662DB">
            <w:pPr>
              <w:rPr>
                <w:szCs w:val="20"/>
              </w:rPr>
            </w:pPr>
            <w:r w:rsidRPr="0041138D">
              <w:rPr>
                <w:rFonts w:asciiTheme="minorHAnsi" w:hAnsiTheme="minorHAnsi"/>
                <w:szCs w:val="20"/>
              </w:rPr>
              <w:t>Platform alignment</w:t>
            </w:r>
          </w:p>
        </w:tc>
        <w:tc>
          <w:tcPr>
            <w:tcW w:w="6663" w:type="dxa"/>
            <w:vAlign w:val="center"/>
          </w:tcPr>
          <w:p w14:paraId="75BAD41F" w14:textId="4521FF51" w:rsidR="00316805" w:rsidRPr="0041138D" w:rsidRDefault="00316805" w:rsidP="003662DB">
            <w:pPr>
              <w:rPr>
                <w:szCs w:val="20"/>
              </w:rPr>
            </w:pPr>
            <w:r w:rsidRPr="0041138D">
              <w:rPr>
                <w:rFonts w:asciiTheme="minorHAnsi" w:hAnsiTheme="minorHAnsi"/>
                <w:szCs w:val="20"/>
              </w:rPr>
              <w:t xml:space="preserve">Azure PaaS integration services. </w:t>
            </w:r>
            <w:hyperlink w:anchor="EntArchPrin" w:history="1">
              <w:r w:rsidR="00B6214C" w:rsidRPr="00B6214C">
                <w:rPr>
                  <w:rStyle w:val="Hyperlink"/>
                  <w:rFonts w:asciiTheme="minorHAnsi" w:hAnsiTheme="minorHAnsi"/>
                  <w:szCs w:val="20"/>
                </w:rPr>
                <w:t>Ref 1</w:t>
              </w:r>
            </w:hyperlink>
          </w:p>
        </w:tc>
      </w:tr>
      <w:tr w:rsidR="00316805" w:rsidRPr="009527A4" w14:paraId="7F453C4B" w14:textId="77777777">
        <w:tc>
          <w:tcPr>
            <w:tcW w:w="2263" w:type="dxa"/>
            <w:vAlign w:val="center"/>
          </w:tcPr>
          <w:p w14:paraId="6700ED7B" w14:textId="1E26F811" w:rsidR="00316805" w:rsidRPr="0041138D" w:rsidRDefault="00316805" w:rsidP="003662DB">
            <w:pPr>
              <w:rPr>
                <w:szCs w:val="20"/>
              </w:rPr>
            </w:pPr>
            <w:r w:rsidRPr="0041138D">
              <w:rPr>
                <w:rFonts w:asciiTheme="minorHAnsi" w:hAnsiTheme="minorHAnsi"/>
                <w:szCs w:val="20"/>
              </w:rPr>
              <w:t>Governance model</w:t>
            </w:r>
          </w:p>
        </w:tc>
        <w:tc>
          <w:tcPr>
            <w:tcW w:w="6663" w:type="dxa"/>
            <w:vAlign w:val="center"/>
          </w:tcPr>
          <w:p w14:paraId="29A37827" w14:textId="58077087" w:rsidR="00316805" w:rsidRPr="0041138D" w:rsidRDefault="00316805" w:rsidP="003662DB">
            <w:pPr>
              <w:rPr>
                <w:szCs w:val="20"/>
              </w:rPr>
            </w:pPr>
            <w:r w:rsidRPr="0041138D">
              <w:rPr>
                <w:rFonts w:asciiTheme="minorHAnsi" w:hAnsiTheme="minorHAnsi"/>
                <w:szCs w:val="20"/>
              </w:rPr>
              <w:t>TDA-approved standards, reusable patterns, controlled exceptions.</w:t>
            </w:r>
          </w:p>
        </w:tc>
      </w:tr>
    </w:tbl>
    <w:p w14:paraId="3B7D2D71" w14:textId="77777777" w:rsidR="0041138D" w:rsidRPr="0041138D" w:rsidRDefault="0041138D" w:rsidP="0041138D">
      <w:pPr>
        <w:spacing w:after="46" w:line="270" w:lineRule="auto"/>
        <w:rPr>
          <w:szCs w:val="20"/>
        </w:rPr>
      </w:pPr>
    </w:p>
    <w:p w14:paraId="4C4529FB" w14:textId="34C8F84D" w:rsidR="0041138D" w:rsidRDefault="0041138D" w:rsidP="0041138D">
      <w:pPr>
        <w:pStyle w:val="Heading2"/>
      </w:pPr>
      <w:bookmarkStart w:id="72" w:name="_Toc239852280"/>
      <w:bookmarkStart w:id="73" w:name="_Toc239980587"/>
      <w:bookmarkStart w:id="74" w:name="_Toc240366827"/>
      <w:r w:rsidRPr="006F79A8">
        <w:t>SOA Positioning Statement</w:t>
      </w:r>
      <w:bookmarkEnd w:id="72"/>
      <w:bookmarkEnd w:id="73"/>
      <w:bookmarkEnd w:id="74"/>
    </w:p>
    <w:p w14:paraId="69075E78" w14:textId="77777777" w:rsidR="006F79A8" w:rsidRPr="006F79A8" w:rsidRDefault="006F79A8" w:rsidP="006F79A8"/>
    <w:p w14:paraId="14686B89" w14:textId="77777777" w:rsidR="0041138D" w:rsidRPr="0041138D" w:rsidRDefault="0041138D" w:rsidP="0041138D">
      <w:pPr>
        <w:spacing w:after="120"/>
        <w:rPr>
          <w:szCs w:val="20"/>
        </w:rPr>
      </w:pPr>
      <w:r w:rsidRPr="0041138D">
        <w:rPr>
          <w:szCs w:val="20"/>
        </w:rPr>
        <w:t>Chaucer's Systems Integration Framework adopts a Service-Oriented Architecture, not a microservices architecture, aligned to Chaucer's operating model.</w:t>
      </w:r>
    </w:p>
    <w:p w14:paraId="04F22916" w14:textId="0C05B8D3" w:rsidR="0041138D" w:rsidRPr="0041138D" w:rsidRDefault="0041138D" w:rsidP="0041138D">
      <w:pPr>
        <w:spacing w:after="120"/>
        <w:rPr>
          <w:szCs w:val="20"/>
        </w:rPr>
      </w:pPr>
      <w:r w:rsidRPr="0041138D">
        <w:rPr>
          <w:szCs w:val="20"/>
        </w:rPr>
        <w:t>A service in this System</w:t>
      </w:r>
      <w:r w:rsidR="00623DC6">
        <w:rPr>
          <w:szCs w:val="20"/>
        </w:rPr>
        <w:t>s</w:t>
      </w:r>
      <w:r w:rsidRPr="0041138D">
        <w:rPr>
          <w:szCs w:val="20"/>
        </w:rPr>
        <w:t xml:space="preserve"> Integration </w:t>
      </w:r>
      <w:r w:rsidR="00F63B58">
        <w:rPr>
          <w:szCs w:val="20"/>
        </w:rPr>
        <w:t>F</w:t>
      </w:r>
      <w:r w:rsidRPr="0041138D">
        <w:rPr>
          <w:szCs w:val="20"/>
        </w:rPr>
        <w:t>ramework</w:t>
      </w:r>
      <w:r w:rsidRPr="0041138D" w:rsidDel="00A22181">
        <w:rPr>
          <w:szCs w:val="20"/>
        </w:rPr>
        <w:t xml:space="preserve"> </w:t>
      </w:r>
      <w:r w:rsidRPr="0041138D">
        <w:rPr>
          <w:szCs w:val="20"/>
        </w:rPr>
        <w:t>is a coarse-grained capability aligned to a business domain such as Policy, Claims, or Client rather than an entity-level or table-level endpoint. Services are stable, reused across Chaucer's business and technology teams, and governed through clear ownership, defined contracts, and lifecycle controls. Each service has a named owner and is exposed through the platform.</w:t>
      </w:r>
    </w:p>
    <w:p w14:paraId="36613189" w14:textId="5F7AE8F1" w:rsidR="00880F27" w:rsidRPr="0041138D" w:rsidRDefault="0041138D" w:rsidP="0041138D">
      <w:pPr>
        <w:spacing w:after="120"/>
        <w:rPr>
          <w:szCs w:val="20"/>
        </w:rPr>
      </w:pPr>
      <w:r w:rsidRPr="0041138D">
        <w:rPr>
          <w:szCs w:val="20"/>
        </w:rPr>
        <w:t>Microservices are not adopted as the default integration paradigm. The System</w:t>
      </w:r>
      <w:r w:rsidR="00623DC6">
        <w:rPr>
          <w:szCs w:val="20"/>
        </w:rPr>
        <w:t>s</w:t>
      </w:r>
      <w:r w:rsidRPr="0041138D">
        <w:rPr>
          <w:szCs w:val="20"/>
        </w:rPr>
        <w:t xml:space="preserve"> Integration </w:t>
      </w:r>
      <w:r w:rsidR="00F63B58">
        <w:rPr>
          <w:szCs w:val="20"/>
        </w:rPr>
        <w:t>F</w:t>
      </w:r>
      <w:r w:rsidRPr="0041138D">
        <w:rPr>
          <w:szCs w:val="20"/>
        </w:rPr>
        <w:t>ramework</w:t>
      </w:r>
      <w:r w:rsidRPr="0041138D" w:rsidDel="00A22181">
        <w:rPr>
          <w:szCs w:val="20"/>
        </w:rPr>
        <w:t xml:space="preserve"> </w:t>
      </w:r>
      <w:r w:rsidRPr="0041138D">
        <w:rPr>
          <w:szCs w:val="20"/>
        </w:rPr>
        <w:t>focus is not service decomposition for independent product or application engineering, but pragmatic enterprise integration across existing Chaucer platforms, SaaS services, data platforms, and vendor systems. Accordingly, services are not one of many fine-grained components communicating over a service mesh.</w:t>
      </w:r>
    </w:p>
    <w:p w14:paraId="5E71D802" w14:textId="77777777" w:rsidR="00741451" w:rsidRPr="0041138D" w:rsidRDefault="00741451" w:rsidP="0041138D">
      <w:pPr>
        <w:spacing w:after="120"/>
        <w:rPr>
          <w:szCs w:val="20"/>
        </w:rPr>
      </w:pPr>
    </w:p>
    <w:p w14:paraId="29B44BC1" w14:textId="7D597E20" w:rsidR="006F79A8" w:rsidRDefault="0041138D">
      <w:pPr>
        <w:pStyle w:val="Heading2"/>
      </w:pPr>
      <w:bookmarkStart w:id="75" w:name="_Toc239852281"/>
      <w:bookmarkStart w:id="76" w:name="_Toc239980588"/>
      <w:bookmarkStart w:id="77" w:name="_Toc240366828"/>
      <w:r w:rsidRPr="00316805">
        <w:t>Strategic Objectives</w:t>
      </w:r>
      <w:bookmarkEnd w:id="75"/>
      <w:bookmarkEnd w:id="76"/>
      <w:bookmarkEnd w:id="77"/>
    </w:p>
    <w:p w14:paraId="36343B64" w14:textId="77777777" w:rsidR="00E62C5D" w:rsidRDefault="00E62C5D" w:rsidP="006F79A8"/>
    <w:tbl>
      <w:tblPr>
        <w:tblStyle w:val="TableGridLight"/>
        <w:tblW w:w="8926" w:type="dxa"/>
        <w:tblLook w:val="04A0" w:firstRow="1" w:lastRow="0" w:firstColumn="1" w:lastColumn="0" w:noHBand="0" w:noVBand="1"/>
      </w:tblPr>
      <w:tblGrid>
        <w:gridCol w:w="3397"/>
        <w:gridCol w:w="5529"/>
      </w:tblGrid>
      <w:tr w:rsidR="00316805" w:rsidRPr="009527A4" w14:paraId="3B2F25B9" w14:textId="77777777" w:rsidTr="007A2B8C">
        <w:tc>
          <w:tcPr>
            <w:tcW w:w="3397"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1D391F08" w14:textId="674613BB" w:rsidR="00316805" w:rsidRPr="00595998" w:rsidRDefault="00316805" w:rsidP="003662DB">
            <w:pPr>
              <w:rPr>
                <w:rFonts w:asciiTheme="minorHAnsi" w:hAnsiTheme="minorHAnsi" w:hint="eastAsia"/>
                <w:b/>
                <w:lang w:eastAsia="en-GB"/>
              </w:rPr>
            </w:pPr>
            <w:r w:rsidRPr="00316805">
              <w:rPr>
                <w:rFonts w:asciiTheme="minorHAnsi" w:hAnsiTheme="minorHAnsi"/>
                <w:b/>
                <w:lang w:eastAsia="en-GB"/>
              </w:rPr>
              <w:t>Objective</w:t>
            </w:r>
          </w:p>
        </w:tc>
        <w:tc>
          <w:tcPr>
            <w:tcW w:w="5529"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336846D4" w14:textId="066FD0BE" w:rsidR="00316805" w:rsidRPr="00595998" w:rsidRDefault="00316805" w:rsidP="003662DB">
            <w:pPr>
              <w:rPr>
                <w:rFonts w:asciiTheme="minorHAnsi" w:hAnsiTheme="minorHAnsi" w:hint="eastAsia"/>
                <w:b/>
                <w:lang w:eastAsia="en-GB"/>
              </w:rPr>
            </w:pPr>
            <w:r w:rsidRPr="00316805">
              <w:rPr>
                <w:rFonts w:asciiTheme="minorHAnsi" w:hAnsiTheme="minorHAnsi"/>
                <w:b/>
                <w:lang w:eastAsia="en-GB"/>
              </w:rPr>
              <w:t>SIF Direction</w:t>
            </w:r>
          </w:p>
        </w:tc>
      </w:tr>
      <w:tr w:rsidR="00316805" w:rsidRPr="009527A4" w14:paraId="1FA7ED73" w14:textId="77777777" w:rsidTr="00866873">
        <w:tc>
          <w:tcPr>
            <w:tcW w:w="3397" w:type="dxa"/>
            <w:tcBorders>
              <w:top w:val="single" w:sz="4" w:space="0" w:color="000000" w:themeColor="text1"/>
            </w:tcBorders>
            <w:vAlign w:val="center"/>
          </w:tcPr>
          <w:p w14:paraId="1AC6F2F7" w14:textId="67A5ECDB" w:rsidR="00316805" w:rsidRPr="00F94A76" w:rsidRDefault="00316805" w:rsidP="003662DB">
            <w:pPr>
              <w:rPr>
                <w:rFonts w:asciiTheme="minorHAnsi" w:hAnsiTheme="minorHAnsi" w:hint="eastAsia"/>
                <w:lang w:eastAsia="en-GB"/>
              </w:rPr>
            </w:pPr>
            <w:r w:rsidRPr="0041138D">
              <w:rPr>
                <w:rFonts w:asciiTheme="minorHAnsi" w:hAnsiTheme="minorHAnsi"/>
                <w:szCs w:val="20"/>
              </w:rPr>
              <w:t>Increase automation</w:t>
            </w:r>
          </w:p>
        </w:tc>
        <w:tc>
          <w:tcPr>
            <w:tcW w:w="5529" w:type="dxa"/>
            <w:tcBorders>
              <w:top w:val="single" w:sz="4" w:space="0" w:color="000000" w:themeColor="text1"/>
            </w:tcBorders>
            <w:vAlign w:val="center"/>
          </w:tcPr>
          <w:p w14:paraId="5D63AF84" w14:textId="637C88AA" w:rsidR="00316805" w:rsidRPr="00F94A76" w:rsidRDefault="00316805" w:rsidP="003662DB">
            <w:pPr>
              <w:rPr>
                <w:rFonts w:asciiTheme="minorHAnsi" w:hAnsiTheme="minorHAnsi" w:hint="eastAsia"/>
                <w:lang w:eastAsia="en-GB"/>
              </w:rPr>
            </w:pPr>
            <w:r w:rsidRPr="0041138D">
              <w:rPr>
                <w:rFonts w:asciiTheme="minorHAnsi" w:hAnsiTheme="minorHAnsi"/>
                <w:szCs w:val="20"/>
              </w:rPr>
              <w:t>Promote API, events, and workflow-based integrations over manual re-keying.</w:t>
            </w:r>
          </w:p>
        </w:tc>
      </w:tr>
      <w:tr w:rsidR="00316805" w:rsidRPr="009527A4" w14:paraId="164D20C0" w14:textId="77777777" w:rsidTr="00316805">
        <w:tc>
          <w:tcPr>
            <w:tcW w:w="3397" w:type="dxa"/>
            <w:vAlign w:val="center"/>
          </w:tcPr>
          <w:p w14:paraId="084D0A34" w14:textId="3B93CC4E" w:rsidR="00316805" w:rsidRPr="00F94A76" w:rsidRDefault="00316805" w:rsidP="003662DB">
            <w:pPr>
              <w:rPr>
                <w:rFonts w:asciiTheme="minorHAnsi" w:hAnsiTheme="minorHAnsi" w:hint="eastAsia"/>
                <w:lang w:eastAsia="en-GB"/>
              </w:rPr>
            </w:pPr>
            <w:r w:rsidRPr="0041138D">
              <w:rPr>
                <w:rFonts w:asciiTheme="minorHAnsi" w:hAnsiTheme="minorHAnsi"/>
                <w:szCs w:val="20"/>
              </w:rPr>
              <w:t>Reduce point-to-point integrations</w:t>
            </w:r>
          </w:p>
        </w:tc>
        <w:tc>
          <w:tcPr>
            <w:tcW w:w="5529" w:type="dxa"/>
            <w:vAlign w:val="center"/>
          </w:tcPr>
          <w:p w14:paraId="0E8D33ED" w14:textId="3011B16A" w:rsidR="00316805" w:rsidRPr="00F94A76" w:rsidRDefault="00316805" w:rsidP="003662DB">
            <w:pPr>
              <w:rPr>
                <w:rFonts w:asciiTheme="minorHAnsi" w:hAnsiTheme="minorHAnsi" w:hint="eastAsia"/>
                <w:lang w:eastAsia="en-GB"/>
              </w:rPr>
            </w:pPr>
            <w:r w:rsidRPr="0041138D">
              <w:rPr>
                <w:rFonts w:asciiTheme="minorHAnsi" w:hAnsiTheme="minorHAnsi"/>
                <w:szCs w:val="20"/>
              </w:rPr>
              <w:t>Introduce reusable service contracts, APIM-mediated APIs, and shared messaging patterns.</w:t>
            </w:r>
          </w:p>
        </w:tc>
      </w:tr>
      <w:tr w:rsidR="00316805" w:rsidRPr="009527A4" w14:paraId="19AEF3E3" w14:textId="77777777" w:rsidTr="00316805">
        <w:tc>
          <w:tcPr>
            <w:tcW w:w="3397" w:type="dxa"/>
            <w:vAlign w:val="center"/>
          </w:tcPr>
          <w:p w14:paraId="27EE2A9C" w14:textId="31D00A9F" w:rsidR="00316805" w:rsidRPr="00F94A76" w:rsidRDefault="00316805" w:rsidP="003662DB">
            <w:pPr>
              <w:rPr>
                <w:rFonts w:asciiTheme="minorHAnsi" w:hAnsiTheme="minorHAnsi" w:hint="eastAsia"/>
                <w:lang w:eastAsia="en-GB"/>
              </w:rPr>
            </w:pPr>
            <w:r w:rsidRPr="0041138D">
              <w:rPr>
                <w:rFonts w:asciiTheme="minorHAnsi" w:hAnsiTheme="minorHAnsi"/>
                <w:szCs w:val="20"/>
              </w:rPr>
              <w:t>Improve system-to-system data flow</w:t>
            </w:r>
          </w:p>
        </w:tc>
        <w:tc>
          <w:tcPr>
            <w:tcW w:w="5529" w:type="dxa"/>
            <w:vAlign w:val="center"/>
          </w:tcPr>
          <w:p w14:paraId="76E579BC" w14:textId="15344ACF" w:rsidR="00316805" w:rsidRPr="00F94A76" w:rsidRDefault="00316805" w:rsidP="003662DB">
            <w:pPr>
              <w:rPr>
                <w:rFonts w:asciiTheme="minorHAnsi" w:hAnsiTheme="minorHAnsi" w:hint="eastAsia"/>
                <w:lang w:eastAsia="en-GB"/>
              </w:rPr>
            </w:pPr>
            <w:r w:rsidRPr="0041138D">
              <w:rPr>
                <w:rFonts w:asciiTheme="minorHAnsi" w:hAnsiTheme="minorHAnsi"/>
                <w:szCs w:val="20"/>
              </w:rPr>
              <w:t>Standardized integration approaches across synchronous, asynchronous, file, and data-platform exchange.</w:t>
            </w:r>
          </w:p>
        </w:tc>
      </w:tr>
      <w:tr w:rsidR="00316805" w:rsidRPr="009527A4" w14:paraId="76ACBE49" w14:textId="77777777" w:rsidTr="00316805">
        <w:tc>
          <w:tcPr>
            <w:tcW w:w="3397" w:type="dxa"/>
            <w:vAlign w:val="center"/>
          </w:tcPr>
          <w:p w14:paraId="67CF12F2" w14:textId="1226A0E6" w:rsidR="00316805" w:rsidRPr="00F94A76" w:rsidRDefault="00316805" w:rsidP="003662DB">
            <w:pPr>
              <w:rPr>
                <w:rFonts w:asciiTheme="minorHAnsi" w:hAnsiTheme="minorHAnsi" w:hint="eastAsia"/>
                <w:lang w:eastAsia="en-GB"/>
              </w:rPr>
            </w:pPr>
            <w:r w:rsidRPr="0041138D">
              <w:rPr>
                <w:rFonts w:asciiTheme="minorHAnsi" w:hAnsiTheme="minorHAnsi"/>
                <w:szCs w:val="20"/>
              </w:rPr>
              <w:t>Enable vendor integration</w:t>
            </w:r>
          </w:p>
        </w:tc>
        <w:tc>
          <w:tcPr>
            <w:tcW w:w="5529" w:type="dxa"/>
            <w:vAlign w:val="center"/>
          </w:tcPr>
          <w:p w14:paraId="0E16B2B2" w14:textId="6EF745C8" w:rsidR="00316805" w:rsidRPr="00F94A76" w:rsidRDefault="00316805" w:rsidP="003662DB">
            <w:pPr>
              <w:rPr>
                <w:rFonts w:asciiTheme="minorHAnsi" w:hAnsiTheme="minorHAnsi" w:hint="eastAsia"/>
                <w:lang w:eastAsia="en-GB"/>
              </w:rPr>
            </w:pPr>
            <w:r w:rsidRPr="0041138D">
              <w:rPr>
                <w:rFonts w:asciiTheme="minorHAnsi" w:hAnsiTheme="minorHAnsi"/>
                <w:szCs w:val="20"/>
              </w:rPr>
              <w:t>Provide secure, governed, and reusable ingress / egress patterns for external suppliers and systems.</w:t>
            </w:r>
          </w:p>
        </w:tc>
      </w:tr>
      <w:tr w:rsidR="00316805" w:rsidRPr="009527A4" w14:paraId="6EDFFFF5" w14:textId="77777777" w:rsidTr="00316805">
        <w:tc>
          <w:tcPr>
            <w:tcW w:w="3397" w:type="dxa"/>
            <w:vAlign w:val="center"/>
          </w:tcPr>
          <w:p w14:paraId="045A0491" w14:textId="226B5138" w:rsidR="00316805" w:rsidRPr="0041138D" w:rsidRDefault="00316805" w:rsidP="003662DB">
            <w:pPr>
              <w:rPr>
                <w:szCs w:val="20"/>
              </w:rPr>
            </w:pPr>
            <w:r w:rsidRPr="0041138D">
              <w:rPr>
                <w:rFonts w:asciiTheme="minorHAnsi" w:hAnsiTheme="minorHAnsi"/>
                <w:szCs w:val="20"/>
              </w:rPr>
              <w:t>Support straight-through processing</w:t>
            </w:r>
          </w:p>
        </w:tc>
        <w:tc>
          <w:tcPr>
            <w:tcW w:w="5529" w:type="dxa"/>
            <w:vAlign w:val="center"/>
          </w:tcPr>
          <w:p w14:paraId="0C6DE467" w14:textId="0A178486" w:rsidR="00316805" w:rsidRPr="0041138D" w:rsidRDefault="00316805" w:rsidP="003662DB">
            <w:pPr>
              <w:rPr>
                <w:szCs w:val="20"/>
              </w:rPr>
            </w:pPr>
            <w:r w:rsidRPr="0041138D">
              <w:rPr>
                <w:rFonts w:asciiTheme="minorHAnsi" w:hAnsiTheme="minorHAnsi"/>
                <w:szCs w:val="20"/>
              </w:rPr>
              <w:t>Use orchestration where business process coordination is required; avoid embedding logic in consuming systems.</w:t>
            </w:r>
          </w:p>
        </w:tc>
      </w:tr>
      <w:tr w:rsidR="00316805" w:rsidRPr="009527A4" w14:paraId="71CF17CA" w14:textId="77777777" w:rsidTr="00316805">
        <w:tc>
          <w:tcPr>
            <w:tcW w:w="3397" w:type="dxa"/>
            <w:vAlign w:val="center"/>
          </w:tcPr>
          <w:p w14:paraId="2C4BA2E4" w14:textId="30D0A049" w:rsidR="00316805" w:rsidRPr="0041138D" w:rsidRDefault="00316805" w:rsidP="003662DB">
            <w:pPr>
              <w:rPr>
                <w:szCs w:val="20"/>
              </w:rPr>
            </w:pPr>
            <w:r w:rsidRPr="0041138D">
              <w:rPr>
                <w:rFonts w:asciiTheme="minorHAnsi" w:hAnsiTheme="minorHAnsi"/>
                <w:szCs w:val="20"/>
              </w:rPr>
              <w:t>Align to Azure PaaS</w:t>
            </w:r>
          </w:p>
        </w:tc>
        <w:tc>
          <w:tcPr>
            <w:tcW w:w="5529" w:type="dxa"/>
            <w:vAlign w:val="center"/>
          </w:tcPr>
          <w:p w14:paraId="6CB4DEAA" w14:textId="4EA1ECC1" w:rsidR="00316805" w:rsidRPr="0041138D" w:rsidRDefault="00316805" w:rsidP="003662DB">
            <w:pPr>
              <w:rPr>
                <w:szCs w:val="20"/>
              </w:rPr>
            </w:pPr>
            <w:r w:rsidRPr="0041138D">
              <w:rPr>
                <w:rFonts w:asciiTheme="minorHAnsi" w:hAnsiTheme="minorHAnsi"/>
                <w:szCs w:val="20"/>
              </w:rPr>
              <w:t>Use Azure API Management, Logic Apps, Service Bus, Event Grid, Event Hubs, Azure Functions, and Azure Data Factory as the primary Azure PaaS integration components, with ADF specifically positioned for data ingestion, ELT orchestration, and controlled Snowflake/data-platform exchange rather than real-time operational integration.</w:t>
            </w:r>
          </w:p>
        </w:tc>
      </w:tr>
    </w:tbl>
    <w:p w14:paraId="36C2341C" w14:textId="77777777" w:rsidR="00E62C5D" w:rsidRDefault="00E62C5D" w:rsidP="006F79A8"/>
    <w:p w14:paraId="33C6D6AE" w14:textId="77777777" w:rsidR="00741451" w:rsidRDefault="00741451" w:rsidP="006F79A8"/>
    <w:p w14:paraId="0CD221B6" w14:textId="77777777" w:rsidR="00741451" w:rsidRDefault="00741451" w:rsidP="006F79A8"/>
    <w:p w14:paraId="766DF127" w14:textId="2F3D2F54" w:rsidR="006F79A8" w:rsidRPr="006F79A8" w:rsidRDefault="0041138D">
      <w:pPr>
        <w:pStyle w:val="Heading2"/>
      </w:pPr>
      <w:bookmarkStart w:id="78" w:name="_Toc239852282"/>
      <w:bookmarkStart w:id="79" w:name="_Toc239980589"/>
      <w:bookmarkStart w:id="80" w:name="_Toc240366829"/>
      <w:r w:rsidRPr="006F79A8">
        <w:t>What Counts as a Service</w:t>
      </w:r>
      <w:bookmarkEnd w:id="78"/>
      <w:bookmarkEnd w:id="79"/>
      <w:bookmarkEnd w:id="80"/>
    </w:p>
    <w:p w14:paraId="7E5131F2" w14:textId="77777777" w:rsidR="00741451" w:rsidRPr="00741451" w:rsidRDefault="00741451" w:rsidP="00741451"/>
    <w:p w14:paraId="45955A38" w14:textId="77777777" w:rsidR="0041138D" w:rsidRPr="0041138D" w:rsidRDefault="0041138D" w:rsidP="0041138D">
      <w:pPr>
        <w:spacing w:after="120"/>
        <w:rPr>
          <w:szCs w:val="20"/>
        </w:rPr>
      </w:pPr>
      <w:r w:rsidRPr="0041138D">
        <w:rPr>
          <w:szCs w:val="20"/>
        </w:rPr>
        <w:t>A service that belongs in the catalogue meets the following tests.</w:t>
      </w:r>
    </w:p>
    <w:p w14:paraId="0DB2EBFD" w14:textId="77777777" w:rsidR="0041138D" w:rsidRPr="0041138D" w:rsidRDefault="0041138D">
      <w:pPr>
        <w:pStyle w:val="ListParagraph"/>
        <w:numPr>
          <w:ilvl w:val="0"/>
          <w:numId w:val="14"/>
        </w:numPr>
        <w:spacing w:after="46" w:line="270" w:lineRule="auto"/>
        <w:contextualSpacing w:val="0"/>
        <w:rPr>
          <w:szCs w:val="20"/>
        </w:rPr>
      </w:pPr>
      <w:r w:rsidRPr="0041138D">
        <w:rPr>
          <w:szCs w:val="20"/>
        </w:rPr>
        <w:t>It aligns to a business capability rather than a table or a technical function.</w:t>
      </w:r>
    </w:p>
    <w:p w14:paraId="241413FE" w14:textId="77777777" w:rsidR="0041138D" w:rsidRPr="0041138D" w:rsidRDefault="0041138D">
      <w:pPr>
        <w:pStyle w:val="ListParagraph"/>
        <w:numPr>
          <w:ilvl w:val="0"/>
          <w:numId w:val="14"/>
        </w:numPr>
        <w:spacing w:after="46" w:line="270" w:lineRule="auto"/>
        <w:contextualSpacing w:val="0"/>
        <w:rPr>
          <w:szCs w:val="20"/>
        </w:rPr>
      </w:pPr>
      <w:r w:rsidRPr="0041138D">
        <w:rPr>
          <w:szCs w:val="20"/>
        </w:rPr>
        <w:t>It has a stable, versioned contract that hides the implementation behind it.</w:t>
      </w:r>
    </w:p>
    <w:p w14:paraId="585C1929" w14:textId="315522AA" w:rsidR="0041138D" w:rsidRPr="003871B6" w:rsidRDefault="0041138D">
      <w:pPr>
        <w:pStyle w:val="ListParagraph"/>
        <w:numPr>
          <w:ilvl w:val="0"/>
          <w:numId w:val="14"/>
        </w:numPr>
        <w:spacing w:after="46" w:line="270" w:lineRule="auto"/>
        <w:contextualSpacing w:val="0"/>
        <w:rPr>
          <w:szCs w:val="20"/>
        </w:rPr>
      </w:pPr>
      <w:r w:rsidRPr="003871B6">
        <w:rPr>
          <w:szCs w:val="20"/>
        </w:rPr>
        <w:t>It has a named owner who is accountable for its behaviour and its change.</w:t>
      </w:r>
      <w:r w:rsidR="00741451" w:rsidRPr="003871B6">
        <w:rPr>
          <w:szCs w:val="20"/>
        </w:rPr>
        <w:t xml:space="preserve"> </w:t>
      </w:r>
      <w:r w:rsidRPr="003871B6">
        <w:rPr>
          <w:szCs w:val="20"/>
        </w:rPr>
        <w:t>It is exposed and consumed through the platform, not through a direct connection.</w:t>
      </w:r>
    </w:p>
    <w:p w14:paraId="3AD86FC2" w14:textId="276F5AFD" w:rsidR="00D76F54" w:rsidRPr="003871B6" w:rsidRDefault="0041138D">
      <w:pPr>
        <w:pStyle w:val="ListParagraph"/>
        <w:numPr>
          <w:ilvl w:val="0"/>
          <w:numId w:val="0"/>
        </w:numPr>
        <w:spacing w:after="46" w:line="270" w:lineRule="auto"/>
        <w:ind w:left="1080"/>
        <w:contextualSpacing w:val="0"/>
        <w:rPr>
          <w:szCs w:val="20"/>
        </w:rPr>
      </w:pPr>
      <w:r w:rsidRPr="003871B6">
        <w:rPr>
          <w:szCs w:val="20"/>
        </w:rPr>
        <w:t>It is coarse grained, so that a typical business interaction is one call rather than many.</w:t>
      </w:r>
    </w:p>
    <w:p w14:paraId="4C252BD9" w14:textId="77777777" w:rsidR="00741451" w:rsidRPr="003871B6" w:rsidRDefault="00741451">
      <w:pPr>
        <w:pStyle w:val="ListParagraph"/>
        <w:numPr>
          <w:ilvl w:val="0"/>
          <w:numId w:val="0"/>
        </w:numPr>
        <w:spacing w:after="46" w:line="270" w:lineRule="auto"/>
        <w:ind w:left="1080"/>
        <w:contextualSpacing w:val="0"/>
        <w:rPr>
          <w:szCs w:val="20"/>
        </w:rPr>
      </w:pPr>
    </w:p>
    <w:p w14:paraId="173DC239" w14:textId="77777777" w:rsidR="00395CEA" w:rsidRDefault="00395CEA" w:rsidP="00395CEA">
      <w:pPr>
        <w:pStyle w:val="Heading2"/>
      </w:pPr>
      <w:bookmarkStart w:id="81" w:name="_Toc240366830"/>
      <w:r>
        <w:t>Service Catalogue, Lifecycle and Governance</w:t>
      </w:r>
      <w:bookmarkEnd w:id="81"/>
    </w:p>
    <w:p w14:paraId="03DA144D" w14:textId="77777777" w:rsidR="00741451" w:rsidRPr="00741451" w:rsidRDefault="00741451" w:rsidP="00741451"/>
    <w:p w14:paraId="3750D255" w14:textId="77777777" w:rsidR="00395CEA" w:rsidRDefault="00395CEA" w:rsidP="00395CEA">
      <w:pPr>
        <w:spacing w:after="120"/>
        <w:rPr>
          <w:szCs w:val="20"/>
        </w:rPr>
      </w:pPr>
      <w:r>
        <w:rPr>
          <w:szCs w:val="20"/>
        </w:rPr>
        <w:t>Defining a service is only the starting point, governance ensures it delivers long-term value. Every service meeting our core criteria must be registered in the Enterprise Service Catalogue- the single source of truth for platform integration. Unregistered services cannot consume or expose platform capabilities.</w:t>
      </w:r>
    </w:p>
    <w:p w14:paraId="32A1E79D" w14:textId="77777777" w:rsidR="00395CEA" w:rsidRDefault="00395CEA" w:rsidP="00395CEA">
      <w:pPr>
        <w:spacing w:after="120"/>
        <w:rPr>
          <w:szCs w:val="20"/>
        </w:rPr>
      </w:pPr>
      <w:r w:rsidRPr="008E4E50">
        <w:rPr>
          <w:szCs w:val="20"/>
          <w:lang w:val="en-IN"/>
        </w:rPr>
        <w:t>Each service shall:</w:t>
      </w:r>
    </w:p>
    <w:p w14:paraId="083F389F" w14:textId="77777777" w:rsidR="00395CEA" w:rsidRPr="008E4E50" w:rsidRDefault="00395CEA" w:rsidP="00395CEA">
      <w:pPr>
        <w:pStyle w:val="ListParagraph"/>
        <w:numPr>
          <w:ilvl w:val="0"/>
          <w:numId w:val="14"/>
        </w:numPr>
        <w:spacing w:after="46" w:line="270" w:lineRule="auto"/>
        <w:contextualSpacing w:val="0"/>
        <w:rPr>
          <w:szCs w:val="20"/>
        </w:rPr>
      </w:pPr>
      <w:r w:rsidRPr="008E4E50">
        <w:rPr>
          <w:b/>
          <w:szCs w:val="20"/>
        </w:rPr>
        <w:t xml:space="preserve">Catalogue &amp; Ownership: </w:t>
      </w:r>
      <w:r w:rsidRPr="008E4E50">
        <w:rPr>
          <w:szCs w:val="20"/>
        </w:rPr>
        <w:t xml:space="preserve">Each entry maps directly to a business capability, holding a documented contract, semantic versioning, and a named Service Owner accountable for its operation and evolution, </w:t>
      </w:r>
      <w:r w:rsidRPr="008E4E50">
        <w:rPr>
          <w:szCs w:val="20"/>
          <w:lang w:val="en-IN"/>
        </w:rPr>
        <w:t>maintain a documented, versioned contract and follow approved version management practices.</w:t>
      </w:r>
    </w:p>
    <w:p w14:paraId="7C6BE348" w14:textId="77777777" w:rsidR="00395CEA" w:rsidRDefault="00395CEA" w:rsidP="00395CEA">
      <w:pPr>
        <w:pStyle w:val="ListParagraph"/>
        <w:numPr>
          <w:ilvl w:val="0"/>
          <w:numId w:val="14"/>
        </w:numPr>
        <w:spacing w:after="46" w:line="270" w:lineRule="auto"/>
        <w:contextualSpacing w:val="0"/>
        <w:rPr>
          <w:szCs w:val="20"/>
        </w:rPr>
      </w:pPr>
      <w:r>
        <w:rPr>
          <w:b/>
          <w:szCs w:val="20"/>
        </w:rPr>
        <w:t xml:space="preserve">Lifecycle Management: </w:t>
      </w:r>
      <w:r>
        <w:rPr>
          <w:szCs w:val="20"/>
        </w:rPr>
        <w:t>Services progress through five explicit states: Proposed, Approved, Active, Deprecated, and Retired. Transitions require Technical Design Authority (TDA) review to guarantee alignment and security.</w:t>
      </w:r>
    </w:p>
    <w:p w14:paraId="603E3167" w14:textId="251CB604" w:rsidR="0041138D" w:rsidRPr="00395CEA" w:rsidRDefault="00395CEA" w:rsidP="008F030B">
      <w:pPr>
        <w:pStyle w:val="ListParagraph"/>
        <w:numPr>
          <w:ilvl w:val="0"/>
          <w:numId w:val="14"/>
        </w:numPr>
        <w:spacing w:after="46" w:line="270" w:lineRule="auto"/>
        <w:contextualSpacing w:val="0"/>
        <w:rPr>
          <w:szCs w:val="20"/>
        </w:rPr>
      </w:pPr>
      <w:r w:rsidRPr="00395CEA">
        <w:rPr>
          <w:b/>
          <w:szCs w:val="20"/>
        </w:rPr>
        <w:t xml:space="preserve">Change &amp; Stability: </w:t>
      </w:r>
      <w:r w:rsidRPr="00395CEA">
        <w:rPr>
          <w:szCs w:val="20"/>
        </w:rPr>
        <w:t>Contract updates must maintain backward compatibility. Deprecation follows a managed timeline, ensuring downstream consumers transition smoothly before retirement.</w:t>
      </w:r>
    </w:p>
    <w:p w14:paraId="5C1463B0" w14:textId="77777777" w:rsidR="00741451" w:rsidRPr="00741451" w:rsidRDefault="00741451" w:rsidP="00741451">
      <w:pPr>
        <w:spacing w:after="46" w:line="270" w:lineRule="auto"/>
        <w:rPr>
          <w:szCs w:val="20"/>
        </w:rPr>
      </w:pPr>
    </w:p>
    <w:p w14:paraId="64769197" w14:textId="323B1686" w:rsidR="006F79A8" w:rsidRPr="006F79A8" w:rsidRDefault="0041138D">
      <w:pPr>
        <w:pStyle w:val="Heading2"/>
      </w:pPr>
      <w:bookmarkStart w:id="82" w:name="_Toc239852283"/>
      <w:bookmarkStart w:id="83" w:name="_Toc239980590"/>
      <w:bookmarkStart w:id="84" w:name="_Toc240366831"/>
      <w:r w:rsidRPr="006F79A8">
        <w:t xml:space="preserve">Core </w:t>
      </w:r>
      <w:r w:rsidR="00A624E6">
        <w:t>Systems Integration Framework</w:t>
      </w:r>
      <w:r w:rsidRPr="006F79A8">
        <w:t xml:space="preserve"> Principles</w:t>
      </w:r>
      <w:bookmarkEnd w:id="82"/>
      <w:bookmarkEnd w:id="83"/>
      <w:bookmarkEnd w:id="84"/>
    </w:p>
    <w:p w14:paraId="750DA651" w14:textId="77777777" w:rsidR="00741451" w:rsidRPr="00741451" w:rsidRDefault="00741451" w:rsidP="00741451"/>
    <w:p w14:paraId="5434AA5F" w14:textId="7A50766D" w:rsidR="006F79A8" w:rsidRPr="0041138D" w:rsidRDefault="0041138D" w:rsidP="0041138D">
      <w:pPr>
        <w:spacing w:before="40" w:after="40"/>
        <w:rPr>
          <w:i/>
          <w:szCs w:val="20"/>
        </w:rPr>
      </w:pPr>
      <w:r w:rsidRPr="0041138D">
        <w:rPr>
          <w:b/>
          <w:i/>
          <w:szCs w:val="20"/>
        </w:rPr>
        <w:t xml:space="preserve">Note : </w:t>
      </w:r>
      <w:r w:rsidRPr="0041138D">
        <w:rPr>
          <w:i/>
          <w:szCs w:val="20"/>
        </w:rPr>
        <w:t>The SIF is grounded in Chaucer's Enterprise Architecture and Cloud Engineering principles and does not redefine them. It either complies, extends, or reconciles those principles within the integration domain so that every integration decision traces back to a ratified principle rather than a new one.</w:t>
      </w:r>
    </w:p>
    <w:p w14:paraId="03E63D6E" w14:textId="77777777" w:rsidR="00741451" w:rsidRPr="0041138D" w:rsidRDefault="00741451" w:rsidP="0041138D">
      <w:pPr>
        <w:spacing w:before="40" w:after="40"/>
        <w:rPr>
          <w:i/>
          <w:szCs w:val="20"/>
        </w:rPr>
      </w:pPr>
    </w:p>
    <w:p w14:paraId="64CE8E91" w14:textId="77777777" w:rsidR="0041138D" w:rsidRPr="0041138D" w:rsidRDefault="0041138D" w:rsidP="0041138D">
      <w:pPr>
        <w:spacing w:after="120"/>
        <w:rPr>
          <w:szCs w:val="20"/>
        </w:rPr>
      </w:pPr>
      <w:r w:rsidRPr="0041138D">
        <w:rPr>
          <w:b/>
          <w:szCs w:val="20"/>
        </w:rPr>
        <w:t>Two principles</w:t>
      </w:r>
      <w:r w:rsidRPr="0041138D">
        <w:rPr>
          <w:szCs w:val="20"/>
        </w:rPr>
        <w:t xml:space="preserve"> take precedence over all others.</w:t>
      </w:r>
    </w:p>
    <w:p w14:paraId="6340354D" w14:textId="77777777" w:rsidR="0041138D" w:rsidRPr="0041138D" w:rsidRDefault="0041138D">
      <w:pPr>
        <w:pStyle w:val="ListParagraph"/>
        <w:numPr>
          <w:ilvl w:val="0"/>
          <w:numId w:val="13"/>
        </w:numPr>
        <w:spacing w:after="46" w:line="270" w:lineRule="auto"/>
        <w:contextualSpacing w:val="0"/>
        <w:rPr>
          <w:szCs w:val="20"/>
        </w:rPr>
      </w:pPr>
      <w:r w:rsidRPr="0041138D">
        <w:rPr>
          <w:szCs w:val="20"/>
        </w:rPr>
        <w:t>Reuse is preferred over build - Recommendation is to check the service catalogue for an existing service or API before provisioning a new one.</w:t>
      </w:r>
    </w:p>
    <w:p w14:paraId="5D1B4317" w14:textId="50ABC77E" w:rsidR="00E62C5D" w:rsidRDefault="0041138D" w:rsidP="003871B6">
      <w:pPr>
        <w:pStyle w:val="ListParagraph"/>
        <w:numPr>
          <w:ilvl w:val="0"/>
          <w:numId w:val="0"/>
        </w:numPr>
        <w:spacing w:after="46" w:line="270" w:lineRule="auto"/>
        <w:ind w:left="360"/>
        <w:contextualSpacing w:val="0"/>
        <w:rPr>
          <w:szCs w:val="20"/>
        </w:rPr>
      </w:pPr>
      <w:r w:rsidRPr="003871B6">
        <w:rPr>
          <w:szCs w:val="20"/>
        </w:rPr>
        <w:t xml:space="preserve">Favour integrating with an existing system over standing up new infrastructure – There is no approved pattern for a direct, unmediated connection between two systems, as all integration flows through the </w:t>
      </w:r>
      <w:r w:rsidR="00D13721" w:rsidRPr="003871B6">
        <w:rPr>
          <w:szCs w:val="20"/>
        </w:rPr>
        <w:t>approved</w:t>
      </w:r>
      <w:r w:rsidR="00AD4344" w:rsidRPr="003871B6">
        <w:rPr>
          <w:szCs w:val="20"/>
        </w:rPr>
        <w:t xml:space="preserve"> integration platform using</w:t>
      </w:r>
      <w:r w:rsidR="004D7AB0" w:rsidRPr="003871B6">
        <w:rPr>
          <w:szCs w:val="20"/>
        </w:rPr>
        <w:t xml:space="preserve"> an</w:t>
      </w:r>
      <w:r w:rsidR="00AD4344" w:rsidRPr="003871B6">
        <w:rPr>
          <w:szCs w:val="20"/>
        </w:rPr>
        <w:t xml:space="preserve"> approved integration pattern</w:t>
      </w:r>
      <w:r w:rsidRPr="003871B6">
        <w:rPr>
          <w:szCs w:val="20"/>
        </w:rPr>
        <w:t>.</w:t>
      </w:r>
    </w:p>
    <w:p w14:paraId="55950879" w14:textId="77777777" w:rsidR="00741451" w:rsidRDefault="00741451" w:rsidP="003871B6">
      <w:pPr>
        <w:pStyle w:val="ListParagraph"/>
        <w:numPr>
          <w:ilvl w:val="0"/>
          <w:numId w:val="0"/>
        </w:numPr>
        <w:spacing w:after="46" w:line="270" w:lineRule="auto"/>
        <w:ind w:left="360"/>
        <w:contextualSpacing w:val="0"/>
        <w:rPr>
          <w:szCs w:val="20"/>
        </w:rPr>
      </w:pPr>
    </w:p>
    <w:tbl>
      <w:tblPr>
        <w:tblStyle w:val="TableGridLight"/>
        <w:tblW w:w="8926" w:type="dxa"/>
        <w:tblLook w:val="04A0" w:firstRow="1" w:lastRow="0" w:firstColumn="1" w:lastColumn="0" w:noHBand="0" w:noVBand="1"/>
      </w:tblPr>
      <w:tblGrid>
        <w:gridCol w:w="1593"/>
        <w:gridCol w:w="2655"/>
        <w:gridCol w:w="2623"/>
        <w:gridCol w:w="2055"/>
      </w:tblGrid>
      <w:tr w:rsidR="00316805" w:rsidRPr="009527A4" w14:paraId="278DADB4" w14:textId="77777777" w:rsidTr="007A2B8C">
        <w:tc>
          <w:tcPr>
            <w:tcW w:w="1593"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66883344" w14:textId="1801333B" w:rsidR="00316805" w:rsidRPr="00595998" w:rsidRDefault="00316805" w:rsidP="003662DB">
            <w:pPr>
              <w:rPr>
                <w:rFonts w:asciiTheme="minorHAnsi" w:hAnsiTheme="minorHAnsi" w:hint="eastAsia"/>
                <w:b/>
                <w:lang w:eastAsia="en-GB"/>
              </w:rPr>
            </w:pPr>
            <w:r w:rsidRPr="00316805">
              <w:rPr>
                <w:rFonts w:asciiTheme="minorHAnsi" w:hAnsiTheme="minorHAnsi"/>
                <w:b/>
                <w:lang w:eastAsia="en-GB"/>
              </w:rPr>
              <w:t>Principle</w:t>
            </w:r>
          </w:p>
        </w:tc>
        <w:tc>
          <w:tcPr>
            <w:tcW w:w="2655"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1223A58D" w14:textId="01170A33" w:rsidR="00316805" w:rsidRPr="00595998" w:rsidRDefault="00316805" w:rsidP="003662DB">
            <w:pPr>
              <w:rPr>
                <w:rFonts w:asciiTheme="minorHAnsi" w:hAnsiTheme="minorHAnsi" w:hint="eastAsia"/>
                <w:b/>
                <w:lang w:eastAsia="en-GB"/>
              </w:rPr>
            </w:pPr>
            <w:r w:rsidRPr="00316805">
              <w:rPr>
                <w:rFonts w:asciiTheme="minorHAnsi" w:hAnsiTheme="minorHAnsi"/>
                <w:b/>
                <w:lang w:eastAsia="en-GB"/>
              </w:rPr>
              <w:t>Statement</w:t>
            </w:r>
          </w:p>
        </w:tc>
        <w:tc>
          <w:tcPr>
            <w:tcW w:w="2623"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7C92D0A2" w14:textId="6BEEEDA3" w:rsidR="00316805" w:rsidRPr="00595998" w:rsidRDefault="00316805" w:rsidP="003662DB">
            <w:pPr>
              <w:rPr>
                <w:rFonts w:asciiTheme="minorHAnsi" w:hAnsiTheme="minorHAnsi" w:hint="eastAsia"/>
                <w:b/>
                <w:lang w:eastAsia="en-GB"/>
              </w:rPr>
            </w:pPr>
            <w:r w:rsidRPr="00316805">
              <w:rPr>
                <w:rFonts w:asciiTheme="minorHAnsi" w:hAnsiTheme="minorHAnsi"/>
                <w:b/>
                <w:lang w:eastAsia="en-GB"/>
              </w:rPr>
              <w:t>Practical Implication</w:t>
            </w:r>
          </w:p>
        </w:tc>
        <w:tc>
          <w:tcPr>
            <w:tcW w:w="2055"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275AE2D2" w14:textId="481F7F60" w:rsidR="00316805" w:rsidRPr="00595998" w:rsidRDefault="00316805" w:rsidP="003662DB">
            <w:pPr>
              <w:rPr>
                <w:rFonts w:asciiTheme="minorHAnsi" w:hAnsiTheme="minorHAnsi" w:hint="eastAsia"/>
                <w:b/>
                <w:lang w:eastAsia="en-GB"/>
              </w:rPr>
            </w:pPr>
            <w:r w:rsidRPr="00316805">
              <w:rPr>
                <w:rFonts w:asciiTheme="minorHAnsi" w:hAnsiTheme="minorHAnsi"/>
                <w:b/>
                <w:lang w:eastAsia="en-GB"/>
              </w:rPr>
              <w:t>Where it is enforced</w:t>
            </w:r>
          </w:p>
        </w:tc>
      </w:tr>
      <w:tr w:rsidR="00316805" w:rsidRPr="009527A4" w14:paraId="59AF40B4" w14:textId="77777777" w:rsidTr="00866873">
        <w:tc>
          <w:tcPr>
            <w:tcW w:w="1593" w:type="dxa"/>
            <w:tcBorders>
              <w:top w:val="single" w:sz="4" w:space="0" w:color="000000" w:themeColor="text1"/>
            </w:tcBorders>
            <w:vAlign w:val="center"/>
          </w:tcPr>
          <w:p w14:paraId="0323FDC8" w14:textId="77777777" w:rsidR="00316805" w:rsidRPr="0041138D" w:rsidRDefault="00316805" w:rsidP="003662DB">
            <w:pPr>
              <w:spacing w:before="40" w:after="40"/>
              <w:rPr>
                <w:rFonts w:asciiTheme="minorHAnsi" w:hAnsiTheme="minorHAnsi" w:hint="eastAsia"/>
                <w:szCs w:val="20"/>
              </w:rPr>
            </w:pPr>
            <w:r w:rsidRPr="0041138D">
              <w:rPr>
                <w:rFonts w:asciiTheme="minorHAnsi" w:hAnsiTheme="minorHAnsi"/>
                <w:szCs w:val="20"/>
              </w:rPr>
              <w:t>Loose coupling by default (Integration)</w:t>
            </w:r>
          </w:p>
          <w:p w14:paraId="014D8EB6" w14:textId="3422D44B" w:rsidR="00316805" w:rsidRPr="0014028C" w:rsidRDefault="00316805" w:rsidP="003662DB">
            <w:pPr>
              <w:rPr>
                <w:rFonts w:asciiTheme="minorHAnsi" w:hAnsiTheme="minorHAnsi" w:hint="eastAsia"/>
                <w:u w:val="single"/>
                <w:lang w:eastAsia="en-GB"/>
              </w:rPr>
            </w:pPr>
            <w:hyperlink w:anchor="EntArchPrin" w:history="1">
              <w:r w:rsidR="006E151E">
                <w:rPr>
                  <w:rFonts w:asciiTheme="minorHAnsi" w:hAnsiTheme="minorHAnsi"/>
                  <w:i/>
                  <w:szCs w:val="20"/>
                  <w:u w:val="single"/>
                </w:rPr>
                <w:t>Ref 1</w:t>
              </w:r>
            </w:hyperlink>
          </w:p>
        </w:tc>
        <w:tc>
          <w:tcPr>
            <w:tcW w:w="2655" w:type="dxa"/>
            <w:tcBorders>
              <w:top w:val="single" w:sz="4" w:space="0" w:color="000000" w:themeColor="text1"/>
            </w:tcBorders>
            <w:vAlign w:val="center"/>
          </w:tcPr>
          <w:p w14:paraId="17689810" w14:textId="1D9D6E94" w:rsidR="00316805" w:rsidRPr="00F94A76" w:rsidRDefault="00316805" w:rsidP="003662DB">
            <w:pPr>
              <w:rPr>
                <w:rFonts w:asciiTheme="minorHAnsi" w:hAnsiTheme="minorHAnsi" w:hint="eastAsia"/>
                <w:lang w:eastAsia="en-GB"/>
              </w:rPr>
            </w:pPr>
            <w:r w:rsidRPr="0041138D">
              <w:rPr>
                <w:rFonts w:asciiTheme="minorHAnsi" w:hAnsiTheme="minorHAnsi"/>
                <w:szCs w:val="20"/>
              </w:rPr>
              <w:t>Systems should interact through contracts, APIs, messages, or events rather than direct dependencies.</w:t>
            </w:r>
          </w:p>
        </w:tc>
        <w:tc>
          <w:tcPr>
            <w:tcW w:w="2623" w:type="dxa"/>
            <w:tcBorders>
              <w:top w:val="single" w:sz="4" w:space="0" w:color="000000" w:themeColor="text1"/>
            </w:tcBorders>
            <w:vAlign w:val="center"/>
          </w:tcPr>
          <w:p w14:paraId="229E5D48" w14:textId="3BA7D585" w:rsidR="00316805" w:rsidRPr="00F94A76" w:rsidRDefault="00316805" w:rsidP="003662DB">
            <w:pPr>
              <w:rPr>
                <w:rFonts w:asciiTheme="minorHAnsi" w:hAnsiTheme="minorHAnsi" w:hint="eastAsia"/>
                <w:lang w:eastAsia="en-GB"/>
              </w:rPr>
            </w:pPr>
            <w:r w:rsidRPr="0041138D">
              <w:rPr>
                <w:rFonts w:asciiTheme="minorHAnsi" w:hAnsiTheme="minorHAnsi"/>
                <w:szCs w:val="20"/>
              </w:rPr>
              <w:t>Avoid direct database access, shared file dependencies, and tightly coupled point-to-point calls unless explicitly approved.</w:t>
            </w:r>
          </w:p>
        </w:tc>
        <w:tc>
          <w:tcPr>
            <w:tcW w:w="2055" w:type="dxa"/>
            <w:tcBorders>
              <w:top w:val="single" w:sz="4" w:space="0" w:color="000000" w:themeColor="text1"/>
            </w:tcBorders>
            <w:vAlign w:val="center"/>
          </w:tcPr>
          <w:p w14:paraId="306D4C5E" w14:textId="30B71A2C" w:rsidR="00316805" w:rsidRPr="00F94A76" w:rsidRDefault="00316805" w:rsidP="003662DB">
            <w:pPr>
              <w:rPr>
                <w:rFonts w:asciiTheme="minorHAnsi" w:hAnsiTheme="minorHAnsi" w:hint="eastAsia"/>
                <w:lang w:eastAsia="en-GB"/>
              </w:rPr>
            </w:pPr>
            <w:hyperlink w:anchor="_5._Reference_Architecture">
              <w:r w:rsidRPr="0041138D">
                <w:rPr>
                  <w:rStyle w:val="Hyperlink"/>
                  <w:rFonts w:asciiTheme="minorHAnsi" w:hAnsiTheme="minorHAnsi"/>
                  <w:szCs w:val="20"/>
                </w:rPr>
                <w:t>Ref architecture (</w:t>
              </w:r>
              <w:r>
                <w:rPr>
                  <w:rStyle w:val="Hyperlink"/>
                  <w:szCs w:val="20"/>
                </w:rPr>
                <w:t>6</w:t>
              </w:r>
              <w:r w:rsidRPr="0041138D">
                <w:rPr>
                  <w:rStyle w:val="Hyperlink"/>
                  <w:rFonts w:asciiTheme="minorHAnsi" w:hAnsiTheme="minorHAnsi"/>
                  <w:szCs w:val="20"/>
                </w:rPr>
                <w:t>)</w:t>
              </w:r>
            </w:hyperlink>
            <w:r w:rsidRPr="0041138D">
              <w:rPr>
                <w:rFonts w:asciiTheme="minorHAnsi" w:hAnsiTheme="minorHAnsi"/>
                <w:szCs w:val="20"/>
              </w:rPr>
              <w:t xml:space="preserve">, </w:t>
            </w:r>
            <w:hyperlink w:anchor="_7.3_Detailed_Architecture">
              <w:r w:rsidRPr="0041138D">
                <w:rPr>
                  <w:rStyle w:val="Hyperlink"/>
                  <w:rFonts w:asciiTheme="minorHAnsi" w:hAnsiTheme="minorHAnsi"/>
                  <w:szCs w:val="20"/>
                </w:rPr>
                <w:t>Decision tree (7.</w:t>
              </w:r>
              <w:r>
                <w:rPr>
                  <w:rStyle w:val="Hyperlink"/>
                  <w:szCs w:val="20"/>
                </w:rPr>
                <w:t>3</w:t>
              </w:r>
              <w:r w:rsidRPr="0041138D">
                <w:rPr>
                  <w:rStyle w:val="Hyperlink"/>
                  <w:rFonts w:asciiTheme="minorHAnsi" w:hAnsiTheme="minorHAnsi"/>
                  <w:szCs w:val="20"/>
                </w:rPr>
                <w:t>)</w:t>
              </w:r>
            </w:hyperlink>
            <w:r w:rsidRPr="0041138D">
              <w:rPr>
                <w:rFonts w:asciiTheme="minorHAnsi" w:hAnsiTheme="minorHAnsi"/>
                <w:szCs w:val="20"/>
              </w:rPr>
              <w:t xml:space="preserve">, </w:t>
            </w:r>
            <w:hyperlink w:anchor="_8._Enterprise_Pattern">
              <w:r w:rsidRPr="0041138D">
                <w:rPr>
                  <w:rStyle w:val="Hyperlink"/>
                  <w:rFonts w:asciiTheme="minorHAnsi" w:hAnsiTheme="minorHAnsi"/>
                  <w:szCs w:val="20"/>
                </w:rPr>
                <w:t>Catalogue (8)</w:t>
              </w:r>
            </w:hyperlink>
          </w:p>
        </w:tc>
      </w:tr>
      <w:tr w:rsidR="00316805" w:rsidRPr="009527A4" w14:paraId="1CEDF70F" w14:textId="77777777" w:rsidTr="00316805">
        <w:tc>
          <w:tcPr>
            <w:tcW w:w="1593" w:type="dxa"/>
            <w:vAlign w:val="center"/>
          </w:tcPr>
          <w:p w14:paraId="7B73CF11" w14:textId="77777777" w:rsidR="00316805" w:rsidRPr="0041138D" w:rsidRDefault="00316805" w:rsidP="003662DB">
            <w:pPr>
              <w:spacing w:before="40" w:after="40"/>
              <w:rPr>
                <w:rFonts w:asciiTheme="minorHAnsi" w:hAnsiTheme="minorHAnsi" w:hint="eastAsia"/>
                <w:szCs w:val="20"/>
              </w:rPr>
            </w:pPr>
            <w:r w:rsidRPr="0041138D">
              <w:rPr>
                <w:rFonts w:asciiTheme="minorHAnsi" w:hAnsiTheme="minorHAnsi"/>
                <w:szCs w:val="20"/>
              </w:rPr>
              <w:t>Reuse before new build (Global EA, Application)</w:t>
            </w:r>
          </w:p>
          <w:p w14:paraId="33522450" w14:textId="45AEC367" w:rsidR="00316805" w:rsidRPr="0014028C" w:rsidRDefault="00316805" w:rsidP="003662DB">
            <w:pPr>
              <w:rPr>
                <w:rFonts w:asciiTheme="minorHAnsi" w:hAnsiTheme="minorHAnsi" w:hint="eastAsia"/>
                <w:u w:val="single"/>
                <w:lang w:eastAsia="en-GB"/>
              </w:rPr>
            </w:pPr>
            <w:hyperlink w:anchor="EntArchPrin" w:history="1">
              <w:r w:rsidR="006E151E">
                <w:rPr>
                  <w:rFonts w:asciiTheme="minorHAnsi" w:hAnsiTheme="minorHAnsi"/>
                  <w:i/>
                  <w:szCs w:val="20"/>
                  <w:u w:val="single"/>
                </w:rPr>
                <w:t>Ref 1</w:t>
              </w:r>
            </w:hyperlink>
          </w:p>
        </w:tc>
        <w:tc>
          <w:tcPr>
            <w:tcW w:w="2655" w:type="dxa"/>
            <w:vAlign w:val="center"/>
          </w:tcPr>
          <w:p w14:paraId="7147F29E" w14:textId="1A41A0E8" w:rsidR="00316805" w:rsidRPr="00F94A76" w:rsidRDefault="00316805" w:rsidP="003662DB">
            <w:pPr>
              <w:rPr>
                <w:rFonts w:asciiTheme="minorHAnsi" w:hAnsiTheme="minorHAnsi" w:hint="eastAsia"/>
                <w:lang w:eastAsia="en-GB"/>
              </w:rPr>
            </w:pPr>
            <w:r w:rsidRPr="0041138D">
              <w:rPr>
                <w:rFonts w:asciiTheme="minorHAnsi" w:hAnsiTheme="minorHAnsi"/>
                <w:szCs w:val="20"/>
              </w:rPr>
              <w:t>Reuse of existing services, APIs, workflows, and platform components must be assessed before creating new integrations.</w:t>
            </w:r>
          </w:p>
        </w:tc>
        <w:tc>
          <w:tcPr>
            <w:tcW w:w="2623" w:type="dxa"/>
            <w:vAlign w:val="center"/>
          </w:tcPr>
          <w:p w14:paraId="70338444" w14:textId="62C69E6C" w:rsidR="00316805" w:rsidRPr="00F94A76" w:rsidRDefault="00316805" w:rsidP="003662DB">
            <w:pPr>
              <w:rPr>
                <w:rFonts w:asciiTheme="minorHAnsi" w:hAnsiTheme="minorHAnsi" w:hint="eastAsia"/>
                <w:lang w:eastAsia="en-GB"/>
              </w:rPr>
            </w:pPr>
            <w:r w:rsidRPr="0041138D">
              <w:rPr>
                <w:rFonts w:asciiTheme="minorHAnsi" w:hAnsiTheme="minorHAnsi"/>
                <w:szCs w:val="20"/>
              </w:rPr>
              <w:t>Every design should document reuse assessment.</w:t>
            </w:r>
          </w:p>
        </w:tc>
        <w:tc>
          <w:tcPr>
            <w:tcW w:w="2055" w:type="dxa"/>
            <w:vAlign w:val="center"/>
          </w:tcPr>
          <w:p w14:paraId="03662210" w14:textId="78B893A3" w:rsidR="00316805" w:rsidRPr="00F94A76" w:rsidRDefault="00316805" w:rsidP="003662DB">
            <w:pPr>
              <w:rPr>
                <w:rFonts w:asciiTheme="minorHAnsi" w:hAnsiTheme="minorHAnsi" w:hint="eastAsia"/>
                <w:lang w:eastAsia="en-GB"/>
              </w:rPr>
            </w:pPr>
            <w:hyperlink w:anchor="_4._Architectural_Position">
              <w:r w:rsidRPr="0041138D">
                <w:rPr>
                  <w:rStyle w:val="Hyperlink"/>
                  <w:rFonts w:asciiTheme="minorHAnsi" w:hAnsiTheme="minorHAnsi"/>
                  <w:szCs w:val="20"/>
                </w:rPr>
                <w:t>Architectural Position (</w:t>
              </w:r>
              <w:r>
                <w:rPr>
                  <w:rStyle w:val="Hyperlink"/>
                  <w:szCs w:val="20"/>
                </w:rPr>
                <w:t>5</w:t>
              </w:r>
              <w:r w:rsidRPr="0041138D">
                <w:rPr>
                  <w:rStyle w:val="Hyperlink"/>
                  <w:rFonts w:asciiTheme="minorHAnsi" w:hAnsiTheme="minorHAnsi"/>
                  <w:szCs w:val="20"/>
                </w:rPr>
                <w:t>)</w:t>
              </w:r>
            </w:hyperlink>
            <w:r w:rsidRPr="0041138D">
              <w:rPr>
                <w:rFonts w:asciiTheme="minorHAnsi" w:hAnsiTheme="minorHAnsi"/>
                <w:szCs w:val="20"/>
              </w:rPr>
              <w:t xml:space="preserve">, </w:t>
            </w:r>
            <w:hyperlink w:anchor="_8._Enterprise_Pattern">
              <w:r w:rsidRPr="0041138D">
                <w:rPr>
                  <w:rStyle w:val="Hyperlink"/>
                  <w:rFonts w:asciiTheme="minorHAnsi" w:hAnsiTheme="minorHAnsi"/>
                  <w:szCs w:val="20"/>
                </w:rPr>
                <w:t>Catalogue (8)</w:t>
              </w:r>
            </w:hyperlink>
            <w:r w:rsidRPr="0041138D">
              <w:rPr>
                <w:rFonts w:asciiTheme="minorHAnsi" w:hAnsiTheme="minorHAnsi"/>
                <w:szCs w:val="20"/>
              </w:rPr>
              <w:t xml:space="preserve">, </w:t>
            </w:r>
            <w:hyperlink w:anchor="SIF_Sec131">
              <w:r w:rsidRPr="0041138D">
                <w:rPr>
                  <w:rStyle w:val="Hyperlink"/>
                  <w:rFonts w:asciiTheme="minorHAnsi" w:hAnsiTheme="minorHAnsi"/>
                  <w:szCs w:val="20"/>
                </w:rPr>
                <w:t>Guardrails (1</w:t>
              </w:r>
              <w:r>
                <w:rPr>
                  <w:rStyle w:val="Hyperlink"/>
                  <w:szCs w:val="20"/>
                </w:rPr>
                <w:t>2.1</w:t>
              </w:r>
              <w:r w:rsidRPr="0041138D">
                <w:rPr>
                  <w:rStyle w:val="Hyperlink"/>
                  <w:rFonts w:asciiTheme="minorHAnsi" w:hAnsiTheme="minorHAnsi"/>
                  <w:szCs w:val="20"/>
                </w:rPr>
                <w:t>)</w:t>
              </w:r>
            </w:hyperlink>
          </w:p>
        </w:tc>
      </w:tr>
      <w:tr w:rsidR="00316805" w:rsidRPr="009527A4" w14:paraId="59937230" w14:textId="77777777" w:rsidTr="00316805">
        <w:tc>
          <w:tcPr>
            <w:tcW w:w="1593" w:type="dxa"/>
            <w:vAlign w:val="center"/>
          </w:tcPr>
          <w:p w14:paraId="5C04BE76" w14:textId="77777777" w:rsidR="00316805" w:rsidRPr="0041138D" w:rsidRDefault="00316805" w:rsidP="003662DB">
            <w:pPr>
              <w:spacing w:before="40" w:after="40"/>
              <w:rPr>
                <w:rFonts w:asciiTheme="minorHAnsi" w:hAnsiTheme="minorHAnsi" w:hint="eastAsia"/>
                <w:szCs w:val="20"/>
              </w:rPr>
            </w:pPr>
            <w:r w:rsidRPr="0041138D">
              <w:rPr>
                <w:rFonts w:asciiTheme="minorHAnsi" w:hAnsiTheme="minorHAnsi"/>
                <w:szCs w:val="20"/>
              </w:rPr>
              <w:t>Business capability alignment (Application)</w:t>
            </w:r>
          </w:p>
          <w:p w14:paraId="702BB651" w14:textId="55CFFBAC" w:rsidR="00316805" w:rsidRPr="0014028C" w:rsidRDefault="00316805" w:rsidP="003662DB">
            <w:pPr>
              <w:rPr>
                <w:rFonts w:asciiTheme="minorHAnsi" w:hAnsiTheme="minorHAnsi" w:hint="eastAsia"/>
                <w:u w:val="single"/>
                <w:lang w:eastAsia="en-GB"/>
              </w:rPr>
            </w:pPr>
            <w:hyperlink w:anchor="EntArchPrin" w:history="1">
              <w:r w:rsidR="006E151E">
                <w:rPr>
                  <w:rFonts w:asciiTheme="minorHAnsi" w:hAnsiTheme="minorHAnsi"/>
                  <w:i/>
                  <w:szCs w:val="20"/>
                  <w:u w:val="single"/>
                </w:rPr>
                <w:t>Ref 1</w:t>
              </w:r>
            </w:hyperlink>
          </w:p>
        </w:tc>
        <w:tc>
          <w:tcPr>
            <w:tcW w:w="2655" w:type="dxa"/>
            <w:vAlign w:val="center"/>
          </w:tcPr>
          <w:p w14:paraId="57FE2EAC" w14:textId="02B5E1AB" w:rsidR="00316805" w:rsidRPr="00F94A76" w:rsidRDefault="00316805" w:rsidP="003662DB">
            <w:pPr>
              <w:rPr>
                <w:rFonts w:asciiTheme="minorHAnsi" w:hAnsiTheme="minorHAnsi" w:hint="eastAsia"/>
                <w:lang w:eastAsia="en-GB"/>
              </w:rPr>
            </w:pPr>
            <w:r w:rsidRPr="0041138D">
              <w:rPr>
                <w:rFonts w:asciiTheme="minorHAnsi" w:hAnsiTheme="minorHAnsi"/>
                <w:szCs w:val="20"/>
              </w:rPr>
              <w:t>Services should expose meaningful business capabilities, not raw system internals.</w:t>
            </w:r>
          </w:p>
        </w:tc>
        <w:tc>
          <w:tcPr>
            <w:tcW w:w="2623" w:type="dxa"/>
            <w:vAlign w:val="center"/>
          </w:tcPr>
          <w:p w14:paraId="4D515007" w14:textId="169F0210" w:rsidR="00316805" w:rsidRPr="00F94A76" w:rsidRDefault="00316805" w:rsidP="003662DB">
            <w:pPr>
              <w:rPr>
                <w:rFonts w:asciiTheme="minorHAnsi" w:hAnsiTheme="minorHAnsi" w:hint="eastAsia"/>
                <w:lang w:eastAsia="en-GB"/>
              </w:rPr>
            </w:pPr>
            <w:r w:rsidRPr="0041138D">
              <w:rPr>
                <w:rFonts w:asciiTheme="minorHAnsi" w:hAnsiTheme="minorHAnsi"/>
                <w:szCs w:val="20"/>
              </w:rPr>
              <w:t>APIs should represent business functions such as policy, claim, submission, party, document, or finance capability.</w:t>
            </w:r>
          </w:p>
        </w:tc>
        <w:tc>
          <w:tcPr>
            <w:tcW w:w="2055" w:type="dxa"/>
            <w:vAlign w:val="center"/>
          </w:tcPr>
          <w:p w14:paraId="43780AB0" w14:textId="6D1EE858" w:rsidR="00316805" w:rsidRPr="00F94A76" w:rsidRDefault="00316805" w:rsidP="003662DB">
            <w:pPr>
              <w:rPr>
                <w:rFonts w:asciiTheme="minorHAnsi" w:hAnsiTheme="minorHAnsi" w:hint="eastAsia"/>
                <w:lang w:eastAsia="en-GB"/>
              </w:rPr>
            </w:pPr>
            <w:hyperlink w:anchor="_4._Architectural_Position">
              <w:r w:rsidRPr="0041138D">
                <w:rPr>
                  <w:rStyle w:val="Hyperlink"/>
                  <w:rFonts w:asciiTheme="minorHAnsi" w:hAnsiTheme="minorHAnsi"/>
                  <w:szCs w:val="20"/>
                </w:rPr>
                <w:t>Architectural Position (</w:t>
              </w:r>
              <w:r>
                <w:rPr>
                  <w:rStyle w:val="Hyperlink"/>
                  <w:szCs w:val="20"/>
                </w:rPr>
                <w:t>5</w:t>
              </w:r>
              <w:r w:rsidRPr="0041138D">
                <w:rPr>
                  <w:rStyle w:val="Hyperlink"/>
                  <w:rFonts w:asciiTheme="minorHAnsi" w:hAnsiTheme="minorHAnsi"/>
                  <w:szCs w:val="20"/>
                </w:rPr>
                <w:t>)</w:t>
              </w:r>
            </w:hyperlink>
            <w:r w:rsidRPr="0041138D">
              <w:rPr>
                <w:rFonts w:asciiTheme="minorHAnsi" w:hAnsiTheme="minorHAnsi"/>
                <w:szCs w:val="20"/>
              </w:rPr>
              <w:t xml:space="preserve">, </w:t>
            </w:r>
            <w:hyperlink w:anchor="_8._Enterprise_Pattern">
              <w:r w:rsidRPr="0041138D">
                <w:rPr>
                  <w:rStyle w:val="Hyperlink"/>
                  <w:rFonts w:asciiTheme="minorHAnsi" w:hAnsiTheme="minorHAnsi"/>
                  <w:szCs w:val="20"/>
                </w:rPr>
                <w:t>Catalogue (8)</w:t>
              </w:r>
            </w:hyperlink>
            <w:r w:rsidRPr="0041138D">
              <w:rPr>
                <w:rFonts w:asciiTheme="minorHAnsi" w:hAnsiTheme="minorHAnsi"/>
                <w:szCs w:val="20"/>
              </w:rPr>
              <w:t>,</w:t>
            </w:r>
          </w:p>
        </w:tc>
      </w:tr>
      <w:tr w:rsidR="00316805" w:rsidRPr="009527A4" w14:paraId="64C8AB44" w14:textId="77777777" w:rsidTr="00316805">
        <w:tc>
          <w:tcPr>
            <w:tcW w:w="1593" w:type="dxa"/>
            <w:vAlign w:val="center"/>
          </w:tcPr>
          <w:p w14:paraId="55C46237" w14:textId="77777777" w:rsidR="00316805" w:rsidRPr="0041138D" w:rsidRDefault="00316805" w:rsidP="003662DB">
            <w:pPr>
              <w:spacing w:before="40" w:after="40"/>
              <w:rPr>
                <w:rFonts w:asciiTheme="minorHAnsi" w:hAnsiTheme="minorHAnsi" w:hint="eastAsia"/>
                <w:szCs w:val="20"/>
              </w:rPr>
            </w:pPr>
            <w:r w:rsidRPr="0041138D">
              <w:rPr>
                <w:rFonts w:asciiTheme="minorHAnsi" w:hAnsiTheme="minorHAnsi"/>
                <w:szCs w:val="20"/>
              </w:rPr>
              <w:t>APIM as API publishing and ingress control (Integration, Security)</w:t>
            </w:r>
          </w:p>
          <w:p w14:paraId="31838B9F" w14:textId="77777777" w:rsidR="00316805" w:rsidRDefault="00316805" w:rsidP="003662DB">
            <w:hyperlink w:anchor="EntArchPrin" w:history="1">
              <w:r w:rsidR="006E151E">
                <w:rPr>
                  <w:rFonts w:asciiTheme="minorHAnsi" w:hAnsiTheme="minorHAnsi"/>
                  <w:i/>
                  <w:szCs w:val="20"/>
                  <w:u w:val="single"/>
                </w:rPr>
                <w:t>Ref 1</w:t>
              </w:r>
            </w:hyperlink>
          </w:p>
          <w:p w14:paraId="1E9011B4" w14:textId="77777777" w:rsidR="006E151E" w:rsidRPr="006E151E" w:rsidRDefault="006E151E" w:rsidP="006E151E">
            <w:pPr>
              <w:spacing w:before="40" w:after="40"/>
              <w:rPr>
                <w:rFonts w:asciiTheme="minorHAnsi" w:hAnsiTheme="minorHAnsi"/>
                <w:i/>
                <w:szCs w:val="20"/>
              </w:rPr>
            </w:pPr>
            <w:hyperlink w:anchor="SIFREQ" w:history="1">
              <w:r w:rsidRPr="006E151E">
                <w:rPr>
                  <w:rStyle w:val="Hyperlink"/>
                  <w:rFonts w:asciiTheme="minorHAnsi" w:hAnsiTheme="minorHAnsi"/>
                  <w:i/>
                  <w:szCs w:val="20"/>
                </w:rPr>
                <w:t>Ref 8</w:t>
              </w:r>
            </w:hyperlink>
          </w:p>
          <w:p w14:paraId="08908278" w14:textId="2D999D45" w:rsidR="006E151E" w:rsidRPr="0014028C" w:rsidRDefault="006E151E" w:rsidP="003662DB">
            <w:pPr>
              <w:rPr>
                <w:rFonts w:asciiTheme="minorHAnsi" w:hAnsiTheme="minorHAnsi" w:hint="eastAsia"/>
                <w:u w:val="single"/>
                <w:lang w:eastAsia="en-GB"/>
              </w:rPr>
            </w:pPr>
          </w:p>
        </w:tc>
        <w:tc>
          <w:tcPr>
            <w:tcW w:w="2655" w:type="dxa"/>
            <w:vAlign w:val="center"/>
          </w:tcPr>
          <w:p w14:paraId="2AE9DFB4" w14:textId="335EFCD5" w:rsidR="00316805" w:rsidRPr="00F94A76" w:rsidRDefault="00316805" w:rsidP="003662DB">
            <w:pPr>
              <w:rPr>
                <w:rFonts w:asciiTheme="minorHAnsi" w:hAnsiTheme="minorHAnsi" w:hint="eastAsia"/>
                <w:lang w:eastAsia="en-GB"/>
              </w:rPr>
            </w:pPr>
            <w:r w:rsidRPr="0041138D">
              <w:rPr>
                <w:rFonts w:asciiTheme="minorHAnsi" w:hAnsiTheme="minorHAnsi"/>
                <w:szCs w:val="20"/>
              </w:rPr>
              <w:t>Chaucer-owned APIs exposed for internal or external consumption should be published through Azure API Management unless an exception is approved.</w:t>
            </w:r>
          </w:p>
        </w:tc>
        <w:tc>
          <w:tcPr>
            <w:tcW w:w="2623" w:type="dxa"/>
            <w:vAlign w:val="center"/>
          </w:tcPr>
          <w:p w14:paraId="6937D960" w14:textId="5E163FE8" w:rsidR="00316805" w:rsidRPr="00F94A76" w:rsidRDefault="00316805" w:rsidP="003662DB">
            <w:pPr>
              <w:rPr>
                <w:rFonts w:asciiTheme="minorHAnsi" w:hAnsiTheme="minorHAnsi" w:hint="eastAsia"/>
                <w:lang w:eastAsia="en-GB"/>
              </w:rPr>
            </w:pPr>
            <w:r w:rsidRPr="0041138D">
              <w:rPr>
                <w:rFonts w:asciiTheme="minorHAnsi" w:hAnsiTheme="minorHAnsi"/>
                <w:szCs w:val="20"/>
              </w:rPr>
              <w:t>APIM is the standard control point for API discovery, policy enforcement, authentication, throttling, monitoring, versioning, and lifecycle governance. Direct exposure of backend APIs, Logic Apps, Functions, or internal service endpoints should be avoided.</w:t>
            </w:r>
          </w:p>
        </w:tc>
        <w:tc>
          <w:tcPr>
            <w:tcW w:w="2055" w:type="dxa"/>
            <w:vAlign w:val="center"/>
          </w:tcPr>
          <w:p w14:paraId="1E9B21AD" w14:textId="169EA0E5" w:rsidR="00316805" w:rsidRPr="00F94A76" w:rsidRDefault="00316805" w:rsidP="003662DB">
            <w:pPr>
              <w:rPr>
                <w:rFonts w:asciiTheme="minorHAnsi" w:hAnsiTheme="minorHAnsi" w:hint="eastAsia"/>
                <w:lang w:eastAsia="en-GB"/>
              </w:rPr>
            </w:pPr>
            <w:hyperlink w:anchor="_5._Reference_Architecture">
              <w:r w:rsidRPr="0041138D">
                <w:rPr>
                  <w:rStyle w:val="Hyperlink"/>
                  <w:rFonts w:asciiTheme="minorHAnsi" w:hAnsiTheme="minorHAnsi"/>
                  <w:szCs w:val="20"/>
                </w:rPr>
                <w:t>Ref architecture (</w:t>
              </w:r>
              <w:r>
                <w:rPr>
                  <w:rStyle w:val="Hyperlink"/>
                  <w:szCs w:val="20"/>
                </w:rPr>
                <w:t>6</w:t>
              </w:r>
              <w:r w:rsidRPr="0041138D">
                <w:rPr>
                  <w:rStyle w:val="Hyperlink"/>
                  <w:rFonts w:asciiTheme="minorHAnsi" w:hAnsiTheme="minorHAnsi"/>
                  <w:szCs w:val="20"/>
                </w:rPr>
                <w:t>)</w:t>
              </w:r>
            </w:hyperlink>
            <w:r w:rsidRPr="0041138D">
              <w:rPr>
                <w:rFonts w:asciiTheme="minorHAnsi" w:hAnsiTheme="minorHAnsi"/>
                <w:szCs w:val="20"/>
              </w:rPr>
              <w:t xml:space="preserve">, </w:t>
            </w:r>
            <w:hyperlink w:anchor="_11.1_Security_Principles">
              <w:r w:rsidRPr="0041138D">
                <w:rPr>
                  <w:rStyle w:val="Hyperlink"/>
                  <w:rFonts w:asciiTheme="minorHAnsi" w:hAnsiTheme="minorHAnsi"/>
                  <w:szCs w:val="20"/>
                </w:rPr>
                <w:t>Security (1</w:t>
              </w:r>
              <w:r>
                <w:rPr>
                  <w:rStyle w:val="Hyperlink"/>
                  <w:szCs w:val="20"/>
                </w:rPr>
                <w:t>1</w:t>
              </w:r>
              <w:r w:rsidRPr="0041138D">
                <w:rPr>
                  <w:rStyle w:val="Hyperlink"/>
                  <w:rFonts w:asciiTheme="minorHAnsi" w:hAnsiTheme="minorHAnsi"/>
                  <w:szCs w:val="20"/>
                </w:rPr>
                <w:t>)</w:t>
              </w:r>
            </w:hyperlink>
            <w:r w:rsidRPr="0041138D">
              <w:rPr>
                <w:rFonts w:asciiTheme="minorHAnsi" w:hAnsiTheme="minorHAnsi"/>
                <w:szCs w:val="20"/>
              </w:rPr>
              <w:t xml:space="preserve">, </w:t>
            </w:r>
            <w:hyperlink w:anchor="_12_Guardrails">
              <w:r w:rsidRPr="0041138D">
                <w:rPr>
                  <w:rStyle w:val="Hyperlink"/>
                  <w:rFonts w:asciiTheme="minorHAnsi" w:hAnsiTheme="minorHAnsi"/>
                  <w:szCs w:val="20"/>
                </w:rPr>
                <w:t>Guardrails (1</w:t>
              </w:r>
              <w:r>
                <w:rPr>
                  <w:rStyle w:val="Hyperlink"/>
                  <w:szCs w:val="20"/>
                </w:rPr>
                <w:t>2.1</w:t>
              </w:r>
              <w:r w:rsidRPr="0041138D">
                <w:rPr>
                  <w:rStyle w:val="Hyperlink"/>
                  <w:rFonts w:asciiTheme="minorHAnsi" w:hAnsiTheme="minorHAnsi"/>
                  <w:szCs w:val="20"/>
                </w:rPr>
                <w:t>)</w:t>
              </w:r>
            </w:hyperlink>
          </w:p>
        </w:tc>
      </w:tr>
      <w:tr w:rsidR="00316805" w:rsidRPr="009527A4" w14:paraId="0EBA99F6" w14:textId="77777777" w:rsidTr="00316805">
        <w:tc>
          <w:tcPr>
            <w:tcW w:w="1593" w:type="dxa"/>
            <w:vAlign w:val="center"/>
          </w:tcPr>
          <w:p w14:paraId="27B1326F" w14:textId="77777777" w:rsidR="00316805" w:rsidRPr="0041138D" w:rsidRDefault="00316805" w:rsidP="003662DB">
            <w:pPr>
              <w:spacing w:before="40" w:after="40"/>
              <w:rPr>
                <w:rFonts w:asciiTheme="minorHAnsi" w:hAnsiTheme="minorHAnsi" w:hint="eastAsia"/>
                <w:szCs w:val="20"/>
              </w:rPr>
            </w:pPr>
            <w:r w:rsidRPr="0041138D">
              <w:rPr>
                <w:rFonts w:asciiTheme="minorHAnsi" w:hAnsiTheme="minorHAnsi"/>
                <w:szCs w:val="20"/>
              </w:rPr>
              <w:t>Third-party API egress is governed by reuse and risk (Integration, Security)</w:t>
            </w:r>
          </w:p>
          <w:p w14:paraId="53E88B6A" w14:textId="4A8A360C" w:rsidR="00316805" w:rsidRPr="006E151E" w:rsidRDefault="006E151E" w:rsidP="003662DB">
            <w:pPr>
              <w:spacing w:before="40" w:after="40"/>
              <w:rPr>
                <w:rFonts w:asciiTheme="minorHAnsi" w:hAnsiTheme="minorHAnsi"/>
                <w:i/>
                <w:szCs w:val="20"/>
              </w:rPr>
            </w:pPr>
            <w:hyperlink w:anchor="EntArchPrin" w:history="1">
              <w:r>
                <w:rPr>
                  <w:rStyle w:val="Hyperlink"/>
                  <w:rFonts w:asciiTheme="minorHAnsi" w:hAnsiTheme="minorHAnsi"/>
                  <w:i/>
                  <w:szCs w:val="20"/>
                </w:rPr>
                <w:t>Ref 1</w:t>
              </w:r>
            </w:hyperlink>
          </w:p>
          <w:p w14:paraId="405D131C" w14:textId="6CBFF1D0" w:rsidR="00316805" w:rsidRPr="0014028C" w:rsidRDefault="006E151E" w:rsidP="003662DB">
            <w:pPr>
              <w:spacing w:before="40" w:after="40"/>
              <w:rPr>
                <w:szCs w:val="20"/>
                <w:u w:val="single"/>
              </w:rPr>
            </w:pPr>
            <w:r w:rsidRPr="0014028C">
              <w:rPr>
                <w:szCs w:val="20"/>
                <w:u w:val="single"/>
              </w:rPr>
              <w:t xml:space="preserve"> </w:t>
            </w:r>
          </w:p>
        </w:tc>
        <w:tc>
          <w:tcPr>
            <w:tcW w:w="2655" w:type="dxa"/>
            <w:vAlign w:val="center"/>
          </w:tcPr>
          <w:p w14:paraId="4DB2F5B5" w14:textId="7D505AE1" w:rsidR="00316805" w:rsidRPr="0041138D" w:rsidRDefault="00316805" w:rsidP="003662DB">
            <w:pPr>
              <w:rPr>
                <w:szCs w:val="20"/>
              </w:rPr>
            </w:pPr>
            <w:r w:rsidRPr="0041138D">
              <w:rPr>
                <w:rFonts w:asciiTheme="minorHAnsi" w:hAnsiTheme="minorHAnsi"/>
                <w:szCs w:val="20"/>
              </w:rPr>
              <w:t>Chaucer integrations may call third-party APIs directly from Logic Apps or Functions where the integration is workflow-specific, low reuse, and appropriately governed.</w:t>
            </w:r>
          </w:p>
        </w:tc>
        <w:tc>
          <w:tcPr>
            <w:tcW w:w="2623" w:type="dxa"/>
            <w:vAlign w:val="center"/>
          </w:tcPr>
          <w:p w14:paraId="6589071B" w14:textId="0EBB7209" w:rsidR="00316805" w:rsidRPr="0041138D" w:rsidRDefault="00316805" w:rsidP="003662DB">
            <w:pPr>
              <w:rPr>
                <w:szCs w:val="20"/>
              </w:rPr>
            </w:pPr>
            <w:r w:rsidRPr="0041138D">
              <w:rPr>
                <w:rFonts w:asciiTheme="minorHAnsi" w:hAnsiTheme="minorHAnsi"/>
                <w:szCs w:val="20"/>
              </w:rPr>
              <w:t>APIM should be used as a Chaucer-owned facade where third-party APIs are reused, business-critical, strategically important, externally sensitive, or require centralised policy, monitoring, or lifecycle control.</w:t>
            </w:r>
          </w:p>
        </w:tc>
        <w:tc>
          <w:tcPr>
            <w:tcW w:w="2055" w:type="dxa"/>
            <w:vAlign w:val="center"/>
          </w:tcPr>
          <w:p w14:paraId="54E2754B" w14:textId="48128655" w:rsidR="00316805" w:rsidRPr="0041138D" w:rsidRDefault="00316805" w:rsidP="003662DB">
            <w:pPr>
              <w:rPr>
                <w:szCs w:val="20"/>
              </w:rPr>
            </w:pPr>
            <w:hyperlink w:anchor="SIF_Sec8">
              <w:hyperlink w:anchor="_8._Enterprise_Pattern">
                <w:r w:rsidRPr="0041138D">
                  <w:rPr>
                    <w:rStyle w:val="Hyperlink"/>
                    <w:rFonts w:asciiTheme="minorHAnsi" w:hAnsiTheme="minorHAnsi"/>
                    <w:szCs w:val="20"/>
                  </w:rPr>
                  <w:t>Catalogue (8)</w:t>
                </w:r>
              </w:hyperlink>
              <w:r w:rsidRPr="0041138D">
                <w:rPr>
                  <w:rStyle w:val="Hyperlink"/>
                  <w:rFonts w:asciiTheme="minorHAnsi" w:hAnsiTheme="minorHAnsi"/>
                  <w:szCs w:val="20"/>
                </w:rPr>
                <w:t>)</w:t>
              </w:r>
            </w:hyperlink>
            <w:r w:rsidRPr="0041138D">
              <w:rPr>
                <w:rFonts w:asciiTheme="minorHAnsi" w:hAnsiTheme="minorHAnsi"/>
                <w:szCs w:val="20"/>
              </w:rPr>
              <w:t xml:space="preserve">, </w:t>
            </w:r>
            <w:hyperlink w:anchor="_13._Exception_Process">
              <w:r w:rsidRPr="0041138D">
                <w:rPr>
                  <w:rStyle w:val="Hyperlink"/>
                  <w:rFonts w:asciiTheme="minorHAnsi" w:hAnsiTheme="minorHAnsi"/>
                  <w:szCs w:val="20"/>
                </w:rPr>
                <w:t>Exception and TDA (1</w:t>
              </w:r>
              <w:r>
                <w:rPr>
                  <w:rStyle w:val="Hyperlink"/>
                  <w:szCs w:val="20"/>
                </w:rPr>
                <w:t>3</w:t>
              </w:r>
              <w:r w:rsidRPr="0041138D">
                <w:rPr>
                  <w:rStyle w:val="Hyperlink"/>
                  <w:rFonts w:asciiTheme="minorHAnsi" w:hAnsiTheme="minorHAnsi"/>
                  <w:szCs w:val="20"/>
                </w:rPr>
                <w:t>)</w:t>
              </w:r>
            </w:hyperlink>
          </w:p>
        </w:tc>
      </w:tr>
      <w:tr w:rsidR="00316805" w:rsidRPr="009527A4" w14:paraId="28AEDAD3" w14:textId="77777777" w:rsidTr="00316805">
        <w:tc>
          <w:tcPr>
            <w:tcW w:w="1593" w:type="dxa"/>
            <w:vAlign w:val="center"/>
          </w:tcPr>
          <w:p w14:paraId="570D9D74" w14:textId="77777777" w:rsidR="00316805" w:rsidRPr="0041138D" w:rsidRDefault="00316805" w:rsidP="003662DB">
            <w:pPr>
              <w:spacing w:before="40" w:after="40"/>
              <w:rPr>
                <w:rFonts w:asciiTheme="minorHAnsi" w:hAnsiTheme="minorHAnsi" w:hint="eastAsia"/>
                <w:szCs w:val="20"/>
              </w:rPr>
            </w:pPr>
            <w:r w:rsidRPr="0041138D">
              <w:rPr>
                <w:rFonts w:asciiTheme="minorHAnsi" w:hAnsiTheme="minorHAnsi"/>
                <w:szCs w:val="20"/>
              </w:rPr>
              <w:t>Asynchronous-first where resilience matters (Integration, Resilience)</w:t>
            </w:r>
          </w:p>
          <w:p w14:paraId="2D90845F" w14:textId="0AD48165" w:rsidR="00316805" w:rsidRPr="0014028C" w:rsidRDefault="00316805" w:rsidP="003662DB">
            <w:pPr>
              <w:spacing w:before="40" w:after="40"/>
              <w:rPr>
                <w:szCs w:val="20"/>
                <w:u w:val="single"/>
              </w:rPr>
            </w:pPr>
            <w:hyperlink w:anchor="EntArchPrin" w:history="1">
              <w:r w:rsidR="006E151E">
                <w:rPr>
                  <w:rFonts w:asciiTheme="minorHAnsi" w:hAnsiTheme="minorHAnsi"/>
                  <w:i/>
                  <w:szCs w:val="20"/>
                  <w:u w:val="single"/>
                </w:rPr>
                <w:t>Ref 1</w:t>
              </w:r>
            </w:hyperlink>
          </w:p>
        </w:tc>
        <w:tc>
          <w:tcPr>
            <w:tcW w:w="2655" w:type="dxa"/>
            <w:vAlign w:val="center"/>
          </w:tcPr>
          <w:p w14:paraId="1C32F107" w14:textId="7C9476D3" w:rsidR="00316805" w:rsidRPr="0041138D" w:rsidRDefault="00316805" w:rsidP="003662DB">
            <w:pPr>
              <w:rPr>
                <w:szCs w:val="20"/>
              </w:rPr>
            </w:pPr>
            <w:r w:rsidRPr="0041138D">
              <w:rPr>
                <w:rFonts w:asciiTheme="minorHAnsi" w:hAnsiTheme="minorHAnsi"/>
                <w:szCs w:val="20"/>
              </w:rPr>
              <w:t>When availability, retry, load levelling, or latency tolerance is important, prefer messaging/events.</w:t>
            </w:r>
          </w:p>
        </w:tc>
        <w:tc>
          <w:tcPr>
            <w:tcW w:w="2623" w:type="dxa"/>
            <w:vAlign w:val="center"/>
          </w:tcPr>
          <w:p w14:paraId="69555C14" w14:textId="669F7CC7" w:rsidR="00316805" w:rsidRPr="0041138D" w:rsidRDefault="00316805" w:rsidP="003662DB">
            <w:pPr>
              <w:rPr>
                <w:szCs w:val="20"/>
              </w:rPr>
            </w:pPr>
            <w:r w:rsidRPr="0041138D">
              <w:rPr>
                <w:rFonts w:asciiTheme="minorHAnsi" w:hAnsiTheme="minorHAnsi"/>
                <w:szCs w:val="20"/>
              </w:rPr>
              <w:t>Use Service Bus queues/topics for reliable enterprise messaging.</w:t>
            </w:r>
          </w:p>
        </w:tc>
        <w:tc>
          <w:tcPr>
            <w:tcW w:w="2055" w:type="dxa"/>
            <w:vAlign w:val="center"/>
          </w:tcPr>
          <w:p w14:paraId="0ABA507F" w14:textId="0F82CF83" w:rsidR="00316805" w:rsidRPr="0041138D" w:rsidRDefault="00316805" w:rsidP="003662DB">
            <w:pPr>
              <w:rPr>
                <w:szCs w:val="20"/>
              </w:rPr>
            </w:pPr>
            <w:hyperlink w:anchor="_7.3_Detailed_Architecture">
              <w:r w:rsidRPr="0041138D">
                <w:rPr>
                  <w:rStyle w:val="Hyperlink"/>
                  <w:rFonts w:asciiTheme="minorHAnsi" w:hAnsiTheme="minorHAnsi"/>
                  <w:szCs w:val="20"/>
                </w:rPr>
                <w:t>Decision tree (7.</w:t>
              </w:r>
              <w:r>
                <w:rPr>
                  <w:rStyle w:val="Hyperlink"/>
                  <w:szCs w:val="20"/>
                </w:rPr>
                <w:t>3</w:t>
              </w:r>
              <w:r w:rsidRPr="0041138D">
                <w:rPr>
                  <w:rStyle w:val="Hyperlink"/>
                  <w:rFonts w:asciiTheme="minorHAnsi" w:hAnsiTheme="minorHAnsi"/>
                  <w:szCs w:val="20"/>
                </w:rPr>
                <w:t>)</w:t>
              </w:r>
            </w:hyperlink>
            <w:r w:rsidRPr="0041138D">
              <w:rPr>
                <w:rFonts w:asciiTheme="minorHAnsi" w:hAnsiTheme="minorHAnsi"/>
                <w:szCs w:val="20"/>
              </w:rPr>
              <w:t xml:space="preserve">, </w:t>
            </w:r>
            <w:hyperlink w:anchor="_8._Enterprise_Pattern">
              <w:r w:rsidRPr="0041138D">
                <w:rPr>
                  <w:rStyle w:val="Hyperlink"/>
                  <w:rFonts w:asciiTheme="minorHAnsi" w:hAnsiTheme="minorHAnsi"/>
                  <w:szCs w:val="20"/>
                </w:rPr>
                <w:t>Catalogue (8)</w:t>
              </w:r>
            </w:hyperlink>
            <w:r w:rsidRPr="0041138D">
              <w:rPr>
                <w:rFonts w:asciiTheme="minorHAnsi" w:hAnsiTheme="minorHAnsi"/>
                <w:szCs w:val="20"/>
              </w:rPr>
              <w:t xml:space="preserve">, </w:t>
            </w:r>
          </w:p>
        </w:tc>
      </w:tr>
      <w:tr w:rsidR="00316805" w:rsidRPr="009527A4" w14:paraId="271DA1AF" w14:textId="77777777" w:rsidTr="00316805">
        <w:tc>
          <w:tcPr>
            <w:tcW w:w="1593" w:type="dxa"/>
            <w:vAlign w:val="center"/>
          </w:tcPr>
          <w:p w14:paraId="3E56EF4B" w14:textId="26F97C8B" w:rsidR="00316805" w:rsidRPr="0014028C" w:rsidRDefault="00316805" w:rsidP="003662DB">
            <w:pPr>
              <w:spacing w:before="40" w:after="40"/>
              <w:rPr>
                <w:szCs w:val="20"/>
                <w:u w:val="single"/>
              </w:rPr>
            </w:pPr>
            <w:r w:rsidRPr="0041138D">
              <w:rPr>
                <w:rFonts w:asciiTheme="minorHAnsi" w:hAnsiTheme="minorHAnsi"/>
                <w:szCs w:val="20"/>
              </w:rPr>
              <w:t>Orchestration usage is explicit (Integration)</w:t>
            </w:r>
            <w:r w:rsidRPr="0041138D">
              <w:rPr>
                <w:rFonts w:asciiTheme="minorHAnsi" w:hAnsiTheme="minorHAnsi"/>
                <w:i/>
                <w:szCs w:val="20"/>
              </w:rPr>
              <w:t xml:space="preserve"> </w:t>
            </w:r>
            <w:hyperlink w:anchor="EntArchPrin" w:history="1">
              <w:r w:rsidR="006E151E" w:rsidRPr="006E151E">
                <w:rPr>
                  <w:rStyle w:val="Hyperlink"/>
                  <w:rFonts w:asciiTheme="minorHAnsi" w:hAnsiTheme="minorHAnsi"/>
                  <w:i/>
                  <w:szCs w:val="20"/>
                </w:rPr>
                <w:t>Ref 1</w:t>
              </w:r>
            </w:hyperlink>
          </w:p>
        </w:tc>
        <w:tc>
          <w:tcPr>
            <w:tcW w:w="2655" w:type="dxa"/>
            <w:vAlign w:val="center"/>
          </w:tcPr>
          <w:p w14:paraId="2826D3C2" w14:textId="7E08D70A" w:rsidR="00316805" w:rsidRPr="00D76F54" w:rsidRDefault="00316805" w:rsidP="003662DB">
            <w:pPr>
              <w:rPr>
                <w:rFonts w:asciiTheme="minorHAnsi" w:hAnsiTheme="minorHAnsi" w:hint="eastAsia"/>
                <w:szCs w:val="20"/>
              </w:rPr>
            </w:pPr>
            <w:r w:rsidRPr="00D76F54">
              <w:rPr>
                <w:rFonts w:asciiTheme="minorHAnsi" w:hAnsiTheme="minorHAnsi"/>
                <w:szCs w:val="20"/>
              </w:rPr>
              <w:t xml:space="preserve">Cross-system business process </w:t>
            </w:r>
            <w:r w:rsidR="00F91956" w:rsidRPr="00D76F54">
              <w:rPr>
                <w:rFonts w:asciiTheme="minorHAnsi" w:hAnsiTheme="minorHAnsi"/>
                <w:szCs w:val="20"/>
              </w:rPr>
              <w:t xml:space="preserve">must have </w:t>
            </w:r>
            <w:r w:rsidR="00B53469" w:rsidRPr="00D76F54">
              <w:rPr>
                <w:rFonts w:asciiTheme="minorHAnsi" w:hAnsiTheme="minorHAnsi"/>
                <w:szCs w:val="20"/>
              </w:rPr>
              <w:t>explicit</w:t>
            </w:r>
            <w:r w:rsidR="0089025A" w:rsidRPr="00D76F54">
              <w:rPr>
                <w:rFonts w:asciiTheme="minorHAnsi" w:hAnsiTheme="minorHAnsi"/>
                <w:szCs w:val="20"/>
              </w:rPr>
              <w:t xml:space="preserve"> ownershi</w:t>
            </w:r>
            <w:r w:rsidR="00A40F5A" w:rsidRPr="00D76F54">
              <w:rPr>
                <w:rFonts w:asciiTheme="minorHAnsi" w:hAnsiTheme="minorHAnsi"/>
                <w:szCs w:val="20"/>
              </w:rPr>
              <w:t>p</w:t>
            </w:r>
            <w:r w:rsidR="0089025A" w:rsidRPr="00D76F54">
              <w:rPr>
                <w:rFonts w:asciiTheme="minorHAnsi" w:hAnsiTheme="minorHAnsi"/>
                <w:szCs w:val="20"/>
              </w:rPr>
              <w:t xml:space="preserve"> </w:t>
            </w:r>
            <w:r w:rsidR="00E33844" w:rsidRPr="00D76F54">
              <w:rPr>
                <w:rFonts w:asciiTheme="minorHAnsi" w:hAnsiTheme="minorHAnsi"/>
                <w:szCs w:val="20"/>
              </w:rPr>
              <w:t xml:space="preserve">and coordination </w:t>
            </w:r>
            <w:r w:rsidR="00DE41AC" w:rsidRPr="00D76F54">
              <w:rPr>
                <w:rFonts w:asciiTheme="minorHAnsi" w:hAnsiTheme="minorHAnsi"/>
                <w:szCs w:val="20"/>
              </w:rPr>
              <w:t>within</w:t>
            </w:r>
            <w:r w:rsidR="009F3A47" w:rsidRPr="00D76F54">
              <w:rPr>
                <w:rFonts w:asciiTheme="minorHAnsi" w:hAnsiTheme="minorHAnsi"/>
                <w:szCs w:val="20"/>
              </w:rPr>
              <w:t xml:space="preserve"> integration </w:t>
            </w:r>
            <w:r w:rsidRPr="00D76F54">
              <w:rPr>
                <w:rFonts w:asciiTheme="minorHAnsi" w:hAnsiTheme="minorHAnsi"/>
                <w:szCs w:val="20"/>
              </w:rPr>
              <w:t>platform</w:t>
            </w:r>
            <w:r w:rsidR="008122EB" w:rsidRPr="00D76F54">
              <w:rPr>
                <w:rFonts w:asciiTheme="minorHAnsi" w:hAnsiTheme="minorHAnsi"/>
                <w:szCs w:val="20"/>
              </w:rPr>
              <w:t xml:space="preserve"> rather </w:t>
            </w:r>
            <w:r w:rsidR="006435CA" w:rsidRPr="00D76F54">
              <w:rPr>
                <w:rFonts w:asciiTheme="minorHAnsi" w:hAnsiTheme="minorHAnsi"/>
                <w:szCs w:val="20"/>
              </w:rPr>
              <w:t xml:space="preserve">being embedded </w:t>
            </w:r>
            <w:r w:rsidR="004409C1" w:rsidRPr="00D76F54">
              <w:rPr>
                <w:rFonts w:asciiTheme="minorHAnsi" w:hAnsiTheme="minorHAnsi"/>
                <w:szCs w:val="20"/>
              </w:rPr>
              <w:t xml:space="preserve">in </w:t>
            </w:r>
            <w:r w:rsidRPr="00D76F54">
              <w:rPr>
                <w:rFonts w:asciiTheme="minorHAnsi" w:hAnsiTheme="minorHAnsi"/>
                <w:szCs w:val="20"/>
              </w:rPr>
              <w:t>consuming applications</w:t>
            </w:r>
            <w:r w:rsidR="00BE0201" w:rsidRPr="00D76F54">
              <w:rPr>
                <w:rFonts w:asciiTheme="minorHAnsi" w:hAnsiTheme="minorHAnsi"/>
                <w:szCs w:val="20"/>
              </w:rPr>
              <w:t>, scrip</w:t>
            </w:r>
            <w:r w:rsidR="000D0A4E" w:rsidRPr="00D76F54">
              <w:rPr>
                <w:rFonts w:asciiTheme="minorHAnsi" w:hAnsiTheme="minorHAnsi"/>
                <w:szCs w:val="20"/>
              </w:rPr>
              <w:t>ts</w:t>
            </w:r>
            <w:r w:rsidR="003A1840" w:rsidRPr="00D76F54">
              <w:rPr>
                <w:rFonts w:asciiTheme="minorHAnsi" w:hAnsiTheme="minorHAnsi"/>
                <w:szCs w:val="20"/>
              </w:rPr>
              <w:t xml:space="preserve"> or custom code.</w:t>
            </w:r>
          </w:p>
        </w:tc>
        <w:tc>
          <w:tcPr>
            <w:tcW w:w="2623" w:type="dxa"/>
            <w:vAlign w:val="center"/>
          </w:tcPr>
          <w:p w14:paraId="634CF2E0" w14:textId="77777777" w:rsidR="009B0E7A" w:rsidRPr="00D76F54" w:rsidRDefault="009B0E7A" w:rsidP="009B0E7A">
            <w:pPr>
              <w:rPr>
                <w:rFonts w:asciiTheme="minorHAnsi" w:hAnsiTheme="minorHAnsi" w:hint="eastAsia"/>
                <w:szCs w:val="20"/>
                <w:lang w:val="en-IN"/>
              </w:rPr>
            </w:pPr>
            <w:r w:rsidRPr="00D76F54">
              <w:rPr>
                <w:rFonts w:asciiTheme="minorHAnsi" w:hAnsiTheme="minorHAnsi"/>
                <w:szCs w:val="20"/>
                <w:lang w:val="en-IN"/>
              </w:rPr>
              <w:t>Logic Apps Standard is the default orchestrator. Azure Durable Functions may be used only as an explicitly declared and governed orchestrator where the published selection criteria are met. Plain Azure Functions must not become hidden orchestration engines.</w:t>
            </w:r>
          </w:p>
          <w:p w14:paraId="74968633" w14:textId="2D75B992" w:rsidR="00316805" w:rsidRPr="0041138D" w:rsidRDefault="00316805" w:rsidP="003662DB">
            <w:pPr>
              <w:rPr>
                <w:szCs w:val="20"/>
              </w:rPr>
            </w:pPr>
          </w:p>
        </w:tc>
        <w:tc>
          <w:tcPr>
            <w:tcW w:w="2055" w:type="dxa"/>
            <w:vAlign w:val="center"/>
          </w:tcPr>
          <w:p w14:paraId="4DA752BB" w14:textId="7BEF4F69" w:rsidR="00316805" w:rsidRPr="0041138D" w:rsidRDefault="00316805" w:rsidP="003662DB">
            <w:pPr>
              <w:rPr>
                <w:szCs w:val="20"/>
              </w:rPr>
            </w:pPr>
            <w:hyperlink w:anchor="_8._Enterprise_Pattern">
              <w:r w:rsidRPr="0041138D">
                <w:rPr>
                  <w:rStyle w:val="Hyperlink"/>
                  <w:rFonts w:asciiTheme="minorHAnsi" w:hAnsiTheme="minorHAnsi"/>
                  <w:szCs w:val="20"/>
                </w:rPr>
                <w:t>Catalogue (8)</w:t>
              </w:r>
            </w:hyperlink>
            <w:r w:rsidRPr="0041138D">
              <w:rPr>
                <w:rFonts w:asciiTheme="minorHAnsi" w:hAnsiTheme="minorHAnsi"/>
                <w:szCs w:val="20"/>
              </w:rPr>
              <w:t xml:space="preserve">, </w:t>
            </w:r>
            <w:r w:rsidRPr="0041138D">
              <w:rPr>
                <w:rStyle w:val="Hyperlink"/>
                <w:rFonts w:asciiTheme="minorHAnsi" w:hAnsiTheme="minorHAnsi"/>
                <w:szCs w:val="20"/>
              </w:rPr>
              <w:t>Anti-Patterns (</w:t>
            </w:r>
            <w:r>
              <w:rPr>
                <w:rStyle w:val="Hyperlink"/>
                <w:szCs w:val="20"/>
              </w:rPr>
              <w:t>8.9)</w:t>
            </w:r>
          </w:p>
        </w:tc>
      </w:tr>
      <w:tr w:rsidR="00316805" w:rsidRPr="009527A4" w14:paraId="2619459F" w14:textId="77777777" w:rsidTr="00316805">
        <w:tc>
          <w:tcPr>
            <w:tcW w:w="1593" w:type="dxa"/>
            <w:vAlign w:val="center"/>
          </w:tcPr>
          <w:p w14:paraId="3290B310" w14:textId="77777777" w:rsidR="00316805" w:rsidRPr="0041138D" w:rsidRDefault="00316805" w:rsidP="003662DB">
            <w:pPr>
              <w:spacing w:before="40" w:after="40"/>
              <w:rPr>
                <w:rFonts w:asciiTheme="minorHAnsi" w:hAnsiTheme="minorHAnsi" w:hint="eastAsia"/>
                <w:szCs w:val="20"/>
              </w:rPr>
            </w:pPr>
            <w:r w:rsidRPr="0041138D">
              <w:rPr>
                <w:rFonts w:asciiTheme="minorHAnsi" w:hAnsiTheme="minorHAnsi"/>
                <w:szCs w:val="20"/>
              </w:rPr>
              <w:t>Implementation logic is separated (Integration)</w:t>
            </w:r>
          </w:p>
          <w:p w14:paraId="74323F88" w14:textId="388D2C3C" w:rsidR="00316805" w:rsidRPr="006E151E" w:rsidRDefault="006E151E" w:rsidP="003662DB">
            <w:pPr>
              <w:spacing w:before="40" w:after="40"/>
              <w:rPr>
                <w:rFonts w:asciiTheme="minorHAnsi" w:hAnsiTheme="minorHAnsi"/>
                <w:i/>
                <w:szCs w:val="20"/>
              </w:rPr>
            </w:pPr>
            <w:hyperlink w:anchor="EntArchPrin" w:history="1">
              <w:r>
                <w:rPr>
                  <w:rStyle w:val="Hyperlink"/>
                  <w:rFonts w:asciiTheme="minorHAnsi" w:hAnsiTheme="minorHAnsi"/>
                  <w:i/>
                  <w:szCs w:val="20"/>
                </w:rPr>
                <w:t>Ref 1</w:t>
              </w:r>
            </w:hyperlink>
          </w:p>
          <w:p w14:paraId="6127A296" w14:textId="4C2BABA6" w:rsidR="00316805" w:rsidRPr="0014028C" w:rsidRDefault="00316805" w:rsidP="003662DB">
            <w:pPr>
              <w:spacing w:before="40" w:after="40"/>
              <w:rPr>
                <w:szCs w:val="20"/>
                <w:u w:val="single"/>
              </w:rPr>
            </w:pPr>
          </w:p>
        </w:tc>
        <w:tc>
          <w:tcPr>
            <w:tcW w:w="2655" w:type="dxa"/>
            <w:vAlign w:val="center"/>
          </w:tcPr>
          <w:p w14:paraId="48953812" w14:textId="3CEF0575" w:rsidR="00316805" w:rsidRPr="0041138D" w:rsidRDefault="00316805" w:rsidP="003662DB">
            <w:pPr>
              <w:rPr>
                <w:szCs w:val="20"/>
              </w:rPr>
            </w:pPr>
            <w:r w:rsidRPr="0041138D">
              <w:rPr>
                <w:rFonts w:asciiTheme="minorHAnsi" w:hAnsiTheme="minorHAnsi"/>
                <w:szCs w:val="20"/>
              </w:rPr>
              <w:t>Low-level code should be isolated from orchestration and API policy concerns.</w:t>
            </w:r>
          </w:p>
        </w:tc>
        <w:tc>
          <w:tcPr>
            <w:tcW w:w="2623" w:type="dxa"/>
            <w:vAlign w:val="center"/>
          </w:tcPr>
          <w:p w14:paraId="1F94F3BE" w14:textId="38B13178" w:rsidR="00316805" w:rsidRPr="0041138D" w:rsidRDefault="00316805" w:rsidP="003662DB">
            <w:pPr>
              <w:rPr>
                <w:szCs w:val="20"/>
              </w:rPr>
            </w:pPr>
            <w:r w:rsidRPr="0041138D">
              <w:rPr>
                <w:rFonts w:asciiTheme="minorHAnsi" w:hAnsiTheme="minorHAnsi"/>
                <w:szCs w:val="20"/>
              </w:rPr>
              <w:t>Functions should implement narrow code tasks. They should not be implemented in end-to-end business workflows.</w:t>
            </w:r>
          </w:p>
        </w:tc>
        <w:tc>
          <w:tcPr>
            <w:tcW w:w="2055" w:type="dxa"/>
            <w:vAlign w:val="center"/>
          </w:tcPr>
          <w:p w14:paraId="30577466" w14:textId="00C3ABE1" w:rsidR="00316805" w:rsidRPr="0041138D" w:rsidRDefault="00316805" w:rsidP="003662DB">
            <w:pPr>
              <w:rPr>
                <w:szCs w:val="20"/>
              </w:rPr>
            </w:pPr>
            <w:hyperlink w:anchor="_8._Enterprise_Pattern">
              <w:r w:rsidRPr="0041138D">
                <w:rPr>
                  <w:rStyle w:val="Hyperlink"/>
                  <w:rFonts w:asciiTheme="minorHAnsi" w:hAnsiTheme="minorHAnsi"/>
                  <w:szCs w:val="20"/>
                </w:rPr>
                <w:t>Catalogue (8)</w:t>
              </w:r>
            </w:hyperlink>
            <w:r w:rsidRPr="0041138D">
              <w:rPr>
                <w:rFonts w:asciiTheme="minorHAnsi" w:hAnsiTheme="minorHAnsi"/>
                <w:szCs w:val="20"/>
              </w:rPr>
              <w:t xml:space="preserve">, </w:t>
            </w:r>
            <w:hyperlink w:anchor="_14._Anti-Patterns">
              <w:r w:rsidRPr="0041138D">
                <w:rPr>
                  <w:rStyle w:val="Hyperlink"/>
                  <w:rFonts w:asciiTheme="minorHAnsi" w:hAnsiTheme="minorHAnsi"/>
                  <w:szCs w:val="20"/>
                </w:rPr>
                <w:t>Anti-Patterns (</w:t>
              </w:r>
              <w:r>
                <w:rPr>
                  <w:rStyle w:val="Hyperlink"/>
                  <w:szCs w:val="20"/>
                </w:rPr>
                <w:t>8.9</w:t>
              </w:r>
              <w:r w:rsidRPr="0041138D">
                <w:rPr>
                  <w:rStyle w:val="Hyperlink"/>
                  <w:rFonts w:asciiTheme="minorHAnsi" w:hAnsiTheme="minorHAnsi"/>
                  <w:szCs w:val="20"/>
                </w:rPr>
                <w:t>)</w:t>
              </w:r>
            </w:hyperlink>
          </w:p>
        </w:tc>
      </w:tr>
      <w:tr w:rsidR="00316805" w:rsidRPr="009527A4" w14:paraId="5CFB402C" w14:textId="77777777" w:rsidTr="00316805">
        <w:tc>
          <w:tcPr>
            <w:tcW w:w="1593" w:type="dxa"/>
            <w:vAlign w:val="center"/>
          </w:tcPr>
          <w:p w14:paraId="2DD9C5E8" w14:textId="77777777" w:rsidR="00316805" w:rsidRPr="0041138D" w:rsidRDefault="00316805" w:rsidP="003662DB">
            <w:pPr>
              <w:spacing w:before="40" w:after="40"/>
              <w:rPr>
                <w:rFonts w:asciiTheme="minorHAnsi" w:hAnsiTheme="minorHAnsi" w:hint="eastAsia"/>
                <w:szCs w:val="20"/>
              </w:rPr>
            </w:pPr>
            <w:r w:rsidRPr="0041138D">
              <w:rPr>
                <w:rFonts w:asciiTheme="minorHAnsi" w:hAnsiTheme="minorHAnsi"/>
                <w:szCs w:val="20"/>
              </w:rPr>
              <w:t>Secure by design (Security)</w:t>
            </w:r>
          </w:p>
          <w:p w14:paraId="7062559F" w14:textId="030921EC" w:rsidR="00316805" w:rsidRDefault="006E151E" w:rsidP="003662DB">
            <w:pPr>
              <w:spacing w:before="40" w:after="40"/>
            </w:pPr>
            <w:hyperlink w:anchor="EntArchPrin" w:history="1">
              <w:r>
                <w:rPr>
                  <w:rStyle w:val="Hyperlink"/>
                  <w:rFonts w:asciiTheme="minorHAnsi" w:hAnsiTheme="minorHAnsi"/>
                  <w:i/>
                  <w:szCs w:val="20"/>
                </w:rPr>
                <w:t>Ref 1</w:t>
              </w:r>
            </w:hyperlink>
          </w:p>
          <w:p w14:paraId="3B2BF07F" w14:textId="3D8F6AA8" w:rsidR="00EB3637" w:rsidRPr="0014028C" w:rsidRDefault="00EB3637" w:rsidP="003662DB">
            <w:pPr>
              <w:spacing w:before="40" w:after="40"/>
              <w:rPr>
                <w:szCs w:val="20"/>
                <w:u w:val="single"/>
              </w:rPr>
            </w:pPr>
            <w:hyperlink w:anchor="ArchEngStdCloud" w:history="1">
              <w:r w:rsidR="006E151E">
                <w:rPr>
                  <w:rStyle w:val="Hyperlink"/>
                  <w:rFonts w:asciiTheme="minorHAnsi" w:hAnsiTheme="minorHAnsi"/>
                  <w:i/>
                  <w:szCs w:val="20"/>
                </w:rPr>
                <w:t>Ref 8</w:t>
              </w:r>
            </w:hyperlink>
            <w:r w:rsidRPr="00EB3637">
              <w:rPr>
                <w:rFonts w:asciiTheme="minorHAnsi" w:hAnsiTheme="minorHAnsi"/>
                <w:i/>
                <w:szCs w:val="20"/>
                <w:u w:val="single"/>
              </w:rPr>
              <w:t xml:space="preserve"> </w:t>
            </w:r>
          </w:p>
        </w:tc>
        <w:tc>
          <w:tcPr>
            <w:tcW w:w="2655" w:type="dxa"/>
            <w:vAlign w:val="center"/>
          </w:tcPr>
          <w:p w14:paraId="029D05A9" w14:textId="77777777" w:rsidR="00F56407" w:rsidRPr="00F56407" w:rsidRDefault="00316805" w:rsidP="00F56407">
            <w:pPr>
              <w:rPr>
                <w:szCs w:val="20"/>
              </w:rPr>
            </w:pPr>
            <w:r w:rsidRPr="0041138D">
              <w:rPr>
                <w:rFonts w:asciiTheme="minorHAnsi" w:hAnsiTheme="minorHAnsi"/>
                <w:szCs w:val="20"/>
              </w:rPr>
              <w:t xml:space="preserve">Managed identities for authentication, RBAC, private endpoints where possible, </w:t>
            </w:r>
            <w:r w:rsidR="00F56407" w:rsidRPr="00F56407">
              <w:rPr>
                <w:rFonts w:asciiTheme="minorHAnsi" w:hAnsiTheme="minorHAnsi"/>
                <w:szCs w:val="20"/>
              </w:rPr>
              <w:t>Credentials, secrets, and certificates must be securely managed through an approved enterprise capability, with access monitoring, least-privilege access, and auditability enforced by default</w:t>
            </w:r>
          </w:p>
          <w:p w14:paraId="1FB60431" w14:textId="5CEEE428" w:rsidR="00316805" w:rsidRPr="0041138D" w:rsidRDefault="00316805" w:rsidP="003662DB">
            <w:pPr>
              <w:rPr>
                <w:szCs w:val="20"/>
              </w:rPr>
            </w:pPr>
          </w:p>
        </w:tc>
        <w:tc>
          <w:tcPr>
            <w:tcW w:w="2623" w:type="dxa"/>
            <w:vAlign w:val="center"/>
          </w:tcPr>
          <w:p w14:paraId="24CB8D4A" w14:textId="37278310" w:rsidR="00316805" w:rsidRPr="0041138D" w:rsidRDefault="00316805" w:rsidP="003662DB">
            <w:pPr>
              <w:rPr>
                <w:szCs w:val="20"/>
              </w:rPr>
            </w:pPr>
            <w:r w:rsidRPr="0041138D">
              <w:rPr>
                <w:rFonts w:asciiTheme="minorHAnsi" w:hAnsiTheme="minorHAnsi"/>
                <w:szCs w:val="20"/>
              </w:rPr>
              <w:t>Security patterns should be explicitly included in every design review.</w:t>
            </w:r>
          </w:p>
        </w:tc>
        <w:tc>
          <w:tcPr>
            <w:tcW w:w="2055" w:type="dxa"/>
            <w:vAlign w:val="center"/>
          </w:tcPr>
          <w:p w14:paraId="2FF82048" w14:textId="01DBD7DB" w:rsidR="00316805" w:rsidRPr="0041138D" w:rsidRDefault="00316805" w:rsidP="003662DB">
            <w:pPr>
              <w:rPr>
                <w:szCs w:val="20"/>
              </w:rPr>
            </w:pPr>
            <w:hyperlink w:anchor="_11.1_Security_Principles">
              <w:r w:rsidRPr="0041138D">
                <w:rPr>
                  <w:rStyle w:val="Hyperlink"/>
                  <w:rFonts w:asciiTheme="minorHAnsi" w:hAnsiTheme="minorHAnsi"/>
                  <w:szCs w:val="20"/>
                </w:rPr>
                <w:t>Security (1</w:t>
              </w:r>
              <w:r>
                <w:rPr>
                  <w:rStyle w:val="Hyperlink"/>
                  <w:szCs w:val="20"/>
                </w:rPr>
                <w:t>1</w:t>
              </w:r>
              <w:r w:rsidRPr="0041138D">
                <w:rPr>
                  <w:rStyle w:val="Hyperlink"/>
                  <w:rFonts w:asciiTheme="minorHAnsi" w:hAnsiTheme="minorHAnsi"/>
                  <w:szCs w:val="20"/>
                </w:rPr>
                <w:t>)</w:t>
              </w:r>
            </w:hyperlink>
            <w:r w:rsidRPr="0041138D">
              <w:rPr>
                <w:rFonts w:asciiTheme="minorHAnsi" w:hAnsiTheme="minorHAnsi"/>
                <w:szCs w:val="20"/>
              </w:rPr>
              <w:t xml:space="preserve">, </w:t>
            </w:r>
            <w:hyperlink w:anchor="_12_Guardrails">
              <w:r w:rsidRPr="0041138D">
                <w:rPr>
                  <w:rStyle w:val="Hyperlink"/>
                  <w:rFonts w:asciiTheme="minorHAnsi" w:hAnsiTheme="minorHAnsi"/>
                  <w:szCs w:val="20"/>
                </w:rPr>
                <w:t>Guardrails (1</w:t>
              </w:r>
              <w:r>
                <w:rPr>
                  <w:rStyle w:val="Hyperlink"/>
                  <w:szCs w:val="20"/>
                </w:rPr>
                <w:t>2</w:t>
              </w:r>
              <w:r w:rsidRPr="0041138D">
                <w:rPr>
                  <w:rStyle w:val="Hyperlink"/>
                  <w:rFonts w:asciiTheme="minorHAnsi" w:hAnsiTheme="minorHAnsi"/>
                  <w:szCs w:val="20"/>
                </w:rPr>
                <w:t>.1)</w:t>
              </w:r>
            </w:hyperlink>
            <w:r w:rsidRPr="0041138D" w:rsidDel="00CD6294">
              <w:rPr>
                <w:rFonts w:asciiTheme="minorHAnsi" w:hAnsiTheme="minorHAnsi"/>
                <w:szCs w:val="20"/>
              </w:rPr>
              <w:t xml:space="preserve"> </w:t>
            </w:r>
          </w:p>
        </w:tc>
      </w:tr>
      <w:tr w:rsidR="00316805" w:rsidRPr="009527A4" w14:paraId="5AF5833E" w14:textId="77777777" w:rsidTr="00316805">
        <w:tc>
          <w:tcPr>
            <w:tcW w:w="1593" w:type="dxa"/>
            <w:vAlign w:val="center"/>
          </w:tcPr>
          <w:p w14:paraId="17B8C9D4" w14:textId="77777777" w:rsidR="00316805" w:rsidRPr="0041138D" w:rsidRDefault="00316805" w:rsidP="003662DB">
            <w:pPr>
              <w:spacing w:before="40" w:after="40"/>
              <w:rPr>
                <w:rFonts w:asciiTheme="minorHAnsi" w:hAnsiTheme="minorHAnsi" w:hint="eastAsia"/>
                <w:szCs w:val="20"/>
              </w:rPr>
            </w:pPr>
            <w:r w:rsidRPr="0041138D">
              <w:rPr>
                <w:rFonts w:asciiTheme="minorHAnsi" w:hAnsiTheme="minorHAnsi"/>
                <w:szCs w:val="20"/>
              </w:rPr>
              <w:t>Observable by default (Engineering Standards)</w:t>
            </w:r>
          </w:p>
          <w:p w14:paraId="18DB7C8D" w14:textId="7639B944" w:rsidR="00316805" w:rsidRPr="0014028C" w:rsidRDefault="00316805" w:rsidP="003662DB">
            <w:pPr>
              <w:spacing w:before="40" w:after="40"/>
              <w:rPr>
                <w:szCs w:val="20"/>
                <w:u w:val="single"/>
              </w:rPr>
            </w:pPr>
            <w:hyperlink w:anchor="ArchEngStdAIS" w:history="1">
              <w:r w:rsidR="006E151E">
                <w:rPr>
                  <w:rFonts w:asciiTheme="minorHAnsi" w:hAnsiTheme="minorHAnsi"/>
                  <w:i/>
                  <w:szCs w:val="20"/>
                  <w:u w:val="single"/>
                </w:rPr>
                <w:t>Ref 1</w:t>
              </w:r>
            </w:hyperlink>
          </w:p>
        </w:tc>
        <w:tc>
          <w:tcPr>
            <w:tcW w:w="2655" w:type="dxa"/>
            <w:vAlign w:val="center"/>
          </w:tcPr>
          <w:p w14:paraId="3745DF47" w14:textId="16AC26CB" w:rsidR="00316805" w:rsidRPr="0041138D" w:rsidRDefault="00316805" w:rsidP="003662DB">
            <w:pPr>
              <w:rPr>
                <w:szCs w:val="20"/>
              </w:rPr>
            </w:pPr>
            <w:r w:rsidRPr="0041138D">
              <w:rPr>
                <w:rFonts w:asciiTheme="minorHAnsi" w:hAnsiTheme="minorHAnsi"/>
                <w:szCs w:val="20"/>
              </w:rPr>
              <w:t>Every integration must be traceable, monitored, and supportable.</w:t>
            </w:r>
          </w:p>
        </w:tc>
        <w:tc>
          <w:tcPr>
            <w:tcW w:w="2623" w:type="dxa"/>
            <w:vAlign w:val="center"/>
          </w:tcPr>
          <w:p w14:paraId="0E936729" w14:textId="6559038C" w:rsidR="00316805" w:rsidRPr="0041138D" w:rsidRDefault="00316805" w:rsidP="003662DB">
            <w:pPr>
              <w:rPr>
                <w:szCs w:val="20"/>
              </w:rPr>
            </w:pPr>
            <w:r w:rsidRPr="0041138D">
              <w:rPr>
                <w:rFonts w:asciiTheme="minorHAnsi" w:hAnsiTheme="minorHAnsi"/>
                <w:szCs w:val="20"/>
              </w:rPr>
              <w:t>Correlation IDs, diagnostics, alerts, and operational runbooks are mandatory to ensure long term supportability.</w:t>
            </w:r>
          </w:p>
        </w:tc>
        <w:tc>
          <w:tcPr>
            <w:tcW w:w="2055" w:type="dxa"/>
            <w:vAlign w:val="center"/>
          </w:tcPr>
          <w:p w14:paraId="47E9447E" w14:textId="22EA0ED8" w:rsidR="00316805" w:rsidRPr="0041138D" w:rsidRDefault="00316805" w:rsidP="003662DB">
            <w:pPr>
              <w:rPr>
                <w:szCs w:val="20"/>
              </w:rPr>
            </w:pPr>
            <w:hyperlink w:anchor="_11.1_Security_Principles">
              <w:r w:rsidRPr="0041138D">
                <w:rPr>
                  <w:rStyle w:val="Hyperlink"/>
                  <w:rFonts w:asciiTheme="minorHAnsi" w:hAnsiTheme="minorHAnsi"/>
                  <w:szCs w:val="20"/>
                </w:rPr>
                <w:t>Security (1</w:t>
              </w:r>
              <w:r>
                <w:rPr>
                  <w:rStyle w:val="Hyperlink"/>
                  <w:szCs w:val="20"/>
                </w:rPr>
                <w:t>1</w:t>
              </w:r>
              <w:r w:rsidRPr="0041138D">
                <w:rPr>
                  <w:rStyle w:val="Hyperlink"/>
                  <w:rFonts w:asciiTheme="minorHAnsi" w:hAnsiTheme="minorHAnsi"/>
                  <w:szCs w:val="20"/>
                </w:rPr>
                <w:t>)</w:t>
              </w:r>
            </w:hyperlink>
            <w:r w:rsidRPr="0041138D">
              <w:rPr>
                <w:rFonts w:asciiTheme="minorHAnsi" w:hAnsiTheme="minorHAnsi"/>
                <w:szCs w:val="20"/>
              </w:rPr>
              <w:t xml:space="preserve">, </w:t>
            </w:r>
            <w:hyperlink w:anchor="_12_Guardrails">
              <w:r w:rsidRPr="0041138D">
                <w:rPr>
                  <w:rStyle w:val="Hyperlink"/>
                  <w:rFonts w:asciiTheme="minorHAnsi" w:hAnsiTheme="minorHAnsi"/>
                  <w:szCs w:val="20"/>
                </w:rPr>
                <w:t>Guardrails (1</w:t>
              </w:r>
              <w:r>
                <w:rPr>
                  <w:rStyle w:val="Hyperlink"/>
                  <w:szCs w:val="20"/>
                </w:rPr>
                <w:t>2</w:t>
              </w:r>
              <w:r w:rsidRPr="0041138D">
                <w:rPr>
                  <w:rStyle w:val="Hyperlink"/>
                  <w:rFonts w:asciiTheme="minorHAnsi" w:hAnsiTheme="minorHAnsi"/>
                  <w:szCs w:val="20"/>
                </w:rPr>
                <w:t>.1)</w:t>
              </w:r>
            </w:hyperlink>
          </w:p>
        </w:tc>
      </w:tr>
      <w:tr w:rsidR="00316805" w:rsidRPr="009527A4" w14:paraId="15339E54" w14:textId="77777777" w:rsidTr="003871B6">
        <w:trPr>
          <w:trHeight w:val="274"/>
        </w:trPr>
        <w:tc>
          <w:tcPr>
            <w:tcW w:w="1593" w:type="dxa"/>
            <w:vAlign w:val="center"/>
          </w:tcPr>
          <w:p w14:paraId="784DA772" w14:textId="77777777" w:rsidR="00316805" w:rsidRPr="0041138D" w:rsidRDefault="00316805" w:rsidP="003662DB">
            <w:pPr>
              <w:spacing w:before="40" w:after="40"/>
              <w:rPr>
                <w:rFonts w:asciiTheme="minorHAnsi" w:hAnsiTheme="minorHAnsi" w:hint="eastAsia"/>
                <w:szCs w:val="20"/>
              </w:rPr>
            </w:pPr>
            <w:r w:rsidRPr="0041138D">
              <w:rPr>
                <w:rFonts w:asciiTheme="minorHAnsi" w:hAnsiTheme="minorHAnsi"/>
                <w:szCs w:val="20"/>
              </w:rPr>
              <w:t>Data platform is not integration technology (Data)</w:t>
            </w:r>
          </w:p>
          <w:p w14:paraId="430530D7" w14:textId="34285C22" w:rsidR="00316805" w:rsidRPr="0014028C" w:rsidRDefault="00316805" w:rsidP="003662DB">
            <w:pPr>
              <w:spacing w:before="40" w:after="40"/>
              <w:rPr>
                <w:szCs w:val="20"/>
                <w:u w:val="single"/>
              </w:rPr>
            </w:pPr>
            <w:hyperlink w:anchor="EntArchPrin" w:history="1">
              <w:r w:rsidR="006E151E">
                <w:rPr>
                  <w:rFonts w:asciiTheme="minorHAnsi" w:hAnsiTheme="minorHAnsi"/>
                  <w:i/>
                  <w:szCs w:val="20"/>
                  <w:u w:val="single"/>
                </w:rPr>
                <w:t>Ref 1</w:t>
              </w:r>
            </w:hyperlink>
          </w:p>
        </w:tc>
        <w:tc>
          <w:tcPr>
            <w:tcW w:w="2655" w:type="dxa"/>
            <w:vAlign w:val="center"/>
          </w:tcPr>
          <w:p w14:paraId="392F853E" w14:textId="4EE919C4" w:rsidR="00316805" w:rsidRPr="0041138D" w:rsidRDefault="00316805" w:rsidP="003662DB">
            <w:pPr>
              <w:rPr>
                <w:szCs w:val="20"/>
              </w:rPr>
            </w:pPr>
            <w:r w:rsidRPr="0041138D">
              <w:rPr>
                <w:rFonts w:asciiTheme="minorHAnsi" w:hAnsiTheme="minorHAnsi"/>
                <w:szCs w:val="20"/>
              </w:rPr>
              <w:t>Snowflake and the data platform should not be used as a substitute for operational integration.</w:t>
            </w:r>
          </w:p>
        </w:tc>
        <w:tc>
          <w:tcPr>
            <w:tcW w:w="2623" w:type="dxa"/>
            <w:vAlign w:val="center"/>
          </w:tcPr>
          <w:p w14:paraId="6F176CE5" w14:textId="5F8E6472" w:rsidR="00316805" w:rsidRPr="0041138D" w:rsidRDefault="00316805" w:rsidP="003662DB">
            <w:pPr>
              <w:rPr>
                <w:szCs w:val="20"/>
              </w:rPr>
            </w:pPr>
            <w:r w:rsidRPr="0041138D">
              <w:rPr>
                <w:rFonts w:asciiTheme="minorHAnsi" w:hAnsiTheme="minorHAnsi"/>
                <w:szCs w:val="20"/>
              </w:rPr>
              <w:t>Data platform should be used as intended for analytical, historical, reporting, and governance across data products.</w:t>
            </w:r>
          </w:p>
        </w:tc>
        <w:tc>
          <w:tcPr>
            <w:tcW w:w="2055" w:type="dxa"/>
            <w:vAlign w:val="center"/>
          </w:tcPr>
          <w:p w14:paraId="70B97111" w14:textId="74B046FF" w:rsidR="00316805" w:rsidRPr="0041138D" w:rsidRDefault="00316805" w:rsidP="003662DB">
            <w:pPr>
              <w:rPr>
                <w:szCs w:val="20"/>
              </w:rPr>
            </w:pPr>
            <w:hyperlink w:anchor="_10._Data_Platform">
              <w:r w:rsidRPr="0041138D">
                <w:rPr>
                  <w:rStyle w:val="Hyperlink"/>
                  <w:rFonts w:asciiTheme="minorHAnsi" w:hAnsiTheme="minorHAnsi"/>
                  <w:szCs w:val="20"/>
                </w:rPr>
                <w:t>Data Platform (</w:t>
              </w:r>
              <w:r>
                <w:rPr>
                  <w:rStyle w:val="Hyperlink"/>
                  <w:szCs w:val="20"/>
                </w:rPr>
                <w:t>9</w:t>
              </w:r>
              <w:r w:rsidRPr="0041138D">
                <w:rPr>
                  <w:rStyle w:val="Hyperlink"/>
                  <w:rFonts w:asciiTheme="minorHAnsi" w:hAnsiTheme="minorHAnsi"/>
                  <w:szCs w:val="20"/>
                </w:rPr>
                <w:t>)</w:t>
              </w:r>
            </w:hyperlink>
          </w:p>
        </w:tc>
      </w:tr>
    </w:tbl>
    <w:p w14:paraId="3C85FFD4" w14:textId="6E521102" w:rsidR="0041138D" w:rsidRDefault="0041138D" w:rsidP="006F79A8">
      <w:pPr>
        <w:pStyle w:val="Heading1"/>
        <w:ind w:left="431" w:hanging="431"/>
      </w:pPr>
      <w:bookmarkStart w:id="85" w:name="_5._Reference_Architecture"/>
      <w:bookmarkStart w:id="86" w:name="_Reference_Architecture"/>
      <w:bookmarkStart w:id="87" w:name="_Toc239852284"/>
      <w:bookmarkStart w:id="88" w:name="_Toc239980591"/>
      <w:bookmarkStart w:id="89" w:name="_Toc240366832"/>
      <w:bookmarkEnd w:id="85"/>
      <w:bookmarkEnd w:id="86"/>
      <w:r w:rsidRPr="006F79A8">
        <w:t>Reference Architecture</w:t>
      </w:r>
      <w:bookmarkEnd w:id="87"/>
      <w:bookmarkEnd w:id="88"/>
      <w:bookmarkEnd w:id="89"/>
    </w:p>
    <w:p w14:paraId="742F25DC" w14:textId="77777777" w:rsidR="006F79A8" w:rsidRPr="006F79A8" w:rsidRDefault="006F79A8" w:rsidP="006F79A8"/>
    <w:p w14:paraId="7BB44E11" w14:textId="57A937AA" w:rsidR="0041138D" w:rsidRDefault="0041138D" w:rsidP="0041138D">
      <w:pPr>
        <w:pStyle w:val="Heading2"/>
      </w:pPr>
      <w:bookmarkStart w:id="90" w:name="_Toc239852285"/>
      <w:bookmarkStart w:id="91" w:name="_Toc239980592"/>
      <w:bookmarkStart w:id="92" w:name="_Toc240366833"/>
      <w:r w:rsidRPr="006F79A8">
        <w:t>Conceptual Reference Architecture</w:t>
      </w:r>
      <w:bookmarkEnd w:id="90"/>
      <w:bookmarkEnd w:id="91"/>
      <w:bookmarkEnd w:id="92"/>
    </w:p>
    <w:p w14:paraId="711794B7" w14:textId="77777777" w:rsidR="006F79A8" w:rsidRPr="006F79A8" w:rsidRDefault="006F79A8" w:rsidP="006F79A8">
      <w:pPr>
        <w:rPr>
          <w:lang w:val="en-US"/>
        </w:rPr>
      </w:pPr>
    </w:p>
    <w:p w14:paraId="4F23CB26" w14:textId="52693F47" w:rsidR="0041138D" w:rsidRPr="0041138D" w:rsidRDefault="0041138D" w:rsidP="0041138D">
      <w:pPr>
        <w:spacing w:after="120"/>
        <w:rPr>
          <w:szCs w:val="20"/>
        </w:rPr>
      </w:pPr>
      <w:r w:rsidRPr="0041138D">
        <w:rPr>
          <w:szCs w:val="20"/>
        </w:rPr>
        <w:t xml:space="preserve">At the conceptual level the </w:t>
      </w:r>
      <w:r w:rsidR="00A624E6">
        <w:rPr>
          <w:szCs w:val="20"/>
        </w:rPr>
        <w:t>Systems Integration Framework</w:t>
      </w:r>
      <w:r w:rsidRPr="0041138D" w:rsidDel="00A22181">
        <w:rPr>
          <w:szCs w:val="20"/>
        </w:rPr>
        <w:t xml:space="preserve"> </w:t>
      </w:r>
      <w:r w:rsidRPr="0041138D">
        <w:rPr>
          <w:szCs w:val="20"/>
        </w:rPr>
        <w:t>places a single integration layer between the consumers of integration and the systems, suppliers and data platform that provide or receive information. The integration layer is the only sanctioned route between parties. It presents governed contracts to consumers, mediates protocol and format, and applies security, routing and observability consistently.</w:t>
      </w:r>
    </w:p>
    <w:p w14:paraId="2B355D14" w14:textId="77777777" w:rsidR="0041138D" w:rsidRPr="0041138D" w:rsidRDefault="0041138D" w:rsidP="0041138D">
      <w:pPr>
        <w:spacing w:after="120"/>
        <w:rPr>
          <w:szCs w:val="20"/>
        </w:rPr>
      </w:pPr>
    </w:p>
    <w:p w14:paraId="3ED91E15" w14:textId="61248354" w:rsidR="00C64372" w:rsidRDefault="00D62245" w:rsidP="0041138D">
      <w:pPr>
        <w:spacing w:after="120"/>
        <w:rPr>
          <w:szCs w:val="20"/>
        </w:rPr>
      </w:pPr>
      <w:r w:rsidRPr="0041138D">
        <w:rPr>
          <w:szCs w:val="20"/>
        </w:rPr>
        <w:object w:dxaOrig="25036" w:dyaOrig="15842" w14:anchorId="0FA6565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03.25pt;height:282pt" o:ole="">
            <v:imagedata r:id="rId17" o:title=""/>
          </v:shape>
          <o:OLEObject Type="Embed" ProgID="Visio.Drawing.15" ShapeID="_x0000_i1025" DrawAspect="Content" ObjectID="_1850959697" r:id="rId18"/>
        </w:object>
      </w:r>
    </w:p>
    <w:p w14:paraId="33F4E1BA" w14:textId="77777777" w:rsidR="00D62245" w:rsidRDefault="00D62245" w:rsidP="0041138D">
      <w:pPr>
        <w:spacing w:after="120"/>
        <w:rPr>
          <w:szCs w:val="20"/>
        </w:rPr>
      </w:pPr>
    </w:p>
    <w:p w14:paraId="1E491C8D" w14:textId="77777777" w:rsidR="00A90963" w:rsidRDefault="00A90963" w:rsidP="0041138D">
      <w:pPr>
        <w:spacing w:after="120"/>
        <w:rPr>
          <w:szCs w:val="20"/>
        </w:rPr>
      </w:pPr>
    </w:p>
    <w:p w14:paraId="23D3E3FB" w14:textId="77777777" w:rsidR="00A90963" w:rsidRDefault="00A90963" w:rsidP="0041138D">
      <w:pPr>
        <w:spacing w:after="120"/>
        <w:rPr>
          <w:szCs w:val="20"/>
        </w:rPr>
      </w:pPr>
    </w:p>
    <w:p w14:paraId="6B0EA520" w14:textId="77777777" w:rsidR="00A90963" w:rsidRDefault="00A90963" w:rsidP="0041138D">
      <w:pPr>
        <w:spacing w:after="120"/>
        <w:rPr>
          <w:szCs w:val="20"/>
        </w:rPr>
      </w:pPr>
    </w:p>
    <w:p w14:paraId="45E0F92C" w14:textId="77777777" w:rsidR="00A90963" w:rsidRDefault="00A90963" w:rsidP="0041138D">
      <w:pPr>
        <w:spacing w:after="120"/>
        <w:rPr>
          <w:szCs w:val="20"/>
        </w:rPr>
      </w:pPr>
    </w:p>
    <w:p w14:paraId="7C9A9A2F" w14:textId="77777777" w:rsidR="00A90963" w:rsidRDefault="00A90963" w:rsidP="0041138D">
      <w:pPr>
        <w:spacing w:after="120"/>
        <w:rPr>
          <w:szCs w:val="20"/>
        </w:rPr>
      </w:pPr>
    </w:p>
    <w:p w14:paraId="50349291" w14:textId="77777777" w:rsidR="00A90963" w:rsidRDefault="00A90963" w:rsidP="0041138D">
      <w:pPr>
        <w:spacing w:after="120"/>
        <w:rPr>
          <w:szCs w:val="20"/>
        </w:rPr>
      </w:pPr>
    </w:p>
    <w:p w14:paraId="254A7A9C" w14:textId="77777777" w:rsidR="00A90963" w:rsidRDefault="00A90963" w:rsidP="0041138D">
      <w:pPr>
        <w:spacing w:after="120"/>
        <w:rPr>
          <w:szCs w:val="20"/>
        </w:rPr>
      </w:pPr>
    </w:p>
    <w:p w14:paraId="4E126C05" w14:textId="77777777" w:rsidR="00A90963" w:rsidRDefault="00A90963" w:rsidP="0041138D">
      <w:pPr>
        <w:spacing w:after="120"/>
        <w:rPr>
          <w:szCs w:val="20"/>
        </w:rPr>
      </w:pPr>
    </w:p>
    <w:p w14:paraId="450A7E84" w14:textId="77777777" w:rsidR="00A90963" w:rsidRDefault="00A90963" w:rsidP="0041138D">
      <w:pPr>
        <w:spacing w:after="120"/>
        <w:rPr>
          <w:szCs w:val="20"/>
        </w:rPr>
      </w:pPr>
    </w:p>
    <w:p w14:paraId="7025806E" w14:textId="77777777" w:rsidR="00A90963" w:rsidRDefault="00A90963" w:rsidP="0041138D">
      <w:pPr>
        <w:spacing w:after="120"/>
        <w:rPr>
          <w:szCs w:val="20"/>
        </w:rPr>
      </w:pPr>
    </w:p>
    <w:p w14:paraId="5951397F" w14:textId="77777777" w:rsidR="00A90963" w:rsidRDefault="00A90963" w:rsidP="0041138D">
      <w:pPr>
        <w:spacing w:after="120"/>
        <w:rPr>
          <w:szCs w:val="20"/>
        </w:rPr>
      </w:pPr>
    </w:p>
    <w:p w14:paraId="4AD16407" w14:textId="77777777" w:rsidR="00A90963" w:rsidRDefault="00A90963" w:rsidP="0041138D">
      <w:pPr>
        <w:spacing w:after="120"/>
        <w:rPr>
          <w:szCs w:val="20"/>
        </w:rPr>
      </w:pPr>
    </w:p>
    <w:p w14:paraId="6119C14B" w14:textId="77777777" w:rsidR="00A90963" w:rsidRDefault="00A90963" w:rsidP="0041138D">
      <w:pPr>
        <w:spacing w:after="120"/>
        <w:rPr>
          <w:szCs w:val="20"/>
        </w:rPr>
      </w:pPr>
    </w:p>
    <w:p w14:paraId="0D9216E1" w14:textId="77777777" w:rsidR="00A90963" w:rsidRDefault="00A90963" w:rsidP="0041138D">
      <w:pPr>
        <w:spacing w:after="120"/>
        <w:rPr>
          <w:szCs w:val="20"/>
        </w:rPr>
      </w:pPr>
    </w:p>
    <w:p w14:paraId="33AFCF5C" w14:textId="25EAD7E0" w:rsidR="00C64372" w:rsidRPr="00C64372" w:rsidRDefault="0041138D">
      <w:pPr>
        <w:pStyle w:val="Heading2"/>
      </w:pPr>
      <w:bookmarkStart w:id="93" w:name="_Toc239852286"/>
      <w:bookmarkStart w:id="94" w:name="_Toc239980593"/>
      <w:bookmarkStart w:id="95" w:name="_Toc240366834"/>
      <w:r w:rsidRPr="006F79A8">
        <w:t>Logical Layered Reference Architecture</w:t>
      </w:r>
      <w:bookmarkEnd w:id="93"/>
      <w:bookmarkEnd w:id="94"/>
      <w:bookmarkEnd w:id="95"/>
    </w:p>
    <w:p w14:paraId="5DABECBC" w14:textId="77777777" w:rsidR="00A90963" w:rsidRPr="00A90963" w:rsidRDefault="00A90963" w:rsidP="00A90963"/>
    <w:p w14:paraId="58C2ED10" w14:textId="6C1EA4FE" w:rsidR="00C64372" w:rsidRDefault="0041138D" w:rsidP="003871B6">
      <w:pPr>
        <w:spacing w:after="120"/>
        <w:rPr>
          <w:szCs w:val="20"/>
        </w:rPr>
      </w:pPr>
      <w:r w:rsidRPr="0041138D">
        <w:rPr>
          <w:szCs w:val="20"/>
        </w:rPr>
        <w:t>The logical view resolves the conceptual layer into five bands. The diagram should be read from the consumer at the top to the systems and data platform at the base.</w:t>
      </w:r>
      <w:r w:rsidRPr="0041138D">
        <w:rPr>
          <w:szCs w:val="20"/>
        </w:rPr>
        <w:br/>
      </w:r>
      <w:r w:rsidR="00880F27">
        <w:rPr>
          <w:noProof/>
          <w:szCs w:val="20"/>
        </w:rPr>
        <w:drawing>
          <wp:inline distT="0" distB="0" distL="0" distR="0" wp14:anchorId="6A660A66" wp14:editId="7516949B">
            <wp:extent cx="5464175" cy="2836282"/>
            <wp:effectExtent l="0" t="0" r="3175" b="2540"/>
            <wp:docPr id="12957766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89321" cy="2849335"/>
                    </a:xfrm>
                    <a:prstGeom prst="rect">
                      <a:avLst/>
                    </a:prstGeom>
                    <a:noFill/>
                  </pic:spPr>
                </pic:pic>
              </a:graphicData>
            </a:graphic>
          </wp:inline>
        </w:drawing>
      </w:r>
    </w:p>
    <w:p w14:paraId="7921276B" w14:textId="77777777" w:rsidR="00D62245" w:rsidRDefault="00D62245" w:rsidP="003871B6">
      <w:pPr>
        <w:spacing w:after="120"/>
        <w:rPr>
          <w:szCs w:val="20"/>
        </w:rPr>
      </w:pPr>
    </w:p>
    <w:tbl>
      <w:tblPr>
        <w:tblStyle w:val="TableGridLight"/>
        <w:tblpPr w:leftFromText="180" w:rightFromText="180" w:vertAnchor="text" w:horzAnchor="margin" w:tblpY="211"/>
        <w:tblW w:w="9209" w:type="dxa"/>
        <w:tblLook w:val="04A0" w:firstRow="1" w:lastRow="0" w:firstColumn="1" w:lastColumn="0" w:noHBand="0" w:noVBand="1"/>
      </w:tblPr>
      <w:tblGrid>
        <w:gridCol w:w="2830"/>
        <w:gridCol w:w="6379"/>
      </w:tblGrid>
      <w:tr w:rsidR="00316805" w:rsidRPr="009527A4" w14:paraId="3BA7AB6B" w14:textId="77777777" w:rsidTr="00A90963">
        <w:tc>
          <w:tcPr>
            <w:tcW w:w="2830"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4F56D0D6" w14:textId="77777777" w:rsidR="00316805" w:rsidRPr="00595998" w:rsidRDefault="00316805" w:rsidP="003662DB">
            <w:pPr>
              <w:rPr>
                <w:rFonts w:asciiTheme="minorHAnsi" w:hAnsiTheme="minorHAnsi" w:hint="eastAsia"/>
                <w:b/>
                <w:lang w:eastAsia="en-GB"/>
              </w:rPr>
            </w:pPr>
            <w:r w:rsidRPr="00316805">
              <w:rPr>
                <w:rFonts w:asciiTheme="minorHAnsi" w:hAnsiTheme="minorHAnsi"/>
                <w:b/>
                <w:lang w:eastAsia="en-GB"/>
              </w:rPr>
              <w:t>Layer</w:t>
            </w:r>
          </w:p>
        </w:tc>
        <w:tc>
          <w:tcPr>
            <w:tcW w:w="6379"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5096938F" w14:textId="77777777" w:rsidR="00316805" w:rsidRPr="00595998" w:rsidRDefault="00316805" w:rsidP="003662DB">
            <w:pPr>
              <w:rPr>
                <w:rFonts w:asciiTheme="minorHAnsi" w:hAnsiTheme="minorHAnsi" w:hint="eastAsia"/>
                <w:b/>
                <w:lang w:eastAsia="en-GB"/>
              </w:rPr>
            </w:pPr>
            <w:r w:rsidRPr="00316805">
              <w:rPr>
                <w:rFonts w:asciiTheme="minorHAnsi" w:hAnsiTheme="minorHAnsi"/>
                <w:b/>
                <w:lang w:eastAsia="en-GB"/>
              </w:rPr>
              <w:t>Description</w:t>
            </w:r>
          </w:p>
        </w:tc>
      </w:tr>
      <w:tr w:rsidR="00316805" w:rsidRPr="009527A4" w14:paraId="75155C6B" w14:textId="77777777" w:rsidTr="00A90963">
        <w:tc>
          <w:tcPr>
            <w:tcW w:w="2830" w:type="dxa"/>
            <w:tcBorders>
              <w:top w:val="single" w:sz="4" w:space="0" w:color="000000" w:themeColor="text1"/>
            </w:tcBorders>
          </w:tcPr>
          <w:p w14:paraId="2A67F2E0" w14:textId="77777777" w:rsidR="00316805" w:rsidRPr="00976556" w:rsidRDefault="00316805" w:rsidP="003662DB">
            <w:pPr>
              <w:rPr>
                <w:rFonts w:asciiTheme="minorHAnsi" w:hAnsiTheme="minorHAnsi" w:hint="eastAsia"/>
                <w:bCs w:val="0"/>
                <w:lang w:eastAsia="en-GB"/>
              </w:rPr>
            </w:pPr>
            <w:r w:rsidRPr="00976556">
              <w:rPr>
                <w:rFonts w:asciiTheme="minorHAnsi" w:hAnsiTheme="minorHAnsi"/>
                <w:bCs w:val="0"/>
                <w:szCs w:val="20"/>
              </w:rPr>
              <w:t>Exposure layer</w:t>
            </w:r>
          </w:p>
        </w:tc>
        <w:tc>
          <w:tcPr>
            <w:tcW w:w="6379" w:type="dxa"/>
            <w:tcBorders>
              <w:top w:val="single" w:sz="4" w:space="0" w:color="000000" w:themeColor="text1"/>
            </w:tcBorders>
          </w:tcPr>
          <w:p w14:paraId="70DD4E65" w14:textId="77777777" w:rsidR="00316805" w:rsidRPr="00316805" w:rsidRDefault="00316805" w:rsidP="003662DB">
            <w:pPr>
              <w:rPr>
                <w:rFonts w:asciiTheme="minorHAnsi" w:hAnsiTheme="minorHAnsi" w:hint="eastAsia"/>
                <w:b/>
                <w:lang w:eastAsia="en-GB"/>
              </w:rPr>
            </w:pPr>
            <w:r w:rsidRPr="0041138D">
              <w:rPr>
                <w:rFonts w:asciiTheme="minorHAnsi" w:hAnsiTheme="minorHAnsi"/>
                <w:szCs w:val="20"/>
              </w:rPr>
              <w:t>API Management is the single ingress for synchronous traffic, applying authentication, rate limiting, product and subscription control, and observability.</w:t>
            </w:r>
          </w:p>
        </w:tc>
      </w:tr>
      <w:tr w:rsidR="00316805" w:rsidRPr="009527A4" w14:paraId="4FCCBCC8" w14:textId="77777777" w:rsidTr="00A90963">
        <w:tc>
          <w:tcPr>
            <w:tcW w:w="2830" w:type="dxa"/>
          </w:tcPr>
          <w:p w14:paraId="4F876C15" w14:textId="77777777" w:rsidR="00316805" w:rsidRPr="00976556" w:rsidRDefault="00316805" w:rsidP="003662DB">
            <w:pPr>
              <w:rPr>
                <w:rFonts w:asciiTheme="minorHAnsi" w:hAnsiTheme="minorHAnsi" w:hint="eastAsia"/>
                <w:bCs w:val="0"/>
                <w:lang w:eastAsia="en-GB"/>
              </w:rPr>
            </w:pPr>
            <w:r w:rsidRPr="00976556">
              <w:rPr>
                <w:rFonts w:asciiTheme="minorHAnsi" w:hAnsiTheme="minorHAnsi"/>
                <w:bCs w:val="0"/>
                <w:szCs w:val="20"/>
              </w:rPr>
              <w:t>Orchestration layer</w:t>
            </w:r>
          </w:p>
        </w:tc>
        <w:tc>
          <w:tcPr>
            <w:tcW w:w="6379" w:type="dxa"/>
          </w:tcPr>
          <w:p w14:paraId="194A3B2C" w14:textId="77777777" w:rsidR="00316805" w:rsidRPr="00D76F54" w:rsidRDefault="00316805" w:rsidP="003662DB">
            <w:pPr>
              <w:rPr>
                <w:rFonts w:asciiTheme="minorHAnsi" w:hAnsiTheme="minorHAnsi" w:hint="eastAsia"/>
                <w:b/>
                <w:lang w:eastAsia="en-GB"/>
              </w:rPr>
            </w:pPr>
            <w:r w:rsidRPr="00D76F54">
              <w:rPr>
                <w:rFonts w:asciiTheme="minorHAnsi" w:hAnsiTheme="minorHAnsi"/>
                <w:szCs w:val="20"/>
              </w:rPr>
              <w:t xml:space="preserve">Logic Apps coordinate stateful, multi-step </w:t>
            </w:r>
            <w:r w:rsidR="00BD4E96" w:rsidRPr="00D76F54">
              <w:rPr>
                <w:rFonts w:asciiTheme="minorHAnsi" w:hAnsiTheme="minorHAnsi"/>
                <w:szCs w:val="20"/>
              </w:rPr>
              <w:t xml:space="preserve">business </w:t>
            </w:r>
            <w:r w:rsidRPr="00D76F54">
              <w:rPr>
                <w:rFonts w:asciiTheme="minorHAnsi" w:hAnsiTheme="minorHAnsi"/>
                <w:szCs w:val="20"/>
              </w:rPr>
              <w:t>processes.</w:t>
            </w:r>
            <w:r w:rsidR="001C466F" w:rsidRPr="00D76F54">
              <w:rPr>
                <w:rFonts w:asciiTheme="minorHAnsi" w:hAnsiTheme="minorHAnsi"/>
                <w:szCs w:val="20"/>
              </w:rPr>
              <w:t xml:space="preserve"> </w:t>
            </w:r>
            <w:r w:rsidR="007E1A82" w:rsidRPr="00D76F54">
              <w:rPr>
                <w:rFonts w:asciiTheme="minorHAnsi" w:hAnsiTheme="minorHAnsi"/>
                <w:szCs w:val="20"/>
              </w:rPr>
              <w:t>a</w:t>
            </w:r>
            <w:r w:rsidR="001C466F" w:rsidRPr="00D76F54">
              <w:rPr>
                <w:rFonts w:asciiTheme="minorHAnsi" w:hAnsiTheme="minorHAnsi"/>
                <w:szCs w:val="20"/>
              </w:rPr>
              <w:t xml:space="preserve">nd own </w:t>
            </w:r>
            <w:r w:rsidR="007E1A82" w:rsidRPr="00D76F54">
              <w:rPr>
                <w:rFonts w:asciiTheme="minorHAnsi" w:hAnsiTheme="minorHAnsi"/>
                <w:szCs w:val="20"/>
                <w:lang w:val="en-IN"/>
              </w:rPr>
              <w:t>workflow control rather than embedding process logic within consuming applications or systems. Logic Apps Standard is the default orchestration platform. Azure Durable Functions may be used only as an explicitly declared and governed orchestrator where the approved selection criteria and exception process are met. Plain Azure Functions must not be used as hidden orchestration engines.</w:t>
            </w:r>
          </w:p>
        </w:tc>
      </w:tr>
      <w:tr w:rsidR="00316805" w:rsidRPr="009527A4" w14:paraId="7458C630" w14:textId="77777777" w:rsidTr="00A90963">
        <w:tc>
          <w:tcPr>
            <w:tcW w:w="2830" w:type="dxa"/>
          </w:tcPr>
          <w:p w14:paraId="7C732E87" w14:textId="77777777" w:rsidR="00316805" w:rsidRPr="00976556" w:rsidRDefault="00316805" w:rsidP="003662DB">
            <w:pPr>
              <w:rPr>
                <w:rFonts w:asciiTheme="minorHAnsi" w:hAnsiTheme="minorHAnsi" w:hint="eastAsia"/>
                <w:bCs w:val="0"/>
                <w:lang w:eastAsia="en-GB"/>
              </w:rPr>
            </w:pPr>
            <w:r w:rsidRPr="00976556">
              <w:rPr>
                <w:rFonts w:asciiTheme="minorHAnsi" w:hAnsiTheme="minorHAnsi"/>
                <w:bCs w:val="0"/>
                <w:szCs w:val="20"/>
              </w:rPr>
              <w:t>Messaging and eventing layer</w:t>
            </w:r>
          </w:p>
        </w:tc>
        <w:tc>
          <w:tcPr>
            <w:tcW w:w="6379" w:type="dxa"/>
          </w:tcPr>
          <w:p w14:paraId="69CCE421" w14:textId="77777777" w:rsidR="00316805" w:rsidRPr="00316805" w:rsidRDefault="00316805" w:rsidP="003662DB">
            <w:pPr>
              <w:rPr>
                <w:rFonts w:asciiTheme="minorHAnsi" w:hAnsiTheme="minorHAnsi" w:hint="eastAsia"/>
                <w:b/>
                <w:lang w:eastAsia="en-GB"/>
              </w:rPr>
            </w:pPr>
            <w:r w:rsidRPr="0041138D">
              <w:rPr>
                <w:rFonts w:asciiTheme="minorHAnsi" w:hAnsiTheme="minorHAnsi"/>
                <w:szCs w:val="20"/>
              </w:rPr>
              <w:t>Service Bus, Event Grid and Event Hubs provide asynchronous messaging, discrete eventing and streaming respectively.</w:t>
            </w:r>
          </w:p>
        </w:tc>
      </w:tr>
      <w:tr w:rsidR="00316805" w:rsidRPr="009527A4" w14:paraId="1D28224D" w14:textId="77777777" w:rsidTr="00A90963">
        <w:tc>
          <w:tcPr>
            <w:tcW w:w="2830" w:type="dxa"/>
          </w:tcPr>
          <w:p w14:paraId="0CB8177A" w14:textId="77777777" w:rsidR="00316805" w:rsidRPr="00976556" w:rsidRDefault="00316805" w:rsidP="003662DB">
            <w:pPr>
              <w:rPr>
                <w:rFonts w:asciiTheme="minorHAnsi" w:hAnsiTheme="minorHAnsi" w:hint="eastAsia"/>
                <w:bCs w:val="0"/>
                <w:lang w:eastAsia="en-GB"/>
              </w:rPr>
            </w:pPr>
            <w:r w:rsidRPr="00976556">
              <w:rPr>
                <w:rFonts w:asciiTheme="minorHAnsi" w:hAnsiTheme="minorHAnsi"/>
                <w:bCs w:val="0"/>
                <w:szCs w:val="20"/>
              </w:rPr>
              <w:t>Implementation layer</w:t>
            </w:r>
          </w:p>
        </w:tc>
        <w:tc>
          <w:tcPr>
            <w:tcW w:w="6379" w:type="dxa"/>
          </w:tcPr>
          <w:p w14:paraId="0D695680" w14:textId="77777777" w:rsidR="00316805" w:rsidRPr="00316805" w:rsidRDefault="00316805" w:rsidP="003662DB">
            <w:pPr>
              <w:rPr>
                <w:rFonts w:asciiTheme="minorHAnsi" w:hAnsiTheme="minorHAnsi" w:hint="eastAsia"/>
                <w:b/>
                <w:lang w:eastAsia="en-GB"/>
              </w:rPr>
            </w:pPr>
            <w:r w:rsidRPr="0041138D">
              <w:rPr>
                <w:rFonts w:asciiTheme="minorHAnsi" w:hAnsiTheme="minorHAnsi"/>
                <w:szCs w:val="20"/>
              </w:rPr>
              <w:t>Azure Functions host the discrete implementation logic invoked by the layers above.</w:t>
            </w:r>
          </w:p>
        </w:tc>
      </w:tr>
      <w:tr w:rsidR="00316805" w:rsidRPr="009527A4" w14:paraId="3A3CE1C5" w14:textId="77777777" w:rsidTr="00A90963">
        <w:tc>
          <w:tcPr>
            <w:tcW w:w="2830" w:type="dxa"/>
          </w:tcPr>
          <w:p w14:paraId="27B8A77C" w14:textId="77777777" w:rsidR="00316805" w:rsidRPr="00976556" w:rsidRDefault="00316805" w:rsidP="003662DB">
            <w:pPr>
              <w:rPr>
                <w:bCs w:val="0"/>
                <w:szCs w:val="20"/>
              </w:rPr>
            </w:pPr>
            <w:r w:rsidRPr="00976556">
              <w:rPr>
                <w:rFonts w:asciiTheme="minorHAnsi" w:hAnsiTheme="minorHAnsi"/>
                <w:bCs w:val="0"/>
                <w:szCs w:val="20"/>
              </w:rPr>
              <w:t>Data platform boundary</w:t>
            </w:r>
          </w:p>
        </w:tc>
        <w:tc>
          <w:tcPr>
            <w:tcW w:w="6379" w:type="dxa"/>
          </w:tcPr>
          <w:p w14:paraId="71FE0CC5" w14:textId="77777777" w:rsidR="00316805" w:rsidRPr="0041138D" w:rsidRDefault="00316805" w:rsidP="003662DB">
            <w:pPr>
              <w:rPr>
                <w:szCs w:val="20"/>
              </w:rPr>
            </w:pPr>
            <w:r w:rsidRPr="0041138D">
              <w:rPr>
                <w:rFonts w:asciiTheme="minorHAnsi" w:hAnsiTheme="minorHAnsi"/>
                <w:szCs w:val="20"/>
              </w:rPr>
              <w:t xml:space="preserve">The </w:t>
            </w:r>
            <w:r w:rsidR="00A624E6">
              <w:rPr>
                <w:rFonts w:asciiTheme="minorHAnsi" w:hAnsiTheme="minorHAnsi"/>
                <w:szCs w:val="20"/>
              </w:rPr>
              <w:t>Systems Integration Framework</w:t>
            </w:r>
            <w:r w:rsidRPr="0041138D" w:rsidDel="00A22181">
              <w:rPr>
                <w:rFonts w:asciiTheme="minorHAnsi" w:hAnsiTheme="minorHAnsi"/>
                <w:szCs w:val="20"/>
              </w:rPr>
              <w:t xml:space="preserve"> </w:t>
            </w:r>
            <w:r w:rsidRPr="0041138D">
              <w:rPr>
                <w:rFonts w:asciiTheme="minorHAnsi" w:hAnsiTheme="minorHAnsi"/>
                <w:szCs w:val="20"/>
              </w:rPr>
              <w:t>meets Snowflake at two governed hand-offs only: a push into the platform and a curated consume from it.</w:t>
            </w:r>
          </w:p>
        </w:tc>
      </w:tr>
    </w:tbl>
    <w:p w14:paraId="17029DC5" w14:textId="77777777" w:rsidR="00A90963" w:rsidRDefault="00A90963" w:rsidP="003871B6">
      <w:pPr>
        <w:spacing w:after="120"/>
        <w:rPr>
          <w:szCs w:val="20"/>
        </w:rPr>
      </w:pPr>
    </w:p>
    <w:p w14:paraId="5EFF9B1B" w14:textId="77777777" w:rsidR="00A90963" w:rsidRDefault="00A90963" w:rsidP="003871B6">
      <w:pPr>
        <w:spacing w:after="120"/>
        <w:rPr>
          <w:szCs w:val="20"/>
        </w:rPr>
      </w:pPr>
    </w:p>
    <w:p w14:paraId="4D4E216B" w14:textId="77777777" w:rsidR="00A90963" w:rsidRDefault="00A90963" w:rsidP="003871B6">
      <w:pPr>
        <w:spacing w:after="120"/>
        <w:rPr>
          <w:szCs w:val="20"/>
        </w:rPr>
      </w:pPr>
    </w:p>
    <w:p w14:paraId="7DBB1250" w14:textId="77777777" w:rsidR="00A90963" w:rsidRDefault="00A90963" w:rsidP="003871B6">
      <w:pPr>
        <w:spacing w:after="120"/>
        <w:rPr>
          <w:szCs w:val="20"/>
        </w:rPr>
      </w:pPr>
    </w:p>
    <w:p w14:paraId="6B3489D4" w14:textId="77777777" w:rsidR="00A90963" w:rsidRDefault="00A90963" w:rsidP="003871B6">
      <w:pPr>
        <w:spacing w:after="120"/>
        <w:rPr>
          <w:szCs w:val="20"/>
        </w:rPr>
      </w:pPr>
    </w:p>
    <w:p w14:paraId="472A2FA5" w14:textId="77777777" w:rsidR="00A90963" w:rsidRDefault="00A90963" w:rsidP="003871B6">
      <w:pPr>
        <w:spacing w:after="120"/>
        <w:rPr>
          <w:szCs w:val="20"/>
        </w:rPr>
      </w:pPr>
    </w:p>
    <w:p w14:paraId="27490C7D" w14:textId="77777777" w:rsidR="00C75E98" w:rsidRDefault="00C75E98" w:rsidP="003871B6">
      <w:pPr>
        <w:spacing w:after="120"/>
        <w:rPr>
          <w:szCs w:val="20"/>
        </w:rPr>
      </w:pPr>
    </w:p>
    <w:p w14:paraId="23F61B7E" w14:textId="77777777" w:rsidR="00A90963" w:rsidRDefault="00A90963" w:rsidP="003871B6">
      <w:pPr>
        <w:spacing w:after="120"/>
        <w:rPr>
          <w:szCs w:val="20"/>
        </w:rPr>
      </w:pPr>
    </w:p>
    <w:p w14:paraId="39089AB9" w14:textId="77777777" w:rsidR="00A90963" w:rsidRDefault="00A90963" w:rsidP="003871B6">
      <w:pPr>
        <w:spacing w:after="120"/>
        <w:rPr>
          <w:szCs w:val="20"/>
        </w:rPr>
      </w:pPr>
    </w:p>
    <w:p w14:paraId="44F6B7D4" w14:textId="77777777" w:rsidR="00D62245" w:rsidRDefault="00D62245" w:rsidP="003871B6">
      <w:pPr>
        <w:spacing w:after="120"/>
        <w:rPr>
          <w:szCs w:val="20"/>
        </w:rPr>
      </w:pPr>
    </w:p>
    <w:p w14:paraId="19490BE3" w14:textId="7D382E26" w:rsidR="006F79A8" w:rsidRPr="006F79A8" w:rsidRDefault="0041138D">
      <w:pPr>
        <w:pStyle w:val="Heading2"/>
      </w:pPr>
      <w:bookmarkStart w:id="96" w:name="_Security_and_Trust"/>
      <w:bookmarkStart w:id="97" w:name="_Toc239852287"/>
      <w:bookmarkStart w:id="98" w:name="_Toc239980594"/>
      <w:bookmarkStart w:id="99" w:name="_Toc240366835"/>
      <w:bookmarkEnd w:id="96"/>
      <w:r w:rsidRPr="006F79A8">
        <w:t>Security and Trust Boundary</w:t>
      </w:r>
      <w:bookmarkEnd w:id="97"/>
      <w:bookmarkEnd w:id="98"/>
      <w:bookmarkEnd w:id="99"/>
      <w:r w:rsidRPr="006F79A8">
        <w:t xml:space="preserve"> </w:t>
      </w:r>
    </w:p>
    <w:p w14:paraId="774254EB" w14:textId="77777777" w:rsidR="00A90963" w:rsidRPr="00A90963" w:rsidRDefault="00A90963" w:rsidP="00A90963"/>
    <w:p w14:paraId="584B1937" w14:textId="5DD51E94" w:rsidR="0041138D" w:rsidRPr="0041138D" w:rsidRDefault="0041138D" w:rsidP="0041138D">
      <w:pPr>
        <w:spacing w:after="120"/>
        <w:rPr>
          <w:szCs w:val="20"/>
        </w:rPr>
      </w:pPr>
      <w:r w:rsidRPr="0041138D">
        <w:rPr>
          <w:szCs w:val="20"/>
        </w:rPr>
        <w:t xml:space="preserve">Security is the principle the organisation takes most seriously. The </w:t>
      </w:r>
      <w:r w:rsidR="00A624E6">
        <w:rPr>
          <w:szCs w:val="20"/>
        </w:rPr>
        <w:t>Systems Integration Framework</w:t>
      </w:r>
      <w:r w:rsidRPr="0041138D" w:rsidDel="00A22181">
        <w:rPr>
          <w:szCs w:val="20"/>
        </w:rPr>
        <w:t xml:space="preserve"> </w:t>
      </w:r>
      <w:r w:rsidRPr="0041138D">
        <w:rPr>
          <w:szCs w:val="20"/>
        </w:rPr>
        <w:t>sets out the trust zones once and holds every pattern to them. The diagram shows the zones a request crosses and the control at each boundary.</w:t>
      </w:r>
    </w:p>
    <w:p w14:paraId="54132A32" w14:textId="77777777" w:rsidR="0041138D" w:rsidRDefault="0041138D" w:rsidP="0041138D">
      <w:pPr>
        <w:spacing w:before="90" w:after="130"/>
        <w:rPr>
          <w:szCs w:val="20"/>
        </w:rPr>
      </w:pPr>
      <w:r w:rsidRPr="0041138D">
        <w:rPr>
          <w:szCs w:val="20"/>
        </w:rPr>
        <w:br/>
      </w:r>
      <w:r w:rsidRPr="0041138D">
        <w:rPr>
          <w:noProof/>
          <w:szCs w:val="20"/>
        </w:rPr>
        <w:drawing>
          <wp:inline distT="0" distB="0" distL="0" distR="0" wp14:anchorId="3DC7E42D" wp14:editId="1E8F28A2">
            <wp:extent cx="5932170" cy="2818633"/>
            <wp:effectExtent l="0" t="0" r="0" b="0"/>
            <wp:docPr id="13824995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61792" cy="2832708"/>
                    </a:xfrm>
                    <a:prstGeom prst="rect">
                      <a:avLst/>
                    </a:prstGeom>
                    <a:noFill/>
                  </pic:spPr>
                </pic:pic>
              </a:graphicData>
            </a:graphic>
          </wp:inline>
        </w:drawing>
      </w:r>
    </w:p>
    <w:p w14:paraId="06FF844D" w14:textId="77777777" w:rsidR="00A90963" w:rsidRDefault="00A90963" w:rsidP="0041138D">
      <w:pPr>
        <w:spacing w:before="90" w:after="130"/>
        <w:rPr>
          <w:szCs w:val="20"/>
        </w:rPr>
      </w:pPr>
    </w:p>
    <w:tbl>
      <w:tblPr>
        <w:tblStyle w:val="TableGridLight"/>
        <w:tblW w:w="9493" w:type="dxa"/>
        <w:tblLook w:val="04A0" w:firstRow="1" w:lastRow="0" w:firstColumn="1" w:lastColumn="0" w:noHBand="0" w:noVBand="1"/>
      </w:tblPr>
      <w:tblGrid>
        <w:gridCol w:w="2405"/>
        <w:gridCol w:w="7088"/>
      </w:tblGrid>
      <w:tr w:rsidR="00A64567" w:rsidRPr="009527A4" w14:paraId="440DAA5D" w14:textId="77777777" w:rsidTr="007A2B8C">
        <w:tc>
          <w:tcPr>
            <w:tcW w:w="2405"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43256DB7" w14:textId="0C00828C" w:rsidR="00A64567" w:rsidRPr="00595998" w:rsidRDefault="00A64567" w:rsidP="003662DB">
            <w:pPr>
              <w:rPr>
                <w:rFonts w:asciiTheme="minorHAnsi" w:hAnsiTheme="minorHAnsi" w:hint="eastAsia"/>
                <w:b/>
                <w:lang w:eastAsia="en-GB"/>
              </w:rPr>
            </w:pPr>
            <w:r w:rsidRPr="00A64567">
              <w:rPr>
                <w:rFonts w:asciiTheme="minorHAnsi" w:hAnsiTheme="minorHAnsi"/>
                <w:b/>
                <w:lang w:eastAsia="en-GB"/>
              </w:rPr>
              <w:t>Layer</w:t>
            </w:r>
          </w:p>
        </w:tc>
        <w:tc>
          <w:tcPr>
            <w:tcW w:w="7088"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0DEED655" w14:textId="0A9CEAA9" w:rsidR="00A64567" w:rsidRPr="00595998" w:rsidRDefault="00A64567" w:rsidP="003662DB">
            <w:pPr>
              <w:rPr>
                <w:rFonts w:asciiTheme="minorHAnsi" w:hAnsiTheme="minorHAnsi" w:hint="eastAsia"/>
                <w:b/>
                <w:lang w:eastAsia="en-GB"/>
              </w:rPr>
            </w:pPr>
            <w:r w:rsidRPr="00A64567">
              <w:rPr>
                <w:rFonts w:asciiTheme="minorHAnsi" w:hAnsiTheme="minorHAnsi"/>
                <w:b/>
                <w:lang w:eastAsia="en-GB"/>
              </w:rPr>
              <w:t>Description</w:t>
            </w:r>
          </w:p>
        </w:tc>
      </w:tr>
      <w:tr w:rsidR="00A64567" w:rsidRPr="009527A4" w14:paraId="283600BC" w14:textId="77777777" w:rsidTr="00866873">
        <w:tc>
          <w:tcPr>
            <w:tcW w:w="2405" w:type="dxa"/>
            <w:tcBorders>
              <w:top w:val="single" w:sz="4" w:space="0" w:color="000000" w:themeColor="text1"/>
            </w:tcBorders>
          </w:tcPr>
          <w:p w14:paraId="5B4D8F25" w14:textId="67950B84" w:rsidR="00A64567" w:rsidRPr="00976556" w:rsidRDefault="00A64567" w:rsidP="003662DB">
            <w:pPr>
              <w:rPr>
                <w:rFonts w:asciiTheme="minorHAnsi" w:hAnsiTheme="minorHAnsi" w:hint="eastAsia"/>
                <w:bCs w:val="0"/>
                <w:lang w:eastAsia="en-GB"/>
              </w:rPr>
            </w:pPr>
            <w:r w:rsidRPr="00976556">
              <w:rPr>
                <w:rFonts w:asciiTheme="minorHAnsi" w:hAnsiTheme="minorHAnsi"/>
                <w:bCs w:val="0"/>
                <w:szCs w:val="20"/>
              </w:rPr>
              <w:t>Internet boundary</w:t>
            </w:r>
          </w:p>
        </w:tc>
        <w:tc>
          <w:tcPr>
            <w:tcW w:w="7088" w:type="dxa"/>
            <w:tcBorders>
              <w:top w:val="single" w:sz="4" w:space="0" w:color="000000" w:themeColor="text1"/>
            </w:tcBorders>
          </w:tcPr>
          <w:p w14:paraId="497964B8" w14:textId="5BE7C774" w:rsidR="00A64567" w:rsidRPr="00F94A76" w:rsidRDefault="00A64567" w:rsidP="003662DB">
            <w:pPr>
              <w:rPr>
                <w:rFonts w:asciiTheme="minorHAnsi" w:hAnsiTheme="minorHAnsi" w:hint="eastAsia"/>
                <w:lang w:eastAsia="en-GB"/>
              </w:rPr>
            </w:pPr>
            <w:r w:rsidRPr="0041138D">
              <w:rPr>
                <w:rFonts w:asciiTheme="minorHAnsi" w:hAnsiTheme="minorHAnsi"/>
                <w:szCs w:val="20"/>
              </w:rPr>
              <w:t>The line between the public internet and the estate. It is crossed only at the edge, and public exposure is an exception approved separately rather than a default.</w:t>
            </w:r>
          </w:p>
        </w:tc>
      </w:tr>
      <w:tr w:rsidR="00A64567" w:rsidRPr="009527A4" w14:paraId="58CD632B" w14:textId="77777777" w:rsidTr="00976556">
        <w:tc>
          <w:tcPr>
            <w:tcW w:w="2405" w:type="dxa"/>
          </w:tcPr>
          <w:p w14:paraId="3AC6F221" w14:textId="65DB9AAF" w:rsidR="00A64567" w:rsidRPr="00976556" w:rsidRDefault="00A64567" w:rsidP="003662DB">
            <w:pPr>
              <w:rPr>
                <w:rFonts w:asciiTheme="minorHAnsi" w:hAnsiTheme="minorHAnsi" w:hint="eastAsia"/>
                <w:bCs w:val="0"/>
                <w:lang w:eastAsia="en-GB"/>
              </w:rPr>
            </w:pPr>
            <w:r w:rsidRPr="00976556">
              <w:rPr>
                <w:rFonts w:asciiTheme="minorHAnsi" w:hAnsiTheme="minorHAnsi"/>
                <w:bCs w:val="0"/>
                <w:szCs w:val="20"/>
              </w:rPr>
              <w:t>Perimeter edge</w:t>
            </w:r>
          </w:p>
        </w:tc>
        <w:tc>
          <w:tcPr>
            <w:tcW w:w="7088" w:type="dxa"/>
          </w:tcPr>
          <w:p w14:paraId="7D43C0EA" w14:textId="34CA1AD8" w:rsidR="00A64567" w:rsidRPr="00F94A76" w:rsidRDefault="00A64567" w:rsidP="003662DB">
            <w:pPr>
              <w:rPr>
                <w:rFonts w:asciiTheme="minorHAnsi" w:hAnsiTheme="minorHAnsi" w:hint="eastAsia"/>
                <w:lang w:eastAsia="en-GB"/>
              </w:rPr>
            </w:pPr>
            <w:r w:rsidRPr="0041138D">
              <w:rPr>
                <w:rFonts w:asciiTheme="minorHAnsi" w:hAnsiTheme="minorHAnsi"/>
                <w:szCs w:val="20"/>
              </w:rPr>
              <w:t>The internet-facing ingress and the only point where the boundary is crossed. Anything reachable from outside is fronted here by a managed edge that applies the required protections and keeps everything behind it privately connected. The edge technology is chosen with security and network stakeholders.</w:t>
            </w:r>
          </w:p>
        </w:tc>
      </w:tr>
      <w:tr w:rsidR="00A64567" w:rsidRPr="009527A4" w14:paraId="5F4A5B4B" w14:textId="77777777" w:rsidTr="00976556">
        <w:tc>
          <w:tcPr>
            <w:tcW w:w="2405" w:type="dxa"/>
          </w:tcPr>
          <w:p w14:paraId="5A6248D4" w14:textId="4874A031" w:rsidR="00A64567" w:rsidRPr="00976556" w:rsidRDefault="00A64567" w:rsidP="003662DB">
            <w:pPr>
              <w:rPr>
                <w:rFonts w:asciiTheme="minorHAnsi" w:hAnsiTheme="minorHAnsi" w:hint="eastAsia"/>
                <w:bCs w:val="0"/>
                <w:lang w:eastAsia="en-GB"/>
              </w:rPr>
            </w:pPr>
            <w:r w:rsidRPr="00976556">
              <w:rPr>
                <w:rFonts w:asciiTheme="minorHAnsi" w:hAnsiTheme="minorHAnsi"/>
                <w:bCs w:val="0"/>
                <w:szCs w:val="20"/>
              </w:rPr>
              <w:t>APIM gateway</w:t>
            </w:r>
          </w:p>
        </w:tc>
        <w:tc>
          <w:tcPr>
            <w:tcW w:w="7088" w:type="dxa"/>
          </w:tcPr>
          <w:p w14:paraId="0790CF8D" w14:textId="3D325BD5" w:rsidR="00A64567" w:rsidRPr="00F94A76" w:rsidRDefault="00A64567" w:rsidP="003662DB">
            <w:pPr>
              <w:rPr>
                <w:rFonts w:asciiTheme="minorHAnsi" w:hAnsiTheme="minorHAnsi" w:hint="eastAsia"/>
                <w:lang w:eastAsia="en-GB"/>
              </w:rPr>
            </w:pPr>
            <w:r w:rsidRPr="0041138D">
              <w:rPr>
                <w:rFonts w:asciiTheme="minorHAnsi" w:hAnsiTheme="minorHAnsi"/>
                <w:szCs w:val="20"/>
              </w:rPr>
              <w:t>The single, non-public control point for APIs. It authenticates callers, applies policy, throttling and versioning, and mediates all API traffic. It is internal and is never exposed to the internet directly.</w:t>
            </w:r>
          </w:p>
        </w:tc>
      </w:tr>
      <w:tr w:rsidR="00A64567" w:rsidRPr="009527A4" w14:paraId="46131060" w14:textId="77777777" w:rsidTr="00976556">
        <w:tc>
          <w:tcPr>
            <w:tcW w:w="2405" w:type="dxa"/>
          </w:tcPr>
          <w:p w14:paraId="429D32E6" w14:textId="4FF9C0A9" w:rsidR="00A64567" w:rsidRPr="00976556" w:rsidRDefault="00A64567" w:rsidP="003662DB">
            <w:pPr>
              <w:rPr>
                <w:rFonts w:asciiTheme="minorHAnsi" w:hAnsiTheme="minorHAnsi" w:hint="eastAsia"/>
                <w:bCs w:val="0"/>
                <w:lang w:eastAsia="en-GB"/>
              </w:rPr>
            </w:pPr>
            <w:r w:rsidRPr="00976556">
              <w:rPr>
                <w:rFonts w:asciiTheme="minorHAnsi" w:hAnsiTheme="minorHAnsi"/>
                <w:bCs w:val="0"/>
                <w:szCs w:val="20"/>
              </w:rPr>
              <w:t>Integration platform</w:t>
            </w:r>
          </w:p>
        </w:tc>
        <w:tc>
          <w:tcPr>
            <w:tcW w:w="7088" w:type="dxa"/>
          </w:tcPr>
          <w:p w14:paraId="23B6758D" w14:textId="3B60FBC5" w:rsidR="00A64567" w:rsidRPr="00F94A76" w:rsidRDefault="00A64567" w:rsidP="003662DB">
            <w:pPr>
              <w:rPr>
                <w:rFonts w:asciiTheme="minorHAnsi" w:hAnsiTheme="minorHAnsi" w:hint="eastAsia"/>
                <w:lang w:eastAsia="en-GB"/>
              </w:rPr>
            </w:pPr>
            <w:r w:rsidRPr="0041138D">
              <w:rPr>
                <w:rFonts w:asciiTheme="minorHAnsi" w:hAnsiTheme="minorHAnsi"/>
                <w:szCs w:val="20"/>
              </w:rPr>
              <w:t>The private runtime where integrations execute, providing messaging, eventing, orchestration and lightweight compute. It runs on the private network and is reached only through the gateway or private connectivity.</w:t>
            </w:r>
          </w:p>
        </w:tc>
      </w:tr>
      <w:tr w:rsidR="00A64567" w:rsidRPr="009527A4" w14:paraId="5C965966" w14:textId="77777777" w:rsidTr="00976556">
        <w:tc>
          <w:tcPr>
            <w:tcW w:w="2405" w:type="dxa"/>
          </w:tcPr>
          <w:p w14:paraId="10B1851D" w14:textId="0EF09113" w:rsidR="00A64567" w:rsidRPr="00976556" w:rsidRDefault="00A64567" w:rsidP="003662DB">
            <w:pPr>
              <w:rPr>
                <w:bCs w:val="0"/>
                <w:szCs w:val="20"/>
              </w:rPr>
            </w:pPr>
            <w:r w:rsidRPr="00976556">
              <w:rPr>
                <w:rFonts w:asciiTheme="minorHAnsi" w:hAnsiTheme="minorHAnsi"/>
                <w:bCs w:val="0"/>
                <w:szCs w:val="20"/>
              </w:rPr>
              <w:t>Backends and data</w:t>
            </w:r>
          </w:p>
        </w:tc>
        <w:tc>
          <w:tcPr>
            <w:tcW w:w="7088" w:type="dxa"/>
          </w:tcPr>
          <w:p w14:paraId="054C5645" w14:textId="3DFA3269" w:rsidR="00A64567" w:rsidRPr="0041138D" w:rsidRDefault="00A64567" w:rsidP="003662DB">
            <w:pPr>
              <w:rPr>
                <w:szCs w:val="20"/>
              </w:rPr>
            </w:pPr>
            <w:r w:rsidRPr="0041138D">
              <w:rPr>
                <w:rFonts w:asciiTheme="minorHAnsi" w:hAnsiTheme="minorHAnsi"/>
                <w:szCs w:val="20"/>
              </w:rPr>
              <w:t>Systems of record and the analytical data platform. Both are reached only over private connectivity and authenticated by identity, never on a public path. The data platform is reached across a governed boundary, not on the live operational path.</w:t>
            </w:r>
          </w:p>
        </w:tc>
      </w:tr>
      <w:tr w:rsidR="00A64567" w:rsidRPr="009527A4" w14:paraId="53EE0181" w14:textId="77777777" w:rsidTr="00976556">
        <w:tc>
          <w:tcPr>
            <w:tcW w:w="2405" w:type="dxa"/>
          </w:tcPr>
          <w:p w14:paraId="2D1DFFA4" w14:textId="6CBCA46D" w:rsidR="00A64567" w:rsidRPr="00976556" w:rsidRDefault="00A64567" w:rsidP="003662DB">
            <w:pPr>
              <w:rPr>
                <w:bCs w:val="0"/>
                <w:szCs w:val="20"/>
              </w:rPr>
            </w:pPr>
            <w:r w:rsidRPr="00976556">
              <w:rPr>
                <w:rFonts w:asciiTheme="minorHAnsi" w:hAnsiTheme="minorHAnsi"/>
                <w:bCs w:val="0"/>
                <w:szCs w:val="20"/>
              </w:rPr>
              <w:t>Secrets and certificates</w:t>
            </w:r>
          </w:p>
        </w:tc>
        <w:tc>
          <w:tcPr>
            <w:tcW w:w="7088" w:type="dxa"/>
          </w:tcPr>
          <w:p w14:paraId="72E4F092" w14:textId="1BFCDF63" w:rsidR="00A64567" w:rsidRPr="0041138D" w:rsidRDefault="00A64567" w:rsidP="003662DB">
            <w:pPr>
              <w:rPr>
                <w:szCs w:val="20"/>
              </w:rPr>
            </w:pPr>
            <w:r w:rsidRPr="0041138D">
              <w:rPr>
                <w:rFonts w:asciiTheme="minorHAnsi" w:hAnsiTheme="minorHAnsi"/>
                <w:szCs w:val="20"/>
              </w:rPr>
              <w:t>Held in a managed store and referenced by identity at run time, never copied into configuration or code.</w:t>
            </w:r>
          </w:p>
        </w:tc>
      </w:tr>
    </w:tbl>
    <w:p w14:paraId="2CC63296" w14:textId="77777777" w:rsidR="00C64372" w:rsidRDefault="00C64372" w:rsidP="0041138D">
      <w:pPr>
        <w:spacing w:before="90" w:after="130"/>
        <w:rPr>
          <w:szCs w:val="20"/>
        </w:rPr>
      </w:pPr>
    </w:p>
    <w:p w14:paraId="2B7735AA" w14:textId="77777777" w:rsidR="00A90963" w:rsidRDefault="00A90963" w:rsidP="0041138D">
      <w:pPr>
        <w:spacing w:before="90" w:after="130"/>
        <w:rPr>
          <w:szCs w:val="20"/>
        </w:rPr>
      </w:pPr>
    </w:p>
    <w:p w14:paraId="562FA259" w14:textId="77777777" w:rsidR="00A90963" w:rsidRDefault="00A90963" w:rsidP="0041138D">
      <w:pPr>
        <w:spacing w:before="90" w:after="130"/>
        <w:rPr>
          <w:szCs w:val="20"/>
        </w:rPr>
      </w:pPr>
    </w:p>
    <w:p w14:paraId="3F074EB6" w14:textId="77777777" w:rsidR="00A90963" w:rsidRDefault="00A90963" w:rsidP="0041138D">
      <w:pPr>
        <w:spacing w:before="90" w:after="130"/>
        <w:rPr>
          <w:szCs w:val="20"/>
        </w:rPr>
      </w:pPr>
    </w:p>
    <w:p w14:paraId="0CFCD18F" w14:textId="77777777" w:rsidR="00A90963" w:rsidRDefault="00A90963" w:rsidP="0041138D">
      <w:pPr>
        <w:spacing w:before="90" w:after="130"/>
        <w:rPr>
          <w:szCs w:val="20"/>
        </w:rPr>
      </w:pPr>
    </w:p>
    <w:p w14:paraId="1927E458" w14:textId="77777777" w:rsidR="00A90963" w:rsidRDefault="00A90963" w:rsidP="0041138D">
      <w:pPr>
        <w:spacing w:before="90" w:after="130"/>
        <w:rPr>
          <w:szCs w:val="20"/>
        </w:rPr>
      </w:pPr>
    </w:p>
    <w:p w14:paraId="173C14CF" w14:textId="77777777" w:rsidR="00A90963" w:rsidRDefault="00A90963" w:rsidP="0041138D">
      <w:pPr>
        <w:spacing w:before="90" w:after="130"/>
        <w:rPr>
          <w:szCs w:val="20"/>
        </w:rPr>
      </w:pPr>
    </w:p>
    <w:p w14:paraId="69BF3A8D" w14:textId="7AFEB3AB" w:rsidR="00FE4F0E" w:rsidRPr="00FE4F0E" w:rsidRDefault="0041138D">
      <w:pPr>
        <w:pStyle w:val="Heading2"/>
      </w:pPr>
      <w:bookmarkStart w:id="100" w:name="_Toc239852288"/>
      <w:bookmarkStart w:id="101" w:name="_Toc239980595"/>
      <w:bookmarkStart w:id="102" w:name="_Toc240366836"/>
      <w:r w:rsidRPr="00FE4F0E">
        <w:t>Target Integration Platform</w:t>
      </w:r>
      <w:bookmarkEnd w:id="100"/>
      <w:bookmarkEnd w:id="101"/>
      <w:bookmarkEnd w:id="102"/>
    </w:p>
    <w:p w14:paraId="6AB50A7A" w14:textId="77777777" w:rsidR="00A90963" w:rsidRPr="00A90963" w:rsidRDefault="00A90963" w:rsidP="00A90963"/>
    <w:p w14:paraId="43BB9DED" w14:textId="39C76014" w:rsidR="00E62C5D" w:rsidRDefault="0041138D" w:rsidP="0041138D">
      <w:pPr>
        <w:spacing w:after="120"/>
        <w:rPr>
          <w:del w:id="103" w:author="Joycell Sundararaj - Chaucer" w:date="2026-09-15T13:24:00Z" w16du:dateUtc="2026-09-15T12:24:00Z"/>
          <w:szCs w:val="20"/>
        </w:rPr>
      </w:pPr>
      <w:r w:rsidRPr="0041138D">
        <w:rPr>
          <w:szCs w:val="20"/>
        </w:rPr>
        <w:t xml:space="preserve">The </w:t>
      </w:r>
      <w:r w:rsidR="00A624E6">
        <w:rPr>
          <w:szCs w:val="20"/>
        </w:rPr>
        <w:t>Systems Integration Framework</w:t>
      </w:r>
      <w:r w:rsidRPr="0041138D" w:rsidDel="00A22181">
        <w:rPr>
          <w:szCs w:val="20"/>
        </w:rPr>
        <w:t xml:space="preserve"> </w:t>
      </w:r>
      <w:r w:rsidRPr="0041138D">
        <w:rPr>
          <w:szCs w:val="20"/>
        </w:rPr>
        <w:t>standardises on the following Azure Integration Services</w:t>
      </w:r>
      <w:ins w:id="104" w:author="Joycell Sundararaj - Chaucer" w:date="2026-09-15T13:23:00Z" w16du:dateUtc="2026-09-15T12:23:00Z">
        <w:r w:rsidR="007C58B7">
          <w:rPr>
            <w:szCs w:val="20"/>
          </w:rPr>
          <w:t xml:space="preserve"> which have been selected as part of the requireme</w:t>
        </w:r>
      </w:ins>
      <w:ins w:id="105" w:author="Joycell Sundararaj - Chaucer" w:date="2026-09-15T13:24:00Z" w16du:dateUtc="2026-09-15T12:24:00Z">
        <w:r w:rsidR="007C58B7">
          <w:rPr>
            <w:szCs w:val="20"/>
          </w:rPr>
          <w:t>nt</w:t>
        </w:r>
        <w:r w:rsidR="00897E37">
          <w:rPr>
            <w:szCs w:val="20"/>
          </w:rPr>
          <w:t xml:space="preserve">s - </w:t>
        </w:r>
      </w:ins>
      <w:commentRangeStart w:id="106"/>
      <w:commentRangeStart w:id="107"/>
      <w:del w:id="108" w:author="Joycell Sundararaj - Chaucer" w:date="2026-09-15T13:24:00Z" w16du:dateUtc="2026-09-15T12:24:00Z">
        <w:r w:rsidRPr="0041138D" w:rsidDel="00897E37">
          <w:rPr>
            <w:szCs w:val="20"/>
          </w:rPr>
          <w:delText>.</w:delText>
        </w:r>
        <w:r w:rsidRPr="0041138D">
          <w:rPr>
            <w:szCs w:val="20"/>
          </w:rPr>
          <w:delText xml:space="preserve"> </w:delText>
        </w:r>
      </w:del>
      <w:moveFromRangeStart w:id="109" w:author="Joycell Sundararaj - Chaucer" w:date="2026-09-15T13:24:00Z" w:name="move240371071"/>
      <w:moveFrom w:id="110" w:author="Joycell Sundararaj - Chaucer" w:date="2026-09-15T13:24:00Z" w16du:dateUtc="2026-09-15T12:24:00Z">
        <w:r w:rsidRPr="0041138D">
          <w:rPr>
            <w:szCs w:val="20"/>
          </w:rPr>
          <w:t>Delivery teams select from these components and do not introduce alternatives without an excepti</w:t>
        </w:r>
        <w:del w:id="111" w:author="Joycell Sundararaj - Chaucer" w:date="2026-09-15T13:24:00Z" w16du:dateUtc="2026-09-15T12:24:00Z">
          <w:r w:rsidRPr="0041138D">
            <w:rPr>
              <w:szCs w:val="20"/>
            </w:rPr>
            <w:delText>on.</w:delText>
          </w:r>
        </w:del>
      </w:moveFrom>
      <w:moveFromRangeEnd w:id="109"/>
    </w:p>
    <w:p w14:paraId="2F93345E" w14:textId="48898234" w:rsidR="008455D6" w:rsidRDefault="008455D6" w:rsidP="0041138D">
      <w:pPr>
        <w:spacing w:after="120"/>
        <w:rPr>
          <w:ins w:id="112" w:author="Joycell Sundararaj - Chaucer" w:date="2026-09-15T13:24:00Z" w16du:dateUtc="2026-09-15T12:24:00Z"/>
          <w:szCs w:val="20"/>
        </w:rPr>
      </w:pPr>
      <w:r>
        <w:fldChar w:fldCharType="begin"/>
      </w:r>
      <w:ins w:id="113" w:author="Joycell Sundararaj - Chaucer" w:date="2026-09-15T13:24:00Z" w16du:dateUtc="2026-09-15T12:24:00Z">
        <w:r w:rsidR="00355348">
          <w:instrText>HYPERLINK  \l "SIFREQ"</w:instrText>
        </w:r>
      </w:ins>
      <w:del w:id="114" w:author="Joycell Sundararaj - Chaucer" w:date="2026-09-15T13:24:00Z" w16du:dateUtc="2026-09-15T12:24:00Z">
        <w:r w:rsidDel="00355348">
          <w:delInstrText>HYPERLINK \l "SIFREQ"</w:delInstrText>
        </w:r>
      </w:del>
      <w:ins w:id="115" w:author="Joycell Sundararaj - Chaucer" w:date="2026-09-15T13:24:00Z" w16du:dateUtc="2026-09-15T12:24:00Z"/>
      <w:r>
        <w:fldChar w:fldCharType="separate"/>
      </w:r>
      <w:del w:id="116" w:author="Joycell Sundararaj - Chaucer" w:date="2026-09-15T13:24:00Z" w16du:dateUtc="2026-09-15T12:24:00Z">
        <w:r w:rsidRPr="00C1690B" w:rsidDel="00355348">
          <w:rPr>
            <w:rStyle w:val="Hyperlink"/>
            <w:szCs w:val="20"/>
          </w:rPr>
          <w:delText>Source</w:delText>
        </w:r>
        <w:r w:rsidR="00C1690B" w:rsidRPr="00C1690B" w:rsidDel="00355348">
          <w:rPr>
            <w:rStyle w:val="Hyperlink"/>
            <w:szCs w:val="20"/>
          </w:rPr>
          <w:delText xml:space="preserve"> for Azure Component Desing decision</w:delText>
        </w:r>
      </w:del>
      <w:ins w:id="117" w:author="Joycell Sundararaj - Chaucer" w:date="2026-09-15T13:24:00Z" w16du:dateUtc="2026-09-15T12:24:00Z">
        <w:r w:rsidR="00355348">
          <w:rPr>
            <w:rStyle w:val="Hyperlink"/>
            <w:szCs w:val="20"/>
          </w:rPr>
          <w:t>SIF Requirements</w:t>
        </w:r>
      </w:ins>
      <w:r>
        <w:fldChar w:fldCharType="end"/>
      </w:r>
      <w:r w:rsidR="00C1690B">
        <w:rPr>
          <w:szCs w:val="20"/>
        </w:rPr>
        <w:t xml:space="preserve"> </w:t>
      </w:r>
      <w:commentRangeEnd w:id="106"/>
      <w:r w:rsidR="00270C99">
        <w:rPr>
          <w:rStyle w:val="CommentReference"/>
          <w:sz w:val="20"/>
          <w:szCs w:val="20"/>
        </w:rPr>
        <w:commentReference w:id="106"/>
      </w:r>
      <w:commentRangeEnd w:id="107"/>
      <w:r w:rsidR="00FE685F">
        <w:rPr>
          <w:rStyle w:val="CommentReference"/>
          <w:sz w:val="20"/>
          <w:szCs w:val="20"/>
        </w:rPr>
        <w:commentReference w:id="107"/>
      </w:r>
    </w:p>
    <w:p w14:paraId="279F7DF7" w14:textId="72B6855E" w:rsidR="00750AC3" w:rsidRDefault="00750AC3" w:rsidP="00750AC3">
      <w:pPr>
        <w:spacing w:after="120"/>
        <w:rPr>
          <w:del w:id="118" w:author="Joycell Sundararaj - Chaucer" w:date="2026-09-15T13:24:00Z" w16du:dateUtc="2026-09-15T12:24:00Z"/>
          <w:moveTo w:id="119" w:author="Joycell Sundararaj - Chaucer" w:date="2026-09-15T13:24:00Z" w16du:dateUtc="2026-09-15T12:24:00Z"/>
          <w:szCs w:val="20"/>
        </w:rPr>
      </w:pPr>
      <w:moveToRangeStart w:id="120" w:author="Joycell Sundararaj - Chaucer" w:date="2026-09-15T13:24:00Z" w:name="move240371071"/>
      <w:moveTo w:id="121" w:author="Joycell Sundararaj - Chaucer" w:date="2026-09-15T13:24:00Z" w16du:dateUtc="2026-09-15T12:24:00Z">
        <w:r w:rsidRPr="0041138D">
          <w:rPr>
            <w:szCs w:val="20"/>
          </w:rPr>
          <w:t xml:space="preserve">Delivery teams </w:t>
        </w:r>
        <w:del w:id="122" w:author="Joycell Sundararaj - Chaucer" w:date="2026-09-15T13:25:00Z" w16du:dateUtc="2026-09-15T12:25:00Z">
          <w:r w:rsidRPr="0041138D">
            <w:rPr>
              <w:szCs w:val="20"/>
            </w:rPr>
            <w:delText>select</w:delText>
          </w:r>
        </w:del>
      </w:moveTo>
      <w:ins w:id="123" w:author="Joycell Sundararaj - Chaucer" w:date="2026-09-15T13:25:00Z" w16du:dateUtc="2026-09-15T12:25:00Z">
        <w:r w:rsidR="001152DE">
          <w:rPr>
            <w:szCs w:val="20"/>
          </w:rPr>
          <w:t>are expected to select</w:t>
        </w:r>
      </w:ins>
      <w:moveTo w:id="124" w:author="Joycell Sundararaj - Chaucer" w:date="2026-09-15T13:24:00Z" w16du:dateUtc="2026-09-15T12:24:00Z">
        <w:r w:rsidRPr="0041138D">
          <w:rPr>
            <w:szCs w:val="20"/>
          </w:rPr>
          <w:t xml:space="preserve"> from these components and </w:t>
        </w:r>
        <w:del w:id="125" w:author="Joycell Sundararaj - Chaucer" w:date="2026-09-15T13:25:00Z" w16du:dateUtc="2026-09-15T12:25:00Z">
          <w:r w:rsidRPr="0041138D">
            <w:rPr>
              <w:szCs w:val="20"/>
            </w:rPr>
            <w:delText>do not</w:delText>
          </w:r>
        </w:del>
      </w:moveTo>
      <w:ins w:id="126" w:author="Joycell Sundararaj - Chaucer" w:date="2026-09-15T13:25:00Z" w16du:dateUtc="2026-09-15T12:25:00Z">
        <w:r w:rsidR="00CA6AD7">
          <w:rPr>
            <w:szCs w:val="20"/>
          </w:rPr>
          <w:t>are expected to</w:t>
        </w:r>
        <w:r w:rsidRPr="0041138D">
          <w:rPr>
            <w:szCs w:val="20"/>
          </w:rPr>
          <w:t xml:space="preserve"> </w:t>
        </w:r>
        <w:r w:rsidR="00765681">
          <w:rPr>
            <w:szCs w:val="20"/>
          </w:rPr>
          <w:t>implement</w:t>
        </w:r>
        <w:r w:rsidRPr="0041138D">
          <w:rPr>
            <w:szCs w:val="20"/>
          </w:rPr>
          <w:t xml:space="preserve"> </w:t>
        </w:r>
        <w:r w:rsidR="00DF1602">
          <w:rPr>
            <w:szCs w:val="20"/>
          </w:rPr>
          <w:t>integration solutions</w:t>
        </w:r>
        <w:r w:rsidRPr="0041138D">
          <w:rPr>
            <w:szCs w:val="20"/>
          </w:rPr>
          <w:t xml:space="preserve"> </w:t>
        </w:r>
      </w:ins>
      <w:ins w:id="127" w:author="Joycell Sundararaj - Chaucer" w:date="2026-09-15T13:26:00Z" w16du:dateUtc="2026-09-15T12:26:00Z">
        <w:r w:rsidR="003E2BB6">
          <w:rPr>
            <w:szCs w:val="20"/>
          </w:rPr>
          <w:t xml:space="preserve">conforming to </w:t>
        </w:r>
        <w:r w:rsidR="00AE70EA">
          <w:rPr>
            <w:szCs w:val="20"/>
          </w:rPr>
          <w:t xml:space="preserve">Chaucer’s Azure policies and </w:t>
        </w:r>
      </w:ins>
      <w:ins w:id="128" w:author="Joycell Sundararaj - Chaucer" w:date="2026-09-15T13:27:00Z" w16du:dateUtc="2026-09-15T12:27:00Z">
        <w:r w:rsidR="00E72DFE" w:rsidRPr="0041138D">
          <w:rPr>
            <w:szCs w:val="20"/>
          </w:rPr>
          <w:t>Azure Integration Services</w:t>
        </w:r>
        <w:r w:rsidR="00E72DFE">
          <w:rPr>
            <w:szCs w:val="20"/>
          </w:rPr>
          <w:t xml:space="preserve"> </w:t>
        </w:r>
      </w:ins>
      <w:ins w:id="129" w:author="Joycell Sundararaj - Chaucer" w:date="2026-09-15T13:26:00Z" w16du:dateUtc="2026-09-15T12:26:00Z">
        <w:r w:rsidR="00576B10">
          <w:rPr>
            <w:szCs w:val="20"/>
          </w:rPr>
          <w:t>engineering</w:t>
        </w:r>
        <w:r w:rsidR="00AE70EA">
          <w:rPr>
            <w:szCs w:val="20"/>
          </w:rPr>
          <w:t xml:space="preserve"> standards</w:t>
        </w:r>
      </w:ins>
      <w:moveTo w:id="130" w:author="Joycell Sundararaj - Chaucer" w:date="2026-09-15T13:24:00Z" w16du:dateUtc="2026-09-15T12:24:00Z">
        <w:r w:rsidRPr="0041138D">
          <w:rPr>
            <w:szCs w:val="20"/>
          </w:rPr>
          <w:t xml:space="preserve"> introduce</w:t>
        </w:r>
      </w:moveTo>
      <w:ins w:id="131" w:author="Joycell Sundararaj - Chaucer" w:date="2026-09-15T13:28:00Z" w16du:dateUtc="2026-09-15T12:28:00Z">
        <w:r w:rsidR="00AC37FC">
          <w:rPr>
            <w:szCs w:val="20"/>
          </w:rPr>
          <w:t>.</w:t>
        </w:r>
      </w:ins>
      <w:moveTo w:id="132" w:author="Joycell Sundararaj - Chaucer" w:date="2026-09-15T13:24:00Z" w16du:dateUtc="2026-09-15T12:24:00Z">
        <w:r w:rsidRPr="0041138D">
          <w:rPr>
            <w:szCs w:val="20"/>
          </w:rPr>
          <w:t xml:space="preserve"> </w:t>
        </w:r>
      </w:moveTo>
      <w:ins w:id="133" w:author="Joycell Sundararaj - Chaucer" w:date="2026-09-15T13:31:00Z" w16du:dateUtc="2026-09-15T12:31:00Z">
        <w:r w:rsidR="004C4075">
          <w:rPr>
            <w:szCs w:val="20"/>
          </w:rPr>
          <w:fldChar w:fldCharType="begin"/>
        </w:r>
        <w:r w:rsidR="004C4075">
          <w:rPr>
            <w:szCs w:val="20"/>
          </w:rPr>
          <w:instrText>HYPERLINK  \l "_Document_References"</w:instrText>
        </w:r>
        <w:r w:rsidR="004C4075">
          <w:rPr>
            <w:szCs w:val="20"/>
          </w:rPr>
        </w:r>
        <w:r w:rsidR="004C4075">
          <w:rPr>
            <w:szCs w:val="20"/>
          </w:rPr>
          <w:fldChar w:fldCharType="separate"/>
        </w:r>
        <w:r w:rsidR="00C36F07" w:rsidRPr="004C4075">
          <w:rPr>
            <w:rStyle w:val="Hyperlink"/>
            <w:szCs w:val="20"/>
          </w:rPr>
          <w:t>[Ref</w:t>
        </w:r>
        <w:r w:rsidR="00C36F07" w:rsidRPr="004C4075">
          <w:rPr>
            <w:rStyle w:val="Hyperlink"/>
            <w:szCs w:val="20"/>
          </w:rPr>
          <w:t xml:space="preserve"> </w:t>
        </w:r>
        <w:r w:rsidR="00C36F07" w:rsidRPr="004C4075">
          <w:rPr>
            <w:rStyle w:val="Hyperlink"/>
            <w:szCs w:val="20"/>
          </w:rPr>
          <w:t>5, 8]</w:t>
        </w:r>
        <w:r w:rsidR="004C4075">
          <w:rPr>
            <w:szCs w:val="20"/>
          </w:rPr>
          <w:fldChar w:fldCharType="end"/>
        </w:r>
      </w:ins>
      <w:moveTo w:id="134" w:author="Joycell Sundararaj - Chaucer" w:date="2026-09-15T13:24:00Z" w16du:dateUtc="2026-09-15T12:24:00Z">
        <w:del w:id="135" w:author="Joycell Sundararaj - Chaucer" w:date="2026-09-15T13:27:00Z" w16du:dateUtc="2026-09-15T12:27:00Z">
          <w:r w:rsidRPr="0041138D">
            <w:rPr>
              <w:szCs w:val="20"/>
            </w:rPr>
            <w:delText>alternatives without an exception.</w:delText>
          </w:r>
        </w:del>
      </w:moveTo>
    </w:p>
    <w:moveToRangeEnd w:id="120"/>
    <w:p w14:paraId="7F98DB4B" w14:textId="77777777" w:rsidR="00750AC3" w:rsidRDefault="00750AC3" w:rsidP="0041138D">
      <w:pPr>
        <w:spacing w:after="120"/>
        <w:rPr>
          <w:del w:id="136" w:author="Joycell Sundararaj - Chaucer" w:date="2026-09-15T13:28:00Z" w16du:dateUtc="2026-09-15T12:28:00Z"/>
          <w:szCs w:val="20"/>
        </w:rPr>
      </w:pPr>
    </w:p>
    <w:p w14:paraId="4D2F654E" w14:textId="294CCA8A" w:rsidR="00EB3637" w:rsidRDefault="00184562" w:rsidP="0041138D">
      <w:pPr>
        <w:spacing w:after="120"/>
        <w:rPr>
          <w:szCs w:val="20"/>
        </w:rPr>
      </w:pPr>
      <w:del w:id="137" w:author="Joycell Sundararaj - Chaucer" w:date="2026-09-15T13:28:00Z" w16du:dateUtc="2026-09-15T12:28:00Z">
        <w:r>
          <w:fldChar w:fldCharType="begin"/>
        </w:r>
        <w:r>
          <w:delInstrText>HYPERLINK \l "ArchEngStdCloud"</w:delInstrText>
        </w:r>
        <w:r>
          <w:fldChar w:fldCharType="separate"/>
        </w:r>
        <w:r w:rsidRPr="00184562">
          <w:rPr>
            <w:rStyle w:val="Hyperlink"/>
            <w:szCs w:val="20"/>
          </w:rPr>
          <w:delText>Source for Azure P</w:delText>
        </w:r>
        <w:bookmarkStart w:id="138" w:name="_Hlt240371301"/>
        <w:r w:rsidRPr="00184562">
          <w:rPr>
            <w:rStyle w:val="Hyperlink"/>
            <w:szCs w:val="20"/>
          </w:rPr>
          <w:delText>o</w:delText>
        </w:r>
        <w:bookmarkEnd w:id="138"/>
        <w:r w:rsidRPr="00184562">
          <w:rPr>
            <w:rStyle w:val="Hyperlink"/>
            <w:szCs w:val="20"/>
          </w:rPr>
          <w:delText>licy and Standard</w:delText>
        </w:r>
        <w:r>
          <w:fldChar w:fldCharType="end"/>
        </w:r>
      </w:del>
    </w:p>
    <w:tbl>
      <w:tblPr>
        <w:tblStyle w:val="TableGridLight"/>
        <w:tblW w:w="9209" w:type="dxa"/>
        <w:tblLook w:val="04A0" w:firstRow="1" w:lastRow="0" w:firstColumn="1" w:lastColumn="0" w:noHBand="0" w:noVBand="1"/>
      </w:tblPr>
      <w:tblGrid>
        <w:gridCol w:w="1696"/>
        <w:gridCol w:w="2835"/>
        <w:gridCol w:w="2198"/>
        <w:gridCol w:w="2480"/>
      </w:tblGrid>
      <w:tr w:rsidR="00A64567" w:rsidRPr="009527A4" w14:paraId="3AA31672" w14:textId="77777777" w:rsidTr="007A2B8C">
        <w:tc>
          <w:tcPr>
            <w:tcW w:w="1696"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30237432" w14:textId="092F5403" w:rsidR="00A64567" w:rsidRPr="00595998" w:rsidRDefault="00A64567" w:rsidP="003662DB">
            <w:pPr>
              <w:rPr>
                <w:rFonts w:asciiTheme="minorHAnsi" w:hAnsiTheme="minorHAnsi" w:hint="eastAsia"/>
                <w:b/>
                <w:lang w:eastAsia="en-GB"/>
              </w:rPr>
            </w:pPr>
            <w:r w:rsidRPr="00A64567">
              <w:rPr>
                <w:rFonts w:asciiTheme="minorHAnsi" w:hAnsiTheme="minorHAnsi"/>
                <w:b/>
                <w:lang w:eastAsia="en-GB"/>
              </w:rPr>
              <w:t>Component</w:t>
            </w:r>
          </w:p>
        </w:tc>
        <w:tc>
          <w:tcPr>
            <w:tcW w:w="2835"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5B2D6885" w14:textId="7CC1C8B2" w:rsidR="00A64567" w:rsidRPr="00595998" w:rsidRDefault="00A624E6" w:rsidP="003662DB">
            <w:pPr>
              <w:rPr>
                <w:rFonts w:asciiTheme="minorHAnsi" w:hAnsiTheme="minorHAnsi" w:hint="eastAsia"/>
                <w:b/>
                <w:lang w:eastAsia="en-GB"/>
              </w:rPr>
            </w:pPr>
            <w:r>
              <w:rPr>
                <w:rFonts w:asciiTheme="minorHAnsi" w:hAnsiTheme="minorHAnsi"/>
                <w:b/>
                <w:lang w:eastAsia="en-GB"/>
              </w:rPr>
              <w:t>Systems Integration Framework</w:t>
            </w:r>
            <w:r w:rsidR="00A64567" w:rsidRPr="00A64567" w:rsidDel="00A22181">
              <w:rPr>
                <w:rFonts w:asciiTheme="minorHAnsi" w:hAnsiTheme="minorHAnsi"/>
                <w:b/>
                <w:lang w:eastAsia="en-GB"/>
              </w:rPr>
              <w:t xml:space="preserve"> </w:t>
            </w:r>
            <w:r w:rsidR="00A64567" w:rsidRPr="00A64567">
              <w:rPr>
                <w:rFonts w:asciiTheme="minorHAnsi" w:hAnsiTheme="minorHAnsi"/>
                <w:b/>
                <w:lang w:eastAsia="en-GB"/>
              </w:rPr>
              <w:t>Role</w:t>
            </w:r>
          </w:p>
        </w:tc>
        <w:tc>
          <w:tcPr>
            <w:tcW w:w="2198"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780FA5A8" w14:textId="33A68646" w:rsidR="00A64567" w:rsidRPr="00595998" w:rsidRDefault="00A64567" w:rsidP="003662DB">
            <w:pPr>
              <w:rPr>
                <w:rFonts w:asciiTheme="minorHAnsi" w:hAnsiTheme="minorHAnsi" w:hint="eastAsia"/>
                <w:b/>
                <w:lang w:eastAsia="en-GB"/>
              </w:rPr>
            </w:pPr>
            <w:r w:rsidRPr="00A64567">
              <w:rPr>
                <w:rFonts w:asciiTheme="minorHAnsi" w:hAnsiTheme="minorHAnsi"/>
                <w:b/>
                <w:lang w:eastAsia="en-GB"/>
              </w:rPr>
              <w:t>Recommended Use</w:t>
            </w:r>
          </w:p>
        </w:tc>
        <w:tc>
          <w:tcPr>
            <w:tcW w:w="2480"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0B531B17" w14:textId="167A0007" w:rsidR="00A64567" w:rsidRPr="00595998" w:rsidRDefault="00A64567" w:rsidP="003662DB">
            <w:pPr>
              <w:rPr>
                <w:rFonts w:asciiTheme="minorHAnsi" w:hAnsiTheme="minorHAnsi" w:hint="eastAsia"/>
                <w:b/>
                <w:lang w:eastAsia="en-GB"/>
              </w:rPr>
            </w:pPr>
            <w:r w:rsidRPr="00A64567">
              <w:rPr>
                <w:rFonts w:asciiTheme="minorHAnsi" w:hAnsiTheme="minorHAnsi"/>
                <w:b/>
                <w:lang w:eastAsia="en-GB"/>
              </w:rPr>
              <w:t>Do Not Use</w:t>
            </w:r>
          </w:p>
        </w:tc>
      </w:tr>
      <w:tr w:rsidR="00A64567" w:rsidRPr="009527A4" w14:paraId="418161A6" w14:textId="77777777" w:rsidTr="00866873">
        <w:tc>
          <w:tcPr>
            <w:tcW w:w="1696" w:type="dxa"/>
            <w:tcBorders>
              <w:top w:val="single" w:sz="4" w:space="0" w:color="000000" w:themeColor="text1"/>
            </w:tcBorders>
            <w:vAlign w:val="center"/>
          </w:tcPr>
          <w:p w14:paraId="1DA0F426" w14:textId="78D02206" w:rsidR="00A64567" w:rsidRPr="00F94A76" w:rsidRDefault="00A64567" w:rsidP="003662DB">
            <w:pPr>
              <w:rPr>
                <w:rFonts w:asciiTheme="minorHAnsi" w:hAnsiTheme="minorHAnsi" w:hint="eastAsia"/>
                <w:lang w:eastAsia="en-GB"/>
              </w:rPr>
            </w:pPr>
            <w:r w:rsidRPr="0041138D">
              <w:rPr>
                <w:rFonts w:asciiTheme="minorHAnsi" w:hAnsiTheme="minorHAnsi"/>
                <w:szCs w:val="20"/>
              </w:rPr>
              <w:t>Azure API Management</w:t>
            </w:r>
          </w:p>
        </w:tc>
        <w:tc>
          <w:tcPr>
            <w:tcW w:w="2835" w:type="dxa"/>
            <w:tcBorders>
              <w:top w:val="single" w:sz="4" w:space="0" w:color="000000" w:themeColor="text1"/>
            </w:tcBorders>
            <w:vAlign w:val="center"/>
          </w:tcPr>
          <w:p w14:paraId="42C31C63" w14:textId="63B63A16" w:rsidR="00A64567" w:rsidRPr="00F94A76" w:rsidRDefault="00A64567" w:rsidP="003662DB">
            <w:pPr>
              <w:rPr>
                <w:rFonts w:asciiTheme="minorHAnsi" w:hAnsiTheme="minorHAnsi" w:hint="eastAsia"/>
                <w:lang w:eastAsia="en-GB"/>
              </w:rPr>
            </w:pPr>
            <w:r w:rsidRPr="0041138D">
              <w:rPr>
                <w:rFonts w:asciiTheme="minorHAnsi" w:hAnsiTheme="minorHAnsi"/>
                <w:szCs w:val="20"/>
              </w:rPr>
              <w:t>Enterprise API gateway and single API ingress point</w:t>
            </w:r>
          </w:p>
        </w:tc>
        <w:tc>
          <w:tcPr>
            <w:tcW w:w="2198" w:type="dxa"/>
            <w:tcBorders>
              <w:top w:val="single" w:sz="4" w:space="0" w:color="000000" w:themeColor="text1"/>
            </w:tcBorders>
            <w:vAlign w:val="center"/>
          </w:tcPr>
          <w:p w14:paraId="5224DFD9" w14:textId="60DF4C36" w:rsidR="00A64567" w:rsidRPr="00F94A76" w:rsidRDefault="00A64567" w:rsidP="003662DB">
            <w:pPr>
              <w:rPr>
                <w:rFonts w:asciiTheme="minorHAnsi" w:hAnsiTheme="minorHAnsi" w:hint="eastAsia"/>
                <w:lang w:eastAsia="en-GB"/>
              </w:rPr>
            </w:pPr>
            <w:r w:rsidRPr="0041138D">
              <w:rPr>
                <w:rFonts w:asciiTheme="minorHAnsi" w:hAnsiTheme="minorHAnsi"/>
                <w:szCs w:val="20"/>
              </w:rPr>
              <w:t>Exposing REST APIs to internal systems, vendors, applications, or digital channels</w:t>
            </w:r>
          </w:p>
        </w:tc>
        <w:tc>
          <w:tcPr>
            <w:tcW w:w="2480" w:type="dxa"/>
            <w:tcBorders>
              <w:top w:val="single" w:sz="4" w:space="0" w:color="000000" w:themeColor="text1"/>
            </w:tcBorders>
            <w:vAlign w:val="center"/>
          </w:tcPr>
          <w:p w14:paraId="6BAC7886" w14:textId="717B94DF" w:rsidR="00A64567" w:rsidRPr="00F94A76" w:rsidRDefault="00A64567" w:rsidP="003662DB">
            <w:pPr>
              <w:rPr>
                <w:rFonts w:asciiTheme="minorHAnsi" w:hAnsiTheme="minorHAnsi" w:hint="eastAsia"/>
                <w:lang w:eastAsia="en-GB"/>
              </w:rPr>
            </w:pPr>
            <w:r w:rsidRPr="0041138D">
              <w:rPr>
                <w:rFonts w:asciiTheme="minorHAnsi" w:hAnsiTheme="minorHAnsi"/>
                <w:szCs w:val="20"/>
              </w:rPr>
              <w:t>For long-running business processes or data transformation pipelines</w:t>
            </w:r>
          </w:p>
        </w:tc>
      </w:tr>
      <w:tr w:rsidR="00A64567" w:rsidRPr="009527A4" w14:paraId="626EB9F5" w14:textId="77777777">
        <w:tc>
          <w:tcPr>
            <w:tcW w:w="1696" w:type="dxa"/>
            <w:vAlign w:val="center"/>
          </w:tcPr>
          <w:p w14:paraId="1B8BF1AD" w14:textId="2D0B2660" w:rsidR="00A64567" w:rsidRPr="00F94A76" w:rsidRDefault="00A64567" w:rsidP="003662DB">
            <w:pPr>
              <w:rPr>
                <w:rFonts w:asciiTheme="minorHAnsi" w:hAnsiTheme="minorHAnsi" w:hint="eastAsia"/>
                <w:lang w:eastAsia="en-GB"/>
              </w:rPr>
            </w:pPr>
            <w:r w:rsidRPr="0041138D">
              <w:rPr>
                <w:rFonts w:asciiTheme="minorHAnsi" w:hAnsiTheme="minorHAnsi"/>
                <w:szCs w:val="20"/>
              </w:rPr>
              <w:t>Azure Logic Apps</w:t>
            </w:r>
          </w:p>
        </w:tc>
        <w:tc>
          <w:tcPr>
            <w:tcW w:w="2835" w:type="dxa"/>
            <w:vAlign w:val="center"/>
          </w:tcPr>
          <w:p w14:paraId="62C3418D" w14:textId="1FCBF1FD" w:rsidR="00A64567" w:rsidRPr="00F94A76" w:rsidRDefault="00A64567" w:rsidP="003662DB">
            <w:pPr>
              <w:rPr>
                <w:rFonts w:asciiTheme="minorHAnsi" w:hAnsiTheme="minorHAnsi" w:hint="eastAsia"/>
                <w:lang w:eastAsia="en-GB"/>
              </w:rPr>
            </w:pPr>
            <w:r w:rsidRPr="0041138D">
              <w:rPr>
                <w:rFonts w:asciiTheme="minorHAnsi" w:hAnsiTheme="minorHAnsi"/>
                <w:szCs w:val="20"/>
              </w:rPr>
              <w:t>Workflow orchestration and cross-system process coordination</w:t>
            </w:r>
          </w:p>
        </w:tc>
        <w:tc>
          <w:tcPr>
            <w:tcW w:w="2198" w:type="dxa"/>
            <w:vAlign w:val="center"/>
          </w:tcPr>
          <w:p w14:paraId="77B6B7E7" w14:textId="6E0F4AD4" w:rsidR="00A64567" w:rsidRPr="00F94A76" w:rsidRDefault="00A64567" w:rsidP="003662DB">
            <w:pPr>
              <w:rPr>
                <w:rFonts w:asciiTheme="minorHAnsi" w:hAnsiTheme="minorHAnsi" w:hint="eastAsia"/>
                <w:lang w:eastAsia="en-GB"/>
              </w:rPr>
            </w:pPr>
            <w:r w:rsidRPr="0041138D">
              <w:rPr>
                <w:rFonts w:asciiTheme="minorHAnsi" w:hAnsiTheme="minorHAnsi"/>
                <w:szCs w:val="20"/>
              </w:rPr>
              <w:t>Multi-step integrations, long-running workflows, connector-based automation, exception paths</w:t>
            </w:r>
          </w:p>
        </w:tc>
        <w:tc>
          <w:tcPr>
            <w:tcW w:w="2480" w:type="dxa"/>
            <w:vAlign w:val="center"/>
          </w:tcPr>
          <w:p w14:paraId="37BA1886" w14:textId="5BB691A3" w:rsidR="00A64567" w:rsidRPr="00F94A76" w:rsidRDefault="00A64567" w:rsidP="003662DB">
            <w:pPr>
              <w:rPr>
                <w:rFonts w:asciiTheme="minorHAnsi" w:hAnsiTheme="minorHAnsi" w:hint="eastAsia"/>
                <w:lang w:eastAsia="en-GB"/>
              </w:rPr>
            </w:pPr>
            <w:r w:rsidRPr="0041138D">
              <w:rPr>
                <w:rFonts w:asciiTheme="minorHAnsi" w:hAnsiTheme="minorHAnsi"/>
                <w:szCs w:val="20"/>
              </w:rPr>
              <w:t>For low-level compute-heavy logic or high-throughput streaming</w:t>
            </w:r>
          </w:p>
        </w:tc>
      </w:tr>
      <w:tr w:rsidR="00A64567" w:rsidRPr="009527A4" w14:paraId="1502BD47" w14:textId="77777777">
        <w:tc>
          <w:tcPr>
            <w:tcW w:w="1696" w:type="dxa"/>
            <w:vAlign w:val="center"/>
          </w:tcPr>
          <w:p w14:paraId="4CE0D9A0" w14:textId="05FE0657" w:rsidR="00A64567" w:rsidRPr="00F94A76" w:rsidRDefault="00A64567" w:rsidP="003662DB">
            <w:pPr>
              <w:rPr>
                <w:rFonts w:asciiTheme="minorHAnsi" w:hAnsiTheme="minorHAnsi" w:hint="eastAsia"/>
                <w:lang w:eastAsia="en-GB"/>
              </w:rPr>
            </w:pPr>
            <w:r w:rsidRPr="0041138D">
              <w:rPr>
                <w:rFonts w:asciiTheme="minorHAnsi" w:hAnsiTheme="minorHAnsi"/>
                <w:szCs w:val="20"/>
              </w:rPr>
              <w:t>Azure Service Bus</w:t>
            </w:r>
          </w:p>
        </w:tc>
        <w:tc>
          <w:tcPr>
            <w:tcW w:w="2835" w:type="dxa"/>
            <w:vAlign w:val="center"/>
          </w:tcPr>
          <w:p w14:paraId="69099EFF" w14:textId="7D45EF33" w:rsidR="00A64567" w:rsidRPr="00F94A76" w:rsidRDefault="00A64567" w:rsidP="003662DB">
            <w:pPr>
              <w:rPr>
                <w:rFonts w:asciiTheme="minorHAnsi" w:hAnsiTheme="minorHAnsi" w:hint="eastAsia"/>
                <w:lang w:eastAsia="en-GB"/>
              </w:rPr>
            </w:pPr>
            <w:r w:rsidRPr="0041138D">
              <w:rPr>
                <w:rFonts w:asciiTheme="minorHAnsi" w:hAnsiTheme="minorHAnsi"/>
                <w:szCs w:val="20"/>
              </w:rPr>
              <w:t>Reliable enterprise messaging</w:t>
            </w:r>
          </w:p>
        </w:tc>
        <w:tc>
          <w:tcPr>
            <w:tcW w:w="2198" w:type="dxa"/>
            <w:vAlign w:val="center"/>
          </w:tcPr>
          <w:p w14:paraId="31258E9B" w14:textId="7EF66F2F" w:rsidR="00A64567" w:rsidRPr="00F94A76" w:rsidRDefault="00A64567" w:rsidP="003662DB">
            <w:pPr>
              <w:rPr>
                <w:rFonts w:asciiTheme="minorHAnsi" w:hAnsiTheme="minorHAnsi" w:hint="eastAsia"/>
                <w:lang w:eastAsia="en-GB"/>
              </w:rPr>
            </w:pPr>
            <w:r w:rsidRPr="0041138D">
              <w:rPr>
                <w:rFonts w:asciiTheme="minorHAnsi" w:hAnsiTheme="minorHAnsi"/>
                <w:szCs w:val="20"/>
              </w:rPr>
              <w:t>Guaranteed delivery, commands, queues, topics, retries, dead-letter handling</w:t>
            </w:r>
          </w:p>
        </w:tc>
        <w:tc>
          <w:tcPr>
            <w:tcW w:w="2480" w:type="dxa"/>
            <w:vAlign w:val="center"/>
          </w:tcPr>
          <w:p w14:paraId="08DC8E5A" w14:textId="4F14616C" w:rsidR="00A64567" w:rsidRPr="00F94A76" w:rsidRDefault="00A64567" w:rsidP="003662DB">
            <w:pPr>
              <w:rPr>
                <w:rFonts w:asciiTheme="minorHAnsi" w:hAnsiTheme="minorHAnsi" w:hint="eastAsia"/>
                <w:lang w:eastAsia="en-GB"/>
              </w:rPr>
            </w:pPr>
            <w:r w:rsidRPr="0041138D">
              <w:rPr>
                <w:rFonts w:asciiTheme="minorHAnsi" w:hAnsiTheme="minorHAnsi"/>
                <w:szCs w:val="20"/>
              </w:rPr>
              <w:t>For lightweight notifications where message state is not required</w:t>
            </w:r>
          </w:p>
        </w:tc>
      </w:tr>
      <w:tr w:rsidR="00A64567" w:rsidRPr="009527A4" w14:paraId="11401918" w14:textId="77777777">
        <w:tc>
          <w:tcPr>
            <w:tcW w:w="1696" w:type="dxa"/>
            <w:vAlign w:val="center"/>
          </w:tcPr>
          <w:p w14:paraId="2524031E" w14:textId="5BEA561B" w:rsidR="00A64567" w:rsidRPr="00F94A76" w:rsidRDefault="00A64567" w:rsidP="003662DB">
            <w:pPr>
              <w:rPr>
                <w:rFonts w:asciiTheme="minorHAnsi" w:hAnsiTheme="minorHAnsi" w:hint="eastAsia"/>
                <w:lang w:eastAsia="en-GB"/>
              </w:rPr>
            </w:pPr>
            <w:r w:rsidRPr="0041138D">
              <w:rPr>
                <w:rFonts w:asciiTheme="minorHAnsi" w:hAnsiTheme="minorHAnsi"/>
                <w:szCs w:val="20"/>
              </w:rPr>
              <w:t>Azure Event Grid</w:t>
            </w:r>
          </w:p>
        </w:tc>
        <w:tc>
          <w:tcPr>
            <w:tcW w:w="2835" w:type="dxa"/>
            <w:vAlign w:val="center"/>
          </w:tcPr>
          <w:p w14:paraId="719863D2" w14:textId="47F63CE6" w:rsidR="00A64567" w:rsidRPr="00F94A76" w:rsidRDefault="00A64567" w:rsidP="003662DB">
            <w:pPr>
              <w:rPr>
                <w:rFonts w:asciiTheme="minorHAnsi" w:hAnsiTheme="minorHAnsi" w:hint="eastAsia"/>
                <w:lang w:eastAsia="en-GB"/>
              </w:rPr>
            </w:pPr>
            <w:r w:rsidRPr="0041138D">
              <w:rPr>
                <w:rFonts w:asciiTheme="minorHAnsi" w:hAnsiTheme="minorHAnsi"/>
                <w:szCs w:val="20"/>
              </w:rPr>
              <w:t>Event notification and reactive event routing</w:t>
            </w:r>
          </w:p>
        </w:tc>
        <w:tc>
          <w:tcPr>
            <w:tcW w:w="2198" w:type="dxa"/>
            <w:vAlign w:val="center"/>
          </w:tcPr>
          <w:p w14:paraId="7E3A6BE4" w14:textId="4C8B1D65" w:rsidR="00A64567" w:rsidRPr="00F94A76" w:rsidRDefault="00A64567" w:rsidP="003662DB">
            <w:pPr>
              <w:rPr>
                <w:rFonts w:asciiTheme="minorHAnsi" w:hAnsiTheme="minorHAnsi" w:hint="eastAsia"/>
                <w:lang w:eastAsia="en-GB"/>
              </w:rPr>
            </w:pPr>
            <w:r w:rsidRPr="0041138D">
              <w:rPr>
                <w:rFonts w:asciiTheme="minorHAnsi" w:hAnsiTheme="minorHAnsi"/>
                <w:szCs w:val="20"/>
              </w:rPr>
              <w:t>Resource/event notifications, event fan-out, near-real-time triggers</w:t>
            </w:r>
          </w:p>
        </w:tc>
        <w:tc>
          <w:tcPr>
            <w:tcW w:w="2480" w:type="dxa"/>
            <w:vAlign w:val="center"/>
          </w:tcPr>
          <w:p w14:paraId="224A0CBB" w14:textId="0FF37D5E" w:rsidR="00A64567" w:rsidRPr="00F94A76" w:rsidRDefault="00A64567" w:rsidP="003662DB">
            <w:pPr>
              <w:rPr>
                <w:rFonts w:asciiTheme="minorHAnsi" w:hAnsiTheme="minorHAnsi" w:hint="eastAsia"/>
                <w:lang w:eastAsia="en-GB"/>
              </w:rPr>
            </w:pPr>
            <w:r w:rsidRPr="0041138D">
              <w:rPr>
                <w:rFonts w:asciiTheme="minorHAnsi" w:hAnsiTheme="minorHAnsi"/>
                <w:szCs w:val="20"/>
              </w:rPr>
              <w:t>For ordered business messaging or complex message settlement</w:t>
            </w:r>
          </w:p>
        </w:tc>
      </w:tr>
      <w:tr w:rsidR="00A64567" w:rsidRPr="009527A4" w14:paraId="21252652" w14:textId="77777777">
        <w:tc>
          <w:tcPr>
            <w:tcW w:w="1696" w:type="dxa"/>
            <w:vAlign w:val="center"/>
          </w:tcPr>
          <w:p w14:paraId="6EC6D70D" w14:textId="293BE57E" w:rsidR="00A64567" w:rsidRPr="0041138D" w:rsidRDefault="00A64567" w:rsidP="003662DB">
            <w:pPr>
              <w:rPr>
                <w:szCs w:val="20"/>
              </w:rPr>
            </w:pPr>
            <w:r w:rsidRPr="0041138D">
              <w:rPr>
                <w:rFonts w:asciiTheme="minorHAnsi" w:hAnsiTheme="minorHAnsi"/>
                <w:szCs w:val="20"/>
              </w:rPr>
              <w:t>Azure Event Hubs</w:t>
            </w:r>
          </w:p>
        </w:tc>
        <w:tc>
          <w:tcPr>
            <w:tcW w:w="2835" w:type="dxa"/>
            <w:vAlign w:val="center"/>
          </w:tcPr>
          <w:p w14:paraId="5D350B73" w14:textId="79DFD41C" w:rsidR="00A64567" w:rsidRPr="0041138D" w:rsidRDefault="00A64567" w:rsidP="003662DB">
            <w:pPr>
              <w:rPr>
                <w:szCs w:val="20"/>
              </w:rPr>
            </w:pPr>
            <w:r w:rsidRPr="0041138D">
              <w:rPr>
                <w:rFonts w:asciiTheme="minorHAnsi" w:hAnsiTheme="minorHAnsi"/>
                <w:szCs w:val="20"/>
              </w:rPr>
              <w:t>High-throughput event streaming</w:t>
            </w:r>
          </w:p>
        </w:tc>
        <w:tc>
          <w:tcPr>
            <w:tcW w:w="2198" w:type="dxa"/>
            <w:vAlign w:val="center"/>
          </w:tcPr>
          <w:p w14:paraId="57053330" w14:textId="1AD91F00" w:rsidR="00A64567" w:rsidRPr="0041138D" w:rsidRDefault="00A64567" w:rsidP="003662DB">
            <w:pPr>
              <w:rPr>
                <w:szCs w:val="20"/>
              </w:rPr>
            </w:pPr>
            <w:r w:rsidRPr="0041138D">
              <w:rPr>
                <w:rFonts w:asciiTheme="minorHAnsi" w:hAnsiTheme="minorHAnsi"/>
                <w:szCs w:val="20"/>
              </w:rPr>
              <w:t>Telemetry, high-volume event ingestion, streaming analytics</w:t>
            </w:r>
          </w:p>
        </w:tc>
        <w:tc>
          <w:tcPr>
            <w:tcW w:w="2480" w:type="dxa"/>
            <w:vAlign w:val="center"/>
          </w:tcPr>
          <w:p w14:paraId="7D898E4D" w14:textId="1686FAF9" w:rsidR="00A64567" w:rsidRPr="0041138D" w:rsidRDefault="00A64567" w:rsidP="003662DB">
            <w:pPr>
              <w:rPr>
                <w:szCs w:val="20"/>
              </w:rPr>
            </w:pPr>
            <w:r w:rsidRPr="0041138D">
              <w:rPr>
                <w:rFonts w:asciiTheme="minorHAnsi" w:hAnsiTheme="minorHAnsi"/>
                <w:szCs w:val="20"/>
              </w:rPr>
              <w:t>For command-style workflow messaging or request/response integration</w:t>
            </w:r>
          </w:p>
        </w:tc>
      </w:tr>
      <w:tr w:rsidR="00A64567" w:rsidRPr="009527A4" w14:paraId="549F0AC5" w14:textId="77777777">
        <w:tc>
          <w:tcPr>
            <w:tcW w:w="1696" w:type="dxa"/>
            <w:vAlign w:val="center"/>
          </w:tcPr>
          <w:p w14:paraId="4E336A56" w14:textId="746D0D3E" w:rsidR="00A64567" w:rsidRPr="0041138D" w:rsidRDefault="00A64567" w:rsidP="003662DB">
            <w:pPr>
              <w:rPr>
                <w:szCs w:val="20"/>
              </w:rPr>
            </w:pPr>
            <w:r w:rsidRPr="0041138D">
              <w:rPr>
                <w:rFonts w:asciiTheme="minorHAnsi" w:hAnsiTheme="minorHAnsi"/>
                <w:szCs w:val="20"/>
              </w:rPr>
              <w:t>Azure Functions</w:t>
            </w:r>
          </w:p>
        </w:tc>
        <w:tc>
          <w:tcPr>
            <w:tcW w:w="2835" w:type="dxa"/>
            <w:vAlign w:val="center"/>
          </w:tcPr>
          <w:p w14:paraId="2583436E" w14:textId="16A1F006" w:rsidR="00A64567" w:rsidRPr="0041138D" w:rsidRDefault="00A64567" w:rsidP="003662DB">
            <w:pPr>
              <w:rPr>
                <w:szCs w:val="20"/>
              </w:rPr>
            </w:pPr>
            <w:r w:rsidRPr="0041138D">
              <w:rPr>
                <w:rFonts w:asciiTheme="minorHAnsi" w:hAnsiTheme="minorHAnsi"/>
                <w:szCs w:val="20"/>
              </w:rPr>
              <w:t>Low-level implementation logic</w:t>
            </w:r>
          </w:p>
        </w:tc>
        <w:tc>
          <w:tcPr>
            <w:tcW w:w="2198" w:type="dxa"/>
            <w:vAlign w:val="center"/>
          </w:tcPr>
          <w:p w14:paraId="37BE92CD" w14:textId="5D81CA41" w:rsidR="00A64567" w:rsidRPr="00D76F54" w:rsidRDefault="00A64567" w:rsidP="003662DB">
            <w:pPr>
              <w:rPr>
                <w:rFonts w:asciiTheme="minorHAnsi" w:hAnsiTheme="minorHAnsi" w:hint="eastAsia"/>
                <w:szCs w:val="20"/>
              </w:rPr>
            </w:pPr>
            <w:r w:rsidRPr="00D76F54">
              <w:rPr>
                <w:rFonts w:asciiTheme="minorHAnsi" w:hAnsiTheme="minorHAnsi"/>
                <w:szCs w:val="20"/>
              </w:rPr>
              <w:t>Lightweight code extensions, transformation helpers, protocol adapters, custom validation</w:t>
            </w:r>
          </w:p>
        </w:tc>
        <w:tc>
          <w:tcPr>
            <w:tcW w:w="2480" w:type="dxa"/>
            <w:vAlign w:val="center"/>
          </w:tcPr>
          <w:p w14:paraId="5D978502" w14:textId="77777777" w:rsidR="00265D0A" w:rsidRPr="00D76F54" w:rsidRDefault="00265D0A" w:rsidP="00265D0A">
            <w:pPr>
              <w:rPr>
                <w:rFonts w:asciiTheme="minorHAnsi" w:hAnsiTheme="minorHAnsi" w:hint="eastAsia"/>
                <w:szCs w:val="20"/>
                <w:lang w:val="en-IN"/>
              </w:rPr>
            </w:pPr>
            <w:r w:rsidRPr="00D76F54">
              <w:rPr>
                <w:rFonts w:asciiTheme="minorHAnsi" w:hAnsiTheme="minorHAnsi"/>
                <w:szCs w:val="20"/>
                <w:lang w:val="en-IN"/>
              </w:rPr>
              <w:t>As the default orchestration engine or business process owner (plain Functions chained into hidden orchestration). Azure Durable Functions is permitted only as an explicit, declared orchestrator under the Orchestration Patterns selection criteria.</w:t>
            </w:r>
          </w:p>
          <w:p w14:paraId="25129306" w14:textId="06202A5A" w:rsidR="00A64567" w:rsidRPr="00D76F54" w:rsidRDefault="00A64567" w:rsidP="003662DB">
            <w:pPr>
              <w:rPr>
                <w:rFonts w:asciiTheme="minorHAnsi" w:hAnsiTheme="minorHAnsi" w:hint="eastAsia"/>
                <w:szCs w:val="20"/>
              </w:rPr>
            </w:pPr>
          </w:p>
        </w:tc>
      </w:tr>
      <w:tr w:rsidR="00A64567" w:rsidRPr="009527A4" w14:paraId="76A440F0" w14:textId="77777777">
        <w:tc>
          <w:tcPr>
            <w:tcW w:w="1696" w:type="dxa"/>
            <w:vAlign w:val="center"/>
          </w:tcPr>
          <w:p w14:paraId="3E463AE3" w14:textId="165C3AEA" w:rsidR="00A64567" w:rsidRPr="0041138D" w:rsidRDefault="00A64567" w:rsidP="003662DB">
            <w:pPr>
              <w:rPr>
                <w:szCs w:val="20"/>
              </w:rPr>
            </w:pPr>
            <w:r w:rsidRPr="0041138D">
              <w:rPr>
                <w:rFonts w:asciiTheme="minorHAnsi" w:hAnsiTheme="minorHAnsi"/>
                <w:szCs w:val="20"/>
              </w:rPr>
              <w:t>Azure Data Factory / Data Platform</w:t>
            </w:r>
          </w:p>
        </w:tc>
        <w:tc>
          <w:tcPr>
            <w:tcW w:w="2835" w:type="dxa"/>
            <w:vAlign w:val="center"/>
          </w:tcPr>
          <w:p w14:paraId="274DF793" w14:textId="6B4CE312" w:rsidR="00A64567" w:rsidRPr="0041138D" w:rsidRDefault="00A64567" w:rsidP="003662DB">
            <w:pPr>
              <w:rPr>
                <w:szCs w:val="20"/>
              </w:rPr>
            </w:pPr>
            <w:r w:rsidRPr="0041138D">
              <w:rPr>
                <w:rFonts w:asciiTheme="minorHAnsi" w:hAnsiTheme="minorHAnsi"/>
                <w:szCs w:val="20"/>
              </w:rPr>
              <w:t>Data ingestion and analytical pipeline orchestration</w:t>
            </w:r>
          </w:p>
        </w:tc>
        <w:tc>
          <w:tcPr>
            <w:tcW w:w="2198" w:type="dxa"/>
            <w:vAlign w:val="center"/>
          </w:tcPr>
          <w:p w14:paraId="751F8576" w14:textId="7FB00EFD" w:rsidR="00A64567" w:rsidRPr="0041138D" w:rsidRDefault="00A64567" w:rsidP="003662DB">
            <w:pPr>
              <w:rPr>
                <w:szCs w:val="20"/>
              </w:rPr>
            </w:pPr>
            <w:r w:rsidRPr="0041138D">
              <w:rPr>
                <w:rFonts w:asciiTheme="minorHAnsi" w:hAnsiTheme="minorHAnsi"/>
                <w:szCs w:val="20"/>
              </w:rPr>
              <w:t>Batch/ELT, Snowflake loading, analytical data movement</w:t>
            </w:r>
          </w:p>
        </w:tc>
        <w:tc>
          <w:tcPr>
            <w:tcW w:w="2480" w:type="dxa"/>
            <w:vAlign w:val="center"/>
          </w:tcPr>
          <w:p w14:paraId="554FEF82" w14:textId="203BFE04" w:rsidR="00A64567" w:rsidRPr="0041138D" w:rsidRDefault="00A64567" w:rsidP="003662DB">
            <w:pPr>
              <w:rPr>
                <w:szCs w:val="20"/>
              </w:rPr>
            </w:pPr>
            <w:r w:rsidRPr="0041138D">
              <w:rPr>
                <w:rFonts w:asciiTheme="minorHAnsi" w:hAnsiTheme="minorHAnsi"/>
                <w:szCs w:val="20"/>
              </w:rPr>
              <w:t>Real-time operational integration or transient system-to-system messaging</w:t>
            </w:r>
          </w:p>
        </w:tc>
      </w:tr>
    </w:tbl>
    <w:p w14:paraId="7BF63A31" w14:textId="77777777" w:rsidR="00E62C5D" w:rsidRDefault="00E62C5D" w:rsidP="0041138D">
      <w:pPr>
        <w:spacing w:after="120"/>
        <w:rPr>
          <w:szCs w:val="20"/>
        </w:rPr>
      </w:pPr>
    </w:p>
    <w:p w14:paraId="7F12944A" w14:textId="77777777" w:rsidR="00FE4F0E" w:rsidRPr="0041138D" w:rsidRDefault="00FE4F0E" w:rsidP="0041138D">
      <w:pPr>
        <w:spacing w:after="120"/>
        <w:rPr>
          <w:szCs w:val="20"/>
        </w:rPr>
      </w:pPr>
    </w:p>
    <w:p w14:paraId="6C9C4930" w14:textId="0789691F" w:rsidR="00FE4F0E" w:rsidRDefault="0041138D">
      <w:pPr>
        <w:pStyle w:val="Heading1"/>
        <w:ind w:left="431" w:hanging="431"/>
      </w:pPr>
      <w:bookmarkStart w:id="139" w:name="_Choosing_an_Integration"/>
      <w:bookmarkStart w:id="140" w:name="_Toc239852289"/>
      <w:bookmarkStart w:id="141" w:name="_Toc239980596"/>
      <w:bookmarkStart w:id="142" w:name="_Toc240366837"/>
      <w:bookmarkEnd w:id="139"/>
      <w:r w:rsidRPr="006F79A8">
        <w:t>Choosing an Integration Pattern</w:t>
      </w:r>
      <w:bookmarkEnd w:id="140"/>
      <w:bookmarkEnd w:id="141"/>
      <w:bookmarkEnd w:id="142"/>
    </w:p>
    <w:p w14:paraId="598C52C1" w14:textId="77777777" w:rsidR="003871B6" w:rsidRPr="003871B6" w:rsidRDefault="003871B6" w:rsidP="003871B6"/>
    <w:p w14:paraId="3D62769F" w14:textId="3FCC19B6" w:rsidR="00E62C5D" w:rsidRDefault="0041138D" w:rsidP="0041138D">
      <w:pPr>
        <w:spacing w:after="120"/>
        <w:rPr>
          <w:szCs w:val="20"/>
        </w:rPr>
      </w:pPr>
      <w:r w:rsidRPr="0041138D">
        <w:rPr>
          <w:szCs w:val="20"/>
        </w:rPr>
        <w:t xml:space="preserve">For a leadership or high-level view, the primary decision matrix in </w:t>
      </w:r>
      <w:r w:rsidR="00363CBA">
        <w:rPr>
          <w:szCs w:val="20"/>
        </w:rPr>
        <w:t>7</w:t>
      </w:r>
      <w:r w:rsidRPr="0041138D">
        <w:rPr>
          <w:szCs w:val="20"/>
        </w:rPr>
        <w:t xml:space="preserve">.1 and the common use cases in </w:t>
      </w:r>
      <w:r w:rsidR="00363CBA">
        <w:rPr>
          <w:szCs w:val="20"/>
        </w:rPr>
        <w:t>7</w:t>
      </w:r>
      <w:r w:rsidRPr="0041138D">
        <w:rPr>
          <w:szCs w:val="20"/>
        </w:rPr>
        <w:t xml:space="preserve">.2 provide a concise view of the approved integration styles. </w:t>
      </w:r>
      <w:r w:rsidR="00F633A8">
        <w:rPr>
          <w:szCs w:val="20"/>
        </w:rPr>
        <w:br/>
      </w:r>
      <w:r w:rsidR="00F633A8">
        <w:rPr>
          <w:szCs w:val="20"/>
        </w:rPr>
        <w:br/>
      </w:r>
      <w:r w:rsidRPr="0041138D">
        <w:rPr>
          <w:szCs w:val="20"/>
        </w:rPr>
        <w:t xml:space="preserve">For architecture and delivery teams, the decision tree in </w:t>
      </w:r>
      <w:r w:rsidR="00363CBA">
        <w:rPr>
          <w:szCs w:val="20"/>
        </w:rPr>
        <w:t>7</w:t>
      </w:r>
      <w:r w:rsidRPr="0041138D">
        <w:rPr>
          <w:szCs w:val="20"/>
        </w:rPr>
        <w:t xml:space="preserve">.3 supports pattern selection, while the worked example in </w:t>
      </w:r>
      <w:r w:rsidR="00363CBA">
        <w:rPr>
          <w:szCs w:val="20"/>
        </w:rPr>
        <w:t>7</w:t>
      </w:r>
      <w:r w:rsidRPr="0041138D">
        <w:rPr>
          <w:szCs w:val="20"/>
        </w:rPr>
        <w:t xml:space="preserve">.4 illustrates the application of the framework. The enterprise pattern catalogue in Section </w:t>
      </w:r>
      <w:r w:rsidR="00363CBA">
        <w:rPr>
          <w:szCs w:val="20"/>
        </w:rPr>
        <w:t>8</w:t>
      </w:r>
      <w:r w:rsidRPr="0041138D">
        <w:rPr>
          <w:szCs w:val="20"/>
        </w:rPr>
        <w:t xml:space="preserve"> provides the detailed specification of each pattern.</w:t>
      </w:r>
    </w:p>
    <w:tbl>
      <w:tblPr>
        <w:tblStyle w:val="TableGridLight"/>
        <w:tblW w:w="8926" w:type="dxa"/>
        <w:tblLook w:val="04A0" w:firstRow="1" w:lastRow="0" w:firstColumn="1" w:lastColumn="0" w:noHBand="0" w:noVBand="1"/>
      </w:tblPr>
      <w:tblGrid>
        <w:gridCol w:w="2405"/>
        <w:gridCol w:w="3544"/>
        <w:gridCol w:w="2977"/>
      </w:tblGrid>
      <w:tr w:rsidR="00A64567" w:rsidRPr="009527A4" w14:paraId="27FE89FC" w14:textId="77777777" w:rsidTr="007A2B8C">
        <w:tc>
          <w:tcPr>
            <w:tcW w:w="2405"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34C5AB1D" w14:textId="38043223" w:rsidR="00A64567" w:rsidRPr="00595998" w:rsidRDefault="00A64567" w:rsidP="003662DB">
            <w:pPr>
              <w:rPr>
                <w:rFonts w:asciiTheme="minorHAnsi" w:hAnsiTheme="minorHAnsi" w:hint="eastAsia"/>
                <w:b/>
                <w:lang w:eastAsia="en-GB"/>
              </w:rPr>
            </w:pPr>
            <w:r w:rsidRPr="00A64567">
              <w:rPr>
                <w:rFonts w:asciiTheme="minorHAnsi" w:hAnsiTheme="minorHAnsi"/>
                <w:b/>
                <w:lang w:eastAsia="en-GB"/>
              </w:rPr>
              <w:t>I am here to</w:t>
            </w:r>
          </w:p>
        </w:tc>
        <w:tc>
          <w:tcPr>
            <w:tcW w:w="3544"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1E423B0C" w14:textId="1218EBB3" w:rsidR="00A64567" w:rsidRPr="00595998" w:rsidRDefault="00C43425" w:rsidP="003662DB">
            <w:pPr>
              <w:rPr>
                <w:rFonts w:asciiTheme="minorHAnsi" w:hAnsiTheme="minorHAnsi" w:hint="eastAsia"/>
                <w:b/>
                <w:lang w:eastAsia="en-GB"/>
              </w:rPr>
            </w:pPr>
            <w:r>
              <w:rPr>
                <w:rFonts w:asciiTheme="minorHAnsi" w:hAnsiTheme="minorHAnsi"/>
                <w:b/>
                <w:lang w:eastAsia="en-GB"/>
              </w:rPr>
              <w:t>Start Here</w:t>
            </w:r>
          </w:p>
        </w:tc>
        <w:tc>
          <w:tcPr>
            <w:tcW w:w="2977"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6DE00815" w14:textId="6116FDA1" w:rsidR="00A64567" w:rsidRPr="00595998" w:rsidRDefault="00C43425" w:rsidP="003662DB">
            <w:pPr>
              <w:rPr>
                <w:rFonts w:asciiTheme="minorHAnsi" w:hAnsiTheme="minorHAnsi" w:hint="eastAsia"/>
                <w:b/>
                <w:lang w:eastAsia="en-GB"/>
              </w:rPr>
            </w:pPr>
            <w:r>
              <w:rPr>
                <w:rFonts w:asciiTheme="minorHAnsi" w:hAnsiTheme="minorHAnsi"/>
                <w:b/>
                <w:lang w:eastAsia="en-GB"/>
              </w:rPr>
              <w:t>Then Read</w:t>
            </w:r>
          </w:p>
        </w:tc>
      </w:tr>
      <w:tr w:rsidR="00A64567" w:rsidRPr="009527A4" w14:paraId="6AC40285" w14:textId="77777777" w:rsidTr="00866873">
        <w:tc>
          <w:tcPr>
            <w:tcW w:w="2405" w:type="dxa"/>
            <w:tcBorders>
              <w:top w:val="single" w:sz="4" w:space="0" w:color="000000" w:themeColor="text1"/>
            </w:tcBorders>
            <w:vAlign w:val="center"/>
          </w:tcPr>
          <w:p w14:paraId="6B0052CC" w14:textId="1A8B23C5" w:rsidR="00A64567" w:rsidRPr="00F94A76" w:rsidRDefault="00A64567" w:rsidP="003662DB">
            <w:pPr>
              <w:rPr>
                <w:rFonts w:asciiTheme="minorHAnsi" w:hAnsiTheme="minorHAnsi" w:hint="eastAsia"/>
                <w:lang w:eastAsia="en-GB"/>
              </w:rPr>
            </w:pPr>
            <w:r w:rsidRPr="0041138D">
              <w:rPr>
                <w:rFonts w:asciiTheme="minorHAnsi" w:hAnsiTheme="minorHAnsi"/>
                <w:szCs w:val="20"/>
              </w:rPr>
              <w:t>Understand the options in plain terms</w:t>
            </w:r>
          </w:p>
        </w:tc>
        <w:tc>
          <w:tcPr>
            <w:tcW w:w="3544" w:type="dxa"/>
            <w:tcBorders>
              <w:top w:val="single" w:sz="4" w:space="0" w:color="000000" w:themeColor="text1"/>
            </w:tcBorders>
            <w:vAlign w:val="center"/>
          </w:tcPr>
          <w:p w14:paraId="06755C8A" w14:textId="6D0F2CF3" w:rsidR="00A64567" w:rsidRPr="00F94A76" w:rsidRDefault="00A64567" w:rsidP="003662DB">
            <w:pPr>
              <w:rPr>
                <w:rFonts w:asciiTheme="minorHAnsi" w:hAnsiTheme="minorHAnsi" w:hint="eastAsia"/>
                <w:lang w:eastAsia="en-GB"/>
              </w:rPr>
            </w:pPr>
            <w:hyperlink w:anchor="_Primary_Decision_Matrix" w:history="1">
              <w:r w:rsidRPr="00C43425">
                <w:rPr>
                  <w:rStyle w:val="Hyperlink"/>
                  <w:rFonts w:asciiTheme="minorHAnsi" w:hAnsiTheme="minorHAnsi"/>
                  <w:szCs w:val="20"/>
                </w:rPr>
                <w:t>Primary Decision Matrix</w:t>
              </w:r>
            </w:hyperlink>
          </w:p>
        </w:tc>
        <w:tc>
          <w:tcPr>
            <w:tcW w:w="2977" w:type="dxa"/>
            <w:tcBorders>
              <w:top w:val="single" w:sz="4" w:space="0" w:color="000000" w:themeColor="text1"/>
            </w:tcBorders>
            <w:vAlign w:val="center"/>
          </w:tcPr>
          <w:p w14:paraId="5F6BDA7F" w14:textId="5AA1857B" w:rsidR="00A64567" w:rsidRPr="00F94A76" w:rsidRDefault="00A64567" w:rsidP="003662DB">
            <w:pPr>
              <w:rPr>
                <w:rFonts w:asciiTheme="minorHAnsi" w:hAnsiTheme="minorHAnsi" w:hint="eastAsia"/>
                <w:lang w:eastAsia="en-GB"/>
              </w:rPr>
            </w:pPr>
            <w:hyperlink w:anchor="_Common_Use_Cases" w:history="1">
              <w:r w:rsidRPr="00C43425">
                <w:rPr>
                  <w:rStyle w:val="Hyperlink"/>
                  <w:rFonts w:asciiTheme="minorHAnsi" w:hAnsiTheme="minorHAnsi"/>
                  <w:szCs w:val="20"/>
                </w:rPr>
                <w:t>Common Use Cases</w:t>
              </w:r>
            </w:hyperlink>
          </w:p>
        </w:tc>
      </w:tr>
      <w:tr w:rsidR="00A64567" w:rsidRPr="009527A4" w14:paraId="2CD05C06" w14:textId="77777777">
        <w:tc>
          <w:tcPr>
            <w:tcW w:w="2405" w:type="dxa"/>
            <w:vAlign w:val="center"/>
          </w:tcPr>
          <w:p w14:paraId="7CA1A285" w14:textId="7A17463E" w:rsidR="00A64567" w:rsidRPr="00F94A76" w:rsidRDefault="00A64567" w:rsidP="003662DB">
            <w:pPr>
              <w:rPr>
                <w:rFonts w:asciiTheme="minorHAnsi" w:hAnsiTheme="minorHAnsi" w:hint="eastAsia"/>
                <w:lang w:eastAsia="en-GB"/>
              </w:rPr>
            </w:pPr>
            <w:r w:rsidRPr="0041138D">
              <w:rPr>
                <w:rFonts w:asciiTheme="minorHAnsi" w:hAnsiTheme="minorHAnsi"/>
                <w:szCs w:val="20"/>
              </w:rPr>
              <w:t>Choose a pattern for a specific need</w:t>
            </w:r>
          </w:p>
        </w:tc>
        <w:tc>
          <w:tcPr>
            <w:tcW w:w="3544" w:type="dxa"/>
            <w:vAlign w:val="center"/>
          </w:tcPr>
          <w:p w14:paraId="5FE4D255" w14:textId="70D422D0" w:rsidR="00A64567" w:rsidRPr="00F94A76" w:rsidRDefault="00A64567" w:rsidP="003662DB">
            <w:pPr>
              <w:rPr>
                <w:rFonts w:asciiTheme="minorHAnsi" w:hAnsiTheme="minorHAnsi" w:hint="eastAsia"/>
                <w:lang w:eastAsia="en-GB"/>
              </w:rPr>
            </w:pPr>
            <w:hyperlink w:anchor="_Detailed_Decision_Tree" w:history="1">
              <w:r w:rsidRPr="00CA5949">
                <w:rPr>
                  <w:rStyle w:val="Hyperlink"/>
                  <w:rFonts w:asciiTheme="minorHAnsi" w:hAnsiTheme="minorHAnsi"/>
                  <w:szCs w:val="20"/>
                </w:rPr>
                <w:t>Decision Tree</w:t>
              </w:r>
            </w:hyperlink>
          </w:p>
        </w:tc>
        <w:tc>
          <w:tcPr>
            <w:tcW w:w="2977" w:type="dxa"/>
            <w:vAlign w:val="center"/>
          </w:tcPr>
          <w:p w14:paraId="6865F732" w14:textId="08F87E11" w:rsidR="00A64567" w:rsidRPr="00F94A76" w:rsidRDefault="00A64567" w:rsidP="003662DB">
            <w:pPr>
              <w:rPr>
                <w:rFonts w:asciiTheme="minorHAnsi" w:hAnsiTheme="minorHAnsi" w:hint="eastAsia"/>
                <w:lang w:eastAsia="en-GB"/>
              </w:rPr>
            </w:pPr>
            <w:hyperlink w:anchor="_8._Enterprise_Pattern" w:history="1">
              <w:r w:rsidRPr="005927F2">
                <w:rPr>
                  <w:rStyle w:val="Hyperlink"/>
                  <w:rFonts w:asciiTheme="minorHAnsi" w:hAnsiTheme="minorHAnsi"/>
                  <w:szCs w:val="20"/>
                </w:rPr>
                <w:t>Pattern Catalogue</w:t>
              </w:r>
            </w:hyperlink>
          </w:p>
        </w:tc>
      </w:tr>
      <w:tr w:rsidR="00A64567" w:rsidRPr="009527A4" w14:paraId="0C90E830" w14:textId="77777777">
        <w:tc>
          <w:tcPr>
            <w:tcW w:w="2405" w:type="dxa"/>
            <w:vAlign w:val="center"/>
          </w:tcPr>
          <w:p w14:paraId="50672F9E" w14:textId="706E5468" w:rsidR="00A64567" w:rsidRPr="00F94A76" w:rsidRDefault="00A64567" w:rsidP="003662DB">
            <w:pPr>
              <w:rPr>
                <w:rFonts w:asciiTheme="minorHAnsi" w:hAnsiTheme="minorHAnsi" w:hint="eastAsia"/>
                <w:lang w:eastAsia="en-GB"/>
              </w:rPr>
            </w:pPr>
            <w:r w:rsidRPr="0041138D">
              <w:rPr>
                <w:rFonts w:asciiTheme="minorHAnsi" w:hAnsiTheme="minorHAnsi"/>
                <w:szCs w:val="20"/>
              </w:rPr>
              <w:t>See it worked through end to end</w:t>
            </w:r>
          </w:p>
        </w:tc>
        <w:tc>
          <w:tcPr>
            <w:tcW w:w="3544" w:type="dxa"/>
            <w:vAlign w:val="center"/>
          </w:tcPr>
          <w:p w14:paraId="219A92C9" w14:textId="16FC321A" w:rsidR="00A64567" w:rsidRPr="00F94A76" w:rsidRDefault="00A64567" w:rsidP="003662DB">
            <w:pPr>
              <w:rPr>
                <w:rFonts w:asciiTheme="minorHAnsi" w:hAnsiTheme="minorHAnsi" w:hint="eastAsia"/>
                <w:lang w:eastAsia="en-GB"/>
              </w:rPr>
            </w:pPr>
            <w:hyperlink w:anchor="_Example" w:history="1">
              <w:r w:rsidRPr="00CA5949">
                <w:rPr>
                  <w:rStyle w:val="Hyperlink"/>
                  <w:rFonts w:asciiTheme="minorHAnsi" w:hAnsiTheme="minorHAnsi"/>
                  <w:szCs w:val="20"/>
                </w:rPr>
                <w:t>Worked Example</w:t>
              </w:r>
            </w:hyperlink>
          </w:p>
        </w:tc>
        <w:tc>
          <w:tcPr>
            <w:tcW w:w="2977" w:type="dxa"/>
            <w:vAlign w:val="center"/>
          </w:tcPr>
          <w:p w14:paraId="41FDE4AA" w14:textId="23C6D11C" w:rsidR="00A64567" w:rsidRPr="00F94A76" w:rsidRDefault="00A64567" w:rsidP="003662DB">
            <w:pPr>
              <w:rPr>
                <w:rFonts w:asciiTheme="minorHAnsi" w:hAnsiTheme="minorHAnsi" w:hint="eastAsia"/>
                <w:lang w:eastAsia="en-GB"/>
              </w:rPr>
            </w:pPr>
          </w:p>
        </w:tc>
      </w:tr>
    </w:tbl>
    <w:p w14:paraId="26DBFC71" w14:textId="77777777" w:rsidR="00FE4F0E" w:rsidRDefault="00FE4F0E" w:rsidP="0041138D">
      <w:pPr>
        <w:spacing w:after="120"/>
        <w:rPr>
          <w:szCs w:val="20"/>
        </w:rPr>
      </w:pPr>
    </w:p>
    <w:p w14:paraId="7B1BEA45" w14:textId="40502BCD" w:rsidR="00FE4F0E" w:rsidRPr="00FE4F0E" w:rsidRDefault="0041138D">
      <w:pPr>
        <w:pStyle w:val="Heading2"/>
      </w:pPr>
      <w:bookmarkStart w:id="143" w:name="_7.1_Primary_Decision"/>
      <w:bookmarkStart w:id="144" w:name="_Primary_Decision_Matrix"/>
      <w:bookmarkStart w:id="145" w:name="_Toc239457532"/>
      <w:bookmarkStart w:id="146" w:name="_Toc239852290"/>
      <w:bookmarkStart w:id="147" w:name="_Toc239980597"/>
      <w:bookmarkStart w:id="148" w:name="_Toc240366838"/>
      <w:bookmarkEnd w:id="143"/>
      <w:bookmarkEnd w:id="144"/>
      <w:r w:rsidRPr="00FE4F0E">
        <w:t>Primary Decision Matrix</w:t>
      </w:r>
      <w:bookmarkEnd w:id="145"/>
      <w:bookmarkEnd w:id="146"/>
      <w:bookmarkEnd w:id="147"/>
      <w:bookmarkEnd w:id="148"/>
    </w:p>
    <w:p w14:paraId="68B7EF72" w14:textId="3B4CA3F9" w:rsidR="0041138D" w:rsidRDefault="0041138D" w:rsidP="0041138D">
      <w:pPr>
        <w:spacing w:after="120"/>
        <w:rPr>
          <w:szCs w:val="20"/>
        </w:rPr>
      </w:pPr>
      <w:r w:rsidRPr="0041138D">
        <w:rPr>
          <w:szCs w:val="20"/>
        </w:rPr>
        <w:t xml:space="preserve">The matrix provides a high-level guide to selecting the most appropriate integration capability for a given requirement. It identifies whether a platform capability is normally suitable, conditionally suitable, or not recommended for a specific interaction style. The enterprise pattern catalogue in Section </w:t>
      </w:r>
      <w:r w:rsidR="00363CBA">
        <w:rPr>
          <w:szCs w:val="20"/>
        </w:rPr>
        <w:t>8</w:t>
      </w:r>
      <w:r w:rsidRPr="0041138D">
        <w:rPr>
          <w:szCs w:val="20"/>
        </w:rPr>
        <w:t xml:space="preserve"> remains the authoritative source for detailed pattern guidance.</w:t>
      </w:r>
    </w:p>
    <w:p w14:paraId="2CAE6E7F" w14:textId="77777777" w:rsidR="00E62C5D" w:rsidRDefault="00E62C5D" w:rsidP="0041138D">
      <w:pPr>
        <w:spacing w:after="120"/>
        <w:rPr>
          <w:szCs w:val="20"/>
        </w:rPr>
      </w:pPr>
    </w:p>
    <w:tbl>
      <w:tblPr>
        <w:tblStyle w:val="TableGridLight"/>
        <w:tblW w:w="9918" w:type="dxa"/>
        <w:tblLook w:val="04A0" w:firstRow="1" w:lastRow="0" w:firstColumn="1" w:lastColumn="0" w:noHBand="0" w:noVBand="1"/>
      </w:tblPr>
      <w:tblGrid>
        <w:gridCol w:w="2972"/>
        <w:gridCol w:w="851"/>
        <w:gridCol w:w="1134"/>
        <w:gridCol w:w="992"/>
        <w:gridCol w:w="992"/>
        <w:gridCol w:w="992"/>
        <w:gridCol w:w="851"/>
        <w:gridCol w:w="1134"/>
      </w:tblGrid>
      <w:tr w:rsidR="00A64567" w:rsidRPr="009527A4" w14:paraId="7A8925FD" w14:textId="4BC2A6F7" w:rsidTr="007A2B8C">
        <w:tc>
          <w:tcPr>
            <w:tcW w:w="2972"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21DDA8DA" w14:textId="3D999F53" w:rsidR="00A64567" w:rsidRPr="00595998" w:rsidRDefault="00A64567" w:rsidP="003662DB">
            <w:pPr>
              <w:rPr>
                <w:rFonts w:asciiTheme="minorHAnsi" w:hAnsiTheme="minorHAnsi" w:hint="eastAsia"/>
                <w:b/>
                <w:lang w:eastAsia="en-GB"/>
              </w:rPr>
            </w:pPr>
            <w:r w:rsidRPr="00A64567">
              <w:rPr>
                <w:rFonts w:asciiTheme="minorHAnsi" w:hAnsiTheme="minorHAnsi"/>
                <w:b/>
                <w:lang w:eastAsia="en-GB"/>
              </w:rPr>
              <w:t>Does the need involve...</w:t>
            </w:r>
          </w:p>
        </w:tc>
        <w:tc>
          <w:tcPr>
            <w:tcW w:w="851"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4FA385EA" w14:textId="4981FF0E" w:rsidR="00A64567" w:rsidRPr="00595998" w:rsidRDefault="00A64567" w:rsidP="003662DB">
            <w:pPr>
              <w:rPr>
                <w:rFonts w:asciiTheme="minorHAnsi" w:hAnsiTheme="minorHAnsi" w:hint="eastAsia"/>
                <w:b/>
                <w:lang w:eastAsia="en-GB"/>
              </w:rPr>
            </w:pPr>
            <w:r w:rsidRPr="00A64567">
              <w:rPr>
                <w:rFonts w:asciiTheme="minorHAnsi" w:hAnsiTheme="minorHAnsi"/>
                <w:b/>
                <w:lang w:eastAsia="en-GB"/>
              </w:rPr>
              <w:t>API</w:t>
            </w:r>
          </w:p>
        </w:tc>
        <w:tc>
          <w:tcPr>
            <w:tcW w:w="1134"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4F55503A" w14:textId="1B229601" w:rsidR="00A64567" w:rsidRPr="00595998" w:rsidRDefault="00A64567" w:rsidP="003662DB">
            <w:pPr>
              <w:rPr>
                <w:rFonts w:asciiTheme="minorHAnsi" w:hAnsiTheme="minorHAnsi" w:hint="eastAsia"/>
                <w:b/>
                <w:lang w:eastAsia="en-GB"/>
              </w:rPr>
            </w:pPr>
            <w:r w:rsidRPr="00A64567">
              <w:rPr>
                <w:rFonts w:asciiTheme="minorHAnsi" w:hAnsiTheme="minorHAnsi"/>
                <w:b/>
                <w:lang w:eastAsia="en-GB"/>
              </w:rPr>
              <w:t>Functions</w:t>
            </w:r>
          </w:p>
        </w:tc>
        <w:tc>
          <w:tcPr>
            <w:tcW w:w="992"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16F3A254" w14:textId="18E156A5" w:rsidR="00A64567" w:rsidRPr="00595998" w:rsidRDefault="00A64567" w:rsidP="003662DB">
            <w:pPr>
              <w:rPr>
                <w:rFonts w:asciiTheme="minorHAnsi" w:hAnsiTheme="minorHAnsi" w:hint="eastAsia"/>
                <w:b/>
                <w:lang w:eastAsia="en-GB"/>
              </w:rPr>
            </w:pPr>
            <w:r w:rsidRPr="00A64567">
              <w:rPr>
                <w:rFonts w:asciiTheme="minorHAnsi" w:hAnsiTheme="minorHAnsi"/>
                <w:b/>
                <w:lang w:eastAsia="en-GB"/>
              </w:rPr>
              <w:t>Service Bus</w:t>
            </w:r>
          </w:p>
        </w:tc>
        <w:tc>
          <w:tcPr>
            <w:tcW w:w="992"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1BA74184" w14:textId="17C5A6D9" w:rsidR="00A64567" w:rsidRPr="00595998" w:rsidRDefault="00A64567" w:rsidP="003662DB">
            <w:pPr>
              <w:rPr>
                <w:rFonts w:asciiTheme="minorHAnsi" w:hAnsiTheme="minorHAnsi" w:hint="eastAsia"/>
                <w:b/>
                <w:lang w:eastAsia="en-GB"/>
              </w:rPr>
            </w:pPr>
            <w:r w:rsidRPr="00A64567">
              <w:rPr>
                <w:rFonts w:asciiTheme="minorHAnsi" w:hAnsiTheme="minorHAnsi"/>
                <w:b/>
                <w:lang w:eastAsia="en-GB"/>
              </w:rPr>
              <w:t>Event Grid</w:t>
            </w:r>
          </w:p>
        </w:tc>
        <w:tc>
          <w:tcPr>
            <w:tcW w:w="992"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644FE7BB" w14:textId="149EA16F" w:rsidR="00A64567" w:rsidRPr="00A64567" w:rsidRDefault="00A64567" w:rsidP="003662DB">
            <w:pPr>
              <w:rPr>
                <w:rFonts w:asciiTheme="minorHAnsi" w:hAnsiTheme="minorHAnsi" w:hint="eastAsia"/>
                <w:b/>
                <w:lang w:eastAsia="en-GB"/>
              </w:rPr>
            </w:pPr>
            <w:r w:rsidRPr="00A64567">
              <w:rPr>
                <w:rFonts w:asciiTheme="minorHAnsi" w:hAnsiTheme="minorHAnsi"/>
                <w:b/>
                <w:lang w:eastAsia="en-GB"/>
              </w:rPr>
              <w:t>Event Hubs</w:t>
            </w:r>
          </w:p>
        </w:tc>
        <w:tc>
          <w:tcPr>
            <w:tcW w:w="851"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75AB6FEC" w14:textId="24A3E78F" w:rsidR="00A64567" w:rsidRPr="00A64567" w:rsidRDefault="00A64567" w:rsidP="003662DB">
            <w:pPr>
              <w:rPr>
                <w:rFonts w:asciiTheme="minorHAnsi" w:hAnsiTheme="minorHAnsi" w:hint="eastAsia"/>
                <w:b/>
                <w:lang w:eastAsia="en-GB"/>
              </w:rPr>
            </w:pPr>
            <w:r w:rsidRPr="00A64567">
              <w:rPr>
                <w:rFonts w:asciiTheme="minorHAnsi" w:hAnsiTheme="minorHAnsi"/>
                <w:b/>
                <w:lang w:eastAsia="en-GB"/>
              </w:rPr>
              <w:t>Logic Apps</w:t>
            </w:r>
          </w:p>
        </w:tc>
        <w:tc>
          <w:tcPr>
            <w:tcW w:w="1134"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058C4280" w14:textId="3EF71052" w:rsidR="00A64567" w:rsidRPr="00A64567" w:rsidRDefault="00A64567" w:rsidP="003662DB">
            <w:pPr>
              <w:rPr>
                <w:rFonts w:asciiTheme="minorHAnsi" w:hAnsiTheme="minorHAnsi" w:hint="eastAsia"/>
                <w:b/>
                <w:lang w:eastAsia="en-GB"/>
              </w:rPr>
            </w:pPr>
            <w:r w:rsidRPr="00A64567">
              <w:rPr>
                <w:rFonts w:asciiTheme="minorHAnsi" w:hAnsiTheme="minorHAnsi"/>
                <w:b/>
                <w:lang w:eastAsia="en-GB"/>
              </w:rPr>
              <w:t>ADF</w:t>
            </w:r>
          </w:p>
        </w:tc>
      </w:tr>
      <w:tr w:rsidR="00A64567" w:rsidRPr="009527A4" w14:paraId="6FD48E41" w14:textId="70DFEA22" w:rsidTr="00866873">
        <w:tc>
          <w:tcPr>
            <w:tcW w:w="2972" w:type="dxa"/>
            <w:tcBorders>
              <w:top w:val="single" w:sz="4" w:space="0" w:color="000000" w:themeColor="text1"/>
            </w:tcBorders>
            <w:vAlign w:val="center"/>
          </w:tcPr>
          <w:p w14:paraId="7A834E39" w14:textId="32D3DD7E" w:rsidR="00A64567" w:rsidRPr="00F94A76" w:rsidRDefault="00A64567" w:rsidP="003662DB">
            <w:pPr>
              <w:rPr>
                <w:rFonts w:asciiTheme="minorHAnsi" w:hAnsiTheme="minorHAnsi" w:hint="eastAsia"/>
                <w:lang w:eastAsia="en-GB"/>
              </w:rPr>
            </w:pPr>
            <w:r w:rsidRPr="0041138D">
              <w:rPr>
                <w:rFonts w:asciiTheme="minorHAnsi" w:hAnsiTheme="minorHAnsi"/>
                <w:szCs w:val="20"/>
              </w:rPr>
              <w:t>A consumer that needs an immediate response</w:t>
            </w:r>
          </w:p>
        </w:tc>
        <w:tc>
          <w:tcPr>
            <w:tcW w:w="851" w:type="dxa"/>
            <w:tcBorders>
              <w:top w:val="single" w:sz="4" w:space="0" w:color="000000" w:themeColor="text1"/>
            </w:tcBorders>
            <w:vAlign w:val="center"/>
          </w:tcPr>
          <w:p w14:paraId="1A5CCF87" w14:textId="04E504FE" w:rsidR="00A64567" w:rsidRPr="00F94A76" w:rsidRDefault="00A64567" w:rsidP="003662DB">
            <w:pPr>
              <w:rPr>
                <w:rFonts w:asciiTheme="minorHAnsi" w:hAnsiTheme="minorHAnsi" w:hint="eastAsia"/>
                <w:lang w:eastAsia="en-GB"/>
              </w:rPr>
            </w:pPr>
            <w:r w:rsidRPr="0041138D">
              <w:rPr>
                <w:rFonts w:ascii="Segoe UI Emoji" w:hAnsi="Segoe UI Emoji" w:cs="Segoe UI Emoji"/>
                <w:szCs w:val="20"/>
              </w:rPr>
              <w:t>✅</w:t>
            </w:r>
          </w:p>
        </w:tc>
        <w:tc>
          <w:tcPr>
            <w:tcW w:w="1134" w:type="dxa"/>
            <w:tcBorders>
              <w:top w:val="single" w:sz="4" w:space="0" w:color="000000" w:themeColor="text1"/>
            </w:tcBorders>
            <w:vAlign w:val="center"/>
          </w:tcPr>
          <w:p w14:paraId="75923A64" w14:textId="60FD2C0F" w:rsidR="00A64567" w:rsidRPr="00F94A76" w:rsidRDefault="00A64567" w:rsidP="003662DB">
            <w:pPr>
              <w:rPr>
                <w:rFonts w:asciiTheme="minorHAnsi" w:hAnsiTheme="minorHAnsi" w:hint="eastAsia"/>
                <w:lang w:eastAsia="en-GB"/>
              </w:rPr>
            </w:pPr>
            <w:r w:rsidRPr="0041138D">
              <w:rPr>
                <w:rFonts w:ascii="Segoe UI Emoji" w:hAnsi="Segoe UI Emoji" w:cs="Segoe UI Emoji"/>
                <w:szCs w:val="20"/>
              </w:rPr>
              <w:t>⚠️</w:t>
            </w:r>
          </w:p>
        </w:tc>
        <w:tc>
          <w:tcPr>
            <w:tcW w:w="992" w:type="dxa"/>
            <w:tcBorders>
              <w:top w:val="single" w:sz="4" w:space="0" w:color="000000" w:themeColor="text1"/>
            </w:tcBorders>
            <w:vAlign w:val="center"/>
          </w:tcPr>
          <w:p w14:paraId="05D7120E" w14:textId="6B902698" w:rsidR="00A64567" w:rsidRPr="00F94A76" w:rsidRDefault="00A64567" w:rsidP="003662DB">
            <w:pPr>
              <w:rPr>
                <w:rFonts w:asciiTheme="minorHAnsi" w:hAnsiTheme="minorHAnsi" w:hint="eastAsia"/>
                <w:lang w:eastAsia="en-GB"/>
              </w:rPr>
            </w:pPr>
            <w:r w:rsidRPr="0041138D">
              <w:rPr>
                <w:rFonts w:ascii="Segoe UI Emoji" w:hAnsi="Segoe UI Emoji" w:cs="Segoe UI Emoji"/>
                <w:szCs w:val="20"/>
              </w:rPr>
              <w:t>❌</w:t>
            </w:r>
          </w:p>
        </w:tc>
        <w:tc>
          <w:tcPr>
            <w:tcW w:w="992" w:type="dxa"/>
            <w:tcBorders>
              <w:top w:val="single" w:sz="4" w:space="0" w:color="000000" w:themeColor="text1"/>
            </w:tcBorders>
            <w:vAlign w:val="center"/>
          </w:tcPr>
          <w:p w14:paraId="26DC6327" w14:textId="14258BAF" w:rsidR="00A64567" w:rsidRPr="00F94A76" w:rsidRDefault="00A64567" w:rsidP="003662DB">
            <w:pPr>
              <w:rPr>
                <w:rFonts w:asciiTheme="minorHAnsi" w:hAnsiTheme="minorHAnsi" w:hint="eastAsia"/>
                <w:lang w:eastAsia="en-GB"/>
              </w:rPr>
            </w:pPr>
            <w:r w:rsidRPr="0041138D">
              <w:rPr>
                <w:rFonts w:ascii="Segoe UI Emoji" w:hAnsi="Segoe UI Emoji" w:cs="Segoe UI Emoji"/>
                <w:szCs w:val="20"/>
              </w:rPr>
              <w:t>❌</w:t>
            </w:r>
          </w:p>
        </w:tc>
        <w:tc>
          <w:tcPr>
            <w:tcW w:w="992" w:type="dxa"/>
            <w:tcBorders>
              <w:top w:val="single" w:sz="4" w:space="0" w:color="000000" w:themeColor="text1"/>
            </w:tcBorders>
            <w:vAlign w:val="center"/>
          </w:tcPr>
          <w:p w14:paraId="23B55BFC" w14:textId="7F6C72CA" w:rsidR="00A64567" w:rsidRPr="00F94A76" w:rsidRDefault="00A64567" w:rsidP="003662DB">
            <w:pPr>
              <w:rPr>
                <w:lang w:eastAsia="en-GB"/>
              </w:rPr>
            </w:pPr>
            <w:r w:rsidRPr="0041138D">
              <w:rPr>
                <w:rFonts w:ascii="Segoe UI Emoji" w:hAnsi="Segoe UI Emoji" w:cs="Segoe UI Emoji"/>
                <w:szCs w:val="20"/>
              </w:rPr>
              <w:t>❌</w:t>
            </w:r>
          </w:p>
        </w:tc>
        <w:tc>
          <w:tcPr>
            <w:tcW w:w="851" w:type="dxa"/>
            <w:tcBorders>
              <w:top w:val="single" w:sz="4" w:space="0" w:color="000000" w:themeColor="text1"/>
            </w:tcBorders>
            <w:vAlign w:val="center"/>
          </w:tcPr>
          <w:p w14:paraId="6FFB0EE6" w14:textId="7E7CB4C0" w:rsidR="00A64567" w:rsidRPr="00F94A76" w:rsidRDefault="00A64567" w:rsidP="003662DB">
            <w:pPr>
              <w:rPr>
                <w:lang w:eastAsia="en-GB"/>
              </w:rPr>
            </w:pPr>
            <w:r w:rsidRPr="0041138D">
              <w:rPr>
                <w:rFonts w:ascii="Segoe UI Emoji" w:hAnsi="Segoe UI Emoji" w:cs="Segoe UI Emoji"/>
                <w:szCs w:val="20"/>
              </w:rPr>
              <w:t>⚠️</w:t>
            </w:r>
          </w:p>
        </w:tc>
        <w:tc>
          <w:tcPr>
            <w:tcW w:w="1134" w:type="dxa"/>
            <w:tcBorders>
              <w:top w:val="single" w:sz="4" w:space="0" w:color="000000" w:themeColor="text1"/>
            </w:tcBorders>
            <w:vAlign w:val="center"/>
          </w:tcPr>
          <w:p w14:paraId="59261F0C" w14:textId="112F363E" w:rsidR="00A64567" w:rsidRPr="00F94A76" w:rsidRDefault="00A64567" w:rsidP="003662DB">
            <w:pPr>
              <w:rPr>
                <w:lang w:eastAsia="en-GB"/>
              </w:rPr>
            </w:pPr>
            <w:r w:rsidRPr="0041138D">
              <w:rPr>
                <w:rFonts w:ascii="Segoe UI Emoji" w:hAnsi="Segoe UI Emoji" w:cs="Segoe UI Emoji"/>
                <w:szCs w:val="20"/>
              </w:rPr>
              <w:t>❌</w:t>
            </w:r>
          </w:p>
        </w:tc>
      </w:tr>
      <w:tr w:rsidR="00A64567" w:rsidRPr="009527A4" w14:paraId="29A6E99E" w14:textId="26820393">
        <w:tc>
          <w:tcPr>
            <w:tcW w:w="2972" w:type="dxa"/>
            <w:vAlign w:val="center"/>
          </w:tcPr>
          <w:p w14:paraId="48625191" w14:textId="5B40B22D" w:rsidR="00A64567" w:rsidRPr="00F94A76" w:rsidRDefault="00A64567" w:rsidP="003662DB">
            <w:pPr>
              <w:rPr>
                <w:rFonts w:asciiTheme="minorHAnsi" w:hAnsiTheme="minorHAnsi" w:hint="eastAsia"/>
                <w:lang w:eastAsia="en-GB"/>
              </w:rPr>
            </w:pPr>
            <w:r w:rsidRPr="0041138D">
              <w:rPr>
                <w:rFonts w:asciiTheme="minorHAnsi" w:hAnsiTheme="minorHAnsi"/>
                <w:szCs w:val="20"/>
              </w:rPr>
              <w:t>Guaranteed delivery</w:t>
            </w:r>
          </w:p>
        </w:tc>
        <w:tc>
          <w:tcPr>
            <w:tcW w:w="851" w:type="dxa"/>
            <w:vAlign w:val="center"/>
          </w:tcPr>
          <w:p w14:paraId="7EE00E8C" w14:textId="5C005764" w:rsidR="00A64567" w:rsidRPr="00F94A76" w:rsidRDefault="00A64567" w:rsidP="003662DB">
            <w:pPr>
              <w:rPr>
                <w:rFonts w:asciiTheme="minorHAnsi" w:hAnsiTheme="minorHAnsi" w:hint="eastAsia"/>
                <w:lang w:eastAsia="en-GB"/>
              </w:rPr>
            </w:pPr>
            <w:r w:rsidRPr="0041138D">
              <w:rPr>
                <w:rFonts w:ascii="Segoe UI Emoji" w:hAnsi="Segoe UI Emoji" w:cs="Segoe UI Emoji"/>
                <w:szCs w:val="20"/>
              </w:rPr>
              <w:t>⚠️</w:t>
            </w:r>
          </w:p>
        </w:tc>
        <w:tc>
          <w:tcPr>
            <w:tcW w:w="1134" w:type="dxa"/>
            <w:vAlign w:val="center"/>
          </w:tcPr>
          <w:p w14:paraId="749B201F" w14:textId="14257883" w:rsidR="00A64567" w:rsidRPr="00F94A76" w:rsidRDefault="00A64567" w:rsidP="003662DB">
            <w:pPr>
              <w:rPr>
                <w:rFonts w:asciiTheme="minorHAnsi" w:hAnsiTheme="minorHAnsi" w:hint="eastAsia"/>
                <w:lang w:eastAsia="en-GB"/>
              </w:rPr>
            </w:pPr>
            <w:r w:rsidRPr="0041138D">
              <w:rPr>
                <w:rFonts w:ascii="Segoe UI Emoji" w:hAnsi="Segoe UI Emoji" w:cs="Segoe UI Emoji"/>
                <w:szCs w:val="20"/>
              </w:rPr>
              <w:t>❌</w:t>
            </w:r>
          </w:p>
        </w:tc>
        <w:tc>
          <w:tcPr>
            <w:tcW w:w="992" w:type="dxa"/>
            <w:vAlign w:val="center"/>
          </w:tcPr>
          <w:p w14:paraId="7E2C2A7D" w14:textId="7C8D039E" w:rsidR="00A64567" w:rsidRPr="00F94A76" w:rsidRDefault="00A64567" w:rsidP="003662DB">
            <w:pPr>
              <w:rPr>
                <w:rFonts w:asciiTheme="minorHAnsi" w:hAnsiTheme="minorHAnsi" w:hint="eastAsia"/>
                <w:lang w:eastAsia="en-GB"/>
              </w:rPr>
            </w:pPr>
            <w:r w:rsidRPr="0041138D">
              <w:rPr>
                <w:rFonts w:ascii="Segoe UI Emoji" w:hAnsi="Segoe UI Emoji" w:cs="Segoe UI Emoji"/>
                <w:szCs w:val="20"/>
              </w:rPr>
              <w:t>✅</w:t>
            </w:r>
          </w:p>
        </w:tc>
        <w:tc>
          <w:tcPr>
            <w:tcW w:w="992" w:type="dxa"/>
            <w:vAlign w:val="center"/>
          </w:tcPr>
          <w:p w14:paraId="7F66E688" w14:textId="48D0AFEC" w:rsidR="00A64567" w:rsidRPr="00F94A76" w:rsidRDefault="00A64567" w:rsidP="003662DB">
            <w:pPr>
              <w:rPr>
                <w:rFonts w:asciiTheme="minorHAnsi" w:hAnsiTheme="minorHAnsi" w:hint="eastAsia"/>
                <w:lang w:eastAsia="en-GB"/>
              </w:rPr>
            </w:pPr>
            <w:r w:rsidRPr="0041138D">
              <w:rPr>
                <w:rFonts w:ascii="Segoe UI Emoji" w:hAnsi="Segoe UI Emoji" w:cs="Segoe UI Emoji"/>
                <w:szCs w:val="20"/>
              </w:rPr>
              <w:t>⚠️</w:t>
            </w:r>
          </w:p>
        </w:tc>
        <w:tc>
          <w:tcPr>
            <w:tcW w:w="992" w:type="dxa"/>
            <w:vAlign w:val="center"/>
          </w:tcPr>
          <w:p w14:paraId="4C83A725" w14:textId="08F9BD64" w:rsidR="00A64567" w:rsidRPr="00F94A76" w:rsidRDefault="00A64567" w:rsidP="003662DB">
            <w:pPr>
              <w:rPr>
                <w:lang w:eastAsia="en-GB"/>
              </w:rPr>
            </w:pPr>
            <w:r w:rsidRPr="0041138D">
              <w:rPr>
                <w:rFonts w:ascii="Segoe UI Emoji" w:hAnsi="Segoe UI Emoji" w:cs="Segoe UI Emoji"/>
                <w:szCs w:val="20"/>
              </w:rPr>
              <w:t>⚠️</w:t>
            </w:r>
          </w:p>
        </w:tc>
        <w:tc>
          <w:tcPr>
            <w:tcW w:w="851" w:type="dxa"/>
            <w:vAlign w:val="center"/>
          </w:tcPr>
          <w:p w14:paraId="3CE5500D" w14:textId="6FE351D5" w:rsidR="00A64567" w:rsidRPr="00F94A76" w:rsidRDefault="00A64567" w:rsidP="003662DB">
            <w:pPr>
              <w:rPr>
                <w:lang w:eastAsia="en-GB"/>
              </w:rPr>
            </w:pPr>
            <w:r w:rsidRPr="0041138D">
              <w:rPr>
                <w:rFonts w:ascii="Segoe UI Emoji" w:hAnsi="Segoe UI Emoji" w:cs="Segoe UI Emoji"/>
                <w:szCs w:val="20"/>
              </w:rPr>
              <w:t>⚠️</w:t>
            </w:r>
          </w:p>
        </w:tc>
        <w:tc>
          <w:tcPr>
            <w:tcW w:w="1134" w:type="dxa"/>
            <w:vAlign w:val="center"/>
          </w:tcPr>
          <w:p w14:paraId="64CFEDAD" w14:textId="7EC75488" w:rsidR="00A64567" w:rsidRPr="00F94A76" w:rsidRDefault="00A64567" w:rsidP="003662DB">
            <w:pPr>
              <w:rPr>
                <w:lang w:eastAsia="en-GB"/>
              </w:rPr>
            </w:pPr>
            <w:r w:rsidRPr="0041138D">
              <w:rPr>
                <w:rFonts w:ascii="Segoe UI Emoji" w:hAnsi="Segoe UI Emoji" w:cs="Segoe UI Emoji"/>
                <w:szCs w:val="20"/>
              </w:rPr>
              <w:t>❌</w:t>
            </w:r>
          </w:p>
        </w:tc>
      </w:tr>
      <w:tr w:rsidR="00A64567" w:rsidRPr="009527A4" w14:paraId="7DC56507" w14:textId="17DDE66F">
        <w:tc>
          <w:tcPr>
            <w:tcW w:w="2972" w:type="dxa"/>
            <w:vAlign w:val="center"/>
          </w:tcPr>
          <w:p w14:paraId="035D0FC5" w14:textId="4002E4DC" w:rsidR="00A64567" w:rsidRPr="00F94A76" w:rsidRDefault="00A64567" w:rsidP="003662DB">
            <w:pPr>
              <w:rPr>
                <w:rFonts w:asciiTheme="minorHAnsi" w:hAnsiTheme="minorHAnsi" w:hint="eastAsia"/>
                <w:lang w:eastAsia="en-GB"/>
              </w:rPr>
            </w:pPr>
            <w:r w:rsidRPr="0041138D">
              <w:rPr>
                <w:rFonts w:asciiTheme="minorHAnsi" w:hAnsiTheme="minorHAnsi"/>
                <w:szCs w:val="20"/>
              </w:rPr>
              <w:t>A business command or transaction</w:t>
            </w:r>
          </w:p>
        </w:tc>
        <w:tc>
          <w:tcPr>
            <w:tcW w:w="851" w:type="dxa"/>
            <w:vAlign w:val="center"/>
          </w:tcPr>
          <w:p w14:paraId="2432A2FA" w14:textId="4A12A4B6" w:rsidR="00A64567" w:rsidRPr="00F94A76" w:rsidRDefault="00A64567" w:rsidP="003662DB">
            <w:pPr>
              <w:rPr>
                <w:rFonts w:asciiTheme="minorHAnsi" w:hAnsiTheme="minorHAnsi" w:hint="eastAsia"/>
                <w:lang w:eastAsia="en-GB"/>
              </w:rPr>
            </w:pPr>
            <w:r w:rsidRPr="0041138D">
              <w:rPr>
                <w:rFonts w:ascii="Segoe UI Emoji" w:hAnsi="Segoe UI Emoji" w:cs="Segoe UI Emoji"/>
                <w:szCs w:val="20"/>
              </w:rPr>
              <w:t>✅</w:t>
            </w:r>
          </w:p>
        </w:tc>
        <w:tc>
          <w:tcPr>
            <w:tcW w:w="1134" w:type="dxa"/>
            <w:vAlign w:val="center"/>
          </w:tcPr>
          <w:p w14:paraId="45A32351" w14:textId="4845BD52" w:rsidR="00A64567" w:rsidRPr="00F94A76" w:rsidRDefault="00A64567" w:rsidP="003662DB">
            <w:pPr>
              <w:rPr>
                <w:rFonts w:asciiTheme="minorHAnsi" w:hAnsiTheme="minorHAnsi" w:hint="eastAsia"/>
                <w:lang w:eastAsia="en-GB"/>
              </w:rPr>
            </w:pPr>
            <w:r w:rsidRPr="0041138D">
              <w:rPr>
                <w:rFonts w:ascii="Segoe UI Emoji" w:hAnsi="Segoe UI Emoji" w:cs="Segoe UI Emoji"/>
                <w:szCs w:val="20"/>
              </w:rPr>
              <w:t>⚠️</w:t>
            </w:r>
          </w:p>
        </w:tc>
        <w:tc>
          <w:tcPr>
            <w:tcW w:w="992" w:type="dxa"/>
            <w:vAlign w:val="center"/>
          </w:tcPr>
          <w:p w14:paraId="1E8EB3BE" w14:textId="367CDF83" w:rsidR="00A64567" w:rsidRPr="00F94A76" w:rsidRDefault="00A64567" w:rsidP="003662DB">
            <w:pPr>
              <w:rPr>
                <w:rFonts w:asciiTheme="minorHAnsi" w:hAnsiTheme="minorHAnsi" w:hint="eastAsia"/>
                <w:lang w:eastAsia="en-GB"/>
              </w:rPr>
            </w:pPr>
            <w:r w:rsidRPr="0041138D">
              <w:rPr>
                <w:rFonts w:ascii="Segoe UI Emoji" w:hAnsi="Segoe UI Emoji" w:cs="Segoe UI Emoji"/>
                <w:szCs w:val="20"/>
              </w:rPr>
              <w:t>✅</w:t>
            </w:r>
          </w:p>
        </w:tc>
        <w:tc>
          <w:tcPr>
            <w:tcW w:w="992" w:type="dxa"/>
            <w:vAlign w:val="center"/>
          </w:tcPr>
          <w:p w14:paraId="63924747" w14:textId="6F976D91" w:rsidR="00A64567" w:rsidRPr="00F94A76" w:rsidRDefault="00A64567" w:rsidP="003662DB">
            <w:pPr>
              <w:rPr>
                <w:rFonts w:asciiTheme="minorHAnsi" w:hAnsiTheme="minorHAnsi" w:hint="eastAsia"/>
                <w:u w:val="single"/>
                <w:lang w:eastAsia="en-GB"/>
              </w:rPr>
            </w:pPr>
            <w:r w:rsidRPr="0041138D">
              <w:rPr>
                <w:rFonts w:ascii="Segoe UI Emoji" w:hAnsi="Segoe UI Emoji" w:cs="Segoe UI Emoji"/>
                <w:szCs w:val="20"/>
              </w:rPr>
              <w:t>❌</w:t>
            </w:r>
          </w:p>
        </w:tc>
        <w:tc>
          <w:tcPr>
            <w:tcW w:w="992" w:type="dxa"/>
            <w:vAlign w:val="center"/>
          </w:tcPr>
          <w:p w14:paraId="0AC967B1" w14:textId="1F5350BC" w:rsidR="00A64567" w:rsidRPr="00F94A76" w:rsidRDefault="00A64567" w:rsidP="003662DB">
            <w:pPr>
              <w:rPr>
                <w:u w:val="single"/>
                <w:lang w:eastAsia="en-GB"/>
              </w:rPr>
            </w:pPr>
            <w:r w:rsidRPr="0041138D">
              <w:rPr>
                <w:rFonts w:ascii="Segoe UI Emoji" w:hAnsi="Segoe UI Emoji" w:cs="Segoe UI Emoji"/>
                <w:szCs w:val="20"/>
              </w:rPr>
              <w:t>❌</w:t>
            </w:r>
          </w:p>
        </w:tc>
        <w:tc>
          <w:tcPr>
            <w:tcW w:w="851" w:type="dxa"/>
            <w:vAlign w:val="center"/>
          </w:tcPr>
          <w:p w14:paraId="6D7BF6C4" w14:textId="5A4CF5EA" w:rsidR="00A64567" w:rsidRPr="00F94A76" w:rsidRDefault="00A64567" w:rsidP="003662DB">
            <w:pPr>
              <w:rPr>
                <w:u w:val="single"/>
                <w:lang w:eastAsia="en-GB"/>
              </w:rPr>
            </w:pPr>
            <w:r w:rsidRPr="0041138D">
              <w:rPr>
                <w:rFonts w:ascii="Segoe UI Emoji" w:hAnsi="Segoe UI Emoji" w:cs="Segoe UI Emoji"/>
                <w:szCs w:val="20"/>
              </w:rPr>
              <w:t>⚠️</w:t>
            </w:r>
          </w:p>
        </w:tc>
        <w:tc>
          <w:tcPr>
            <w:tcW w:w="1134" w:type="dxa"/>
            <w:vAlign w:val="center"/>
          </w:tcPr>
          <w:p w14:paraId="36DDE8F9" w14:textId="558305FF" w:rsidR="00A64567" w:rsidRPr="00F94A76" w:rsidRDefault="00A64567" w:rsidP="003662DB">
            <w:pPr>
              <w:rPr>
                <w:u w:val="single"/>
                <w:lang w:eastAsia="en-GB"/>
              </w:rPr>
            </w:pPr>
            <w:r w:rsidRPr="0041138D">
              <w:rPr>
                <w:rFonts w:ascii="Segoe UI Emoji" w:hAnsi="Segoe UI Emoji" w:cs="Segoe UI Emoji"/>
                <w:szCs w:val="20"/>
              </w:rPr>
              <w:t>❌</w:t>
            </w:r>
          </w:p>
        </w:tc>
      </w:tr>
      <w:tr w:rsidR="00A64567" w:rsidRPr="009527A4" w14:paraId="519E11FA" w14:textId="7A3F5838">
        <w:tc>
          <w:tcPr>
            <w:tcW w:w="2972" w:type="dxa"/>
            <w:vAlign w:val="center"/>
          </w:tcPr>
          <w:p w14:paraId="18C1AF83" w14:textId="1E89E85F" w:rsidR="00A64567" w:rsidRPr="00F94A76" w:rsidRDefault="00A64567" w:rsidP="003662DB">
            <w:pPr>
              <w:rPr>
                <w:rFonts w:asciiTheme="minorHAnsi" w:hAnsiTheme="minorHAnsi" w:hint="eastAsia"/>
                <w:lang w:eastAsia="en-GB"/>
              </w:rPr>
            </w:pPr>
            <w:r w:rsidRPr="0041138D">
              <w:rPr>
                <w:rFonts w:asciiTheme="minorHAnsi" w:hAnsiTheme="minorHAnsi"/>
                <w:szCs w:val="20"/>
              </w:rPr>
              <w:t>A small code-based transformation or enrichment</w:t>
            </w:r>
          </w:p>
        </w:tc>
        <w:tc>
          <w:tcPr>
            <w:tcW w:w="851" w:type="dxa"/>
            <w:vAlign w:val="center"/>
          </w:tcPr>
          <w:p w14:paraId="5976F2B4" w14:textId="2BA44B19" w:rsidR="00A64567" w:rsidRPr="00F94A76" w:rsidRDefault="00A64567" w:rsidP="003662DB">
            <w:pPr>
              <w:rPr>
                <w:rFonts w:asciiTheme="minorHAnsi" w:hAnsiTheme="minorHAnsi" w:hint="eastAsia"/>
                <w:lang w:eastAsia="en-GB"/>
              </w:rPr>
            </w:pPr>
            <w:r w:rsidRPr="0041138D">
              <w:rPr>
                <w:rFonts w:ascii="Segoe UI Emoji" w:hAnsi="Segoe UI Emoji" w:cs="Segoe UI Emoji"/>
                <w:szCs w:val="20"/>
              </w:rPr>
              <w:t>⚠️</w:t>
            </w:r>
          </w:p>
        </w:tc>
        <w:tc>
          <w:tcPr>
            <w:tcW w:w="1134" w:type="dxa"/>
            <w:vAlign w:val="center"/>
          </w:tcPr>
          <w:p w14:paraId="4349D37C" w14:textId="58E1B59A" w:rsidR="00A64567" w:rsidRPr="00F94A76" w:rsidRDefault="00A64567" w:rsidP="003662DB">
            <w:pPr>
              <w:rPr>
                <w:rFonts w:asciiTheme="minorHAnsi" w:hAnsiTheme="minorHAnsi" w:hint="eastAsia"/>
                <w:lang w:eastAsia="en-GB"/>
              </w:rPr>
            </w:pPr>
            <w:r w:rsidRPr="0041138D">
              <w:rPr>
                <w:rFonts w:ascii="Segoe UI Emoji" w:hAnsi="Segoe UI Emoji" w:cs="Segoe UI Emoji"/>
                <w:szCs w:val="20"/>
              </w:rPr>
              <w:t>✅</w:t>
            </w:r>
          </w:p>
        </w:tc>
        <w:tc>
          <w:tcPr>
            <w:tcW w:w="992" w:type="dxa"/>
            <w:vAlign w:val="center"/>
          </w:tcPr>
          <w:p w14:paraId="02430BB3" w14:textId="6600C5A3" w:rsidR="00A64567" w:rsidRPr="00F94A76" w:rsidRDefault="00A64567" w:rsidP="003662DB">
            <w:pPr>
              <w:rPr>
                <w:rFonts w:asciiTheme="minorHAnsi" w:hAnsiTheme="minorHAnsi" w:hint="eastAsia"/>
                <w:lang w:eastAsia="en-GB"/>
              </w:rPr>
            </w:pPr>
            <w:r w:rsidRPr="0041138D">
              <w:rPr>
                <w:rFonts w:ascii="Segoe UI Emoji" w:hAnsi="Segoe UI Emoji" w:cs="Segoe UI Emoji"/>
                <w:szCs w:val="20"/>
              </w:rPr>
              <w:t>⚠️</w:t>
            </w:r>
          </w:p>
        </w:tc>
        <w:tc>
          <w:tcPr>
            <w:tcW w:w="992" w:type="dxa"/>
            <w:vAlign w:val="center"/>
          </w:tcPr>
          <w:p w14:paraId="612488B9" w14:textId="46AADF3F" w:rsidR="00A64567" w:rsidRPr="00F94A76" w:rsidRDefault="00A64567" w:rsidP="003662DB">
            <w:pPr>
              <w:rPr>
                <w:rFonts w:asciiTheme="minorHAnsi" w:hAnsiTheme="minorHAnsi" w:hint="eastAsia"/>
                <w:color w:val="1A2B56" w:themeColor="accent1"/>
                <w:u w:val="single"/>
                <w:lang w:eastAsia="en-GB"/>
              </w:rPr>
            </w:pPr>
            <w:r w:rsidRPr="0041138D">
              <w:rPr>
                <w:rFonts w:ascii="Segoe UI Emoji" w:hAnsi="Segoe UI Emoji" w:cs="Segoe UI Emoji"/>
                <w:szCs w:val="20"/>
              </w:rPr>
              <w:t>❌</w:t>
            </w:r>
          </w:p>
        </w:tc>
        <w:tc>
          <w:tcPr>
            <w:tcW w:w="992" w:type="dxa"/>
            <w:vAlign w:val="center"/>
          </w:tcPr>
          <w:p w14:paraId="503D933C" w14:textId="24435658" w:rsidR="00A64567" w:rsidRPr="00F94A76" w:rsidRDefault="00A64567" w:rsidP="003662DB">
            <w:pPr>
              <w:rPr>
                <w:color w:val="1A2B56" w:themeColor="accent1"/>
                <w:u w:val="single"/>
                <w:lang w:eastAsia="en-GB"/>
              </w:rPr>
            </w:pPr>
            <w:r w:rsidRPr="0041138D">
              <w:rPr>
                <w:rFonts w:ascii="Segoe UI Emoji" w:hAnsi="Segoe UI Emoji" w:cs="Segoe UI Emoji"/>
                <w:szCs w:val="20"/>
              </w:rPr>
              <w:t>❌</w:t>
            </w:r>
          </w:p>
        </w:tc>
        <w:tc>
          <w:tcPr>
            <w:tcW w:w="851" w:type="dxa"/>
            <w:vAlign w:val="center"/>
          </w:tcPr>
          <w:p w14:paraId="485672E9" w14:textId="46543B5F" w:rsidR="00A64567" w:rsidRPr="00F94A76" w:rsidRDefault="00A64567" w:rsidP="003662DB">
            <w:pPr>
              <w:rPr>
                <w:color w:val="1A2B56" w:themeColor="accent1"/>
                <w:u w:val="single"/>
                <w:lang w:eastAsia="en-GB"/>
              </w:rPr>
            </w:pPr>
            <w:r w:rsidRPr="0041138D">
              <w:rPr>
                <w:rFonts w:ascii="Segoe UI Emoji" w:hAnsi="Segoe UI Emoji" w:cs="Segoe UI Emoji"/>
                <w:szCs w:val="20"/>
              </w:rPr>
              <w:t>⚠️</w:t>
            </w:r>
          </w:p>
        </w:tc>
        <w:tc>
          <w:tcPr>
            <w:tcW w:w="1134" w:type="dxa"/>
            <w:vAlign w:val="center"/>
          </w:tcPr>
          <w:p w14:paraId="6B284C49" w14:textId="28767757" w:rsidR="00A64567" w:rsidRPr="00F94A76" w:rsidRDefault="00A64567" w:rsidP="003662DB">
            <w:pPr>
              <w:rPr>
                <w:color w:val="1A2B56" w:themeColor="accent1"/>
                <w:u w:val="single"/>
                <w:lang w:eastAsia="en-GB"/>
              </w:rPr>
            </w:pPr>
            <w:r w:rsidRPr="0041138D">
              <w:rPr>
                <w:rFonts w:ascii="Segoe UI Emoji" w:hAnsi="Segoe UI Emoji" w:cs="Segoe UI Emoji"/>
                <w:szCs w:val="20"/>
              </w:rPr>
              <w:t>⚠️</w:t>
            </w:r>
          </w:p>
        </w:tc>
      </w:tr>
      <w:tr w:rsidR="00A64567" w:rsidRPr="009527A4" w14:paraId="26D384EF" w14:textId="77777777">
        <w:tc>
          <w:tcPr>
            <w:tcW w:w="2972" w:type="dxa"/>
            <w:vAlign w:val="center"/>
          </w:tcPr>
          <w:p w14:paraId="42875881" w14:textId="1B9F9E37" w:rsidR="00A64567" w:rsidRPr="0041138D" w:rsidRDefault="00A64567" w:rsidP="003662DB">
            <w:pPr>
              <w:rPr>
                <w:szCs w:val="20"/>
              </w:rPr>
            </w:pPr>
            <w:r w:rsidRPr="0041138D">
              <w:rPr>
                <w:rFonts w:asciiTheme="minorHAnsi" w:hAnsiTheme="minorHAnsi"/>
                <w:szCs w:val="20"/>
              </w:rPr>
              <w:t>A notification that something happened</w:t>
            </w:r>
          </w:p>
        </w:tc>
        <w:tc>
          <w:tcPr>
            <w:tcW w:w="851" w:type="dxa"/>
            <w:vAlign w:val="center"/>
          </w:tcPr>
          <w:p w14:paraId="5D5B1278" w14:textId="55857234"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1134" w:type="dxa"/>
            <w:vAlign w:val="center"/>
          </w:tcPr>
          <w:p w14:paraId="09E07BFC" w14:textId="7B7B2701"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992" w:type="dxa"/>
            <w:vAlign w:val="center"/>
          </w:tcPr>
          <w:p w14:paraId="040125BA" w14:textId="3E9443B4"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992" w:type="dxa"/>
            <w:vAlign w:val="center"/>
          </w:tcPr>
          <w:p w14:paraId="3B11065F" w14:textId="58F6316C"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992" w:type="dxa"/>
            <w:vAlign w:val="center"/>
          </w:tcPr>
          <w:p w14:paraId="172E2E06" w14:textId="77D2DEB0"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851" w:type="dxa"/>
            <w:vAlign w:val="center"/>
          </w:tcPr>
          <w:p w14:paraId="61A868E8" w14:textId="6FB5F9B3"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1134" w:type="dxa"/>
            <w:vAlign w:val="center"/>
          </w:tcPr>
          <w:p w14:paraId="14CD6620" w14:textId="33393A4B"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r>
      <w:tr w:rsidR="00A64567" w:rsidRPr="009527A4" w14:paraId="6208EB7B" w14:textId="77777777">
        <w:tc>
          <w:tcPr>
            <w:tcW w:w="2972" w:type="dxa"/>
            <w:vAlign w:val="center"/>
          </w:tcPr>
          <w:p w14:paraId="35AEA598" w14:textId="0B3EBED4" w:rsidR="00A64567" w:rsidRPr="0041138D" w:rsidRDefault="00A64567" w:rsidP="003662DB">
            <w:pPr>
              <w:rPr>
                <w:szCs w:val="20"/>
              </w:rPr>
            </w:pPr>
            <w:r w:rsidRPr="0041138D">
              <w:rPr>
                <w:rFonts w:asciiTheme="minorHAnsi" w:hAnsiTheme="minorHAnsi"/>
                <w:szCs w:val="20"/>
              </w:rPr>
              <w:t>High-volume telemetry or an event stream</w:t>
            </w:r>
          </w:p>
        </w:tc>
        <w:tc>
          <w:tcPr>
            <w:tcW w:w="851" w:type="dxa"/>
            <w:vAlign w:val="center"/>
          </w:tcPr>
          <w:p w14:paraId="0813932F" w14:textId="012B8923"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1134" w:type="dxa"/>
            <w:vAlign w:val="center"/>
          </w:tcPr>
          <w:p w14:paraId="7202392E" w14:textId="7E38A714"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992" w:type="dxa"/>
            <w:vAlign w:val="center"/>
          </w:tcPr>
          <w:p w14:paraId="5A588203" w14:textId="5E6EA047"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992" w:type="dxa"/>
            <w:vAlign w:val="center"/>
          </w:tcPr>
          <w:p w14:paraId="108080F0" w14:textId="5507AC78"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992" w:type="dxa"/>
            <w:vAlign w:val="center"/>
          </w:tcPr>
          <w:p w14:paraId="2CDF347B" w14:textId="227047EB"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851" w:type="dxa"/>
            <w:vAlign w:val="center"/>
          </w:tcPr>
          <w:p w14:paraId="09ED1C7E" w14:textId="4883D16C"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1134" w:type="dxa"/>
            <w:vAlign w:val="center"/>
          </w:tcPr>
          <w:p w14:paraId="686ABE06" w14:textId="0405E7EA"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r>
      <w:tr w:rsidR="00A64567" w:rsidRPr="009527A4" w14:paraId="3596E91D" w14:textId="77777777">
        <w:tc>
          <w:tcPr>
            <w:tcW w:w="2972" w:type="dxa"/>
            <w:vAlign w:val="center"/>
          </w:tcPr>
          <w:p w14:paraId="60F27127" w14:textId="7979C7C9" w:rsidR="00A64567" w:rsidRPr="0041138D" w:rsidRDefault="00A64567" w:rsidP="003662DB">
            <w:pPr>
              <w:rPr>
                <w:szCs w:val="20"/>
              </w:rPr>
            </w:pPr>
            <w:r w:rsidRPr="0041138D">
              <w:rPr>
                <w:rFonts w:asciiTheme="minorHAnsi" w:hAnsiTheme="minorHAnsi"/>
                <w:szCs w:val="20"/>
              </w:rPr>
              <w:t>A process that spans multiple systems and steps</w:t>
            </w:r>
          </w:p>
        </w:tc>
        <w:tc>
          <w:tcPr>
            <w:tcW w:w="851" w:type="dxa"/>
            <w:vAlign w:val="center"/>
          </w:tcPr>
          <w:p w14:paraId="4FEBCE24" w14:textId="4FF26A72"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1134" w:type="dxa"/>
            <w:vAlign w:val="center"/>
          </w:tcPr>
          <w:p w14:paraId="24502747" w14:textId="21EA7E25"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992" w:type="dxa"/>
            <w:vAlign w:val="center"/>
          </w:tcPr>
          <w:p w14:paraId="31FF8D5C" w14:textId="3BF6060B"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992" w:type="dxa"/>
            <w:vAlign w:val="center"/>
          </w:tcPr>
          <w:p w14:paraId="33DECF99" w14:textId="68529B1A"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992" w:type="dxa"/>
            <w:vAlign w:val="center"/>
          </w:tcPr>
          <w:p w14:paraId="05CEFDDF" w14:textId="44151CBF"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851" w:type="dxa"/>
            <w:vAlign w:val="center"/>
          </w:tcPr>
          <w:p w14:paraId="70EE0CF4" w14:textId="78FC9F3A"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1134" w:type="dxa"/>
            <w:vAlign w:val="center"/>
          </w:tcPr>
          <w:p w14:paraId="7773EEA3" w14:textId="0E757E17"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r>
      <w:tr w:rsidR="00A64567" w:rsidRPr="009527A4" w14:paraId="67BA2251" w14:textId="77777777">
        <w:tc>
          <w:tcPr>
            <w:tcW w:w="2972" w:type="dxa"/>
            <w:vAlign w:val="center"/>
          </w:tcPr>
          <w:p w14:paraId="169D5BA4" w14:textId="6AC37CCD" w:rsidR="00A64567" w:rsidRPr="0041138D" w:rsidRDefault="00A64567" w:rsidP="003662DB">
            <w:pPr>
              <w:rPr>
                <w:szCs w:val="20"/>
              </w:rPr>
            </w:pPr>
            <w:r w:rsidRPr="0041138D">
              <w:rPr>
                <w:rFonts w:asciiTheme="minorHAnsi" w:hAnsiTheme="minorHAnsi"/>
                <w:szCs w:val="20"/>
              </w:rPr>
              <w:t>Long-running state or retry orchestration</w:t>
            </w:r>
          </w:p>
        </w:tc>
        <w:tc>
          <w:tcPr>
            <w:tcW w:w="851" w:type="dxa"/>
            <w:vAlign w:val="center"/>
          </w:tcPr>
          <w:p w14:paraId="2DD15275" w14:textId="6897BC95"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1134" w:type="dxa"/>
            <w:vAlign w:val="center"/>
          </w:tcPr>
          <w:p w14:paraId="52552EF7" w14:textId="202A807D"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992" w:type="dxa"/>
            <w:vAlign w:val="center"/>
          </w:tcPr>
          <w:p w14:paraId="28F7991E" w14:textId="19900584"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992" w:type="dxa"/>
            <w:vAlign w:val="center"/>
          </w:tcPr>
          <w:p w14:paraId="3DB9D024" w14:textId="45306515"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992" w:type="dxa"/>
            <w:vAlign w:val="center"/>
          </w:tcPr>
          <w:p w14:paraId="1C72D06B" w14:textId="6CA29F15"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851" w:type="dxa"/>
            <w:vAlign w:val="center"/>
          </w:tcPr>
          <w:p w14:paraId="7BB25C74" w14:textId="35BDDB45"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1134" w:type="dxa"/>
            <w:vAlign w:val="center"/>
          </w:tcPr>
          <w:p w14:paraId="0491C834" w14:textId="4F91BC9C"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r>
      <w:tr w:rsidR="00A64567" w:rsidRPr="009527A4" w14:paraId="4CE2971B" w14:textId="77777777">
        <w:tc>
          <w:tcPr>
            <w:tcW w:w="2972" w:type="dxa"/>
            <w:vAlign w:val="center"/>
          </w:tcPr>
          <w:p w14:paraId="2BB20DEE" w14:textId="2BCBCCF0" w:rsidR="00A64567" w:rsidRPr="0041138D" w:rsidRDefault="00A64567" w:rsidP="003662DB">
            <w:pPr>
              <w:rPr>
                <w:szCs w:val="20"/>
              </w:rPr>
            </w:pPr>
            <w:r w:rsidRPr="0041138D">
              <w:rPr>
                <w:rFonts w:asciiTheme="minorHAnsi" w:hAnsiTheme="minorHAnsi"/>
                <w:szCs w:val="20"/>
              </w:rPr>
              <w:t>Analytics or data warehousing as the main purpose</w:t>
            </w:r>
          </w:p>
        </w:tc>
        <w:tc>
          <w:tcPr>
            <w:tcW w:w="851" w:type="dxa"/>
            <w:vAlign w:val="center"/>
          </w:tcPr>
          <w:p w14:paraId="68CD3CEC" w14:textId="4481DCC4"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1134" w:type="dxa"/>
            <w:vAlign w:val="center"/>
          </w:tcPr>
          <w:p w14:paraId="24A7254B" w14:textId="44FF3347"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992" w:type="dxa"/>
            <w:vAlign w:val="center"/>
          </w:tcPr>
          <w:p w14:paraId="3B4E75E1" w14:textId="0D5F1019"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992" w:type="dxa"/>
            <w:vAlign w:val="center"/>
          </w:tcPr>
          <w:p w14:paraId="4C0D0517" w14:textId="12F958BD"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992" w:type="dxa"/>
            <w:vAlign w:val="center"/>
          </w:tcPr>
          <w:p w14:paraId="2A8920B8" w14:textId="02CE1358"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851" w:type="dxa"/>
            <w:vAlign w:val="center"/>
          </w:tcPr>
          <w:p w14:paraId="69B8F2C1" w14:textId="36C8D1CA"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1134" w:type="dxa"/>
            <w:vAlign w:val="center"/>
          </w:tcPr>
          <w:p w14:paraId="7745D3FD" w14:textId="5124FC6A"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r>
    </w:tbl>
    <w:p w14:paraId="1F79E1F1" w14:textId="77777777" w:rsidR="00E62C5D" w:rsidRDefault="00E62C5D" w:rsidP="0041138D">
      <w:pPr>
        <w:spacing w:after="120"/>
        <w:rPr>
          <w:szCs w:val="20"/>
        </w:rPr>
      </w:pPr>
    </w:p>
    <w:p w14:paraId="78C1F03D" w14:textId="355CA575" w:rsidR="00363CBA" w:rsidRPr="0041138D" w:rsidRDefault="0041138D" w:rsidP="0041138D">
      <w:pPr>
        <w:spacing w:after="120"/>
        <w:rPr>
          <w:szCs w:val="20"/>
        </w:rPr>
      </w:pPr>
      <w:r w:rsidRPr="00DE0875">
        <w:rPr>
          <w:szCs w:val="20"/>
          <w:u w:val="single"/>
        </w:rPr>
        <w:t>Legend</w:t>
      </w:r>
      <w:r w:rsidRPr="0041138D">
        <w:rPr>
          <w:szCs w:val="20"/>
        </w:rPr>
        <w:t>.</w:t>
      </w:r>
    </w:p>
    <w:p w14:paraId="7700C8D6" w14:textId="1EF07362" w:rsidR="0041138D" w:rsidRPr="0041138D" w:rsidRDefault="0041138D" w:rsidP="00133B27">
      <w:pPr>
        <w:spacing w:after="46" w:line="270" w:lineRule="auto"/>
        <w:ind w:left="360"/>
        <w:rPr>
          <w:szCs w:val="20"/>
        </w:rPr>
      </w:pPr>
      <w:r w:rsidRPr="0041138D">
        <w:rPr>
          <w:rFonts w:ascii="Segoe UI Emoji" w:hAnsi="Segoe UI Emoji" w:cs="Segoe UI Emoji"/>
          <w:szCs w:val="20"/>
        </w:rPr>
        <w:t>✅</w:t>
      </w:r>
      <w:r w:rsidRPr="0041138D">
        <w:rPr>
          <w:szCs w:val="20"/>
        </w:rPr>
        <w:t xml:space="preserve">  </w:t>
      </w:r>
      <w:r w:rsidR="00133B27" w:rsidRPr="00CB47B9">
        <w:rPr>
          <w:bCs w:val="0"/>
          <w:szCs w:val="20"/>
        </w:rPr>
        <w:t>Preferred service</w:t>
      </w:r>
      <w:r w:rsidR="00133B27" w:rsidRPr="00133B27">
        <w:rPr>
          <w:szCs w:val="20"/>
        </w:rPr>
        <w:t xml:space="preserve"> for the stated use case.</w:t>
      </w:r>
    </w:p>
    <w:p w14:paraId="7425BD50" w14:textId="2009B627" w:rsidR="0041138D" w:rsidRPr="0041138D" w:rsidRDefault="0041138D" w:rsidP="0041138D">
      <w:pPr>
        <w:spacing w:after="46" w:line="270" w:lineRule="auto"/>
        <w:ind w:left="360"/>
        <w:rPr>
          <w:szCs w:val="20"/>
        </w:rPr>
      </w:pPr>
      <w:r w:rsidRPr="0041138D">
        <w:rPr>
          <w:rFonts w:ascii="Segoe UI Emoji" w:hAnsi="Segoe UI Emoji" w:cs="Segoe UI Emoji"/>
          <w:szCs w:val="20"/>
        </w:rPr>
        <w:t>⚠️</w:t>
      </w:r>
      <w:r w:rsidRPr="0041138D">
        <w:rPr>
          <w:szCs w:val="20"/>
        </w:rPr>
        <w:t xml:space="preserve">  </w:t>
      </w:r>
      <w:r w:rsidR="00CB47B9" w:rsidRPr="00CB47B9">
        <w:rPr>
          <w:szCs w:val="20"/>
        </w:rPr>
        <w:t>Possible service where specific requirements justify its use.</w:t>
      </w:r>
    </w:p>
    <w:p w14:paraId="66DCA4C4" w14:textId="4C316DBC" w:rsidR="0041138D" w:rsidRDefault="0041138D" w:rsidP="0041138D">
      <w:pPr>
        <w:spacing w:after="46" w:line="270" w:lineRule="auto"/>
        <w:ind w:left="360"/>
        <w:rPr>
          <w:szCs w:val="20"/>
        </w:rPr>
      </w:pPr>
      <w:r w:rsidRPr="0041138D">
        <w:rPr>
          <w:rFonts w:ascii="Segoe UI Emoji" w:hAnsi="Segoe UI Emoji" w:cs="Segoe UI Emoji"/>
          <w:szCs w:val="20"/>
        </w:rPr>
        <w:t>❌</w:t>
      </w:r>
      <w:r w:rsidRPr="0041138D">
        <w:rPr>
          <w:szCs w:val="20"/>
        </w:rPr>
        <w:t xml:space="preserve">  </w:t>
      </w:r>
      <w:r w:rsidR="00CB47B9" w:rsidRPr="00CB47B9">
        <w:rPr>
          <w:szCs w:val="20"/>
        </w:rPr>
        <w:t xml:space="preserve">Not normally recommended for the stated use </w:t>
      </w:r>
      <w:r w:rsidRPr="0041138D" w:rsidDel="00CB47B9">
        <w:rPr>
          <w:szCs w:val="20"/>
        </w:rPr>
        <w:t>case</w:t>
      </w:r>
      <w:r w:rsidRPr="0041138D">
        <w:rPr>
          <w:szCs w:val="20"/>
        </w:rPr>
        <w:t>.</w:t>
      </w:r>
    </w:p>
    <w:p w14:paraId="40E16BFF" w14:textId="77777777" w:rsidR="00A64567" w:rsidRPr="0041138D" w:rsidRDefault="00A64567" w:rsidP="0041138D">
      <w:pPr>
        <w:spacing w:after="46" w:line="270" w:lineRule="auto"/>
        <w:ind w:left="360"/>
        <w:rPr>
          <w:szCs w:val="20"/>
        </w:rPr>
      </w:pPr>
    </w:p>
    <w:p w14:paraId="39A9D30A" w14:textId="2AB80464" w:rsidR="0041138D" w:rsidRDefault="0041138D" w:rsidP="0041138D">
      <w:pPr>
        <w:spacing w:before="40" w:after="120"/>
        <w:rPr>
          <w:szCs w:val="20"/>
        </w:rPr>
      </w:pPr>
      <w:r w:rsidRPr="0041138D">
        <w:rPr>
          <w:szCs w:val="20"/>
        </w:rPr>
        <w:t xml:space="preserve">Note: Analytics and data warehousing are served by the data platform, using ADF, Blob, Snowpipe and Snowflake, rather than by an integration pattern. Please see Section </w:t>
      </w:r>
      <w:r w:rsidR="00363CBA">
        <w:rPr>
          <w:szCs w:val="20"/>
        </w:rPr>
        <w:t>9</w:t>
      </w:r>
      <w:r w:rsidRPr="0041138D">
        <w:rPr>
          <w:szCs w:val="20"/>
        </w:rPr>
        <w:t>.</w:t>
      </w:r>
    </w:p>
    <w:p w14:paraId="4288F2DB" w14:textId="77777777" w:rsidR="003871B6" w:rsidRDefault="003871B6" w:rsidP="0041138D">
      <w:pPr>
        <w:spacing w:before="40" w:after="120"/>
        <w:rPr>
          <w:szCs w:val="20"/>
        </w:rPr>
      </w:pPr>
    </w:p>
    <w:p w14:paraId="72FF37DB" w14:textId="08D77317" w:rsidR="00363CBA" w:rsidRPr="00363CBA" w:rsidRDefault="0041138D">
      <w:pPr>
        <w:pStyle w:val="Heading2"/>
      </w:pPr>
      <w:bookmarkStart w:id="149" w:name="_Common_Use_Cases"/>
      <w:bookmarkStart w:id="150" w:name="_Toc239457533"/>
      <w:bookmarkStart w:id="151" w:name="_Toc239852291"/>
      <w:bookmarkStart w:id="152" w:name="_Toc239980598"/>
      <w:bookmarkStart w:id="153" w:name="_Toc240366839"/>
      <w:bookmarkEnd w:id="149"/>
      <w:r w:rsidRPr="00FE4F0E">
        <w:t>Common Use Cases</w:t>
      </w:r>
      <w:bookmarkEnd w:id="150"/>
      <w:bookmarkEnd w:id="151"/>
      <w:bookmarkEnd w:id="152"/>
      <w:bookmarkEnd w:id="153"/>
    </w:p>
    <w:p w14:paraId="4B7CE29B" w14:textId="4C66F932" w:rsidR="00E62C5D" w:rsidRDefault="0041138D" w:rsidP="0041138D">
      <w:pPr>
        <w:spacing w:after="120"/>
        <w:rPr>
          <w:szCs w:val="20"/>
        </w:rPr>
      </w:pPr>
      <w:r w:rsidRPr="0041138D">
        <w:rPr>
          <w:szCs w:val="20"/>
        </w:rPr>
        <w:t>The table maps everyday scenarios to the recommended pattern and to the catalogue entry that specifies it in full.</w:t>
      </w:r>
    </w:p>
    <w:tbl>
      <w:tblPr>
        <w:tblStyle w:val="TableGridLight"/>
        <w:tblW w:w="9351" w:type="dxa"/>
        <w:tblLook w:val="04A0" w:firstRow="1" w:lastRow="0" w:firstColumn="1" w:lastColumn="0" w:noHBand="0" w:noVBand="1"/>
      </w:tblPr>
      <w:tblGrid>
        <w:gridCol w:w="3964"/>
        <w:gridCol w:w="3544"/>
        <w:gridCol w:w="1843"/>
      </w:tblGrid>
      <w:tr w:rsidR="00353812" w:rsidRPr="009527A4" w14:paraId="76486886" w14:textId="77777777" w:rsidTr="007A2B8C">
        <w:tc>
          <w:tcPr>
            <w:tcW w:w="3964"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5E057F63" w14:textId="20D01D6E" w:rsidR="00353812" w:rsidRPr="00595998" w:rsidRDefault="00353812" w:rsidP="00353812">
            <w:pPr>
              <w:rPr>
                <w:rFonts w:asciiTheme="minorHAnsi" w:hAnsiTheme="minorHAnsi" w:hint="eastAsia"/>
                <w:b/>
                <w:lang w:eastAsia="en-GB"/>
              </w:rPr>
            </w:pPr>
            <w:r w:rsidRPr="00353812">
              <w:rPr>
                <w:rFonts w:asciiTheme="minorHAnsi" w:hAnsiTheme="minorHAnsi"/>
                <w:b/>
                <w:lang w:eastAsia="en-GB"/>
              </w:rPr>
              <w:t>Scenario</w:t>
            </w:r>
          </w:p>
        </w:tc>
        <w:tc>
          <w:tcPr>
            <w:tcW w:w="3544"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13F4E9E3" w14:textId="6B05D8F4" w:rsidR="00353812" w:rsidRPr="00595998" w:rsidRDefault="00353812" w:rsidP="00353812">
            <w:pPr>
              <w:rPr>
                <w:rFonts w:asciiTheme="minorHAnsi" w:hAnsiTheme="minorHAnsi" w:hint="eastAsia"/>
                <w:b/>
                <w:lang w:eastAsia="en-GB"/>
              </w:rPr>
            </w:pPr>
            <w:r w:rsidRPr="00353812">
              <w:rPr>
                <w:rFonts w:asciiTheme="minorHAnsi" w:hAnsiTheme="minorHAnsi"/>
                <w:b/>
                <w:lang w:eastAsia="en-GB"/>
              </w:rPr>
              <w:t>Recommended pattern</w:t>
            </w:r>
          </w:p>
        </w:tc>
        <w:tc>
          <w:tcPr>
            <w:tcW w:w="1843"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35BD52AD" w14:textId="5A60FA3B" w:rsidR="00353812" w:rsidRPr="00595998" w:rsidRDefault="00353812" w:rsidP="00353812">
            <w:pPr>
              <w:rPr>
                <w:rFonts w:asciiTheme="minorHAnsi" w:hAnsiTheme="minorHAnsi" w:hint="eastAsia"/>
                <w:b/>
                <w:lang w:eastAsia="en-GB"/>
              </w:rPr>
            </w:pPr>
            <w:r w:rsidRPr="00353812">
              <w:rPr>
                <w:rFonts w:asciiTheme="minorHAnsi" w:hAnsiTheme="minorHAnsi"/>
                <w:b/>
                <w:lang w:eastAsia="en-GB"/>
              </w:rPr>
              <w:t>Catalogue reference</w:t>
            </w:r>
          </w:p>
        </w:tc>
      </w:tr>
      <w:tr w:rsidR="00353812" w:rsidRPr="009527A4" w14:paraId="13800FF6" w14:textId="77777777" w:rsidTr="00866873">
        <w:tc>
          <w:tcPr>
            <w:tcW w:w="3964" w:type="dxa"/>
            <w:tcBorders>
              <w:top w:val="single" w:sz="4" w:space="0" w:color="000000" w:themeColor="text1"/>
            </w:tcBorders>
            <w:vAlign w:val="center"/>
          </w:tcPr>
          <w:p w14:paraId="52DEE4E6" w14:textId="25AA09F4" w:rsidR="00353812" w:rsidRPr="00F94A76" w:rsidRDefault="00353812" w:rsidP="00353812">
            <w:pPr>
              <w:rPr>
                <w:rFonts w:asciiTheme="minorHAnsi" w:hAnsiTheme="minorHAnsi" w:hint="eastAsia"/>
                <w:lang w:eastAsia="en-GB"/>
              </w:rPr>
            </w:pPr>
            <w:r w:rsidRPr="0041138D">
              <w:rPr>
                <w:rFonts w:asciiTheme="minorHAnsi" w:hAnsiTheme="minorHAnsi"/>
                <w:szCs w:val="20"/>
              </w:rPr>
              <w:t>Retrieve or update business data immediately</w:t>
            </w:r>
          </w:p>
        </w:tc>
        <w:tc>
          <w:tcPr>
            <w:tcW w:w="3544" w:type="dxa"/>
            <w:tcBorders>
              <w:top w:val="single" w:sz="4" w:space="0" w:color="000000" w:themeColor="text1"/>
            </w:tcBorders>
            <w:vAlign w:val="center"/>
          </w:tcPr>
          <w:p w14:paraId="4C002E16" w14:textId="074C8F6A" w:rsidR="00353812" w:rsidRPr="00F94A76" w:rsidRDefault="00353812" w:rsidP="00353812">
            <w:pPr>
              <w:rPr>
                <w:rFonts w:asciiTheme="minorHAnsi" w:hAnsiTheme="minorHAnsi" w:hint="eastAsia"/>
                <w:lang w:eastAsia="en-GB"/>
              </w:rPr>
            </w:pPr>
            <w:r w:rsidRPr="0041138D">
              <w:rPr>
                <w:rFonts w:asciiTheme="minorHAnsi" w:hAnsiTheme="minorHAnsi"/>
                <w:szCs w:val="20"/>
              </w:rPr>
              <w:t>REST API through API Management</w:t>
            </w:r>
          </w:p>
        </w:tc>
        <w:tc>
          <w:tcPr>
            <w:tcW w:w="1843" w:type="dxa"/>
            <w:tcBorders>
              <w:top w:val="single" w:sz="4" w:space="0" w:color="000000" w:themeColor="text1"/>
            </w:tcBorders>
            <w:vAlign w:val="center"/>
          </w:tcPr>
          <w:p w14:paraId="3DF4D65D" w14:textId="1F268AB6" w:rsidR="00353812" w:rsidRPr="00F94A76" w:rsidRDefault="00353812" w:rsidP="00353812">
            <w:pPr>
              <w:rPr>
                <w:rFonts w:asciiTheme="minorHAnsi" w:hAnsiTheme="minorHAnsi" w:hint="eastAsia"/>
                <w:lang w:eastAsia="en-GB"/>
              </w:rPr>
            </w:pPr>
            <w:r w:rsidRPr="0041138D">
              <w:rPr>
                <w:rFonts w:asciiTheme="minorHAnsi" w:hAnsiTheme="minorHAnsi"/>
                <w:szCs w:val="20"/>
              </w:rPr>
              <w:t>SFINT1</w:t>
            </w:r>
          </w:p>
        </w:tc>
      </w:tr>
      <w:tr w:rsidR="00353812" w:rsidRPr="009527A4" w14:paraId="1ED417E2" w14:textId="77777777">
        <w:trPr>
          <w:trHeight w:val="58"/>
        </w:trPr>
        <w:tc>
          <w:tcPr>
            <w:tcW w:w="3964" w:type="dxa"/>
            <w:vAlign w:val="center"/>
          </w:tcPr>
          <w:p w14:paraId="32F110BB" w14:textId="24A41A3F" w:rsidR="00353812" w:rsidRPr="00F94A76" w:rsidRDefault="00353812" w:rsidP="00353812">
            <w:pPr>
              <w:rPr>
                <w:rFonts w:asciiTheme="minorHAnsi" w:hAnsiTheme="minorHAnsi" w:hint="eastAsia"/>
                <w:lang w:eastAsia="en-GB"/>
              </w:rPr>
            </w:pPr>
            <w:r w:rsidRPr="0041138D">
              <w:rPr>
                <w:rFonts w:asciiTheme="minorHAnsi" w:hAnsiTheme="minorHAnsi"/>
                <w:szCs w:val="20"/>
              </w:rPr>
              <w:t>Tell another system to perform work, where delayed processing is acceptable</w:t>
            </w:r>
          </w:p>
        </w:tc>
        <w:tc>
          <w:tcPr>
            <w:tcW w:w="3544" w:type="dxa"/>
            <w:vAlign w:val="center"/>
          </w:tcPr>
          <w:p w14:paraId="651BB0E5" w14:textId="468FAA38" w:rsidR="00353812" w:rsidRPr="00F94A76" w:rsidRDefault="00353812" w:rsidP="00353812">
            <w:pPr>
              <w:rPr>
                <w:rFonts w:asciiTheme="minorHAnsi" w:hAnsiTheme="minorHAnsi" w:hint="eastAsia"/>
                <w:lang w:eastAsia="en-GB"/>
              </w:rPr>
            </w:pPr>
            <w:r w:rsidRPr="0041138D">
              <w:rPr>
                <w:rFonts w:asciiTheme="minorHAnsi" w:hAnsiTheme="minorHAnsi"/>
                <w:szCs w:val="20"/>
              </w:rPr>
              <w:t>Service Bus queue, load levelling</w:t>
            </w:r>
          </w:p>
        </w:tc>
        <w:tc>
          <w:tcPr>
            <w:tcW w:w="1843" w:type="dxa"/>
            <w:vAlign w:val="center"/>
          </w:tcPr>
          <w:p w14:paraId="725E2EA9" w14:textId="1081FD30" w:rsidR="00353812" w:rsidRPr="00F94A76" w:rsidRDefault="00353812" w:rsidP="00353812">
            <w:pPr>
              <w:rPr>
                <w:rFonts w:asciiTheme="minorHAnsi" w:hAnsiTheme="minorHAnsi" w:hint="eastAsia"/>
                <w:lang w:eastAsia="en-GB"/>
              </w:rPr>
            </w:pPr>
            <w:r w:rsidRPr="0041138D">
              <w:rPr>
                <w:rFonts w:asciiTheme="minorHAnsi" w:hAnsiTheme="minorHAnsi"/>
                <w:szCs w:val="20"/>
              </w:rPr>
              <w:t>SFINT4</w:t>
            </w:r>
          </w:p>
        </w:tc>
      </w:tr>
      <w:tr w:rsidR="00353812" w:rsidRPr="009527A4" w14:paraId="50698C24" w14:textId="77777777">
        <w:tc>
          <w:tcPr>
            <w:tcW w:w="3964" w:type="dxa"/>
            <w:vAlign w:val="center"/>
          </w:tcPr>
          <w:p w14:paraId="49A502E8" w14:textId="65DAE1EB" w:rsidR="00353812" w:rsidRPr="00F94A76" w:rsidRDefault="00353812" w:rsidP="00353812">
            <w:pPr>
              <w:rPr>
                <w:rFonts w:asciiTheme="minorHAnsi" w:hAnsiTheme="minorHAnsi" w:hint="eastAsia"/>
                <w:lang w:eastAsia="en-GB"/>
              </w:rPr>
            </w:pPr>
            <w:r w:rsidRPr="0041138D">
              <w:rPr>
                <w:rFonts w:asciiTheme="minorHAnsi" w:hAnsiTheme="minorHAnsi"/>
                <w:szCs w:val="20"/>
              </w:rPr>
              <w:t>Have multiple systems react to the same business message</w:t>
            </w:r>
          </w:p>
        </w:tc>
        <w:tc>
          <w:tcPr>
            <w:tcW w:w="3544" w:type="dxa"/>
            <w:vAlign w:val="center"/>
          </w:tcPr>
          <w:p w14:paraId="5A6D54E6" w14:textId="1919D927" w:rsidR="00353812" w:rsidRPr="00F94A76" w:rsidRDefault="00353812" w:rsidP="00353812">
            <w:pPr>
              <w:rPr>
                <w:rFonts w:asciiTheme="minorHAnsi" w:hAnsiTheme="minorHAnsi" w:hint="eastAsia"/>
                <w:lang w:eastAsia="en-GB"/>
              </w:rPr>
            </w:pPr>
            <w:r w:rsidRPr="0041138D">
              <w:rPr>
                <w:rFonts w:asciiTheme="minorHAnsi" w:hAnsiTheme="minorHAnsi"/>
                <w:szCs w:val="20"/>
              </w:rPr>
              <w:t>Service Bus topic, publish and subscribe</w:t>
            </w:r>
          </w:p>
        </w:tc>
        <w:tc>
          <w:tcPr>
            <w:tcW w:w="1843" w:type="dxa"/>
            <w:vAlign w:val="center"/>
          </w:tcPr>
          <w:p w14:paraId="2F5ED47F" w14:textId="0FAC6C69" w:rsidR="00353812" w:rsidRPr="00F94A76" w:rsidRDefault="00353812" w:rsidP="00353812">
            <w:pPr>
              <w:rPr>
                <w:rFonts w:asciiTheme="minorHAnsi" w:hAnsiTheme="minorHAnsi" w:hint="eastAsia"/>
                <w:lang w:eastAsia="en-GB"/>
              </w:rPr>
            </w:pPr>
            <w:r w:rsidRPr="0041138D">
              <w:rPr>
                <w:rFonts w:asciiTheme="minorHAnsi" w:hAnsiTheme="minorHAnsi"/>
                <w:szCs w:val="20"/>
              </w:rPr>
              <w:t>SFINT10</w:t>
            </w:r>
          </w:p>
        </w:tc>
      </w:tr>
      <w:tr w:rsidR="00353812" w:rsidRPr="009527A4" w14:paraId="2A884970" w14:textId="77777777">
        <w:tc>
          <w:tcPr>
            <w:tcW w:w="3964" w:type="dxa"/>
            <w:vAlign w:val="center"/>
          </w:tcPr>
          <w:p w14:paraId="7C3210B9" w14:textId="64C7B74F" w:rsidR="00353812" w:rsidRPr="00F94A76" w:rsidRDefault="00353812" w:rsidP="00353812">
            <w:pPr>
              <w:rPr>
                <w:rFonts w:asciiTheme="minorHAnsi" w:hAnsiTheme="minorHAnsi" w:hint="eastAsia"/>
                <w:lang w:eastAsia="en-GB"/>
              </w:rPr>
            </w:pPr>
            <w:r w:rsidRPr="0041138D">
              <w:rPr>
                <w:rFonts w:asciiTheme="minorHAnsi" w:hAnsiTheme="minorHAnsi"/>
                <w:szCs w:val="20"/>
              </w:rPr>
              <w:t>Notify that a resource change or event occurred</w:t>
            </w:r>
          </w:p>
        </w:tc>
        <w:tc>
          <w:tcPr>
            <w:tcW w:w="3544" w:type="dxa"/>
            <w:vAlign w:val="center"/>
          </w:tcPr>
          <w:p w14:paraId="27B88CA2" w14:textId="5CD03042" w:rsidR="00353812" w:rsidRPr="00F94A76" w:rsidRDefault="00353812" w:rsidP="00353812">
            <w:pPr>
              <w:rPr>
                <w:rFonts w:asciiTheme="minorHAnsi" w:hAnsiTheme="minorHAnsi" w:hint="eastAsia"/>
                <w:lang w:eastAsia="en-GB"/>
              </w:rPr>
            </w:pPr>
            <w:r w:rsidRPr="0041138D">
              <w:rPr>
                <w:rFonts w:asciiTheme="minorHAnsi" w:hAnsiTheme="minorHAnsi"/>
                <w:szCs w:val="20"/>
              </w:rPr>
              <w:t>Event Grid notification</w:t>
            </w:r>
          </w:p>
        </w:tc>
        <w:tc>
          <w:tcPr>
            <w:tcW w:w="1843" w:type="dxa"/>
            <w:vAlign w:val="center"/>
          </w:tcPr>
          <w:p w14:paraId="6DF7ED67" w14:textId="39D836A8" w:rsidR="00353812" w:rsidRPr="00F94A76" w:rsidRDefault="00353812" w:rsidP="00353812">
            <w:pPr>
              <w:rPr>
                <w:rFonts w:asciiTheme="minorHAnsi" w:hAnsiTheme="minorHAnsi" w:hint="eastAsia"/>
                <w:lang w:eastAsia="en-GB"/>
              </w:rPr>
            </w:pPr>
            <w:r w:rsidRPr="0041138D">
              <w:rPr>
                <w:rFonts w:asciiTheme="minorHAnsi" w:hAnsiTheme="minorHAnsi"/>
                <w:szCs w:val="20"/>
              </w:rPr>
              <w:t>SFINT11</w:t>
            </w:r>
          </w:p>
        </w:tc>
      </w:tr>
      <w:tr w:rsidR="00353812" w:rsidRPr="009527A4" w14:paraId="3E682DC6" w14:textId="77777777">
        <w:tc>
          <w:tcPr>
            <w:tcW w:w="3964" w:type="dxa"/>
            <w:vAlign w:val="center"/>
          </w:tcPr>
          <w:p w14:paraId="1D041305" w14:textId="3DB0D7F3" w:rsidR="00353812" w:rsidRPr="0041138D" w:rsidRDefault="00353812" w:rsidP="00353812">
            <w:pPr>
              <w:rPr>
                <w:szCs w:val="20"/>
              </w:rPr>
            </w:pPr>
            <w:r w:rsidRPr="0041138D">
              <w:rPr>
                <w:rFonts w:asciiTheme="minorHAnsi" w:hAnsiTheme="minorHAnsi"/>
                <w:szCs w:val="20"/>
              </w:rPr>
              <w:t>Ingest a high-volume stream, telemetry or near-real-time feed</w:t>
            </w:r>
          </w:p>
        </w:tc>
        <w:tc>
          <w:tcPr>
            <w:tcW w:w="3544" w:type="dxa"/>
            <w:vAlign w:val="center"/>
          </w:tcPr>
          <w:p w14:paraId="405A7245" w14:textId="44596902" w:rsidR="00353812" w:rsidRPr="0041138D" w:rsidRDefault="00353812" w:rsidP="00353812">
            <w:pPr>
              <w:rPr>
                <w:szCs w:val="20"/>
              </w:rPr>
            </w:pPr>
            <w:r w:rsidRPr="0041138D">
              <w:rPr>
                <w:rFonts w:asciiTheme="minorHAnsi" w:hAnsiTheme="minorHAnsi"/>
                <w:szCs w:val="20"/>
              </w:rPr>
              <w:t>Event Hubs stream ingestion</w:t>
            </w:r>
          </w:p>
        </w:tc>
        <w:tc>
          <w:tcPr>
            <w:tcW w:w="1843" w:type="dxa"/>
            <w:vAlign w:val="center"/>
          </w:tcPr>
          <w:p w14:paraId="68DE9788" w14:textId="351E4280" w:rsidR="00353812" w:rsidRPr="0041138D" w:rsidRDefault="00353812" w:rsidP="00353812">
            <w:pPr>
              <w:rPr>
                <w:szCs w:val="20"/>
              </w:rPr>
            </w:pPr>
            <w:r w:rsidRPr="0041138D">
              <w:rPr>
                <w:rFonts w:asciiTheme="minorHAnsi" w:hAnsiTheme="minorHAnsi"/>
                <w:szCs w:val="20"/>
              </w:rPr>
              <w:t>SFINT14</w:t>
            </w:r>
          </w:p>
        </w:tc>
      </w:tr>
      <w:tr w:rsidR="00353812" w:rsidRPr="009527A4" w14:paraId="1921B3CF" w14:textId="77777777">
        <w:tc>
          <w:tcPr>
            <w:tcW w:w="3964" w:type="dxa"/>
            <w:vAlign w:val="center"/>
          </w:tcPr>
          <w:p w14:paraId="5F118B80" w14:textId="3CFBDC73" w:rsidR="00353812" w:rsidRPr="0041138D" w:rsidRDefault="00353812" w:rsidP="00353812">
            <w:pPr>
              <w:rPr>
                <w:szCs w:val="20"/>
              </w:rPr>
            </w:pPr>
            <w:r w:rsidRPr="0041138D">
              <w:rPr>
                <w:rFonts w:asciiTheme="minorHAnsi" w:hAnsiTheme="minorHAnsi"/>
                <w:szCs w:val="20"/>
              </w:rPr>
              <w:t>Run a multi-step process with conditional routing and exception handling</w:t>
            </w:r>
          </w:p>
        </w:tc>
        <w:tc>
          <w:tcPr>
            <w:tcW w:w="3544" w:type="dxa"/>
            <w:vAlign w:val="center"/>
          </w:tcPr>
          <w:p w14:paraId="3F21A66F" w14:textId="2544EFDC" w:rsidR="00353812" w:rsidRPr="0041138D" w:rsidRDefault="00353812" w:rsidP="00353812">
            <w:pPr>
              <w:rPr>
                <w:szCs w:val="20"/>
              </w:rPr>
            </w:pPr>
            <w:r w:rsidRPr="0041138D">
              <w:rPr>
                <w:rFonts w:asciiTheme="minorHAnsi" w:hAnsiTheme="minorHAnsi"/>
                <w:szCs w:val="20"/>
              </w:rPr>
              <w:t>Logic Apps orchestration</w:t>
            </w:r>
          </w:p>
        </w:tc>
        <w:tc>
          <w:tcPr>
            <w:tcW w:w="1843" w:type="dxa"/>
            <w:vAlign w:val="center"/>
          </w:tcPr>
          <w:p w14:paraId="08FAD09C" w14:textId="60B29AB8" w:rsidR="00353812" w:rsidRPr="0041138D" w:rsidRDefault="00353812" w:rsidP="00353812">
            <w:pPr>
              <w:rPr>
                <w:szCs w:val="20"/>
              </w:rPr>
            </w:pPr>
            <w:r w:rsidRPr="0041138D">
              <w:rPr>
                <w:rFonts w:asciiTheme="minorHAnsi" w:hAnsiTheme="minorHAnsi"/>
                <w:szCs w:val="20"/>
              </w:rPr>
              <w:t>SFINT15</w:t>
            </w:r>
          </w:p>
        </w:tc>
      </w:tr>
      <w:tr w:rsidR="00353812" w:rsidRPr="009527A4" w14:paraId="3D7326EB" w14:textId="77777777">
        <w:tc>
          <w:tcPr>
            <w:tcW w:w="3964" w:type="dxa"/>
            <w:vAlign w:val="center"/>
          </w:tcPr>
          <w:p w14:paraId="3C268B74" w14:textId="05A8EB6D" w:rsidR="00353812" w:rsidRPr="0041138D" w:rsidRDefault="00353812" w:rsidP="00353812">
            <w:pPr>
              <w:rPr>
                <w:szCs w:val="20"/>
              </w:rPr>
            </w:pPr>
            <w:r w:rsidRPr="0041138D">
              <w:rPr>
                <w:rFonts w:asciiTheme="minorHAnsi" w:hAnsiTheme="minorHAnsi"/>
                <w:szCs w:val="20"/>
              </w:rPr>
              <w:t>Apply a small code-based transformation or validation step</w:t>
            </w:r>
          </w:p>
        </w:tc>
        <w:tc>
          <w:tcPr>
            <w:tcW w:w="3544" w:type="dxa"/>
            <w:vAlign w:val="center"/>
          </w:tcPr>
          <w:p w14:paraId="2DC0AC12" w14:textId="3C5C7736" w:rsidR="00353812" w:rsidRPr="0041138D" w:rsidRDefault="00353812" w:rsidP="00353812">
            <w:pPr>
              <w:rPr>
                <w:szCs w:val="20"/>
              </w:rPr>
            </w:pPr>
            <w:r w:rsidRPr="0041138D">
              <w:rPr>
                <w:rFonts w:asciiTheme="minorHAnsi" w:hAnsiTheme="minorHAnsi"/>
                <w:szCs w:val="20"/>
              </w:rPr>
              <w:t>Azure Function, message translator</w:t>
            </w:r>
          </w:p>
        </w:tc>
        <w:tc>
          <w:tcPr>
            <w:tcW w:w="1843" w:type="dxa"/>
            <w:vAlign w:val="center"/>
          </w:tcPr>
          <w:p w14:paraId="5396060E" w14:textId="01C6F7A3" w:rsidR="00353812" w:rsidRPr="0041138D" w:rsidRDefault="00122229" w:rsidP="00353812">
            <w:pPr>
              <w:rPr>
                <w:szCs w:val="20"/>
              </w:rPr>
            </w:pPr>
            <w:r>
              <w:rPr>
                <w:rFonts w:asciiTheme="minorHAnsi" w:hAnsiTheme="minorHAnsi"/>
                <w:szCs w:val="20"/>
              </w:rPr>
              <w:t>SFINT21</w:t>
            </w:r>
          </w:p>
        </w:tc>
      </w:tr>
      <w:tr w:rsidR="00353812" w:rsidRPr="009527A4" w14:paraId="216E927A" w14:textId="77777777">
        <w:tc>
          <w:tcPr>
            <w:tcW w:w="3964" w:type="dxa"/>
            <w:vAlign w:val="center"/>
          </w:tcPr>
          <w:p w14:paraId="4BF6CD83" w14:textId="29F6232B" w:rsidR="00353812" w:rsidRPr="0041138D" w:rsidRDefault="00353812" w:rsidP="00353812">
            <w:pPr>
              <w:rPr>
                <w:szCs w:val="20"/>
              </w:rPr>
            </w:pPr>
            <w:r w:rsidRPr="0041138D">
              <w:rPr>
                <w:rFonts w:asciiTheme="minorHAnsi" w:hAnsiTheme="minorHAnsi"/>
                <w:szCs w:val="20"/>
              </w:rPr>
              <w:t>Ingest a batch into Snowflake for reporting or analytics</w:t>
            </w:r>
          </w:p>
        </w:tc>
        <w:tc>
          <w:tcPr>
            <w:tcW w:w="3544" w:type="dxa"/>
            <w:vAlign w:val="center"/>
          </w:tcPr>
          <w:p w14:paraId="5636F4F4" w14:textId="62B00215" w:rsidR="00353812" w:rsidRPr="0041138D" w:rsidRDefault="00353812" w:rsidP="00353812">
            <w:pPr>
              <w:rPr>
                <w:szCs w:val="20"/>
              </w:rPr>
            </w:pPr>
            <w:r w:rsidRPr="0041138D">
              <w:rPr>
                <w:rFonts w:asciiTheme="minorHAnsi" w:hAnsiTheme="minorHAnsi"/>
                <w:szCs w:val="20"/>
              </w:rPr>
              <w:t>Data platform pattern, ADF, Blob, Snowpipe</w:t>
            </w:r>
          </w:p>
        </w:tc>
        <w:tc>
          <w:tcPr>
            <w:tcW w:w="1843" w:type="dxa"/>
            <w:vAlign w:val="center"/>
          </w:tcPr>
          <w:p w14:paraId="156010BB" w14:textId="154CDB30" w:rsidR="00353812" w:rsidRPr="0041138D" w:rsidRDefault="00353812" w:rsidP="00353812">
            <w:pPr>
              <w:rPr>
                <w:szCs w:val="20"/>
              </w:rPr>
            </w:pPr>
            <w:r w:rsidRPr="0041138D">
              <w:rPr>
                <w:rFonts w:asciiTheme="minorHAnsi" w:hAnsiTheme="minorHAnsi"/>
                <w:szCs w:val="20"/>
              </w:rPr>
              <w:t xml:space="preserve">Section </w:t>
            </w:r>
            <w:r>
              <w:rPr>
                <w:szCs w:val="20"/>
              </w:rPr>
              <w:t>9</w:t>
            </w:r>
          </w:p>
        </w:tc>
      </w:tr>
      <w:tr w:rsidR="00353812" w:rsidRPr="009527A4" w14:paraId="1A4BCD8A" w14:textId="77777777">
        <w:tc>
          <w:tcPr>
            <w:tcW w:w="3964" w:type="dxa"/>
            <w:vAlign w:val="center"/>
          </w:tcPr>
          <w:p w14:paraId="345195B7" w14:textId="6918EA31" w:rsidR="00353812" w:rsidRPr="0041138D" w:rsidRDefault="00353812" w:rsidP="00353812">
            <w:pPr>
              <w:rPr>
                <w:szCs w:val="20"/>
              </w:rPr>
            </w:pPr>
            <w:r w:rsidRPr="0041138D">
              <w:rPr>
                <w:rFonts w:asciiTheme="minorHAnsi" w:hAnsiTheme="minorHAnsi"/>
                <w:szCs w:val="20"/>
              </w:rPr>
              <w:t>Run an operational real-time transaction between applications</w:t>
            </w:r>
          </w:p>
        </w:tc>
        <w:tc>
          <w:tcPr>
            <w:tcW w:w="3544" w:type="dxa"/>
            <w:vAlign w:val="center"/>
          </w:tcPr>
          <w:p w14:paraId="38E96513" w14:textId="7BDD4971" w:rsidR="00353812" w:rsidRPr="0041138D" w:rsidRDefault="00353812" w:rsidP="00353812">
            <w:pPr>
              <w:rPr>
                <w:szCs w:val="20"/>
              </w:rPr>
            </w:pPr>
            <w:r w:rsidRPr="0041138D">
              <w:rPr>
                <w:rFonts w:asciiTheme="minorHAnsi" w:hAnsiTheme="minorHAnsi"/>
                <w:szCs w:val="20"/>
              </w:rPr>
              <w:t>API or messaging pattern, not Snowflake as an intermediary</w:t>
            </w:r>
          </w:p>
        </w:tc>
        <w:tc>
          <w:tcPr>
            <w:tcW w:w="1843" w:type="dxa"/>
            <w:vAlign w:val="center"/>
          </w:tcPr>
          <w:p w14:paraId="6CD74A57" w14:textId="7357669D" w:rsidR="00353812" w:rsidRPr="0041138D" w:rsidRDefault="00353812" w:rsidP="00353812">
            <w:pPr>
              <w:rPr>
                <w:szCs w:val="20"/>
              </w:rPr>
            </w:pPr>
            <w:r w:rsidRPr="0041138D">
              <w:rPr>
                <w:rFonts w:asciiTheme="minorHAnsi" w:hAnsiTheme="minorHAnsi"/>
                <w:szCs w:val="20"/>
              </w:rPr>
              <w:t>SFINT1 to SFINT9</w:t>
            </w:r>
          </w:p>
        </w:tc>
      </w:tr>
    </w:tbl>
    <w:p w14:paraId="64FDB50D" w14:textId="77777777" w:rsidR="0041138D" w:rsidRPr="0041138D" w:rsidRDefault="0041138D" w:rsidP="0041138D">
      <w:pPr>
        <w:spacing w:after="120"/>
        <w:rPr>
          <w:szCs w:val="20"/>
        </w:rPr>
      </w:pPr>
    </w:p>
    <w:p w14:paraId="2A2FD4AD" w14:textId="69E993F4" w:rsidR="00FE4F0E" w:rsidRPr="00FE4F0E" w:rsidRDefault="0041138D">
      <w:pPr>
        <w:pStyle w:val="Heading2"/>
      </w:pPr>
      <w:bookmarkStart w:id="154" w:name="_7.3_Detailed_Architecture"/>
      <w:bookmarkStart w:id="155" w:name="_Detailed_Decision_Tree"/>
      <w:bookmarkStart w:id="156" w:name="_Toc239457534"/>
      <w:bookmarkStart w:id="157" w:name="_Toc239852292"/>
      <w:bookmarkStart w:id="158" w:name="_Toc239980599"/>
      <w:bookmarkStart w:id="159" w:name="_Toc240366840"/>
      <w:bookmarkEnd w:id="154"/>
      <w:bookmarkEnd w:id="155"/>
      <w:r w:rsidRPr="00FE4F0E">
        <w:t>Detailed Decision Tree</w:t>
      </w:r>
      <w:bookmarkEnd w:id="156"/>
      <w:bookmarkEnd w:id="157"/>
      <w:bookmarkEnd w:id="158"/>
      <w:bookmarkEnd w:id="159"/>
    </w:p>
    <w:p w14:paraId="4FCF8FC1" w14:textId="28FC91DF" w:rsidR="0041138D" w:rsidRPr="0041138D" w:rsidRDefault="0041138D" w:rsidP="003871B6">
      <w:pPr>
        <w:spacing w:after="120"/>
        <w:rPr>
          <w:szCs w:val="20"/>
        </w:rPr>
      </w:pPr>
      <w:r w:rsidRPr="0041138D">
        <w:rPr>
          <w:szCs w:val="20"/>
        </w:rPr>
        <w:t xml:space="preserve">The decision tree below resolves an integration need to a pattern family by asking about interaction style, timing and delivery guarantees, read from the top, and it names no technology. The matrix in </w:t>
      </w:r>
      <w:r w:rsidR="00363CBA">
        <w:rPr>
          <w:szCs w:val="20"/>
        </w:rPr>
        <w:t>7</w:t>
      </w:r>
      <w:r w:rsidRPr="0041138D">
        <w:rPr>
          <w:szCs w:val="20"/>
        </w:rPr>
        <w:t xml:space="preserve">.1 then maps the chosen family to the Azure capabilities that realise it, and the catalogue in Section </w:t>
      </w:r>
      <w:r w:rsidR="00363CBA">
        <w:rPr>
          <w:szCs w:val="20"/>
        </w:rPr>
        <w:t>8</w:t>
      </w:r>
      <w:r w:rsidRPr="0041138D">
        <w:rPr>
          <w:szCs w:val="20"/>
        </w:rPr>
        <w:t xml:space="preserve"> specifies each pattern in full.</w:t>
      </w:r>
    </w:p>
    <w:p w14:paraId="68CABE1F" w14:textId="2F10F1BF" w:rsidR="0041138D" w:rsidRDefault="00003CB7" w:rsidP="0041138D">
      <w:pPr>
        <w:spacing w:before="90" w:after="130"/>
        <w:rPr>
          <w:szCs w:val="20"/>
        </w:rPr>
      </w:pPr>
      <w:r>
        <w:rPr>
          <w:noProof/>
          <w:szCs w:val="20"/>
        </w:rPr>
        <w:drawing>
          <wp:inline distT="0" distB="0" distL="0" distR="0" wp14:anchorId="1215D7EE" wp14:editId="45CE8EA2">
            <wp:extent cx="5368034" cy="3117975"/>
            <wp:effectExtent l="0" t="0" r="4445" b="6350"/>
            <wp:docPr id="2609748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390533" cy="3131043"/>
                    </a:xfrm>
                    <a:prstGeom prst="rect">
                      <a:avLst/>
                    </a:prstGeom>
                    <a:noFill/>
                  </pic:spPr>
                </pic:pic>
              </a:graphicData>
            </a:graphic>
          </wp:inline>
        </w:drawing>
      </w:r>
    </w:p>
    <w:p w14:paraId="1B298235" w14:textId="77777777" w:rsidR="00003CB7" w:rsidRDefault="00003CB7" w:rsidP="0041138D">
      <w:pPr>
        <w:spacing w:before="90" w:after="130"/>
        <w:rPr>
          <w:szCs w:val="20"/>
        </w:rPr>
      </w:pPr>
    </w:p>
    <w:p w14:paraId="7DDB7F96" w14:textId="77777777" w:rsidR="003871B6" w:rsidRDefault="003871B6" w:rsidP="0041138D">
      <w:pPr>
        <w:spacing w:before="90" w:after="130"/>
        <w:rPr>
          <w:szCs w:val="20"/>
        </w:rPr>
      </w:pPr>
    </w:p>
    <w:p w14:paraId="374F0475" w14:textId="77777777" w:rsidR="003871B6" w:rsidRDefault="003871B6" w:rsidP="0041138D">
      <w:pPr>
        <w:spacing w:before="90" w:after="130"/>
        <w:rPr>
          <w:szCs w:val="20"/>
        </w:rPr>
      </w:pPr>
    </w:p>
    <w:p w14:paraId="6729A565" w14:textId="665BAFCA" w:rsidR="00FE4F0E" w:rsidRPr="00FE4F0E" w:rsidRDefault="00FE4F0E">
      <w:pPr>
        <w:pStyle w:val="Heading2"/>
      </w:pPr>
      <w:bookmarkStart w:id="160" w:name="_Example"/>
      <w:bookmarkStart w:id="161" w:name="_Toc239980600"/>
      <w:bookmarkStart w:id="162" w:name="_Toc240366841"/>
      <w:bookmarkEnd w:id="160"/>
      <w:r>
        <w:t>E</w:t>
      </w:r>
      <w:r w:rsidR="0041138D" w:rsidRPr="00FE4F0E">
        <w:t>xample</w:t>
      </w:r>
      <w:bookmarkEnd w:id="161"/>
      <w:bookmarkEnd w:id="162"/>
    </w:p>
    <w:p w14:paraId="074F165C" w14:textId="159517DE" w:rsidR="0041138D" w:rsidRDefault="0041138D" w:rsidP="0041138D">
      <w:pPr>
        <w:rPr>
          <w:szCs w:val="20"/>
        </w:rPr>
      </w:pPr>
      <w:r w:rsidRPr="0041138D">
        <w:rPr>
          <w:szCs w:val="20"/>
        </w:rPr>
        <w:t xml:space="preserve">This example demonstrates the application of the </w:t>
      </w:r>
      <w:r w:rsidR="00A624E6">
        <w:rPr>
          <w:szCs w:val="20"/>
        </w:rPr>
        <w:t>Systems Integration Framework</w:t>
      </w:r>
      <w:r w:rsidRPr="0041138D">
        <w:rPr>
          <w:szCs w:val="20"/>
        </w:rPr>
        <w:t xml:space="preserve"> to a representative insurance integration scenario, illustrating how decision guidance, architectural patterns and governance controls are applied together.</w:t>
      </w:r>
    </w:p>
    <w:p w14:paraId="788FE589" w14:textId="77777777" w:rsidR="00FE4F0E" w:rsidRPr="0041138D" w:rsidRDefault="00FE4F0E" w:rsidP="0041138D">
      <w:pPr>
        <w:rPr>
          <w:szCs w:val="20"/>
        </w:rPr>
      </w:pPr>
    </w:p>
    <w:p w14:paraId="0019865E" w14:textId="77777777" w:rsidR="0041138D" w:rsidRDefault="0041138D" w:rsidP="0041138D">
      <w:pPr>
        <w:spacing w:before="40" w:after="110"/>
        <w:rPr>
          <w:szCs w:val="20"/>
        </w:rPr>
      </w:pPr>
      <w:r w:rsidRPr="0041138D">
        <w:rPr>
          <w:b/>
          <w:szCs w:val="20"/>
        </w:rPr>
        <w:t xml:space="preserve">The problem. </w:t>
      </w:r>
      <w:r w:rsidRPr="0041138D">
        <w:rPr>
          <w:szCs w:val="20"/>
        </w:rPr>
        <w:t>A broker operating under a delegated authority submits a bordereau, a batch file of bound risks, that must update Chaucer exposure before the bind is confirmed back to them. This is not a simple request and reply. A file arrives, it is translated to the internal model, exposure and accumulation are calculated and validated, the bind is confirmed to the broker system, and the downstream teams are told. The steps are ordered, some run long, and none can be silently lost, so reliability and traceability matter as much as the logic.</w:t>
      </w:r>
    </w:p>
    <w:p w14:paraId="6E446770" w14:textId="77777777" w:rsidR="0041138D" w:rsidRPr="0041138D" w:rsidRDefault="0041138D" w:rsidP="0041138D">
      <w:pPr>
        <w:spacing w:before="40" w:after="110"/>
        <w:rPr>
          <w:szCs w:val="20"/>
        </w:rPr>
      </w:pPr>
      <w:r w:rsidRPr="0041138D">
        <w:rPr>
          <w:b/>
          <w:szCs w:val="20"/>
        </w:rPr>
        <w:t xml:space="preserve">Using the document. </w:t>
      </w:r>
    </w:p>
    <w:p w14:paraId="514122BB" w14:textId="057DABBD" w:rsidR="0041138D" w:rsidRPr="00C64372" w:rsidRDefault="0041138D">
      <w:pPr>
        <w:pStyle w:val="ListParagraph"/>
        <w:numPr>
          <w:ilvl w:val="0"/>
          <w:numId w:val="17"/>
        </w:numPr>
        <w:spacing w:after="46" w:line="270" w:lineRule="auto"/>
        <w:rPr>
          <w:b/>
          <w:szCs w:val="20"/>
        </w:rPr>
      </w:pPr>
      <w:r w:rsidRPr="00C64372">
        <w:rPr>
          <w:b/>
          <w:szCs w:val="20"/>
        </w:rPr>
        <w:t xml:space="preserve">Pattern Selection Process - </w:t>
      </w:r>
      <w:r w:rsidRPr="00C64372">
        <w:rPr>
          <w:szCs w:val="20"/>
        </w:rPr>
        <w:t xml:space="preserve">The task is to choose a pattern for a specific need, so the reading path sends the reader to the decision tree in </w:t>
      </w:r>
      <w:r w:rsidR="00363CBA" w:rsidRPr="00C64372">
        <w:rPr>
          <w:szCs w:val="20"/>
        </w:rPr>
        <w:t>7</w:t>
      </w:r>
      <w:r w:rsidRPr="00C64372">
        <w:rPr>
          <w:szCs w:val="20"/>
        </w:rPr>
        <w:t xml:space="preserve">.3 and then the catalogue in Section </w:t>
      </w:r>
      <w:r w:rsidR="00363CBA" w:rsidRPr="00C64372">
        <w:rPr>
          <w:szCs w:val="20"/>
        </w:rPr>
        <w:t>8</w:t>
      </w:r>
      <w:r w:rsidRPr="00C64372">
        <w:rPr>
          <w:szCs w:val="20"/>
        </w:rPr>
        <w:t>.</w:t>
      </w:r>
    </w:p>
    <w:p w14:paraId="4ADE4EE7" w14:textId="38ED623C" w:rsidR="0041138D" w:rsidRPr="00C64372" w:rsidRDefault="0041138D">
      <w:pPr>
        <w:pStyle w:val="ListParagraph"/>
        <w:numPr>
          <w:ilvl w:val="0"/>
          <w:numId w:val="17"/>
        </w:numPr>
        <w:spacing w:after="46" w:line="270" w:lineRule="auto"/>
        <w:rPr>
          <w:szCs w:val="20"/>
        </w:rPr>
      </w:pPr>
      <w:r w:rsidRPr="00C64372">
        <w:rPr>
          <w:b/>
          <w:szCs w:val="20"/>
        </w:rPr>
        <w:t>The decision tree (</w:t>
      </w:r>
      <w:r w:rsidR="00363CBA" w:rsidRPr="00C64372">
        <w:rPr>
          <w:b/>
          <w:szCs w:val="20"/>
        </w:rPr>
        <w:t>7</w:t>
      </w:r>
      <w:r w:rsidRPr="00C64372">
        <w:rPr>
          <w:b/>
          <w:szCs w:val="20"/>
        </w:rPr>
        <w:t xml:space="preserve">.3) - </w:t>
      </w:r>
      <w:r w:rsidRPr="00C64372">
        <w:rPr>
          <w:szCs w:val="20"/>
        </w:rPr>
        <w:t>The scenario is plainly multi-step, so it is split into its parts, and each part is read from the top of the tree, landing on one pattern family with no technology chosen yet.</w:t>
      </w:r>
    </w:p>
    <w:p w14:paraId="2397A8EA" w14:textId="77777777" w:rsidR="00C64372" w:rsidRPr="00C64372" w:rsidRDefault="0041138D">
      <w:pPr>
        <w:pStyle w:val="ListParagraph"/>
        <w:numPr>
          <w:ilvl w:val="0"/>
          <w:numId w:val="17"/>
        </w:numPr>
        <w:spacing w:after="46" w:line="270" w:lineRule="auto"/>
        <w:rPr>
          <w:szCs w:val="20"/>
        </w:rPr>
      </w:pPr>
      <w:r w:rsidRPr="00C64372">
        <w:rPr>
          <w:b/>
          <w:szCs w:val="20"/>
        </w:rPr>
        <w:t>The matrix and use cases (</w:t>
      </w:r>
      <w:r w:rsidR="00363CBA" w:rsidRPr="00C64372">
        <w:rPr>
          <w:b/>
          <w:szCs w:val="20"/>
        </w:rPr>
        <w:t>7</w:t>
      </w:r>
      <w:r w:rsidRPr="00C64372">
        <w:rPr>
          <w:b/>
          <w:szCs w:val="20"/>
        </w:rPr>
        <w:t xml:space="preserve">.1 and </w:t>
      </w:r>
      <w:r w:rsidR="00363CBA" w:rsidRPr="00C64372">
        <w:rPr>
          <w:b/>
          <w:szCs w:val="20"/>
        </w:rPr>
        <w:t>7</w:t>
      </w:r>
      <w:r w:rsidRPr="00C64372">
        <w:rPr>
          <w:b/>
          <w:szCs w:val="20"/>
        </w:rPr>
        <w:t>.2) -</w:t>
      </w:r>
      <w:r w:rsidRPr="00C64372" w:rsidDel="003F3905">
        <w:rPr>
          <w:b/>
          <w:szCs w:val="20"/>
        </w:rPr>
        <w:t xml:space="preserve"> </w:t>
      </w:r>
      <w:r w:rsidRPr="00C64372">
        <w:rPr>
          <w:szCs w:val="20"/>
        </w:rPr>
        <w:t>The matrix confirms the Azure capability that realises each family, and the common use cases show the same scenarios already recognised, so nothing is invented.</w:t>
      </w:r>
    </w:p>
    <w:p w14:paraId="0242FE26" w14:textId="77777777" w:rsidR="00C64372" w:rsidRPr="00C64372" w:rsidRDefault="0041138D">
      <w:pPr>
        <w:pStyle w:val="ListParagraph"/>
        <w:numPr>
          <w:ilvl w:val="0"/>
          <w:numId w:val="17"/>
        </w:numPr>
        <w:spacing w:after="46" w:line="270" w:lineRule="auto"/>
        <w:rPr>
          <w:szCs w:val="20"/>
        </w:rPr>
      </w:pPr>
      <w:r w:rsidRPr="00C64372">
        <w:rPr>
          <w:b/>
          <w:szCs w:val="20"/>
        </w:rPr>
        <w:t xml:space="preserve">The catalogue (Section </w:t>
      </w:r>
      <w:r w:rsidR="00363CBA" w:rsidRPr="00C64372">
        <w:rPr>
          <w:b/>
          <w:szCs w:val="20"/>
        </w:rPr>
        <w:t>8</w:t>
      </w:r>
      <w:r w:rsidRPr="00C64372">
        <w:rPr>
          <w:b/>
          <w:szCs w:val="20"/>
        </w:rPr>
        <w:t xml:space="preserve">) - </w:t>
      </w:r>
      <w:r w:rsidRPr="00C64372">
        <w:rPr>
          <w:szCs w:val="20"/>
        </w:rPr>
        <w:t>Each chosen pattern is opened for its full specification, the problem it solves, the solution, when to use and avoid it, its security boundary and its non-functional profile.</w:t>
      </w:r>
    </w:p>
    <w:p w14:paraId="079A07ED" w14:textId="0F3513BD" w:rsidR="00FE4F0E" w:rsidRPr="00C64372" w:rsidRDefault="0041138D">
      <w:pPr>
        <w:pStyle w:val="ListParagraph"/>
        <w:numPr>
          <w:ilvl w:val="0"/>
          <w:numId w:val="17"/>
        </w:numPr>
        <w:spacing w:after="46" w:line="270" w:lineRule="auto"/>
        <w:rPr>
          <w:b/>
          <w:szCs w:val="20"/>
        </w:rPr>
      </w:pPr>
      <w:r w:rsidRPr="00C64372">
        <w:rPr>
          <w:b/>
          <w:szCs w:val="20"/>
        </w:rPr>
        <w:t xml:space="preserve">Scope and governance (Sections </w:t>
      </w:r>
      <w:r w:rsidR="00363CBA" w:rsidRPr="00C64372">
        <w:rPr>
          <w:b/>
          <w:szCs w:val="20"/>
        </w:rPr>
        <w:t>10</w:t>
      </w:r>
      <w:r w:rsidRPr="00C64372">
        <w:rPr>
          <w:b/>
          <w:szCs w:val="20"/>
        </w:rPr>
        <w:t>, 1</w:t>
      </w:r>
      <w:r w:rsidR="00363CBA" w:rsidRPr="00C64372">
        <w:rPr>
          <w:b/>
          <w:szCs w:val="20"/>
        </w:rPr>
        <w:t>2</w:t>
      </w:r>
      <w:r w:rsidRPr="00C64372">
        <w:rPr>
          <w:b/>
          <w:szCs w:val="20"/>
        </w:rPr>
        <w:t xml:space="preserve"> and 1</w:t>
      </w:r>
      <w:r w:rsidR="00363CBA" w:rsidRPr="00C64372">
        <w:rPr>
          <w:b/>
          <w:szCs w:val="20"/>
        </w:rPr>
        <w:t>3</w:t>
      </w:r>
      <w:r w:rsidRPr="00C64372">
        <w:rPr>
          <w:b/>
          <w:szCs w:val="20"/>
        </w:rPr>
        <w:t xml:space="preserve">) - </w:t>
      </w:r>
      <w:r w:rsidRPr="00C64372">
        <w:rPr>
          <w:szCs w:val="20"/>
        </w:rPr>
        <w:t xml:space="preserve">Section </w:t>
      </w:r>
      <w:r w:rsidR="00363CBA" w:rsidRPr="00C64372">
        <w:rPr>
          <w:szCs w:val="20"/>
        </w:rPr>
        <w:t>10</w:t>
      </w:r>
      <w:r w:rsidRPr="00C64372">
        <w:rPr>
          <w:szCs w:val="20"/>
        </w:rPr>
        <w:t xml:space="preserve"> places the insurance scenario, Section 1</w:t>
      </w:r>
      <w:r w:rsidR="00363CBA" w:rsidRPr="00C64372">
        <w:rPr>
          <w:szCs w:val="20"/>
        </w:rPr>
        <w:t>2</w:t>
      </w:r>
      <w:r w:rsidRPr="00C64372">
        <w:rPr>
          <w:szCs w:val="20"/>
        </w:rPr>
        <w:t xml:space="preserve"> sets the guardrails and Section 1</w:t>
      </w:r>
      <w:r w:rsidR="00363CBA" w:rsidRPr="00C64372">
        <w:rPr>
          <w:szCs w:val="20"/>
        </w:rPr>
        <w:t>3</w:t>
      </w:r>
      <w:r w:rsidRPr="00C64372">
        <w:rPr>
          <w:szCs w:val="20"/>
        </w:rPr>
        <w:t xml:space="preserve"> describes how the design goes to the Technical Design Authority for sign-off.</w:t>
      </w:r>
    </w:p>
    <w:p w14:paraId="0A72C405" w14:textId="77777777" w:rsidR="00FE4F0E" w:rsidRPr="0041138D" w:rsidRDefault="00FE4F0E" w:rsidP="00FE4F0E">
      <w:pPr>
        <w:pStyle w:val="ListParagraph"/>
        <w:numPr>
          <w:ilvl w:val="0"/>
          <w:numId w:val="0"/>
        </w:numPr>
        <w:spacing w:after="46" w:line="270" w:lineRule="auto"/>
        <w:ind w:left="360"/>
        <w:contextualSpacing w:val="0"/>
        <w:rPr>
          <w:szCs w:val="20"/>
        </w:rPr>
      </w:pPr>
    </w:p>
    <w:p w14:paraId="21ED6168" w14:textId="77777777" w:rsidR="0041138D" w:rsidRPr="0041138D" w:rsidRDefault="0041138D" w:rsidP="0041138D">
      <w:pPr>
        <w:spacing w:before="40" w:after="110"/>
        <w:rPr>
          <w:szCs w:val="20"/>
        </w:rPr>
      </w:pPr>
      <w:r w:rsidRPr="0041138D">
        <w:rPr>
          <w:b/>
          <w:szCs w:val="20"/>
        </w:rPr>
        <w:t xml:space="preserve">Walking the decision. </w:t>
      </w:r>
    </w:p>
    <w:p w14:paraId="2ABE8D01" w14:textId="6EA556AC" w:rsidR="0041138D" w:rsidRPr="0041138D" w:rsidRDefault="0041138D">
      <w:pPr>
        <w:pStyle w:val="ListParagraph"/>
        <w:numPr>
          <w:ilvl w:val="0"/>
          <w:numId w:val="16"/>
        </w:numPr>
        <w:spacing w:after="46" w:line="270" w:lineRule="auto"/>
        <w:contextualSpacing w:val="0"/>
        <w:rPr>
          <w:szCs w:val="20"/>
        </w:rPr>
      </w:pPr>
      <w:r w:rsidRPr="0041138D">
        <w:rPr>
          <w:b/>
          <w:szCs w:val="20"/>
        </w:rPr>
        <w:t xml:space="preserve">Inbound bordereau. </w:t>
      </w:r>
      <w:r w:rsidRPr="0041138D">
        <w:rPr>
          <w:szCs w:val="20"/>
        </w:rPr>
        <w:t>The submission is a file, so it is taken in through event-driven file ingestion (</w:t>
      </w:r>
      <w:r w:rsidR="00122229">
        <w:rPr>
          <w:szCs w:val="20"/>
        </w:rPr>
        <w:t>SFINT19</w:t>
      </w:r>
      <w:r w:rsidRPr="0041138D">
        <w:rPr>
          <w:szCs w:val="20"/>
        </w:rPr>
        <w:t>).</w:t>
      </w:r>
    </w:p>
    <w:p w14:paraId="6B341802" w14:textId="0DDFBC81" w:rsidR="0041138D" w:rsidRPr="0041138D" w:rsidRDefault="0041138D">
      <w:pPr>
        <w:pStyle w:val="ListParagraph"/>
        <w:numPr>
          <w:ilvl w:val="0"/>
          <w:numId w:val="16"/>
        </w:numPr>
        <w:spacing w:after="46" w:line="270" w:lineRule="auto"/>
        <w:contextualSpacing w:val="0"/>
        <w:rPr>
          <w:szCs w:val="20"/>
        </w:rPr>
      </w:pPr>
      <w:r w:rsidRPr="0041138D">
        <w:rPr>
          <w:b/>
          <w:szCs w:val="20"/>
        </w:rPr>
        <w:t xml:space="preserve">Into the internal model. </w:t>
      </w:r>
      <w:r w:rsidRPr="0041138D">
        <w:rPr>
          <w:szCs w:val="20"/>
        </w:rPr>
        <w:t>The broker format is not the Chaucer format, so the payload is translated to the canonical model before anything downstream sees it (</w:t>
      </w:r>
      <w:r w:rsidR="00122229">
        <w:rPr>
          <w:szCs w:val="20"/>
        </w:rPr>
        <w:t>SFINT21</w:t>
      </w:r>
      <w:r w:rsidRPr="0041138D">
        <w:rPr>
          <w:szCs w:val="20"/>
        </w:rPr>
        <w:t>).</w:t>
      </w:r>
    </w:p>
    <w:p w14:paraId="4889EADB" w14:textId="77777777" w:rsidR="0041138D" w:rsidRPr="0041138D" w:rsidRDefault="0041138D">
      <w:pPr>
        <w:pStyle w:val="ListParagraph"/>
        <w:numPr>
          <w:ilvl w:val="0"/>
          <w:numId w:val="16"/>
        </w:numPr>
        <w:spacing w:after="46" w:line="270" w:lineRule="auto"/>
        <w:contextualSpacing w:val="0"/>
        <w:rPr>
          <w:szCs w:val="20"/>
        </w:rPr>
      </w:pPr>
      <w:r w:rsidRPr="0041138D">
        <w:rPr>
          <w:b/>
          <w:szCs w:val="20"/>
        </w:rPr>
        <w:t xml:space="preserve">The core process. </w:t>
      </w:r>
      <w:r w:rsidRPr="0041138D">
        <w:rPr>
          <w:szCs w:val="20"/>
        </w:rPr>
        <w:t>The work spans several systems and runs long, with validation and calculation, so it resolves to orchestration (SFINT15), which sequences validate, calculate accumulation and confirm the bind.</w:t>
      </w:r>
    </w:p>
    <w:p w14:paraId="6E039D36" w14:textId="77777777" w:rsidR="0041138D" w:rsidRPr="0041138D" w:rsidRDefault="0041138D">
      <w:pPr>
        <w:pStyle w:val="ListParagraph"/>
        <w:numPr>
          <w:ilvl w:val="0"/>
          <w:numId w:val="16"/>
        </w:numPr>
        <w:spacing w:after="46" w:line="270" w:lineRule="auto"/>
        <w:contextualSpacing w:val="0"/>
        <w:rPr>
          <w:szCs w:val="20"/>
        </w:rPr>
      </w:pPr>
      <w:r w:rsidRPr="0041138D">
        <w:rPr>
          <w:b/>
          <w:szCs w:val="20"/>
        </w:rPr>
        <w:t xml:space="preserve">The confirmed instruction. </w:t>
      </w:r>
      <w:r w:rsidRPr="0041138D">
        <w:rPr>
          <w:szCs w:val="20"/>
        </w:rPr>
        <w:t>It must reach the policy system without loss, so it travels as guaranteed-delivery reliable messaging (SFINT8).</w:t>
      </w:r>
    </w:p>
    <w:p w14:paraId="1BB30FAA" w14:textId="77777777" w:rsidR="0041138D" w:rsidRPr="0041138D" w:rsidRDefault="0041138D" w:rsidP="0041138D">
      <w:pPr>
        <w:spacing w:after="46" w:line="270" w:lineRule="auto"/>
        <w:ind w:left="360"/>
        <w:rPr>
          <w:szCs w:val="20"/>
        </w:rPr>
      </w:pPr>
      <w:r w:rsidRPr="0041138D">
        <w:rPr>
          <w:b/>
          <w:szCs w:val="20"/>
        </w:rPr>
        <w:t xml:space="preserve">Telling the rest. </w:t>
      </w:r>
      <w:r w:rsidRPr="0041138D">
        <w:rPr>
          <w:szCs w:val="20"/>
        </w:rPr>
        <w:t>Downstream teams need to know but are not on the critical path, so they are told through a discrete event notification (SFINT11).</w:t>
      </w:r>
      <w:r w:rsidRPr="0041138D">
        <w:rPr>
          <w:szCs w:val="20"/>
        </w:rPr>
        <w:br/>
      </w:r>
    </w:p>
    <w:p w14:paraId="3F6CA7BA" w14:textId="50B0EB22" w:rsidR="0041138D" w:rsidRPr="0041138D" w:rsidRDefault="0041138D" w:rsidP="0041138D">
      <w:pPr>
        <w:spacing w:before="40" w:after="110"/>
        <w:rPr>
          <w:szCs w:val="20"/>
        </w:rPr>
      </w:pPr>
      <w:r w:rsidRPr="0041138D">
        <w:rPr>
          <w:b/>
          <w:szCs w:val="20"/>
        </w:rPr>
        <w:t xml:space="preserve">The solution. </w:t>
      </w:r>
      <w:r w:rsidRPr="0041138D">
        <w:rPr>
          <w:szCs w:val="20"/>
        </w:rPr>
        <w:t>End to end, the bordereau lands and file ingestion (</w:t>
      </w:r>
      <w:r w:rsidR="00122229">
        <w:rPr>
          <w:szCs w:val="20"/>
        </w:rPr>
        <w:t>SFINT19</w:t>
      </w:r>
      <w:r w:rsidRPr="0041138D">
        <w:rPr>
          <w:szCs w:val="20"/>
        </w:rPr>
        <w:t>) pick it up, canonical translation (</w:t>
      </w:r>
      <w:r w:rsidR="00122229">
        <w:rPr>
          <w:szCs w:val="20"/>
        </w:rPr>
        <w:t>SFINT21</w:t>
      </w:r>
      <w:r w:rsidRPr="0041138D">
        <w:rPr>
          <w:szCs w:val="20"/>
        </w:rPr>
        <w:t>) maps it to the internal model, and an orchestration (SFINT15) validates the risks, calculates the accumulation against current exposure and confirms the bind. Reliable messaging (SFINT8) carries the confirmed instruction to the policy system, and a discrete event (SFINT11) notifies the downstream teams. No step calls another synchronously across the whole chain, so a slow or unavailable system never fails the broker submission.</w:t>
      </w:r>
    </w:p>
    <w:p w14:paraId="466B6289" w14:textId="38FC602B" w:rsidR="0041138D" w:rsidRPr="0041138D" w:rsidRDefault="0041138D" w:rsidP="0041138D">
      <w:pPr>
        <w:spacing w:before="40" w:after="110"/>
        <w:rPr>
          <w:szCs w:val="20"/>
        </w:rPr>
      </w:pPr>
      <w:r w:rsidRPr="0041138D">
        <w:rPr>
          <w:b/>
          <w:szCs w:val="20"/>
        </w:rPr>
        <w:t>Architectural Rationale.</w:t>
      </w:r>
      <w:r w:rsidRPr="0041138D">
        <w:rPr>
          <w:szCs w:val="20"/>
        </w:rPr>
        <w:t xml:space="preserve"> A real, multi-step scenario resolves through the decision tree into named catalogue patterns rather than a bespoke design. Each pattern defines its associated security boundary, operational considerations and non-functional characteristics. The resulting solution is governed through the framework's mandatory guardrails in Section 1</w:t>
      </w:r>
      <w:r w:rsidR="00363CBA">
        <w:rPr>
          <w:szCs w:val="20"/>
        </w:rPr>
        <w:t>2</w:t>
      </w:r>
      <w:r w:rsidRPr="0041138D">
        <w:rPr>
          <w:szCs w:val="20"/>
        </w:rPr>
        <w:t xml:space="preserve"> and the Technical Design Authority (TDA) review process. The required levels of reliability, traceability and governance are achieved through the application of approved integration patterns and supporting framework controls.</w:t>
      </w:r>
    </w:p>
    <w:p w14:paraId="20B0050D" w14:textId="6E3CEFAD" w:rsidR="0041138D" w:rsidRDefault="005B60B0" w:rsidP="006F79A8">
      <w:pPr>
        <w:pStyle w:val="Heading1"/>
        <w:ind w:left="431" w:hanging="431"/>
      </w:pPr>
      <w:bookmarkStart w:id="163" w:name="_8._Enterprise_Pattern"/>
      <w:bookmarkStart w:id="164" w:name="_Enterprise_Pattern_Catalogue"/>
      <w:bookmarkEnd w:id="163"/>
      <w:bookmarkEnd w:id="164"/>
      <w:r>
        <w:t xml:space="preserve"> </w:t>
      </w:r>
      <w:bookmarkStart w:id="165" w:name="_Toc240366842"/>
      <w:r w:rsidR="0009094D">
        <w:t>Enterprise Integration Profile and Pattern Catalogue</w:t>
      </w:r>
      <w:bookmarkEnd w:id="165"/>
    </w:p>
    <w:p w14:paraId="5D6224DC" w14:textId="77777777" w:rsidR="00287349" w:rsidRPr="00287349" w:rsidRDefault="00287349" w:rsidP="00287349"/>
    <w:p w14:paraId="7C1C31BD" w14:textId="77777777" w:rsidR="009D38F0" w:rsidRDefault="009D38F0" w:rsidP="009D38F0">
      <w:r>
        <w:t>The Systems Integration Framework defines a governed catalogue for selecting, designing and reviewing integrations across internal Chaucer systems, third-party services, SaaS platforms and the enterprise data platform.</w:t>
      </w:r>
    </w:p>
    <w:p w14:paraId="774B3E63" w14:textId="77777777" w:rsidR="00B16E19" w:rsidRDefault="00B16E19" w:rsidP="009D38F0"/>
    <w:p w14:paraId="0D917D99" w14:textId="26B62435" w:rsidR="009D38F0" w:rsidRDefault="009D38F0" w:rsidP="009D38F0">
      <w:r>
        <w:t>The catalogue has two complementary levels:</w:t>
      </w:r>
    </w:p>
    <w:p w14:paraId="6BF15B83" w14:textId="77777777" w:rsidR="009D38F0" w:rsidRDefault="009D38F0" w:rsidP="0045770F">
      <w:pPr>
        <w:pStyle w:val="ListParagraph"/>
        <w:numPr>
          <w:ilvl w:val="0"/>
          <w:numId w:val="20"/>
        </w:numPr>
        <w:spacing w:after="160" w:line="279" w:lineRule="auto"/>
      </w:pPr>
      <w:r>
        <w:rPr>
          <w:b/>
          <w:bCs w:val="0"/>
        </w:rPr>
        <w:t>Enterprise Integration Profiles</w:t>
      </w:r>
      <w:r>
        <w:t xml:space="preserve"> classify the enterprise interaction, the boundary crossed, the expected governance treatment and the applicable control posture.</w:t>
      </w:r>
    </w:p>
    <w:p w14:paraId="2550973E" w14:textId="77777777" w:rsidR="009D38F0" w:rsidRDefault="009D38F0" w:rsidP="0045770F">
      <w:pPr>
        <w:pStyle w:val="ListParagraph"/>
        <w:numPr>
          <w:ilvl w:val="0"/>
          <w:numId w:val="20"/>
        </w:numPr>
        <w:spacing w:after="160" w:line="279" w:lineRule="auto"/>
      </w:pPr>
      <w:r>
        <w:rPr>
          <w:b/>
          <w:bCs w:val="0"/>
        </w:rPr>
        <w:t>Detailed Integration Patterns</w:t>
      </w:r>
      <w:r>
        <w:t xml:space="preserve"> define the implementation approach used to realise an Enterprise Integration Profile.</w:t>
      </w:r>
    </w:p>
    <w:p w14:paraId="2F64EE49" w14:textId="7DC09739" w:rsidR="009D38F0" w:rsidRDefault="009D38F0" w:rsidP="009D38F0">
      <w:r>
        <w:t>These levels are complementary and must not be treated as competing pattern catalogues.</w:t>
      </w:r>
      <w:r w:rsidR="00330678">
        <w:t xml:space="preserve"> </w:t>
      </w:r>
      <w:r>
        <w:t>An Enterprise Integration Profile describes the architectural context of an integration. A Detailed Integration Pattern describes how a specific part of the integration is implemented. One Enterprise Integration Profile may be realised through several Detailed Integration Patterns, and one Detailed Integration Pattern may support more than one Enterprise Integration Profile.</w:t>
      </w:r>
    </w:p>
    <w:p w14:paraId="3B2A56A1" w14:textId="77777777" w:rsidR="00330678" w:rsidRDefault="00330678" w:rsidP="009D38F0"/>
    <w:p w14:paraId="4E164634" w14:textId="77777777" w:rsidR="009D38F0" w:rsidRDefault="009D38F0" w:rsidP="009D38F0">
      <w:r>
        <w:t>For example, the same Managed API Facade pattern may be used for an internal API, an externally consumed Chaucer API or a governed facade over a third-party API. The implementation pattern is similar, but the trust boundary, security controls and governance evidence differ.</w:t>
      </w:r>
    </w:p>
    <w:p w14:paraId="08278DA0" w14:textId="77777777" w:rsidR="00217998" w:rsidRDefault="00217998" w:rsidP="009D38F0"/>
    <w:p w14:paraId="6B65D0C6" w14:textId="147525D3" w:rsidR="00287349" w:rsidRDefault="009D38F0" w:rsidP="009D38F0">
      <w:r>
        <w:t>Every architecture design must identify:</w:t>
      </w:r>
    </w:p>
    <w:p w14:paraId="7CE94494" w14:textId="77777777" w:rsidR="009D38F0" w:rsidRDefault="009D38F0" w:rsidP="0045770F">
      <w:pPr>
        <w:pStyle w:val="ListParagraph"/>
        <w:numPr>
          <w:ilvl w:val="0"/>
          <w:numId w:val="21"/>
        </w:numPr>
        <w:spacing w:after="160" w:line="279" w:lineRule="auto"/>
      </w:pPr>
      <w:r>
        <w:t>The selected Enterprise Integration Profile.</w:t>
      </w:r>
    </w:p>
    <w:p w14:paraId="1BF8CD37" w14:textId="77777777" w:rsidR="009D38F0" w:rsidRDefault="009D38F0" w:rsidP="0045770F">
      <w:pPr>
        <w:pStyle w:val="ListParagraph"/>
        <w:numPr>
          <w:ilvl w:val="0"/>
          <w:numId w:val="21"/>
        </w:numPr>
        <w:spacing w:after="160" w:line="279" w:lineRule="auto"/>
      </w:pPr>
      <w:r>
        <w:t>The integration boundary crossed.</w:t>
      </w:r>
    </w:p>
    <w:p w14:paraId="32E57CBD" w14:textId="77777777" w:rsidR="009D38F0" w:rsidRDefault="009D38F0" w:rsidP="0045770F">
      <w:pPr>
        <w:pStyle w:val="ListParagraph"/>
        <w:numPr>
          <w:ilvl w:val="0"/>
          <w:numId w:val="21"/>
        </w:numPr>
        <w:spacing w:after="160" w:line="279" w:lineRule="auto"/>
      </w:pPr>
      <w:r>
        <w:t>Each Detailed Integration Pattern used to realise the integration.</w:t>
      </w:r>
    </w:p>
    <w:p w14:paraId="28EF3C9F" w14:textId="77777777" w:rsidR="009D38F0" w:rsidRDefault="009D38F0" w:rsidP="0045770F">
      <w:pPr>
        <w:pStyle w:val="ListParagraph"/>
        <w:numPr>
          <w:ilvl w:val="0"/>
          <w:numId w:val="21"/>
        </w:numPr>
        <w:spacing w:after="160" w:line="279" w:lineRule="auto"/>
      </w:pPr>
      <w:r>
        <w:t>The applicable security, operational and data-handling controls.</w:t>
      </w:r>
    </w:p>
    <w:p w14:paraId="7CF5710E" w14:textId="77777777" w:rsidR="009D38F0" w:rsidRDefault="009D38F0" w:rsidP="0045770F">
      <w:pPr>
        <w:pStyle w:val="ListParagraph"/>
        <w:numPr>
          <w:ilvl w:val="0"/>
          <w:numId w:val="21"/>
        </w:numPr>
        <w:spacing w:after="160" w:line="279" w:lineRule="auto"/>
      </w:pPr>
      <w:r>
        <w:t>The governance evidence required for the selected profile and patterns.</w:t>
      </w:r>
    </w:p>
    <w:p w14:paraId="6EFF295C" w14:textId="77777777" w:rsidR="009D38F0" w:rsidRDefault="009D38F0" w:rsidP="0045770F">
      <w:pPr>
        <w:pStyle w:val="ListParagraph"/>
        <w:numPr>
          <w:ilvl w:val="0"/>
          <w:numId w:val="21"/>
        </w:numPr>
        <w:spacing w:after="160" w:line="279" w:lineRule="auto"/>
      </w:pPr>
      <w:r>
        <w:t>Any approved exception or deviation.</w:t>
      </w:r>
    </w:p>
    <w:p w14:paraId="3C7934DD" w14:textId="2E6C8C30" w:rsidR="00287349" w:rsidRDefault="009D38F0" w:rsidP="009D38F0">
      <w:r>
        <w:t>The expected architecture traceability is:</w:t>
      </w:r>
    </w:p>
    <w:p w14:paraId="07EB3492" w14:textId="77777777" w:rsidR="009D38F0" w:rsidRDefault="009D38F0" w:rsidP="00287349">
      <w:pPr>
        <w:rPr>
          <w:b/>
          <w:bCs w:val="0"/>
        </w:rPr>
      </w:pPr>
      <w:r w:rsidRPr="00287349">
        <w:rPr>
          <w:b/>
          <w:bCs w:val="0"/>
        </w:rPr>
        <w:t>Business requirement → Enterprise Integration Profile → Detailed Integration Pattern or Patterns → Approved platform capability → Mandatory guardrails → Governance evidence</w:t>
      </w:r>
    </w:p>
    <w:p w14:paraId="277F3756" w14:textId="77777777" w:rsidR="00287349" w:rsidRPr="00287349" w:rsidRDefault="00287349" w:rsidP="00287349">
      <w:pPr>
        <w:rPr>
          <w:b/>
          <w:bCs w:val="0"/>
        </w:rPr>
      </w:pPr>
    </w:p>
    <w:p w14:paraId="43533F22" w14:textId="02B0DDFB" w:rsidR="009D38F0" w:rsidRDefault="009D38F0" w:rsidP="0045770F">
      <w:pPr>
        <w:pStyle w:val="ListParagraph"/>
        <w:numPr>
          <w:ilvl w:val="0"/>
          <w:numId w:val="32"/>
        </w:numPr>
      </w:pPr>
      <w:r>
        <w:t>Enterprise Integration Profiles use the identifier format SIF-Pnn.</w:t>
      </w:r>
    </w:p>
    <w:p w14:paraId="6B3F832C" w14:textId="1CADCD71" w:rsidR="009D38F0" w:rsidRDefault="009D38F0" w:rsidP="0045770F">
      <w:pPr>
        <w:pStyle w:val="ListParagraph"/>
        <w:numPr>
          <w:ilvl w:val="0"/>
          <w:numId w:val="32"/>
        </w:numPr>
      </w:pPr>
      <w:r>
        <w:t>Operational integration patterns use the identifier format SFINTnn.</w:t>
      </w:r>
    </w:p>
    <w:p w14:paraId="2C82B6C7" w14:textId="0010F570" w:rsidR="009D38F0" w:rsidRDefault="009D38F0" w:rsidP="0045770F">
      <w:pPr>
        <w:pStyle w:val="ListParagraph"/>
        <w:numPr>
          <w:ilvl w:val="0"/>
          <w:numId w:val="32"/>
        </w:numPr>
      </w:pPr>
      <w:r>
        <w:t>Data-platform exchange patterns use the identifier format SFDEINTnn.</w:t>
      </w:r>
    </w:p>
    <w:p w14:paraId="07BDFE35" w14:textId="193122AD" w:rsidR="009D38F0" w:rsidRDefault="009D38F0" w:rsidP="0045770F">
      <w:pPr>
        <w:pStyle w:val="ListParagraph"/>
        <w:numPr>
          <w:ilvl w:val="0"/>
          <w:numId w:val="32"/>
        </w:numPr>
      </w:pPr>
      <w:r>
        <w:t>All identifiers use two digits to support consistent sorting, referencing and future catalogue expansion.</w:t>
      </w:r>
    </w:p>
    <w:p w14:paraId="34764E02" w14:textId="291DCF50" w:rsidR="00287349" w:rsidRDefault="009D38F0" w:rsidP="0045770F">
      <w:pPr>
        <w:pStyle w:val="ListParagraph"/>
        <w:numPr>
          <w:ilvl w:val="0"/>
          <w:numId w:val="32"/>
        </w:numPr>
      </w:pPr>
      <w:r>
        <w:t>Existing references such as SFINT1 and SFDEINT1 should be read as SFINT01 and SFDEINT01. All new and updated documentation must use the two-digit format.</w:t>
      </w:r>
    </w:p>
    <w:p w14:paraId="5ACA2F97" w14:textId="77777777" w:rsidR="009D38F0" w:rsidRDefault="009D38F0" w:rsidP="0045770F">
      <w:pPr>
        <w:pStyle w:val="ListParagraph"/>
        <w:numPr>
          <w:ilvl w:val="0"/>
          <w:numId w:val="32"/>
        </w:numPr>
      </w:pPr>
      <w:r>
        <w:t>The Detailed Integration Pattern identifier is authoritative for implementation guidance. The Enterprise Integration Profile identifier is authoritative for boundary classification and governance assessment.</w:t>
      </w:r>
    </w:p>
    <w:p w14:paraId="0C11EF11" w14:textId="77777777" w:rsidR="00FE4F0E" w:rsidRPr="00FE4F0E" w:rsidRDefault="00FE4F0E" w:rsidP="00FE4F0E"/>
    <w:p w14:paraId="39981406" w14:textId="7952D847" w:rsidR="00256F22" w:rsidRPr="00256F22" w:rsidRDefault="0041138D" w:rsidP="00E86D63">
      <w:pPr>
        <w:pStyle w:val="Heading2"/>
      </w:pPr>
      <w:bookmarkStart w:id="166" w:name="_Toc239852295"/>
      <w:bookmarkStart w:id="167" w:name="_Toc239980602"/>
      <w:bookmarkStart w:id="168" w:name="_Toc240366843"/>
      <w:r w:rsidRPr="00FE4F0E">
        <w:t>Enterprise Pattern Index and Boundary Applicability</w:t>
      </w:r>
      <w:bookmarkEnd w:id="166"/>
      <w:bookmarkEnd w:id="167"/>
      <w:bookmarkEnd w:id="168"/>
    </w:p>
    <w:p w14:paraId="3C4047FA" w14:textId="77777777" w:rsidR="00330678" w:rsidRPr="00330678" w:rsidRDefault="00330678" w:rsidP="00330678"/>
    <w:p w14:paraId="28953D5C" w14:textId="1F7EA212" w:rsidR="00256F22" w:rsidRDefault="00FE0CC5" w:rsidP="00FE0CC5">
      <w:r>
        <w:t>Enterprise Integration Profiles provide the architecture and governance view of an integration.</w:t>
      </w:r>
    </w:p>
    <w:p w14:paraId="06CCCAD7" w14:textId="77777777" w:rsidR="00330678" w:rsidRDefault="00330678" w:rsidP="00FE0CC5"/>
    <w:p w14:paraId="1A999C86" w14:textId="77777777" w:rsidR="00FE0CC5" w:rsidRDefault="00FE0CC5" w:rsidP="00FE0CC5">
      <w:r>
        <w:t>Each profile identifies:</w:t>
      </w:r>
    </w:p>
    <w:p w14:paraId="12167B20" w14:textId="77777777" w:rsidR="00FE0CC5" w:rsidRDefault="00FE0CC5" w:rsidP="0045770F">
      <w:pPr>
        <w:pStyle w:val="ListParagraph"/>
        <w:numPr>
          <w:ilvl w:val="0"/>
          <w:numId w:val="29"/>
        </w:numPr>
        <w:spacing w:after="160" w:line="279" w:lineRule="auto"/>
      </w:pPr>
      <w:r>
        <w:t>The enterprise interaction being performed.</w:t>
      </w:r>
    </w:p>
    <w:p w14:paraId="037E482E" w14:textId="77777777" w:rsidR="00FE0CC5" w:rsidRDefault="00FE0CC5" w:rsidP="0045770F">
      <w:pPr>
        <w:pStyle w:val="ListParagraph"/>
        <w:numPr>
          <w:ilvl w:val="0"/>
          <w:numId w:val="29"/>
        </w:numPr>
        <w:spacing w:after="160" w:line="279" w:lineRule="auto"/>
      </w:pPr>
      <w:r>
        <w:t>The primary integration boundary.</w:t>
      </w:r>
    </w:p>
    <w:p w14:paraId="1EA3C01D" w14:textId="77777777" w:rsidR="00FE0CC5" w:rsidRDefault="00FE0CC5" w:rsidP="0045770F">
      <w:pPr>
        <w:pStyle w:val="ListParagraph"/>
        <w:numPr>
          <w:ilvl w:val="0"/>
          <w:numId w:val="29"/>
        </w:numPr>
        <w:spacing w:after="160" w:line="279" w:lineRule="auto"/>
      </w:pPr>
      <w:r>
        <w:t>Where the profile is normally applicable.</w:t>
      </w:r>
    </w:p>
    <w:p w14:paraId="0B0DE33E" w14:textId="77777777" w:rsidR="00FE0CC5" w:rsidRDefault="00FE0CC5" w:rsidP="0045770F">
      <w:pPr>
        <w:pStyle w:val="ListParagraph"/>
        <w:numPr>
          <w:ilvl w:val="0"/>
          <w:numId w:val="29"/>
        </w:numPr>
        <w:spacing w:after="160" w:line="279" w:lineRule="auto"/>
      </w:pPr>
      <w:r>
        <w:t>The primary platform capabilities.</w:t>
      </w:r>
    </w:p>
    <w:p w14:paraId="2ED378AC" w14:textId="77777777" w:rsidR="00FE0CC5" w:rsidRDefault="00FE0CC5" w:rsidP="0045770F">
      <w:pPr>
        <w:pStyle w:val="ListParagraph"/>
        <w:numPr>
          <w:ilvl w:val="0"/>
          <w:numId w:val="29"/>
        </w:numPr>
        <w:spacing w:after="160" w:line="279" w:lineRule="auto"/>
      </w:pPr>
      <w:r>
        <w:t>The expected governance classification.</w:t>
      </w:r>
    </w:p>
    <w:p w14:paraId="01C92C57" w14:textId="77777777" w:rsidR="00FE0CC5" w:rsidRDefault="00FE0CC5" w:rsidP="0045770F">
      <w:pPr>
        <w:pStyle w:val="ListParagraph"/>
        <w:numPr>
          <w:ilvl w:val="0"/>
          <w:numId w:val="29"/>
        </w:numPr>
        <w:spacing w:after="160" w:line="279" w:lineRule="auto"/>
      </w:pPr>
      <w:r>
        <w:t>The Detailed Integration Patterns that may realise the profile.</w:t>
      </w:r>
    </w:p>
    <w:p w14:paraId="1DB6AE85" w14:textId="77777777" w:rsidR="00FE0CC5" w:rsidRDefault="00FE0CC5" w:rsidP="00FE0CC5">
      <w:r>
        <w:t>Internal integrations may use approved API, messaging, eventing, orchestration, file-exchange, transformation and routing patterns within Chaucer’s controlled integration platform.</w:t>
      </w:r>
    </w:p>
    <w:p w14:paraId="52571759" w14:textId="77777777" w:rsidR="004E6788" w:rsidRDefault="004E6788" w:rsidP="00FE0CC5"/>
    <w:p w14:paraId="0451DE8B" w14:textId="77777777" w:rsidR="00FE0CC5" w:rsidRDefault="00FE0CC5" w:rsidP="00FE0CC5">
      <w:r>
        <w:t>Third-party integrations must use an approved ingress or egress profile. These integrations require additional controls for identity, authentication, network boundaries, payload validation, data protection, monitoring, operational ownership and support.</w:t>
      </w:r>
    </w:p>
    <w:p w14:paraId="53D323C8" w14:textId="77777777" w:rsidR="00FE0CC5" w:rsidRDefault="00FE0CC5" w:rsidP="00FE0CC5">
      <w:r>
        <w:t>The data platform is treated as a governed analytical exchange boundary. It is not the default mechanism for operational integration, transient messaging, real-time transaction processing or cross-system process orchestration.</w:t>
      </w:r>
    </w:p>
    <w:p w14:paraId="6F2709AC" w14:textId="77777777" w:rsidR="006F0DBD" w:rsidRDefault="006F0DBD" w:rsidP="00FE0CC5"/>
    <w:p w14:paraId="2D5D146A" w14:textId="2B88AA37" w:rsidR="00E21E70" w:rsidRPr="00AB58C3" w:rsidRDefault="00E21E70" w:rsidP="00580356">
      <w:pPr>
        <w:pStyle w:val="Heading3"/>
        <w:rPr>
          <w:rFonts w:cs="Times New Roman"/>
          <w:color w:val="132040" w:themeColor="accent1" w:themeShade="BF"/>
          <w:sz w:val="24"/>
          <w:szCs w:val="26"/>
        </w:rPr>
      </w:pPr>
      <w:r w:rsidRPr="00AB58C3">
        <w:rPr>
          <w:rFonts w:cs="Times New Roman"/>
          <w:color w:val="132040" w:themeColor="accent1" w:themeShade="BF"/>
          <w:sz w:val="24"/>
          <w:szCs w:val="26"/>
        </w:rPr>
        <w:t>Applicability and governance classifications</w:t>
      </w:r>
    </w:p>
    <w:p w14:paraId="66E4EF1C" w14:textId="77CAC474" w:rsidR="00E21E70" w:rsidRDefault="00E21E70" w:rsidP="00E21E70">
      <w:r>
        <w:t>The following applicability notation is used throughout the catalogue:</w:t>
      </w:r>
      <w:r w:rsidR="005666B8">
        <w:br/>
      </w:r>
    </w:p>
    <w:tbl>
      <w:tblPr>
        <w:tblStyle w:val="GridTable4-Accent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7"/>
        <w:gridCol w:w="8119"/>
      </w:tblGrid>
      <w:tr w:rsidR="00E21E70" w14:paraId="3FB6B6C7" w14:textId="77777777" w:rsidTr="007A2B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77B605BF" w14:textId="77777777" w:rsidR="00E21E70" w:rsidRPr="0084503F" w:rsidRDefault="00E21E70" w:rsidP="006F1EC8">
            <w:pPr>
              <w:rPr>
                <w:rFonts w:asciiTheme="minorHAnsi" w:hAnsiTheme="minorHAnsi" w:hint="eastAsia"/>
              </w:rPr>
            </w:pPr>
            <w:r w:rsidRPr="0084503F">
              <w:rPr>
                <w:rFonts w:asciiTheme="minorHAnsi" w:hAnsiTheme="minorHAnsi"/>
              </w:rPr>
              <w:t>Symbol</w:t>
            </w:r>
          </w:p>
        </w:tc>
        <w:tc>
          <w:tcPr>
            <w:tcW w:w="0" w:type="auto"/>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1D0764E7" w14:textId="77777777" w:rsidR="00E21E70" w:rsidRPr="0084503F" w:rsidRDefault="00E21E70"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Meaning</w:t>
            </w:r>
          </w:p>
        </w:tc>
      </w:tr>
      <w:tr w:rsidR="00E21E70" w14:paraId="515D0D9D" w14:textId="77777777" w:rsidTr="008450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000000" w:themeColor="text1"/>
            </w:tcBorders>
            <w:shd w:val="clear" w:color="auto" w:fill="auto"/>
            <w:vAlign w:val="center"/>
          </w:tcPr>
          <w:p w14:paraId="5F8EC75C" w14:textId="77777777" w:rsidR="00E21E70" w:rsidRPr="0084503F" w:rsidRDefault="00E21E70" w:rsidP="006F1EC8">
            <w:pPr>
              <w:rPr>
                <w:rFonts w:asciiTheme="minorHAnsi" w:hAnsiTheme="minorHAnsi" w:hint="eastAsia"/>
              </w:rPr>
            </w:pPr>
            <w:r w:rsidRPr="0084503F">
              <w:rPr>
                <w:rFonts w:ascii="Segoe UI Emoji" w:hAnsi="Segoe UI Emoji" w:cs="Segoe UI Emoji"/>
              </w:rPr>
              <w:t>✅</w:t>
            </w:r>
          </w:p>
        </w:tc>
        <w:tc>
          <w:tcPr>
            <w:tcW w:w="0" w:type="auto"/>
            <w:tcBorders>
              <w:top w:val="single" w:sz="4" w:space="0" w:color="000000" w:themeColor="text1"/>
            </w:tcBorders>
            <w:shd w:val="clear" w:color="auto" w:fill="auto"/>
            <w:vAlign w:val="center"/>
          </w:tcPr>
          <w:p w14:paraId="0382F0D0" w14:textId="77777777" w:rsidR="00E21E70" w:rsidRPr="0084503F" w:rsidRDefault="00E21E70"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Theme="minorHAnsi" w:hAnsiTheme="minorHAnsi"/>
              </w:rPr>
              <w:t>The profile is normally applicable to the boundary.</w:t>
            </w:r>
          </w:p>
        </w:tc>
      </w:tr>
      <w:tr w:rsidR="00E21E70" w14:paraId="3F526318" w14:textId="77777777" w:rsidTr="006F1EC8">
        <w:tc>
          <w:tcPr>
            <w:cnfStyle w:val="001000000000" w:firstRow="0" w:lastRow="0" w:firstColumn="1" w:lastColumn="0" w:oddVBand="0" w:evenVBand="0" w:oddHBand="0" w:evenHBand="0" w:firstRowFirstColumn="0" w:firstRowLastColumn="0" w:lastRowFirstColumn="0" w:lastRowLastColumn="0"/>
            <w:tcW w:w="0" w:type="auto"/>
            <w:vAlign w:val="center"/>
          </w:tcPr>
          <w:p w14:paraId="79E026C2" w14:textId="77777777" w:rsidR="00E21E70" w:rsidRPr="0084503F" w:rsidRDefault="00E21E70" w:rsidP="006F1EC8">
            <w:pPr>
              <w:rPr>
                <w:rFonts w:asciiTheme="minorHAnsi" w:hAnsiTheme="minorHAnsi" w:hint="eastAsia"/>
              </w:rPr>
            </w:pPr>
            <w:r w:rsidRPr="0084503F">
              <w:rPr>
                <w:rFonts w:ascii="Segoe UI Emoji" w:hAnsi="Segoe UI Emoji" w:cs="Segoe UI Emoji"/>
              </w:rPr>
              <w:t>⚠️</w:t>
            </w:r>
          </w:p>
        </w:tc>
        <w:tc>
          <w:tcPr>
            <w:tcW w:w="0" w:type="auto"/>
            <w:vAlign w:val="center"/>
          </w:tcPr>
          <w:p w14:paraId="273BE1CE" w14:textId="77777777" w:rsidR="00E21E70" w:rsidRPr="0084503F" w:rsidRDefault="00E21E70"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The profile may be applicable but requires additional design rationale, controls or governance review.</w:t>
            </w:r>
          </w:p>
        </w:tc>
      </w:tr>
      <w:tr w:rsidR="00E21E70" w14:paraId="6661FDB1" w14:textId="77777777" w:rsidTr="008450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56B05F97" w14:textId="77777777" w:rsidR="00E21E70" w:rsidRPr="0084503F" w:rsidRDefault="00E21E70" w:rsidP="006F1EC8">
            <w:pPr>
              <w:rPr>
                <w:rFonts w:asciiTheme="minorHAnsi" w:hAnsiTheme="minorHAnsi" w:hint="eastAsia"/>
              </w:rPr>
            </w:pPr>
            <w:r w:rsidRPr="0084503F">
              <w:rPr>
                <w:rFonts w:ascii="Segoe UI Emoji" w:hAnsi="Segoe UI Emoji" w:cs="Segoe UI Emoji"/>
              </w:rPr>
              <w:t>❌</w:t>
            </w:r>
          </w:p>
        </w:tc>
        <w:tc>
          <w:tcPr>
            <w:tcW w:w="0" w:type="auto"/>
            <w:shd w:val="clear" w:color="auto" w:fill="auto"/>
            <w:vAlign w:val="center"/>
          </w:tcPr>
          <w:p w14:paraId="475015D2" w14:textId="77777777" w:rsidR="00E21E70" w:rsidRPr="0084503F" w:rsidRDefault="00E21E70"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Theme="minorHAnsi" w:hAnsiTheme="minorHAnsi"/>
              </w:rPr>
              <w:t>The profile is not normally appropriate for the boundary.</w:t>
            </w:r>
          </w:p>
        </w:tc>
      </w:tr>
    </w:tbl>
    <w:p w14:paraId="74EBAE2E" w14:textId="77777777" w:rsidR="00313C76" w:rsidRDefault="00313C76" w:rsidP="00E21E70"/>
    <w:p w14:paraId="584E586D" w14:textId="32563805" w:rsidR="00E21E70" w:rsidRDefault="00E21E70" w:rsidP="00E21E70">
      <w:r>
        <w:t>The following governance classifications are used:</w:t>
      </w:r>
      <w:r w:rsidR="005666B8">
        <w:br/>
      </w:r>
    </w:p>
    <w:tbl>
      <w:tblPr>
        <w:tblStyle w:val="GridTable4-Accent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0"/>
        <w:gridCol w:w="6826"/>
      </w:tblGrid>
      <w:tr w:rsidR="00E21E70" w14:paraId="5254B2AB" w14:textId="77777777" w:rsidTr="007A2B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50A3215E" w14:textId="77777777" w:rsidR="00E21E70" w:rsidRPr="0084503F" w:rsidRDefault="00E21E70" w:rsidP="006F1EC8">
            <w:pPr>
              <w:rPr>
                <w:rFonts w:asciiTheme="minorHAnsi" w:hAnsiTheme="minorHAnsi" w:hint="eastAsia"/>
              </w:rPr>
            </w:pPr>
            <w:r w:rsidRPr="0084503F">
              <w:rPr>
                <w:rFonts w:asciiTheme="minorHAnsi" w:hAnsiTheme="minorHAnsi"/>
              </w:rPr>
              <w:t>Governance classification</w:t>
            </w:r>
          </w:p>
        </w:tc>
        <w:tc>
          <w:tcPr>
            <w:tcW w:w="0" w:type="auto"/>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1D43EFD6" w14:textId="77777777" w:rsidR="00E21E70" w:rsidRPr="0084503F" w:rsidRDefault="00E21E70"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Meaning</w:t>
            </w:r>
          </w:p>
        </w:tc>
      </w:tr>
      <w:tr w:rsidR="00E21E70" w14:paraId="2B228C46" w14:textId="77777777" w:rsidTr="008450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000000" w:themeColor="text1"/>
            </w:tcBorders>
            <w:shd w:val="clear" w:color="auto" w:fill="auto"/>
            <w:vAlign w:val="center"/>
          </w:tcPr>
          <w:p w14:paraId="1657205E" w14:textId="77777777" w:rsidR="00E21E70" w:rsidRPr="0084503F" w:rsidRDefault="00E21E70" w:rsidP="006F1EC8">
            <w:pPr>
              <w:rPr>
                <w:rFonts w:asciiTheme="minorHAnsi" w:hAnsiTheme="minorHAnsi" w:hint="eastAsia"/>
                <w:b w:val="0"/>
                <w:bCs/>
              </w:rPr>
            </w:pPr>
            <w:r w:rsidRPr="0084503F">
              <w:rPr>
                <w:rFonts w:asciiTheme="minorHAnsi" w:hAnsiTheme="minorHAnsi"/>
                <w:b w:val="0"/>
                <w:bCs/>
              </w:rPr>
              <w:t>Standard</w:t>
            </w:r>
          </w:p>
        </w:tc>
        <w:tc>
          <w:tcPr>
            <w:tcW w:w="0" w:type="auto"/>
            <w:tcBorders>
              <w:top w:val="single" w:sz="4" w:space="0" w:color="000000" w:themeColor="text1"/>
            </w:tcBorders>
            <w:shd w:val="clear" w:color="auto" w:fill="auto"/>
            <w:vAlign w:val="center"/>
          </w:tcPr>
          <w:p w14:paraId="27816C40" w14:textId="77777777" w:rsidR="00E21E70" w:rsidRPr="0084503F" w:rsidRDefault="00E21E70"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Theme="minorHAnsi" w:hAnsiTheme="minorHAnsi"/>
              </w:rPr>
              <w:t>The profile may be used through the normal architecture-governance route when all mandatory guardrails are satisfied.</w:t>
            </w:r>
          </w:p>
        </w:tc>
      </w:tr>
      <w:tr w:rsidR="00E21E70" w14:paraId="5E785C3C" w14:textId="77777777" w:rsidTr="006F1EC8">
        <w:tc>
          <w:tcPr>
            <w:cnfStyle w:val="001000000000" w:firstRow="0" w:lastRow="0" w:firstColumn="1" w:lastColumn="0" w:oddVBand="0" w:evenVBand="0" w:oddHBand="0" w:evenHBand="0" w:firstRowFirstColumn="0" w:firstRowLastColumn="0" w:lastRowFirstColumn="0" w:lastRowLastColumn="0"/>
            <w:tcW w:w="0" w:type="auto"/>
            <w:vAlign w:val="center"/>
          </w:tcPr>
          <w:p w14:paraId="676C15AC" w14:textId="77777777" w:rsidR="00E21E70" w:rsidRPr="0084503F" w:rsidRDefault="00E21E70" w:rsidP="006F1EC8">
            <w:pPr>
              <w:rPr>
                <w:rFonts w:asciiTheme="minorHAnsi" w:hAnsiTheme="minorHAnsi" w:hint="eastAsia"/>
                <w:b w:val="0"/>
                <w:bCs/>
              </w:rPr>
            </w:pPr>
            <w:r w:rsidRPr="0084503F">
              <w:rPr>
                <w:rFonts w:asciiTheme="minorHAnsi" w:hAnsiTheme="minorHAnsi"/>
                <w:b w:val="0"/>
                <w:bCs/>
              </w:rPr>
              <w:t>Standard with boundary controls</w:t>
            </w:r>
          </w:p>
        </w:tc>
        <w:tc>
          <w:tcPr>
            <w:tcW w:w="0" w:type="auto"/>
            <w:vAlign w:val="center"/>
          </w:tcPr>
          <w:p w14:paraId="388842D3" w14:textId="77777777" w:rsidR="00E21E70" w:rsidRPr="0084503F" w:rsidRDefault="00E21E70"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The profile crosses an organisational, external, internet or data-platform boundary and requires the additional controls defined for that boundary.</w:t>
            </w:r>
          </w:p>
        </w:tc>
      </w:tr>
      <w:tr w:rsidR="00E21E70" w14:paraId="3A4ADBD7" w14:textId="77777777" w:rsidTr="008450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4A7763DB" w14:textId="77777777" w:rsidR="00E21E70" w:rsidRPr="0084503F" w:rsidRDefault="00E21E70" w:rsidP="006F1EC8">
            <w:pPr>
              <w:rPr>
                <w:rFonts w:asciiTheme="minorHAnsi" w:hAnsiTheme="minorHAnsi" w:hint="eastAsia"/>
                <w:b w:val="0"/>
                <w:bCs/>
              </w:rPr>
            </w:pPr>
            <w:r w:rsidRPr="0084503F">
              <w:rPr>
                <w:rFonts w:asciiTheme="minorHAnsi" w:hAnsiTheme="minorHAnsi"/>
                <w:b w:val="0"/>
                <w:bCs/>
              </w:rPr>
              <w:t>Conditional</w:t>
            </w:r>
          </w:p>
        </w:tc>
        <w:tc>
          <w:tcPr>
            <w:tcW w:w="0" w:type="auto"/>
            <w:shd w:val="clear" w:color="auto" w:fill="auto"/>
            <w:vAlign w:val="center"/>
          </w:tcPr>
          <w:p w14:paraId="613E9E46" w14:textId="77777777" w:rsidR="00E21E70" w:rsidRPr="0084503F" w:rsidRDefault="00E21E70"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Theme="minorHAnsi" w:hAnsiTheme="minorHAnsi"/>
              </w:rPr>
              <w:t>Use requires documented selection rationale and confirmation that the stated conditions are satisfied.</w:t>
            </w:r>
          </w:p>
        </w:tc>
      </w:tr>
      <w:tr w:rsidR="00E21E70" w14:paraId="5AFFA8AD" w14:textId="77777777" w:rsidTr="006F1EC8">
        <w:tc>
          <w:tcPr>
            <w:cnfStyle w:val="001000000000" w:firstRow="0" w:lastRow="0" w:firstColumn="1" w:lastColumn="0" w:oddVBand="0" w:evenVBand="0" w:oddHBand="0" w:evenHBand="0" w:firstRowFirstColumn="0" w:firstRowLastColumn="0" w:lastRowFirstColumn="0" w:lastRowLastColumn="0"/>
            <w:tcW w:w="0" w:type="auto"/>
            <w:vAlign w:val="center"/>
          </w:tcPr>
          <w:p w14:paraId="64E09CF9" w14:textId="77777777" w:rsidR="00E21E70" w:rsidRPr="0084503F" w:rsidRDefault="00E21E70" w:rsidP="006F1EC8">
            <w:pPr>
              <w:rPr>
                <w:rFonts w:asciiTheme="minorHAnsi" w:hAnsiTheme="minorHAnsi" w:hint="eastAsia"/>
                <w:b w:val="0"/>
                <w:bCs/>
              </w:rPr>
            </w:pPr>
            <w:r w:rsidRPr="0084503F">
              <w:rPr>
                <w:rFonts w:asciiTheme="minorHAnsi" w:hAnsiTheme="minorHAnsi"/>
                <w:b w:val="0"/>
                <w:bCs/>
              </w:rPr>
              <w:t>Exception required</w:t>
            </w:r>
          </w:p>
        </w:tc>
        <w:tc>
          <w:tcPr>
            <w:tcW w:w="0" w:type="auto"/>
            <w:vAlign w:val="center"/>
          </w:tcPr>
          <w:p w14:paraId="17F2DC71" w14:textId="77777777" w:rsidR="00E21E70" w:rsidRPr="0084503F" w:rsidRDefault="00E21E70"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Use deviates from an approved pattern, technology, guardrail or boundary and requires formal exception approval before implementation.</w:t>
            </w:r>
          </w:p>
        </w:tc>
      </w:tr>
      <w:tr w:rsidR="00E21E70" w14:paraId="10D2D301" w14:textId="77777777" w:rsidTr="008450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1CF6D595" w14:textId="77777777" w:rsidR="00E21E70" w:rsidRPr="0084503F" w:rsidRDefault="00E21E70" w:rsidP="006F1EC8">
            <w:pPr>
              <w:rPr>
                <w:rFonts w:asciiTheme="minorHAnsi" w:hAnsiTheme="minorHAnsi" w:hint="eastAsia"/>
                <w:b w:val="0"/>
                <w:bCs/>
              </w:rPr>
            </w:pPr>
            <w:r w:rsidRPr="0084503F">
              <w:rPr>
                <w:rFonts w:asciiTheme="minorHAnsi" w:hAnsiTheme="minorHAnsi"/>
                <w:b w:val="0"/>
                <w:bCs/>
              </w:rPr>
              <w:t>Not applicable</w:t>
            </w:r>
          </w:p>
        </w:tc>
        <w:tc>
          <w:tcPr>
            <w:tcW w:w="0" w:type="auto"/>
            <w:shd w:val="clear" w:color="auto" w:fill="auto"/>
            <w:vAlign w:val="center"/>
          </w:tcPr>
          <w:p w14:paraId="446C7BB6" w14:textId="77777777" w:rsidR="00E21E70" w:rsidRPr="0084503F" w:rsidRDefault="00E21E70"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Theme="minorHAnsi" w:hAnsiTheme="minorHAnsi"/>
              </w:rPr>
              <w:t>The profile is not an appropriate solution for the stated boundary or requirement.</w:t>
            </w:r>
          </w:p>
        </w:tc>
      </w:tr>
    </w:tbl>
    <w:p w14:paraId="6C2FA9EB" w14:textId="6AF320E5" w:rsidR="00E21E70" w:rsidRDefault="005666B8" w:rsidP="00FE0CC5">
      <w:r>
        <w:br/>
      </w:r>
      <w:r w:rsidR="00E21E70">
        <w:t xml:space="preserve">A profile classified as </w:t>
      </w:r>
      <w:r w:rsidR="00E21E70" w:rsidRPr="006F0DBD">
        <w:t>Standard with boundary controls</w:t>
      </w:r>
      <w:r w:rsidR="00E21E70">
        <w:t xml:space="preserve"> does not automatically require an exception. An exception is required only when the implementation cannot satisfy the approved boundary controls or otherwise deviates from the Systems Integration Framework.</w:t>
      </w:r>
    </w:p>
    <w:p w14:paraId="0187DD58" w14:textId="19FD2E27" w:rsidR="0079617E" w:rsidRDefault="0079617E" w:rsidP="0041138D">
      <w:r w:rsidRPr="0079617E">
        <w:t xml:space="preserve"> </w:t>
      </w:r>
    </w:p>
    <w:p w14:paraId="0FAEEAA9" w14:textId="3B7A4E16" w:rsidR="0079617E" w:rsidRDefault="0079617E" w:rsidP="0079617E">
      <w:pPr>
        <w:pStyle w:val="Heading3"/>
        <w:rPr>
          <w:rFonts w:cs="Times New Roman"/>
          <w:color w:val="132040" w:themeColor="accent1" w:themeShade="BF"/>
          <w:sz w:val="24"/>
          <w:szCs w:val="26"/>
        </w:rPr>
      </w:pPr>
      <w:r w:rsidRPr="00997D45">
        <w:rPr>
          <w:rFonts w:cs="Times New Roman"/>
          <w:color w:val="132040" w:themeColor="accent1" w:themeShade="BF"/>
          <w:sz w:val="24"/>
          <w:szCs w:val="26"/>
        </w:rPr>
        <w:t>Enterprise Integration Profile Catalogue</w:t>
      </w:r>
    </w:p>
    <w:p w14:paraId="35BA92A0" w14:textId="77777777" w:rsidR="00DB1FD1" w:rsidRPr="00DB1FD1" w:rsidRDefault="00DB1FD1" w:rsidP="00DB1FD1"/>
    <w:tbl>
      <w:tblPr>
        <w:tblStyle w:val="GridTable4-Accent1"/>
        <w:tblW w:w="102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1"/>
        <w:gridCol w:w="1567"/>
        <w:gridCol w:w="1114"/>
        <w:gridCol w:w="968"/>
        <w:gridCol w:w="969"/>
        <w:gridCol w:w="969"/>
        <w:gridCol w:w="1027"/>
        <w:gridCol w:w="1414"/>
        <w:gridCol w:w="1425"/>
      </w:tblGrid>
      <w:tr w:rsidR="00613D7D" w14:paraId="00DEEDED" w14:textId="77777777" w:rsidTr="00DB1F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1"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61B9AFA5" w14:textId="77777777" w:rsidR="00613D7D" w:rsidRPr="0084503F" w:rsidRDefault="00613D7D" w:rsidP="006F1EC8">
            <w:pPr>
              <w:rPr>
                <w:rFonts w:asciiTheme="minorHAnsi" w:hAnsiTheme="minorHAnsi" w:hint="eastAsia"/>
              </w:rPr>
            </w:pPr>
            <w:r w:rsidRPr="0084503F">
              <w:rPr>
                <w:rFonts w:asciiTheme="minorHAnsi" w:hAnsiTheme="minorHAnsi"/>
              </w:rPr>
              <w:t>Profile ID</w:t>
            </w:r>
          </w:p>
        </w:tc>
        <w:tc>
          <w:tcPr>
            <w:tcW w:w="1567"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2B94450E" w14:textId="77777777" w:rsidR="00613D7D" w:rsidRPr="0084503F" w:rsidRDefault="00613D7D"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Enterprise Integration Profile</w:t>
            </w:r>
          </w:p>
        </w:tc>
        <w:tc>
          <w:tcPr>
            <w:tcW w:w="1114"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7229FB15" w14:textId="77777777" w:rsidR="00613D7D" w:rsidRPr="0084503F" w:rsidRDefault="00613D7D"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Primary boundary</w:t>
            </w:r>
          </w:p>
        </w:tc>
        <w:tc>
          <w:tcPr>
            <w:tcW w:w="968"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4F923C08" w14:textId="77777777" w:rsidR="00613D7D" w:rsidRPr="0084503F" w:rsidRDefault="00613D7D"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Internal</w:t>
            </w:r>
          </w:p>
        </w:tc>
        <w:tc>
          <w:tcPr>
            <w:tcW w:w="969"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3815CBDC" w14:textId="77777777" w:rsidR="00613D7D" w:rsidRPr="0084503F" w:rsidRDefault="00613D7D"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Third party to Chaucer</w:t>
            </w:r>
          </w:p>
        </w:tc>
        <w:tc>
          <w:tcPr>
            <w:tcW w:w="969"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373A7F4E" w14:textId="77777777" w:rsidR="00613D7D" w:rsidRPr="0084503F" w:rsidRDefault="00613D7D"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Chaucer to third party</w:t>
            </w:r>
          </w:p>
        </w:tc>
        <w:tc>
          <w:tcPr>
            <w:tcW w:w="1027"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5A3298A5" w14:textId="77777777" w:rsidR="00613D7D" w:rsidRPr="0084503F" w:rsidRDefault="00613D7D"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SIF to data platform</w:t>
            </w:r>
          </w:p>
        </w:tc>
        <w:tc>
          <w:tcPr>
            <w:tcW w:w="1414"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6216CC74" w14:textId="77777777" w:rsidR="00613D7D" w:rsidRPr="0084503F" w:rsidRDefault="00613D7D"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Primary capabilities</w:t>
            </w:r>
          </w:p>
        </w:tc>
        <w:tc>
          <w:tcPr>
            <w:tcW w:w="1425"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1FAE682B" w14:textId="77777777" w:rsidR="00613D7D" w:rsidRPr="006F0DBD" w:rsidRDefault="00613D7D"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Governance classification</w:t>
            </w:r>
          </w:p>
        </w:tc>
      </w:tr>
      <w:tr w:rsidR="00613D7D" w14:paraId="73D9C918" w14:textId="77777777" w:rsidTr="00DB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1" w:type="dxa"/>
            <w:tcBorders>
              <w:top w:val="single" w:sz="4" w:space="0" w:color="000000" w:themeColor="text1"/>
            </w:tcBorders>
            <w:vAlign w:val="center"/>
          </w:tcPr>
          <w:p w14:paraId="035A4856" w14:textId="77777777" w:rsidR="00613D7D" w:rsidRPr="002E5B53" w:rsidRDefault="00613D7D" w:rsidP="006F1EC8">
            <w:pPr>
              <w:rPr>
                <w:rFonts w:asciiTheme="minorHAnsi" w:hAnsiTheme="minorHAnsi" w:hint="eastAsia"/>
                <w:b w:val="0"/>
                <w:bCs/>
              </w:rPr>
            </w:pPr>
            <w:r w:rsidRPr="002E5B53">
              <w:rPr>
                <w:rFonts w:asciiTheme="minorHAnsi" w:hAnsiTheme="minorHAnsi"/>
                <w:b w:val="0"/>
                <w:bCs/>
              </w:rPr>
              <w:t>SIF-P01</w:t>
            </w:r>
          </w:p>
        </w:tc>
        <w:tc>
          <w:tcPr>
            <w:tcW w:w="1567" w:type="dxa"/>
            <w:tcBorders>
              <w:top w:val="single" w:sz="4" w:space="0" w:color="000000" w:themeColor="text1"/>
            </w:tcBorders>
            <w:vAlign w:val="center"/>
          </w:tcPr>
          <w:p w14:paraId="3995B74D"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Theme="minorHAnsi" w:hAnsiTheme="minorHAnsi"/>
              </w:rPr>
              <w:t>Internal REST API</w:t>
            </w:r>
          </w:p>
        </w:tc>
        <w:tc>
          <w:tcPr>
            <w:tcW w:w="1114" w:type="dxa"/>
            <w:tcBorders>
              <w:top w:val="single" w:sz="4" w:space="0" w:color="000000" w:themeColor="text1"/>
            </w:tcBorders>
            <w:vAlign w:val="center"/>
          </w:tcPr>
          <w:p w14:paraId="3FA5E2D1"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Theme="minorHAnsi" w:hAnsiTheme="minorHAnsi"/>
              </w:rPr>
              <w:t>Internal</w:t>
            </w:r>
          </w:p>
        </w:tc>
        <w:tc>
          <w:tcPr>
            <w:tcW w:w="968" w:type="dxa"/>
            <w:tcBorders>
              <w:top w:val="single" w:sz="4" w:space="0" w:color="000000" w:themeColor="text1"/>
            </w:tcBorders>
            <w:vAlign w:val="center"/>
          </w:tcPr>
          <w:p w14:paraId="59FB3E58"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969" w:type="dxa"/>
            <w:tcBorders>
              <w:top w:val="single" w:sz="4" w:space="0" w:color="000000" w:themeColor="text1"/>
            </w:tcBorders>
            <w:vAlign w:val="center"/>
          </w:tcPr>
          <w:p w14:paraId="1693AEAE"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969" w:type="dxa"/>
            <w:tcBorders>
              <w:top w:val="single" w:sz="4" w:space="0" w:color="000000" w:themeColor="text1"/>
            </w:tcBorders>
            <w:vAlign w:val="center"/>
          </w:tcPr>
          <w:p w14:paraId="3AA11497"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1027" w:type="dxa"/>
            <w:tcBorders>
              <w:top w:val="single" w:sz="4" w:space="0" w:color="000000" w:themeColor="text1"/>
            </w:tcBorders>
            <w:vAlign w:val="center"/>
          </w:tcPr>
          <w:p w14:paraId="509FB45B"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1414" w:type="dxa"/>
            <w:tcBorders>
              <w:top w:val="single" w:sz="4" w:space="0" w:color="000000" w:themeColor="text1"/>
            </w:tcBorders>
            <w:vAlign w:val="center"/>
          </w:tcPr>
          <w:p w14:paraId="19D6D62F"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Theme="minorHAnsi" w:hAnsiTheme="minorHAnsi"/>
              </w:rPr>
              <w:t>API Management with backend API, Logic App or Function</w:t>
            </w:r>
          </w:p>
        </w:tc>
        <w:tc>
          <w:tcPr>
            <w:tcW w:w="1425" w:type="dxa"/>
            <w:tcBorders>
              <w:top w:val="single" w:sz="4" w:space="0" w:color="000000" w:themeColor="text1"/>
            </w:tcBorders>
            <w:vAlign w:val="center"/>
          </w:tcPr>
          <w:p w14:paraId="61E39BB8" w14:textId="77777777" w:rsidR="00613D7D" w:rsidRPr="006F0DBD"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Standard</w:t>
            </w:r>
          </w:p>
        </w:tc>
      </w:tr>
      <w:tr w:rsidR="00613D7D" w14:paraId="184484AA" w14:textId="77777777" w:rsidTr="00DB1FD1">
        <w:tc>
          <w:tcPr>
            <w:cnfStyle w:val="001000000000" w:firstRow="0" w:lastRow="0" w:firstColumn="1" w:lastColumn="0" w:oddVBand="0" w:evenVBand="0" w:oddHBand="0" w:evenHBand="0" w:firstRowFirstColumn="0" w:firstRowLastColumn="0" w:lastRowFirstColumn="0" w:lastRowLastColumn="0"/>
            <w:tcW w:w="841" w:type="dxa"/>
            <w:vAlign w:val="center"/>
          </w:tcPr>
          <w:p w14:paraId="0504831A" w14:textId="77777777" w:rsidR="00613D7D" w:rsidRPr="002E5B53" w:rsidRDefault="00613D7D" w:rsidP="006F1EC8">
            <w:pPr>
              <w:rPr>
                <w:rFonts w:asciiTheme="minorHAnsi" w:hAnsiTheme="minorHAnsi" w:hint="eastAsia"/>
                <w:b w:val="0"/>
                <w:bCs/>
              </w:rPr>
            </w:pPr>
            <w:r w:rsidRPr="002E5B53">
              <w:rPr>
                <w:rFonts w:asciiTheme="minorHAnsi" w:hAnsiTheme="minorHAnsi"/>
                <w:b w:val="0"/>
                <w:bCs/>
              </w:rPr>
              <w:t>SIF-P02</w:t>
            </w:r>
          </w:p>
        </w:tc>
        <w:tc>
          <w:tcPr>
            <w:tcW w:w="1567" w:type="dxa"/>
            <w:vAlign w:val="center"/>
          </w:tcPr>
          <w:p w14:paraId="192626C8"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External API Ingress</w:t>
            </w:r>
          </w:p>
        </w:tc>
        <w:tc>
          <w:tcPr>
            <w:tcW w:w="1114" w:type="dxa"/>
            <w:vAlign w:val="center"/>
          </w:tcPr>
          <w:p w14:paraId="67AA922F"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Third party to Chaucer</w:t>
            </w:r>
          </w:p>
        </w:tc>
        <w:tc>
          <w:tcPr>
            <w:tcW w:w="968" w:type="dxa"/>
            <w:vAlign w:val="center"/>
          </w:tcPr>
          <w:p w14:paraId="15B6F283"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969" w:type="dxa"/>
            <w:vAlign w:val="center"/>
          </w:tcPr>
          <w:p w14:paraId="26825279"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969" w:type="dxa"/>
            <w:vAlign w:val="center"/>
          </w:tcPr>
          <w:p w14:paraId="70A2BF59"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1027" w:type="dxa"/>
            <w:vAlign w:val="center"/>
          </w:tcPr>
          <w:p w14:paraId="2E93BFE8"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1414" w:type="dxa"/>
            <w:vAlign w:val="center"/>
          </w:tcPr>
          <w:p w14:paraId="7535E372"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Approved network edge and API Management</w:t>
            </w:r>
          </w:p>
        </w:tc>
        <w:tc>
          <w:tcPr>
            <w:tcW w:w="1425" w:type="dxa"/>
            <w:vAlign w:val="center"/>
          </w:tcPr>
          <w:p w14:paraId="2F638726" w14:textId="77777777" w:rsidR="00613D7D" w:rsidRPr="006F0DBD"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Standard with boundary controls</w:t>
            </w:r>
          </w:p>
        </w:tc>
      </w:tr>
      <w:tr w:rsidR="00613D7D" w14:paraId="1DD9F0C7" w14:textId="77777777" w:rsidTr="00DB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1" w:type="dxa"/>
            <w:vAlign w:val="center"/>
          </w:tcPr>
          <w:p w14:paraId="17A228A7" w14:textId="77777777" w:rsidR="00613D7D" w:rsidRPr="002E5B53" w:rsidRDefault="00613D7D" w:rsidP="006F1EC8">
            <w:pPr>
              <w:rPr>
                <w:rFonts w:asciiTheme="minorHAnsi" w:hAnsiTheme="minorHAnsi" w:hint="eastAsia"/>
                <w:b w:val="0"/>
                <w:bCs/>
              </w:rPr>
            </w:pPr>
            <w:r w:rsidRPr="002E5B53">
              <w:rPr>
                <w:rFonts w:asciiTheme="minorHAnsi" w:hAnsiTheme="minorHAnsi"/>
                <w:b w:val="0"/>
                <w:bCs/>
              </w:rPr>
              <w:t>SIF-P03</w:t>
            </w:r>
          </w:p>
        </w:tc>
        <w:tc>
          <w:tcPr>
            <w:tcW w:w="1567" w:type="dxa"/>
            <w:vAlign w:val="center"/>
          </w:tcPr>
          <w:p w14:paraId="42FE5FAA"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Theme="minorHAnsi" w:hAnsiTheme="minorHAnsi"/>
              </w:rPr>
              <w:t>External API Egress</w:t>
            </w:r>
          </w:p>
        </w:tc>
        <w:tc>
          <w:tcPr>
            <w:tcW w:w="1114" w:type="dxa"/>
            <w:vAlign w:val="center"/>
          </w:tcPr>
          <w:p w14:paraId="33A8E429"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Theme="minorHAnsi" w:hAnsiTheme="minorHAnsi"/>
              </w:rPr>
              <w:t>Chaucer to third party</w:t>
            </w:r>
          </w:p>
        </w:tc>
        <w:tc>
          <w:tcPr>
            <w:tcW w:w="968" w:type="dxa"/>
            <w:vAlign w:val="center"/>
          </w:tcPr>
          <w:p w14:paraId="7145C5D8"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969" w:type="dxa"/>
            <w:vAlign w:val="center"/>
          </w:tcPr>
          <w:p w14:paraId="1CC3DE37"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969" w:type="dxa"/>
            <w:vAlign w:val="center"/>
          </w:tcPr>
          <w:p w14:paraId="2130A971"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1027" w:type="dxa"/>
            <w:vAlign w:val="center"/>
          </w:tcPr>
          <w:p w14:paraId="62E11623"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1414" w:type="dxa"/>
            <w:vAlign w:val="center"/>
          </w:tcPr>
          <w:p w14:paraId="701B1E7E"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Theme="minorHAnsi" w:hAnsiTheme="minorHAnsi"/>
              </w:rPr>
              <w:t>API Management, Logic Apps or Functions</w:t>
            </w:r>
          </w:p>
        </w:tc>
        <w:tc>
          <w:tcPr>
            <w:tcW w:w="1425" w:type="dxa"/>
            <w:vAlign w:val="center"/>
          </w:tcPr>
          <w:p w14:paraId="5B6DC98C" w14:textId="77777777" w:rsidR="00613D7D" w:rsidRPr="006F0DBD"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Standard with boundary controls</w:t>
            </w:r>
          </w:p>
        </w:tc>
      </w:tr>
      <w:tr w:rsidR="00613D7D" w14:paraId="3B088C28" w14:textId="77777777" w:rsidTr="00DB1FD1">
        <w:tc>
          <w:tcPr>
            <w:cnfStyle w:val="001000000000" w:firstRow="0" w:lastRow="0" w:firstColumn="1" w:lastColumn="0" w:oddVBand="0" w:evenVBand="0" w:oddHBand="0" w:evenHBand="0" w:firstRowFirstColumn="0" w:firstRowLastColumn="0" w:lastRowFirstColumn="0" w:lastRowLastColumn="0"/>
            <w:tcW w:w="841" w:type="dxa"/>
            <w:vAlign w:val="center"/>
          </w:tcPr>
          <w:p w14:paraId="4CF6D1DE" w14:textId="77777777" w:rsidR="00613D7D" w:rsidRPr="002E5B53" w:rsidRDefault="00613D7D" w:rsidP="006F1EC8">
            <w:pPr>
              <w:rPr>
                <w:rFonts w:asciiTheme="minorHAnsi" w:hAnsiTheme="minorHAnsi" w:hint="eastAsia"/>
                <w:b w:val="0"/>
                <w:bCs/>
              </w:rPr>
            </w:pPr>
            <w:r w:rsidRPr="002E5B53">
              <w:rPr>
                <w:rFonts w:asciiTheme="minorHAnsi" w:hAnsiTheme="minorHAnsi"/>
                <w:b w:val="0"/>
                <w:bCs/>
              </w:rPr>
              <w:t>SIF-P04</w:t>
            </w:r>
          </w:p>
        </w:tc>
        <w:tc>
          <w:tcPr>
            <w:tcW w:w="1567" w:type="dxa"/>
            <w:vAlign w:val="center"/>
          </w:tcPr>
          <w:p w14:paraId="33DE07BE"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API Facade and Mediation</w:t>
            </w:r>
          </w:p>
        </w:tc>
        <w:tc>
          <w:tcPr>
            <w:tcW w:w="1114" w:type="dxa"/>
            <w:vAlign w:val="center"/>
          </w:tcPr>
          <w:p w14:paraId="67DBD28C"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Internal or external</w:t>
            </w:r>
          </w:p>
        </w:tc>
        <w:tc>
          <w:tcPr>
            <w:tcW w:w="968" w:type="dxa"/>
            <w:vAlign w:val="center"/>
          </w:tcPr>
          <w:p w14:paraId="77292C7B"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969" w:type="dxa"/>
            <w:vAlign w:val="center"/>
          </w:tcPr>
          <w:p w14:paraId="019C72E8"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969" w:type="dxa"/>
            <w:vAlign w:val="center"/>
          </w:tcPr>
          <w:p w14:paraId="69F0EA72"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1027" w:type="dxa"/>
            <w:vAlign w:val="center"/>
          </w:tcPr>
          <w:p w14:paraId="5A5F1226"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1414" w:type="dxa"/>
            <w:vAlign w:val="center"/>
          </w:tcPr>
          <w:p w14:paraId="0C480EFB"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API Management with Logic App or Function</w:t>
            </w:r>
          </w:p>
        </w:tc>
        <w:tc>
          <w:tcPr>
            <w:tcW w:w="1425" w:type="dxa"/>
            <w:vAlign w:val="center"/>
          </w:tcPr>
          <w:p w14:paraId="43735820" w14:textId="77777777" w:rsidR="00613D7D" w:rsidRPr="006F0DBD"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Standard, with boundary controls where external</w:t>
            </w:r>
          </w:p>
        </w:tc>
      </w:tr>
      <w:tr w:rsidR="00613D7D" w14:paraId="7468FDAC" w14:textId="77777777" w:rsidTr="00DB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1" w:type="dxa"/>
            <w:vAlign w:val="center"/>
          </w:tcPr>
          <w:p w14:paraId="51F5ADC7" w14:textId="77777777" w:rsidR="00613D7D" w:rsidRPr="002E5B53" w:rsidRDefault="00613D7D" w:rsidP="006F1EC8">
            <w:pPr>
              <w:rPr>
                <w:rFonts w:asciiTheme="minorHAnsi" w:hAnsiTheme="minorHAnsi" w:hint="eastAsia"/>
                <w:b w:val="0"/>
                <w:bCs/>
              </w:rPr>
            </w:pPr>
            <w:r w:rsidRPr="002E5B53">
              <w:rPr>
                <w:rFonts w:asciiTheme="minorHAnsi" w:hAnsiTheme="minorHAnsi"/>
                <w:b w:val="0"/>
                <w:bCs/>
              </w:rPr>
              <w:t>SIF-P05</w:t>
            </w:r>
          </w:p>
        </w:tc>
        <w:tc>
          <w:tcPr>
            <w:tcW w:w="1567" w:type="dxa"/>
            <w:vAlign w:val="center"/>
          </w:tcPr>
          <w:p w14:paraId="59187D90"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Theme="minorHAnsi" w:hAnsiTheme="minorHAnsi"/>
              </w:rPr>
              <w:t>Reliable Queue Messaging</w:t>
            </w:r>
          </w:p>
        </w:tc>
        <w:tc>
          <w:tcPr>
            <w:tcW w:w="1114" w:type="dxa"/>
            <w:vAlign w:val="center"/>
          </w:tcPr>
          <w:p w14:paraId="1B95E816"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Theme="minorHAnsi" w:hAnsiTheme="minorHAnsi"/>
              </w:rPr>
              <w:t>Primarily internal</w:t>
            </w:r>
          </w:p>
        </w:tc>
        <w:tc>
          <w:tcPr>
            <w:tcW w:w="968" w:type="dxa"/>
            <w:vAlign w:val="center"/>
          </w:tcPr>
          <w:p w14:paraId="60F5679C"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969" w:type="dxa"/>
            <w:vAlign w:val="center"/>
          </w:tcPr>
          <w:p w14:paraId="4194C0C9"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969" w:type="dxa"/>
            <w:vAlign w:val="center"/>
          </w:tcPr>
          <w:p w14:paraId="02B4B531"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1027" w:type="dxa"/>
            <w:vAlign w:val="center"/>
          </w:tcPr>
          <w:p w14:paraId="6997C7EE"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1414" w:type="dxa"/>
            <w:vAlign w:val="center"/>
          </w:tcPr>
          <w:p w14:paraId="7EDDD8F7"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Theme="minorHAnsi" w:hAnsiTheme="minorHAnsi"/>
              </w:rPr>
              <w:t>Service Bus Queue</w:t>
            </w:r>
          </w:p>
        </w:tc>
        <w:tc>
          <w:tcPr>
            <w:tcW w:w="1425" w:type="dxa"/>
            <w:vAlign w:val="center"/>
          </w:tcPr>
          <w:p w14:paraId="1FD974F7" w14:textId="77777777" w:rsidR="00613D7D" w:rsidRPr="006F0DBD"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Standard internally; controlled externally</w:t>
            </w:r>
          </w:p>
        </w:tc>
      </w:tr>
      <w:tr w:rsidR="00613D7D" w14:paraId="1A3DE9EC" w14:textId="77777777" w:rsidTr="00DB1FD1">
        <w:tc>
          <w:tcPr>
            <w:cnfStyle w:val="001000000000" w:firstRow="0" w:lastRow="0" w:firstColumn="1" w:lastColumn="0" w:oddVBand="0" w:evenVBand="0" w:oddHBand="0" w:evenHBand="0" w:firstRowFirstColumn="0" w:firstRowLastColumn="0" w:lastRowFirstColumn="0" w:lastRowLastColumn="0"/>
            <w:tcW w:w="841" w:type="dxa"/>
            <w:vAlign w:val="center"/>
          </w:tcPr>
          <w:p w14:paraId="7AD8966F" w14:textId="77777777" w:rsidR="00613D7D" w:rsidRPr="002E5B53" w:rsidRDefault="00613D7D" w:rsidP="006F1EC8">
            <w:pPr>
              <w:rPr>
                <w:rFonts w:asciiTheme="minorHAnsi" w:hAnsiTheme="minorHAnsi" w:hint="eastAsia"/>
                <w:b w:val="0"/>
                <w:bCs/>
              </w:rPr>
            </w:pPr>
            <w:r w:rsidRPr="002E5B53">
              <w:rPr>
                <w:rFonts w:asciiTheme="minorHAnsi" w:hAnsiTheme="minorHAnsi"/>
                <w:b w:val="0"/>
                <w:bCs/>
              </w:rPr>
              <w:t>SIF-P06</w:t>
            </w:r>
          </w:p>
        </w:tc>
        <w:tc>
          <w:tcPr>
            <w:tcW w:w="1567" w:type="dxa"/>
            <w:vAlign w:val="center"/>
          </w:tcPr>
          <w:p w14:paraId="62101057"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Publish and Subscribe Messaging</w:t>
            </w:r>
          </w:p>
        </w:tc>
        <w:tc>
          <w:tcPr>
            <w:tcW w:w="1114" w:type="dxa"/>
            <w:vAlign w:val="center"/>
          </w:tcPr>
          <w:p w14:paraId="1D4FC8BA"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Primarily internal</w:t>
            </w:r>
          </w:p>
        </w:tc>
        <w:tc>
          <w:tcPr>
            <w:tcW w:w="968" w:type="dxa"/>
            <w:vAlign w:val="center"/>
          </w:tcPr>
          <w:p w14:paraId="18D4495C"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969" w:type="dxa"/>
            <w:vAlign w:val="center"/>
          </w:tcPr>
          <w:p w14:paraId="230F1455"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969" w:type="dxa"/>
            <w:vAlign w:val="center"/>
          </w:tcPr>
          <w:p w14:paraId="148BC66A"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1027" w:type="dxa"/>
            <w:vAlign w:val="center"/>
          </w:tcPr>
          <w:p w14:paraId="51479990"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1414" w:type="dxa"/>
            <w:vAlign w:val="center"/>
          </w:tcPr>
          <w:p w14:paraId="42DB06F9"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Service Bus Topic and subscriptions</w:t>
            </w:r>
          </w:p>
        </w:tc>
        <w:tc>
          <w:tcPr>
            <w:tcW w:w="1425" w:type="dxa"/>
            <w:vAlign w:val="center"/>
          </w:tcPr>
          <w:p w14:paraId="67A75A3E" w14:textId="77777777" w:rsidR="00613D7D" w:rsidRPr="006F0DBD"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Standard internally; controlled externally</w:t>
            </w:r>
          </w:p>
        </w:tc>
      </w:tr>
      <w:tr w:rsidR="00613D7D" w14:paraId="7A52A679" w14:textId="77777777" w:rsidTr="00DB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1" w:type="dxa"/>
            <w:vAlign w:val="center"/>
          </w:tcPr>
          <w:p w14:paraId="5443BDB4" w14:textId="77777777" w:rsidR="00613D7D" w:rsidRPr="002E5B53" w:rsidRDefault="00613D7D" w:rsidP="006F1EC8">
            <w:pPr>
              <w:rPr>
                <w:rFonts w:asciiTheme="minorHAnsi" w:hAnsiTheme="minorHAnsi" w:hint="eastAsia"/>
                <w:b w:val="0"/>
                <w:bCs/>
              </w:rPr>
            </w:pPr>
            <w:r w:rsidRPr="002E5B53">
              <w:rPr>
                <w:rFonts w:asciiTheme="minorHAnsi" w:hAnsiTheme="minorHAnsi"/>
                <w:b w:val="0"/>
                <w:bCs/>
              </w:rPr>
              <w:t>SIF-P07</w:t>
            </w:r>
          </w:p>
        </w:tc>
        <w:tc>
          <w:tcPr>
            <w:tcW w:w="1567" w:type="dxa"/>
            <w:vAlign w:val="center"/>
          </w:tcPr>
          <w:p w14:paraId="45D17A5B"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Theme="minorHAnsi" w:hAnsiTheme="minorHAnsi"/>
              </w:rPr>
              <w:t>Event Notification</w:t>
            </w:r>
          </w:p>
        </w:tc>
        <w:tc>
          <w:tcPr>
            <w:tcW w:w="1114" w:type="dxa"/>
            <w:vAlign w:val="center"/>
          </w:tcPr>
          <w:p w14:paraId="104FD858"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Theme="minorHAnsi" w:hAnsiTheme="minorHAnsi"/>
              </w:rPr>
              <w:t>Internal or external</w:t>
            </w:r>
          </w:p>
        </w:tc>
        <w:tc>
          <w:tcPr>
            <w:tcW w:w="968" w:type="dxa"/>
            <w:vAlign w:val="center"/>
          </w:tcPr>
          <w:p w14:paraId="622B4EEE"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969" w:type="dxa"/>
            <w:vAlign w:val="center"/>
          </w:tcPr>
          <w:p w14:paraId="327FEBAF"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969" w:type="dxa"/>
            <w:vAlign w:val="center"/>
          </w:tcPr>
          <w:p w14:paraId="70816FA3"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1027" w:type="dxa"/>
            <w:vAlign w:val="center"/>
          </w:tcPr>
          <w:p w14:paraId="30A4C2F7"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1414" w:type="dxa"/>
            <w:vAlign w:val="center"/>
          </w:tcPr>
          <w:p w14:paraId="3BD85639"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Theme="minorHAnsi" w:hAnsiTheme="minorHAnsi"/>
              </w:rPr>
              <w:t>Event Grid, Service Bus Topic or Logic App</w:t>
            </w:r>
          </w:p>
        </w:tc>
        <w:tc>
          <w:tcPr>
            <w:tcW w:w="1425" w:type="dxa"/>
            <w:vAlign w:val="center"/>
          </w:tcPr>
          <w:p w14:paraId="75709009" w14:textId="77777777" w:rsidR="00613D7D" w:rsidRPr="006F0DBD"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Standard internally; boundary controls where external</w:t>
            </w:r>
          </w:p>
        </w:tc>
      </w:tr>
      <w:tr w:rsidR="00613D7D" w14:paraId="412AF1BE" w14:textId="77777777" w:rsidTr="00DB1FD1">
        <w:tc>
          <w:tcPr>
            <w:cnfStyle w:val="001000000000" w:firstRow="0" w:lastRow="0" w:firstColumn="1" w:lastColumn="0" w:oddVBand="0" w:evenVBand="0" w:oddHBand="0" w:evenHBand="0" w:firstRowFirstColumn="0" w:firstRowLastColumn="0" w:lastRowFirstColumn="0" w:lastRowLastColumn="0"/>
            <w:tcW w:w="841" w:type="dxa"/>
            <w:vAlign w:val="center"/>
          </w:tcPr>
          <w:p w14:paraId="4FC95DE0" w14:textId="77777777" w:rsidR="00613D7D" w:rsidRPr="002E5B53" w:rsidRDefault="00613D7D" w:rsidP="006F1EC8">
            <w:pPr>
              <w:rPr>
                <w:rFonts w:asciiTheme="minorHAnsi" w:hAnsiTheme="minorHAnsi" w:hint="eastAsia"/>
                <w:b w:val="0"/>
                <w:bCs/>
              </w:rPr>
            </w:pPr>
            <w:r w:rsidRPr="002E5B53">
              <w:rPr>
                <w:rFonts w:asciiTheme="minorHAnsi" w:hAnsiTheme="minorHAnsi"/>
                <w:b w:val="0"/>
                <w:bCs/>
              </w:rPr>
              <w:t>SIF-P08</w:t>
            </w:r>
          </w:p>
        </w:tc>
        <w:tc>
          <w:tcPr>
            <w:tcW w:w="1567" w:type="dxa"/>
            <w:vAlign w:val="center"/>
          </w:tcPr>
          <w:p w14:paraId="7B234632"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High-Volume Event Streaming</w:t>
            </w:r>
          </w:p>
        </w:tc>
        <w:tc>
          <w:tcPr>
            <w:tcW w:w="1114" w:type="dxa"/>
            <w:vAlign w:val="center"/>
          </w:tcPr>
          <w:p w14:paraId="1348D49E"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Internal, analytical or selected external</w:t>
            </w:r>
          </w:p>
        </w:tc>
        <w:tc>
          <w:tcPr>
            <w:tcW w:w="968" w:type="dxa"/>
            <w:vAlign w:val="center"/>
          </w:tcPr>
          <w:p w14:paraId="6C116CF7"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969" w:type="dxa"/>
            <w:vAlign w:val="center"/>
          </w:tcPr>
          <w:p w14:paraId="738E2914"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969" w:type="dxa"/>
            <w:vAlign w:val="center"/>
          </w:tcPr>
          <w:p w14:paraId="2FCACD17"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1027" w:type="dxa"/>
            <w:vAlign w:val="center"/>
          </w:tcPr>
          <w:p w14:paraId="122AC9B1"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1414" w:type="dxa"/>
            <w:vAlign w:val="center"/>
          </w:tcPr>
          <w:p w14:paraId="0E885914"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Event Hubs</w:t>
            </w:r>
          </w:p>
        </w:tc>
        <w:tc>
          <w:tcPr>
            <w:tcW w:w="1425" w:type="dxa"/>
            <w:vAlign w:val="center"/>
          </w:tcPr>
          <w:p w14:paraId="1FCE1C93" w14:textId="77777777" w:rsidR="00613D7D" w:rsidRPr="006F0DBD"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Conditional</w:t>
            </w:r>
          </w:p>
        </w:tc>
      </w:tr>
      <w:tr w:rsidR="00613D7D" w14:paraId="7110FA16" w14:textId="77777777" w:rsidTr="00DB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1" w:type="dxa"/>
            <w:vAlign w:val="center"/>
          </w:tcPr>
          <w:p w14:paraId="2788E4A9" w14:textId="77777777" w:rsidR="00613D7D" w:rsidRPr="002E5B53" w:rsidRDefault="00613D7D" w:rsidP="006F1EC8">
            <w:pPr>
              <w:rPr>
                <w:rFonts w:asciiTheme="minorHAnsi" w:hAnsiTheme="minorHAnsi" w:hint="eastAsia"/>
                <w:b w:val="0"/>
                <w:bCs/>
              </w:rPr>
            </w:pPr>
            <w:r w:rsidRPr="002E5B53">
              <w:rPr>
                <w:rFonts w:asciiTheme="minorHAnsi" w:hAnsiTheme="minorHAnsi"/>
                <w:b w:val="0"/>
                <w:bCs/>
              </w:rPr>
              <w:t>SIF-P09</w:t>
            </w:r>
          </w:p>
        </w:tc>
        <w:tc>
          <w:tcPr>
            <w:tcW w:w="1567" w:type="dxa"/>
            <w:vAlign w:val="center"/>
          </w:tcPr>
          <w:p w14:paraId="49B8EAAE"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Theme="minorHAnsi" w:hAnsiTheme="minorHAnsi"/>
              </w:rPr>
              <w:t>Workflow Orchestration</w:t>
            </w:r>
          </w:p>
        </w:tc>
        <w:tc>
          <w:tcPr>
            <w:tcW w:w="1114" w:type="dxa"/>
            <w:vAlign w:val="center"/>
          </w:tcPr>
          <w:p w14:paraId="560FF365"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Theme="minorHAnsi" w:hAnsiTheme="minorHAnsi"/>
              </w:rPr>
              <w:t>Internal or external</w:t>
            </w:r>
          </w:p>
        </w:tc>
        <w:tc>
          <w:tcPr>
            <w:tcW w:w="968" w:type="dxa"/>
            <w:vAlign w:val="center"/>
          </w:tcPr>
          <w:p w14:paraId="3CF94FE5"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969" w:type="dxa"/>
            <w:vAlign w:val="center"/>
          </w:tcPr>
          <w:p w14:paraId="437AD4BD"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969" w:type="dxa"/>
            <w:vAlign w:val="center"/>
          </w:tcPr>
          <w:p w14:paraId="5A403A9D"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1027" w:type="dxa"/>
            <w:vAlign w:val="center"/>
          </w:tcPr>
          <w:p w14:paraId="6D157EB6"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1414" w:type="dxa"/>
            <w:vAlign w:val="center"/>
          </w:tcPr>
          <w:p w14:paraId="6CAAF89C"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Theme="minorHAnsi" w:hAnsiTheme="minorHAnsi"/>
              </w:rPr>
              <w:t>Logic Apps Standard</w:t>
            </w:r>
          </w:p>
        </w:tc>
        <w:tc>
          <w:tcPr>
            <w:tcW w:w="1425" w:type="dxa"/>
            <w:vAlign w:val="center"/>
          </w:tcPr>
          <w:p w14:paraId="76107978" w14:textId="77777777" w:rsidR="00613D7D" w:rsidRPr="006F0DBD"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Standard, with boundary controls where external</w:t>
            </w:r>
          </w:p>
        </w:tc>
      </w:tr>
      <w:tr w:rsidR="00613D7D" w14:paraId="575F818B" w14:textId="77777777" w:rsidTr="00DB1FD1">
        <w:tc>
          <w:tcPr>
            <w:cnfStyle w:val="001000000000" w:firstRow="0" w:lastRow="0" w:firstColumn="1" w:lastColumn="0" w:oddVBand="0" w:evenVBand="0" w:oddHBand="0" w:evenHBand="0" w:firstRowFirstColumn="0" w:firstRowLastColumn="0" w:lastRowFirstColumn="0" w:lastRowLastColumn="0"/>
            <w:tcW w:w="841" w:type="dxa"/>
            <w:vAlign w:val="center"/>
          </w:tcPr>
          <w:p w14:paraId="335703D2" w14:textId="77777777" w:rsidR="00613D7D" w:rsidRPr="002E5B53" w:rsidRDefault="00613D7D" w:rsidP="006F1EC8">
            <w:pPr>
              <w:rPr>
                <w:rFonts w:asciiTheme="minorHAnsi" w:hAnsiTheme="minorHAnsi" w:hint="eastAsia"/>
                <w:b w:val="0"/>
                <w:bCs/>
              </w:rPr>
            </w:pPr>
            <w:r w:rsidRPr="002E5B53">
              <w:rPr>
                <w:rFonts w:asciiTheme="minorHAnsi" w:hAnsiTheme="minorHAnsi"/>
                <w:b w:val="0"/>
                <w:bCs/>
              </w:rPr>
              <w:t>SIF-P10</w:t>
            </w:r>
          </w:p>
        </w:tc>
        <w:tc>
          <w:tcPr>
            <w:tcW w:w="1567" w:type="dxa"/>
            <w:vAlign w:val="center"/>
          </w:tcPr>
          <w:p w14:paraId="2C3A636F"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Long-Running and Stateful Workflow</w:t>
            </w:r>
          </w:p>
        </w:tc>
        <w:tc>
          <w:tcPr>
            <w:tcW w:w="1114" w:type="dxa"/>
            <w:vAlign w:val="center"/>
          </w:tcPr>
          <w:p w14:paraId="5705727D"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Internal or external</w:t>
            </w:r>
          </w:p>
        </w:tc>
        <w:tc>
          <w:tcPr>
            <w:tcW w:w="968" w:type="dxa"/>
            <w:vAlign w:val="center"/>
          </w:tcPr>
          <w:p w14:paraId="07060519"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969" w:type="dxa"/>
            <w:vAlign w:val="center"/>
          </w:tcPr>
          <w:p w14:paraId="0CFE41D6"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969" w:type="dxa"/>
            <w:vAlign w:val="center"/>
          </w:tcPr>
          <w:p w14:paraId="11307999"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1027" w:type="dxa"/>
            <w:vAlign w:val="center"/>
          </w:tcPr>
          <w:p w14:paraId="0BB5A7AB"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1414" w:type="dxa"/>
            <w:vAlign w:val="center"/>
          </w:tcPr>
          <w:p w14:paraId="52EE10BB"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Logic Apps Standard or approved Durable Functions</w:t>
            </w:r>
          </w:p>
        </w:tc>
        <w:tc>
          <w:tcPr>
            <w:tcW w:w="1425" w:type="dxa"/>
            <w:vAlign w:val="center"/>
          </w:tcPr>
          <w:p w14:paraId="1204A5F6" w14:textId="77777777" w:rsidR="00613D7D" w:rsidRPr="006F0DBD"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Standard for Logic Apps; Durable Functions by approved exception</w:t>
            </w:r>
          </w:p>
        </w:tc>
      </w:tr>
      <w:tr w:rsidR="00613D7D" w14:paraId="3E823068" w14:textId="77777777" w:rsidTr="00DB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1" w:type="dxa"/>
            <w:vAlign w:val="center"/>
          </w:tcPr>
          <w:p w14:paraId="05F98DA9" w14:textId="77777777" w:rsidR="00613D7D" w:rsidRPr="002E5B53" w:rsidRDefault="00613D7D" w:rsidP="006F1EC8">
            <w:pPr>
              <w:rPr>
                <w:rFonts w:asciiTheme="minorHAnsi" w:hAnsiTheme="minorHAnsi" w:hint="eastAsia"/>
                <w:b w:val="0"/>
                <w:bCs/>
              </w:rPr>
            </w:pPr>
            <w:r w:rsidRPr="002E5B53">
              <w:rPr>
                <w:rFonts w:asciiTheme="minorHAnsi" w:hAnsiTheme="minorHAnsi"/>
                <w:b w:val="0"/>
                <w:bCs/>
              </w:rPr>
              <w:t>SIF-P11</w:t>
            </w:r>
          </w:p>
        </w:tc>
        <w:tc>
          <w:tcPr>
            <w:tcW w:w="1567" w:type="dxa"/>
            <w:vAlign w:val="center"/>
          </w:tcPr>
          <w:p w14:paraId="51BC4FE7"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Theme="minorHAnsi" w:hAnsiTheme="minorHAnsi"/>
              </w:rPr>
              <w:t>Third-Party Webhook Ingress</w:t>
            </w:r>
          </w:p>
        </w:tc>
        <w:tc>
          <w:tcPr>
            <w:tcW w:w="1114" w:type="dxa"/>
            <w:vAlign w:val="center"/>
          </w:tcPr>
          <w:p w14:paraId="40524402"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Theme="minorHAnsi" w:hAnsiTheme="minorHAnsi"/>
              </w:rPr>
              <w:t>Third party to Chaucer</w:t>
            </w:r>
          </w:p>
        </w:tc>
        <w:tc>
          <w:tcPr>
            <w:tcW w:w="968" w:type="dxa"/>
            <w:vAlign w:val="center"/>
          </w:tcPr>
          <w:p w14:paraId="2F07DA91"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969" w:type="dxa"/>
            <w:vAlign w:val="center"/>
          </w:tcPr>
          <w:p w14:paraId="5B58BE59"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969" w:type="dxa"/>
            <w:vAlign w:val="center"/>
          </w:tcPr>
          <w:p w14:paraId="768B35B8"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1027" w:type="dxa"/>
            <w:vAlign w:val="center"/>
          </w:tcPr>
          <w:p w14:paraId="5598C86E"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1414" w:type="dxa"/>
            <w:vAlign w:val="center"/>
          </w:tcPr>
          <w:p w14:paraId="614E1613"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Theme="minorHAnsi" w:hAnsiTheme="minorHAnsi"/>
              </w:rPr>
              <w:t>Approved network edge, API Management and asynchronous processing</w:t>
            </w:r>
          </w:p>
        </w:tc>
        <w:tc>
          <w:tcPr>
            <w:tcW w:w="1425" w:type="dxa"/>
            <w:vAlign w:val="center"/>
          </w:tcPr>
          <w:p w14:paraId="0BB1C93F" w14:textId="77777777" w:rsidR="00613D7D" w:rsidRPr="006F0DBD"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Standard with boundary controls</w:t>
            </w:r>
          </w:p>
        </w:tc>
      </w:tr>
      <w:tr w:rsidR="00613D7D" w14:paraId="7C5C378E" w14:textId="77777777" w:rsidTr="00DB1FD1">
        <w:tc>
          <w:tcPr>
            <w:cnfStyle w:val="001000000000" w:firstRow="0" w:lastRow="0" w:firstColumn="1" w:lastColumn="0" w:oddVBand="0" w:evenVBand="0" w:oddHBand="0" w:evenHBand="0" w:firstRowFirstColumn="0" w:firstRowLastColumn="0" w:lastRowFirstColumn="0" w:lastRowLastColumn="0"/>
            <w:tcW w:w="841" w:type="dxa"/>
            <w:vAlign w:val="center"/>
          </w:tcPr>
          <w:p w14:paraId="2387DA4D" w14:textId="77777777" w:rsidR="00613D7D" w:rsidRPr="002E5B53" w:rsidRDefault="00613D7D" w:rsidP="006F1EC8">
            <w:pPr>
              <w:rPr>
                <w:rFonts w:asciiTheme="minorHAnsi" w:hAnsiTheme="minorHAnsi" w:hint="eastAsia"/>
                <w:b w:val="0"/>
                <w:bCs/>
              </w:rPr>
            </w:pPr>
            <w:r w:rsidRPr="002E5B53">
              <w:rPr>
                <w:rFonts w:asciiTheme="minorHAnsi" w:hAnsiTheme="minorHAnsi"/>
                <w:b w:val="0"/>
                <w:bCs/>
              </w:rPr>
              <w:t>SIF-P12</w:t>
            </w:r>
          </w:p>
        </w:tc>
        <w:tc>
          <w:tcPr>
            <w:tcW w:w="1567" w:type="dxa"/>
            <w:vAlign w:val="center"/>
          </w:tcPr>
          <w:p w14:paraId="2DCE919E"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Managed File Exchange</w:t>
            </w:r>
          </w:p>
        </w:tc>
        <w:tc>
          <w:tcPr>
            <w:tcW w:w="1114" w:type="dxa"/>
            <w:vAlign w:val="center"/>
          </w:tcPr>
          <w:p w14:paraId="68B52579"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Internal or external</w:t>
            </w:r>
          </w:p>
        </w:tc>
        <w:tc>
          <w:tcPr>
            <w:tcW w:w="968" w:type="dxa"/>
            <w:vAlign w:val="center"/>
          </w:tcPr>
          <w:p w14:paraId="086B9350"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969" w:type="dxa"/>
            <w:vAlign w:val="center"/>
          </w:tcPr>
          <w:p w14:paraId="21FF1D4F"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969" w:type="dxa"/>
            <w:vAlign w:val="center"/>
          </w:tcPr>
          <w:p w14:paraId="531430D9"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1027" w:type="dxa"/>
            <w:vAlign w:val="center"/>
          </w:tcPr>
          <w:p w14:paraId="48A2C3CE"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1414" w:type="dxa"/>
            <w:vAlign w:val="center"/>
          </w:tcPr>
          <w:p w14:paraId="273EA0E9"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Logic Apps, Functions, Storage, SFTP and Event Grid</w:t>
            </w:r>
          </w:p>
        </w:tc>
        <w:tc>
          <w:tcPr>
            <w:tcW w:w="1425" w:type="dxa"/>
            <w:vAlign w:val="center"/>
          </w:tcPr>
          <w:p w14:paraId="28AFD3C7" w14:textId="77777777" w:rsidR="00613D7D" w:rsidRPr="006F0DBD"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Standard internally; boundary controls where external</w:t>
            </w:r>
          </w:p>
        </w:tc>
      </w:tr>
      <w:tr w:rsidR="00613D7D" w14:paraId="4D94300A" w14:textId="77777777" w:rsidTr="00DB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1" w:type="dxa"/>
            <w:vAlign w:val="center"/>
          </w:tcPr>
          <w:p w14:paraId="78CC409D" w14:textId="77777777" w:rsidR="00613D7D" w:rsidRPr="002E5B53" w:rsidRDefault="00613D7D" w:rsidP="006F1EC8">
            <w:pPr>
              <w:rPr>
                <w:rFonts w:asciiTheme="minorHAnsi" w:hAnsiTheme="minorHAnsi" w:hint="eastAsia"/>
                <w:b w:val="0"/>
                <w:bCs/>
              </w:rPr>
            </w:pPr>
            <w:r w:rsidRPr="002E5B53">
              <w:rPr>
                <w:rFonts w:asciiTheme="minorHAnsi" w:hAnsiTheme="minorHAnsi"/>
                <w:b w:val="0"/>
                <w:bCs/>
              </w:rPr>
              <w:t>SIF-P13</w:t>
            </w:r>
          </w:p>
        </w:tc>
        <w:tc>
          <w:tcPr>
            <w:tcW w:w="1567" w:type="dxa"/>
            <w:vAlign w:val="center"/>
          </w:tcPr>
          <w:p w14:paraId="4ED7B4F4"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Theme="minorHAnsi" w:hAnsiTheme="minorHAnsi"/>
              </w:rPr>
              <w:t>Data Platform Exchange</w:t>
            </w:r>
          </w:p>
        </w:tc>
        <w:tc>
          <w:tcPr>
            <w:tcW w:w="1114" w:type="dxa"/>
            <w:vAlign w:val="center"/>
          </w:tcPr>
          <w:p w14:paraId="4445E076"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Theme="minorHAnsi" w:hAnsiTheme="minorHAnsi"/>
              </w:rPr>
              <w:t>SIF to data platform or data platform to governed consumer</w:t>
            </w:r>
          </w:p>
        </w:tc>
        <w:tc>
          <w:tcPr>
            <w:tcW w:w="968" w:type="dxa"/>
            <w:vAlign w:val="center"/>
          </w:tcPr>
          <w:p w14:paraId="47C0F751"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969" w:type="dxa"/>
            <w:vAlign w:val="center"/>
          </w:tcPr>
          <w:p w14:paraId="50DCC035"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969" w:type="dxa"/>
            <w:vAlign w:val="center"/>
          </w:tcPr>
          <w:p w14:paraId="3FC68CAB"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1027" w:type="dxa"/>
            <w:vAlign w:val="center"/>
          </w:tcPr>
          <w:p w14:paraId="3F0F46AD"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1414" w:type="dxa"/>
            <w:vAlign w:val="center"/>
          </w:tcPr>
          <w:p w14:paraId="48172A6C"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Theme="minorHAnsi" w:hAnsiTheme="minorHAnsi"/>
              </w:rPr>
              <w:t>ADF, ADLS, Event Hubs, Snowpipe, Snowflake and governed APIs</w:t>
            </w:r>
          </w:p>
        </w:tc>
        <w:tc>
          <w:tcPr>
            <w:tcW w:w="1425" w:type="dxa"/>
            <w:vAlign w:val="center"/>
          </w:tcPr>
          <w:p w14:paraId="3BC34754" w14:textId="77777777" w:rsidR="00613D7D" w:rsidRPr="006F0DBD"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Conditional; not an operational integration default</w:t>
            </w:r>
          </w:p>
        </w:tc>
      </w:tr>
      <w:tr w:rsidR="00613D7D" w14:paraId="7CCECDFE" w14:textId="77777777" w:rsidTr="00DB1FD1">
        <w:tc>
          <w:tcPr>
            <w:cnfStyle w:val="001000000000" w:firstRow="0" w:lastRow="0" w:firstColumn="1" w:lastColumn="0" w:oddVBand="0" w:evenVBand="0" w:oddHBand="0" w:evenHBand="0" w:firstRowFirstColumn="0" w:firstRowLastColumn="0" w:lastRowFirstColumn="0" w:lastRowLastColumn="0"/>
            <w:tcW w:w="841" w:type="dxa"/>
            <w:vAlign w:val="center"/>
          </w:tcPr>
          <w:p w14:paraId="4903D742" w14:textId="77777777" w:rsidR="00613D7D" w:rsidRPr="002E5B53" w:rsidRDefault="00613D7D" w:rsidP="006F1EC8">
            <w:pPr>
              <w:rPr>
                <w:rFonts w:asciiTheme="minorHAnsi" w:hAnsiTheme="minorHAnsi" w:hint="eastAsia"/>
                <w:b w:val="0"/>
                <w:bCs/>
              </w:rPr>
            </w:pPr>
            <w:r w:rsidRPr="002E5B53">
              <w:rPr>
                <w:rFonts w:asciiTheme="minorHAnsi" w:hAnsiTheme="minorHAnsi"/>
                <w:b w:val="0"/>
                <w:bCs/>
              </w:rPr>
              <w:t>SIF-P14</w:t>
            </w:r>
          </w:p>
        </w:tc>
        <w:tc>
          <w:tcPr>
            <w:tcW w:w="1567" w:type="dxa"/>
            <w:vAlign w:val="center"/>
          </w:tcPr>
          <w:p w14:paraId="3365E0D6"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Specialist Mediation and Transformation</w:t>
            </w:r>
          </w:p>
        </w:tc>
        <w:tc>
          <w:tcPr>
            <w:tcW w:w="1114" w:type="dxa"/>
            <w:vAlign w:val="center"/>
          </w:tcPr>
          <w:p w14:paraId="666F2DC2"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Internal or external</w:t>
            </w:r>
          </w:p>
        </w:tc>
        <w:tc>
          <w:tcPr>
            <w:tcW w:w="968" w:type="dxa"/>
            <w:vAlign w:val="center"/>
          </w:tcPr>
          <w:p w14:paraId="523B5846"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969" w:type="dxa"/>
            <w:vAlign w:val="center"/>
          </w:tcPr>
          <w:p w14:paraId="49B64561"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969" w:type="dxa"/>
            <w:vAlign w:val="center"/>
          </w:tcPr>
          <w:p w14:paraId="70906CCE"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1027" w:type="dxa"/>
            <w:vAlign w:val="center"/>
          </w:tcPr>
          <w:p w14:paraId="6FAB217B"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1414" w:type="dxa"/>
            <w:vAlign w:val="center"/>
          </w:tcPr>
          <w:p w14:paraId="13305543"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Functions, API Management, Service Bus or Event Grid</w:t>
            </w:r>
          </w:p>
        </w:tc>
        <w:tc>
          <w:tcPr>
            <w:tcW w:w="1425" w:type="dxa"/>
            <w:vAlign w:val="center"/>
          </w:tcPr>
          <w:p w14:paraId="40439C45" w14:textId="77777777" w:rsidR="00613D7D" w:rsidRPr="006F0DBD"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Standard with constraints</w:t>
            </w:r>
          </w:p>
        </w:tc>
      </w:tr>
    </w:tbl>
    <w:p w14:paraId="3A1CA4A0" w14:textId="1254FFA6" w:rsidR="00256F22" w:rsidRDefault="00186EF4" w:rsidP="00256F22">
      <w:r>
        <w:br/>
      </w:r>
      <w:r w:rsidR="00D74E22" w:rsidRPr="00AF67DE">
        <w:t xml:space="preserve">Profile </w:t>
      </w:r>
      <w:r w:rsidR="00256F22">
        <w:t>Interpretation</w:t>
      </w:r>
    </w:p>
    <w:p w14:paraId="653BC9FE" w14:textId="77777777" w:rsidR="00D74E22" w:rsidRPr="00AF67DE" w:rsidRDefault="00D74E22" w:rsidP="00256F22"/>
    <w:p w14:paraId="1AFCA0DB" w14:textId="28074632" w:rsidR="00D74E22" w:rsidRDefault="00D74E22" w:rsidP="00D74E22">
      <w:r>
        <w:t>The Primary capabilities column identifies the normal platform capabilities used to realise the profile. It does not prescribe every component required in an end-to-end design.</w:t>
      </w:r>
    </w:p>
    <w:p w14:paraId="68B3BFA2" w14:textId="77777777" w:rsidR="00D74E22" w:rsidRDefault="00D74E22" w:rsidP="00D74E22">
      <w:r>
        <w:t>The Detailed Integration Patterns remain authoritative for:</w:t>
      </w:r>
    </w:p>
    <w:p w14:paraId="52CB8E08" w14:textId="77777777" w:rsidR="00D74E22" w:rsidRDefault="00D74E22" w:rsidP="0045770F">
      <w:pPr>
        <w:pStyle w:val="ListParagraph"/>
        <w:numPr>
          <w:ilvl w:val="0"/>
          <w:numId w:val="30"/>
        </w:numPr>
        <w:spacing w:after="160" w:line="279" w:lineRule="auto"/>
      </w:pPr>
      <w:r>
        <w:t>Pattern-selection criteria.</w:t>
      </w:r>
    </w:p>
    <w:p w14:paraId="66149D20" w14:textId="77777777" w:rsidR="00D74E22" w:rsidRDefault="00D74E22" w:rsidP="0045770F">
      <w:pPr>
        <w:pStyle w:val="ListParagraph"/>
        <w:numPr>
          <w:ilvl w:val="0"/>
          <w:numId w:val="30"/>
        </w:numPr>
        <w:spacing w:after="160" w:line="279" w:lineRule="auto"/>
      </w:pPr>
      <w:r>
        <w:t>Implementation structure.</w:t>
      </w:r>
    </w:p>
    <w:p w14:paraId="3FDCB4C2" w14:textId="77777777" w:rsidR="00D74E22" w:rsidRDefault="00D74E22" w:rsidP="0045770F">
      <w:pPr>
        <w:pStyle w:val="ListParagraph"/>
        <w:numPr>
          <w:ilvl w:val="0"/>
          <w:numId w:val="30"/>
        </w:numPr>
        <w:spacing w:after="160" w:line="279" w:lineRule="auto"/>
      </w:pPr>
      <w:r>
        <w:t>Appropriate and inappropriate use.</w:t>
      </w:r>
    </w:p>
    <w:p w14:paraId="110F520B" w14:textId="77777777" w:rsidR="00D74E22" w:rsidRDefault="00D74E22" w:rsidP="0045770F">
      <w:pPr>
        <w:pStyle w:val="ListParagraph"/>
        <w:numPr>
          <w:ilvl w:val="0"/>
          <w:numId w:val="30"/>
        </w:numPr>
        <w:spacing w:after="160" w:line="279" w:lineRule="auto"/>
      </w:pPr>
      <w:r>
        <w:t>Security boundaries.</w:t>
      </w:r>
    </w:p>
    <w:p w14:paraId="13CB2220" w14:textId="77777777" w:rsidR="00D74E22" w:rsidRDefault="00D74E22" w:rsidP="0045770F">
      <w:pPr>
        <w:pStyle w:val="ListParagraph"/>
        <w:numPr>
          <w:ilvl w:val="0"/>
          <w:numId w:val="30"/>
        </w:numPr>
        <w:spacing w:after="160" w:line="279" w:lineRule="auto"/>
      </w:pPr>
      <w:r>
        <w:t>Operational considerations.</w:t>
      </w:r>
    </w:p>
    <w:p w14:paraId="72E8ECF4" w14:textId="77777777" w:rsidR="00D74E22" w:rsidRDefault="00D74E22" w:rsidP="0045770F">
      <w:pPr>
        <w:pStyle w:val="ListParagraph"/>
        <w:numPr>
          <w:ilvl w:val="0"/>
          <w:numId w:val="30"/>
        </w:numPr>
        <w:spacing w:after="160" w:line="279" w:lineRule="auto"/>
      </w:pPr>
      <w:r>
        <w:t>Reliability and resilience controls.</w:t>
      </w:r>
    </w:p>
    <w:p w14:paraId="6CD749D8" w14:textId="77777777" w:rsidR="00D74E22" w:rsidRDefault="00D74E22" w:rsidP="0045770F">
      <w:pPr>
        <w:pStyle w:val="ListParagraph"/>
        <w:numPr>
          <w:ilvl w:val="0"/>
          <w:numId w:val="30"/>
        </w:numPr>
        <w:spacing w:after="160" w:line="279" w:lineRule="auto"/>
      </w:pPr>
      <w:r>
        <w:t>Common pitfalls.</w:t>
      </w:r>
    </w:p>
    <w:p w14:paraId="1A38D164" w14:textId="77777777" w:rsidR="00D74E22" w:rsidRDefault="00D74E22" w:rsidP="0045770F">
      <w:pPr>
        <w:pStyle w:val="ListParagraph"/>
        <w:numPr>
          <w:ilvl w:val="0"/>
          <w:numId w:val="30"/>
        </w:numPr>
        <w:spacing w:after="160" w:line="279" w:lineRule="auto"/>
      </w:pPr>
      <w:r>
        <w:t>Representative insurance scenarios.</w:t>
      </w:r>
    </w:p>
    <w:p w14:paraId="10C5AECA" w14:textId="77777777" w:rsidR="00D74E22" w:rsidRDefault="00D74E22" w:rsidP="00D74E22">
      <w:r>
        <w:t>Any implementation that requires a technology not included in the target platform or an arrangement not covered by an approved profile and Detailed Integration Pattern requires documented architecture justification and approval through the exception process.</w:t>
      </w:r>
    </w:p>
    <w:p w14:paraId="59DF467B" w14:textId="77777777" w:rsidR="00D74E22" w:rsidRDefault="00D74E22" w:rsidP="0041138D">
      <w:pPr>
        <w:rPr>
          <w:szCs w:val="20"/>
        </w:rPr>
      </w:pPr>
    </w:p>
    <w:p w14:paraId="3C27B665" w14:textId="0F23FC37" w:rsidR="00556347" w:rsidRPr="00DB1FD1" w:rsidRDefault="00556347" w:rsidP="00256F22">
      <w:pPr>
        <w:pStyle w:val="Heading3"/>
        <w:rPr>
          <w:rFonts w:cs="Times New Roman"/>
          <w:color w:val="132040" w:themeColor="accent1" w:themeShade="BF"/>
          <w:sz w:val="24"/>
          <w:szCs w:val="26"/>
        </w:rPr>
      </w:pPr>
      <w:r w:rsidRPr="00DB1FD1">
        <w:rPr>
          <w:rFonts w:cs="Times New Roman"/>
          <w:color w:val="132040" w:themeColor="accent1" w:themeShade="BF"/>
          <w:sz w:val="24"/>
          <w:szCs w:val="26"/>
        </w:rPr>
        <w:t>Relationship between Enterprise Integration Profiles and Detailed Integration Patterns</w:t>
      </w:r>
    </w:p>
    <w:p w14:paraId="42902322" w14:textId="77777777" w:rsidR="007F2C44" w:rsidRDefault="007F2C44" w:rsidP="007F2C44">
      <w:r>
        <w:t>The following table maps each Enterprise Integration Profile to the Detailed Integration Patterns that may be used to realise it.</w:t>
      </w:r>
    </w:p>
    <w:p w14:paraId="2EA0970F" w14:textId="77777777" w:rsidR="007F2C44" w:rsidRDefault="007F2C44" w:rsidP="007F2C44">
      <w:r>
        <w:t>The mapping identifies permitted and commonly applicable patterns. It does not imply that every listed pattern is required in every implementation.</w:t>
      </w:r>
    </w:p>
    <w:p w14:paraId="6643E33A" w14:textId="77777777" w:rsidR="007F2C44" w:rsidRPr="007F2C44" w:rsidRDefault="007F2C44" w:rsidP="005C09AF"/>
    <w:tbl>
      <w:tblPr>
        <w:tblStyle w:val="GridTable4-Accent1"/>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6"/>
        <w:gridCol w:w="1952"/>
        <w:gridCol w:w="4981"/>
        <w:gridCol w:w="994"/>
      </w:tblGrid>
      <w:tr w:rsidR="00A42DAC" w:rsidRPr="006F0DBD" w14:paraId="00E89728" w14:textId="77777777" w:rsidTr="008A40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30C6927E" w14:textId="77777777" w:rsidR="00A42DAC" w:rsidRPr="006F0DBD" w:rsidRDefault="00A42DAC" w:rsidP="006F1EC8">
            <w:pPr>
              <w:rPr>
                <w:rFonts w:asciiTheme="minorHAnsi" w:hAnsiTheme="minorHAnsi" w:hint="eastAsia"/>
              </w:rPr>
            </w:pPr>
            <w:r w:rsidRPr="006F0DBD">
              <w:rPr>
                <w:rFonts w:asciiTheme="minorHAnsi" w:hAnsiTheme="minorHAnsi"/>
              </w:rPr>
              <w:t>Enterprise Integration Profile</w:t>
            </w:r>
          </w:p>
        </w:tc>
        <w:tc>
          <w:tcPr>
            <w:tcW w:w="0" w:type="auto"/>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4CEEAACA" w14:textId="77777777" w:rsidR="00A42DAC" w:rsidRPr="006F0DBD" w:rsidRDefault="00A42DAC"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Profile name</w:t>
            </w:r>
          </w:p>
        </w:tc>
        <w:tc>
          <w:tcPr>
            <w:tcW w:w="4981"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7B1AD801" w14:textId="77777777" w:rsidR="00A42DAC" w:rsidRPr="006F0DBD" w:rsidRDefault="00A42DAC"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Commonly applicable Detailed Integration Patterns</w:t>
            </w:r>
          </w:p>
        </w:tc>
        <w:tc>
          <w:tcPr>
            <w:tcW w:w="993"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4FDD8949" w14:textId="77777777" w:rsidR="00A42DAC" w:rsidRPr="006F0DBD" w:rsidRDefault="00A42DAC"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Detailed section</w:t>
            </w:r>
          </w:p>
        </w:tc>
      </w:tr>
      <w:tr w:rsidR="00A42DAC" w14:paraId="78A5887F" w14:textId="77777777" w:rsidTr="008A40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000000" w:themeColor="text1"/>
            </w:tcBorders>
            <w:vAlign w:val="center"/>
          </w:tcPr>
          <w:p w14:paraId="75FB80A4" w14:textId="77777777" w:rsidR="00A42DAC" w:rsidRPr="002E5B53" w:rsidRDefault="00A42DAC" w:rsidP="006F1EC8">
            <w:pPr>
              <w:rPr>
                <w:rFonts w:asciiTheme="minorHAnsi" w:hAnsiTheme="minorHAnsi" w:hint="eastAsia"/>
                <w:b w:val="0"/>
                <w:bCs/>
              </w:rPr>
            </w:pPr>
            <w:r w:rsidRPr="002E5B53">
              <w:rPr>
                <w:rFonts w:asciiTheme="minorHAnsi" w:hAnsiTheme="minorHAnsi"/>
                <w:b w:val="0"/>
                <w:bCs/>
              </w:rPr>
              <w:t>SIF-P01</w:t>
            </w:r>
          </w:p>
        </w:tc>
        <w:tc>
          <w:tcPr>
            <w:tcW w:w="0" w:type="auto"/>
            <w:tcBorders>
              <w:top w:val="single" w:sz="4" w:space="0" w:color="000000" w:themeColor="text1"/>
            </w:tcBorders>
            <w:vAlign w:val="center"/>
          </w:tcPr>
          <w:p w14:paraId="4C830CBD" w14:textId="77777777" w:rsidR="00A42DAC" w:rsidRPr="006F0DBD" w:rsidRDefault="00A42DA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Internal REST API</w:t>
            </w:r>
          </w:p>
        </w:tc>
        <w:tc>
          <w:tcPr>
            <w:tcW w:w="4981" w:type="dxa"/>
            <w:tcBorders>
              <w:top w:val="single" w:sz="4" w:space="0" w:color="000000" w:themeColor="text1"/>
            </w:tcBorders>
            <w:vAlign w:val="center"/>
          </w:tcPr>
          <w:p w14:paraId="5A8C8919" w14:textId="77777777" w:rsidR="00A42DAC" w:rsidRPr="006F0DBD" w:rsidRDefault="00A42DA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SFINT01 Managed API Facade</w:t>
            </w:r>
          </w:p>
        </w:tc>
        <w:tc>
          <w:tcPr>
            <w:tcW w:w="993" w:type="dxa"/>
            <w:tcBorders>
              <w:top w:val="single" w:sz="4" w:space="0" w:color="000000" w:themeColor="text1"/>
            </w:tcBorders>
            <w:vAlign w:val="center"/>
          </w:tcPr>
          <w:p w14:paraId="5C746723" w14:textId="77777777" w:rsidR="00A42DAC" w:rsidRPr="006F0DBD" w:rsidRDefault="00A42DA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8.3</w:t>
            </w:r>
          </w:p>
        </w:tc>
      </w:tr>
      <w:tr w:rsidR="00A42DAC" w14:paraId="3FCD838D" w14:textId="77777777" w:rsidTr="008A4025">
        <w:tc>
          <w:tcPr>
            <w:cnfStyle w:val="001000000000" w:firstRow="0" w:lastRow="0" w:firstColumn="1" w:lastColumn="0" w:oddVBand="0" w:evenVBand="0" w:oddHBand="0" w:evenHBand="0" w:firstRowFirstColumn="0" w:firstRowLastColumn="0" w:lastRowFirstColumn="0" w:lastRowLastColumn="0"/>
            <w:tcW w:w="0" w:type="auto"/>
            <w:vAlign w:val="center"/>
          </w:tcPr>
          <w:p w14:paraId="017267BA" w14:textId="77777777" w:rsidR="00A42DAC" w:rsidRPr="002E5B53" w:rsidRDefault="00A42DAC" w:rsidP="006F1EC8">
            <w:pPr>
              <w:rPr>
                <w:rFonts w:asciiTheme="minorHAnsi" w:hAnsiTheme="minorHAnsi" w:hint="eastAsia"/>
                <w:b w:val="0"/>
                <w:bCs/>
              </w:rPr>
            </w:pPr>
            <w:r w:rsidRPr="002E5B53">
              <w:rPr>
                <w:rFonts w:asciiTheme="minorHAnsi" w:hAnsiTheme="minorHAnsi"/>
                <w:b w:val="0"/>
                <w:bCs/>
              </w:rPr>
              <w:t>SIF-P02</w:t>
            </w:r>
          </w:p>
        </w:tc>
        <w:tc>
          <w:tcPr>
            <w:tcW w:w="0" w:type="auto"/>
            <w:vAlign w:val="center"/>
          </w:tcPr>
          <w:p w14:paraId="1D01FA27" w14:textId="77777777" w:rsidR="00A42DAC" w:rsidRPr="006F0DBD" w:rsidRDefault="00A42DA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External API Ingress</w:t>
            </w:r>
          </w:p>
        </w:tc>
        <w:tc>
          <w:tcPr>
            <w:tcW w:w="4981" w:type="dxa"/>
            <w:vAlign w:val="center"/>
          </w:tcPr>
          <w:p w14:paraId="6FE66AC1" w14:textId="77777777" w:rsidR="00A42DAC" w:rsidRPr="006F0DBD" w:rsidRDefault="00A42DA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SFINT01 Managed API Facade</w:t>
            </w:r>
          </w:p>
        </w:tc>
        <w:tc>
          <w:tcPr>
            <w:tcW w:w="993" w:type="dxa"/>
            <w:vAlign w:val="center"/>
          </w:tcPr>
          <w:p w14:paraId="759A697B" w14:textId="77777777" w:rsidR="00A42DAC" w:rsidRPr="006F0DBD" w:rsidRDefault="00A42DA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8.3</w:t>
            </w:r>
          </w:p>
        </w:tc>
      </w:tr>
      <w:tr w:rsidR="00A42DAC" w14:paraId="6E1E6FEB" w14:textId="77777777" w:rsidTr="008A40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A3C9968" w14:textId="77777777" w:rsidR="00A42DAC" w:rsidRPr="002E5B53" w:rsidRDefault="00A42DAC" w:rsidP="006F1EC8">
            <w:pPr>
              <w:rPr>
                <w:rFonts w:asciiTheme="minorHAnsi" w:hAnsiTheme="minorHAnsi" w:hint="eastAsia"/>
                <w:b w:val="0"/>
                <w:bCs/>
              </w:rPr>
            </w:pPr>
            <w:r w:rsidRPr="002E5B53">
              <w:rPr>
                <w:rFonts w:asciiTheme="minorHAnsi" w:hAnsiTheme="minorHAnsi"/>
                <w:b w:val="0"/>
                <w:bCs/>
              </w:rPr>
              <w:t>SIF-P03</w:t>
            </w:r>
          </w:p>
        </w:tc>
        <w:tc>
          <w:tcPr>
            <w:tcW w:w="0" w:type="auto"/>
            <w:vAlign w:val="center"/>
          </w:tcPr>
          <w:p w14:paraId="11D5F4D0" w14:textId="77777777" w:rsidR="00A42DAC" w:rsidRPr="006F0DBD" w:rsidRDefault="00A42DA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External API Egress</w:t>
            </w:r>
          </w:p>
        </w:tc>
        <w:tc>
          <w:tcPr>
            <w:tcW w:w="4981" w:type="dxa"/>
            <w:vAlign w:val="center"/>
          </w:tcPr>
          <w:p w14:paraId="581D94B8" w14:textId="77777777" w:rsidR="00A42DAC" w:rsidRPr="006F0DBD" w:rsidRDefault="00A42DA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SFINT01 Managed API Facade; SFINT03 Protocol and Format Mediation; SFINT09 Scheduled or Timed Trigger; SFINT15 Stateful Process Orchestration</w:t>
            </w:r>
          </w:p>
        </w:tc>
        <w:tc>
          <w:tcPr>
            <w:tcW w:w="993" w:type="dxa"/>
            <w:vAlign w:val="center"/>
          </w:tcPr>
          <w:p w14:paraId="01DF49CA" w14:textId="77777777" w:rsidR="00A42DAC" w:rsidRPr="006F0DBD" w:rsidRDefault="00A42DA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8.3, 8.4 and 8.6</w:t>
            </w:r>
          </w:p>
        </w:tc>
      </w:tr>
      <w:tr w:rsidR="00A42DAC" w14:paraId="790FEB9A" w14:textId="77777777" w:rsidTr="008A4025">
        <w:tc>
          <w:tcPr>
            <w:cnfStyle w:val="001000000000" w:firstRow="0" w:lastRow="0" w:firstColumn="1" w:lastColumn="0" w:oddVBand="0" w:evenVBand="0" w:oddHBand="0" w:evenHBand="0" w:firstRowFirstColumn="0" w:firstRowLastColumn="0" w:lastRowFirstColumn="0" w:lastRowLastColumn="0"/>
            <w:tcW w:w="0" w:type="auto"/>
            <w:vAlign w:val="center"/>
          </w:tcPr>
          <w:p w14:paraId="20B88AA7" w14:textId="77777777" w:rsidR="00A42DAC" w:rsidRPr="002E5B53" w:rsidRDefault="00A42DAC" w:rsidP="006F1EC8">
            <w:pPr>
              <w:rPr>
                <w:rFonts w:asciiTheme="minorHAnsi" w:hAnsiTheme="minorHAnsi" w:hint="eastAsia"/>
                <w:b w:val="0"/>
                <w:bCs/>
              </w:rPr>
            </w:pPr>
            <w:r w:rsidRPr="002E5B53">
              <w:rPr>
                <w:rFonts w:asciiTheme="minorHAnsi" w:hAnsiTheme="minorHAnsi"/>
                <w:b w:val="0"/>
                <w:bCs/>
              </w:rPr>
              <w:t>SIF-P04</w:t>
            </w:r>
          </w:p>
        </w:tc>
        <w:tc>
          <w:tcPr>
            <w:tcW w:w="0" w:type="auto"/>
            <w:vAlign w:val="center"/>
          </w:tcPr>
          <w:p w14:paraId="62ABF205" w14:textId="77777777" w:rsidR="00A42DAC" w:rsidRPr="006F0DBD" w:rsidRDefault="00A42DA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API Facade and Mediation</w:t>
            </w:r>
          </w:p>
        </w:tc>
        <w:tc>
          <w:tcPr>
            <w:tcW w:w="4981" w:type="dxa"/>
            <w:vAlign w:val="center"/>
          </w:tcPr>
          <w:p w14:paraId="7970A359" w14:textId="77777777" w:rsidR="00A42DAC" w:rsidRPr="006F0DBD" w:rsidRDefault="00A42DA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SFINT01 Managed API Facade; SFINT02 API Composition and Aggregation; SFINT03 Protocol and Format Mediation</w:t>
            </w:r>
          </w:p>
        </w:tc>
        <w:tc>
          <w:tcPr>
            <w:tcW w:w="993" w:type="dxa"/>
            <w:vAlign w:val="center"/>
          </w:tcPr>
          <w:p w14:paraId="71377EFF" w14:textId="77777777" w:rsidR="00A42DAC" w:rsidRPr="006F0DBD" w:rsidRDefault="00A42DA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8.3</w:t>
            </w:r>
          </w:p>
        </w:tc>
      </w:tr>
      <w:tr w:rsidR="00A42DAC" w14:paraId="0C4F40E7" w14:textId="77777777" w:rsidTr="008A40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72CE7398" w14:textId="77777777" w:rsidR="00A42DAC" w:rsidRPr="002E5B53" w:rsidRDefault="00A42DAC" w:rsidP="006F1EC8">
            <w:pPr>
              <w:rPr>
                <w:rFonts w:asciiTheme="minorHAnsi" w:hAnsiTheme="minorHAnsi" w:hint="eastAsia"/>
                <w:b w:val="0"/>
                <w:bCs/>
              </w:rPr>
            </w:pPr>
            <w:r w:rsidRPr="002E5B53">
              <w:rPr>
                <w:rFonts w:asciiTheme="minorHAnsi" w:hAnsiTheme="minorHAnsi"/>
                <w:b w:val="0"/>
                <w:bCs/>
              </w:rPr>
              <w:t>SIF-P05</w:t>
            </w:r>
          </w:p>
        </w:tc>
        <w:tc>
          <w:tcPr>
            <w:tcW w:w="0" w:type="auto"/>
            <w:vAlign w:val="center"/>
          </w:tcPr>
          <w:p w14:paraId="753589C6" w14:textId="77777777" w:rsidR="00A42DAC" w:rsidRPr="006F0DBD" w:rsidRDefault="00A42DA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Reliable Queue Messaging</w:t>
            </w:r>
          </w:p>
        </w:tc>
        <w:tc>
          <w:tcPr>
            <w:tcW w:w="4981" w:type="dxa"/>
            <w:vAlign w:val="center"/>
          </w:tcPr>
          <w:p w14:paraId="21F35F00" w14:textId="77777777" w:rsidR="00A42DAC" w:rsidRPr="006F0DBD" w:rsidRDefault="00A42DA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SFINT04 Queue-Based Load Levelling; SFINT05 Competing Consumers; SFINT06 Asynchronous Request-Reply; SFINT07 Claim-Check; SFINT08 Reliable Messaging; SFINT09 Scheduled or Timed Trigger</w:t>
            </w:r>
          </w:p>
        </w:tc>
        <w:tc>
          <w:tcPr>
            <w:tcW w:w="993" w:type="dxa"/>
            <w:vAlign w:val="center"/>
          </w:tcPr>
          <w:p w14:paraId="10905666" w14:textId="77777777" w:rsidR="00A42DAC" w:rsidRPr="006F0DBD" w:rsidRDefault="00A42DA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8.4</w:t>
            </w:r>
          </w:p>
        </w:tc>
      </w:tr>
      <w:tr w:rsidR="00A42DAC" w14:paraId="4C181BD4" w14:textId="77777777" w:rsidTr="008A4025">
        <w:tc>
          <w:tcPr>
            <w:cnfStyle w:val="001000000000" w:firstRow="0" w:lastRow="0" w:firstColumn="1" w:lastColumn="0" w:oddVBand="0" w:evenVBand="0" w:oddHBand="0" w:evenHBand="0" w:firstRowFirstColumn="0" w:firstRowLastColumn="0" w:lastRowFirstColumn="0" w:lastRowLastColumn="0"/>
            <w:tcW w:w="0" w:type="auto"/>
            <w:vAlign w:val="center"/>
          </w:tcPr>
          <w:p w14:paraId="57799A16" w14:textId="77777777" w:rsidR="00A42DAC" w:rsidRPr="002E5B53" w:rsidRDefault="00A42DAC" w:rsidP="006F1EC8">
            <w:pPr>
              <w:rPr>
                <w:rFonts w:asciiTheme="minorHAnsi" w:hAnsiTheme="minorHAnsi" w:hint="eastAsia"/>
                <w:b w:val="0"/>
                <w:bCs/>
              </w:rPr>
            </w:pPr>
            <w:r w:rsidRPr="002E5B53">
              <w:rPr>
                <w:rFonts w:asciiTheme="minorHAnsi" w:hAnsiTheme="minorHAnsi"/>
                <w:b w:val="0"/>
                <w:bCs/>
              </w:rPr>
              <w:t>SIF-P06</w:t>
            </w:r>
          </w:p>
        </w:tc>
        <w:tc>
          <w:tcPr>
            <w:tcW w:w="0" w:type="auto"/>
            <w:vAlign w:val="center"/>
          </w:tcPr>
          <w:p w14:paraId="6F19125C" w14:textId="77777777" w:rsidR="00A42DAC" w:rsidRPr="006F0DBD" w:rsidRDefault="00A42DA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Publish and Subscribe Messaging</w:t>
            </w:r>
          </w:p>
        </w:tc>
        <w:tc>
          <w:tcPr>
            <w:tcW w:w="4981" w:type="dxa"/>
            <w:vAlign w:val="center"/>
          </w:tcPr>
          <w:p w14:paraId="2FE2417E" w14:textId="77777777" w:rsidR="00A42DAC" w:rsidRPr="006F0DBD" w:rsidRDefault="00A42DA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SFINT10 Publish-Subscribe Fan-Out</w:t>
            </w:r>
          </w:p>
        </w:tc>
        <w:tc>
          <w:tcPr>
            <w:tcW w:w="993" w:type="dxa"/>
            <w:vAlign w:val="center"/>
          </w:tcPr>
          <w:p w14:paraId="15F7522C" w14:textId="77777777" w:rsidR="00A42DAC" w:rsidRPr="006F0DBD" w:rsidRDefault="00A42DA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8.5</w:t>
            </w:r>
          </w:p>
        </w:tc>
      </w:tr>
      <w:tr w:rsidR="00A42DAC" w14:paraId="1592B24C" w14:textId="77777777" w:rsidTr="008A40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3F0768C" w14:textId="77777777" w:rsidR="00A42DAC" w:rsidRPr="002E5B53" w:rsidRDefault="00A42DAC" w:rsidP="006F1EC8">
            <w:pPr>
              <w:rPr>
                <w:rFonts w:asciiTheme="minorHAnsi" w:hAnsiTheme="minorHAnsi" w:hint="eastAsia"/>
                <w:b w:val="0"/>
                <w:bCs/>
              </w:rPr>
            </w:pPr>
            <w:r w:rsidRPr="002E5B53">
              <w:rPr>
                <w:rFonts w:asciiTheme="minorHAnsi" w:hAnsiTheme="minorHAnsi"/>
                <w:b w:val="0"/>
                <w:bCs/>
              </w:rPr>
              <w:t>SIF-P07</w:t>
            </w:r>
          </w:p>
        </w:tc>
        <w:tc>
          <w:tcPr>
            <w:tcW w:w="0" w:type="auto"/>
            <w:vAlign w:val="center"/>
          </w:tcPr>
          <w:p w14:paraId="4B00AD3A" w14:textId="77777777" w:rsidR="00A42DAC" w:rsidRPr="006F0DBD" w:rsidRDefault="00A42DA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Event Notification</w:t>
            </w:r>
          </w:p>
        </w:tc>
        <w:tc>
          <w:tcPr>
            <w:tcW w:w="4981" w:type="dxa"/>
            <w:vAlign w:val="center"/>
          </w:tcPr>
          <w:p w14:paraId="74027823" w14:textId="77777777" w:rsidR="00A42DAC" w:rsidRPr="006F0DBD" w:rsidRDefault="00A42DA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SFINT11 Discrete Event Notification; SFINT13 Outbound Webhook or Notification</w:t>
            </w:r>
          </w:p>
        </w:tc>
        <w:tc>
          <w:tcPr>
            <w:tcW w:w="993" w:type="dxa"/>
            <w:vAlign w:val="center"/>
          </w:tcPr>
          <w:p w14:paraId="1DC7D067" w14:textId="77777777" w:rsidR="00A42DAC" w:rsidRPr="006F0DBD" w:rsidRDefault="00A42DA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8.5</w:t>
            </w:r>
          </w:p>
        </w:tc>
      </w:tr>
      <w:tr w:rsidR="00A42DAC" w14:paraId="0AFFA7D6" w14:textId="77777777" w:rsidTr="008A4025">
        <w:tc>
          <w:tcPr>
            <w:cnfStyle w:val="001000000000" w:firstRow="0" w:lastRow="0" w:firstColumn="1" w:lastColumn="0" w:oddVBand="0" w:evenVBand="0" w:oddHBand="0" w:evenHBand="0" w:firstRowFirstColumn="0" w:firstRowLastColumn="0" w:lastRowFirstColumn="0" w:lastRowLastColumn="0"/>
            <w:tcW w:w="0" w:type="auto"/>
            <w:vAlign w:val="center"/>
          </w:tcPr>
          <w:p w14:paraId="37CECDE6" w14:textId="77777777" w:rsidR="00A42DAC" w:rsidRPr="002E5B53" w:rsidRDefault="00A42DAC" w:rsidP="006F1EC8">
            <w:pPr>
              <w:rPr>
                <w:rFonts w:asciiTheme="minorHAnsi" w:hAnsiTheme="minorHAnsi" w:hint="eastAsia"/>
                <w:b w:val="0"/>
                <w:bCs/>
              </w:rPr>
            </w:pPr>
            <w:r w:rsidRPr="002E5B53">
              <w:rPr>
                <w:rFonts w:asciiTheme="minorHAnsi" w:hAnsiTheme="minorHAnsi"/>
                <w:b w:val="0"/>
                <w:bCs/>
              </w:rPr>
              <w:t>SIF-P08</w:t>
            </w:r>
          </w:p>
        </w:tc>
        <w:tc>
          <w:tcPr>
            <w:tcW w:w="0" w:type="auto"/>
            <w:vAlign w:val="center"/>
          </w:tcPr>
          <w:p w14:paraId="13BDC48D" w14:textId="77777777" w:rsidR="00A42DAC" w:rsidRPr="006F0DBD" w:rsidRDefault="00A42DA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High-Volume Event Streaming</w:t>
            </w:r>
          </w:p>
        </w:tc>
        <w:tc>
          <w:tcPr>
            <w:tcW w:w="4981" w:type="dxa"/>
            <w:vAlign w:val="center"/>
          </w:tcPr>
          <w:p w14:paraId="722A2073" w14:textId="77777777" w:rsidR="00A42DAC" w:rsidRPr="006F0DBD" w:rsidRDefault="00A42DA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SFINT14 Stream and Telemetry Ingestion</w:t>
            </w:r>
          </w:p>
        </w:tc>
        <w:tc>
          <w:tcPr>
            <w:tcW w:w="993" w:type="dxa"/>
            <w:vAlign w:val="center"/>
          </w:tcPr>
          <w:p w14:paraId="552BC3B4" w14:textId="77777777" w:rsidR="00A42DAC" w:rsidRPr="006F0DBD" w:rsidRDefault="00A42DA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8.5</w:t>
            </w:r>
          </w:p>
        </w:tc>
      </w:tr>
      <w:tr w:rsidR="00A42DAC" w14:paraId="6F6184B1" w14:textId="77777777" w:rsidTr="008A40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CD66F3F" w14:textId="77777777" w:rsidR="00A42DAC" w:rsidRPr="002E5B53" w:rsidRDefault="00A42DAC" w:rsidP="006F1EC8">
            <w:pPr>
              <w:rPr>
                <w:rFonts w:asciiTheme="minorHAnsi" w:hAnsiTheme="minorHAnsi" w:hint="eastAsia"/>
                <w:b w:val="0"/>
                <w:bCs/>
              </w:rPr>
            </w:pPr>
            <w:r w:rsidRPr="002E5B53">
              <w:rPr>
                <w:rFonts w:asciiTheme="minorHAnsi" w:hAnsiTheme="minorHAnsi"/>
                <w:b w:val="0"/>
                <w:bCs/>
              </w:rPr>
              <w:t>SIF-P09</w:t>
            </w:r>
          </w:p>
        </w:tc>
        <w:tc>
          <w:tcPr>
            <w:tcW w:w="0" w:type="auto"/>
            <w:vAlign w:val="center"/>
          </w:tcPr>
          <w:p w14:paraId="197687B3" w14:textId="77777777" w:rsidR="00A42DAC" w:rsidRPr="006F0DBD" w:rsidRDefault="00A42DA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Workflow Orchestration</w:t>
            </w:r>
          </w:p>
        </w:tc>
        <w:tc>
          <w:tcPr>
            <w:tcW w:w="4981" w:type="dxa"/>
            <w:vAlign w:val="center"/>
          </w:tcPr>
          <w:p w14:paraId="7340A043" w14:textId="77777777" w:rsidR="00A42DAC" w:rsidRPr="006F0DBD" w:rsidRDefault="00A42DA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SFINT15 Stateful Process Orchestration; SFINT18 Scatter-Gather</w:t>
            </w:r>
          </w:p>
        </w:tc>
        <w:tc>
          <w:tcPr>
            <w:tcW w:w="993" w:type="dxa"/>
            <w:vAlign w:val="center"/>
          </w:tcPr>
          <w:p w14:paraId="11511A10" w14:textId="77777777" w:rsidR="00A42DAC" w:rsidRPr="006F0DBD" w:rsidRDefault="00A42DA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8.6</w:t>
            </w:r>
          </w:p>
        </w:tc>
      </w:tr>
      <w:tr w:rsidR="00A42DAC" w14:paraId="36B1E127" w14:textId="77777777" w:rsidTr="008A4025">
        <w:tc>
          <w:tcPr>
            <w:cnfStyle w:val="001000000000" w:firstRow="0" w:lastRow="0" w:firstColumn="1" w:lastColumn="0" w:oddVBand="0" w:evenVBand="0" w:oddHBand="0" w:evenHBand="0" w:firstRowFirstColumn="0" w:firstRowLastColumn="0" w:lastRowFirstColumn="0" w:lastRowLastColumn="0"/>
            <w:tcW w:w="0" w:type="auto"/>
            <w:vAlign w:val="center"/>
          </w:tcPr>
          <w:p w14:paraId="0B2C72F0" w14:textId="77777777" w:rsidR="00A42DAC" w:rsidRPr="002E5B53" w:rsidRDefault="00A42DAC" w:rsidP="006F1EC8">
            <w:pPr>
              <w:rPr>
                <w:rFonts w:asciiTheme="minorHAnsi" w:hAnsiTheme="minorHAnsi" w:hint="eastAsia"/>
                <w:b w:val="0"/>
                <w:bCs/>
              </w:rPr>
            </w:pPr>
            <w:r w:rsidRPr="002E5B53">
              <w:rPr>
                <w:rFonts w:asciiTheme="minorHAnsi" w:hAnsiTheme="minorHAnsi"/>
                <w:b w:val="0"/>
                <w:bCs/>
              </w:rPr>
              <w:t>SIF-P10</w:t>
            </w:r>
          </w:p>
        </w:tc>
        <w:tc>
          <w:tcPr>
            <w:tcW w:w="0" w:type="auto"/>
            <w:vAlign w:val="center"/>
          </w:tcPr>
          <w:p w14:paraId="434225BF" w14:textId="77777777" w:rsidR="00A42DAC" w:rsidRPr="006F0DBD" w:rsidRDefault="00A42DA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Long-Running and Stateful Workflow</w:t>
            </w:r>
          </w:p>
        </w:tc>
        <w:tc>
          <w:tcPr>
            <w:tcW w:w="4981" w:type="dxa"/>
            <w:vAlign w:val="center"/>
          </w:tcPr>
          <w:p w14:paraId="5BAEF1F1" w14:textId="77777777" w:rsidR="00A42DAC" w:rsidRPr="006F0DBD" w:rsidRDefault="00A42DA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SFINT15 Stateful Process Orchestration; SFINT16 Process with Compensation; SFINT17 Human-in-the-Loop Approval; SFINT18 Scatter-Gather</w:t>
            </w:r>
          </w:p>
        </w:tc>
        <w:tc>
          <w:tcPr>
            <w:tcW w:w="993" w:type="dxa"/>
            <w:vAlign w:val="center"/>
          </w:tcPr>
          <w:p w14:paraId="6184976B" w14:textId="77777777" w:rsidR="00A42DAC" w:rsidRPr="006F0DBD" w:rsidRDefault="00A42DA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8.6</w:t>
            </w:r>
          </w:p>
        </w:tc>
      </w:tr>
      <w:tr w:rsidR="00A42DAC" w14:paraId="73DFDD3E" w14:textId="77777777" w:rsidTr="008A40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117639E" w14:textId="77777777" w:rsidR="00A42DAC" w:rsidRPr="002E5B53" w:rsidRDefault="00A42DAC" w:rsidP="006F1EC8">
            <w:pPr>
              <w:rPr>
                <w:rFonts w:asciiTheme="minorHAnsi" w:hAnsiTheme="minorHAnsi" w:hint="eastAsia"/>
                <w:b w:val="0"/>
                <w:bCs/>
              </w:rPr>
            </w:pPr>
            <w:r w:rsidRPr="002E5B53">
              <w:rPr>
                <w:rFonts w:asciiTheme="minorHAnsi" w:hAnsiTheme="minorHAnsi"/>
                <w:b w:val="0"/>
                <w:bCs/>
              </w:rPr>
              <w:t>SIF-P11</w:t>
            </w:r>
          </w:p>
        </w:tc>
        <w:tc>
          <w:tcPr>
            <w:tcW w:w="0" w:type="auto"/>
            <w:vAlign w:val="center"/>
          </w:tcPr>
          <w:p w14:paraId="5955850E" w14:textId="77777777" w:rsidR="00A42DAC" w:rsidRPr="006F0DBD" w:rsidRDefault="00A42DA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Third-Party Webhook Ingress</w:t>
            </w:r>
          </w:p>
        </w:tc>
        <w:tc>
          <w:tcPr>
            <w:tcW w:w="4981" w:type="dxa"/>
            <w:vAlign w:val="center"/>
          </w:tcPr>
          <w:p w14:paraId="40DE5010" w14:textId="77777777" w:rsidR="00A42DAC" w:rsidRPr="006F0DBD" w:rsidRDefault="00A42DA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SFINT12 Inbound Webhook Ingestion</w:t>
            </w:r>
          </w:p>
        </w:tc>
        <w:tc>
          <w:tcPr>
            <w:tcW w:w="993" w:type="dxa"/>
            <w:vAlign w:val="center"/>
          </w:tcPr>
          <w:p w14:paraId="2BB257D2" w14:textId="77777777" w:rsidR="00A42DAC" w:rsidRPr="006F0DBD" w:rsidRDefault="00A42DA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8.5</w:t>
            </w:r>
          </w:p>
        </w:tc>
      </w:tr>
      <w:tr w:rsidR="00A42DAC" w14:paraId="236C5AB0" w14:textId="77777777" w:rsidTr="008A4025">
        <w:tc>
          <w:tcPr>
            <w:cnfStyle w:val="001000000000" w:firstRow="0" w:lastRow="0" w:firstColumn="1" w:lastColumn="0" w:oddVBand="0" w:evenVBand="0" w:oddHBand="0" w:evenHBand="0" w:firstRowFirstColumn="0" w:firstRowLastColumn="0" w:lastRowFirstColumn="0" w:lastRowLastColumn="0"/>
            <w:tcW w:w="0" w:type="auto"/>
            <w:vAlign w:val="center"/>
          </w:tcPr>
          <w:p w14:paraId="6E377813" w14:textId="77777777" w:rsidR="00A42DAC" w:rsidRPr="002E5B53" w:rsidRDefault="00A42DAC" w:rsidP="006F1EC8">
            <w:pPr>
              <w:rPr>
                <w:rFonts w:asciiTheme="minorHAnsi" w:hAnsiTheme="minorHAnsi" w:hint="eastAsia"/>
                <w:b w:val="0"/>
                <w:bCs/>
              </w:rPr>
            </w:pPr>
            <w:r w:rsidRPr="002E5B53">
              <w:rPr>
                <w:rFonts w:asciiTheme="minorHAnsi" w:hAnsiTheme="minorHAnsi"/>
                <w:b w:val="0"/>
                <w:bCs/>
              </w:rPr>
              <w:t>SIF-P12</w:t>
            </w:r>
          </w:p>
        </w:tc>
        <w:tc>
          <w:tcPr>
            <w:tcW w:w="0" w:type="auto"/>
            <w:vAlign w:val="center"/>
          </w:tcPr>
          <w:p w14:paraId="6106681D" w14:textId="77777777" w:rsidR="00A42DAC" w:rsidRPr="006F0DBD" w:rsidRDefault="00A42DA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Managed File Exchange</w:t>
            </w:r>
          </w:p>
        </w:tc>
        <w:tc>
          <w:tcPr>
            <w:tcW w:w="4981" w:type="dxa"/>
            <w:vAlign w:val="center"/>
          </w:tcPr>
          <w:p w14:paraId="4DD4FA13" w14:textId="77777777" w:rsidR="00A42DAC" w:rsidRPr="006F0DBD" w:rsidRDefault="00A42DA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SFINT09 Scheduled or Timed Trigger; SFINT19 Event-Driven File Ingestion; SFINT20 File Generation and Delivery</w:t>
            </w:r>
          </w:p>
        </w:tc>
        <w:tc>
          <w:tcPr>
            <w:tcW w:w="993" w:type="dxa"/>
            <w:vAlign w:val="center"/>
          </w:tcPr>
          <w:p w14:paraId="7E8A8710" w14:textId="77777777" w:rsidR="00A42DAC" w:rsidRPr="006F0DBD" w:rsidRDefault="00A42DA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8.4 and 8.7</w:t>
            </w:r>
          </w:p>
        </w:tc>
      </w:tr>
      <w:tr w:rsidR="00A42DAC" w14:paraId="600E7AF5" w14:textId="77777777" w:rsidTr="008A40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EDFDEBE" w14:textId="77777777" w:rsidR="00A42DAC" w:rsidRPr="002E5B53" w:rsidRDefault="00A42DAC" w:rsidP="006F1EC8">
            <w:pPr>
              <w:rPr>
                <w:rFonts w:asciiTheme="minorHAnsi" w:hAnsiTheme="minorHAnsi" w:hint="eastAsia"/>
                <w:b w:val="0"/>
                <w:bCs/>
              </w:rPr>
            </w:pPr>
            <w:r w:rsidRPr="002E5B53">
              <w:rPr>
                <w:rFonts w:asciiTheme="minorHAnsi" w:hAnsiTheme="minorHAnsi"/>
                <w:b w:val="0"/>
                <w:bCs/>
              </w:rPr>
              <w:t>SIF-P13</w:t>
            </w:r>
          </w:p>
        </w:tc>
        <w:tc>
          <w:tcPr>
            <w:tcW w:w="0" w:type="auto"/>
            <w:vAlign w:val="center"/>
          </w:tcPr>
          <w:p w14:paraId="3D70D978" w14:textId="77777777" w:rsidR="00A42DAC" w:rsidRPr="006F0DBD" w:rsidRDefault="00A42DA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Data Platform Exchange</w:t>
            </w:r>
          </w:p>
        </w:tc>
        <w:tc>
          <w:tcPr>
            <w:tcW w:w="4981" w:type="dxa"/>
            <w:vAlign w:val="center"/>
          </w:tcPr>
          <w:p w14:paraId="2D539E25" w14:textId="77777777" w:rsidR="00A42DAC" w:rsidRPr="006F0DBD" w:rsidRDefault="00A42DA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SFDEINT01 to SFDEINT09</w:t>
            </w:r>
          </w:p>
        </w:tc>
        <w:tc>
          <w:tcPr>
            <w:tcW w:w="993" w:type="dxa"/>
            <w:vAlign w:val="center"/>
          </w:tcPr>
          <w:p w14:paraId="7BE6CB34" w14:textId="77777777" w:rsidR="00A42DAC" w:rsidRPr="006F0DBD" w:rsidRDefault="00A42DA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9.4</w:t>
            </w:r>
          </w:p>
        </w:tc>
      </w:tr>
      <w:tr w:rsidR="00A42DAC" w14:paraId="527E595C" w14:textId="77777777" w:rsidTr="008A4025">
        <w:tc>
          <w:tcPr>
            <w:cnfStyle w:val="001000000000" w:firstRow="0" w:lastRow="0" w:firstColumn="1" w:lastColumn="0" w:oddVBand="0" w:evenVBand="0" w:oddHBand="0" w:evenHBand="0" w:firstRowFirstColumn="0" w:firstRowLastColumn="0" w:lastRowFirstColumn="0" w:lastRowLastColumn="0"/>
            <w:tcW w:w="0" w:type="auto"/>
            <w:vAlign w:val="center"/>
          </w:tcPr>
          <w:p w14:paraId="268FE697" w14:textId="77777777" w:rsidR="00A42DAC" w:rsidRPr="002E5B53" w:rsidRDefault="00A42DAC" w:rsidP="006F1EC8">
            <w:pPr>
              <w:rPr>
                <w:rFonts w:asciiTheme="minorHAnsi" w:hAnsiTheme="minorHAnsi" w:hint="eastAsia"/>
                <w:b w:val="0"/>
                <w:bCs/>
              </w:rPr>
            </w:pPr>
            <w:r w:rsidRPr="002E5B53">
              <w:rPr>
                <w:rFonts w:asciiTheme="minorHAnsi" w:hAnsiTheme="minorHAnsi"/>
                <w:b w:val="0"/>
                <w:bCs/>
              </w:rPr>
              <w:t>SIF-P14</w:t>
            </w:r>
          </w:p>
        </w:tc>
        <w:tc>
          <w:tcPr>
            <w:tcW w:w="0" w:type="auto"/>
            <w:vAlign w:val="center"/>
          </w:tcPr>
          <w:p w14:paraId="798E03AC" w14:textId="77777777" w:rsidR="00A42DAC" w:rsidRPr="006F0DBD" w:rsidRDefault="00A42DA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Specialist Mediation and Transformation</w:t>
            </w:r>
          </w:p>
        </w:tc>
        <w:tc>
          <w:tcPr>
            <w:tcW w:w="4981" w:type="dxa"/>
            <w:vAlign w:val="center"/>
          </w:tcPr>
          <w:p w14:paraId="582FCF00" w14:textId="77777777" w:rsidR="00A42DAC" w:rsidRPr="006F0DBD" w:rsidRDefault="00A42DA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SFINT03 Protocol and Format Mediation; SFINT21 Canonical Data Model and Message Translator; SFINT22 Content-Based Routing</w:t>
            </w:r>
          </w:p>
        </w:tc>
        <w:tc>
          <w:tcPr>
            <w:tcW w:w="993" w:type="dxa"/>
            <w:vAlign w:val="center"/>
          </w:tcPr>
          <w:p w14:paraId="3D251408" w14:textId="77777777" w:rsidR="00A42DAC" w:rsidRPr="006F0DBD" w:rsidRDefault="00A42DA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8.3 and 8.8</w:t>
            </w:r>
          </w:p>
        </w:tc>
      </w:tr>
    </w:tbl>
    <w:p w14:paraId="277E1E19" w14:textId="77777777" w:rsidR="002577E7" w:rsidRDefault="002577E7" w:rsidP="0041138D">
      <w:pPr>
        <w:rPr>
          <w:szCs w:val="20"/>
        </w:rPr>
      </w:pPr>
    </w:p>
    <w:p w14:paraId="5E20C756" w14:textId="081F4BA4" w:rsidR="00C67315" w:rsidRPr="00DB1FD1" w:rsidRDefault="00C67315" w:rsidP="00256F22">
      <w:pPr>
        <w:pStyle w:val="Heading3"/>
        <w:rPr>
          <w:rFonts w:cs="Times New Roman"/>
          <w:color w:val="132040" w:themeColor="accent1" w:themeShade="BF"/>
          <w:sz w:val="24"/>
          <w:szCs w:val="26"/>
        </w:rPr>
      </w:pPr>
      <w:r w:rsidRPr="00DB1FD1">
        <w:rPr>
          <w:rFonts w:cs="Times New Roman"/>
          <w:color w:val="132040" w:themeColor="accent1" w:themeShade="BF"/>
          <w:sz w:val="24"/>
          <w:szCs w:val="26"/>
        </w:rPr>
        <w:t>Pattern selection and recording requirements</w:t>
      </w:r>
    </w:p>
    <w:p w14:paraId="7278BC84" w14:textId="6036ADC7" w:rsidR="00E06F0D" w:rsidRDefault="00E06F0D" w:rsidP="00E06F0D">
      <w:r>
        <w:t>Every integration design must record the selected Enterprise Integration Profile and Detailed Integration Patterns.</w:t>
      </w:r>
      <w:r w:rsidR="00DE41AC">
        <w:t xml:space="preserve">  </w:t>
      </w:r>
      <w:r>
        <w:t>The minimum pattern-selection record is:</w:t>
      </w:r>
      <w:r w:rsidR="008C4032">
        <w:br/>
      </w:r>
    </w:p>
    <w:tbl>
      <w:tblPr>
        <w:tblStyle w:val="GridTable4-Accent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1"/>
        <w:gridCol w:w="6635"/>
      </w:tblGrid>
      <w:tr w:rsidR="00E06F0D" w14:paraId="0D144380" w14:textId="77777777" w:rsidTr="007A2B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1CE5149C" w14:textId="77777777" w:rsidR="00E06F0D" w:rsidRPr="006F0DBD" w:rsidRDefault="00E06F0D" w:rsidP="006F1EC8">
            <w:pPr>
              <w:rPr>
                <w:rFonts w:asciiTheme="minorHAnsi" w:hAnsiTheme="minorHAnsi" w:hint="eastAsia"/>
              </w:rPr>
            </w:pPr>
            <w:r w:rsidRPr="006F0DBD">
              <w:rPr>
                <w:rFonts w:asciiTheme="minorHAnsi" w:hAnsiTheme="minorHAnsi"/>
              </w:rPr>
              <w:t>Required information</w:t>
            </w:r>
          </w:p>
        </w:tc>
        <w:tc>
          <w:tcPr>
            <w:tcW w:w="0" w:type="auto"/>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1B545381" w14:textId="77777777" w:rsidR="00E06F0D" w:rsidRPr="006F0DBD" w:rsidRDefault="00E06F0D"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Description</w:t>
            </w:r>
          </w:p>
        </w:tc>
      </w:tr>
      <w:tr w:rsidR="00E06F0D" w14:paraId="6C7366D7" w14:textId="77777777" w:rsidTr="006F0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000000" w:themeColor="text1"/>
            </w:tcBorders>
            <w:shd w:val="clear" w:color="auto" w:fill="auto"/>
            <w:vAlign w:val="center"/>
          </w:tcPr>
          <w:p w14:paraId="5D6E2B7D" w14:textId="77777777" w:rsidR="00E06F0D" w:rsidRPr="002E5B53" w:rsidRDefault="00E06F0D" w:rsidP="006F1EC8">
            <w:pPr>
              <w:rPr>
                <w:rFonts w:asciiTheme="minorHAnsi" w:hAnsiTheme="minorHAnsi" w:hint="eastAsia"/>
                <w:b w:val="0"/>
                <w:bCs/>
              </w:rPr>
            </w:pPr>
            <w:r w:rsidRPr="002E5B53">
              <w:rPr>
                <w:rFonts w:asciiTheme="minorHAnsi" w:hAnsiTheme="minorHAnsi"/>
                <w:b w:val="0"/>
                <w:bCs/>
              </w:rPr>
              <w:t>Business requirement</w:t>
            </w:r>
          </w:p>
        </w:tc>
        <w:tc>
          <w:tcPr>
            <w:tcW w:w="0" w:type="auto"/>
            <w:tcBorders>
              <w:top w:val="single" w:sz="4" w:space="0" w:color="000000" w:themeColor="text1"/>
            </w:tcBorders>
            <w:shd w:val="clear" w:color="auto" w:fill="auto"/>
            <w:vAlign w:val="center"/>
          </w:tcPr>
          <w:p w14:paraId="668737C5" w14:textId="77777777" w:rsidR="00E06F0D" w:rsidRPr="006F0DBD" w:rsidRDefault="00E06F0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The business capability, process or data-exchange requirement being addressed.</w:t>
            </w:r>
          </w:p>
        </w:tc>
      </w:tr>
      <w:tr w:rsidR="00E06F0D" w14:paraId="1A43414B" w14:textId="77777777" w:rsidTr="006F1EC8">
        <w:tc>
          <w:tcPr>
            <w:cnfStyle w:val="001000000000" w:firstRow="0" w:lastRow="0" w:firstColumn="1" w:lastColumn="0" w:oddVBand="0" w:evenVBand="0" w:oddHBand="0" w:evenHBand="0" w:firstRowFirstColumn="0" w:firstRowLastColumn="0" w:lastRowFirstColumn="0" w:lastRowLastColumn="0"/>
            <w:tcW w:w="0" w:type="auto"/>
            <w:vAlign w:val="center"/>
          </w:tcPr>
          <w:p w14:paraId="223D43FD" w14:textId="77777777" w:rsidR="00E06F0D" w:rsidRPr="002E5B53" w:rsidRDefault="00E06F0D" w:rsidP="006F1EC8">
            <w:pPr>
              <w:rPr>
                <w:rFonts w:asciiTheme="minorHAnsi" w:hAnsiTheme="minorHAnsi" w:hint="eastAsia"/>
                <w:b w:val="0"/>
                <w:bCs/>
              </w:rPr>
            </w:pPr>
            <w:r w:rsidRPr="002E5B53">
              <w:rPr>
                <w:rFonts w:asciiTheme="minorHAnsi" w:hAnsiTheme="minorHAnsi"/>
                <w:b w:val="0"/>
                <w:bCs/>
              </w:rPr>
              <w:t>Enterprise Integration Profile</w:t>
            </w:r>
          </w:p>
        </w:tc>
        <w:tc>
          <w:tcPr>
            <w:tcW w:w="0" w:type="auto"/>
            <w:vAlign w:val="center"/>
          </w:tcPr>
          <w:p w14:paraId="2365FA62" w14:textId="77777777" w:rsidR="00E06F0D" w:rsidRPr="006F0DBD" w:rsidRDefault="00E06F0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The selected SIF-Pnn profile and profile name.</w:t>
            </w:r>
          </w:p>
        </w:tc>
      </w:tr>
      <w:tr w:rsidR="00E06F0D" w14:paraId="2407F60B" w14:textId="77777777" w:rsidTr="006F0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212C9CDC" w14:textId="77777777" w:rsidR="00E06F0D" w:rsidRPr="002E5B53" w:rsidRDefault="00E06F0D" w:rsidP="006F1EC8">
            <w:pPr>
              <w:rPr>
                <w:rFonts w:asciiTheme="minorHAnsi" w:hAnsiTheme="minorHAnsi" w:hint="eastAsia"/>
                <w:b w:val="0"/>
                <w:bCs/>
              </w:rPr>
            </w:pPr>
            <w:r w:rsidRPr="002E5B53">
              <w:rPr>
                <w:rFonts w:asciiTheme="minorHAnsi" w:hAnsiTheme="minorHAnsi"/>
                <w:b w:val="0"/>
                <w:bCs/>
              </w:rPr>
              <w:t>Boundary</w:t>
            </w:r>
          </w:p>
        </w:tc>
        <w:tc>
          <w:tcPr>
            <w:tcW w:w="0" w:type="auto"/>
            <w:shd w:val="clear" w:color="auto" w:fill="auto"/>
            <w:vAlign w:val="center"/>
          </w:tcPr>
          <w:p w14:paraId="478A69C1" w14:textId="77777777" w:rsidR="00E06F0D" w:rsidRPr="006F0DBD" w:rsidRDefault="00E06F0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Internal, third party to Chaucer, Chaucer to third party, or SIF to data platform.</w:t>
            </w:r>
          </w:p>
        </w:tc>
      </w:tr>
      <w:tr w:rsidR="00E06F0D" w14:paraId="391DD060" w14:textId="77777777" w:rsidTr="006F1EC8">
        <w:tc>
          <w:tcPr>
            <w:cnfStyle w:val="001000000000" w:firstRow="0" w:lastRow="0" w:firstColumn="1" w:lastColumn="0" w:oddVBand="0" w:evenVBand="0" w:oddHBand="0" w:evenHBand="0" w:firstRowFirstColumn="0" w:firstRowLastColumn="0" w:lastRowFirstColumn="0" w:lastRowLastColumn="0"/>
            <w:tcW w:w="0" w:type="auto"/>
            <w:vAlign w:val="center"/>
          </w:tcPr>
          <w:p w14:paraId="6076D12C" w14:textId="77777777" w:rsidR="00E06F0D" w:rsidRPr="002E5B53" w:rsidRDefault="00E06F0D" w:rsidP="006F1EC8">
            <w:pPr>
              <w:rPr>
                <w:rFonts w:asciiTheme="minorHAnsi" w:hAnsiTheme="minorHAnsi" w:hint="eastAsia"/>
                <w:b w:val="0"/>
                <w:bCs/>
              </w:rPr>
            </w:pPr>
            <w:r w:rsidRPr="002E5B53">
              <w:rPr>
                <w:rFonts w:asciiTheme="minorHAnsi" w:hAnsiTheme="minorHAnsi"/>
                <w:b w:val="0"/>
                <w:bCs/>
              </w:rPr>
              <w:t>Detailed Integration Patterns</w:t>
            </w:r>
          </w:p>
        </w:tc>
        <w:tc>
          <w:tcPr>
            <w:tcW w:w="0" w:type="auto"/>
            <w:vAlign w:val="center"/>
          </w:tcPr>
          <w:p w14:paraId="49436245" w14:textId="77777777" w:rsidR="00E06F0D" w:rsidRPr="006F0DBD" w:rsidRDefault="00E06F0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Each selected SFINTnn or SFDEINTnn identifier and pattern name.</w:t>
            </w:r>
          </w:p>
        </w:tc>
      </w:tr>
      <w:tr w:rsidR="00E06F0D" w14:paraId="484250EF" w14:textId="77777777" w:rsidTr="006F0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47CFCE83" w14:textId="77777777" w:rsidR="00E06F0D" w:rsidRPr="002E5B53" w:rsidRDefault="00E06F0D" w:rsidP="006F1EC8">
            <w:pPr>
              <w:rPr>
                <w:rFonts w:asciiTheme="minorHAnsi" w:hAnsiTheme="minorHAnsi" w:hint="eastAsia"/>
                <w:b w:val="0"/>
                <w:bCs/>
              </w:rPr>
            </w:pPr>
            <w:r w:rsidRPr="002E5B53">
              <w:rPr>
                <w:rFonts w:asciiTheme="minorHAnsi" w:hAnsiTheme="minorHAnsi"/>
                <w:b w:val="0"/>
                <w:bCs/>
              </w:rPr>
              <w:t>Decision rationale</w:t>
            </w:r>
          </w:p>
        </w:tc>
        <w:tc>
          <w:tcPr>
            <w:tcW w:w="0" w:type="auto"/>
            <w:shd w:val="clear" w:color="auto" w:fill="auto"/>
            <w:vAlign w:val="center"/>
          </w:tcPr>
          <w:p w14:paraId="0A32570D" w14:textId="77777777" w:rsidR="00E06F0D" w:rsidRPr="006F0DBD" w:rsidRDefault="00E06F0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The decision-tree outcome and reason the selected profile and patterns meet the requirement.</w:t>
            </w:r>
          </w:p>
        </w:tc>
      </w:tr>
      <w:tr w:rsidR="00E06F0D" w14:paraId="580B242D" w14:textId="77777777" w:rsidTr="006F1EC8">
        <w:tc>
          <w:tcPr>
            <w:cnfStyle w:val="001000000000" w:firstRow="0" w:lastRow="0" w:firstColumn="1" w:lastColumn="0" w:oddVBand="0" w:evenVBand="0" w:oddHBand="0" w:evenHBand="0" w:firstRowFirstColumn="0" w:firstRowLastColumn="0" w:lastRowFirstColumn="0" w:lastRowLastColumn="0"/>
            <w:tcW w:w="0" w:type="auto"/>
            <w:vAlign w:val="center"/>
          </w:tcPr>
          <w:p w14:paraId="3327B80B" w14:textId="77777777" w:rsidR="00E06F0D" w:rsidRPr="002E5B53" w:rsidRDefault="00E06F0D" w:rsidP="006F1EC8">
            <w:pPr>
              <w:rPr>
                <w:rFonts w:asciiTheme="minorHAnsi" w:hAnsiTheme="minorHAnsi" w:hint="eastAsia"/>
                <w:b w:val="0"/>
                <w:bCs/>
              </w:rPr>
            </w:pPr>
            <w:r w:rsidRPr="002E5B53">
              <w:rPr>
                <w:rFonts w:asciiTheme="minorHAnsi" w:hAnsiTheme="minorHAnsi"/>
                <w:b w:val="0"/>
                <w:bCs/>
              </w:rPr>
              <w:t>Primary capabilities</w:t>
            </w:r>
          </w:p>
        </w:tc>
        <w:tc>
          <w:tcPr>
            <w:tcW w:w="0" w:type="auto"/>
            <w:vAlign w:val="center"/>
          </w:tcPr>
          <w:p w14:paraId="15CC41F5" w14:textId="77777777" w:rsidR="00E06F0D" w:rsidRPr="006F0DBD" w:rsidRDefault="00E06F0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The approved platform capabilities used to realise the patterns.</w:t>
            </w:r>
          </w:p>
        </w:tc>
      </w:tr>
      <w:tr w:rsidR="00E06F0D" w14:paraId="09C976AA" w14:textId="77777777" w:rsidTr="006F0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3E77B9D3" w14:textId="77777777" w:rsidR="00E06F0D" w:rsidRPr="002E5B53" w:rsidRDefault="00E06F0D" w:rsidP="006F1EC8">
            <w:pPr>
              <w:rPr>
                <w:rFonts w:asciiTheme="minorHAnsi" w:hAnsiTheme="minorHAnsi" w:hint="eastAsia"/>
                <w:b w:val="0"/>
                <w:bCs/>
              </w:rPr>
            </w:pPr>
            <w:r w:rsidRPr="002E5B53">
              <w:rPr>
                <w:rFonts w:asciiTheme="minorHAnsi" w:hAnsiTheme="minorHAnsi"/>
                <w:b w:val="0"/>
                <w:bCs/>
              </w:rPr>
              <w:t>Data classification</w:t>
            </w:r>
          </w:p>
        </w:tc>
        <w:tc>
          <w:tcPr>
            <w:tcW w:w="0" w:type="auto"/>
            <w:shd w:val="clear" w:color="auto" w:fill="auto"/>
            <w:vAlign w:val="center"/>
          </w:tcPr>
          <w:p w14:paraId="1220A793" w14:textId="77777777" w:rsidR="00E06F0D" w:rsidRPr="006F0DBD" w:rsidRDefault="00E06F0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The applicable data classification and handling implications.</w:t>
            </w:r>
          </w:p>
        </w:tc>
      </w:tr>
      <w:tr w:rsidR="00E06F0D" w14:paraId="45ED2E6A" w14:textId="77777777" w:rsidTr="006F1EC8">
        <w:tc>
          <w:tcPr>
            <w:cnfStyle w:val="001000000000" w:firstRow="0" w:lastRow="0" w:firstColumn="1" w:lastColumn="0" w:oddVBand="0" w:evenVBand="0" w:oddHBand="0" w:evenHBand="0" w:firstRowFirstColumn="0" w:firstRowLastColumn="0" w:lastRowFirstColumn="0" w:lastRowLastColumn="0"/>
            <w:tcW w:w="0" w:type="auto"/>
            <w:vAlign w:val="center"/>
          </w:tcPr>
          <w:p w14:paraId="10DA1D72" w14:textId="77777777" w:rsidR="00E06F0D" w:rsidRPr="002E5B53" w:rsidRDefault="00E06F0D" w:rsidP="006F1EC8">
            <w:pPr>
              <w:rPr>
                <w:rFonts w:asciiTheme="minorHAnsi" w:hAnsiTheme="minorHAnsi" w:hint="eastAsia"/>
                <w:b w:val="0"/>
                <w:bCs/>
              </w:rPr>
            </w:pPr>
            <w:r w:rsidRPr="002E5B53">
              <w:rPr>
                <w:rFonts w:asciiTheme="minorHAnsi" w:hAnsiTheme="minorHAnsi"/>
                <w:b w:val="0"/>
                <w:bCs/>
              </w:rPr>
              <w:t>Security controls</w:t>
            </w:r>
          </w:p>
        </w:tc>
        <w:tc>
          <w:tcPr>
            <w:tcW w:w="0" w:type="auto"/>
            <w:vAlign w:val="center"/>
          </w:tcPr>
          <w:p w14:paraId="1AA84F0C" w14:textId="77777777" w:rsidR="00E06F0D" w:rsidRPr="006F0DBD" w:rsidRDefault="00E06F0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Identity, authentication, authorisation, connectivity, secret-management and boundary controls.</w:t>
            </w:r>
          </w:p>
        </w:tc>
      </w:tr>
      <w:tr w:rsidR="00E06F0D" w14:paraId="2F51EDD1" w14:textId="77777777" w:rsidTr="006F0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371A750C" w14:textId="77777777" w:rsidR="00E06F0D" w:rsidRPr="002E5B53" w:rsidRDefault="00E06F0D" w:rsidP="006F1EC8">
            <w:pPr>
              <w:rPr>
                <w:rFonts w:asciiTheme="minorHAnsi" w:hAnsiTheme="minorHAnsi" w:hint="eastAsia"/>
                <w:b w:val="0"/>
                <w:bCs/>
              </w:rPr>
            </w:pPr>
            <w:r w:rsidRPr="002E5B53">
              <w:rPr>
                <w:rFonts w:asciiTheme="minorHAnsi" w:hAnsiTheme="minorHAnsi"/>
                <w:b w:val="0"/>
                <w:bCs/>
              </w:rPr>
              <w:t>Operational controls</w:t>
            </w:r>
          </w:p>
        </w:tc>
        <w:tc>
          <w:tcPr>
            <w:tcW w:w="0" w:type="auto"/>
            <w:shd w:val="clear" w:color="auto" w:fill="auto"/>
            <w:vAlign w:val="center"/>
          </w:tcPr>
          <w:p w14:paraId="0D090D5A" w14:textId="77777777" w:rsidR="00E06F0D" w:rsidRPr="006F0DBD" w:rsidRDefault="00E06F0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Monitoring, alerting, reliability, recovery, retry, support ownership and runbook arrangements.</w:t>
            </w:r>
          </w:p>
        </w:tc>
      </w:tr>
      <w:tr w:rsidR="00E06F0D" w14:paraId="4CB0961B" w14:textId="77777777" w:rsidTr="006F1EC8">
        <w:tc>
          <w:tcPr>
            <w:cnfStyle w:val="001000000000" w:firstRow="0" w:lastRow="0" w:firstColumn="1" w:lastColumn="0" w:oddVBand="0" w:evenVBand="0" w:oddHBand="0" w:evenHBand="0" w:firstRowFirstColumn="0" w:firstRowLastColumn="0" w:lastRowFirstColumn="0" w:lastRowLastColumn="0"/>
            <w:tcW w:w="0" w:type="auto"/>
            <w:vAlign w:val="center"/>
          </w:tcPr>
          <w:p w14:paraId="751D46A3" w14:textId="77777777" w:rsidR="00E06F0D" w:rsidRPr="002E5B53" w:rsidRDefault="00E06F0D" w:rsidP="006F1EC8">
            <w:pPr>
              <w:rPr>
                <w:rFonts w:asciiTheme="minorHAnsi" w:hAnsiTheme="minorHAnsi" w:hint="eastAsia"/>
                <w:b w:val="0"/>
                <w:bCs/>
              </w:rPr>
            </w:pPr>
            <w:r w:rsidRPr="002E5B53">
              <w:rPr>
                <w:rFonts w:asciiTheme="minorHAnsi" w:hAnsiTheme="minorHAnsi"/>
                <w:b w:val="0"/>
                <w:bCs/>
              </w:rPr>
              <w:t>Mandatory guardrails</w:t>
            </w:r>
          </w:p>
        </w:tc>
        <w:tc>
          <w:tcPr>
            <w:tcW w:w="0" w:type="auto"/>
            <w:vAlign w:val="center"/>
          </w:tcPr>
          <w:p w14:paraId="7F2BC1A3" w14:textId="77777777" w:rsidR="00E06F0D" w:rsidRPr="006F0DBD" w:rsidRDefault="00E06F0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Evidence that the controls in Section 12.1 are satisfied.</w:t>
            </w:r>
          </w:p>
        </w:tc>
      </w:tr>
      <w:tr w:rsidR="00E06F0D" w14:paraId="4CBBD136" w14:textId="77777777" w:rsidTr="006F0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2D7B6872" w14:textId="77777777" w:rsidR="00E06F0D" w:rsidRPr="002E5B53" w:rsidRDefault="00E06F0D" w:rsidP="006F1EC8">
            <w:pPr>
              <w:rPr>
                <w:rFonts w:asciiTheme="minorHAnsi" w:hAnsiTheme="minorHAnsi" w:hint="eastAsia"/>
                <w:b w:val="0"/>
                <w:bCs/>
              </w:rPr>
            </w:pPr>
            <w:r w:rsidRPr="002E5B53">
              <w:rPr>
                <w:rFonts w:asciiTheme="minorHAnsi" w:hAnsiTheme="minorHAnsi"/>
                <w:b w:val="0"/>
                <w:bCs/>
              </w:rPr>
              <w:t>Exception status</w:t>
            </w:r>
          </w:p>
        </w:tc>
        <w:tc>
          <w:tcPr>
            <w:tcW w:w="0" w:type="auto"/>
            <w:shd w:val="clear" w:color="auto" w:fill="auto"/>
            <w:vAlign w:val="center"/>
          </w:tcPr>
          <w:p w14:paraId="7262A0B2" w14:textId="77777777" w:rsidR="00E06F0D" w:rsidRPr="006F0DBD" w:rsidRDefault="00E06F0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The exception reference, owner, approval and expiry date where applicable.</w:t>
            </w:r>
          </w:p>
        </w:tc>
      </w:tr>
    </w:tbl>
    <w:p w14:paraId="591FD258" w14:textId="77777777" w:rsidR="00DB1FD1" w:rsidRDefault="00DB1FD1" w:rsidP="00E06F0D"/>
    <w:p w14:paraId="5C55EAE5" w14:textId="6C324014" w:rsidR="00E06F0D" w:rsidRDefault="00E06F0D" w:rsidP="00E06F0D">
      <w:r>
        <w:t>A design must not record only a technology choice such as “Logic Apps,” “Service Bus” or “Functions.” The selected technology must be linked to an approved profile and one or more Detailed Integration Patterns.</w:t>
      </w:r>
      <w:r w:rsidR="009D322B">
        <w:br/>
      </w:r>
    </w:p>
    <w:p w14:paraId="67212AB5" w14:textId="77777777" w:rsidR="00E06F0D" w:rsidRPr="00AF67DE" w:rsidRDefault="00E06F0D" w:rsidP="006F0DBD">
      <w:pPr>
        <w:rPr>
          <w:b/>
          <w:bCs w:val="0"/>
          <w:szCs w:val="20"/>
        </w:rPr>
      </w:pPr>
      <w:r w:rsidRPr="00AF67DE">
        <w:rPr>
          <w:b/>
          <w:bCs w:val="0"/>
          <w:szCs w:val="20"/>
        </w:rPr>
        <w:t>Selection example</w:t>
      </w:r>
    </w:p>
    <w:p w14:paraId="75FD1B7E" w14:textId="77777777" w:rsidR="006F0DBD" w:rsidRDefault="00E06F0D" w:rsidP="0045770F">
      <w:pPr>
        <w:pStyle w:val="ListParagraph"/>
        <w:numPr>
          <w:ilvl w:val="0"/>
          <w:numId w:val="33"/>
        </w:numPr>
      </w:pPr>
      <w:r w:rsidRPr="00AF67DE">
        <w:rPr>
          <w:bCs w:val="0"/>
        </w:rPr>
        <w:t>Business requirement</w:t>
      </w:r>
      <w:r w:rsidRPr="006F0DBD">
        <w:rPr>
          <w:b/>
        </w:rPr>
        <w:t>:</w:t>
      </w:r>
      <w:r>
        <w:t xml:space="preserve"> A third-party payment provider must notify Chaucer when a settlement event occurs.</w:t>
      </w:r>
    </w:p>
    <w:p w14:paraId="69460A49" w14:textId="77777777" w:rsidR="006F0DBD" w:rsidRDefault="00E06F0D" w:rsidP="0045770F">
      <w:pPr>
        <w:pStyle w:val="ListParagraph"/>
        <w:numPr>
          <w:ilvl w:val="0"/>
          <w:numId w:val="33"/>
        </w:numPr>
      </w:pPr>
      <w:r w:rsidRPr="00AF67DE">
        <w:rPr>
          <w:bCs w:val="0"/>
        </w:rPr>
        <w:t>Enterprise Integration Profile:</w:t>
      </w:r>
      <w:r>
        <w:t xml:space="preserve"> SIF-P11 Third-Party Webhook Ingress.</w:t>
      </w:r>
    </w:p>
    <w:p w14:paraId="4EFD2455" w14:textId="77777777" w:rsidR="006F0DBD" w:rsidRDefault="00E06F0D" w:rsidP="0045770F">
      <w:pPr>
        <w:pStyle w:val="ListParagraph"/>
        <w:numPr>
          <w:ilvl w:val="0"/>
          <w:numId w:val="33"/>
        </w:numPr>
      </w:pPr>
      <w:r w:rsidRPr="00AF67DE">
        <w:rPr>
          <w:bCs w:val="0"/>
        </w:rPr>
        <w:t>Detailed Integration Pattern:</w:t>
      </w:r>
      <w:r>
        <w:t xml:space="preserve"> SFINT12 Inbound Webhook Ingestion.</w:t>
      </w:r>
    </w:p>
    <w:p w14:paraId="6F627E66" w14:textId="77777777" w:rsidR="006F0DBD" w:rsidRDefault="00E06F0D" w:rsidP="0045770F">
      <w:pPr>
        <w:pStyle w:val="ListParagraph"/>
        <w:numPr>
          <w:ilvl w:val="0"/>
          <w:numId w:val="33"/>
        </w:numPr>
      </w:pPr>
      <w:r w:rsidRPr="00AF67DE">
        <w:rPr>
          <w:bCs w:val="0"/>
        </w:rPr>
        <w:t>Boundary:</w:t>
      </w:r>
      <w:r>
        <w:t xml:space="preserve"> Third party to Chaucer.</w:t>
      </w:r>
    </w:p>
    <w:p w14:paraId="08D2F7BF" w14:textId="77777777" w:rsidR="006F0DBD" w:rsidRDefault="00E06F0D" w:rsidP="0045770F">
      <w:pPr>
        <w:pStyle w:val="ListParagraph"/>
        <w:numPr>
          <w:ilvl w:val="0"/>
          <w:numId w:val="33"/>
        </w:numPr>
      </w:pPr>
      <w:r w:rsidRPr="00AF67DE">
        <w:rPr>
          <w:bCs w:val="0"/>
        </w:rPr>
        <w:t>Primary capabilities:</w:t>
      </w:r>
      <w:r>
        <w:t xml:space="preserve"> Approved network edge, API Management, Service Bus and Function.</w:t>
      </w:r>
    </w:p>
    <w:p w14:paraId="1E93424D" w14:textId="77777777" w:rsidR="006F0DBD" w:rsidRDefault="00E06F0D" w:rsidP="0045770F">
      <w:pPr>
        <w:pStyle w:val="ListParagraph"/>
        <w:numPr>
          <w:ilvl w:val="0"/>
          <w:numId w:val="33"/>
        </w:numPr>
      </w:pPr>
      <w:r w:rsidRPr="00AF67DE">
        <w:rPr>
          <w:bCs w:val="0"/>
        </w:rPr>
        <w:t>Governance classification:</w:t>
      </w:r>
      <w:r>
        <w:t xml:space="preserve"> Standard with boundary controls.</w:t>
      </w:r>
    </w:p>
    <w:p w14:paraId="7009D421" w14:textId="3738199B" w:rsidR="00DE41AC" w:rsidRDefault="00E06F0D" w:rsidP="00DB1FD1">
      <w:pPr>
        <w:pStyle w:val="ListParagraph"/>
        <w:numPr>
          <w:ilvl w:val="0"/>
          <w:numId w:val="0"/>
        </w:numPr>
        <w:ind w:left="720"/>
      </w:pPr>
      <w:r w:rsidRPr="00AF67DE">
        <w:rPr>
          <w:bCs w:val="0"/>
        </w:rPr>
        <w:t>Required evidence:</w:t>
      </w:r>
      <w:r>
        <w:t xml:space="preserve"> Authentication, payload validation, replay protection, rate limiting, private downstream processing, monitoring, support ownership and public-exposure approval.</w:t>
      </w:r>
    </w:p>
    <w:p w14:paraId="01AE4196" w14:textId="77777777" w:rsidR="008A4025" w:rsidRDefault="008A4025" w:rsidP="00DB1FD1">
      <w:pPr>
        <w:pStyle w:val="ListParagraph"/>
        <w:numPr>
          <w:ilvl w:val="0"/>
          <w:numId w:val="0"/>
        </w:numPr>
        <w:ind w:left="720"/>
        <w:rPr>
          <w:b/>
          <w:szCs w:val="20"/>
        </w:rPr>
      </w:pPr>
    </w:p>
    <w:p w14:paraId="3390FD8C" w14:textId="3C9867D5" w:rsidR="00E06F0D" w:rsidRPr="00AF67DE" w:rsidRDefault="00E06F0D" w:rsidP="006F0DBD">
      <w:pPr>
        <w:rPr>
          <w:b/>
          <w:bCs w:val="0"/>
          <w:szCs w:val="20"/>
        </w:rPr>
      </w:pPr>
      <w:r w:rsidRPr="00AF67DE">
        <w:rPr>
          <w:b/>
          <w:bCs w:val="0"/>
          <w:szCs w:val="20"/>
        </w:rPr>
        <w:t>Composite-pattern example</w:t>
      </w:r>
    </w:p>
    <w:p w14:paraId="5CF24028" w14:textId="77777777" w:rsidR="006F0DBD" w:rsidRPr="00AF67DE" w:rsidRDefault="00E06F0D" w:rsidP="0045770F">
      <w:pPr>
        <w:pStyle w:val="ListParagraph"/>
        <w:numPr>
          <w:ilvl w:val="0"/>
          <w:numId w:val="34"/>
        </w:numPr>
        <w:rPr>
          <w:bCs w:val="0"/>
        </w:rPr>
      </w:pPr>
      <w:r w:rsidRPr="00AF67DE">
        <w:rPr>
          <w:bCs w:val="0"/>
        </w:rPr>
        <w:t>Business requirement: A delegated-authority bordereau is received as a file, translated to Chaucer’s internal model, validated across several systems and delivered reliably to the policy system.</w:t>
      </w:r>
    </w:p>
    <w:p w14:paraId="37AD5026" w14:textId="77777777" w:rsidR="006F0DBD" w:rsidRPr="00AF67DE" w:rsidRDefault="00E06F0D" w:rsidP="0045770F">
      <w:pPr>
        <w:pStyle w:val="ListParagraph"/>
        <w:numPr>
          <w:ilvl w:val="0"/>
          <w:numId w:val="34"/>
        </w:numPr>
        <w:rPr>
          <w:bCs w:val="0"/>
        </w:rPr>
      </w:pPr>
      <w:r w:rsidRPr="00AF67DE">
        <w:rPr>
          <w:bCs w:val="0"/>
        </w:rPr>
        <w:t>Enterprise Integration Profiles: SIF-P12 Managed File Exchange, SIF-P14 Specialist Mediation and Transformation, SIF-P09 Workflow Orchestration and SIF-P05 Reliable Queue Messaging.</w:t>
      </w:r>
    </w:p>
    <w:p w14:paraId="5C5BA69E" w14:textId="3FDF9092" w:rsidR="00E06F0D" w:rsidRPr="00AF67DE" w:rsidRDefault="00E06F0D" w:rsidP="0045770F">
      <w:pPr>
        <w:pStyle w:val="ListParagraph"/>
        <w:numPr>
          <w:ilvl w:val="0"/>
          <w:numId w:val="34"/>
        </w:numPr>
        <w:rPr>
          <w:bCs w:val="0"/>
        </w:rPr>
      </w:pPr>
      <w:r w:rsidRPr="00AF67DE">
        <w:rPr>
          <w:bCs w:val="0"/>
        </w:rPr>
        <w:t>Detailed Integration Patterns: SFINT19 Event-Driven File Ingestion, SFINT21 Canonical Data Model and Message Translator, SFINT15 Stateful Process Orchestration and SFINT08 Reliable Messaging.</w:t>
      </w:r>
      <w:r w:rsidR="009D322B">
        <w:br/>
      </w:r>
    </w:p>
    <w:p w14:paraId="72753E43" w14:textId="04DA1E35" w:rsidR="00E06F0D" w:rsidRDefault="00E06F0D" w:rsidP="00E06F0D">
      <w:r>
        <w:t>Where several profiles or patterns are combined, each profile and pattern must be listed separately. Combining patterns does not create a new pattern identifier.</w:t>
      </w:r>
    </w:p>
    <w:p w14:paraId="589C41C2" w14:textId="77777777" w:rsidR="00AF67DE" w:rsidRDefault="00AF67DE" w:rsidP="00AF67DE">
      <w:pPr>
        <w:rPr>
          <w:szCs w:val="20"/>
        </w:rPr>
      </w:pPr>
    </w:p>
    <w:p w14:paraId="58C7C647" w14:textId="7DA3B236" w:rsidR="00FE4F0E" w:rsidRPr="006F0DBD" w:rsidDel="00D34C06" w:rsidRDefault="0041138D" w:rsidP="00FE4007">
      <w:pPr>
        <w:pStyle w:val="Heading3"/>
        <w:rPr>
          <w:rFonts w:cs="Times New Roman"/>
          <w:color w:val="132040" w:themeColor="accent1" w:themeShade="BF"/>
          <w:sz w:val="24"/>
          <w:szCs w:val="26"/>
        </w:rPr>
      </w:pPr>
      <w:r w:rsidRPr="00DB1FD1">
        <w:rPr>
          <w:rFonts w:cs="Times New Roman"/>
          <w:color w:val="132040" w:themeColor="accent1" w:themeShade="BF"/>
          <w:sz w:val="24"/>
          <w:szCs w:val="26"/>
        </w:rPr>
        <w:t>Pattern Grouping by Integration Boundary</w:t>
      </w:r>
    </w:p>
    <w:p w14:paraId="45621C26" w14:textId="3F416315" w:rsidR="0041138D" w:rsidRPr="00AF67DE" w:rsidRDefault="0041138D" w:rsidP="0041138D">
      <w:pPr>
        <w:rPr>
          <w:rFonts w:eastAsia="Times New Roman" w:cs="Times New Roman"/>
          <w:color w:val="132040" w:themeColor="accent1" w:themeShade="BF"/>
          <w:szCs w:val="20"/>
        </w:rPr>
      </w:pPr>
      <w:r w:rsidRPr="00AF67DE">
        <w:rPr>
          <w:rFonts w:eastAsia="Times New Roman" w:cs="Times New Roman"/>
          <w:color w:val="132040" w:themeColor="accent1" w:themeShade="BF"/>
          <w:szCs w:val="20"/>
        </w:rPr>
        <w:t xml:space="preserve">Internal Chaucer Integration </w:t>
      </w:r>
      <w:r w:rsidR="00BB1343">
        <w:rPr>
          <w:rFonts w:eastAsia="Times New Roman" w:cs="Times New Roman"/>
          <w:color w:val="132040" w:themeColor="accent1" w:themeShade="BF"/>
          <w:szCs w:val="20"/>
        </w:rPr>
        <w:t>Profiles</w:t>
      </w:r>
      <w:r w:rsidR="009D322B">
        <w:rPr>
          <w:rFonts w:eastAsia="Times New Roman" w:cs="Times New Roman"/>
          <w:color w:val="132040" w:themeColor="accent1" w:themeShade="BF"/>
          <w:szCs w:val="20"/>
        </w:rPr>
        <w:br/>
      </w:r>
    </w:p>
    <w:tbl>
      <w:tblPr>
        <w:tblStyle w:val="GridTable4-Accent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8"/>
        <w:gridCol w:w="2127"/>
        <w:gridCol w:w="3464"/>
        <w:gridCol w:w="2517"/>
      </w:tblGrid>
      <w:tr w:rsidR="0064620B" w14:paraId="374EBE93" w14:textId="77777777" w:rsidTr="007A2B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6B3085DB" w14:textId="77777777" w:rsidR="0064620B" w:rsidRDefault="0064620B" w:rsidP="006F1EC8">
            <w:pPr>
              <w:rPr>
                <w:rFonts w:hint="eastAsia"/>
              </w:rPr>
            </w:pPr>
            <w:r>
              <w:t>Profile ID</w:t>
            </w:r>
          </w:p>
        </w:tc>
        <w:tc>
          <w:tcPr>
            <w:tcW w:w="0" w:type="auto"/>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3F8C089C" w14:textId="77777777" w:rsidR="0064620B" w:rsidRDefault="0064620B" w:rsidP="006F1EC8">
            <w:pPr>
              <w:cnfStyle w:val="100000000000" w:firstRow="1" w:lastRow="0" w:firstColumn="0" w:lastColumn="0" w:oddVBand="0" w:evenVBand="0" w:oddHBand="0" w:evenHBand="0" w:firstRowFirstColumn="0" w:firstRowLastColumn="0" w:lastRowFirstColumn="0" w:lastRowLastColumn="0"/>
              <w:rPr>
                <w:rFonts w:hint="eastAsia"/>
              </w:rPr>
            </w:pPr>
            <w:r>
              <w:t>Enterprise Integration Profile</w:t>
            </w:r>
          </w:p>
        </w:tc>
        <w:tc>
          <w:tcPr>
            <w:tcW w:w="0" w:type="auto"/>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7A3331CB" w14:textId="77777777" w:rsidR="0064620B" w:rsidRDefault="0064620B" w:rsidP="006F1EC8">
            <w:pPr>
              <w:cnfStyle w:val="100000000000" w:firstRow="1" w:lastRow="0" w:firstColumn="0" w:lastColumn="0" w:oddVBand="0" w:evenVBand="0" w:oddHBand="0" w:evenHBand="0" w:firstRowFirstColumn="0" w:firstRowLastColumn="0" w:lastRowFirstColumn="0" w:lastRowLastColumn="0"/>
              <w:rPr>
                <w:rFonts w:hint="eastAsia"/>
              </w:rPr>
            </w:pPr>
            <w:r>
              <w:t>Typical use</w:t>
            </w:r>
          </w:p>
        </w:tc>
        <w:tc>
          <w:tcPr>
            <w:tcW w:w="0" w:type="auto"/>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190A32E2" w14:textId="77777777" w:rsidR="0064620B" w:rsidRDefault="0064620B" w:rsidP="006F1EC8">
            <w:pPr>
              <w:cnfStyle w:val="100000000000" w:firstRow="1" w:lastRow="0" w:firstColumn="0" w:lastColumn="0" w:oddVBand="0" w:evenVBand="0" w:oddHBand="0" w:evenHBand="0" w:firstRowFirstColumn="0" w:firstRowLastColumn="0" w:lastRowFirstColumn="0" w:lastRowLastColumn="0"/>
              <w:rPr>
                <w:rFonts w:hint="eastAsia"/>
              </w:rPr>
            </w:pPr>
            <w:r>
              <w:t>Governance treatment</w:t>
            </w:r>
          </w:p>
        </w:tc>
      </w:tr>
      <w:tr w:rsidR="0064620B" w14:paraId="4592C15A" w14:textId="77777777" w:rsidTr="006F0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000000" w:themeColor="text1"/>
            </w:tcBorders>
            <w:shd w:val="clear" w:color="auto" w:fill="auto"/>
            <w:vAlign w:val="center"/>
          </w:tcPr>
          <w:p w14:paraId="62F1E943" w14:textId="77777777" w:rsidR="0064620B" w:rsidRPr="002E5B53" w:rsidRDefault="0064620B" w:rsidP="006F1EC8">
            <w:pPr>
              <w:rPr>
                <w:rFonts w:hint="eastAsia"/>
                <w:b w:val="0"/>
                <w:bCs/>
              </w:rPr>
            </w:pPr>
            <w:r w:rsidRPr="002E5B53">
              <w:rPr>
                <w:b w:val="0"/>
                <w:bCs/>
              </w:rPr>
              <w:t>SIF-P01</w:t>
            </w:r>
          </w:p>
        </w:tc>
        <w:tc>
          <w:tcPr>
            <w:tcW w:w="0" w:type="auto"/>
            <w:tcBorders>
              <w:top w:val="single" w:sz="4" w:space="0" w:color="000000" w:themeColor="text1"/>
            </w:tcBorders>
            <w:shd w:val="clear" w:color="auto" w:fill="auto"/>
            <w:vAlign w:val="center"/>
          </w:tcPr>
          <w:p w14:paraId="758EA3B3" w14:textId="77777777" w:rsidR="0064620B" w:rsidRDefault="0064620B" w:rsidP="006F1EC8">
            <w:pPr>
              <w:cnfStyle w:val="000000100000" w:firstRow="0" w:lastRow="0" w:firstColumn="0" w:lastColumn="0" w:oddVBand="0" w:evenVBand="0" w:oddHBand="1" w:evenHBand="0" w:firstRowFirstColumn="0" w:firstRowLastColumn="0" w:lastRowFirstColumn="0" w:lastRowLastColumn="0"/>
              <w:rPr>
                <w:rFonts w:hint="eastAsia"/>
              </w:rPr>
            </w:pPr>
            <w:r>
              <w:t>Internal REST API</w:t>
            </w:r>
          </w:p>
        </w:tc>
        <w:tc>
          <w:tcPr>
            <w:tcW w:w="0" w:type="auto"/>
            <w:tcBorders>
              <w:top w:val="single" w:sz="4" w:space="0" w:color="000000" w:themeColor="text1"/>
            </w:tcBorders>
            <w:shd w:val="clear" w:color="auto" w:fill="auto"/>
            <w:vAlign w:val="center"/>
          </w:tcPr>
          <w:p w14:paraId="7C2B0D99" w14:textId="77777777" w:rsidR="0064620B" w:rsidRDefault="0064620B" w:rsidP="006F1EC8">
            <w:pPr>
              <w:cnfStyle w:val="000000100000" w:firstRow="0" w:lastRow="0" w:firstColumn="0" w:lastColumn="0" w:oddVBand="0" w:evenVBand="0" w:oddHBand="1" w:evenHBand="0" w:firstRowFirstColumn="0" w:firstRowLastColumn="0" w:lastRowFirstColumn="0" w:lastRowLastColumn="0"/>
              <w:rPr>
                <w:rFonts w:hint="eastAsia"/>
              </w:rPr>
            </w:pPr>
            <w:r>
              <w:t>Synchronous application-to-application retrieval or update of a governed business capability.</w:t>
            </w:r>
          </w:p>
        </w:tc>
        <w:tc>
          <w:tcPr>
            <w:tcW w:w="0" w:type="auto"/>
            <w:tcBorders>
              <w:top w:val="single" w:sz="4" w:space="0" w:color="000000" w:themeColor="text1"/>
            </w:tcBorders>
            <w:shd w:val="clear" w:color="auto" w:fill="auto"/>
            <w:vAlign w:val="center"/>
          </w:tcPr>
          <w:p w14:paraId="1AB5A54A" w14:textId="77777777" w:rsidR="0064620B" w:rsidRDefault="0064620B" w:rsidP="006F1EC8">
            <w:pPr>
              <w:cnfStyle w:val="000000100000" w:firstRow="0" w:lastRow="0" w:firstColumn="0" w:lastColumn="0" w:oddVBand="0" w:evenVBand="0" w:oddHBand="1" w:evenHBand="0" w:firstRowFirstColumn="0" w:firstRowLastColumn="0" w:lastRowFirstColumn="0" w:lastRowLastColumn="0"/>
              <w:rPr>
                <w:rFonts w:hint="eastAsia"/>
              </w:rPr>
            </w:pPr>
            <w:r>
              <w:t>Standard</w:t>
            </w:r>
          </w:p>
        </w:tc>
      </w:tr>
      <w:tr w:rsidR="0064620B" w14:paraId="5C47E1B1" w14:textId="77777777" w:rsidTr="0064620B">
        <w:tc>
          <w:tcPr>
            <w:cnfStyle w:val="001000000000" w:firstRow="0" w:lastRow="0" w:firstColumn="1" w:lastColumn="0" w:oddVBand="0" w:evenVBand="0" w:oddHBand="0" w:evenHBand="0" w:firstRowFirstColumn="0" w:firstRowLastColumn="0" w:lastRowFirstColumn="0" w:lastRowLastColumn="0"/>
            <w:tcW w:w="0" w:type="auto"/>
            <w:vAlign w:val="center"/>
          </w:tcPr>
          <w:p w14:paraId="2A107FC0" w14:textId="77777777" w:rsidR="0064620B" w:rsidRPr="002E5B53" w:rsidRDefault="0064620B" w:rsidP="006F1EC8">
            <w:pPr>
              <w:rPr>
                <w:rFonts w:hint="eastAsia"/>
                <w:b w:val="0"/>
                <w:bCs/>
              </w:rPr>
            </w:pPr>
            <w:r w:rsidRPr="002E5B53">
              <w:rPr>
                <w:b w:val="0"/>
                <w:bCs/>
              </w:rPr>
              <w:t>SIF-P04</w:t>
            </w:r>
          </w:p>
        </w:tc>
        <w:tc>
          <w:tcPr>
            <w:tcW w:w="0" w:type="auto"/>
            <w:vAlign w:val="center"/>
          </w:tcPr>
          <w:p w14:paraId="5601AB5C" w14:textId="77777777" w:rsidR="0064620B" w:rsidRDefault="0064620B" w:rsidP="006F1EC8">
            <w:pPr>
              <w:cnfStyle w:val="000000000000" w:firstRow="0" w:lastRow="0" w:firstColumn="0" w:lastColumn="0" w:oddVBand="0" w:evenVBand="0" w:oddHBand="0" w:evenHBand="0" w:firstRowFirstColumn="0" w:firstRowLastColumn="0" w:lastRowFirstColumn="0" w:lastRowLastColumn="0"/>
              <w:rPr>
                <w:rFonts w:hint="eastAsia"/>
              </w:rPr>
            </w:pPr>
            <w:r>
              <w:t>API Facade and Mediation</w:t>
            </w:r>
          </w:p>
        </w:tc>
        <w:tc>
          <w:tcPr>
            <w:tcW w:w="0" w:type="auto"/>
            <w:vAlign w:val="center"/>
          </w:tcPr>
          <w:p w14:paraId="1917D49F" w14:textId="77777777" w:rsidR="0064620B" w:rsidRDefault="0064620B" w:rsidP="006F1EC8">
            <w:pPr>
              <w:cnfStyle w:val="000000000000" w:firstRow="0" w:lastRow="0" w:firstColumn="0" w:lastColumn="0" w:oddVBand="0" w:evenVBand="0" w:oddHBand="0" w:evenHBand="0" w:firstRowFirstColumn="0" w:firstRowLastColumn="0" w:lastRowFirstColumn="0" w:lastRowLastColumn="0"/>
              <w:rPr>
                <w:rFonts w:hint="eastAsia"/>
              </w:rPr>
            </w:pPr>
            <w:r>
              <w:t>Shield consumers from backend implementation, protocol or system complexity.</w:t>
            </w:r>
          </w:p>
        </w:tc>
        <w:tc>
          <w:tcPr>
            <w:tcW w:w="0" w:type="auto"/>
            <w:vAlign w:val="center"/>
          </w:tcPr>
          <w:p w14:paraId="42449654" w14:textId="77777777" w:rsidR="0064620B" w:rsidRDefault="0064620B" w:rsidP="006F1EC8">
            <w:pPr>
              <w:cnfStyle w:val="000000000000" w:firstRow="0" w:lastRow="0" w:firstColumn="0" w:lastColumn="0" w:oddVBand="0" w:evenVBand="0" w:oddHBand="0" w:evenHBand="0" w:firstRowFirstColumn="0" w:firstRowLastColumn="0" w:lastRowFirstColumn="0" w:lastRowLastColumn="0"/>
              <w:rPr>
                <w:rFonts w:hint="eastAsia"/>
              </w:rPr>
            </w:pPr>
            <w:r>
              <w:t>Standard</w:t>
            </w:r>
          </w:p>
        </w:tc>
      </w:tr>
      <w:tr w:rsidR="0064620B" w14:paraId="7056480F" w14:textId="77777777" w:rsidTr="006F0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4CAA2096" w14:textId="77777777" w:rsidR="0064620B" w:rsidRPr="002E5B53" w:rsidRDefault="0064620B" w:rsidP="006F1EC8">
            <w:pPr>
              <w:rPr>
                <w:rFonts w:hint="eastAsia"/>
                <w:b w:val="0"/>
                <w:bCs/>
              </w:rPr>
            </w:pPr>
            <w:r w:rsidRPr="002E5B53">
              <w:rPr>
                <w:b w:val="0"/>
                <w:bCs/>
              </w:rPr>
              <w:t>SIF-P05</w:t>
            </w:r>
          </w:p>
        </w:tc>
        <w:tc>
          <w:tcPr>
            <w:tcW w:w="0" w:type="auto"/>
            <w:shd w:val="clear" w:color="auto" w:fill="auto"/>
            <w:vAlign w:val="center"/>
          </w:tcPr>
          <w:p w14:paraId="35B0F9CD" w14:textId="77777777" w:rsidR="0064620B" w:rsidRDefault="0064620B" w:rsidP="006F1EC8">
            <w:pPr>
              <w:cnfStyle w:val="000000100000" w:firstRow="0" w:lastRow="0" w:firstColumn="0" w:lastColumn="0" w:oddVBand="0" w:evenVBand="0" w:oddHBand="1" w:evenHBand="0" w:firstRowFirstColumn="0" w:firstRowLastColumn="0" w:lastRowFirstColumn="0" w:lastRowLastColumn="0"/>
              <w:rPr>
                <w:rFonts w:hint="eastAsia"/>
              </w:rPr>
            </w:pPr>
            <w:r>
              <w:t>Reliable Queue Messaging</w:t>
            </w:r>
          </w:p>
        </w:tc>
        <w:tc>
          <w:tcPr>
            <w:tcW w:w="0" w:type="auto"/>
            <w:shd w:val="clear" w:color="auto" w:fill="auto"/>
            <w:vAlign w:val="center"/>
          </w:tcPr>
          <w:p w14:paraId="616C091C" w14:textId="77777777" w:rsidR="0064620B" w:rsidRDefault="0064620B" w:rsidP="006F1EC8">
            <w:pPr>
              <w:cnfStyle w:val="000000100000" w:firstRow="0" w:lastRow="0" w:firstColumn="0" w:lastColumn="0" w:oddVBand="0" w:evenVBand="0" w:oddHBand="1" w:evenHBand="0" w:firstRowFirstColumn="0" w:firstRowLastColumn="0" w:lastRowFirstColumn="0" w:lastRowLastColumn="0"/>
              <w:rPr>
                <w:rFonts w:hint="eastAsia"/>
              </w:rPr>
            </w:pPr>
            <w:r>
              <w:t>Decouple producers and consumers and provide retry, load levelling and dead-letter handling.</w:t>
            </w:r>
          </w:p>
        </w:tc>
        <w:tc>
          <w:tcPr>
            <w:tcW w:w="0" w:type="auto"/>
            <w:shd w:val="clear" w:color="auto" w:fill="auto"/>
            <w:vAlign w:val="center"/>
          </w:tcPr>
          <w:p w14:paraId="08A656A2" w14:textId="77777777" w:rsidR="0064620B" w:rsidRDefault="0064620B" w:rsidP="006F1EC8">
            <w:pPr>
              <w:cnfStyle w:val="000000100000" w:firstRow="0" w:lastRow="0" w:firstColumn="0" w:lastColumn="0" w:oddVBand="0" w:evenVBand="0" w:oddHBand="1" w:evenHBand="0" w:firstRowFirstColumn="0" w:firstRowLastColumn="0" w:lastRowFirstColumn="0" w:lastRowLastColumn="0"/>
              <w:rPr>
                <w:rFonts w:hint="eastAsia"/>
              </w:rPr>
            </w:pPr>
            <w:r>
              <w:t>Standard</w:t>
            </w:r>
          </w:p>
        </w:tc>
      </w:tr>
      <w:tr w:rsidR="0064620B" w14:paraId="2F86AD33" w14:textId="77777777" w:rsidTr="0064620B">
        <w:tc>
          <w:tcPr>
            <w:cnfStyle w:val="001000000000" w:firstRow="0" w:lastRow="0" w:firstColumn="1" w:lastColumn="0" w:oddVBand="0" w:evenVBand="0" w:oddHBand="0" w:evenHBand="0" w:firstRowFirstColumn="0" w:firstRowLastColumn="0" w:lastRowFirstColumn="0" w:lastRowLastColumn="0"/>
            <w:tcW w:w="0" w:type="auto"/>
            <w:vAlign w:val="center"/>
          </w:tcPr>
          <w:p w14:paraId="39176508" w14:textId="77777777" w:rsidR="0064620B" w:rsidRPr="002E5B53" w:rsidRDefault="0064620B" w:rsidP="006F1EC8">
            <w:pPr>
              <w:rPr>
                <w:rFonts w:hint="eastAsia"/>
                <w:b w:val="0"/>
                <w:bCs/>
              </w:rPr>
            </w:pPr>
            <w:r w:rsidRPr="002E5B53">
              <w:rPr>
                <w:b w:val="0"/>
                <w:bCs/>
              </w:rPr>
              <w:t>SIF-P06</w:t>
            </w:r>
          </w:p>
        </w:tc>
        <w:tc>
          <w:tcPr>
            <w:tcW w:w="0" w:type="auto"/>
            <w:vAlign w:val="center"/>
          </w:tcPr>
          <w:p w14:paraId="518BA7DE" w14:textId="77777777" w:rsidR="0064620B" w:rsidRDefault="0064620B" w:rsidP="006F1EC8">
            <w:pPr>
              <w:cnfStyle w:val="000000000000" w:firstRow="0" w:lastRow="0" w:firstColumn="0" w:lastColumn="0" w:oddVBand="0" w:evenVBand="0" w:oddHBand="0" w:evenHBand="0" w:firstRowFirstColumn="0" w:firstRowLastColumn="0" w:lastRowFirstColumn="0" w:lastRowLastColumn="0"/>
              <w:rPr>
                <w:rFonts w:hint="eastAsia"/>
              </w:rPr>
            </w:pPr>
            <w:r>
              <w:t>Publish and Subscribe Messaging</w:t>
            </w:r>
          </w:p>
        </w:tc>
        <w:tc>
          <w:tcPr>
            <w:tcW w:w="0" w:type="auto"/>
            <w:vAlign w:val="center"/>
          </w:tcPr>
          <w:p w14:paraId="75B3BFD2" w14:textId="77777777" w:rsidR="0064620B" w:rsidRDefault="0064620B" w:rsidP="006F1EC8">
            <w:pPr>
              <w:cnfStyle w:val="000000000000" w:firstRow="0" w:lastRow="0" w:firstColumn="0" w:lastColumn="0" w:oddVBand="0" w:evenVBand="0" w:oddHBand="0" w:evenHBand="0" w:firstRowFirstColumn="0" w:firstRowLastColumn="0" w:lastRowFirstColumn="0" w:lastRowLastColumn="0"/>
              <w:rPr>
                <w:rFonts w:hint="eastAsia"/>
              </w:rPr>
            </w:pPr>
            <w:r>
              <w:t>Distribute durable business messages to multiple independent consumers.</w:t>
            </w:r>
          </w:p>
        </w:tc>
        <w:tc>
          <w:tcPr>
            <w:tcW w:w="0" w:type="auto"/>
            <w:vAlign w:val="center"/>
          </w:tcPr>
          <w:p w14:paraId="0BD2C2C5" w14:textId="77777777" w:rsidR="0064620B" w:rsidRDefault="0064620B" w:rsidP="006F1EC8">
            <w:pPr>
              <w:cnfStyle w:val="000000000000" w:firstRow="0" w:lastRow="0" w:firstColumn="0" w:lastColumn="0" w:oddVBand="0" w:evenVBand="0" w:oddHBand="0" w:evenHBand="0" w:firstRowFirstColumn="0" w:firstRowLastColumn="0" w:lastRowFirstColumn="0" w:lastRowLastColumn="0"/>
              <w:rPr>
                <w:rFonts w:hint="eastAsia"/>
              </w:rPr>
            </w:pPr>
            <w:r>
              <w:t>Standard</w:t>
            </w:r>
          </w:p>
        </w:tc>
      </w:tr>
      <w:tr w:rsidR="0064620B" w14:paraId="35DD677D" w14:textId="77777777" w:rsidTr="006F0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5CAF48C1" w14:textId="77777777" w:rsidR="0064620B" w:rsidRPr="002E5B53" w:rsidRDefault="0064620B" w:rsidP="006F1EC8">
            <w:pPr>
              <w:rPr>
                <w:rFonts w:hint="eastAsia"/>
                <w:b w:val="0"/>
                <w:bCs/>
              </w:rPr>
            </w:pPr>
            <w:r w:rsidRPr="002E5B53">
              <w:rPr>
                <w:b w:val="0"/>
                <w:bCs/>
              </w:rPr>
              <w:t>SIF-P07</w:t>
            </w:r>
          </w:p>
        </w:tc>
        <w:tc>
          <w:tcPr>
            <w:tcW w:w="0" w:type="auto"/>
            <w:shd w:val="clear" w:color="auto" w:fill="auto"/>
            <w:vAlign w:val="center"/>
          </w:tcPr>
          <w:p w14:paraId="4B86FC0A" w14:textId="77777777" w:rsidR="0064620B" w:rsidRDefault="0064620B" w:rsidP="006F1EC8">
            <w:pPr>
              <w:cnfStyle w:val="000000100000" w:firstRow="0" w:lastRow="0" w:firstColumn="0" w:lastColumn="0" w:oddVBand="0" w:evenVBand="0" w:oddHBand="1" w:evenHBand="0" w:firstRowFirstColumn="0" w:firstRowLastColumn="0" w:lastRowFirstColumn="0" w:lastRowLastColumn="0"/>
              <w:rPr>
                <w:rFonts w:hint="eastAsia"/>
              </w:rPr>
            </w:pPr>
            <w:r>
              <w:t>Event Notification</w:t>
            </w:r>
          </w:p>
        </w:tc>
        <w:tc>
          <w:tcPr>
            <w:tcW w:w="0" w:type="auto"/>
            <w:shd w:val="clear" w:color="auto" w:fill="auto"/>
            <w:vAlign w:val="center"/>
          </w:tcPr>
          <w:p w14:paraId="147FE301" w14:textId="77777777" w:rsidR="0064620B" w:rsidRDefault="0064620B" w:rsidP="006F1EC8">
            <w:pPr>
              <w:cnfStyle w:val="000000100000" w:firstRow="0" w:lastRow="0" w:firstColumn="0" w:lastColumn="0" w:oddVBand="0" w:evenVBand="0" w:oddHBand="1" w:evenHBand="0" w:firstRowFirstColumn="0" w:firstRowLastColumn="0" w:lastRowFirstColumn="0" w:lastRowLastColumn="0"/>
              <w:rPr>
                <w:rFonts w:hint="eastAsia"/>
              </w:rPr>
            </w:pPr>
            <w:r>
              <w:t>Notify internal consumers that a resource or business event has occurred.</w:t>
            </w:r>
          </w:p>
        </w:tc>
        <w:tc>
          <w:tcPr>
            <w:tcW w:w="0" w:type="auto"/>
            <w:shd w:val="clear" w:color="auto" w:fill="auto"/>
            <w:vAlign w:val="center"/>
          </w:tcPr>
          <w:p w14:paraId="093448E6" w14:textId="77777777" w:rsidR="0064620B" w:rsidRDefault="0064620B" w:rsidP="006F1EC8">
            <w:pPr>
              <w:cnfStyle w:val="000000100000" w:firstRow="0" w:lastRow="0" w:firstColumn="0" w:lastColumn="0" w:oddVBand="0" w:evenVBand="0" w:oddHBand="1" w:evenHBand="0" w:firstRowFirstColumn="0" w:firstRowLastColumn="0" w:lastRowFirstColumn="0" w:lastRowLastColumn="0"/>
              <w:rPr>
                <w:rFonts w:hint="eastAsia"/>
              </w:rPr>
            </w:pPr>
            <w:r>
              <w:t>Standard</w:t>
            </w:r>
          </w:p>
        </w:tc>
      </w:tr>
      <w:tr w:rsidR="0064620B" w14:paraId="70B90CDE" w14:textId="77777777" w:rsidTr="0064620B">
        <w:tc>
          <w:tcPr>
            <w:cnfStyle w:val="001000000000" w:firstRow="0" w:lastRow="0" w:firstColumn="1" w:lastColumn="0" w:oddVBand="0" w:evenVBand="0" w:oddHBand="0" w:evenHBand="0" w:firstRowFirstColumn="0" w:firstRowLastColumn="0" w:lastRowFirstColumn="0" w:lastRowLastColumn="0"/>
            <w:tcW w:w="0" w:type="auto"/>
            <w:vAlign w:val="center"/>
          </w:tcPr>
          <w:p w14:paraId="09D7E847" w14:textId="77777777" w:rsidR="0064620B" w:rsidRPr="002E5B53" w:rsidRDefault="0064620B" w:rsidP="006F1EC8">
            <w:pPr>
              <w:rPr>
                <w:rFonts w:hint="eastAsia"/>
                <w:b w:val="0"/>
                <w:bCs/>
              </w:rPr>
            </w:pPr>
            <w:r w:rsidRPr="002E5B53">
              <w:rPr>
                <w:b w:val="0"/>
                <w:bCs/>
              </w:rPr>
              <w:t>SIF-P08</w:t>
            </w:r>
          </w:p>
        </w:tc>
        <w:tc>
          <w:tcPr>
            <w:tcW w:w="0" w:type="auto"/>
            <w:vAlign w:val="center"/>
          </w:tcPr>
          <w:p w14:paraId="3AF6924F" w14:textId="77777777" w:rsidR="0064620B" w:rsidRDefault="0064620B" w:rsidP="006F1EC8">
            <w:pPr>
              <w:cnfStyle w:val="000000000000" w:firstRow="0" w:lastRow="0" w:firstColumn="0" w:lastColumn="0" w:oddVBand="0" w:evenVBand="0" w:oddHBand="0" w:evenHBand="0" w:firstRowFirstColumn="0" w:firstRowLastColumn="0" w:lastRowFirstColumn="0" w:lastRowLastColumn="0"/>
              <w:rPr>
                <w:rFonts w:hint="eastAsia"/>
              </w:rPr>
            </w:pPr>
            <w:r>
              <w:t>High-Volume Event Streaming</w:t>
            </w:r>
          </w:p>
        </w:tc>
        <w:tc>
          <w:tcPr>
            <w:tcW w:w="0" w:type="auto"/>
            <w:vAlign w:val="center"/>
          </w:tcPr>
          <w:p w14:paraId="2057A21D" w14:textId="77777777" w:rsidR="0064620B" w:rsidRDefault="0064620B" w:rsidP="006F1EC8">
            <w:pPr>
              <w:cnfStyle w:val="000000000000" w:firstRow="0" w:lastRow="0" w:firstColumn="0" w:lastColumn="0" w:oddVBand="0" w:evenVBand="0" w:oddHBand="0" w:evenHBand="0" w:firstRowFirstColumn="0" w:firstRowLastColumn="0" w:lastRowFirstColumn="0" w:lastRowLastColumn="0"/>
              <w:rPr>
                <w:rFonts w:hint="eastAsia"/>
              </w:rPr>
            </w:pPr>
            <w:r>
              <w:t>Ingest sustained high-volume event or telemetry streams.</w:t>
            </w:r>
          </w:p>
        </w:tc>
        <w:tc>
          <w:tcPr>
            <w:tcW w:w="0" w:type="auto"/>
            <w:vAlign w:val="center"/>
          </w:tcPr>
          <w:p w14:paraId="5CF2FBF7" w14:textId="77777777" w:rsidR="0064620B" w:rsidRDefault="0064620B" w:rsidP="006F1EC8">
            <w:pPr>
              <w:cnfStyle w:val="000000000000" w:firstRow="0" w:lastRow="0" w:firstColumn="0" w:lastColumn="0" w:oddVBand="0" w:evenVBand="0" w:oddHBand="0" w:evenHBand="0" w:firstRowFirstColumn="0" w:firstRowLastColumn="0" w:lastRowFirstColumn="0" w:lastRowLastColumn="0"/>
              <w:rPr>
                <w:rFonts w:hint="eastAsia"/>
              </w:rPr>
            </w:pPr>
            <w:r>
              <w:t>Conditional</w:t>
            </w:r>
          </w:p>
        </w:tc>
      </w:tr>
      <w:tr w:rsidR="0064620B" w14:paraId="63557C33" w14:textId="77777777" w:rsidTr="006F0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062F8E33" w14:textId="77777777" w:rsidR="0064620B" w:rsidRPr="002E5B53" w:rsidRDefault="0064620B" w:rsidP="006F1EC8">
            <w:pPr>
              <w:rPr>
                <w:rFonts w:hint="eastAsia"/>
                <w:b w:val="0"/>
                <w:bCs/>
              </w:rPr>
            </w:pPr>
            <w:r w:rsidRPr="002E5B53">
              <w:rPr>
                <w:b w:val="0"/>
                <w:bCs/>
              </w:rPr>
              <w:t>SIF-P09</w:t>
            </w:r>
          </w:p>
        </w:tc>
        <w:tc>
          <w:tcPr>
            <w:tcW w:w="0" w:type="auto"/>
            <w:shd w:val="clear" w:color="auto" w:fill="auto"/>
            <w:vAlign w:val="center"/>
          </w:tcPr>
          <w:p w14:paraId="696EDD38" w14:textId="77777777" w:rsidR="0064620B" w:rsidRDefault="0064620B" w:rsidP="006F1EC8">
            <w:pPr>
              <w:cnfStyle w:val="000000100000" w:firstRow="0" w:lastRow="0" w:firstColumn="0" w:lastColumn="0" w:oddVBand="0" w:evenVBand="0" w:oddHBand="1" w:evenHBand="0" w:firstRowFirstColumn="0" w:firstRowLastColumn="0" w:lastRowFirstColumn="0" w:lastRowLastColumn="0"/>
              <w:rPr>
                <w:rFonts w:hint="eastAsia"/>
              </w:rPr>
            </w:pPr>
            <w:r>
              <w:t>Workflow Orchestration</w:t>
            </w:r>
          </w:p>
        </w:tc>
        <w:tc>
          <w:tcPr>
            <w:tcW w:w="0" w:type="auto"/>
            <w:shd w:val="clear" w:color="auto" w:fill="auto"/>
            <w:vAlign w:val="center"/>
          </w:tcPr>
          <w:p w14:paraId="5D298B01" w14:textId="77777777" w:rsidR="0064620B" w:rsidRDefault="0064620B" w:rsidP="006F1EC8">
            <w:pPr>
              <w:cnfStyle w:val="000000100000" w:firstRow="0" w:lastRow="0" w:firstColumn="0" w:lastColumn="0" w:oddVBand="0" w:evenVBand="0" w:oddHBand="1" w:evenHBand="0" w:firstRowFirstColumn="0" w:firstRowLastColumn="0" w:lastRowFirstColumn="0" w:lastRowLastColumn="0"/>
              <w:rPr>
                <w:rFonts w:hint="eastAsia"/>
              </w:rPr>
            </w:pPr>
            <w:r>
              <w:t>Coordinate a multi-step process across Chaucer-owned systems.</w:t>
            </w:r>
          </w:p>
        </w:tc>
        <w:tc>
          <w:tcPr>
            <w:tcW w:w="0" w:type="auto"/>
            <w:shd w:val="clear" w:color="auto" w:fill="auto"/>
            <w:vAlign w:val="center"/>
          </w:tcPr>
          <w:p w14:paraId="1DC68127" w14:textId="77777777" w:rsidR="0064620B" w:rsidRDefault="0064620B" w:rsidP="006F1EC8">
            <w:pPr>
              <w:cnfStyle w:val="000000100000" w:firstRow="0" w:lastRow="0" w:firstColumn="0" w:lastColumn="0" w:oddVBand="0" w:evenVBand="0" w:oddHBand="1" w:evenHBand="0" w:firstRowFirstColumn="0" w:firstRowLastColumn="0" w:lastRowFirstColumn="0" w:lastRowLastColumn="0"/>
              <w:rPr>
                <w:rFonts w:hint="eastAsia"/>
              </w:rPr>
            </w:pPr>
            <w:r>
              <w:t>Standard</w:t>
            </w:r>
          </w:p>
        </w:tc>
      </w:tr>
      <w:tr w:rsidR="0064620B" w14:paraId="61AF3856" w14:textId="77777777" w:rsidTr="0064620B">
        <w:tc>
          <w:tcPr>
            <w:cnfStyle w:val="001000000000" w:firstRow="0" w:lastRow="0" w:firstColumn="1" w:lastColumn="0" w:oddVBand="0" w:evenVBand="0" w:oddHBand="0" w:evenHBand="0" w:firstRowFirstColumn="0" w:firstRowLastColumn="0" w:lastRowFirstColumn="0" w:lastRowLastColumn="0"/>
            <w:tcW w:w="0" w:type="auto"/>
            <w:vAlign w:val="center"/>
          </w:tcPr>
          <w:p w14:paraId="618A91DC" w14:textId="77777777" w:rsidR="0064620B" w:rsidRPr="002E5B53" w:rsidRDefault="0064620B" w:rsidP="006F1EC8">
            <w:pPr>
              <w:rPr>
                <w:rFonts w:hint="eastAsia"/>
                <w:b w:val="0"/>
                <w:bCs/>
              </w:rPr>
            </w:pPr>
            <w:r w:rsidRPr="002E5B53">
              <w:rPr>
                <w:b w:val="0"/>
                <w:bCs/>
              </w:rPr>
              <w:t>SIF-P10</w:t>
            </w:r>
          </w:p>
        </w:tc>
        <w:tc>
          <w:tcPr>
            <w:tcW w:w="0" w:type="auto"/>
            <w:vAlign w:val="center"/>
          </w:tcPr>
          <w:p w14:paraId="1C0A7CE4" w14:textId="77777777" w:rsidR="0064620B" w:rsidRDefault="0064620B" w:rsidP="006F1EC8">
            <w:pPr>
              <w:cnfStyle w:val="000000000000" w:firstRow="0" w:lastRow="0" w:firstColumn="0" w:lastColumn="0" w:oddVBand="0" w:evenVBand="0" w:oddHBand="0" w:evenHBand="0" w:firstRowFirstColumn="0" w:firstRowLastColumn="0" w:lastRowFirstColumn="0" w:lastRowLastColumn="0"/>
              <w:rPr>
                <w:rFonts w:hint="eastAsia"/>
              </w:rPr>
            </w:pPr>
            <w:r>
              <w:t>Long-Running and Stateful Workflow</w:t>
            </w:r>
          </w:p>
        </w:tc>
        <w:tc>
          <w:tcPr>
            <w:tcW w:w="0" w:type="auto"/>
            <w:vAlign w:val="center"/>
          </w:tcPr>
          <w:p w14:paraId="5965F3BE" w14:textId="77777777" w:rsidR="0064620B" w:rsidRDefault="0064620B" w:rsidP="006F1EC8">
            <w:pPr>
              <w:cnfStyle w:val="000000000000" w:firstRow="0" w:lastRow="0" w:firstColumn="0" w:lastColumn="0" w:oddVBand="0" w:evenVBand="0" w:oddHBand="0" w:evenHBand="0" w:firstRowFirstColumn="0" w:firstRowLastColumn="0" w:lastRowFirstColumn="0" w:lastRowLastColumn="0"/>
              <w:rPr>
                <w:rFonts w:hint="eastAsia"/>
              </w:rPr>
            </w:pPr>
            <w:r>
              <w:t>Coordinate state, retries, compensation, callbacks or human approval over an extended process.</w:t>
            </w:r>
          </w:p>
        </w:tc>
        <w:tc>
          <w:tcPr>
            <w:tcW w:w="0" w:type="auto"/>
            <w:vAlign w:val="center"/>
          </w:tcPr>
          <w:p w14:paraId="3744B3B7" w14:textId="77777777" w:rsidR="0064620B" w:rsidRDefault="0064620B" w:rsidP="006F1EC8">
            <w:pPr>
              <w:cnfStyle w:val="000000000000" w:firstRow="0" w:lastRow="0" w:firstColumn="0" w:lastColumn="0" w:oddVBand="0" w:evenVBand="0" w:oddHBand="0" w:evenHBand="0" w:firstRowFirstColumn="0" w:firstRowLastColumn="0" w:lastRowFirstColumn="0" w:lastRowLastColumn="0"/>
              <w:rPr>
                <w:rFonts w:hint="eastAsia"/>
              </w:rPr>
            </w:pPr>
            <w:r>
              <w:t>Standard for Logic Apps; exception required for Durable Functions</w:t>
            </w:r>
          </w:p>
        </w:tc>
      </w:tr>
      <w:tr w:rsidR="0064620B" w14:paraId="3951941E" w14:textId="77777777" w:rsidTr="006F0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1A1138AD" w14:textId="77777777" w:rsidR="0064620B" w:rsidRPr="002E5B53" w:rsidRDefault="0064620B" w:rsidP="006F1EC8">
            <w:pPr>
              <w:rPr>
                <w:rFonts w:hint="eastAsia"/>
                <w:b w:val="0"/>
                <w:bCs/>
              </w:rPr>
            </w:pPr>
            <w:r w:rsidRPr="002E5B53">
              <w:rPr>
                <w:b w:val="0"/>
                <w:bCs/>
              </w:rPr>
              <w:t>SIF-P12</w:t>
            </w:r>
          </w:p>
        </w:tc>
        <w:tc>
          <w:tcPr>
            <w:tcW w:w="0" w:type="auto"/>
            <w:shd w:val="clear" w:color="auto" w:fill="auto"/>
            <w:vAlign w:val="center"/>
          </w:tcPr>
          <w:p w14:paraId="21B7FAE0" w14:textId="77777777" w:rsidR="0064620B" w:rsidRDefault="0064620B" w:rsidP="006F1EC8">
            <w:pPr>
              <w:cnfStyle w:val="000000100000" w:firstRow="0" w:lastRow="0" w:firstColumn="0" w:lastColumn="0" w:oddVBand="0" w:evenVBand="0" w:oddHBand="1" w:evenHBand="0" w:firstRowFirstColumn="0" w:firstRowLastColumn="0" w:lastRowFirstColumn="0" w:lastRowLastColumn="0"/>
              <w:rPr>
                <w:rFonts w:hint="eastAsia"/>
              </w:rPr>
            </w:pPr>
            <w:r>
              <w:t>Managed File Exchange</w:t>
            </w:r>
          </w:p>
        </w:tc>
        <w:tc>
          <w:tcPr>
            <w:tcW w:w="0" w:type="auto"/>
            <w:shd w:val="clear" w:color="auto" w:fill="auto"/>
            <w:vAlign w:val="center"/>
          </w:tcPr>
          <w:p w14:paraId="2A20156E" w14:textId="77777777" w:rsidR="0064620B" w:rsidRDefault="0064620B" w:rsidP="006F1EC8">
            <w:pPr>
              <w:cnfStyle w:val="000000100000" w:firstRow="0" w:lastRow="0" w:firstColumn="0" w:lastColumn="0" w:oddVBand="0" w:evenVBand="0" w:oddHBand="1" w:evenHBand="0" w:firstRowFirstColumn="0" w:firstRowLastColumn="0" w:lastRowFirstColumn="0" w:lastRowLastColumn="0"/>
              <w:rPr>
                <w:rFonts w:hint="eastAsia"/>
              </w:rPr>
            </w:pPr>
            <w:r>
              <w:t>Move or process files between Chaucer systems using governed storage and processing controls.</w:t>
            </w:r>
          </w:p>
        </w:tc>
        <w:tc>
          <w:tcPr>
            <w:tcW w:w="0" w:type="auto"/>
            <w:shd w:val="clear" w:color="auto" w:fill="auto"/>
            <w:vAlign w:val="center"/>
          </w:tcPr>
          <w:p w14:paraId="2BE2DD53" w14:textId="77777777" w:rsidR="0064620B" w:rsidRDefault="0064620B" w:rsidP="006F1EC8">
            <w:pPr>
              <w:cnfStyle w:val="000000100000" w:firstRow="0" w:lastRow="0" w:firstColumn="0" w:lastColumn="0" w:oddVBand="0" w:evenVBand="0" w:oddHBand="1" w:evenHBand="0" w:firstRowFirstColumn="0" w:firstRowLastColumn="0" w:lastRowFirstColumn="0" w:lastRowLastColumn="0"/>
              <w:rPr>
                <w:rFonts w:hint="eastAsia"/>
              </w:rPr>
            </w:pPr>
            <w:r>
              <w:t>Standard</w:t>
            </w:r>
          </w:p>
        </w:tc>
      </w:tr>
      <w:tr w:rsidR="0064620B" w14:paraId="7A757DE5" w14:textId="77777777" w:rsidTr="0064620B">
        <w:tc>
          <w:tcPr>
            <w:cnfStyle w:val="001000000000" w:firstRow="0" w:lastRow="0" w:firstColumn="1" w:lastColumn="0" w:oddVBand="0" w:evenVBand="0" w:oddHBand="0" w:evenHBand="0" w:firstRowFirstColumn="0" w:firstRowLastColumn="0" w:lastRowFirstColumn="0" w:lastRowLastColumn="0"/>
            <w:tcW w:w="0" w:type="auto"/>
            <w:vAlign w:val="center"/>
          </w:tcPr>
          <w:p w14:paraId="09AC0A02" w14:textId="77777777" w:rsidR="0064620B" w:rsidRPr="002E5B53" w:rsidRDefault="0064620B" w:rsidP="006F1EC8">
            <w:pPr>
              <w:rPr>
                <w:rFonts w:hint="eastAsia"/>
                <w:b w:val="0"/>
                <w:bCs/>
              </w:rPr>
            </w:pPr>
            <w:r w:rsidRPr="002E5B53">
              <w:rPr>
                <w:b w:val="0"/>
                <w:bCs/>
              </w:rPr>
              <w:t>SIF-P14</w:t>
            </w:r>
          </w:p>
        </w:tc>
        <w:tc>
          <w:tcPr>
            <w:tcW w:w="0" w:type="auto"/>
            <w:vAlign w:val="center"/>
          </w:tcPr>
          <w:p w14:paraId="2808B0AA" w14:textId="77777777" w:rsidR="0064620B" w:rsidRDefault="0064620B" w:rsidP="006F1EC8">
            <w:pPr>
              <w:cnfStyle w:val="000000000000" w:firstRow="0" w:lastRow="0" w:firstColumn="0" w:lastColumn="0" w:oddVBand="0" w:evenVBand="0" w:oddHBand="0" w:evenHBand="0" w:firstRowFirstColumn="0" w:firstRowLastColumn="0" w:lastRowFirstColumn="0" w:lastRowLastColumn="0"/>
              <w:rPr>
                <w:rFonts w:hint="eastAsia"/>
              </w:rPr>
            </w:pPr>
            <w:r>
              <w:t>Specialist Mediation and Transformation</w:t>
            </w:r>
          </w:p>
        </w:tc>
        <w:tc>
          <w:tcPr>
            <w:tcW w:w="0" w:type="auto"/>
            <w:vAlign w:val="center"/>
          </w:tcPr>
          <w:p w14:paraId="706E3D9A" w14:textId="77777777" w:rsidR="0064620B" w:rsidRDefault="0064620B" w:rsidP="006F1EC8">
            <w:pPr>
              <w:cnfStyle w:val="000000000000" w:firstRow="0" w:lastRow="0" w:firstColumn="0" w:lastColumn="0" w:oddVBand="0" w:evenVBand="0" w:oddHBand="0" w:evenHBand="0" w:firstRowFirstColumn="0" w:firstRowLastColumn="0" w:lastRowFirstColumn="0" w:lastRowLastColumn="0"/>
              <w:rPr>
                <w:rFonts w:hint="eastAsia"/>
              </w:rPr>
            </w:pPr>
            <w:r>
              <w:t>Perform bounded protocol adaptation, format transformation, validation or content-based routing.</w:t>
            </w:r>
          </w:p>
        </w:tc>
        <w:tc>
          <w:tcPr>
            <w:tcW w:w="0" w:type="auto"/>
            <w:vAlign w:val="center"/>
          </w:tcPr>
          <w:p w14:paraId="503E2099" w14:textId="77777777" w:rsidR="0064620B" w:rsidRDefault="0064620B" w:rsidP="006F1EC8">
            <w:pPr>
              <w:cnfStyle w:val="000000000000" w:firstRow="0" w:lastRow="0" w:firstColumn="0" w:lastColumn="0" w:oddVBand="0" w:evenVBand="0" w:oddHBand="0" w:evenHBand="0" w:firstRowFirstColumn="0" w:firstRowLastColumn="0" w:lastRowFirstColumn="0" w:lastRowLastColumn="0"/>
              <w:rPr>
                <w:rFonts w:hint="eastAsia"/>
              </w:rPr>
            </w:pPr>
            <w:r>
              <w:t>Standard with constraints</w:t>
            </w:r>
          </w:p>
        </w:tc>
      </w:tr>
    </w:tbl>
    <w:p w14:paraId="5C183A2E" w14:textId="6264B740" w:rsidR="00E62C5D" w:rsidRPr="00FE4F0E" w:rsidRDefault="009D322B" w:rsidP="0041138D">
      <w:pPr>
        <w:rPr>
          <w:rFonts w:eastAsia="Times New Roman" w:cs="Times New Roman"/>
          <w:color w:val="132040" w:themeColor="accent1" w:themeShade="BF"/>
          <w:sz w:val="24"/>
          <w:szCs w:val="26"/>
        </w:rPr>
      </w:pPr>
      <w:r>
        <w:br/>
      </w:r>
      <w:r w:rsidR="000A2CED">
        <w:t>Internal use assumes that the implementation satisfies the private connectivity, managed identity, least-privilege access, Key Vault</w:t>
      </w:r>
      <w:r w:rsidR="003C367D">
        <w:t>/ Cyber Ark</w:t>
      </w:r>
      <w:r w:rsidR="000A2CED">
        <w:t>, TLS, monitoring and delivery-pipeline controls specified elsewhere in the framework.</w:t>
      </w:r>
    </w:p>
    <w:p w14:paraId="10244D85" w14:textId="77777777" w:rsidR="00FE4F0E" w:rsidRDefault="00FE4F0E" w:rsidP="0041138D">
      <w:pPr>
        <w:rPr>
          <w:rFonts w:eastAsia="Times New Roman" w:cs="Times New Roman"/>
          <w:color w:val="132040" w:themeColor="accent1" w:themeShade="BF"/>
          <w:sz w:val="24"/>
          <w:szCs w:val="26"/>
        </w:rPr>
      </w:pPr>
    </w:p>
    <w:p w14:paraId="6FE4BF7A" w14:textId="4A82E0BD" w:rsidR="0041138D" w:rsidRPr="00AF67DE" w:rsidRDefault="0041138D" w:rsidP="0041138D">
      <w:pPr>
        <w:rPr>
          <w:rFonts w:eastAsia="Times New Roman" w:cs="Times New Roman"/>
          <w:color w:val="132040" w:themeColor="accent1" w:themeShade="BF"/>
          <w:szCs w:val="20"/>
        </w:rPr>
      </w:pPr>
      <w:r w:rsidRPr="00AF67DE">
        <w:rPr>
          <w:rFonts w:eastAsia="Times New Roman" w:cs="Times New Roman"/>
          <w:color w:val="132040" w:themeColor="accent1" w:themeShade="BF"/>
          <w:szCs w:val="20"/>
        </w:rPr>
        <w:t xml:space="preserve">Third Party to Chaucer Inbound </w:t>
      </w:r>
      <w:r w:rsidR="00BB1343">
        <w:rPr>
          <w:rFonts w:eastAsia="Times New Roman" w:cs="Times New Roman"/>
          <w:color w:val="132040" w:themeColor="accent1" w:themeShade="BF"/>
          <w:szCs w:val="20"/>
        </w:rPr>
        <w:t>Profiles</w:t>
      </w:r>
      <w:r w:rsidR="009D322B">
        <w:rPr>
          <w:rFonts w:eastAsia="Times New Roman" w:cs="Times New Roman"/>
          <w:color w:val="132040" w:themeColor="accent1" w:themeShade="BF"/>
          <w:szCs w:val="20"/>
        </w:rPr>
        <w:br/>
      </w:r>
    </w:p>
    <w:tbl>
      <w:tblPr>
        <w:tblStyle w:val="GridTable4-Accent1"/>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888"/>
        <w:gridCol w:w="1951"/>
        <w:gridCol w:w="2470"/>
        <w:gridCol w:w="3707"/>
      </w:tblGrid>
      <w:tr w:rsidR="00FB107E" w14:paraId="285608B0" w14:textId="77777777" w:rsidTr="007A2B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left w:val="none" w:sz="0" w:space="0" w:color="auto"/>
              <w:bottom w:val="none" w:sz="0" w:space="0" w:color="auto"/>
              <w:right w:val="none" w:sz="0" w:space="0" w:color="auto"/>
            </w:tcBorders>
            <w:shd w:val="clear" w:color="auto" w:fill="C1CDEC" w:themeFill="accent1" w:themeFillTint="33"/>
            <w:vAlign w:val="center"/>
          </w:tcPr>
          <w:p w14:paraId="4177B66F" w14:textId="77777777" w:rsidR="00FB107E" w:rsidRPr="006F0DBD" w:rsidRDefault="00FB107E" w:rsidP="006F1EC8">
            <w:pPr>
              <w:rPr>
                <w:rFonts w:asciiTheme="minorHAnsi" w:hAnsiTheme="minorHAnsi" w:hint="eastAsia"/>
              </w:rPr>
            </w:pPr>
            <w:r w:rsidRPr="006F0DBD">
              <w:rPr>
                <w:rFonts w:asciiTheme="minorHAnsi" w:hAnsiTheme="minorHAnsi"/>
              </w:rPr>
              <w:t>Profile ID</w:t>
            </w:r>
          </w:p>
        </w:tc>
        <w:tc>
          <w:tcPr>
            <w:tcW w:w="0" w:type="auto"/>
            <w:tcBorders>
              <w:top w:val="single" w:sz="12" w:space="0" w:color="auto"/>
              <w:left w:val="none" w:sz="0" w:space="0" w:color="auto"/>
              <w:bottom w:val="none" w:sz="0" w:space="0" w:color="auto"/>
              <w:right w:val="none" w:sz="0" w:space="0" w:color="auto"/>
            </w:tcBorders>
            <w:shd w:val="clear" w:color="auto" w:fill="C1CDEC" w:themeFill="accent1" w:themeFillTint="33"/>
            <w:vAlign w:val="center"/>
          </w:tcPr>
          <w:p w14:paraId="289E864F" w14:textId="77777777" w:rsidR="00FB107E" w:rsidRPr="006F0DBD" w:rsidRDefault="00FB107E"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Enterprise Integration Profile</w:t>
            </w:r>
          </w:p>
        </w:tc>
        <w:tc>
          <w:tcPr>
            <w:tcW w:w="0" w:type="auto"/>
            <w:tcBorders>
              <w:top w:val="single" w:sz="12" w:space="0" w:color="auto"/>
              <w:left w:val="none" w:sz="0" w:space="0" w:color="auto"/>
              <w:bottom w:val="none" w:sz="0" w:space="0" w:color="auto"/>
              <w:right w:val="none" w:sz="0" w:space="0" w:color="auto"/>
            </w:tcBorders>
            <w:shd w:val="clear" w:color="auto" w:fill="C1CDEC" w:themeFill="accent1" w:themeFillTint="33"/>
            <w:vAlign w:val="center"/>
          </w:tcPr>
          <w:p w14:paraId="64935133" w14:textId="77777777" w:rsidR="00FB107E" w:rsidRPr="006F0DBD" w:rsidRDefault="00FB107E"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Typical use</w:t>
            </w:r>
          </w:p>
        </w:tc>
        <w:tc>
          <w:tcPr>
            <w:tcW w:w="0" w:type="auto"/>
            <w:tcBorders>
              <w:top w:val="single" w:sz="12" w:space="0" w:color="auto"/>
              <w:left w:val="none" w:sz="0" w:space="0" w:color="auto"/>
              <w:bottom w:val="none" w:sz="0" w:space="0" w:color="auto"/>
              <w:right w:val="none" w:sz="0" w:space="0" w:color="auto"/>
            </w:tcBorders>
            <w:shd w:val="clear" w:color="auto" w:fill="C1CDEC" w:themeFill="accent1" w:themeFillTint="33"/>
            <w:vAlign w:val="center"/>
          </w:tcPr>
          <w:p w14:paraId="029EFCD4" w14:textId="77777777" w:rsidR="00FB107E" w:rsidRPr="006F0DBD" w:rsidRDefault="00FB107E"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Additional controls</w:t>
            </w:r>
          </w:p>
        </w:tc>
      </w:tr>
      <w:tr w:rsidR="00FB107E" w14:paraId="36D45689" w14:textId="77777777" w:rsidTr="006F0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07982036" w14:textId="77777777" w:rsidR="00FB107E" w:rsidRPr="002E5B53" w:rsidRDefault="00FB107E" w:rsidP="006F1EC8">
            <w:pPr>
              <w:rPr>
                <w:rFonts w:asciiTheme="minorHAnsi" w:hAnsiTheme="minorHAnsi" w:hint="eastAsia"/>
                <w:b w:val="0"/>
                <w:bCs/>
              </w:rPr>
            </w:pPr>
            <w:r w:rsidRPr="002E5B53">
              <w:rPr>
                <w:rFonts w:asciiTheme="minorHAnsi" w:hAnsiTheme="minorHAnsi"/>
                <w:b w:val="0"/>
                <w:bCs/>
              </w:rPr>
              <w:t>SIF-P02</w:t>
            </w:r>
          </w:p>
        </w:tc>
        <w:tc>
          <w:tcPr>
            <w:tcW w:w="0" w:type="auto"/>
            <w:shd w:val="clear" w:color="auto" w:fill="auto"/>
            <w:vAlign w:val="center"/>
          </w:tcPr>
          <w:p w14:paraId="72185AAE" w14:textId="77777777" w:rsidR="00FB107E" w:rsidRPr="006F0DBD" w:rsidRDefault="00FB107E"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External API Ingress</w:t>
            </w:r>
          </w:p>
        </w:tc>
        <w:tc>
          <w:tcPr>
            <w:tcW w:w="0" w:type="auto"/>
            <w:shd w:val="clear" w:color="auto" w:fill="auto"/>
            <w:vAlign w:val="center"/>
          </w:tcPr>
          <w:p w14:paraId="2B5BC5B7" w14:textId="77777777" w:rsidR="00FB107E" w:rsidRPr="006F0DBD" w:rsidRDefault="00FB107E"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A supplier, SaaS platform, broker, market service or vendor invokes a Chaucer-owned API.</w:t>
            </w:r>
          </w:p>
        </w:tc>
        <w:tc>
          <w:tcPr>
            <w:tcW w:w="0" w:type="auto"/>
            <w:shd w:val="clear" w:color="auto" w:fill="auto"/>
            <w:vAlign w:val="center"/>
          </w:tcPr>
          <w:p w14:paraId="7ABCC4BC" w14:textId="77777777" w:rsidR="00FB107E" w:rsidRPr="006F0DBD" w:rsidRDefault="00FB107E"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Approved edge, API Management, approved authentication, authorisation, throttling, validation, monitoring and backend isolation.</w:t>
            </w:r>
          </w:p>
        </w:tc>
      </w:tr>
      <w:tr w:rsidR="00FB107E" w14:paraId="1DF837B1" w14:textId="77777777" w:rsidTr="006F0DBD">
        <w:tc>
          <w:tcPr>
            <w:cnfStyle w:val="001000000000" w:firstRow="0" w:lastRow="0" w:firstColumn="1" w:lastColumn="0" w:oddVBand="0" w:evenVBand="0" w:oddHBand="0" w:evenHBand="0" w:firstRowFirstColumn="0" w:firstRowLastColumn="0" w:lastRowFirstColumn="0" w:lastRowLastColumn="0"/>
            <w:tcW w:w="0" w:type="auto"/>
            <w:vAlign w:val="center"/>
          </w:tcPr>
          <w:p w14:paraId="0B089187" w14:textId="77777777" w:rsidR="00FB107E" w:rsidRPr="002E5B53" w:rsidRDefault="00FB107E" w:rsidP="006F1EC8">
            <w:pPr>
              <w:rPr>
                <w:rFonts w:asciiTheme="minorHAnsi" w:hAnsiTheme="minorHAnsi" w:hint="eastAsia"/>
                <w:b w:val="0"/>
                <w:bCs/>
              </w:rPr>
            </w:pPr>
            <w:r w:rsidRPr="002E5B53">
              <w:rPr>
                <w:rFonts w:asciiTheme="minorHAnsi" w:hAnsiTheme="minorHAnsi"/>
                <w:b w:val="0"/>
                <w:bCs/>
              </w:rPr>
              <w:t>SIF-P04</w:t>
            </w:r>
          </w:p>
        </w:tc>
        <w:tc>
          <w:tcPr>
            <w:tcW w:w="0" w:type="auto"/>
            <w:vAlign w:val="center"/>
          </w:tcPr>
          <w:p w14:paraId="62C38DA8" w14:textId="77777777" w:rsidR="00FB107E" w:rsidRPr="006F0DBD" w:rsidRDefault="00FB107E"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API Facade and Mediation</w:t>
            </w:r>
          </w:p>
        </w:tc>
        <w:tc>
          <w:tcPr>
            <w:tcW w:w="0" w:type="auto"/>
            <w:vAlign w:val="center"/>
          </w:tcPr>
          <w:p w14:paraId="031E46EB" w14:textId="77777777" w:rsidR="00FB107E" w:rsidRPr="006F0DBD" w:rsidRDefault="00FB107E"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Chaucer exposes a stable contract while shielding internal systems and legacy interfaces.</w:t>
            </w:r>
          </w:p>
        </w:tc>
        <w:tc>
          <w:tcPr>
            <w:tcW w:w="0" w:type="auto"/>
            <w:vAlign w:val="center"/>
          </w:tcPr>
          <w:p w14:paraId="3B935387" w14:textId="77777777" w:rsidR="00FB107E" w:rsidRPr="006F0DBD" w:rsidRDefault="00FB107E"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Contract ownership, versioning, backend isolation, schema validation and controlled public exposure.</w:t>
            </w:r>
          </w:p>
        </w:tc>
      </w:tr>
      <w:tr w:rsidR="00FB107E" w14:paraId="1A4500C1" w14:textId="77777777" w:rsidTr="006F0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567D3D05" w14:textId="77777777" w:rsidR="00FB107E" w:rsidRPr="002E5B53" w:rsidRDefault="00FB107E" w:rsidP="006F1EC8">
            <w:pPr>
              <w:rPr>
                <w:rFonts w:asciiTheme="minorHAnsi" w:hAnsiTheme="minorHAnsi" w:hint="eastAsia"/>
                <w:b w:val="0"/>
                <w:bCs/>
              </w:rPr>
            </w:pPr>
            <w:r w:rsidRPr="002E5B53">
              <w:rPr>
                <w:rFonts w:asciiTheme="minorHAnsi" w:hAnsiTheme="minorHAnsi"/>
                <w:b w:val="0"/>
                <w:bCs/>
              </w:rPr>
              <w:t>SIF-P11</w:t>
            </w:r>
          </w:p>
        </w:tc>
        <w:tc>
          <w:tcPr>
            <w:tcW w:w="0" w:type="auto"/>
            <w:shd w:val="clear" w:color="auto" w:fill="auto"/>
            <w:vAlign w:val="center"/>
          </w:tcPr>
          <w:p w14:paraId="1D9AB9BE" w14:textId="77777777" w:rsidR="00FB107E" w:rsidRPr="006F0DBD" w:rsidRDefault="00FB107E"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Third-Party Webhook Ingress</w:t>
            </w:r>
          </w:p>
        </w:tc>
        <w:tc>
          <w:tcPr>
            <w:tcW w:w="0" w:type="auto"/>
            <w:shd w:val="clear" w:color="auto" w:fill="auto"/>
            <w:vAlign w:val="center"/>
          </w:tcPr>
          <w:p w14:paraId="53D46818" w14:textId="77777777" w:rsidR="00FB107E" w:rsidRPr="006F0DBD" w:rsidRDefault="00FB107E"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A SaaS platform or vendor pushes a callback or event to Chaucer.</w:t>
            </w:r>
          </w:p>
        </w:tc>
        <w:tc>
          <w:tcPr>
            <w:tcW w:w="0" w:type="auto"/>
            <w:shd w:val="clear" w:color="auto" w:fill="auto"/>
            <w:vAlign w:val="center"/>
          </w:tcPr>
          <w:p w14:paraId="16AA31CB" w14:textId="77777777" w:rsidR="00FB107E" w:rsidRPr="006F0DBD" w:rsidRDefault="00FB107E"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Approved edge, API Management, signature or token validation, replay protection, rate limiting, deduplication and asynchronous downstream processing.</w:t>
            </w:r>
          </w:p>
        </w:tc>
      </w:tr>
      <w:tr w:rsidR="00FB107E" w14:paraId="51D61E23" w14:textId="77777777" w:rsidTr="006F0DBD">
        <w:tc>
          <w:tcPr>
            <w:cnfStyle w:val="001000000000" w:firstRow="0" w:lastRow="0" w:firstColumn="1" w:lastColumn="0" w:oddVBand="0" w:evenVBand="0" w:oddHBand="0" w:evenHBand="0" w:firstRowFirstColumn="0" w:firstRowLastColumn="0" w:lastRowFirstColumn="0" w:lastRowLastColumn="0"/>
            <w:tcW w:w="0" w:type="auto"/>
            <w:vAlign w:val="center"/>
          </w:tcPr>
          <w:p w14:paraId="643AB4F1" w14:textId="77777777" w:rsidR="00FB107E" w:rsidRPr="002E5B53" w:rsidRDefault="00FB107E" w:rsidP="006F1EC8">
            <w:pPr>
              <w:rPr>
                <w:rFonts w:asciiTheme="minorHAnsi" w:hAnsiTheme="minorHAnsi" w:hint="eastAsia"/>
                <w:b w:val="0"/>
                <w:bCs/>
              </w:rPr>
            </w:pPr>
            <w:r w:rsidRPr="002E5B53">
              <w:rPr>
                <w:rFonts w:asciiTheme="minorHAnsi" w:hAnsiTheme="minorHAnsi"/>
                <w:b w:val="0"/>
                <w:bCs/>
              </w:rPr>
              <w:t>SIF-P12</w:t>
            </w:r>
          </w:p>
        </w:tc>
        <w:tc>
          <w:tcPr>
            <w:tcW w:w="0" w:type="auto"/>
            <w:vAlign w:val="center"/>
          </w:tcPr>
          <w:p w14:paraId="3B3C70AC" w14:textId="77777777" w:rsidR="00FB107E" w:rsidRPr="006F0DBD" w:rsidRDefault="00FB107E"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Managed File Exchange</w:t>
            </w:r>
          </w:p>
        </w:tc>
        <w:tc>
          <w:tcPr>
            <w:tcW w:w="0" w:type="auto"/>
            <w:vAlign w:val="center"/>
          </w:tcPr>
          <w:p w14:paraId="18BB3846" w14:textId="77777777" w:rsidR="00FB107E" w:rsidRPr="006F0DBD" w:rsidRDefault="00FB107E"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A supplier, broker, cover holder or vendor sends files to Chaucer.</w:t>
            </w:r>
          </w:p>
        </w:tc>
        <w:tc>
          <w:tcPr>
            <w:tcW w:w="0" w:type="auto"/>
            <w:vAlign w:val="center"/>
          </w:tcPr>
          <w:p w14:paraId="616A9B56" w14:textId="77777777" w:rsidR="00FB107E" w:rsidRPr="006F0DBD" w:rsidRDefault="00FB107E"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Approved SFTP or private connectivity, encryption, source authentication, malware scanning where required, metadata capture, validation and reconciliation.</w:t>
            </w:r>
          </w:p>
        </w:tc>
      </w:tr>
      <w:tr w:rsidR="00FB107E" w14:paraId="04EF8CE7" w14:textId="77777777" w:rsidTr="006F0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1E4F1423" w14:textId="77777777" w:rsidR="00FB107E" w:rsidRPr="002E5B53" w:rsidRDefault="00FB107E" w:rsidP="006F1EC8">
            <w:pPr>
              <w:rPr>
                <w:rFonts w:asciiTheme="minorHAnsi" w:hAnsiTheme="minorHAnsi" w:hint="eastAsia"/>
                <w:b w:val="0"/>
                <w:bCs/>
              </w:rPr>
            </w:pPr>
            <w:r w:rsidRPr="002E5B53">
              <w:rPr>
                <w:rFonts w:asciiTheme="minorHAnsi" w:hAnsiTheme="minorHAnsi"/>
                <w:b w:val="0"/>
                <w:bCs/>
              </w:rPr>
              <w:t>SIF-P13</w:t>
            </w:r>
          </w:p>
        </w:tc>
        <w:tc>
          <w:tcPr>
            <w:tcW w:w="0" w:type="auto"/>
            <w:shd w:val="clear" w:color="auto" w:fill="auto"/>
            <w:vAlign w:val="center"/>
          </w:tcPr>
          <w:p w14:paraId="5AC43A03" w14:textId="77777777" w:rsidR="00FB107E" w:rsidRPr="006F0DBD" w:rsidRDefault="00FB107E"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Data Platform Exchange</w:t>
            </w:r>
          </w:p>
        </w:tc>
        <w:tc>
          <w:tcPr>
            <w:tcW w:w="0" w:type="auto"/>
            <w:shd w:val="clear" w:color="auto" w:fill="auto"/>
            <w:vAlign w:val="center"/>
          </w:tcPr>
          <w:p w14:paraId="34F260E1" w14:textId="77777777" w:rsidR="00FB107E" w:rsidRPr="006F0DBD" w:rsidRDefault="00FB107E"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External data is supplied for governed analytical ingestion.</w:t>
            </w:r>
          </w:p>
        </w:tc>
        <w:tc>
          <w:tcPr>
            <w:tcW w:w="0" w:type="auto"/>
            <w:shd w:val="clear" w:color="auto" w:fill="auto"/>
            <w:vAlign w:val="center"/>
          </w:tcPr>
          <w:p w14:paraId="517B5EC5" w14:textId="77777777" w:rsidR="00FB107E" w:rsidRPr="006F0DBD" w:rsidRDefault="00FB107E"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Data ownership, classification, lineage, landing-zone controls, ingestion monitoring and approved data-platform ownership.</w:t>
            </w:r>
          </w:p>
        </w:tc>
      </w:tr>
      <w:tr w:rsidR="00FB107E" w14:paraId="1FFB62D3" w14:textId="77777777" w:rsidTr="006F0DBD">
        <w:tc>
          <w:tcPr>
            <w:cnfStyle w:val="001000000000" w:firstRow="0" w:lastRow="0" w:firstColumn="1" w:lastColumn="0" w:oddVBand="0" w:evenVBand="0" w:oddHBand="0" w:evenHBand="0" w:firstRowFirstColumn="0" w:firstRowLastColumn="0" w:lastRowFirstColumn="0" w:lastRowLastColumn="0"/>
            <w:tcW w:w="0" w:type="auto"/>
            <w:vAlign w:val="center"/>
          </w:tcPr>
          <w:p w14:paraId="74FD2B85" w14:textId="77777777" w:rsidR="00FB107E" w:rsidRPr="002E5B53" w:rsidRDefault="00FB107E" w:rsidP="006F1EC8">
            <w:pPr>
              <w:rPr>
                <w:rFonts w:asciiTheme="minorHAnsi" w:hAnsiTheme="minorHAnsi" w:hint="eastAsia"/>
                <w:b w:val="0"/>
                <w:bCs/>
              </w:rPr>
            </w:pPr>
            <w:r w:rsidRPr="002E5B53">
              <w:rPr>
                <w:rFonts w:asciiTheme="minorHAnsi" w:hAnsiTheme="minorHAnsi"/>
                <w:b w:val="0"/>
                <w:bCs/>
              </w:rPr>
              <w:t>SIF-P14</w:t>
            </w:r>
          </w:p>
        </w:tc>
        <w:tc>
          <w:tcPr>
            <w:tcW w:w="0" w:type="auto"/>
            <w:vAlign w:val="center"/>
          </w:tcPr>
          <w:p w14:paraId="2F7B7099" w14:textId="77777777" w:rsidR="00FB107E" w:rsidRPr="006F0DBD" w:rsidRDefault="00FB107E"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Specialist Mediation and Transformation</w:t>
            </w:r>
          </w:p>
        </w:tc>
        <w:tc>
          <w:tcPr>
            <w:tcW w:w="0" w:type="auto"/>
            <w:vAlign w:val="center"/>
          </w:tcPr>
          <w:p w14:paraId="2D9B6AFC" w14:textId="77777777" w:rsidR="00FB107E" w:rsidRPr="006F0DBD" w:rsidRDefault="00FB107E"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An inbound payload requires protocol conversion, canonical translation, validation or routing.</w:t>
            </w:r>
          </w:p>
        </w:tc>
        <w:tc>
          <w:tcPr>
            <w:tcW w:w="0" w:type="auto"/>
            <w:vAlign w:val="center"/>
          </w:tcPr>
          <w:p w14:paraId="3E641160" w14:textId="77777777" w:rsidR="00FB107E" w:rsidRPr="006F0DBD" w:rsidRDefault="00FB107E"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The transformation component remains private and is invoked only after the approved ingress controls have been applied.</w:t>
            </w:r>
          </w:p>
        </w:tc>
      </w:tr>
    </w:tbl>
    <w:p w14:paraId="48C5A049" w14:textId="19F490C6" w:rsidR="00560D24" w:rsidRDefault="009D322B" w:rsidP="0041138D">
      <w:r>
        <w:br/>
      </w:r>
      <w:r w:rsidR="00AD0C5A">
        <w:t xml:space="preserve">External parties must not connect directly to Service Bus, Event Grid, Functions, Logic App HTTP triggers, backend APIs or the data platform unless a separate approved pattern and exception explicitly </w:t>
      </w:r>
      <w:r w:rsidR="00BB1343">
        <w:t>permit</w:t>
      </w:r>
      <w:r w:rsidR="00AD0C5A">
        <w:t xml:space="preserve"> the arrangement.</w:t>
      </w:r>
    </w:p>
    <w:p w14:paraId="1E162102" w14:textId="77777777" w:rsidR="003871B6" w:rsidRDefault="003871B6" w:rsidP="0041138D">
      <w:pPr>
        <w:rPr>
          <w:rFonts w:eastAsia="Times New Roman" w:cs="Times New Roman"/>
          <w:color w:val="132040" w:themeColor="accent1" w:themeShade="BF"/>
          <w:sz w:val="24"/>
          <w:szCs w:val="26"/>
        </w:rPr>
      </w:pPr>
    </w:p>
    <w:p w14:paraId="647B6B2C" w14:textId="7F52773A" w:rsidR="00AF6E17" w:rsidRDefault="00AF6E17" w:rsidP="00256F22">
      <w:pPr>
        <w:rPr>
          <w:rFonts w:eastAsia="Times New Roman" w:cs="Times New Roman"/>
          <w:color w:val="132040" w:themeColor="accent1" w:themeShade="BF"/>
          <w:szCs w:val="20"/>
        </w:rPr>
      </w:pPr>
      <w:r w:rsidRPr="00256F22">
        <w:rPr>
          <w:rFonts w:eastAsia="Times New Roman" w:cs="Times New Roman"/>
          <w:color w:val="132040" w:themeColor="accent1" w:themeShade="BF"/>
          <w:szCs w:val="20"/>
        </w:rPr>
        <w:t xml:space="preserve">Chaucer to </w:t>
      </w:r>
      <w:r w:rsidR="00BB1343">
        <w:rPr>
          <w:rFonts w:eastAsia="Times New Roman" w:cs="Times New Roman"/>
          <w:color w:val="132040" w:themeColor="accent1" w:themeShade="BF"/>
          <w:szCs w:val="20"/>
        </w:rPr>
        <w:t>T</w:t>
      </w:r>
      <w:r w:rsidRPr="00256F22">
        <w:rPr>
          <w:rFonts w:eastAsia="Times New Roman" w:cs="Times New Roman"/>
          <w:color w:val="132040" w:themeColor="accent1" w:themeShade="BF"/>
          <w:szCs w:val="20"/>
        </w:rPr>
        <w:t>hird</w:t>
      </w:r>
      <w:r w:rsidR="00BB1343">
        <w:rPr>
          <w:rFonts w:eastAsia="Times New Roman" w:cs="Times New Roman"/>
          <w:color w:val="132040" w:themeColor="accent1" w:themeShade="BF"/>
          <w:szCs w:val="20"/>
        </w:rPr>
        <w:t xml:space="preserve"> P</w:t>
      </w:r>
      <w:r w:rsidRPr="00256F22">
        <w:rPr>
          <w:rFonts w:eastAsia="Times New Roman" w:cs="Times New Roman"/>
          <w:color w:val="132040" w:themeColor="accent1" w:themeShade="BF"/>
          <w:szCs w:val="20"/>
        </w:rPr>
        <w:t xml:space="preserve">arty </w:t>
      </w:r>
      <w:r w:rsidR="00BB1343">
        <w:rPr>
          <w:rFonts w:eastAsia="Times New Roman" w:cs="Times New Roman"/>
          <w:color w:val="132040" w:themeColor="accent1" w:themeShade="BF"/>
          <w:szCs w:val="20"/>
        </w:rPr>
        <w:t>O</w:t>
      </w:r>
      <w:r w:rsidRPr="00256F22">
        <w:rPr>
          <w:rFonts w:eastAsia="Times New Roman" w:cs="Times New Roman"/>
          <w:color w:val="132040" w:themeColor="accent1" w:themeShade="BF"/>
          <w:szCs w:val="20"/>
        </w:rPr>
        <w:t xml:space="preserve">utbound </w:t>
      </w:r>
      <w:r w:rsidR="00BB1343">
        <w:rPr>
          <w:rFonts w:eastAsia="Times New Roman" w:cs="Times New Roman"/>
          <w:color w:val="132040" w:themeColor="accent1" w:themeShade="BF"/>
          <w:szCs w:val="20"/>
        </w:rPr>
        <w:t>Profiles</w:t>
      </w:r>
    </w:p>
    <w:p w14:paraId="4DB93D3E" w14:textId="77777777" w:rsidR="00256F22" w:rsidRPr="00256F22" w:rsidRDefault="00256F22" w:rsidP="00256F22">
      <w:pPr>
        <w:rPr>
          <w:rFonts w:eastAsia="Times New Roman" w:cs="Times New Roman"/>
          <w:color w:val="132040" w:themeColor="accent1" w:themeShade="BF"/>
          <w:szCs w:val="20"/>
        </w:rPr>
      </w:pPr>
    </w:p>
    <w:tbl>
      <w:tblPr>
        <w:tblStyle w:val="GridTable4-Accent1"/>
        <w:tblW w:w="10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885"/>
        <w:gridCol w:w="1937"/>
        <w:gridCol w:w="2650"/>
        <w:gridCol w:w="3544"/>
      </w:tblGrid>
      <w:tr w:rsidR="00C74B42" w14:paraId="0F984AB2" w14:textId="77777777" w:rsidTr="007A2B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left w:val="none" w:sz="0" w:space="0" w:color="auto"/>
              <w:bottom w:val="none" w:sz="0" w:space="0" w:color="auto"/>
              <w:right w:val="none" w:sz="0" w:space="0" w:color="auto"/>
            </w:tcBorders>
            <w:shd w:val="clear" w:color="auto" w:fill="C1CDEC" w:themeFill="accent1" w:themeFillTint="33"/>
            <w:vAlign w:val="center"/>
          </w:tcPr>
          <w:p w14:paraId="52332AFE" w14:textId="77777777" w:rsidR="00C74B42" w:rsidRPr="006F0DBD" w:rsidRDefault="00C74B42" w:rsidP="006F1EC8">
            <w:pPr>
              <w:rPr>
                <w:rFonts w:asciiTheme="minorHAnsi" w:hAnsiTheme="minorHAnsi" w:hint="eastAsia"/>
              </w:rPr>
            </w:pPr>
            <w:r w:rsidRPr="006F0DBD">
              <w:rPr>
                <w:rFonts w:asciiTheme="minorHAnsi" w:hAnsiTheme="minorHAnsi"/>
              </w:rPr>
              <w:t>Profile ID</w:t>
            </w:r>
          </w:p>
        </w:tc>
        <w:tc>
          <w:tcPr>
            <w:tcW w:w="0" w:type="auto"/>
            <w:tcBorders>
              <w:top w:val="single" w:sz="12" w:space="0" w:color="auto"/>
              <w:left w:val="none" w:sz="0" w:space="0" w:color="auto"/>
              <w:bottom w:val="none" w:sz="0" w:space="0" w:color="auto"/>
              <w:right w:val="none" w:sz="0" w:space="0" w:color="auto"/>
            </w:tcBorders>
            <w:shd w:val="clear" w:color="auto" w:fill="C1CDEC" w:themeFill="accent1" w:themeFillTint="33"/>
            <w:vAlign w:val="center"/>
          </w:tcPr>
          <w:p w14:paraId="10052A18" w14:textId="77777777" w:rsidR="00C74B42" w:rsidRPr="006F0DBD" w:rsidRDefault="00C74B42"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Enterprise Integration Profile</w:t>
            </w:r>
          </w:p>
        </w:tc>
        <w:tc>
          <w:tcPr>
            <w:tcW w:w="0" w:type="auto"/>
            <w:tcBorders>
              <w:top w:val="single" w:sz="12" w:space="0" w:color="auto"/>
              <w:left w:val="none" w:sz="0" w:space="0" w:color="auto"/>
              <w:bottom w:val="none" w:sz="0" w:space="0" w:color="auto"/>
              <w:right w:val="none" w:sz="0" w:space="0" w:color="auto"/>
            </w:tcBorders>
            <w:shd w:val="clear" w:color="auto" w:fill="C1CDEC" w:themeFill="accent1" w:themeFillTint="33"/>
            <w:vAlign w:val="center"/>
          </w:tcPr>
          <w:p w14:paraId="312C89B3" w14:textId="77777777" w:rsidR="00C74B42" w:rsidRPr="006F0DBD" w:rsidRDefault="00C74B42"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Typical use</w:t>
            </w:r>
          </w:p>
        </w:tc>
        <w:tc>
          <w:tcPr>
            <w:tcW w:w="0" w:type="auto"/>
            <w:tcBorders>
              <w:top w:val="single" w:sz="12" w:space="0" w:color="auto"/>
              <w:left w:val="none" w:sz="0" w:space="0" w:color="auto"/>
              <w:bottom w:val="none" w:sz="0" w:space="0" w:color="auto"/>
              <w:right w:val="none" w:sz="0" w:space="0" w:color="auto"/>
            </w:tcBorders>
            <w:shd w:val="clear" w:color="auto" w:fill="C1CDEC" w:themeFill="accent1" w:themeFillTint="33"/>
            <w:vAlign w:val="center"/>
          </w:tcPr>
          <w:p w14:paraId="14AB6D99" w14:textId="77777777" w:rsidR="00C74B42" w:rsidRPr="006F0DBD" w:rsidRDefault="00C74B42"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Additional controls</w:t>
            </w:r>
          </w:p>
        </w:tc>
      </w:tr>
      <w:tr w:rsidR="00C74B42" w14:paraId="25CCBE33" w14:textId="77777777" w:rsidTr="006F0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60764669" w14:textId="77777777" w:rsidR="00C74B42" w:rsidRPr="002E5B53" w:rsidRDefault="00C74B42" w:rsidP="006F1EC8">
            <w:pPr>
              <w:rPr>
                <w:rFonts w:asciiTheme="minorHAnsi" w:hAnsiTheme="minorHAnsi" w:hint="eastAsia"/>
                <w:b w:val="0"/>
                <w:bCs/>
              </w:rPr>
            </w:pPr>
            <w:r w:rsidRPr="002E5B53">
              <w:rPr>
                <w:rFonts w:asciiTheme="minorHAnsi" w:hAnsiTheme="minorHAnsi"/>
                <w:b w:val="0"/>
                <w:bCs/>
              </w:rPr>
              <w:t>SIF-P03</w:t>
            </w:r>
          </w:p>
        </w:tc>
        <w:tc>
          <w:tcPr>
            <w:tcW w:w="0" w:type="auto"/>
            <w:shd w:val="clear" w:color="auto" w:fill="auto"/>
            <w:vAlign w:val="center"/>
          </w:tcPr>
          <w:p w14:paraId="34780961" w14:textId="77777777" w:rsidR="00C74B42" w:rsidRPr="006F0DBD" w:rsidRDefault="00C74B42"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External API Egress</w:t>
            </w:r>
          </w:p>
        </w:tc>
        <w:tc>
          <w:tcPr>
            <w:tcW w:w="0" w:type="auto"/>
            <w:shd w:val="clear" w:color="auto" w:fill="auto"/>
            <w:vAlign w:val="center"/>
          </w:tcPr>
          <w:p w14:paraId="7C0CA2E7" w14:textId="77777777" w:rsidR="00C74B42" w:rsidRPr="006F0DBD" w:rsidRDefault="00C74B42"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Chaucer invokes a supplier, SaaS, market or vendor API.</w:t>
            </w:r>
          </w:p>
        </w:tc>
        <w:tc>
          <w:tcPr>
            <w:tcW w:w="0" w:type="auto"/>
            <w:shd w:val="clear" w:color="auto" w:fill="auto"/>
            <w:vAlign w:val="center"/>
          </w:tcPr>
          <w:p w14:paraId="0BD281DD" w14:textId="77777777" w:rsidR="00C74B42" w:rsidRPr="006F0DBD" w:rsidRDefault="00C74B42"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Controlled egress, credential or token management, timeout, exponential backoff, throttling, circuit breaking, error mapping and dependency monitoring.</w:t>
            </w:r>
          </w:p>
        </w:tc>
      </w:tr>
      <w:tr w:rsidR="00C74B42" w14:paraId="3A04CA42" w14:textId="77777777" w:rsidTr="006F0DBD">
        <w:tc>
          <w:tcPr>
            <w:cnfStyle w:val="001000000000" w:firstRow="0" w:lastRow="0" w:firstColumn="1" w:lastColumn="0" w:oddVBand="0" w:evenVBand="0" w:oddHBand="0" w:evenHBand="0" w:firstRowFirstColumn="0" w:firstRowLastColumn="0" w:lastRowFirstColumn="0" w:lastRowLastColumn="0"/>
            <w:tcW w:w="0" w:type="auto"/>
            <w:vAlign w:val="center"/>
          </w:tcPr>
          <w:p w14:paraId="3AA965DF" w14:textId="77777777" w:rsidR="00C74B42" w:rsidRPr="002E5B53" w:rsidRDefault="00C74B42" w:rsidP="006F1EC8">
            <w:pPr>
              <w:rPr>
                <w:rFonts w:asciiTheme="minorHAnsi" w:hAnsiTheme="minorHAnsi" w:hint="eastAsia"/>
                <w:b w:val="0"/>
                <w:bCs/>
              </w:rPr>
            </w:pPr>
            <w:r w:rsidRPr="002E5B53">
              <w:rPr>
                <w:rFonts w:asciiTheme="minorHAnsi" w:hAnsiTheme="minorHAnsi"/>
                <w:b w:val="0"/>
                <w:bCs/>
              </w:rPr>
              <w:t>SIF-P04</w:t>
            </w:r>
          </w:p>
        </w:tc>
        <w:tc>
          <w:tcPr>
            <w:tcW w:w="0" w:type="auto"/>
            <w:vAlign w:val="center"/>
          </w:tcPr>
          <w:p w14:paraId="0FB5F076" w14:textId="77777777" w:rsidR="00C74B42" w:rsidRPr="006F0DBD" w:rsidRDefault="00C74B42"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API Facade and Mediation</w:t>
            </w:r>
          </w:p>
        </w:tc>
        <w:tc>
          <w:tcPr>
            <w:tcW w:w="0" w:type="auto"/>
            <w:vAlign w:val="center"/>
          </w:tcPr>
          <w:p w14:paraId="51D6872E" w14:textId="77777777" w:rsidR="00C74B42" w:rsidRPr="006F0DBD" w:rsidRDefault="00C74B42"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Chaucer provides a reusable internal facade over a third-party API.</w:t>
            </w:r>
          </w:p>
        </w:tc>
        <w:tc>
          <w:tcPr>
            <w:tcW w:w="0" w:type="auto"/>
            <w:vAlign w:val="center"/>
          </w:tcPr>
          <w:p w14:paraId="2E0CBEE9" w14:textId="77777777" w:rsidR="00C74B42" w:rsidRPr="006F0DBD" w:rsidRDefault="00C74B42"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Contract abstraction, versioning, supplier lifecycle management and centralised policy where reuse or criticality justifies it.</w:t>
            </w:r>
          </w:p>
        </w:tc>
      </w:tr>
      <w:tr w:rsidR="00C74B42" w14:paraId="5B93B115" w14:textId="77777777" w:rsidTr="006F0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64D0291B" w14:textId="77777777" w:rsidR="00C74B42" w:rsidRPr="002E5B53" w:rsidRDefault="00C74B42" w:rsidP="006F1EC8">
            <w:pPr>
              <w:rPr>
                <w:rFonts w:asciiTheme="minorHAnsi" w:hAnsiTheme="minorHAnsi" w:hint="eastAsia"/>
                <w:b w:val="0"/>
                <w:bCs/>
              </w:rPr>
            </w:pPr>
            <w:r w:rsidRPr="002E5B53">
              <w:rPr>
                <w:rFonts w:asciiTheme="minorHAnsi" w:hAnsiTheme="minorHAnsi"/>
                <w:b w:val="0"/>
                <w:bCs/>
              </w:rPr>
              <w:t>SIF-P07</w:t>
            </w:r>
          </w:p>
        </w:tc>
        <w:tc>
          <w:tcPr>
            <w:tcW w:w="0" w:type="auto"/>
            <w:shd w:val="clear" w:color="auto" w:fill="auto"/>
            <w:vAlign w:val="center"/>
          </w:tcPr>
          <w:p w14:paraId="20C5D690" w14:textId="77777777" w:rsidR="00C74B42" w:rsidRPr="006F0DBD" w:rsidRDefault="00C74B42"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Event Notification</w:t>
            </w:r>
          </w:p>
        </w:tc>
        <w:tc>
          <w:tcPr>
            <w:tcW w:w="0" w:type="auto"/>
            <w:shd w:val="clear" w:color="auto" w:fill="auto"/>
            <w:vAlign w:val="center"/>
          </w:tcPr>
          <w:p w14:paraId="60C51F69" w14:textId="77777777" w:rsidR="00C74B42" w:rsidRPr="006F0DBD" w:rsidRDefault="00C74B42"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Chaucer notifies an external party of a business event or status change.</w:t>
            </w:r>
          </w:p>
        </w:tc>
        <w:tc>
          <w:tcPr>
            <w:tcW w:w="0" w:type="auto"/>
            <w:shd w:val="clear" w:color="auto" w:fill="auto"/>
            <w:vAlign w:val="center"/>
          </w:tcPr>
          <w:p w14:paraId="0552FBD4" w14:textId="77777777" w:rsidR="00C74B42" w:rsidRPr="006F0DBD" w:rsidRDefault="00C74B42"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Contracted destination, authentication, delivery audit, retry, dead-letter handling and payload protection.</w:t>
            </w:r>
          </w:p>
        </w:tc>
      </w:tr>
      <w:tr w:rsidR="00C74B42" w14:paraId="1CD400AE" w14:textId="77777777" w:rsidTr="006F0DBD">
        <w:tc>
          <w:tcPr>
            <w:cnfStyle w:val="001000000000" w:firstRow="0" w:lastRow="0" w:firstColumn="1" w:lastColumn="0" w:oddVBand="0" w:evenVBand="0" w:oddHBand="0" w:evenHBand="0" w:firstRowFirstColumn="0" w:firstRowLastColumn="0" w:lastRowFirstColumn="0" w:lastRowLastColumn="0"/>
            <w:tcW w:w="0" w:type="auto"/>
            <w:vAlign w:val="center"/>
          </w:tcPr>
          <w:p w14:paraId="4BFD4DE4" w14:textId="77777777" w:rsidR="00C74B42" w:rsidRPr="002E5B53" w:rsidRDefault="00C74B42" w:rsidP="006F1EC8">
            <w:pPr>
              <w:rPr>
                <w:rFonts w:asciiTheme="minorHAnsi" w:hAnsiTheme="minorHAnsi" w:hint="eastAsia"/>
                <w:b w:val="0"/>
                <w:bCs/>
              </w:rPr>
            </w:pPr>
            <w:r w:rsidRPr="002E5B53">
              <w:rPr>
                <w:rFonts w:asciiTheme="minorHAnsi" w:hAnsiTheme="minorHAnsi"/>
                <w:b w:val="0"/>
                <w:bCs/>
              </w:rPr>
              <w:t>SIF-P09</w:t>
            </w:r>
          </w:p>
        </w:tc>
        <w:tc>
          <w:tcPr>
            <w:tcW w:w="0" w:type="auto"/>
            <w:vAlign w:val="center"/>
          </w:tcPr>
          <w:p w14:paraId="4FA206CF" w14:textId="77777777" w:rsidR="00C74B42" w:rsidRPr="006F0DBD" w:rsidRDefault="00C74B42"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Workflow Orchestration</w:t>
            </w:r>
          </w:p>
        </w:tc>
        <w:tc>
          <w:tcPr>
            <w:tcW w:w="0" w:type="auto"/>
            <w:vAlign w:val="center"/>
          </w:tcPr>
          <w:p w14:paraId="15EC0B05" w14:textId="77777777" w:rsidR="00C74B42" w:rsidRPr="006F0DBD" w:rsidRDefault="00C74B42"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Chaucer coordinates a multi-step process involving one or more third-party systems.</w:t>
            </w:r>
          </w:p>
        </w:tc>
        <w:tc>
          <w:tcPr>
            <w:tcW w:w="0" w:type="auto"/>
            <w:vAlign w:val="center"/>
          </w:tcPr>
          <w:p w14:paraId="1B6F6DCD" w14:textId="77777777" w:rsidR="00C74B42" w:rsidRPr="006F0DBD" w:rsidRDefault="00C74B42"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Named process owner, controlled egress, dependency timeouts, monitoring and compensating actions.</w:t>
            </w:r>
          </w:p>
        </w:tc>
      </w:tr>
      <w:tr w:rsidR="00C74B42" w14:paraId="32AC184E" w14:textId="77777777" w:rsidTr="006F0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0C2AD753" w14:textId="77777777" w:rsidR="00C74B42" w:rsidRPr="002E5B53" w:rsidRDefault="00C74B42" w:rsidP="006F1EC8">
            <w:pPr>
              <w:rPr>
                <w:rFonts w:asciiTheme="minorHAnsi" w:hAnsiTheme="minorHAnsi" w:hint="eastAsia"/>
                <w:b w:val="0"/>
                <w:bCs/>
              </w:rPr>
            </w:pPr>
            <w:r w:rsidRPr="002E5B53">
              <w:rPr>
                <w:rFonts w:asciiTheme="minorHAnsi" w:hAnsiTheme="minorHAnsi"/>
                <w:b w:val="0"/>
                <w:bCs/>
              </w:rPr>
              <w:t>SIF-P10</w:t>
            </w:r>
          </w:p>
        </w:tc>
        <w:tc>
          <w:tcPr>
            <w:tcW w:w="0" w:type="auto"/>
            <w:shd w:val="clear" w:color="auto" w:fill="auto"/>
            <w:vAlign w:val="center"/>
          </w:tcPr>
          <w:p w14:paraId="629342E6" w14:textId="77777777" w:rsidR="00C74B42" w:rsidRPr="006F0DBD" w:rsidRDefault="00C74B42"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Long-Running and Stateful Workflow</w:t>
            </w:r>
          </w:p>
        </w:tc>
        <w:tc>
          <w:tcPr>
            <w:tcW w:w="0" w:type="auto"/>
            <w:shd w:val="clear" w:color="auto" w:fill="auto"/>
            <w:vAlign w:val="center"/>
          </w:tcPr>
          <w:p w14:paraId="467A50CA" w14:textId="77777777" w:rsidR="00C74B42" w:rsidRPr="006F0DBD" w:rsidRDefault="00C74B42"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A supplier interaction requires polling, callback, delayed response, escalation or compensation.</w:t>
            </w:r>
          </w:p>
        </w:tc>
        <w:tc>
          <w:tcPr>
            <w:tcW w:w="0" w:type="auto"/>
            <w:shd w:val="clear" w:color="auto" w:fill="auto"/>
            <w:vAlign w:val="center"/>
          </w:tcPr>
          <w:p w14:paraId="5D7A2A0D" w14:textId="77777777" w:rsidR="00C74B42" w:rsidRPr="006F0DBD" w:rsidRDefault="00C74B42"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Durable state, timeout policy, retry policy, escalation, versioning and support ownership.</w:t>
            </w:r>
          </w:p>
        </w:tc>
      </w:tr>
      <w:tr w:rsidR="00C74B42" w14:paraId="5B252A27" w14:textId="77777777" w:rsidTr="006F0DBD">
        <w:tc>
          <w:tcPr>
            <w:cnfStyle w:val="001000000000" w:firstRow="0" w:lastRow="0" w:firstColumn="1" w:lastColumn="0" w:oddVBand="0" w:evenVBand="0" w:oddHBand="0" w:evenHBand="0" w:firstRowFirstColumn="0" w:firstRowLastColumn="0" w:lastRowFirstColumn="0" w:lastRowLastColumn="0"/>
            <w:tcW w:w="0" w:type="auto"/>
            <w:vAlign w:val="center"/>
          </w:tcPr>
          <w:p w14:paraId="0F2D2B2D" w14:textId="77777777" w:rsidR="00C74B42" w:rsidRPr="002E5B53" w:rsidRDefault="00C74B42" w:rsidP="006F1EC8">
            <w:pPr>
              <w:rPr>
                <w:rFonts w:asciiTheme="minorHAnsi" w:hAnsiTheme="minorHAnsi" w:hint="eastAsia"/>
                <w:b w:val="0"/>
                <w:bCs/>
              </w:rPr>
            </w:pPr>
            <w:r w:rsidRPr="002E5B53">
              <w:rPr>
                <w:rFonts w:asciiTheme="minorHAnsi" w:hAnsiTheme="minorHAnsi"/>
                <w:b w:val="0"/>
                <w:bCs/>
              </w:rPr>
              <w:t>SIF-P12</w:t>
            </w:r>
          </w:p>
        </w:tc>
        <w:tc>
          <w:tcPr>
            <w:tcW w:w="0" w:type="auto"/>
            <w:vAlign w:val="center"/>
          </w:tcPr>
          <w:p w14:paraId="52DE11B9" w14:textId="77777777" w:rsidR="00C74B42" w:rsidRPr="006F0DBD" w:rsidRDefault="00C74B42"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Managed File Exchange</w:t>
            </w:r>
          </w:p>
        </w:tc>
        <w:tc>
          <w:tcPr>
            <w:tcW w:w="0" w:type="auto"/>
            <w:vAlign w:val="center"/>
          </w:tcPr>
          <w:p w14:paraId="2C5ABEC6" w14:textId="77777777" w:rsidR="00C74B42" w:rsidRPr="006F0DBD" w:rsidRDefault="00C74B42"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Chaucer sends a file to a supplier, broker, regulator or vendor.</w:t>
            </w:r>
          </w:p>
        </w:tc>
        <w:tc>
          <w:tcPr>
            <w:tcW w:w="0" w:type="auto"/>
            <w:vAlign w:val="center"/>
          </w:tcPr>
          <w:p w14:paraId="3055803B" w14:textId="77777777" w:rsidR="00C74B42" w:rsidRPr="006F0DBD" w:rsidRDefault="00C74B42"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Approved delivery path, encryption, confirmation handling, reconciliation, retention and named support ownership.</w:t>
            </w:r>
          </w:p>
        </w:tc>
      </w:tr>
      <w:tr w:rsidR="00C74B42" w14:paraId="749B26B2" w14:textId="77777777" w:rsidTr="006F0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3BCF0863" w14:textId="77777777" w:rsidR="00C74B42" w:rsidRPr="002E5B53" w:rsidRDefault="00C74B42" w:rsidP="006F1EC8">
            <w:pPr>
              <w:rPr>
                <w:rFonts w:asciiTheme="minorHAnsi" w:hAnsiTheme="minorHAnsi" w:hint="eastAsia"/>
                <w:b w:val="0"/>
                <w:bCs/>
              </w:rPr>
            </w:pPr>
            <w:r w:rsidRPr="002E5B53">
              <w:rPr>
                <w:rFonts w:asciiTheme="minorHAnsi" w:hAnsiTheme="minorHAnsi"/>
                <w:b w:val="0"/>
                <w:bCs/>
              </w:rPr>
              <w:t>SIF-P14</w:t>
            </w:r>
          </w:p>
        </w:tc>
        <w:tc>
          <w:tcPr>
            <w:tcW w:w="0" w:type="auto"/>
            <w:shd w:val="clear" w:color="auto" w:fill="auto"/>
            <w:vAlign w:val="center"/>
          </w:tcPr>
          <w:p w14:paraId="10819F3A" w14:textId="77777777" w:rsidR="00C74B42" w:rsidRPr="006F0DBD" w:rsidRDefault="00C74B42"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Specialist Mediation and Transformation</w:t>
            </w:r>
          </w:p>
        </w:tc>
        <w:tc>
          <w:tcPr>
            <w:tcW w:w="0" w:type="auto"/>
            <w:shd w:val="clear" w:color="auto" w:fill="auto"/>
            <w:vAlign w:val="center"/>
          </w:tcPr>
          <w:p w14:paraId="57C61EB4" w14:textId="77777777" w:rsidR="00C74B42" w:rsidRPr="006F0DBD" w:rsidRDefault="00C74B42"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Supplier-specific payload, format, validation or protocol adaptation is required.</w:t>
            </w:r>
          </w:p>
        </w:tc>
        <w:tc>
          <w:tcPr>
            <w:tcW w:w="0" w:type="auto"/>
            <w:shd w:val="clear" w:color="auto" w:fill="auto"/>
            <w:vAlign w:val="center"/>
          </w:tcPr>
          <w:p w14:paraId="6694C6CA" w14:textId="68DB9464" w:rsidR="00C74B42" w:rsidRPr="006F0DBD" w:rsidRDefault="00C74B42"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 xml:space="preserve">Source-controlled mappings, testing, private execution, Key Vault </w:t>
            </w:r>
            <w:r w:rsidR="00D67197">
              <w:rPr>
                <w:rFonts w:asciiTheme="minorHAnsi" w:hAnsiTheme="minorHAnsi"/>
              </w:rPr>
              <w:t xml:space="preserve">/ </w:t>
            </w:r>
            <w:r w:rsidR="00BB1343">
              <w:rPr>
                <w:rFonts w:asciiTheme="minorHAnsi" w:hAnsiTheme="minorHAnsi"/>
              </w:rPr>
              <w:t>CyberArk</w:t>
            </w:r>
            <w:r w:rsidR="00EF4474">
              <w:rPr>
                <w:rFonts w:asciiTheme="minorHAnsi" w:hAnsiTheme="minorHAnsi"/>
              </w:rPr>
              <w:t xml:space="preserve"> </w:t>
            </w:r>
            <w:r w:rsidRPr="006F0DBD">
              <w:rPr>
                <w:rFonts w:asciiTheme="minorHAnsi" w:hAnsiTheme="minorHAnsi"/>
              </w:rPr>
              <w:t>integration and DevSecOps deployment.</w:t>
            </w:r>
          </w:p>
        </w:tc>
      </w:tr>
    </w:tbl>
    <w:p w14:paraId="74255CE0" w14:textId="77777777" w:rsidR="00E62C5D" w:rsidRDefault="00E62C5D" w:rsidP="0041138D">
      <w:pPr>
        <w:rPr>
          <w:rFonts w:eastAsia="Times New Roman" w:cs="Times New Roman"/>
          <w:color w:val="132040" w:themeColor="accent1" w:themeShade="BF"/>
          <w:sz w:val="24"/>
          <w:szCs w:val="26"/>
        </w:rPr>
      </w:pPr>
    </w:p>
    <w:p w14:paraId="60ED4B84" w14:textId="09D44345" w:rsidR="00FE4F0E" w:rsidRDefault="002D1C75" w:rsidP="0041138D">
      <w:r>
        <w:t>Third-party API egress may be implemented directly from an approved Logic App or Function when the integration is workflow-specific, has limited reuse and is appropriately governed.</w:t>
      </w:r>
      <w:r w:rsidR="00D73F39">
        <w:t xml:space="preserve"> </w:t>
      </w:r>
      <w:r>
        <w:t>A Chaucer-owned facade through API Management should be used where the third-party API is reused, business-critical, strategically important, externally sensitive or requires centralised policy, monitoring or lifecycle control.</w:t>
      </w:r>
    </w:p>
    <w:p w14:paraId="2D1A9758" w14:textId="77777777" w:rsidR="00F565B9" w:rsidRPr="00FE4F0E" w:rsidRDefault="00F565B9" w:rsidP="0041138D">
      <w:pPr>
        <w:rPr>
          <w:rFonts w:eastAsia="Times New Roman" w:cs="Times New Roman"/>
          <w:color w:val="132040" w:themeColor="accent1" w:themeShade="BF"/>
          <w:sz w:val="24"/>
          <w:szCs w:val="26"/>
        </w:rPr>
      </w:pPr>
    </w:p>
    <w:p w14:paraId="5B45D503" w14:textId="44343FEB" w:rsidR="007F56F6" w:rsidRPr="00256F22" w:rsidRDefault="007F56F6" w:rsidP="00256F22">
      <w:pPr>
        <w:rPr>
          <w:rFonts w:eastAsia="Times New Roman" w:cs="Times New Roman"/>
          <w:color w:val="132040" w:themeColor="accent1" w:themeShade="BF"/>
          <w:szCs w:val="20"/>
        </w:rPr>
      </w:pPr>
      <w:r w:rsidRPr="00256F22">
        <w:rPr>
          <w:rFonts w:eastAsia="Times New Roman" w:cs="Times New Roman"/>
          <w:color w:val="132040" w:themeColor="accent1" w:themeShade="BF"/>
          <w:szCs w:val="20"/>
        </w:rPr>
        <w:t xml:space="preserve">SIF to </w:t>
      </w:r>
      <w:r w:rsidR="00BB1343">
        <w:rPr>
          <w:rFonts w:eastAsia="Times New Roman" w:cs="Times New Roman"/>
          <w:color w:val="132040" w:themeColor="accent1" w:themeShade="BF"/>
          <w:szCs w:val="20"/>
        </w:rPr>
        <w:t>D</w:t>
      </w:r>
      <w:r w:rsidRPr="00256F22">
        <w:rPr>
          <w:rFonts w:eastAsia="Times New Roman" w:cs="Times New Roman"/>
          <w:color w:val="132040" w:themeColor="accent1" w:themeShade="BF"/>
          <w:szCs w:val="20"/>
        </w:rPr>
        <w:t>ata</w:t>
      </w:r>
      <w:r w:rsidR="0056128F">
        <w:rPr>
          <w:rFonts w:eastAsia="Times New Roman" w:cs="Times New Roman"/>
          <w:color w:val="132040" w:themeColor="accent1" w:themeShade="BF"/>
          <w:szCs w:val="20"/>
        </w:rPr>
        <w:t xml:space="preserve"> </w:t>
      </w:r>
      <w:r w:rsidR="00BB1343">
        <w:rPr>
          <w:rFonts w:eastAsia="Times New Roman" w:cs="Times New Roman"/>
          <w:color w:val="132040" w:themeColor="accent1" w:themeShade="BF"/>
          <w:szCs w:val="20"/>
        </w:rPr>
        <w:t>P</w:t>
      </w:r>
      <w:r w:rsidRPr="00256F22">
        <w:rPr>
          <w:rFonts w:eastAsia="Times New Roman" w:cs="Times New Roman"/>
          <w:color w:val="132040" w:themeColor="accent1" w:themeShade="BF"/>
          <w:szCs w:val="20"/>
        </w:rPr>
        <w:t xml:space="preserve">latform </w:t>
      </w:r>
      <w:r w:rsidR="00BB1343">
        <w:rPr>
          <w:rFonts w:eastAsia="Times New Roman" w:cs="Times New Roman"/>
          <w:color w:val="132040" w:themeColor="accent1" w:themeShade="BF"/>
          <w:szCs w:val="20"/>
        </w:rPr>
        <w:t>Profiles</w:t>
      </w:r>
      <w:r w:rsidR="009D322B">
        <w:rPr>
          <w:rFonts w:eastAsia="Times New Roman" w:cs="Times New Roman"/>
          <w:color w:val="132040" w:themeColor="accent1" w:themeShade="BF"/>
          <w:szCs w:val="20"/>
        </w:rPr>
        <w:br/>
      </w:r>
    </w:p>
    <w:tbl>
      <w:tblPr>
        <w:tblStyle w:val="GridTable4-Accent1"/>
        <w:tblW w:w="10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892"/>
        <w:gridCol w:w="1991"/>
        <w:gridCol w:w="2986"/>
        <w:gridCol w:w="3147"/>
      </w:tblGrid>
      <w:tr w:rsidR="00A5210C" w14:paraId="438F9F10" w14:textId="77777777" w:rsidTr="007A2B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left w:val="none" w:sz="0" w:space="0" w:color="auto"/>
              <w:bottom w:val="none" w:sz="0" w:space="0" w:color="auto"/>
              <w:right w:val="none" w:sz="0" w:space="0" w:color="auto"/>
            </w:tcBorders>
            <w:shd w:val="clear" w:color="auto" w:fill="C1CDEC" w:themeFill="accent1" w:themeFillTint="33"/>
            <w:vAlign w:val="center"/>
          </w:tcPr>
          <w:p w14:paraId="27AB7490" w14:textId="77777777" w:rsidR="00A5210C" w:rsidRPr="006F0DBD" w:rsidRDefault="00A5210C" w:rsidP="006F1EC8">
            <w:pPr>
              <w:rPr>
                <w:rFonts w:asciiTheme="minorHAnsi" w:hAnsiTheme="minorHAnsi" w:hint="eastAsia"/>
              </w:rPr>
            </w:pPr>
            <w:r w:rsidRPr="006F0DBD">
              <w:rPr>
                <w:rFonts w:asciiTheme="minorHAnsi" w:hAnsiTheme="minorHAnsi"/>
              </w:rPr>
              <w:t>Profile ID</w:t>
            </w:r>
          </w:p>
        </w:tc>
        <w:tc>
          <w:tcPr>
            <w:tcW w:w="0" w:type="auto"/>
            <w:tcBorders>
              <w:top w:val="single" w:sz="12" w:space="0" w:color="auto"/>
              <w:left w:val="none" w:sz="0" w:space="0" w:color="auto"/>
              <w:bottom w:val="none" w:sz="0" w:space="0" w:color="auto"/>
              <w:right w:val="none" w:sz="0" w:space="0" w:color="auto"/>
            </w:tcBorders>
            <w:shd w:val="clear" w:color="auto" w:fill="C1CDEC" w:themeFill="accent1" w:themeFillTint="33"/>
            <w:vAlign w:val="center"/>
          </w:tcPr>
          <w:p w14:paraId="77A380C4" w14:textId="77777777" w:rsidR="00A5210C" w:rsidRPr="006F0DBD" w:rsidRDefault="00A5210C"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Enterprise Integration Profile</w:t>
            </w:r>
          </w:p>
        </w:tc>
        <w:tc>
          <w:tcPr>
            <w:tcW w:w="0" w:type="auto"/>
            <w:tcBorders>
              <w:top w:val="single" w:sz="12" w:space="0" w:color="auto"/>
              <w:left w:val="none" w:sz="0" w:space="0" w:color="auto"/>
              <w:bottom w:val="none" w:sz="0" w:space="0" w:color="auto"/>
              <w:right w:val="none" w:sz="0" w:space="0" w:color="auto"/>
            </w:tcBorders>
            <w:shd w:val="clear" w:color="auto" w:fill="C1CDEC" w:themeFill="accent1" w:themeFillTint="33"/>
            <w:vAlign w:val="center"/>
          </w:tcPr>
          <w:p w14:paraId="568FD1D8" w14:textId="77777777" w:rsidR="00A5210C" w:rsidRPr="006F0DBD" w:rsidRDefault="00A5210C"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Typical use</w:t>
            </w:r>
          </w:p>
        </w:tc>
        <w:tc>
          <w:tcPr>
            <w:tcW w:w="0" w:type="auto"/>
            <w:tcBorders>
              <w:top w:val="single" w:sz="12" w:space="0" w:color="auto"/>
              <w:left w:val="none" w:sz="0" w:space="0" w:color="auto"/>
              <w:bottom w:val="none" w:sz="0" w:space="0" w:color="auto"/>
              <w:right w:val="none" w:sz="0" w:space="0" w:color="auto"/>
            </w:tcBorders>
            <w:shd w:val="clear" w:color="auto" w:fill="C1CDEC" w:themeFill="accent1" w:themeFillTint="33"/>
            <w:vAlign w:val="center"/>
          </w:tcPr>
          <w:p w14:paraId="66722202" w14:textId="77777777" w:rsidR="00A5210C" w:rsidRPr="006F0DBD" w:rsidRDefault="00A5210C"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Guardrail</w:t>
            </w:r>
          </w:p>
        </w:tc>
      </w:tr>
      <w:tr w:rsidR="00A5210C" w14:paraId="19C2D62B" w14:textId="77777777" w:rsidTr="006F0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77D5F7B5" w14:textId="77777777" w:rsidR="00A5210C" w:rsidRPr="002E5B53" w:rsidRDefault="00A5210C" w:rsidP="006F1EC8">
            <w:pPr>
              <w:rPr>
                <w:rFonts w:asciiTheme="minorHAnsi" w:hAnsiTheme="minorHAnsi" w:hint="eastAsia"/>
                <w:b w:val="0"/>
                <w:bCs/>
              </w:rPr>
            </w:pPr>
            <w:r w:rsidRPr="002E5B53">
              <w:rPr>
                <w:rFonts w:asciiTheme="minorHAnsi" w:hAnsiTheme="minorHAnsi"/>
                <w:b w:val="0"/>
                <w:bCs/>
              </w:rPr>
              <w:t>SIF-P07</w:t>
            </w:r>
          </w:p>
        </w:tc>
        <w:tc>
          <w:tcPr>
            <w:tcW w:w="0" w:type="auto"/>
            <w:shd w:val="clear" w:color="auto" w:fill="auto"/>
            <w:vAlign w:val="center"/>
          </w:tcPr>
          <w:p w14:paraId="668CE538" w14:textId="77777777" w:rsidR="00A5210C" w:rsidRPr="006F0DBD" w:rsidRDefault="00A5210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Event Notification</w:t>
            </w:r>
          </w:p>
        </w:tc>
        <w:tc>
          <w:tcPr>
            <w:tcW w:w="0" w:type="auto"/>
            <w:shd w:val="clear" w:color="auto" w:fill="auto"/>
            <w:vAlign w:val="center"/>
          </w:tcPr>
          <w:p w14:paraId="464288F5" w14:textId="77777777" w:rsidR="00A5210C" w:rsidRPr="006F0DBD" w:rsidRDefault="00A5210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Notify the data platform that governed data is available for ingestion.</w:t>
            </w:r>
          </w:p>
        </w:tc>
        <w:tc>
          <w:tcPr>
            <w:tcW w:w="0" w:type="auto"/>
            <w:shd w:val="clear" w:color="auto" w:fill="auto"/>
            <w:vAlign w:val="center"/>
          </w:tcPr>
          <w:p w14:paraId="018D0343" w14:textId="77777777" w:rsidR="00A5210C" w:rsidRPr="006F0DBD" w:rsidRDefault="00A5210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Notification only. Do not use the data platform to coordinate an operational process.</w:t>
            </w:r>
          </w:p>
        </w:tc>
      </w:tr>
      <w:tr w:rsidR="00A5210C" w14:paraId="0AA876F5" w14:textId="77777777" w:rsidTr="006F0DBD">
        <w:tc>
          <w:tcPr>
            <w:cnfStyle w:val="001000000000" w:firstRow="0" w:lastRow="0" w:firstColumn="1" w:lastColumn="0" w:oddVBand="0" w:evenVBand="0" w:oddHBand="0" w:evenHBand="0" w:firstRowFirstColumn="0" w:firstRowLastColumn="0" w:lastRowFirstColumn="0" w:lastRowLastColumn="0"/>
            <w:tcW w:w="0" w:type="auto"/>
            <w:vAlign w:val="center"/>
          </w:tcPr>
          <w:p w14:paraId="629EE545" w14:textId="77777777" w:rsidR="00A5210C" w:rsidRPr="002E5B53" w:rsidRDefault="00A5210C" w:rsidP="006F1EC8">
            <w:pPr>
              <w:rPr>
                <w:rFonts w:asciiTheme="minorHAnsi" w:hAnsiTheme="minorHAnsi" w:hint="eastAsia"/>
                <w:b w:val="0"/>
                <w:bCs/>
              </w:rPr>
            </w:pPr>
            <w:r w:rsidRPr="002E5B53">
              <w:rPr>
                <w:rFonts w:asciiTheme="minorHAnsi" w:hAnsiTheme="minorHAnsi"/>
                <w:b w:val="0"/>
                <w:bCs/>
              </w:rPr>
              <w:t>SIF-P08</w:t>
            </w:r>
          </w:p>
        </w:tc>
        <w:tc>
          <w:tcPr>
            <w:tcW w:w="0" w:type="auto"/>
            <w:vAlign w:val="center"/>
          </w:tcPr>
          <w:p w14:paraId="04CE6F82" w14:textId="77777777" w:rsidR="00A5210C" w:rsidRPr="006F0DBD" w:rsidRDefault="00A5210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High-Volume Event Streaming</w:t>
            </w:r>
          </w:p>
        </w:tc>
        <w:tc>
          <w:tcPr>
            <w:tcW w:w="0" w:type="auto"/>
            <w:vAlign w:val="center"/>
          </w:tcPr>
          <w:p w14:paraId="7E988B84" w14:textId="77777777" w:rsidR="00A5210C" w:rsidRPr="006F0DBD" w:rsidRDefault="00A5210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Stream high-volume events or telemetry into the data platform for analytical processing.</w:t>
            </w:r>
          </w:p>
        </w:tc>
        <w:tc>
          <w:tcPr>
            <w:tcW w:w="0" w:type="auto"/>
            <w:vAlign w:val="center"/>
          </w:tcPr>
          <w:p w14:paraId="3D2D371F" w14:textId="77777777" w:rsidR="00A5210C" w:rsidRPr="006F0DBD" w:rsidRDefault="00A5210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Use only where the streaming requirement and expected volume are demonstrated.</w:t>
            </w:r>
          </w:p>
        </w:tc>
      </w:tr>
      <w:tr w:rsidR="00A5210C" w14:paraId="1A2B870C" w14:textId="77777777" w:rsidTr="006F0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7BE84E8C" w14:textId="77777777" w:rsidR="00A5210C" w:rsidRPr="002E5B53" w:rsidRDefault="00A5210C" w:rsidP="006F1EC8">
            <w:pPr>
              <w:rPr>
                <w:rFonts w:asciiTheme="minorHAnsi" w:hAnsiTheme="minorHAnsi" w:hint="eastAsia"/>
                <w:b w:val="0"/>
                <w:bCs/>
              </w:rPr>
            </w:pPr>
            <w:r w:rsidRPr="002E5B53">
              <w:rPr>
                <w:rFonts w:asciiTheme="minorHAnsi" w:hAnsiTheme="minorHAnsi"/>
                <w:b w:val="0"/>
                <w:bCs/>
              </w:rPr>
              <w:t>SIF-P12</w:t>
            </w:r>
          </w:p>
        </w:tc>
        <w:tc>
          <w:tcPr>
            <w:tcW w:w="0" w:type="auto"/>
            <w:shd w:val="clear" w:color="auto" w:fill="auto"/>
            <w:vAlign w:val="center"/>
          </w:tcPr>
          <w:p w14:paraId="1A1A3DE2" w14:textId="77777777" w:rsidR="00A5210C" w:rsidRPr="006F0DBD" w:rsidRDefault="00A5210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Managed File Exchange</w:t>
            </w:r>
          </w:p>
        </w:tc>
        <w:tc>
          <w:tcPr>
            <w:tcW w:w="0" w:type="auto"/>
            <w:shd w:val="clear" w:color="auto" w:fill="auto"/>
            <w:vAlign w:val="center"/>
          </w:tcPr>
          <w:p w14:paraId="7BC4C5AA" w14:textId="77777777" w:rsidR="00A5210C" w:rsidRPr="006F0DBD" w:rsidRDefault="00A5210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Land files in an approved data-platform landing zone or export curated data through a governed file boundary.</w:t>
            </w:r>
          </w:p>
        </w:tc>
        <w:tc>
          <w:tcPr>
            <w:tcW w:w="0" w:type="auto"/>
            <w:shd w:val="clear" w:color="auto" w:fill="auto"/>
            <w:vAlign w:val="center"/>
          </w:tcPr>
          <w:p w14:paraId="46DFFE4C" w14:textId="77777777" w:rsidR="00A5210C" w:rsidRPr="006F0DBD" w:rsidRDefault="00A5210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Ownership, classification, metadata, retention, reconciliation and monitoring must be defined.</w:t>
            </w:r>
          </w:p>
        </w:tc>
      </w:tr>
      <w:tr w:rsidR="00A5210C" w14:paraId="2A83B17B" w14:textId="77777777" w:rsidTr="006F0DBD">
        <w:tc>
          <w:tcPr>
            <w:cnfStyle w:val="001000000000" w:firstRow="0" w:lastRow="0" w:firstColumn="1" w:lastColumn="0" w:oddVBand="0" w:evenVBand="0" w:oddHBand="0" w:evenHBand="0" w:firstRowFirstColumn="0" w:firstRowLastColumn="0" w:lastRowFirstColumn="0" w:lastRowLastColumn="0"/>
            <w:tcW w:w="0" w:type="auto"/>
            <w:vAlign w:val="center"/>
          </w:tcPr>
          <w:p w14:paraId="12E89E3F" w14:textId="77777777" w:rsidR="00A5210C" w:rsidRPr="002E5B53" w:rsidRDefault="00A5210C" w:rsidP="006F1EC8">
            <w:pPr>
              <w:rPr>
                <w:rFonts w:asciiTheme="minorHAnsi" w:hAnsiTheme="minorHAnsi" w:hint="eastAsia"/>
                <w:b w:val="0"/>
                <w:bCs/>
              </w:rPr>
            </w:pPr>
            <w:r w:rsidRPr="002E5B53">
              <w:rPr>
                <w:rFonts w:asciiTheme="minorHAnsi" w:hAnsiTheme="minorHAnsi"/>
                <w:b w:val="0"/>
                <w:bCs/>
              </w:rPr>
              <w:t>SIF-P13</w:t>
            </w:r>
          </w:p>
        </w:tc>
        <w:tc>
          <w:tcPr>
            <w:tcW w:w="0" w:type="auto"/>
            <w:vAlign w:val="center"/>
          </w:tcPr>
          <w:p w14:paraId="010B83EC" w14:textId="77777777" w:rsidR="00A5210C" w:rsidRPr="006F0DBD" w:rsidRDefault="00A5210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Data Platform Exchange</w:t>
            </w:r>
          </w:p>
        </w:tc>
        <w:tc>
          <w:tcPr>
            <w:tcW w:w="0" w:type="auto"/>
            <w:vAlign w:val="center"/>
          </w:tcPr>
          <w:p w14:paraId="31D0AE95" w14:textId="77777777" w:rsidR="00A5210C" w:rsidRPr="006F0DBD" w:rsidRDefault="00A5210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Governed ingestion into the data platform or governed consumption of curated data products.</w:t>
            </w:r>
          </w:p>
        </w:tc>
        <w:tc>
          <w:tcPr>
            <w:tcW w:w="0" w:type="auto"/>
            <w:vAlign w:val="center"/>
          </w:tcPr>
          <w:p w14:paraId="2DC6464D" w14:textId="77777777" w:rsidR="00A5210C" w:rsidRPr="006F0DBD" w:rsidRDefault="00A5210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The data platform must not become the default operational integration mechanism.</w:t>
            </w:r>
          </w:p>
        </w:tc>
      </w:tr>
      <w:tr w:rsidR="00A5210C" w14:paraId="6A7D9C5F" w14:textId="77777777" w:rsidTr="006F0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193C920B" w14:textId="77777777" w:rsidR="00A5210C" w:rsidRPr="002E5B53" w:rsidRDefault="00A5210C" w:rsidP="006F1EC8">
            <w:pPr>
              <w:rPr>
                <w:rFonts w:asciiTheme="minorHAnsi" w:hAnsiTheme="minorHAnsi" w:hint="eastAsia"/>
                <w:b w:val="0"/>
                <w:bCs/>
              </w:rPr>
            </w:pPr>
            <w:r w:rsidRPr="002E5B53">
              <w:rPr>
                <w:rFonts w:asciiTheme="minorHAnsi" w:hAnsiTheme="minorHAnsi"/>
                <w:b w:val="0"/>
                <w:bCs/>
              </w:rPr>
              <w:t>SIF-P14</w:t>
            </w:r>
          </w:p>
        </w:tc>
        <w:tc>
          <w:tcPr>
            <w:tcW w:w="0" w:type="auto"/>
            <w:shd w:val="clear" w:color="auto" w:fill="auto"/>
            <w:vAlign w:val="center"/>
          </w:tcPr>
          <w:p w14:paraId="43BB5D5E" w14:textId="77777777" w:rsidR="00A5210C" w:rsidRPr="006F0DBD" w:rsidRDefault="00A5210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Specialist Mediation and Transformation</w:t>
            </w:r>
          </w:p>
        </w:tc>
        <w:tc>
          <w:tcPr>
            <w:tcW w:w="0" w:type="auto"/>
            <w:shd w:val="clear" w:color="auto" w:fill="auto"/>
            <w:vAlign w:val="center"/>
          </w:tcPr>
          <w:p w14:paraId="05F9A52C" w14:textId="77777777" w:rsidR="00A5210C" w:rsidRPr="006F0DBD" w:rsidRDefault="00A5210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Perform bounded extraction, validation, redaction or format preparation at the exchange boundary.</w:t>
            </w:r>
          </w:p>
        </w:tc>
        <w:tc>
          <w:tcPr>
            <w:tcW w:w="0" w:type="auto"/>
            <w:shd w:val="clear" w:color="auto" w:fill="auto"/>
            <w:vAlign w:val="center"/>
          </w:tcPr>
          <w:p w14:paraId="554245D3" w14:textId="77777777" w:rsidR="00A5210C" w:rsidRPr="006F0DBD" w:rsidRDefault="00A5210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Do not embed operational process orchestration or warehouse transformation logic in custom integration code.</w:t>
            </w:r>
          </w:p>
        </w:tc>
      </w:tr>
    </w:tbl>
    <w:p w14:paraId="4627C96B" w14:textId="77777777" w:rsidR="001F6729" w:rsidRDefault="001F6729" w:rsidP="0041138D">
      <w:pPr>
        <w:rPr>
          <w:szCs w:val="20"/>
        </w:rPr>
      </w:pPr>
    </w:p>
    <w:p w14:paraId="767BF9B6" w14:textId="74B7E46E" w:rsidR="0041138D" w:rsidRDefault="0041138D" w:rsidP="0041138D">
      <w:pPr>
        <w:pStyle w:val="Heading2"/>
      </w:pPr>
      <w:bookmarkStart w:id="169" w:name="_Toc239852296"/>
      <w:bookmarkStart w:id="170" w:name="_Toc239980603"/>
      <w:bookmarkStart w:id="171" w:name="_Toc240366844"/>
      <w:r w:rsidRPr="00FE4F0E">
        <w:t>Detailed Practitioner Patterns</w:t>
      </w:r>
      <w:bookmarkEnd w:id="169"/>
      <w:bookmarkEnd w:id="170"/>
      <w:bookmarkEnd w:id="171"/>
    </w:p>
    <w:p w14:paraId="3DEC63E4" w14:textId="77777777" w:rsidR="00FE4F0E" w:rsidRPr="00FE4F0E" w:rsidRDefault="00FE4F0E" w:rsidP="00FE4F0E"/>
    <w:p w14:paraId="302DDBE7" w14:textId="63380E8F" w:rsidR="00236663" w:rsidRDefault="0000608F" w:rsidP="0000608F">
      <w:r>
        <w:t>The Detailed Integration Pattern Catalogue is the authoritative source for pattern implementation guidance.</w:t>
      </w:r>
      <w:r w:rsidR="003440DC">
        <w:t xml:space="preserve"> </w:t>
      </w:r>
      <w:r>
        <w:t>Patterns are organised by interaction style:</w:t>
      </w:r>
    </w:p>
    <w:p w14:paraId="35B885AD" w14:textId="77777777" w:rsidR="003440DC" w:rsidRDefault="003440DC" w:rsidP="0000608F"/>
    <w:p w14:paraId="1D92838B" w14:textId="77777777" w:rsidR="0000608F" w:rsidRDefault="0000608F" w:rsidP="0045770F">
      <w:pPr>
        <w:pStyle w:val="ListParagraph"/>
        <w:numPr>
          <w:ilvl w:val="0"/>
          <w:numId w:val="22"/>
        </w:numPr>
        <w:spacing w:after="160" w:line="279" w:lineRule="auto"/>
      </w:pPr>
      <w:r>
        <w:t>Request and response.</w:t>
      </w:r>
    </w:p>
    <w:p w14:paraId="18CD3A53" w14:textId="77777777" w:rsidR="0000608F" w:rsidRDefault="0000608F" w:rsidP="0045770F">
      <w:pPr>
        <w:pStyle w:val="ListParagraph"/>
        <w:numPr>
          <w:ilvl w:val="0"/>
          <w:numId w:val="22"/>
        </w:numPr>
        <w:spacing w:after="160" w:line="279" w:lineRule="auto"/>
      </w:pPr>
      <w:r>
        <w:t>Asynchronous messaging.</w:t>
      </w:r>
    </w:p>
    <w:p w14:paraId="144338EE" w14:textId="77777777" w:rsidR="0000608F" w:rsidRDefault="0000608F" w:rsidP="0045770F">
      <w:pPr>
        <w:pStyle w:val="ListParagraph"/>
        <w:numPr>
          <w:ilvl w:val="0"/>
          <w:numId w:val="22"/>
        </w:numPr>
        <w:spacing w:after="160" w:line="279" w:lineRule="auto"/>
      </w:pPr>
      <w:r>
        <w:t>Eventing and streaming.</w:t>
      </w:r>
    </w:p>
    <w:p w14:paraId="71EBAD78" w14:textId="77777777" w:rsidR="0000608F" w:rsidRDefault="0000608F" w:rsidP="0045770F">
      <w:pPr>
        <w:pStyle w:val="ListParagraph"/>
        <w:numPr>
          <w:ilvl w:val="0"/>
          <w:numId w:val="22"/>
        </w:numPr>
        <w:spacing w:after="160" w:line="279" w:lineRule="auto"/>
      </w:pPr>
      <w:r>
        <w:t>Process orchestration.</w:t>
      </w:r>
    </w:p>
    <w:p w14:paraId="796AB878" w14:textId="77777777" w:rsidR="0000608F" w:rsidRDefault="0000608F" w:rsidP="0045770F">
      <w:pPr>
        <w:pStyle w:val="ListParagraph"/>
        <w:numPr>
          <w:ilvl w:val="0"/>
          <w:numId w:val="22"/>
        </w:numPr>
        <w:spacing w:after="160" w:line="279" w:lineRule="auto"/>
      </w:pPr>
      <w:r>
        <w:t>File exchange.</w:t>
      </w:r>
    </w:p>
    <w:p w14:paraId="0E33D8BF" w14:textId="77777777" w:rsidR="0000608F" w:rsidRDefault="0000608F" w:rsidP="0045770F">
      <w:pPr>
        <w:pStyle w:val="ListParagraph"/>
        <w:numPr>
          <w:ilvl w:val="0"/>
          <w:numId w:val="22"/>
        </w:numPr>
        <w:spacing w:after="160" w:line="279" w:lineRule="auto"/>
      </w:pPr>
      <w:r>
        <w:t>Transformation and routing.</w:t>
      </w:r>
    </w:p>
    <w:p w14:paraId="760EC251" w14:textId="77777777" w:rsidR="0000608F" w:rsidRDefault="0000608F" w:rsidP="0045770F">
      <w:pPr>
        <w:pStyle w:val="ListParagraph"/>
        <w:numPr>
          <w:ilvl w:val="0"/>
          <w:numId w:val="22"/>
        </w:numPr>
        <w:spacing w:after="160" w:line="279" w:lineRule="auto"/>
      </w:pPr>
      <w:r>
        <w:t>Data-platform exchange.</w:t>
      </w:r>
    </w:p>
    <w:p w14:paraId="56B1EFDA" w14:textId="58680813" w:rsidR="00150680" w:rsidRDefault="0000608F" w:rsidP="0041138D">
      <w:r>
        <w:t>The catalogue is aligned to the decision process in Section 7. The decision tree first identifies the appropriate interaction style. The detailed catalogue then provides the approved pattern for implementing that interaction.</w:t>
      </w:r>
    </w:p>
    <w:p w14:paraId="657C15E0" w14:textId="77777777" w:rsidR="00150680" w:rsidRDefault="00150680" w:rsidP="0041138D"/>
    <w:p w14:paraId="60F1389E" w14:textId="77777777" w:rsidR="00150680" w:rsidRDefault="00150680" w:rsidP="0041138D"/>
    <w:p w14:paraId="3CFEC60C" w14:textId="77777777" w:rsidR="00150680" w:rsidRDefault="00150680" w:rsidP="0041138D">
      <w:pPr>
        <w:rPr>
          <w:szCs w:val="20"/>
        </w:rPr>
      </w:pPr>
    </w:p>
    <w:p w14:paraId="1573204D" w14:textId="2737FEC6" w:rsidR="00BD1908" w:rsidRPr="00D73F39" w:rsidRDefault="00BD1908" w:rsidP="005C09AF">
      <w:pPr>
        <w:pStyle w:val="Heading3"/>
        <w:rPr>
          <w:rFonts w:cs="Times New Roman"/>
          <w:color w:val="132040" w:themeColor="accent1" w:themeShade="BF"/>
          <w:sz w:val="24"/>
          <w:szCs w:val="26"/>
        </w:rPr>
      </w:pPr>
      <w:r w:rsidRPr="00D73F39">
        <w:rPr>
          <w:rFonts w:cs="Times New Roman"/>
          <w:color w:val="132040" w:themeColor="accent1" w:themeShade="BF"/>
          <w:sz w:val="24"/>
          <w:szCs w:val="26"/>
        </w:rPr>
        <w:t>Authoritative pattern identifiers</w:t>
      </w:r>
    </w:p>
    <w:p w14:paraId="3ED6E5A1" w14:textId="309176F7" w:rsidR="0035544F" w:rsidRDefault="0035544F" w:rsidP="0035544F">
      <w:r>
        <w:t>The following identifier formats are used</w:t>
      </w:r>
      <w:r w:rsidR="009D322B">
        <w:br/>
      </w:r>
    </w:p>
    <w:tbl>
      <w:tblPr>
        <w:tblStyle w:val="GridTable4-Accent1"/>
        <w:tblW w:w="906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666"/>
        <w:gridCol w:w="2837"/>
        <w:gridCol w:w="4564"/>
      </w:tblGrid>
      <w:tr w:rsidR="0035544F" w14:paraId="21997781" w14:textId="77777777" w:rsidTr="007A2B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left w:val="none" w:sz="0" w:space="0" w:color="auto"/>
              <w:bottom w:val="none" w:sz="0" w:space="0" w:color="auto"/>
              <w:right w:val="none" w:sz="0" w:space="0" w:color="auto"/>
            </w:tcBorders>
            <w:shd w:val="clear" w:color="auto" w:fill="C1CDEC" w:themeFill="accent1" w:themeFillTint="33"/>
            <w:vAlign w:val="center"/>
          </w:tcPr>
          <w:p w14:paraId="55343272" w14:textId="77777777" w:rsidR="0035544F" w:rsidRDefault="0035544F" w:rsidP="006F1EC8">
            <w:r>
              <w:t>Identifier format</w:t>
            </w:r>
          </w:p>
        </w:tc>
        <w:tc>
          <w:tcPr>
            <w:tcW w:w="0" w:type="auto"/>
            <w:tcBorders>
              <w:top w:val="single" w:sz="12" w:space="0" w:color="auto"/>
              <w:left w:val="none" w:sz="0" w:space="0" w:color="auto"/>
              <w:bottom w:val="none" w:sz="0" w:space="0" w:color="auto"/>
              <w:right w:val="none" w:sz="0" w:space="0" w:color="auto"/>
            </w:tcBorders>
            <w:shd w:val="clear" w:color="auto" w:fill="C1CDEC" w:themeFill="accent1" w:themeFillTint="33"/>
            <w:vAlign w:val="center"/>
          </w:tcPr>
          <w:p w14:paraId="4E801AE7" w14:textId="77777777" w:rsidR="0035544F" w:rsidRDefault="0035544F" w:rsidP="006F1EC8">
            <w:pPr>
              <w:cnfStyle w:val="100000000000" w:firstRow="1" w:lastRow="0" w:firstColumn="0" w:lastColumn="0" w:oddVBand="0" w:evenVBand="0" w:oddHBand="0" w:evenHBand="0" w:firstRowFirstColumn="0" w:firstRowLastColumn="0" w:lastRowFirstColumn="0" w:lastRowLastColumn="0"/>
            </w:pPr>
            <w:r>
              <w:t>Scope</w:t>
            </w:r>
          </w:p>
        </w:tc>
        <w:tc>
          <w:tcPr>
            <w:tcW w:w="4564" w:type="dxa"/>
            <w:tcBorders>
              <w:top w:val="single" w:sz="12" w:space="0" w:color="auto"/>
              <w:left w:val="none" w:sz="0" w:space="0" w:color="auto"/>
              <w:bottom w:val="none" w:sz="0" w:space="0" w:color="auto"/>
              <w:right w:val="none" w:sz="0" w:space="0" w:color="auto"/>
            </w:tcBorders>
            <w:shd w:val="clear" w:color="auto" w:fill="C1CDEC" w:themeFill="accent1" w:themeFillTint="33"/>
            <w:vAlign w:val="center"/>
          </w:tcPr>
          <w:p w14:paraId="2394E171" w14:textId="77777777" w:rsidR="0035544F" w:rsidRDefault="0035544F" w:rsidP="006F1EC8">
            <w:pPr>
              <w:cnfStyle w:val="100000000000" w:firstRow="1" w:lastRow="0" w:firstColumn="0" w:lastColumn="0" w:oddVBand="0" w:evenVBand="0" w:oddHBand="0" w:evenHBand="0" w:firstRowFirstColumn="0" w:firstRowLastColumn="0" w:lastRowFirstColumn="0" w:lastRowLastColumn="0"/>
            </w:pPr>
            <w:r>
              <w:t>Example</w:t>
            </w:r>
          </w:p>
        </w:tc>
      </w:tr>
      <w:tr w:rsidR="0035544F" w14:paraId="6967D2FD" w14:textId="77777777" w:rsidTr="007A2B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178A6655" w14:textId="77777777" w:rsidR="0035544F" w:rsidRPr="002E5B53" w:rsidRDefault="0035544F" w:rsidP="006F1EC8">
            <w:pPr>
              <w:rPr>
                <w:b w:val="0"/>
                <w:bCs/>
              </w:rPr>
            </w:pPr>
            <w:r w:rsidRPr="002E5B53">
              <w:rPr>
                <w:b w:val="0"/>
                <w:bCs/>
              </w:rPr>
              <w:t>SFINTnn</w:t>
            </w:r>
          </w:p>
        </w:tc>
        <w:tc>
          <w:tcPr>
            <w:tcW w:w="0" w:type="auto"/>
            <w:shd w:val="clear" w:color="auto" w:fill="auto"/>
            <w:vAlign w:val="center"/>
          </w:tcPr>
          <w:p w14:paraId="338495E2" w14:textId="77777777" w:rsidR="0035544F" w:rsidRDefault="0035544F" w:rsidP="006F1EC8">
            <w:pPr>
              <w:cnfStyle w:val="000000100000" w:firstRow="0" w:lastRow="0" w:firstColumn="0" w:lastColumn="0" w:oddVBand="0" w:evenVBand="0" w:oddHBand="1" w:evenHBand="0" w:firstRowFirstColumn="0" w:firstRowLastColumn="0" w:lastRowFirstColumn="0" w:lastRowLastColumn="0"/>
            </w:pPr>
            <w:r>
              <w:t>Operational integration patterns</w:t>
            </w:r>
          </w:p>
        </w:tc>
        <w:tc>
          <w:tcPr>
            <w:tcW w:w="4564" w:type="dxa"/>
            <w:shd w:val="clear" w:color="auto" w:fill="auto"/>
            <w:vAlign w:val="center"/>
          </w:tcPr>
          <w:p w14:paraId="0076D220" w14:textId="77777777" w:rsidR="0035544F" w:rsidRDefault="0035544F" w:rsidP="006F1EC8">
            <w:pPr>
              <w:cnfStyle w:val="000000100000" w:firstRow="0" w:lastRow="0" w:firstColumn="0" w:lastColumn="0" w:oddVBand="0" w:evenVBand="0" w:oddHBand="1" w:evenHBand="0" w:firstRowFirstColumn="0" w:firstRowLastColumn="0" w:lastRowFirstColumn="0" w:lastRowLastColumn="0"/>
            </w:pPr>
            <w:r>
              <w:t>SFINT08 Reliable Messaging</w:t>
            </w:r>
          </w:p>
        </w:tc>
      </w:tr>
      <w:tr w:rsidR="0035544F" w14:paraId="633D48E7" w14:textId="77777777" w:rsidTr="007A2B8C">
        <w:tc>
          <w:tcPr>
            <w:cnfStyle w:val="001000000000" w:firstRow="0" w:lastRow="0" w:firstColumn="1" w:lastColumn="0" w:oddVBand="0" w:evenVBand="0" w:oddHBand="0" w:evenHBand="0" w:firstRowFirstColumn="0" w:firstRowLastColumn="0" w:lastRowFirstColumn="0" w:lastRowLastColumn="0"/>
            <w:tcW w:w="0" w:type="auto"/>
            <w:vAlign w:val="center"/>
          </w:tcPr>
          <w:p w14:paraId="4F162B0C" w14:textId="77777777" w:rsidR="0035544F" w:rsidRPr="002E5B53" w:rsidRDefault="0035544F" w:rsidP="006F1EC8">
            <w:pPr>
              <w:rPr>
                <w:b w:val="0"/>
                <w:bCs/>
              </w:rPr>
            </w:pPr>
            <w:r w:rsidRPr="002E5B53">
              <w:rPr>
                <w:b w:val="0"/>
                <w:bCs/>
              </w:rPr>
              <w:t>SFDEINTnn</w:t>
            </w:r>
          </w:p>
        </w:tc>
        <w:tc>
          <w:tcPr>
            <w:tcW w:w="0" w:type="auto"/>
            <w:vAlign w:val="center"/>
          </w:tcPr>
          <w:p w14:paraId="207E4952" w14:textId="77777777" w:rsidR="0035544F" w:rsidRDefault="0035544F" w:rsidP="006F1EC8">
            <w:pPr>
              <w:cnfStyle w:val="000000000000" w:firstRow="0" w:lastRow="0" w:firstColumn="0" w:lastColumn="0" w:oddVBand="0" w:evenVBand="0" w:oddHBand="0" w:evenHBand="0" w:firstRowFirstColumn="0" w:firstRowLastColumn="0" w:lastRowFirstColumn="0" w:lastRowLastColumn="0"/>
            </w:pPr>
            <w:r>
              <w:t>Data-platform exchange patterns</w:t>
            </w:r>
          </w:p>
        </w:tc>
        <w:tc>
          <w:tcPr>
            <w:tcW w:w="4564" w:type="dxa"/>
            <w:vAlign w:val="center"/>
          </w:tcPr>
          <w:p w14:paraId="27CFA017" w14:textId="77777777" w:rsidR="0035544F" w:rsidRDefault="0035544F" w:rsidP="006F1EC8">
            <w:pPr>
              <w:cnfStyle w:val="000000000000" w:firstRow="0" w:lastRow="0" w:firstColumn="0" w:lastColumn="0" w:oddVBand="0" w:evenVBand="0" w:oddHBand="0" w:evenHBand="0" w:firstRowFirstColumn="0" w:firstRowLastColumn="0" w:lastRowFirstColumn="0" w:lastRowLastColumn="0"/>
            </w:pPr>
            <w:r>
              <w:t>SFDEINT03 File Ingestion</w:t>
            </w:r>
          </w:p>
        </w:tc>
      </w:tr>
    </w:tbl>
    <w:p w14:paraId="4122A8C0" w14:textId="4C22B33A" w:rsidR="0035544F" w:rsidRDefault="009D322B" w:rsidP="0035544F">
      <w:r>
        <w:br/>
      </w:r>
      <w:r w:rsidR="0035544F">
        <w:t>The Detailed Integration Pattern identifier must be used in:</w:t>
      </w:r>
      <w:r>
        <w:br/>
      </w:r>
    </w:p>
    <w:p w14:paraId="69B097A1" w14:textId="77777777" w:rsidR="0035544F" w:rsidRDefault="0035544F" w:rsidP="0045770F">
      <w:pPr>
        <w:pStyle w:val="ListParagraph"/>
        <w:numPr>
          <w:ilvl w:val="0"/>
          <w:numId w:val="31"/>
        </w:numPr>
        <w:spacing w:after="160" w:line="279" w:lineRule="auto"/>
      </w:pPr>
      <w:r>
        <w:t>High-level and low-level solution designs.</w:t>
      </w:r>
    </w:p>
    <w:p w14:paraId="36B5D913" w14:textId="77777777" w:rsidR="0035544F" w:rsidRDefault="0035544F" w:rsidP="0045770F">
      <w:pPr>
        <w:pStyle w:val="ListParagraph"/>
        <w:numPr>
          <w:ilvl w:val="0"/>
          <w:numId w:val="31"/>
        </w:numPr>
        <w:spacing w:after="160" w:line="279" w:lineRule="auto"/>
      </w:pPr>
      <w:r>
        <w:t>Architecture decision records.</w:t>
      </w:r>
    </w:p>
    <w:p w14:paraId="795582B8" w14:textId="77777777" w:rsidR="0035544F" w:rsidRDefault="0035544F" w:rsidP="0045770F">
      <w:pPr>
        <w:pStyle w:val="ListParagraph"/>
        <w:numPr>
          <w:ilvl w:val="0"/>
          <w:numId w:val="31"/>
        </w:numPr>
        <w:spacing w:after="160" w:line="279" w:lineRule="auto"/>
      </w:pPr>
      <w:r>
        <w:t>Interface and integration specifications.</w:t>
      </w:r>
    </w:p>
    <w:p w14:paraId="6084BE5C" w14:textId="77777777" w:rsidR="0035544F" w:rsidRDefault="0035544F" w:rsidP="0045770F">
      <w:pPr>
        <w:pStyle w:val="ListParagraph"/>
        <w:numPr>
          <w:ilvl w:val="0"/>
          <w:numId w:val="31"/>
        </w:numPr>
        <w:spacing w:after="160" w:line="279" w:lineRule="auto"/>
      </w:pPr>
      <w:r>
        <w:t>Service-catalogue entries.</w:t>
      </w:r>
    </w:p>
    <w:p w14:paraId="5F87B074" w14:textId="77777777" w:rsidR="0035544F" w:rsidRDefault="0035544F" w:rsidP="0045770F">
      <w:pPr>
        <w:pStyle w:val="ListParagraph"/>
        <w:numPr>
          <w:ilvl w:val="0"/>
          <w:numId w:val="31"/>
        </w:numPr>
        <w:spacing w:after="160" w:line="279" w:lineRule="auto"/>
      </w:pPr>
      <w:r>
        <w:t>Security and operational-readiness assessments.</w:t>
      </w:r>
    </w:p>
    <w:p w14:paraId="73893498" w14:textId="77777777" w:rsidR="0035544F" w:rsidRDefault="0035544F" w:rsidP="0045770F">
      <w:pPr>
        <w:pStyle w:val="ListParagraph"/>
        <w:numPr>
          <w:ilvl w:val="0"/>
          <w:numId w:val="31"/>
        </w:numPr>
        <w:spacing w:after="160" w:line="279" w:lineRule="auto"/>
      </w:pPr>
      <w:r>
        <w:t>Exception requests.</w:t>
      </w:r>
    </w:p>
    <w:p w14:paraId="71B39EFB" w14:textId="77777777" w:rsidR="0035544F" w:rsidRDefault="0035544F" w:rsidP="0045770F">
      <w:pPr>
        <w:pStyle w:val="ListParagraph"/>
        <w:numPr>
          <w:ilvl w:val="0"/>
          <w:numId w:val="31"/>
        </w:numPr>
        <w:spacing w:after="160" w:line="279" w:lineRule="auto"/>
      </w:pPr>
      <w:r>
        <w:t>TDA submissions.</w:t>
      </w:r>
    </w:p>
    <w:p w14:paraId="12E6F574" w14:textId="77777777" w:rsidR="0035544F" w:rsidRDefault="0035544F" w:rsidP="0045770F">
      <w:pPr>
        <w:pStyle w:val="ListParagraph"/>
        <w:numPr>
          <w:ilvl w:val="0"/>
          <w:numId w:val="31"/>
        </w:numPr>
        <w:spacing w:after="160" w:line="279" w:lineRule="auto"/>
      </w:pPr>
      <w:r>
        <w:t>Delivery and support documentation.</w:t>
      </w:r>
    </w:p>
    <w:p w14:paraId="416316C4" w14:textId="77777777" w:rsidR="0035544F" w:rsidRDefault="0035544F" w:rsidP="0035544F">
      <w:r>
        <w:t>A design must reference both the pattern identifier and the pattern name.</w:t>
      </w:r>
    </w:p>
    <w:p w14:paraId="77191FF1" w14:textId="77777777" w:rsidR="00236663" w:rsidRDefault="00236663" w:rsidP="0035544F"/>
    <w:p w14:paraId="116D3CD1" w14:textId="77777777" w:rsidR="0035544F" w:rsidRDefault="0035544F" w:rsidP="0035544F">
      <w:r>
        <w:t>For example:</w:t>
      </w:r>
    </w:p>
    <w:p w14:paraId="26C2C8B6" w14:textId="77777777" w:rsidR="0035544F" w:rsidRDefault="0035544F" w:rsidP="006F0DBD">
      <w:r>
        <w:t>Selected pattern: SFINT08 Reliable Messaging</w:t>
      </w:r>
    </w:p>
    <w:p w14:paraId="56872B5B" w14:textId="77777777" w:rsidR="0035544F" w:rsidRDefault="0035544F" w:rsidP="0041138D">
      <w:pPr>
        <w:rPr>
          <w:szCs w:val="20"/>
        </w:rPr>
      </w:pPr>
    </w:p>
    <w:p w14:paraId="78C0D23C" w14:textId="020A807C" w:rsidR="00714251" w:rsidRPr="00D73F39" w:rsidRDefault="00714251" w:rsidP="005C09AF">
      <w:pPr>
        <w:pStyle w:val="Heading3"/>
        <w:rPr>
          <w:rFonts w:cs="Times New Roman"/>
          <w:color w:val="132040" w:themeColor="accent1" w:themeShade="BF"/>
          <w:sz w:val="24"/>
          <w:szCs w:val="26"/>
        </w:rPr>
      </w:pPr>
      <w:r w:rsidRPr="00D73F39">
        <w:rPr>
          <w:rFonts w:cs="Times New Roman"/>
          <w:color w:val="132040" w:themeColor="accent1" w:themeShade="BF"/>
          <w:sz w:val="24"/>
          <w:szCs w:val="26"/>
        </w:rPr>
        <w:t>Detailed pattern structure</w:t>
      </w:r>
    </w:p>
    <w:p w14:paraId="184E33C5" w14:textId="77777777" w:rsidR="00714251" w:rsidRDefault="00714251" w:rsidP="00714251">
      <w:r>
        <w:t>Each Detailed Integration Pattern is described using a consistent structure:</w:t>
      </w:r>
    </w:p>
    <w:p w14:paraId="0B24DCAB" w14:textId="77777777" w:rsidR="00714251" w:rsidRDefault="00714251" w:rsidP="0045770F">
      <w:pPr>
        <w:pStyle w:val="ListParagraph"/>
        <w:numPr>
          <w:ilvl w:val="0"/>
          <w:numId w:val="24"/>
        </w:numPr>
        <w:spacing w:after="160" w:line="279" w:lineRule="auto"/>
      </w:pPr>
      <w:r>
        <w:rPr>
          <w:b/>
          <w:bCs w:val="0"/>
        </w:rPr>
        <w:t>Purpose statement:</w:t>
      </w:r>
      <w:r>
        <w:t xml:space="preserve"> A concise description of what the pattern achieves.</w:t>
      </w:r>
    </w:p>
    <w:p w14:paraId="20324645" w14:textId="77777777" w:rsidR="00714251" w:rsidRDefault="00714251" w:rsidP="0045770F">
      <w:pPr>
        <w:pStyle w:val="ListParagraph"/>
        <w:numPr>
          <w:ilvl w:val="0"/>
          <w:numId w:val="24"/>
        </w:numPr>
        <w:spacing w:after="160" w:line="279" w:lineRule="auto"/>
      </w:pPr>
      <w:r>
        <w:rPr>
          <w:b/>
          <w:bCs w:val="0"/>
        </w:rPr>
        <w:t>Problem:</w:t>
      </w:r>
      <w:r>
        <w:t xml:space="preserve"> The integration problem or architectural concern addressed by the pattern.</w:t>
      </w:r>
    </w:p>
    <w:p w14:paraId="43BE76BE" w14:textId="77777777" w:rsidR="00714251" w:rsidRDefault="00714251" w:rsidP="0045770F">
      <w:pPr>
        <w:pStyle w:val="ListParagraph"/>
        <w:numPr>
          <w:ilvl w:val="0"/>
          <w:numId w:val="24"/>
        </w:numPr>
        <w:spacing w:after="160" w:line="279" w:lineRule="auto"/>
      </w:pPr>
      <w:r>
        <w:rPr>
          <w:b/>
          <w:bCs w:val="0"/>
        </w:rPr>
        <w:t>Solution:</w:t>
      </w:r>
      <w:r>
        <w:t xml:space="preserve"> The approved pattern structure and division of responsibilities.</w:t>
      </w:r>
    </w:p>
    <w:p w14:paraId="7CDE4145" w14:textId="77777777" w:rsidR="00714251" w:rsidRDefault="00714251" w:rsidP="0045770F">
      <w:pPr>
        <w:pStyle w:val="ListParagraph"/>
        <w:numPr>
          <w:ilvl w:val="0"/>
          <w:numId w:val="24"/>
        </w:numPr>
        <w:spacing w:after="160" w:line="279" w:lineRule="auto"/>
      </w:pPr>
      <w:r>
        <w:rPr>
          <w:b/>
          <w:bCs w:val="0"/>
        </w:rPr>
        <w:t>Use it when:</w:t>
      </w:r>
      <w:r>
        <w:t xml:space="preserve"> The conditions under which the pattern is appropriate.</w:t>
      </w:r>
    </w:p>
    <w:p w14:paraId="757AE3A2" w14:textId="77777777" w:rsidR="00714251" w:rsidRDefault="00714251" w:rsidP="0045770F">
      <w:pPr>
        <w:pStyle w:val="ListParagraph"/>
        <w:numPr>
          <w:ilvl w:val="0"/>
          <w:numId w:val="24"/>
        </w:numPr>
        <w:spacing w:after="160" w:line="279" w:lineRule="auto"/>
      </w:pPr>
      <w:r>
        <w:rPr>
          <w:b/>
          <w:bCs w:val="0"/>
        </w:rPr>
        <w:t>Avoid it when:</w:t>
      </w:r>
      <w:r>
        <w:t xml:space="preserve"> The conditions under which another pattern should be selected.</w:t>
      </w:r>
    </w:p>
    <w:p w14:paraId="067BA987" w14:textId="77777777" w:rsidR="00714251" w:rsidRDefault="00714251" w:rsidP="0045770F">
      <w:pPr>
        <w:pStyle w:val="ListParagraph"/>
        <w:numPr>
          <w:ilvl w:val="0"/>
          <w:numId w:val="24"/>
        </w:numPr>
        <w:spacing w:after="160" w:line="279" w:lineRule="auto"/>
      </w:pPr>
      <w:r>
        <w:rPr>
          <w:b/>
          <w:bCs w:val="0"/>
        </w:rPr>
        <w:t>Risks and considerations:</w:t>
      </w:r>
      <w:r>
        <w:t xml:space="preserve"> Reliability, performance, capacity, lifecycle and operational factors.</w:t>
      </w:r>
    </w:p>
    <w:p w14:paraId="51235444" w14:textId="77777777" w:rsidR="00714251" w:rsidRDefault="00714251" w:rsidP="0045770F">
      <w:pPr>
        <w:pStyle w:val="ListParagraph"/>
        <w:numPr>
          <w:ilvl w:val="0"/>
          <w:numId w:val="24"/>
        </w:numPr>
        <w:spacing w:after="160" w:line="279" w:lineRule="auto"/>
      </w:pPr>
      <w:r>
        <w:rPr>
          <w:b/>
          <w:bCs w:val="0"/>
        </w:rPr>
        <w:t>Security boundary:</w:t>
      </w:r>
      <w:r>
        <w:t xml:space="preserve"> The trust zones crossed and the required identity, connectivity and security treatment.</w:t>
      </w:r>
    </w:p>
    <w:p w14:paraId="5364A5B2" w14:textId="77777777" w:rsidR="00714251" w:rsidRDefault="00714251" w:rsidP="0045770F">
      <w:pPr>
        <w:pStyle w:val="ListParagraph"/>
        <w:numPr>
          <w:ilvl w:val="0"/>
          <w:numId w:val="24"/>
        </w:numPr>
        <w:spacing w:after="160" w:line="279" w:lineRule="auto"/>
      </w:pPr>
      <w:r>
        <w:rPr>
          <w:b/>
          <w:bCs w:val="0"/>
        </w:rPr>
        <w:t>Common pitfall:</w:t>
      </w:r>
      <w:r>
        <w:t xml:space="preserve"> Common implementation choices that weaken the intended pattern.</w:t>
      </w:r>
    </w:p>
    <w:p w14:paraId="57357435" w14:textId="77777777" w:rsidR="00714251" w:rsidRDefault="00714251" w:rsidP="0045770F">
      <w:pPr>
        <w:pStyle w:val="ListParagraph"/>
        <w:numPr>
          <w:ilvl w:val="0"/>
          <w:numId w:val="24"/>
        </w:numPr>
        <w:spacing w:after="160" w:line="279" w:lineRule="auto"/>
      </w:pPr>
      <w:r>
        <w:rPr>
          <w:b/>
          <w:bCs w:val="0"/>
        </w:rPr>
        <w:t>In practice:</w:t>
      </w:r>
      <w:r>
        <w:t xml:space="preserve"> A representative insurance or enterprise integration example.</w:t>
      </w:r>
    </w:p>
    <w:p w14:paraId="38B7E73A" w14:textId="77777777" w:rsidR="00714251" w:rsidRDefault="00714251" w:rsidP="00714251">
      <w:r>
        <w:t>Detailed patterns do not redefine the cross-cutting security and operational baseline.</w:t>
      </w:r>
    </w:p>
    <w:p w14:paraId="022E6AF9" w14:textId="77777777" w:rsidR="00714251" w:rsidRDefault="00714251" w:rsidP="00714251">
      <w:r>
        <w:t>Every Detailed Integration Pattern inherits:</w:t>
      </w:r>
    </w:p>
    <w:p w14:paraId="49CA9033" w14:textId="77777777" w:rsidR="00714251" w:rsidRDefault="00714251" w:rsidP="0045770F">
      <w:pPr>
        <w:pStyle w:val="ListParagraph"/>
        <w:numPr>
          <w:ilvl w:val="0"/>
          <w:numId w:val="26"/>
        </w:numPr>
        <w:spacing w:after="160" w:line="279" w:lineRule="auto"/>
      </w:pPr>
      <w:r>
        <w:t>Private connectivity by default.</w:t>
      </w:r>
    </w:p>
    <w:p w14:paraId="7B0AC1C7" w14:textId="77777777" w:rsidR="00714251" w:rsidRDefault="00714251" w:rsidP="0045770F">
      <w:pPr>
        <w:pStyle w:val="ListParagraph"/>
        <w:numPr>
          <w:ilvl w:val="0"/>
          <w:numId w:val="26"/>
        </w:numPr>
        <w:spacing w:after="160" w:line="279" w:lineRule="auto"/>
      </w:pPr>
      <w:r>
        <w:t>Managed identity wherever supported.</w:t>
      </w:r>
    </w:p>
    <w:p w14:paraId="66B8EA8C" w14:textId="77777777" w:rsidR="00714251" w:rsidRDefault="00714251" w:rsidP="0045770F">
      <w:pPr>
        <w:pStyle w:val="ListParagraph"/>
        <w:numPr>
          <w:ilvl w:val="0"/>
          <w:numId w:val="26"/>
        </w:numPr>
        <w:spacing w:after="160" w:line="279" w:lineRule="auto"/>
      </w:pPr>
      <w:r>
        <w:t>Least-privilege access.</w:t>
      </w:r>
    </w:p>
    <w:p w14:paraId="5F0AF56B" w14:textId="2415BF56" w:rsidR="00714251" w:rsidRDefault="006F0ED8" w:rsidP="00376983">
      <w:pPr>
        <w:pStyle w:val="ListParagraph"/>
        <w:numPr>
          <w:ilvl w:val="0"/>
          <w:numId w:val="26"/>
        </w:numPr>
        <w:spacing w:after="160" w:line="279" w:lineRule="auto"/>
      </w:pPr>
      <w:r w:rsidRPr="006F0ED8">
        <w:t>Approved secret, key, and certificate management services.</w:t>
      </w:r>
    </w:p>
    <w:p w14:paraId="4275EDAD" w14:textId="77777777" w:rsidR="00714251" w:rsidRDefault="00714251" w:rsidP="0045770F">
      <w:pPr>
        <w:pStyle w:val="ListParagraph"/>
        <w:numPr>
          <w:ilvl w:val="0"/>
          <w:numId w:val="26"/>
        </w:numPr>
        <w:spacing w:after="160" w:line="279" w:lineRule="auto"/>
      </w:pPr>
      <w:r>
        <w:t>TLS on every network hop.</w:t>
      </w:r>
    </w:p>
    <w:p w14:paraId="412BDD97" w14:textId="77777777" w:rsidR="00714251" w:rsidRDefault="00714251" w:rsidP="0045770F">
      <w:pPr>
        <w:pStyle w:val="ListParagraph"/>
        <w:numPr>
          <w:ilvl w:val="0"/>
          <w:numId w:val="26"/>
        </w:numPr>
        <w:spacing w:after="160" w:line="279" w:lineRule="auto"/>
      </w:pPr>
      <w:r>
        <w:t>Data minimisation and classification controls.</w:t>
      </w:r>
    </w:p>
    <w:p w14:paraId="4AE0B83B" w14:textId="77777777" w:rsidR="00714251" w:rsidRDefault="00714251" w:rsidP="0045770F">
      <w:pPr>
        <w:pStyle w:val="ListParagraph"/>
        <w:numPr>
          <w:ilvl w:val="0"/>
          <w:numId w:val="26"/>
        </w:numPr>
        <w:spacing w:after="160" w:line="279" w:lineRule="auto"/>
      </w:pPr>
      <w:r>
        <w:t>Correlation, logging, metrics, traces and alerting.</w:t>
      </w:r>
    </w:p>
    <w:p w14:paraId="2A088920" w14:textId="77777777" w:rsidR="00714251" w:rsidRDefault="00714251" w:rsidP="0045770F">
      <w:pPr>
        <w:pStyle w:val="ListParagraph"/>
        <w:numPr>
          <w:ilvl w:val="0"/>
          <w:numId w:val="26"/>
        </w:numPr>
        <w:spacing w:after="160" w:line="279" w:lineRule="auto"/>
      </w:pPr>
      <w:r>
        <w:t>Infrastructure-as-code and controlled DevSecOps deployment.</w:t>
      </w:r>
    </w:p>
    <w:p w14:paraId="2481545D" w14:textId="77777777" w:rsidR="00714251" w:rsidRDefault="00714251" w:rsidP="0045770F">
      <w:pPr>
        <w:pStyle w:val="ListParagraph"/>
        <w:numPr>
          <w:ilvl w:val="0"/>
          <w:numId w:val="26"/>
        </w:numPr>
        <w:spacing w:after="160" w:line="279" w:lineRule="auto"/>
      </w:pPr>
      <w:r>
        <w:t>Named service and support ownership.</w:t>
      </w:r>
    </w:p>
    <w:p w14:paraId="108E2F0F" w14:textId="77777777" w:rsidR="00714251" w:rsidRDefault="00714251" w:rsidP="0045770F">
      <w:pPr>
        <w:pStyle w:val="ListParagraph"/>
        <w:numPr>
          <w:ilvl w:val="0"/>
          <w:numId w:val="26"/>
        </w:numPr>
        <w:spacing w:after="160" w:line="279" w:lineRule="auto"/>
      </w:pPr>
      <w:r>
        <w:t>Resilience and recovery aligned to business criticality.</w:t>
      </w:r>
    </w:p>
    <w:p w14:paraId="39AFF990" w14:textId="77777777" w:rsidR="00714251" w:rsidRDefault="00714251" w:rsidP="0045770F">
      <w:pPr>
        <w:pStyle w:val="ListParagraph"/>
        <w:numPr>
          <w:ilvl w:val="0"/>
          <w:numId w:val="26"/>
        </w:numPr>
        <w:spacing w:after="160" w:line="279" w:lineRule="auto"/>
      </w:pPr>
      <w:r>
        <w:t>TDA exception approval where the standard baseline cannot be met.</w:t>
      </w:r>
    </w:p>
    <w:p w14:paraId="2F05DC1C" w14:textId="77777777" w:rsidR="00714251" w:rsidRDefault="00714251" w:rsidP="00714251">
      <w:r>
        <w:t>The Security boundary entry within each pattern explains how the common security baseline applies to that pattern’s interaction style and boundary. It does not replace the mandatory guardrails or per-pattern security-conformance assessment.</w:t>
      </w:r>
    </w:p>
    <w:p w14:paraId="2FDA778D" w14:textId="77777777" w:rsidR="006F0DBD" w:rsidRDefault="006F0DBD" w:rsidP="00714251"/>
    <w:p w14:paraId="0ED9ED00" w14:textId="63C667A6" w:rsidR="00714251" w:rsidRPr="00D73F39" w:rsidRDefault="00714251" w:rsidP="005C09AF">
      <w:pPr>
        <w:pStyle w:val="Heading3"/>
        <w:rPr>
          <w:rFonts w:cs="Times New Roman"/>
          <w:color w:val="132040" w:themeColor="accent1" w:themeShade="BF"/>
          <w:sz w:val="24"/>
          <w:szCs w:val="26"/>
        </w:rPr>
      </w:pPr>
      <w:r w:rsidRPr="00D73F39">
        <w:rPr>
          <w:rFonts w:cs="Times New Roman"/>
          <w:color w:val="132040" w:themeColor="accent1" w:themeShade="BF"/>
          <w:sz w:val="24"/>
          <w:szCs w:val="26"/>
        </w:rPr>
        <w:t>Combining patterns</w:t>
      </w:r>
    </w:p>
    <w:p w14:paraId="5965CFC5" w14:textId="77777777" w:rsidR="00714251" w:rsidRDefault="00714251" w:rsidP="00714251">
      <w:r>
        <w:t>An end-to-end integration will often combine multiple Detailed Integration Patterns.</w:t>
      </w:r>
    </w:p>
    <w:p w14:paraId="5B88ACC7" w14:textId="13E567BE" w:rsidR="00927E16" w:rsidRDefault="00714251" w:rsidP="00714251">
      <w:r>
        <w:t>Pattern composition is expected where each pattern has a clear and bounded responsibility.</w:t>
      </w:r>
    </w:p>
    <w:p w14:paraId="57DFE11A" w14:textId="77777777" w:rsidR="00391E4F" w:rsidRDefault="00391E4F" w:rsidP="00714251"/>
    <w:p w14:paraId="13D85DDB" w14:textId="3713BF23" w:rsidR="00714251" w:rsidRDefault="00714251" w:rsidP="00714251">
      <w:r>
        <w:t>For example</w:t>
      </w:r>
      <w:r w:rsidR="00927E16">
        <w:t xml:space="preserve">: </w:t>
      </w:r>
      <w:r w:rsidR="00927E16" w:rsidRPr="00927E16">
        <w:t>An external webhook triggers processing within the platform. After validation, the request is queued, translated into the platform's standard model, processed through an orchestrated workflow, and relevant events are published for downstream consumers</w:t>
      </w:r>
      <w:r w:rsidR="00927E16">
        <w:t xml:space="preserve">, then </w:t>
      </w:r>
      <w:r w:rsidR="00E502E6">
        <w:t>pattern used are.</w:t>
      </w:r>
    </w:p>
    <w:p w14:paraId="6E9552E7" w14:textId="77777777" w:rsidR="00714251" w:rsidRDefault="00714251" w:rsidP="0045770F">
      <w:pPr>
        <w:pStyle w:val="ListParagraph"/>
        <w:numPr>
          <w:ilvl w:val="0"/>
          <w:numId w:val="28"/>
        </w:numPr>
        <w:spacing w:after="160" w:line="279" w:lineRule="auto"/>
      </w:pPr>
      <w:commentRangeStart w:id="172"/>
      <w:commentRangeStart w:id="173"/>
      <w:r>
        <w:t>SFINT12 Inbound Webhook Ingestion receives and validates an external callback.</w:t>
      </w:r>
    </w:p>
    <w:p w14:paraId="719A5888" w14:textId="77777777" w:rsidR="00714251" w:rsidRDefault="00714251" w:rsidP="0045770F">
      <w:pPr>
        <w:pStyle w:val="ListParagraph"/>
        <w:numPr>
          <w:ilvl w:val="0"/>
          <w:numId w:val="28"/>
        </w:numPr>
        <w:spacing w:after="160" w:line="279" w:lineRule="auto"/>
      </w:pPr>
      <w:r>
        <w:t>SFINT08 Reliable Messaging places the validated business instruction onto Service Bus.</w:t>
      </w:r>
    </w:p>
    <w:p w14:paraId="494359E8" w14:textId="77777777" w:rsidR="00714251" w:rsidRDefault="00714251" w:rsidP="0045770F">
      <w:pPr>
        <w:pStyle w:val="ListParagraph"/>
        <w:numPr>
          <w:ilvl w:val="0"/>
          <w:numId w:val="28"/>
        </w:numPr>
        <w:spacing w:after="160" w:line="279" w:lineRule="auto"/>
      </w:pPr>
      <w:r>
        <w:t>SFINT15 Stateful Process Orchestration coordinates the cross-system process.</w:t>
      </w:r>
    </w:p>
    <w:p w14:paraId="37DD06E7" w14:textId="77777777" w:rsidR="00714251" w:rsidRDefault="00714251" w:rsidP="0045770F">
      <w:pPr>
        <w:pStyle w:val="ListParagraph"/>
        <w:numPr>
          <w:ilvl w:val="0"/>
          <w:numId w:val="28"/>
        </w:numPr>
        <w:spacing w:after="160" w:line="279" w:lineRule="auto"/>
      </w:pPr>
      <w:r>
        <w:t>SFINT21 Canonical Data Model and Message Translator converts the external payload to the internal model.</w:t>
      </w:r>
    </w:p>
    <w:p w14:paraId="355E9BCB" w14:textId="77777777" w:rsidR="00714251" w:rsidRDefault="00714251" w:rsidP="0045770F">
      <w:pPr>
        <w:pStyle w:val="ListParagraph"/>
        <w:numPr>
          <w:ilvl w:val="0"/>
          <w:numId w:val="28"/>
        </w:numPr>
        <w:spacing w:after="160" w:line="279" w:lineRule="auto"/>
      </w:pPr>
      <w:r>
        <w:t>SFINT11 Discrete Event Notification informs non-critical downstream consumers.</w:t>
      </w:r>
      <w:commentRangeEnd w:id="172"/>
      <w:r w:rsidR="00C63AE7">
        <w:rPr>
          <w:rStyle w:val="CommentReference"/>
          <w:sz w:val="20"/>
          <w:szCs w:val="24"/>
        </w:rPr>
        <w:commentReference w:id="172"/>
      </w:r>
      <w:commentRangeEnd w:id="173"/>
      <w:r w:rsidR="00E502E6">
        <w:rPr>
          <w:rStyle w:val="CommentReference"/>
          <w:sz w:val="20"/>
          <w:szCs w:val="24"/>
        </w:rPr>
        <w:commentReference w:id="173"/>
      </w:r>
    </w:p>
    <w:p w14:paraId="098B865A" w14:textId="77777777" w:rsidR="00714251" w:rsidRDefault="00714251" w:rsidP="00714251">
      <w:r>
        <w:t>Combining patterns does not create a new pattern identifier.</w:t>
      </w:r>
    </w:p>
    <w:p w14:paraId="48ADE8BC" w14:textId="77777777" w:rsidR="00714251" w:rsidRDefault="00714251" w:rsidP="00714251">
      <w:r>
        <w:t>Each selected pattern must be documented independently, including its:</w:t>
      </w:r>
    </w:p>
    <w:p w14:paraId="52C65D6C" w14:textId="77777777" w:rsidR="00714251" w:rsidRDefault="00714251" w:rsidP="0045770F">
      <w:pPr>
        <w:pStyle w:val="ListParagraph"/>
        <w:numPr>
          <w:ilvl w:val="0"/>
          <w:numId w:val="27"/>
        </w:numPr>
        <w:spacing w:after="160" w:line="279" w:lineRule="auto"/>
      </w:pPr>
      <w:r>
        <w:t>Purpose in the end-to-end design.</w:t>
      </w:r>
    </w:p>
    <w:p w14:paraId="1EFACC02" w14:textId="77777777" w:rsidR="00714251" w:rsidRDefault="00714251" w:rsidP="0045770F">
      <w:pPr>
        <w:pStyle w:val="ListParagraph"/>
        <w:numPr>
          <w:ilvl w:val="0"/>
          <w:numId w:val="27"/>
        </w:numPr>
        <w:spacing w:after="160" w:line="279" w:lineRule="auto"/>
      </w:pPr>
      <w:r>
        <w:t>Boundary and data classification.</w:t>
      </w:r>
    </w:p>
    <w:p w14:paraId="16711F0D" w14:textId="77777777" w:rsidR="00714251" w:rsidRDefault="00714251" w:rsidP="0045770F">
      <w:pPr>
        <w:pStyle w:val="ListParagraph"/>
        <w:numPr>
          <w:ilvl w:val="0"/>
          <w:numId w:val="27"/>
        </w:numPr>
        <w:spacing w:after="160" w:line="279" w:lineRule="auto"/>
      </w:pPr>
      <w:r>
        <w:t>Technology implementation.</w:t>
      </w:r>
    </w:p>
    <w:p w14:paraId="0CC103A7" w14:textId="77777777" w:rsidR="00714251" w:rsidRDefault="00714251" w:rsidP="0045770F">
      <w:pPr>
        <w:pStyle w:val="ListParagraph"/>
        <w:numPr>
          <w:ilvl w:val="0"/>
          <w:numId w:val="27"/>
        </w:numPr>
        <w:spacing w:after="160" w:line="279" w:lineRule="auto"/>
      </w:pPr>
      <w:r>
        <w:t>Security and operational controls.</w:t>
      </w:r>
    </w:p>
    <w:p w14:paraId="63B5CD8C" w14:textId="77777777" w:rsidR="00714251" w:rsidRDefault="00714251" w:rsidP="0045770F">
      <w:pPr>
        <w:pStyle w:val="ListParagraph"/>
        <w:numPr>
          <w:ilvl w:val="0"/>
          <w:numId w:val="27"/>
        </w:numPr>
        <w:spacing w:after="160" w:line="279" w:lineRule="auto"/>
      </w:pPr>
      <w:r>
        <w:t>Ownership and support model.</w:t>
      </w:r>
    </w:p>
    <w:p w14:paraId="509B5052" w14:textId="77777777" w:rsidR="00714251" w:rsidRDefault="00714251" w:rsidP="0045770F">
      <w:pPr>
        <w:pStyle w:val="ListParagraph"/>
        <w:numPr>
          <w:ilvl w:val="0"/>
          <w:numId w:val="27"/>
        </w:numPr>
        <w:spacing w:after="160" w:line="279" w:lineRule="auto"/>
      </w:pPr>
      <w:r>
        <w:t>Applicable guardrails.</w:t>
      </w:r>
    </w:p>
    <w:p w14:paraId="7165392C" w14:textId="77777777" w:rsidR="00714251" w:rsidRDefault="00714251" w:rsidP="0045770F">
      <w:pPr>
        <w:pStyle w:val="ListParagraph"/>
        <w:numPr>
          <w:ilvl w:val="0"/>
          <w:numId w:val="27"/>
        </w:numPr>
        <w:spacing w:after="160" w:line="279" w:lineRule="auto"/>
      </w:pPr>
      <w:r>
        <w:t>Exception status.</w:t>
      </w:r>
    </w:p>
    <w:p w14:paraId="534F2F97" w14:textId="77777777" w:rsidR="00714251" w:rsidRDefault="00714251" w:rsidP="00714251">
      <w:r>
        <w:t>The overall solution must also identify the component that owns the end-to-end process and the authoritative system of record for each business state.</w:t>
      </w:r>
    </w:p>
    <w:p w14:paraId="26C3F8B8" w14:textId="77777777" w:rsidR="006F0DBD" w:rsidRDefault="006F0DBD" w:rsidP="00714251"/>
    <w:p w14:paraId="1FE18F32" w14:textId="60471D53" w:rsidR="00714251" w:rsidRPr="00D73F39" w:rsidRDefault="00714251" w:rsidP="005C09AF">
      <w:pPr>
        <w:pStyle w:val="Heading3"/>
        <w:rPr>
          <w:rFonts w:cs="Times New Roman"/>
          <w:color w:val="132040" w:themeColor="accent1" w:themeShade="BF"/>
          <w:sz w:val="24"/>
          <w:szCs w:val="26"/>
        </w:rPr>
      </w:pPr>
      <w:r w:rsidRPr="00D73F39">
        <w:rPr>
          <w:rFonts w:cs="Times New Roman"/>
          <w:color w:val="132040" w:themeColor="accent1" w:themeShade="BF"/>
          <w:sz w:val="24"/>
          <w:szCs w:val="26"/>
        </w:rPr>
        <w:t>Pattern governance</w:t>
      </w:r>
    </w:p>
    <w:p w14:paraId="2B3F34C0" w14:textId="77777777" w:rsidR="00714251" w:rsidRDefault="00714251" w:rsidP="00714251">
      <w:r>
        <w:t>A Detailed Integration Pattern may be used through the normal governance process when:</w:t>
      </w:r>
    </w:p>
    <w:p w14:paraId="092FC194" w14:textId="77777777" w:rsidR="00391E4F" w:rsidRDefault="00391E4F" w:rsidP="00714251"/>
    <w:p w14:paraId="32D77D72" w14:textId="77777777" w:rsidR="00714251" w:rsidRDefault="00714251" w:rsidP="0045770F">
      <w:pPr>
        <w:pStyle w:val="ListParagraph"/>
        <w:numPr>
          <w:ilvl w:val="0"/>
          <w:numId w:val="23"/>
        </w:numPr>
        <w:spacing w:after="160" w:line="279" w:lineRule="auto"/>
      </w:pPr>
      <w:r>
        <w:t>The pattern is selected consistently with the decision guidance in Section 7.</w:t>
      </w:r>
    </w:p>
    <w:p w14:paraId="0FF45423" w14:textId="77777777" w:rsidR="00714251" w:rsidRDefault="00714251" w:rsidP="0045770F">
      <w:pPr>
        <w:pStyle w:val="ListParagraph"/>
        <w:numPr>
          <w:ilvl w:val="0"/>
          <w:numId w:val="23"/>
        </w:numPr>
        <w:spacing w:after="160" w:line="279" w:lineRule="auto"/>
      </w:pPr>
      <w:r>
        <w:t>The associated Enterprise Integration Profile is applicable to the boundary.</w:t>
      </w:r>
    </w:p>
    <w:p w14:paraId="2B4C6E66" w14:textId="77777777" w:rsidR="00714251" w:rsidRDefault="00714251" w:rsidP="0045770F">
      <w:pPr>
        <w:pStyle w:val="ListParagraph"/>
        <w:numPr>
          <w:ilvl w:val="0"/>
          <w:numId w:val="23"/>
        </w:numPr>
        <w:spacing w:after="160" w:line="279" w:lineRule="auto"/>
      </w:pPr>
      <w:r>
        <w:t>Approved platform capabilities are used.</w:t>
      </w:r>
    </w:p>
    <w:p w14:paraId="2E3414ED" w14:textId="77777777" w:rsidR="00714251" w:rsidRDefault="00714251" w:rsidP="0045770F">
      <w:pPr>
        <w:pStyle w:val="ListParagraph"/>
        <w:numPr>
          <w:ilvl w:val="0"/>
          <w:numId w:val="23"/>
        </w:numPr>
        <w:spacing w:after="160" w:line="279" w:lineRule="auto"/>
      </w:pPr>
      <w:r>
        <w:t>All mandatory guardrails are satisfied.</w:t>
      </w:r>
    </w:p>
    <w:p w14:paraId="1F1381B8" w14:textId="70351DE7" w:rsidR="00714251" w:rsidRDefault="00714251" w:rsidP="0045770F">
      <w:pPr>
        <w:pStyle w:val="ListParagraph"/>
        <w:numPr>
          <w:ilvl w:val="0"/>
          <w:numId w:val="23"/>
        </w:numPr>
        <w:spacing w:after="160" w:line="279" w:lineRule="auto"/>
      </w:pPr>
      <w:r>
        <w:t xml:space="preserve">The required security and operational evidence </w:t>
      </w:r>
      <w:r w:rsidR="00D73F39">
        <w:t>are</w:t>
      </w:r>
      <w:r>
        <w:t xml:space="preserve"> present.</w:t>
      </w:r>
    </w:p>
    <w:p w14:paraId="4A643D78" w14:textId="77777777" w:rsidR="00714251" w:rsidRDefault="00714251" w:rsidP="0045770F">
      <w:pPr>
        <w:pStyle w:val="ListParagraph"/>
        <w:numPr>
          <w:ilvl w:val="0"/>
          <w:numId w:val="23"/>
        </w:numPr>
        <w:spacing w:after="160" w:line="279" w:lineRule="auto"/>
      </w:pPr>
      <w:r>
        <w:t>No prohibited anti-pattern is introduced.</w:t>
      </w:r>
    </w:p>
    <w:p w14:paraId="6AD8A9D1" w14:textId="444B436D" w:rsidR="00714251" w:rsidRPr="0041138D" w:rsidRDefault="00714251" w:rsidP="0041138D">
      <w:pPr>
        <w:rPr>
          <w:szCs w:val="20"/>
        </w:rPr>
      </w:pPr>
      <w:r>
        <w:t>Exceptions must be recorded and approved in accordance with Sections 12 and 13.</w:t>
      </w:r>
    </w:p>
    <w:p w14:paraId="1AA6D24D" w14:textId="7D899BBE" w:rsidR="0041138D" w:rsidRPr="0041138D" w:rsidRDefault="0041138D" w:rsidP="0041138D">
      <w:pPr>
        <w:rPr>
          <w:szCs w:val="20"/>
        </w:rPr>
      </w:pPr>
    </w:p>
    <w:p w14:paraId="36F78385" w14:textId="77777777" w:rsidR="000C453F" w:rsidRDefault="000C453F" w:rsidP="0041138D">
      <w:pPr>
        <w:rPr>
          <w:szCs w:val="20"/>
        </w:rPr>
      </w:pPr>
    </w:p>
    <w:p w14:paraId="56A0EDED" w14:textId="77777777" w:rsidR="000C453F" w:rsidRDefault="000C453F" w:rsidP="0041138D">
      <w:pPr>
        <w:rPr>
          <w:szCs w:val="20"/>
        </w:rPr>
      </w:pPr>
    </w:p>
    <w:p w14:paraId="528877B4" w14:textId="77777777" w:rsidR="000C453F" w:rsidRDefault="000C453F" w:rsidP="0041138D">
      <w:pPr>
        <w:rPr>
          <w:szCs w:val="20"/>
        </w:rPr>
      </w:pPr>
    </w:p>
    <w:p w14:paraId="2FBCD8BA" w14:textId="77777777" w:rsidR="000C453F" w:rsidRDefault="000C453F" w:rsidP="0041138D">
      <w:pPr>
        <w:rPr>
          <w:szCs w:val="20"/>
        </w:rPr>
      </w:pPr>
    </w:p>
    <w:p w14:paraId="69C552C4" w14:textId="77777777" w:rsidR="000C453F" w:rsidRDefault="000C453F" w:rsidP="0041138D">
      <w:pPr>
        <w:rPr>
          <w:szCs w:val="20"/>
        </w:rPr>
      </w:pPr>
    </w:p>
    <w:p w14:paraId="351E54C3" w14:textId="77777777" w:rsidR="000C453F" w:rsidRDefault="000C453F" w:rsidP="0041138D">
      <w:pPr>
        <w:rPr>
          <w:szCs w:val="20"/>
        </w:rPr>
      </w:pPr>
    </w:p>
    <w:p w14:paraId="2BFA8E34" w14:textId="77777777" w:rsidR="000C453F" w:rsidRDefault="000C453F" w:rsidP="0041138D">
      <w:pPr>
        <w:rPr>
          <w:szCs w:val="20"/>
        </w:rPr>
      </w:pPr>
    </w:p>
    <w:p w14:paraId="01185D4A" w14:textId="77777777" w:rsidR="000C453F" w:rsidRDefault="000C453F" w:rsidP="0041138D">
      <w:pPr>
        <w:rPr>
          <w:szCs w:val="20"/>
        </w:rPr>
      </w:pPr>
    </w:p>
    <w:p w14:paraId="4C781946" w14:textId="77777777" w:rsidR="000C453F" w:rsidRDefault="000C453F" w:rsidP="0041138D">
      <w:pPr>
        <w:rPr>
          <w:szCs w:val="20"/>
        </w:rPr>
      </w:pPr>
    </w:p>
    <w:p w14:paraId="046A6459" w14:textId="77777777" w:rsidR="000C453F" w:rsidRDefault="000C453F" w:rsidP="0041138D">
      <w:pPr>
        <w:rPr>
          <w:szCs w:val="20"/>
        </w:rPr>
      </w:pPr>
    </w:p>
    <w:p w14:paraId="0B437B05" w14:textId="77777777" w:rsidR="000C453F" w:rsidRDefault="000C453F" w:rsidP="0041138D">
      <w:pPr>
        <w:rPr>
          <w:szCs w:val="20"/>
        </w:rPr>
      </w:pPr>
    </w:p>
    <w:p w14:paraId="3E20C44E" w14:textId="77777777" w:rsidR="000C453F" w:rsidRDefault="000C453F" w:rsidP="0041138D">
      <w:pPr>
        <w:rPr>
          <w:szCs w:val="20"/>
        </w:rPr>
      </w:pPr>
    </w:p>
    <w:p w14:paraId="1BF8324E" w14:textId="77777777" w:rsidR="000C453F" w:rsidRDefault="000C453F" w:rsidP="0041138D">
      <w:pPr>
        <w:rPr>
          <w:szCs w:val="20"/>
        </w:rPr>
      </w:pPr>
    </w:p>
    <w:p w14:paraId="0CDEA1C0" w14:textId="0A7972E3" w:rsidR="0041138D" w:rsidRDefault="0041138D" w:rsidP="0041138D">
      <w:pPr>
        <w:pStyle w:val="Heading2"/>
      </w:pPr>
      <w:bookmarkStart w:id="174" w:name="_Toc239852297"/>
      <w:bookmarkStart w:id="175" w:name="_Toc239980604"/>
      <w:bookmarkStart w:id="176" w:name="_Toc240366845"/>
      <w:r w:rsidRPr="00FE4F0E">
        <w:t>API Patterns</w:t>
      </w:r>
      <w:bookmarkEnd w:id="174"/>
      <w:bookmarkEnd w:id="175"/>
      <w:bookmarkEnd w:id="176"/>
    </w:p>
    <w:p w14:paraId="10036948" w14:textId="77777777" w:rsidR="00FE4F0E" w:rsidRPr="00FE4F0E" w:rsidRDefault="00FE4F0E" w:rsidP="00FE4F0E"/>
    <w:p w14:paraId="5D6FBADB" w14:textId="6960679A" w:rsidR="00FE4F0E" w:rsidRPr="00FE4F0E" w:rsidRDefault="0041138D">
      <w:pPr>
        <w:pStyle w:val="Heading3"/>
        <w:rPr>
          <w:rFonts w:cs="Times New Roman"/>
          <w:bCs/>
          <w:color w:val="132040" w:themeColor="accent1" w:themeShade="BF"/>
          <w:sz w:val="24"/>
          <w:szCs w:val="26"/>
        </w:rPr>
      </w:pPr>
      <w:bookmarkStart w:id="177" w:name="_Toc239852298"/>
      <w:bookmarkStart w:id="178" w:name="_Toc239980605"/>
      <w:r w:rsidRPr="00FE4F0E">
        <w:rPr>
          <w:rFonts w:cs="Times New Roman"/>
          <w:bCs/>
          <w:color w:val="132040" w:themeColor="accent1" w:themeShade="BF"/>
          <w:sz w:val="24"/>
          <w:szCs w:val="26"/>
        </w:rPr>
        <w:t>Managed API facade (SFINT1)</w:t>
      </w:r>
      <w:bookmarkEnd w:id="177"/>
      <w:bookmarkEnd w:id="178"/>
    </w:p>
    <w:p w14:paraId="44773875" w14:textId="2260566D" w:rsidR="00FE4F0E" w:rsidRDefault="0041138D" w:rsidP="0041138D">
      <w:pPr>
        <w:spacing w:before="10" w:after="90"/>
        <w:rPr>
          <w:i/>
          <w:color w:val="5A6470"/>
          <w:szCs w:val="20"/>
        </w:rPr>
      </w:pPr>
      <w:r w:rsidRPr="0041138D">
        <w:rPr>
          <w:i/>
          <w:color w:val="5A6470"/>
          <w:szCs w:val="20"/>
        </w:rPr>
        <w:t xml:space="preserve">       Put every exposed capability behind the shared gateway, so consumers never bind to a backend directly.</w:t>
      </w:r>
    </w:p>
    <w:p w14:paraId="43969CE0" w14:textId="77777777" w:rsidR="00757319" w:rsidRDefault="00757319" w:rsidP="0041138D">
      <w:pPr>
        <w:spacing w:before="10" w:after="90"/>
        <w:rPr>
          <w:i/>
          <w:color w:val="5A6470"/>
          <w:szCs w:val="20"/>
        </w:rPr>
      </w:pPr>
    </w:p>
    <w:p w14:paraId="1F028A69" w14:textId="0276793E" w:rsidR="00757319" w:rsidRDefault="00757319" w:rsidP="00757319">
      <w:pPr>
        <w:spacing w:before="90" w:after="130"/>
        <w:rPr>
          <w:szCs w:val="20"/>
        </w:rPr>
      </w:pPr>
      <w:r>
        <w:rPr>
          <w:szCs w:val="20"/>
        </w:rPr>
        <w:t xml:space="preserve"> </w:t>
      </w:r>
      <w:r>
        <w:rPr>
          <w:noProof/>
          <w:szCs w:val="20"/>
        </w:rPr>
        <w:drawing>
          <wp:inline distT="0" distB="0" distL="0" distR="0" wp14:anchorId="4838D1BE" wp14:editId="4BB3E93D">
            <wp:extent cx="5638794" cy="922770"/>
            <wp:effectExtent l="0" t="0" r="635" b="0"/>
            <wp:docPr id="21439838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674192" cy="928563"/>
                    </a:xfrm>
                    <a:prstGeom prst="rect">
                      <a:avLst/>
                    </a:prstGeom>
                    <a:noFill/>
                  </pic:spPr>
                </pic:pic>
              </a:graphicData>
            </a:graphic>
          </wp:inline>
        </w:drawing>
      </w:r>
    </w:p>
    <w:p w14:paraId="69B861FD" w14:textId="77777777" w:rsidR="00FE4F0E" w:rsidRPr="0041138D" w:rsidRDefault="00FE4F0E" w:rsidP="0041138D">
      <w:pPr>
        <w:spacing w:before="90" w:after="130"/>
        <w:jc w:val="center"/>
        <w:rPr>
          <w:szCs w:val="20"/>
        </w:rPr>
      </w:pPr>
    </w:p>
    <w:p w14:paraId="30E7731A" w14:textId="77777777" w:rsidR="0041138D" w:rsidRPr="0041138D" w:rsidRDefault="0041138D" w:rsidP="0041138D">
      <w:pPr>
        <w:spacing w:before="40" w:after="110"/>
        <w:ind w:left="360"/>
        <w:rPr>
          <w:szCs w:val="20"/>
        </w:rPr>
      </w:pPr>
      <w:r w:rsidRPr="0041138D">
        <w:rPr>
          <w:b/>
          <w:color w:val="1F3864"/>
          <w:szCs w:val="20"/>
        </w:rPr>
        <w:t xml:space="preserve">Problem. </w:t>
      </w:r>
      <w:r w:rsidRPr="0041138D">
        <w:rPr>
          <w:szCs w:val="20"/>
        </w:rPr>
        <w:t>Some business interactions genuinely require synchronous access to a capability exposed by another system, particularly where the consumer is waiting for an immediate response, such as a quote or validation. However, synchronous integration should remain limited to short-lived requests. When direct backend access is allowed, it creates tight coupling, distributes security and access-control responsibilities, and increases the impact of change across dependent consumers. Equally, when synchronous interactions evolve into long-running processes, they increase the risk of timeouts, retries, and degraded reliability.</w:t>
      </w:r>
    </w:p>
    <w:p w14:paraId="3A378AC8" w14:textId="77777777" w:rsidR="0041138D" w:rsidRPr="0041138D" w:rsidRDefault="0041138D" w:rsidP="0041138D">
      <w:pPr>
        <w:spacing w:before="40" w:after="110"/>
        <w:ind w:left="360"/>
        <w:rPr>
          <w:szCs w:val="20"/>
        </w:rPr>
      </w:pPr>
      <w:r w:rsidRPr="0041138D">
        <w:rPr>
          <w:b/>
          <w:color w:val="1F3864"/>
          <w:szCs w:val="20"/>
        </w:rPr>
        <w:t xml:space="preserve">Solution. </w:t>
      </w:r>
      <w:r w:rsidRPr="0041138D">
        <w:rPr>
          <w:szCs w:val="20"/>
        </w:rPr>
        <w:t>Expose the capability as a coarse-grained REST/JSON operation on API Management. APIM authenticates the caller with an Entra token, applies a rate limit and a product subscription, and forwards to the backend over a Private Endpoint using a managed identity. The consumer knows only the contract, so the backend can be re-platformed behind a stable façade. Where the capability must be reachable from the internet, APIM sits behind an appropriate network edge protection service, it is never public itself.</w:t>
      </w:r>
    </w:p>
    <w:p w14:paraId="7FD3E86E" w14:textId="77777777" w:rsidR="0041138D" w:rsidRPr="0041138D" w:rsidRDefault="0041138D" w:rsidP="0041138D">
      <w:pPr>
        <w:spacing w:before="40" w:after="110"/>
        <w:ind w:left="360"/>
        <w:rPr>
          <w:szCs w:val="20"/>
        </w:rPr>
      </w:pPr>
      <w:r w:rsidRPr="0041138D">
        <w:rPr>
          <w:b/>
          <w:color w:val="1F3864"/>
          <w:szCs w:val="20"/>
        </w:rPr>
        <w:t xml:space="preserve">Use it when. </w:t>
      </w:r>
      <w:r w:rsidRPr="0041138D">
        <w:rPr>
          <w:szCs w:val="20"/>
        </w:rPr>
        <w:t>A consumer requires an immediate response, and the capability must be exposed through a governed, reusable, and discoverable API. Standardising on REST/JSON provides a consistent integration approach across the estate and allows legacy protocols and backend implementations to be abstracted behind a common API contract. This simplifies consumption, reduces coupling, and enables backend services to evolve without impacting consumers.</w:t>
      </w:r>
    </w:p>
    <w:p w14:paraId="7F88B2A0" w14:textId="77777777" w:rsidR="0041138D" w:rsidRPr="0041138D" w:rsidRDefault="0041138D" w:rsidP="0041138D">
      <w:pPr>
        <w:spacing w:before="40" w:after="110"/>
        <w:ind w:left="360"/>
        <w:rPr>
          <w:szCs w:val="20"/>
        </w:rPr>
      </w:pPr>
      <w:r w:rsidRPr="0041138D">
        <w:rPr>
          <w:b/>
          <w:color w:val="1F3864"/>
          <w:szCs w:val="20"/>
        </w:rPr>
        <w:t xml:space="preserve">Avoid it when. </w:t>
      </w:r>
      <w:r w:rsidRPr="0041138D">
        <w:rPr>
          <w:szCs w:val="20"/>
        </w:rPr>
        <w:t>This pattern is not suitable for long-running, unpredictable, or fire-and-forget workloads. Where multiple steps, orchestration, or transactional processing are required, use an asynchronous or orchestration-based pattern instead.</w:t>
      </w:r>
    </w:p>
    <w:p w14:paraId="3A39AF44" w14:textId="77777777" w:rsidR="0041138D" w:rsidRPr="0041138D" w:rsidRDefault="0041138D" w:rsidP="0041138D">
      <w:pPr>
        <w:spacing w:before="40" w:after="110"/>
        <w:ind w:left="360"/>
        <w:rPr>
          <w:szCs w:val="20"/>
        </w:rPr>
      </w:pPr>
      <w:r w:rsidRPr="0041138D">
        <w:rPr>
          <w:b/>
          <w:color w:val="1F3864"/>
          <w:szCs w:val="20"/>
        </w:rPr>
        <w:t xml:space="preserve">Risks and considerations. </w:t>
      </w:r>
      <w:r w:rsidRPr="0041138D">
        <w:rPr>
          <w:szCs w:val="20"/>
        </w:rPr>
        <w:t>APIM provides a consistent API facade that centralises policy enforcement, security controls, traffic management, and API governance. To minimise latency and operational overhead, policies should remain focused and efficient, with caching applied where appropriate. Backend services remain responsible for implementing their own security, validation, and throttling controls rather than relying solely on the gateway layer.</w:t>
      </w:r>
    </w:p>
    <w:p w14:paraId="5205A961" w14:textId="77777777" w:rsidR="0041138D" w:rsidRPr="0041138D" w:rsidRDefault="0041138D" w:rsidP="0041138D">
      <w:pPr>
        <w:spacing w:before="40" w:after="110"/>
        <w:ind w:left="360"/>
        <w:rPr>
          <w:szCs w:val="20"/>
        </w:rPr>
      </w:pPr>
      <w:r w:rsidRPr="0041138D">
        <w:rPr>
          <w:b/>
          <w:color w:val="1F3864"/>
          <w:szCs w:val="20"/>
        </w:rPr>
        <w:t xml:space="preserve">Security boundary. </w:t>
      </w:r>
      <w:r w:rsidRPr="0041138D">
        <w:rPr>
          <w:szCs w:val="20"/>
        </w:rPr>
        <w:t>For internal consumers, the entire interaction remains private and does not traverse the public internet. Consumer-to-APIM and APIM-to-backend communications use Private Endpoints, with TLS enforced on every hop. APIM authenticates to backend services using managed identities. Where an API must be externally accessible, it is exposed through an approved secure access layer or network edge protection service with OAuth or mTLS protection at the edge, managed as a registered exception. APIM is not exposed directly to the internet.</w:t>
      </w:r>
    </w:p>
    <w:p w14:paraId="3E3FDABC" w14:textId="77777777" w:rsidR="0041138D" w:rsidRPr="0041138D" w:rsidRDefault="0041138D" w:rsidP="0041138D">
      <w:pPr>
        <w:spacing w:before="40" w:after="110"/>
        <w:ind w:left="360"/>
        <w:rPr>
          <w:szCs w:val="20"/>
        </w:rPr>
      </w:pPr>
      <w:r w:rsidRPr="0041138D">
        <w:rPr>
          <w:b/>
          <w:color w:val="1F3864"/>
          <w:szCs w:val="20"/>
        </w:rPr>
        <w:t xml:space="preserve">Common pitfall. </w:t>
      </w:r>
      <w:r w:rsidRPr="0041138D">
        <w:rPr>
          <w:szCs w:val="20"/>
        </w:rPr>
        <w:t>Implementing the API facade as a simple pass-through layer with no governance value or embedding business logic and orchestration behaviour within API policies.</w:t>
      </w:r>
    </w:p>
    <w:p w14:paraId="32B738BD" w14:textId="77777777" w:rsidR="0041138D" w:rsidRPr="0041138D" w:rsidRDefault="0041138D" w:rsidP="0041138D">
      <w:pPr>
        <w:spacing w:before="40" w:after="110"/>
        <w:ind w:left="360"/>
        <w:rPr>
          <w:szCs w:val="20"/>
        </w:rPr>
      </w:pPr>
      <w:r w:rsidRPr="0041138D">
        <w:rPr>
          <w:b/>
          <w:color w:val="1F3864"/>
          <w:szCs w:val="20"/>
        </w:rPr>
        <w:t xml:space="preserve">In practice.  </w:t>
      </w:r>
      <w:r w:rsidRPr="0041138D">
        <w:rPr>
          <w:szCs w:val="20"/>
        </w:rPr>
        <w:t>A broker portal requires real-time access to policy information. Instead of integrating directly with the policy administration platform, the capability is exposed through APIM as a managed API facade. The policy system exposes get-policy-summary through APIM , the broker portal calls the API and has no knowledge of the policy admin system behind it.</w:t>
      </w:r>
    </w:p>
    <w:p w14:paraId="3A08675A" w14:textId="77777777" w:rsidR="0041138D" w:rsidRPr="0041138D" w:rsidRDefault="0041138D" w:rsidP="0041138D">
      <w:pPr>
        <w:spacing w:after="150"/>
        <w:rPr>
          <w:szCs w:val="20"/>
        </w:rPr>
      </w:pPr>
    </w:p>
    <w:p w14:paraId="6F71C67A" w14:textId="252552FA" w:rsidR="0041138D" w:rsidRPr="00FE4F0E" w:rsidRDefault="0041138D" w:rsidP="0041138D">
      <w:pPr>
        <w:pStyle w:val="Heading3"/>
        <w:rPr>
          <w:rFonts w:cs="Times New Roman"/>
          <w:bCs/>
          <w:color w:val="132040" w:themeColor="accent1" w:themeShade="BF"/>
          <w:sz w:val="24"/>
          <w:szCs w:val="26"/>
        </w:rPr>
      </w:pPr>
      <w:bookmarkStart w:id="179" w:name="_Toc239852299"/>
      <w:bookmarkStart w:id="180" w:name="_Toc239980606"/>
      <w:r w:rsidRPr="00FE4F0E">
        <w:rPr>
          <w:rFonts w:cs="Times New Roman"/>
          <w:bCs/>
          <w:color w:val="132040" w:themeColor="accent1" w:themeShade="BF"/>
          <w:sz w:val="24"/>
          <w:szCs w:val="26"/>
        </w:rPr>
        <w:t>API composition / aggregation (SFINT2)</w:t>
      </w:r>
      <w:bookmarkEnd w:id="179"/>
      <w:bookmarkEnd w:id="180"/>
    </w:p>
    <w:p w14:paraId="7AD82DE7" w14:textId="77777777" w:rsidR="0041138D" w:rsidRDefault="0041138D" w:rsidP="0041138D">
      <w:pPr>
        <w:spacing w:before="10" w:after="90"/>
        <w:rPr>
          <w:i/>
          <w:color w:val="5A6470"/>
          <w:szCs w:val="20"/>
        </w:rPr>
      </w:pPr>
      <w:r w:rsidRPr="0041138D">
        <w:rPr>
          <w:i/>
          <w:color w:val="5A6470"/>
          <w:szCs w:val="20"/>
        </w:rPr>
        <w:t>Assemble one coarse-grained business response from a few backend reads, so the consumer makes a single call.</w:t>
      </w:r>
    </w:p>
    <w:p w14:paraId="3C56055D" w14:textId="77777777" w:rsidR="001F6729" w:rsidRPr="0041138D" w:rsidRDefault="001F6729" w:rsidP="0041138D">
      <w:pPr>
        <w:spacing w:before="10" w:after="90"/>
        <w:rPr>
          <w:szCs w:val="20"/>
        </w:rPr>
      </w:pPr>
    </w:p>
    <w:p w14:paraId="5265F339" w14:textId="77777777" w:rsidR="0041138D" w:rsidRDefault="0041138D" w:rsidP="0041138D">
      <w:pPr>
        <w:spacing w:before="90" w:after="130"/>
        <w:jc w:val="center"/>
        <w:rPr>
          <w:szCs w:val="20"/>
        </w:rPr>
      </w:pPr>
      <w:r w:rsidRPr="0041138D">
        <w:rPr>
          <w:noProof/>
          <w:szCs w:val="20"/>
        </w:rPr>
        <w:drawing>
          <wp:inline distT="0" distB="0" distL="0" distR="0" wp14:anchorId="0A520C4C" wp14:editId="08AE8705">
            <wp:extent cx="5731510" cy="2559118"/>
            <wp:effectExtent l="0" t="0" r="2540" b="0"/>
            <wp:docPr id="1502695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695070" name=""/>
                    <pic:cNvPicPr/>
                  </pic:nvPicPr>
                  <pic:blipFill>
                    <a:blip r:embed="rId23"/>
                    <a:stretch>
                      <a:fillRect/>
                    </a:stretch>
                  </pic:blipFill>
                  <pic:spPr>
                    <a:xfrm>
                      <a:off x="0" y="0"/>
                      <a:ext cx="5731510" cy="2559118"/>
                    </a:xfrm>
                    <a:prstGeom prst="rect">
                      <a:avLst/>
                    </a:prstGeom>
                  </pic:spPr>
                </pic:pic>
              </a:graphicData>
            </a:graphic>
          </wp:inline>
        </w:drawing>
      </w:r>
    </w:p>
    <w:p w14:paraId="6BBEEB9C" w14:textId="77777777" w:rsidR="001F6729" w:rsidRPr="0041138D" w:rsidRDefault="001F6729" w:rsidP="0041138D">
      <w:pPr>
        <w:spacing w:before="90" w:after="130"/>
        <w:jc w:val="center"/>
        <w:rPr>
          <w:szCs w:val="20"/>
        </w:rPr>
      </w:pPr>
    </w:p>
    <w:p w14:paraId="2C30B8BC" w14:textId="479633E8" w:rsidR="0041138D" w:rsidRPr="0041138D" w:rsidRDefault="0041138D" w:rsidP="0041138D">
      <w:pPr>
        <w:spacing w:before="40" w:after="110"/>
        <w:ind w:left="360"/>
        <w:rPr>
          <w:szCs w:val="20"/>
        </w:rPr>
      </w:pPr>
      <w:r w:rsidRPr="0041138D">
        <w:rPr>
          <w:b/>
          <w:color w:val="1F3864"/>
          <w:szCs w:val="20"/>
        </w:rPr>
        <w:t xml:space="preserve">Problem. </w:t>
      </w:r>
      <w:r w:rsidR="00B644B4" w:rsidRPr="00B644B4">
        <w:rPr>
          <w:szCs w:val="20"/>
        </w:rPr>
        <w:t>A servicing application needs a consolidated client view, but the required data is spread across multiple systems. Having the application call each system directly creates unnecessary dependencies on multiple interfaces and increases the impact of failures. Combining the data in the user interface adds complexity and makes the solution harder to maintain</w:t>
      </w:r>
      <w:r w:rsidRPr="0041138D">
        <w:rPr>
          <w:szCs w:val="20"/>
        </w:rPr>
        <w:t>.</w:t>
      </w:r>
    </w:p>
    <w:p w14:paraId="642BD4C5" w14:textId="77777777" w:rsidR="0041138D" w:rsidRPr="0041138D" w:rsidRDefault="0041138D" w:rsidP="0041138D">
      <w:pPr>
        <w:spacing w:before="40" w:after="110"/>
        <w:ind w:left="360"/>
        <w:rPr>
          <w:szCs w:val="20"/>
        </w:rPr>
      </w:pPr>
      <w:r w:rsidRPr="0041138D">
        <w:rPr>
          <w:b/>
          <w:color w:val="1F3864"/>
          <w:szCs w:val="20"/>
        </w:rPr>
        <w:t xml:space="preserve">Solution. </w:t>
      </w:r>
      <w:r w:rsidRPr="0041138D">
        <w:rPr>
          <w:szCs w:val="20"/>
        </w:rPr>
        <w:t>Exposing a single composed API on APIM backed by a Function that fans out to the underlying systems, assembles a coarse-grained response and returns it. The composition stays read-mostly and business-shaped, SOA granularity, not a mesh of fine-grained calls.</w:t>
      </w:r>
    </w:p>
    <w:p w14:paraId="008E668E" w14:textId="77777777" w:rsidR="0041138D" w:rsidRPr="0041138D" w:rsidRDefault="0041138D" w:rsidP="0041138D">
      <w:pPr>
        <w:spacing w:before="40" w:after="110"/>
        <w:ind w:left="360"/>
        <w:rPr>
          <w:szCs w:val="20"/>
        </w:rPr>
      </w:pPr>
      <w:r w:rsidRPr="0041138D">
        <w:rPr>
          <w:b/>
          <w:color w:val="1F3864"/>
          <w:szCs w:val="20"/>
        </w:rPr>
        <w:t xml:space="preserve">Use it when. </w:t>
      </w:r>
      <w:r w:rsidRPr="0041138D">
        <w:rPr>
          <w:szCs w:val="20"/>
        </w:rPr>
        <w:t>A consumer needs one logical business object drawn from two or three sources and a single round-trip materially simplifies the caller.</w:t>
      </w:r>
    </w:p>
    <w:p w14:paraId="72011905" w14:textId="77777777" w:rsidR="0041138D" w:rsidRPr="0041138D" w:rsidRDefault="0041138D" w:rsidP="0041138D">
      <w:pPr>
        <w:spacing w:before="40" w:after="110"/>
        <w:ind w:left="360"/>
        <w:rPr>
          <w:szCs w:val="20"/>
        </w:rPr>
      </w:pPr>
      <w:r w:rsidRPr="0041138D">
        <w:rPr>
          <w:b/>
          <w:color w:val="1F3864"/>
          <w:szCs w:val="20"/>
        </w:rPr>
        <w:t xml:space="preserve">Avoid it when. </w:t>
      </w:r>
      <w:r w:rsidRPr="0041138D">
        <w:rPr>
          <w:szCs w:val="20"/>
        </w:rPr>
        <w:t>The composition needs transactional writes or long-running steps (orchestrate), or the need is to fan out to many fine-grained services, that is a granularity problem to fix, not to aggregate around.</w:t>
      </w:r>
    </w:p>
    <w:p w14:paraId="2F29C0F1" w14:textId="77777777" w:rsidR="0041138D" w:rsidRPr="0041138D" w:rsidRDefault="0041138D" w:rsidP="0041138D">
      <w:pPr>
        <w:spacing w:before="40" w:after="110"/>
        <w:ind w:left="360"/>
        <w:rPr>
          <w:szCs w:val="20"/>
        </w:rPr>
      </w:pPr>
      <w:r w:rsidRPr="0041138D">
        <w:rPr>
          <w:b/>
          <w:color w:val="1F3864"/>
          <w:szCs w:val="20"/>
        </w:rPr>
        <w:t xml:space="preserve">Risks and considerations. </w:t>
      </w:r>
      <w:r w:rsidRPr="0041138D">
        <w:rPr>
          <w:szCs w:val="20"/>
        </w:rPr>
        <w:t>Response time is governed by the slowest dependency and availability by their product, so decide up front how the API behaves when one source is down, a partial response with a clear indicator usually beats failing the whole call. Put a timeout and a circuit breaker around each backend and cache responses wherever feasible.</w:t>
      </w:r>
    </w:p>
    <w:p w14:paraId="6FDBA0C2" w14:textId="77777777" w:rsidR="0041138D" w:rsidRPr="0041138D" w:rsidRDefault="0041138D" w:rsidP="0041138D">
      <w:pPr>
        <w:spacing w:before="40" w:after="110"/>
        <w:ind w:left="360"/>
        <w:rPr>
          <w:szCs w:val="20"/>
        </w:rPr>
      </w:pPr>
      <w:r w:rsidRPr="0041138D">
        <w:rPr>
          <w:b/>
          <w:color w:val="1F3864"/>
          <w:szCs w:val="20"/>
        </w:rPr>
        <w:t xml:space="preserve">Security boundary. </w:t>
      </w:r>
      <w:r w:rsidRPr="0041138D">
        <w:rPr>
          <w:szCs w:val="20"/>
        </w:rPr>
        <w:t>APIM is hosted as a shared service, with workload services deployed in their own workload boundaries. All communication remains internal, using private connectivity, managed identities, and TLS encryption end-to-end. No services are exposed directly to the internet.</w:t>
      </w:r>
    </w:p>
    <w:p w14:paraId="57B3300E" w14:textId="77777777" w:rsidR="0041138D" w:rsidRPr="0041138D" w:rsidRDefault="0041138D" w:rsidP="0041138D">
      <w:pPr>
        <w:spacing w:before="40" w:after="110"/>
        <w:ind w:left="360"/>
        <w:rPr>
          <w:szCs w:val="20"/>
        </w:rPr>
      </w:pPr>
      <w:r w:rsidRPr="0041138D">
        <w:rPr>
          <w:b/>
          <w:color w:val="1F3864"/>
          <w:szCs w:val="20"/>
        </w:rPr>
        <w:t xml:space="preserve">Common pitfall. </w:t>
      </w:r>
      <w:r w:rsidRPr="0041138D">
        <w:rPr>
          <w:szCs w:val="20"/>
        </w:rPr>
        <w:t>Fine-grained, chatty aggregation that recreates a distributed monolith; pushing heavy composition into APIM policies instead of a Function.</w:t>
      </w:r>
    </w:p>
    <w:p w14:paraId="1047736A" w14:textId="77777777" w:rsidR="0041138D" w:rsidRPr="0041138D" w:rsidRDefault="0041138D" w:rsidP="0041138D">
      <w:pPr>
        <w:spacing w:before="40" w:after="110"/>
        <w:ind w:left="360"/>
        <w:rPr>
          <w:szCs w:val="20"/>
        </w:rPr>
      </w:pPr>
      <w:r w:rsidRPr="006E4166">
        <w:rPr>
          <w:b/>
          <w:color w:val="1F3864"/>
          <w:szCs w:val="20"/>
        </w:rPr>
        <w:t>In practice</w:t>
      </w:r>
      <w:r w:rsidRPr="0041138D">
        <w:rPr>
          <w:szCs w:val="20"/>
        </w:rPr>
        <w:t>. A servicing application requires a consolidated client view spanning policy, claims and customer systems. Rather than calling multiple backend services directly, the application consumes a single aggregated API exposed through APIM. A composition service retrieves and assembles the required information, providing a unified response while maintaining separation between consumers and source systems.</w:t>
      </w:r>
    </w:p>
    <w:p w14:paraId="4A22635F" w14:textId="26BE85AC" w:rsidR="0041138D" w:rsidRPr="00FE4F0E" w:rsidRDefault="0041138D" w:rsidP="0041138D">
      <w:pPr>
        <w:pStyle w:val="Heading3"/>
        <w:rPr>
          <w:rFonts w:cs="Times New Roman"/>
          <w:bCs/>
          <w:color w:val="132040" w:themeColor="accent1" w:themeShade="BF"/>
          <w:sz w:val="24"/>
          <w:szCs w:val="26"/>
        </w:rPr>
      </w:pPr>
      <w:bookmarkStart w:id="181" w:name="_Toc239852300"/>
      <w:bookmarkStart w:id="182" w:name="_Toc239980607"/>
      <w:r w:rsidRPr="00FE4F0E">
        <w:rPr>
          <w:rFonts w:cs="Times New Roman"/>
          <w:bCs/>
          <w:color w:val="132040" w:themeColor="accent1" w:themeShade="BF"/>
          <w:sz w:val="24"/>
          <w:szCs w:val="26"/>
        </w:rPr>
        <w:t>Protocol / format mediation (SFINT3)</w:t>
      </w:r>
      <w:bookmarkEnd w:id="181"/>
      <w:bookmarkEnd w:id="182"/>
    </w:p>
    <w:p w14:paraId="244B0902" w14:textId="77777777" w:rsidR="0041138D" w:rsidRDefault="0041138D" w:rsidP="0041138D">
      <w:pPr>
        <w:spacing w:before="10" w:after="90"/>
        <w:rPr>
          <w:i/>
          <w:color w:val="5A6470"/>
          <w:szCs w:val="20"/>
        </w:rPr>
      </w:pPr>
      <w:r w:rsidRPr="0041138D">
        <w:rPr>
          <w:i/>
          <w:color w:val="5A6470"/>
          <w:szCs w:val="20"/>
        </w:rPr>
        <w:t>Translate a legacy protocol to REST/JSON at the edge so modern consumers stay clean.</w:t>
      </w:r>
    </w:p>
    <w:p w14:paraId="0E1407C9" w14:textId="77777777" w:rsidR="00DE0875" w:rsidRPr="0041138D" w:rsidRDefault="00DE0875" w:rsidP="0041138D">
      <w:pPr>
        <w:spacing w:before="10" w:after="90"/>
        <w:rPr>
          <w:szCs w:val="20"/>
        </w:rPr>
      </w:pPr>
    </w:p>
    <w:p w14:paraId="6DA54EDE" w14:textId="77777777" w:rsidR="0041138D" w:rsidRPr="0041138D" w:rsidRDefault="0041138D" w:rsidP="0041138D">
      <w:pPr>
        <w:spacing w:before="90" w:after="130"/>
        <w:jc w:val="center"/>
        <w:rPr>
          <w:szCs w:val="20"/>
        </w:rPr>
      </w:pPr>
      <w:r w:rsidRPr="0041138D">
        <w:rPr>
          <w:noProof/>
          <w:szCs w:val="20"/>
        </w:rPr>
        <w:drawing>
          <wp:inline distT="0" distB="0" distL="0" distR="0" wp14:anchorId="2A7E8244" wp14:editId="52582E10">
            <wp:extent cx="5731510" cy="987841"/>
            <wp:effectExtent l="0" t="0" r="2540" b="3175"/>
            <wp:docPr id="1973916161" name="Picture 1973916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31510" cy="987841"/>
                    </a:xfrm>
                    <a:prstGeom prst="rect">
                      <a:avLst/>
                    </a:prstGeom>
                    <a:noFill/>
                  </pic:spPr>
                </pic:pic>
              </a:graphicData>
            </a:graphic>
          </wp:inline>
        </w:drawing>
      </w:r>
    </w:p>
    <w:p w14:paraId="79CF7CE0" w14:textId="77777777" w:rsidR="0041138D" w:rsidRPr="0041138D" w:rsidRDefault="0041138D" w:rsidP="0041138D">
      <w:pPr>
        <w:spacing w:before="40" w:after="110"/>
        <w:ind w:left="360"/>
        <w:rPr>
          <w:szCs w:val="20"/>
        </w:rPr>
      </w:pPr>
      <w:r w:rsidRPr="0041138D">
        <w:rPr>
          <w:b/>
          <w:color w:val="1F3864"/>
          <w:szCs w:val="20"/>
        </w:rPr>
        <w:t xml:space="preserve">Use it when. </w:t>
      </w:r>
      <w:r w:rsidRPr="0041138D">
        <w:rPr>
          <w:szCs w:val="20"/>
        </w:rPr>
        <w:t>Standardising the estate on REST/JSON and need to front a legacy protocol.</w:t>
      </w:r>
    </w:p>
    <w:p w14:paraId="27F6A2AD" w14:textId="77777777" w:rsidR="0041138D" w:rsidRPr="0041138D" w:rsidRDefault="0041138D" w:rsidP="0041138D">
      <w:pPr>
        <w:spacing w:before="40" w:after="110"/>
        <w:ind w:left="360"/>
        <w:rPr>
          <w:szCs w:val="20"/>
        </w:rPr>
      </w:pPr>
      <w:r w:rsidRPr="0041138D">
        <w:rPr>
          <w:b/>
          <w:color w:val="1F3864"/>
          <w:szCs w:val="20"/>
        </w:rPr>
        <w:t xml:space="preserve">Avoid it when. </w:t>
      </w:r>
      <w:r w:rsidRPr="0041138D">
        <w:rPr>
          <w:szCs w:val="20"/>
        </w:rPr>
        <w:t>The requirement is really business transformation rather than protocol translation, that is implementation logic and belongs in a Function with tests, not in a mediation policy.</w:t>
      </w:r>
    </w:p>
    <w:p w14:paraId="3BCB7FB8" w14:textId="77777777" w:rsidR="0041138D" w:rsidRPr="0041138D" w:rsidRDefault="0041138D" w:rsidP="0041138D">
      <w:pPr>
        <w:spacing w:before="40" w:after="110"/>
        <w:ind w:left="360"/>
        <w:rPr>
          <w:szCs w:val="20"/>
        </w:rPr>
      </w:pPr>
      <w:r w:rsidRPr="0041138D">
        <w:rPr>
          <w:b/>
          <w:color w:val="1F3864"/>
          <w:szCs w:val="20"/>
        </w:rPr>
        <w:t xml:space="preserve">Risks and considerations. </w:t>
      </w:r>
      <w:r w:rsidRPr="0041138D">
        <w:rPr>
          <w:szCs w:val="20"/>
        </w:rPr>
        <w:t>Translation should remain stateless and limited to protocol and format conversion. Introducing business logic into the mediation layer increases complexity and can result in hidden or difficult-to-test behaviour. Schema validation should be applied during transformation to identify malformed payloads before they propagate downstream.</w:t>
      </w:r>
    </w:p>
    <w:p w14:paraId="08EF8A84" w14:textId="77777777" w:rsidR="0041138D" w:rsidRPr="0041138D" w:rsidRDefault="0041138D" w:rsidP="0041138D">
      <w:pPr>
        <w:spacing w:before="40" w:after="110"/>
        <w:ind w:left="360"/>
        <w:rPr>
          <w:szCs w:val="20"/>
        </w:rPr>
      </w:pPr>
      <w:r w:rsidRPr="0041138D">
        <w:rPr>
          <w:b/>
          <w:color w:val="1F3864"/>
          <w:szCs w:val="20"/>
        </w:rPr>
        <w:t xml:space="preserve">Security boundary. </w:t>
      </w:r>
      <w:r w:rsidRPr="0041138D">
        <w:rPr>
          <w:szCs w:val="20"/>
        </w:rPr>
        <w:t>APIM or the mediation Function in the shared subscription / a spoke; the legacy backend in its spoke or on-premises. Within Azure: Private Endpoint, managed identity and TLS, an on-premises backend is reached over the private vWAN path, not the internet. Outside Azure: none, an internet-only legacy partner uses the inbound-webhook edge instead.</w:t>
      </w:r>
    </w:p>
    <w:p w14:paraId="68A1A72B" w14:textId="77777777" w:rsidR="0041138D" w:rsidRPr="0041138D" w:rsidRDefault="0041138D" w:rsidP="0041138D">
      <w:pPr>
        <w:spacing w:before="40" w:after="110"/>
        <w:ind w:left="360"/>
        <w:rPr>
          <w:szCs w:val="20"/>
        </w:rPr>
      </w:pPr>
      <w:r w:rsidRPr="0041138D">
        <w:rPr>
          <w:b/>
          <w:color w:val="1F3864"/>
          <w:szCs w:val="20"/>
        </w:rPr>
        <w:t xml:space="preserve">Common pitfall. </w:t>
      </w:r>
      <w:r w:rsidRPr="0041138D">
        <w:rPr>
          <w:szCs w:val="20"/>
        </w:rPr>
        <w:t>Business rules embedded in the translation layer; unbounded transformation inside APIM policies.</w:t>
      </w:r>
    </w:p>
    <w:p w14:paraId="1E020644" w14:textId="58A9C726" w:rsidR="00DE0875" w:rsidRDefault="0041138D" w:rsidP="0041138D">
      <w:pPr>
        <w:spacing w:before="40" w:after="110"/>
        <w:ind w:left="360"/>
        <w:rPr>
          <w:szCs w:val="20"/>
        </w:rPr>
      </w:pPr>
      <w:r w:rsidRPr="0041138D">
        <w:rPr>
          <w:b/>
          <w:color w:val="1F3864"/>
          <w:szCs w:val="20"/>
        </w:rPr>
        <w:t xml:space="preserve">In practice. </w:t>
      </w:r>
      <w:r w:rsidRPr="0041138D">
        <w:rPr>
          <w:szCs w:val="20"/>
        </w:rPr>
        <w:t>A cloud-native application requires access to a reinsurance capability exposed through a legacy SOAP/XML interface. Protocol mediation presents the capability through a REST/JSON contract while isolating legacy implementation details from consuming applications.</w:t>
      </w:r>
    </w:p>
    <w:p w14:paraId="64EA2AB6" w14:textId="77777777" w:rsidR="00DE0875" w:rsidRDefault="00DE0875" w:rsidP="0041138D">
      <w:pPr>
        <w:spacing w:before="40" w:after="110"/>
        <w:ind w:left="360"/>
        <w:rPr>
          <w:szCs w:val="20"/>
        </w:rPr>
      </w:pPr>
    </w:p>
    <w:p w14:paraId="68C72406" w14:textId="7E4A8AC0" w:rsidR="0041138D" w:rsidRDefault="0041138D" w:rsidP="00FE4F0E">
      <w:pPr>
        <w:pStyle w:val="Heading2"/>
        <w:rPr>
          <w:bCs w:val="0"/>
        </w:rPr>
      </w:pPr>
      <w:bookmarkStart w:id="183" w:name="_Toc239852302"/>
      <w:bookmarkStart w:id="184" w:name="_Toc239980608"/>
      <w:bookmarkStart w:id="185" w:name="_Toc240366846"/>
      <w:r w:rsidRPr="00FE4F0E">
        <w:rPr>
          <w:bCs w:val="0"/>
        </w:rPr>
        <w:t>Messaging Patterns</w:t>
      </w:r>
      <w:bookmarkEnd w:id="183"/>
      <w:bookmarkEnd w:id="184"/>
      <w:bookmarkEnd w:id="185"/>
    </w:p>
    <w:p w14:paraId="6D0EAC30" w14:textId="77777777" w:rsidR="00FE4F0E" w:rsidRPr="00FE4F0E" w:rsidRDefault="00FE4F0E" w:rsidP="00FE4F0E"/>
    <w:p w14:paraId="3ABDF91C" w14:textId="09AE005B" w:rsidR="0041138D" w:rsidRPr="00FE4F0E" w:rsidRDefault="0041138D" w:rsidP="0041138D">
      <w:pPr>
        <w:pStyle w:val="Heading3"/>
        <w:rPr>
          <w:rFonts w:cs="Times New Roman"/>
          <w:bCs/>
          <w:color w:val="132040" w:themeColor="accent1" w:themeShade="BF"/>
          <w:sz w:val="24"/>
          <w:szCs w:val="26"/>
        </w:rPr>
      </w:pPr>
      <w:bookmarkStart w:id="186" w:name="_Toc239852303"/>
      <w:bookmarkStart w:id="187" w:name="_Toc239980609"/>
      <w:r w:rsidRPr="00FE4F0E">
        <w:rPr>
          <w:rFonts w:cs="Times New Roman"/>
          <w:bCs/>
          <w:color w:val="132040" w:themeColor="accent1" w:themeShade="BF"/>
          <w:sz w:val="24"/>
          <w:szCs w:val="26"/>
        </w:rPr>
        <w:t>Queue-based load levelling (SFINT4)</w:t>
      </w:r>
      <w:bookmarkEnd w:id="186"/>
      <w:bookmarkEnd w:id="187"/>
    </w:p>
    <w:p w14:paraId="250A7579" w14:textId="77777777" w:rsidR="0041138D" w:rsidRDefault="0041138D" w:rsidP="0041138D">
      <w:pPr>
        <w:spacing w:before="10" w:after="90"/>
        <w:rPr>
          <w:i/>
          <w:color w:val="5A6470"/>
          <w:szCs w:val="20"/>
        </w:rPr>
      </w:pPr>
      <w:r w:rsidRPr="0041138D">
        <w:rPr>
          <w:i/>
          <w:color w:val="5A6470"/>
          <w:szCs w:val="20"/>
        </w:rPr>
        <w:t>Put a queue between a spiky producer and a limited backend so load is absorbed, not amplified.</w:t>
      </w:r>
    </w:p>
    <w:p w14:paraId="66BFA7D6" w14:textId="77777777" w:rsidR="00DE0875" w:rsidRPr="0041138D" w:rsidRDefault="00DE0875" w:rsidP="0041138D">
      <w:pPr>
        <w:spacing w:before="10" w:after="90"/>
        <w:rPr>
          <w:szCs w:val="20"/>
        </w:rPr>
      </w:pPr>
    </w:p>
    <w:p w14:paraId="1D4975AE" w14:textId="77777777" w:rsidR="0041138D" w:rsidRPr="0041138D" w:rsidRDefault="0041138D" w:rsidP="0041138D">
      <w:pPr>
        <w:spacing w:before="90" w:after="130"/>
        <w:jc w:val="center"/>
        <w:rPr>
          <w:szCs w:val="20"/>
        </w:rPr>
      </w:pPr>
      <w:r w:rsidRPr="0041138D">
        <w:rPr>
          <w:noProof/>
          <w:szCs w:val="20"/>
        </w:rPr>
        <w:drawing>
          <wp:inline distT="0" distB="0" distL="0" distR="0" wp14:anchorId="1BEC00F8" wp14:editId="47EDE5D0">
            <wp:extent cx="5731510" cy="1580800"/>
            <wp:effectExtent l="0" t="0" r="2540" b="635"/>
            <wp:docPr id="11" name="Picture 280874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80874511"/>
                    <pic:cNvPicPr>
                      <a:picLocks noChangeAspect="1" noChangeArrowheads="1"/>
                    </pic:cNvPicPr>
                  </pic:nvPicPr>
                  <pic:blipFill>
                    <a:blip r:embed="rId25"/>
                    <a:stretch>
                      <a:fillRect/>
                    </a:stretch>
                  </pic:blipFill>
                  <pic:spPr bwMode="auto">
                    <a:xfrm>
                      <a:off x="0" y="0"/>
                      <a:ext cx="5731510" cy="1580800"/>
                    </a:xfrm>
                    <a:prstGeom prst="rect">
                      <a:avLst/>
                    </a:prstGeom>
                    <a:solidFill>
                      <a:sysClr val="windowText" lastClr="000000"/>
                    </a:solidFill>
                  </pic:spPr>
                </pic:pic>
              </a:graphicData>
            </a:graphic>
          </wp:inline>
        </w:drawing>
      </w:r>
      <w:r w:rsidRPr="0041138D">
        <w:rPr>
          <w:szCs w:val="20"/>
        </w:rPr>
        <w:br/>
      </w:r>
    </w:p>
    <w:p w14:paraId="26345C12" w14:textId="77777777" w:rsidR="0041138D" w:rsidRPr="0041138D" w:rsidRDefault="0041138D" w:rsidP="0041138D">
      <w:pPr>
        <w:spacing w:before="40" w:after="110"/>
        <w:ind w:left="360"/>
        <w:rPr>
          <w:szCs w:val="20"/>
        </w:rPr>
      </w:pPr>
      <w:r w:rsidRPr="0041138D">
        <w:rPr>
          <w:b/>
          <w:color w:val="1F3864"/>
          <w:szCs w:val="20"/>
        </w:rPr>
        <w:t xml:space="preserve">Problem. </w:t>
      </w:r>
      <w:r w:rsidRPr="0041138D">
        <w:rPr>
          <w:szCs w:val="20"/>
        </w:rPr>
        <w:t>A producer generates work at a higher rate than a consuming system can process it. Tight coupling between producer and consumer can result in reduced availability, processing bottlenecks and failure propagation during periods of increased load.</w:t>
      </w:r>
    </w:p>
    <w:p w14:paraId="41BCD96F" w14:textId="77777777" w:rsidR="0041138D" w:rsidRPr="0041138D" w:rsidRDefault="0041138D" w:rsidP="0041138D">
      <w:pPr>
        <w:spacing w:before="40" w:after="110"/>
        <w:ind w:left="360"/>
        <w:rPr>
          <w:szCs w:val="20"/>
        </w:rPr>
      </w:pPr>
      <w:r w:rsidRPr="0041138D">
        <w:rPr>
          <w:b/>
          <w:color w:val="1F3864"/>
          <w:szCs w:val="20"/>
        </w:rPr>
        <w:t xml:space="preserve">Solution. </w:t>
      </w:r>
      <w:r w:rsidRPr="0041138D">
        <w:rPr>
          <w:szCs w:val="20"/>
        </w:rPr>
        <w:t>Introduce a Service Bus queue between the producer and the backend so each run at its own pace. An internal producer writes to the queue directly, authenticated with managed identity, so no gateway sits in the path. An external producer, which cannot reach the bus, is fronted by API Management or a small Function that validates the request and enqueues it. A Function consumer then drains the queue at the rate the backend can sustain, so producer and consumer are decoupled in time, and a backend outage becomes a growing queue rather than a wave of errors.</w:t>
      </w:r>
    </w:p>
    <w:p w14:paraId="04EE4853" w14:textId="77777777" w:rsidR="0041138D" w:rsidRPr="0041138D" w:rsidRDefault="0041138D" w:rsidP="0041138D">
      <w:pPr>
        <w:spacing w:before="40" w:after="110"/>
        <w:ind w:left="360"/>
        <w:rPr>
          <w:szCs w:val="20"/>
        </w:rPr>
      </w:pPr>
      <w:r w:rsidRPr="0041138D">
        <w:rPr>
          <w:b/>
          <w:color w:val="1F3864"/>
          <w:szCs w:val="20"/>
        </w:rPr>
        <w:t xml:space="preserve">Use it when. </w:t>
      </w:r>
      <w:r w:rsidRPr="0041138D">
        <w:rPr>
          <w:szCs w:val="20"/>
        </w:rPr>
        <w:t>The producer is spikier or faster than the consumer, or the backend's availability must be decoupled from producer load.</w:t>
      </w:r>
    </w:p>
    <w:p w14:paraId="44595931" w14:textId="77777777" w:rsidR="0041138D" w:rsidRPr="0041138D" w:rsidRDefault="0041138D" w:rsidP="0041138D">
      <w:pPr>
        <w:spacing w:before="40" w:after="110"/>
        <w:ind w:left="360"/>
        <w:rPr>
          <w:szCs w:val="20"/>
        </w:rPr>
      </w:pPr>
      <w:r w:rsidRPr="0041138D">
        <w:rPr>
          <w:b/>
          <w:color w:val="1F3864"/>
          <w:szCs w:val="20"/>
        </w:rPr>
        <w:t xml:space="preserve">Avoid it when. </w:t>
      </w:r>
      <w:r w:rsidRPr="0041138D">
        <w:rPr>
          <w:szCs w:val="20"/>
        </w:rPr>
        <w:t>The caller needs an immediate answer (request/response), the input being ingested is a high-volume telemetry (Event Hubs).</w:t>
      </w:r>
    </w:p>
    <w:p w14:paraId="32BF79C1" w14:textId="77777777" w:rsidR="0041138D" w:rsidRPr="0041138D" w:rsidRDefault="0041138D" w:rsidP="0041138D">
      <w:pPr>
        <w:spacing w:before="40" w:after="110"/>
        <w:ind w:left="360"/>
        <w:rPr>
          <w:szCs w:val="20"/>
        </w:rPr>
      </w:pPr>
      <w:r w:rsidRPr="0041138D">
        <w:rPr>
          <w:b/>
          <w:color w:val="1F3864"/>
          <w:szCs w:val="20"/>
        </w:rPr>
        <w:t xml:space="preserve">Risks and considerations. </w:t>
      </w:r>
      <w:r w:rsidRPr="0041138D">
        <w:rPr>
          <w:szCs w:val="20"/>
        </w:rPr>
        <w:t xml:space="preserve">Service Bus provides buffering rather than unlimited capacity. Queue depth, consumer lag and dead-letter queues should be monitored to identify processing bottlenecks and capacity constraints. Consumers should support idempotent processing, as delivery semantics remain at-least-once and duplicate deliveries may occur. </w:t>
      </w:r>
    </w:p>
    <w:p w14:paraId="76AEA97E" w14:textId="77777777" w:rsidR="0041138D" w:rsidRPr="0041138D" w:rsidRDefault="0041138D" w:rsidP="0041138D">
      <w:pPr>
        <w:spacing w:before="40" w:after="110"/>
        <w:ind w:left="360"/>
        <w:rPr>
          <w:szCs w:val="20"/>
        </w:rPr>
      </w:pPr>
      <w:r w:rsidRPr="0041138D">
        <w:rPr>
          <w:b/>
          <w:color w:val="1F3864"/>
          <w:szCs w:val="20"/>
        </w:rPr>
        <w:t xml:space="preserve">Security boundary. </w:t>
      </w:r>
      <w:r w:rsidRPr="0041138D">
        <w:rPr>
          <w:szCs w:val="20"/>
        </w:rPr>
        <w:t>APIM (shared), Service Bus and the consumer Function (spokes), internal. Within Azure: producers and consumer reach Service Bus over a Private Endpoint using a managed identity with Sender/Receiver RBAC (no SAS keys), TLS throughout. Outside Azure: none, an external producer is taken through the edge first.</w:t>
      </w:r>
    </w:p>
    <w:p w14:paraId="25A93273" w14:textId="77777777" w:rsidR="0041138D" w:rsidRPr="0041138D" w:rsidRDefault="0041138D" w:rsidP="0041138D">
      <w:pPr>
        <w:spacing w:before="40" w:after="110"/>
        <w:ind w:left="360"/>
        <w:rPr>
          <w:szCs w:val="20"/>
        </w:rPr>
      </w:pPr>
      <w:r w:rsidRPr="0041138D">
        <w:rPr>
          <w:b/>
          <w:color w:val="1F3864"/>
          <w:szCs w:val="20"/>
        </w:rPr>
        <w:t xml:space="preserve">Common pitfall. </w:t>
      </w:r>
      <w:r w:rsidRPr="0041138D">
        <w:rPr>
          <w:szCs w:val="20"/>
        </w:rPr>
        <w:t>Hammering a fragile backend synchronously; ignoring the dead-letter queue; reaching for storage queues when sessions, DLQ and richer delivery semantics are needed</w:t>
      </w:r>
    </w:p>
    <w:p w14:paraId="79EE5AA0" w14:textId="013AB002" w:rsidR="00DE0875" w:rsidRDefault="0041138D" w:rsidP="0041138D">
      <w:pPr>
        <w:spacing w:before="40" w:after="110"/>
        <w:ind w:left="360"/>
        <w:rPr>
          <w:szCs w:val="20"/>
        </w:rPr>
      </w:pPr>
      <w:r w:rsidRPr="0041138D">
        <w:rPr>
          <w:b/>
          <w:color w:val="1F3864"/>
          <w:szCs w:val="20"/>
        </w:rPr>
        <w:t xml:space="preserve">In practice. </w:t>
      </w:r>
      <w:r w:rsidRPr="0041138D">
        <w:rPr>
          <w:szCs w:val="20"/>
        </w:rPr>
        <w:t>During renewal season, large volumes of broker submissions may arrive within a short period of time. Rather than overloading downstream policy administration systems, submissions are queued and processed asynchronously, allowing business operations to continue without affecting service availability or delivery reliability.</w:t>
      </w:r>
    </w:p>
    <w:p w14:paraId="484287DD" w14:textId="77777777" w:rsidR="00DE0875" w:rsidRPr="0041138D" w:rsidRDefault="00DE0875" w:rsidP="0041138D">
      <w:pPr>
        <w:spacing w:before="40" w:after="110"/>
        <w:ind w:left="360"/>
        <w:rPr>
          <w:szCs w:val="20"/>
        </w:rPr>
      </w:pPr>
    </w:p>
    <w:p w14:paraId="304F62FE" w14:textId="0D3FF400" w:rsidR="0041138D" w:rsidRPr="00FE4F0E" w:rsidRDefault="0041138D" w:rsidP="0041138D">
      <w:pPr>
        <w:pStyle w:val="Heading3"/>
        <w:rPr>
          <w:rFonts w:cs="Times New Roman"/>
          <w:bCs/>
          <w:color w:val="132040" w:themeColor="accent1" w:themeShade="BF"/>
          <w:sz w:val="24"/>
          <w:szCs w:val="26"/>
        </w:rPr>
      </w:pPr>
      <w:bookmarkStart w:id="188" w:name="_Toc239852304"/>
      <w:bookmarkStart w:id="189" w:name="_Toc239980610"/>
      <w:r w:rsidRPr="00FE4F0E">
        <w:rPr>
          <w:rFonts w:cs="Times New Roman"/>
          <w:bCs/>
          <w:color w:val="132040" w:themeColor="accent1" w:themeShade="BF"/>
          <w:sz w:val="24"/>
          <w:szCs w:val="26"/>
        </w:rPr>
        <w:t>Competing consumers (SFINT5)</w:t>
      </w:r>
      <w:bookmarkEnd w:id="188"/>
      <w:bookmarkEnd w:id="189"/>
    </w:p>
    <w:p w14:paraId="709580D0" w14:textId="77777777" w:rsidR="0041138D" w:rsidRDefault="0041138D" w:rsidP="0041138D">
      <w:pPr>
        <w:spacing w:before="10" w:after="90"/>
        <w:rPr>
          <w:i/>
          <w:color w:val="5A6470"/>
          <w:szCs w:val="20"/>
        </w:rPr>
      </w:pPr>
      <w:r w:rsidRPr="0041138D">
        <w:rPr>
          <w:i/>
          <w:color w:val="5A6470"/>
          <w:szCs w:val="20"/>
        </w:rPr>
        <w:t>Scale out throughput by letting several workers pull from one queue.</w:t>
      </w:r>
    </w:p>
    <w:p w14:paraId="63AAAF39" w14:textId="77777777" w:rsidR="00DE0875" w:rsidRPr="0041138D" w:rsidRDefault="00DE0875" w:rsidP="0041138D">
      <w:pPr>
        <w:spacing w:before="10" w:after="90"/>
        <w:rPr>
          <w:szCs w:val="20"/>
        </w:rPr>
      </w:pPr>
    </w:p>
    <w:p w14:paraId="327BA3E6" w14:textId="77777777" w:rsidR="0041138D" w:rsidRPr="0041138D" w:rsidRDefault="0041138D" w:rsidP="0041138D">
      <w:pPr>
        <w:spacing w:before="90" w:after="130"/>
        <w:jc w:val="center"/>
        <w:rPr>
          <w:szCs w:val="20"/>
        </w:rPr>
      </w:pPr>
      <w:r w:rsidRPr="0041138D">
        <w:rPr>
          <w:noProof/>
          <w:szCs w:val="20"/>
        </w:rPr>
        <w:drawing>
          <wp:inline distT="0" distB="0" distL="0" distR="0" wp14:anchorId="0C962D7D" wp14:editId="785BCE7A">
            <wp:extent cx="5731510" cy="2169949"/>
            <wp:effectExtent l="0" t="0" r="2540" b="1905"/>
            <wp:docPr id="13" name="Picture 1637998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637998629"/>
                    <pic:cNvPicPr>
                      <a:picLocks noChangeAspect="1" noChangeArrowheads="1"/>
                    </pic:cNvPicPr>
                  </pic:nvPicPr>
                  <pic:blipFill>
                    <a:blip r:embed="rId26"/>
                    <a:stretch>
                      <a:fillRect/>
                    </a:stretch>
                  </pic:blipFill>
                  <pic:spPr bwMode="auto">
                    <a:xfrm>
                      <a:off x="0" y="0"/>
                      <a:ext cx="5731510" cy="2169949"/>
                    </a:xfrm>
                    <a:prstGeom prst="rect">
                      <a:avLst/>
                    </a:prstGeom>
                    <a:solidFill>
                      <a:sysClr val="windowText" lastClr="000000"/>
                    </a:solidFill>
                  </pic:spPr>
                </pic:pic>
              </a:graphicData>
            </a:graphic>
          </wp:inline>
        </w:drawing>
      </w:r>
    </w:p>
    <w:p w14:paraId="4C4B7D9B" w14:textId="77777777" w:rsidR="0041138D" w:rsidRPr="0041138D" w:rsidRDefault="0041138D" w:rsidP="0041138D">
      <w:pPr>
        <w:spacing w:before="40" w:after="110"/>
        <w:ind w:left="360"/>
        <w:rPr>
          <w:szCs w:val="20"/>
        </w:rPr>
      </w:pPr>
      <w:r w:rsidRPr="0041138D">
        <w:rPr>
          <w:b/>
          <w:color w:val="1F3864"/>
          <w:szCs w:val="20"/>
        </w:rPr>
        <w:t xml:space="preserve">Problem. </w:t>
      </w:r>
      <w:r w:rsidRPr="0041138D">
        <w:rPr>
          <w:szCs w:val="20"/>
        </w:rPr>
        <w:t>A single consumer instance is unable to process incoming work at the required rate. As message volumes increase, processing latency and queue backlogs can grow, limiting overall throughput and responsiveness.</w:t>
      </w:r>
    </w:p>
    <w:p w14:paraId="071E6EFD" w14:textId="77777777" w:rsidR="0041138D" w:rsidRPr="0041138D" w:rsidRDefault="0041138D" w:rsidP="0041138D">
      <w:pPr>
        <w:spacing w:before="40" w:after="110"/>
        <w:ind w:left="360"/>
        <w:rPr>
          <w:szCs w:val="20"/>
        </w:rPr>
      </w:pPr>
      <w:r w:rsidRPr="0041138D">
        <w:rPr>
          <w:b/>
          <w:color w:val="1F3864"/>
          <w:szCs w:val="20"/>
        </w:rPr>
        <w:t xml:space="preserve">Solution. </w:t>
      </w:r>
      <w:r w:rsidRPr="0041138D">
        <w:rPr>
          <w:szCs w:val="20"/>
        </w:rPr>
        <w:t>Multiple consumer instances process messages from a shared queue in parallel. Service Bus distributes messages across available consumers, enabling horizontal scale-out while maintaining controlled processing.</w:t>
      </w:r>
    </w:p>
    <w:p w14:paraId="3594A4EC" w14:textId="77777777" w:rsidR="0041138D" w:rsidRPr="0041138D" w:rsidRDefault="0041138D" w:rsidP="0041138D">
      <w:pPr>
        <w:spacing w:before="40" w:after="110"/>
        <w:ind w:left="360"/>
        <w:rPr>
          <w:szCs w:val="20"/>
        </w:rPr>
      </w:pPr>
      <w:r w:rsidRPr="0041138D">
        <w:rPr>
          <w:b/>
          <w:color w:val="1F3864"/>
          <w:szCs w:val="20"/>
        </w:rPr>
        <w:t xml:space="preserve">Use it when. </w:t>
      </w:r>
      <w:r w:rsidRPr="0041138D">
        <w:rPr>
          <w:szCs w:val="20"/>
        </w:rPr>
        <w:t>Throughput exceeds a single consumer, and the work items are independent and  can be run in parallel.</w:t>
      </w:r>
    </w:p>
    <w:p w14:paraId="2287B060" w14:textId="77777777" w:rsidR="0041138D" w:rsidRPr="0041138D" w:rsidRDefault="0041138D" w:rsidP="0041138D">
      <w:pPr>
        <w:spacing w:before="40" w:after="110"/>
        <w:ind w:left="360"/>
        <w:rPr>
          <w:szCs w:val="20"/>
        </w:rPr>
      </w:pPr>
      <w:r w:rsidRPr="0041138D">
        <w:rPr>
          <w:b/>
          <w:color w:val="1F3864"/>
          <w:szCs w:val="20"/>
        </w:rPr>
        <w:t xml:space="preserve">Avoid it when. </w:t>
      </w:r>
      <w:r w:rsidRPr="0041138D">
        <w:rPr>
          <w:szCs w:val="20"/>
        </w:rPr>
        <w:t>Strict global ordering without sessions is needed, or workers must share mutable state.</w:t>
      </w:r>
    </w:p>
    <w:p w14:paraId="4A862705" w14:textId="77777777" w:rsidR="0041138D" w:rsidRPr="0041138D" w:rsidRDefault="0041138D" w:rsidP="0041138D">
      <w:pPr>
        <w:spacing w:before="40" w:after="110"/>
        <w:ind w:left="360"/>
        <w:rPr>
          <w:szCs w:val="20"/>
        </w:rPr>
      </w:pPr>
      <w:r w:rsidRPr="0041138D">
        <w:rPr>
          <w:b/>
          <w:color w:val="1F3864"/>
          <w:szCs w:val="20"/>
        </w:rPr>
        <w:t xml:space="preserve">Risks and considerations. </w:t>
      </w:r>
      <w:r w:rsidRPr="0041138D">
        <w:rPr>
          <w:szCs w:val="20"/>
        </w:rPr>
        <w:t>Duplicate delivery is still a possibility; therefore, consumers should be idempotent. Monitor for hot sessions that serialise work and cap the scale-out. To address this auto scale on queue depth rather than CPU.</w:t>
      </w:r>
    </w:p>
    <w:p w14:paraId="1793C3FC" w14:textId="77777777" w:rsidR="0041138D" w:rsidRPr="0041138D" w:rsidRDefault="0041138D" w:rsidP="0041138D">
      <w:pPr>
        <w:spacing w:before="40" w:after="110"/>
        <w:ind w:left="360"/>
        <w:rPr>
          <w:szCs w:val="20"/>
        </w:rPr>
      </w:pPr>
      <w:r w:rsidRPr="0041138D">
        <w:rPr>
          <w:b/>
          <w:color w:val="1F3864"/>
          <w:szCs w:val="20"/>
        </w:rPr>
        <w:t xml:space="preserve">Security boundary. </w:t>
      </w:r>
      <w:r w:rsidRPr="0041138D">
        <w:rPr>
          <w:szCs w:val="20"/>
        </w:rPr>
        <w:t>Service Bus and the Function pool in spokes, internal. Within Azure: Private Endpoint, managed identity with least-privilege RBAC, TLS. Outside Azure: none.</w:t>
      </w:r>
    </w:p>
    <w:p w14:paraId="1AD253DF" w14:textId="77777777" w:rsidR="0041138D" w:rsidRPr="0041138D" w:rsidRDefault="0041138D" w:rsidP="0041138D">
      <w:pPr>
        <w:spacing w:before="40" w:after="110"/>
        <w:ind w:left="360"/>
        <w:rPr>
          <w:szCs w:val="20"/>
        </w:rPr>
      </w:pPr>
      <w:r w:rsidRPr="0041138D">
        <w:rPr>
          <w:b/>
          <w:color w:val="1F3864"/>
          <w:szCs w:val="20"/>
        </w:rPr>
        <w:t xml:space="preserve">Common pitfall. </w:t>
      </w:r>
      <w:r w:rsidRPr="0041138D">
        <w:rPr>
          <w:szCs w:val="20"/>
        </w:rPr>
        <w:t>Assuming ordering without sessions or sharing mutable state between workers.</w:t>
      </w:r>
    </w:p>
    <w:p w14:paraId="11E843C4" w14:textId="77777777" w:rsidR="0041138D" w:rsidRPr="0041138D" w:rsidRDefault="0041138D" w:rsidP="0041138D">
      <w:pPr>
        <w:spacing w:before="40" w:after="110"/>
        <w:ind w:left="360"/>
        <w:rPr>
          <w:szCs w:val="20"/>
        </w:rPr>
      </w:pPr>
      <w:r w:rsidRPr="0041138D">
        <w:rPr>
          <w:b/>
          <w:color w:val="1F3864"/>
          <w:szCs w:val="20"/>
        </w:rPr>
        <w:t xml:space="preserve">In practice. </w:t>
      </w:r>
      <w:r w:rsidRPr="0041138D">
        <w:rPr>
          <w:szCs w:val="20"/>
        </w:rPr>
        <w:t>A backlog of document-processing jobs is cleared by an autoscaling pool of Function workers.</w:t>
      </w:r>
    </w:p>
    <w:p w14:paraId="167C810F" w14:textId="77777777" w:rsidR="0041138D" w:rsidRPr="0041138D" w:rsidRDefault="0041138D" w:rsidP="0041138D">
      <w:pPr>
        <w:spacing w:after="150"/>
        <w:rPr>
          <w:szCs w:val="20"/>
        </w:rPr>
      </w:pPr>
    </w:p>
    <w:p w14:paraId="416FE189" w14:textId="69804CFC" w:rsidR="0041138D" w:rsidRPr="00FE4F0E" w:rsidRDefault="0041138D" w:rsidP="0041138D">
      <w:pPr>
        <w:pStyle w:val="Heading3"/>
        <w:rPr>
          <w:rFonts w:cs="Times New Roman"/>
          <w:bCs/>
          <w:color w:val="132040" w:themeColor="accent1" w:themeShade="BF"/>
          <w:sz w:val="24"/>
          <w:szCs w:val="26"/>
        </w:rPr>
      </w:pPr>
      <w:bookmarkStart w:id="190" w:name="_Toc239852305"/>
      <w:bookmarkStart w:id="191" w:name="_Toc239980611"/>
      <w:r w:rsidRPr="00FE4F0E">
        <w:rPr>
          <w:rFonts w:cs="Times New Roman"/>
          <w:bCs/>
          <w:color w:val="132040" w:themeColor="accent1" w:themeShade="BF"/>
          <w:sz w:val="24"/>
          <w:szCs w:val="26"/>
        </w:rPr>
        <w:t>Asynchronous request-reply (SFINT6)</w:t>
      </w:r>
      <w:bookmarkEnd w:id="190"/>
      <w:bookmarkEnd w:id="191"/>
    </w:p>
    <w:p w14:paraId="7C2C0A60" w14:textId="77777777" w:rsidR="0041138D" w:rsidRDefault="0041138D" w:rsidP="0041138D">
      <w:pPr>
        <w:spacing w:before="10" w:after="90"/>
        <w:rPr>
          <w:i/>
          <w:color w:val="5A6470"/>
          <w:szCs w:val="20"/>
        </w:rPr>
      </w:pPr>
      <w:r w:rsidRPr="0041138D">
        <w:rPr>
          <w:i/>
          <w:color w:val="5A6470"/>
          <w:szCs w:val="20"/>
        </w:rPr>
        <w:t>Accept now, answer later, a 201/202 and a status endpoint instead of a held-open connection.</w:t>
      </w:r>
    </w:p>
    <w:p w14:paraId="75B0339D" w14:textId="77777777" w:rsidR="00DE0875" w:rsidRPr="0041138D" w:rsidRDefault="00DE0875" w:rsidP="0041138D">
      <w:pPr>
        <w:spacing w:before="10" w:after="90"/>
        <w:rPr>
          <w:szCs w:val="20"/>
        </w:rPr>
      </w:pPr>
    </w:p>
    <w:p w14:paraId="4096FB43" w14:textId="77777777" w:rsidR="0041138D" w:rsidRDefault="0041138D" w:rsidP="0041138D">
      <w:pPr>
        <w:spacing w:before="90" w:after="130"/>
        <w:jc w:val="center"/>
        <w:rPr>
          <w:szCs w:val="20"/>
        </w:rPr>
      </w:pPr>
      <w:r w:rsidRPr="0041138D">
        <w:rPr>
          <w:noProof/>
          <w:szCs w:val="20"/>
        </w:rPr>
        <w:drawing>
          <wp:inline distT="0" distB="0" distL="0" distR="0" wp14:anchorId="750D15C1" wp14:editId="12087BA3">
            <wp:extent cx="5731510" cy="1387168"/>
            <wp:effectExtent l="0" t="0" r="2540" b="3810"/>
            <wp:docPr id="15" name="Picture 1650731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650731611"/>
                    <pic:cNvPicPr>
                      <a:picLocks noChangeAspect="1" noChangeArrowheads="1"/>
                    </pic:cNvPicPr>
                  </pic:nvPicPr>
                  <pic:blipFill>
                    <a:blip r:embed="rId27"/>
                    <a:stretch>
                      <a:fillRect/>
                    </a:stretch>
                  </pic:blipFill>
                  <pic:spPr bwMode="auto">
                    <a:xfrm>
                      <a:off x="0" y="0"/>
                      <a:ext cx="5731510" cy="1387168"/>
                    </a:xfrm>
                    <a:prstGeom prst="rect">
                      <a:avLst/>
                    </a:prstGeom>
                    <a:solidFill>
                      <a:sysClr val="windowText" lastClr="000000"/>
                    </a:solidFill>
                  </pic:spPr>
                </pic:pic>
              </a:graphicData>
            </a:graphic>
          </wp:inline>
        </w:drawing>
      </w:r>
    </w:p>
    <w:p w14:paraId="34B6C3DC" w14:textId="77777777" w:rsidR="00A51282" w:rsidRPr="0041138D" w:rsidRDefault="00A51282" w:rsidP="0041138D">
      <w:pPr>
        <w:spacing w:before="90" w:after="130"/>
        <w:jc w:val="center"/>
        <w:rPr>
          <w:szCs w:val="20"/>
        </w:rPr>
      </w:pPr>
    </w:p>
    <w:p w14:paraId="7B3212E0" w14:textId="77777777" w:rsidR="0041138D" w:rsidRPr="0041138D" w:rsidRDefault="0041138D" w:rsidP="0041138D">
      <w:pPr>
        <w:spacing w:before="40" w:after="110"/>
        <w:ind w:left="360"/>
        <w:rPr>
          <w:szCs w:val="20"/>
        </w:rPr>
      </w:pPr>
      <w:r w:rsidRPr="0041138D">
        <w:rPr>
          <w:b/>
          <w:color w:val="1F3864"/>
          <w:szCs w:val="20"/>
        </w:rPr>
        <w:t xml:space="preserve">Problem. </w:t>
      </w:r>
      <w:r w:rsidRPr="0041138D">
        <w:rPr>
          <w:szCs w:val="20"/>
        </w:rPr>
        <w:t>A consumer wants a result from an operation that takes too long to hold a synchronous HTTP connection open for.</w:t>
      </w:r>
    </w:p>
    <w:p w14:paraId="4B0B1DE6" w14:textId="77777777" w:rsidR="0041138D" w:rsidRPr="0041138D" w:rsidRDefault="0041138D" w:rsidP="0041138D">
      <w:pPr>
        <w:spacing w:before="40" w:after="110"/>
        <w:ind w:left="360"/>
        <w:rPr>
          <w:szCs w:val="20"/>
        </w:rPr>
      </w:pPr>
      <w:r w:rsidRPr="0041138D">
        <w:rPr>
          <w:b/>
          <w:color w:val="1F3864"/>
          <w:szCs w:val="20"/>
        </w:rPr>
        <w:t xml:space="preserve">Solution. </w:t>
      </w:r>
      <w:r w:rsidRPr="0041138D">
        <w:rPr>
          <w:szCs w:val="20"/>
        </w:rPr>
        <w:t>APIM accepts the request, returns 201/202 with a status URL and a correlation id, and drops the work on a queue. A Function processes it and updates a status store or calls back; the caller polls the status endpoint or receives the callback.</w:t>
      </w:r>
    </w:p>
    <w:p w14:paraId="0486EA95" w14:textId="77777777" w:rsidR="0041138D" w:rsidRPr="0041138D" w:rsidRDefault="0041138D" w:rsidP="0041138D">
      <w:pPr>
        <w:spacing w:before="40" w:after="110"/>
        <w:ind w:left="360"/>
        <w:rPr>
          <w:szCs w:val="20"/>
        </w:rPr>
      </w:pPr>
      <w:r w:rsidRPr="0041138D">
        <w:rPr>
          <w:b/>
          <w:color w:val="1F3864"/>
          <w:szCs w:val="20"/>
        </w:rPr>
        <w:t xml:space="preserve">Use it when. </w:t>
      </w:r>
      <w:r w:rsidRPr="0041138D">
        <w:rPr>
          <w:szCs w:val="20"/>
        </w:rPr>
        <w:t>The operation is too long for a synchronous reply, but the caller still needs the eventual result.</w:t>
      </w:r>
    </w:p>
    <w:p w14:paraId="46E20A6E" w14:textId="77777777" w:rsidR="0041138D" w:rsidRPr="0041138D" w:rsidRDefault="0041138D" w:rsidP="0041138D">
      <w:pPr>
        <w:spacing w:before="40" w:after="110"/>
        <w:ind w:left="360"/>
        <w:rPr>
          <w:szCs w:val="20"/>
        </w:rPr>
      </w:pPr>
      <w:r w:rsidRPr="0041138D">
        <w:rPr>
          <w:b/>
          <w:color w:val="1F3864"/>
          <w:szCs w:val="20"/>
        </w:rPr>
        <w:t xml:space="preserve">Avoid it when. </w:t>
      </w:r>
      <w:r w:rsidRPr="0041138D">
        <w:rPr>
          <w:szCs w:val="20"/>
        </w:rPr>
        <w:t>The result is instant (synchronous) or there is no way to correlate request and reply.</w:t>
      </w:r>
    </w:p>
    <w:p w14:paraId="68B6EF8E" w14:textId="77777777" w:rsidR="0041138D" w:rsidRPr="0041138D" w:rsidRDefault="0041138D" w:rsidP="0041138D">
      <w:pPr>
        <w:spacing w:before="40" w:after="110"/>
        <w:ind w:left="360"/>
        <w:rPr>
          <w:szCs w:val="20"/>
        </w:rPr>
      </w:pPr>
      <w:r w:rsidRPr="0041138D">
        <w:rPr>
          <w:b/>
          <w:color w:val="1F3864"/>
          <w:szCs w:val="20"/>
        </w:rPr>
        <w:t xml:space="preserve">Risks and considerations. </w:t>
      </w:r>
      <w:r w:rsidRPr="0041138D">
        <w:rPr>
          <w:szCs w:val="20"/>
        </w:rPr>
        <w:t>This interaction model becomes multi-stage and requires clear status-tracking behaviour. Correlation identifiers should be maintained throughout the processing lifecycle, and status information should be stored durably with appropriate retention and cleanup controls. Documentation should clearly define the expected client interaction pattern.</w:t>
      </w:r>
    </w:p>
    <w:p w14:paraId="4D11135F" w14:textId="77777777" w:rsidR="0041138D" w:rsidRPr="0041138D" w:rsidRDefault="0041138D" w:rsidP="0041138D">
      <w:pPr>
        <w:spacing w:before="40" w:after="110"/>
        <w:ind w:left="360"/>
        <w:rPr>
          <w:szCs w:val="20"/>
        </w:rPr>
      </w:pPr>
      <w:r w:rsidRPr="0041138D">
        <w:rPr>
          <w:b/>
          <w:color w:val="1F3864"/>
          <w:szCs w:val="20"/>
        </w:rPr>
        <w:t xml:space="preserve">Security boundary. </w:t>
      </w:r>
      <w:r w:rsidRPr="0041138D">
        <w:rPr>
          <w:szCs w:val="20"/>
        </w:rPr>
        <w:t>APIM (shared), Service Bus and Function (spokes), internal. Within Azure: Private Endpoints, managed identity, TLS, the correlation id carries no secret material. Outside Azure: none unless the caller is external, in which case the request and status endpoints are exposed through the edge (Network Edge Service, OAuth).</w:t>
      </w:r>
    </w:p>
    <w:p w14:paraId="2320F5DC" w14:textId="77777777" w:rsidR="0041138D" w:rsidRPr="0041138D" w:rsidRDefault="0041138D" w:rsidP="0041138D">
      <w:pPr>
        <w:spacing w:before="40" w:after="110"/>
        <w:ind w:left="360"/>
        <w:rPr>
          <w:szCs w:val="20"/>
        </w:rPr>
      </w:pPr>
      <w:r w:rsidRPr="0041138D">
        <w:rPr>
          <w:b/>
          <w:color w:val="1F3864"/>
          <w:szCs w:val="20"/>
        </w:rPr>
        <w:t xml:space="preserve">Common pitfall. </w:t>
      </w:r>
      <w:r w:rsidRPr="0041138D">
        <w:rPr>
          <w:szCs w:val="20"/>
        </w:rPr>
        <w:t>Holding a synchronous connection open for minutes; omitting a correlation id.</w:t>
      </w:r>
    </w:p>
    <w:p w14:paraId="6222B761" w14:textId="77777777" w:rsidR="00BB7DA4" w:rsidRDefault="0041138D" w:rsidP="0041138D">
      <w:pPr>
        <w:spacing w:before="40" w:after="110"/>
        <w:ind w:left="360"/>
        <w:rPr>
          <w:szCs w:val="20"/>
        </w:rPr>
      </w:pPr>
      <w:r w:rsidRPr="0041138D">
        <w:rPr>
          <w:b/>
          <w:color w:val="1F3864"/>
          <w:szCs w:val="20"/>
        </w:rPr>
        <w:t xml:space="preserve">In practice. </w:t>
      </w:r>
      <w:r w:rsidRPr="0041138D">
        <w:rPr>
          <w:szCs w:val="20"/>
        </w:rPr>
        <w:t>A bulk quotation or pricing request cannot be completed within the expected synchronous response window. The request is accepted immediately and processed asynchronously, while the consumer retrieves the final outcome through a status endpoint once processing has completed</w:t>
      </w:r>
    </w:p>
    <w:p w14:paraId="3F0E148A" w14:textId="77777777" w:rsidR="00BB7DA4" w:rsidRDefault="00BB7DA4" w:rsidP="0041138D">
      <w:pPr>
        <w:spacing w:before="40" w:after="110"/>
        <w:ind w:left="360"/>
        <w:rPr>
          <w:szCs w:val="20"/>
        </w:rPr>
      </w:pPr>
    </w:p>
    <w:p w14:paraId="3FDD87ED" w14:textId="77777777" w:rsidR="00BB7DA4" w:rsidRDefault="00BB7DA4" w:rsidP="0041138D">
      <w:pPr>
        <w:spacing w:before="40" w:after="110"/>
        <w:ind w:left="360"/>
        <w:rPr>
          <w:szCs w:val="20"/>
        </w:rPr>
      </w:pPr>
    </w:p>
    <w:p w14:paraId="1566C2A3" w14:textId="77777777" w:rsidR="00BB7DA4" w:rsidRDefault="00BB7DA4" w:rsidP="0041138D">
      <w:pPr>
        <w:spacing w:before="40" w:after="110"/>
        <w:ind w:left="360"/>
        <w:rPr>
          <w:szCs w:val="20"/>
        </w:rPr>
      </w:pPr>
    </w:p>
    <w:p w14:paraId="64493E97" w14:textId="77777777" w:rsidR="00BB7DA4" w:rsidRDefault="00BB7DA4" w:rsidP="0041138D">
      <w:pPr>
        <w:spacing w:before="40" w:after="110"/>
        <w:ind w:left="360"/>
        <w:rPr>
          <w:szCs w:val="20"/>
        </w:rPr>
      </w:pPr>
    </w:p>
    <w:p w14:paraId="50821AE6" w14:textId="77777777" w:rsidR="00BB7DA4" w:rsidRDefault="00BB7DA4" w:rsidP="0041138D">
      <w:pPr>
        <w:spacing w:before="40" w:after="110"/>
        <w:ind w:left="360"/>
        <w:rPr>
          <w:szCs w:val="20"/>
        </w:rPr>
      </w:pPr>
    </w:p>
    <w:p w14:paraId="6E249C9E" w14:textId="68F31539" w:rsidR="00E11A1D" w:rsidRDefault="0041138D" w:rsidP="0041138D">
      <w:pPr>
        <w:spacing w:before="40" w:after="110"/>
        <w:ind w:left="360"/>
        <w:rPr>
          <w:szCs w:val="20"/>
        </w:rPr>
      </w:pPr>
      <w:r w:rsidRPr="0041138D">
        <w:rPr>
          <w:szCs w:val="20"/>
        </w:rPr>
        <w:t>.</w:t>
      </w:r>
    </w:p>
    <w:p w14:paraId="4B521B95" w14:textId="77777777" w:rsidR="00E11A1D" w:rsidRPr="0041138D" w:rsidRDefault="00E11A1D" w:rsidP="0041138D">
      <w:pPr>
        <w:spacing w:before="40" w:after="110"/>
        <w:ind w:left="360"/>
        <w:rPr>
          <w:szCs w:val="20"/>
        </w:rPr>
      </w:pPr>
    </w:p>
    <w:p w14:paraId="0B1F2A16" w14:textId="7A164718" w:rsidR="0041138D" w:rsidRPr="00FE4F0E" w:rsidRDefault="0041138D" w:rsidP="0041138D">
      <w:pPr>
        <w:pStyle w:val="Heading3"/>
        <w:rPr>
          <w:rFonts w:cs="Times New Roman"/>
          <w:bCs/>
          <w:color w:val="132040" w:themeColor="accent1" w:themeShade="BF"/>
          <w:sz w:val="24"/>
          <w:szCs w:val="26"/>
        </w:rPr>
      </w:pPr>
      <w:bookmarkStart w:id="192" w:name="_Toc239852306"/>
      <w:bookmarkStart w:id="193" w:name="_Toc239980612"/>
      <w:r w:rsidRPr="00FE4F0E">
        <w:rPr>
          <w:rFonts w:cs="Times New Roman"/>
          <w:bCs/>
          <w:color w:val="132040" w:themeColor="accent1" w:themeShade="BF"/>
          <w:sz w:val="24"/>
          <w:szCs w:val="26"/>
        </w:rPr>
        <w:t>Claim-check (SFINT7)</w:t>
      </w:r>
      <w:bookmarkEnd w:id="192"/>
      <w:bookmarkEnd w:id="193"/>
    </w:p>
    <w:p w14:paraId="622E76AE" w14:textId="121C657D" w:rsidR="0041138D" w:rsidRPr="0041138D" w:rsidRDefault="0041138D" w:rsidP="003871B6">
      <w:pPr>
        <w:spacing w:before="10" w:after="90"/>
        <w:rPr>
          <w:szCs w:val="20"/>
        </w:rPr>
      </w:pPr>
      <w:r w:rsidRPr="0041138D">
        <w:rPr>
          <w:i/>
          <w:color w:val="5A6470"/>
          <w:szCs w:val="20"/>
        </w:rPr>
        <w:t>Keep large payloads off the bus, pass a reference, store the body in Blob.</w:t>
      </w:r>
      <w:r w:rsidRPr="0041138D">
        <w:rPr>
          <w:noProof/>
          <w:szCs w:val="20"/>
        </w:rPr>
        <w:drawing>
          <wp:inline distT="0" distB="0" distL="0" distR="0" wp14:anchorId="6A7BCCB1" wp14:editId="2A689026">
            <wp:extent cx="5731510" cy="1580800"/>
            <wp:effectExtent l="0" t="0" r="2540" b="635"/>
            <wp:docPr id="823056999" name="Picture 823056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31510" cy="1580800"/>
                    </a:xfrm>
                    <a:prstGeom prst="rect">
                      <a:avLst/>
                    </a:prstGeom>
                    <a:noFill/>
                  </pic:spPr>
                </pic:pic>
              </a:graphicData>
            </a:graphic>
          </wp:inline>
        </w:drawing>
      </w:r>
    </w:p>
    <w:p w14:paraId="2B8BD697" w14:textId="77777777" w:rsidR="0041138D" w:rsidRPr="0041138D" w:rsidRDefault="0041138D" w:rsidP="0041138D">
      <w:pPr>
        <w:spacing w:before="40" w:after="110"/>
        <w:ind w:left="360"/>
        <w:rPr>
          <w:szCs w:val="20"/>
        </w:rPr>
      </w:pPr>
      <w:r w:rsidRPr="0041138D">
        <w:rPr>
          <w:b/>
          <w:color w:val="1F3864"/>
          <w:szCs w:val="20"/>
        </w:rPr>
        <w:t xml:space="preserve">Problem. </w:t>
      </w:r>
      <w:r w:rsidRPr="0041138D">
        <w:rPr>
          <w:szCs w:val="20"/>
        </w:rPr>
        <w:t>A messaging-based integration needs to process payloads created by the producer that exceed recommended message sizes.</w:t>
      </w:r>
    </w:p>
    <w:p w14:paraId="2EB42F7B" w14:textId="77777777" w:rsidR="0041138D" w:rsidRPr="0041138D" w:rsidRDefault="0041138D" w:rsidP="0041138D">
      <w:pPr>
        <w:spacing w:before="40" w:after="110"/>
        <w:ind w:left="360"/>
        <w:rPr>
          <w:szCs w:val="20"/>
        </w:rPr>
      </w:pPr>
      <w:r w:rsidRPr="0041138D">
        <w:rPr>
          <w:b/>
          <w:color w:val="1F3864"/>
          <w:szCs w:val="20"/>
        </w:rPr>
        <w:t xml:space="preserve">Solution. </w:t>
      </w:r>
      <w:r w:rsidRPr="0041138D">
        <w:rPr>
          <w:szCs w:val="20"/>
        </w:rPr>
        <w:t>The producer writes the payload to Blob storage and puts only a reference on the queue; the consumer reads the reference and fetches the body from blob. The messaging layer stays lean.</w:t>
      </w:r>
    </w:p>
    <w:p w14:paraId="518E463E" w14:textId="77777777" w:rsidR="0041138D" w:rsidRPr="0041138D" w:rsidRDefault="0041138D" w:rsidP="0041138D">
      <w:pPr>
        <w:spacing w:before="40" w:after="110"/>
        <w:ind w:left="360"/>
        <w:rPr>
          <w:szCs w:val="20"/>
        </w:rPr>
      </w:pPr>
      <w:r w:rsidRPr="0041138D">
        <w:rPr>
          <w:b/>
          <w:color w:val="1F3864"/>
          <w:szCs w:val="20"/>
        </w:rPr>
        <w:t xml:space="preserve">Use it when. </w:t>
      </w:r>
      <w:r w:rsidRPr="0041138D">
        <w:rPr>
          <w:szCs w:val="20"/>
        </w:rPr>
        <w:t>Payloads approach or exceed message-size limits within an otherwise message-based flow.</w:t>
      </w:r>
    </w:p>
    <w:p w14:paraId="5A299A14" w14:textId="77777777" w:rsidR="0041138D" w:rsidRPr="0041138D" w:rsidRDefault="0041138D" w:rsidP="0041138D">
      <w:pPr>
        <w:spacing w:before="40" w:after="110"/>
        <w:ind w:left="360"/>
        <w:rPr>
          <w:szCs w:val="20"/>
        </w:rPr>
      </w:pPr>
      <w:r w:rsidRPr="0041138D">
        <w:rPr>
          <w:b/>
          <w:color w:val="1F3864"/>
          <w:szCs w:val="20"/>
        </w:rPr>
        <w:t xml:space="preserve">Avoid it when. </w:t>
      </w:r>
      <w:r w:rsidRPr="0041138D">
        <w:rPr>
          <w:szCs w:val="20"/>
        </w:rPr>
        <w:t>Payloads are small enough to carry inline, or the data is really a bulk data-platform concern.</w:t>
      </w:r>
    </w:p>
    <w:p w14:paraId="0908DE24" w14:textId="77777777" w:rsidR="0041138D" w:rsidRPr="0041138D" w:rsidRDefault="0041138D" w:rsidP="0041138D">
      <w:pPr>
        <w:spacing w:before="40" w:after="110"/>
        <w:ind w:left="360"/>
        <w:rPr>
          <w:szCs w:val="20"/>
        </w:rPr>
      </w:pPr>
      <w:r w:rsidRPr="0041138D">
        <w:rPr>
          <w:b/>
          <w:color w:val="1F3864"/>
          <w:szCs w:val="20"/>
        </w:rPr>
        <w:t xml:space="preserve">Risks and considerations. </w:t>
      </w:r>
      <w:r w:rsidRPr="0041138D">
        <w:rPr>
          <w:szCs w:val="20"/>
        </w:rPr>
        <w:t>Reference and payload now have independent lifetimes, a lifecycle policy must purge transient blobs, to avoid cost increase, and the reference is ineffective if the blob has gone. The Blob should be reached over a Private Endpoint with RBAC; no account keys, no public SAS.</w:t>
      </w:r>
    </w:p>
    <w:p w14:paraId="343EBBA2" w14:textId="77777777" w:rsidR="0041138D" w:rsidRPr="0041138D" w:rsidRDefault="0041138D" w:rsidP="0041138D">
      <w:pPr>
        <w:spacing w:before="40" w:after="110"/>
        <w:ind w:left="360"/>
        <w:rPr>
          <w:szCs w:val="20"/>
        </w:rPr>
      </w:pPr>
      <w:r w:rsidRPr="0041138D">
        <w:rPr>
          <w:b/>
          <w:color w:val="1F3864"/>
          <w:szCs w:val="20"/>
        </w:rPr>
        <w:t xml:space="preserve">Security boundary. </w:t>
      </w:r>
      <w:r w:rsidRPr="0041138D">
        <w:rPr>
          <w:szCs w:val="20"/>
        </w:rPr>
        <w:t>Service Bus, Blob and Function in spokes, the storage account is firewalled with public access disabled. Within Azure: Blob is reached over a Private Endpoint with managed-identity RBAC, no account keys, no public SAS, and TLS. Outside Azure: none, the payload never leaves the private boundary.</w:t>
      </w:r>
    </w:p>
    <w:p w14:paraId="65B1044D" w14:textId="77777777" w:rsidR="0041138D" w:rsidRPr="0041138D" w:rsidRDefault="0041138D" w:rsidP="0041138D">
      <w:pPr>
        <w:spacing w:before="40" w:after="110"/>
        <w:ind w:left="360"/>
        <w:rPr>
          <w:szCs w:val="20"/>
        </w:rPr>
      </w:pPr>
      <w:r w:rsidRPr="0041138D">
        <w:rPr>
          <w:b/>
          <w:color w:val="1F3864"/>
          <w:szCs w:val="20"/>
        </w:rPr>
        <w:t xml:space="preserve">Common pitfall. </w:t>
      </w:r>
      <w:r w:rsidRPr="0041138D">
        <w:rPr>
          <w:szCs w:val="20"/>
        </w:rPr>
        <w:t>Large binaries on the bus; public or long-lived SAS URLs to the payload.</w:t>
      </w:r>
    </w:p>
    <w:p w14:paraId="52FEDEA1" w14:textId="77777777" w:rsidR="0041138D" w:rsidRDefault="0041138D" w:rsidP="0041138D">
      <w:pPr>
        <w:spacing w:before="40" w:after="110"/>
        <w:ind w:left="360"/>
        <w:rPr>
          <w:szCs w:val="20"/>
        </w:rPr>
      </w:pPr>
      <w:r w:rsidRPr="0041138D">
        <w:rPr>
          <w:b/>
          <w:color w:val="1F3864"/>
          <w:szCs w:val="20"/>
        </w:rPr>
        <w:t xml:space="preserve">In practice. </w:t>
      </w:r>
      <w:r w:rsidRPr="0041138D">
        <w:rPr>
          <w:szCs w:val="20"/>
        </w:rPr>
        <w:t>A bordereau, claims file or other large business document exceeds recommended message sizes for direct transport through the messaging platform. The document is stored in Blob Storage, while a reference is distributed through Service Bus for downstream processing and orchestration.</w:t>
      </w:r>
    </w:p>
    <w:p w14:paraId="5598E088" w14:textId="77777777" w:rsidR="00DE0875" w:rsidRPr="0041138D" w:rsidRDefault="00DE0875" w:rsidP="0041138D">
      <w:pPr>
        <w:spacing w:before="40" w:after="110"/>
        <w:ind w:left="360"/>
        <w:rPr>
          <w:szCs w:val="20"/>
        </w:rPr>
      </w:pPr>
    </w:p>
    <w:p w14:paraId="16AFAC78" w14:textId="43B264F8" w:rsidR="0041138D" w:rsidRPr="00FE4F0E" w:rsidRDefault="0041138D" w:rsidP="0041138D">
      <w:pPr>
        <w:pStyle w:val="Heading3"/>
        <w:rPr>
          <w:rFonts w:cs="Times New Roman"/>
          <w:bCs/>
          <w:color w:val="132040" w:themeColor="accent1" w:themeShade="BF"/>
          <w:sz w:val="24"/>
          <w:szCs w:val="26"/>
        </w:rPr>
      </w:pPr>
      <w:bookmarkStart w:id="194" w:name="_Toc239852307"/>
      <w:bookmarkStart w:id="195" w:name="_Toc239980613"/>
      <w:r w:rsidRPr="00FE4F0E">
        <w:rPr>
          <w:rFonts w:cs="Times New Roman"/>
          <w:bCs/>
          <w:color w:val="132040" w:themeColor="accent1" w:themeShade="BF"/>
          <w:sz w:val="24"/>
          <w:szCs w:val="26"/>
        </w:rPr>
        <w:t>Reliable messaging (SFINT8)</w:t>
      </w:r>
      <w:bookmarkEnd w:id="194"/>
      <w:bookmarkEnd w:id="195"/>
    </w:p>
    <w:p w14:paraId="6C78333C" w14:textId="77777777" w:rsidR="0041138D" w:rsidRDefault="0041138D" w:rsidP="0041138D">
      <w:pPr>
        <w:spacing w:before="10" w:after="90"/>
        <w:rPr>
          <w:i/>
          <w:color w:val="5A6470"/>
          <w:szCs w:val="20"/>
        </w:rPr>
      </w:pPr>
      <w:r w:rsidRPr="0041138D">
        <w:rPr>
          <w:i/>
          <w:color w:val="5A6470"/>
          <w:szCs w:val="20"/>
        </w:rPr>
        <w:t>For business-critical messages never lost and effectively processed once.</w:t>
      </w:r>
    </w:p>
    <w:p w14:paraId="18DF3FB7" w14:textId="77777777" w:rsidR="00DE0875" w:rsidRPr="0041138D" w:rsidRDefault="00DE0875" w:rsidP="0041138D">
      <w:pPr>
        <w:spacing w:before="10" w:after="90"/>
        <w:rPr>
          <w:szCs w:val="20"/>
        </w:rPr>
      </w:pPr>
    </w:p>
    <w:p w14:paraId="5A52751D" w14:textId="77777777" w:rsidR="0041138D" w:rsidRPr="0041138D" w:rsidRDefault="0041138D" w:rsidP="0041138D">
      <w:pPr>
        <w:spacing w:before="90" w:after="130"/>
        <w:jc w:val="center"/>
        <w:rPr>
          <w:szCs w:val="20"/>
        </w:rPr>
      </w:pPr>
      <w:r w:rsidRPr="0041138D">
        <w:rPr>
          <w:noProof/>
          <w:szCs w:val="20"/>
        </w:rPr>
        <w:drawing>
          <wp:inline distT="0" distB="0" distL="0" distR="0" wp14:anchorId="086EC039" wp14:editId="1BD109F3">
            <wp:extent cx="5731510" cy="987841"/>
            <wp:effectExtent l="0" t="0" r="2540" b="3175"/>
            <wp:docPr id="1395645555" name="Picture 1395645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31510" cy="987841"/>
                    </a:xfrm>
                    <a:prstGeom prst="rect">
                      <a:avLst/>
                    </a:prstGeom>
                    <a:noFill/>
                  </pic:spPr>
                </pic:pic>
              </a:graphicData>
            </a:graphic>
          </wp:inline>
        </w:drawing>
      </w:r>
    </w:p>
    <w:p w14:paraId="2863BE2A" w14:textId="77777777" w:rsidR="0041138D" w:rsidRPr="0041138D" w:rsidRDefault="0041138D" w:rsidP="0041138D">
      <w:pPr>
        <w:spacing w:before="40" w:after="110"/>
        <w:ind w:left="360"/>
        <w:rPr>
          <w:szCs w:val="20"/>
        </w:rPr>
      </w:pPr>
      <w:r w:rsidRPr="0041138D">
        <w:rPr>
          <w:b/>
          <w:color w:val="1F3864"/>
          <w:szCs w:val="20"/>
        </w:rPr>
        <w:t xml:space="preserve">Problem. </w:t>
      </w:r>
      <w:r w:rsidRPr="0041138D">
        <w:rPr>
          <w:szCs w:val="20"/>
        </w:rPr>
        <w:t>A messaging scenario requires reliable delivery and protection against duplicate processing, where message loss or repeated processing would result in operational, financial or data-integrity impacts.</w:t>
      </w:r>
    </w:p>
    <w:p w14:paraId="158328ED" w14:textId="77777777" w:rsidR="0041138D" w:rsidRPr="0041138D" w:rsidRDefault="0041138D" w:rsidP="0041138D">
      <w:pPr>
        <w:spacing w:before="40" w:after="110"/>
        <w:ind w:left="360"/>
        <w:rPr>
          <w:szCs w:val="20"/>
        </w:rPr>
      </w:pPr>
      <w:r w:rsidRPr="0041138D">
        <w:rPr>
          <w:b/>
          <w:color w:val="1F3864"/>
          <w:szCs w:val="20"/>
        </w:rPr>
        <w:t xml:space="preserve">Solution. </w:t>
      </w:r>
      <w:r w:rsidRPr="0041138D">
        <w:rPr>
          <w:szCs w:val="20"/>
        </w:rPr>
        <w:t>Use Service Bus with appropriate delivery controls, including duplicate detection and sessions where message ordering is required. Consumers should implement idempotent processing to safely handle redelivery scenarios. Where message publication must remain consistent with local state changes, a transactional outbox pattern should be considered. Exactly-once outcomes are achieved through at-least-once delivery combined with idempotent processing.</w:t>
      </w:r>
    </w:p>
    <w:p w14:paraId="63C5D381" w14:textId="77777777" w:rsidR="0041138D" w:rsidRPr="0041138D" w:rsidRDefault="0041138D" w:rsidP="0041138D">
      <w:pPr>
        <w:spacing w:before="40" w:after="110"/>
        <w:ind w:left="360"/>
        <w:rPr>
          <w:szCs w:val="20"/>
        </w:rPr>
      </w:pPr>
      <w:r w:rsidRPr="0041138D">
        <w:rPr>
          <w:b/>
          <w:color w:val="1F3864"/>
          <w:szCs w:val="20"/>
        </w:rPr>
        <w:t xml:space="preserve">Use it when. </w:t>
      </w:r>
      <w:r w:rsidRPr="0041138D">
        <w:rPr>
          <w:szCs w:val="20"/>
        </w:rPr>
        <w:t>Message loss or double-processing has real financial or data-integrity impact.</w:t>
      </w:r>
    </w:p>
    <w:p w14:paraId="374FD9AD" w14:textId="77777777" w:rsidR="0041138D" w:rsidRPr="0041138D" w:rsidRDefault="0041138D" w:rsidP="0041138D">
      <w:pPr>
        <w:spacing w:before="40" w:after="110"/>
        <w:ind w:left="360"/>
        <w:rPr>
          <w:szCs w:val="20"/>
        </w:rPr>
      </w:pPr>
      <w:r w:rsidRPr="0041138D">
        <w:rPr>
          <w:b/>
          <w:color w:val="1F3864"/>
          <w:szCs w:val="20"/>
        </w:rPr>
        <w:t xml:space="preserve">Avoid it when. </w:t>
      </w:r>
      <w:r w:rsidRPr="0041138D">
        <w:rPr>
          <w:szCs w:val="20"/>
        </w:rPr>
        <w:t>The notification is best-effort and replaceable, use Event Grid.</w:t>
      </w:r>
    </w:p>
    <w:p w14:paraId="0D5E8536" w14:textId="77777777" w:rsidR="0041138D" w:rsidRPr="0041138D" w:rsidRDefault="0041138D" w:rsidP="0041138D">
      <w:pPr>
        <w:spacing w:before="40" w:after="110"/>
        <w:ind w:left="360"/>
        <w:rPr>
          <w:szCs w:val="20"/>
        </w:rPr>
      </w:pPr>
      <w:r w:rsidRPr="0041138D">
        <w:rPr>
          <w:b/>
          <w:color w:val="1F3864"/>
          <w:szCs w:val="20"/>
        </w:rPr>
        <w:t xml:space="preserve">Risks and considerations. </w:t>
      </w:r>
      <w:r w:rsidRPr="0041138D">
        <w:rPr>
          <w:szCs w:val="20"/>
        </w:rPr>
        <w:t>Duplicate-detection windows are finite; idempotent processing should remain the primary protection against duplicate message handling. Capacity and resilience should align to the required service level.</w:t>
      </w:r>
    </w:p>
    <w:p w14:paraId="7E292767" w14:textId="77777777" w:rsidR="0041138D" w:rsidRPr="0041138D" w:rsidRDefault="0041138D" w:rsidP="0041138D">
      <w:pPr>
        <w:spacing w:before="40" w:after="110"/>
        <w:ind w:left="360"/>
        <w:rPr>
          <w:szCs w:val="20"/>
        </w:rPr>
      </w:pPr>
      <w:r w:rsidRPr="0041138D">
        <w:rPr>
          <w:b/>
          <w:color w:val="1F3864"/>
          <w:szCs w:val="20"/>
        </w:rPr>
        <w:t xml:space="preserve">Security boundary. </w:t>
      </w:r>
      <w:r w:rsidRPr="0041138D">
        <w:rPr>
          <w:szCs w:val="20"/>
        </w:rPr>
        <w:t>Service Bus and consumer in spokes, internal. Within Azure: Private Endpoint, managed identity, TLS, idempotency keys carry no secrets. Outside Azure: none.</w:t>
      </w:r>
    </w:p>
    <w:p w14:paraId="0BD9A2DE" w14:textId="77777777" w:rsidR="0041138D" w:rsidRPr="0041138D" w:rsidRDefault="0041138D" w:rsidP="0041138D">
      <w:pPr>
        <w:spacing w:before="40" w:after="110"/>
        <w:ind w:left="360"/>
        <w:rPr>
          <w:szCs w:val="20"/>
        </w:rPr>
      </w:pPr>
      <w:r w:rsidRPr="0041138D">
        <w:rPr>
          <w:b/>
          <w:color w:val="1F3864"/>
          <w:szCs w:val="20"/>
        </w:rPr>
        <w:t xml:space="preserve">Common pitfall. </w:t>
      </w:r>
      <w:r w:rsidRPr="0041138D">
        <w:rPr>
          <w:szCs w:val="20"/>
        </w:rPr>
        <w:t>Assuming transport-level exactly-once delivery guarantees and implementing consumers without idempotent processing controls.</w:t>
      </w:r>
    </w:p>
    <w:p w14:paraId="3749C949" w14:textId="77777777" w:rsidR="0041138D" w:rsidRPr="0041138D" w:rsidRDefault="0041138D" w:rsidP="0041138D">
      <w:pPr>
        <w:spacing w:before="40" w:after="110"/>
        <w:ind w:left="360"/>
        <w:rPr>
          <w:szCs w:val="20"/>
        </w:rPr>
      </w:pPr>
      <w:r w:rsidRPr="0041138D">
        <w:rPr>
          <w:b/>
          <w:color w:val="1F3864"/>
          <w:szCs w:val="20"/>
        </w:rPr>
        <w:t xml:space="preserve">In practice. </w:t>
      </w:r>
      <w:r w:rsidRPr="0041138D">
        <w:rPr>
          <w:szCs w:val="20"/>
        </w:rPr>
        <w:t>A financial or policy-processing workflow requires reliable message delivery and protection against duplicate processing. Service Bus provides durable message handling, while consumers use idempotent processing to ensure a message can be safely reprocessed without introducing duplicate business outcomes.</w:t>
      </w:r>
    </w:p>
    <w:p w14:paraId="7BD1FB24" w14:textId="77777777" w:rsidR="0041138D" w:rsidRPr="0041138D" w:rsidRDefault="0041138D" w:rsidP="0041138D">
      <w:pPr>
        <w:spacing w:after="150"/>
        <w:rPr>
          <w:szCs w:val="20"/>
        </w:rPr>
      </w:pPr>
    </w:p>
    <w:p w14:paraId="419C951B" w14:textId="2DD864AC" w:rsidR="0041138D" w:rsidRPr="00FE4F0E" w:rsidRDefault="0041138D" w:rsidP="0041138D">
      <w:pPr>
        <w:pStyle w:val="Heading3"/>
        <w:rPr>
          <w:rFonts w:cs="Times New Roman"/>
          <w:bCs/>
          <w:color w:val="132040" w:themeColor="accent1" w:themeShade="BF"/>
          <w:sz w:val="24"/>
          <w:szCs w:val="26"/>
        </w:rPr>
      </w:pPr>
      <w:bookmarkStart w:id="196" w:name="_Toc239852308"/>
      <w:bookmarkStart w:id="197" w:name="_Toc239980614"/>
      <w:r w:rsidRPr="00FE4F0E">
        <w:rPr>
          <w:rFonts w:cs="Times New Roman"/>
          <w:bCs/>
          <w:color w:val="132040" w:themeColor="accent1" w:themeShade="BF"/>
          <w:sz w:val="24"/>
          <w:szCs w:val="26"/>
        </w:rPr>
        <w:t>Scheduled / timed trigger (SFINT9)</w:t>
      </w:r>
      <w:bookmarkEnd w:id="196"/>
      <w:bookmarkEnd w:id="197"/>
    </w:p>
    <w:p w14:paraId="2F10FE8F" w14:textId="77777777" w:rsidR="0041138D" w:rsidRDefault="0041138D" w:rsidP="0041138D">
      <w:pPr>
        <w:spacing w:before="10" w:after="90"/>
        <w:rPr>
          <w:i/>
          <w:iCs/>
          <w:color w:val="5A6470"/>
          <w:szCs w:val="20"/>
        </w:rPr>
      </w:pPr>
      <w:r w:rsidRPr="0041138D">
        <w:rPr>
          <w:i/>
          <w:iCs/>
          <w:color w:val="5A6470"/>
          <w:szCs w:val="20"/>
        </w:rPr>
        <w:t>Kick off integration work on a clock when there is no event to react to.</w:t>
      </w:r>
    </w:p>
    <w:p w14:paraId="521DCE7C" w14:textId="77777777" w:rsidR="00DE0875" w:rsidRPr="0041138D" w:rsidRDefault="00DE0875" w:rsidP="0041138D">
      <w:pPr>
        <w:spacing w:before="10" w:after="90"/>
        <w:rPr>
          <w:szCs w:val="20"/>
        </w:rPr>
      </w:pPr>
    </w:p>
    <w:p w14:paraId="3A026DF2" w14:textId="77777777" w:rsidR="0041138D" w:rsidRPr="0041138D" w:rsidRDefault="0041138D" w:rsidP="0041138D">
      <w:pPr>
        <w:spacing w:before="90" w:after="130"/>
        <w:jc w:val="center"/>
        <w:rPr>
          <w:szCs w:val="20"/>
        </w:rPr>
      </w:pPr>
      <w:r w:rsidRPr="0041138D">
        <w:rPr>
          <w:noProof/>
          <w:szCs w:val="20"/>
        </w:rPr>
        <w:drawing>
          <wp:inline distT="0" distB="0" distL="0" distR="0" wp14:anchorId="3D776E71" wp14:editId="29D4C39D">
            <wp:extent cx="5731510" cy="1103386"/>
            <wp:effectExtent l="0" t="0" r="2540" b="1905"/>
            <wp:docPr id="21" name="Picture 1094215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094215517"/>
                    <pic:cNvPicPr>
                      <a:picLocks noChangeAspect="1" noChangeArrowheads="1"/>
                    </pic:cNvPicPr>
                  </pic:nvPicPr>
                  <pic:blipFill>
                    <a:blip r:embed="rId30"/>
                    <a:stretch>
                      <a:fillRect/>
                    </a:stretch>
                  </pic:blipFill>
                  <pic:spPr bwMode="auto">
                    <a:xfrm>
                      <a:off x="0" y="0"/>
                      <a:ext cx="5731510" cy="1103386"/>
                    </a:xfrm>
                    <a:prstGeom prst="rect">
                      <a:avLst/>
                    </a:prstGeom>
                    <a:solidFill>
                      <a:srgbClr val="2E5496"/>
                    </a:solidFill>
                  </pic:spPr>
                </pic:pic>
              </a:graphicData>
            </a:graphic>
          </wp:inline>
        </w:drawing>
      </w:r>
    </w:p>
    <w:p w14:paraId="0A40A706" w14:textId="77777777" w:rsidR="0041138D" w:rsidRPr="0041138D" w:rsidRDefault="0041138D" w:rsidP="0041138D">
      <w:pPr>
        <w:spacing w:before="40" w:after="110"/>
        <w:ind w:left="360"/>
        <w:rPr>
          <w:szCs w:val="20"/>
        </w:rPr>
      </w:pPr>
      <w:r w:rsidRPr="0041138D">
        <w:rPr>
          <w:b/>
          <w:color w:val="1F3864"/>
          <w:szCs w:val="20"/>
        </w:rPr>
        <w:t xml:space="preserve">Problem. </w:t>
      </w:r>
      <w:r w:rsidRPr="0041138D">
        <w:rPr>
          <w:szCs w:val="20"/>
        </w:rPr>
        <w:t>Certain integrations are inherently time-based and require execution on a defined schedule. In these scenarios, event-driven approaches may not be available or appropriate.</w:t>
      </w:r>
    </w:p>
    <w:p w14:paraId="6D5436F1" w14:textId="77777777" w:rsidR="0041138D" w:rsidRPr="0041138D" w:rsidRDefault="0041138D" w:rsidP="0041138D">
      <w:pPr>
        <w:spacing w:before="40" w:after="110"/>
        <w:ind w:left="360"/>
        <w:rPr>
          <w:szCs w:val="20"/>
        </w:rPr>
      </w:pPr>
      <w:r w:rsidRPr="0041138D">
        <w:rPr>
          <w:b/>
          <w:color w:val="1F3864"/>
          <w:szCs w:val="20"/>
        </w:rPr>
        <w:t xml:space="preserve">Solution. </w:t>
      </w:r>
      <w:r w:rsidRPr="0041138D">
        <w:rPr>
          <w:szCs w:val="20"/>
        </w:rPr>
        <w:t xml:space="preserve">A Logic App (Standard)/Function recurrence trigger or web job fires on a schedule and runs the work, calling a Function or dropping messages on Service Bus for downstream processing. </w:t>
      </w:r>
    </w:p>
    <w:p w14:paraId="52CCAA5E" w14:textId="77777777" w:rsidR="0041138D" w:rsidRPr="0041138D" w:rsidRDefault="0041138D" w:rsidP="0041138D">
      <w:pPr>
        <w:spacing w:before="40" w:after="110"/>
        <w:ind w:left="360"/>
        <w:rPr>
          <w:szCs w:val="20"/>
        </w:rPr>
      </w:pPr>
      <w:r w:rsidRPr="0041138D">
        <w:rPr>
          <w:b/>
          <w:color w:val="1F3864"/>
          <w:szCs w:val="20"/>
        </w:rPr>
        <w:t xml:space="preserve">Use it when. </w:t>
      </w:r>
      <w:r w:rsidRPr="0041138D">
        <w:rPr>
          <w:szCs w:val="20"/>
        </w:rPr>
        <w:t>The cadence is time-based (end-of-day, regulatory windows) or the source cannot notify and there is no event to subscribe to.</w:t>
      </w:r>
    </w:p>
    <w:p w14:paraId="10B0CADE" w14:textId="77777777" w:rsidR="0041138D" w:rsidRPr="0041138D" w:rsidRDefault="0041138D" w:rsidP="0041138D">
      <w:pPr>
        <w:spacing w:before="40" w:after="110"/>
        <w:ind w:left="360"/>
        <w:rPr>
          <w:szCs w:val="20"/>
        </w:rPr>
      </w:pPr>
      <w:r w:rsidRPr="0041138D">
        <w:rPr>
          <w:b/>
          <w:color w:val="1F3864"/>
          <w:szCs w:val="20"/>
        </w:rPr>
        <w:t xml:space="preserve">Avoid it when. </w:t>
      </w:r>
      <w:r w:rsidRPr="0041138D">
        <w:rPr>
          <w:szCs w:val="20"/>
        </w:rPr>
        <w:t>An event source is available, or polling is being used to emulate near-real-time processing.</w:t>
      </w:r>
    </w:p>
    <w:p w14:paraId="69635DA5" w14:textId="77777777" w:rsidR="0041138D" w:rsidRPr="0041138D" w:rsidRDefault="0041138D" w:rsidP="0041138D">
      <w:pPr>
        <w:spacing w:before="40" w:after="110"/>
        <w:ind w:left="360"/>
        <w:rPr>
          <w:szCs w:val="20"/>
        </w:rPr>
      </w:pPr>
      <w:r w:rsidRPr="0041138D">
        <w:rPr>
          <w:b/>
          <w:color w:val="1F3864"/>
          <w:szCs w:val="20"/>
        </w:rPr>
        <w:t xml:space="preserve">Risks and considerations. </w:t>
      </w:r>
      <w:r w:rsidRPr="0041138D">
        <w:rPr>
          <w:szCs w:val="20"/>
        </w:rPr>
        <w:t>Schedules can result  into hidden coupling and surprise load spikes. Execution schedules should be documented, idempotent and monitored, with alerts configured for missed or failed runs.</w:t>
      </w:r>
    </w:p>
    <w:p w14:paraId="240C6938" w14:textId="46749432" w:rsidR="0041138D" w:rsidRPr="0041138D" w:rsidRDefault="0041138D" w:rsidP="0041138D">
      <w:pPr>
        <w:spacing w:before="40" w:after="110"/>
        <w:ind w:left="360"/>
        <w:rPr>
          <w:szCs w:val="20"/>
        </w:rPr>
      </w:pPr>
      <w:r w:rsidRPr="0041138D">
        <w:rPr>
          <w:b/>
          <w:color w:val="1F3864"/>
          <w:szCs w:val="20"/>
        </w:rPr>
        <w:t xml:space="preserve">Security boundary. </w:t>
      </w:r>
      <w:r w:rsidRPr="0041138D">
        <w:rPr>
          <w:szCs w:val="20"/>
        </w:rPr>
        <w:t>The trigger runs in a workload spoke; the schedule is internal and crosses no boundary. Within Azure: managed identity to any Function/Service Bus it calls, Private Endpoints, TLS. Outside Azure: none, if a scheduled run reaches a partner (an extract), that egress follows the file-egress edge controls (</w:t>
      </w:r>
      <w:r w:rsidR="00122229">
        <w:rPr>
          <w:szCs w:val="20"/>
        </w:rPr>
        <w:t>SFINT20</w:t>
      </w:r>
      <w:r w:rsidRPr="0041138D">
        <w:rPr>
          <w:szCs w:val="20"/>
        </w:rPr>
        <w:t>).</w:t>
      </w:r>
    </w:p>
    <w:p w14:paraId="0B2D60DD" w14:textId="77777777" w:rsidR="0041138D" w:rsidRPr="0041138D" w:rsidRDefault="0041138D" w:rsidP="0041138D">
      <w:pPr>
        <w:spacing w:before="40" w:after="110"/>
        <w:ind w:left="360"/>
        <w:rPr>
          <w:szCs w:val="20"/>
        </w:rPr>
      </w:pPr>
      <w:r w:rsidRPr="0041138D">
        <w:rPr>
          <w:b/>
          <w:color w:val="1F3864"/>
          <w:szCs w:val="20"/>
        </w:rPr>
        <w:t xml:space="preserve">Common pitfall. </w:t>
      </w:r>
      <w:r w:rsidRPr="0041138D">
        <w:rPr>
          <w:szCs w:val="20"/>
        </w:rPr>
        <w:t>Timer-polling a data source or folder to simulate real-time; overlapping runs with no idempotency; schedules scattered across teams with no visibility.</w:t>
      </w:r>
    </w:p>
    <w:p w14:paraId="66E9B7C1" w14:textId="77777777" w:rsidR="0041138D" w:rsidRDefault="0041138D" w:rsidP="0041138D">
      <w:pPr>
        <w:spacing w:before="40" w:after="110"/>
        <w:ind w:left="360"/>
        <w:rPr>
          <w:szCs w:val="20"/>
        </w:rPr>
      </w:pPr>
      <w:r w:rsidRPr="0041138D">
        <w:rPr>
          <w:b/>
          <w:color w:val="1F3864"/>
          <w:szCs w:val="20"/>
        </w:rPr>
        <w:t xml:space="preserve">In practice. </w:t>
      </w:r>
      <w:r w:rsidRPr="0041138D">
        <w:rPr>
          <w:szCs w:val="20"/>
        </w:rPr>
        <w:t>Financial reconciliation processes often run at defined business intervals rather than in response to events. A scheduled integration executes at the required time, identifies changes and distributes them for downstream processing and reporting.</w:t>
      </w:r>
    </w:p>
    <w:p w14:paraId="4F41C96B" w14:textId="77777777" w:rsidR="00DE0875" w:rsidRPr="0041138D" w:rsidRDefault="00DE0875" w:rsidP="0041138D">
      <w:pPr>
        <w:spacing w:before="40" w:after="110"/>
        <w:ind w:left="360"/>
        <w:rPr>
          <w:szCs w:val="20"/>
        </w:rPr>
      </w:pPr>
    </w:p>
    <w:p w14:paraId="2DDB26A3" w14:textId="77777777" w:rsidR="00BB7DA4" w:rsidRDefault="00BB7DA4" w:rsidP="0041138D">
      <w:pPr>
        <w:spacing w:before="40" w:after="110"/>
        <w:ind w:left="360"/>
        <w:rPr>
          <w:szCs w:val="20"/>
        </w:rPr>
      </w:pPr>
    </w:p>
    <w:p w14:paraId="50FE09FB" w14:textId="77777777" w:rsidR="00BB7DA4" w:rsidRPr="0041138D" w:rsidRDefault="00BB7DA4" w:rsidP="0041138D">
      <w:pPr>
        <w:spacing w:before="40" w:after="110"/>
        <w:ind w:left="360"/>
        <w:rPr>
          <w:szCs w:val="20"/>
        </w:rPr>
      </w:pPr>
    </w:p>
    <w:p w14:paraId="2F3B4D2B" w14:textId="4671F545" w:rsidR="0041138D" w:rsidRDefault="00FE4F0E" w:rsidP="00FE4F0E">
      <w:pPr>
        <w:pStyle w:val="Heading2"/>
        <w:rPr>
          <w:bCs w:val="0"/>
        </w:rPr>
      </w:pPr>
      <w:bookmarkStart w:id="198" w:name="_Toc239852309"/>
      <w:bookmarkStart w:id="199" w:name="_Toc239980615"/>
      <w:bookmarkStart w:id="200" w:name="_Toc240366847"/>
      <w:r>
        <w:rPr>
          <w:bCs w:val="0"/>
        </w:rPr>
        <w:t>E</w:t>
      </w:r>
      <w:r w:rsidR="0041138D" w:rsidRPr="00FE4F0E">
        <w:rPr>
          <w:bCs w:val="0"/>
        </w:rPr>
        <w:t>vent Patterns</w:t>
      </w:r>
      <w:bookmarkEnd w:id="198"/>
      <w:bookmarkEnd w:id="199"/>
      <w:bookmarkEnd w:id="200"/>
    </w:p>
    <w:p w14:paraId="6EA987D9" w14:textId="77777777" w:rsidR="00FE4F0E" w:rsidRPr="00FE4F0E" w:rsidRDefault="00FE4F0E" w:rsidP="00FE4F0E"/>
    <w:p w14:paraId="110C2D3C" w14:textId="619AE782" w:rsidR="0041138D" w:rsidRPr="00FE4F0E" w:rsidRDefault="0041138D" w:rsidP="0041138D">
      <w:pPr>
        <w:pStyle w:val="Heading3"/>
        <w:rPr>
          <w:rFonts w:cs="Times New Roman"/>
          <w:bCs/>
          <w:color w:val="132040" w:themeColor="accent1" w:themeShade="BF"/>
          <w:sz w:val="24"/>
          <w:szCs w:val="26"/>
        </w:rPr>
      </w:pPr>
      <w:bookmarkStart w:id="201" w:name="_Toc239852310"/>
      <w:bookmarkStart w:id="202" w:name="_Toc239980616"/>
      <w:r w:rsidRPr="00FE4F0E">
        <w:rPr>
          <w:rFonts w:cs="Times New Roman"/>
          <w:bCs/>
          <w:color w:val="132040" w:themeColor="accent1" w:themeShade="BF"/>
          <w:sz w:val="24"/>
          <w:szCs w:val="26"/>
        </w:rPr>
        <w:t>Publish / subscribe fan-out (SFINT10)</w:t>
      </w:r>
      <w:bookmarkEnd w:id="201"/>
      <w:bookmarkEnd w:id="202"/>
    </w:p>
    <w:p w14:paraId="1B301CA2" w14:textId="77777777" w:rsidR="0041138D" w:rsidRDefault="0041138D" w:rsidP="0041138D">
      <w:pPr>
        <w:spacing w:before="10" w:after="90"/>
        <w:rPr>
          <w:i/>
          <w:color w:val="5A6470"/>
          <w:szCs w:val="20"/>
        </w:rPr>
      </w:pPr>
      <w:r w:rsidRPr="0041138D">
        <w:rPr>
          <w:i/>
          <w:color w:val="5A6470"/>
          <w:szCs w:val="20"/>
        </w:rPr>
        <w:t>Publish a business event once; let interested consumers subscribe independently.</w:t>
      </w:r>
    </w:p>
    <w:p w14:paraId="00272F56" w14:textId="77777777" w:rsidR="00DE0875" w:rsidRDefault="00DE0875" w:rsidP="0041138D">
      <w:pPr>
        <w:spacing w:before="10" w:after="90"/>
        <w:rPr>
          <w:szCs w:val="20"/>
        </w:rPr>
      </w:pPr>
    </w:p>
    <w:p w14:paraId="516D5DD4" w14:textId="342089D1" w:rsidR="00AF6757" w:rsidRPr="0041138D" w:rsidRDefault="00A81204" w:rsidP="0041138D">
      <w:pPr>
        <w:spacing w:before="10" w:after="90"/>
        <w:rPr>
          <w:szCs w:val="20"/>
        </w:rPr>
      </w:pPr>
      <w:r>
        <w:rPr>
          <w:szCs w:val="20"/>
        </w:rPr>
        <w:t xml:space="preserve">       </w:t>
      </w:r>
      <w:r>
        <w:rPr>
          <w:noProof/>
          <w:szCs w:val="20"/>
        </w:rPr>
        <w:drawing>
          <wp:inline distT="0" distB="0" distL="0" distR="0" wp14:anchorId="7705ECE0" wp14:editId="70EF11EA">
            <wp:extent cx="5454927" cy="2309552"/>
            <wp:effectExtent l="0" t="0" r="0" b="0"/>
            <wp:docPr id="7204518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485880" cy="2322657"/>
                    </a:xfrm>
                    <a:prstGeom prst="rect">
                      <a:avLst/>
                    </a:prstGeom>
                    <a:noFill/>
                  </pic:spPr>
                </pic:pic>
              </a:graphicData>
            </a:graphic>
          </wp:inline>
        </w:drawing>
      </w:r>
    </w:p>
    <w:p w14:paraId="1FC7316B" w14:textId="0516FFE7" w:rsidR="0041138D" w:rsidRPr="0041138D" w:rsidRDefault="0041138D" w:rsidP="0041138D">
      <w:pPr>
        <w:spacing w:before="90" w:after="130"/>
        <w:jc w:val="center"/>
        <w:rPr>
          <w:szCs w:val="20"/>
        </w:rPr>
      </w:pPr>
    </w:p>
    <w:p w14:paraId="37BFA30C" w14:textId="77777777" w:rsidR="0041138D" w:rsidRPr="0041138D" w:rsidRDefault="0041138D" w:rsidP="0041138D">
      <w:pPr>
        <w:spacing w:before="40" w:after="110"/>
        <w:ind w:left="360"/>
        <w:rPr>
          <w:szCs w:val="20"/>
        </w:rPr>
      </w:pPr>
      <w:r w:rsidRPr="0041138D">
        <w:rPr>
          <w:b/>
          <w:color w:val="1F3864"/>
          <w:szCs w:val="20"/>
        </w:rPr>
        <w:t xml:space="preserve">Problem. </w:t>
      </w:r>
      <w:r w:rsidRPr="0041138D">
        <w:rPr>
          <w:szCs w:val="20"/>
        </w:rPr>
        <w:t>Multiple consumers need to react to the same business event independently. Direct point-to-point integration between the publisher and each consumer increases coupling and creates additional maintenance overhead</w:t>
      </w:r>
    </w:p>
    <w:p w14:paraId="4DDEE0A5" w14:textId="77777777" w:rsidR="0041138D" w:rsidRPr="0041138D" w:rsidRDefault="0041138D" w:rsidP="0041138D">
      <w:pPr>
        <w:spacing w:before="40" w:after="110"/>
        <w:ind w:left="360"/>
        <w:rPr>
          <w:szCs w:val="20"/>
        </w:rPr>
      </w:pPr>
      <w:r w:rsidRPr="0041138D">
        <w:rPr>
          <w:b/>
          <w:color w:val="1F3864"/>
          <w:szCs w:val="20"/>
        </w:rPr>
        <w:t xml:space="preserve">Solution. </w:t>
      </w:r>
      <w:r w:rsidRPr="0041138D">
        <w:rPr>
          <w:szCs w:val="20"/>
        </w:rPr>
        <w:t>The publisher emits an event to a Service Bus topic; each consumer owns a subscription with its own filter and dead-letter queue. Consumers come and go without the publisher knowing. This is the primary tool for eliminating point-to-point integration.</w:t>
      </w:r>
    </w:p>
    <w:p w14:paraId="7A5CF93F" w14:textId="77777777" w:rsidR="0041138D" w:rsidRPr="0041138D" w:rsidRDefault="0041138D" w:rsidP="0041138D">
      <w:pPr>
        <w:spacing w:before="40" w:after="110"/>
        <w:ind w:left="360"/>
        <w:rPr>
          <w:szCs w:val="20"/>
        </w:rPr>
      </w:pPr>
      <w:r w:rsidRPr="0041138D">
        <w:rPr>
          <w:b/>
          <w:color w:val="1F3864"/>
          <w:szCs w:val="20"/>
        </w:rPr>
        <w:t xml:space="preserve">Use it when. </w:t>
      </w:r>
      <w:r w:rsidRPr="0041138D">
        <w:rPr>
          <w:szCs w:val="20"/>
        </w:rPr>
        <w:t>Several consumers must react to the same business event, and durable, filterable, independently-consumed delivery is required.</w:t>
      </w:r>
    </w:p>
    <w:p w14:paraId="5BD2E7E3" w14:textId="77777777" w:rsidR="0041138D" w:rsidRPr="0041138D" w:rsidRDefault="0041138D" w:rsidP="0041138D">
      <w:pPr>
        <w:spacing w:before="40" w:after="110"/>
        <w:ind w:left="360"/>
        <w:rPr>
          <w:szCs w:val="20"/>
        </w:rPr>
      </w:pPr>
      <w:r w:rsidRPr="0041138D">
        <w:rPr>
          <w:b/>
          <w:color w:val="1F3864"/>
          <w:szCs w:val="20"/>
        </w:rPr>
        <w:t xml:space="preserve">Avoid it when. </w:t>
      </w:r>
      <w:r w:rsidRPr="0041138D">
        <w:rPr>
          <w:szCs w:val="20"/>
        </w:rPr>
        <w:t>It is a lightweight reactive trigger with no durability need (Event Grid), or a high-volume stream (Event Hubs).</w:t>
      </w:r>
    </w:p>
    <w:p w14:paraId="4516CF00" w14:textId="77777777" w:rsidR="0041138D" w:rsidRPr="0041138D" w:rsidRDefault="0041138D" w:rsidP="0041138D">
      <w:pPr>
        <w:spacing w:before="40" w:after="110"/>
        <w:ind w:left="360"/>
        <w:rPr>
          <w:szCs w:val="20"/>
        </w:rPr>
      </w:pPr>
      <w:r w:rsidRPr="0041138D">
        <w:rPr>
          <w:b/>
          <w:color w:val="1F3864"/>
          <w:szCs w:val="20"/>
        </w:rPr>
        <w:t xml:space="preserve">Risks and considerations. </w:t>
      </w:r>
      <w:r w:rsidRPr="0041138D">
        <w:rPr>
          <w:szCs w:val="20"/>
        </w:rPr>
        <w:t>Subscription growth should be governed and monitored. Each subscription should implement appropriate dead-letter handling, monitoring and alerting. Consumer backlogs should be monitored independently to prevent processing delays</w:t>
      </w:r>
    </w:p>
    <w:p w14:paraId="170FFD2F" w14:textId="77777777" w:rsidR="0041138D" w:rsidRPr="0041138D" w:rsidRDefault="0041138D" w:rsidP="0041138D">
      <w:pPr>
        <w:spacing w:before="40" w:after="110"/>
        <w:ind w:left="360"/>
        <w:rPr>
          <w:szCs w:val="20"/>
        </w:rPr>
      </w:pPr>
      <w:r w:rsidRPr="0041138D">
        <w:rPr>
          <w:b/>
          <w:color w:val="1F3864"/>
          <w:szCs w:val="20"/>
        </w:rPr>
        <w:t>Security boundary.</w:t>
      </w:r>
      <w:r w:rsidRPr="0041138D">
        <w:rPr>
          <w:szCs w:val="20"/>
        </w:rPr>
        <w:t xml:space="preserve"> The Service Bus topic and its subscribers in spokes, internal. Within Azure: Private Endpoint, per-subscription managed-identity RBAC, TLS. Outside Azure: none.</w:t>
      </w:r>
    </w:p>
    <w:p w14:paraId="5B70A0CE" w14:textId="77777777" w:rsidR="0041138D" w:rsidRPr="0041138D" w:rsidRDefault="0041138D" w:rsidP="0041138D">
      <w:pPr>
        <w:spacing w:before="40" w:after="110"/>
        <w:ind w:left="360"/>
        <w:rPr>
          <w:szCs w:val="20"/>
        </w:rPr>
      </w:pPr>
      <w:r w:rsidRPr="0041138D">
        <w:rPr>
          <w:b/>
          <w:color w:val="1F3864"/>
          <w:szCs w:val="20"/>
        </w:rPr>
        <w:t xml:space="preserve">Common pitfall. </w:t>
      </w:r>
      <w:r w:rsidRPr="0041138D">
        <w:rPr>
          <w:szCs w:val="20"/>
        </w:rPr>
        <w:t>Creating direct dependencies between publishers and consumers, or using Event Grid where durable, filterable and independently consumable messaging is required.</w:t>
      </w:r>
    </w:p>
    <w:p w14:paraId="7608A785" w14:textId="79332049" w:rsidR="00E11A1D" w:rsidRPr="0041138D" w:rsidRDefault="0041138D" w:rsidP="0041138D">
      <w:pPr>
        <w:spacing w:before="40" w:after="110"/>
        <w:ind w:left="360"/>
        <w:rPr>
          <w:szCs w:val="20"/>
        </w:rPr>
      </w:pPr>
      <w:r w:rsidRPr="0041138D">
        <w:rPr>
          <w:b/>
          <w:color w:val="1F3864"/>
          <w:szCs w:val="20"/>
        </w:rPr>
        <w:t xml:space="preserve">In practice. </w:t>
      </w:r>
      <w:r w:rsidRPr="0041138D">
        <w:rPr>
          <w:szCs w:val="20"/>
        </w:rPr>
        <w:t>When a policy is bound, multiple downstream functions such as finance processing, document generation and analytics require notification of the event. Publish/subscribe messaging enables each consumer to process the event independently without introducing direct dependencies on the publishing application.</w:t>
      </w:r>
    </w:p>
    <w:p w14:paraId="6E5381A3" w14:textId="77777777" w:rsidR="00BB7DA4" w:rsidRDefault="00BB7DA4" w:rsidP="0041138D">
      <w:pPr>
        <w:spacing w:before="40" w:after="110"/>
        <w:ind w:left="360"/>
        <w:rPr>
          <w:szCs w:val="20"/>
        </w:rPr>
      </w:pPr>
    </w:p>
    <w:p w14:paraId="275B873A" w14:textId="77777777" w:rsidR="00BB7DA4" w:rsidRDefault="00BB7DA4" w:rsidP="0041138D">
      <w:pPr>
        <w:spacing w:before="40" w:after="110"/>
        <w:ind w:left="360"/>
        <w:rPr>
          <w:szCs w:val="20"/>
        </w:rPr>
      </w:pPr>
    </w:p>
    <w:p w14:paraId="72F97CC7" w14:textId="77777777" w:rsidR="00BB7DA4" w:rsidRDefault="00BB7DA4" w:rsidP="0041138D">
      <w:pPr>
        <w:spacing w:before="40" w:after="110"/>
        <w:ind w:left="360"/>
        <w:rPr>
          <w:szCs w:val="20"/>
        </w:rPr>
      </w:pPr>
    </w:p>
    <w:p w14:paraId="568FEBC7" w14:textId="77777777" w:rsidR="00BB7DA4" w:rsidRDefault="00BB7DA4" w:rsidP="0041138D">
      <w:pPr>
        <w:spacing w:before="40" w:after="110"/>
        <w:ind w:left="360"/>
        <w:rPr>
          <w:szCs w:val="20"/>
        </w:rPr>
      </w:pPr>
    </w:p>
    <w:p w14:paraId="1E51739F" w14:textId="77777777" w:rsidR="00BB7DA4" w:rsidRDefault="00BB7DA4" w:rsidP="0041138D">
      <w:pPr>
        <w:spacing w:before="40" w:after="110"/>
        <w:ind w:left="360"/>
        <w:rPr>
          <w:szCs w:val="20"/>
        </w:rPr>
      </w:pPr>
    </w:p>
    <w:p w14:paraId="6090E461" w14:textId="77777777" w:rsidR="00BB7DA4" w:rsidRDefault="00BB7DA4" w:rsidP="0041138D">
      <w:pPr>
        <w:spacing w:before="40" w:after="110"/>
        <w:ind w:left="360"/>
        <w:rPr>
          <w:szCs w:val="20"/>
        </w:rPr>
      </w:pPr>
    </w:p>
    <w:p w14:paraId="5E6FCD09" w14:textId="77777777" w:rsidR="00BB7DA4" w:rsidRPr="0041138D" w:rsidRDefault="00BB7DA4" w:rsidP="0041138D">
      <w:pPr>
        <w:spacing w:before="40" w:after="110"/>
        <w:ind w:left="360"/>
        <w:rPr>
          <w:szCs w:val="20"/>
        </w:rPr>
      </w:pPr>
    </w:p>
    <w:p w14:paraId="4B6CF96C" w14:textId="0EB05BF1" w:rsidR="0041138D" w:rsidRPr="00FE4F0E" w:rsidRDefault="0041138D" w:rsidP="0041138D">
      <w:pPr>
        <w:pStyle w:val="Heading3"/>
        <w:rPr>
          <w:rFonts w:cs="Times New Roman"/>
          <w:bCs/>
          <w:color w:val="132040" w:themeColor="accent1" w:themeShade="BF"/>
          <w:sz w:val="24"/>
          <w:szCs w:val="26"/>
        </w:rPr>
      </w:pPr>
      <w:bookmarkStart w:id="203" w:name="_Toc239852311"/>
      <w:bookmarkStart w:id="204" w:name="_Toc239980617"/>
      <w:r w:rsidRPr="00FE4F0E">
        <w:rPr>
          <w:rFonts w:cs="Times New Roman"/>
          <w:bCs/>
          <w:color w:val="132040" w:themeColor="accent1" w:themeShade="BF"/>
          <w:sz w:val="24"/>
          <w:szCs w:val="26"/>
        </w:rPr>
        <w:t>Discrete event notification (SFINT11)</w:t>
      </w:r>
      <w:bookmarkEnd w:id="203"/>
      <w:bookmarkEnd w:id="204"/>
    </w:p>
    <w:p w14:paraId="2EA9771B" w14:textId="77777777" w:rsidR="0041138D" w:rsidRDefault="0041138D" w:rsidP="0041138D">
      <w:pPr>
        <w:spacing w:before="10" w:after="90"/>
        <w:rPr>
          <w:i/>
          <w:color w:val="5A6470"/>
          <w:szCs w:val="20"/>
        </w:rPr>
      </w:pPr>
      <w:r w:rsidRPr="0041138D">
        <w:rPr>
          <w:i/>
          <w:color w:val="5A6470"/>
          <w:szCs w:val="20"/>
        </w:rPr>
        <w:t>A thin "it happened" signal for near-real-time reactions.</w:t>
      </w:r>
    </w:p>
    <w:p w14:paraId="5DA3A7DA" w14:textId="77777777" w:rsidR="00DE0875" w:rsidRPr="0041138D" w:rsidRDefault="00DE0875" w:rsidP="0041138D">
      <w:pPr>
        <w:spacing w:before="10" w:after="90"/>
        <w:rPr>
          <w:szCs w:val="20"/>
        </w:rPr>
      </w:pPr>
    </w:p>
    <w:p w14:paraId="364B1C9A" w14:textId="77777777" w:rsidR="0041138D" w:rsidRPr="0041138D" w:rsidRDefault="0041138D" w:rsidP="0041138D">
      <w:pPr>
        <w:spacing w:before="90" w:after="130"/>
        <w:jc w:val="center"/>
        <w:rPr>
          <w:szCs w:val="20"/>
        </w:rPr>
      </w:pPr>
      <w:r w:rsidRPr="0041138D">
        <w:rPr>
          <w:noProof/>
          <w:szCs w:val="20"/>
        </w:rPr>
        <w:drawing>
          <wp:inline distT="0" distB="0" distL="0" distR="0" wp14:anchorId="322AD2D4" wp14:editId="2FE6E316">
            <wp:extent cx="5731510" cy="1580800"/>
            <wp:effectExtent l="0" t="0" r="2540" b="635"/>
            <wp:docPr id="1449267360" name="Picture 1449267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31510" cy="1580800"/>
                    </a:xfrm>
                    <a:prstGeom prst="rect">
                      <a:avLst/>
                    </a:prstGeom>
                    <a:noFill/>
                  </pic:spPr>
                </pic:pic>
              </a:graphicData>
            </a:graphic>
          </wp:inline>
        </w:drawing>
      </w:r>
    </w:p>
    <w:p w14:paraId="7A9518F5" w14:textId="77777777" w:rsidR="0041138D" w:rsidRPr="0041138D" w:rsidRDefault="0041138D" w:rsidP="0041138D">
      <w:pPr>
        <w:spacing w:before="40" w:after="110"/>
        <w:ind w:left="360"/>
        <w:rPr>
          <w:szCs w:val="20"/>
        </w:rPr>
      </w:pPr>
      <w:r w:rsidRPr="0041138D">
        <w:rPr>
          <w:b/>
          <w:color w:val="1F3864"/>
          <w:szCs w:val="20"/>
        </w:rPr>
        <w:t xml:space="preserve">Problem. </w:t>
      </w:r>
      <w:r w:rsidRPr="0041138D">
        <w:rPr>
          <w:szCs w:val="20"/>
        </w:rPr>
        <w:t>A change in state or business event must be communicated to one or more consumers with minimal latency, without requiring durable enterprise messaging or workflow orchestration.</w:t>
      </w:r>
    </w:p>
    <w:p w14:paraId="44EB671D" w14:textId="77777777" w:rsidR="0041138D" w:rsidRPr="0041138D" w:rsidRDefault="0041138D" w:rsidP="0041138D">
      <w:pPr>
        <w:spacing w:before="40" w:after="110"/>
        <w:ind w:left="360"/>
        <w:rPr>
          <w:szCs w:val="20"/>
        </w:rPr>
      </w:pPr>
      <w:r w:rsidRPr="0041138D">
        <w:rPr>
          <w:b/>
          <w:color w:val="1F3864"/>
          <w:szCs w:val="20"/>
        </w:rPr>
        <w:t xml:space="preserve">Solution. </w:t>
      </w:r>
      <w:r w:rsidRPr="0041138D">
        <w:rPr>
          <w:szCs w:val="20"/>
        </w:rPr>
        <w:t>Emit a thin event to Event Grid, handlers (Functions, Logic Apps, webhooks) subscribe and react. The event is a pointer, not a state carrier, a handler fetches authoritative state if it needs it.</w:t>
      </w:r>
    </w:p>
    <w:p w14:paraId="15DFA3F9" w14:textId="77777777" w:rsidR="0041138D" w:rsidRPr="0041138D" w:rsidRDefault="0041138D" w:rsidP="0041138D">
      <w:pPr>
        <w:spacing w:before="40" w:after="110"/>
        <w:ind w:left="360"/>
        <w:rPr>
          <w:szCs w:val="20"/>
        </w:rPr>
      </w:pPr>
      <w:r w:rsidRPr="0041138D">
        <w:rPr>
          <w:b/>
          <w:color w:val="1F3864"/>
          <w:szCs w:val="20"/>
        </w:rPr>
        <w:t xml:space="preserve">Use it when. </w:t>
      </w:r>
      <w:r w:rsidRPr="0041138D">
        <w:rPr>
          <w:szCs w:val="20"/>
        </w:rPr>
        <w:t>Lightweight, low-latency reactive fan-out to Azure-native handlers is needed</w:t>
      </w:r>
    </w:p>
    <w:p w14:paraId="3FA2322B" w14:textId="77777777" w:rsidR="0041138D" w:rsidRPr="0041138D" w:rsidRDefault="0041138D" w:rsidP="0041138D">
      <w:pPr>
        <w:spacing w:before="40" w:after="110"/>
        <w:ind w:left="360"/>
        <w:rPr>
          <w:szCs w:val="20"/>
        </w:rPr>
      </w:pPr>
      <w:r w:rsidRPr="0041138D">
        <w:rPr>
          <w:b/>
          <w:color w:val="1F3864"/>
          <w:szCs w:val="20"/>
        </w:rPr>
        <w:t xml:space="preserve">Avoid it when. </w:t>
      </w:r>
      <w:r w:rsidRPr="0041138D">
        <w:rPr>
          <w:szCs w:val="20"/>
        </w:rPr>
        <w:t>Consumers need durable ordered delivery or competing consumers (Service Bus topics), or the volume is a stream (Event Hubs).</w:t>
      </w:r>
    </w:p>
    <w:p w14:paraId="4C6B63A0" w14:textId="77777777" w:rsidR="0041138D" w:rsidRPr="0041138D" w:rsidRDefault="0041138D" w:rsidP="0041138D">
      <w:pPr>
        <w:spacing w:before="40" w:after="110"/>
        <w:ind w:left="360"/>
        <w:rPr>
          <w:szCs w:val="20"/>
        </w:rPr>
      </w:pPr>
      <w:r w:rsidRPr="0041138D">
        <w:rPr>
          <w:b/>
          <w:color w:val="1F3864"/>
          <w:szCs w:val="20"/>
        </w:rPr>
        <w:t xml:space="preserve">Risks and considerations. </w:t>
      </w:r>
      <w:r w:rsidRPr="0041138D">
        <w:rPr>
          <w:szCs w:val="20"/>
        </w:rPr>
        <w:t>Delivery is at-least-once and unordered, so handlers must be idempotent and order-independent. Dead-letter handling should be configured for failed deliveries. Events should not be treated as authoritative business records, as this can introduce coupling and data-consistency challenges.</w:t>
      </w:r>
    </w:p>
    <w:p w14:paraId="4ED9E051" w14:textId="77777777" w:rsidR="0041138D" w:rsidRPr="0041138D" w:rsidRDefault="0041138D" w:rsidP="0041138D">
      <w:pPr>
        <w:spacing w:before="40" w:after="110"/>
        <w:ind w:left="360"/>
        <w:rPr>
          <w:szCs w:val="20"/>
        </w:rPr>
      </w:pPr>
      <w:r w:rsidRPr="0041138D">
        <w:rPr>
          <w:b/>
          <w:color w:val="1F3864"/>
          <w:szCs w:val="20"/>
        </w:rPr>
        <w:t xml:space="preserve">Security boundary. </w:t>
      </w:r>
      <w:r w:rsidRPr="0041138D">
        <w:rPr>
          <w:szCs w:val="20"/>
        </w:rPr>
        <w:t>Event Grid and its handlers in spokes, reached privately. Within Azure: managed-identity delivery, Private Endpoint where supported, handler-side validation, TLS. Outside Azure: none, a handler that must be internet-reachable is the inbound-webhook pattern, not this one.</w:t>
      </w:r>
    </w:p>
    <w:p w14:paraId="177F728C" w14:textId="77777777" w:rsidR="0041138D" w:rsidRPr="0041138D" w:rsidRDefault="0041138D" w:rsidP="0041138D">
      <w:pPr>
        <w:spacing w:before="40" w:after="110"/>
        <w:ind w:left="360"/>
        <w:rPr>
          <w:szCs w:val="20"/>
        </w:rPr>
      </w:pPr>
      <w:r w:rsidRPr="0041138D">
        <w:rPr>
          <w:b/>
          <w:color w:val="1F3864"/>
          <w:szCs w:val="20"/>
        </w:rPr>
        <w:t xml:space="preserve">Common pitfall. </w:t>
      </w:r>
      <w:r w:rsidRPr="0041138D">
        <w:rPr>
          <w:szCs w:val="20"/>
        </w:rPr>
        <w:t>Using event notifications for streaming workloads or durable business messaging, or publishing events that become de facto sources of truth.</w:t>
      </w:r>
    </w:p>
    <w:p w14:paraId="459D9425" w14:textId="4C3D6043" w:rsidR="00DE0875" w:rsidRDefault="0041138D" w:rsidP="0041138D">
      <w:pPr>
        <w:spacing w:before="40" w:after="110"/>
        <w:ind w:left="360"/>
        <w:rPr>
          <w:szCs w:val="20"/>
        </w:rPr>
      </w:pPr>
      <w:r w:rsidRPr="0041138D">
        <w:rPr>
          <w:b/>
          <w:color w:val="1F3864"/>
          <w:szCs w:val="20"/>
        </w:rPr>
        <w:t xml:space="preserve">In practice. </w:t>
      </w:r>
      <w:r w:rsidRPr="0041138D">
        <w:rPr>
          <w:szCs w:val="20"/>
        </w:rPr>
        <w:t>A document, file or business record changes state and downstream services need to react quickly. Event notifications allow interested consumers to respond independently without introducing direct dependencies or additional workflow coordination.</w:t>
      </w:r>
    </w:p>
    <w:p w14:paraId="136FF3A8" w14:textId="77777777" w:rsidR="00BB7DA4" w:rsidRDefault="00BB7DA4" w:rsidP="0041138D">
      <w:pPr>
        <w:spacing w:before="40" w:after="110"/>
        <w:ind w:left="360"/>
        <w:rPr>
          <w:szCs w:val="20"/>
        </w:rPr>
      </w:pPr>
    </w:p>
    <w:p w14:paraId="10897437" w14:textId="1EC3EDBE" w:rsidR="0041138D" w:rsidRPr="00FE4F0E" w:rsidRDefault="0041138D" w:rsidP="0041138D">
      <w:pPr>
        <w:pStyle w:val="Heading3"/>
        <w:rPr>
          <w:rFonts w:cs="Times New Roman"/>
          <w:bCs/>
          <w:color w:val="132040" w:themeColor="accent1" w:themeShade="BF"/>
          <w:sz w:val="24"/>
          <w:szCs w:val="26"/>
        </w:rPr>
      </w:pPr>
      <w:bookmarkStart w:id="205" w:name="_Toc239852312"/>
      <w:bookmarkStart w:id="206" w:name="_Toc239980618"/>
      <w:r w:rsidRPr="00FE4F0E">
        <w:rPr>
          <w:rFonts w:cs="Times New Roman"/>
          <w:bCs/>
          <w:color w:val="132040" w:themeColor="accent1" w:themeShade="BF"/>
          <w:sz w:val="24"/>
          <w:szCs w:val="26"/>
        </w:rPr>
        <w:t>Inbound webhook ingestion (SFINT12)</w:t>
      </w:r>
      <w:bookmarkEnd w:id="205"/>
      <w:bookmarkEnd w:id="206"/>
    </w:p>
    <w:p w14:paraId="043C2785" w14:textId="77777777" w:rsidR="0041138D" w:rsidRDefault="0041138D" w:rsidP="0041138D">
      <w:pPr>
        <w:spacing w:before="10" w:after="90"/>
        <w:rPr>
          <w:i/>
          <w:color w:val="5A6470"/>
          <w:szCs w:val="20"/>
        </w:rPr>
      </w:pPr>
      <w:r w:rsidRPr="0041138D">
        <w:rPr>
          <w:i/>
          <w:color w:val="5A6470"/>
          <w:szCs w:val="20"/>
        </w:rPr>
        <w:t>Take partner callbacks safely through the network edge service, then process them asynchronously.</w:t>
      </w:r>
    </w:p>
    <w:p w14:paraId="1928A528" w14:textId="77777777" w:rsidR="00DE0875" w:rsidRPr="0041138D" w:rsidRDefault="00DE0875" w:rsidP="0041138D">
      <w:pPr>
        <w:spacing w:before="10" w:after="90"/>
        <w:rPr>
          <w:szCs w:val="20"/>
        </w:rPr>
      </w:pPr>
    </w:p>
    <w:p w14:paraId="12C4BC03" w14:textId="77777777" w:rsidR="0041138D" w:rsidRPr="0041138D" w:rsidRDefault="0041138D" w:rsidP="0041138D">
      <w:pPr>
        <w:spacing w:before="90" w:after="130"/>
        <w:jc w:val="center"/>
        <w:rPr>
          <w:szCs w:val="20"/>
        </w:rPr>
      </w:pPr>
      <w:r w:rsidRPr="0041138D">
        <w:rPr>
          <w:noProof/>
          <w:szCs w:val="20"/>
        </w:rPr>
        <w:drawing>
          <wp:inline distT="0" distB="0" distL="0" distR="0" wp14:anchorId="47A29530" wp14:editId="4342363E">
            <wp:extent cx="5731510" cy="987841"/>
            <wp:effectExtent l="0" t="0" r="2540" b="3175"/>
            <wp:docPr id="1707269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269486" name=""/>
                    <pic:cNvPicPr/>
                  </pic:nvPicPr>
                  <pic:blipFill>
                    <a:blip r:embed="rId33"/>
                    <a:stretch>
                      <a:fillRect/>
                    </a:stretch>
                  </pic:blipFill>
                  <pic:spPr>
                    <a:xfrm>
                      <a:off x="0" y="0"/>
                      <a:ext cx="5731510" cy="987841"/>
                    </a:xfrm>
                    <a:prstGeom prst="rect">
                      <a:avLst/>
                    </a:prstGeom>
                    <a:solidFill>
                      <a:sysClr val="windowText" lastClr="000000"/>
                    </a:solidFill>
                  </pic:spPr>
                </pic:pic>
              </a:graphicData>
            </a:graphic>
          </wp:inline>
        </w:drawing>
      </w:r>
    </w:p>
    <w:p w14:paraId="206D7664" w14:textId="77777777" w:rsidR="0041138D" w:rsidRPr="0041138D" w:rsidRDefault="0041138D" w:rsidP="0041138D">
      <w:pPr>
        <w:spacing w:before="40" w:after="110"/>
        <w:ind w:left="360"/>
        <w:rPr>
          <w:szCs w:val="20"/>
        </w:rPr>
      </w:pPr>
      <w:r w:rsidRPr="0041138D">
        <w:rPr>
          <w:b/>
          <w:color w:val="1F3864"/>
          <w:szCs w:val="20"/>
        </w:rPr>
        <w:t xml:space="preserve">Problem. </w:t>
      </w:r>
      <w:r w:rsidRPr="0041138D">
        <w:rPr>
          <w:szCs w:val="20"/>
        </w:rPr>
        <w:t>An external party needs to notify Chaucer of an event through a callback or webhook mechanism. Direct exposure of internal integration endpoints is a security risk.</w:t>
      </w:r>
    </w:p>
    <w:p w14:paraId="22638FC1" w14:textId="77777777" w:rsidR="0041138D" w:rsidRPr="0041138D" w:rsidRDefault="0041138D" w:rsidP="0041138D">
      <w:pPr>
        <w:spacing w:before="40" w:after="110"/>
        <w:ind w:left="360"/>
        <w:rPr>
          <w:szCs w:val="20"/>
        </w:rPr>
      </w:pPr>
      <w:r w:rsidRPr="0041138D">
        <w:rPr>
          <w:b/>
          <w:color w:val="1F3864"/>
          <w:szCs w:val="20"/>
        </w:rPr>
        <w:t xml:space="preserve">Solution. </w:t>
      </w:r>
      <w:r w:rsidRPr="0041138D">
        <w:rPr>
          <w:szCs w:val="20"/>
        </w:rPr>
        <w:t>This is the sanctioned public-ingress exception. Traffic enters through an appropriate network edge service, terminates at APIM as the single ingress point, is authenticated (mTLS, OAuth, or a signed-payload check) and validated, then dropped onto Service Bus or Event Grid for asynchronous processing. No Function or Logic App HTTP trigger is ever exposed directly.</w:t>
      </w:r>
    </w:p>
    <w:p w14:paraId="608EA625" w14:textId="77777777" w:rsidR="0041138D" w:rsidRPr="0041138D" w:rsidRDefault="0041138D" w:rsidP="0041138D">
      <w:pPr>
        <w:spacing w:before="40" w:after="110"/>
        <w:ind w:left="360"/>
        <w:rPr>
          <w:szCs w:val="20"/>
        </w:rPr>
      </w:pPr>
      <w:r w:rsidRPr="0041138D">
        <w:rPr>
          <w:b/>
          <w:color w:val="1F3864"/>
          <w:szCs w:val="20"/>
        </w:rPr>
        <w:t xml:space="preserve">Use it when. </w:t>
      </w:r>
      <w:r w:rsidRPr="0041138D">
        <w:rPr>
          <w:szCs w:val="20"/>
        </w:rPr>
        <w:t>An external party must push events to us and private networking is not possible.</w:t>
      </w:r>
    </w:p>
    <w:p w14:paraId="5B88BAC6" w14:textId="4B1DD8EA" w:rsidR="0041138D" w:rsidRPr="0041138D" w:rsidRDefault="0041138D" w:rsidP="00F6234E">
      <w:pPr>
        <w:spacing w:before="40" w:after="110"/>
        <w:ind w:left="360"/>
        <w:rPr>
          <w:szCs w:val="20"/>
        </w:rPr>
      </w:pPr>
      <w:r w:rsidRPr="0041138D">
        <w:rPr>
          <w:b/>
          <w:color w:val="1F3864"/>
          <w:szCs w:val="20"/>
        </w:rPr>
        <w:t xml:space="preserve">Avoid it when. </w:t>
      </w:r>
      <w:r w:rsidR="00F6234E" w:rsidRPr="00F6234E">
        <w:rPr>
          <w:szCs w:val="20"/>
        </w:rPr>
        <w:t>Avoid this pattern when private connectivity is available. Private connectivity must be preferred over public ingress</w:t>
      </w:r>
      <w:r w:rsidRPr="0041138D">
        <w:rPr>
          <w:szCs w:val="20"/>
        </w:rPr>
        <w:t>.</w:t>
      </w:r>
    </w:p>
    <w:p w14:paraId="277215E6" w14:textId="77777777" w:rsidR="0041138D" w:rsidRPr="0041138D" w:rsidRDefault="0041138D" w:rsidP="0041138D">
      <w:pPr>
        <w:spacing w:before="40" w:after="110"/>
        <w:ind w:left="360"/>
        <w:rPr>
          <w:szCs w:val="20"/>
        </w:rPr>
      </w:pPr>
      <w:r w:rsidRPr="0041138D">
        <w:rPr>
          <w:b/>
          <w:color w:val="1F3864"/>
          <w:szCs w:val="20"/>
        </w:rPr>
        <w:t xml:space="preserve">Risks and considerations. </w:t>
      </w:r>
      <w:r w:rsidRPr="0041138D">
        <w:rPr>
          <w:szCs w:val="20"/>
        </w:rPr>
        <w:t>Internet-facing integrations require additional controls to mitigate replay, forgery and abuse scenarios. Request validation, rate limiting, deduplication and asynchronous processing should be implemented. Where public exposure is required, the integration should follow the approved exception process and maintain clear ownership and review arrangements.</w:t>
      </w:r>
    </w:p>
    <w:p w14:paraId="615DEEEF" w14:textId="1BFA9554" w:rsidR="000760D0" w:rsidRPr="000760D0" w:rsidRDefault="0041138D" w:rsidP="000760D0">
      <w:pPr>
        <w:spacing w:before="40" w:after="110"/>
        <w:ind w:left="360"/>
        <w:rPr>
          <w:szCs w:val="20"/>
        </w:rPr>
      </w:pPr>
      <w:r w:rsidRPr="0041138D">
        <w:rPr>
          <w:b/>
          <w:color w:val="1F3864"/>
          <w:szCs w:val="20"/>
        </w:rPr>
        <w:t xml:space="preserve">Security boundary. </w:t>
      </w:r>
      <w:r w:rsidR="0091236F" w:rsidRPr="0091236F">
        <w:rPr>
          <w:szCs w:val="20"/>
        </w:rPr>
        <w:t>This pattern crosses the internet boundary. An approved network edge service terminates the public endpoint, APIM provides the single API ingress, and all subsequent processing occurs within private workload spokes.</w:t>
      </w:r>
      <w:r w:rsidRPr="0041138D">
        <w:rPr>
          <w:szCs w:val="20"/>
        </w:rPr>
        <w:t xml:space="preserve">. Within Azure: past the edge everything is private, Service Bus/Event Grid and Functions over Private Endpoints with managed identity and TLS. </w:t>
      </w:r>
      <w:r w:rsidR="000760D0" w:rsidRPr="000760D0">
        <w:rPr>
          <w:szCs w:val="20"/>
        </w:rPr>
        <w:t>For external traffic, the edge must enforce an approved authentication mechanism such as mTLS, OAuth or signed-payload validation, together with IP allow-listing and rate limiting where appropriate. Functions and Logic App HTTP triggers must not be exposed directly. Public exposure must be registered as a time-bound exception</w:t>
      </w:r>
    </w:p>
    <w:p w14:paraId="5A105048" w14:textId="77777777" w:rsidR="0041138D" w:rsidRPr="0041138D" w:rsidRDefault="0041138D" w:rsidP="0041138D">
      <w:pPr>
        <w:spacing w:before="40" w:after="110"/>
        <w:ind w:left="360"/>
        <w:rPr>
          <w:szCs w:val="20"/>
        </w:rPr>
      </w:pPr>
      <w:r w:rsidRPr="0041138D">
        <w:rPr>
          <w:b/>
          <w:color w:val="1F3864"/>
          <w:szCs w:val="20"/>
        </w:rPr>
        <w:t xml:space="preserve">Common pitfall. </w:t>
      </w:r>
      <w:r w:rsidRPr="0041138D">
        <w:rPr>
          <w:szCs w:val="20"/>
        </w:rPr>
        <w:t>Exposing a Logic App or Function HTTP trigger straight to the internet, bypassing APIM and the network edge service; processing synchronously in the handler.</w:t>
      </w:r>
    </w:p>
    <w:p w14:paraId="50FDBE0A" w14:textId="43844FCA" w:rsidR="00E11A1D" w:rsidRPr="0041138D" w:rsidRDefault="0041138D" w:rsidP="00E11A1D">
      <w:pPr>
        <w:spacing w:before="40" w:after="110"/>
        <w:ind w:left="360"/>
        <w:rPr>
          <w:szCs w:val="20"/>
        </w:rPr>
      </w:pPr>
      <w:r w:rsidRPr="0041138D">
        <w:rPr>
          <w:b/>
          <w:color w:val="1F3864"/>
          <w:szCs w:val="20"/>
        </w:rPr>
        <w:t xml:space="preserve">In practice. </w:t>
      </w:r>
      <w:r w:rsidRPr="0041138D">
        <w:rPr>
          <w:szCs w:val="20"/>
        </w:rPr>
        <w:t xml:space="preserve">A payment provider posts settlement events </w:t>
      </w:r>
      <w:r w:rsidR="0017078E">
        <w:rPr>
          <w:szCs w:val="20"/>
        </w:rPr>
        <w:t xml:space="preserve">to a </w:t>
      </w:r>
      <w:r w:rsidRPr="0041138D">
        <w:rPr>
          <w:szCs w:val="20"/>
        </w:rPr>
        <w:t xml:space="preserve">webhook; APIM validates the signature and </w:t>
      </w:r>
      <w:r w:rsidR="004B0714">
        <w:rPr>
          <w:szCs w:val="20"/>
        </w:rPr>
        <w:t>publishes</w:t>
      </w:r>
      <w:r w:rsidRPr="0041138D">
        <w:rPr>
          <w:szCs w:val="20"/>
        </w:rPr>
        <w:t xml:space="preserve"> the event on Service Bus.</w:t>
      </w:r>
    </w:p>
    <w:p w14:paraId="465A19B9" w14:textId="5D84468C" w:rsidR="0041138D" w:rsidRPr="00FE4F0E" w:rsidRDefault="0041138D" w:rsidP="0041138D">
      <w:pPr>
        <w:pStyle w:val="Heading3"/>
        <w:rPr>
          <w:rFonts w:cs="Times New Roman"/>
          <w:bCs/>
          <w:color w:val="132040" w:themeColor="accent1" w:themeShade="BF"/>
          <w:sz w:val="24"/>
          <w:szCs w:val="26"/>
        </w:rPr>
      </w:pPr>
      <w:bookmarkStart w:id="207" w:name="_Toc239852313"/>
      <w:bookmarkStart w:id="208" w:name="_Toc239980619"/>
      <w:r w:rsidRPr="00FE4F0E">
        <w:rPr>
          <w:rFonts w:cs="Times New Roman"/>
          <w:bCs/>
          <w:color w:val="132040" w:themeColor="accent1" w:themeShade="BF"/>
          <w:sz w:val="24"/>
          <w:szCs w:val="26"/>
        </w:rPr>
        <w:t>Outbound webhook / notification (SFINT13)</w:t>
      </w:r>
      <w:bookmarkEnd w:id="207"/>
      <w:bookmarkEnd w:id="208"/>
    </w:p>
    <w:p w14:paraId="0999A6A0" w14:textId="77777777" w:rsidR="0041138D" w:rsidRDefault="0041138D" w:rsidP="0041138D">
      <w:pPr>
        <w:spacing w:before="10" w:after="90"/>
        <w:rPr>
          <w:i/>
          <w:color w:val="5A6470"/>
          <w:szCs w:val="20"/>
        </w:rPr>
      </w:pPr>
      <w:r w:rsidRPr="0041138D">
        <w:rPr>
          <w:i/>
          <w:color w:val="5A6470"/>
          <w:szCs w:val="20"/>
        </w:rPr>
        <w:t>Push events out to subscribers instead of making them poll.</w:t>
      </w:r>
    </w:p>
    <w:p w14:paraId="14FE5567" w14:textId="77777777" w:rsidR="00DE0875" w:rsidRPr="0041138D" w:rsidRDefault="00DE0875" w:rsidP="0041138D">
      <w:pPr>
        <w:spacing w:before="10" w:after="90"/>
        <w:rPr>
          <w:szCs w:val="20"/>
        </w:rPr>
      </w:pPr>
    </w:p>
    <w:p w14:paraId="669A087D" w14:textId="77777777" w:rsidR="0041138D" w:rsidRPr="0041138D" w:rsidRDefault="0041138D" w:rsidP="0041138D">
      <w:pPr>
        <w:spacing w:before="90" w:after="130"/>
        <w:jc w:val="center"/>
        <w:rPr>
          <w:szCs w:val="20"/>
        </w:rPr>
      </w:pPr>
      <w:r w:rsidRPr="0041138D">
        <w:rPr>
          <w:noProof/>
          <w:szCs w:val="20"/>
        </w:rPr>
        <w:drawing>
          <wp:inline distT="0" distB="0" distL="0" distR="0" wp14:anchorId="5E27C043" wp14:editId="3607BF14">
            <wp:extent cx="5731510" cy="987841"/>
            <wp:effectExtent l="0" t="0" r="2540" b="3175"/>
            <wp:docPr id="970871689" name="Picture 970871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731510" cy="987841"/>
                    </a:xfrm>
                    <a:prstGeom prst="rect">
                      <a:avLst/>
                    </a:prstGeom>
                    <a:noFill/>
                  </pic:spPr>
                </pic:pic>
              </a:graphicData>
            </a:graphic>
          </wp:inline>
        </w:drawing>
      </w:r>
    </w:p>
    <w:p w14:paraId="3E447E60" w14:textId="77777777" w:rsidR="0041138D" w:rsidRPr="0041138D" w:rsidRDefault="0041138D" w:rsidP="0041138D">
      <w:pPr>
        <w:spacing w:before="40" w:after="110"/>
        <w:ind w:left="360"/>
        <w:rPr>
          <w:szCs w:val="20"/>
        </w:rPr>
      </w:pPr>
      <w:r w:rsidRPr="0041138D">
        <w:rPr>
          <w:b/>
          <w:color w:val="1F3864"/>
          <w:szCs w:val="20"/>
        </w:rPr>
        <w:t xml:space="preserve">Problem. </w:t>
      </w:r>
      <w:r w:rsidRPr="0041138D">
        <w:rPr>
          <w:szCs w:val="20"/>
        </w:rPr>
        <w:t>An external consumer requires timely notification of a business or system event without repeatedly polling for status or changes.</w:t>
      </w:r>
    </w:p>
    <w:p w14:paraId="64B0EFFB" w14:textId="27F532BF" w:rsidR="0041138D" w:rsidRPr="0041138D" w:rsidRDefault="0041138D" w:rsidP="0041138D">
      <w:pPr>
        <w:spacing w:before="40" w:after="110"/>
        <w:ind w:left="360"/>
        <w:rPr>
          <w:szCs w:val="20"/>
        </w:rPr>
      </w:pPr>
      <w:r w:rsidRPr="0041138D">
        <w:rPr>
          <w:b/>
          <w:color w:val="1F3864"/>
          <w:szCs w:val="20"/>
        </w:rPr>
        <w:t>Solution.</w:t>
      </w:r>
      <w:r w:rsidRPr="006F5C8D">
        <w:rPr>
          <w:szCs w:val="20"/>
        </w:rPr>
        <w:t xml:space="preserve"> </w:t>
      </w:r>
      <w:r w:rsidR="006F5C8D" w:rsidRPr="006F5C8D">
        <w:rPr>
          <w:szCs w:val="20"/>
        </w:rPr>
        <w:t>When the event occurs, dispatch the notification through an Event Grid subscription or a Logic App using an appropriate delivery channel, such as a webhook, email or Teams notification</w:t>
      </w:r>
      <w:r w:rsidR="006F5C8D">
        <w:rPr>
          <w:szCs w:val="20"/>
        </w:rPr>
        <w:t>.</w:t>
      </w:r>
      <w:r w:rsidRPr="0041138D">
        <w:rPr>
          <w:szCs w:val="20"/>
        </w:rPr>
        <w:t xml:space="preserve"> Subscribers are configured, not coded into the publisher.</w:t>
      </w:r>
    </w:p>
    <w:p w14:paraId="72F3587B" w14:textId="710F5B9A" w:rsidR="0041138D" w:rsidRPr="0041138D" w:rsidRDefault="0041138D" w:rsidP="0041138D">
      <w:pPr>
        <w:spacing w:before="40" w:after="110"/>
        <w:ind w:left="360"/>
        <w:rPr>
          <w:szCs w:val="20"/>
        </w:rPr>
      </w:pPr>
      <w:r w:rsidRPr="0041138D">
        <w:rPr>
          <w:b/>
          <w:color w:val="1F3864"/>
          <w:szCs w:val="20"/>
        </w:rPr>
        <w:t xml:space="preserve">Use it when. </w:t>
      </w:r>
      <w:r w:rsidR="00B24463" w:rsidRPr="00B24463">
        <w:rPr>
          <w:szCs w:val="20"/>
        </w:rPr>
        <w:t>Use this pattern when subscribers require notifications to be pushed automatically when a defined event occurs</w:t>
      </w:r>
      <w:r w:rsidR="00B24463">
        <w:rPr>
          <w:szCs w:val="20"/>
        </w:rPr>
        <w:t>.</w:t>
      </w:r>
    </w:p>
    <w:p w14:paraId="7C9660E3" w14:textId="77777777" w:rsidR="0041138D" w:rsidRPr="0041138D" w:rsidRDefault="0041138D" w:rsidP="0041138D">
      <w:pPr>
        <w:spacing w:before="40" w:after="110"/>
        <w:ind w:left="360"/>
        <w:rPr>
          <w:szCs w:val="20"/>
        </w:rPr>
      </w:pPr>
      <w:r w:rsidRPr="0041138D">
        <w:rPr>
          <w:b/>
          <w:color w:val="1F3864"/>
          <w:szCs w:val="20"/>
        </w:rPr>
        <w:t xml:space="preserve">Avoid it when. </w:t>
      </w:r>
      <w:r w:rsidRPr="0041138D">
        <w:rPr>
          <w:szCs w:val="20"/>
        </w:rPr>
        <w:t>Subscribers should really pull current state through an API.</w:t>
      </w:r>
    </w:p>
    <w:p w14:paraId="029E505B" w14:textId="77777777" w:rsidR="00EA0C2C" w:rsidRPr="00EA0C2C" w:rsidRDefault="0041138D" w:rsidP="00EA0C2C">
      <w:pPr>
        <w:spacing w:before="40" w:after="110"/>
        <w:ind w:left="360"/>
        <w:rPr>
          <w:szCs w:val="20"/>
        </w:rPr>
      </w:pPr>
      <w:r w:rsidRPr="0041138D">
        <w:rPr>
          <w:b/>
          <w:color w:val="1F3864"/>
          <w:szCs w:val="20"/>
        </w:rPr>
        <w:t xml:space="preserve">Risks and considerations. </w:t>
      </w:r>
      <w:r w:rsidRPr="0041138D">
        <w:rPr>
          <w:szCs w:val="20"/>
        </w:rPr>
        <w:t xml:space="preserve">Subscriber availability can impact delivery success and increase retry activity. Appropriate retry, backoff and dead-letter handling should be implemented. </w:t>
      </w:r>
    </w:p>
    <w:p w14:paraId="300FEE8F" w14:textId="184B6824" w:rsidR="0041138D" w:rsidRPr="0041138D" w:rsidRDefault="00EA0C2C" w:rsidP="0041138D">
      <w:pPr>
        <w:spacing w:before="40" w:after="110"/>
        <w:ind w:left="360"/>
        <w:rPr>
          <w:szCs w:val="20"/>
        </w:rPr>
      </w:pPr>
      <w:r w:rsidRPr="00EA0C2C">
        <w:rPr>
          <w:szCs w:val="20"/>
        </w:rPr>
        <w:t xml:space="preserve">Authentication material must be stored in and referenced from </w:t>
      </w:r>
      <w:r w:rsidR="004E2DFF" w:rsidRPr="004E2DFF">
        <w:rPr>
          <w:szCs w:val="20"/>
        </w:rPr>
        <w:t>Approved secret, key, and certificate management services</w:t>
      </w:r>
      <w:r w:rsidRPr="00EA0C2C">
        <w:rPr>
          <w:szCs w:val="20"/>
        </w:rPr>
        <w:t>. Payloads should be signed where supported, and circuit-breaker controls should protect the integration from persistently unavailable or unreliable subscriber endpoints.</w:t>
      </w:r>
    </w:p>
    <w:p w14:paraId="6E3FB4CB" w14:textId="553DB389" w:rsidR="0041138D" w:rsidRPr="0041138D" w:rsidRDefault="0041138D" w:rsidP="0041138D">
      <w:pPr>
        <w:spacing w:before="40" w:after="110"/>
        <w:ind w:left="360"/>
        <w:rPr>
          <w:szCs w:val="20"/>
        </w:rPr>
      </w:pPr>
      <w:r w:rsidRPr="0041138D">
        <w:rPr>
          <w:b/>
          <w:color w:val="1F3864"/>
          <w:szCs w:val="20"/>
        </w:rPr>
        <w:t xml:space="preserve">Security boundary. </w:t>
      </w:r>
      <w:r w:rsidR="0013217A" w:rsidRPr="0013217A">
        <w:rPr>
          <w:szCs w:val="20"/>
        </w:rPr>
        <w:t>Event Grid or the Logic App runs within a private workload spoke. Traffic to an external subscriber must leave through the controlled egress path rather than through default internet routing.</w:t>
      </w:r>
      <w:r w:rsidRPr="0041138D">
        <w:rPr>
          <w:szCs w:val="20"/>
        </w:rPr>
        <w:t xml:space="preserve"> Within Azure: managed identity, partner secrets held in </w:t>
      </w:r>
      <w:r w:rsidR="004E2DFF" w:rsidRPr="004E2DFF">
        <w:rPr>
          <w:szCs w:val="20"/>
        </w:rPr>
        <w:t>Approved secret, key, and certificate management services</w:t>
      </w:r>
      <w:r w:rsidRPr="0041138D">
        <w:rPr>
          <w:szCs w:val="20"/>
        </w:rPr>
        <w:t xml:space="preserve">and referenced, TLS. Outside Azure: TLS to the subscriber, payload signing where supported, partner endpoints allow-listed, and secrets rotated/revoked </w:t>
      </w:r>
      <w:r w:rsidR="004E2DFF" w:rsidRPr="004E2DFF">
        <w:rPr>
          <w:szCs w:val="20"/>
        </w:rPr>
        <w:t>Approved secret, key, and certificate management services</w:t>
      </w:r>
      <w:r w:rsidR="004E2DFF">
        <w:rPr>
          <w:szCs w:val="20"/>
        </w:rPr>
        <w:t>.</w:t>
      </w:r>
    </w:p>
    <w:p w14:paraId="1D07CF94" w14:textId="77777777" w:rsidR="0041138D" w:rsidRPr="0041138D" w:rsidRDefault="0041138D" w:rsidP="0041138D">
      <w:pPr>
        <w:spacing w:before="40" w:after="110"/>
        <w:ind w:left="360"/>
        <w:rPr>
          <w:szCs w:val="20"/>
        </w:rPr>
      </w:pPr>
      <w:r w:rsidRPr="0041138D">
        <w:rPr>
          <w:b/>
          <w:color w:val="1F3864"/>
          <w:szCs w:val="20"/>
        </w:rPr>
        <w:t xml:space="preserve">Common pitfall. </w:t>
      </w:r>
      <w:r w:rsidRPr="0041138D">
        <w:rPr>
          <w:szCs w:val="20"/>
        </w:rPr>
        <w:t>Polling to simulate push; bespoke per-subscriber dispatch code instead of subscriptions.</w:t>
      </w:r>
    </w:p>
    <w:p w14:paraId="4FB30FBF" w14:textId="77777777" w:rsidR="0041138D" w:rsidRDefault="0041138D" w:rsidP="0041138D">
      <w:pPr>
        <w:spacing w:before="40" w:after="110"/>
        <w:ind w:left="360"/>
        <w:rPr>
          <w:szCs w:val="20"/>
        </w:rPr>
      </w:pPr>
      <w:r w:rsidRPr="0041138D">
        <w:rPr>
          <w:b/>
          <w:color w:val="1F3864"/>
          <w:szCs w:val="20"/>
        </w:rPr>
        <w:t xml:space="preserve">In practice. </w:t>
      </w:r>
      <w:r w:rsidRPr="0041138D">
        <w:rPr>
          <w:szCs w:val="20"/>
        </w:rPr>
        <w:t>The broker's system is notified automatically when a claim status changes.</w:t>
      </w:r>
    </w:p>
    <w:p w14:paraId="236FE7F5" w14:textId="36934F5D" w:rsidR="0041138D" w:rsidRPr="00FE4F0E" w:rsidRDefault="0041138D" w:rsidP="0041138D">
      <w:pPr>
        <w:pStyle w:val="Heading3"/>
        <w:rPr>
          <w:rFonts w:cs="Times New Roman"/>
          <w:bCs/>
          <w:color w:val="132040" w:themeColor="accent1" w:themeShade="BF"/>
          <w:sz w:val="24"/>
          <w:szCs w:val="26"/>
        </w:rPr>
      </w:pPr>
      <w:bookmarkStart w:id="209" w:name="_Toc239852314"/>
      <w:bookmarkStart w:id="210" w:name="_Toc239980620"/>
      <w:r w:rsidRPr="00FE4F0E">
        <w:rPr>
          <w:rFonts w:cs="Times New Roman"/>
          <w:bCs/>
          <w:color w:val="132040" w:themeColor="accent1" w:themeShade="BF"/>
          <w:sz w:val="24"/>
          <w:szCs w:val="26"/>
        </w:rPr>
        <w:t>Stream / telemetry ingestion (SFINT14)</w:t>
      </w:r>
      <w:bookmarkEnd w:id="209"/>
      <w:bookmarkEnd w:id="210"/>
    </w:p>
    <w:p w14:paraId="1722661E" w14:textId="77777777" w:rsidR="0041138D" w:rsidRPr="0041138D" w:rsidRDefault="0041138D" w:rsidP="0041138D">
      <w:pPr>
        <w:spacing w:before="10" w:after="90"/>
        <w:rPr>
          <w:szCs w:val="20"/>
        </w:rPr>
      </w:pPr>
      <w:r w:rsidRPr="0041138D">
        <w:rPr>
          <w:i/>
          <w:color w:val="5A6470"/>
          <w:szCs w:val="20"/>
        </w:rPr>
        <w:t>Ingest high-volume continuous data and hand it to processors or the data platform.</w:t>
      </w:r>
    </w:p>
    <w:p w14:paraId="1DB444A6" w14:textId="77777777" w:rsidR="0041138D" w:rsidRPr="0041138D" w:rsidRDefault="0041138D" w:rsidP="0041138D">
      <w:pPr>
        <w:spacing w:before="90" w:after="130"/>
        <w:jc w:val="center"/>
        <w:rPr>
          <w:szCs w:val="20"/>
        </w:rPr>
      </w:pPr>
      <w:r w:rsidRPr="0041138D">
        <w:rPr>
          <w:noProof/>
          <w:szCs w:val="20"/>
        </w:rPr>
        <w:drawing>
          <wp:inline distT="0" distB="0" distL="0" distR="0" wp14:anchorId="623A3BF4" wp14:editId="6F1AE9BD">
            <wp:extent cx="5731510" cy="987841"/>
            <wp:effectExtent l="0" t="0" r="2540" b="3175"/>
            <wp:docPr id="31" name="Picture 1838931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838931171"/>
                    <pic:cNvPicPr>
                      <a:picLocks noChangeAspect="1" noChangeArrowheads="1"/>
                    </pic:cNvPicPr>
                  </pic:nvPicPr>
                  <pic:blipFill>
                    <a:blip r:embed="rId35"/>
                    <a:stretch>
                      <a:fillRect/>
                    </a:stretch>
                  </pic:blipFill>
                  <pic:spPr bwMode="auto">
                    <a:xfrm>
                      <a:off x="0" y="0"/>
                      <a:ext cx="5731510" cy="987841"/>
                    </a:xfrm>
                    <a:prstGeom prst="rect">
                      <a:avLst/>
                    </a:prstGeom>
                  </pic:spPr>
                </pic:pic>
              </a:graphicData>
            </a:graphic>
          </wp:inline>
        </w:drawing>
      </w:r>
    </w:p>
    <w:p w14:paraId="27BA4D2D" w14:textId="77777777" w:rsidR="0041138D" w:rsidRPr="0041138D" w:rsidRDefault="0041138D" w:rsidP="0041138D">
      <w:pPr>
        <w:spacing w:before="90" w:after="130"/>
        <w:jc w:val="center"/>
        <w:rPr>
          <w:szCs w:val="20"/>
        </w:rPr>
      </w:pPr>
    </w:p>
    <w:p w14:paraId="312F8C05" w14:textId="77777777" w:rsidR="0041138D" w:rsidRPr="0041138D" w:rsidRDefault="0041138D" w:rsidP="0041138D">
      <w:pPr>
        <w:spacing w:before="40" w:after="110"/>
        <w:ind w:left="360"/>
        <w:rPr>
          <w:szCs w:val="20"/>
        </w:rPr>
      </w:pPr>
      <w:r w:rsidRPr="0041138D">
        <w:rPr>
          <w:b/>
          <w:color w:val="1F3864"/>
          <w:szCs w:val="20"/>
        </w:rPr>
        <w:t xml:space="preserve">Problem. </w:t>
      </w:r>
      <w:r w:rsidRPr="0041138D">
        <w:rPr>
          <w:szCs w:val="20"/>
        </w:rPr>
        <w:t>A high-frequency feed produces far more events than a business-messaging queue is designed for, and it needs partitioned, ordered processing.</w:t>
      </w:r>
    </w:p>
    <w:p w14:paraId="081B5909" w14:textId="77777777" w:rsidR="0041138D" w:rsidRPr="0041138D" w:rsidRDefault="0041138D" w:rsidP="0041138D">
      <w:pPr>
        <w:spacing w:before="40" w:after="110"/>
        <w:ind w:left="360"/>
        <w:rPr>
          <w:szCs w:val="20"/>
        </w:rPr>
      </w:pPr>
      <w:r w:rsidRPr="0041138D">
        <w:rPr>
          <w:b/>
          <w:color w:val="1F3864"/>
          <w:szCs w:val="20"/>
        </w:rPr>
        <w:t xml:space="preserve">Solution. </w:t>
      </w:r>
      <w:r w:rsidRPr="0041138D">
        <w:rPr>
          <w:szCs w:val="20"/>
        </w:rPr>
        <w:t>Ingest into Event Hubs, partitioned for throughput; process with Functions; and typically capture or offload to Data Platform for analytics. Event Hubs is designed for high-volume event ingestion and streaming; Service Bus is not.</w:t>
      </w:r>
    </w:p>
    <w:p w14:paraId="1C33711C" w14:textId="77777777" w:rsidR="0041138D" w:rsidRPr="0041138D" w:rsidRDefault="0041138D" w:rsidP="0041138D">
      <w:pPr>
        <w:spacing w:before="40" w:after="110"/>
        <w:ind w:left="360"/>
        <w:rPr>
          <w:szCs w:val="20"/>
        </w:rPr>
      </w:pPr>
      <w:r w:rsidRPr="0041138D">
        <w:rPr>
          <w:b/>
          <w:color w:val="1F3864"/>
          <w:szCs w:val="20"/>
        </w:rPr>
        <w:t xml:space="preserve">Use it when. </w:t>
      </w:r>
      <w:r w:rsidRPr="0041138D">
        <w:rPr>
          <w:szCs w:val="20"/>
        </w:rPr>
        <w:t>Sustained high event rates need partitioned stream processing.</w:t>
      </w:r>
    </w:p>
    <w:p w14:paraId="7C86F38B" w14:textId="77777777" w:rsidR="0041138D" w:rsidRPr="0041138D" w:rsidRDefault="0041138D" w:rsidP="0041138D">
      <w:pPr>
        <w:spacing w:before="40" w:after="110"/>
        <w:ind w:left="360"/>
        <w:rPr>
          <w:szCs w:val="20"/>
        </w:rPr>
      </w:pPr>
      <w:r w:rsidRPr="0041138D">
        <w:rPr>
          <w:b/>
          <w:color w:val="1F3864"/>
          <w:szCs w:val="20"/>
        </w:rPr>
        <w:t xml:space="preserve">Avoid it when. </w:t>
      </w:r>
      <w:r w:rsidRPr="0041138D">
        <w:rPr>
          <w:szCs w:val="20"/>
        </w:rPr>
        <w:t>These are transactional business commands needing per-message dead-lettering and sessions (Service Bus), or low-volume discrete notifications (Event Grid).</w:t>
      </w:r>
    </w:p>
    <w:p w14:paraId="603A1A6C" w14:textId="77777777" w:rsidR="0041138D" w:rsidRPr="0041138D" w:rsidRDefault="0041138D" w:rsidP="0041138D">
      <w:pPr>
        <w:spacing w:before="40" w:after="110"/>
        <w:ind w:left="360"/>
        <w:rPr>
          <w:szCs w:val="20"/>
        </w:rPr>
      </w:pPr>
      <w:r w:rsidRPr="0041138D">
        <w:rPr>
          <w:b/>
          <w:color w:val="1F3864"/>
          <w:szCs w:val="20"/>
        </w:rPr>
        <w:t xml:space="preserve">Risks and considerations. </w:t>
      </w:r>
      <w:r w:rsidRPr="0041138D">
        <w:rPr>
          <w:szCs w:val="20"/>
        </w:rPr>
        <w:t>Partitioning strategy should be planned against throughput and consumer parallelism requirements. Consumer lag, checkpoint management and processing latency should be monitored. Ordering guarantees apply only within an individual partition, and capacity requirements should be aligned to expected event volumes</w:t>
      </w:r>
    </w:p>
    <w:p w14:paraId="3014960D" w14:textId="77777777" w:rsidR="0041138D" w:rsidRPr="0041138D" w:rsidRDefault="0041138D" w:rsidP="0041138D">
      <w:pPr>
        <w:spacing w:before="40" w:after="110"/>
        <w:ind w:left="360"/>
        <w:rPr>
          <w:szCs w:val="20"/>
        </w:rPr>
      </w:pPr>
      <w:r w:rsidRPr="0041138D">
        <w:rPr>
          <w:b/>
          <w:color w:val="1F3864"/>
          <w:szCs w:val="20"/>
        </w:rPr>
        <w:t xml:space="preserve">Security boundary. </w:t>
      </w:r>
      <w:r w:rsidRPr="0041138D">
        <w:rPr>
          <w:szCs w:val="20"/>
        </w:rPr>
        <w:t>Event Hubs and its processors in spokes, capture to a firewalled storage account. Within Azure: Private Endpoint, managed identity, TLS, with capture storage under RBAC. Outside Azure: an external feed enters through the edge; internal streams cross no boundary.</w:t>
      </w:r>
    </w:p>
    <w:p w14:paraId="20CD2B05" w14:textId="77777777" w:rsidR="0041138D" w:rsidRPr="0041138D" w:rsidRDefault="0041138D" w:rsidP="0041138D">
      <w:pPr>
        <w:spacing w:before="40" w:after="110"/>
        <w:ind w:left="360"/>
        <w:rPr>
          <w:szCs w:val="20"/>
        </w:rPr>
      </w:pPr>
      <w:r w:rsidRPr="0041138D">
        <w:rPr>
          <w:b/>
          <w:color w:val="1F3864"/>
          <w:szCs w:val="20"/>
        </w:rPr>
        <w:t xml:space="preserve">Common pitfall. </w:t>
      </w:r>
      <w:r w:rsidRPr="0041138D">
        <w:rPr>
          <w:szCs w:val="20"/>
        </w:rPr>
        <w:t>Usage of Service Bus for high volumes, Event Hubs for transactional commands; or designing synchronous consumers on a stream.</w:t>
      </w:r>
    </w:p>
    <w:p w14:paraId="346BEFEA" w14:textId="094BC0D5" w:rsidR="0041138D" w:rsidRDefault="0041138D" w:rsidP="00BB7DA4">
      <w:pPr>
        <w:spacing w:before="40" w:after="110"/>
        <w:ind w:left="360"/>
        <w:rPr>
          <w:szCs w:val="20"/>
        </w:rPr>
      </w:pPr>
      <w:r w:rsidRPr="0041138D">
        <w:rPr>
          <w:b/>
          <w:color w:val="1F3864"/>
          <w:szCs w:val="20"/>
        </w:rPr>
        <w:t xml:space="preserve">In practice. </w:t>
      </w:r>
      <w:r w:rsidRPr="0041138D">
        <w:rPr>
          <w:szCs w:val="20"/>
        </w:rPr>
        <w:t>A high-frequency exposure feed is ingested, processed near-real-time and offloaded to the data platform.</w:t>
      </w:r>
    </w:p>
    <w:p w14:paraId="1463F9F9" w14:textId="77777777" w:rsidR="00BB7DA4" w:rsidRDefault="00BB7DA4" w:rsidP="00BB7DA4">
      <w:pPr>
        <w:spacing w:before="40" w:after="110"/>
        <w:ind w:left="360"/>
        <w:rPr>
          <w:szCs w:val="20"/>
        </w:rPr>
      </w:pPr>
    </w:p>
    <w:p w14:paraId="215A55D0" w14:textId="0AD0639B" w:rsidR="00DD241A" w:rsidRDefault="0041138D" w:rsidP="001155FB">
      <w:pPr>
        <w:pStyle w:val="Heading2"/>
        <w:rPr>
          <w:bCs w:val="0"/>
        </w:rPr>
      </w:pPr>
      <w:bookmarkStart w:id="211" w:name="_Toc239852315"/>
      <w:bookmarkStart w:id="212" w:name="_Toc239980621"/>
      <w:bookmarkStart w:id="213" w:name="_Toc240366848"/>
      <w:r w:rsidRPr="00A51282">
        <w:rPr>
          <w:bCs w:val="0"/>
        </w:rPr>
        <w:t>Orchestration Patterns</w:t>
      </w:r>
      <w:bookmarkEnd w:id="211"/>
      <w:bookmarkEnd w:id="212"/>
      <w:bookmarkEnd w:id="213"/>
    </w:p>
    <w:p w14:paraId="59DBDA33" w14:textId="77777777" w:rsidR="00A81204" w:rsidRPr="00A81204" w:rsidRDefault="00A81204" w:rsidP="008F030B"/>
    <w:p w14:paraId="53A219AC" w14:textId="77777777" w:rsidR="005D79E9" w:rsidRDefault="005D79E9" w:rsidP="005D79E9">
      <w:pPr>
        <w:pStyle w:val="Heading3"/>
        <w:rPr>
          <w:rFonts w:cs="Times New Roman"/>
          <w:bCs/>
          <w:color w:val="132040" w:themeColor="accent1" w:themeShade="BF"/>
          <w:sz w:val="24"/>
          <w:szCs w:val="26"/>
        </w:rPr>
      </w:pPr>
      <w:r>
        <w:rPr>
          <w:rFonts w:cs="Times New Roman"/>
          <w:bCs/>
          <w:color w:val="132040" w:themeColor="accent1" w:themeShade="BF"/>
          <w:sz w:val="24"/>
          <w:szCs w:val="26"/>
        </w:rPr>
        <w:t>Choosing between Logic Apps and Durable Functions</w:t>
      </w:r>
    </w:p>
    <w:p w14:paraId="36D00A66" w14:textId="374561DB" w:rsidR="005D79E9" w:rsidRDefault="005D79E9" w:rsidP="005D79E9">
      <w:pPr>
        <w:spacing w:before="40" w:after="110"/>
        <w:rPr>
          <w:szCs w:val="20"/>
        </w:rPr>
      </w:pPr>
      <w:r>
        <w:rPr>
          <w:b/>
          <w:color w:val="1F3864"/>
          <w:szCs w:val="20"/>
        </w:rPr>
        <w:t xml:space="preserve">Default. </w:t>
      </w:r>
      <w:r w:rsidRPr="007C4AA2">
        <w:rPr>
          <w:szCs w:val="20"/>
          <w:lang w:val="en-IN"/>
        </w:rPr>
        <w:t>Logic Apps Standard is the default orchestration platform for the Systems Integration Framework and requires no exception. It is used for integration-centric workflows, connector-based automation, long-running processes, approvals and any workflow that can be delivered using platform-managed orchestration capabilities. The orchestrator owns workflow state, process progression, retries and compensation logic.</w:t>
      </w:r>
    </w:p>
    <w:p w14:paraId="377DFEC1" w14:textId="25E5CDE4" w:rsidR="005D79E9" w:rsidRPr="007C4AA2" w:rsidRDefault="005D79E9" w:rsidP="005D79E9">
      <w:pPr>
        <w:spacing w:before="40" w:after="110"/>
        <w:rPr>
          <w:szCs w:val="20"/>
          <w:lang w:val="en-IN"/>
        </w:rPr>
      </w:pPr>
      <w:r>
        <w:rPr>
          <w:b/>
          <w:color w:val="1F3864"/>
          <w:szCs w:val="20"/>
        </w:rPr>
        <w:t xml:space="preserve">When Durable Functions is permitted. </w:t>
      </w:r>
      <w:r w:rsidRPr="007C4AA2">
        <w:rPr>
          <w:szCs w:val="20"/>
          <w:lang w:val="en-IN"/>
        </w:rPr>
        <w:t>Azure Durable Functions may be used only where the orchestration is genuinely code-centric and cannot reasonably be delivered using Logic Apps Standard without introducing excessive complexity, performance limitations or maintainability concerns. Typical examples include dynamic fan-out/fan-in processing, custom aggregation of parallel results, highly dynamic execution paths or high-throughput coordination scenarios. Durable Functions must be implemented as an explicit, named orchestrator with checkpointed state and observable execution history. Plain Azure Functions chained together to coordinate process steps are not permitted.</w:t>
      </w:r>
    </w:p>
    <w:p w14:paraId="426ADFB4" w14:textId="22244E5E" w:rsidR="005D79E9" w:rsidRPr="007C4AA2" w:rsidRDefault="005D79E9" w:rsidP="005D79E9">
      <w:pPr>
        <w:spacing w:before="40" w:after="110"/>
        <w:rPr>
          <w:szCs w:val="20"/>
          <w:lang w:val="en-IN"/>
        </w:rPr>
      </w:pPr>
      <w:r>
        <w:rPr>
          <w:b/>
          <w:color w:val="1F3864"/>
          <w:szCs w:val="20"/>
        </w:rPr>
        <w:t xml:space="preserve">Governance threshold. </w:t>
      </w:r>
      <w:r w:rsidRPr="007C4AA2">
        <w:rPr>
          <w:szCs w:val="20"/>
          <w:lang w:val="en-IN"/>
        </w:rPr>
        <w:t>Logic Apps Standard is the default and requires no approval. Selecting Azure Durable Functions is an architecture exception requiring documented justification and TDA approval prior to implementation. Plain Azure Functions performing workflow coordination are prohibited.</w:t>
      </w:r>
    </w:p>
    <w:p w14:paraId="50C45796" w14:textId="0C4D3F44" w:rsidR="005D79E9" w:rsidRPr="007C4AA2" w:rsidRDefault="005D79E9" w:rsidP="005D79E9">
      <w:pPr>
        <w:spacing w:before="40" w:after="110"/>
        <w:rPr>
          <w:szCs w:val="20"/>
          <w:lang w:val="en-IN"/>
        </w:rPr>
      </w:pPr>
      <w:r>
        <w:rPr>
          <w:b/>
          <w:color w:val="1F3864"/>
          <w:szCs w:val="20"/>
        </w:rPr>
        <w:t xml:space="preserve">Decision evidence. </w:t>
      </w:r>
      <w:r w:rsidRPr="007C4AA2">
        <w:rPr>
          <w:szCs w:val="20"/>
          <w:lang w:val="en-IN"/>
        </w:rPr>
        <w:t>Approval must be supported by an architecture decision record describing the orchestration requirements, the specific limitation of Logic Apps Standard, the approach to observability and recovery, and the accountable service owner. The decision must be linked to the service catalogue entry and recorded through the appropriate TDA gate.</w:t>
      </w:r>
    </w:p>
    <w:p w14:paraId="7D5A1B15" w14:textId="1045FC93" w:rsidR="005D79E9" w:rsidRPr="007C4AA2" w:rsidRDefault="005D79E9" w:rsidP="005D79E9">
      <w:pPr>
        <w:spacing w:before="40" w:after="110"/>
        <w:rPr>
          <w:szCs w:val="20"/>
          <w:lang w:val="en-IN"/>
        </w:rPr>
      </w:pPr>
      <w:r>
        <w:rPr>
          <w:b/>
          <w:color w:val="1F3864"/>
          <w:szCs w:val="20"/>
        </w:rPr>
        <w:t xml:space="preserve">Reconciliation with the platform guidance. </w:t>
      </w:r>
      <w:r w:rsidRPr="007C4AA2">
        <w:rPr>
          <w:szCs w:val="20"/>
          <w:lang w:val="en-IN"/>
        </w:rPr>
        <w:t>This approach maintains the principle that Azure Functions are not the default orchestration engine. The prohibition applies to plain Azure Functions coordinating workflow logic. Azure Durable Functions remain a permitted orchestration technology when explicitly declared, governed and approved through the framework's orchestration governance process.</w:t>
      </w:r>
    </w:p>
    <w:p w14:paraId="78FABB92" w14:textId="77777777" w:rsidR="00A81204" w:rsidRPr="00363CBA" w:rsidRDefault="00A81204" w:rsidP="00363CBA"/>
    <w:p w14:paraId="40244F48" w14:textId="4905C530" w:rsidR="0041138D" w:rsidRPr="00FE4F0E" w:rsidRDefault="0041138D" w:rsidP="0041138D">
      <w:pPr>
        <w:pStyle w:val="Heading3"/>
        <w:rPr>
          <w:rFonts w:cs="Times New Roman"/>
          <w:bCs/>
          <w:color w:val="132040" w:themeColor="accent1" w:themeShade="BF"/>
          <w:sz w:val="24"/>
          <w:szCs w:val="26"/>
        </w:rPr>
      </w:pPr>
      <w:bookmarkStart w:id="214" w:name="_Toc239852316"/>
      <w:bookmarkStart w:id="215" w:name="_Toc239980622"/>
      <w:r w:rsidRPr="00FE4F0E">
        <w:rPr>
          <w:rFonts w:cs="Times New Roman"/>
          <w:bCs/>
          <w:color w:val="132040" w:themeColor="accent1" w:themeShade="BF"/>
          <w:sz w:val="24"/>
          <w:szCs w:val="26"/>
        </w:rPr>
        <w:t>Stateful process orchestration (SFINT15)</w:t>
      </w:r>
      <w:bookmarkEnd w:id="214"/>
      <w:bookmarkEnd w:id="215"/>
    </w:p>
    <w:p w14:paraId="40675398" w14:textId="27E2074A" w:rsidR="00DE0875" w:rsidRPr="0041138D" w:rsidRDefault="0041138D" w:rsidP="0041138D">
      <w:pPr>
        <w:spacing w:before="10" w:after="90"/>
        <w:rPr>
          <w:szCs w:val="20"/>
        </w:rPr>
      </w:pPr>
      <w:r w:rsidRPr="0041138D">
        <w:rPr>
          <w:i/>
          <w:color w:val="5A6470"/>
          <w:szCs w:val="20"/>
        </w:rPr>
        <w:t>Coordinate a multi-step, multi-system business process with state, retries and visibility.</w:t>
      </w:r>
    </w:p>
    <w:p w14:paraId="115A401B" w14:textId="77777777" w:rsidR="0041138D" w:rsidRPr="0041138D" w:rsidRDefault="0041138D" w:rsidP="0041138D">
      <w:pPr>
        <w:spacing w:before="90" w:after="130"/>
        <w:jc w:val="center"/>
        <w:rPr>
          <w:szCs w:val="20"/>
        </w:rPr>
      </w:pPr>
      <w:r w:rsidRPr="0041138D">
        <w:rPr>
          <w:noProof/>
          <w:szCs w:val="20"/>
        </w:rPr>
        <w:drawing>
          <wp:inline distT="0" distB="0" distL="0" distR="0" wp14:anchorId="7685D94A" wp14:editId="07EDDFCD">
            <wp:extent cx="5731510" cy="2169949"/>
            <wp:effectExtent l="0" t="0" r="2540" b="1905"/>
            <wp:docPr id="1611121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121706" name="Picture 1611121706"/>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31510" cy="2169949"/>
                    </a:xfrm>
                    <a:prstGeom prst="rect">
                      <a:avLst/>
                    </a:prstGeom>
                  </pic:spPr>
                </pic:pic>
              </a:graphicData>
            </a:graphic>
          </wp:inline>
        </w:drawing>
      </w:r>
    </w:p>
    <w:p w14:paraId="4E59F8D7" w14:textId="77777777" w:rsidR="0041138D" w:rsidRPr="0041138D" w:rsidRDefault="0041138D" w:rsidP="0041138D">
      <w:pPr>
        <w:spacing w:before="40" w:after="110"/>
        <w:ind w:left="360"/>
        <w:rPr>
          <w:szCs w:val="20"/>
        </w:rPr>
      </w:pPr>
      <w:r w:rsidRPr="0041138D">
        <w:rPr>
          <w:b/>
          <w:color w:val="1F3864"/>
          <w:szCs w:val="20"/>
        </w:rPr>
        <w:t xml:space="preserve">Problem. </w:t>
      </w:r>
      <w:r w:rsidRPr="0041138D">
        <w:rPr>
          <w:szCs w:val="20"/>
        </w:rPr>
        <w:t>A business process spans multiple systems, requires coordinated execution across several steps, and cannot be reliably owned or managed by a single application</w:t>
      </w:r>
    </w:p>
    <w:p w14:paraId="24C64F98" w14:textId="77777777" w:rsidR="0041138D" w:rsidRPr="0041138D" w:rsidRDefault="0041138D" w:rsidP="0041138D">
      <w:pPr>
        <w:spacing w:before="40" w:after="110"/>
        <w:ind w:left="360"/>
        <w:rPr>
          <w:szCs w:val="20"/>
        </w:rPr>
      </w:pPr>
      <w:r w:rsidRPr="0041138D">
        <w:rPr>
          <w:b/>
          <w:color w:val="1F3864"/>
          <w:szCs w:val="20"/>
        </w:rPr>
        <w:t xml:space="preserve">Solution. </w:t>
      </w:r>
      <w:r w:rsidRPr="0041138D">
        <w:rPr>
          <w:szCs w:val="20"/>
        </w:rPr>
        <w:t>The orchestration layer owns the process: it sequences the steps, calls capabilities through APIM, delegates computation to Functions, and hands asynchronous work to Service Bus. It maintains workflow state and execution history, making the process observable and recoverable. The implementation may use Logic Apps Standard or Azure Durable Functions, depending on the orchestration requirements. Use Logic Apps Standard for integration-centric workflows and connector-based automation; use Durable Functions for code-centric, stateful, or complex long-running orchestrations.</w:t>
      </w:r>
    </w:p>
    <w:p w14:paraId="66E84EA9" w14:textId="77777777" w:rsidR="0041138D" w:rsidRPr="0041138D" w:rsidRDefault="0041138D" w:rsidP="0041138D">
      <w:pPr>
        <w:spacing w:before="40" w:after="110"/>
        <w:ind w:left="360"/>
        <w:rPr>
          <w:szCs w:val="20"/>
        </w:rPr>
      </w:pPr>
      <w:r w:rsidRPr="0041138D">
        <w:rPr>
          <w:b/>
          <w:color w:val="1F3864"/>
          <w:szCs w:val="20"/>
        </w:rPr>
        <w:t xml:space="preserve">Use it when. </w:t>
      </w:r>
      <w:r w:rsidRPr="0041138D">
        <w:rPr>
          <w:szCs w:val="20"/>
        </w:rPr>
        <w:t>A business process crosses several systems and steps and needs state, retries and auditability over minutes, hours or days.</w:t>
      </w:r>
    </w:p>
    <w:p w14:paraId="791E9E6E" w14:textId="77777777" w:rsidR="0041138D" w:rsidRPr="0041138D" w:rsidRDefault="0041138D" w:rsidP="0041138D">
      <w:pPr>
        <w:spacing w:before="40" w:after="110"/>
        <w:ind w:left="360"/>
        <w:rPr>
          <w:szCs w:val="20"/>
        </w:rPr>
      </w:pPr>
      <w:r w:rsidRPr="0041138D">
        <w:rPr>
          <w:b/>
          <w:color w:val="1F3864"/>
          <w:szCs w:val="20"/>
        </w:rPr>
        <w:t xml:space="preserve">Avoid it when. </w:t>
      </w:r>
      <w:r w:rsidRPr="0041138D">
        <w:rPr>
          <w:szCs w:val="20"/>
        </w:rPr>
        <w:t>A single synchronous call suffices, or it is really just message buffering.</w:t>
      </w:r>
    </w:p>
    <w:p w14:paraId="26B0D786" w14:textId="77777777" w:rsidR="0041138D" w:rsidRPr="0041138D" w:rsidRDefault="0041138D" w:rsidP="0041138D">
      <w:pPr>
        <w:spacing w:before="40" w:after="110"/>
        <w:ind w:left="360"/>
        <w:rPr>
          <w:szCs w:val="20"/>
        </w:rPr>
      </w:pPr>
      <w:r w:rsidRPr="0041138D">
        <w:rPr>
          <w:b/>
          <w:color w:val="1F3864"/>
          <w:szCs w:val="20"/>
        </w:rPr>
        <w:t xml:space="preserve">Risks and considerations. </w:t>
      </w:r>
      <w:r w:rsidRPr="0041138D">
        <w:rPr>
          <w:szCs w:val="20"/>
        </w:rPr>
        <w:t>Workflow orchestration should remain focused on process coordination rather than business logic execution. Process steps should support restartability and idempotent execution. Orchestrations should be designed with appropriate retry, timeout, and compensation strategies, recognising that long-running state has an operational cost. Where workflows evolve over time, maintain a versioning strategy to support in-flight executions without disruption.</w:t>
      </w:r>
    </w:p>
    <w:p w14:paraId="31F94540" w14:textId="0DF2C96C" w:rsidR="0041138D" w:rsidRPr="0041138D" w:rsidRDefault="0041138D" w:rsidP="0041138D">
      <w:pPr>
        <w:spacing w:before="40" w:after="110"/>
        <w:ind w:left="360"/>
        <w:rPr>
          <w:szCs w:val="20"/>
        </w:rPr>
      </w:pPr>
      <w:r w:rsidRPr="0041138D">
        <w:rPr>
          <w:b/>
          <w:color w:val="1F3864"/>
          <w:szCs w:val="20"/>
        </w:rPr>
        <w:t xml:space="preserve">Security boundary. </w:t>
      </w:r>
      <w:r w:rsidRPr="0041138D">
        <w:rPr>
          <w:szCs w:val="20"/>
        </w:rPr>
        <w:t>The orchestration service is deployed within the workload boundary and coordinates calls to APIM, Functions, and Service Bus. All communication uses private connectivity, managed identities, Key Vault</w:t>
      </w:r>
      <w:r w:rsidR="004E2DFF">
        <w:rPr>
          <w:szCs w:val="20"/>
        </w:rPr>
        <w:t>/Cyber Ark</w:t>
      </w:r>
      <w:r w:rsidRPr="0041138D">
        <w:rPr>
          <w:szCs w:val="20"/>
        </w:rPr>
        <w:t xml:space="preserve"> references where required, and TLS encryption. External access is routed through APIM and approved edge services, never directly from the orchestration workflow.</w:t>
      </w:r>
    </w:p>
    <w:p w14:paraId="42E26385" w14:textId="77777777" w:rsidR="0041138D" w:rsidRPr="0041138D" w:rsidRDefault="0041138D" w:rsidP="0041138D">
      <w:pPr>
        <w:spacing w:before="40" w:after="110"/>
        <w:ind w:left="360"/>
        <w:rPr>
          <w:szCs w:val="20"/>
        </w:rPr>
      </w:pPr>
      <w:r w:rsidRPr="0041138D">
        <w:rPr>
          <w:b/>
          <w:color w:val="1F3864"/>
          <w:szCs w:val="20"/>
        </w:rPr>
        <w:t xml:space="preserve">Common pitfall. </w:t>
      </w:r>
      <w:r w:rsidRPr="0041138D">
        <w:rPr>
          <w:szCs w:val="20"/>
        </w:rPr>
        <w:t>Embedding business, compute, or transformation logic within the orchestration layer; spreading a single process across multiple uncoordinated workflows; or relying entirely on choreography with no clear process owner.</w:t>
      </w:r>
    </w:p>
    <w:p w14:paraId="0210B2CC" w14:textId="77777777" w:rsidR="0041138D" w:rsidRDefault="0041138D" w:rsidP="0041138D">
      <w:pPr>
        <w:spacing w:before="40" w:after="110"/>
        <w:ind w:left="360"/>
        <w:rPr>
          <w:szCs w:val="20"/>
        </w:rPr>
      </w:pPr>
      <w:r w:rsidRPr="0041138D">
        <w:rPr>
          <w:b/>
          <w:color w:val="1F3864"/>
          <w:szCs w:val="20"/>
        </w:rPr>
        <w:t xml:space="preserve">In practice. </w:t>
      </w:r>
      <w:r w:rsidRPr="0041138D">
        <w:rPr>
          <w:szCs w:val="20"/>
        </w:rPr>
        <w:t>A new-business onboarding process requires validation, pricing, document generation, notifications, and updates across multiple systems. A centrally managed orchestration coordinates the end-to-end process, maintaining visibility, traceability, state, and controlled error handling across all participating services.</w:t>
      </w:r>
    </w:p>
    <w:p w14:paraId="55A7E88A" w14:textId="7D6A9A66" w:rsidR="0041138D" w:rsidRPr="00FE4F0E" w:rsidRDefault="0041138D" w:rsidP="0041138D">
      <w:pPr>
        <w:pStyle w:val="Heading3"/>
        <w:rPr>
          <w:rFonts w:cs="Times New Roman"/>
          <w:bCs/>
          <w:color w:val="132040" w:themeColor="accent1" w:themeShade="BF"/>
          <w:sz w:val="24"/>
          <w:szCs w:val="26"/>
        </w:rPr>
      </w:pPr>
      <w:bookmarkStart w:id="216" w:name="_Toc239852317"/>
      <w:bookmarkStart w:id="217" w:name="_Toc239980623"/>
      <w:r w:rsidRPr="00FE4F0E">
        <w:rPr>
          <w:rFonts w:cs="Times New Roman"/>
          <w:bCs/>
          <w:color w:val="132040" w:themeColor="accent1" w:themeShade="BF"/>
          <w:sz w:val="24"/>
          <w:szCs w:val="26"/>
        </w:rPr>
        <w:t>Process with compensation (SFINT16)</w:t>
      </w:r>
      <w:bookmarkEnd w:id="216"/>
      <w:bookmarkEnd w:id="217"/>
    </w:p>
    <w:p w14:paraId="03D21D6F" w14:textId="20220FA6" w:rsidR="00DE0875" w:rsidRPr="0041138D" w:rsidRDefault="0041138D" w:rsidP="0041138D">
      <w:pPr>
        <w:spacing w:before="10" w:after="90"/>
        <w:rPr>
          <w:szCs w:val="20"/>
        </w:rPr>
      </w:pPr>
      <w:r w:rsidRPr="0041138D">
        <w:rPr>
          <w:i/>
          <w:color w:val="5A6470"/>
          <w:szCs w:val="20"/>
        </w:rPr>
        <w:t>When a later step fails, undo the earlier ones, orchestrated centrally, not choreographed.</w:t>
      </w:r>
    </w:p>
    <w:p w14:paraId="43A09CEE" w14:textId="77777777" w:rsidR="0041138D" w:rsidRPr="0041138D" w:rsidRDefault="0041138D" w:rsidP="0041138D">
      <w:pPr>
        <w:spacing w:before="90" w:after="130"/>
        <w:jc w:val="center"/>
        <w:rPr>
          <w:szCs w:val="20"/>
        </w:rPr>
      </w:pPr>
      <w:r w:rsidRPr="0041138D">
        <w:rPr>
          <w:noProof/>
          <w:szCs w:val="20"/>
        </w:rPr>
        <w:drawing>
          <wp:inline distT="0" distB="0" distL="0" distR="0" wp14:anchorId="4BAF6EF3" wp14:editId="244031F4">
            <wp:extent cx="5731510" cy="1387168"/>
            <wp:effectExtent l="0" t="0" r="2540" b="3810"/>
            <wp:docPr id="990831408" name="Picture 990831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731510" cy="1387168"/>
                    </a:xfrm>
                    <a:prstGeom prst="rect">
                      <a:avLst/>
                    </a:prstGeom>
                    <a:noFill/>
                  </pic:spPr>
                </pic:pic>
              </a:graphicData>
            </a:graphic>
          </wp:inline>
        </w:drawing>
      </w:r>
    </w:p>
    <w:p w14:paraId="03B11EC5" w14:textId="77777777" w:rsidR="0041138D" w:rsidRPr="0041138D" w:rsidRDefault="0041138D" w:rsidP="0041138D">
      <w:pPr>
        <w:spacing w:before="40" w:after="110"/>
        <w:ind w:left="360"/>
        <w:rPr>
          <w:szCs w:val="20"/>
        </w:rPr>
      </w:pPr>
      <w:r w:rsidRPr="0041138D">
        <w:rPr>
          <w:b/>
          <w:color w:val="1F3864"/>
          <w:szCs w:val="20"/>
        </w:rPr>
        <w:t xml:space="preserve">Problem. </w:t>
      </w:r>
      <w:r w:rsidRPr="0041138D">
        <w:rPr>
          <w:szCs w:val="20"/>
        </w:rPr>
        <w:t>A process spans multiple systems where a later step may fail after earlier steps have completed, creating the need to restore a consistent business state without relying on distributed transactions.</w:t>
      </w:r>
    </w:p>
    <w:p w14:paraId="3CF629E8" w14:textId="77777777" w:rsidR="0041138D" w:rsidRPr="0041138D" w:rsidRDefault="0041138D" w:rsidP="0041138D">
      <w:pPr>
        <w:spacing w:before="40" w:after="110"/>
        <w:ind w:left="360"/>
        <w:rPr>
          <w:szCs w:val="20"/>
        </w:rPr>
      </w:pPr>
      <w:r w:rsidRPr="0041138D">
        <w:rPr>
          <w:b/>
          <w:color w:val="1F3864"/>
          <w:szCs w:val="20"/>
        </w:rPr>
        <w:t xml:space="preserve">Solution. </w:t>
      </w:r>
      <w:r w:rsidRPr="0041138D">
        <w:rPr>
          <w:szCs w:val="20"/>
        </w:rPr>
        <w:t>The orchestration layer coordinates compensating actions when a downstream failure occurs. Compensation logic is centrally managed as part of the overall process, ensuring that recovery actions are applied consistently and remain traceable</w:t>
      </w:r>
    </w:p>
    <w:p w14:paraId="4AB287EA" w14:textId="77777777" w:rsidR="0041138D" w:rsidRPr="0041138D" w:rsidRDefault="0041138D" w:rsidP="0041138D">
      <w:pPr>
        <w:spacing w:before="40" w:after="110"/>
        <w:ind w:left="360"/>
        <w:rPr>
          <w:szCs w:val="20"/>
        </w:rPr>
      </w:pPr>
      <w:r w:rsidRPr="0041138D">
        <w:rPr>
          <w:b/>
          <w:color w:val="1F3864"/>
          <w:szCs w:val="20"/>
        </w:rPr>
        <w:t xml:space="preserve">Use it when. </w:t>
      </w:r>
      <w:r w:rsidRPr="0041138D">
        <w:rPr>
          <w:szCs w:val="20"/>
        </w:rPr>
        <w:t>Cross-system consistency is needed without distributed transactions, and a single process can own the compensation.</w:t>
      </w:r>
    </w:p>
    <w:p w14:paraId="3E1505A8" w14:textId="77777777" w:rsidR="0041138D" w:rsidRPr="0041138D" w:rsidRDefault="0041138D" w:rsidP="0041138D">
      <w:pPr>
        <w:spacing w:before="40" w:after="110"/>
        <w:ind w:left="360"/>
        <w:rPr>
          <w:szCs w:val="20"/>
        </w:rPr>
      </w:pPr>
      <w:r w:rsidRPr="0041138D">
        <w:rPr>
          <w:b/>
          <w:color w:val="1F3864"/>
          <w:szCs w:val="20"/>
        </w:rPr>
        <w:t xml:space="preserve">Avoid it when. </w:t>
      </w:r>
      <w:r w:rsidRPr="0041138D">
        <w:rPr>
          <w:szCs w:val="20"/>
        </w:rPr>
        <w:t>An ACID transaction within one system suffices, or a microservices-style distributed style is proposed (out of scope here).</w:t>
      </w:r>
    </w:p>
    <w:p w14:paraId="4786DC37" w14:textId="77777777" w:rsidR="0041138D" w:rsidRPr="0041138D" w:rsidRDefault="0041138D" w:rsidP="0041138D">
      <w:pPr>
        <w:spacing w:before="40" w:after="110"/>
        <w:ind w:left="360"/>
        <w:rPr>
          <w:szCs w:val="20"/>
        </w:rPr>
      </w:pPr>
      <w:r w:rsidRPr="0041138D">
        <w:rPr>
          <w:b/>
          <w:color w:val="1F3864"/>
          <w:szCs w:val="20"/>
        </w:rPr>
        <w:t xml:space="preserve">Risks and considerations. </w:t>
      </w:r>
      <w:r w:rsidRPr="0041138D">
        <w:rPr>
          <w:szCs w:val="20"/>
        </w:rPr>
        <w:t>Compensation actions are not transactional and may themselves fail. Compensation steps should therefore be idempotent, retryable and fully auditable. Recovery paths should be monitored and tested to ensure consistent behaviour during failure scenarios.</w:t>
      </w:r>
    </w:p>
    <w:p w14:paraId="1BBB102F" w14:textId="77777777" w:rsidR="0041138D" w:rsidRPr="0041138D" w:rsidRDefault="0041138D" w:rsidP="0041138D">
      <w:pPr>
        <w:spacing w:before="40" w:after="110"/>
        <w:ind w:left="360"/>
        <w:rPr>
          <w:szCs w:val="20"/>
        </w:rPr>
      </w:pPr>
      <w:r w:rsidRPr="0041138D">
        <w:rPr>
          <w:b/>
          <w:color w:val="1F3864"/>
          <w:szCs w:val="20"/>
        </w:rPr>
        <w:t xml:space="preserve">Security boundary. </w:t>
      </w:r>
      <w:r w:rsidRPr="0041138D">
        <w:rPr>
          <w:szCs w:val="20"/>
        </w:rPr>
        <w:t>Logic App, Service Bus and Functions in spokes, internal. Within Azure: managed identity, Private Endpoints, TLS, with each step and each compensation audited in run history. Outside Azure: none, cross-system calls are to internal systems over private connectivity.</w:t>
      </w:r>
    </w:p>
    <w:p w14:paraId="7268AB9F" w14:textId="77777777" w:rsidR="0041138D" w:rsidRPr="0041138D" w:rsidRDefault="0041138D" w:rsidP="0041138D">
      <w:pPr>
        <w:spacing w:before="40" w:after="110"/>
        <w:ind w:left="360"/>
        <w:rPr>
          <w:szCs w:val="20"/>
        </w:rPr>
      </w:pPr>
      <w:r w:rsidRPr="0041138D">
        <w:rPr>
          <w:b/>
          <w:color w:val="1F3864"/>
          <w:szCs w:val="20"/>
        </w:rPr>
        <w:t xml:space="preserve">Common pitfall. </w:t>
      </w:r>
      <w:r w:rsidRPr="0041138D">
        <w:rPr>
          <w:szCs w:val="20"/>
        </w:rPr>
        <w:t>Relying on distributed transaction models across systems or implementing compensation logic without clear process ownership.</w:t>
      </w:r>
    </w:p>
    <w:p w14:paraId="0D97AB46" w14:textId="03FBCA28" w:rsidR="00363CBA" w:rsidRPr="0041138D" w:rsidRDefault="0041138D" w:rsidP="0041138D">
      <w:pPr>
        <w:spacing w:before="40" w:after="110"/>
        <w:ind w:left="360"/>
        <w:rPr>
          <w:szCs w:val="20"/>
        </w:rPr>
      </w:pPr>
      <w:r w:rsidRPr="0041138D">
        <w:rPr>
          <w:b/>
          <w:color w:val="1F3864"/>
          <w:szCs w:val="20"/>
        </w:rPr>
        <w:t xml:space="preserve">In practice. </w:t>
      </w:r>
      <w:r w:rsidRPr="0041138D">
        <w:rPr>
          <w:szCs w:val="20"/>
        </w:rPr>
        <w:t>A multi-step underwriting or policy-processing workflow completes activity in several systems before a downstream validation or financial operation fails. The orchestration process coordinates compensating actions to restore a consistent business outcome and prevent partially completed processing from remaining unresolved.</w:t>
      </w:r>
    </w:p>
    <w:p w14:paraId="213E9795" w14:textId="77777777" w:rsidR="004329A6" w:rsidRPr="0041138D" w:rsidRDefault="004329A6" w:rsidP="0041138D">
      <w:pPr>
        <w:spacing w:before="40" w:after="110"/>
        <w:ind w:left="360"/>
        <w:rPr>
          <w:szCs w:val="20"/>
        </w:rPr>
      </w:pPr>
    </w:p>
    <w:p w14:paraId="1A161050" w14:textId="7DB244B2" w:rsidR="0041138D" w:rsidRPr="00FE4F0E" w:rsidRDefault="0041138D" w:rsidP="0041138D">
      <w:pPr>
        <w:pStyle w:val="Heading3"/>
        <w:rPr>
          <w:rFonts w:cs="Times New Roman"/>
          <w:bCs/>
          <w:color w:val="132040" w:themeColor="accent1" w:themeShade="BF"/>
          <w:sz w:val="24"/>
          <w:szCs w:val="26"/>
        </w:rPr>
      </w:pPr>
      <w:bookmarkStart w:id="218" w:name="_Toc239852318"/>
      <w:bookmarkStart w:id="219" w:name="_Toc239980624"/>
      <w:r w:rsidRPr="00FE4F0E">
        <w:rPr>
          <w:rFonts w:cs="Times New Roman"/>
          <w:bCs/>
          <w:color w:val="132040" w:themeColor="accent1" w:themeShade="BF"/>
          <w:sz w:val="24"/>
          <w:szCs w:val="26"/>
        </w:rPr>
        <w:t>Human-in-the-loop / approval (SFINT17)</w:t>
      </w:r>
      <w:bookmarkEnd w:id="218"/>
      <w:bookmarkEnd w:id="219"/>
    </w:p>
    <w:p w14:paraId="5B7C7AC4" w14:textId="77777777" w:rsidR="0041138D" w:rsidRDefault="0041138D" w:rsidP="0041138D">
      <w:pPr>
        <w:spacing w:before="10" w:after="90"/>
        <w:rPr>
          <w:i/>
          <w:color w:val="5A6470"/>
          <w:szCs w:val="20"/>
        </w:rPr>
      </w:pPr>
      <w:r w:rsidRPr="0041138D">
        <w:rPr>
          <w:i/>
          <w:color w:val="5A6470"/>
          <w:szCs w:val="20"/>
        </w:rPr>
        <w:t>Insert a human decision into an automated process, with audit and escalation.</w:t>
      </w:r>
    </w:p>
    <w:p w14:paraId="110FB8F1" w14:textId="77777777" w:rsidR="00DE0875" w:rsidRPr="0041138D" w:rsidRDefault="00DE0875" w:rsidP="0041138D">
      <w:pPr>
        <w:spacing w:before="10" w:after="90"/>
        <w:rPr>
          <w:szCs w:val="20"/>
        </w:rPr>
      </w:pPr>
    </w:p>
    <w:p w14:paraId="517EA9C3" w14:textId="77777777" w:rsidR="0041138D" w:rsidRDefault="0041138D" w:rsidP="0041138D">
      <w:pPr>
        <w:spacing w:before="90" w:after="130"/>
        <w:jc w:val="center"/>
        <w:rPr>
          <w:szCs w:val="20"/>
        </w:rPr>
      </w:pPr>
      <w:r w:rsidRPr="0041138D">
        <w:rPr>
          <w:noProof/>
          <w:szCs w:val="20"/>
        </w:rPr>
        <w:drawing>
          <wp:inline distT="0" distB="0" distL="0" distR="0" wp14:anchorId="4DC910AB" wp14:editId="35913E59">
            <wp:extent cx="5731510" cy="987841"/>
            <wp:effectExtent l="0" t="0" r="2540" b="3175"/>
            <wp:docPr id="1751743439" name="Picture 1751743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731510" cy="987841"/>
                    </a:xfrm>
                    <a:prstGeom prst="rect">
                      <a:avLst/>
                    </a:prstGeom>
                    <a:noFill/>
                  </pic:spPr>
                </pic:pic>
              </a:graphicData>
            </a:graphic>
          </wp:inline>
        </w:drawing>
      </w:r>
    </w:p>
    <w:p w14:paraId="04AE6FD2" w14:textId="77777777" w:rsidR="00DE0875" w:rsidRPr="0041138D" w:rsidRDefault="00DE0875" w:rsidP="0041138D">
      <w:pPr>
        <w:spacing w:before="90" w:after="130"/>
        <w:jc w:val="center"/>
        <w:rPr>
          <w:szCs w:val="20"/>
        </w:rPr>
      </w:pPr>
    </w:p>
    <w:p w14:paraId="034381A6" w14:textId="77777777" w:rsidR="0041138D" w:rsidRPr="0041138D" w:rsidRDefault="0041138D" w:rsidP="0041138D">
      <w:pPr>
        <w:spacing w:before="40" w:after="110"/>
        <w:ind w:left="360"/>
        <w:rPr>
          <w:szCs w:val="20"/>
        </w:rPr>
      </w:pPr>
      <w:r w:rsidRPr="0041138D">
        <w:rPr>
          <w:b/>
          <w:color w:val="1F3864"/>
          <w:szCs w:val="20"/>
        </w:rPr>
        <w:t xml:space="preserve">Problem. </w:t>
      </w:r>
      <w:r w:rsidRPr="0041138D">
        <w:rPr>
          <w:szCs w:val="20"/>
        </w:rPr>
        <w:t>A process requires a human decision or approval before it can continue, with the decision and approval outcome needing to be auditable and traceable.</w:t>
      </w:r>
    </w:p>
    <w:p w14:paraId="4FD16EAF" w14:textId="77777777" w:rsidR="0041138D" w:rsidRPr="0041138D" w:rsidRDefault="0041138D" w:rsidP="0041138D">
      <w:pPr>
        <w:spacing w:before="40" w:after="110"/>
        <w:ind w:left="360"/>
        <w:rPr>
          <w:szCs w:val="20"/>
        </w:rPr>
      </w:pPr>
      <w:r w:rsidRPr="0041138D">
        <w:rPr>
          <w:b/>
          <w:color w:val="1F3864"/>
          <w:szCs w:val="20"/>
        </w:rPr>
        <w:t xml:space="preserve">Solution. </w:t>
      </w:r>
      <w:r w:rsidRPr="0041138D">
        <w:rPr>
          <w:szCs w:val="20"/>
        </w:rPr>
        <w:t>The Logic App pauses for an approval over Teams or email, captures the decision with the approver's identity, and resumes. Timeouts and escalation keep the process from stalling.</w:t>
      </w:r>
    </w:p>
    <w:p w14:paraId="308FFDF4" w14:textId="77777777" w:rsidR="0041138D" w:rsidRPr="0041138D" w:rsidRDefault="0041138D" w:rsidP="0041138D">
      <w:pPr>
        <w:spacing w:before="40" w:after="110"/>
        <w:ind w:left="360"/>
        <w:rPr>
          <w:szCs w:val="20"/>
        </w:rPr>
      </w:pPr>
      <w:r w:rsidRPr="0041138D">
        <w:rPr>
          <w:b/>
          <w:color w:val="1F3864"/>
          <w:szCs w:val="20"/>
        </w:rPr>
        <w:t xml:space="preserve">Use it when. </w:t>
      </w:r>
      <w:r w:rsidRPr="0041138D">
        <w:rPr>
          <w:szCs w:val="20"/>
        </w:rPr>
        <w:t>A process needs human sign-off and an audit trail.</w:t>
      </w:r>
    </w:p>
    <w:p w14:paraId="1F0E43F9" w14:textId="77777777" w:rsidR="0041138D" w:rsidRPr="0041138D" w:rsidRDefault="0041138D" w:rsidP="0041138D">
      <w:pPr>
        <w:spacing w:before="40" w:after="110"/>
        <w:ind w:left="360"/>
        <w:rPr>
          <w:szCs w:val="20"/>
        </w:rPr>
      </w:pPr>
      <w:r w:rsidRPr="0041138D">
        <w:rPr>
          <w:b/>
          <w:color w:val="1F3864"/>
          <w:szCs w:val="20"/>
        </w:rPr>
        <w:t xml:space="preserve">Avoid it when. </w:t>
      </w:r>
      <w:r w:rsidRPr="0041138D">
        <w:rPr>
          <w:szCs w:val="20"/>
        </w:rPr>
        <w:t>The decision can be made by rules, keep it straight-through.</w:t>
      </w:r>
    </w:p>
    <w:p w14:paraId="01526221" w14:textId="77777777" w:rsidR="0041138D" w:rsidRPr="0041138D" w:rsidRDefault="0041138D" w:rsidP="0041138D">
      <w:pPr>
        <w:spacing w:before="40" w:after="110"/>
        <w:ind w:left="360"/>
        <w:rPr>
          <w:szCs w:val="20"/>
        </w:rPr>
      </w:pPr>
      <w:r w:rsidRPr="0041138D">
        <w:rPr>
          <w:b/>
          <w:color w:val="1F3864"/>
          <w:szCs w:val="20"/>
        </w:rPr>
        <w:t xml:space="preserve">Risks and considerations. </w:t>
      </w:r>
      <w:r w:rsidRPr="0041138D">
        <w:rPr>
          <w:szCs w:val="20"/>
        </w:rPr>
        <w:t>Approval steps introduce dependency on human response times and may delay overall process completion. Timeouts, reminders and escalation paths should be defined, and approval outcomes recorded for audit and compliance purposes.</w:t>
      </w:r>
    </w:p>
    <w:p w14:paraId="508B4815" w14:textId="2D09A5D2" w:rsidR="0041138D" w:rsidRPr="0041138D" w:rsidRDefault="0041138D" w:rsidP="0041138D">
      <w:pPr>
        <w:spacing w:before="40" w:after="110"/>
        <w:ind w:left="360"/>
        <w:rPr>
          <w:szCs w:val="20"/>
        </w:rPr>
      </w:pPr>
      <w:r w:rsidRPr="0041138D">
        <w:rPr>
          <w:b/>
          <w:color w:val="1F3864"/>
          <w:szCs w:val="20"/>
        </w:rPr>
        <w:t xml:space="preserve">Security boundary. </w:t>
      </w:r>
      <w:r w:rsidR="00DE13A6">
        <w:rPr>
          <w:szCs w:val="20"/>
        </w:rPr>
        <w:t>T</w:t>
      </w:r>
      <w:r w:rsidR="00DE13A6" w:rsidRPr="0041138D">
        <w:rPr>
          <w:szCs w:val="20"/>
        </w:rPr>
        <w:t xml:space="preserve">he </w:t>
      </w:r>
      <w:r w:rsidRPr="0041138D">
        <w:rPr>
          <w:szCs w:val="20"/>
        </w:rPr>
        <w:t>Logic App in a spoke; approvals run over Teams or Outlook, which are Entra-authenticated Microsoft 365 services, not arbitrary internet endpoints. Within Azure: managed identity, TLS, and an audit of the decision and the approver's identity. Outside Azure: approver interaction is over Entra-authenticated Microsoft 365 there is no bespoke internet exposure.</w:t>
      </w:r>
    </w:p>
    <w:p w14:paraId="0A591B09" w14:textId="77777777" w:rsidR="0041138D" w:rsidRPr="0041138D" w:rsidRDefault="0041138D" w:rsidP="0041138D">
      <w:pPr>
        <w:spacing w:before="40" w:after="110"/>
        <w:ind w:left="360"/>
        <w:rPr>
          <w:szCs w:val="20"/>
        </w:rPr>
      </w:pPr>
      <w:r w:rsidRPr="0041138D">
        <w:rPr>
          <w:b/>
          <w:color w:val="1F3864"/>
          <w:szCs w:val="20"/>
        </w:rPr>
        <w:t xml:space="preserve">Common pitfall. </w:t>
      </w:r>
      <w:r w:rsidRPr="0041138D">
        <w:rPr>
          <w:szCs w:val="20"/>
        </w:rPr>
        <w:t>Approvals handled over untracked email outside the platform, no timeout or escalation.</w:t>
      </w:r>
    </w:p>
    <w:p w14:paraId="54C70813" w14:textId="66BF92B7" w:rsidR="00363CBA" w:rsidRPr="0041138D" w:rsidRDefault="0041138D" w:rsidP="0041138D">
      <w:pPr>
        <w:spacing w:before="40" w:after="110"/>
        <w:ind w:left="360"/>
        <w:rPr>
          <w:szCs w:val="20"/>
        </w:rPr>
      </w:pPr>
      <w:r w:rsidRPr="0041138D">
        <w:rPr>
          <w:b/>
          <w:color w:val="1F3864"/>
          <w:szCs w:val="20"/>
        </w:rPr>
        <w:t xml:space="preserve">In practice. </w:t>
      </w:r>
      <w:r w:rsidRPr="0041138D">
        <w:rPr>
          <w:szCs w:val="20"/>
        </w:rPr>
        <w:t>An underwriting referral requires manual review and approval before a policy can proceed to the next stage of processing. The approval is captured within the workflow, providing a complete audit trail while ensuring the process resumes automatically once a decision has been made.</w:t>
      </w:r>
    </w:p>
    <w:p w14:paraId="5B5F54FF" w14:textId="77777777" w:rsidR="00BB7DA4" w:rsidRPr="0041138D" w:rsidRDefault="00BB7DA4" w:rsidP="0041138D">
      <w:pPr>
        <w:spacing w:before="40" w:after="110"/>
        <w:ind w:left="360"/>
        <w:rPr>
          <w:szCs w:val="20"/>
        </w:rPr>
      </w:pPr>
    </w:p>
    <w:p w14:paraId="1DC8C601" w14:textId="0E4BAC26" w:rsidR="0068510C" w:rsidRDefault="0068510C">
      <w:pPr>
        <w:pStyle w:val="Heading3"/>
        <w:rPr>
          <w:rFonts w:cs="Times New Roman"/>
          <w:bCs/>
          <w:color w:val="132040" w:themeColor="accent1" w:themeShade="BF"/>
          <w:sz w:val="24"/>
          <w:szCs w:val="26"/>
        </w:rPr>
      </w:pPr>
      <w:bookmarkStart w:id="220" w:name="_Toc239852319"/>
      <w:bookmarkStart w:id="221" w:name="_Toc239980625"/>
      <w:r w:rsidRPr="0068510C">
        <w:rPr>
          <w:rFonts w:cs="Times New Roman"/>
          <w:bCs/>
          <w:color w:val="132040" w:themeColor="accent1" w:themeShade="BF"/>
          <w:sz w:val="24"/>
          <w:szCs w:val="26"/>
        </w:rPr>
        <w:t>Scatter-Gather</w:t>
      </w:r>
      <w:r>
        <w:rPr>
          <w:rFonts w:cs="Times New Roman"/>
          <w:bCs/>
          <w:color w:val="132040" w:themeColor="accent1" w:themeShade="BF"/>
          <w:sz w:val="24"/>
          <w:szCs w:val="26"/>
        </w:rPr>
        <w:t xml:space="preserve"> </w:t>
      </w:r>
      <w:r w:rsidRPr="00FE4F0E">
        <w:rPr>
          <w:rFonts w:cs="Times New Roman"/>
          <w:bCs/>
          <w:color w:val="132040" w:themeColor="accent1" w:themeShade="BF"/>
          <w:sz w:val="24"/>
          <w:szCs w:val="26"/>
        </w:rPr>
        <w:t>(SFINT</w:t>
      </w:r>
      <w:r w:rsidR="00DC5352">
        <w:rPr>
          <w:rFonts w:cs="Times New Roman"/>
          <w:bCs/>
          <w:color w:val="132040" w:themeColor="accent1" w:themeShade="BF"/>
          <w:sz w:val="24"/>
          <w:szCs w:val="26"/>
        </w:rPr>
        <w:t>18</w:t>
      </w:r>
      <w:r w:rsidRPr="00FE4F0E">
        <w:rPr>
          <w:rFonts w:cs="Times New Roman"/>
          <w:bCs/>
          <w:color w:val="132040" w:themeColor="accent1" w:themeShade="BF"/>
          <w:sz w:val="24"/>
          <w:szCs w:val="26"/>
        </w:rPr>
        <w:t>)</w:t>
      </w:r>
    </w:p>
    <w:p w14:paraId="1F92A5E8" w14:textId="77777777" w:rsidR="00531429" w:rsidRPr="00531429" w:rsidRDefault="00531429" w:rsidP="00531429">
      <w:pPr>
        <w:spacing w:line="300" w:lineRule="atLeast"/>
        <w:rPr>
          <w:i/>
          <w:color w:val="5A6470"/>
          <w:szCs w:val="20"/>
        </w:rPr>
      </w:pPr>
      <w:r w:rsidRPr="00531429">
        <w:rPr>
          <w:i/>
          <w:color w:val="5A6470"/>
          <w:szCs w:val="20"/>
        </w:rPr>
        <w:t>Execute independent activities in parallel and combine the results into a single outcome, reducing end-to-end processing time.</w:t>
      </w:r>
    </w:p>
    <w:p w14:paraId="413F92B2" w14:textId="77777777" w:rsidR="0068510C" w:rsidRDefault="0068510C" w:rsidP="0068510C"/>
    <w:p w14:paraId="44551DC1" w14:textId="4F5F7B37" w:rsidR="009A09A6" w:rsidRDefault="009A09A6" w:rsidP="0068510C">
      <w:r w:rsidRPr="001D4AE9">
        <w:rPr>
          <w:b/>
          <w:bCs w:val="0"/>
          <w:noProof/>
        </w:rPr>
        <w:drawing>
          <wp:inline distT="0" distB="0" distL="0" distR="0" wp14:anchorId="1D06BFDB" wp14:editId="3C71D6FE">
            <wp:extent cx="5731510" cy="2165350"/>
            <wp:effectExtent l="0" t="0" r="0" b="0"/>
            <wp:docPr id="1889842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b="14365"/>
                    <a:stretch>
                      <a:fillRect/>
                    </a:stretch>
                  </pic:blipFill>
                  <pic:spPr bwMode="auto">
                    <a:xfrm>
                      <a:off x="0" y="0"/>
                      <a:ext cx="5731510" cy="2165350"/>
                    </a:xfrm>
                    <a:prstGeom prst="rect">
                      <a:avLst/>
                    </a:prstGeom>
                    <a:noFill/>
                    <a:ln>
                      <a:noFill/>
                    </a:ln>
                    <a:extLst>
                      <a:ext uri="{53640926-AAD7-44D8-BBD7-CCE9431645EC}">
                        <a14:shadowObscured xmlns:a14="http://schemas.microsoft.com/office/drawing/2010/main"/>
                      </a:ext>
                    </a:extLst>
                  </pic:spPr>
                </pic:pic>
              </a:graphicData>
            </a:graphic>
          </wp:inline>
        </w:drawing>
      </w:r>
    </w:p>
    <w:p w14:paraId="6DEC5C44" w14:textId="7EA3F7F0" w:rsidR="009A09A6" w:rsidRDefault="008066EA" w:rsidP="0068510C">
      <w:r>
        <w:br/>
      </w:r>
    </w:p>
    <w:p w14:paraId="1FC19FE5" w14:textId="77777777" w:rsidR="008066EA" w:rsidRDefault="008066EA" w:rsidP="008066EA">
      <w:pPr>
        <w:ind w:left="426"/>
      </w:pPr>
      <w:r w:rsidRPr="00D8092A">
        <w:rPr>
          <w:b/>
          <w:color w:val="1F3864"/>
          <w:szCs w:val="20"/>
        </w:rPr>
        <w:t>Problem</w:t>
      </w:r>
      <w:r w:rsidRPr="008066EA">
        <w:rPr>
          <w:b/>
        </w:rPr>
        <w:t>.</w:t>
      </w:r>
      <w:r w:rsidRPr="008066EA">
        <w:t xml:space="preserve"> A business operation requires results from multiple independent services before processing can continue. Executing the requests sequentially increases latency and extends the overall processing time.</w:t>
      </w:r>
    </w:p>
    <w:p w14:paraId="59AD49C2" w14:textId="77777777" w:rsidR="008066EA" w:rsidRPr="008066EA" w:rsidRDefault="008066EA" w:rsidP="008066EA"/>
    <w:p w14:paraId="621FCFD5" w14:textId="77777777" w:rsidR="008066EA" w:rsidRDefault="008066EA" w:rsidP="008066EA">
      <w:pPr>
        <w:ind w:left="426"/>
      </w:pPr>
      <w:r w:rsidRPr="00D8092A">
        <w:rPr>
          <w:b/>
          <w:color w:val="1F3864"/>
          <w:szCs w:val="20"/>
        </w:rPr>
        <w:t>Solution</w:t>
      </w:r>
      <w:r w:rsidRPr="008066EA">
        <w:rPr>
          <w:b/>
        </w:rPr>
        <w:t>.</w:t>
      </w:r>
      <w:r w:rsidRPr="008066EA">
        <w:t xml:space="preserve"> An orchestration service distributes requests to multiple independent services in parallel, waits for the responses, and then aggregates the results into a single outcome. The orchestration layer manages execution, correlation, completion tracking, and timeout handling while keeping worker services independent.</w:t>
      </w:r>
    </w:p>
    <w:p w14:paraId="28571832" w14:textId="77777777" w:rsidR="008066EA" w:rsidRPr="008066EA" w:rsidRDefault="008066EA" w:rsidP="008066EA"/>
    <w:p w14:paraId="79750EB1" w14:textId="77777777" w:rsidR="008066EA" w:rsidRDefault="008066EA" w:rsidP="008066EA">
      <w:pPr>
        <w:ind w:left="426"/>
      </w:pPr>
      <w:r w:rsidRPr="00D8092A">
        <w:rPr>
          <w:b/>
          <w:color w:val="1F3864"/>
          <w:szCs w:val="20"/>
        </w:rPr>
        <w:t>Use it when</w:t>
      </w:r>
      <w:r w:rsidRPr="008066EA">
        <w:rPr>
          <w:b/>
        </w:rPr>
        <w:t>.</w:t>
      </w:r>
      <w:r w:rsidRPr="008066EA">
        <w:t xml:space="preserve"> Multiple independent tasks can execute concurrently, performance is improved through parallel processing, and a combined result is required before the process can continue.</w:t>
      </w:r>
    </w:p>
    <w:p w14:paraId="6D3713CF" w14:textId="77777777" w:rsidR="008066EA" w:rsidRPr="008066EA" w:rsidRDefault="008066EA" w:rsidP="008066EA"/>
    <w:p w14:paraId="1AC1A738" w14:textId="77777777" w:rsidR="008066EA" w:rsidRDefault="008066EA" w:rsidP="008066EA">
      <w:pPr>
        <w:ind w:left="426"/>
      </w:pPr>
      <w:r w:rsidRPr="00D8092A">
        <w:rPr>
          <w:b/>
          <w:color w:val="1F3864"/>
          <w:szCs w:val="20"/>
        </w:rPr>
        <w:t>Avoid it when.</w:t>
      </w:r>
      <w:r w:rsidRPr="008066EA">
        <w:t xml:space="preserve"> Tasks depend on the results of earlier tasks, no aggregated response is required, or a single task dominates the overall execution time and limits any benefit from parallelisation.</w:t>
      </w:r>
    </w:p>
    <w:p w14:paraId="5ACEDF5A" w14:textId="77777777" w:rsidR="008066EA" w:rsidRPr="008066EA" w:rsidRDefault="008066EA" w:rsidP="008066EA"/>
    <w:p w14:paraId="1238E032" w14:textId="77777777" w:rsidR="008066EA" w:rsidRDefault="008066EA" w:rsidP="008066EA">
      <w:pPr>
        <w:ind w:left="426"/>
      </w:pPr>
      <w:r w:rsidRPr="00D8092A">
        <w:rPr>
          <w:b/>
          <w:color w:val="1F3864"/>
          <w:szCs w:val="20"/>
        </w:rPr>
        <w:t>Risks and considerations</w:t>
      </w:r>
      <w:r w:rsidRPr="008066EA">
        <w:rPr>
          <w:b/>
        </w:rPr>
        <w:t>.</w:t>
      </w:r>
      <w:r w:rsidRPr="008066EA">
        <w:t xml:space="preserve"> Slow or unavailable downstream services can delay completion. Timeouts, partial-failure handling, concurrency limits, and response aggregation strategies should be defined explicitly. Correlation tracking and monitoring are essential for troubleshooting and operational support. Excessive parallelism can overwhelm dependent services and reduce overall system stability.</w:t>
      </w:r>
    </w:p>
    <w:p w14:paraId="77210E7B" w14:textId="77777777" w:rsidR="008066EA" w:rsidRPr="008066EA" w:rsidRDefault="008066EA" w:rsidP="008066EA"/>
    <w:p w14:paraId="2AFD9144" w14:textId="77777777" w:rsidR="008066EA" w:rsidRDefault="008066EA" w:rsidP="008066EA">
      <w:pPr>
        <w:ind w:left="426"/>
      </w:pPr>
      <w:r w:rsidRPr="00D8092A">
        <w:rPr>
          <w:b/>
          <w:color w:val="1F3864"/>
          <w:szCs w:val="20"/>
        </w:rPr>
        <w:t>Security boundary</w:t>
      </w:r>
      <w:r w:rsidRPr="008066EA">
        <w:rPr>
          <w:b/>
        </w:rPr>
        <w:t>.</w:t>
      </w:r>
      <w:r w:rsidRPr="008066EA">
        <w:t xml:space="preserve"> The orchestrator, worker services, and aggregation components operate within the private integration platform. Within Azure: managed identities, Private Endpoints, RBAC, and TLS are used throughout. Authentication occurs once at the entry point, with downstream services authorised using least-privilege access. Outside Azure: any external service interaction follows the approved boundary pattern and security controls for that integration.</w:t>
      </w:r>
    </w:p>
    <w:p w14:paraId="57A7B163" w14:textId="77777777" w:rsidR="008066EA" w:rsidRPr="008066EA" w:rsidRDefault="008066EA" w:rsidP="008066EA"/>
    <w:p w14:paraId="5CBAB2E5" w14:textId="185C8EE0" w:rsidR="008066EA" w:rsidRDefault="008066EA" w:rsidP="008066EA">
      <w:pPr>
        <w:ind w:left="426"/>
      </w:pPr>
      <w:r w:rsidRPr="00D8092A">
        <w:rPr>
          <w:b/>
          <w:color w:val="1F3864"/>
          <w:szCs w:val="20"/>
        </w:rPr>
        <w:t>Common pitfall</w:t>
      </w:r>
      <w:r w:rsidRPr="008066EA">
        <w:rPr>
          <w:b/>
        </w:rPr>
        <w:t>.</w:t>
      </w:r>
      <w:r w:rsidRPr="008066EA">
        <w:t xml:space="preserve"> Implementing the pattern with sequential service calls rather than parallel execution or waiting indefinitely for all responses without timeout or partial-result handling.</w:t>
      </w:r>
    </w:p>
    <w:p w14:paraId="2138912D" w14:textId="77777777" w:rsidR="008066EA" w:rsidRPr="008066EA" w:rsidRDefault="008066EA" w:rsidP="008066EA"/>
    <w:p w14:paraId="016DE931" w14:textId="77777777" w:rsidR="008066EA" w:rsidRPr="008066EA" w:rsidRDefault="008066EA" w:rsidP="008066EA">
      <w:pPr>
        <w:ind w:left="426"/>
      </w:pPr>
      <w:r w:rsidRPr="00D8092A">
        <w:rPr>
          <w:b/>
          <w:color w:val="1F3864"/>
          <w:szCs w:val="20"/>
        </w:rPr>
        <w:t>In practice</w:t>
      </w:r>
      <w:r w:rsidRPr="008066EA">
        <w:rPr>
          <w:b/>
        </w:rPr>
        <w:t>.</w:t>
      </w:r>
      <w:r w:rsidRPr="008066EA">
        <w:t xml:space="preserve"> A broker submission requires validation from multiple systems before a quotation can be returned. The orchestration service simultaneously invokes pricing, fraud, and capacity services. Once all required responses are received, the results are aggregated into a single response and returned to the broker, reducing overall response time to approximately that of the slowest service rather than the combined duration of all services.</w:t>
      </w:r>
    </w:p>
    <w:p w14:paraId="141F2EE5" w14:textId="77777777" w:rsidR="009A09A6" w:rsidRDefault="009A09A6" w:rsidP="0068510C"/>
    <w:p w14:paraId="128F4475" w14:textId="3B02546E" w:rsidR="0041138D" w:rsidRDefault="0041138D" w:rsidP="0041138D">
      <w:pPr>
        <w:pStyle w:val="Heading2"/>
        <w:rPr>
          <w:bCs w:val="0"/>
        </w:rPr>
      </w:pPr>
      <w:bookmarkStart w:id="222" w:name="_Toc240366849"/>
      <w:r w:rsidRPr="00FE4F0E">
        <w:rPr>
          <w:bCs w:val="0"/>
        </w:rPr>
        <w:t>File Patterns</w:t>
      </w:r>
      <w:bookmarkEnd w:id="220"/>
      <w:bookmarkEnd w:id="221"/>
      <w:bookmarkEnd w:id="222"/>
    </w:p>
    <w:p w14:paraId="29A8606E" w14:textId="77777777" w:rsidR="00363CBA" w:rsidRPr="00363CBA" w:rsidRDefault="00363CBA" w:rsidP="00363CBA"/>
    <w:p w14:paraId="1D42088F" w14:textId="59A0B2B8" w:rsidR="0041138D" w:rsidRPr="00FE4F0E" w:rsidRDefault="0041138D" w:rsidP="0041138D">
      <w:pPr>
        <w:pStyle w:val="Heading3"/>
        <w:rPr>
          <w:rFonts w:cs="Times New Roman"/>
          <w:bCs/>
          <w:color w:val="132040" w:themeColor="accent1" w:themeShade="BF"/>
          <w:sz w:val="24"/>
          <w:szCs w:val="26"/>
        </w:rPr>
      </w:pPr>
      <w:bookmarkStart w:id="223" w:name="_Toc239852320"/>
      <w:bookmarkStart w:id="224" w:name="_Toc239980626"/>
      <w:r w:rsidRPr="00FE4F0E">
        <w:rPr>
          <w:rFonts w:cs="Times New Roman"/>
          <w:bCs/>
          <w:color w:val="132040" w:themeColor="accent1" w:themeShade="BF"/>
          <w:sz w:val="24"/>
          <w:szCs w:val="26"/>
        </w:rPr>
        <w:t>Event-driven file ingestion (</w:t>
      </w:r>
      <w:r w:rsidR="00122229">
        <w:rPr>
          <w:rFonts w:cs="Times New Roman"/>
          <w:bCs/>
          <w:color w:val="132040" w:themeColor="accent1" w:themeShade="BF"/>
          <w:sz w:val="24"/>
          <w:szCs w:val="26"/>
        </w:rPr>
        <w:t>SFINT19</w:t>
      </w:r>
      <w:r w:rsidRPr="00FE4F0E">
        <w:rPr>
          <w:rFonts w:cs="Times New Roman"/>
          <w:bCs/>
          <w:color w:val="132040" w:themeColor="accent1" w:themeShade="BF"/>
          <w:sz w:val="24"/>
          <w:szCs w:val="26"/>
        </w:rPr>
        <w:t>)</w:t>
      </w:r>
      <w:bookmarkEnd w:id="223"/>
      <w:bookmarkEnd w:id="224"/>
    </w:p>
    <w:p w14:paraId="094F1771" w14:textId="77777777" w:rsidR="0041138D" w:rsidRDefault="0041138D" w:rsidP="0041138D">
      <w:pPr>
        <w:spacing w:before="10" w:after="90"/>
        <w:rPr>
          <w:i/>
          <w:color w:val="5A6470"/>
          <w:szCs w:val="20"/>
        </w:rPr>
      </w:pPr>
      <w:r w:rsidRPr="0041138D">
        <w:rPr>
          <w:i/>
          <w:color w:val="5A6470"/>
          <w:szCs w:val="20"/>
        </w:rPr>
        <w:t>A partner or system drops a file; pick it up on arrival, validate and parse it, and turn its contents into messages the platform can process.</w:t>
      </w:r>
    </w:p>
    <w:p w14:paraId="4DC7FF27" w14:textId="77777777" w:rsidR="00DE0875" w:rsidRPr="0041138D" w:rsidRDefault="00DE0875" w:rsidP="0041138D">
      <w:pPr>
        <w:spacing w:before="10" w:after="90"/>
        <w:rPr>
          <w:szCs w:val="20"/>
        </w:rPr>
      </w:pPr>
    </w:p>
    <w:p w14:paraId="3A42F416" w14:textId="77777777" w:rsidR="0041138D" w:rsidRPr="0041138D" w:rsidRDefault="0041138D" w:rsidP="0041138D">
      <w:pPr>
        <w:spacing w:before="90" w:after="130"/>
        <w:jc w:val="center"/>
        <w:rPr>
          <w:szCs w:val="20"/>
        </w:rPr>
      </w:pPr>
      <w:r w:rsidRPr="0041138D">
        <w:rPr>
          <w:noProof/>
          <w:szCs w:val="20"/>
        </w:rPr>
        <w:drawing>
          <wp:inline distT="0" distB="0" distL="0" distR="0" wp14:anchorId="2011A816" wp14:editId="606A1FF8">
            <wp:extent cx="5731510" cy="1107830"/>
            <wp:effectExtent l="0" t="0" r="2540" b="0"/>
            <wp:docPr id="401549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549454" name=""/>
                    <pic:cNvPicPr/>
                  </pic:nvPicPr>
                  <pic:blipFill>
                    <a:blip r:embed="rId40"/>
                    <a:stretch>
                      <a:fillRect/>
                    </a:stretch>
                  </pic:blipFill>
                  <pic:spPr>
                    <a:xfrm>
                      <a:off x="0" y="0"/>
                      <a:ext cx="5731510" cy="1107830"/>
                    </a:xfrm>
                    <a:prstGeom prst="rect">
                      <a:avLst/>
                    </a:prstGeom>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pic:spPr>
                </pic:pic>
              </a:graphicData>
            </a:graphic>
          </wp:inline>
        </w:drawing>
      </w:r>
    </w:p>
    <w:p w14:paraId="359AC603" w14:textId="77777777" w:rsidR="0041138D" w:rsidRPr="0041138D" w:rsidRDefault="0041138D" w:rsidP="0041138D">
      <w:pPr>
        <w:spacing w:before="40" w:after="110"/>
        <w:ind w:left="360"/>
        <w:rPr>
          <w:szCs w:val="20"/>
        </w:rPr>
      </w:pPr>
      <w:r w:rsidRPr="0041138D">
        <w:rPr>
          <w:b/>
          <w:color w:val="1F3864"/>
          <w:szCs w:val="20"/>
        </w:rPr>
        <w:t xml:space="preserve">Problem. </w:t>
      </w:r>
      <w:r w:rsidRPr="0041138D">
        <w:rPr>
          <w:szCs w:val="20"/>
        </w:rPr>
        <w:t>A source system can provide data only through file-based exchange mechanisms. Traditional polling approaches can introduce unnecessary latency, operational overhead and tighter coupling between systems.</w:t>
      </w:r>
    </w:p>
    <w:p w14:paraId="0DAB28A6" w14:textId="77777777" w:rsidR="0041138D" w:rsidRPr="0041138D" w:rsidRDefault="0041138D" w:rsidP="0041138D">
      <w:pPr>
        <w:spacing w:before="40" w:after="110"/>
        <w:ind w:left="360"/>
        <w:rPr>
          <w:szCs w:val="20"/>
        </w:rPr>
      </w:pPr>
      <w:r w:rsidRPr="0041138D">
        <w:rPr>
          <w:b/>
          <w:color w:val="1F3864"/>
          <w:szCs w:val="20"/>
        </w:rPr>
        <w:t xml:space="preserve">Solution. </w:t>
      </w:r>
      <w:r w:rsidRPr="0041138D">
        <w:rPr>
          <w:szCs w:val="20"/>
        </w:rPr>
        <w:t>Files are landed in Blob using Logic App or Azure Function, and they can react to its arrival with an Event Grid blob-created event, event-driven, not polled. Validation, transformation and downstream distribution are performed through standard integration services, allowing file exchange to act as a transport mechanism while processing continues using approved messaging and orchestration patterns.</w:t>
      </w:r>
    </w:p>
    <w:p w14:paraId="7A432DAF" w14:textId="77777777" w:rsidR="0041138D" w:rsidRPr="0041138D" w:rsidRDefault="0041138D" w:rsidP="0041138D">
      <w:pPr>
        <w:spacing w:before="40" w:after="110"/>
        <w:ind w:left="360"/>
        <w:rPr>
          <w:szCs w:val="20"/>
        </w:rPr>
      </w:pPr>
      <w:r w:rsidRPr="0041138D">
        <w:rPr>
          <w:b/>
          <w:color w:val="1F3864"/>
          <w:szCs w:val="20"/>
        </w:rPr>
        <w:t xml:space="preserve">Use it when. </w:t>
      </w:r>
      <w:r w:rsidRPr="0041138D">
        <w:rPr>
          <w:szCs w:val="20"/>
        </w:rPr>
        <w:t>A source can only deliver operational data as files (partner SFTP, legacy extract, scheduled drop) and the contents are records to process.</w:t>
      </w:r>
    </w:p>
    <w:p w14:paraId="7E3C9A6A" w14:textId="77777777" w:rsidR="0041138D" w:rsidRPr="0041138D" w:rsidRDefault="0041138D" w:rsidP="0041138D">
      <w:pPr>
        <w:spacing w:before="40" w:after="110"/>
        <w:ind w:left="360"/>
        <w:rPr>
          <w:szCs w:val="20"/>
        </w:rPr>
      </w:pPr>
      <w:r w:rsidRPr="0041138D">
        <w:rPr>
          <w:b/>
          <w:color w:val="1F3864"/>
          <w:szCs w:val="20"/>
        </w:rPr>
        <w:t xml:space="preserve">Avoid it when. </w:t>
      </w:r>
      <w:r w:rsidRPr="0041138D">
        <w:rPr>
          <w:szCs w:val="20"/>
        </w:rPr>
        <w:t>Direct API or event-based integration is available, or the primary objective is analytical or bulk data ingestion better suited to the data platform.</w:t>
      </w:r>
    </w:p>
    <w:p w14:paraId="75FCE0D8" w14:textId="77777777" w:rsidR="0041138D" w:rsidRPr="0041138D" w:rsidRDefault="0041138D" w:rsidP="0041138D">
      <w:pPr>
        <w:spacing w:before="40" w:after="110"/>
        <w:ind w:left="360"/>
        <w:rPr>
          <w:szCs w:val="20"/>
        </w:rPr>
      </w:pPr>
      <w:r w:rsidRPr="0041138D">
        <w:rPr>
          <w:b/>
          <w:color w:val="1F3864"/>
          <w:szCs w:val="20"/>
        </w:rPr>
        <w:t>Risks and considerations.</w:t>
      </w:r>
      <w:r w:rsidRPr="0041138D" w:rsidDel="0005614D">
        <w:rPr>
          <w:rFonts w:eastAsia="Times New Roman" w:cs="Segoe UI"/>
          <w:szCs w:val="20"/>
          <w:lang w:eastAsia="en-GB"/>
        </w:rPr>
        <w:t xml:space="preserve"> </w:t>
      </w:r>
      <w:r w:rsidRPr="0041138D">
        <w:rPr>
          <w:szCs w:val="20"/>
        </w:rPr>
        <w:t>File completeness, validation, replay and duplicate handling should be considered during design. Invalid files should be isolated using approved error-handling processes. File lifecycle, retention and storage costs should also be governed appropriately.</w:t>
      </w:r>
    </w:p>
    <w:p w14:paraId="014AC6EB" w14:textId="77777777" w:rsidR="0041138D" w:rsidRPr="0041138D" w:rsidRDefault="0041138D" w:rsidP="0041138D">
      <w:pPr>
        <w:spacing w:before="40" w:after="110"/>
        <w:ind w:left="360"/>
        <w:rPr>
          <w:szCs w:val="20"/>
        </w:rPr>
      </w:pPr>
      <w:r w:rsidRPr="0041138D">
        <w:rPr>
          <w:b/>
          <w:color w:val="1F3864"/>
          <w:szCs w:val="20"/>
        </w:rPr>
        <w:t>Security boundary. T</w:t>
      </w:r>
      <w:r w:rsidRPr="0041138D">
        <w:rPr>
          <w:szCs w:val="20"/>
        </w:rPr>
        <w:t>he Blob landing (firewalled, public access disabled), Event Grid, the Logic App/Function and Service Bus all sit in spokes; a partner SFTP is the external boundary. Within Azure: Blob over a Private Endpoint with managed-identity RBAC (no account keys, no public SAS), Event Grid and the Function private, TLS. Outside Azure: the SFTP endpoint is fronted through the edge or reached over private connectivity, requires SFTP-over-SSH with key or certificate auth and no anonymous access, is IP allow-listed, and files are encrypted in transit and at rest, a registered exception where it is internet-facing.</w:t>
      </w:r>
    </w:p>
    <w:p w14:paraId="2CBDD002" w14:textId="77777777" w:rsidR="0041138D" w:rsidRPr="0041138D" w:rsidRDefault="0041138D" w:rsidP="0041138D">
      <w:pPr>
        <w:spacing w:before="40" w:after="110"/>
        <w:ind w:left="360"/>
        <w:rPr>
          <w:szCs w:val="20"/>
        </w:rPr>
      </w:pPr>
      <w:r w:rsidRPr="0041138D">
        <w:rPr>
          <w:b/>
          <w:color w:val="1F3864"/>
          <w:szCs w:val="20"/>
        </w:rPr>
        <w:t xml:space="preserve">Common pitfall. </w:t>
      </w:r>
      <w:r w:rsidRPr="0041138D">
        <w:rPr>
          <w:szCs w:val="20"/>
        </w:rPr>
        <w:t>Treating file structures as long-term system contracts or processing large files without validation, decomposition and error-handling controls.</w:t>
      </w:r>
    </w:p>
    <w:p w14:paraId="735F6CD3" w14:textId="2FF75A65" w:rsidR="00363CBA" w:rsidRPr="0041138D" w:rsidRDefault="0041138D" w:rsidP="0041138D">
      <w:pPr>
        <w:spacing w:before="40" w:after="110"/>
        <w:ind w:left="360"/>
        <w:rPr>
          <w:szCs w:val="20"/>
        </w:rPr>
      </w:pPr>
      <w:r w:rsidRPr="0041138D">
        <w:rPr>
          <w:b/>
          <w:color w:val="1F3864"/>
          <w:szCs w:val="20"/>
        </w:rPr>
        <w:t xml:space="preserve">In practice. </w:t>
      </w:r>
      <w:r w:rsidRPr="0041138D">
        <w:rPr>
          <w:szCs w:val="20"/>
        </w:rPr>
        <w:t>A delegated authority or third-party provider delivers operational data through an SFTP-based file exchange. The file is validated, transformed (if applicable) and distributed through messaging and orchestration patterns, allowing downstream systems to process individual business records independently of the original file format.</w:t>
      </w:r>
    </w:p>
    <w:p w14:paraId="3058DC15" w14:textId="77777777" w:rsidR="00BB7DA4" w:rsidRPr="0041138D" w:rsidRDefault="00BB7DA4" w:rsidP="0041138D">
      <w:pPr>
        <w:spacing w:before="40" w:after="110"/>
        <w:ind w:left="360"/>
        <w:rPr>
          <w:szCs w:val="20"/>
        </w:rPr>
      </w:pPr>
    </w:p>
    <w:p w14:paraId="526E40A8" w14:textId="468C35AE" w:rsidR="0041138D" w:rsidRPr="00FE4F0E" w:rsidRDefault="0041138D" w:rsidP="0041138D">
      <w:pPr>
        <w:pStyle w:val="Heading3"/>
        <w:rPr>
          <w:rFonts w:cs="Times New Roman"/>
          <w:bCs/>
          <w:color w:val="132040" w:themeColor="accent1" w:themeShade="BF"/>
          <w:sz w:val="24"/>
          <w:szCs w:val="26"/>
        </w:rPr>
      </w:pPr>
      <w:bookmarkStart w:id="225" w:name="_Toc239852321"/>
      <w:bookmarkStart w:id="226" w:name="_Toc239980627"/>
      <w:r w:rsidRPr="00FE4F0E">
        <w:rPr>
          <w:rFonts w:cs="Times New Roman"/>
          <w:bCs/>
          <w:color w:val="132040" w:themeColor="accent1" w:themeShade="BF"/>
          <w:sz w:val="24"/>
          <w:szCs w:val="26"/>
        </w:rPr>
        <w:t>File generation and delivery (</w:t>
      </w:r>
      <w:r w:rsidR="00122229">
        <w:rPr>
          <w:rFonts w:cs="Times New Roman"/>
          <w:bCs/>
          <w:color w:val="132040" w:themeColor="accent1" w:themeShade="BF"/>
          <w:sz w:val="24"/>
          <w:szCs w:val="26"/>
        </w:rPr>
        <w:t>SFINT20</w:t>
      </w:r>
      <w:r w:rsidRPr="00FE4F0E">
        <w:rPr>
          <w:rFonts w:cs="Times New Roman"/>
          <w:bCs/>
          <w:color w:val="132040" w:themeColor="accent1" w:themeShade="BF"/>
          <w:sz w:val="24"/>
          <w:szCs w:val="26"/>
        </w:rPr>
        <w:t>)</w:t>
      </w:r>
      <w:bookmarkEnd w:id="225"/>
      <w:bookmarkEnd w:id="226"/>
    </w:p>
    <w:p w14:paraId="7ED29D3F" w14:textId="5415F21C" w:rsidR="00180A2F" w:rsidRDefault="0041138D" w:rsidP="003871B6">
      <w:pPr>
        <w:spacing w:before="10" w:after="90"/>
        <w:rPr>
          <w:szCs w:val="20"/>
        </w:rPr>
      </w:pPr>
      <w:r w:rsidRPr="0041138D">
        <w:rPr>
          <w:i/>
          <w:color w:val="5A6470"/>
          <w:szCs w:val="20"/>
        </w:rPr>
        <w:t>The platform produces a file from records or events and delivers it to a partner or system that can only consume files.</w:t>
      </w:r>
    </w:p>
    <w:p w14:paraId="0FD3A473" w14:textId="1130D1E0" w:rsidR="00180A2F" w:rsidRDefault="00E4424C" w:rsidP="00180A2F">
      <w:pPr>
        <w:spacing w:before="90" w:after="130"/>
        <w:rPr>
          <w:szCs w:val="20"/>
        </w:rPr>
      </w:pPr>
      <w:r>
        <w:rPr>
          <w:noProof/>
          <w:szCs w:val="20"/>
        </w:rPr>
        <w:t xml:space="preserve"> </w:t>
      </w:r>
      <w:r>
        <w:rPr>
          <w:noProof/>
          <w:szCs w:val="20"/>
        </w:rPr>
        <w:drawing>
          <wp:inline distT="0" distB="0" distL="0" distR="0" wp14:anchorId="2F3C80AD" wp14:editId="2DC1B577">
            <wp:extent cx="5693682" cy="814564"/>
            <wp:effectExtent l="0" t="0" r="2540" b="5080"/>
            <wp:docPr id="1810598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43984" cy="821760"/>
                    </a:xfrm>
                    <a:prstGeom prst="rect">
                      <a:avLst/>
                    </a:prstGeom>
                    <a:noFill/>
                  </pic:spPr>
                </pic:pic>
              </a:graphicData>
            </a:graphic>
          </wp:inline>
        </w:drawing>
      </w:r>
    </w:p>
    <w:p w14:paraId="0BF8E222" w14:textId="77777777" w:rsidR="0041138D" w:rsidRPr="0041138D" w:rsidRDefault="0041138D" w:rsidP="0041138D">
      <w:pPr>
        <w:spacing w:before="40" w:after="110"/>
        <w:ind w:left="360"/>
        <w:rPr>
          <w:szCs w:val="20"/>
        </w:rPr>
      </w:pPr>
      <w:r w:rsidRPr="0041138D">
        <w:rPr>
          <w:b/>
          <w:color w:val="1F3864"/>
          <w:szCs w:val="20"/>
        </w:rPr>
        <w:t xml:space="preserve">Problem. </w:t>
      </w:r>
      <w:r w:rsidRPr="0041138D">
        <w:rPr>
          <w:szCs w:val="20"/>
        </w:rPr>
        <w:t>A downstream party, a partner, a legacy system, a regulator, needs data as a file, on a schedule or on an event.</w:t>
      </w:r>
    </w:p>
    <w:p w14:paraId="6607E17B" w14:textId="3B3E1DFC" w:rsidR="0041138D" w:rsidRPr="0041138D" w:rsidRDefault="0041138D" w:rsidP="0041138D">
      <w:pPr>
        <w:spacing w:before="40" w:after="110"/>
        <w:ind w:left="360"/>
        <w:rPr>
          <w:szCs w:val="20"/>
        </w:rPr>
      </w:pPr>
      <w:r w:rsidRPr="0041138D">
        <w:rPr>
          <w:b/>
          <w:color w:val="1F3864"/>
          <w:szCs w:val="20"/>
        </w:rPr>
        <w:t xml:space="preserve">Solution. </w:t>
      </w:r>
      <w:r w:rsidRPr="0041138D">
        <w:rPr>
          <w:szCs w:val="20"/>
        </w:rPr>
        <w:t>A Logic App collects the data (from events, a query, or accumulated messages), a Function renders it into the required file format</w:t>
      </w:r>
      <w:r w:rsidR="00305C66">
        <w:rPr>
          <w:szCs w:val="20"/>
        </w:rPr>
        <w:t xml:space="preserve"> (if required)</w:t>
      </w:r>
      <w:r w:rsidRPr="0041138D">
        <w:rPr>
          <w:szCs w:val="20"/>
        </w:rPr>
        <w:t>, and the file is written to Blob and delivered, pushed to the partner's SFTP or staged for collection, with a completion event. Delivery status is tracked and retried.</w:t>
      </w:r>
      <w:r w:rsidR="00DF2C57">
        <w:rPr>
          <w:szCs w:val="20"/>
        </w:rPr>
        <w:t xml:space="preserve"> </w:t>
      </w:r>
      <w:r w:rsidR="00755407">
        <w:rPr>
          <w:szCs w:val="20"/>
        </w:rPr>
        <w:t>Depending on destination system, additional components like Data Gateway, ASE</w:t>
      </w:r>
      <w:r w:rsidR="00AB54CF">
        <w:rPr>
          <w:szCs w:val="20"/>
        </w:rPr>
        <w:t>, Express Route</w:t>
      </w:r>
      <w:r w:rsidR="00877101">
        <w:rPr>
          <w:szCs w:val="20"/>
        </w:rPr>
        <w:t>, Hybrid Worker may be needed</w:t>
      </w:r>
      <w:r w:rsidR="0070593F">
        <w:rPr>
          <w:szCs w:val="20"/>
        </w:rPr>
        <w:t>.</w:t>
      </w:r>
    </w:p>
    <w:p w14:paraId="57620F30" w14:textId="77777777" w:rsidR="0041138D" w:rsidRPr="0041138D" w:rsidRDefault="0041138D" w:rsidP="0041138D">
      <w:pPr>
        <w:spacing w:before="40" w:after="110"/>
        <w:ind w:left="360"/>
        <w:rPr>
          <w:szCs w:val="20"/>
        </w:rPr>
      </w:pPr>
      <w:r w:rsidRPr="0041138D">
        <w:rPr>
          <w:b/>
          <w:color w:val="1F3864"/>
          <w:szCs w:val="20"/>
        </w:rPr>
        <w:t xml:space="preserve">Use it when. </w:t>
      </w:r>
      <w:r w:rsidRPr="0041138D">
        <w:rPr>
          <w:szCs w:val="20"/>
        </w:rPr>
        <w:t>A consumer can only ingest files, or a scheduled or regulatory extract is required.</w:t>
      </w:r>
    </w:p>
    <w:p w14:paraId="67ED86AB" w14:textId="375D8438" w:rsidR="0041138D" w:rsidRPr="0041138D" w:rsidRDefault="0041138D" w:rsidP="0041138D">
      <w:pPr>
        <w:spacing w:before="40" w:after="110"/>
        <w:ind w:left="360"/>
        <w:rPr>
          <w:szCs w:val="20"/>
        </w:rPr>
      </w:pPr>
      <w:r w:rsidRPr="0041138D">
        <w:rPr>
          <w:b/>
          <w:color w:val="1F3864"/>
          <w:szCs w:val="20"/>
        </w:rPr>
        <w:t xml:space="preserve">Avoid it when. </w:t>
      </w:r>
      <w:r w:rsidRPr="0041138D">
        <w:rPr>
          <w:szCs w:val="20"/>
        </w:rPr>
        <w:t>The consumer could call an API or subscribe to events.</w:t>
      </w:r>
    </w:p>
    <w:p w14:paraId="1E542CFC" w14:textId="0A6811F3" w:rsidR="0041138D" w:rsidRPr="0041138D" w:rsidRDefault="0041138D" w:rsidP="0041138D">
      <w:pPr>
        <w:spacing w:before="40" w:after="110"/>
        <w:ind w:left="360"/>
        <w:rPr>
          <w:szCs w:val="20"/>
        </w:rPr>
      </w:pPr>
      <w:r w:rsidRPr="0041138D">
        <w:rPr>
          <w:b/>
          <w:color w:val="1F3864"/>
          <w:szCs w:val="20"/>
        </w:rPr>
        <w:t xml:space="preserve">Risks and considerations. </w:t>
      </w:r>
      <w:r w:rsidRPr="0041138D">
        <w:rPr>
          <w:szCs w:val="20"/>
        </w:rPr>
        <w:t xml:space="preserve">File delivery should include confirmation, retry and monitoring mechanisms. File retention, encryption, naming standards and delivery reconciliation should be considered as part of the solution design. Partner SFTP credentials are held in </w:t>
      </w:r>
      <w:r w:rsidR="004E2DFF" w:rsidRPr="004E2DFF">
        <w:rPr>
          <w:szCs w:val="20"/>
        </w:rPr>
        <w:t>Approved secret, key, and certificate management services</w:t>
      </w:r>
      <w:r w:rsidRPr="0041138D">
        <w:rPr>
          <w:szCs w:val="20"/>
        </w:rPr>
        <w:t>, and sign or encrypt sensitive files (where required). Write-then-rename so a partner never collects a half-written file and manage retention so generated files do not accumulate cost.</w:t>
      </w:r>
    </w:p>
    <w:p w14:paraId="1E4E7160" w14:textId="704D8545" w:rsidR="0041138D" w:rsidRPr="0041138D" w:rsidRDefault="0041138D" w:rsidP="0041138D">
      <w:pPr>
        <w:spacing w:before="40" w:after="110"/>
        <w:ind w:left="360"/>
        <w:rPr>
          <w:szCs w:val="20"/>
        </w:rPr>
      </w:pPr>
      <w:r w:rsidRPr="0041138D">
        <w:rPr>
          <w:b/>
          <w:color w:val="1F3864"/>
          <w:szCs w:val="20"/>
        </w:rPr>
        <w:t>Security boundary.</w:t>
      </w:r>
      <w:r w:rsidRPr="0041138D" w:rsidDel="00310E34">
        <w:rPr>
          <w:b/>
          <w:color w:val="1F3864"/>
          <w:szCs w:val="20"/>
        </w:rPr>
        <w:t xml:space="preserve"> </w:t>
      </w:r>
      <w:r w:rsidRPr="0041138D">
        <w:rPr>
          <w:szCs w:val="20"/>
        </w:rPr>
        <w:t>The Logic App, Function and Blob/SFTP staging sit in spokes</w:t>
      </w:r>
      <w:r w:rsidR="007D6D3C">
        <w:rPr>
          <w:szCs w:val="20"/>
        </w:rPr>
        <w:t>,</w:t>
      </w:r>
      <w:r w:rsidRPr="0041138D">
        <w:rPr>
          <w:szCs w:val="20"/>
        </w:rPr>
        <w:t xml:space="preserve"> delivery to the </w:t>
      </w:r>
      <w:r w:rsidR="00474B7F">
        <w:rPr>
          <w:szCs w:val="20"/>
        </w:rPr>
        <w:t>consumer</w:t>
      </w:r>
      <w:r w:rsidRPr="0041138D">
        <w:rPr>
          <w:szCs w:val="20"/>
        </w:rPr>
        <w:t xml:space="preserve"> is the external boundary</w:t>
      </w:r>
      <w:r w:rsidR="00474B7F">
        <w:rPr>
          <w:szCs w:val="20"/>
        </w:rPr>
        <w:t xml:space="preserve"> in case of SFTP Partner and in all other cases it will be internal systems</w:t>
      </w:r>
      <w:r w:rsidRPr="0041138D">
        <w:rPr>
          <w:szCs w:val="20"/>
        </w:rPr>
        <w:t xml:space="preserve">. Within Azure: managed identity to Blob (no keys), partner SFTP credentials held in </w:t>
      </w:r>
      <w:r w:rsidR="004E2DFF" w:rsidRPr="004E2DFF">
        <w:rPr>
          <w:szCs w:val="20"/>
        </w:rPr>
        <w:t>Approved secret, key, and certificate management services</w:t>
      </w:r>
      <w:r w:rsidRPr="0041138D">
        <w:rPr>
          <w:szCs w:val="20"/>
        </w:rPr>
        <w:t>and referenced, TLS. Outside Azure: SFTP-over-SSH with key auth to an allow-listed partner host, sensitive files signed or encrypted, and egress over the controlled path rather than default routing.</w:t>
      </w:r>
    </w:p>
    <w:p w14:paraId="426041B2" w14:textId="77777777" w:rsidR="0041138D" w:rsidRPr="0041138D" w:rsidRDefault="0041138D" w:rsidP="0041138D">
      <w:pPr>
        <w:spacing w:before="40" w:after="110"/>
        <w:ind w:left="360"/>
        <w:rPr>
          <w:szCs w:val="20"/>
        </w:rPr>
      </w:pPr>
      <w:r w:rsidRPr="0041138D">
        <w:rPr>
          <w:b/>
          <w:color w:val="1F3864"/>
          <w:szCs w:val="20"/>
        </w:rPr>
        <w:t xml:space="preserve">Common pitfall. </w:t>
      </w:r>
      <w:r w:rsidRPr="0041138D">
        <w:rPr>
          <w:szCs w:val="20"/>
        </w:rPr>
        <w:t>Hand-rolled scheduled scripts running outside the platform with credentials in config with no delivery confirmation or retry.</w:t>
      </w:r>
    </w:p>
    <w:p w14:paraId="395B1FAB" w14:textId="23B94A30" w:rsidR="00E11A1D" w:rsidRDefault="0041138D" w:rsidP="0041138D">
      <w:pPr>
        <w:spacing w:before="40" w:after="110"/>
        <w:ind w:left="360"/>
        <w:rPr>
          <w:szCs w:val="20"/>
        </w:rPr>
      </w:pPr>
      <w:r w:rsidRPr="0041138D">
        <w:rPr>
          <w:b/>
          <w:color w:val="1F3864"/>
          <w:szCs w:val="20"/>
        </w:rPr>
        <w:t xml:space="preserve">In practice. </w:t>
      </w:r>
      <w:r w:rsidRPr="0041138D">
        <w:rPr>
          <w:szCs w:val="20"/>
        </w:rPr>
        <w:t xml:space="preserve">A nightly settlement extract is generated and pushed to the partner's SFTP, with a completion event notifying the finance team. </w:t>
      </w:r>
    </w:p>
    <w:p w14:paraId="7F86DF7A" w14:textId="77777777" w:rsidR="00BB7DA4" w:rsidRDefault="00BB7DA4" w:rsidP="0041138D">
      <w:pPr>
        <w:spacing w:before="40" w:after="110"/>
        <w:ind w:left="360"/>
        <w:rPr>
          <w:szCs w:val="20"/>
        </w:rPr>
      </w:pPr>
    </w:p>
    <w:p w14:paraId="585CD693" w14:textId="77777777" w:rsidR="00BB7DA4" w:rsidRDefault="00BB7DA4" w:rsidP="0041138D">
      <w:pPr>
        <w:spacing w:before="40" w:after="110"/>
        <w:ind w:left="360"/>
        <w:rPr>
          <w:szCs w:val="20"/>
        </w:rPr>
      </w:pPr>
    </w:p>
    <w:p w14:paraId="5D318238" w14:textId="77777777" w:rsidR="00BB7DA4" w:rsidRDefault="00BB7DA4" w:rsidP="0041138D">
      <w:pPr>
        <w:spacing w:before="40" w:after="110"/>
        <w:ind w:left="360"/>
        <w:rPr>
          <w:szCs w:val="20"/>
        </w:rPr>
      </w:pPr>
    </w:p>
    <w:p w14:paraId="4ABE5E2A" w14:textId="77777777" w:rsidR="00BB7DA4" w:rsidRDefault="00BB7DA4" w:rsidP="0041138D">
      <w:pPr>
        <w:spacing w:before="40" w:after="110"/>
        <w:ind w:left="360"/>
        <w:rPr>
          <w:szCs w:val="20"/>
        </w:rPr>
      </w:pPr>
    </w:p>
    <w:p w14:paraId="487A7183" w14:textId="77777777" w:rsidR="00BB7DA4" w:rsidRDefault="00BB7DA4" w:rsidP="0041138D">
      <w:pPr>
        <w:spacing w:before="40" w:after="110"/>
        <w:ind w:left="360"/>
        <w:rPr>
          <w:szCs w:val="20"/>
        </w:rPr>
      </w:pPr>
    </w:p>
    <w:p w14:paraId="2A3B675E" w14:textId="77777777" w:rsidR="00BB7DA4" w:rsidRDefault="00BB7DA4" w:rsidP="0041138D">
      <w:pPr>
        <w:spacing w:before="40" w:after="110"/>
        <w:ind w:left="360"/>
        <w:rPr>
          <w:szCs w:val="20"/>
        </w:rPr>
      </w:pPr>
    </w:p>
    <w:p w14:paraId="63888D16" w14:textId="77777777" w:rsidR="00BB7DA4" w:rsidRDefault="00BB7DA4" w:rsidP="0041138D">
      <w:pPr>
        <w:spacing w:before="40" w:after="110"/>
        <w:ind w:left="360"/>
        <w:rPr>
          <w:szCs w:val="20"/>
        </w:rPr>
      </w:pPr>
    </w:p>
    <w:p w14:paraId="16174912" w14:textId="77777777" w:rsidR="00BB7DA4" w:rsidRDefault="00BB7DA4" w:rsidP="0041138D">
      <w:pPr>
        <w:spacing w:before="40" w:after="110"/>
        <w:ind w:left="360"/>
        <w:rPr>
          <w:szCs w:val="20"/>
        </w:rPr>
      </w:pPr>
    </w:p>
    <w:p w14:paraId="04F54643" w14:textId="62AAF82A" w:rsidR="0041138D" w:rsidRDefault="0041138D" w:rsidP="0041138D">
      <w:pPr>
        <w:pStyle w:val="Heading2"/>
        <w:rPr>
          <w:bCs w:val="0"/>
        </w:rPr>
      </w:pPr>
      <w:bookmarkStart w:id="227" w:name="_Toc239852322"/>
      <w:bookmarkStart w:id="228" w:name="_Toc239980628"/>
      <w:bookmarkStart w:id="229" w:name="_Toc240366850"/>
      <w:r w:rsidRPr="00FE4F0E">
        <w:rPr>
          <w:bCs w:val="0"/>
        </w:rPr>
        <w:t>Transformation and Routing Patterns</w:t>
      </w:r>
      <w:bookmarkEnd w:id="227"/>
      <w:bookmarkEnd w:id="228"/>
      <w:bookmarkEnd w:id="229"/>
    </w:p>
    <w:p w14:paraId="5B5292A7" w14:textId="77777777" w:rsidR="00363CBA" w:rsidRPr="00363CBA" w:rsidRDefault="00363CBA" w:rsidP="00363CBA"/>
    <w:p w14:paraId="50951E7B" w14:textId="2AB3C50D" w:rsidR="0041138D" w:rsidRPr="00FE4F0E" w:rsidRDefault="0041138D" w:rsidP="0041138D">
      <w:pPr>
        <w:pStyle w:val="Heading3"/>
        <w:rPr>
          <w:rFonts w:cs="Times New Roman"/>
          <w:bCs/>
          <w:color w:val="132040" w:themeColor="accent1" w:themeShade="BF"/>
          <w:sz w:val="24"/>
          <w:szCs w:val="26"/>
        </w:rPr>
      </w:pPr>
      <w:bookmarkStart w:id="230" w:name="_Toc239852323"/>
      <w:bookmarkStart w:id="231" w:name="_Toc239980629"/>
      <w:r w:rsidRPr="00FE4F0E">
        <w:rPr>
          <w:rFonts w:cs="Times New Roman"/>
          <w:bCs/>
          <w:color w:val="132040" w:themeColor="accent1" w:themeShade="BF"/>
          <w:sz w:val="24"/>
          <w:szCs w:val="26"/>
        </w:rPr>
        <w:t>Canonical data model and message translator (</w:t>
      </w:r>
      <w:r w:rsidR="00122229">
        <w:rPr>
          <w:rFonts w:cs="Times New Roman"/>
          <w:bCs/>
          <w:color w:val="132040" w:themeColor="accent1" w:themeShade="BF"/>
          <w:sz w:val="24"/>
          <w:szCs w:val="26"/>
        </w:rPr>
        <w:t>SFINT21</w:t>
      </w:r>
      <w:r w:rsidRPr="00FE4F0E">
        <w:rPr>
          <w:rFonts w:cs="Times New Roman"/>
          <w:bCs/>
          <w:color w:val="132040" w:themeColor="accent1" w:themeShade="BF"/>
          <w:sz w:val="24"/>
          <w:szCs w:val="26"/>
        </w:rPr>
        <w:t>)</w:t>
      </w:r>
      <w:bookmarkEnd w:id="230"/>
      <w:bookmarkEnd w:id="231"/>
    </w:p>
    <w:p w14:paraId="03BF309E" w14:textId="77777777" w:rsidR="0041138D" w:rsidRDefault="0041138D" w:rsidP="0041138D">
      <w:pPr>
        <w:spacing w:before="10" w:after="90"/>
        <w:rPr>
          <w:i/>
          <w:color w:val="5A6470"/>
          <w:szCs w:val="20"/>
        </w:rPr>
      </w:pPr>
      <w:r w:rsidRPr="0041138D">
        <w:rPr>
          <w:i/>
          <w:color w:val="5A6470"/>
          <w:szCs w:val="20"/>
        </w:rPr>
        <w:t>Map every external format to one internal canonical model, so internal systems never bind to a partner's format.</w:t>
      </w:r>
    </w:p>
    <w:p w14:paraId="73FC5A80" w14:textId="77777777" w:rsidR="00337337" w:rsidRPr="0041138D" w:rsidRDefault="00337337" w:rsidP="0041138D">
      <w:pPr>
        <w:spacing w:before="10" w:after="90"/>
        <w:rPr>
          <w:szCs w:val="20"/>
        </w:rPr>
      </w:pPr>
    </w:p>
    <w:p w14:paraId="58B8BCB8" w14:textId="78B73511" w:rsidR="0041138D" w:rsidRPr="0041138D" w:rsidRDefault="00337337" w:rsidP="00B44203">
      <w:pPr>
        <w:spacing w:before="90" w:after="130"/>
        <w:rPr>
          <w:szCs w:val="20"/>
        </w:rPr>
      </w:pPr>
      <w:r>
        <w:rPr>
          <w:noProof/>
          <w:szCs w:val="20"/>
        </w:rPr>
        <w:drawing>
          <wp:inline distT="0" distB="0" distL="0" distR="0" wp14:anchorId="08D26719" wp14:editId="2B29780B">
            <wp:extent cx="5514975" cy="2627424"/>
            <wp:effectExtent l="0" t="0" r="0" b="0"/>
            <wp:docPr id="11978535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538975" cy="2638858"/>
                    </a:xfrm>
                    <a:prstGeom prst="rect">
                      <a:avLst/>
                    </a:prstGeom>
                    <a:noFill/>
                  </pic:spPr>
                </pic:pic>
              </a:graphicData>
            </a:graphic>
          </wp:inline>
        </w:drawing>
      </w:r>
    </w:p>
    <w:p w14:paraId="422CB5D6" w14:textId="77777777" w:rsidR="0041138D" w:rsidRPr="0041138D" w:rsidRDefault="0041138D" w:rsidP="0041138D">
      <w:pPr>
        <w:spacing w:before="40" w:after="110"/>
        <w:ind w:left="360"/>
        <w:rPr>
          <w:szCs w:val="20"/>
        </w:rPr>
      </w:pPr>
      <w:r w:rsidRPr="0041138D">
        <w:rPr>
          <w:b/>
          <w:color w:val="1F3864"/>
          <w:szCs w:val="20"/>
        </w:rPr>
        <w:t xml:space="preserve">Problem. </w:t>
      </w:r>
      <w:r w:rsidRPr="0041138D">
        <w:rPr>
          <w:szCs w:val="20"/>
        </w:rPr>
        <w:t>Multiple external and internal systems exchange information using different schemas, message formats and data models. Direct system-to-system mappings increase complexity, coupling and change impact across the integration landscape</w:t>
      </w:r>
    </w:p>
    <w:p w14:paraId="4848A829" w14:textId="77777777" w:rsidR="0041138D" w:rsidRPr="0041138D" w:rsidRDefault="0041138D" w:rsidP="0041138D">
      <w:pPr>
        <w:spacing w:before="40" w:after="110"/>
        <w:ind w:left="360"/>
        <w:rPr>
          <w:szCs w:val="20"/>
        </w:rPr>
      </w:pPr>
      <w:r w:rsidRPr="0041138D">
        <w:rPr>
          <w:b/>
          <w:color w:val="1F3864"/>
          <w:szCs w:val="20"/>
        </w:rPr>
        <w:t xml:space="preserve">Solution. </w:t>
      </w:r>
      <w:r w:rsidRPr="0041138D">
        <w:rPr>
          <w:szCs w:val="20"/>
        </w:rPr>
        <w:t>Define a canonical enterprise model for each business domain and perform translation at the integration boundary. External formats are mapped to the canonical model on ingress and transformed from the canonical model on egress. Internal systems interact using the canonical representation rather than external schemas.</w:t>
      </w:r>
    </w:p>
    <w:p w14:paraId="2668096F" w14:textId="77777777" w:rsidR="0041138D" w:rsidRPr="0041138D" w:rsidRDefault="0041138D" w:rsidP="0041138D">
      <w:pPr>
        <w:spacing w:before="40" w:after="110"/>
        <w:ind w:left="360"/>
        <w:rPr>
          <w:szCs w:val="20"/>
        </w:rPr>
      </w:pPr>
      <w:r w:rsidRPr="0041138D">
        <w:rPr>
          <w:b/>
          <w:color w:val="1F3864"/>
          <w:szCs w:val="20"/>
        </w:rPr>
        <w:t xml:space="preserve">Use it when. </w:t>
      </w:r>
      <w:r w:rsidRPr="0041138D">
        <w:rPr>
          <w:szCs w:val="20"/>
        </w:rPr>
        <w:t>Integration is needed with several external parties or standards for the same business concept</w:t>
      </w:r>
    </w:p>
    <w:p w14:paraId="003EA751" w14:textId="77777777" w:rsidR="0041138D" w:rsidRPr="0041138D" w:rsidRDefault="0041138D" w:rsidP="0041138D">
      <w:pPr>
        <w:spacing w:before="40" w:after="110"/>
        <w:ind w:left="360"/>
        <w:rPr>
          <w:szCs w:val="20"/>
        </w:rPr>
      </w:pPr>
      <w:r w:rsidRPr="0041138D">
        <w:rPr>
          <w:b/>
          <w:color w:val="1F3864"/>
          <w:szCs w:val="20"/>
        </w:rPr>
        <w:t xml:space="preserve">Avoid it when. </w:t>
      </w:r>
      <w:r w:rsidRPr="0041138D">
        <w:rPr>
          <w:szCs w:val="20"/>
        </w:rPr>
        <w:t>There really is a single, stable format on both sides, a straight protocol mediation (SFINT3) is enough.</w:t>
      </w:r>
    </w:p>
    <w:p w14:paraId="7EA5868B" w14:textId="77777777" w:rsidR="0041138D" w:rsidRPr="0041138D" w:rsidRDefault="0041138D" w:rsidP="0041138D">
      <w:pPr>
        <w:spacing w:before="40" w:after="110"/>
        <w:ind w:left="360"/>
        <w:rPr>
          <w:szCs w:val="20"/>
        </w:rPr>
      </w:pPr>
      <w:r w:rsidRPr="0041138D">
        <w:rPr>
          <w:b/>
          <w:color w:val="1F3864"/>
          <w:szCs w:val="20"/>
        </w:rPr>
        <w:t xml:space="preserve">Risks and considerations. </w:t>
      </w:r>
      <w:r w:rsidRPr="0041138D">
        <w:rPr>
          <w:szCs w:val="20"/>
        </w:rPr>
        <w:t>Canonical models require clear ownership, versioning and governance. Mapping rules should be maintained, tested and reviewed as part of the integration lifecycle. Schema changes should be assessed against the canonical model before implementation.</w:t>
      </w:r>
    </w:p>
    <w:p w14:paraId="2F278493" w14:textId="77777777" w:rsidR="0041138D" w:rsidRPr="0041138D" w:rsidRDefault="0041138D" w:rsidP="0041138D">
      <w:pPr>
        <w:spacing w:before="40" w:after="110"/>
        <w:ind w:left="360"/>
        <w:rPr>
          <w:szCs w:val="20"/>
        </w:rPr>
      </w:pPr>
      <w:r w:rsidRPr="0041138D">
        <w:rPr>
          <w:b/>
          <w:color w:val="1F3864"/>
          <w:szCs w:val="20"/>
        </w:rPr>
        <w:t xml:space="preserve">Security boundary. </w:t>
      </w:r>
      <w:r w:rsidRPr="0041138D">
        <w:rPr>
          <w:szCs w:val="20"/>
        </w:rPr>
        <w:t>The translator Function runs in a workload spoke, sitting at the seam between external formats and the internal canonical model. Within Azure: internal distribution over Private Endpoints with managed identity and TLS. Outside Azure: inbound external formats arrive via the relevant boundary pattern, the edge for internet partners, private connectivity for peered ones, and the translator itself is never internet-exposed.</w:t>
      </w:r>
    </w:p>
    <w:p w14:paraId="1A15C9DB" w14:textId="77777777" w:rsidR="0041138D" w:rsidRPr="0041138D" w:rsidRDefault="0041138D" w:rsidP="0041138D">
      <w:pPr>
        <w:spacing w:before="40" w:after="110"/>
        <w:ind w:left="360"/>
        <w:rPr>
          <w:szCs w:val="20"/>
        </w:rPr>
      </w:pPr>
      <w:r w:rsidRPr="0041138D">
        <w:rPr>
          <w:b/>
          <w:color w:val="1F3864"/>
          <w:szCs w:val="20"/>
        </w:rPr>
        <w:t xml:space="preserve">Common pitfall. </w:t>
      </w:r>
      <w:r w:rsidRPr="0041138D">
        <w:rPr>
          <w:szCs w:val="20"/>
        </w:rPr>
        <w:t>Point-to-point mapping between every internal system and every partner format</w:t>
      </w:r>
    </w:p>
    <w:p w14:paraId="5F59A348" w14:textId="61910BA1" w:rsidR="00DE0875" w:rsidRDefault="0041138D" w:rsidP="0041138D">
      <w:pPr>
        <w:spacing w:before="40" w:after="110"/>
        <w:ind w:left="360"/>
        <w:rPr>
          <w:szCs w:val="20"/>
        </w:rPr>
      </w:pPr>
      <w:r w:rsidRPr="0041138D">
        <w:rPr>
          <w:b/>
          <w:color w:val="1F3864"/>
          <w:szCs w:val="20"/>
        </w:rPr>
        <w:t xml:space="preserve">In practice. </w:t>
      </w:r>
      <w:r w:rsidRPr="0041138D">
        <w:rPr>
          <w:szCs w:val="20"/>
        </w:rPr>
        <w:t>Insurance integrations frequently involve brokers, cover holders, delegated claims administrators, reinsurers, bureau services and market platforms, each exposing different formats such as EDI, ACORD XML, bordereaux spreadsheets or Core Data Record structures. Without a canonical model, each internal system must integrate directly with each external format, increasing the number of interfaces and amplifying the impact of schema changes. The canonical data model and message translator pattern provides a consistent internal representation of business concepts such as risk, premium and claims, reducing coupling and simplifying partner onboarding and change management.</w:t>
      </w:r>
    </w:p>
    <w:p w14:paraId="1A00EC02" w14:textId="77777777" w:rsidR="00BB7DA4" w:rsidRDefault="00BB7DA4" w:rsidP="0041138D">
      <w:pPr>
        <w:spacing w:before="40" w:after="110"/>
        <w:ind w:left="360"/>
        <w:rPr>
          <w:szCs w:val="20"/>
        </w:rPr>
      </w:pPr>
    </w:p>
    <w:p w14:paraId="44DAE12C" w14:textId="2C1E74A7" w:rsidR="0041138D" w:rsidRPr="00FE4F0E" w:rsidRDefault="0041138D" w:rsidP="0041138D">
      <w:pPr>
        <w:pStyle w:val="Heading3"/>
        <w:rPr>
          <w:rFonts w:cs="Times New Roman"/>
          <w:bCs/>
          <w:color w:val="132040" w:themeColor="accent1" w:themeShade="BF"/>
          <w:sz w:val="24"/>
          <w:szCs w:val="26"/>
        </w:rPr>
      </w:pPr>
      <w:bookmarkStart w:id="232" w:name="_Toc239852324"/>
      <w:bookmarkStart w:id="233" w:name="_Toc239980630"/>
      <w:r w:rsidRPr="00FE4F0E">
        <w:rPr>
          <w:rFonts w:cs="Times New Roman"/>
          <w:bCs/>
          <w:color w:val="132040" w:themeColor="accent1" w:themeShade="BF"/>
          <w:sz w:val="24"/>
          <w:szCs w:val="26"/>
        </w:rPr>
        <w:t>Content-based routing (</w:t>
      </w:r>
      <w:r w:rsidR="00122229">
        <w:rPr>
          <w:rFonts w:cs="Times New Roman"/>
          <w:bCs/>
          <w:color w:val="132040" w:themeColor="accent1" w:themeShade="BF"/>
          <w:sz w:val="24"/>
          <w:szCs w:val="26"/>
        </w:rPr>
        <w:t>SFINT22</w:t>
      </w:r>
      <w:r w:rsidRPr="00FE4F0E">
        <w:rPr>
          <w:rFonts w:cs="Times New Roman"/>
          <w:bCs/>
          <w:color w:val="132040" w:themeColor="accent1" w:themeShade="BF"/>
          <w:sz w:val="24"/>
          <w:szCs w:val="26"/>
        </w:rPr>
        <w:t>)</w:t>
      </w:r>
      <w:bookmarkEnd w:id="232"/>
      <w:bookmarkEnd w:id="233"/>
    </w:p>
    <w:p w14:paraId="1BFD36FE" w14:textId="77777777" w:rsidR="0041138D" w:rsidRDefault="0041138D" w:rsidP="0041138D">
      <w:pPr>
        <w:spacing w:before="10" w:after="90"/>
        <w:rPr>
          <w:i/>
          <w:color w:val="5A6470"/>
          <w:szCs w:val="20"/>
        </w:rPr>
      </w:pPr>
      <w:r w:rsidRPr="0041138D">
        <w:rPr>
          <w:i/>
          <w:color w:val="5A6470"/>
          <w:szCs w:val="20"/>
        </w:rPr>
        <w:t>Route a message or event to the right destination based on what is in it.</w:t>
      </w:r>
    </w:p>
    <w:p w14:paraId="397C313A" w14:textId="77777777" w:rsidR="00DE0875" w:rsidRPr="0041138D" w:rsidRDefault="00DE0875" w:rsidP="0041138D">
      <w:pPr>
        <w:spacing w:before="10" w:after="90"/>
        <w:rPr>
          <w:szCs w:val="20"/>
        </w:rPr>
      </w:pPr>
    </w:p>
    <w:p w14:paraId="5C33783A" w14:textId="21D42954" w:rsidR="0041138D" w:rsidRDefault="00BE453A" w:rsidP="00C8372C">
      <w:pPr>
        <w:spacing w:before="90" w:after="130"/>
        <w:rPr>
          <w:szCs w:val="20"/>
        </w:rPr>
      </w:pPr>
      <w:r>
        <w:rPr>
          <w:noProof/>
          <w:szCs w:val="20"/>
        </w:rPr>
        <w:drawing>
          <wp:inline distT="0" distB="0" distL="0" distR="0" wp14:anchorId="580A3505" wp14:editId="269487C6">
            <wp:extent cx="5676764" cy="2403475"/>
            <wp:effectExtent l="0" t="0" r="635" b="0"/>
            <wp:docPr id="5648194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688570" cy="2408474"/>
                    </a:xfrm>
                    <a:prstGeom prst="rect">
                      <a:avLst/>
                    </a:prstGeom>
                    <a:noFill/>
                  </pic:spPr>
                </pic:pic>
              </a:graphicData>
            </a:graphic>
          </wp:inline>
        </w:drawing>
      </w:r>
    </w:p>
    <w:p w14:paraId="3D982DA0" w14:textId="77777777" w:rsidR="0041138D" w:rsidRPr="0041138D" w:rsidRDefault="0041138D" w:rsidP="0041138D">
      <w:pPr>
        <w:spacing w:before="40" w:after="110"/>
        <w:ind w:left="360"/>
        <w:rPr>
          <w:szCs w:val="20"/>
        </w:rPr>
      </w:pPr>
      <w:r w:rsidRPr="0041138D">
        <w:rPr>
          <w:b/>
          <w:color w:val="1F3864"/>
          <w:szCs w:val="20"/>
        </w:rPr>
        <w:t xml:space="preserve">Problem. </w:t>
      </w:r>
      <w:r w:rsidRPr="0041138D">
        <w:rPr>
          <w:szCs w:val="20"/>
        </w:rPr>
        <w:t>Messages received through a shared channel require routing to different processing paths based on their content, attributes or business context</w:t>
      </w:r>
    </w:p>
    <w:p w14:paraId="121B23D3" w14:textId="77777777" w:rsidR="0041138D" w:rsidRPr="0041138D" w:rsidRDefault="0041138D" w:rsidP="0041138D">
      <w:pPr>
        <w:spacing w:before="40" w:after="110"/>
        <w:ind w:left="360"/>
        <w:rPr>
          <w:szCs w:val="20"/>
        </w:rPr>
      </w:pPr>
      <w:r w:rsidRPr="0041138D">
        <w:rPr>
          <w:b/>
          <w:color w:val="1F3864"/>
          <w:szCs w:val="20"/>
        </w:rPr>
        <w:t xml:space="preserve">Solution. </w:t>
      </w:r>
      <w:r w:rsidRPr="0041138D">
        <w:rPr>
          <w:szCs w:val="20"/>
        </w:rPr>
        <w:t>Route on content using Service Bus subscription filters or Event Grid routing, or a Function for richer rules, so each message reaches the right handler without the producer knowing the routing map.</w:t>
      </w:r>
    </w:p>
    <w:p w14:paraId="363A212E" w14:textId="77777777" w:rsidR="0041138D" w:rsidRPr="0041138D" w:rsidRDefault="0041138D" w:rsidP="0041138D">
      <w:pPr>
        <w:spacing w:before="40" w:after="110"/>
        <w:ind w:left="360"/>
        <w:rPr>
          <w:szCs w:val="20"/>
        </w:rPr>
      </w:pPr>
      <w:r w:rsidRPr="0041138D">
        <w:rPr>
          <w:b/>
          <w:color w:val="1F3864"/>
          <w:szCs w:val="20"/>
        </w:rPr>
        <w:t xml:space="preserve">Use it when. </w:t>
      </w:r>
      <w:r w:rsidRPr="0041138D">
        <w:rPr>
          <w:szCs w:val="20"/>
        </w:rPr>
        <w:t>Items on a shared channel need to diverge to different handlers according to their content.</w:t>
      </w:r>
    </w:p>
    <w:p w14:paraId="6F17BF25" w14:textId="77777777" w:rsidR="0041138D" w:rsidRPr="0041138D" w:rsidRDefault="0041138D" w:rsidP="0041138D">
      <w:pPr>
        <w:spacing w:before="40" w:after="110"/>
        <w:ind w:left="360"/>
        <w:rPr>
          <w:szCs w:val="20"/>
        </w:rPr>
      </w:pPr>
      <w:r w:rsidRPr="0041138D">
        <w:rPr>
          <w:b/>
          <w:color w:val="1F3864"/>
          <w:szCs w:val="20"/>
        </w:rPr>
        <w:t xml:space="preserve">Avoid it when. </w:t>
      </w:r>
      <w:r w:rsidRPr="0041138D">
        <w:rPr>
          <w:szCs w:val="20"/>
        </w:rPr>
        <w:t>There is only one destination, or the routing depends on external lookups better handled by a short orchestration.</w:t>
      </w:r>
    </w:p>
    <w:p w14:paraId="7D0CDBAF" w14:textId="77777777" w:rsidR="0041138D" w:rsidRPr="0041138D" w:rsidRDefault="0041138D" w:rsidP="0041138D">
      <w:pPr>
        <w:spacing w:before="40" w:after="110"/>
        <w:ind w:left="360"/>
        <w:rPr>
          <w:szCs w:val="20"/>
        </w:rPr>
      </w:pPr>
      <w:r w:rsidRPr="0041138D">
        <w:rPr>
          <w:b/>
          <w:color w:val="1F3864"/>
          <w:szCs w:val="20"/>
        </w:rPr>
        <w:t xml:space="preserve">Risks and considerations. </w:t>
      </w:r>
      <w:r w:rsidRPr="0041138D">
        <w:rPr>
          <w:szCs w:val="20"/>
        </w:rPr>
        <w:t>Routing rules should be centrally governed, version-controlled and regularly reviewed. Messages that do not match an expected route should be directed to a default handling path or dead-letter destination to avoid silent processing failures.</w:t>
      </w:r>
    </w:p>
    <w:p w14:paraId="7154C27B" w14:textId="77777777" w:rsidR="0041138D" w:rsidRPr="0041138D" w:rsidRDefault="0041138D" w:rsidP="0041138D">
      <w:pPr>
        <w:spacing w:before="40" w:after="110"/>
        <w:ind w:left="360"/>
        <w:rPr>
          <w:szCs w:val="20"/>
        </w:rPr>
      </w:pPr>
      <w:r w:rsidRPr="0041138D">
        <w:rPr>
          <w:b/>
          <w:color w:val="1F3864"/>
          <w:szCs w:val="20"/>
        </w:rPr>
        <w:t xml:space="preserve">Security boundary. </w:t>
      </w:r>
      <w:r w:rsidRPr="0041138D">
        <w:rPr>
          <w:szCs w:val="20"/>
        </w:rPr>
        <w:t>The Service Bus/Event Grid routing rules, or a routing Function, in spokes, internal. Within Azure: Private Endpoint, managed identity, TLS, with a default/dead-letter route captured. Outside Azure: none.</w:t>
      </w:r>
    </w:p>
    <w:p w14:paraId="5BB5D6E7" w14:textId="77777777" w:rsidR="0041138D" w:rsidRPr="0041138D" w:rsidRDefault="0041138D" w:rsidP="0041138D">
      <w:pPr>
        <w:spacing w:before="40" w:after="110"/>
        <w:ind w:left="360"/>
        <w:rPr>
          <w:szCs w:val="20"/>
        </w:rPr>
      </w:pPr>
      <w:r w:rsidRPr="0041138D">
        <w:rPr>
          <w:b/>
          <w:color w:val="1F3864"/>
          <w:szCs w:val="20"/>
        </w:rPr>
        <w:t xml:space="preserve">Common pitfall. </w:t>
      </w:r>
      <w:r w:rsidRPr="0041138D">
        <w:rPr>
          <w:szCs w:val="20"/>
        </w:rPr>
        <w:t>A monolithic if/else router hard-coded in one place; no default route for unmatched content.</w:t>
      </w:r>
    </w:p>
    <w:p w14:paraId="52B9E3E1" w14:textId="52766DBA" w:rsidR="00BE453A" w:rsidRPr="0041138D" w:rsidRDefault="0041138D" w:rsidP="0041138D">
      <w:pPr>
        <w:spacing w:before="40" w:after="110"/>
        <w:ind w:left="360"/>
        <w:rPr>
          <w:szCs w:val="20"/>
        </w:rPr>
      </w:pPr>
      <w:r w:rsidRPr="0041138D">
        <w:rPr>
          <w:b/>
          <w:color w:val="1F3864"/>
          <w:szCs w:val="20"/>
        </w:rPr>
        <w:t>In practice.</w:t>
      </w:r>
      <w:r w:rsidRPr="0041138D">
        <w:rPr>
          <w:szCs w:val="20"/>
        </w:rPr>
        <w:t xml:space="preserve"> Insurance integrations frequently receive submissions, bordereaux, claims notifications and market messages through shared channels. These messages often require processing by different systems, teams or business functions based on attributes such as line of business, territory, cover holder or claim type. Content-based routing enables a single intake channel while directing messages to the appropriate downstream processing path without creating direct dependencies between producers and consumers.</w:t>
      </w:r>
    </w:p>
    <w:p w14:paraId="588FB141" w14:textId="77777777" w:rsidR="00BB7DA4" w:rsidRDefault="00BB7DA4" w:rsidP="0041138D">
      <w:pPr>
        <w:spacing w:before="40" w:after="110"/>
        <w:ind w:left="360"/>
        <w:rPr>
          <w:szCs w:val="20"/>
        </w:rPr>
      </w:pPr>
    </w:p>
    <w:p w14:paraId="7C1736F7" w14:textId="77777777" w:rsidR="00317B3F" w:rsidRDefault="00317B3F" w:rsidP="0041138D">
      <w:pPr>
        <w:spacing w:before="40" w:after="110"/>
        <w:ind w:left="360"/>
        <w:rPr>
          <w:szCs w:val="20"/>
        </w:rPr>
      </w:pPr>
    </w:p>
    <w:p w14:paraId="5196995E" w14:textId="77777777" w:rsidR="00317B3F" w:rsidRDefault="00317B3F" w:rsidP="0041138D">
      <w:pPr>
        <w:spacing w:before="40" w:after="110"/>
        <w:ind w:left="360"/>
        <w:rPr>
          <w:szCs w:val="20"/>
        </w:rPr>
      </w:pPr>
    </w:p>
    <w:p w14:paraId="5A76DC95" w14:textId="77777777" w:rsidR="00317B3F" w:rsidRDefault="00317B3F" w:rsidP="0041138D">
      <w:pPr>
        <w:spacing w:before="40" w:after="110"/>
        <w:ind w:left="360"/>
        <w:rPr>
          <w:szCs w:val="20"/>
        </w:rPr>
      </w:pPr>
    </w:p>
    <w:p w14:paraId="0D4801CF" w14:textId="77777777" w:rsidR="00317B3F" w:rsidRDefault="00317B3F" w:rsidP="0041138D">
      <w:pPr>
        <w:spacing w:before="40" w:after="110"/>
        <w:ind w:left="360"/>
        <w:rPr>
          <w:szCs w:val="20"/>
        </w:rPr>
      </w:pPr>
    </w:p>
    <w:p w14:paraId="5825BDDD" w14:textId="77777777" w:rsidR="00317B3F" w:rsidRDefault="00317B3F" w:rsidP="0041138D">
      <w:pPr>
        <w:spacing w:before="40" w:after="110"/>
        <w:ind w:left="360"/>
        <w:rPr>
          <w:szCs w:val="20"/>
        </w:rPr>
      </w:pPr>
    </w:p>
    <w:p w14:paraId="56BBF622" w14:textId="77777777" w:rsidR="00317B3F" w:rsidRPr="0041138D" w:rsidRDefault="00317B3F" w:rsidP="0041138D">
      <w:pPr>
        <w:spacing w:before="40" w:after="110"/>
        <w:ind w:left="360"/>
        <w:rPr>
          <w:szCs w:val="20"/>
        </w:rPr>
      </w:pPr>
    </w:p>
    <w:p w14:paraId="72F49837" w14:textId="120A8732" w:rsidR="0041138D" w:rsidRDefault="0041138D" w:rsidP="0041138D">
      <w:pPr>
        <w:pStyle w:val="Heading2"/>
        <w:rPr>
          <w:bCs w:val="0"/>
        </w:rPr>
      </w:pPr>
      <w:bookmarkStart w:id="234" w:name="_Toc239852325"/>
      <w:bookmarkStart w:id="235" w:name="_Toc239980631"/>
      <w:bookmarkStart w:id="236" w:name="_Toc240366851"/>
      <w:r w:rsidRPr="00FE4F0E">
        <w:rPr>
          <w:bCs w:val="0"/>
        </w:rPr>
        <w:t>Anti Patterns</w:t>
      </w:r>
      <w:bookmarkEnd w:id="234"/>
      <w:bookmarkEnd w:id="235"/>
      <w:bookmarkEnd w:id="236"/>
    </w:p>
    <w:p w14:paraId="1C5F9169" w14:textId="77777777" w:rsidR="00363CBA" w:rsidRPr="00363CBA" w:rsidRDefault="00363CBA" w:rsidP="00363CBA"/>
    <w:p w14:paraId="37BC196B" w14:textId="10FA94DB" w:rsidR="00363CBA" w:rsidRPr="0041138D" w:rsidRDefault="0041138D" w:rsidP="0041138D">
      <w:pPr>
        <w:spacing w:after="120"/>
        <w:rPr>
          <w:szCs w:val="20"/>
        </w:rPr>
      </w:pPr>
      <w:r w:rsidRPr="0041138D">
        <w:rPr>
          <w:szCs w:val="20"/>
        </w:rPr>
        <w:t>The following are treated as anti-patterns. Where an anti-pattern cannot be avoided</w:t>
      </w:r>
      <w:r w:rsidR="00AB6074">
        <w:rPr>
          <w:szCs w:val="20"/>
        </w:rPr>
        <w:t xml:space="preserve">, </w:t>
      </w:r>
      <w:r w:rsidRPr="0041138D">
        <w:rPr>
          <w:szCs w:val="20"/>
        </w:rPr>
        <w:t>it must be reviewed and approved through the exception process.</w:t>
      </w:r>
    </w:p>
    <w:p w14:paraId="14F2994C" w14:textId="298AB020" w:rsidR="00E62C5D" w:rsidRDefault="0041138D" w:rsidP="0041138D">
      <w:pPr>
        <w:spacing w:after="120"/>
        <w:rPr>
          <w:szCs w:val="20"/>
        </w:rPr>
      </w:pPr>
      <w:r w:rsidRPr="0041138D">
        <w:rPr>
          <w:szCs w:val="20"/>
        </w:rPr>
        <w:t xml:space="preserve">Each pattern within the Integration Pattern Catalogue includes a "Common pitfall" heading, providing guidance on practices that may lead to increased coupling, operational complexity or deviation from the principles defined in this </w:t>
      </w:r>
      <w:r w:rsidR="00A624E6">
        <w:rPr>
          <w:szCs w:val="20"/>
        </w:rPr>
        <w:t>Systems Integration Framework</w:t>
      </w:r>
    </w:p>
    <w:tbl>
      <w:tblPr>
        <w:tblStyle w:val="TableGridLight"/>
        <w:tblW w:w="9351" w:type="dxa"/>
        <w:tblLook w:val="04A0" w:firstRow="1" w:lastRow="0" w:firstColumn="1" w:lastColumn="0" w:noHBand="0" w:noVBand="1"/>
      </w:tblPr>
      <w:tblGrid>
        <w:gridCol w:w="4390"/>
        <w:gridCol w:w="4961"/>
      </w:tblGrid>
      <w:tr w:rsidR="005A1246" w:rsidRPr="009527A4" w14:paraId="4BE61F1C" w14:textId="77777777" w:rsidTr="007A2B8C">
        <w:tc>
          <w:tcPr>
            <w:tcW w:w="4390"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16FC73B9" w14:textId="66A92E46" w:rsidR="005A1246" w:rsidRPr="00595998" w:rsidRDefault="005A1246" w:rsidP="005A1246">
            <w:pPr>
              <w:rPr>
                <w:rFonts w:asciiTheme="minorHAnsi" w:hAnsiTheme="minorHAnsi" w:hint="eastAsia"/>
                <w:b/>
                <w:lang w:eastAsia="en-GB"/>
              </w:rPr>
            </w:pPr>
            <w:r w:rsidRPr="005A1246">
              <w:rPr>
                <w:rFonts w:asciiTheme="minorHAnsi" w:hAnsiTheme="minorHAnsi"/>
                <w:b/>
                <w:lang w:eastAsia="en-GB"/>
              </w:rPr>
              <w:t>Anti-pattern</w:t>
            </w:r>
          </w:p>
        </w:tc>
        <w:tc>
          <w:tcPr>
            <w:tcW w:w="4961"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6DF03CBF" w14:textId="036126AC" w:rsidR="005A1246" w:rsidRPr="00595998" w:rsidRDefault="005A1246" w:rsidP="005A1246">
            <w:pPr>
              <w:rPr>
                <w:rFonts w:asciiTheme="minorHAnsi" w:hAnsiTheme="minorHAnsi" w:hint="eastAsia"/>
                <w:b/>
                <w:lang w:eastAsia="en-GB"/>
              </w:rPr>
            </w:pPr>
            <w:r w:rsidRPr="005A1246">
              <w:rPr>
                <w:rFonts w:asciiTheme="minorHAnsi" w:hAnsiTheme="minorHAnsi"/>
                <w:b/>
                <w:lang w:eastAsia="en-GB"/>
              </w:rPr>
              <w:t>Preferred approach</w:t>
            </w:r>
          </w:p>
        </w:tc>
      </w:tr>
      <w:tr w:rsidR="005A1246" w:rsidRPr="009527A4" w14:paraId="53E2499C" w14:textId="77777777" w:rsidTr="00866873">
        <w:tc>
          <w:tcPr>
            <w:tcW w:w="4390" w:type="dxa"/>
            <w:tcBorders>
              <w:top w:val="single" w:sz="4" w:space="0" w:color="000000" w:themeColor="text1"/>
            </w:tcBorders>
            <w:vAlign w:val="center"/>
          </w:tcPr>
          <w:p w14:paraId="564441E6" w14:textId="3BA537D0" w:rsidR="005A1246" w:rsidRPr="00F94A76" w:rsidRDefault="005A1246" w:rsidP="005A1246">
            <w:pPr>
              <w:rPr>
                <w:rFonts w:asciiTheme="minorHAnsi" w:hAnsiTheme="minorHAnsi" w:hint="eastAsia"/>
                <w:lang w:eastAsia="en-GB"/>
              </w:rPr>
            </w:pPr>
            <w:r w:rsidRPr="0041138D">
              <w:rPr>
                <w:rFonts w:asciiTheme="minorHAnsi" w:hAnsiTheme="minorHAnsi"/>
                <w:szCs w:val="20"/>
              </w:rPr>
              <w:t>Direct point-to-point connection between two systems</w:t>
            </w:r>
          </w:p>
        </w:tc>
        <w:tc>
          <w:tcPr>
            <w:tcW w:w="4961" w:type="dxa"/>
            <w:tcBorders>
              <w:top w:val="single" w:sz="4" w:space="0" w:color="000000" w:themeColor="text1"/>
            </w:tcBorders>
            <w:vAlign w:val="center"/>
          </w:tcPr>
          <w:p w14:paraId="13A0F9DC" w14:textId="4C5AFB62" w:rsidR="005A1246" w:rsidRPr="00F94A76" w:rsidRDefault="005A1246" w:rsidP="005A1246">
            <w:pPr>
              <w:rPr>
                <w:rFonts w:asciiTheme="minorHAnsi" w:hAnsiTheme="minorHAnsi" w:hint="eastAsia"/>
                <w:lang w:eastAsia="en-GB"/>
              </w:rPr>
            </w:pPr>
            <w:r w:rsidRPr="0041138D">
              <w:rPr>
                <w:rFonts w:asciiTheme="minorHAnsi" w:hAnsiTheme="minorHAnsi"/>
                <w:szCs w:val="20"/>
              </w:rPr>
              <w:t>Mediate through the platform using an approved pattern</w:t>
            </w:r>
          </w:p>
        </w:tc>
      </w:tr>
      <w:tr w:rsidR="005A1246" w:rsidRPr="009527A4" w14:paraId="58972333" w14:textId="77777777">
        <w:tc>
          <w:tcPr>
            <w:tcW w:w="4390" w:type="dxa"/>
            <w:vAlign w:val="center"/>
          </w:tcPr>
          <w:p w14:paraId="2B2ED132" w14:textId="596AA9C1" w:rsidR="005A1246" w:rsidRPr="00F94A76" w:rsidRDefault="005A1246" w:rsidP="005A1246">
            <w:pPr>
              <w:rPr>
                <w:rFonts w:asciiTheme="minorHAnsi" w:hAnsiTheme="minorHAnsi" w:hint="eastAsia"/>
                <w:lang w:eastAsia="en-GB"/>
              </w:rPr>
            </w:pPr>
            <w:r w:rsidRPr="0041138D">
              <w:rPr>
                <w:rFonts w:asciiTheme="minorHAnsi" w:hAnsiTheme="minorHAnsi"/>
                <w:szCs w:val="20"/>
              </w:rPr>
              <w:t>Public exposure justified by a firewall alone</w:t>
            </w:r>
          </w:p>
        </w:tc>
        <w:tc>
          <w:tcPr>
            <w:tcW w:w="4961" w:type="dxa"/>
            <w:vAlign w:val="center"/>
          </w:tcPr>
          <w:p w14:paraId="3E1C37BE" w14:textId="6BFF3211" w:rsidR="005A1246" w:rsidRPr="00F94A76" w:rsidRDefault="005A1246" w:rsidP="005A1246">
            <w:pPr>
              <w:rPr>
                <w:rFonts w:asciiTheme="minorHAnsi" w:hAnsiTheme="minorHAnsi" w:hint="eastAsia"/>
                <w:lang w:eastAsia="en-GB"/>
              </w:rPr>
            </w:pPr>
            <w:r w:rsidRPr="0041138D">
              <w:rPr>
                <w:rFonts w:asciiTheme="minorHAnsi" w:hAnsiTheme="minorHAnsi"/>
                <w:szCs w:val="20"/>
              </w:rPr>
              <w:t>Treat public exposure as an exception with approval and risk acceptance</w:t>
            </w:r>
          </w:p>
        </w:tc>
      </w:tr>
      <w:tr w:rsidR="005A1246" w:rsidRPr="009527A4" w14:paraId="40D8C0E7" w14:textId="77777777">
        <w:tc>
          <w:tcPr>
            <w:tcW w:w="4390" w:type="dxa"/>
            <w:vAlign w:val="center"/>
          </w:tcPr>
          <w:p w14:paraId="392E507E" w14:textId="3830B807" w:rsidR="005A1246" w:rsidRPr="00F94A76" w:rsidRDefault="005A1246" w:rsidP="005A1246">
            <w:pPr>
              <w:rPr>
                <w:rFonts w:asciiTheme="minorHAnsi" w:hAnsiTheme="minorHAnsi" w:hint="eastAsia"/>
                <w:lang w:eastAsia="en-GB"/>
              </w:rPr>
            </w:pPr>
            <w:r w:rsidRPr="0041138D">
              <w:rPr>
                <w:rFonts w:asciiTheme="minorHAnsi" w:hAnsiTheme="minorHAnsi"/>
                <w:szCs w:val="20"/>
              </w:rPr>
              <w:t>Timer-polling a source to simulate real-time</w:t>
            </w:r>
          </w:p>
        </w:tc>
        <w:tc>
          <w:tcPr>
            <w:tcW w:w="4961" w:type="dxa"/>
            <w:vAlign w:val="center"/>
          </w:tcPr>
          <w:p w14:paraId="40D2BA01" w14:textId="4010B624" w:rsidR="005A1246" w:rsidRPr="00F94A76" w:rsidRDefault="005A1246" w:rsidP="005A1246">
            <w:pPr>
              <w:rPr>
                <w:rFonts w:asciiTheme="minorHAnsi" w:hAnsiTheme="minorHAnsi" w:hint="eastAsia"/>
                <w:lang w:eastAsia="en-GB"/>
              </w:rPr>
            </w:pPr>
            <w:r w:rsidRPr="0041138D">
              <w:rPr>
                <w:rFonts w:asciiTheme="minorHAnsi" w:hAnsiTheme="minorHAnsi"/>
                <w:szCs w:val="20"/>
              </w:rPr>
              <w:t>React to an event, or use a scheduled trigger only where no event exists</w:t>
            </w:r>
          </w:p>
        </w:tc>
      </w:tr>
      <w:tr w:rsidR="005A1246" w:rsidRPr="009527A4" w14:paraId="55600072" w14:textId="77777777">
        <w:tc>
          <w:tcPr>
            <w:tcW w:w="4390" w:type="dxa"/>
            <w:vAlign w:val="center"/>
          </w:tcPr>
          <w:p w14:paraId="566D2A45" w14:textId="5C28557F" w:rsidR="005A1246" w:rsidRPr="00F94A76" w:rsidRDefault="005A1246" w:rsidP="005A1246">
            <w:pPr>
              <w:rPr>
                <w:rFonts w:asciiTheme="minorHAnsi" w:hAnsiTheme="minorHAnsi" w:hint="eastAsia"/>
                <w:lang w:eastAsia="en-GB"/>
              </w:rPr>
            </w:pPr>
            <w:r w:rsidRPr="0041138D">
              <w:rPr>
                <w:rFonts w:asciiTheme="minorHAnsi" w:hAnsiTheme="minorHAnsi"/>
                <w:szCs w:val="20"/>
              </w:rPr>
              <w:t>Long-lived SAS tokens for access</w:t>
            </w:r>
          </w:p>
        </w:tc>
        <w:tc>
          <w:tcPr>
            <w:tcW w:w="4961" w:type="dxa"/>
            <w:vAlign w:val="center"/>
          </w:tcPr>
          <w:p w14:paraId="34FB766E" w14:textId="1264E1D9" w:rsidR="005A1246" w:rsidRPr="00F94A76" w:rsidRDefault="005A1246" w:rsidP="005A1246">
            <w:pPr>
              <w:rPr>
                <w:rFonts w:asciiTheme="minorHAnsi" w:hAnsiTheme="minorHAnsi" w:hint="eastAsia"/>
                <w:lang w:eastAsia="en-GB"/>
              </w:rPr>
            </w:pPr>
            <w:r w:rsidRPr="0041138D">
              <w:rPr>
                <w:rFonts w:asciiTheme="minorHAnsi" w:hAnsiTheme="minorHAnsi"/>
                <w:szCs w:val="20"/>
              </w:rPr>
              <w:t>Managed identity and OAuth 2.0, with the risk register where unavoidable</w:t>
            </w:r>
          </w:p>
        </w:tc>
      </w:tr>
      <w:tr w:rsidR="005A1246" w:rsidRPr="009527A4" w14:paraId="6853BBE7" w14:textId="77777777">
        <w:tc>
          <w:tcPr>
            <w:tcW w:w="4390" w:type="dxa"/>
            <w:vAlign w:val="center"/>
          </w:tcPr>
          <w:p w14:paraId="25576E06" w14:textId="6F5C724B" w:rsidR="005A1246" w:rsidRPr="0041138D" w:rsidRDefault="005A1246" w:rsidP="005A1246">
            <w:pPr>
              <w:rPr>
                <w:szCs w:val="20"/>
              </w:rPr>
            </w:pPr>
            <w:r w:rsidRPr="0041138D">
              <w:rPr>
                <w:rFonts w:asciiTheme="minorHAnsi" w:hAnsiTheme="minorHAnsi"/>
                <w:szCs w:val="20"/>
              </w:rPr>
              <w:t>Large binary payloads on the message bus</w:t>
            </w:r>
          </w:p>
        </w:tc>
        <w:tc>
          <w:tcPr>
            <w:tcW w:w="4961" w:type="dxa"/>
            <w:vAlign w:val="center"/>
          </w:tcPr>
          <w:p w14:paraId="2624AED4" w14:textId="48999E3B" w:rsidR="005A1246" w:rsidRPr="0041138D" w:rsidRDefault="005A1246" w:rsidP="005A1246">
            <w:pPr>
              <w:rPr>
                <w:szCs w:val="20"/>
              </w:rPr>
            </w:pPr>
            <w:r w:rsidRPr="0041138D">
              <w:rPr>
                <w:rFonts w:asciiTheme="minorHAnsi" w:hAnsiTheme="minorHAnsi"/>
                <w:szCs w:val="20"/>
              </w:rPr>
              <w:t>Claim-check, with the payload in storage and a reference on the bus</w:t>
            </w:r>
          </w:p>
        </w:tc>
      </w:tr>
      <w:tr w:rsidR="005A1246" w:rsidRPr="009527A4" w14:paraId="249F28DA" w14:textId="77777777">
        <w:tc>
          <w:tcPr>
            <w:tcW w:w="4390" w:type="dxa"/>
            <w:vAlign w:val="center"/>
          </w:tcPr>
          <w:p w14:paraId="1E1DCFE9" w14:textId="08EEE95F" w:rsidR="005A1246" w:rsidRPr="0041138D" w:rsidRDefault="005A1246" w:rsidP="005A1246">
            <w:pPr>
              <w:rPr>
                <w:szCs w:val="20"/>
              </w:rPr>
            </w:pPr>
            <w:r w:rsidRPr="0041138D">
              <w:rPr>
                <w:rFonts w:asciiTheme="minorHAnsi" w:hAnsiTheme="minorHAnsi"/>
                <w:szCs w:val="20"/>
              </w:rPr>
              <w:t>Business logic embedded in gateway policy</w:t>
            </w:r>
          </w:p>
        </w:tc>
        <w:tc>
          <w:tcPr>
            <w:tcW w:w="4961" w:type="dxa"/>
            <w:vAlign w:val="center"/>
          </w:tcPr>
          <w:p w14:paraId="78BDCE45" w14:textId="507BA180" w:rsidR="005A1246" w:rsidRPr="0041138D" w:rsidRDefault="005A1246" w:rsidP="005A1246">
            <w:pPr>
              <w:rPr>
                <w:szCs w:val="20"/>
              </w:rPr>
            </w:pPr>
            <w:r w:rsidRPr="0041138D">
              <w:rPr>
                <w:rFonts w:asciiTheme="minorHAnsi" w:hAnsiTheme="minorHAnsi"/>
                <w:szCs w:val="20"/>
              </w:rPr>
              <w:t>Keep logic in Functions, and keep the gateway to mediation</w:t>
            </w:r>
          </w:p>
        </w:tc>
      </w:tr>
      <w:tr w:rsidR="005A1246" w:rsidRPr="009527A4" w14:paraId="5CDA549A" w14:textId="77777777">
        <w:tc>
          <w:tcPr>
            <w:tcW w:w="4390" w:type="dxa"/>
            <w:vAlign w:val="center"/>
          </w:tcPr>
          <w:p w14:paraId="444C1E67" w14:textId="3EEC7EBF" w:rsidR="005A1246" w:rsidRPr="0041138D" w:rsidRDefault="005A1246" w:rsidP="005A1246">
            <w:pPr>
              <w:rPr>
                <w:szCs w:val="20"/>
              </w:rPr>
            </w:pPr>
            <w:r w:rsidRPr="0041138D">
              <w:rPr>
                <w:rFonts w:asciiTheme="minorHAnsi" w:hAnsiTheme="minorHAnsi"/>
                <w:szCs w:val="20"/>
              </w:rPr>
              <w:t>Distributed transactions across services</w:t>
            </w:r>
          </w:p>
        </w:tc>
        <w:tc>
          <w:tcPr>
            <w:tcW w:w="4961" w:type="dxa"/>
            <w:vAlign w:val="center"/>
          </w:tcPr>
          <w:p w14:paraId="37373ADF" w14:textId="11C74752" w:rsidR="005A1246" w:rsidRPr="0041138D" w:rsidRDefault="005A1246" w:rsidP="005A1246">
            <w:pPr>
              <w:rPr>
                <w:szCs w:val="20"/>
              </w:rPr>
            </w:pPr>
            <w:r w:rsidRPr="0041138D">
              <w:rPr>
                <w:rFonts w:asciiTheme="minorHAnsi" w:hAnsiTheme="minorHAnsi"/>
                <w:szCs w:val="20"/>
              </w:rPr>
              <w:t>Orchestrated compensation owned by the process</w:t>
            </w:r>
          </w:p>
        </w:tc>
      </w:tr>
      <w:tr w:rsidR="005A1246" w:rsidRPr="009527A4" w14:paraId="63D04F98" w14:textId="77777777">
        <w:tc>
          <w:tcPr>
            <w:tcW w:w="4390" w:type="dxa"/>
            <w:vAlign w:val="center"/>
          </w:tcPr>
          <w:p w14:paraId="11769DA3" w14:textId="498A6597" w:rsidR="005A1246" w:rsidRPr="0041138D" w:rsidRDefault="005A1246" w:rsidP="005A1246">
            <w:pPr>
              <w:rPr>
                <w:szCs w:val="20"/>
              </w:rPr>
            </w:pPr>
            <w:r w:rsidRPr="0041138D">
              <w:rPr>
                <w:rFonts w:asciiTheme="minorHAnsi" w:hAnsiTheme="minorHAnsi"/>
                <w:szCs w:val="20"/>
              </w:rPr>
              <w:t>Secrets in configuration or code</w:t>
            </w:r>
          </w:p>
        </w:tc>
        <w:tc>
          <w:tcPr>
            <w:tcW w:w="4961" w:type="dxa"/>
            <w:vAlign w:val="center"/>
          </w:tcPr>
          <w:p w14:paraId="52DE032C" w14:textId="77777777" w:rsidR="004E2DFF" w:rsidRPr="004E2DFF" w:rsidRDefault="004E2DFF" w:rsidP="004E2DFF">
            <w:pPr>
              <w:rPr>
                <w:rFonts w:asciiTheme="minorHAnsi" w:hAnsiTheme="minorHAnsi" w:hint="eastAsia"/>
                <w:szCs w:val="20"/>
              </w:rPr>
            </w:pPr>
            <w:r w:rsidRPr="004E2DFF">
              <w:rPr>
                <w:rFonts w:asciiTheme="minorHAnsi" w:hAnsiTheme="minorHAnsi"/>
                <w:szCs w:val="20"/>
              </w:rPr>
              <w:t>Approved secret, key, and certificate management services</w:t>
            </w:r>
          </w:p>
          <w:p w14:paraId="0E8A1EE7" w14:textId="342A391E" w:rsidR="005A1246" w:rsidRPr="0041138D" w:rsidRDefault="005A1246" w:rsidP="005A1246">
            <w:pPr>
              <w:rPr>
                <w:szCs w:val="20"/>
              </w:rPr>
            </w:pPr>
            <w:r w:rsidRPr="0041138D">
              <w:rPr>
                <w:rFonts w:asciiTheme="minorHAnsi" w:hAnsiTheme="minorHAnsi"/>
                <w:szCs w:val="20"/>
              </w:rPr>
              <w:t>references and privileged access management</w:t>
            </w:r>
          </w:p>
        </w:tc>
      </w:tr>
    </w:tbl>
    <w:p w14:paraId="2A3D7B8F" w14:textId="09BCA04F" w:rsidR="0041138D" w:rsidRDefault="0041138D" w:rsidP="005D64EB">
      <w:pPr>
        <w:pStyle w:val="Heading1"/>
        <w:ind w:left="431" w:hanging="431"/>
      </w:pPr>
      <w:bookmarkStart w:id="237" w:name="_10._Data_Platform"/>
      <w:bookmarkStart w:id="238" w:name="_Data_Platform_Position"/>
      <w:bookmarkStart w:id="239" w:name="_Toc239421380"/>
      <w:bookmarkStart w:id="240" w:name="_Toc239852327"/>
      <w:bookmarkStart w:id="241" w:name="_Toc239980632"/>
      <w:bookmarkStart w:id="242" w:name="_Toc240366852"/>
      <w:bookmarkEnd w:id="237"/>
      <w:bookmarkEnd w:id="238"/>
      <w:r w:rsidRPr="006F79A8">
        <w:t>Data Platform Position</w:t>
      </w:r>
      <w:bookmarkEnd w:id="239"/>
      <w:bookmarkEnd w:id="240"/>
      <w:bookmarkEnd w:id="241"/>
      <w:bookmarkEnd w:id="242"/>
    </w:p>
    <w:p w14:paraId="5FF744EB" w14:textId="77777777" w:rsidR="00363CBA" w:rsidRPr="00363CBA" w:rsidRDefault="00363CBA" w:rsidP="00363CBA"/>
    <w:p w14:paraId="13B9D54C" w14:textId="6697F1EE" w:rsidR="0041138D" w:rsidRDefault="0041138D" w:rsidP="0041138D">
      <w:pPr>
        <w:pStyle w:val="Heading2"/>
        <w:rPr>
          <w:bCs w:val="0"/>
        </w:rPr>
      </w:pPr>
      <w:bookmarkStart w:id="243" w:name="_Toc239421381"/>
      <w:bookmarkStart w:id="244" w:name="_Toc239852328"/>
      <w:bookmarkStart w:id="245" w:name="_Toc239980633"/>
      <w:bookmarkStart w:id="246" w:name="_Toc240366853"/>
      <w:r w:rsidRPr="00FE4F0E">
        <w:rPr>
          <w:bCs w:val="0"/>
        </w:rPr>
        <w:t>Core Position</w:t>
      </w:r>
      <w:bookmarkEnd w:id="243"/>
      <w:bookmarkEnd w:id="244"/>
      <w:bookmarkEnd w:id="245"/>
      <w:bookmarkEnd w:id="246"/>
    </w:p>
    <w:p w14:paraId="44408E0F" w14:textId="77777777" w:rsidR="00363CBA" w:rsidRPr="00363CBA" w:rsidRDefault="00363CBA" w:rsidP="00363CBA"/>
    <w:p w14:paraId="2E97616F" w14:textId="77777777" w:rsidR="00EF455A" w:rsidRPr="00EF455A" w:rsidRDefault="0041138D" w:rsidP="00EF455A">
      <w:pPr>
        <w:spacing w:after="120"/>
        <w:rPr>
          <w:szCs w:val="20"/>
        </w:rPr>
      </w:pPr>
      <w:r w:rsidRPr="0041138D">
        <w:rPr>
          <w:szCs w:val="20"/>
        </w:rPr>
        <w:t xml:space="preserve">The data platform is owned by the data team and is not a general integration endpoint. </w:t>
      </w:r>
    </w:p>
    <w:p w14:paraId="702D3125" w14:textId="77777777" w:rsidR="00EF455A" w:rsidRPr="00EF455A" w:rsidRDefault="00EF455A" w:rsidP="00EF455A">
      <w:pPr>
        <w:spacing w:after="120"/>
        <w:rPr>
          <w:szCs w:val="20"/>
        </w:rPr>
      </w:pPr>
      <w:r w:rsidRPr="00EF455A">
        <w:rPr>
          <w:szCs w:val="20"/>
        </w:rPr>
        <w:t>The Systems Integration Framework interacts with the data platform through two governed hand-offs only: the ingestion of data into the platform and the consumption of curated data products from it.</w:t>
      </w:r>
    </w:p>
    <w:p w14:paraId="17C24CAB" w14:textId="33CF60B9" w:rsidR="00DE0875" w:rsidRPr="0041138D" w:rsidRDefault="0041138D" w:rsidP="0041138D">
      <w:pPr>
        <w:spacing w:after="120"/>
        <w:rPr>
          <w:szCs w:val="20"/>
        </w:rPr>
      </w:pPr>
      <w:r w:rsidRPr="0041138D">
        <w:rPr>
          <w:szCs w:val="20"/>
        </w:rPr>
        <w:t>Bulk movement and transformation remain inside the data platform. This boundary keeps operational integration and analytical data cleanly separated and governed.</w:t>
      </w:r>
    </w:p>
    <w:p w14:paraId="23CD8E5A" w14:textId="6E291C89" w:rsidR="0041138D" w:rsidRDefault="0041138D" w:rsidP="0041138D">
      <w:pPr>
        <w:pStyle w:val="Heading2"/>
        <w:rPr>
          <w:bCs w:val="0"/>
        </w:rPr>
      </w:pPr>
      <w:bookmarkStart w:id="247" w:name="_Toc239421382"/>
      <w:bookmarkStart w:id="248" w:name="_Toc239852329"/>
      <w:bookmarkStart w:id="249" w:name="_Toc239980634"/>
      <w:bookmarkStart w:id="250" w:name="_Toc240366854"/>
      <w:r w:rsidRPr="00FE4F0E">
        <w:rPr>
          <w:bCs w:val="0"/>
        </w:rPr>
        <w:t>Appropriate Uses</w:t>
      </w:r>
      <w:bookmarkEnd w:id="247"/>
      <w:bookmarkEnd w:id="248"/>
      <w:bookmarkEnd w:id="249"/>
      <w:bookmarkEnd w:id="250"/>
    </w:p>
    <w:p w14:paraId="113C51BE" w14:textId="77777777" w:rsidR="00363CBA" w:rsidRPr="00363CBA" w:rsidRDefault="00363CBA" w:rsidP="00363CBA"/>
    <w:p w14:paraId="1FDAD2E9" w14:textId="77777777" w:rsidR="0041138D" w:rsidRPr="0041138D" w:rsidRDefault="0041138D" w:rsidP="0041138D">
      <w:pPr>
        <w:spacing w:after="46" w:line="270" w:lineRule="auto"/>
        <w:rPr>
          <w:szCs w:val="20"/>
        </w:rPr>
      </w:pPr>
      <w:r w:rsidRPr="0041138D">
        <w:rPr>
          <w:szCs w:val="20"/>
        </w:rPr>
        <w:t>Landing operational data into the platform for analytics and reporting.</w:t>
      </w:r>
    </w:p>
    <w:p w14:paraId="28DA01AC" w14:textId="77777777" w:rsidR="0041138D" w:rsidRPr="0041138D" w:rsidRDefault="0041138D" w:rsidP="0041138D">
      <w:pPr>
        <w:spacing w:after="46" w:line="270" w:lineRule="auto"/>
        <w:rPr>
          <w:szCs w:val="20"/>
        </w:rPr>
      </w:pPr>
      <w:r w:rsidRPr="0041138D">
        <w:rPr>
          <w:szCs w:val="20"/>
        </w:rPr>
        <w:t>Serving a curated, read-only dataset back to an operational consumer through the platform's serving layer.</w:t>
      </w:r>
    </w:p>
    <w:p w14:paraId="7736BCED" w14:textId="2B800EC4" w:rsidR="0041138D" w:rsidRPr="0041138D" w:rsidRDefault="0041138D" w:rsidP="0041138D">
      <w:pPr>
        <w:spacing w:after="46" w:line="270" w:lineRule="auto"/>
        <w:rPr>
          <w:b/>
          <w:bCs w:val="0"/>
          <w:szCs w:val="20"/>
        </w:rPr>
      </w:pPr>
      <w:r w:rsidRPr="0041138D">
        <w:rPr>
          <w:szCs w:val="20"/>
        </w:rPr>
        <w:t>Streaming high-volume telemetry into the platform for downstream processing.</w:t>
      </w:r>
    </w:p>
    <w:p w14:paraId="09FAD15A" w14:textId="3A38B53F" w:rsidR="0041138D" w:rsidRDefault="0041138D" w:rsidP="0041138D">
      <w:pPr>
        <w:pStyle w:val="Heading2"/>
        <w:rPr>
          <w:bCs w:val="0"/>
        </w:rPr>
      </w:pPr>
      <w:bookmarkStart w:id="251" w:name="_Toc239421383"/>
      <w:bookmarkStart w:id="252" w:name="_Toc239852330"/>
      <w:bookmarkStart w:id="253" w:name="_Toc239980635"/>
      <w:bookmarkStart w:id="254" w:name="_Toc240366855"/>
      <w:r w:rsidRPr="00FE4F0E">
        <w:rPr>
          <w:bCs w:val="0"/>
        </w:rPr>
        <w:t>Inappropriate Uses</w:t>
      </w:r>
      <w:bookmarkEnd w:id="251"/>
      <w:bookmarkEnd w:id="252"/>
      <w:bookmarkEnd w:id="253"/>
      <w:bookmarkEnd w:id="254"/>
    </w:p>
    <w:p w14:paraId="18A268B0" w14:textId="77777777" w:rsidR="00363CBA" w:rsidRPr="00363CBA" w:rsidRDefault="00363CBA" w:rsidP="00363CBA"/>
    <w:p w14:paraId="763E29E8" w14:textId="77777777" w:rsidR="0041138D" w:rsidRPr="0041138D" w:rsidRDefault="0041138D" w:rsidP="0041138D">
      <w:pPr>
        <w:spacing w:after="46" w:line="270" w:lineRule="auto"/>
        <w:rPr>
          <w:szCs w:val="20"/>
        </w:rPr>
      </w:pPr>
      <w:r w:rsidRPr="0041138D">
        <w:rPr>
          <w:szCs w:val="20"/>
        </w:rPr>
        <w:t>Treating the data platform as an operational source of truth for live transactions.</w:t>
      </w:r>
    </w:p>
    <w:p w14:paraId="49DA9CAC" w14:textId="77777777" w:rsidR="0041138D" w:rsidRPr="0041138D" w:rsidRDefault="0041138D" w:rsidP="0041138D">
      <w:pPr>
        <w:spacing w:after="46" w:line="270" w:lineRule="auto"/>
        <w:rPr>
          <w:szCs w:val="20"/>
        </w:rPr>
      </w:pPr>
      <w:r w:rsidRPr="0041138D">
        <w:rPr>
          <w:szCs w:val="20"/>
        </w:rPr>
        <w:t>Reaching into the platform's internals from an integration flow, or into operational systems from the platform.</w:t>
      </w:r>
    </w:p>
    <w:p w14:paraId="62B941D5" w14:textId="77777777" w:rsidR="0041138D" w:rsidRPr="0041138D" w:rsidRDefault="0041138D" w:rsidP="0041138D">
      <w:pPr>
        <w:spacing w:after="46" w:line="270" w:lineRule="auto"/>
        <w:rPr>
          <w:szCs w:val="20"/>
        </w:rPr>
      </w:pPr>
      <w:r w:rsidRPr="0041138D">
        <w:rPr>
          <w:szCs w:val="20"/>
        </w:rPr>
        <w:t>Using the platform as a message bus or a general-purpose integration hub.</w:t>
      </w:r>
    </w:p>
    <w:p w14:paraId="781F6FED" w14:textId="77777777" w:rsidR="0041138D" w:rsidRPr="0041138D" w:rsidRDefault="0041138D" w:rsidP="0041138D">
      <w:pPr>
        <w:spacing w:after="46" w:line="270" w:lineRule="auto"/>
        <w:rPr>
          <w:szCs w:val="20"/>
        </w:rPr>
      </w:pPr>
    </w:p>
    <w:p w14:paraId="6915D859" w14:textId="2C8E06EF" w:rsidR="0041138D" w:rsidRDefault="0041138D" w:rsidP="0041138D">
      <w:pPr>
        <w:pStyle w:val="Heading2"/>
        <w:rPr>
          <w:bCs w:val="0"/>
        </w:rPr>
      </w:pPr>
      <w:bookmarkStart w:id="255" w:name="_Toc239421384"/>
      <w:bookmarkStart w:id="256" w:name="_Toc239852331"/>
      <w:bookmarkStart w:id="257" w:name="_Toc239980636"/>
      <w:bookmarkStart w:id="258" w:name="_Toc240366856"/>
      <w:commentRangeStart w:id="259"/>
      <w:commentRangeStart w:id="260"/>
      <w:r w:rsidRPr="00FE4F0E">
        <w:rPr>
          <w:bCs w:val="0"/>
        </w:rPr>
        <w:t>Exchange Patterns</w:t>
      </w:r>
      <w:bookmarkEnd w:id="255"/>
      <w:bookmarkEnd w:id="256"/>
      <w:bookmarkEnd w:id="257"/>
      <w:bookmarkEnd w:id="258"/>
      <w:commentRangeEnd w:id="260"/>
      <w:r w:rsidR="0080763F">
        <w:rPr>
          <w:rStyle w:val="CommentReference"/>
          <w:bCs w:val="0"/>
          <w:sz w:val="24"/>
          <w:szCs w:val="26"/>
        </w:rPr>
        <w:commentReference w:id="260"/>
      </w:r>
      <w:commentRangeEnd w:id="259"/>
      <w:r w:rsidR="00602F0F">
        <w:rPr>
          <w:rStyle w:val="CommentReference"/>
          <w:bCs w:val="0"/>
          <w:sz w:val="24"/>
          <w:szCs w:val="26"/>
        </w:rPr>
        <w:commentReference w:id="259"/>
      </w:r>
    </w:p>
    <w:p w14:paraId="3BD60692" w14:textId="77777777" w:rsidR="005D6483" w:rsidRPr="005D6483" w:rsidRDefault="005D6483" w:rsidP="005D6483"/>
    <w:p w14:paraId="4BEB680A" w14:textId="22C6194D" w:rsidR="00A51282" w:rsidRPr="00A51282" w:rsidRDefault="0041138D">
      <w:pPr>
        <w:pStyle w:val="Heading3"/>
      </w:pPr>
      <w:bookmarkStart w:id="261" w:name="_Toc239852332"/>
      <w:bookmarkStart w:id="262" w:name="_Toc239980637"/>
      <w:r w:rsidRPr="003871B6">
        <w:rPr>
          <w:rFonts w:cs="Times New Roman"/>
          <w:color w:val="132040" w:themeColor="accent1" w:themeShade="BF"/>
          <w:sz w:val="24"/>
          <w:szCs w:val="26"/>
        </w:rPr>
        <w:t>Import Patterns</w:t>
      </w:r>
      <w:bookmarkEnd w:id="261"/>
      <w:bookmarkEnd w:id="262"/>
    </w:p>
    <w:p w14:paraId="233E1BAC" w14:textId="7165B9DB" w:rsidR="0041138D" w:rsidRPr="005D6483" w:rsidRDefault="0041138D" w:rsidP="0015656D">
      <w:pPr>
        <w:pStyle w:val="Heading4"/>
        <w:ind w:left="851"/>
        <w:rPr>
          <w:bCs w:val="0"/>
          <w:color w:val="132040" w:themeColor="accent1" w:themeShade="BF"/>
          <w:sz w:val="24"/>
          <w:szCs w:val="26"/>
        </w:rPr>
      </w:pPr>
      <w:bookmarkStart w:id="263" w:name="_Toc239852333"/>
      <w:r w:rsidRPr="005D6483">
        <w:rPr>
          <w:bCs w:val="0"/>
          <w:iCs w:val="0"/>
          <w:color w:val="132040" w:themeColor="accent1" w:themeShade="BF"/>
          <w:sz w:val="24"/>
          <w:szCs w:val="26"/>
        </w:rPr>
        <w:t>Event Streaming to the Data Platform (SFDEINT1)</w:t>
      </w:r>
      <w:bookmarkEnd w:id="263"/>
    </w:p>
    <w:p w14:paraId="76508F26" w14:textId="42C408C4" w:rsidR="00DE0875" w:rsidRDefault="0041138D" w:rsidP="005D6483">
      <w:pPr>
        <w:rPr>
          <w:i/>
          <w:color w:val="5A6470"/>
          <w:szCs w:val="20"/>
        </w:rPr>
      </w:pPr>
      <w:r w:rsidRPr="0041138D">
        <w:rPr>
          <w:i/>
          <w:color w:val="5A6470"/>
          <w:szCs w:val="20"/>
        </w:rPr>
        <w:t>Stream operational events into the data platform for near real-time analytics, without coupling producers directly to it.</w:t>
      </w:r>
    </w:p>
    <w:p w14:paraId="1C3B20CE" w14:textId="77777777" w:rsidR="00363CBA" w:rsidRPr="0041138D" w:rsidRDefault="00363CBA" w:rsidP="005D6483">
      <w:pPr>
        <w:rPr>
          <w:i/>
          <w:color w:val="5A6470"/>
          <w:szCs w:val="20"/>
        </w:rPr>
      </w:pPr>
    </w:p>
    <w:p w14:paraId="5D0126EE" w14:textId="77777777" w:rsidR="0041138D" w:rsidRDefault="0041138D" w:rsidP="005D6483">
      <w:pPr>
        <w:rPr>
          <w:szCs w:val="20"/>
        </w:rPr>
      </w:pPr>
      <w:r w:rsidRPr="0041138D">
        <w:rPr>
          <w:noProof/>
          <w:szCs w:val="20"/>
        </w:rPr>
        <w:drawing>
          <wp:inline distT="0" distB="0" distL="0" distR="0" wp14:anchorId="4FF6B41B" wp14:editId="466855C9">
            <wp:extent cx="5731510" cy="1329112"/>
            <wp:effectExtent l="0" t="0" r="254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731510" cy="1329112"/>
                    </a:xfrm>
                    <a:prstGeom prst="rect">
                      <a:avLst/>
                    </a:prstGeom>
                  </pic:spPr>
                </pic:pic>
              </a:graphicData>
            </a:graphic>
          </wp:inline>
        </w:drawing>
      </w:r>
    </w:p>
    <w:p w14:paraId="3836C078" w14:textId="77777777" w:rsidR="00DE0875" w:rsidRPr="0041138D" w:rsidRDefault="00DE0875" w:rsidP="005D6483">
      <w:pPr>
        <w:rPr>
          <w:szCs w:val="20"/>
        </w:rPr>
      </w:pPr>
    </w:p>
    <w:p w14:paraId="103F535A" w14:textId="77777777" w:rsidR="0041138D" w:rsidRPr="0041138D" w:rsidRDefault="0041138D" w:rsidP="005D6483">
      <w:pPr>
        <w:spacing w:after="120"/>
        <w:rPr>
          <w:szCs w:val="20"/>
        </w:rPr>
      </w:pPr>
      <w:r w:rsidRPr="0041138D">
        <w:rPr>
          <w:b/>
          <w:color w:val="1F3864"/>
          <w:szCs w:val="20"/>
        </w:rPr>
        <w:t xml:space="preserve">Problem. </w:t>
      </w:r>
      <w:r>
        <w:rPr>
          <w:szCs w:val="20"/>
        </w:rPr>
        <w:t xml:space="preserve">Events from Azure messaging services must be delivered to the data platform continuously and with low latency, without building and maintaining custom ingestion services.</w:t>
      </w:r>
    </w:p>
    <w:p w14:paraId="686D63D5" w14:textId="6B951F7F" w:rsidR="0041138D" w:rsidRPr="0041138D" w:rsidRDefault="0041138D" w:rsidP="005D6483">
      <w:pPr>
        <w:spacing w:after="120"/>
        <w:rPr>
          <w:szCs w:val="20"/>
        </w:rPr>
      </w:pPr>
      <w:r w:rsidRPr="0041138D">
        <w:rPr>
          <w:b/>
          <w:color w:val="1F3864"/>
          <w:szCs w:val="20"/>
        </w:rPr>
        <w:t xml:space="preserve">Solution. </w:t>
      </w:r>
      <w:r>
        <w:rPr>
          <w:szCs w:val="20"/>
        </w:rPr>
        <w:t xml:space="preserve">An Azure Function is triggered by events from Event Hubs, Service Bus or Event Grid and uses the data platform’s streaming ingestion API through a platform SDK to write data directly into the platform.  The approach provides low-latency, near real-time ingestion without intermediate files. The Function manages batching, retries and reliable delivery.</w:t>
      </w:r>
    </w:p>
    <w:p w14:paraId="479BCECD" w14:textId="77777777" w:rsidR="0041138D" w:rsidRPr="0041138D" w:rsidRDefault="0041138D" w:rsidP="005D6483">
      <w:pPr>
        <w:spacing w:after="120"/>
        <w:rPr>
          <w:szCs w:val="20"/>
        </w:rPr>
      </w:pPr>
      <w:r w:rsidRPr="0041138D">
        <w:rPr>
          <w:b/>
          <w:color w:val="1F3864"/>
          <w:szCs w:val="20"/>
        </w:rPr>
        <w:t xml:space="preserve">Use it when. </w:t>
      </w:r>
      <w:r w:rsidRPr="0041138D">
        <w:rPr>
          <w:szCs w:val="20"/>
        </w:rPr>
        <w:t>The source already publishes events through Azure event services, near real-time ingestion is required, and you want full control of the ingestion logic in code.</w:t>
      </w:r>
      <w:r w:rsidRPr="0041138D">
        <w:rPr>
          <w:szCs w:val="20"/>
        </w:rPr>
        <w:tab/>
      </w:r>
    </w:p>
    <w:p w14:paraId="3F5961F1" w14:textId="77777777" w:rsidR="0041138D" w:rsidRPr="0041138D" w:rsidRDefault="0041138D" w:rsidP="005D6483">
      <w:pPr>
        <w:spacing w:after="120"/>
        <w:rPr>
          <w:szCs w:val="20"/>
        </w:rPr>
      </w:pPr>
      <w:r w:rsidRPr="0041138D">
        <w:rPr>
          <w:b/>
          <w:color w:val="1F3864"/>
          <w:szCs w:val="20"/>
        </w:rPr>
        <w:t xml:space="preserve">Avoid it when. </w:t>
      </w:r>
      <w:r w:rsidRPr="0041138D">
        <w:rPr>
          <w:szCs w:val="20"/>
        </w:rPr>
        <w:t>A connector-based approach can meet the requirement, data arrives in files rather than events, or ingestion volumes are high enough that a managed ingestion service is a better fit.</w:t>
      </w:r>
    </w:p>
    <w:p w14:paraId="630F41BA" w14:textId="7C28D2A8" w:rsidR="0041138D" w:rsidRPr="0041138D" w:rsidRDefault="0041138D" w:rsidP="005D6483">
      <w:pPr>
        <w:spacing w:after="120"/>
        <w:rPr>
          <w:szCs w:val="20"/>
        </w:rPr>
      </w:pPr>
      <w:r w:rsidRPr="0041138D">
        <w:rPr>
          <w:b/>
          <w:color w:val="1F3864"/>
          <w:szCs w:val="20"/>
        </w:rPr>
        <w:t xml:space="preserve">Risks and considerations. </w:t>
      </w:r>
      <w:r w:rsidR="00A20D3D" w:rsidRPr="00A20D3D">
        <w:rPr>
          <w:szCs w:val="20"/>
        </w:rPr>
        <w:t>The Function becomes operational code on the ingestion path, so its scaling, cold-start behaviour, retries, offsets and checkpoints require active ownership. Channel lifecycle management, SDK version management, per-channel ordering, duplicate handling and late-event handling must be designed explicitly.</w:t>
      </w:r>
    </w:p>
    <w:p w14:paraId="5B595AFB" w14:textId="5FAB76ED" w:rsidR="0041138D" w:rsidRPr="0041138D" w:rsidRDefault="0041138D" w:rsidP="005D6483">
      <w:pPr>
        <w:spacing w:after="120"/>
        <w:rPr>
          <w:szCs w:val="20"/>
        </w:rPr>
      </w:pPr>
      <w:r w:rsidRPr="00FF4C82">
        <w:rPr>
          <w:b/>
          <w:color w:val="1F3864"/>
          <w:szCs w:val="20"/>
        </w:rPr>
        <w:t>Security boundary.</w:t>
      </w:r>
      <w:r w:rsidRPr="0041138D">
        <w:rPr>
          <w:b/>
          <w:color w:val="0D152A" w:themeColor="accent1" w:themeShade="80"/>
          <w:szCs w:val="20"/>
        </w:rPr>
        <w:t xml:space="preserve"> </w:t>
      </w:r>
      <w:r>
        <w:rPr>
          <w:szCs w:val="20"/>
        </w:rPr>
        <w:t xml:space="preserve">The trust boundary is the event source and the Function’s managed identity, not the data platform. The event source is reached through a private endpoint, and the Function uses managed identity for the event-source binding. The Function authenticates to the data platform using an approved key-pair or OAuth mechanism, with applicable secrets held in the approved secrets vault. Account passwords must not be used. Data-in-transit posture inherits from the Cloud Engineering Standards.</w:t>
      </w:r>
    </w:p>
    <w:p w14:paraId="0E0423EE" w14:textId="77777777" w:rsidR="0041138D" w:rsidRPr="0041138D" w:rsidRDefault="0041138D" w:rsidP="005D6483">
      <w:pPr>
        <w:spacing w:after="120"/>
        <w:rPr>
          <w:szCs w:val="20"/>
        </w:rPr>
      </w:pPr>
      <w:r w:rsidRPr="0041138D">
        <w:rPr>
          <w:b/>
          <w:color w:val="1F3864"/>
          <w:szCs w:val="20"/>
        </w:rPr>
        <w:t xml:space="preserve">Common pitfall. </w:t>
      </w:r>
      <w:r w:rsidRPr="0041138D">
        <w:rPr>
          <w:szCs w:val="20"/>
        </w:rPr>
        <w:t>Writing one row per invocation instead of batching, increasing API calls, latency, and cost. Failing to design for throughput, back-pressure, and ingestion failures, leading to reduced performance and operational instability.</w:t>
      </w:r>
    </w:p>
    <w:p w14:paraId="58281005" w14:textId="6C164E63" w:rsidR="0041138D" w:rsidRPr="0041138D" w:rsidRDefault="0041138D" w:rsidP="005D6483">
      <w:pPr>
        <w:spacing w:after="120"/>
        <w:rPr>
          <w:szCs w:val="20"/>
        </w:rPr>
      </w:pPr>
      <w:r w:rsidRPr="0041138D">
        <w:rPr>
          <w:b/>
          <w:color w:val="1F3864"/>
          <w:szCs w:val="20"/>
        </w:rPr>
        <w:t xml:space="preserve">In practice. </w:t>
      </w:r>
      <w:r>
        <w:rPr>
          <w:szCs w:val="20"/>
        </w:rPr>
        <w:t xml:space="preserve">Connected-property or fleet telemetry lands on Event Hub,  an Azure Function enriches each reading (for example attaching a peril zone) and streams rows via the data platform’s streaming ingestion API into a raw schema for near-real-time exposure aggregation. Underwriting dashboards read the conformed product, never the live stream.</w:t>
      </w:r>
    </w:p>
    <w:p w14:paraId="13FB6AEF" w14:textId="5BA618A8" w:rsidR="0041138D" w:rsidRPr="005D6483" w:rsidRDefault="0041138D" w:rsidP="00826544">
      <w:pPr>
        <w:pStyle w:val="Heading4"/>
        <w:ind w:left="851"/>
        <w:rPr>
          <w:bCs w:val="0"/>
          <w:iCs w:val="0"/>
          <w:color w:val="132040" w:themeColor="accent1" w:themeShade="BF"/>
          <w:sz w:val="24"/>
          <w:szCs w:val="26"/>
        </w:rPr>
      </w:pPr>
      <w:bookmarkStart w:id="264" w:name="_Toc239852334"/>
      <w:commentRangeStart w:id="265"/>
      <w:r w:rsidRPr="005D6483">
        <w:rPr>
          <w:bCs w:val="0"/>
          <w:iCs w:val="0"/>
          <w:color w:val="132040" w:themeColor="accent1" w:themeShade="BF"/>
          <w:sz w:val="24"/>
          <w:szCs w:val="26"/>
        </w:rPr>
        <w:t>Streaming Ingestion via Kafka Connect (SFDEINT2)</w:t>
      </w:r>
      <w:bookmarkEnd w:id="264"/>
      <w:commentRangeEnd w:id="265"/>
      <w:r w:rsidR="0050185A" w:rsidRPr="005D6483">
        <w:rPr>
          <w:rStyle w:val="CommentReference"/>
          <w:bCs w:val="0"/>
          <w:iCs w:val="0"/>
          <w:color w:val="132040" w:themeColor="accent1" w:themeShade="BF"/>
          <w:sz w:val="24"/>
          <w:szCs w:val="26"/>
        </w:rPr>
        <w:commentReference w:id="265"/>
      </w:r>
    </w:p>
    <w:p w14:paraId="7E879DD4" w14:textId="13B451C1" w:rsidR="00DE0875" w:rsidRDefault="0041138D" w:rsidP="005D6483">
      <w:pPr>
        <w:rPr>
          <w:i/>
          <w:color w:val="5A6470"/>
          <w:szCs w:val="20"/>
        </w:rPr>
      </w:pPr>
      <w:r w:rsidRPr="0041138D">
        <w:rPr>
          <w:i/>
          <w:color w:val="5A6470"/>
          <w:szCs w:val="20"/>
        </w:rPr>
        <w:t>Continuously ingest Kafka events into the data platform through a managed connector, without building custom ingestion services</w:t>
      </w:r>
    </w:p>
    <w:p w14:paraId="4A090DD6" w14:textId="77777777" w:rsidR="00363CBA" w:rsidRPr="0041138D" w:rsidRDefault="00363CBA" w:rsidP="005D6483">
      <w:pPr>
        <w:rPr>
          <w:i/>
          <w:color w:val="5A6470"/>
          <w:szCs w:val="20"/>
        </w:rPr>
      </w:pPr>
    </w:p>
    <w:p w14:paraId="124091ED" w14:textId="77777777" w:rsidR="0041138D" w:rsidRPr="0041138D" w:rsidRDefault="0041138D" w:rsidP="005D6483">
      <w:pPr>
        <w:rPr>
          <w:i/>
          <w:color w:val="5A6470"/>
          <w:szCs w:val="20"/>
        </w:rPr>
      </w:pPr>
      <w:r w:rsidRPr="0041138D">
        <w:rPr>
          <w:noProof/>
          <w:szCs w:val="20"/>
        </w:rPr>
        <w:drawing>
          <wp:inline distT="0" distB="0" distL="0" distR="0" wp14:anchorId="2BAFE207" wp14:editId="157EF080">
            <wp:extent cx="5731510" cy="1162191"/>
            <wp:effectExtent l="0" t="0" r="2540" b="3175"/>
            <wp:docPr id="1818153112" name="Picture 1818153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731510" cy="1162191"/>
                    </a:xfrm>
                    <a:prstGeom prst="rect">
                      <a:avLst/>
                    </a:prstGeom>
                  </pic:spPr>
                </pic:pic>
              </a:graphicData>
            </a:graphic>
          </wp:inline>
        </w:drawing>
      </w:r>
    </w:p>
    <w:p w14:paraId="522ADF54" w14:textId="77777777" w:rsidR="0041138D" w:rsidRPr="0041138D" w:rsidDel="003875E6" w:rsidRDefault="0041138D" w:rsidP="005D6483">
      <w:pPr>
        <w:spacing w:after="120"/>
        <w:rPr>
          <w:szCs w:val="20"/>
        </w:rPr>
      </w:pPr>
      <w:bookmarkStart w:id="266" w:name="_Toc239852336"/>
      <w:r w:rsidRPr="0041138D">
        <w:rPr>
          <w:b/>
          <w:color w:val="1F3864"/>
          <w:szCs w:val="20"/>
        </w:rPr>
        <w:br/>
        <w:t>Problem</w:t>
      </w:r>
      <w:r>
        <w:rPr>
          <w:szCs w:val="20"/>
        </w:rPr>
        <w:t xml:space="preserve"> An existing Kafka platform already carries event data, and that data needs to be delivered continuously to the data platform. Building and operating custom ingestion services for every topic creates unnecessary complexity, duplication, and operational overhead at scale.</w:t>
      </w:r>
    </w:p>
    <w:p w14:paraId="25C8CA88" w14:textId="70C99E32" w:rsidR="00DE0875" w:rsidRPr="0041138D" w:rsidRDefault="0041138D" w:rsidP="005D6483">
      <w:pPr>
        <w:spacing w:after="120"/>
        <w:rPr>
          <w:szCs w:val="20"/>
        </w:rPr>
      </w:pPr>
      <w:r w:rsidRPr="0041138D">
        <w:rPr>
          <w:b/>
          <w:color w:val="1F3864"/>
          <w:szCs w:val="20"/>
        </w:rPr>
        <w:t>Solution</w:t>
      </w:r>
      <w:bookmarkEnd w:id="266"/>
      <w:r>
        <w:rPr>
          <w:szCs w:val="20"/>
        </w:rPr>
        <w:t xml:space="preserve"> Producers publish events to Kafka topics. A managed sink connector running in Kafka Connect continuously delivers topic data to the data platform, using the platform’s streaming ingestion for low latency. The approach is configuration-driven and reusable, avoiding bespoke ingestion code for each topic.</w:t>
      </w:r>
    </w:p>
    <w:p w14:paraId="45AE96F2" w14:textId="710186D3" w:rsidR="0041138D" w:rsidRPr="0041138D" w:rsidRDefault="0041138D" w:rsidP="005D6483">
      <w:pPr>
        <w:spacing w:after="120"/>
        <w:rPr>
          <w:szCs w:val="20"/>
        </w:rPr>
      </w:pPr>
      <w:bookmarkStart w:id="267" w:name="_Toc239852337"/>
      <w:r w:rsidRPr="00FF4C82">
        <w:rPr>
          <w:b/>
          <w:color w:val="1F3864"/>
          <w:szCs w:val="20"/>
        </w:rPr>
        <w:t>U</w:t>
      </w:r>
      <w:r w:rsidRPr="0041138D">
        <w:rPr>
          <w:b/>
          <w:color w:val="1F3864"/>
          <w:szCs w:val="20"/>
        </w:rPr>
        <w:t>se it when</w:t>
      </w:r>
      <w:bookmarkEnd w:id="267"/>
      <w:r w:rsidRPr="00FF4C82">
        <w:rPr>
          <w:b/>
          <w:color w:val="1F3864"/>
          <w:szCs w:val="20"/>
        </w:rPr>
        <w:t>.</w:t>
      </w:r>
      <w:r>
        <w:rPr>
          <w:szCs w:val="20"/>
        </w:rPr>
        <w:t xml:space="preserve"> Use this pattern when Kafka is already the enterprise event backbone, when configuration-driven ingestion is preferable to custom code, and when multiple topics require a consistent and repeatable ingestion route into the data platform. It also suits scenarios that benefit from built-in batching, retries, and offset management provided by the connector platform.</w:t>
      </w:r>
    </w:p>
    <w:p w14:paraId="4EC2F23A" w14:textId="5D5A49DF" w:rsidR="00681507" w:rsidRPr="00681507" w:rsidRDefault="0041138D" w:rsidP="00681507">
      <w:pPr>
        <w:spacing w:after="120"/>
        <w:rPr>
          <w:szCs w:val="20"/>
        </w:rPr>
      </w:pPr>
      <w:bookmarkStart w:id="268" w:name="_Toc239852338"/>
      <w:r w:rsidRPr="0041138D">
        <w:rPr>
          <w:b/>
          <w:color w:val="1F3864"/>
          <w:szCs w:val="20"/>
        </w:rPr>
        <w:t>Avoid it when</w:t>
      </w:r>
      <w:bookmarkEnd w:id="268"/>
      <w:r>
        <w:rPr>
          <w:szCs w:val="20"/>
        </w:rPr>
        <w:t xml:space="preserve"> Avoid this pattern when Kafka is not already part of the platform and would be introduced solely for data-platform ingestion. It is also unsuitable when significant per-record transformation, enrichment or business logic is required, or when the data naturally arrives as files and is better served by batch ingestion.</w:t>
      </w:r>
    </w:p>
    <w:p w14:paraId="4B352BE1" w14:textId="77777777" w:rsidR="0041138D" w:rsidRPr="0041138D" w:rsidRDefault="0041138D" w:rsidP="005D6483">
      <w:pPr>
        <w:spacing w:after="120"/>
        <w:rPr>
          <w:szCs w:val="20"/>
        </w:rPr>
      </w:pPr>
      <w:bookmarkStart w:id="269" w:name="_Toc239852339"/>
      <w:r w:rsidRPr="0041138D">
        <w:rPr>
          <w:b/>
          <w:color w:val="1F3864"/>
          <w:szCs w:val="20"/>
        </w:rPr>
        <w:t>Risk &amp; consideration</w:t>
      </w:r>
      <w:bookmarkEnd w:id="269"/>
      <w:r w:rsidRPr="0041138D">
        <w:rPr>
          <w:szCs w:val="20"/>
        </w:rPr>
        <w:t>. Kafka Connect requires operational ownership, including connector lifecycle management, scaling, monitoring and dead-letter handling. Connector configuration, schema evolution and topic-to-table mapping should be governed as part of the ingestion platform design.</w:t>
      </w:r>
    </w:p>
    <w:p w14:paraId="51E139A5" w14:textId="77777777" w:rsidR="0041138D" w:rsidRPr="0041138D" w:rsidRDefault="0041138D" w:rsidP="005D6483">
      <w:pPr>
        <w:spacing w:after="120"/>
        <w:rPr>
          <w:szCs w:val="20"/>
        </w:rPr>
      </w:pPr>
      <w:bookmarkStart w:id="270" w:name="_Toc239852340"/>
      <w:r w:rsidRPr="0041138D">
        <w:rPr>
          <w:b/>
          <w:color w:val="1F3864"/>
          <w:szCs w:val="20"/>
        </w:rPr>
        <w:t>Security boundary</w:t>
      </w:r>
      <w:bookmarkEnd w:id="270"/>
      <w:r>
        <w:rPr>
          <w:szCs w:val="20"/>
        </w:rPr>
        <w:t xml:space="preserve"> The trust boundary is the Kafka platform and the Kafka Connect runtime. Kafka brokers, Connect workers, and the data platform are connected through private network paths. The connector authenticates to the data platform using centrally managed credentials or federated identity, and topic-level access controls restrict producer and consumer permissions. Data-in-transit protection follows the Cloud Engineering Standards.</w:t>
      </w:r>
    </w:p>
    <w:p w14:paraId="486D3FCA" w14:textId="77777777" w:rsidR="0041138D" w:rsidRPr="0041138D" w:rsidRDefault="0041138D" w:rsidP="005D6483">
      <w:pPr>
        <w:spacing w:after="120"/>
        <w:rPr>
          <w:szCs w:val="20"/>
        </w:rPr>
      </w:pPr>
      <w:bookmarkStart w:id="271" w:name="_Toc239852341"/>
      <w:r w:rsidRPr="0041138D">
        <w:rPr>
          <w:b/>
          <w:color w:val="1F3864"/>
          <w:szCs w:val="20"/>
        </w:rPr>
        <w:t>Common pitfall</w:t>
      </w:r>
      <w:bookmarkEnd w:id="271"/>
      <w:r w:rsidRPr="0041138D">
        <w:rPr>
          <w:b/>
          <w:color w:val="1F3864"/>
          <w:szCs w:val="20"/>
        </w:rPr>
        <w:t>.</w:t>
      </w:r>
      <w:r w:rsidRPr="0041138D">
        <w:rPr>
          <w:szCs w:val="20"/>
        </w:rPr>
        <w:t xml:space="preserve"> Assuming Kafka Connect requires minimal operational oversight. Connector lag, dead-letter accumulation and unmanaged schema evolution can result in ingestion failures and delayed data availability.</w:t>
      </w:r>
    </w:p>
    <w:p w14:paraId="223501D9" w14:textId="77777777" w:rsidR="0041138D" w:rsidRPr="0041138D" w:rsidRDefault="0041138D" w:rsidP="005D6483">
      <w:pPr>
        <w:spacing w:after="120"/>
        <w:rPr>
          <w:szCs w:val="20"/>
        </w:rPr>
      </w:pPr>
      <w:bookmarkStart w:id="272" w:name="_Toc239852342"/>
      <w:r w:rsidRPr="0041138D">
        <w:rPr>
          <w:b/>
          <w:color w:val="1F3864"/>
          <w:szCs w:val="20"/>
        </w:rPr>
        <w:t>In practice</w:t>
      </w:r>
      <w:bookmarkEnd w:id="272"/>
      <w:r>
        <w:rPr>
          <w:szCs w:val="20"/>
        </w:rPr>
        <w:t xml:space="preserve"> Policy and claims domain events are published to Kafka topics and continuously ingested into the data platform’s raw schemas through the managed sink connector. New topics are onboarded through configuration, providing a consistent ingestion approach without bespoke loader implementations.</w:t>
      </w:r>
    </w:p>
    <w:p w14:paraId="723E4F2C" w14:textId="46EF427E" w:rsidR="0041138D" w:rsidRPr="005D6483" w:rsidRDefault="0041138D" w:rsidP="00826544">
      <w:pPr>
        <w:pStyle w:val="Heading4"/>
        <w:ind w:left="851"/>
        <w:rPr>
          <w:bCs w:val="0"/>
          <w:iCs w:val="0"/>
          <w:color w:val="132040" w:themeColor="accent1" w:themeShade="BF"/>
          <w:sz w:val="24"/>
          <w:szCs w:val="26"/>
        </w:rPr>
      </w:pPr>
      <w:bookmarkStart w:id="273" w:name="_Toc239852343"/>
      <w:r w:rsidRPr="005D6483">
        <w:rPr>
          <w:bCs w:val="0"/>
          <w:iCs w:val="0"/>
          <w:color w:val="132040" w:themeColor="accent1" w:themeShade="BF"/>
          <w:sz w:val="24"/>
          <w:szCs w:val="26"/>
        </w:rPr>
        <w:t>File Ingestion (SFDEINT3)</w:t>
      </w:r>
      <w:bookmarkEnd w:id="273"/>
    </w:p>
    <w:p w14:paraId="5B703DB3" w14:textId="5E65619B" w:rsidR="0041138D" w:rsidRDefault="0041138D" w:rsidP="005D6483">
      <w:pPr>
        <w:rPr>
          <w:i/>
          <w:color w:val="5A6470"/>
          <w:szCs w:val="20"/>
        </w:rPr>
      </w:pPr>
      <w:r w:rsidRPr="0041138D">
        <w:rPr>
          <w:i/>
          <w:color w:val="5A6470"/>
          <w:szCs w:val="20"/>
        </w:rPr>
        <w:t>Automatically ingest files into the data platform as they arrive, without custom loading processes.</w:t>
      </w:r>
    </w:p>
    <w:p xmlns:a="http://schemas.openxmlformats.org/drawingml/2006/main" xmlns:pic="http://schemas.openxmlformats.org/drawingml/2006/picture">
      <w:pPr>
        <w:spacing w:before="90" w:after="130"/>
        <w:jc w:val="center"/>
      </w:pPr>
      <w:r>
        <w:rPr>
          <w:noProof/>
        </w:rPr>
        <w:drawing>
          <wp:inline distT="0" distB="0" distL="0" distR="0">
            <wp:extent cx="5731510" cy="1162191"/>
            <wp:effectExtent l="0" t="0" r="0" b="0"/>
            <wp:docPr id="3001" name="Picture 3001"/>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58"/>
                    <a:srcRect/>
                    <a:stretch>
                      <a:fillRect/>
                    </a:stretch>
                  </pic:blipFill>
                  <pic:spPr bwMode="auto">
                    <a:xfrm>
                      <a:off x="0" y="0"/>
                      <a:ext cx="5731510" cy="1162191"/>
                    </a:xfrm>
                    <a:prstGeom prst="rect">
                      <a:avLst/>
                    </a:prstGeom>
                    <a:noFill/>
                  </pic:spPr>
                </pic:pic>
              </a:graphicData>
            </a:graphic>
          </wp:inline>
        </w:drawing>
      </w:r>
    </w:p>
    <w:p w14:paraId="51FD15EA" w14:textId="28613D7D" w:rsidR="00262C38" w:rsidRDefault="00262C38" w:rsidP="005D6483">
      <w:pPr>
        <w:rPr>
          <w:i/>
          <w:color w:val="5A6470"/>
          <w:szCs w:val="20"/>
        </w:rPr>
      </w:pPr>
    </w:p>
    <w:p w14:paraId="7A3BD466" w14:textId="66F1E1A4" w:rsidR="00262C38" w:rsidRDefault="00262C38" w:rsidP="005D6483">
      <w:pPr>
        <w:rPr>
          <w:i/>
          <w:color w:val="5A6470"/>
          <w:szCs w:val="20"/>
        </w:rPr>
      </w:pPr>
    </w:p>
    <w:p w14:paraId="79711A8C" w14:textId="2EDD2F40" w:rsidR="00262C38" w:rsidRDefault="00262C38" w:rsidP="005D6483">
      <w:pPr>
        <w:rPr>
          <w:i/>
          <w:color w:val="5A6470"/>
          <w:szCs w:val="20"/>
        </w:rPr>
      </w:pPr>
    </w:p>
    <w:p w14:paraId="69CEB320" w14:textId="799D65AB" w:rsidR="00E16507" w:rsidRDefault="00E16507" w:rsidP="005D6483">
      <w:pPr>
        <w:rPr>
          <w:i/>
          <w:color w:val="5A6470"/>
          <w:szCs w:val="20"/>
        </w:rPr>
      </w:pPr>
    </w:p>
    <w:p w14:paraId="4D6255C4" w14:textId="77777777" w:rsidR="00E16507" w:rsidRDefault="00E16507" w:rsidP="005D6483">
      <w:pPr>
        <w:rPr>
          <w:i/>
          <w:color w:val="5A6470"/>
          <w:szCs w:val="20"/>
        </w:rPr>
      </w:pPr>
    </w:p>
    <w:p w14:paraId="06ADE8B2" w14:textId="3BB13577" w:rsidR="00E16507" w:rsidRDefault="00E16507" w:rsidP="005D6483">
      <w:pPr>
        <w:rPr>
          <w:i/>
          <w:color w:val="5A6470"/>
          <w:szCs w:val="20"/>
        </w:rPr>
      </w:pPr>
    </w:p>
    <w:p w14:paraId="09203986" w14:textId="77777777" w:rsidR="00E16507" w:rsidRDefault="00E16507" w:rsidP="005D6483">
      <w:pPr>
        <w:rPr>
          <w:i/>
          <w:color w:val="5A6470"/>
          <w:szCs w:val="20"/>
        </w:rPr>
      </w:pPr>
    </w:p>
    <w:p w14:paraId="5057CA54" w14:textId="77777777" w:rsidR="00E16507" w:rsidRDefault="00E16507" w:rsidP="005D6483">
      <w:pPr>
        <w:rPr>
          <w:i/>
          <w:color w:val="5A6470"/>
          <w:szCs w:val="20"/>
        </w:rPr>
      </w:pPr>
    </w:p>
    <w:p w14:paraId="58ADF4B3" w14:textId="77777777" w:rsidR="00E16507" w:rsidRDefault="00E16507" w:rsidP="005D6483">
      <w:pPr>
        <w:rPr>
          <w:i/>
          <w:color w:val="5A6470"/>
          <w:szCs w:val="20"/>
        </w:rPr>
      </w:pPr>
    </w:p>
    <w:p w14:paraId="76484146" w14:textId="77777777" w:rsidR="00E16507" w:rsidRDefault="00E16507" w:rsidP="005D6483">
      <w:pPr>
        <w:rPr>
          <w:i/>
          <w:color w:val="5A6470"/>
          <w:szCs w:val="20"/>
        </w:rPr>
      </w:pPr>
    </w:p>
    <w:p w14:paraId="23CB77D9" w14:textId="77777777" w:rsidR="00E16507" w:rsidRDefault="00E16507" w:rsidP="005D6483">
      <w:pPr>
        <w:rPr>
          <w:i/>
          <w:color w:val="5A6470"/>
          <w:szCs w:val="20"/>
        </w:rPr>
      </w:pPr>
    </w:p>
    <w:p w14:paraId="2849F6F5" w14:textId="77777777" w:rsidR="00363CBA" w:rsidRPr="0041138D" w:rsidRDefault="00363CBA" w:rsidP="005D6483">
      <w:pPr>
        <w:rPr>
          <w:i/>
          <w:color w:val="5A6470"/>
          <w:szCs w:val="20"/>
        </w:rPr>
      </w:pPr>
    </w:p>
    <w:p w14:paraId="7BFBD976" w14:textId="0F50FF97" w:rsidR="0041138D" w:rsidRDefault="0041138D" w:rsidP="005D6483">
      <w:pPr>
        <w:rPr>
          <w:szCs w:val="20"/>
        </w:rPr>
      </w:pPr>
      <w:r w:rsidRPr="0041138D">
        <w:rPr>
          <w:szCs w:val="20"/>
        </w:rPr>
        <w:br/>
      </w:r>
      <w:bookmarkStart w:id="274" w:name="_Toc239852344"/>
      <w:r w:rsidRPr="0041138D">
        <w:rPr>
          <w:b/>
          <w:color w:val="1F3864"/>
          <w:szCs w:val="20"/>
        </w:rPr>
        <w:t>Problem</w:t>
      </w:r>
      <w:bookmarkEnd w:id="274"/>
      <w:r w:rsidRPr="0041138D">
        <w:rPr>
          <w:szCs w:val="20"/>
        </w:rPr>
        <w:t>. Source systems and third parties deliver data as files on their own schedule. Polling for new files wastes compute; hand-built loaders drift and fail silently. We need near-real-time, event-triggered loading without an operational service owning the load path.</w:t>
      </w:r>
    </w:p>
    <w:p w14:paraId="59D90CD0" w14:textId="77777777" w:rsidR="00DE0875" w:rsidRPr="0041138D" w:rsidRDefault="00DE0875" w:rsidP="005D6483">
      <w:pPr>
        <w:rPr>
          <w:b/>
          <w:color w:val="1F3864"/>
          <w:szCs w:val="20"/>
        </w:rPr>
      </w:pPr>
    </w:p>
    <w:p w14:paraId="07D2711E" w14:textId="77777777" w:rsidR="0041138D" w:rsidRPr="0041138D" w:rsidRDefault="0041138D" w:rsidP="005D6483">
      <w:pPr>
        <w:spacing w:after="120"/>
        <w:rPr>
          <w:szCs w:val="20"/>
        </w:rPr>
      </w:pPr>
      <w:bookmarkStart w:id="275" w:name="_Toc239852345"/>
      <w:r w:rsidRPr="0041138D">
        <w:rPr>
          <w:b/>
          <w:color w:val="1F3864"/>
          <w:szCs w:val="20"/>
        </w:rPr>
        <w:t>Solution</w:t>
      </w:r>
      <w:bookmarkEnd w:id="275"/>
      <w:r>
        <w:rPr>
          <w:szCs w:val="20"/>
        </w:rPr>
        <w:t xml:space="preserve"> A file lands in an ADLS Gen2 landing zone. Blob creation raises an Event Grid notification that triggers the data platform’s continuous file-ingestion service, which loads the file into the target raw schema. Loading is serverless and notification-driven; no compute to run or scale.</w:t>
      </w:r>
    </w:p>
    <w:p w14:paraId="2F4A3915" w14:textId="38E5DC7D" w:rsidR="0041138D" w:rsidRPr="0041138D" w:rsidRDefault="0041138D" w:rsidP="005D6483">
      <w:pPr>
        <w:spacing w:after="120"/>
        <w:rPr>
          <w:szCs w:val="20"/>
        </w:rPr>
      </w:pPr>
      <w:bookmarkStart w:id="276" w:name="_Toc239852346"/>
      <w:r w:rsidRPr="0041138D">
        <w:rPr>
          <w:b/>
          <w:color w:val="1F3864"/>
          <w:szCs w:val="20"/>
        </w:rPr>
        <w:t>Use it when</w:t>
      </w:r>
      <w:bookmarkEnd w:id="276"/>
      <w:r w:rsidRPr="0041138D">
        <w:rPr>
          <w:szCs w:val="20"/>
        </w:rPr>
        <w:t xml:space="preserve">. </w:t>
      </w:r>
      <w:r w:rsidR="00681507" w:rsidRPr="00681507">
        <w:rPr>
          <w:szCs w:val="20"/>
        </w:rPr>
        <w:t>Use this pattern when data arrives as discrete CSV, Parquet or JSON files, seconds-to-minutes latency is acceptable, volumes are continuous or unpredictable rather than a single large periodic load, and the producer can write to an approved landing zone.</w:t>
      </w:r>
    </w:p>
    <w:p w14:paraId="4D7CA269" w14:textId="77777777" w:rsidR="0041138D" w:rsidRPr="0041138D" w:rsidRDefault="0041138D" w:rsidP="005D6483">
      <w:pPr>
        <w:spacing w:after="120"/>
        <w:rPr>
          <w:szCs w:val="20"/>
        </w:rPr>
      </w:pPr>
      <w:bookmarkStart w:id="277" w:name="_Toc239852347"/>
      <w:r w:rsidRPr="0041138D">
        <w:rPr>
          <w:b/>
          <w:color w:val="1F3864"/>
          <w:szCs w:val="20"/>
        </w:rPr>
        <w:t>Avoid it when</w:t>
      </w:r>
      <w:bookmarkEnd w:id="277"/>
      <w:r w:rsidRPr="0041138D">
        <w:rPr>
          <w:szCs w:val="20"/>
        </w:rPr>
        <w:t>. You need sub-second streaming (stream instead); the load is a single massive periodic file where scheduled bulk COPY is cheaper and simpler; the file needs heavy pre-load validation belonging in an orchestrated pipeline; ordering or transactional grouping across files matters.</w:t>
      </w:r>
    </w:p>
    <w:p w14:paraId="416F706F" w14:textId="77777777" w:rsidR="0041138D" w:rsidRPr="0041138D" w:rsidRDefault="0041138D" w:rsidP="005D6483">
      <w:pPr>
        <w:spacing w:after="120"/>
        <w:rPr>
          <w:szCs w:val="20"/>
        </w:rPr>
      </w:pPr>
      <w:bookmarkStart w:id="278" w:name="_Toc239852348"/>
      <w:r w:rsidRPr="0041138D">
        <w:rPr>
          <w:b/>
          <w:color w:val="1F3864"/>
          <w:szCs w:val="20"/>
        </w:rPr>
        <w:t>Risk &amp; consideration</w:t>
      </w:r>
      <w:bookmarkEnd w:id="278"/>
      <w:r>
        <w:rPr>
          <w:szCs w:val="20"/>
        </w:rPr>
        <w:t xml:space="preserve"> The data platform’s file ingestion carries per-file overhead, so many small files can increase cost disproportionately. Landing-zone retention, replay, and reconciliation should be designed explicitly. Regular comparison of landed files against the platform’s load history helps identify and recover from missed notifications or failed loads.</w:t>
      </w:r>
    </w:p>
    <w:p w14:paraId="6B392771" w14:textId="77777777" w:rsidR="0041138D" w:rsidRPr="0041138D" w:rsidRDefault="0041138D" w:rsidP="005D6483">
      <w:pPr>
        <w:spacing w:after="120"/>
        <w:rPr>
          <w:szCs w:val="20"/>
        </w:rPr>
      </w:pPr>
      <w:bookmarkStart w:id="279" w:name="_Toc239852349"/>
      <w:r w:rsidRPr="0041138D">
        <w:rPr>
          <w:b/>
          <w:color w:val="1F3864"/>
          <w:szCs w:val="20"/>
        </w:rPr>
        <w:t>Security boundary</w:t>
      </w:r>
      <w:bookmarkEnd w:id="279"/>
      <w:r>
        <w:rPr>
          <w:szCs w:val="20"/>
        </w:rPr>
        <w:t xml:space="preserve"> The trust boundary is the landing zone, not the data platform. Storage is reached over private endpoint with public access disabled; the data platform authenticates via storage integration / managed identity, never account keys; storage firewall and RBAC scope write access to the producer and read access to the data platform only. Data-in-transit posture inherits from the Cloud Engineering Standards.</w:t>
      </w:r>
    </w:p>
    <w:p w14:paraId="0AAB0115" w14:textId="77777777" w:rsidR="0041138D" w:rsidRPr="0041138D" w:rsidRDefault="0041138D" w:rsidP="005D6483">
      <w:pPr>
        <w:spacing w:after="120"/>
        <w:rPr>
          <w:szCs w:val="20"/>
        </w:rPr>
      </w:pPr>
      <w:bookmarkStart w:id="280" w:name="_Toc239852350"/>
      <w:r w:rsidRPr="0041138D">
        <w:rPr>
          <w:b/>
          <w:color w:val="1F3864"/>
          <w:szCs w:val="20"/>
        </w:rPr>
        <w:t>Common pitfall</w:t>
      </w:r>
      <w:bookmarkEnd w:id="280"/>
      <w:r>
        <w:rPr>
          <w:szCs w:val="20"/>
        </w:rPr>
        <w:t xml:space="preserve"> Treating the landing zone as a long-term storage or query layer rather than a transient ingestion boundary. Excessive numbers of small files can also increase the data platform’s ingestion processing costs.</w:t>
      </w:r>
    </w:p>
    <w:p w14:paraId="5D552CD0" w14:textId="649CD643" w:rsidR="0041138D" w:rsidRDefault="0041138D" w:rsidP="005D6483">
      <w:pPr>
        <w:spacing w:after="120"/>
        <w:rPr>
          <w:szCs w:val="20"/>
        </w:rPr>
      </w:pPr>
      <w:bookmarkStart w:id="281" w:name="_Toc239852351"/>
      <w:r w:rsidRPr="0041138D">
        <w:rPr>
          <w:b/>
          <w:color w:val="1F3864"/>
          <w:szCs w:val="20"/>
        </w:rPr>
        <w:t>In practice</w:t>
      </w:r>
      <w:bookmarkEnd w:id="281"/>
      <w:r>
        <w:rPr>
          <w:szCs w:val="20"/>
        </w:rPr>
        <w:t xml:space="preserve"> Delegated-authority bordereaux from a cover holder arrive as monthly spreadsheet or CSV files, and each file lands in that cover holder’s designated landing-zone path.  Event Grid triggers the data platform to load it into a raw bordereaux schema for downstream conforming and exposure aggregation. Underwriting reporting consumes the conformed data, never the raw landing zone.</w:t>
      </w:r>
    </w:p>
    <w:p w14:paraId="0A87A608" w14:textId="4E29AA13" w:rsidR="0041138D" w:rsidRPr="005D6483" w:rsidRDefault="0041138D" w:rsidP="00826544">
      <w:pPr>
        <w:pStyle w:val="Heading4"/>
        <w:ind w:left="851"/>
        <w:rPr>
          <w:bCs w:val="0"/>
          <w:iCs w:val="0"/>
          <w:color w:val="132040" w:themeColor="accent1" w:themeShade="BF"/>
          <w:sz w:val="24"/>
          <w:szCs w:val="26"/>
        </w:rPr>
      </w:pPr>
      <w:bookmarkStart w:id="282" w:name="_Toc239852352"/>
      <w:r w:rsidRPr="005D6483">
        <w:rPr>
          <w:bCs w:val="0"/>
          <w:iCs w:val="0"/>
          <w:color w:val="132040" w:themeColor="accent1" w:themeShade="BF"/>
          <w:sz w:val="24"/>
          <w:szCs w:val="26"/>
        </w:rPr>
        <w:t>Scheduled batch: CDC/ Watermark (SFDEINT4)</w:t>
      </w:r>
      <w:bookmarkEnd w:id="282"/>
    </w:p>
    <w:p w14:paraId="10F92C98" w14:textId="77777777" w:rsidR="0041138D" w:rsidRDefault="0041138D" w:rsidP="005D6483">
      <w:pPr>
        <w:rPr>
          <w:i/>
          <w:color w:val="5A6470"/>
          <w:szCs w:val="20"/>
        </w:rPr>
      </w:pPr>
      <w:r w:rsidRPr="0041138D">
        <w:rPr>
          <w:i/>
          <w:color w:val="5A6470"/>
          <w:szCs w:val="20"/>
        </w:rPr>
        <w:t xml:space="preserve">Extract and load operational data into the platform in batches, without placing analytics workloads on the operational path. </w:t>
      </w:r>
    </w:p>
    <w:p w14:paraId="1C16BEF9" w14:textId="77777777" w:rsidR="00363CBA" w:rsidRPr="0041138D" w:rsidRDefault="00363CBA" w:rsidP="005D6483">
      <w:pPr>
        <w:rPr>
          <w:szCs w:val="20"/>
        </w:rPr>
      </w:pPr>
    </w:p>
    <w:p w14:paraId="423072B9" w14:textId="77777777" w:rsidR="0041138D" w:rsidRPr="0041138D" w:rsidRDefault="0041138D" w:rsidP="005D6483">
      <w:pPr>
        <w:rPr>
          <w:szCs w:val="20"/>
        </w:rPr>
      </w:pPr>
      <w:r w:rsidRPr="0041138D">
        <w:rPr>
          <w:noProof/>
          <w:szCs w:val="20"/>
        </w:rPr>
        <w:drawing>
          <wp:inline distT="0" distB="0" distL="0" distR="0" wp14:anchorId="27886288" wp14:editId="3638B27B">
            <wp:extent cx="5731510" cy="1162191"/>
            <wp:effectExtent l="0" t="0" r="2540" b="0"/>
            <wp:docPr id="1636767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767097" name=""/>
                    <pic:cNvPicPr/>
                  </pic:nvPicPr>
                  <pic:blipFill>
                    <a:blip r:embed="rId46"/>
                    <a:stretch>
                      <a:fillRect/>
                    </a:stretch>
                  </pic:blipFill>
                  <pic:spPr>
                    <a:xfrm>
                      <a:off x="0" y="0"/>
                      <a:ext cx="5731510" cy="1162191"/>
                    </a:xfrm>
                    <a:prstGeom prst="rect">
                      <a:avLst/>
                    </a:prstGeom>
                  </pic:spPr>
                </pic:pic>
              </a:graphicData>
            </a:graphic>
          </wp:inline>
        </w:drawing>
      </w:r>
    </w:p>
    <w:p w14:paraId="57AE0330" w14:textId="77777777" w:rsidR="0041138D" w:rsidRPr="0041138D" w:rsidRDefault="0041138D" w:rsidP="005D6483">
      <w:pPr>
        <w:spacing w:after="120"/>
        <w:rPr>
          <w:b/>
          <w:color w:val="1F3864"/>
          <w:szCs w:val="20"/>
        </w:rPr>
      </w:pPr>
    </w:p>
    <w:p w14:paraId="49BD3C6D" w14:textId="77777777" w:rsidR="0041138D" w:rsidRPr="0041138D" w:rsidRDefault="0041138D" w:rsidP="005D6483">
      <w:pPr>
        <w:spacing w:after="120"/>
        <w:rPr>
          <w:szCs w:val="20"/>
        </w:rPr>
      </w:pPr>
      <w:r w:rsidRPr="0041138D">
        <w:rPr>
          <w:b/>
          <w:color w:val="1F3864"/>
          <w:szCs w:val="20"/>
        </w:rPr>
        <w:t>Problem</w:t>
      </w:r>
      <w:r w:rsidRPr="0041138D">
        <w:rPr>
          <w:szCs w:val="20"/>
        </w:rPr>
        <w:t>. Data needs to be extracted from a system of record and loaded into the platform on a scheduled basis. Near-real-time delivery is not required, but the process must be reliable, repeatable, and efficient for moving large volumes of data without unnecessary reprocessing.</w:t>
      </w:r>
    </w:p>
    <w:p w14:paraId="7BC40254" w14:textId="41C27B0B" w:rsidR="0041138D" w:rsidRPr="0041138D" w:rsidRDefault="0041138D" w:rsidP="005D6483">
      <w:pPr>
        <w:spacing w:after="120"/>
        <w:rPr>
          <w:szCs w:val="20"/>
        </w:rPr>
      </w:pPr>
      <w:bookmarkStart w:id="283" w:name="_Toc239852354"/>
      <w:r w:rsidRPr="00FF4C82">
        <w:rPr>
          <w:b/>
          <w:color w:val="1F3864"/>
          <w:szCs w:val="20"/>
        </w:rPr>
        <w:t>Solution</w:t>
      </w:r>
      <w:bookmarkEnd w:id="283"/>
      <w:r w:rsidR="002622C8">
        <w:rPr>
          <w:b/>
          <w:color w:val="1F3864"/>
          <w:szCs w:val="20"/>
        </w:rPr>
        <w:t>.</w:t>
      </w:r>
      <w:r w:rsidRPr="0041138D">
        <w:rPr>
          <w:b/>
          <w:color w:val="0D152A" w:themeColor="accent1" w:themeShade="80"/>
          <w:szCs w:val="20"/>
        </w:rPr>
        <w:t xml:space="preserve"> </w:t>
      </w:r>
      <w:r>
        <w:rPr>
          <w:szCs w:val="20"/>
        </w:rPr>
        <w:t xml:space="preserve">A scheduled Azure Data Factory pipeline or Azure Function extracts new or changed data from the source system, stages it in ADLS Gen2, and loads it into the data platform using a bulk load.  ADF is preferred for standard connector-based data movement, Azure Functions for custom extraction logic, and Logic Apps for workflow orchestration where the ingestion process spans multiple systems and actions. The approach is periodic, incremental, and cost-efficient.</w:t>
      </w:r>
    </w:p>
    <w:p w14:paraId="299A3D77" w14:textId="77777777" w:rsidR="0041138D" w:rsidRPr="0041138D" w:rsidRDefault="0041138D" w:rsidP="005D6483">
      <w:pPr>
        <w:spacing w:after="120"/>
        <w:rPr>
          <w:szCs w:val="20"/>
        </w:rPr>
      </w:pPr>
      <w:bookmarkStart w:id="284" w:name="_Toc239852355"/>
      <w:r w:rsidRPr="0041138D">
        <w:rPr>
          <w:b/>
          <w:color w:val="1F3864"/>
          <w:szCs w:val="20"/>
        </w:rPr>
        <w:t>Use it when</w:t>
      </w:r>
      <w:bookmarkEnd w:id="284"/>
      <w:r w:rsidRPr="0041138D">
        <w:rPr>
          <w:b/>
          <w:color w:val="1F3864"/>
          <w:szCs w:val="20"/>
        </w:rPr>
        <w:t>.</w:t>
      </w:r>
      <w:r w:rsidRPr="0041138D">
        <w:rPr>
          <w:szCs w:val="20"/>
        </w:rPr>
        <w:t xml:space="preserve"> Use this pattern when data needs to be moved on a scheduled basis (for example hourly or daily), the source provides a reliable watermark or CDC capability, near-real-time delivery is not required, and large data volumes are more efficiently processed in batches than as individual events.</w:t>
      </w:r>
    </w:p>
    <w:p w14:paraId="1D34B5E8" w14:textId="68B6E35B" w:rsidR="0041138D" w:rsidRPr="0041138D" w:rsidRDefault="0041138D" w:rsidP="005D6483">
      <w:pPr>
        <w:spacing w:after="120"/>
        <w:rPr>
          <w:szCs w:val="20"/>
        </w:rPr>
      </w:pPr>
      <w:bookmarkStart w:id="285" w:name="_Toc239852356"/>
      <w:r w:rsidRPr="0041138D">
        <w:rPr>
          <w:b/>
          <w:color w:val="1F3864"/>
          <w:szCs w:val="20"/>
        </w:rPr>
        <w:t>Avoid it when</w:t>
      </w:r>
      <w:bookmarkEnd w:id="285"/>
      <w:r>
        <w:rPr>
          <w:szCs w:val="20"/>
        </w:rPr>
        <w:t xml:space="preserve"> Avoid this pattern when sub-minute latency is required, when the source lacks a dependable change marker and would require brittle full scans, or when the required transformation should be performed within the data platform rather than during extraction.</w:t>
      </w:r>
    </w:p>
    <w:p w14:paraId="0A333730" w14:textId="77777777" w:rsidR="0041138D" w:rsidRPr="0041138D" w:rsidRDefault="0041138D" w:rsidP="005D6483">
      <w:pPr>
        <w:spacing w:after="120"/>
        <w:rPr>
          <w:szCs w:val="20"/>
        </w:rPr>
      </w:pPr>
      <w:bookmarkStart w:id="286" w:name="_Toc239852357"/>
      <w:r w:rsidRPr="0041138D">
        <w:rPr>
          <w:b/>
          <w:color w:val="1F3864"/>
          <w:szCs w:val="20"/>
        </w:rPr>
        <w:t>Risk &amp; consideration</w:t>
      </w:r>
      <w:bookmarkEnd w:id="286"/>
      <w:r w:rsidRPr="0041138D">
        <w:rPr>
          <w:szCs w:val="20"/>
        </w:rPr>
        <w:t>. Watermark/CDC state should be persisted and managed so failed executions can resume without introducing gaps or duplicates. Considerations include clock skew, soft deletes, source-system load windows and schema evolution.</w:t>
      </w:r>
    </w:p>
    <w:p w14:paraId="69D8DEDD" w14:textId="77777777" w:rsidR="0041138D" w:rsidRPr="0041138D" w:rsidRDefault="0041138D" w:rsidP="005D6483">
      <w:pPr>
        <w:spacing w:after="120"/>
        <w:rPr>
          <w:szCs w:val="20"/>
        </w:rPr>
      </w:pPr>
      <w:bookmarkStart w:id="287" w:name="_Toc239852358"/>
      <w:r w:rsidRPr="0041138D">
        <w:rPr>
          <w:b/>
          <w:color w:val="1F3864"/>
          <w:szCs w:val="20"/>
        </w:rPr>
        <w:t>Security boundary</w:t>
      </w:r>
      <w:bookmarkEnd w:id="287"/>
      <w:r>
        <w:rPr>
          <w:szCs w:val="20"/>
        </w:rPr>
        <w:t xml:space="preserve"> The trust boundaries are the source system connection and the staging area. Authentication uses managed identities wherever supported, with no embedded credentials. The stage is accessed through private connectivity and least-privilege RBAC. Data-in-transit protection follows the Cloud Engineering Standards. The data platform acts solely as the ingestion target and does not require direct access to the source system.</w:t>
      </w:r>
    </w:p>
    <w:p w14:paraId="3FEAA77E" w14:textId="77777777" w:rsidR="0041138D" w:rsidRPr="0041138D" w:rsidRDefault="0041138D" w:rsidP="005D6483">
      <w:pPr>
        <w:spacing w:after="120"/>
        <w:rPr>
          <w:szCs w:val="20"/>
        </w:rPr>
      </w:pPr>
      <w:bookmarkStart w:id="288" w:name="_Toc239852359"/>
      <w:r w:rsidRPr="0041138D">
        <w:rPr>
          <w:b/>
          <w:color w:val="1F3864"/>
          <w:szCs w:val="20"/>
        </w:rPr>
        <w:t>Common pitfall</w:t>
      </w:r>
      <w:bookmarkEnd w:id="288"/>
      <w:r w:rsidRPr="0041138D">
        <w:rPr>
          <w:szCs w:val="20"/>
        </w:rPr>
        <w:t>. Implementing watermark logic that is not transactional with the data read process, or reverting to full reloads when CDC mechanisms fail, resulting in increased cost and processing time.</w:t>
      </w:r>
    </w:p>
    <w:p w14:paraId="28285322" w14:textId="77777777" w:rsidR="0041138D" w:rsidRDefault="0041138D" w:rsidP="005D6483">
      <w:pPr>
        <w:spacing w:after="120"/>
        <w:rPr>
          <w:szCs w:val="20"/>
        </w:rPr>
      </w:pPr>
      <w:bookmarkStart w:id="289" w:name="_Toc239852360"/>
      <w:r w:rsidRPr="0041138D">
        <w:rPr>
          <w:b/>
          <w:color w:val="1F3864"/>
          <w:szCs w:val="20"/>
        </w:rPr>
        <w:t>In practice</w:t>
      </w:r>
      <w:bookmarkEnd w:id="289"/>
      <w:r w:rsidRPr="0041138D">
        <w:rPr>
          <w:szCs w:val="20"/>
        </w:rPr>
        <w:t>. Nightly incremental extract of policy and premium movements from a policy-administration system, staged and loaded for finance and actuarial reporting. The operational system is never queried live by reporting.</w:t>
      </w:r>
    </w:p>
    <w:p w14:paraId="68EBFBF6" w14:textId="77777777" w:rsidR="002622C8" w:rsidRDefault="002622C8" w:rsidP="005D6483">
      <w:pPr>
        <w:spacing w:after="120"/>
        <w:rPr>
          <w:szCs w:val="20"/>
        </w:rPr>
      </w:pPr>
    </w:p>
    <w:p w14:paraId="2E0A0855" w14:textId="2F6E8CB8" w:rsidR="0041138D" w:rsidRPr="005D6483" w:rsidRDefault="0041138D" w:rsidP="00826544">
      <w:pPr>
        <w:pStyle w:val="Heading4"/>
        <w:ind w:left="851"/>
        <w:rPr>
          <w:bCs w:val="0"/>
          <w:iCs w:val="0"/>
          <w:color w:val="132040" w:themeColor="accent1" w:themeShade="BF"/>
          <w:sz w:val="24"/>
          <w:szCs w:val="26"/>
        </w:rPr>
      </w:pPr>
      <w:bookmarkStart w:id="290" w:name="_Toc239852361"/>
      <w:r w:rsidRPr="005D6483">
        <w:rPr>
          <w:bCs w:val="0"/>
          <w:iCs w:val="0"/>
          <w:color w:val="132040" w:themeColor="accent1" w:themeShade="BF"/>
          <w:sz w:val="24"/>
          <w:szCs w:val="26"/>
        </w:rPr>
        <w:t>Staged Multi Source Ingestion (SFDEINT5)</w:t>
      </w:r>
      <w:bookmarkEnd w:id="290"/>
    </w:p>
    <w:p w14:paraId="51EE7B92" w14:textId="77777777" w:rsidR="0041138D" w:rsidRDefault="0041138D" w:rsidP="005D6483">
      <w:pPr>
        <w:rPr>
          <w:i/>
          <w:color w:val="5A6470"/>
          <w:szCs w:val="20"/>
        </w:rPr>
      </w:pPr>
      <w:r w:rsidRPr="0041138D">
        <w:rPr>
          <w:i/>
          <w:color w:val="5A6470"/>
          <w:szCs w:val="20"/>
        </w:rPr>
        <w:t>Ingest data into the platform in batches, decoupling operational systems from analytics workloads.</w:t>
      </w:r>
    </w:p>
    <w:p w14:paraId="43D484F0" w14:textId="77777777" w:rsidR="00363CBA" w:rsidRPr="0041138D" w:rsidRDefault="00363CBA" w:rsidP="005D6483">
      <w:pPr>
        <w:rPr>
          <w:i/>
          <w:color w:val="5A6470"/>
          <w:szCs w:val="20"/>
        </w:rPr>
      </w:pPr>
    </w:p>
    <w:p w14:paraId="6E7E51C9" w14:textId="77777777" w:rsidR="00A51282" w:rsidRDefault="0041138D" w:rsidP="005D6483">
      <w:pPr>
        <w:rPr>
          <w:b/>
          <w:color w:val="1F3864"/>
          <w:szCs w:val="20"/>
        </w:rPr>
      </w:pPr>
      <w:r w:rsidRPr="0041138D">
        <w:rPr>
          <w:noProof/>
          <w:szCs w:val="20"/>
        </w:rPr>
        <w:drawing>
          <wp:inline distT="0" distB="0" distL="0" distR="0" wp14:anchorId="3823DF91" wp14:editId="53449112">
            <wp:extent cx="5731510" cy="1162191"/>
            <wp:effectExtent l="0" t="0" r="2540" b="6350"/>
            <wp:docPr id="593781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781778" name=""/>
                    <pic:cNvPicPr/>
                  </pic:nvPicPr>
                  <pic:blipFill>
                    <a:blip r:embed="rId47"/>
                    <a:stretch>
                      <a:fillRect/>
                    </a:stretch>
                  </pic:blipFill>
                  <pic:spPr>
                    <a:xfrm>
                      <a:off x="0" y="0"/>
                      <a:ext cx="5731510" cy="1162191"/>
                    </a:xfrm>
                    <a:prstGeom prst="rect">
                      <a:avLst/>
                    </a:prstGeom>
                  </pic:spPr>
                </pic:pic>
              </a:graphicData>
            </a:graphic>
          </wp:inline>
        </w:drawing>
      </w:r>
    </w:p>
    <w:p w14:paraId="4F8878BB" w14:textId="77777777" w:rsidR="00A51282" w:rsidRDefault="00A51282" w:rsidP="005D6483">
      <w:pPr>
        <w:rPr>
          <w:b/>
          <w:color w:val="1F3864"/>
          <w:szCs w:val="20"/>
        </w:rPr>
      </w:pPr>
    </w:p>
    <w:p w14:paraId="45076FF3" w14:textId="457131E0" w:rsidR="0041138D" w:rsidRPr="0041138D" w:rsidRDefault="0041138D" w:rsidP="005D6483">
      <w:pPr>
        <w:rPr>
          <w:szCs w:val="20"/>
        </w:rPr>
      </w:pPr>
      <w:bookmarkStart w:id="291" w:name="_Toc239852362"/>
      <w:r w:rsidRPr="0041138D">
        <w:rPr>
          <w:b/>
          <w:color w:val="1F3864"/>
          <w:szCs w:val="20"/>
        </w:rPr>
        <w:t>Problem</w:t>
      </w:r>
      <w:bookmarkEnd w:id="291"/>
      <w:r w:rsidRPr="0041138D">
        <w:rPr>
          <w:szCs w:val="20"/>
        </w:rPr>
        <w:t>. Multiple related sources must be brought together with dependencies, retries and observability, and transformation should happen where compute is cheapest and closest to the data.</w:t>
      </w:r>
    </w:p>
    <w:p w14:paraId="495E83EF" w14:textId="77777777" w:rsidR="0041138D" w:rsidRPr="0041138D" w:rsidRDefault="0041138D" w:rsidP="005D6483">
      <w:pPr>
        <w:spacing w:after="120"/>
        <w:rPr>
          <w:szCs w:val="20"/>
        </w:rPr>
      </w:pPr>
      <w:bookmarkStart w:id="292" w:name="_Toc239852363"/>
      <w:r w:rsidRPr="0041138D">
        <w:rPr>
          <w:b/>
          <w:color w:val="1F3864"/>
          <w:szCs w:val="20"/>
        </w:rPr>
        <w:t>Solution</w:t>
      </w:r>
      <w:bookmarkEnd w:id="292"/>
      <w:r w:rsidRPr="0041138D">
        <w:rPr>
          <w:b/>
          <w:color w:val="1F3864"/>
          <w:szCs w:val="20"/>
        </w:rPr>
        <w:t>.</w:t>
      </w:r>
      <w:r>
        <w:rPr>
          <w:szCs w:val="20"/>
        </w:rPr>
        <w:t xml:space="preserve"> An orchestration layer (ADF) coordinates extract → stage → load across sources, then triggers transformation pushed down into the data platform (ELT, not ETL). The orchestrator owns sequencing and recovery; the data platform owns the transform.</w:t>
      </w:r>
    </w:p>
    <w:p w14:paraId="49F84CAD" w14:textId="77777777" w:rsidR="0041138D" w:rsidRPr="0041138D" w:rsidRDefault="0041138D" w:rsidP="005D6483">
      <w:pPr>
        <w:spacing w:after="120"/>
        <w:rPr>
          <w:szCs w:val="20"/>
        </w:rPr>
      </w:pPr>
      <w:bookmarkStart w:id="293" w:name="_Toc239852364"/>
      <w:r w:rsidRPr="0041138D">
        <w:rPr>
          <w:b/>
          <w:color w:val="1F3864"/>
          <w:szCs w:val="20"/>
        </w:rPr>
        <w:t>Use it when</w:t>
      </w:r>
      <w:bookmarkEnd w:id="293"/>
      <w:r w:rsidRPr="0041138D">
        <w:rPr>
          <w:b/>
          <w:color w:val="1F3864"/>
          <w:szCs w:val="20"/>
        </w:rPr>
        <w:t>.</w:t>
      </w:r>
      <w:r>
        <w:rPr>
          <w:szCs w:val="20"/>
        </w:rPr>
        <w:t xml:space="preserve"> Coordinated multi-source loads with inter-dependencies; you want lineage, retries and alerting over the pipeline; transformation is set-based and belongs in the data platform.</w:t>
      </w:r>
    </w:p>
    <w:p w14:paraId="55A2756B" w14:textId="77777777" w:rsidR="0041138D" w:rsidRPr="0041138D" w:rsidRDefault="0041138D" w:rsidP="005D6483">
      <w:pPr>
        <w:spacing w:after="120"/>
        <w:rPr>
          <w:szCs w:val="20"/>
        </w:rPr>
      </w:pPr>
      <w:bookmarkStart w:id="294" w:name="_Toc239852365"/>
      <w:r w:rsidRPr="0041138D">
        <w:rPr>
          <w:b/>
          <w:color w:val="1F3864"/>
          <w:szCs w:val="20"/>
        </w:rPr>
        <w:t>Avoid it when</w:t>
      </w:r>
      <w:bookmarkEnd w:id="294"/>
      <w:r w:rsidRPr="0041138D">
        <w:rPr>
          <w:b/>
          <w:color w:val="1F3864"/>
          <w:szCs w:val="20"/>
        </w:rPr>
        <w:t>.</w:t>
      </w:r>
      <w:r>
        <w:rPr>
          <w:szCs w:val="20"/>
        </w:rPr>
        <w:t xml:space="preserve"> A single simple feed (a plain batch or single ingestion load is lighter); transformation must happen before landing for compliance or redaction; latency needs are real-time.</w:t>
      </w:r>
    </w:p>
    <w:p w14:paraId="547F6B47" w14:textId="77777777" w:rsidR="0041138D" w:rsidRPr="0041138D" w:rsidRDefault="0041138D" w:rsidP="005D6483">
      <w:pPr>
        <w:spacing w:after="120"/>
        <w:rPr>
          <w:szCs w:val="20"/>
        </w:rPr>
      </w:pPr>
      <w:bookmarkStart w:id="295" w:name="_Toc239852366"/>
      <w:r w:rsidRPr="0041138D">
        <w:rPr>
          <w:b/>
          <w:color w:val="1F3864"/>
          <w:szCs w:val="20"/>
        </w:rPr>
        <w:t>Risk &amp; consideration</w:t>
      </w:r>
      <w:bookmarkEnd w:id="295"/>
      <w:r>
        <w:rPr>
          <w:szCs w:val="20"/>
        </w:rPr>
        <w:t xml:space="preserve"> The orchestration layer becomes a critical dependency and should be subject to the same availability, security and operational controls as other platform services. Partial failures and re-run scenarios should be designed for idempotent execution. Transformation workloads consume data-platform compute and should be governed accordingly.</w:t>
      </w:r>
    </w:p>
    <w:p w14:paraId="374361BA" w14:textId="53A717AA" w:rsidR="0041138D" w:rsidRPr="0041138D" w:rsidRDefault="0041138D" w:rsidP="005D6483">
      <w:pPr>
        <w:spacing w:after="120"/>
        <w:rPr>
          <w:szCs w:val="20"/>
        </w:rPr>
      </w:pPr>
      <w:bookmarkStart w:id="296" w:name="_Toc239852367"/>
      <w:r w:rsidRPr="0041138D">
        <w:rPr>
          <w:b/>
          <w:color w:val="1F3864"/>
          <w:szCs w:val="20"/>
        </w:rPr>
        <w:t>Security boundary</w:t>
      </w:r>
      <w:bookmarkEnd w:id="296"/>
      <w:r w:rsidRPr="0041138D">
        <w:rPr>
          <w:b/>
          <w:color w:val="1F3864"/>
          <w:szCs w:val="20"/>
        </w:rPr>
        <w:t>.</w:t>
      </w:r>
      <w:r>
        <w:rPr>
          <w:szCs w:val="20"/>
        </w:rPr>
        <w:t xml:space="preserve"> The orchestrator connects to multiple source systems, so managed identity must be used wherever supported. Any remaining secrets must be stored in the approved secrets vault, and each connection must use least-privilege permissions. The staging area must be accessed through a private endpoint. Transformation runs inside the data platform, keeping data off intermediate compute in transit.</w:t>
      </w:r>
    </w:p>
    <w:p w14:paraId="2F08FBBB" w14:textId="77777777" w:rsidR="0041138D" w:rsidRPr="0041138D" w:rsidRDefault="0041138D" w:rsidP="005D6483">
      <w:pPr>
        <w:spacing w:after="120"/>
        <w:rPr>
          <w:szCs w:val="20"/>
        </w:rPr>
      </w:pPr>
      <w:bookmarkStart w:id="297" w:name="_Toc239852368"/>
      <w:r w:rsidRPr="0041138D">
        <w:rPr>
          <w:b/>
          <w:color w:val="1F3864"/>
          <w:szCs w:val="20"/>
        </w:rPr>
        <w:t>Common pitfall</w:t>
      </w:r>
      <w:bookmarkEnd w:id="297"/>
      <w:r w:rsidRPr="0041138D">
        <w:rPr>
          <w:szCs w:val="20"/>
        </w:rPr>
        <w:t>. Using the orchestration layer for row-level transformation rather than orchestration and coordination. Excessive retry strategies can also delay identification of persistent upstream failures.</w:t>
      </w:r>
    </w:p>
    <w:p w14:paraId="3E2CBE3C" w14:textId="5CF74EE1" w:rsidR="002622C8" w:rsidRDefault="0041138D" w:rsidP="005D6483">
      <w:pPr>
        <w:spacing w:after="120"/>
        <w:rPr>
          <w:szCs w:val="20"/>
        </w:rPr>
      </w:pPr>
      <w:bookmarkStart w:id="298" w:name="_Toc239852369"/>
      <w:r w:rsidRPr="0041138D">
        <w:rPr>
          <w:b/>
          <w:color w:val="1F3864"/>
          <w:szCs w:val="20"/>
        </w:rPr>
        <w:t>In practice</w:t>
      </w:r>
      <w:bookmarkEnd w:id="298"/>
      <w:r>
        <w:rPr>
          <w:szCs w:val="20"/>
        </w:rPr>
        <w:t xml:space="preserve"> Building a conformed claims dataset that joins claims, policy and reinsurance-treaty feeds. The orchestrator sequences the loads and kicks off in-platform conforming for exposure and recoveries reporting.</w:t>
      </w:r>
    </w:p>
    <w:p w14:paraId="7C0B713F" w14:textId="5BE9BB6E" w:rsidR="005D6483" w:rsidRDefault="005D6483" w:rsidP="00826544">
      <w:pPr>
        <w:pStyle w:val="Heading4"/>
        <w:ind w:left="851"/>
      </w:pPr>
      <w:bookmarkStart w:id="299" w:name="_Toc239852370"/>
      <w:r w:rsidRPr="00363CBA">
        <w:rPr>
          <w:bCs w:val="0"/>
          <w:color w:val="132040" w:themeColor="accent1" w:themeShade="BF"/>
          <w:sz w:val="24"/>
          <w:szCs w:val="26"/>
        </w:rPr>
        <w:t>Governed API Write (SFDEINT6)</w:t>
      </w:r>
    </w:p>
    <w:p w14:paraId="0494CE9F" w14:textId="77777777" w:rsidR="005D6483" w:rsidRDefault="005D6483" w:rsidP="005D6483">
      <w:pPr>
        <w:spacing w:before="10" w:after="90"/>
        <w:rPr>
          <w:i/>
          <w:color w:val="5A6470"/>
          <w:szCs w:val="20"/>
        </w:rPr>
      </w:pPr>
      <w:r w:rsidRPr="0041138D">
        <w:rPr>
          <w:i/>
          <w:color w:val="5A6470"/>
          <w:szCs w:val="20"/>
        </w:rPr>
        <w:t>A small, well-defined set of records is imported into the platform through a governed API on the shared gateway, avoiding the complexity of file or streaming pipelines for low-volume data exchange.</w:t>
      </w:r>
    </w:p>
    <w:p w14:paraId="0DB98183" w14:textId="77777777" w:rsidR="00363CBA" w:rsidRPr="0041138D" w:rsidRDefault="00363CBA" w:rsidP="005D6483">
      <w:pPr>
        <w:spacing w:before="10" w:after="90"/>
        <w:rPr>
          <w:i/>
          <w:color w:val="5A6470"/>
          <w:szCs w:val="20"/>
        </w:rPr>
      </w:pPr>
    </w:p>
    <w:p w14:paraId="5BC753DF" w14:textId="77777777" w:rsidR="005D6483" w:rsidRDefault="005D6483" w:rsidP="005D6483">
      <w:pPr>
        <w:spacing w:before="40" w:after="120"/>
        <w:jc w:val="center"/>
        <w:rPr>
          <w:szCs w:val="20"/>
        </w:rPr>
      </w:pPr>
      <w:r w:rsidRPr="0041138D">
        <w:rPr>
          <w:noProof/>
          <w:szCs w:val="20"/>
        </w:rPr>
        <w:drawing>
          <wp:inline distT="0" distB="0" distL="0" distR="0" wp14:anchorId="2EE9362F" wp14:editId="43D0670A">
            <wp:extent cx="5731510" cy="1162191"/>
            <wp:effectExtent l="0" t="0" r="2540" b="3175"/>
            <wp:docPr id="1056641555" name="Reference diagram import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3" name="Reference diagram import3"/>
                    <pic:cNvPicPr>
                      <a:picLocks noChangeAspect="1" noChangeArrowheads="1"/>
                    </pic:cNvPicPr>
                  </pic:nvPicPr>
                  <pic:blipFill>
                    <a:blip r:embed="rId48"/>
                    <a:srcRect/>
                    <a:stretch>
                      <a:fillRect/>
                    </a:stretch>
                  </pic:blipFill>
                  <pic:spPr bwMode="auto">
                    <a:xfrm>
                      <a:off x="0" y="0"/>
                      <a:ext cx="5731510" cy="1162191"/>
                    </a:xfrm>
                    <a:prstGeom prst="rect">
                      <a:avLst/>
                    </a:prstGeom>
                    <a:solidFill>
                      <a:srgbClr val="222831"/>
                    </a:solidFill>
                  </pic:spPr>
                </pic:pic>
              </a:graphicData>
            </a:graphic>
          </wp:inline>
        </w:drawing>
      </w:r>
    </w:p>
    <w:p w14:paraId="3D2B5C73" w14:textId="77777777" w:rsidR="002622C8" w:rsidRPr="0041138D" w:rsidRDefault="002622C8" w:rsidP="005D6483">
      <w:pPr>
        <w:spacing w:before="40" w:after="120"/>
        <w:jc w:val="center"/>
        <w:rPr>
          <w:szCs w:val="20"/>
        </w:rPr>
      </w:pPr>
    </w:p>
    <w:p w14:paraId="08E96F00" w14:textId="77777777" w:rsidR="005D6483" w:rsidRPr="0041138D" w:rsidRDefault="005D6483" w:rsidP="005D6483">
      <w:pPr>
        <w:spacing w:before="40" w:after="110"/>
        <w:rPr>
          <w:szCs w:val="20"/>
        </w:rPr>
      </w:pPr>
      <w:r w:rsidRPr="0041138D">
        <w:rPr>
          <w:b/>
          <w:color w:val="1F3864"/>
          <w:szCs w:val="20"/>
        </w:rPr>
        <w:t>Problem.</w:t>
      </w:r>
      <w:r w:rsidRPr="0041138D">
        <w:rPr>
          <w:b/>
          <w:szCs w:val="20"/>
        </w:rPr>
        <w:t xml:space="preserve"> </w:t>
      </w:r>
      <w:r w:rsidRPr="0041138D">
        <w:rPr>
          <w:szCs w:val="20"/>
        </w:rPr>
        <w:t>A consumer application needs to submit small volumes of data directly into the platform, such as reference data updates, corrections, overrides, or operational adjustments, where standing up a file or streaming pipeline would be disproportionate.</w:t>
      </w:r>
    </w:p>
    <w:p w14:paraId="7E54166F" w14:textId="77777777" w:rsidR="005D6483" w:rsidRPr="0041138D" w:rsidRDefault="005D6483" w:rsidP="005D6483">
      <w:pPr>
        <w:spacing w:before="40" w:after="110"/>
        <w:rPr>
          <w:szCs w:val="20"/>
        </w:rPr>
      </w:pPr>
      <w:r w:rsidRPr="0041138D">
        <w:rPr>
          <w:b/>
          <w:color w:val="1F3864"/>
          <w:szCs w:val="20"/>
        </w:rPr>
        <w:t>Solution</w:t>
      </w:r>
      <w:r w:rsidRPr="0041138D">
        <w:rPr>
          <w:b/>
          <w:szCs w:val="20"/>
        </w:rPr>
        <w:t xml:space="preserve">. </w:t>
      </w:r>
      <w:r>
        <w:rPr>
          <w:szCs w:val="20"/>
        </w:rPr>
        <w:t xml:space="preserve">A governed write API is exposed through API Management. APIM authenticates and authorises callers, applies validation, throttling, and access policies, and forwards requests to approved data-platform APIs. The data platform invokes controlled stored procedures to validate and persist the data through a managed import path. The API contract is the integration boundary, and consumers never connect directly to the data platform.</w:t>
      </w:r>
    </w:p>
    <w:p w14:paraId="7AED8C71" w14:textId="77777777" w:rsidR="005D6483" w:rsidRPr="0041138D" w:rsidRDefault="005D6483" w:rsidP="005D6483">
      <w:pPr>
        <w:spacing w:before="40" w:after="110"/>
        <w:rPr>
          <w:szCs w:val="20"/>
        </w:rPr>
      </w:pPr>
      <w:r w:rsidRPr="0041138D">
        <w:rPr>
          <w:b/>
          <w:color w:val="1F3864"/>
          <w:szCs w:val="20"/>
        </w:rPr>
        <w:t>Use it when</w:t>
      </w:r>
      <w:r w:rsidRPr="0041138D">
        <w:rPr>
          <w:b/>
          <w:szCs w:val="20"/>
        </w:rPr>
        <w:t xml:space="preserve">. </w:t>
      </w:r>
      <w:r w:rsidRPr="0041138D">
        <w:rPr>
          <w:szCs w:val="20"/>
        </w:rPr>
        <w:t>The write is small, well-defined, and low-volume, and requires synchronous or near-synchronous processing. The consumer needs a governed API-based import mechanism rather than a file or event-based ingestion pattern.</w:t>
      </w:r>
    </w:p>
    <w:p w14:paraId="0631CF74" w14:textId="77777777" w:rsidR="005D6483" w:rsidRPr="0041138D" w:rsidRDefault="005D6483" w:rsidP="005D6483">
      <w:pPr>
        <w:spacing w:before="40" w:after="110"/>
        <w:rPr>
          <w:szCs w:val="20"/>
        </w:rPr>
      </w:pPr>
      <w:r w:rsidRPr="0041138D">
        <w:rPr>
          <w:b/>
          <w:color w:val="1F3864"/>
          <w:szCs w:val="20"/>
        </w:rPr>
        <w:t>Avoid it when.</w:t>
      </w:r>
      <w:r w:rsidRPr="0041138D">
        <w:rPr>
          <w:b/>
          <w:szCs w:val="20"/>
        </w:rPr>
        <w:t xml:space="preserve"> </w:t>
      </w:r>
      <w:r w:rsidRPr="0041138D">
        <w:rPr>
          <w:szCs w:val="20"/>
        </w:rPr>
        <w:t>The volume is high, the payload shape is variable, or data arrives in bulk. In these scenarios, staged file ingestion or streaming patterns are more appropriate. APIs should not be used as a bulk-loading mechanism.</w:t>
      </w:r>
    </w:p>
    <w:p w14:paraId="3FF0471E" w14:textId="77777777" w:rsidR="005D6483" w:rsidRPr="0041138D" w:rsidRDefault="005D6483" w:rsidP="005D6483">
      <w:pPr>
        <w:spacing w:before="40" w:after="110"/>
        <w:rPr>
          <w:szCs w:val="20"/>
        </w:rPr>
      </w:pPr>
      <w:r w:rsidRPr="0041138D">
        <w:rPr>
          <w:b/>
          <w:color w:val="1F3864"/>
          <w:szCs w:val="20"/>
        </w:rPr>
        <w:t>Risks and considerations</w:t>
      </w:r>
      <w:r w:rsidRPr="0041138D">
        <w:rPr>
          <w:b/>
          <w:szCs w:val="20"/>
        </w:rPr>
        <w:t>.</w:t>
      </w:r>
      <w:r w:rsidRPr="0041138D">
        <w:rPr>
          <w:szCs w:val="20"/>
        </w:rPr>
        <w:t xml:space="preserve"> API-based ingestion introduces dependency on API availability, request validation and platform capacity controls. Payload size, rate limits, idempotency and transactional requirements should be considered during design. Data imports should remain targeted and low-volume to avoid introducing operational and performance risks.</w:t>
      </w:r>
    </w:p>
    <w:p w14:paraId="7FE529A7" w14:textId="77777777" w:rsidR="005D6483" w:rsidRPr="0041138D" w:rsidRDefault="005D6483" w:rsidP="005D6483">
      <w:pPr>
        <w:spacing w:before="40" w:after="110"/>
        <w:rPr>
          <w:szCs w:val="20"/>
        </w:rPr>
      </w:pPr>
      <w:r w:rsidRPr="0041138D">
        <w:rPr>
          <w:b/>
          <w:color w:val="1F3864"/>
          <w:szCs w:val="20"/>
        </w:rPr>
        <w:t>Security boundary</w:t>
      </w:r>
      <w:r w:rsidRPr="0041138D">
        <w:rPr>
          <w:b/>
          <w:szCs w:val="20"/>
        </w:rPr>
        <w:t>.</w:t>
      </w:r>
      <w:r>
        <w:rPr>
          <w:szCs w:val="20"/>
        </w:rPr>
        <w:t xml:space="preserve"> APIM acts as the integration boundary between consumers and the data platform. Authentication and authorisation are enforced through approved identity providers and access controls. Consumers do not receive direct access to the data platform. Communications follow approved enterprise connectivity, encryption and secret-management standards.</w:t>
      </w:r>
    </w:p>
    <w:p w14:paraId="157BF11E" w14:textId="77777777" w:rsidR="005D6483" w:rsidRPr="0041138D" w:rsidRDefault="005D6483" w:rsidP="005D6483">
      <w:pPr>
        <w:spacing w:before="40" w:after="110"/>
        <w:rPr>
          <w:szCs w:val="20"/>
        </w:rPr>
      </w:pPr>
      <w:r w:rsidRPr="0041138D">
        <w:rPr>
          <w:b/>
          <w:color w:val="1F3864"/>
          <w:szCs w:val="20"/>
        </w:rPr>
        <w:t>Common pitfall.</w:t>
      </w:r>
      <w:r w:rsidRPr="0041138D">
        <w:rPr>
          <w:szCs w:val="20"/>
        </w:rPr>
        <w:t xml:space="preserve"> Using API-based ingestion for bulk data movement or large-scale operational data loads instead of approved file, batch or streaming ingestion patterns.</w:t>
      </w:r>
    </w:p>
    <w:p w14:paraId="6CE4AFFF" w14:textId="3ACEF34D" w:rsidR="005D6483" w:rsidRDefault="005D6483" w:rsidP="00826544">
      <w:pPr>
        <w:spacing w:before="40" w:after="110"/>
        <w:rPr>
          <w:szCs w:val="20"/>
        </w:rPr>
      </w:pPr>
      <w:r w:rsidRPr="0041138D">
        <w:rPr>
          <w:b/>
          <w:color w:val="1F3864"/>
          <w:szCs w:val="20"/>
        </w:rPr>
        <w:t>In practice</w:t>
      </w:r>
      <w:r w:rsidRPr="0041138D">
        <w:rPr>
          <w:b/>
          <w:szCs w:val="20"/>
        </w:rPr>
        <w:t xml:space="preserve">. </w:t>
      </w:r>
      <w:r>
        <w:rPr>
          <w:szCs w:val="20"/>
        </w:rPr>
        <w:t xml:space="preserve">An operations tool submits a corrected reference value through an APIM operation. APIM validates the request and forwards it to a controlled data-platform ingestion endpoint, which invokes a stored procedure to persist the update. The transaction is audited end-to-end, and the consumer never accesses the data platform directly.</w:t>
      </w:r>
    </w:p>
    <w:p w14:paraId="2FDDAD95" w14:textId="77777777" w:rsidR="00826544" w:rsidRDefault="00826544" w:rsidP="00826544">
      <w:pPr>
        <w:spacing w:before="40" w:after="110"/>
        <w:rPr>
          <w:szCs w:val="20"/>
        </w:rPr>
      </w:pPr>
    </w:p>
    <w:p w14:paraId="0B428115" w14:textId="77777777" w:rsidR="00826544" w:rsidRDefault="00826544" w:rsidP="00826544">
      <w:pPr>
        <w:spacing w:before="40" w:after="110"/>
        <w:rPr>
          <w:szCs w:val="20"/>
        </w:rPr>
      </w:pPr>
    </w:p>
    <w:p w14:paraId="4A2713B2" w14:textId="77777777" w:rsidR="00826544" w:rsidRDefault="00826544" w:rsidP="00826544">
      <w:pPr>
        <w:spacing w:before="40" w:after="110"/>
        <w:rPr>
          <w:szCs w:val="20"/>
        </w:rPr>
      </w:pPr>
    </w:p>
    <w:p w14:paraId="77A151CD" w14:textId="77777777" w:rsidR="00826544" w:rsidRDefault="00826544" w:rsidP="00826544">
      <w:pPr>
        <w:spacing w:before="40" w:after="110"/>
        <w:rPr>
          <w:szCs w:val="20"/>
        </w:rPr>
      </w:pPr>
    </w:p>
    <w:p w14:paraId="6F17B666" w14:textId="77777777" w:rsidR="00826544" w:rsidRDefault="00826544" w:rsidP="00826544">
      <w:pPr>
        <w:spacing w:before="40" w:after="110"/>
      </w:pPr>
    </w:p>
    <w:p w14:paraId="542AC468" w14:textId="62BA725C" w:rsidR="00826544" w:rsidRPr="004B6871" w:rsidRDefault="0041138D">
      <w:pPr>
        <w:pStyle w:val="Heading3"/>
        <w:spacing w:before="40" w:after="110"/>
      </w:pPr>
      <w:bookmarkStart w:id="300" w:name="_Toc239980638"/>
      <w:r w:rsidRPr="004B6871">
        <w:rPr>
          <w:rFonts w:cs="Times New Roman"/>
          <w:color w:val="132040" w:themeColor="accent1" w:themeShade="BF"/>
          <w:sz w:val="24"/>
          <w:szCs w:val="26"/>
        </w:rPr>
        <w:t>Export Patterns</w:t>
      </w:r>
      <w:bookmarkEnd w:id="299"/>
      <w:bookmarkEnd w:id="300"/>
    </w:p>
    <w:p w14:paraId="5B2A5FC8" w14:textId="2A41E52F" w:rsidR="0041138D" w:rsidRPr="005D6483" w:rsidRDefault="0041138D" w:rsidP="00826544">
      <w:pPr>
        <w:pStyle w:val="Heading4"/>
        <w:ind w:left="851"/>
        <w:rPr>
          <w:bCs w:val="0"/>
          <w:iCs w:val="0"/>
          <w:color w:val="132040" w:themeColor="accent1" w:themeShade="BF"/>
          <w:sz w:val="24"/>
          <w:szCs w:val="26"/>
        </w:rPr>
      </w:pPr>
      <w:r w:rsidRPr="005D6483">
        <w:rPr>
          <w:bCs w:val="0"/>
          <w:iCs w:val="0"/>
          <w:color w:val="132040" w:themeColor="accent1" w:themeShade="BF"/>
          <w:sz w:val="24"/>
          <w:szCs w:val="26"/>
        </w:rPr>
        <w:t>Scheduled Data Export Pattern (SFDEINT</w:t>
      </w:r>
      <w:r w:rsidR="008A092C">
        <w:rPr>
          <w:bCs w:val="0"/>
          <w:iCs w:val="0"/>
          <w:color w:val="132040" w:themeColor="accent1" w:themeShade="BF"/>
          <w:sz w:val="24"/>
          <w:szCs w:val="26"/>
        </w:rPr>
        <w:t>7</w:t>
      </w:r>
      <w:r w:rsidRPr="005D6483">
        <w:rPr>
          <w:bCs w:val="0"/>
          <w:iCs w:val="0"/>
          <w:color w:val="132040" w:themeColor="accent1" w:themeShade="BF"/>
          <w:sz w:val="24"/>
          <w:szCs w:val="26"/>
        </w:rPr>
        <w:t>)</w:t>
      </w:r>
    </w:p>
    <w:p w14:paraId="03A95EDE" w14:textId="77777777" w:rsidR="0041138D" w:rsidRDefault="0041138D" w:rsidP="005D6483">
      <w:pPr>
        <w:rPr>
          <w:i/>
          <w:color w:val="5A6470"/>
          <w:szCs w:val="20"/>
        </w:rPr>
      </w:pPr>
      <w:r w:rsidRPr="0041138D">
        <w:rPr>
          <w:i/>
          <w:color w:val="5A6470"/>
          <w:szCs w:val="20"/>
        </w:rPr>
        <w:t xml:space="preserve">Publish curated data from the platform through managed file exports, keeping analytical and operational workloads decoupled. </w:t>
      </w:r>
    </w:p>
    <w:p w14:paraId="38795748" w14:textId="77777777" w:rsidR="00363CBA" w:rsidRPr="0041138D" w:rsidRDefault="00363CBA" w:rsidP="005D6483">
      <w:pPr>
        <w:rPr>
          <w:szCs w:val="20"/>
        </w:rPr>
      </w:pPr>
    </w:p>
    <w:p w14:paraId="01D89081" w14:textId="77777777" w:rsidR="00826544" w:rsidRPr="0041138D" w:rsidRDefault="00826544" w:rsidP="005D6483">
      <w:pPr>
        <w:rPr>
          <w:szCs w:val="20"/>
        </w:rPr>
      </w:pPr>
    </w:p>
    <w:p w14:paraId="13A90AA5" w14:textId="77777777" w:rsidR="0041138D" w:rsidRPr="0041138D" w:rsidRDefault="0041138D" w:rsidP="005D6483">
      <w:pPr>
        <w:rPr>
          <w:szCs w:val="20"/>
        </w:rPr>
      </w:pPr>
      <w:r w:rsidRPr="0041138D">
        <w:rPr>
          <w:noProof/>
          <w:szCs w:val="20"/>
        </w:rPr>
        <w:drawing>
          <wp:inline distT="0" distB="0" distL="0" distR="0" wp14:anchorId="00847000" wp14:editId="73C971A0">
            <wp:extent cx="5731510" cy="1194443"/>
            <wp:effectExtent l="0" t="0" r="2540" b="0"/>
            <wp:docPr id="2108341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341540" name=""/>
                    <pic:cNvPicPr/>
                  </pic:nvPicPr>
                  <pic:blipFill>
                    <a:blip r:embed="rId49"/>
                    <a:stretch>
                      <a:fillRect/>
                    </a:stretch>
                  </pic:blipFill>
                  <pic:spPr>
                    <a:xfrm>
                      <a:off x="0" y="0"/>
                      <a:ext cx="5731510" cy="1194443"/>
                    </a:xfrm>
                    <a:prstGeom prst="rect">
                      <a:avLst/>
                    </a:prstGeom>
                  </pic:spPr>
                </pic:pic>
              </a:graphicData>
            </a:graphic>
          </wp:inline>
        </w:drawing>
      </w:r>
    </w:p>
    <w:p w14:paraId="7103052B" w14:textId="77777777" w:rsidR="00E11A1D" w:rsidRPr="0041138D" w:rsidRDefault="00E11A1D" w:rsidP="005D6483">
      <w:pPr>
        <w:rPr>
          <w:szCs w:val="20"/>
        </w:rPr>
      </w:pPr>
    </w:p>
    <w:p w14:paraId="570A24EC" w14:textId="77777777" w:rsidR="0041138D" w:rsidRPr="0041138D" w:rsidRDefault="0041138D" w:rsidP="005D6483">
      <w:pPr>
        <w:spacing w:before="40" w:after="110"/>
        <w:rPr>
          <w:szCs w:val="20"/>
        </w:rPr>
      </w:pPr>
      <w:bookmarkStart w:id="301" w:name="_Toc239852374"/>
      <w:r w:rsidRPr="0041138D">
        <w:rPr>
          <w:b/>
          <w:color w:val="1F3864"/>
          <w:szCs w:val="20"/>
        </w:rPr>
        <w:t>Problem</w:t>
      </w:r>
      <w:bookmarkEnd w:id="301"/>
      <w:r w:rsidRPr="0041138D">
        <w:rPr>
          <w:b/>
          <w:color w:val="1F3864"/>
          <w:szCs w:val="20"/>
        </w:rPr>
        <w:t xml:space="preserve">. </w:t>
      </w:r>
      <w:r>
        <w:rPr>
          <w:szCs w:val="20"/>
        </w:rPr>
        <w:t xml:space="preserve">Downstream systems (analytical, operational, integration, third-party) need periodic curated datasets from the data platform in file form and should be triggered automatically when new exports arrive, without querying the data platform directly or polling.</w:t>
      </w:r>
    </w:p>
    <w:p w14:paraId="3B37486D" w14:textId="77777777" w:rsidR="0041138D" w:rsidRPr="0041138D" w:rsidRDefault="0041138D" w:rsidP="005D6483">
      <w:pPr>
        <w:spacing w:before="40" w:after="110"/>
        <w:rPr>
          <w:szCs w:val="20"/>
        </w:rPr>
      </w:pPr>
      <w:bookmarkStart w:id="302" w:name="_Toc239852375"/>
      <w:r w:rsidRPr="0041138D">
        <w:rPr>
          <w:b/>
          <w:color w:val="1F3864"/>
          <w:szCs w:val="20"/>
        </w:rPr>
        <w:t>Solution</w:t>
      </w:r>
      <w:bookmarkEnd w:id="302"/>
      <w:r w:rsidRPr="0041138D">
        <w:rPr>
          <w:b/>
          <w:color w:val="1F3864"/>
          <w:szCs w:val="20"/>
        </w:rPr>
        <w:t xml:space="preserve">. </w:t>
      </w:r>
      <w:r>
        <w:rPr>
          <w:szCs w:val="20"/>
        </w:rPr>
        <w:t xml:space="preserve">A scheduled task on the data platform exports a curated data product as a file (Parquet, CSV, Delta format) to ADLS. Event Grid, Logic Apps, or scheduled orchestration detects the file arrival and triggers the downstream system to consume it, or the downstream system polls on schedule.</w:t>
      </w:r>
    </w:p>
    <w:p w14:paraId="52E25D81" w14:textId="4780660F" w:rsidR="0041138D" w:rsidRPr="0041138D" w:rsidRDefault="0041138D" w:rsidP="005D6483">
      <w:pPr>
        <w:spacing w:before="40" w:after="110"/>
        <w:rPr>
          <w:szCs w:val="20"/>
        </w:rPr>
      </w:pPr>
      <w:bookmarkStart w:id="303" w:name="_Toc239852376"/>
      <w:r w:rsidRPr="0041138D">
        <w:rPr>
          <w:b/>
          <w:color w:val="1F3864"/>
          <w:szCs w:val="20"/>
        </w:rPr>
        <w:t>Use it when</w:t>
      </w:r>
      <w:bookmarkEnd w:id="303"/>
      <w:r w:rsidRPr="0041138D">
        <w:rPr>
          <w:b/>
          <w:color w:val="1F3864"/>
          <w:szCs w:val="20"/>
        </w:rPr>
        <w:t xml:space="preserve">. </w:t>
      </w:r>
      <w:r>
        <w:rPr>
          <w:szCs w:val="20"/>
        </w:rPr>
        <w:t xml:space="preserve">Use this pattern when downstream systems consume data in file or batch form, the data platform must remain outside the operational processing path, and export schedules can be aligned with downstream processing windows. The exported content should be a complete dataset or a meaningful subset, and an orchestration mechanism should be available to manage consumption.</w:t>
      </w:r>
    </w:p>
    <w:p w14:paraId="512A0AE2" w14:textId="37760A36" w:rsidR="0041138D" w:rsidRPr="0041138D" w:rsidRDefault="0041138D" w:rsidP="005D6483">
      <w:pPr>
        <w:spacing w:before="40" w:after="110"/>
        <w:rPr>
          <w:szCs w:val="20"/>
        </w:rPr>
      </w:pPr>
      <w:bookmarkStart w:id="304" w:name="_Toc239852377"/>
      <w:r w:rsidRPr="0041138D">
        <w:rPr>
          <w:b/>
          <w:color w:val="1F3864"/>
          <w:szCs w:val="20"/>
        </w:rPr>
        <w:t>Avoid it when</w:t>
      </w:r>
      <w:bookmarkEnd w:id="304"/>
      <w:r w:rsidRPr="0041138D">
        <w:rPr>
          <w:b/>
          <w:color w:val="1F3864"/>
          <w:szCs w:val="20"/>
        </w:rPr>
        <w:t xml:space="preserve">. </w:t>
      </w:r>
      <w:bookmarkStart w:id="305" w:name="_Toc239852378"/>
      <w:r w:rsidR="00FA2EBA" w:rsidRPr="00FA2EBA">
        <w:rPr>
          <w:szCs w:val="20"/>
        </w:rPr>
        <w:t>Avoid this pattern when the downstream system requires real-time or near-real-time access, can consume the data efficiently through a governed API, or would make file-based transfer operationally inefficient because of data volume.</w:t>
      </w:r>
    </w:p>
    <w:p w14:paraId="54F064F4" w14:textId="32B73CF9" w:rsidR="0041138D" w:rsidRPr="0041138D" w:rsidRDefault="0041138D" w:rsidP="005D6483">
      <w:pPr>
        <w:spacing w:before="40" w:after="110"/>
        <w:rPr>
          <w:szCs w:val="20"/>
        </w:rPr>
      </w:pPr>
      <w:r w:rsidRPr="0041138D">
        <w:rPr>
          <w:b/>
          <w:color w:val="1F3864"/>
          <w:szCs w:val="20"/>
        </w:rPr>
        <w:t>Risk &amp; consideration</w:t>
      </w:r>
      <w:bookmarkEnd w:id="305"/>
      <w:r w:rsidRPr="0041138D">
        <w:rPr>
          <w:b/>
          <w:color w:val="1F3864"/>
          <w:szCs w:val="20"/>
        </w:rPr>
        <w:t xml:space="preserve">. </w:t>
      </w:r>
      <w:r w:rsidRPr="0041138D">
        <w:rPr>
          <w:szCs w:val="20"/>
        </w:rPr>
        <w:t xml:space="preserve">File export introduces platform compute, storage and transfer costs. Export schedules should be coordinated with downstream processing requirements to avoid stale or delayed data consumption. </w:t>
      </w:r>
      <w:r w:rsidR="00672EEA">
        <w:rPr>
          <w:szCs w:val="20"/>
        </w:rPr>
        <w:t xml:space="preserve"> </w:t>
      </w:r>
      <w:r w:rsidR="00BD72CC" w:rsidRPr="00BD72CC">
        <w:rPr>
          <w:szCs w:val="20"/>
        </w:rPr>
        <w:t>File schemas must be versioned, and downstream systems must handle format changes gracefully.</w:t>
      </w:r>
    </w:p>
    <w:p w14:paraId="255DD137" w14:textId="36644E90" w:rsidR="0041138D" w:rsidRPr="0041138D" w:rsidRDefault="0041138D" w:rsidP="005D6483">
      <w:pPr>
        <w:spacing w:before="40" w:after="110"/>
        <w:rPr>
          <w:szCs w:val="20"/>
        </w:rPr>
      </w:pPr>
      <w:bookmarkStart w:id="306" w:name="_Toc239852379"/>
      <w:r w:rsidRPr="0041138D">
        <w:rPr>
          <w:b/>
          <w:color w:val="1F3864"/>
          <w:szCs w:val="20"/>
        </w:rPr>
        <w:t>Security boundary</w:t>
      </w:r>
      <w:bookmarkEnd w:id="306"/>
      <w:r w:rsidRPr="0041138D">
        <w:rPr>
          <w:b/>
          <w:color w:val="1F3864"/>
          <w:szCs w:val="20"/>
        </w:rPr>
        <w:t xml:space="preserve">. </w:t>
      </w:r>
      <w:r>
        <w:rPr>
          <w:szCs w:val="20"/>
        </w:rPr>
        <w:t xml:space="preserve">The file is the exchange point. ADLS must be reached through a private endpoint, and the exported file must be written using the approved data-platform service identity with access scoped to the designated export path. Downstream consumer identity has read-only access to the export path, never to the data platform directly. Data-in-transit posture inherits from Cloud Engineering Standards.</w:t>
      </w:r>
    </w:p>
    <w:p w14:paraId="1B2FE607" w14:textId="77777777" w:rsidR="0041138D" w:rsidRPr="0041138D" w:rsidRDefault="0041138D" w:rsidP="005D6483">
      <w:pPr>
        <w:spacing w:before="40" w:after="110"/>
        <w:rPr>
          <w:szCs w:val="20"/>
        </w:rPr>
      </w:pPr>
      <w:bookmarkStart w:id="307" w:name="_Toc239852380"/>
      <w:r w:rsidRPr="0041138D">
        <w:rPr>
          <w:b/>
          <w:color w:val="1F3864"/>
          <w:szCs w:val="20"/>
        </w:rPr>
        <w:t>Common pitfall</w:t>
      </w:r>
      <w:bookmarkEnd w:id="307"/>
      <w:r w:rsidRPr="0041138D">
        <w:rPr>
          <w:b/>
          <w:color w:val="1F3864"/>
          <w:szCs w:val="20"/>
        </w:rPr>
        <w:t xml:space="preserve">. </w:t>
      </w:r>
      <w:r w:rsidRPr="0041138D">
        <w:rPr>
          <w:szCs w:val="20"/>
        </w:rPr>
        <w:t>Exporting larger datasets than required, failing to reconcile export and consumption schedules, or not managing schema changes between producers and consumers.</w:t>
      </w:r>
    </w:p>
    <w:p w14:paraId="41683AD4" w14:textId="392CF63B" w:rsidR="00DE0875" w:rsidRDefault="0041138D" w:rsidP="005D6483">
      <w:pPr>
        <w:spacing w:before="40" w:after="110"/>
        <w:rPr>
          <w:szCs w:val="20"/>
        </w:rPr>
      </w:pPr>
      <w:bookmarkStart w:id="308" w:name="_Toc239852381"/>
      <w:r w:rsidRPr="0041138D">
        <w:rPr>
          <w:b/>
          <w:color w:val="1F3864"/>
          <w:szCs w:val="20"/>
        </w:rPr>
        <w:t>In practice</w:t>
      </w:r>
      <w:bookmarkEnd w:id="308"/>
      <w:r w:rsidRPr="0041138D">
        <w:rPr>
          <w:b/>
          <w:color w:val="1F3864"/>
          <w:szCs w:val="20"/>
        </w:rPr>
        <w:t xml:space="preserve">. </w:t>
      </w:r>
      <w:r>
        <w:rPr>
          <w:szCs w:val="20"/>
        </w:rPr>
        <w:t xml:space="preserve">Curated features for a claims prediction model are exported nightly as Parquet from the data platform to ADLS, an Azure ML scheduled training pipeline picks up the file and retrains the model. Or: policy and claims data are exported daily for a third-party integration system that consumes it via a Logic App orchestration. Or: aggregated loss triangles are exported weekly as CSV for a Synapse analytics workspace to compute reserve adequacy metrics.</w:t>
      </w:r>
    </w:p>
    <w:p w14:paraId="6B126100" w14:textId="77777777" w:rsidR="00001D85" w:rsidRDefault="00001D85" w:rsidP="005D6483">
      <w:pPr>
        <w:spacing w:before="40" w:after="110"/>
        <w:rPr>
          <w:szCs w:val="20"/>
        </w:rPr>
      </w:pPr>
    </w:p>
    <w:p w14:paraId="5CEA5BE1" w14:textId="77777777" w:rsidR="00001D85" w:rsidRDefault="00001D85" w:rsidP="005D6483">
      <w:pPr>
        <w:spacing w:before="40" w:after="110"/>
        <w:rPr>
          <w:szCs w:val="20"/>
        </w:rPr>
      </w:pPr>
    </w:p>
    <w:p w14:paraId="467B94A1" w14:textId="77777777" w:rsidR="00001D85" w:rsidRDefault="00001D85" w:rsidP="005D6483">
      <w:pPr>
        <w:spacing w:before="40" w:after="110"/>
        <w:rPr>
          <w:szCs w:val="20"/>
        </w:rPr>
      </w:pPr>
    </w:p>
    <w:p w14:paraId="766AB19A" w14:textId="77777777" w:rsidR="00001D85" w:rsidRDefault="00001D85" w:rsidP="005D6483">
      <w:pPr>
        <w:spacing w:before="40" w:after="110"/>
        <w:rPr>
          <w:szCs w:val="20"/>
        </w:rPr>
      </w:pPr>
    </w:p>
    <w:p w14:paraId="2104D034" w14:textId="77777777" w:rsidR="00001D85" w:rsidRPr="0041138D" w:rsidRDefault="00001D85" w:rsidP="005D6483">
      <w:pPr>
        <w:spacing w:before="40" w:after="110"/>
        <w:rPr>
          <w:szCs w:val="20"/>
        </w:rPr>
      </w:pPr>
    </w:p>
    <w:p w14:paraId="7A1DEC1B" w14:textId="77777777" w:rsidR="00826544" w:rsidRPr="0041138D" w:rsidRDefault="00826544" w:rsidP="005D6483">
      <w:pPr>
        <w:spacing w:before="40" w:after="110"/>
        <w:rPr>
          <w:szCs w:val="20"/>
        </w:rPr>
      </w:pPr>
    </w:p>
    <w:p w14:paraId="4BC069AB" w14:textId="1146A3C1" w:rsidR="005D6483" w:rsidRDefault="005D6483" w:rsidP="00826544">
      <w:pPr>
        <w:pStyle w:val="Heading4"/>
        <w:ind w:left="851"/>
      </w:pPr>
      <w:bookmarkStart w:id="309" w:name="_Toc239852383"/>
      <w:r w:rsidRPr="00363CBA">
        <w:rPr>
          <w:bCs w:val="0"/>
          <w:color w:val="132040" w:themeColor="accent1" w:themeShade="BF"/>
          <w:sz w:val="24"/>
          <w:szCs w:val="26"/>
        </w:rPr>
        <w:t>Governed API Read (SFDEINT</w:t>
      </w:r>
      <w:r w:rsidR="008A092C">
        <w:rPr>
          <w:bCs w:val="0"/>
          <w:color w:val="132040" w:themeColor="accent1" w:themeShade="BF"/>
          <w:sz w:val="24"/>
          <w:szCs w:val="26"/>
        </w:rPr>
        <w:t>8</w:t>
      </w:r>
      <w:r w:rsidRPr="00363CBA">
        <w:rPr>
          <w:bCs w:val="0"/>
          <w:color w:val="132040" w:themeColor="accent1" w:themeShade="BF"/>
          <w:sz w:val="24"/>
          <w:szCs w:val="26"/>
        </w:rPr>
        <w:t>)</w:t>
      </w:r>
    </w:p>
    <w:p w14:paraId="7B40832E" w14:textId="77777777" w:rsidR="00363CBA" w:rsidRDefault="005D6483" w:rsidP="005D6483">
      <w:pPr>
        <w:spacing w:before="10" w:after="90"/>
        <w:rPr>
          <w:i/>
          <w:color w:val="5A6470"/>
          <w:szCs w:val="20"/>
        </w:rPr>
      </w:pPr>
      <w:r w:rsidRPr="0041138D">
        <w:rPr>
          <w:i/>
          <w:color w:val="5A6470"/>
          <w:szCs w:val="20"/>
        </w:rPr>
        <w:t>Small, curated analytical results are served on demand through a governed API on the shared gateway, so callers get a specific answer without reaching into the platform.</w:t>
      </w:r>
    </w:p>
    <w:p w14:paraId="05FD1E9D" w14:textId="77777777" w:rsidR="00826544" w:rsidRDefault="00826544" w:rsidP="005D6483">
      <w:pPr>
        <w:spacing w:before="10" w:after="90"/>
        <w:rPr>
          <w:i/>
          <w:color w:val="5A6470"/>
          <w:szCs w:val="20"/>
        </w:rPr>
      </w:pPr>
    </w:p>
    <w:p w14:paraId="14B2F4A1" w14:textId="7A328364" w:rsidR="005D6483" w:rsidRPr="0041138D" w:rsidRDefault="005D6483" w:rsidP="00EA20D6">
      <w:pPr>
        <w:spacing w:before="10" w:after="90"/>
        <w:rPr>
          <w:szCs w:val="20"/>
        </w:rPr>
      </w:pPr>
      <w:r w:rsidRPr="0041138D">
        <w:rPr>
          <w:i/>
          <w:color w:val="5A6470"/>
          <w:szCs w:val="20"/>
        </w:rPr>
        <w:br/>
      </w:r>
      <w:r w:rsidRPr="0041138D">
        <w:rPr>
          <w:noProof/>
          <w:szCs w:val="20"/>
        </w:rPr>
        <w:drawing>
          <wp:inline distT="0" distB="0" distL="0" distR="0" wp14:anchorId="64741334" wp14:editId="5411ACEC">
            <wp:extent cx="5731510" cy="1097764"/>
            <wp:effectExtent l="0" t="0" r="2540" b="0"/>
            <wp:docPr id="383273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558377" name=""/>
                    <pic:cNvPicPr/>
                  </pic:nvPicPr>
                  <pic:blipFill>
                    <a:blip r:embed="rId50"/>
                    <a:stretch>
                      <a:fillRect/>
                    </a:stretch>
                  </pic:blipFill>
                  <pic:spPr>
                    <a:xfrm>
                      <a:off x="0" y="0"/>
                      <a:ext cx="5731510" cy="1097764"/>
                    </a:xfrm>
                    <a:prstGeom prst="rect">
                      <a:avLst/>
                    </a:prstGeom>
                  </pic:spPr>
                </pic:pic>
              </a:graphicData>
            </a:graphic>
          </wp:inline>
        </w:drawing>
      </w:r>
      <w:r w:rsidR="0007310F">
        <w:rPr>
          <w:szCs w:val="20"/>
        </w:rPr>
        <w:br/>
      </w:r>
      <w:r w:rsidRPr="0041138D">
        <w:rPr>
          <w:b/>
          <w:color w:val="1F3864"/>
          <w:szCs w:val="20"/>
        </w:rPr>
        <w:t>Problem</w:t>
      </w:r>
      <w:r w:rsidRPr="0041138D">
        <w:rPr>
          <w:b/>
          <w:szCs w:val="20"/>
        </w:rPr>
        <w:t xml:space="preserve">. </w:t>
      </w:r>
      <w:r w:rsidRPr="0041138D">
        <w:rPr>
          <w:szCs w:val="20"/>
        </w:rPr>
        <w:t>A consumer needs a specific analytical value or small result on demand, such as an aggregate or a lookup, and should not be given a live connection into the analytical platform.</w:t>
      </w:r>
    </w:p>
    <w:p w14:paraId="305F7964" w14:textId="5DA4CE28" w:rsidR="005D6483" w:rsidRPr="0041138D" w:rsidRDefault="005D6483" w:rsidP="005D6483">
      <w:pPr>
        <w:spacing w:before="40" w:after="110"/>
        <w:rPr>
          <w:szCs w:val="20"/>
        </w:rPr>
      </w:pPr>
      <w:r w:rsidRPr="0041138D">
        <w:rPr>
          <w:b/>
          <w:color w:val="1F3864"/>
          <w:szCs w:val="20"/>
        </w:rPr>
        <w:t>Solution</w:t>
      </w:r>
      <w:r w:rsidRPr="0041138D">
        <w:rPr>
          <w:b/>
          <w:szCs w:val="20"/>
        </w:rPr>
        <w:t xml:space="preserve">. </w:t>
      </w:r>
      <w:r>
        <w:rPr>
          <w:szCs w:val="20"/>
        </w:rPr>
        <w:t xml:space="preserve">Expose the curated data through an API Management product backed by a controlled service layer or approved data-platform access path. The data platform owns the curation and query logic for the data product, while the integration platform owns the governed API exposure, including authentication, authorisation, throttling, caching, and API lifecycle management. The response is a curated analytical view rather than direct access to underlying data structures.</w:t>
      </w:r>
    </w:p>
    <w:p w14:paraId="4FDDF4BB" w14:textId="77777777" w:rsidR="005D6483" w:rsidRPr="0041138D" w:rsidRDefault="005D6483" w:rsidP="005D6483">
      <w:pPr>
        <w:spacing w:before="40" w:after="110"/>
        <w:rPr>
          <w:szCs w:val="20"/>
        </w:rPr>
      </w:pPr>
      <w:r w:rsidRPr="0041138D">
        <w:rPr>
          <w:b/>
          <w:color w:val="1F3864"/>
          <w:szCs w:val="20"/>
        </w:rPr>
        <w:t>Use it when</w:t>
      </w:r>
      <w:r w:rsidRPr="0041138D">
        <w:rPr>
          <w:b/>
          <w:szCs w:val="20"/>
        </w:rPr>
        <w:t xml:space="preserve">. </w:t>
      </w:r>
      <w:r w:rsidRPr="0041138D">
        <w:rPr>
          <w:szCs w:val="20"/>
        </w:rPr>
        <w:t>The result is small and well defined, needs to be on demand and synchronous, and benefits from caching and rate control.</w:t>
      </w:r>
    </w:p>
    <w:p w14:paraId="11027F48" w14:textId="1D11D44F" w:rsidR="005D6483" w:rsidRPr="0041138D" w:rsidRDefault="005D6483" w:rsidP="005D6483">
      <w:pPr>
        <w:spacing w:before="40" w:after="110"/>
        <w:rPr>
          <w:szCs w:val="20"/>
        </w:rPr>
      </w:pPr>
      <w:r w:rsidRPr="0041138D">
        <w:rPr>
          <w:b/>
          <w:color w:val="1F3864"/>
          <w:szCs w:val="20"/>
        </w:rPr>
        <w:t>Avoid it when</w:t>
      </w:r>
      <w:r w:rsidRPr="0041138D">
        <w:rPr>
          <w:b/>
          <w:szCs w:val="20"/>
        </w:rPr>
        <w:t xml:space="preserve">. </w:t>
      </w:r>
      <w:r w:rsidR="009E6183" w:rsidRPr="009E6183">
        <w:rPr>
          <w:szCs w:val="20"/>
        </w:rPr>
        <w:t>The consumer needs large or complete datasets, where bulk export, data sharing, or file-based delivery is more appropriate. Also avoid it for latency-sensitive or transactional reads, where the source of truth is an operational system rather than the analytical platform.</w:t>
      </w:r>
    </w:p>
    <w:p w14:paraId="27D99C5D" w14:textId="3449128E" w:rsidR="005D6483" w:rsidRPr="0041138D" w:rsidRDefault="005D6483" w:rsidP="005D6483">
      <w:pPr>
        <w:spacing w:before="40" w:after="110"/>
        <w:rPr>
          <w:szCs w:val="20"/>
        </w:rPr>
      </w:pPr>
      <w:r w:rsidRPr="0041138D">
        <w:rPr>
          <w:b/>
          <w:color w:val="1F3864"/>
          <w:szCs w:val="20"/>
        </w:rPr>
        <w:t>Risks and considerations</w:t>
      </w:r>
      <w:r w:rsidRPr="0041138D">
        <w:rPr>
          <w:b/>
          <w:szCs w:val="20"/>
        </w:rPr>
        <w:t>.</w:t>
      </w:r>
      <w:r>
        <w:rPr>
          <w:szCs w:val="20"/>
        </w:rPr>
        <w:t xml:space="preserve"> Data-platform latency and consumption costs should be considered when exposing platform data through APIs. Appropriate caching and clearly defined service expectations should be applied. Consumers should treat the data as curated and eventually consistent rather than as an operational system of record.</w:t>
      </w:r>
    </w:p>
    <w:p w14:paraId="62505FE5" w14:textId="77777777" w:rsidR="005D6483" w:rsidRPr="0041138D" w:rsidRDefault="005D6483" w:rsidP="005D6483">
      <w:pPr>
        <w:spacing w:before="40" w:after="110"/>
        <w:rPr>
          <w:szCs w:val="20"/>
        </w:rPr>
      </w:pPr>
      <w:r w:rsidRPr="0041138D">
        <w:rPr>
          <w:b/>
          <w:color w:val="1F3864"/>
          <w:szCs w:val="20"/>
        </w:rPr>
        <w:t>Security boundary.</w:t>
      </w:r>
      <w:r w:rsidRPr="0041138D">
        <w:rPr>
          <w:szCs w:val="20"/>
        </w:rPr>
        <w:t xml:space="preserve"> APIM acts as the consumption boundary between consumers and the data platform. Consumers authenticate through approved identity providers, while access to the underlying platform remains restricted to approved service identities and private connectivity paths.</w:t>
      </w:r>
    </w:p>
    <w:p w14:paraId="407BB24D" w14:textId="77777777" w:rsidR="005D6483" w:rsidRDefault="005D6483" w:rsidP="005D6483">
      <w:pPr>
        <w:spacing w:before="40" w:after="110"/>
        <w:rPr>
          <w:szCs w:val="20"/>
        </w:rPr>
      </w:pPr>
      <w:r w:rsidRPr="0041138D">
        <w:rPr>
          <w:b/>
          <w:color w:val="1F3864"/>
          <w:szCs w:val="20"/>
        </w:rPr>
        <w:t>Common pitfall</w:t>
      </w:r>
      <w:r w:rsidRPr="0041138D">
        <w:rPr>
          <w:b/>
          <w:szCs w:val="20"/>
        </w:rPr>
        <w:t>.</w:t>
      </w:r>
      <w:r w:rsidRPr="0041138D">
        <w:rPr>
          <w:szCs w:val="20"/>
        </w:rPr>
        <w:t xml:space="preserve"> Using governed analytical APIs for transactional processing or exposing large datasets through synchronous API calls rather than using the approved export patterns.</w:t>
      </w:r>
    </w:p>
    <w:p w14:paraId="4181ECB6" w14:textId="77777777" w:rsidR="000A09FF" w:rsidRPr="000A09FF" w:rsidRDefault="000A09FF" w:rsidP="000A09FF">
      <w:pPr>
        <w:spacing w:before="40" w:after="110"/>
        <w:rPr>
          <w:szCs w:val="20"/>
        </w:rPr>
      </w:pPr>
      <w:r w:rsidRPr="000A09FF">
        <w:rPr>
          <w:b/>
          <w:color w:val="1F3864"/>
          <w:szCs w:val="20"/>
        </w:rPr>
        <w:t>In practice.</w:t>
      </w:r>
      <w:r>
        <w:rPr>
          <w:szCs w:val="20"/>
        </w:rPr>
        <w:t xml:space="preserve"> Aggregated metrics, analytical summaries, and lookup data are exposed through a governed API for consumption by internal applications and reporting solutions, enabling access to curated analytical data without requiring direct connectivity to the data platform.</w:t>
      </w:r>
    </w:p>
    <w:p w14:paraId="0115C97D" w14:textId="77777777" w:rsidR="000A09FF" w:rsidRDefault="000A09FF" w:rsidP="005D6483">
      <w:pPr>
        <w:spacing w:before="40" w:after="110"/>
        <w:rPr>
          <w:szCs w:val="20"/>
        </w:rPr>
      </w:pPr>
    </w:p>
    <w:p w14:paraId="652DAFBE" w14:textId="70A53839" w:rsidR="0041138D" w:rsidRDefault="0041138D" w:rsidP="00A959D1">
      <w:pPr>
        <w:pStyle w:val="Heading1"/>
        <w:ind w:left="431" w:hanging="431"/>
      </w:pPr>
      <w:bookmarkStart w:id="310" w:name="_Toc239852326"/>
      <w:bookmarkStart w:id="311" w:name="_Toc239980639"/>
      <w:bookmarkStart w:id="312" w:name="_Toc239507151"/>
      <w:bookmarkStart w:id="313" w:name="_Toc239852384"/>
      <w:bookmarkStart w:id="314" w:name="_Toc240366857"/>
      <w:bookmarkEnd w:id="309"/>
      <w:r w:rsidRPr="006F79A8">
        <w:t>Insurance Integration Scenarios</w:t>
      </w:r>
      <w:bookmarkEnd w:id="310"/>
      <w:bookmarkEnd w:id="311"/>
      <w:bookmarkEnd w:id="314"/>
    </w:p>
    <w:p w14:paraId="3A6AE6BE" w14:textId="77777777" w:rsidR="005D6483" w:rsidRPr="005D6483" w:rsidRDefault="005D6483" w:rsidP="005D6483"/>
    <w:p w14:paraId="7D58E421" w14:textId="00B38B45" w:rsidR="005D6483" w:rsidRDefault="0041138D" w:rsidP="0041138D">
      <w:pPr>
        <w:spacing w:after="120"/>
        <w:rPr>
          <w:szCs w:val="20"/>
        </w:rPr>
      </w:pPr>
      <w:r w:rsidRPr="0041138D">
        <w:rPr>
          <w:szCs w:val="20"/>
        </w:rPr>
        <w:t xml:space="preserve">The table illustrates how the catalogue resolves characteristic Chaucer integrations. Each scenario names the patterns it composes, the primary Azure components and the purpose it serves. Pattern references point to the catalogue in Section </w:t>
      </w:r>
      <w:r w:rsidR="00AB6074">
        <w:rPr>
          <w:szCs w:val="20"/>
        </w:rPr>
        <w:t>8</w:t>
      </w:r>
      <w:r w:rsidRPr="0041138D">
        <w:rPr>
          <w:szCs w:val="20"/>
        </w:rPr>
        <w:t>.</w:t>
      </w:r>
    </w:p>
    <w:tbl>
      <w:tblPr>
        <w:tblStyle w:val="TableGridLight"/>
        <w:tblW w:w="9634" w:type="dxa"/>
        <w:tblLook w:val="04A0" w:firstRow="1" w:lastRow="0" w:firstColumn="1" w:lastColumn="0" w:noHBand="0" w:noVBand="1"/>
      </w:tblPr>
      <w:tblGrid>
        <w:gridCol w:w="1289"/>
        <w:gridCol w:w="3242"/>
        <w:gridCol w:w="2231"/>
        <w:gridCol w:w="2872"/>
      </w:tblGrid>
      <w:tr w:rsidR="005A1246" w:rsidRPr="009527A4" w14:paraId="66547AFD" w14:textId="77777777" w:rsidTr="007A2B8C">
        <w:tc>
          <w:tcPr>
            <w:tcW w:w="1289"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76108E71" w14:textId="5057ADC6" w:rsidR="005A1246" w:rsidRPr="00595998" w:rsidRDefault="005A1246" w:rsidP="005A1246">
            <w:pPr>
              <w:rPr>
                <w:rFonts w:asciiTheme="minorHAnsi" w:hAnsiTheme="minorHAnsi" w:hint="eastAsia"/>
                <w:b/>
                <w:lang w:eastAsia="en-GB"/>
              </w:rPr>
            </w:pPr>
            <w:r w:rsidRPr="005A1246">
              <w:rPr>
                <w:rFonts w:asciiTheme="minorHAnsi" w:hAnsiTheme="minorHAnsi"/>
                <w:b/>
                <w:lang w:eastAsia="en-GB"/>
              </w:rPr>
              <w:t>Scenario</w:t>
            </w:r>
          </w:p>
        </w:tc>
        <w:tc>
          <w:tcPr>
            <w:tcW w:w="3242"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74357404" w14:textId="4EB271BA" w:rsidR="005A1246" w:rsidRPr="00595998" w:rsidRDefault="005A1246" w:rsidP="005A1246">
            <w:pPr>
              <w:rPr>
                <w:rFonts w:asciiTheme="minorHAnsi" w:hAnsiTheme="minorHAnsi" w:hint="eastAsia"/>
                <w:b/>
                <w:lang w:eastAsia="en-GB"/>
              </w:rPr>
            </w:pPr>
            <w:r w:rsidRPr="005A1246">
              <w:rPr>
                <w:rFonts w:asciiTheme="minorHAnsi" w:hAnsiTheme="minorHAnsi"/>
                <w:b/>
                <w:lang w:eastAsia="en-GB"/>
              </w:rPr>
              <w:t>Patterns</w:t>
            </w:r>
          </w:p>
        </w:tc>
        <w:tc>
          <w:tcPr>
            <w:tcW w:w="2231"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41B0BE1B" w14:textId="2EC1BC85" w:rsidR="005A1246" w:rsidRPr="00595998" w:rsidRDefault="005A1246" w:rsidP="005A1246">
            <w:pPr>
              <w:rPr>
                <w:rFonts w:asciiTheme="minorHAnsi" w:hAnsiTheme="minorHAnsi" w:hint="eastAsia"/>
                <w:b/>
                <w:lang w:eastAsia="en-GB"/>
              </w:rPr>
            </w:pPr>
            <w:r w:rsidRPr="005A1246">
              <w:rPr>
                <w:rFonts w:asciiTheme="minorHAnsi" w:hAnsiTheme="minorHAnsi"/>
                <w:b/>
                <w:lang w:eastAsia="en-GB"/>
              </w:rPr>
              <w:t>Primary components</w:t>
            </w:r>
          </w:p>
        </w:tc>
        <w:tc>
          <w:tcPr>
            <w:tcW w:w="2872"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3479E701" w14:textId="596A0CE3" w:rsidR="005A1246" w:rsidRPr="00595998" w:rsidRDefault="005A1246" w:rsidP="005A1246">
            <w:pPr>
              <w:rPr>
                <w:rFonts w:asciiTheme="minorHAnsi" w:hAnsiTheme="minorHAnsi" w:hint="eastAsia"/>
                <w:b/>
                <w:lang w:eastAsia="en-GB"/>
              </w:rPr>
            </w:pPr>
            <w:r w:rsidRPr="005A1246">
              <w:rPr>
                <w:rFonts w:asciiTheme="minorHAnsi" w:hAnsiTheme="minorHAnsi"/>
                <w:b/>
                <w:lang w:eastAsia="en-GB"/>
              </w:rPr>
              <w:t>Purpose</w:t>
            </w:r>
          </w:p>
        </w:tc>
      </w:tr>
      <w:tr w:rsidR="005A1246" w:rsidRPr="009527A4" w14:paraId="6DC2605B" w14:textId="77777777" w:rsidTr="00866873">
        <w:tc>
          <w:tcPr>
            <w:tcW w:w="1289" w:type="dxa"/>
            <w:tcBorders>
              <w:top w:val="single" w:sz="4" w:space="0" w:color="000000" w:themeColor="text1"/>
            </w:tcBorders>
            <w:vAlign w:val="center"/>
          </w:tcPr>
          <w:p w14:paraId="51FF1945" w14:textId="1018C89B" w:rsidR="005A1246" w:rsidRPr="00F94A76" w:rsidRDefault="005A1246" w:rsidP="005A1246">
            <w:pPr>
              <w:rPr>
                <w:rFonts w:asciiTheme="minorHAnsi" w:hAnsiTheme="minorHAnsi" w:hint="eastAsia"/>
                <w:lang w:eastAsia="en-GB"/>
              </w:rPr>
            </w:pPr>
            <w:r w:rsidRPr="0041138D">
              <w:rPr>
                <w:rFonts w:asciiTheme="minorHAnsi" w:hAnsiTheme="minorHAnsi"/>
                <w:szCs w:val="20"/>
              </w:rPr>
              <w:t>Delegated Authority</w:t>
            </w:r>
          </w:p>
        </w:tc>
        <w:tc>
          <w:tcPr>
            <w:tcW w:w="3242" w:type="dxa"/>
            <w:tcBorders>
              <w:top w:val="single" w:sz="4" w:space="0" w:color="000000" w:themeColor="text1"/>
            </w:tcBorders>
            <w:vAlign w:val="center"/>
          </w:tcPr>
          <w:p w14:paraId="42795258" w14:textId="784A7F29" w:rsidR="005A1246" w:rsidRPr="00F94A76" w:rsidRDefault="005A1246" w:rsidP="005A1246">
            <w:pPr>
              <w:rPr>
                <w:rFonts w:asciiTheme="minorHAnsi" w:hAnsiTheme="minorHAnsi" w:hint="eastAsia"/>
                <w:lang w:eastAsia="en-GB"/>
              </w:rPr>
            </w:pPr>
            <w:r w:rsidRPr="0041138D">
              <w:rPr>
                <w:rFonts w:asciiTheme="minorHAnsi" w:hAnsiTheme="minorHAnsi"/>
                <w:szCs w:val="20"/>
              </w:rPr>
              <w:t>File ingestion (</w:t>
            </w:r>
            <w:r w:rsidR="00122229">
              <w:rPr>
                <w:rFonts w:asciiTheme="minorHAnsi" w:hAnsiTheme="minorHAnsi"/>
                <w:szCs w:val="20"/>
              </w:rPr>
              <w:t>SFINT19</w:t>
            </w:r>
            <w:r w:rsidRPr="0041138D">
              <w:rPr>
                <w:rFonts w:asciiTheme="minorHAnsi" w:hAnsiTheme="minorHAnsi"/>
                <w:szCs w:val="20"/>
              </w:rPr>
              <w:t>), canonical model (</w:t>
            </w:r>
            <w:r w:rsidR="00122229">
              <w:rPr>
                <w:rFonts w:asciiTheme="minorHAnsi" w:hAnsiTheme="minorHAnsi"/>
                <w:szCs w:val="20"/>
              </w:rPr>
              <w:t>SFINT21</w:t>
            </w:r>
            <w:r w:rsidRPr="0041138D">
              <w:rPr>
                <w:rFonts w:asciiTheme="minorHAnsi" w:hAnsiTheme="minorHAnsi"/>
                <w:szCs w:val="20"/>
              </w:rPr>
              <w:t>), content routing (</w:t>
            </w:r>
            <w:r w:rsidR="00122229">
              <w:rPr>
                <w:rFonts w:asciiTheme="minorHAnsi" w:hAnsiTheme="minorHAnsi"/>
                <w:szCs w:val="20"/>
              </w:rPr>
              <w:t>SFINT22</w:t>
            </w:r>
            <w:r w:rsidRPr="0041138D">
              <w:rPr>
                <w:rFonts w:asciiTheme="minorHAnsi" w:hAnsiTheme="minorHAnsi"/>
                <w:szCs w:val="20"/>
              </w:rPr>
              <w:t xml:space="preserve">), </w:t>
            </w:r>
            <w:r w:rsidR="00B81732">
              <w:rPr>
                <w:rFonts w:asciiTheme="minorHAnsi" w:hAnsiTheme="minorHAnsi"/>
                <w:szCs w:val="20"/>
              </w:rPr>
              <w:t>file ingestion</w:t>
            </w:r>
            <w:r w:rsidRPr="0041138D">
              <w:rPr>
                <w:rFonts w:asciiTheme="minorHAnsi" w:hAnsiTheme="minorHAnsi"/>
                <w:szCs w:val="20"/>
              </w:rPr>
              <w:t xml:space="preserve"> to the data platform (SFDEINT3)</w:t>
            </w:r>
          </w:p>
        </w:tc>
        <w:tc>
          <w:tcPr>
            <w:tcW w:w="2231" w:type="dxa"/>
            <w:tcBorders>
              <w:top w:val="single" w:sz="4" w:space="0" w:color="000000" w:themeColor="text1"/>
            </w:tcBorders>
            <w:vAlign w:val="center"/>
          </w:tcPr>
          <w:p w14:paraId="4358D17C" w14:textId="767CCF6B" w:rsidR="005A1246" w:rsidRPr="00F94A76" w:rsidRDefault="005A1246" w:rsidP="005A1246">
            <w:pPr>
              <w:rPr>
                <w:rFonts w:asciiTheme="minorHAnsi" w:hAnsiTheme="minorHAnsi" w:hint="eastAsia"/>
                <w:lang w:eastAsia="en-GB"/>
              </w:rPr>
            </w:pPr>
            <w:r w:rsidRPr="0041138D">
              <w:rPr>
                <w:rFonts w:asciiTheme="minorHAnsi" w:hAnsiTheme="minorHAnsi"/>
                <w:szCs w:val="20"/>
              </w:rPr>
              <w:t>Logic Apps, Functions, Blob, Service Bus, data platform</w:t>
            </w:r>
          </w:p>
        </w:tc>
        <w:tc>
          <w:tcPr>
            <w:tcW w:w="2872" w:type="dxa"/>
            <w:tcBorders>
              <w:top w:val="single" w:sz="4" w:space="0" w:color="000000" w:themeColor="text1"/>
            </w:tcBorders>
            <w:vAlign w:val="center"/>
          </w:tcPr>
          <w:p w14:paraId="416961E1" w14:textId="2D2E29B8" w:rsidR="005A1246" w:rsidRPr="00F94A76" w:rsidRDefault="005A1246" w:rsidP="005A1246">
            <w:pPr>
              <w:rPr>
                <w:rFonts w:asciiTheme="minorHAnsi" w:hAnsiTheme="minorHAnsi" w:hint="eastAsia"/>
                <w:lang w:eastAsia="en-GB"/>
              </w:rPr>
            </w:pPr>
            <w:r w:rsidRPr="0041138D">
              <w:rPr>
                <w:rFonts w:asciiTheme="minorHAnsi" w:hAnsiTheme="minorHAnsi"/>
                <w:szCs w:val="20"/>
              </w:rPr>
              <w:t>Validate cover holder reporting, capture at source where possible, and retire manual bordereau re-keying.</w:t>
            </w:r>
          </w:p>
        </w:tc>
      </w:tr>
      <w:tr w:rsidR="005A1246" w:rsidRPr="009527A4" w14:paraId="7C4B03A9" w14:textId="77777777" w:rsidTr="005A1246">
        <w:tc>
          <w:tcPr>
            <w:tcW w:w="1289" w:type="dxa"/>
            <w:vAlign w:val="center"/>
          </w:tcPr>
          <w:p w14:paraId="54F76F42" w14:textId="5F033668" w:rsidR="005A1246" w:rsidRPr="00F94A76" w:rsidRDefault="005A1246" w:rsidP="005A1246">
            <w:pPr>
              <w:rPr>
                <w:rFonts w:asciiTheme="minorHAnsi" w:hAnsiTheme="minorHAnsi" w:hint="eastAsia"/>
                <w:lang w:eastAsia="en-GB"/>
              </w:rPr>
            </w:pPr>
            <w:r w:rsidRPr="0041138D">
              <w:rPr>
                <w:rFonts w:asciiTheme="minorHAnsi" w:hAnsiTheme="minorHAnsi"/>
                <w:szCs w:val="20"/>
              </w:rPr>
              <w:t>London Market</w:t>
            </w:r>
          </w:p>
        </w:tc>
        <w:tc>
          <w:tcPr>
            <w:tcW w:w="3242" w:type="dxa"/>
            <w:vAlign w:val="center"/>
          </w:tcPr>
          <w:p w14:paraId="33740C9F" w14:textId="78A4B795" w:rsidR="005A1246" w:rsidRPr="00F94A76" w:rsidRDefault="005A1246" w:rsidP="005A1246">
            <w:pPr>
              <w:rPr>
                <w:rFonts w:asciiTheme="minorHAnsi" w:hAnsiTheme="minorHAnsi" w:hint="eastAsia"/>
                <w:lang w:eastAsia="en-GB"/>
              </w:rPr>
            </w:pPr>
            <w:r w:rsidRPr="0041138D">
              <w:rPr>
                <w:rFonts w:asciiTheme="minorHAnsi" w:hAnsiTheme="minorHAnsi"/>
                <w:szCs w:val="20"/>
              </w:rPr>
              <w:t>Canonical model (</w:t>
            </w:r>
            <w:r w:rsidR="00122229">
              <w:rPr>
                <w:rFonts w:asciiTheme="minorHAnsi" w:hAnsiTheme="minorHAnsi"/>
                <w:szCs w:val="20"/>
              </w:rPr>
              <w:t>SFINT21</w:t>
            </w:r>
            <w:r w:rsidRPr="0041138D">
              <w:rPr>
                <w:rFonts w:asciiTheme="minorHAnsi" w:hAnsiTheme="minorHAnsi"/>
                <w:szCs w:val="20"/>
              </w:rPr>
              <w:t>), messaging (SFINT</w:t>
            </w:r>
            <w:r w:rsidR="00CD05FC">
              <w:rPr>
                <w:rFonts w:asciiTheme="minorHAnsi" w:hAnsiTheme="minorHAnsi"/>
                <w:szCs w:val="20"/>
              </w:rPr>
              <w:t>8</w:t>
            </w:r>
            <w:r w:rsidRPr="0041138D">
              <w:rPr>
                <w:rFonts w:asciiTheme="minorHAnsi" w:hAnsiTheme="minorHAnsi"/>
                <w:szCs w:val="20"/>
              </w:rPr>
              <w:t>), orchestration (SFINT</w:t>
            </w:r>
            <w:r w:rsidR="00402BFD">
              <w:rPr>
                <w:rFonts w:asciiTheme="minorHAnsi" w:hAnsiTheme="minorHAnsi"/>
                <w:szCs w:val="20"/>
              </w:rPr>
              <w:t>15</w:t>
            </w:r>
            <w:r w:rsidRPr="0041138D">
              <w:rPr>
                <w:rFonts w:asciiTheme="minorHAnsi" w:hAnsiTheme="minorHAnsi"/>
                <w:szCs w:val="20"/>
              </w:rPr>
              <w:t>), data platform exchange (9.4)</w:t>
            </w:r>
          </w:p>
        </w:tc>
        <w:tc>
          <w:tcPr>
            <w:tcW w:w="2231" w:type="dxa"/>
            <w:vAlign w:val="center"/>
          </w:tcPr>
          <w:p w14:paraId="0614FAD8" w14:textId="73305212" w:rsidR="005A1246" w:rsidRPr="00F94A76" w:rsidRDefault="005A1246" w:rsidP="005A1246">
            <w:pPr>
              <w:rPr>
                <w:rFonts w:asciiTheme="minorHAnsi" w:hAnsiTheme="minorHAnsi" w:hint="eastAsia"/>
                <w:lang w:eastAsia="en-GB"/>
              </w:rPr>
            </w:pPr>
            <w:r w:rsidRPr="0041138D">
              <w:rPr>
                <w:rFonts w:asciiTheme="minorHAnsi" w:hAnsiTheme="minorHAnsi"/>
                <w:szCs w:val="20"/>
              </w:rPr>
              <w:t>API Management, Logic Apps, Service Bus, Functions</w:t>
            </w:r>
          </w:p>
        </w:tc>
        <w:tc>
          <w:tcPr>
            <w:tcW w:w="2872" w:type="dxa"/>
            <w:vAlign w:val="center"/>
          </w:tcPr>
          <w:p w14:paraId="6DE7E418" w14:textId="1FC98237" w:rsidR="005A1246" w:rsidRPr="00F94A76" w:rsidRDefault="005A1246" w:rsidP="005A1246">
            <w:pPr>
              <w:rPr>
                <w:rFonts w:asciiTheme="minorHAnsi" w:hAnsiTheme="minorHAnsi" w:hint="eastAsia"/>
                <w:lang w:eastAsia="en-GB"/>
              </w:rPr>
            </w:pPr>
            <w:r w:rsidRPr="0041138D">
              <w:rPr>
                <w:rFonts w:asciiTheme="minorHAnsi" w:hAnsiTheme="minorHAnsi"/>
                <w:szCs w:val="20"/>
              </w:rPr>
              <w:t>Align processing to the core data record and design for incremental modernisation.</w:t>
            </w:r>
          </w:p>
        </w:tc>
      </w:tr>
      <w:tr w:rsidR="005A1246" w:rsidRPr="009527A4" w14:paraId="4218357E" w14:textId="77777777" w:rsidTr="005A1246">
        <w:tc>
          <w:tcPr>
            <w:tcW w:w="1289" w:type="dxa"/>
            <w:vAlign w:val="center"/>
          </w:tcPr>
          <w:p w14:paraId="64D85FCE" w14:textId="10952D42" w:rsidR="005A1246" w:rsidRPr="00F94A76" w:rsidRDefault="005A1246" w:rsidP="005A1246">
            <w:pPr>
              <w:rPr>
                <w:rFonts w:asciiTheme="minorHAnsi" w:hAnsiTheme="minorHAnsi" w:hint="eastAsia"/>
                <w:lang w:eastAsia="en-GB"/>
              </w:rPr>
            </w:pPr>
            <w:r w:rsidRPr="0041138D">
              <w:rPr>
                <w:rFonts w:asciiTheme="minorHAnsi" w:hAnsiTheme="minorHAnsi"/>
                <w:szCs w:val="20"/>
              </w:rPr>
              <w:t>Submissions</w:t>
            </w:r>
          </w:p>
        </w:tc>
        <w:tc>
          <w:tcPr>
            <w:tcW w:w="3242" w:type="dxa"/>
            <w:vAlign w:val="center"/>
          </w:tcPr>
          <w:p w14:paraId="5BE053F3" w14:textId="78A77CB9" w:rsidR="005A1246" w:rsidRPr="00F94A76" w:rsidRDefault="005A1246" w:rsidP="005A1246">
            <w:pPr>
              <w:rPr>
                <w:rFonts w:asciiTheme="minorHAnsi" w:hAnsiTheme="minorHAnsi" w:hint="eastAsia"/>
                <w:lang w:eastAsia="en-GB"/>
              </w:rPr>
            </w:pPr>
            <w:r w:rsidRPr="0041138D">
              <w:rPr>
                <w:rFonts w:asciiTheme="minorHAnsi" w:hAnsiTheme="minorHAnsi"/>
                <w:szCs w:val="20"/>
              </w:rPr>
              <w:t>Inbound webhook or API (SFINT1, SFINT1</w:t>
            </w:r>
            <w:r w:rsidR="00FF2D2A">
              <w:rPr>
                <w:rFonts w:asciiTheme="minorHAnsi" w:hAnsiTheme="minorHAnsi"/>
                <w:szCs w:val="20"/>
              </w:rPr>
              <w:t>2</w:t>
            </w:r>
            <w:r w:rsidRPr="0041138D">
              <w:rPr>
                <w:rFonts w:asciiTheme="minorHAnsi" w:hAnsiTheme="minorHAnsi"/>
                <w:szCs w:val="20"/>
              </w:rPr>
              <w:t>), file ingestion (</w:t>
            </w:r>
            <w:r w:rsidR="00122229">
              <w:rPr>
                <w:rFonts w:asciiTheme="minorHAnsi" w:hAnsiTheme="minorHAnsi"/>
                <w:szCs w:val="20"/>
              </w:rPr>
              <w:t>SFINT19</w:t>
            </w:r>
            <w:r w:rsidRPr="0041138D">
              <w:rPr>
                <w:rFonts w:asciiTheme="minorHAnsi" w:hAnsiTheme="minorHAnsi"/>
                <w:szCs w:val="20"/>
              </w:rPr>
              <w:t>), content routing (</w:t>
            </w:r>
            <w:r w:rsidR="00122229">
              <w:rPr>
                <w:rFonts w:asciiTheme="minorHAnsi" w:hAnsiTheme="minorHAnsi"/>
                <w:szCs w:val="20"/>
              </w:rPr>
              <w:t>SFINT22</w:t>
            </w:r>
            <w:r w:rsidRPr="0041138D">
              <w:rPr>
                <w:rFonts w:asciiTheme="minorHAnsi" w:hAnsiTheme="minorHAnsi"/>
                <w:szCs w:val="20"/>
              </w:rPr>
              <w:t>), composition (SFINT2)</w:t>
            </w:r>
          </w:p>
        </w:tc>
        <w:tc>
          <w:tcPr>
            <w:tcW w:w="2231" w:type="dxa"/>
            <w:vAlign w:val="center"/>
          </w:tcPr>
          <w:p w14:paraId="4801839E" w14:textId="0367C7EF" w:rsidR="005A1246" w:rsidRPr="00F94A76" w:rsidRDefault="005A1246" w:rsidP="00A51BA8">
            <w:pPr>
              <w:rPr>
                <w:rFonts w:asciiTheme="minorHAnsi" w:hAnsiTheme="minorHAnsi" w:hint="eastAsia"/>
                <w:lang w:eastAsia="en-GB"/>
              </w:rPr>
            </w:pPr>
            <w:r w:rsidRPr="0041138D">
              <w:rPr>
                <w:rFonts w:asciiTheme="minorHAnsi" w:hAnsiTheme="minorHAnsi"/>
                <w:szCs w:val="20"/>
              </w:rPr>
              <w:t xml:space="preserve">API Management, </w:t>
            </w:r>
            <w:r w:rsidR="00A51BA8">
              <w:rPr>
                <w:rFonts w:asciiTheme="minorHAnsi" w:hAnsiTheme="minorHAnsi"/>
                <w:szCs w:val="20"/>
              </w:rPr>
              <w:t>A</w:t>
            </w:r>
            <w:r w:rsidR="00A51BA8" w:rsidRPr="00C57C57">
              <w:rPr>
                <w:rFonts w:asciiTheme="minorHAnsi" w:hAnsiTheme="minorHAnsi"/>
                <w:szCs w:val="20"/>
              </w:rPr>
              <w:t>pproved network edge service</w:t>
            </w:r>
            <w:r w:rsidRPr="0041138D">
              <w:rPr>
                <w:rFonts w:asciiTheme="minorHAnsi" w:hAnsiTheme="minorHAnsi"/>
                <w:szCs w:val="20"/>
              </w:rPr>
              <w:t>, Logic Apps, Functions</w:t>
            </w:r>
          </w:p>
        </w:tc>
        <w:tc>
          <w:tcPr>
            <w:tcW w:w="2872" w:type="dxa"/>
            <w:vAlign w:val="center"/>
          </w:tcPr>
          <w:p w14:paraId="7D232547" w14:textId="4FA101C0" w:rsidR="005A1246" w:rsidRPr="00F94A76" w:rsidRDefault="005A1246" w:rsidP="005A1246">
            <w:pPr>
              <w:rPr>
                <w:rFonts w:asciiTheme="minorHAnsi" w:hAnsiTheme="minorHAnsi" w:hint="eastAsia"/>
                <w:lang w:eastAsia="en-GB"/>
              </w:rPr>
            </w:pPr>
            <w:r w:rsidRPr="0041138D">
              <w:rPr>
                <w:rFonts w:asciiTheme="minorHAnsi" w:hAnsiTheme="minorHAnsi"/>
                <w:szCs w:val="20"/>
              </w:rPr>
              <w:t>Accept submissions by API, file or portal, triage and route to the right underwriting team and system.</w:t>
            </w:r>
          </w:p>
        </w:tc>
      </w:tr>
      <w:tr w:rsidR="005A1246" w:rsidRPr="009527A4" w14:paraId="1AF5A1F0" w14:textId="77777777" w:rsidTr="005A1246">
        <w:tc>
          <w:tcPr>
            <w:tcW w:w="1289" w:type="dxa"/>
            <w:vAlign w:val="center"/>
          </w:tcPr>
          <w:p w14:paraId="35C8EDDA" w14:textId="6ECD0D12" w:rsidR="005A1246" w:rsidRPr="00F94A76" w:rsidRDefault="005A1246" w:rsidP="005A1246">
            <w:pPr>
              <w:rPr>
                <w:rFonts w:asciiTheme="minorHAnsi" w:hAnsiTheme="minorHAnsi" w:hint="eastAsia"/>
                <w:lang w:eastAsia="en-GB"/>
              </w:rPr>
            </w:pPr>
            <w:r w:rsidRPr="0041138D">
              <w:rPr>
                <w:rFonts w:asciiTheme="minorHAnsi" w:hAnsiTheme="minorHAnsi"/>
                <w:szCs w:val="20"/>
              </w:rPr>
              <w:t>Claims</w:t>
            </w:r>
          </w:p>
        </w:tc>
        <w:tc>
          <w:tcPr>
            <w:tcW w:w="3242" w:type="dxa"/>
            <w:vAlign w:val="center"/>
          </w:tcPr>
          <w:p w14:paraId="78599E2E" w14:textId="5A690488" w:rsidR="005A1246" w:rsidRPr="00F94A76" w:rsidRDefault="005A1246" w:rsidP="005A1246">
            <w:pPr>
              <w:rPr>
                <w:rFonts w:asciiTheme="minorHAnsi" w:hAnsiTheme="minorHAnsi" w:hint="eastAsia"/>
                <w:lang w:eastAsia="en-GB"/>
              </w:rPr>
            </w:pPr>
            <w:r w:rsidRPr="0041138D">
              <w:rPr>
                <w:rFonts w:asciiTheme="minorHAnsi" w:hAnsiTheme="minorHAnsi"/>
                <w:szCs w:val="20"/>
              </w:rPr>
              <w:t>Inbound webhook or API (SFINT1</w:t>
            </w:r>
            <w:r w:rsidR="00FF2D2A">
              <w:rPr>
                <w:rFonts w:asciiTheme="minorHAnsi" w:hAnsiTheme="minorHAnsi"/>
                <w:szCs w:val="20"/>
              </w:rPr>
              <w:t>2</w:t>
            </w:r>
            <w:r w:rsidRPr="0041138D">
              <w:rPr>
                <w:rFonts w:asciiTheme="minorHAnsi" w:hAnsiTheme="minorHAnsi"/>
                <w:szCs w:val="20"/>
              </w:rPr>
              <w:t>), orchestration with compensation (SFINT1</w:t>
            </w:r>
            <w:r w:rsidR="00FF2D2A">
              <w:rPr>
                <w:rFonts w:asciiTheme="minorHAnsi" w:hAnsiTheme="minorHAnsi"/>
                <w:szCs w:val="20"/>
              </w:rPr>
              <w:t>5</w:t>
            </w:r>
            <w:r w:rsidRPr="0041138D">
              <w:rPr>
                <w:rFonts w:asciiTheme="minorHAnsi" w:hAnsiTheme="minorHAnsi"/>
                <w:szCs w:val="20"/>
              </w:rPr>
              <w:t xml:space="preserve"> and SFINT1</w:t>
            </w:r>
            <w:r w:rsidR="00FF2D2A">
              <w:rPr>
                <w:rFonts w:asciiTheme="minorHAnsi" w:hAnsiTheme="minorHAnsi"/>
                <w:szCs w:val="20"/>
              </w:rPr>
              <w:t>6</w:t>
            </w:r>
            <w:r w:rsidRPr="0041138D">
              <w:rPr>
                <w:rFonts w:asciiTheme="minorHAnsi" w:hAnsiTheme="minorHAnsi"/>
                <w:szCs w:val="20"/>
              </w:rPr>
              <w:t>), outbound webhook (SFINT1</w:t>
            </w:r>
            <w:r w:rsidR="00FF2D2A">
              <w:rPr>
                <w:rFonts w:asciiTheme="minorHAnsi" w:hAnsiTheme="minorHAnsi"/>
                <w:szCs w:val="20"/>
              </w:rPr>
              <w:t>3</w:t>
            </w:r>
            <w:r w:rsidRPr="0041138D">
              <w:rPr>
                <w:rFonts w:asciiTheme="minorHAnsi" w:hAnsiTheme="minorHAnsi"/>
                <w:szCs w:val="20"/>
              </w:rPr>
              <w:t>), data platform exchange (9.4)</w:t>
            </w:r>
          </w:p>
        </w:tc>
        <w:tc>
          <w:tcPr>
            <w:tcW w:w="2231" w:type="dxa"/>
            <w:vAlign w:val="center"/>
          </w:tcPr>
          <w:p w14:paraId="211650AF" w14:textId="576E5A87" w:rsidR="005A1246" w:rsidRPr="00F94A76" w:rsidRDefault="005A1246" w:rsidP="005A1246">
            <w:pPr>
              <w:rPr>
                <w:rFonts w:asciiTheme="minorHAnsi" w:hAnsiTheme="minorHAnsi" w:hint="eastAsia"/>
                <w:lang w:eastAsia="en-GB"/>
              </w:rPr>
            </w:pPr>
            <w:r w:rsidRPr="0041138D">
              <w:rPr>
                <w:rFonts w:asciiTheme="minorHAnsi" w:hAnsiTheme="minorHAnsi"/>
                <w:szCs w:val="20"/>
              </w:rPr>
              <w:t>API Management, Logic Apps, Service Bus, Functions</w:t>
            </w:r>
          </w:p>
        </w:tc>
        <w:tc>
          <w:tcPr>
            <w:tcW w:w="2872" w:type="dxa"/>
            <w:vAlign w:val="center"/>
          </w:tcPr>
          <w:p w14:paraId="70221AB8" w14:textId="3F93CEE6" w:rsidR="005A1246" w:rsidRPr="00F94A76" w:rsidRDefault="005A1246" w:rsidP="005A1246">
            <w:pPr>
              <w:rPr>
                <w:rFonts w:asciiTheme="minorHAnsi" w:hAnsiTheme="minorHAnsi" w:hint="eastAsia"/>
                <w:lang w:eastAsia="en-GB"/>
              </w:rPr>
            </w:pPr>
            <w:r w:rsidRPr="0041138D">
              <w:rPr>
                <w:rFonts w:asciiTheme="minorHAnsi" w:hAnsiTheme="minorHAnsi"/>
                <w:szCs w:val="20"/>
              </w:rPr>
              <w:t>First notification of loss from portals and third-party administrators, orchestrated across systems, with status notifications outbound.</w:t>
            </w:r>
          </w:p>
        </w:tc>
      </w:tr>
      <w:tr w:rsidR="005A1246" w:rsidRPr="009527A4" w14:paraId="08B2C6A3" w14:textId="77777777" w:rsidTr="005A1246">
        <w:tc>
          <w:tcPr>
            <w:tcW w:w="1289" w:type="dxa"/>
            <w:vAlign w:val="center"/>
          </w:tcPr>
          <w:p w14:paraId="11930360" w14:textId="4D7B1D00" w:rsidR="005A1246" w:rsidRPr="0041138D" w:rsidRDefault="005A1246" w:rsidP="005A1246">
            <w:pPr>
              <w:rPr>
                <w:szCs w:val="20"/>
              </w:rPr>
            </w:pPr>
            <w:r w:rsidRPr="0041138D">
              <w:rPr>
                <w:rFonts w:asciiTheme="minorHAnsi" w:hAnsiTheme="minorHAnsi"/>
                <w:szCs w:val="20"/>
              </w:rPr>
              <w:t>Reinsurance</w:t>
            </w:r>
          </w:p>
        </w:tc>
        <w:tc>
          <w:tcPr>
            <w:tcW w:w="3242" w:type="dxa"/>
            <w:vAlign w:val="center"/>
          </w:tcPr>
          <w:p w14:paraId="4FF52495" w14:textId="648B27B6" w:rsidR="005A1246" w:rsidRPr="0041138D" w:rsidRDefault="005A1246" w:rsidP="005A1246">
            <w:pPr>
              <w:rPr>
                <w:szCs w:val="20"/>
              </w:rPr>
            </w:pPr>
            <w:r w:rsidRPr="0041138D">
              <w:rPr>
                <w:rFonts w:asciiTheme="minorHAnsi" w:hAnsiTheme="minorHAnsi"/>
                <w:szCs w:val="20"/>
              </w:rPr>
              <w:t>Canonical model (</w:t>
            </w:r>
            <w:r w:rsidR="00122229">
              <w:rPr>
                <w:rFonts w:asciiTheme="minorHAnsi" w:hAnsiTheme="minorHAnsi"/>
                <w:szCs w:val="20"/>
              </w:rPr>
              <w:t>SFINT21</w:t>
            </w:r>
            <w:r w:rsidRPr="0041138D">
              <w:rPr>
                <w:rFonts w:asciiTheme="minorHAnsi" w:hAnsiTheme="minorHAnsi"/>
                <w:szCs w:val="20"/>
              </w:rPr>
              <w:t>), file and messaging (</w:t>
            </w:r>
            <w:r w:rsidR="00122229">
              <w:rPr>
                <w:rFonts w:asciiTheme="minorHAnsi" w:hAnsiTheme="minorHAnsi"/>
                <w:szCs w:val="20"/>
              </w:rPr>
              <w:t>SFINT20</w:t>
            </w:r>
            <w:r w:rsidRPr="0041138D">
              <w:rPr>
                <w:rFonts w:asciiTheme="minorHAnsi" w:hAnsiTheme="minorHAnsi"/>
                <w:szCs w:val="20"/>
              </w:rPr>
              <w:t>, SFINT</w:t>
            </w:r>
            <w:r w:rsidR="00CD05FC">
              <w:rPr>
                <w:rFonts w:asciiTheme="minorHAnsi" w:hAnsiTheme="minorHAnsi"/>
                <w:szCs w:val="20"/>
              </w:rPr>
              <w:t>8</w:t>
            </w:r>
            <w:r w:rsidRPr="0041138D">
              <w:rPr>
                <w:rFonts w:asciiTheme="minorHAnsi" w:hAnsiTheme="minorHAnsi"/>
                <w:szCs w:val="20"/>
              </w:rPr>
              <w:t>), orchestration (SFINT1</w:t>
            </w:r>
            <w:r w:rsidR="00CD05FC">
              <w:rPr>
                <w:rFonts w:asciiTheme="minorHAnsi" w:hAnsiTheme="minorHAnsi"/>
                <w:szCs w:val="20"/>
              </w:rPr>
              <w:t>5</w:t>
            </w:r>
            <w:r w:rsidRPr="0041138D">
              <w:rPr>
                <w:rFonts w:asciiTheme="minorHAnsi" w:hAnsiTheme="minorHAnsi"/>
                <w:szCs w:val="20"/>
              </w:rPr>
              <w:t>)</w:t>
            </w:r>
          </w:p>
        </w:tc>
        <w:tc>
          <w:tcPr>
            <w:tcW w:w="2231" w:type="dxa"/>
            <w:vAlign w:val="center"/>
          </w:tcPr>
          <w:p w14:paraId="0A895680" w14:textId="36E3C3F7" w:rsidR="005A1246" w:rsidRPr="0041138D" w:rsidRDefault="005A1246" w:rsidP="005A1246">
            <w:pPr>
              <w:rPr>
                <w:szCs w:val="20"/>
              </w:rPr>
            </w:pPr>
            <w:r w:rsidRPr="0041138D">
              <w:rPr>
                <w:rFonts w:asciiTheme="minorHAnsi" w:hAnsiTheme="minorHAnsi"/>
                <w:szCs w:val="20"/>
              </w:rPr>
              <w:t>Logic Apps, Functions, Service Bus, data platform</w:t>
            </w:r>
          </w:p>
        </w:tc>
        <w:tc>
          <w:tcPr>
            <w:tcW w:w="2872" w:type="dxa"/>
            <w:vAlign w:val="center"/>
          </w:tcPr>
          <w:p w14:paraId="51C83554" w14:textId="5AE1A3C9" w:rsidR="005A1246" w:rsidRPr="0041138D" w:rsidRDefault="005A1246" w:rsidP="005A1246">
            <w:pPr>
              <w:rPr>
                <w:szCs w:val="20"/>
              </w:rPr>
            </w:pPr>
            <w:r w:rsidRPr="0041138D">
              <w:rPr>
                <w:rFonts w:asciiTheme="minorHAnsi" w:hAnsiTheme="minorHAnsi"/>
                <w:szCs w:val="20"/>
              </w:rPr>
              <w:t>Cede risk, premium and claims to treaty and facultative systems and reinsurers and manage recoveries.</w:t>
            </w:r>
          </w:p>
        </w:tc>
      </w:tr>
      <w:tr w:rsidR="005A1246" w:rsidRPr="009527A4" w14:paraId="62FD458C" w14:textId="77777777" w:rsidTr="00DE789E">
        <w:trPr>
          <w:trHeight w:val="1170"/>
        </w:trPr>
        <w:tc>
          <w:tcPr>
            <w:tcW w:w="1289" w:type="dxa"/>
            <w:vAlign w:val="center"/>
          </w:tcPr>
          <w:p w14:paraId="34ACCD21" w14:textId="2961EF37" w:rsidR="005A1246" w:rsidRPr="0041138D" w:rsidRDefault="005A1246" w:rsidP="005A1246">
            <w:pPr>
              <w:rPr>
                <w:szCs w:val="20"/>
              </w:rPr>
            </w:pPr>
            <w:r w:rsidRPr="0041138D">
              <w:rPr>
                <w:rFonts w:asciiTheme="minorHAnsi" w:hAnsiTheme="minorHAnsi"/>
                <w:szCs w:val="20"/>
              </w:rPr>
              <w:t>Regulatory Reporting</w:t>
            </w:r>
          </w:p>
        </w:tc>
        <w:tc>
          <w:tcPr>
            <w:tcW w:w="3242" w:type="dxa"/>
            <w:vAlign w:val="center"/>
          </w:tcPr>
          <w:p w14:paraId="644627E7" w14:textId="339F2859" w:rsidR="005A1246" w:rsidRPr="0041138D" w:rsidRDefault="005A1246" w:rsidP="005A1246">
            <w:pPr>
              <w:rPr>
                <w:szCs w:val="20"/>
              </w:rPr>
            </w:pPr>
            <w:r w:rsidRPr="0041138D">
              <w:rPr>
                <w:rFonts w:asciiTheme="minorHAnsi" w:hAnsiTheme="minorHAnsi"/>
                <w:szCs w:val="20"/>
              </w:rPr>
              <w:t>Event offload to the data platform (9.4), consume and serve (SFDEINT</w:t>
            </w:r>
            <w:r w:rsidR="00DE789E">
              <w:rPr>
                <w:rFonts w:asciiTheme="minorHAnsi" w:hAnsiTheme="minorHAnsi"/>
                <w:szCs w:val="20"/>
              </w:rPr>
              <w:t>7</w:t>
            </w:r>
            <w:r w:rsidRPr="0041138D">
              <w:rPr>
                <w:rFonts w:asciiTheme="minorHAnsi" w:hAnsiTheme="minorHAnsi"/>
                <w:szCs w:val="20"/>
              </w:rPr>
              <w:t>), orchestration (SFINT1</w:t>
            </w:r>
            <w:r w:rsidR="00DE789E">
              <w:rPr>
                <w:rFonts w:asciiTheme="minorHAnsi" w:hAnsiTheme="minorHAnsi"/>
                <w:szCs w:val="20"/>
              </w:rPr>
              <w:t>5</w:t>
            </w:r>
            <w:r w:rsidRPr="0041138D">
              <w:rPr>
                <w:rFonts w:asciiTheme="minorHAnsi" w:hAnsiTheme="minorHAnsi"/>
                <w:szCs w:val="20"/>
              </w:rPr>
              <w:t>), file delivery (</w:t>
            </w:r>
            <w:r w:rsidR="00122229">
              <w:rPr>
                <w:rFonts w:asciiTheme="minorHAnsi" w:hAnsiTheme="minorHAnsi"/>
                <w:szCs w:val="20"/>
              </w:rPr>
              <w:t>SFINT20</w:t>
            </w:r>
            <w:r w:rsidRPr="0041138D">
              <w:rPr>
                <w:rFonts w:asciiTheme="minorHAnsi" w:hAnsiTheme="minorHAnsi"/>
                <w:szCs w:val="20"/>
              </w:rPr>
              <w:t>)</w:t>
            </w:r>
          </w:p>
        </w:tc>
        <w:tc>
          <w:tcPr>
            <w:tcW w:w="2231" w:type="dxa"/>
            <w:vAlign w:val="center"/>
          </w:tcPr>
          <w:p w14:paraId="7275BC9B" w14:textId="2EC29588" w:rsidR="005A1246" w:rsidRPr="0041138D" w:rsidRDefault="005A1246" w:rsidP="005A1246">
            <w:pPr>
              <w:rPr>
                <w:szCs w:val="20"/>
              </w:rPr>
            </w:pPr>
            <w:r w:rsidRPr="0041138D">
              <w:rPr>
                <w:rFonts w:asciiTheme="minorHAnsi" w:hAnsiTheme="minorHAnsi"/>
                <w:szCs w:val="20"/>
              </w:rPr>
              <w:t>data platform, Logic Apps, Functions, API Management</w:t>
            </w:r>
          </w:p>
        </w:tc>
        <w:tc>
          <w:tcPr>
            <w:tcW w:w="2872" w:type="dxa"/>
            <w:vAlign w:val="center"/>
          </w:tcPr>
          <w:p w14:paraId="29D17188" w14:textId="79EF59D8" w:rsidR="005A1246" w:rsidRPr="0041138D" w:rsidRDefault="005A1246" w:rsidP="005A1246">
            <w:pPr>
              <w:rPr>
                <w:szCs w:val="20"/>
              </w:rPr>
            </w:pPr>
            <w:r w:rsidRPr="0041138D">
              <w:rPr>
                <w:rFonts w:asciiTheme="minorHAnsi" w:hAnsiTheme="minorHAnsi"/>
                <w:szCs w:val="20"/>
              </w:rPr>
              <w:t>Assemble regulatory and tax reporting on the data platform and submit through orchestrated feeds or files.</w:t>
            </w:r>
          </w:p>
        </w:tc>
      </w:tr>
    </w:tbl>
    <w:p w14:paraId="7F874A3B" w14:textId="10BA4541" w:rsidR="0041138D" w:rsidRDefault="0041138D" w:rsidP="00A959D1">
      <w:pPr>
        <w:pStyle w:val="Heading1"/>
        <w:ind w:left="431" w:hanging="431"/>
      </w:pPr>
      <w:bookmarkStart w:id="315" w:name="_Security_and_Operational"/>
      <w:bookmarkStart w:id="316" w:name="_Toc239980640"/>
      <w:bookmarkStart w:id="317" w:name="_Toc240366858"/>
      <w:bookmarkEnd w:id="315"/>
      <w:r w:rsidRPr="006F79A8">
        <w:t>Security and Operational Excellence</w:t>
      </w:r>
      <w:bookmarkEnd w:id="312"/>
      <w:bookmarkEnd w:id="313"/>
      <w:bookmarkEnd w:id="316"/>
      <w:bookmarkEnd w:id="317"/>
    </w:p>
    <w:p w14:paraId="0677AA97" w14:textId="77777777" w:rsidR="00363CBA" w:rsidRPr="00363CBA" w:rsidRDefault="00363CBA" w:rsidP="00363CBA"/>
    <w:p w14:paraId="0437BAFD" w14:textId="4BE67E3F" w:rsidR="0041138D" w:rsidRPr="0041138D" w:rsidRDefault="0041138D" w:rsidP="0041138D">
      <w:pPr>
        <w:spacing w:after="120"/>
        <w:rPr>
          <w:szCs w:val="20"/>
        </w:rPr>
      </w:pPr>
      <w:r w:rsidRPr="0041138D">
        <w:rPr>
          <w:szCs w:val="20"/>
        </w:rPr>
        <w:t>This section sets out the security and operational baseline every integration inherits by default. It states the outcomes the framework requires, while the mandatory rules and their enforcement sit in Sections 1</w:t>
      </w:r>
      <w:r w:rsidR="00363CBA">
        <w:rPr>
          <w:szCs w:val="20"/>
        </w:rPr>
        <w:t>2</w:t>
      </w:r>
      <w:r w:rsidRPr="0041138D">
        <w:rPr>
          <w:szCs w:val="20"/>
        </w:rPr>
        <w:t xml:space="preserve"> and 1</w:t>
      </w:r>
      <w:r w:rsidR="00363CBA">
        <w:rPr>
          <w:szCs w:val="20"/>
        </w:rPr>
        <w:t>3</w:t>
      </w:r>
      <w:r w:rsidRPr="0041138D">
        <w:rPr>
          <w:szCs w:val="20"/>
        </w:rPr>
        <w:t>.</w:t>
      </w:r>
    </w:p>
    <w:p w14:paraId="690D31A2" w14:textId="77777777" w:rsidR="0041138D" w:rsidRDefault="0041138D" w:rsidP="0041138D">
      <w:pPr>
        <w:spacing w:after="120"/>
        <w:rPr>
          <w:szCs w:val="20"/>
        </w:rPr>
      </w:pPr>
      <w:r w:rsidRPr="0041138D">
        <w:rPr>
          <w:szCs w:val="20"/>
        </w:rPr>
        <w:t>The standards behind this posture are not defined here. They are owned by Chaucer's Cloud Engineering Standards document, listed as an input in Section 1, and the framework inherits from it rather than setting rules of its own. The estate-wide requirements, for example the zero-trust model, the logging the security operations centre needs for incident response and forensics, protection for anything exposed to the internet, network firewalling and isolation, Defender for Cloud and vulnerability management, landing zones and infrastructure-as-code through the DevSecOps toolchain, and the redundancy and resilience posture, all sit there. This section does not restate or vary them. It sets out only how an integration applies them, and every integration follows the Cloud Engineering Standards for the detail.</w:t>
      </w:r>
    </w:p>
    <w:p w14:paraId="3A35F6C2" w14:textId="5408CCCF" w:rsidR="0041138D" w:rsidRDefault="0041138D" w:rsidP="005D6483">
      <w:pPr>
        <w:pStyle w:val="Heading2"/>
        <w:rPr>
          <w:bCs w:val="0"/>
        </w:rPr>
      </w:pPr>
      <w:bookmarkStart w:id="318" w:name="_Toc239696688"/>
      <w:bookmarkStart w:id="319" w:name="_Toc239852385"/>
      <w:bookmarkStart w:id="320" w:name="_Toc239980641"/>
      <w:bookmarkStart w:id="321" w:name="_Toc240366859"/>
      <w:r w:rsidRPr="005D6483">
        <w:rPr>
          <w:bCs w:val="0"/>
        </w:rPr>
        <w:t>Security Principles</w:t>
      </w:r>
      <w:bookmarkEnd w:id="318"/>
      <w:bookmarkEnd w:id="319"/>
      <w:bookmarkEnd w:id="320"/>
      <w:bookmarkEnd w:id="321"/>
    </w:p>
    <w:p w14:paraId="0163D43E" w14:textId="77777777" w:rsidR="00253DAC" w:rsidRPr="00253DAC" w:rsidRDefault="00253DAC" w:rsidP="00253DAC"/>
    <w:p w14:paraId="43484153" w14:textId="570A2356" w:rsidR="0041138D" w:rsidRDefault="0041138D" w:rsidP="0041138D">
      <w:pPr>
        <w:spacing w:after="120"/>
        <w:rPr>
          <w:szCs w:val="20"/>
        </w:rPr>
      </w:pPr>
      <w:r w:rsidRPr="0041138D">
        <w:rPr>
          <w:szCs w:val="20"/>
        </w:rPr>
        <w:t xml:space="preserve">Security is at the core of the </w:t>
      </w:r>
      <w:r w:rsidR="00A624E6">
        <w:rPr>
          <w:szCs w:val="20"/>
        </w:rPr>
        <w:t>Systems Integration Framework</w:t>
      </w:r>
      <w:r w:rsidRPr="0041138D">
        <w:rPr>
          <w:szCs w:val="20"/>
        </w:rPr>
        <w:t xml:space="preserve">, and the </w:t>
      </w:r>
      <w:r w:rsidR="00A624E6">
        <w:rPr>
          <w:szCs w:val="20"/>
        </w:rPr>
        <w:t>Systems Integration Framework</w:t>
      </w:r>
      <w:r w:rsidRPr="0041138D" w:rsidDel="00A22181">
        <w:rPr>
          <w:szCs w:val="20"/>
        </w:rPr>
        <w:t xml:space="preserve"> </w:t>
      </w:r>
      <w:r w:rsidRPr="0041138D">
        <w:rPr>
          <w:szCs w:val="20"/>
        </w:rPr>
        <w:t>does not invent principles of its own. It follows the enterprise and cloud security principles Chaucer already holds, inherits them in full, and applies them to integration without reinventing anything. The table summarises how those inherited principles shape every integration across identity, connectivity, network, secrets and public exposure.</w:t>
      </w:r>
    </w:p>
    <w:p w14:paraId="316BF1C3" w14:textId="77777777" w:rsidR="00E62C5D" w:rsidRPr="005A1246" w:rsidRDefault="00E62C5D" w:rsidP="005A1246">
      <w:pPr>
        <w:rPr>
          <w:rFonts w:eastAsia="MS Mincho" w:cs="Times New Roman" w:hint="eastAsia"/>
          <w:b/>
          <w:lang w:eastAsia="en-GB"/>
        </w:rPr>
      </w:pPr>
    </w:p>
    <w:tbl>
      <w:tblPr>
        <w:tblStyle w:val="TableGridLight"/>
        <w:tblW w:w="8784" w:type="dxa"/>
        <w:tblLook w:val="04A0" w:firstRow="1" w:lastRow="0" w:firstColumn="1" w:lastColumn="0" w:noHBand="0" w:noVBand="1"/>
      </w:tblPr>
      <w:tblGrid>
        <w:gridCol w:w="2405"/>
        <w:gridCol w:w="6379"/>
      </w:tblGrid>
      <w:tr w:rsidR="005A1246" w:rsidRPr="005A1246" w14:paraId="6DE7AA07" w14:textId="77777777" w:rsidTr="007A2B8C">
        <w:trPr>
          <w:trHeight w:val="400"/>
        </w:trPr>
        <w:tc>
          <w:tcPr>
            <w:tcW w:w="2405"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64D44352" w14:textId="502FF03E" w:rsidR="005A1246" w:rsidRPr="00595998" w:rsidRDefault="005A1246" w:rsidP="005A1246">
            <w:pPr>
              <w:rPr>
                <w:rFonts w:asciiTheme="minorHAnsi" w:hAnsiTheme="minorHAnsi" w:hint="eastAsia"/>
                <w:b/>
                <w:lang w:eastAsia="en-GB"/>
              </w:rPr>
            </w:pPr>
            <w:r w:rsidRPr="005A1246">
              <w:rPr>
                <w:rFonts w:asciiTheme="minorHAnsi" w:hAnsiTheme="minorHAnsi"/>
                <w:b/>
                <w:lang w:eastAsia="en-GB"/>
              </w:rPr>
              <w:t>Security area</w:t>
            </w:r>
          </w:p>
        </w:tc>
        <w:tc>
          <w:tcPr>
            <w:tcW w:w="6379"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3E278EB6" w14:textId="345B45C7" w:rsidR="005A1246" w:rsidRPr="00595998" w:rsidRDefault="005A1246" w:rsidP="005A1246">
            <w:pPr>
              <w:rPr>
                <w:rFonts w:asciiTheme="minorHAnsi" w:hAnsiTheme="minorHAnsi" w:hint="eastAsia"/>
                <w:b/>
                <w:lang w:eastAsia="en-GB"/>
              </w:rPr>
            </w:pPr>
            <w:r w:rsidRPr="005A1246">
              <w:rPr>
                <w:rFonts w:asciiTheme="minorHAnsi" w:hAnsiTheme="minorHAnsi"/>
                <w:b/>
                <w:lang w:eastAsia="en-GB"/>
              </w:rPr>
              <w:t xml:space="preserve">What the </w:t>
            </w:r>
            <w:r w:rsidR="00A624E6">
              <w:rPr>
                <w:rFonts w:asciiTheme="minorHAnsi" w:hAnsiTheme="minorHAnsi"/>
                <w:b/>
                <w:lang w:eastAsia="en-GB"/>
              </w:rPr>
              <w:t>Systems Integration Framework</w:t>
            </w:r>
            <w:r w:rsidRPr="005A1246" w:rsidDel="00A22181">
              <w:rPr>
                <w:rFonts w:asciiTheme="minorHAnsi" w:hAnsiTheme="minorHAnsi"/>
                <w:b/>
                <w:lang w:eastAsia="en-GB"/>
              </w:rPr>
              <w:t xml:space="preserve"> </w:t>
            </w:r>
            <w:r w:rsidRPr="005A1246">
              <w:rPr>
                <w:rFonts w:asciiTheme="minorHAnsi" w:hAnsiTheme="minorHAnsi"/>
                <w:b/>
                <w:lang w:eastAsia="en-GB"/>
              </w:rPr>
              <w:t>requires</w:t>
            </w:r>
          </w:p>
        </w:tc>
      </w:tr>
      <w:tr w:rsidR="005A1246" w:rsidRPr="009527A4" w14:paraId="16E80200" w14:textId="77777777" w:rsidTr="00866873">
        <w:trPr>
          <w:trHeight w:val="1405"/>
        </w:trPr>
        <w:tc>
          <w:tcPr>
            <w:tcW w:w="2405" w:type="dxa"/>
            <w:tcBorders>
              <w:top w:val="single" w:sz="4" w:space="0" w:color="000000" w:themeColor="text1"/>
            </w:tcBorders>
          </w:tcPr>
          <w:p w14:paraId="43EDEB75" w14:textId="77777777" w:rsidR="005A1246" w:rsidRPr="0041138D" w:rsidRDefault="005A1246" w:rsidP="005A1246">
            <w:pPr>
              <w:rPr>
                <w:rFonts w:asciiTheme="minorHAnsi" w:hAnsiTheme="minorHAnsi" w:hint="eastAsia"/>
                <w:b/>
                <w:szCs w:val="20"/>
              </w:rPr>
            </w:pPr>
            <w:r w:rsidRPr="0041138D">
              <w:rPr>
                <w:rFonts w:asciiTheme="minorHAnsi" w:hAnsiTheme="minorHAnsi"/>
                <w:b/>
                <w:szCs w:val="20"/>
              </w:rPr>
              <w:t>Guiding principles</w:t>
            </w:r>
          </w:p>
          <w:p w14:paraId="6E8A308C" w14:textId="15E08486" w:rsidR="005A1246" w:rsidRDefault="006E6477" w:rsidP="005A1246">
            <w:pPr>
              <w:rPr>
                <w:rFonts w:asciiTheme="minorHAnsi" w:hAnsiTheme="minorHAnsi"/>
                <w:lang w:eastAsia="en-GB"/>
              </w:rPr>
            </w:pPr>
            <w:hyperlink w:anchor="EntArchPrin" w:history="1">
              <w:r w:rsidRPr="006E6477">
                <w:rPr>
                  <w:rStyle w:val="Hyperlink"/>
                  <w:rFonts w:asciiTheme="minorHAnsi" w:hAnsiTheme="minorHAnsi"/>
                  <w:lang w:eastAsia="en-GB"/>
                </w:rPr>
                <w:t>Ref 1</w:t>
              </w:r>
            </w:hyperlink>
          </w:p>
          <w:p w14:paraId="6B72C30E" w14:textId="10CD6A6C" w:rsidR="006E6477" w:rsidRPr="00F94A76" w:rsidRDefault="006E6477" w:rsidP="005A1246">
            <w:pPr>
              <w:rPr>
                <w:rFonts w:asciiTheme="minorHAnsi" w:hAnsiTheme="minorHAnsi" w:hint="eastAsia"/>
                <w:lang w:eastAsia="en-GB"/>
              </w:rPr>
            </w:pPr>
            <w:hyperlink w:anchor="CLSECPRIN" w:history="1">
              <w:r w:rsidRPr="006E6477">
                <w:rPr>
                  <w:rStyle w:val="Hyperlink"/>
                  <w:rFonts w:asciiTheme="minorHAnsi" w:hAnsiTheme="minorHAnsi"/>
                  <w:lang w:eastAsia="en-GB"/>
                </w:rPr>
                <w:t>Ref 8</w:t>
              </w:r>
            </w:hyperlink>
          </w:p>
        </w:tc>
        <w:tc>
          <w:tcPr>
            <w:tcW w:w="6379" w:type="dxa"/>
            <w:tcBorders>
              <w:top w:val="single" w:sz="4" w:space="0" w:color="000000" w:themeColor="text1"/>
            </w:tcBorders>
          </w:tcPr>
          <w:p w14:paraId="2CB1DB4F" w14:textId="45EB8796" w:rsidR="005A1246" w:rsidRPr="00F94A76" w:rsidRDefault="005A1246" w:rsidP="005A1246">
            <w:pPr>
              <w:rPr>
                <w:rFonts w:asciiTheme="minorHAnsi" w:hAnsiTheme="minorHAnsi" w:hint="eastAsia"/>
                <w:lang w:eastAsia="en-GB"/>
              </w:rPr>
            </w:pPr>
            <w:r w:rsidRPr="0041138D">
              <w:rPr>
                <w:rFonts w:asciiTheme="minorHAnsi" w:hAnsiTheme="minorHAnsi"/>
                <w:szCs w:val="20"/>
              </w:rPr>
              <w:t xml:space="preserve">Private by default and least privilege, with zero trust across identity, network and data. The </w:t>
            </w:r>
            <w:r w:rsidR="00A624E6">
              <w:rPr>
                <w:rFonts w:asciiTheme="minorHAnsi" w:hAnsiTheme="minorHAnsi"/>
                <w:szCs w:val="20"/>
              </w:rPr>
              <w:t>Systems Integration Framework</w:t>
            </w:r>
            <w:r w:rsidRPr="0041138D" w:rsidDel="00A22181">
              <w:rPr>
                <w:rFonts w:asciiTheme="minorHAnsi" w:hAnsiTheme="minorHAnsi"/>
                <w:szCs w:val="20"/>
              </w:rPr>
              <w:t xml:space="preserve"> </w:t>
            </w:r>
            <w:r w:rsidRPr="0041138D">
              <w:rPr>
                <w:rFonts w:asciiTheme="minorHAnsi" w:hAnsiTheme="minorHAnsi"/>
                <w:szCs w:val="20"/>
              </w:rPr>
              <w:t>states the security outcome, and the protection technology is chosen to meet it. Every design is secure by design and evidenced at the Technical Design Authority.</w:t>
            </w:r>
          </w:p>
        </w:tc>
      </w:tr>
      <w:tr w:rsidR="005A1246" w:rsidRPr="009527A4" w14:paraId="6E5789F1" w14:textId="77777777" w:rsidTr="00CA5967">
        <w:trPr>
          <w:trHeight w:val="784"/>
        </w:trPr>
        <w:tc>
          <w:tcPr>
            <w:tcW w:w="2405" w:type="dxa"/>
          </w:tcPr>
          <w:p w14:paraId="4A7B1B26" w14:textId="77777777" w:rsidR="005A1246" w:rsidRPr="0041138D" w:rsidRDefault="005A1246" w:rsidP="005A1246">
            <w:pPr>
              <w:rPr>
                <w:rFonts w:asciiTheme="minorHAnsi" w:hAnsiTheme="minorHAnsi" w:hint="eastAsia"/>
                <w:b/>
                <w:szCs w:val="20"/>
              </w:rPr>
            </w:pPr>
            <w:r w:rsidRPr="0041138D">
              <w:rPr>
                <w:rFonts w:asciiTheme="minorHAnsi" w:hAnsiTheme="minorHAnsi"/>
                <w:b/>
                <w:szCs w:val="20"/>
              </w:rPr>
              <w:t>Connectivity</w:t>
            </w:r>
          </w:p>
          <w:p w14:paraId="1A17BA4C" w14:textId="77777777" w:rsidR="006E6477" w:rsidRDefault="006E6477" w:rsidP="006E6477">
            <w:pPr>
              <w:rPr>
                <w:rFonts w:asciiTheme="minorHAnsi" w:hAnsiTheme="minorHAnsi"/>
                <w:lang w:eastAsia="en-GB"/>
              </w:rPr>
            </w:pPr>
            <w:hyperlink w:anchor="EntArchPrin" w:history="1">
              <w:r w:rsidRPr="006E6477">
                <w:rPr>
                  <w:rStyle w:val="Hyperlink"/>
                  <w:rFonts w:asciiTheme="minorHAnsi" w:hAnsiTheme="minorHAnsi"/>
                  <w:lang w:eastAsia="en-GB"/>
                </w:rPr>
                <w:t>Ref 1</w:t>
              </w:r>
            </w:hyperlink>
          </w:p>
          <w:p w14:paraId="5DA16B14" w14:textId="2CAA3DF5" w:rsidR="005A1246" w:rsidRPr="00F94A76" w:rsidRDefault="005A1246" w:rsidP="005A1246">
            <w:pPr>
              <w:rPr>
                <w:rFonts w:asciiTheme="minorHAnsi" w:hAnsiTheme="minorHAnsi" w:hint="eastAsia"/>
                <w:lang w:eastAsia="en-GB"/>
              </w:rPr>
            </w:pPr>
          </w:p>
        </w:tc>
        <w:tc>
          <w:tcPr>
            <w:tcW w:w="6379" w:type="dxa"/>
          </w:tcPr>
          <w:p w14:paraId="1495B722" w14:textId="2592E566" w:rsidR="005A1246" w:rsidRPr="00F94A76" w:rsidRDefault="005A1246" w:rsidP="005A1246">
            <w:pPr>
              <w:rPr>
                <w:rFonts w:asciiTheme="minorHAnsi" w:hAnsiTheme="minorHAnsi" w:hint="eastAsia"/>
                <w:lang w:eastAsia="en-GB"/>
              </w:rPr>
            </w:pPr>
            <w:r w:rsidRPr="0041138D">
              <w:rPr>
                <w:rFonts w:asciiTheme="minorHAnsi" w:hAnsiTheme="minorHAnsi"/>
                <w:szCs w:val="20"/>
              </w:rPr>
              <w:t>Integrations run on the private network over Private Endpoints, and the internet boundary is crossed only at a controlled edge.</w:t>
            </w:r>
          </w:p>
        </w:tc>
      </w:tr>
      <w:tr w:rsidR="005A1246" w:rsidRPr="009527A4" w14:paraId="11DAC134" w14:textId="77777777" w:rsidTr="00CA5967">
        <w:trPr>
          <w:trHeight w:val="1039"/>
        </w:trPr>
        <w:tc>
          <w:tcPr>
            <w:tcW w:w="2405" w:type="dxa"/>
          </w:tcPr>
          <w:p w14:paraId="0F7732DB" w14:textId="77777777" w:rsidR="005A1246" w:rsidRPr="0041138D" w:rsidRDefault="005A1246" w:rsidP="005A1246">
            <w:pPr>
              <w:rPr>
                <w:rFonts w:asciiTheme="minorHAnsi" w:hAnsiTheme="minorHAnsi" w:hint="eastAsia"/>
                <w:b/>
                <w:szCs w:val="20"/>
              </w:rPr>
            </w:pPr>
            <w:r w:rsidRPr="0041138D">
              <w:rPr>
                <w:rFonts w:asciiTheme="minorHAnsi" w:hAnsiTheme="minorHAnsi"/>
                <w:b/>
                <w:szCs w:val="20"/>
              </w:rPr>
              <w:t>Identity</w:t>
            </w:r>
          </w:p>
          <w:p w14:paraId="083DFC42" w14:textId="77777777" w:rsidR="006E6477" w:rsidRDefault="006E6477" w:rsidP="006E6477">
            <w:pPr>
              <w:rPr>
                <w:rFonts w:asciiTheme="minorHAnsi" w:hAnsiTheme="minorHAnsi"/>
                <w:lang w:eastAsia="en-GB"/>
              </w:rPr>
            </w:pPr>
            <w:hyperlink w:anchor="EntArchPrin" w:history="1">
              <w:r w:rsidRPr="006E6477">
                <w:rPr>
                  <w:rStyle w:val="Hyperlink"/>
                  <w:rFonts w:asciiTheme="minorHAnsi" w:hAnsiTheme="minorHAnsi"/>
                  <w:lang w:eastAsia="en-GB"/>
                </w:rPr>
                <w:t>Ref 1</w:t>
              </w:r>
            </w:hyperlink>
          </w:p>
          <w:p w14:paraId="2F53D438" w14:textId="4D033369" w:rsidR="005A1246" w:rsidRPr="00F94A76" w:rsidRDefault="006E6477" w:rsidP="006E6477">
            <w:pPr>
              <w:rPr>
                <w:rFonts w:asciiTheme="minorHAnsi" w:hAnsiTheme="minorHAnsi" w:hint="eastAsia"/>
                <w:lang w:eastAsia="en-GB"/>
              </w:rPr>
            </w:pPr>
            <w:hyperlink w:anchor="CLSECPRIN" w:history="1">
              <w:r w:rsidRPr="006E6477">
                <w:rPr>
                  <w:rStyle w:val="Hyperlink"/>
                  <w:rFonts w:asciiTheme="minorHAnsi" w:hAnsiTheme="minorHAnsi"/>
                  <w:lang w:eastAsia="en-GB"/>
                </w:rPr>
                <w:t>Ref 8</w:t>
              </w:r>
            </w:hyperlink>
          </w:p>
        </w:tc>
        <w:tc>
          <w:tcPr>
            <w:tcW w:w="6379" w:type="dxa"/>
          </w:tcPr>
          <w:p w14:paraId="3E0130F3" w14:textId="2D0412E5" w:rsidR="005A1246" w:rsidRPr="00F94A76" w:rsidRDefault="005A1246" w:rsidP="005A1246">
            <w:pPr>
              <w:rPr>
                <w:rFonts w:asciiTheme="minorHAnsi" w:hAnsiTheme="minorHAnsi" w:hint="eastAsia"/>
                <w:lang w:eastAsia="en-GB"/>
              </w:rPr>
            </w:pPr>
            <w:r w:rsidRPr="0041138D">
              <w:rPr>
                <w:rFonts w:asciiTheme="minorHAnsi" w:hAnsiTheme="minorHAnsi"/>
                <w:szCs w:val="20"/>
              </w:rPr>
              <w:t>Managed identity for service-to-service calls, so no credential is stored, and OAuth 2.0 tokens where a token is needed. External parties authenticate through Entra application registrations with short-lived tokens.</w:t>
            </w:r>
          </w:p>
        </w:tc>
      </w:tr>
      <w:tr w:rsidR="005A1246" w:rsidRPr="009527A4" w14:paraId="2B793AE3" w14:textId="77777777" w:rsidTr="00CA5967">
        <w:trPr>
          <w:trHeight w:val="1281"/>
        </w:trPr>
        <w:tc>
          <w:tcPr>
            <w:tcW w:w="2405" w:type="dxa"/>
          </w:tcPr>
          <w:p w14:paraId="10559DA8" w14:textId="77777777" w:rsidR="005A1246" w:rsidRPr="0041138D" w:rsidRDefault="005A1246" w:rsidP="005A1246">
            <w:pPr>
              <w:rPr>
                <w:rFonts w:asciiTheme="minorHAnsi" w:hAnsiTheme="minorHAnsi" w:hint="eastAsia"/>
                <w:b/>
                <w:szCs w:val="20"/>
              </w:rPr>
            </w:pPr>
            <w:r w:rsidRPr="0041138D">
              <w:rPr>
                <w:rFonts w:asciiTheme="minorHAnsi" w:hAnsiTheme="minorHAnsi"/>
                <w:b/>
                <w:szCs w:val="20"/>
              </w:rPr>
              <w:t>Secrets and certificates</w:t>
            </w:r>
          </w:p>
          <w:p w14:paraId="4F7B1DFF" w14:textId="77777777" w:rsidR="006E6477" w:rsidRDefault="006E6477" w:rsidP="006E6477">
            <w:pPr>
              <w:rPr>
                <w:rFonts w:asciiTheme="minorHAnsi" w:hAnsiTheme="minorHAnsi"/>
                <w:lang w:eastAsia="en-GB"/>
              </w:rPr>
            </w:pPr>
            <w:hyperlink w:anchor="EntArchPrin" w:history="1">
              <w:r w:rsidRPr="006E6477">
                <w:rPr>
                  <w:rStyle w:val="Hyperlink"/>
                  <w:rFonts w:asciiTheme="minorHAnsi" w:hAnsiTheme="minorHAnsi"/>
                  <w:lang w:eastAsia="en-GB"/>
                </w:rPr>
                <w:t>Ref 1</w:t>
              </w:r>
            </w:hyperlink>
          </w:p>
          <w:p w14:paraId="1032A20A" w14:textId="320A480E" w:rsidR="005A1246" w:rsidRPr="00F94A76" w:rsidRDefault="005A1246" w:rsidP="005A1246">
            <w:pPr>
              <w:rPr>
                <w:rFonts w:asciiTheme="minorHAnsi" w:hAnsiTheme="minorHAnsi" w:hint="eastAsia"/>
                <w:lang w:eastAsia="en-GB"/>
              </w:rPr>
            </w:pPr>
          </w:p>
        </w:tc>
        <w:tc>
          <w:tcPr>
            <w:tcW w:w="6379" w:type="dxa"/>
          </w:tcPr>
          <w:p w14:paraId="017F0B50" w14:textId="3D1CE55B" w:rsidR="005A1246" w:rsidRPr="00F94A76" w:rsidRDefault="005A1246" w:rsidP="00733F5B">
            <w:pPr>
              <w:rPr>
                <w:rFonts w:asciiTheme="minorHAnsi" w:hAnsiTheme="minorHAnsi" w:hint="eastAsia"/>
                <w:lang w:eastAsia="en-GB"/>
              </w:rPr>
            </w:pPr>
            <w:r w:rsidRPr="0041138D">
              <w:rPr>
                <w:rFonts w:asciiTheme="minorHAnsi" w:hAnsiTheme="minorHAnsi"/>
                <w:szCs w:val="20"/>
              </w:rPr>
              <w:t xml:space="preserve">Held in a managed store </w:t>
            </w:r>
            <w:r w:rsidR="00733F5B">
              <w:rPr>
                <w:rFonts w:asciiTheme="minorHAnsi" w:hAnsiTheme="minorHAnsi"/>
                <w:szCs w:val="20"/>
              </w:rPr>
              <w:t xml:space="preserve">in </w:t>
            </w:r>
            <w:r w:rsidR="00733F5B" w:rsidRPr="00733F5B">
              <w:rPr>
                <w:rFonts w:asciiTheme="minorHAnsi" w:hAnsiTheme="minorHAnsi"/>
                <w:szCs w:val="20"/>
              </w:rPr>
              <w:t>Approved secret, key, and certificate management services</w:t>
            </w:r>
            <w:r w:rsidRPr="0041138D">
              <w:rPr>
                <w:rFonts w:asciiTheme="minorHAnsi" w:hAnsiTheme="minorHAnsi"/>
                <w:szCs w:val="20"/>
              </w:rPr>
              <w:t xml:space="preserve"> and referenced at run time, never copied into configuration or code. Rotation and policy are handled through privileged access management. Long-lived shared access signatures are discouraged and recorded on the risk register where unavoidable.</w:t>
            </w:r>
          </w:p>
        </w:tc>
      </w:tr>
      <w:tr w:rsidR="005A1246" w:rsidRPr="009527A4" w14:paraId="74BABF0D" w14:textId="77777777" w:rsidTr="00CA5967">
        <w:trPr>
          <w:trHeight w:val="832"/>
        </w:trPr>
        <w:tc>
          <w:tcPr>
            <w:tcW w:w="2405" w:type="dxa"/>
          </w:tcPr>
          <w:p w14:paraId="3B404D89" w14:textId="77777777" w:rsidR="005A1246" w:rsidRPr="0041138D" w:rsidRDefault="005A1246" w:rsidP="005A1246">
            <w:pPr>
              <w:rPr>
                <w:rFonts w:asciiTheme="minorHAnsi" w:hAnsiTheme="minorHAnsi" w:hint="eastAsia"/>
                <w:b/>
                <w:szCs w:val="20"/>
              </w:rPr>
            </w:pPr>
            <w:r w:rsidRPr="0041138D">
              <w:rPr>
                <w:rFonts w:asciiTheme="minorHAnsi" w:hAnsiTheme="minorHAnsi"/>
                <w:b/>
                <w:szCs w:val="20"/>
              </w:rPr>
              <w:t>Network isolation</w:t>
            </w:r>
          </w:p>
          <w:p w14:paraId="05E4CBF1" w14:textId="77777777" w:rsidR="006E6477" w:rsidRDefault="006E6477" w:rsidP="006E6477">
            <w:pPr>
              <w:rPr>
                <w:rFonts w:asciiTheme="minorHAnsi" w:hAnsiTheme="minorHAnsi"/>
                <w:lang w:eastAsia="en-GB"/>
              </w:rPr>
            </w:pPr>
            <w:hyperlink w:anchor="EntArchPrin" w:history="1">
              <w:r w:rsidRPr="006E6477">
                <w:rPr>
                  <w:rStyle w:val="Hyperlink"/>
                  <w:rFonts w:asciiTheme="minorHAnsi" w:hAnsiTheme="minorHAnsi"/>
                  <w:lang w:eastAsia="en-GB"/>
                </w:rPr>
                <w:t>Ref 1</w:t>
              </w:r>
            </w:hyperlink>
          </w:p>
          <w:p w14:paraId="4474E29A" w14:textId="3570810B" w:rsidR="00705063" w:rsidRPr="0041138D" w:rsidRDefault="006E6477" w:rsidP="006E6477">
            <w:pPr>
              <w:rPr>
                <w:b/>
                <w:szCs w:val="20"/>
              </w:rPr>
            </w:pPr>
            <w:hyperlink w:anchor="CLSECPRIN" w:history="1">
              <w:r w:rsidRPr="006E6477">
                <w:rPr>
                  <w:rStyle w:val="Hyperlink"/>
                  <w:rFonts w:asciiTheme="minorHAnsi" w:hAnsiTheme="minorHAnsi"/>
                  <w:lang w:eastAsia="en-GB"/>
                </w:rPr>
                <w:t>Ref 8</w:t>
              </w:r>
            </w:hyperlink>
          </w:p>
        </w:tc>
        <w:tc>
          <w:tcPr>
            <w:tcW w:w="6379" w:type="dxa"/>
          </w:tcPr>
          <w:p w14:paraId="532605D6" w14:textId="58CF8912" w:rsidR="005A1246" w:rsidRPr="0041138D" w:rsidRDefault="005A1246" w:rsidP="005A1246">
            <w:pPr>
              <w:rPr>
                <w:szCs w:val="20"/>
              </w:rPr>
            </w:pPr>
            <w:r w:rsidRPr="0041138D">
              <w:rPr>
                <w:rFonts w:asciiTheme="minorHAnsi" w:hAnsiTheme="minorHAnsi"/>
                <w:szCs w:val="20"/>
              </w:rPr>
              <w:t>Traffic is segmented east to west with network security groups and private connectivity, in line with the zero-trust direction, so a component is reachable only by the services that genuinely need it.</w:t>
            </w:r>
          </w:p>
        </w:tc>
      </w:tr>
      <w:tr w:rsidR="005A1246" w:rsidRPr="009527A4" w14:paraId="2077557D" w14:textId="77777777" w:rsidTr="005A1246">
        <w:tc>
          <w:tcPr>
            <w:tcW w:w="2405" w:type="dxa"/>
          </w:tcPr>
          <w:p w14:paraId="1D1753EF" w14:textId="77777777" w:rsidR="005A1246" w:rsidRPr="0041138D" w:rsidRDefault="005A1246" w:rsidP="005A1246">
            <w:pPr>
              <w:rPr>
                <w:rFonts w:asciiTheme="minorHAnsi" w:hAnsiTheme="minorHAnsi" w:hint="eastAsia"/>
                <w:b/>
                <w:szCs w:val="20"/>
              </w:rPr>
            </w:pPr>
            <w:r w:rsidRPr="0041138D">
              <w:rPr>
                <w:rFonts w:asciiTheme="minorHAnsi" w:hAnsiTheme="minorHAnsi"/>
                <w:b/>
                <w:szCs w:val="20"/>
              </w:rPr>
              <w:t>Access control</w:t>
            </w:r>
          </w:p>
          <w:p w14:paraId="1843AA0A" w14:textId="77777777" w:rsidR="006E6477" w:rsidRDefault="006E6477" w:rsidP="006E6477">
            <w:pPr>
              <w:rPr>
                <w:rFonts w:asciiTheme="minorHAnsi" w:hAnsiTheme="minorHAnsi"/>
                <w:lang w:eastAsia="en-GB"/>
              </w:rPr>
            </w:pPr>
            <w:hyperlink w:anchor="EntArchPrin" w:history="1">
              <w:r w:rsidRPr="006E6477">
                <w:rPr>
                  <w:rStyle w:val="Hyperlink"/>
                  <w:rFonts w:asciiTheme="minorHAnsi" w:hAnsiTheme="minorHAnsi"/>
                  <w:lang w:eastAsia="en-GB"/>
                </w:rPr>
                <w:t>Ref 1</w:t>
              </w:r>
            </w:hyperlink>
          </w:p>
          <w:p w14:paraId="64FF1F43" w14:textId="1C342A33" w:rsidR="00705063" w:rsidRPr="0041138D" w:rsidRDefault="00705063" w:rsidP="005A1246">
            <w:pPr>
              <w:rPr>
                <w:b/>
                <w:szCs w:val="20"/>
              </w:rPr>
            </w:pPr>
          </w:p>
        </w:tc>
        <w:tc>
          <w:tcPr>
            <w:tcW w:w="6379" w:type="dxa"/>
          </w:tcPr>
          <w:p w14:paraId="2A5F2E13" w14:textId="2F543334" w:rsidR="005A1246" w:rsidRPr="0041138D" w:rsidRDefault="005A1246" w:rsidP="005A1246">
            <w:pPr>
              <w:rPr>
                <w:szCs w:val="20"/>
              </w:rPr>
            </w:pPr>
            <w:r w:rsidRPr="0041138D">
              <w:rPr>
                <w:rFonts w:asciiTheme="minorHAnsi" w:hAnsiTheme="minorHAnsi"/>
                <w:szCs w:val="20"/>
              </w:rPr>
              <w:t>Least-privilege role-based access, with higher-risk permissions peer-reviewed and enforced through privileged identity management. An approved permission set is reused as a recognised pattern rather than reassessed from scratch.</w:t>
            </w:r>
          </w:p>
        </w:tc>
      </w:tr>
      <w:tr w:rsidR="005A1246" w:rsidRPr="009527A4" w14:paraId="104F41E1" w14:textId="77777777" w:rsidTr="00CA5967">
        <w:trPr>
          <w:trHeight w:val="1387"/>
        </w:trPr>
        <w:tc>
          <w:tcPr>
            <w:tcW w:w="2405" w:type="dxa"/>
          </w:tcPr>
          <w:p w14:paraId="4B9F0345" w14:textId="77777777" w:rsidR="005A1246" w:rsidRPr="0041138D" w:rsidRDefault="005A1246" w:rsidP="005A1246">
            <w:pPr>
              <w:rPr>
                <w:rFonts w:asciiTheme="minorHAnsi" w:hAnsiTheme="minorHAnsi" w:hint="eastAsia"/>
                <w:b/>
                <w:szCs w:val="20"/>
              </w:rPr>
            </w:pPr>
            <w:r w:rsidRPr="0041138D">
              <w:rPr>
                <w:rFonts w:asciiTheme="minorHAnsi" w:hAnsiTheme="minorHAnsi"/>
                <w:b/>
                <w:szCs w:val="20"/>
              </w:rPr>
              <w:t>Public exposure and edge</w:t>
            </w:r>
          </w:p>
          <w:p w14:paraId="09E6D2B3" w14:textId="77777777" w:rsidR="006E6477" w:rsidRDefault="006E6477" w:rsidP="006E6477">
            <w:pPr>
              <w:rPr>
                <w:rFonts w:asciiTheme="minorHAnsi" w:hAnsiTheme="minorHAnsi"/>
                <w:lang w:eastAsia="en-GB"/>
              </w:rPr>
            </w:pPr>
            <w:hyperlink w:anchor="EntArchPrin" w:history="1">
              <w:r w:rsidRPr="006E6477">
                <w:rPr>
                  <w:rStyle w:val="Hyperlink"/>
                  <w:rFonts w:asciiTheme="minorHAnsi" w:hAnsiTheme="minorHAnsi"/>
                  <w:lang w:eastAsia="en-GB"/>
                </w:rPr>
                <w:t>Ref 1</w:t>
              </w:r>
            </w:hyperlink>
          </w:p>
          <w:p w14:paraId="1F77BB1B" w14:textId="772DCD0E" w:rsidR="005A1246" w:rsidRPr="0041138D" w:rsidRDefault="006E6477" w:rsidP="006E6477">
            <w:pPr>
              <w:rPr>
                <w:b/>
                <w:szCs w:val="20"/>
              </w:rPr>
            </w:pPr>
            <w:hyperlink w:anchor="CLSECPRIN" w:history="1">
              <w:r w:rsidRPr="006E6477">
                <w:rPr>
                  <w:rStyle w:val="Hyperlink"/>
                  <w:rFonts w:asciiTheme="minorHAnsi" w:hAnsiTheme="minorHAnsi"/>
                  <w:lang w:eastAsia="en-GB"/>
                </w:rPr>
                <w:t>Ref 8</w:t>
              </w:r>
            </w:hyperlink>
          </w:p>
        </w:tc>
        <w:tc>
          <w:tcPr>
            <w:tcW w:w="6379" w:type="dxa"/>
          </w:tcPr>
          <w:p w14:paraId="4F51CDC1" w14:textId="6E609E3E" w:rsidR="005A1246" w:rsidRPr="0041138D" w:rsidRDefault="005A1246" w:rsidP="005A1246">
            <w:pPr>
              <w:rPr>
                <w:szCs w:val="20"/>
              </w:rPr>
            </w:pPr>
            <w:r w:rsidRPr="0041138D">
              <w:rPr>
                <w:rFonts w:asciiTheme="minorHAnsi" w:hAnsiTheme="minorHAnsi"/>
                <w:szCs w:val="20"/>
              </w:rPr>
              <w:t>Public exposure is an exception, not a default. Private Endpoints and Private Link are preferred, and a firewall in front does not make a public endpoint acceptable. Any exposure needs a business need, security approval and escalation to the risk register, and the edge technology is chosen for the required outcome.</w:t>
            </w:r>
          </w:p>
        </w:tc>
      </w:tr>
    </w:tbl>
    <w:p w14:paraId="31A712BA" w14:textId="2A3B2F46" w:rsidR="0041138D" w:rsidRDefault="0041138D" w:rsidP="0041138D">
      <w:pPr>
        <w:pStyle w:val="Heading2"/>
        <w:rPr>
          <w:bCs w:val="0"/>
        </w:rPr>
      </w:pPr>
      <w:bookmarkStart w:id="322" w:name="_Toc239507155"/>
      <w:bookmarkStart w:id="323" w:name="_Toc239852386"/>
      <w:bookmarkStart w:id="324" w:name="_Toc239980642"/>
      <w:bookmarkStart w:id="325" w:name="_Toc240366860"/>
      <w:r w:rsidRPr="005D6483">
        <w:rPr>
          <w:bCs w:val="0"/>
        </w:rPr>
        <w:t>Data Protection and Classification</w:t>
      </w:r>
      <w:bookmarkEnd w:id="322"/>
      <w:bookmarkEnd w:id="323"/>
      <w:bookmarkEnd w:id="324"/>
      <w:bookmarkEnd w:id="325"/>
    </w:p>
    <w:p w14:paraId="51708FBA" w14:textId="77777777" w:rsidR="00FC6A4E" w:rsidRPr="00FC6A4E" w:rsidRDefault="00FC6A4E" w:rsidP="00FC6A4E"/>
    <w:p w14:paraId="71863EB0" w14:textId="4C22FBDA" w:rsidR="0041138D" w:rsidRDefault="0041138D" w:rsidP="0041138D">
      <w:pPr>
        <w:rPr>
          <w:szCs w:val="20"/>
        </w:rPr>
      </w:pPr>
      <w:r w:rsidRPr="0041138D">
        <w:rPr>
          <w:szCs w:val="20"/>
        </w:rPr>
        <w:t xml:space="preserve">Data protection carries particular weight here, because specialty insurance handles a great deal of personal data, including the special-category health and criminal-conviction data that attract the strictest handling under UK GDPR. The </w:t>
      </w:r>
      <w:r w:rsidR="00A624E6">
        <w:rPr>
          <w:szCs w:val="20"/>
        </w:rPr>
        <w:t>Systems Integration Framework</w:t>
      </w:r>
      <w:r w:rsidRPr="0041138D" w:rsidDel="00A22181">
        <w:rPr>
          <w:szCs w:val="20"/>
        </w:rPr>
        <w:t xml:space="preserve"> </w:t>
      </w:r>
      <w:r w:rsidRPr="0041138D">
        <w:rPr>
          <w:szCs w:val="20"/>
        </w:rPr>
        <w:t xml:space="preserve">does not classify data itself. </w:t>
      </w:r>
      <w:r w:rsidRPr="00244E11">
        <w:rPr>
          <w:b/>
          <w:szCs w:val="20"/>
        </w:rPr>
        <w:t>Chaucer's Data Classification Policy</w:t>
      </w:r>
      <w:r w:rsidR="006E6477">
        <w:t xml:space="preserve"> [</w:t>
      </w:r>
      <w:hyperlink w:anchor="DataClsPol" w:history="1">
        <w:r w:rsidR="006E6477" w:rsidRPr="00244E11">
          <w:rPr>
            <w:rStyle w:val="Hyperlink"/>
          </w:rPr>
          <w:t xml:space="preserve">Ref </w:t>
        </w:r>
        <w:r w:rsidR="00244E11" w:rsidRPr="00244E11">
          <w:rPr>
            <w:rStyle w:val="Hyperlink"/>
          </w:rPr>
          <w:t>2</w:t>
        </w:r>
      </w:hyperlink>
      <w:r w:rsidR="006E6477">
        <w:t>]</w:t>
      </w:r>
      <w:r w:rsidRPr="0041138D">
        <w:rPr>
          <w:szCs w:val="20"/>
        </w:rPr>
        <w:t xml:space="preserve"> is the authoritative source and sets six tiers in order of sensitivity, and the </w:t>
      </w:r>
      <w:r w:rsidR="00A624E6">
        <w:rPr>
          <w:szCs w:val="20"/>
        </w:rPr>
        <w:t>Systems Integration Framework</w:t>
      </w:r>
      <w:r w:rsidRPr="0041138D" w:rsidDel="00A22181">
        <w:rPr>
          <w:szCs w:val="20"/>
        </w:rPr>
        <w:t xml:space="preserve"> </w:t>
      </w:r>
      <w:r w:rsidRPr="0041138D">
        <w:rPr>
          <w:szCs w:val="20"/>
        </w:rPr>
        <w:t>applies the handling each tier requires as data crosses a boundary. Where a payload could meet more than one tier, the higher classification applies.</w:t>
      </w:r>
    </w:p>
    <w:p w14:paraId="2AAD43A5" w14:textId="77777777" w:rsidR="00FC6A4E" w:rsidRPr="0041138D" w:rsidRDefault="00FC6A4E" w:rsidP="0041138D">
      <w:pPr>
        <w:rPr>
          <w:szCs w:val="20"/>
        </w:rPr>
      </w:pPr>
    </w:p>
    <w:p w14:paraId="461FCCF7" w14:textId="77777777" w:rsidR="0041138D" w:rsidRDefault="0041138D" w:rsidP="0041138D">
      <w:pPr>
        <w:rPr>
          <w:szCs w:val="20"/>
        </w:rPr>
      </w:pPr>
      <w:r w:rsidRPr="0041138D">
        <w:rPr>
          <w:szCs w:val="20"/>
        </w:rPr>
        <w:t>The baseline is the same for every integration. Data is encrypted in transit on every hop and at rest in every store, carried in the minimum the integration needs rather than as whole data models, reached only over private connectivity and never placed in configuration. Sensitive payloads are additionally signed or encrypted so their protection outlives the transport.</w:t>
      </w:r>
    </w:p>
    <w:p w14:paraId="3EA79CF5" w14:textId="77777777" w:rsidR="00FC6A4E" w:rsidRDefault="00FC6A4E" w:rsidP="0041138D">
      <w:pPr>
        <w:rPr>
          <w:szCs w:val="20"/>
        </w:rPr>
      </w:pPr>
    </w:p>
    <w:tbl>
      <w:tblPr>
        <w:tblStyle w:val="TableGridLight"/>
        <w:tblW w:w="8926" w:type="dxa"/>
        <w:tblLook w:val="04A0" w:firstRow="1" w:lastRow="0" w:firstColumn="1" w:lastColumn="0" w:noHBand="0" w:noVBand="1"/>
      </w:tblPr>
      <w:tblGrid>
        <w:gridCol w:w="2405"/>
        <w:gridCol w:w="1276"/>
        <w:gridCol w:w="5245"/>
      </w:tblGrid>
      <w:tr w:rsidR="005A1246" w:rsidRPr="009527A4" w14:paraId="1ECEB476" w14:textId="77777777" w:rsidTr="007A2B8C">
        <w:tc>
          <w:tcPr>
            <w:tcW w:w="2405"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21CAFF93" w14:textId="573E63C1" w:rsidR="005A1246" w:rsidRPr="00595998" w:rsidRDefault="005A1246" w:rsidP="005A1246">
            <w:pPr>
              <w:rPr>
                <w:rFonts w:asciiTheme="minorHAnsi" w:hAnsiTheme="minorHAnsi" w:hint="eastAsia"/>
                <w:b/>
                <w:lang w:eastAsia="en-GB"/>
              </w:rPr>
            </w:pPr>
            <w:r w:rsidRPr="005A1246">
              <w:rPr>
                <w:rFonts w:asciiTheme="minorHAnsi" w:hAnsiTheme="minorHAnsi"/>
                <w:b/>
                <w:lang w:eastAsia="en-GB"/>
              </w:rPr>
              <w:t>Classification</w:t>
            </w:r>
          </w:p>
        </w:tc>
        <w:tc>
          <w:tcPr>
            <w:tcW w:w="1276"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03BB746F" w14:textId="0F85C905" w:rsidR="005A1246" w:rsidRPr="00595998" w:rsidRDefault="005A1246" w:rsidP="005A1246">
            <w:pPr>
              <w:rPr>
                <w:rFonts w:asciiTheme="minorHAnsi" w:hAnsiTheme="minorHAnsi" w:hint="eastAsia"/>
                <w:b/>
                <w:lang w:eastAsia="en-GB"/>
              </w:rPr>
            </w:pPr>
            <w:r w:rsidRPr="005A1246">
              <w:rPr>
                <w:rFonts w:asciiTheme="minorHAnsi" w:hAnsiTheme="minorHAnsi"/>
                <w:b/>
                <w:lang w:eastAsia="en-GB"/>
              </w:rPr>
              <w:t>Risk</w:t>
            </w:r>
          </w:p>
        </w:tc>
        <w:tc>
          <w:tcPr>
            <w:tcW w:w="5245"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496E8B7C" w14:textId="13BD18A1" w:rsidR="005A1246" w:rsidRPr="00595998" w:rsidRDefault="005A1246" w:rsidP="005A1246">
            <w:pPr>
              <w:rPr>
                <w:rFonts w:asciiTheme="minorHAnsi" w:hAnsiTheme="minorHAnsi" w:hint="eastAsia"/>
                <w:b/>
                <w:lang w:eastAsia="en-GB"/>
              </w:rPr>
            </w:pPr>
            <w:r w:rsidRPr="005A1246">
              <w:rPr>
                <w:rFonts w:asciiTheme="minorHAnsi" w:hAnsiTheme="minorHAnsi"/>
                <w:b/>
                <w:lang w:eastAsia="en-GB"/>
              </w:rPr>
              <w:t xml:space="preserve">How the </w:t>
            </w:r>
            <w:r w:rsidR="00A624E6">
              <w:rPr>
                <w:rFonts w:asciiTheme="minorHAnsi" w:hAnsiTheme="minorHAnsi"/>
                <w:b/>
                <w:lang w:eastAsia="en-GB"/>
              </w:rPr>
              <w:t>Systems Integration Framework</w:t>
            </w:r>
            <w:r w:rsidRPr="005A1246">
              <w:rPr>
                <w:rFonts w:asciiTheme="minorHAnsi" w:hAnsiTheme="minorHAnsi"/>
                <w:b/>
                <w:lang w:eastAsia="en-GB"/>
              </w:rPr>
              <w:t xml:space="preserve"> handles it across a boundary</w:t>
            </w:r>
          </w:p>
        </w:tc>
      </w:tr>
      <w:tr w:rsidR="005A1246" w:rsidRPr="009527A4" w14:paraId="7129A660" w14:textId="77777777" w:rsidTr="00866873">
        <w:tc>
          <w:tcPr>
            <w:tcW w:w="2405" w:type="dxa"/>
            <w:tcBorders>
              <w:top w:val="single" w:sz="4" w:space="0" w:color="000000" w:themeColor="text1"/>
            </w:tcBorders>
          </w:tcPr>
          <w:p w14:paraId="7AEDC524" w14:textId="7BA321EB" w:rsidR="005A1246" w:rsidRPr="00F94A76" w:rsidRDefault="005A1246" w:rsidP="005A1246">
            <w:pPr>
              <w:rPr>
                <w:rFonts w:asciiTheme="minorHAnsi" w:hAnsiTheme="minorHAnsi" w:hint="eastAsia"/>
                <w:lang w:eastAsia="en-GB"/>
              </w:rPr>
            </w:pPr>
            <w:r w:rsidRPr="0041138D">
              <w:rPr>
                <w:rFonts w:asciiTheme="minorHAnsi" w:hAnsiTheme="minorHAnsi"/>
                <w:b/>
                <w:szCs w:val="20"/>
              </w:rPr>
              <w:t>Sensitive Personal Data (special categories)</w:t>
            </w:r>
          </w:p>
        </w:tc>
        <w:tc>
          <w:tcPr>
            <w:tcW w:w="1276" w:type="dxa"/>
            <w:tcBorders>
              <w:top w:val="single" w:sz="4" w:space="0" w:color="000000" w:themeColor="text1"/>
            </w:tcBorders>
          </w:tcPr>
          <w:p w14:paraId="0EB0F1B7" w14:textId="3C59333A" w:rsidR="005A1246" w:rsidRPr="00F94A76" w:rsidRDefault="005A1246" w:rsidP="005A1246">
            <w:pPr>
              <w:rPr>
                <w:rFonts w:asciiTheme="minorHAnsi" w:hAnsiTheme="minorHAnsi" w:hint="eastAsia"/>
                <w:lang w:eastAsia="en-GB"/>
              </w:rPr>
            </w:pPr>
            <w:r w:rsidRPr="0041138D">
              <w:rPr>
                <w:rFonts w:asciiTheme="minorHAnsi" w:hAnsiTheme="minorHAnsi"/>
                <w:szCs w:val="20"/>
              </w:rPr>
              <w:t>Very High</w:t>
            </w:r>
          </w:p>
        </w:tc>
        <w:tc>
          <w:tcPr>
            <w:tcW w:w="5245" w:type="dxa"/>
            <w:tcBorders>
              <w:top w:val="single" w:sz="4" w:space="0" w:color="000000" w:themeColor="text1"/>
            </w:tcBorders>
          </w:tcPr>
          <w:p w14:paraId="3535A1DE" w14:textId="450EFF7A" w:rsidR="005A1246" w:rsidRPr="00F94A76" w:rsidRDefault="005A1246" w:rsidP="005A1246">
            <w:pPr>
              <w:rPr>
                <w:rFonts w:asciiTheme="minorHAnsi" w:hAnsiTheme="minorHAnsi" w:hint="eastAsia"/>
                <w:lang w:eastAsia="en-GB"/>
              </w:rPr>
            </w:pPr>
            <w:r w:rsidRPr="0041138D">
              <w:rPr>
                <w:rFonts w:asciiTheme="minorHAnsi" w:hAnsiTheme="minorHAnsi"/>
                <w:szCs w:val="20"/>
              </w:rPr>
              <w:t>Minimised and pseudonymised or tokenised before it crosses a boundary. Processing is pre-approved by the Lead Data Protection Officer. Encrypted in transit and at rest, reached only over private connectivity, access logged, and never on a public path or in observability.</w:t>
            </w:r>
          </w:p>
        </w:tc>
      </w:tr>
      <w:tr w:rsidR="005A1246" w:rsidRPr="009527A4" w14:paraId="6367B518" w14:textId="77777777" w:rsidTr="005A1246">
        <w:tc>
          <w:tcPr>
            <w:tcW w:w="2405" w:type="dxa"/>
          </w:tcPr>
          <w:p w14:paraId="65E0931B" w14:textId="6B6BC921" w:rsidR="005A1246" w:rsidRPr="00F94A76" w:rsidRDefault="005A1246" w:rsidP="005A1246">
            <w:pPr>
              <w:rPr>
                <w:rFonts w:asciiTheme="minorHAnsi" w:hAnsiTheme="minorHAnsi" w:hint="eastAsia"/>
                <w:lang w:eastAsia="en-GB"/>
              </w:rPr>
            </w:pPr>
            <w:r w:rsidRPr="0041138D">
              <w:rPr>
                <w:rFonts w:asciiTheme="minorHAnsi" w:hAnsiTheme="minorHAnsi"/>
                <w:b/>
                <w:szCs w:val="20"/>
              </w:rPr>
              <w:t>Personal Data</w:t>
            </w:r>
          </w:p>
        </w:tc>
        <w:tc>
          <w:tcPr>
            <w:tcW w:w="1276" w:type="dxa"/>
          </w:tcPr>
          <w:p w14:paraId="737851BD" w14:textId="210FE0B7" w:rsidR="005A1246" w:rsidRPr="00F94A76" w:rsidRDefault="005A1246" w:rsidP="005A1246">
            <w:pPr>
              <w:rPr>
                <w:rFonts w:asciiTheme="minorHAnsi" w:hAnsiTheme="minorHAnsi" w:hint="eastAsia"/>
                <w:lang w:eastAsia="en-GB"/>
              </w:rPr>
            </w:pPr>
            <w:r w:rsidRPr="0041138D">
              <w:rPr>
                <w:rFonts w:asciiTheme="minorHAnsi" w:hAnsiTheme="minorHAnsi"/>
                <w:szCs w:val="20"/>
              </w:rPr>
              <w:t>High</w:t>
            </w:r>
          </w:p>
        </w:tc>
        <w:tc>
          <w:tcPr>
            <w:tcW w:w="5245" w:type="dxa"/>
          </w:tcPr>
          <w:p w14:paraId="69E4C52E" w14:textId="792C8B58" w:rsidR="005A1246" w:rsidRPr="00F94A76" w:rsidRDefault="005A1246" w:rsidP="005A1246">
            <w:pPr>
              <w:rPr>
                <w:rFonts w:asciiTheme="minorHAnsi" w:hAnsiTheme="minorHAnsi" w:hint="eastAsia"/>
                <w:lang w:eastAsia="en-GB"/>
              </w:rPr>
            </w:pPr>
            <w:r w:rsidRPr="0041138D">
              <w:rPr>
                <w:rFonts w:asciiTheme="minorHAnsi" w:hAnsiTheme="minorHAnsi"/>
                <w:szCs w:val="20"/>
              </w:rPr>
              <w:t>Minimised to what the integration needs, encrypted in transit and at rest, reached over private connectivity with least-privilege access, pseudonymised or tokenised before analytics, and kept out of logs and traces.</w:t>
            </w:r>
          </w:p>
        </w:tc>
      </w:tr>
      <w:tr w:rsidR="005A1246" w:rsidRPr="009527A4" w14:paraId="30A9BCF0" w14:textId="77777777" w:rsidTr="005A1246">
        <w:tc>
          <w:tcPr>
            <w:tcW w:w="2405" w:type="dxa"/>
          </w:tcPr>
          <w:p w14:paraId="1C9B38BB" w14:textId="3CEA9805" w:rsidR="005A1246" w:rsidRPr="00F94A76" w:rsidRDefault="005A1246" w:rsidP="005A1246">
            <w:pPr>
              <w:rPr>
                <w:rFonts w:asciiTheme="minorHAnsi" w:hAnsiTheme="minorHAnsi" w:hint="eastAsia"/>
                <w:lang w:eastAsia="en-GB"/>
              </w:rPr>
            </w:pPr>
            <w:r w:rsidRPr="0041138D">
              <w:rPr>
                <w:rFonts w:asciiTheme="minorHAnsi" w:hAnsiTheme="minorHAnsi"/>
                <w:b/>
                <w:szCs w:val="20"/>
              </w:rPr>
              <w:t>Restricted Commercial</w:t>
            </w:r>
          </w:p>
        </w:tc>
        <w:tc>
          <w:tcPr>
            <w:tcW w:w="1276" w:type="dxa"/>
          </w:tcPr>
          <w:p w14:paraId="09DC1DB4" w14:textId="0ED6C4C5" w:rsidR="005A1246" w:rsidRPr="00F94A76" w:rsidRDefault="005A1246" w:rsidP="005A1246">
            <w:pPr>
              <w:rPr>
                <w:rFonts w:asciiTheme="minorHAnsi" w:hAnsiTheme="minorHAnsi" w:hint="eastAsia"/>
                <w:lang w:eastAsia="en-GB"/>
              </w:rPr>
            </w:pPr>
            <w:r w:rsidRPr="0041138D">
              <w:rPr>
                <w:rFonts w:asciiTheme="minorHAnsi" w:hAnsiTheme="minorHAnsi"/>
                <w:szCs w:val="20"/>
              </w:rPr>
              <w:t>Medium High</w:t>
            </w:r>
          </w:p>
        </w:tc>
        <w:tc>
          <w:tcPr>
            <w:tcW w:w="5245" w:type="dxa"/>
          </w:tcPr>
          <w:p w14:paraId="5C6C259B" w14:textId="604781F2" w:rsidR="005A1246" w:rsidRPr="00F94A76" w:rsidRDefault="005A1246" w:rsidP="005A1246">
            <w:pPr>
              <w:rPr>
                <w:rFonts w:asciiTheme="minorHAnsi" w:hAnsiTheme="minorHAnsi" w:hint="eastAsia"/>
                <w:lang w:eastAsia="en-GB"/>
              </w:rPr>
            </w:pPr>
            <w:r w:rsidRPr="0041138D">
              <w:rPr>
                <w:rFonts w:asciiTheme="minorHAnsi" w:hAnsiTheme="minorHAnsi"/>
                <w:szCs w:val="20"/>
              </w:rPr>
              <w:t>Encrypted in transit and at rest, reached over private connectivity with access restricted and audited, and not exposed externally except as an approved exception.</w:t>
            </w:r>
          </w:p>
        </w:tc>
      </w:tr>
      <w:tr w:rsidR="005A1246" w:rsidRPr="009527A4" w14:paraId="53AFAB43" w14:textId="77777777" w:rsidTr="005A1246">
        <w:tc>
          <w:tcPr>
            <w:tcW w:w="2405" w:type="dxa"/>
          </w:tcPr>
          <w:p w14:paraId="7AC20BDD" w14:textId="32510C96" w:rsidR="005A1246" w:rsidRPr="00F94A76" w:rsidRDefault="005A1246" w:rsidP="005A1246">
            <w:pPr>
              <w:rPr>
                <w:rFonts w:asciiTheme="minorHAnsi" w:hAnsiTheme="minorHAnsi" w:hint="eastAsia"/>
                <w:lang w:eastAsia="en-GB"/>
              </w:rPr>
            </w:pPr>
            <w:r w:rsidRPr="0041138D">
              <w:rPr>
                <w:rFonts w:asciiTheme="minorHAnsi" w:hAnsiTheme="minorHAnsi"/>
                <w:b/>
                <w:szCs w:val="20"/>
              </w:rPr>
              <w:t>Commercial</w:t>
            </w:r>
          </w:p>
        </w:tc>
        <w:tc>
          <w:tcPr>
            <w:tcW w:w="1276" w:type="dxa"/>
          </w:tcPr>
          <w:p w14:paraId="014E24D6" w14:textId="6A5CB101" w:rsidR="005A1246" w:rsidRPr="00F94A76" w:rsidRDefault="005A1246" w:rsidP="005A1246">
            <w:pPr>
              <w:rPr>
                <w:rFonts w:asciiTheme="minorHAnsi" w:hAnsiTheme="minorHAnsi" w:hint="eastAsia"/>
                <w:lang w:eastAsia="en-GB"/>
              </w:rPr>
            </w:pPr>
            <w:r w:rsidRPr="0041138D">
              <w:rPr>
                <w:rFonts w:asciiTheme="minorHAnsi" w:hAnsiTheme="minorHAnsi"/>
                <w:szCs w:val="20"/>
              </w:rPr>
              <w:t>Medium</w:t>
            </w:r>
          </w:p>
        </w:tc>
        <w:tc>
          <w:tcPr>
            <w:tcW w:w="5245" w:type="dxa"/>
          </w:tcPr>
          <w:p w14:paraId="2DE7C97C" w14:textId="00FF5D64" w:rsidR="005A1246" w:rsidRPr="00F94A76" w:rsidRDefault="005A1246" w:rsidP="005A1246">
            <w:pPr>
              <w:rPr>
                <w:rFonts w:asciiTheme="minorHAnsi" w:hAnsiTheme="minorHAnsi" w:hint="eastAsia"/>
                <w:lang w:eastAsia="en-GB"/>
              </w:rPr>
            </w:pPr>
            <w:r w:rsidRPr="0041138D">
              <w:rPr>
                <w:rFonts w:asciiTheme="minorHAnsi" w:hAnsiTheme="minorHAnsi"/>
                <w:szCs w:val="20"/>
              </w:rPr>
              <w:t>Encrypted in transit and at rest on the private network, with standard least-privilege access.</w:t>
            </w:r>
          </w:p>
        </w:tc>
      </w:tr>
      <w:tr w:rsidR="005A1246" w:rsidRPr="009527A4" w14:paraId="710F2DAA" w14:textId="77777777" w:rsidTr="005A1246">
        <w:tc>
          <w:tcPr>
            <w:tcW w:w="2405" w:type="dxa"/>
          </w:tcPr>
          <w:p w14:paraId="62BFC611" w14:textId="6E57D2E2" w:rsidR="005A1246" w:rsidRPr="0041138D" w:rsidRDefault="005A1246" w:rsidP="005A1246">
            <w:pPr>
              <w:rPr>
                <w:b/>
                <w:szCs w:val="20"/>
              </w:rPr>
            </w:pPr>
            <w:r w:rsidRPr="0041138D">
              <w:rPr>
                <w:rFonts w:asciiTheme="minorHAnsi" w:hAnsiTheme="minorHAnsi"/>
                <w:b/>
                <w:szCs w:val="20"/>
              </w:rPr>
              <w:t>Internal</w:t>
            </w:r>
          </w:p>
        </w:tc>
        <w:tc>
          <w:tcPr>
            <w:tcW w:w="1276" w:type="dxa"/>
          </w:tcPr>
          <w:p w14:paraId="721E5B35" w14:textId="3A421952" w:rsidR="005A1246" w:rsidRPr="0041138D" w:rsidRDefault="005A1246" w:rsidP="005A1246">
            <w:pPr>
              <w:rPr>
                <w:szCs w:val="20"/>
              </w:rPr>
            </w:pPr>
            <w:r w:rsidRPr="0041138D">
              <w:rPr>
                <w:rFonts w:asciiTheme="minorHAnsi" w:hAnsiTheme="minorHAnsi"/>
                <w:szCs w:val="20"/>
              </w:rPr>
              <w:t>Low</w:t>
            </w:r>
          </w:p>
        </w:tc>
        <w:tc>
          <w:tcPr>
            <w:tcW w:w="5245" w:type="dxa"/>
          </w:tcPr>
          <w:p w14:paraId="119DE2B6" w14:textId="14D223F3" w:rsidR="005A1246" w:rsidRPr="0041138D" w:rsidRDefault="005A1246" w:rsidP="005A1246">
            <w:pPr>
              <w:rPr>
                <w:szCs w:val="20"/>
              </w:rPr>
            </w:pPr>
            <w:r w:rsidRPr="0041138D">
              <w:rPr>
                <w:rFonts w:asciiTheme="minorHAnsi" w:hAnsiTheme="minorHAnsi"/>
                <w:szCs w:val="20"/>
              </w:rPr>
              <w:t>The default classification. Encrypted in transit and at rest, kept on the private network and not exposed externally.</w:t>
            </w:r>
          </w:p>
        </w:tc>
      </w:tr>
      <w:tr w:rsidR="005A1246" w:rsidRPr="009527A4" w14:paraId="1B4212D7" w14:textId="77777777" w:rsidTr="005A1246">
        <w:tc>
          <w:tcPr>
            <w:tcW w:w="2405" w:type="dxa"/>
          </w:tcPr>
          <w:p w14:paraId="0BF51F4D" w14:textId="50D9797A" w:rsidR="005A1246" w:rsidRPr="0041138D" w:rsidRDefault="005A1246" w:rsidP="005A1246">
            <w:pPr>
              <w:rPr>
                <w:b/>
                <w:szCs w:val="20"/>
              </w:rPr>
            </w:pPr>
            <w:r w:rsidRPr="0041138D">
              <w:rPr>
                <w:rFonts w:asciiTheme="minorHAnsi" w:hAnsiTheme="minorHAnsi"/>
                <w:b/>
                <w:szCs w:val="20"/>
              </w:rPr>
              <w:t>Public</w:t>
            </w:r>
          </w:p>
        </w:tc>
        <w:tc>
          <w:tcPr>
            <w:tcW w:w="1276" w:type="dxa"/>
          </w:tcPr>
          <w:p w14:paraId="55BE7BE0" w14:textId="42162013" w:rsidR="005A1246" w:rsidRPr="0041138D" w:rsidRDefault="005A1246" w:rsidP="005A1246">
            <w:pPr>
              <w:rPr>
                <w:szCs w:val="20"/>
              </w:rPr>
            </w:pPr>
            <w:r w:rsidRPr="0041138D">
              <w:rPr>
                <w:rFonts w:asciiTheme="minorHAnsi" w:hAnsiTheme="minorHAnsi"/>
                <w:szCs w:val="20"/>
              </w:rPr>
              <w:t>None</w:t>
            </w:r>
          </w:p>
        </w:tc>
        <w:tc>
          <w:tcPr>
            <w:tcW w:w="5245" w:type="dxa"/>
          </w:tcPr>
          <w:p w14:paraId="07A33558" w14:textId="65D9622D" w:rsidR="005A1246" w:rsidRPr="0041138D" w:rsidRDefault="005A1246" w:rsidP="005A1246">
            <w:pPr>
              <w:rPr>
                <w:szCs w:val="20"/>
              </w:rPr>
            </w:pPr>
            <w:r w:rsidRPr="0041138D">
              <w:rPr>
                <w:rFonts w:asciiTheme="minorHAnsi" w:hAnsiTheme="minorHAnsi"/>
                <w:szCs w:val="20"/>
              </w:rPr>
              <w:t>May be served externally through the governed edge as an exception, still over TLS and through the gateway.</w:t>
            </w:r>
          </w:p>
        </w:tc>
      </w:tr>
    </w:tbl>
    <w:p w14:paraId="746B633B" w14:textId="77777777" w:rsidR="00E62C5D" w:rsidRDefault="00E62C5D" w:rsidP="0041138D">
      <w:pPr>
        <w:rPr>
          <w:szCs w:val="20"/>
        </w:rPr>
      </w:pPr>
    </w:p>
    <w:p w14:paraId="3BCDE754" w14:textId="77777777" w:rsidR="00E62C5D" w:rsidRPr="0041138D" w:rsidRDefault="00E62C5D" w:rsidP="0041138D">
      <w:pPr>
        <w:rPr>
          <w:szCs w:val="20"/>
        </w:rPr>
      </w:pPr>
    </w:p>
    <w:p w14:paraId="5805BB89" w14:textId="773F3A10" w:rsidR="0041138D" w:rsidRDefault="0041138D" w:rsidP="0041138D">
      <w:pPr>
        <w:pStyle w:val="Heading2"/>
        <w:rPr>
          <w:bCs w:val="0"/>
        </w:rPr>
      </w:pPr>
      <w:bookmarkStart w:id="326" w:name="_Toc239507157"/>
      <w:bookmarkStart w:id="327" w:name="_Toc239852387"/>
      <w:bookmarkStart w:id="328" w:name="_Toc239980643"/>
      <w:bookmarkStart w:id="329" w:name="_Toc240366861"/>
      <w:r w:rsidRPr="005D6483">
        <w:rPr>
          <w:bCs w:val="0"/>
        </w:rPr>
        <w:t>Observability and Monitoring</w:t>
      </w:r>
      <w:bookmarkEnd w:id="326"/>
      <w:bookmarkEnd w:id="327"/>
      <w:bookmarkEnd w:id="328"/>
      <w:bookmarkEnd w:id="329"/>
    </w:p>
    <w:p w14:paraId="4AA80100" w14:textId="77777777" w:rsidR="00FC6A4E" w:rsidRPr="00FC6A4E" w:rsidRDefault="00FC6A4E" w:rsidP="00FC6A4E"/>
    <w:p w14:paraId="6EF84DAF" w14:textId="77777777" w:rsidR="0041138D" w:rsidRPr="0041138D" w:rsidRDefault="0041138D" w:rsidP="0041138D">
      <w:pPr>
        <w:spacing w:after="120"/>
        <w:rPr>
          <w:szCs w:val="20"/>
        </w:rPr>
      </w:pPr>
      <w:r w:rsidRPr="0041138D">
        <w:rPr>
          <w:szCs w:val="20"/>
        </w:rPr>
        <w:t>Operational monitoring uses Application Insights and Log Analytics, with dashboards and alerts for delivery and issue resolution. Security monitoring is a separate concern that must be satisfied in addition. Relevant security events are forwarded to CrowdStrike, and any newly introduced gateway or security service is assessed for security-event capture before use. LogicMonitor is treated as operational monitoring, distinct from security monitoring.</w:t>
      </w:r>
    </w:p>
    <w:p w14:paraId="46C92763" w14:textId="40A3E316" w:rsidR="0041138D" w:rsidRPr="0041138D" w:rsidRDefault="0041138D" w:rsidP="0041138D">
      <w:pPr>
        <w:spacing w:after="120"/>
        <w:rPr>
          <w:szCs w:val="20"/>
        </w:rPr>
      </w:pPr>
      <w:r w:rsidRPr="0041138D">
        <w:rPr>
          <w:szCs w:val="20"/>
        </w:rPr>
        <w:t>Security monitoring is satisfied separately from operational monitoring. Relevant security events, for example Key Vault</w:t>
      </w:r>
      <w:r w:rsidR="00733F5B">
        <w:rPr>
          <w:szCs w:val="20"/>
        </w:rPr>
        <w:t>/Cyber Ark</w:t>
      </w:r>
      <w:r w:rsidRPr="0041138D">
        <w:rPr>
          <w:szCs w:val="20"/>
        </w:rPr>
        <w:t xml:space="preserve"> activity, deployment and administrative actions, are forwarded to CrowdStrike, the Group Security tooling, and any new gateway or edge component is assessed for security-event capture before it goes live.</w:t>
      </w:r>
    </w:p>
    <w:p w14:paraId="2DF8E1B3" w14:textId="3038A48A" w:rsidR="0041138D" w:rsidRPr="0041138D" w:rsidRDefault="0041138D" w:rsidP="0041138D">
      <w:pPr>
        <w:spacing w:after="120"/>
        <w:rPr>
          <w:szCs w:val="20"/>
        </w:rPr>
      </w:pPr>
      <w:r w:rsidRPr="0041138D">
        <w:rPr>
          <w:szCs w:val="20"/>
        </w:rPr>
        <w:t>An established pattern already streams Azure, Key Vault</w:t>
      </w:r>
      <w:r w:rsidR="00733F5B">
        <w:rPr>
          <w:szCs w:val="20"/>
        </w:rPr>
        <w:t>/ Cyber Ark</w:t>
      </w:r>
      <w:r w:rsidRPr="0041138D">
        <w:rPr>
          <w:szCs w:val="20"/>
        </w:rPr>
        <w:t xml:space="preserve">, storage and security logs to CrowdStrike through Event Hubs, and the </w:t>
      </w:r>
      <w:r w:rsidR="00A624E6">
        <w:rPr>
          <w:szCs w:val="20"/>
        </w:rPr>
        <w:t>Systems Integration Framework</w:t>
      </w:r>
      <w:r w:rsidRPr="0041138D" w:rsidDel="00A22181">
        <w:rPr>
          <w:szCs w:val="20"/>
        </w:rPr>
        <w:t xml:space="preserve"> </w:t>
      </w:r>
      <w:r w:rsidRPr="0041138D">
        <w:rPr>
          <w:szCs w:val="20"/>
        </w:rPr>
        <w:t>reuses that path rather than inventing a new one. Performance monitoring is kept distinct from security monitoring, with ownership confirmed with the relevant service owners.</w:t>
      </w:r>
    </w:p>
    <w:p w14:paraId="3FF7569C" w14:textId="77777777" w:rsidR="0041138D" w:rsidRPr="0041138D" w:rsidRDefault="0041138D" w:rsidP="0041138D">
      <w:pPr>
        <w:spacing w:after="120"/>
        <w:rPr>
          <w:szCs w:val="20"/>
        </w:rPr>
      </w:pPr>
    </w:p>
    <w:p w14:paraId="0EC27C8F" w14:textId="77777777" w:rsidR="0041138D" w:rsidRPr="0041138D" w:rsidRDefault="0041138D" w:rsidP="0041138D">
      <w:pPr>
        <w:spacing w:after="120"/>
        <w:rPr>
          <w:szCs w:val="20"/>
        </w:rPr>
      </w:pPr>
    </w:p>
    <w:p w14:paraId="3831D91C" w14:textId="77777777" w:rsidR="0041138D" w:rsidRPr="0041138D" w:rsidRDefault="0041138D" w:rsidP="0041138D">
      <w:pPr>
        <w:spacing w:after="120"/>
        <w:rPr>
          <w:szCs w:val="20"/>
        </w:rPr>
      </w:pPr>
    </w:p>
    <w:p w14:paraId="6B62D492" w14:textId="77777777" w:rsidR="0041138D" w:rsidRPr="0041138D" w:rsidRDefault="0041138D" w:rsidP="0041138D">
      <w:pPr>
        <w:spacing w:after="120"/>
        <w:rPr>
          <w:szCs w:val="20"/>
        </w:rPr>
      </w:pPr>
    </w:p>
    <w:tbl>
      <w:tblPr>
        <w:tblStyle w:val="TableGridLight"/>
        <w:tblpPr w:leftFromText="180" w:rightFromText="180" w:vertAnchor="text" w:horzAnchor="margin" w:tblpY="678"/>
        <w:tblW w:w="9351" w:type="dxa"/>
        <w:tblLook w:val="04A0" w:firstRow="1" w:lastRow="0" w:firstColumn="1" w:lastColumn="0" w:noHBand="0" w:noVBand="1"/>
      </w:tblPr>
      <w:tblGrid>
        <w:gridCol w:w="2122"/>
        <w:gridCol w:w="2693"/>
        <w:gridCol w:w="2835"/>
        <w:gridCol w:w="1701"/>
      </w:tblGrid>
      <w:tr w:rsidR="00BD5E77" w:rsidRPr="009527A4" w14:paraId="60208233" w14:textId="77777777" w:rsidTr="007A2B8C">
        <w:tc>
          <w:tcPr>
            <w:tcW w:w="2122"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4A54F946" w14:textId="77777777" w:rsidR="00BD5E77" w:rsidRPr="00595998" w:rsidRDefault="00BD5E77" w:rsidP="00BD5E77">
            <w:pPr>
              <w:rPr>
                <w:rFonts w:asciiTheme="minorHAnsi" w:hAnsiTheme="minorHAnsi" w:hint="eastAsia"/>
                <w:b/>
                <w:lang w:eastAsia="en-GB"/>
              </w:rPr>
            </w:pPr>
            <w:bookmarkStart w:id="330" w:name="_Toc239507158"/>
            <w:bookmarkStart w:id="331" w:name="_Toc239852388"/>
            <w:bookmarkStart w:id="332" w:name="_Toc239980644"/>
            <w:r w:rsidRPr="00BD5E77">
              <w:rPr>
                <w:rFonts w:asciiTheme="minorHAnsi" w:hAnsiTheme="minorHAnsi"/>
                <w:b/>
                <w:lang w:eastAsia="en-GB"/>
              </w:rPr>
              <w:t>Resource</w:t>
            </w:r>
          </w:p>
        </w:tc>
        <w:tc>
          <w:tcPr>
            <w:tcW w:w="2693"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38EBD88F" w14:textId="77777777" w:rsidR="00BD5E77" w:rsidRPr="00595998" w:rsidRDefault="00BD5E77" w:rsidP="00BD5E77">
            <w:pPr>
              <w:rPr>
                <w:rFonts w:asciiTheme="minorHAnsi" w:hAnsiTheme="minorHAnsi" w:hint="eastAsia"/>
                <w:b/>
                <w:lang w:eastAsia="en-GB"/>
              </w:rPr>
            </w:pPr>
            <w:r w:rsidRPr="00BD5E77">
              <w:rPr>
                <w:rFonts w:asciiTheme="minorHAnsi" w:hAnsiTheme="minorHAnsi"/>
                <w:b/>
                <w:lang w:eastAsia="en-GB"/>
              </w:rPr>
              <w:t>Operational signal</w:t>
            </w:r>
          </w:p>
        </w:tc>
        <w:tc>
          <w:tcPr>
            <w:tcW w:w="2835"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4ADFAF87" w14:textId="77777777" w:rsidR="00BD5E77" w:rsidRPr="00595998" w:rsidRDefault="00BD5E77" w:rsidP="00BD5E77">
            <w:pPr>
              <w:rPr>
                <w:rFonts w:asciiTheme="minorHAnsi" w:hAnsiTheme="minorHAnsi" w:hint="eastAsia"/>
                <w:b/>
                <w:lang w:eastAsia="en-GB"/>
              </w:rPr>
            </w:pPr>
            <w:r w:rsidRPr="00BD5E77">
              <w:rPr>
                <w:rFonts w:asciiTheme="minorHAnsi" w:hAnsiTheme="minorHAnsi"/>
                <w:b/>
                <w:lang w:eastAsia="en-GB"/>
              </w:rPr>
              <w:t>Security signal</w:t>
            </w:r>
          </w:p>
        </w:tc>
        <w:tc>
          <w:tcPr>
            <w:tcW w:w="1701"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025DB61F" w14:textId="77777777" w:rsidR="00BD5E77" w:rsidRPr="00595998" w:rsidRDefault="00BD5E77" w:rsidP="00BD5E77">
            <w:pPr>
              <w:rPr>
                <w:rFonts w:asciiTheme="minorHAnsi" w:hAnsiTheme="minorHAnsi" w:hint="eastAsia"/>
                <w:b/>
                <w:lang w:eastAsia="en-GB"/>
              </w:rPr>
            </w:pPr>
            <w:r w:rsidRPr="00BD5E77">
              <w:rPr>
                <w:rFonts w:asciiTheme="minorHAnsi" w:hAnsiTheme="minorHAnsi"/>
                <w:b/>
                <w:lang w:eastAsia="en-GB"/>
              </w:rPr>
              <w:t>Destination</w:t>
            </w:r>
          </w:p>
        </w:tc>
      </w:tr>
      <w:tr w:rsidR="00BD5E77" w:rsidRPr="009527A4" w14:paraId="1DB4D8EA" w14:textId="77777777" w:rsidTr="00866873">
        <w:tc>
          <w:tcPr>
            <w:tcW w:w="2122" w:type="dxa"/>
            <w:tcBorders>
              <w:top w:val="single" w:sz="4" w:space="0" w:color="000000" w:themeColor="text1"/>
            </w:tcBorders>
            <w:vAlign w:val="center"/>
          </w:tcPr>
          <w:p w14:paraId="68E12A4C" w14:textId="77777777" w:rsidR="00BD5E77" w:rsidRDefault="00BD5E77" w:rsidP="00BD5E77">
            <w:pPr>
              <w:rPr>
                <w:rFonts w:asciiTheme="minorHAnsi" w:hAnsiTheme="minorHAnsi" w:hint="eastAsia"/>
                <w:szCs w:val="20"/>
              </w:rPr>
            </w:pPr>
            <w:r w:rsidRPr="0041138D">
              <w:rPr>
                <w:rFonts w:asciiTheme="minorHAnsi" w:hAnsiTheme="minorHAnsi"/>
                <w:szCs w:val="20"/>
              </w:rPr>
              <w:t>API Management</w:t>
            </w:r>
          </w:p>
          <w:p w14:paraId="5A2FCE8C" w14:textId="21208B24" w:rsidR="00705063" w:rsidRPr="00F94A76" w:rsidRDefault="00705063" w:rsidP="00BD5E77">
            <w:pPr>
              <w:rPr>
                <w:rFonts w:asciiTheme="minorHAnsi" w:hAnsiTheme="minorHAnsi" w:hint="eastAsia"/>
                <w:lang w:eastAsia="en-GB"/>
              </w:rPr>
            </w:pPr>
            <w:hyperlink w:anchor="ArchEngStdCloud" w:history="1">
              <w:r w:rsidRPr="00705063">
                <w:rPr>
                  <w:rStyle w:val="Hyperlink"/>
                  <w:rFonts w:asciiTheme="minorHAnsi" w:hAnsiTheme="minorHAnsi"/>
                  <w:i/>
                  <w:szCs w:val="20"/>
                </w:rPr>
                <w:t>Source</w:t>
              </w:r>
            </w:hyperlink>
          </w:p>
        </w:tc>
        <w:tc>
          <w:tcPr>
            <w:tcW w:w="2693" w:type="dxa"/>
            <w:tcBorders>
              <w:top w:val="single" w:sz="4" w:space="0" w:color="000000" w:themeColor="text1"/>
            </w:tcBorders>
            <w:vAlign w:val="center"/>
          </w:tcPr>
          <w:p w14:paraId="7713B08A" w14:textId="77777777" w:rsidR="00BD5E77" w:rsidRPr="00F94A76" w:rsidRDefault="00BD5E77" w:rsidP="00BD5E77">
            <w:pPr>
              <w:rPr>
                <w:rFonts w:asciiTheme="minorHAnsi" w:hAnsiTheme="minorHAnsi" w:hint="eastAsia"/>
                <w:lang w:eastAsia="en-GB"/>
              </w:rPr>
            </w:pPr>
            <w:r w:rsidRPr="0041138D">
              <w:rPr>
                <w:rFonts w:asciiTheme="minorHAnsi" w:hAnsiTheme="minorHAnsi"/>
                <w:szCs w:val="20"/>
              </w:rPr>
              <w:t>Latency, throughput, failures</w:t>
            </w:r>
          </w:p>
        </w:tc>
        <w:tc>
          <w:tcPr>
            <w:tcW w:w="2835" w:type="dxa"/>
            <w:tcBorders>
              <w:top w:val="single" w:sz="4" w:space="0" w:color="000000" w:themeColor="text1"/>
            </w:tcBorders>
            <w:vAlign w:val="center"/>
          </w:tcPr>
          <w:p w14:paraId="49689C9D" w14:textId="77777777" w:rsidR="00BD5E77" w:rsidRPr="00F94A76" w:rsidRDefault="00BD5E77" w:rsidP="00BD5E77">
            <w:pPr>
              <w:rPr>
                <w:rFonts w:asciiTheme="minorHAnsi" w:hAnsiTheme="minorHAnsi" w:hint="eastAsia"/>
                <w:lang w:eastAsia="en-GB"/>
              </w:rPr>
            </w:pPr>
            <w:r w:rsidRPr="0041138D">
              <w:rPr>
                <w:rFonts w:asciiTheme="minorHAnsi" w:hAnsiTheme="minorHAnsi"/>
                <w:szCs w:val="20"/>
              </w:rPr>
              <w:t>Authentication failures, policy violations</w:t>
            </w:r>
          </w:p>
        </w:tc>
        <w:tc>
          <w:tcPr>
            <w:tcW w:w="1701" w:type="dxa"/>
            <w:tcBorders>
              <w:top w:val="single" w:sz="4" w:space="0" w:color="000000" w:themeColor="text1"/>
            </w:tcBorders>
            <w:vAlign w:val="center"/>
          </w:tcPr>
          <w:p w14:paraId="4D4CFDE3" w14:textId="77777777" w:rsidR="00BD5E77" w:rsidRPr="00F94A76" w:rsidRDefault="00BD5E77" w:rsidP="00BD5E77">
            <w:pPr>
              <w:rPr>
                <w:rFonts w:asciiTheme="minorHAnsi" w:hAnsiTheme="minorHAnsi" w:hint="eastAsia"/>
                <w:lang w:eastAsia="en-GB"/>
              </w:rPr>
            </w:pPr>
            <w:r w:rsidRPr="0041138D">
              <w:rPr>
                <w:rFonts w:asciiTheme="minorHAnsi" w:hAnsiTheme="minorHAnsi"/>
                <w:szCs w:val="20"/>
              </w:rPr>
              <w:t>Log Analytics, CrowdStrike</w:t>
            </w:r>
          </w:p>
        </w:tc>
      </w:tr>
      <w:tr w:rsidR="00BD5E77" w:rsidRPr="009527A4" w14:paraId="5AF92B3A" w14:textId="77777777" w:rsidTr="00BD5E77">
        <w:tc>
          <w:tcPr>
            <w:tcW w:w="2122" w:type="dxa"/>
            <w:vAlign w:val="center"/>
          </w:tcPr>
          <w:p w14:paraId="3DF24E9E" w14:textId="77777777" w:rsidR="00BD5E77" w:rsidRPr="00F94A76" w:rsidRDefault="00BD5E77" w:rsidP="00BD5E77">
            <w:pPr>
              <w:rPr>
                <w:rFonts w:asciiTheme="minorHAnsi" w:hAnsiTheme="minorHAnsi" w:hint="eastAsia"/>
                <w:lang w:eastAsia="en-GB"/>
              </w:rPr>
            </w:pPr>
            <w:r w:rsidRPr="0041138D">
              <w:rPr>
                <w:rFonts w:asciiTheme="minorHAnsi" w:hAnsiTheme="minorHAnsi"/>
                <w:szCs w:val="20"/>
              </w:rPr>
              <w:t>Logic Apps</w:t>
            </w:r>
          </w:p>
        </w:tc>
        <w:tc>
          <w:tcPr>
            <w:tcW w:w="2693" w:type="dxa"/>
            <w:vAlign w:val="center"/>
          </w:tcPr>
          <w:p w14:paraId="13BED36D" w14:textId="77777777" w:rsidR="00BD5E77" w:rsidRPr="00F94A76" w:rsidRDefault="00BD5E77" w:rsidP="00BD5E77">
            <w:pPr>
              <w:rPr>
                <w:rFonts w:asciiTheme="minorHAnsi" w:hAnsiTheme="minorHAnsi" w:hint="eastAsia"/>
                <w:lang w:eastAsia="en-GB"/>
              </w:rPr>
            </w:pPr>
            <w:r w:rsidRPr="0041138D">
              <w:rPr>
                <w:rFonts w:asciiTheme="minorHAnsi" w:hAnsiTheme="minorHAnsi"/>
                <w:szCs w:val="20"/>
              </w:rPr>
              <w:t>Run success and failure, duration</w:t>
            </w:r>
          </w:p>
        </w:tc>
        <w:tc>
          <w:tcPr>
            <w:tcW w:w="2835" w:type="dxa"/>
            <w:vAlign w:val="center"/>
          </w:tcPr>
          <w:p w14:paraId="1AC1AFC7" w14:textId="77777777" w:rsidR="00BD5E77" w:rsidRPr="00F94A76" w:rsidRDefault="00BD5E77" w:rsidP="00BD5E77">
            <w:pPr>
              <w:rPr>
                <w:rFonts w:asciiTheme="minorHAnsi" w:hAnsiTheme="minorHAnsi" w:hint="eastAsia"/>
                <w:lang w:eastAsia="en-GB"/>
              </w:rPr>
            </w:pPr>
            <w:r w:rsidRPr="0041138D">
              <w:rPr>
                <w:rFonts w:asciiTheme="minorHAnsi" w:hAnsiTheme="minorHAnsi"/>
                <w:szCs w:val="20"/>
              </w:rPr>
              <w:t>Connection and identity events</w:t>
            </w:r>
          </w:p>
        </w:tc>
        <w:tc>
          <w:tcPr>
            <w:tcW w:w="1701" w:type="dxa"/>
            <w:vAlign w:val="center"/>
          </w:tcPr>
          <w:p w14:paraId="13811B18" w14:textId="77777777" w:rsidR="00BD5E77" w:rsidRPr="00F94A76" w:rsidRDefault="00BD5E77" w:rsidP="00BD5E77">
            <w:pPr>
              <w:rPr>
                <w:rFonts w:asciiTheme="minorHAnsi" w:hAnsiTheme="minorHAnsi" w:hint="eastAsia"/>
                <w:lang w:eastAsia="en-GB"/>
              </w:rPr>
            </w:pPr>
            <w:r w:rsidRPr="0041138D">
              <w:rPr>
                <w:rFonts w:asciiTheme="minorHAnsi" w:hAnsiTheme="minorHAnsi"/>
                <w:szCs w:val="20"/>
              </w:rPr>
              <w:t>Log Analytics, CrowdStrike</w:t>
            </w:r>
          </w:p>
        </w:tc>
      </w:tr>
      <w:tr w:rsidR="00BD5E77" w:rsidRPr="009527A4" w14:paraId="396AC846" w14:textId="77777777" w:rsidTr="00BD5E77">
        <w:tc>
          <w:tcPr>
            <w:tcW w:w="2122" w:type="dxa"/>
            <w:vAlign w:val="center"/>
          </w:tcPr>
          <w:p w14:paraId="23FC432A" w14:textId="77777777" w:rsidR="00BD5E77" w:rsidRPr="00F94A76" w:rsidRDefault="00BD5E77" w:rsidP="00BD5E77">
            <w:pPr>
              <w:rPr>
                <w:rFonts w:asciiTheme="minorHAnsi" w:hAnsiTheme="minorHAnsi" w:hint="eastAsia"/>
                <w:lang w:eastAsia="en-GB"/>
              </w:rPr>
            </w:pPr>
            <w:r w:rsidRPr="0041138D">
              <w:rPr>
                <w:rFonts w:asciiTheme="minorHAnsi" w:hAnsiTheme="minorHAnsi"/>
                <w:szCs w:val="20"/>
              </w:rPr>
              <w:t>Service Bus</w:t>
            </w:r>
          </w:p>
        </w:tc>
        <w:tc>
          <w:tcPr>
            <w:tcW w:w="2693" w:type="dxa"/>
            <w:vAlign w:val="center"/>
          </w:tcPr>
          <w:p w14:paraId="1FA955BC" w14:textId="77777777" w:rsidR="00BD5E77" w:rsidRPr="00F94A76" w:rsidRDefault="00BD5E77" w:rsidP="00BD5E77">
            <w:pPr>
              <w:rPr>
                <w:rFonts w:asciiTheme="minorHAnsi" w:hAnsiTheme="minorHAnsi" w:hint="eastAsia"/>
                <w:lang w:eastAsia="en-GB"/>
              </w:rPr>
            </w:pPr>
            <w:r w:rsidRPr="0041138D">
              <w:rPr>
                <w:rFonts w:asciiTheme="minorHAnsi" w:hAnsiTheme="minorHAnsi"/>
                <w:szCs w:val="20"/>
              </w:rPr>
              <w:t>Queue depth, dead-letters</w:t>
            </w:r>
          </w:p>
        </w:tc>
        <w:tc>
          <w:tcPr>
            <w:tcW w:w="2835" w:type="dxa"/>
            <w:vAlign w:val="center"/>
          </w:tcPr>
          <w:p w14:paraId="3E4ADEF8" w14:textId="77777777" w:rsidR="00BD5E77" w:rsidRPr="00F94A76" w:rsidRDefault="00BD5E77" w:rsidP="00BD5E77">
            <w:pPr>
              <w:rPr>
                <w:rFonts w:asciiTheme="minorHAnsi" w:hAnsiTheme="minorHAnsi" w:hint="eastAsia"/>
                <w:lang w:eastAsia="en-GB"/>
              </w:rPr>
            </w:pPr>
            <w:r w:rsidRPr="0041138D">
              <w:rPr>
                <w:rFonts w:asciiTheme="minorHAnsi" w:hAnsiTheme="minorHAnsi"/>
                <w:szCs w:val="20"/>
              </w:rPr>
              <w:t>Access and authorisation events</w:t>
            </w:r>
          </w:p>
        </w:tc>
        <w:tc>
          <w:tcPr>
            <w:tcW w:w="1701" w:type="dxa"/>
            <w:vAlign w:val="center"/>
          </w:tcPr>
          <w:p w14:paraId="5958A97B" w14:textId="77777777" w:rsidR="00BD5E77" w:rsidRPr="00F94A76" w:rsidRDefault="00BD5E77" w:rsidP="00BD5E77">
            <w:pPr>
              <w:rPr>
                <w:rFonts w:asciiTheme="minorHAnsi" w:hAnsiTheme="minorHAnsi" w:hint="eastAsia"/>
                <w:lang w:eastAsia="en-GB"/>
              </w:rPr>
            </w:pPr>
            <w:r w:rsidRPr="0041138D">
              <w:rPr>
                <w:rFonts w:asciiTheme="minorHAnsi" w:hAnsiTheme="minorHAnsi"/>
                <w:szCs w:val="20"/>
              </w:rPr>
              <w:t>Log Analytics</w:t>
            </w:r>
          </w:p>
        </w:tc>
      </w:tr>
      <w:tr w:rsidR="00BD5E77" w:rsidRPr="009527A4" w14:paraId="4A3C4FA9" w14:textId="77777777" w:rsidTr="00BD5E77">
        <w:tc>
          <w:tcPr>
            <w:tcW w:w="2122" w:type="dxa"/>
            <w:vAlign w:val="center"/>
          </w:tcPr>
          <w:p w14:paraId="5091F12E" w14:textId="77777777" w:rsidR="00BD5E77" w:rsidRPr="00F94A76" w:rsidRDefault="00BD5E77" w:rsidP="00BD5E77">
            <w:pPr>
              <w:rPr>
                <w:rFonts w:asciiTheme="minorHAnsi" w:hAnsiTheme="minorHAnsi" w:hint="eastAsia"/>
                <w:lang w:eastAsia="en-GB"/>
              </w:rPr>
            </w:pPr>
            <w:r w:rsidRPr="0041138D">
              <w:rPr>
                <w:rFonts w:asciiTheme="minorHAnsi" w:hAnsiTheme="minorHAnsi"/>
                <w:szCs w:val="20"/>
              </w:rPr>
              <w:t>Functions</w:t>
            </w:r>
          </w:p>
        </w:tc>
        <w:tc>
          <w:tcPr>
            <w:tcW w:w="2693" w:type="dxa"/>
            <w:vAlign w:val="center"/>
          </w:tcPr>
          <w:p w14:paraId="09DE640E" w14:textId="77777777" w:rsidR="00BD5E77" w:rsidRPr="00F94A76" w:rsidRDefault="00BD5E77" w:rsidP="00BD5E77">
            <w:pPr>
              <w:rPr>
                <w:rFonts w:asciiTheme="minorHAnsi" w:hAnsiTheme="minorHAnsi" w:hint="eastAsia"/>
                <w:lang w:eastAsia="en-GB"/>
              </w:rPr>
            </w:pPr>
            <w:r w:rsidRPr="0041138D">
              <w:rPr>
                <w:rFonts w:asciiTheme="minorHAnsi" w:hAnsiTheme="minorHAnsi"/>
                <w:szCs w:val="20"/>
              </w:rPr>
              <w:t>Executions, errors, duration</w:t>
            </w:r>
          </w:p>
        </w:tc>
        <w:tc>
          <w:tcPr>
            <w:tcW w:w="2835" w:type="dxa"/>
            <w:vAlign w:val="center"/>
          </w:tcPr>
          <w:p w14:paraId="33B1279B" w14:textId="77777777" w:rsidR="00BD5E77" w:rsidRPr="00F94A76" w:rsidRDefault="00BD5E77" w:rsidP="00BD5E77">
            <w:pPr>
              <w:rPr>
                <w:rFonts w:asciiTheme="minorHAnsi" w:hAnsiTheme="minorHAnsi" w:hint="eastAsia"/>
                <w:lang w:eastAsia="en-GB"/>
              </w:rPr>
            </w:pPr>
            <w:r w:rsidRPr="0041138D">
              <w:rPr>
                <w:rFonts w:asciiTheme="minorHAnsi" w:hAnsiTheme="minorHAnsi"/>
                <w:szCs w:val="20"/>
              </w:rPr>
              <w:t>Managed identity and Key Vault access</w:t>
            </w:r>
          </w:p>
        </w:tc>
        <w:tc>
          <w:tcPr>
            <w:tcW w:w="1701" w:type="dxa"/>
            <w:vAlign w:val="center"/>
          </w:tcPr>
          <w:p w14:paraId="2E4939D4" w14:textId="77777777" w:rsidR="00BD5E77" w:rsidRPr="00F94A76" w:rsidRDefault="00BD5E77" w:rsidP="00BD5E77">
            <w:pPr>
              <w:rPr>
                <w:rFonts w:asciiTheme="minorHAnsi" w:hAnsiTheme="minorHAnsi" w:hint="eastAsia"/>
                <w:lang w:eastAsia="en-GB"/>
              </w:rPr>
            </w:pPr>
            <w:r w:rsidRPr="0041138D">
              <w:rPr>
                <w:rFonts w:asciiTheme="minorHAnsi" w:hAnsiTheme="minorHAnsi"/>
                <w:szCs w:val="20"/>
              </w:rPr>
              <w:t>Log Analytics, CrowdStrike</w:t>
            </w:r>
          </w:p>
        </w:tc>
      </w:tr>
      <w:tr w:rsidR="00BD5E77" w:rsidRPr="009527A4" w14:paraId="2845C7FE" w14:textId="77777777" w:rsidTr="00BD5E77">
        <w:tc>
          <w:tcPr>
            <w:tcW w:w="2122" w:type="dxa"/>
            <w:vAlign w:val="center"/>
          </w:tcPr>
          <w:p w14:paraId="06C8D17A" w14:textId="77777777" w:rsidR="00BD5E77" w:rsidRPr="0041138D" w:rsidRDefault="00BD5E77" w:rsidP="00BD5E77">
            <w:pPr>
              <w:rPr>
                <w:szCs w:val="20"/>
              </w:rPr>
            </w:pPr>
            <w:r w:rsidRPr="0041138D">
              <w:rPr>
                <w:rFonts w:asciiTheme="minorHAnsi" w:hAnsiTheme="minorHAnsi"/>
                <w:szCs w:val="20"/>
              </w:rPr>
              <w:t>Key Vault</w:t>
            </w:r>
          </w:p>
        </w:tc>
        <w:tc>
          <w:tcPr>
            <w:tcW w:w="2693" w:type="dxa"/>
            <w:vAlign w:val="center"/>
          </w:tcPr>
          <w:p w14:paraId="6118E8F2" w14:textId="77777777" w:rsidR="00BD5E77" w:rsidRPr="0041138D" w:rsidRDefault="00BD5E77" w:rsidP="00BD5E77">
            <w:pPr>
              <w:rPr>
                <w:szCs w:val="20"/>
              </w:rPr>
            </w:pPr>
            <w:r w:rsidRPr="0041138D">
              <w:rPr>
                <w:rFonts w:asciiTheme="minorHAnsi" w:hAnsiTheme="minorHAnsi"/>
                <w:szCs w:val="20"/>
              </w:rPr>
              <w:t>Availability</w:t>
            </w:r>
          </w:p>
        </w:tc>
        <w:tc>
          <w:tcPr>
            <w:tcW w:w="2835" w:type="dxa"/>
            <w:vAlign w:val="center"/>
          </w:tcPr>
          <w:p w14:paraId="13AD6B87" w14:textId="77777777" w:rsidR="00BD5E77" w:rsidRPr="0041138D" w:rsidRDefault="00BD5E77" w:rsidP="00BD5E77">
            <w:pPr>
              <w:rPr>
                <w:szCs w:val="20"/>
              </w:rPr>
            </w:pPr>
            <w:r w:rsidRPr="0041138D">
              <w:rPr>
                <w:rFonts w:asciiTheme="minorHAnsi" w:hAnsiTheme="minorHAnsi"/>
                <w:szCs w:val="20"/>
              </w:rPr>
              <w:t>Secret and certificate access</w:t>
            </w:r>
          </w:p>
        </w:tc>
        <w:tc>
          <w:tcPr>
            <w:tcW w:w="1701" w:type="dxa"/>
            <w:vAlign w:val="center"/>
          </w:tcPr>
          <w:p w14:paraId="7F02C4D3" w14:textId="77777777" w:rsidR="00BD5E77" w:rsidRPr="0041138D" w:rsidRDefault="00BD5E77" w:rsidP="00BD5E77">
            <w:pPr>
              <w:rPr>
                <w:szCs w:val="20"/>
              </w:rPr>
            </w:pPr>
            <w:r w:rsidRPr="0041138D">
              <w:rPr>
                <w:rFonts w:asciiTheme="minorHAnsi" w:hAnsiTheme="minorHAnsi"/>
                <w:szCs w:val="20"/>
              </w:rPr>
              <w:t>Log Analytics, CrowdStrike</w:t>
            </w:r>
          </w:p>
        </w:tc>
      </w:tr>
      <w:tr w:rsidR="00BD5E77" w:rsidRPr="009527A4" w14:paraId="6408C70E" w14:textId="77777777" w:rsidTr="00BD5E77">
        <w:tc>
          <w:tcPr>
            <w:tcW w:w="2122" w:type="dxa"/>
            <w:vAlign w:val="center"/>
          </w:tcPr>
          <w:p w14:paraId="18162023" w14:textId="77777777" w:rsidR="00BD5E77" w:rsidRPr="0041138D" w:rsidRDefault="00BD5E77" w:rsidP="00BD5E77">
            <w:pPr>
              <w:rPr>
                <w:szCs w:val="20"/>
              </w:rPr>
            </w:pPr>
            <w:r w:rsidRPr="0041138D">
              <w:rPr>
                <w:rFonts w:asciiTheme="minorHAnsi" w:hAnsiTheme="minorHAnsi"/>
                <w:szCs w:val="20"/>
              </w:rPr>
              <w:t>Event Hubs</w:t>
            </w:r>
          </w:p>
        </w:tc>
        <w:tc>
          <w:tcPr>
            <w:tcW w:w="2693" w:type="dxa"/>
            <w:vAlign w:val="center"/>
          </w:tcPr>
          <w:p w14:paraId="23DB8F6C" w14:textId="77777777" w:rsidR="00BD5E77" w:rsidRPr="0041138D" w:rsidRDefault="00BD5E77" w:rsidP="00BD5E77">
            <w:pPr>
              <w:rPr>
                <w:szCs w:val="20"/>
              </w:rPr>
            </w:pPr>
            <w:r w:rsidRPr="0041138D">
              <w:rPr>
                <w:rFonts w:asciiTheme="minorHAnsi" w:hAnsiTheme="minorHAnsi"/>
                <w:szCs w:val="20"/>
              </w:rPr>
              <w:t>Throughput, lag</w:t>
            </w:r>
          </w:p>
        </w:tc>
        <w:tc>
          <w:tcPr>
            <w:tcW w:w="2835" w:type="dxa"/>
            <w:vAlign w:val="center"/>
          </w:tcPr>
          <w:p w14:paraId="3919D842" w14:textId="77777777" w:rsidR="00BD5E77" w:rsidRPr="0041138D" w:rsidRDefault="00BD5E77" w:rsidP="00BD5E77">
            <w:pPr>
              <w:rPr>
                <w:szCs w:val="20"/>
              </w:rPr>
            </w:pPr>
            <w:r w:rsidRPr="0041138D">
              <w:rPr>
                <w:rFonts w:asciiTheme="minorHAnsi" w:hAnsiTheme="minorHAnsi"/>
                <w:szCs w:val="20"/>
              </w:rPr>
              <w:t>Namespace access</w:t>
            </w:r>
          </w:p>
        </w:tc>
        <w:tc>
          <w:tcPr>
            <w:tcW w:w="1701" w:type="dxa"/>
            <w:vAlign w:val="center"/>
          </w:tcPr>
          <w:p w14:paraId="2F8A3465" w14:textId="77777777" w:rsidR="00BD5E77" w:rsidRPr="0041138D" w:rsidRDefault="00BD5E77" w:rsidP="00BD5E77">
            <w:pPr>
              <w:rPr>
                <w:szCs w:val="20"/>
              </w:rPr>
            </w:pPr>
            <w:r w:rsidRPr="0041138D">
              <w:rPr>
                <w:rFonts w:asciiTheme="minorHAnsi" w:hAnsiTheme="minorHAnsi"/>
                <w:szCs w:val="20"/>
              </w:rPr>
              <w:t>Log Analytics, CrowdStrike</w:t>
            </w:r>
          </w:p>
        </w:tc>
      </w:tr>
    </w:tbl>
    <w:p w14:paraId="4D1D90E8" w14:textId="10406667" w:rsidR="00E62C5D" w:rsidRPr="00BD5E77" w:rsidRDefault="0041138D">
      <w:pPr>
        <w:pStyle w:val="Heading3"/>
        <w:rPr>
          <w:lang w:val="en-US"/>
        </w:rPr>
      </w:pPr>
      <w:r w:rsidRPr="00BD5E77">
        <w:rPr>
          <w:color w:val="132040" w:themeColor="accent1" w:themeShade="BF"/>
          <w:sz w:val="24"/>
          <w:szCs w:val="26"/>
        </w:rPr>
        <w:t>Azure Resource Observability Matrix</w:t>
      </w:r>
      <w:bookmarkEnd w:id="330"/>
      <w:bookmarkEnd w:id="331"/>
      <w:bookmarkEnd w:id="332"/>
      <w:r w:rsidR="00E62C5D" w:rsidRPr="00BD5E77">
        <w:rPr>
          <w:color w:val="132040" w:themeColor="accent1" w:themeShade="BF"/>
          <w:sz w:val="24"/>
          <w:szCs w:val="26"/>
        </w:rPr>
        <w:br/>
      </w:r>
      <w:r w:rsidR="00E62C5D" w:rsidRPr="00BD5E77">
        <w:rPr>
          <w:color w:val="132040" w:themeColor="accent1" w:themeShade="BF"/>
          <w:sz w:val="24"/>
          <w:szCs w:val="26"/>
        </w:rPr>
        <w:br/>
      </w:r>
    </w:p>
    <w:p w14:paraId="5E0F748D" w14:textId="1A845DD1" w:rsidR="0041138D" w:rsidRDefault="0041138D" w:rsidP="0041138D">
      <w:pPr>
        <w:pStyle w:val="Heading2"/>
        <w:rPr>
          <w:bCs w:val="0"/>
        </w:rPr>
      </w:pPr>
      <w:bookmarkStart w:id="333" w:name="_Toc239507159"/>
      <w:bookmarkStart w:id="334" w:name="_Toc239852389"/>
      <w:bookmarkStart w:id="335" w:name="_Toc239980645"/>
      <w:bookmarkStart w:id="336" w:name="_Toc240366862"/>
      <w:r w:rsidRPr="005D6483">
        <w:rPr>
          <w:bCs w:val="0"/>
        </w:rPr>
        <w:t>Operational Excellence</w:t>
      </w:r>
      <w:bookmarkEnd w:id="333"/>
      <w:bookmarkEnd w:id="334"/>
      <w:bookmarkEnd w:id="335"/>
      <w:bookmarkEnd w:id="336"/>
    </w:p>
    <w:p w14:paraId="7057181F" w14:textId="77777777" w:rsidR="00FC6A4E" w:rsidRPr="00FC6A4E" w:rsidRDefault="00FC6A4E" w:rsidP="00FC6A4E"/>
    <w:p w14:paraId="11F71EEA" w14:textId="77777777" w:rsidR="0041138D" w:rsidRPr="0041138D" w:rsidRDefault="0041138D" w:rsidP="0041138D">
      <w:pPr>
        <w:spacing w:after="120"/>
        <w:rPr>
          <w:szCs w:val="20"/>
        </w:rPr>
      </w:pPr>
      <w:r w:rsidRPr="0041138D">
        <w:rPr>
          <w:szCs w:val="20"/>
        </w:rPr>
        <w:t>The discipline that keeps an integration secure also keeps it operable.</w:t>
      </w:r>
    </w:p>
    <w:p w14:paraId="5069BABE" w14:textId="77777777" w:rsidR="0041138D" w:rsidRPr="0041138D" w:rsidRDefault="0041138D" w:rsidP="0041138D">
      <w:pPr>
        <w:spacing w:after="46" w:line="270" w:lineRule="auto"/>
        <w:ind w:left="360"/>
        <w:rPr>
          <w:szCs w:val="20"/>
        </w:rPr>
      </w:pPr>
      <w:r w:rsidRPr="0041138D">
        <w:rPr>
          <w:b/>
          <w:szCs w:val="20"/>
        </w:rPr>
        <w:t xml:space="preserve">Deployed as code. </w:t>
      </w:r>
      <w:r w:rsidRPr="0041138D">
        <w:rPr>
          <w:szCs w:val="20"/>
        </w:rPr>
        <w:t>Integrations are provisioned through infrastructure-as-code and delivered through DevSecOps pipelines, so an environment is reproducible and reviewable, and nothing is configured by hand.</w:t>
      </w:r>
    </w:p>
    <w:p w14:paraId="032DECA9" w14:textId="77777777" w:rsidR="0041138D" w:rsidRPr="0041138D" w:rsidRDefault="0041138D" w:rsidP="0041138D">
      <w:pPr>
        <w:spacing w:after="46" w:line="270" w:lineRule="auto"/>
        <w:ind w:left="360"/>
        <w:rPr>
          <w:szCs w:val="20"/>
        </w:rPr>
      </w:pPr>
      <w:r w:rsidRPr="0041138D">
        <w:rPr>
          <w:b/>
          <w:szCs w:val="20"/>
        </w:rPr>
        <w:t xml:space="preserve">Resilience matched to criticality. </w:t>
      </w:r>
      <w:r w:rsidRPr="0041138D">
        <w:rPr>
          <w:szCs w:val="20"/>
        </w:rPr>
        <w:t>The redundancy and recovery posture of an integration follows its criticality tier, set with business continuity and risk and evidenced at design time</w:t>
      </w:r>
    </w:p>
    <w:p w14:paraId="13DCB683" w14:textId="544C9B39" w:rsidR="0041138D" w:rsidRPr="0041138D" w:rsidRDefault="0041138D" w:rsidP="0041138D">
      <w:pPr>
        <w:spacing w:after="46" w:line="270" w:lineRule="auto"/>
        <w:ind w:left="360"/>
        <w:rPr>
          <w:szCs w:val="20"/>
        </w:rPr>
      </w:pPr>
      <w:r w:rsidRPr="0041138D">
        <w:rPr>
          <w:b/>
          <w:szCs w:val="20"/>
        </w:rPr>
        <w:t xml:space="preserve">Owned and kept live. </w:t>
      </w:r>
      <w:r w:rsidRPr="0041138D">
        <w:rPr>
          <w:szCs w:val="20"/>
        </w:rPr>
        <w:t xml:space="preserve">Each integration has monitoring, alerting and a defined support model with named ownership, and the </w:t>
      </w:r>
      <w:r w:rsidR="00A624E6">
        <w:rPr>
          <w:szCs w:val="20"/>
        </w:rPr>
        <w:t>Systems Integration Framework</w:t>
      </w:r>
      <w:r w:rsidRPr="0041138D" w:rsidDel="00A22181">
        <w:rPr>
          <w:szCs w:val="20"/>
        </w:rPr>
        <w:t xml:space="preserve"> </w:t>
      </w:r>
      <w:r w:rsidRPr="0041138D">
        <w:rPr>
          <w:szCs w:val="20"/>
        </w:rPr>
        <w:t>itself is maintained as a live artefact, reviewed continuously rather than only before a Technical Design Authority submission.</w:t>
      </w:r>
    </w:p>
    <w:p w14:paraId="15526C07" w14:textId="77777777" w:rsidR="0041138D" w:rsidRDefault="0041138D" w:rsidP="0041138D">
      <w:pPr>
        <w:spacing w:after="46" w:line="270" w:lineRule="auto"/>
        <w:ind w:left="360"/>
        <w:rPr>
          <w:szCs w:val="20"/>
        </w:rPr>
      </w:pPr>
    </w:p>
    <w:p w14:paraId="16070803" w14:textId="17409AAA" w:rsidR="0041138D" w:rsidRDefault="0041138D" w:rsidP="0041138D">
      <w:pPr>
        <w:pStyle w:val="Heading2"/>
        <w:rPr>
          <w:bCs w:val="0"/>
        </w:rPr>
      </w:pPr>
      <w:bookmarkStart w:id="337" w:name="_Toc239507160"/>
      <w:bookmarkStart w:id="338" w:name="_Toc239852390"/>
      <w:bookmarkStart w:id="339" w:name="_Toc239980646"/>
      <w:bookmarkStart w:id="340" w:name="_Toc240366863"/>
      <w:r w:rsidRPr="005D6483">
        <w:rPr>
          <w:bCs w:val="0"/>
        </w:rPr>
        <w:t>Delivery Pipeline</w:t>
      </w:r>
      <w:bookmarkEnd w:id="337"/>
      <w:bookmarkEnd w:id="338"/>
      <w:bookmarkEnd w:id="339"/>
      <w:bookmarkEnd w:id="340"/>
    </w:p>
    <w:p w14:paraId="7C606EB7" w14:textId="77777777" w:rsidR="00FC6A4E" w:rsidRPr="00FC6A4E" w:rsidRDefault="00FC6A4E" w:rsidP="00FC6A4E"/>
    <w:p w14:paraId="26CB08CC" w14:textId="77777777" w:rsidR="0041138D" w:rsidRPr="0041138D" w:rsidRDefault="0041138D" w:rsidP="0041138D">
      <w:pPr>
        <w:spacing w:after="120"/>
        <w:rPr>
          <w:szCs w:val="20"/>
        </w:rPr>
      </w:pPr>
      <w:r w:rsidRPr="0041138D">
        <w:rPr>
          <w:szCs w:val="20"/>
        </w:rPr>
        <w:t>Every integration is delivered through a single pipeline, and the pipeline is where quality, security and controlled promotion are enforced. This applies the automation and DevSecOps direction inherited from the Cloud Engineering Standards to integration delivery and sets out the agreed practice every integration follows so that nothing reaches an environment by hand.</w:t>
      </w:r>
    </w:p>
    <w:p w14:paraId="3FB4A076" w14:textId="02ECEF60" w:rsidR="00E62C5D" w:rsidRDefault="0041138D" w:rsidP="0041138D">
      <w:pPr>
        <w:spacing w:after="120"/>
      </w:pPr>
      <w:r w:rsidRPr="0041138D">
        <w:rPr>
          <w:szCs w:val="20"/>
        </w:rPr>
        <w:t xml:space="preserve">Source : </w:t>
      </w:r>
      <w:hyperlink w:anchor="EngDevPrinc" w:history="1">
        <w:r w:rsidR="00CD5988" w:rsidRPr="00A71342">
          <w:rPr>
            <w:rStyle w:val="Hyperlink"/>
            <w:szCs w:val="20"/>
          </w:rPr>
          <w:t>Ref</w:t>
        </w:r>
        <w:r w:rsidR="00CD5988" w:rsidRPr="00A71342">
          <w:rPr>
            <w:rStyle w:val="Hyperlink"/>
          </w:rPr>
          <w:t xml:space="preserve"> </w:t>
        </w:r>
        <w:r w:rsidR="00A71342" w:rsidRPr="00A71342">
          <w:rPr>
            <w:rStyle w:val="Hyperlink"/>
          </w:rPr>
          <w:t>3</w:t>
        </w:r>
      </w:hyperlink>
    </w:p>
    <w:p w14:paraId="0D555E87" w14:textId="77777777" w:rsidR="00F55098" w:rsidRDefault="00F55098" w:rsidP="0041138D">
      <w:pPr>
        <w:spacing w:after="120"/>
        <w:rPr>
          <w:szCs w:val="20"/>
        </w:rPr>
      </w:pPr>
    </w:p>
    <w:tbl>
      <w:tblPr>
        <w:tblStyle w:val="TableGridLight"/>
        <w:tblW w:w="9067" w:type="dxa"/>
        <w:tblLook w:val="04A0" w:firstRow="1" w:lastRow="0" w:firstColumn="1" w:lastColumn="0" w:noHBand="0" w:noVBand="1"/>
      </w:tblPr>
      <w:tblGrid>
        <w:gridCol w:w="2263"/>
        <w:gridCol w:w="6804"/>
      </w:tblGrid>
      <w:tr w:rsidR="00BD5E77" w:rsidRPr="009527A4" w14:paraId="5DD2FF28" w14:textId="77777777" w:rsidTr="007A2B8C">
        <w:tc>
          <w:tcPr>
            <w:tcW w:w="2263"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3D7ECBC2" w14:textId="39513A15" w:rsidR="00BD5E77" w:rsidRPr="00595998" w:rsidRDefault="00BD5E77" w:rsidP="00BD5E77">
            <w:pPr>
              <w:rPr>
                <w:rFonts w:asciiTheme="minorHAnsi" w:hAnsiTheme="minorHAnsi" w:hint="eastAsia"/>
                <w:b/>
                <w:lang w:eastAsia="en-GB"/>
              </w:rPr>
            </w:pPr>
            <w:r w:rsidRPr="00BD5E77">
              <w:rPr>
                <w:rFonts w:asciiTheme="minorHAnsi" w:hAnsiTheme="minorHAnsi"/>
                <w:b/>
                <w:lang w:eastAsia="en-GB"/>
              </w:rPr>
              <w:t>Practice</w:t>
            </w:r>
          </w:p>
        </w:tc>
        <w:tc>
          <w:tcPr>
            <w:tcW w:w="6804"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445B9F67" w14:textId="7C2E0CBF" w:rsidR="00BD5E77" w:rsidRPr="00595998" w:rsidRDefault="00BD5E77" w:rsidP="00BD5E77">
            <w:pPr>
              <w:rPr>
                <w:rFonts w:asciiTheme="minorHAnsi" w:hAnsiTheme="minorHAnsi" w:hint="eastAsia"/>
                <w:b/>
                <w:lang w:eastAsia="en-GB"/>
              </w:rPr>
            </w:pPr>
            <w:r w:rsidRPr="00BD5E77">
              <w:rPr>
                <w:rFonts w:asciiTheme="minorHAnsi" w:hAnsiTheme="minorHAnsi"/>
                <w:b/>
                <w:lang w:eastAsia="en-GB"/>
              </w:rPr>
              <w:t>What the pipeline does</w:t>
            </w:r>
          </w:p>
        </w:tc>
      </w:tr>
      <w:tr w:rsidR="00BD5E77" w:rsidRPr="009527A4" w14:paraId="6E7F2684" w14:textId="77777777" w:rsidTr="00866873">
        <w:tc>
          <w:tcPr>
            <w:tcW w:w="2263" w:type="dxa"/>
            <w:tcBorders>
              <w:top w:val="single" w:sz="4" w:space="0" w:color="000000" w:themeColor="text1"/>
            </w:tcBorders>
          </w:tcPr>
          <w:p w14:paraId="02937CDF" w14:textId="20D2B480" w:rsidR="00BD5E77" w:rsidRPr="00F94A76" w:rsidRDefault="00BD5E77" w:rsidP="00BD5E77">
            <w:pPr>
              <w:rPr>
                <w:rFonts w:asciiTheme="minorHAnsi" w:hAnsiTheme="minorHAnsi" w:hint="eastAsia"/>
                <w:lang w:eastAsia="en-GB"/>
              </w:rPr>
            </w:pPr>
            <w:r w:rsidRPr="0041138D">
              <w:rPr>
                <w:rFonts w:asciiTheme="minorHAnsi" w:hAnsiTheme="minorHAnsi"/>
                <w:b/>
                <w:szCs w:val="20"/>
              </w:rPr>
              <w:t>Pipeline foundation</w:t>
            </w:r>
          </w:p>
        </w:tc>
        <w:tc>
          <w:tcPr>
            <w:tcW w:w="6804" w:type="dxa"/>
            <w:tcBorders>
              <w:top w:val="single" w:sz="4" w:space="0" w:color="000000" w:themeColor="text1"/>
            </w:tcBorders>
          </w:tcPr>
          <w:p w14:paraId="6F2A3A98" w14:textId="4221E45C" w:rsidR="00BD5E77" w:rsidRPr="00F94A76" w:rsidRDefault="00BD5E77" w:rsidP="00BD5E77">
            <w:pPr>
              <w:rPr>
                <w:rFonts w:asciiTheme="minorHAnsi" w:hAnsiTheme="minorHAnsi" w:hint="eastAsia"/>
                <w:lang w:eastAsia="en-GB"/>
              </w:rPr>
            </w:pPr>
            <w:r w:rsidRPr="0041138D">
              <w:rPr>
                <w:rFonts w:asciiTheme="minorHAnsi" w:hAnsiTheme="minorHAnsi"/>
                <w:szCs w:val="20"/>
              </w:rPr>
              <w:t>Source code and infrastructure-as-code live in the Chaucer repository and every change is built and deployed through the pipeline. The pipeline is the only route to an environment.</w:t>
            </w:r>
          </w:p>
        </w:tc>
      </w:tr>
      <w:tr w:rsidR="00BD5E77" w:rsidRPr="009527A4" w14:paraId="20A43D2F" w14:textId="77777777" w:rsidTr="00BD5E77">
        <w:tc>
          <w:tcPr>
            <w:tcW w:w="2263" w:type="dxa"/>
          </w:tcPr>
          <w:p w14:paraId="1EF5815D" w14:textId="56B61D7C" w:rsidR="00BD5E77" w:rsidRPr="00F94A76" w:rsidRDefault="00BD5E77" w:rsidP="00BD5E77">
            <w:pPr>
              <w:rPr>
                <w:rFonts w:asciiTheme="minorHAnsi" w:hAnsiTheme="minorHAnsi" w:hint="eastAsia"/>
                <w:lang w:eastAsia="en-GB"/>
              </w:rPr>
            </w:pPr>
            <w:r w:rsidRPr="0041138D">
              <w:rPr>
                <w:rFonts w:asciiTheme="minorHAnsi" w:hAnsiTheme="minorHAnsi"/>
                <w:b/>
                <w:szCs w:val="20"/>
              </w:rPr>
              <w:t>Pull-request validation</w:t>
            </w:r>
          </w:p>
        </w:tc>
        <w:tc>
          <w:tcPr>
            <w:tcW w:w="6804" w:type="dxa"/>
          </w:tcPr>
          <w:p w14:paraId="4B70A221" w14:textId="2395FD6F" w:rsidR="00BD5E77" w:rsidRPr="00F94A76" w:rsidRDefault="00BD5E77" w:rsidP="00BD5E77">
            <w:pPr>
              <w:rPr>
                <w:rFonts w:asciiTheme="minorHAnsi" w:hAnsiTheme="minorHAnsi" w:hint="eastAsia"/>
                <w:lang w:eastAsia="en-GB"/>
              </w:rPr>
            </w:pPr>
            <w:r w:rsidRPr="0041138D">
              <w:rPr>
                <w:rFonts w:asciiTheme="minorHAnsi" w:hAnsiTheme="minorHAnsi"/>
                <w:szCs w:val="20"/>
              </w:rPr>
              <w:t>Every change enters through a pull request. The pipeline builds it, lints it, runs its automated tests and its security scans, and the change cannot merge until those checks pass and a peer has approved the request.</w:t>
            </w:r>
          </w:p>
        </w:tc>
      </w:tr>
      <w:tr w:rsidR="00BD5E77" w:rsidRPr="009527A4" w14:paraId="5AF8A617" w14:textId="77777777" w:rsidTr="00BD5E77">
        <w:tc>
          <w:tcPr>
            <w:tcW w:w="2263" w:type="dxa"/>
          </w:tcPr>
          <w:p w14:paraId="57CC08BE" w14:textId="4C284791" w:rsidR="00BD5E77" w:rsidRPr="00F94A76" w:rsidRDefault="00BD5E77" w:rsidP="00BD5E77">
            <w:pPr>
              <w:rPr>
                <w:rFonts w:asciiTheme="minorHAnsi" w:hAnsiTheme="minorHAnsi" w:hint="eastAsia"/>
                <w:lang w:eastAsia="en-GB"/>
              </w:rPr>
            </w:pPr>
            <w:r w:rsidRPr="0041138D">
              <w:rPr>
                <w:rFonts w:asciiTheme="minorHAnsi" w:hAnsiTheme="minorHAnsi"/>
                <w:b/>
                <w:szCs w:val="20"/>
              </w:rPr>
              <w:t>Immutable artefacts</w:t>
            </w:r>
          </w:p>
        </w:tc>
        <w:tc>
          <w:tcPr>
            <w:tcW w:w="6804" w:type="dxa"/>
          </w:tcPr>
          <w:p w14:paraId="4978449A" w14:textId="404E6104" w:rsidR="00BD5E77" w:rsidRPr="00F94A76" w:rsidRDefault="00BD5E77" w:rsidP="00BD5E77">
            <w:pPr>
              <w:rPr>
                <w:rFonts w:asciiTheme="minorHAnsi" w:hAnsiTheme="minorHAnsi" w:hint="eastAsia"/>
                <w:lang w:eastAsia="en-GB"/>
              </w:rPr>
            </w:pPr>
            <w:r w:rsidRPr="0041138D">
              <w:rPr>
                <w:rFonts w:asciiTheme="minorHAnsi" w:hAnsiTheme="minorHAnsi"/>
                <w:szCs w:val="20"/>
              </w:rPr>
              <w:t>A versioned artefact is built once and promoted unchanged through every environment. Nothing is rebuilt per environment, so what runs in production is exactly what was tested.</w:t>
            </w:r>
          </w:p>
        </w:tc>
      </w:tr>
      <w:tr w:rsidR="00BD5E77" w:rsidRPr="009527A4" w14:paraId="75214926" w14:textId="77777777" w:rsidTr="00BD5E77">
        <w:tc>
          <w:tcPr>
            <w:tcW w:w="2263" w:type="dxa"/>
          </w:tcPr>
          <w:p w14:paraId="1008B971" w14:textId="19EC9A0B" w:rsidR="00BD5E77" w:rsidRPr="00F94A76" w:rsidRDefault="00BD5E77" w:rsidP="00BD5E77">
            <w:pPr>
              <w:rPr>
                <w:rFonts w:asciiTheme="minorHAnsi" w:hAnsiTheme="minorHAnsi" w:hint="eastAsia"/>
                <w:lang w:eastAsia="en-GB"/>
              </w:rPr>
            </w:pPr>
            <w:r w:rsidRPr="0041138D">
              <w:rPr>
                <w:rFonts w:asciiTheme="minorHAnsi" w:hAnsiTheme="minorHAnsi"/>
                <w:b/>
                <w:szCs w:val="20"/>
              </w:rPr>
              <w:t>Deploy to development first</w:t>
            </w:r>
          </w:p>
        </w:tc>
        <w:tc>
          <w:tcPr>
            <w:tcW w:w="6804" w:type="dxa"/>
          </w:tcPr>
          <w:p w14:paraId="39BEEBE8" w14:textId="24DE4554" w:rsidR="00BD5E77" w:rsidRPr="00F94A76" w:rsidRDefault="00BD5E77" w:rsidP="00BD5E77">
            <w:pPr>
              <w:rPr>
                <w:rFonts w:asciiTheme="minorHAnsi" w:hAnsiTheme="minorHAnsi" w:hint="eastAsia"/>
                <w:lang w:eastAsia="en-GB"/>
              </w:rPr>
            </w:pPr>
            <w:r w:rsidRPr="0041138D">
              <w:rPr>
                <w:rFonts w:asciiTheme="minorHAnsi" w:hAnsiTheme="minorHAnsi"/>
                <w:szCs w:val="20"/>
              </w:rPr>
              <w:t>A merged change deploys automatically to development, where it runs against real dependencies. Development is where integration behaviour is proven before anything is promoted.</w:t>
            </w:r>
          </w:p>
        </w:tc>
      </w:tr>
      <w:tr w:rsidR="00BD5E77" w:rsidRPr="009527A4" w14:paraId="0157AB97" w14:textId="77777777" w:rsidTr="00BD5E77">
        <w:tc>
          <w:tcPr>
            <w:tcW w:w="2263" w:type="dxa"/>
          </w:tcPr>
          <w:p w14:paraId="0BC48C6A" w14:textId="1B5E7A9A" w:rsidR="00BD5E77" w:rsidRPr="0041138D" w:rsidRDefault="00BD5E77" w:rsidP="00BD5E77">
            <w:pPr>
              <w:rPr>
                <w:b/>
                <w:szCs w:val="20"/>
              </w:rPr>
            </w:pPr>
            <w:r w:rsidRPr="0041138D">
              <w:rPr>
                <w:rFonts w:asciiTheme="minorHAnsi" w:hAnsiTheme="minorHAnsi"/>
                <w:b/>
                <w:szCs w:val="20"/>
              </w:rPr>
              <w:t>Integration and automation testing</w:t>
            </w:r>
          </w:p>
        </w:tc>
        <w:tc>
          <w:tcPr>
            <w:tcW w:w="6804" w:type="dxa"/>
          </w:tcPr>
          <w:p w14:paraId="0C3C0683" w14:textId="77777777" w:rsidR="00BD5E77" w:rsidRPr="0041138D" w:rsidRDefault="00BD5E77" w:rsidP="00BD5E77">
            <w:pPr>
              <w:rPr>
                <w:rFonts w:asciiTheme="minorHAnsi" w:hAnsiTheme="minorHAnsi" w:hint="eastAsia"/>
                <w:szCs w:val="20"/>
              </w:rPr>
            </w:pPr>
            <w:r w:rsidRPr="0041138D">
              <w:rPr>
                <w:rFonts w:asciiTheme="minorHAnsi" w:hAnsiTheme="minorHAnsi"/>
                <w:szCs w:val="20"/>
              </w:rPr>
              <w:t>Automated unit, integration, and end-to-end testing should be implemented wherever feasible within the delivery pipeline, including relevant contract and schema validations. Changes should only progress once the applicable automated and manual quality checks have been successfully completed.</w:t>
            </w:r>
          </w:p>
          <w:p w14:paraId="0E4B7F19" w14:textId="77777777" w:rsidR="00BD5E77" w:rsidRPr="0041138D" w:rsidRDefault="00BD5E77" w:rsidP="00BD5E77">
            <w:pPr>
              <w:rPr>
                <w:szCs w:val="20"/>
              </w:rPr>
            </w:pPr>
          </w:p>
        </w:tc>
      </w:tr>
      <w:tr w:rsidR="00BD5E77" w:rsidRPr="009527A4" w14:paraId="172BB702" w14:textId="77777777" w:rsidTr="00BD5E77">
        <w:tc>
          <w:tcPr>
            <w:tcW w:w="2263" w:type="dxa"/>
          </w:tcPr>
          <w:p w14:paraId="324697C9" w14:textId="03187716" w:rsidR="00BD5E77" w:rsidRPr="0041138D" w:rsidRDefault="00BD5E77" w:rsidP="00BD5E77">
            <w:pPr>
              <w:rPr>
                <w:b/>
                <w:szCs w:val="20"/>
              </w:rPr>
            </w:pPr>
            <w:r w:rsidRPr="0041138D">
              <w:rPr>
                <w:rFonts w:asciiTheme="minorHAnsi" w:hAnsiTheme="minorHAnsi"/>
                <w:b/>
                <w:szCs w:val="20"/>
              </w:rPr>
              <w:t>Environment validation checks</w:t>
            </w:r>
          </w:p>
        </w:tc>
        <w:tc>
          <w:tcPr>
            <w:tcW w:w="6804" w:type="dxa"/>
          </w:tcPr>
          <w:p w14:paraId="5C9D32AD" w14:textId="77777777" w:rsidR="00BD5E77" w:rsidRPr="0041138D" w:rsidRDefault="00BD5E77" w:rsidP="00BD5E77">
            <w:pPr>
              <w:rPr>
                <w:rFonts w:asciiTheme="minorHAnsi" w:hAnsiTheme="minorHAnsi" w:hint="eastAsia"/>
                <w:szCs w:val="20"/>
              </w:rPr>
            </w:pPr>
            <w:r w:rsidRPr="0041138D">
              <w:rPr>
                <w:rFonts w:asciiTheme="minorHAnsi" w:hAnsiTheme="minorHAnsi"/>
                <w:szCs w:val="20"/>
              </w:rPr>
              <w:t>Configuration, connectivity, identity, secrets, and health checks should be automated before and after deployment wherever feasible. Where automation is not practical, appropriate validation controls are applied to ensure an environment is proven ready rather than assumed to be.</w:t>
            </w:r>
          </w:p>
          <w:p w14:paraId="5939BD9B" w14:textId="77777777" w:rsidR="00BD5E77" w:rsidRPr="0041138D" w:rsidRDefault="00BD5E77" w:rsidP="00BD5E77">
            <w:pPr>
              <w:rPr>
                <w:szCs w:val="20"/>
              </w:rPr>
            </w:pPr>
          </w:p>
        </w:tc>
      </w:tr>
      <w:tr w:rsidR="00BD5E77" w:rsidRPr="009527A4" w14:paraId="5264363A" w14:textId="77777777" w:rsidTr="00BD5E77">
        <w:tc>
          <w:tcPr>
            <w:tcW w:w="2263" w:type="dxa"/>
          </w:tcPr>
          <w:p w14:paraId="78470326" w14:textId="698133EC" w:rsidR="00BD5E77" w:rsidRPr="0041138D" w:rsidRDefault="00BD5E77" w:rsidP="00BD5E77">
            <w:pPr>
              <w:rPr>
                <w:b/>
                <w:szCs w:val="20"/>
              </w:rPr>
            </w:pPr>
            <w:r w:rsidRPr="0041138D">
              <w:rPr>
                <w:rFonts w:asciiTheme="minorHAnsi" w:hAnsiTheme="minorHAnsi"/>
                <w:b/>
                <w:szCs w:val="20"/>
              </w:rPr>
              <w:t>Security testing</w:t>
            </w:r>
          </w:p>
        </w:tc>
        <w:tc>
          <w:tcPr>
            <w:tcW w:w="6804" w:type="dxa"/>
          </w:tcPr>
          <w:p w14:paraId="5750D0B9" w14:textId="37EC4643" w:rsidR="00BD5E77" w:rsidRPr="0041138D" w:rsidRDefault="00BD5E77" w:rsidP="00BD5E77">
            <w:pPr>
              <w:rPr>
                <w:szCs w:val="20"/>
              </w:rPr>
            </w:pPr>
            <w:r w:rsidRPr="0041138D">
              <w:rPr>
                <w:rFonts w:asciiTheme="minorHAnsi" w:hAnsiTheme="minorHAnsi"/>
                <w:szCs w:val="20"/>
              </w:rPr>
              <w:t xml:space="preserve">Static analysis through SonarQube checks code quality and known weaknesses, and artefact and dependency scanning through JFrog checks the build and its libraries. </w:t>
            </w:r>
            <w:r w:rsidR="005D71EE">
              <w:rPr>
                <w:rFonts w:asciiTheme="minorHAnsi" w:hAnsiTheme="minorHAnsi"/>
                <w:szCs w:val="20"/>
              </w:rPr>
              <w:t>Issues block deployment</w:t>
            </w:r>
            <w:r w:rsidRPr="0041138D">
              <w:rPr>
                <w:rFonts w:asciiTheme="minorHAnsi" w:hAnsiTheme="minorHAnsi"/>
                <w:szCs w:val="20"/>
              </w:rPr>
              <w:t>, in line with the security testing the Cloud Engineering Standards require.</w:t>
            </w:r>
          </w:p>
        </w:tc>
      </w:tr>
      <w:tr w:rsidR="00BD5E77" w:rsidRPr="009527A4" w14:paraId="72EB17BE" w14:textId="77777777" w:rsidTr="00BD5E77">
        <w:tc>
          <w:tcPr>
            <w:tcW w:w="2263" w:type="dxa"/>
          </w:tcPr>
          <w:p w14:paraId="72381F3C" w14:textId="3FFACB3C" w:rsidR="00BD5E77" w:rsidRPr="0041138D" w:rsidRDefault="00BD5E77" w:rsidP="00BD5E77">
            <w:pPr>
              <w:rPr>
                <w:b/>
                <w:szCs w:val="20"/>
              </w:rPr>
            </w:pPr>
            <w:r w:rsidRPr="0041138D">
              <w:rPr>
                <w:rFonts w:asciiTheme="minorHAnsi" w:hAnsiTheme="minorHAnsi"/>
                <w:b/>
                <w:szCs w:val="20"/>
              </w:rPr>
              <w:t>Controlled promotion</w:t>
            </w:r>
          </w:p>
        </w:tc>
        <w:tc>
          <w:tcPr>
            <w:tcW w:w="6804" w:type="dxa"/>
          </w:tcPr>
          <w:p w14:paraId="6E133BD4" w14:textId="67F1B97D" w:rsidR="00BD5E77" w:rsidRPr="0041138D" w:rsidRDefault="00BD5E77" w:rsidP="00BD5E77">
            <w:pPr>
              <w:rPr>
                <w:szCs w:val="20"/>
              </w:rPr>
            </w:pPr>
            <w:r w:rsidRPr="0041138D">
              <w:rPr>
                <w:rFonts w:asciiTheme="minorHAnsi" w:hAnsiTheme="minorHAnsi"/>
                <w:szCs w:val="20"/>
              </w:rPr>
              <w:t>Promotion from development to test</w:t>
            </w:r>
            <w:r w:rsidR="005D71EE">
              <w:rPr>
                <w:rFonts w:asciiTheme="minorHAnsi" w:hAnsiTheme="minorHAnsi"/>
                <w:szCs w:val="20"/>
              </w:rPr>
              <w:t xml:space="preserve"> to UAT</w:t>
            </w:r>
            <w:r w:rsidRPr="0041138D">
              <w:rPr>
                <w:rFonts w:asciiTheme="minorHAnsi" w:hAnsiTheme="minorHAnsi"/>
                <w:szCs w:val="20"/>
              </w:rPr>
              <w:t xml:space="preserve"> and on to production is gated and approved. A higher environment accepts only an artefact whose checks have passed and whose sign-off is recorded, and production promotion follows change control.</w:t>
            </w:r>
          </w:p>
        </w:tc>
      </w:tr>
      <w:tr w:rsidR="00BD5E77" w:rsidRPr="009527A4" w14:paraId="488F1248" w14:textId="77777777" w:rsidTr="00BD5E77">
        <w:tc>
          <w:tcPr>
            <w:tcW w:w="2263" w:type="dxa"/>
          </w:tcPr>
          <w:p w14:paraId="43A643F9" w14:textId="33BD2D8C" w:rsidR="00BD5E77" w:rsidRPr="0041138D" w:rsidRDefault="00BD5E77" w:rsidP="00BD5E77">
            <w:pPr>
              <w:rPr>
                <w:b/>
                <w:szCs w:val="20"/>
              </w:rPr>
            </w:pPr>
            <w:r w:rsidRPr="0041138D">
              <w:rPr>
                <w:rFonts w:asciiTheme="minorHAnsi" w:hAnsiTheme="minorHAnsi"/>
                <w:b/>
                <w:szCs w:val="20"/>
              </w:rPr>
              <w:t>DAST coverage</w:t>
            </w:r>
          </w:p>
        </w:tc>
        <w:tc>
          <w:tcPr>
            <w:tcW w:w="6804" w:type="dxa"/>
          </w:tcPr>
          <w:p w14:paraId="5C8A814B" w14:textId="0BAB684D" w:rsidR="00BD5E77" w:rsidRPr="0041138D" w:rsidRDefault="00B7472E" w:rsidP="00BD5E77">
            <w:pPr>
              <w:rPr>
                <w:szCs w:val="20"/>
              </w:rPr>
            </w:pPr>
            <w:r>
              <w:rPr>
                <w:rFonts w:asciiTheme="minorHAnsi" w:hAnsiTheme="minorHAnsi"/>
                <w:szCs w:val="20"/>
              </w:rPr>
              <w:t xml:space="preserve">DAST coverage will be </w:t>
            </w:r>
            <w:r w:rsidR="003E3DC8">
              <w:rPr>
                <w:rFonts w:asciiTheme="minorHAnsi" w:hAnsiTheme="minorHAnsi"/>
                <w:szCs w:val="20"/>
              </w:rPr>
              <w:t>included in the delivery pipeline once this capability is established in Chaucer.</w:t>
            </w:r>
          </w:p>
        </w:tc>
      </w:tr>
    </w:tbl>
    <w:p w14:paraId="473E563A" w14:textId="77777777" w:rsidR="00E62C5D" w:rsidRPr="0041138D" w:rsidRDefault="00E62C5D" w:rsidP="0041138D">
      <w:pPr>
        <w:spacing w:after="120"/>
        <w:rPr>
          <w:szCs w:val="20"/>
        </w:rPr>
      </w:pPr>
    </w:p>
    <w:p w14:paraId="7A9E70EF" w14:textId="77777777" w:rsidR="0041138D" w:rsidRPr="0041138D" w:rsidRDefault="0041138D" w:rsidP="0041138D">
      <w:pPr>
        <w:spacing w:after="120"/>
        <w:rPr>
          <w:szCs w:val="20"/>
        </w:rPr>
      </w:pPr>
    </w:p>
    <w:p w14:paraId="2B5F7377" w14:textId="40C62ED6" w:rsidR="0041138D" w:rsidRPr="0041138D" w:rsidRDefault="00F759B0" w:rsidP="0041138D">
      <w:pPr>
        <w:rPr>
          <w:szCs w:val="20"/>
        </w:rPr>
      </w:pPr>
      <w:r>
        <w:rPr>
          <w:noProof/>
          <w:szCs w:val="20"/>
        </w:rPr>
        <w:drawing>
          <wp:inline distT="0" distB="0" distL="0" distR="0" wp14:anchorId="5847E3B6" wp14:editId="2ADACA6D">
            <wp:extent cx="5832522" cy="2991062"/>
            <wp:effectExtent l="0" t="0" r="0" b="0"/>
            <wp:docPr id="4914365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845276" cy="2997602"/>
                    </a:xfrm>
                    <a:prstGeom prst="rect">
                      <a:avLst/>
                    </a:prstGeom>
                    <a:noFill/>
                  </pic:spPr>
                </pic:pic>
              </a:graphicData>
            </a:graphic>
          </wp:inline>
        </w:drawing>
      </w:r>
    </w:p>
    <w:p w14:paraId="07DD72C7" w14:textId="53A5673A" w:rsidR="0041138D" w:rsidRDefault="0041138D" w:rsidP="00A959D1">
      <w:pPr>
        <w:pStyle w:val="Heading1"/>
        <w:ind w:left="431" w:hanging="431"/>
      </w:pPr>
      <w:bookmarkStart w:id="341" w:name="_12_Guardrails"/>
      <w:bookmarkStart w:id="342" w:name="_Guardrails"/>
      <w:bookmarkStart w:id="343" w:name="_Toc239852391"/>
      <w:bookmarkStart w:id="344" w:name="_Toc239980647"/>
      <w:bookmarkStart w:id="345" w:name="_Toc240366864"/>
      <w:bookmarkEnd w:id="341"/>
      <w:bookmarkEnd w:id="342"/>
      <w:r w:rsidRPr="006F79A8">
        <w:t>Guardrails</w:t>
      </w:r>
      <w:bookmarkEnd w:id="343"/>
      <w:bookmarkEnd w:id="344"/>
      <w:bookmarkEnd w:id="345"/>
    </w:p>
    <w:p w14:paraId="36F37AEC" w14:textId="77777777" w:rsidR="00FC6A4E" w:rsidRPr="00FC6A4E" w:rsidRDefault="00FC6A4E" w:rsidP="00FC6A4E"/>
    <w:p w14:paraId="5588E7E6" w14:textId="73ADE645" w:rsidR="0041138D" w:rsidRDefault="0041138D" w:rsidP="0041138D">
      <w:pPr>
        <w:pStyle w:val="Heading2"/>
        <w:rPr>
          <w:bCs w:val="0"/>
        </w:rPr>
      </w:pPr>
      <w:bookmarkStart w:id="346" w:name="_Toc239852392"/>
      <w:bookmarkStart w:id="347" w:name="_Toc239980648"/>
      <w:bookmarkStart w:id="348" w:name="_Toc240366865"/>
      <w:r w:rsidRPr="005D6483">
        <w:rPr>
          <w:bCs w:val="0"/>
        </w:rPr>
        <w:t>Mandatory Guardrails</w:t>
      </w:r>
      <w:bookmarkEnd w:id="346"/>
      <w:bookmarkEnd w:id="347"/>
      <w:bookmarkEnd w:id="348"/>
    </w:p>
    <w:p w14:paraId="0E2AB3CE" w14:textId="77777777" w:rsidR="00FC6A4E" w:rsidRPr="00FC6A4E" w:rsidRDefault="00FC6A4E" w:rsidP="00FC6A4E"/>
    <w:p w14:paraId="003557D2" w14:textId="77777777" w:rsidR="0041138D" w:rsidRDefault="0041138D" w:rsidP="0041138D">
      <w:pPr>
        <w:spacing w:after="120"/>
        <w:rPr>
          <w:szCs w:val="20"/>
        </w:rPr>
      </w:pPr>
      <w:r w:rsidRPr="0041138D">
        <w:rPr>
          <w:szCs w:val="20"/>
        </w:rPr>
        <w:t xml:space="preserve">These are assessed on every integration, regardless of pattern. They are inherited from the security principles and engineering standards and are not open to per-project renegotiation. </w:t>
      </w:r>
    </w:p>
    <w:p w14:paraId="53F3C070" w14:textId="77777777" w:rsidR="00DE0875" w:rsidRPr="0041138D" w:rsidRDefault="00DE0875" w:rsidP="0041138D">
      <w:pPr>
        <w:spacing w:after="120"/>
        <w:rPr>
          <w:szCs w:val="20"/>
        </w:rPr>
      </w:pPr>
    </w:p>
    <w:p w14:paraId="7A6D7D43" w14:textId="77777777" w:rsidR="00F55098" w:rsidRDefault="0041138D" w:rsidP="0041138D">
      <w:pPr>
        <w:spacing w:after="120"/>
        <w:rPr>
          <w:szCs w:val="20"/>
        </w:rPr>
      </w:pPr>
      <w:r w:rsidRPr="0041138D">
        <w:rPr>
          <w:noProof/>
          <w:szCs w:val="20"/>
        </w:rPr>
        <w:drawing>
          <wp:inline distT="0" distB="0" distL="0" distR="0" wp14:anchorId="218B0B28" wp14:editId="6E37CE14">
            <wp:extent cx="5589270" cy="2891607"/>
            <wp:effectExtent l="19050" t="19050" r="11430" b="23495"/>
            <wp:docPr id="124681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81254" name="Picture 124681254"/>
                    <pic:cNvPicPr/>
                  </pic:nvPicPr>
                  <pic:blipFill>
                    <a:blip r:embed="rId52">
                      <a:extLst>
                        <a:ext uri="{28A0092B-C50C-407E-A947-70E740481C1C}">
                          <a14:useLocalDpi xmlns:a14="http://schemas.microsoft.com/office/drawing/2010/main" val="0"/>
                        </a:ext>
                      </a:extLst>
                    </a:blip>
                    <a:stretch>
                      <a:fillRect/>
                    </a:stretch>
                  </pic:blipFill>
                  <pic:spPr>
                    <a:xfrm>
                      <a:off x="0" y="0"/>
                      <a:ext cx="5640278" cy="2917996"/>
                    </a:xfrm>
                    <a:prstGeom prst="rect">
                      <a:avLst/>
                    </a:prstGeom>
                    <a:solidFill>
                      <a:schemeClr val="accent1"/>
                    </a:solidFill>
                    <a:ln>
                      <a:solidFill>
                        <a:schemeClr val="accent1"/>
                      </a:solidFill>
                    </a:ln>
                  </pic:spPr>
                </pic:pic>
              </a:graphicData>
            </a:graphic>
          </wp:inline>
        </w:drawing>
      </w:r>
    </w:p>
    <w:p w14:paraId="4E168E80" w14:textId="1FE45F61" w:rsidR="00DE0875" w:rsidRDefault="0041138D" w:rsidP="0041138D">
      <w:pPr>
        <w:spacing w:after="120"/>
      </w:pPr>
      <w:r w:rsidRPr="0041138D">
        <w:rPr>
          <w:szCs w:val="20"/>
        </w:rPr>
        <w:t xml:space="preserve">Source : </w:t>
      </w:r>
      <w:hyperlink w:anchor="EntArchPrin" w:history="1">
        <w:r w:rsidR="004C367A" w:rsidRPr="006F619D">
          <w:rPr>
            <w:rStyle w:val="Hyperlink"/>
            <w:szCs w:val="20"/>
          </w:rPr>
          <w:t>Ref</w:t>
        </w:r>
        <w:r w:rsidR="004C367A" w:rsidRPr="006F619D">
          <w:rPr>
            <w:rStyle w:val="Hyperlink"/>
          </w:rPr>
          <w:t xml:space="preserve"> 1</w:t>
        </w:r>
      </w:hyperlink>
      <w:r w:rsidRPr="0041138D">
        <w:rPr>
          <w:szCs w:val="20"/>
        </w:rPr>
        <w:t xml:space="preserve">, </w:t>
      </w:r>
      <w:hyperlink w:anchor="ArchPrinc" w:history="1">
        <w:r w:rsidR="000A5202" w:rsidRPr="006F619D">
          <w:rPr>
            <w:rStyle w:val="Hyperlink"/>
            <w:szCs w:val="20"/>
          </w:rPr>
          <w:t>Ref</w:t>
        </w:r>
        <w:r w:rsidR="000A5202" w:rsidRPr="006F619D">
          <w:rPr>
            <w:rStyle w:val="Hyperlink"/>
          </w:rPr>
          <w:t xml:space="preserve"> 4</w:t>
        </w:r>
      </w:hyperlink>
      <w:r w:rsidR="000A5202" w:rsidRPr="0041138D">
        <w:rPr>
          <w:szCs w:val="20"/>
        </w:rPr>
        <w:t xml:space="preserve">, </w:t>
      </w:r>
      <w:hyperlink w:anchor="ArchEngStdAIS" w:history="1">
        <w:r w:rsidR="000A5202">
          <w:rPr>
            <w:rStyle w:val="Hyperlink"/>
            <w:szCs w:val="20"/>
          </w:rPr>
          <w:t>Ref</w:t>
        </w:r>
        <w:r w:rsidR="000A5202" w:rsidRPr="006F619D">
          <w:rPr>
            <w:rStyle w:val="Hyperlink"/>
          </w:rPr>
          <w:t xml:space="preserve"> 5</w:t>
        </w:r>
      </w:hyperlink>
    </w:p>
    <w:p w14:paraId="6E757177" w14:textId="77777777" w:rsidR="00F55098" w:rsidRPr="0041138D" w:rsidRDefault="00F55098" w:rsidP="0041138D">
      <w:pPr>
        <w:spacing w:after="120"/>
        <w:rPr>
          <w:szCs w:val="20"/>
        </w:rPr>
      </w:pPr>
    </w:p>
    <w:p w14:paraId="7E3DED28" w14:textId="6A4FB71C" w:rsidR="0041138D" w:rsidRDefault="0041138D" w:rsidP="0041138D">
      <w:pPr>
        <w:pStyle w:val="Heading2"/>
        <w:rPr>
          <w:bCs w:val="0"/>
        </w:rPr>
      </w:pPr>
      <w:bookmarkStart w:id="349" w:name="_Toc239852393"/>
      <w:bookmarkStart w:id="350" w:name="_Toc239980649"/>
      <w:bookmarkStart w:id="351" w:name="_Toc240366866"/>
      <w:r w:rsidRPr="005D6483">
        <w:rPr>
          <w:bCs w:val="0"/>
        </w:rPr>
        <w:t>When you need to deviate</w:t>
      </w:r>
      <w:bookmarkEnd w:id="349"/>
      <w:bookmarkEnd w:id="350"/>
      <w:bookmarkEnd w:id="351"/>
    </w:p>
    <w:p w14:paraId="10FD8E7B" w14:textId="77777777" w:rsidR="00FC6A4E" w:rsidRPr="00FC6A4E" w:rsidRDefault="00FC6A4E" w:rsidP="00FC6A4E"/>
    <w:p w14:paraId="7F89D05D" w14:textId="024B33EC" w:rsidR="009D1778" w:rsidRDefault="0041138D" w:rsidP="0041138D">
      <w:pPr>
        <w:rPr>
          <w:szCs w:val="20"/>
        </w:rPr>
      </w:pPr>
      <w:r w:rsidRPr="0041138D">
        <w:rPr>
          <w:szCs w:val="20"/>
        </w:rPr>
        <w:t xml:space="preserve">The </w:t>
      </w:r>
      <w:r w:rsidR="00A624E6">
        <w:rPr>
          <w:szCs w:val="20"/>
        </w:rPr>
        <w:t>Systems Integration Framework</w:t>
      </w:r>
      <w:r w:rsidRPr="0041138D" w:rsidDel="00A22181">
        <w:rPr>
          <w:szCs w:val="20"/>
        </w:rPr>
        <w:t xml:space="preserve"> </w:t>
      </w:r>
      <w:r w:rsidRPr="0041138D">
        <w:rPr>
          <w:szCs w:val="20"/>
        </w:rPr>
        <w:t xml:space="preserve">provides clear standards and recommended approaches, but it is flexible when there is a valid business or technical reason to do something different. If a team needs to use a different component, work outside a guardrail, or operate beyond the data platform boundary, the exception must be documented with a clear justification. </w:t>
      </w:r>
    </w:p>
    <w:p w14:paraId="035134A5" w14:textId="77777777" w:rsidR="009D1778" w:rsidRDefault="009D1778" w:rsidP="0041138D">
      <w:pPr>
        <w:rPr>
          <w:szCs w:val="20"/>
        </w:rPr>
      </w:pPr>
    </w:p>
    <w:p w14:paraId="7826649B" w14:textId="650B733F" w:rsidR="00DE0875" w:rsidRDefault="0041138D" w:rsidP="0041138D">
      <w:pPr>
        <w:rPr>
          <w:szCs w:val="20"/>
        </w:rPr>
      </w:pPr>
      <w:r w:rsidRPr="0041138D">
        <w:rPr>
          <w:szCs w:val="20"/>
        </w:rPr>
        <w:t>The team should complete a security and risk assessment, identify any compensating controls, and submit the exception to the TDA for approval. Approved exceptions must be recorded in the exception register with a named owner, an expiry date, and a plan to return to the standard approach where possible.</w:t>
      </w:r>
    </w:p>
    <w:p w14:paraId="0777A39B" w14:textId="77777777" w:rsidR="00DE0875" w:rsidRDefault="00DE0875" w:rsidP="0041138D">
      <w:pPr>
        <w:rPr>
          <w:szCs w:val="20"/>
        </w:rPr>
      </w:pPr>
    </w:p>
    <w:p w14:paraId="1A587CEF" w14:textId="77777777" w:rsidR="00DE0875" w:rsidRDefault="00DE0875" w:rsidP="0041138D">
      <w:pPr>
        <w:rPr>
          <w:szCs w:val="20"/>
        </w:rPr>
      </w:pPr>
    </w:p>
    <w:p w14:paraId="628A8F58" w14:textId="77777777" w:rsidR="00DE0875" w:rsidRDefault="00DE0875" w:rsidP="0041138D">
      <w:pPr>
        <w:rPr>
          <w:szCs w:val="20"/>
        </w:rPr>
      </w:pPr>
    </w:p>
    <w:p w14:paraId="2E204E2E" w14:textId="77777777" w:rsidR="00DE0875" w:rsidRDefault="00DE0875" w:rsidP="0041138D">
      <w:pPr>
        <w:rPr>
          <w:szCs w:val="20"/>
        </w:rPr>
      </w:pPr>
    </w:p>
    <w:p w14:paraId="2155C3D4" w14:textId="77777777" w:rsidR="00DE0875" w:rsidRDefault="00DE0875" w:rsidP="0041138D">
      <w:pPr>
        <w:rPr>
          <w:szCs w:val="20"/>
        </w:rPr>
      </w:pPr>
    </w:p>
    <w:p w14:paraId="12977615" w14:textId="77777777" w:rsidR="00DE0875" w:rsidRDefault="00DE0875" w:rsidP="0041138D">
      <w:pPr>
        <w:rPr>
          <w:szCs w:val="20"/>
        </w:rPr>
      </w:pPr>
    </w:p>
    <w:p w14:paraId="3DFE64E5" w14:textId="77777777" w:rsidR="00DE0875" w:rsidRDefault="00DE0875" w:rsidP="0041138D">
      <w:pPr>
        <w:rPr>
          <w:szCs w:val="20"/>
        </w:rPr>
      </w:pPr>
    </w:p>
    <w:p w14:paraId="15DDD3AA" w14:textId="77777777" w:rsidR="00DE0875" w:rsidRDefault="00DE0875" w:rsidP="0041138D">
      <w:pPr>
        <w:rPr>
          <w:szCs w:val="20"/>
        </w:rPr>
      </w:pPr>
    </w:p>
    <w:p w14:paraId="022335FD" w14:textId="77777777" w:rsidR="00DE0875" w:rsidRDefault="00DE0875" w:rsidP="0041138D">
      <w:pPr>
        <w:rPr>
          <w:szCs w:val="20"/>
        </w:rPr>
      </w:pPr>
    </w:p>
    <w:p w14:paraId="33B26EBF" w14:textId="77777777" w:rsidR="00DE0875" w:rsidRDefault="00DE0875" w:rsidP="0041138D">
      <w:pPr>
        <w:rPr>
          <w:szCs w:val="20"/>
        </w:rPr>
      </w:pPr>
    </w:p>
    <w:p w14:paraId="05EC2FED" w14:textId="77777777" w:rsidR="00DE0875" w:rsidRDefault="00DE0875" w:rsidP="0041138D">
      <w:pPr>
        <w:rPr>
          <w:szCs w:val="20"/>
        </w:rPr>
      </w:pPr>
    </w:p>
    <w:p w14:paraId="3AD7D0DC" w14:textId="77777777" w:rsidR="00DE0875" w:rsidRDefault="00DE0875" w:rsidP="0041138D">
      <w:pPr>
        <w:rPr>
          <w:szCs w:val="20"/>
        </w:rPr>
      </w:pPr>
    </w:p>
    <w:p w14:paraId="7CFA487D" w14:textId="77777777" w:rsidR="00DE0875" w:rsidRDefault="00DE0875" w:rsidP="0041138D">
      <w:pPr>
        <w:rPr>
          <w:szCs w:val="20"/>
        </w:rPr>
      </w:pPr>
    </w:p>
    <w:p w14:paraId="478898DA" w14:textId="77777777" w:rsidR="00DE0875" w:rsidRDefault="00DE0875" w:rsidP="0041138D">
      <w:pPr>
        <w:rPr>
          <w:szCs w:val="20"/>
        </w:rPr>
      </w:pPr>
    </w:p>
    <w:p w14:paraId="1F65A5CA" w14:textId="77777777" w:rsidR="00DE0875" w:rsidRDefault="00DE0875" w:rsidP="0041138D">
      <w:pPr>
        <w:rPr>
          <w:szCs w:val="20"/>
        </w:rPr>
      </w:pPr>
    </w:p>
    <w:p w14:paraId="0219AE5C" w14:textId="217B82B8" w:rsidR="00917263" w:rsidRDefault="00917263" w:rsidP="00917263">
      <w:pPr>
        <w:pStyle w:val="Heading2"/>
      </w:pPr>
      <w:bookmarkStart w:id="352" w:name="_Toc240366867"/>
      <w:r>
        <w:t>Per-Pattern Security Conformance</w:t>
      </w:r>
      <w:bookmarkEnd w:id="352"/>
      <w:r w:rsidR="00186EF4">
        <w:br/>
      </w:r>
    </w:p>
    <w:p w14:paraId="2E429F58" w14:textId="5BBED7E3" w:rsidR="00917263" w:rsidRPr="00186EF4" w:rsidRDefault="00917263" w:rsidP="00917263">
      <w:pPr>
        <w:pStyle w:val="Heading3"/>
        <w:rPr>
          <w:rFonts w:cs="Times New Roman"/>
          <w:color w:val="132040" w:themeColor="accent1" w:themeShade="BF"/>
          <w:sz w:val="24"/>
          <w:szCs w:val="26"/>
        </w:rPr>
      </w:pPr>
      <w:r w:rsidRPr="00186EF4">
        <w:rPr>
          <w:rFonts w:cs="Times New Roman"/>
          <w:color w:val="132040" w:themeColor="accent1" w:themeShade="BF"/>
          <w:sz w:val="24"/>
          <w:szCs w:val="26"/>
        </w:rPr>
        <w:t>Purpose</w:t>
      </w:r>
    </w:p>
    <w:p w14:paraId="4CE7B4FC" w14:textId="59BBF7EB" w:rsidR="00917263" w:rsidRDefault="00917263" w:rsidP="00917263">
      <w:r>
        <w:t>Every selected integration pattern must be assessed against the security baseline defined in Section 11 and the mandatory guardrails in Section 12.1.</w:t>
      </w:r>
      <w:r w:rsidR="00186EF4">
        <w:br/>
      </w:r>
    </w:p>
    <w:p w14:paraId="7016F2FF" w14:textId="4911572C" w:rsidR="00917263" w:rsidRDefault="00917263" w:rsidP="00917263">
      <w:r>
        <w:t>The detailed pattern catalogue defines a security boundary for each pattern. This section consolidates those requirements into a single conformance matrix so that an architecture review can confirm:</w:t>
      </w:r>
      <w:r w:rsidR="00186EF4">
        <w:br/>
      </w:r>
    </w:p>
    <w:p w14:paraId="3B751D78" w14:textId="77777777" w:rsidR="00917263" w:rsidRDefault="00917263" w:rsidP="0045770F">
      <w:pPr>
        <w:pStyle w:val="ListParagraph"/>
        <w:numPr>
          <w:ilvl w:val="0"/>
          <w:numId w:val="19"/>
        </w:numPr>
        <w:spacing w:after="160" w:line="279" w:lineRule="auto"/>
      </w:pPr>
      <w:r>
        <w:t>The pattern and boundary being used.</w:t>
      </w:r>
    </w:p>
    <w:p w14:paraId="16F84FC0" w14:textId="77777777" w:rsidR="00917263" w:rsidRDefault="00917263" w:rsidP="0045770F">
      <w:pPr>
        <w:pStyle w:val="ListParagraph"/>
        <w:numPr>
          <w:ilvl w:val="0"/>
          <w:numId w:val="19"/>
        </w:numPr>
        <w:spacing w:after="160" w:line="279" w:lineRule="auto"/>
      </w:pPr>
      <w:r>
        <w:t>Whether an internet or third-party boundary is crossed.</w:t>
      </w:r>
    </w:p>
    <w:p w14:paraId="4F183358" w14:textId="77777777" w:rsidR="00917263" w:rsidRDefault="00917263" w:rsidP="0045770F">
      <w:pPr>
        <w:pStyle w:val="ListParagraph"/>
        <w:numPr>
          <w:ilvl w:val="0"/>
          <w:numId w:val="19"/>
        </w:numPr>
        <w:spacing w:after="160" w:line="279" w:lineRule="auto"/>
      </w:pPr>
      <w:r>
        <w:t>The applicable identity and authentication controls.</w:t>
      </w:r>
    </w:p>
    <w:p w14:paraId="6E769274" w14:textId="77777777" w:rsidR="00917263" w:rsidRDefault="00917263" w:rsidP="0045770F">
      <w:pPr>
        <w:pStyle w:val="ListParagraph"/>
        <w:numPr>
          <w:ilvl w:val="0"/>
          <w:numId w:val="19"/>
        </w:numPr>
        <w:spacing w:after="160" w:line="279" w:lineRule="auto"/>
      </w:pPr>
      <w:r>
        <w:t>The required connectivity and network controls.</w:t>
      </w:r>
    </w:p>
    <w:p w14:paraId="55DD6406" w14:textId="77777777" w:rsidR="00917263" w:rsidRDefault="00917263" w:rsidP="0045770F">
      <w:pPr>
        <w:pStyle w:val="ListParagraph"/>
        <w:numPr>
          <w:ilvl w:val="0"/>
          <w:numId w:val="19"/>
        </w:numPr>
        <w:spacing w:after="160" w:line="279" w:lineRule="auto"/>
      </w:pPr>
      <w:r>
        <w:t>The required secrets and certificate controls.</w:t>
      </w:r>
    </w:p>
    <w:p w14:paraId="29532BFF" w14:textId="77777777" w:rsidR="00917263" w:rsidRDefault="00917263" w:rsidP="0045770F">
      <w:pPr>
        <w:pStyle w:val="ListParagraph"/>
        <w:numPr>
          <w:ilvl w:val="0"/>
          <w:numId w:val="19"/>
        </w:numPr>
        <w:spacing w:after="160" w:line="279" w:lineRule="auto"/>
      </w:pPr>
      <w:r>
        <w:t>The pattern-specific security considerations.</w:t>
      </w:r>
    </w:p>
    <w:p w14:paraId="76CBAC1A" w14:textId="77777777" w:rsidR="00917263" w:rsidRDefault="00917263" w:rsidP="0045770F">
      <w:pPr>
        <w:pStyle w:val="ListParagraph"/>
        <w:numPr>
          <w:ilvl w:val="0"/>
          <w:numId w:val="19"/>
        </w:numPr>
        <w:spacing w:after="160" w:line="279" w:lineRule="auto"/>
      </w:pPr>
      <w:r>
        <w:t>Whether standard conformance is possible or an exception is required.</w:t>
      </w:r>
    </w:p>
    <w:p w14:paraId="7E9652CF" w14:textId="515D1823" w:rsidR="00917263" w:rsidRDefault="00917263" w:rsidP="00917263">
      <w:r>
        <w:t>The security baseline is:</w:t>
      </w:r>
      <w:r w:rsidR="00D84173">
        <w:br/>
      </w:r>
    </w:p>
    <w:p w14:paraId="67F3C8A8" w14:textId="77777777" w:rsidR="00917263" w:rsidRDefault="00917263" w:rsidP="0045770F">
      <w:pPr>
        <w:pStyle w:val="ListParagraph"/>
        <w:numPr>
          <w:ilvl w:val="0"/>
          <w:numId w:val="18"/>
        </w:numPr>
        <w:spacing w:after="160" w:line="279" w:lineRule="auto"/>
      </w:pPr>
      <w:r>
        <w:t>Private connectivity by default.</w:t>
      </w:r>
    </w:p>
    <w:p w14:paraId="0E65BFCF" w14:textId="77777777" w:rsidR="00917263" w:rsidRDefault="00917263" w:rsidP="0045770F">
      <w:pPr>
        <w:pStyle w:val="ListParagraph"/>
        <w:numPr>
          <w:ilvl w:val="0"/>
          <w:numId w:val="18"/>
        </w:numPr>
        <w:spacing w:after="160" w:line="279" w:lineRule="auto"/>
      </w:pPr>
      <w:r>
        <w:t>Managed identity for Azure service-to-service authentication wherever supported.</w:t>
      </w:r>
    </w:p>
    <w:p w14:paraId="707C1574" w14:textId="77777777" w:rsidR="001B4631" w:rsidRPr="001B4631" w:rsidRDefault="00917263" w:rsidP="00376983">
      <w:pPr>
        <w:pStyle w:val="ListParagraph"/>
        <w:numPr>
          <w:ilvl w:val="0"/>
          <w:numId w:val="18"/>
        </w:numPr>
        <w:spacing w:after="160" w:line="300" w:lineRule="atLeast"/>
        <w:rPr>
          <w:rFonts w:ascii="Segoe UI" w:eastAsia="Times New Roman" w:hAnsi="Segoe UI" w:cs="Segoe UI"/>
          <w:bCs w:val="0"/>
          <w:color w:val="auto"/>
          <w:sz w:val="21"/>
          <w:szCs w:val="21"/>
          <w:lang w:eastAsia="en-GB"/>
        </w:rPr>
      </w:pPr>
      <w:r>
        <w:t>Least-privilege RBAC.</w:t>
      </w:r>
    </w:p>
    <w:p w14:paraId="3C460BAE" w14:textId="06EA6064" w:rsidR="001B4631" w:rsidRPr="001B4631" w:rsidRDefault="001B4631" w:rsidP="00376983">
      <w:pPr>
        <w:pStyle w:val="ListParagraph"/>
        <w:numPr>
          <w:ilvl w:val="0"/>
          <w:numId w:val="18"/>
        </w:numPr>
        <w:spacing w:after="160" w:line="300" w:lineRule="atLeast"/>
      </w:pPr>
      <w:r w:rsidRPr="001B4631">
        <w:t>Approved secret, key, and certificate management services</w:t>
      </w:r>
      <w:r>
        <w:t>.</w:t>
      </w:r>
    </w:p>
    <w:p w14:paraId="0DF3ABDC" w14:textId="77777777" w:rsidR="00917263" w:rsidRDefault="00917263" w:rsidP="0045770F">
      <w:pPr>
        <w:pStyle w:val="ListParagraph"/>
        <w:numPr>
          <w:ilvl w:val="0"/>
          <w:numId w:val="18"/>
        </w:numPr>
        <w:spacing w:after="160" w:line="279" w:lineRule="auto"/>
      </w:pPr>
      <w:r>
        <w:t>TLS for every network hop.</w:t>
      </w:r>
    </w:p>
    <w:p w14:paraId="5814CD05" w14:textId="77777777" w:rsidR="00917263" w:rsidRDefault="00917263" w:rsidP="0045770F">
      <w:pPr>
        <w:pStyle w:val="ListParagraph"/>
        <w:numPr>
          <w:ilvl w:val="0"/>
          <w:numId w:val="18"/>
        </w:numPr>
        <w:spacing w:after="160" w:line="279" w:lineRule="auto"/>
      </w:pPr>
      <w:r>
        <w:t>Public exposure only through an approved network edge and API Management where applicable.</w:t>
      </w:r>
    </w:p>
    <w:p w14:paraId="310A1834" w14:textId="77777777" w:rsidR="00917263" w:rsidRDefault="00917263" w:rsidP="0045770F">
      <w:pPr>
        <w:pStyle w:val="ListParagraph"/>
        <w:numPr>
          <w:ilvl w:val="0"/>
          <w:numId w:val="18"/>
        </w:numPr>
        <w:spacing w:after="160" w:line="279" w:lineRule="auto"/>
      </w:pPr>
      <w:r>
        <w:t>No direct exposure of Functions, Logic App HTTP triggers, backend APIs or internal service endpoints.</w:t>
      </w:r>
    </w:p>
    <w:p w14:paraId="6B4F3F21" w14:textId="77777777" w:rsidR="00917263" w:rsidRDefault="00917263" w:rsidP="0045770F">
      <w:pPr>
        <w:pStyle w:val="ListParagraph"/>
        <w:numPr>
          <w:ilvl w:val="0"/>
          <w:numId w:val="18"/>
        </w:numPr>
        <w:spacing w:after="160" w:line="279" w:lineRule="auto"/>
      </w:pPr>
      <w:r>
        <w:t>Data minimisation and handling according to the applicable data classification.</w:t>
      </w:r>
    </w:p>
    <w:p w14:paraId="5A35D6B0" w14:textId="77777777" w:rsidR="00917263" w:rsidRDefault="00917263" w:rsidP="0045770F">
      <w:pPr>
        <w:pStyle w:val="ListParagraph"/>
        <w:numPr>
          <w:ilvl w:val="0"/>
          <w:numId w:val="18"/>
        </w:numPr>
        <w:spacing w:after="160" w:line="279" w:lineRule="auto"/>
      </w:pPr>
      <w:r>
        <w:t>Security and administrative events forwarded through the approved security-monitoring route.</w:t>
      </w:r>
    </w:p>
    <w:p w14:paraId="5E7A07F6" w14:textId="77777777" w:rsidR="00917263" w:rsidRDefault="00917263" w:rsidP="0045770F">
      <w:pPr>
        <w:pStyle w:val="ListParagraph"/>
        <w:numPr>
          <w:ilvl w:val="0"/>
          <w:numId w:val="18"/>
        </w:numPr>
        <w:spacing w:after="160" w:line="279" w:lineRule="auto"/>
      </w:pPr>
      <w:r>
        <w:t>Formal exception approval where the baseline cannot be met.</w:t>
      </w:r>
    </w:p>
    <w:p w14:paraId="0A904309" w14:textId="77777777" w:rsidR="00917263" w:rsidRDefault="00917263" w:rsidP="00917263">
      <w:r>
        <w:t>These controls consolidate the identity, connectivity, secrets, access-control and public-exposure requirements already defined in Section 11.1.</w:t>
      </w:r>
    </w:p>
    <w:p w14:paraId="5B685B80" w14:textId="77777777" w:rsidR="00917263" w:rsidRDefault="00917263" w:rsidP="00917263"/>
    <w:p w14:paraId="4D8B3649" w14:textId="206DC341" w:rsidR="00917263" w:rsidRPr="00186EF4" w:rsidRDefault="00917263" w:rsidP="00917263">
      <w:pPr>
        <w:pStyle w:val="Heading3"/>
        <w:rPr>
          <w:rFonts w:cs="Times New Roman"/>
          <w:color w:val="132040" w:themeColor="accent1" w:themeShade="BF"/>
          <w:sz w:val="24"/>
          <w:szCs w:val="26"/>
        </w:rPr>
      </w:pPr>
      <w:r w:rsidRPr="00186EF4">
        <w:rPr>
          <w:rFonts w:cs="Times New Roman"/>
          <w:color w:val="132040" w:themeColor="accent1" w:themeShade="BF"/>
          <w:sz w:val="24"/>
          <w:szCs w:val="26"/>
        </w:rPr>
        <w:t>Conformance classifications</w:t>
      </w:r>
    </w:p>
    <w:tbl>
      <w:tblPr>
        <w:tblStyle w:val="GridTable4-Accent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40"/>
        <w:gridCol w:w="6976"/>
      </w:tblGrid>
      <w:tr w:rsidR="00917263" w14:paraId="26F30C32" w14:textId="77777777" w:rsidTr="007A2B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right w:val="single" w:sz="4" w:space="0" w:color="1A2B56" w:themeColor="accent1"/>
            </w:tcBorders>
            <w:shd w:val="clear" w:color="auto" w:fill="C1CDEC" w:themeFill="accent1" w:themeFillTint="33"/>
            <w:vAlign w:val="center"/>
          </w:tcPr>
          <w:p w14:paraId="70AE60DD" w14:textId="77777777" w:rsidR="00917263" w:rsidRPr="00866873" w:rsidRDefault="00917263" w:rsidP="006F1EC8">
            <w:pPr>
              <w:rPr>
                <w:rFonts w:asciiTheme="minorHAnsi" w:hAnsiTheme="minorHAnsi" w:hint="eastAsia"/>
                <w:color w:val="auto"/>
              </w:rPr>
            </w:pPr>
            <w:r w:rsidRPr="00866873">
              <w:rPr>
                <w:rFonts w:asciiTheme="minorHAnsi" w:hAnsiTheme="minorHAnsi"/>
                <w:color w:val="auto"/>
              </w:rPr>
              <w:t>Classification</w:t>
            </w:r>
          </w:p>
        </w:tc>
        <w:tc>
          <w:tcPr>
            <w:tcW w:w="0" w:type="auto"/>
            <w:tcBorders>
              <w:top w:val="single" w:sz="12" w:space="0" w:color="auto"/>
              <w:left w:val="single" w:sz="4" w:space="0" w:color="1A2B56" w:themeColor="accent1"/>
            </w:tcBorders>
            <w:shd w:val="clear" w:color="auto" w:fill="C1CDEC" w:themeFill="accent1" w:themeFillTint="33"/>
            <w:vAlign w:val="center"/>
          </w:tcPr>
          <w:p w14:paraId="6CC6F006" w14:textId="77777777" w:rsidR="00917263" w:rsidRPr="00866873" w:rsidRDefault="00917263"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color w:val="auto"/>
              </w:rPr>
            </w:pPr>
            <w:r w:rsidRPr="00866873">
              <w:rPr>
                <w:rFonts w:asciiTheme="minorHAnsi" w:hAnsiTheme="minorHAnsi"/>
                <w:color w:val="auto"/>
              </w:rPr>
              <w:t>Meaning</w:t>
            </w:r>
          </w:p>
        </w:tc>
      </w:tr>
      <w:tr w:rsidR="00917263" w14:paraId="3AEB09D4" w14:textId="77777777" w:rsidTr="008668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1A2B56" w:themeColor="accent1"/>
            </w:tcBorders>
            <w:shd w:val="clear" w:color="auto" w:fill="auto"/>
            <w:vAlign w:val="center"/>
          </w:tcPr>
          <w:p w14:paraId="552790F0"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Standard</w:t>
            </w:r>
          </w:p>
        </w:tc>
        <w:tc>
          <w:tcPr>
            <w:tcW w:w="0" w:type="auto"/>
            <w:tcBorders>
              <w:top w:val="single" w:sz="4" w:space="0" w:color="1A2B56" w:themeColor="accent1"/>
            </w:tcBorders>
            <w:shd w:val="clear" w:color="auto" w:fill="auto"/>
            <w:vAlign w:val="center"/>
          </w:tcPr>
          <w:p w14:paraId="69F0188F"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The pattern can normally operate within the approved private security baseline.</w:t>
            </w:r>
          </w:p>
        </w:tc>
      </w:tr>
      <w:tr w:rsidR="00917263" w14:paraId="1A0A05B8" w14:textId="77777777" w:rsidTr="006F1EC8">
        <w:tc>
          <w:tcPr>
            <w:cnfStyle w:val="001000000000" w:firstRow="0" w:lastRow="0" w:firstColumn="1" w:lastColumn="0" w:oddVBand="0" w:evenVBand="0" w:oddHBand="0" w:evenHBand="0" w:firstRowFirstColumn="0" w:firstRowLastColumn="0" w:lastRowFirstColumn="0" w:lastRowLastColumn="0"/>
            <w:tcW w:w="0" w:type="auto"/>
            <w:vAlign w:val="center"/>
          </w:tcPr>
          <w:p w14:paraId="65E4E8B9"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Standard with boundary controls</w:t>
            </w:r>
          </w:p>
        </w:tc>
        <w:tc>
          <w:tcPr>
            <w:tcW w:w="0" w:type="auto"/>
            <w:vAlign w:val="center"/>
          </w:tcPr>
          <w:p w14:paraId="19C0F1D4"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The pattern crosses a controlled system, data or organisational boundary and requires the additional controls listed in this section.</w:t>
            </w:r>
          </w:p>
        </w:tc>
      </w:tr>
      <w:tr w:rsidR="00917263" w14:paraId="2568B7AC" w14:textId="77777777" w:rsidTr="008668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0D8A2410"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Exception required</w:t>
            </w:r>
          </w:p>
        </w:tc>
        <w:tc>
          <w:tcPr>
            <w:tcW w:w="0" w:type="auto"/>
            <w:shd w:val="clear" w:color="auto" w:fill="auto"/>
            <w:vAlign w:val="center"/>
          </w:tcPr>
          <w:p w14:paraId="0796207B"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The proposed implementation cannot meet the standard baseline, introduces public exposure, uses unsupported authentication or connectivity, or bypasses an approved platform control.</w:t>
            </w:r>
          </w:p>
        </w:tc>
      </w:tr>
      <w:tr w:rsidR="00917263" w14:paraId="0EF83204" w14:textId="77777777" w:rsidTr="006F1EC8">
        <w:tc>
          <w:tcPr>
            <w:cnfStyle w:val="001000000000" w:firstRow="0" w:lastRow="0" w:firstColumn="1" w:lastColumn="0" w:oddVBand="0" w:evenVBand="0" w:oddHBand="0" w:evenHBand="0" w:firstRowFirstColumn="0" w:firstRowLastColumn="0" w:lastRowFirstColumn="0" w:lastRowLastColumn="0"/>
            <w:tcW w:w="0" w:type="auto"/>
            <w:vAlign w:val="center"/>
          </w:tcPr>
          <w:p w14:paraId="3D5B02AC"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Not applicable</w:t>
            </w:r>
          </w:p>
        </w:tc>
        <w:tc>
          <w:tcPr>
            <w:tcW w:w="0" w:type="auto"/>
            <w:vAlign w:val="center"/>
          </w:tcPr>
          <w:p w14:paraId="67825B5F"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The pattern is not appropriate for the proposed boundary or use case.</w:t>
            </w:r>
          </w:p>
        </w:tc>
      </w:tr>
    </w:tbl>
    <w:p w14:paraId="666EAF25" w14:textId="77777777" w:rsidR="00C36A03" w:rsidRDefault="00C36A03" w:rsidP="00491667"/>
    <w:p w14:paraId="36DF3A10" w14:textId="403E2502" w:rsidR="00917263" w:rsidRDefault="00917263" w:rsidP="00491667">
      <w:r>
        <w:t xml:space="preserve">A pattern identified as </w:t>
      </w:r>
      <w:r w:rsidRPr="00866873">
        <w:t>Standard with boundary controls</w:t>
      </w:r>
      <w:r>
        <w:t xml:space="preserve"> does not automatically require an exception. An exception is required only where the implementation cannot satisfy the specified boundary controls or otherwise deviates from the framework.</w:t>
      </w:r>
    </w:p>
    <w:p w14:paraId="28D71874" w14:textId="77777777" w:rsidR="00AF327C" w:rsidRDefault="00AF327C" w:rsidP="00491667"/>
    <w:p w14:paraId="0AF0C939" w14:textId="77777777" w:rsidR="00AF327C" w:rsidRDefault="00AF327C" w:rsidP="00491667"/>
    <w:p w14:paraId="18F3A91C" w14:textId="77777777" w:rsidR="00AF327C" w:rsidRDefault="00AF327C" w:rsidP="00491667"/>
    <w:p w14:paraId="6B3FE5E1" w14:textId="77777777" w:rsidR="00AF327C" w:rsidRDefault="00AF327C" w:rsidP="00491667"/>
    <w:p w14:paraId="486383A5" w14:textId="77777777" w:rsidR="00AF327C" w:rsidRDefault="00AF327C" w:rsidP="00491667"/>
    <w:p w14:paraId="07347E10" w14:textId="77777777" w:rsidR="00C36A03" w:rsidRDefault="00C36A03" w:rsidP="00491667"/>
    <w:p w14:paraId="2CC338A1" w14:textId="1A26A2C7" w:rsidR="00917263" w:rsidRPr="00025F8E" w:rsidRDefault="00917263" w:rsidP="00E17D56">
      <w:pPr>
        <w:pStyle w:val="Heading3"/>
        <w:rPr>
          <w:rFonts w:cs="Times New Roman"/>
          <w:color w:val="132040" w:themeColor="accent1" w:themeShade="BF"/>
          <w:sz w:val="24"/>
          <w:szCs w:val="26"/>
        </w:rPr>
      </w:pPr>
      <w:r w:rsidRPr="00025F8E">
        <w:rPr>
          <w:rFonts w:cs="Times New Roman"/>
          <w:color w:val="132040" w:themeColor="accent1" w:themeShade="BF"/>
          <w:sz w:val="24"/>
          <w:szCs w:val="26"/>
        </w:rPr>
        <w:t>Operational integration pattern conformance</w:t>
      </w:r>
    </w:p>
    <w:p w14:paraId="58603089" w14:textId="77777777" w:rsidR="00917263" w:rsidRPr="00866873" w:rsidRDefault="00917263" w:rsidP="00E17D56">
      <w:pPr>
        <w:rPr>
          <w:b/>
          <w:bCs w:val="0"/>
        </w:rPr>
      </w:pPr>
      <w:r w:rsidRPr="00866873">
        <w:rPr>
          <w:b/>
          <w:bCs w:val="0"/>
        </w:rPr>
        <w:t>API and request-response patterns</w:t>
      </w:r>
    </w:p>
    <w:p w14:paraId="11C6B0F6" w14:textId="77777777" w:rsidR="00826544" w:rsidRPr="00866873" w:rsidRDefault="00826544" w:rsidP="00E17D56">
      <w:pPr>
        <w:rPr>
          <w:b/>
          <w:bCs w:val="0"/>
        </w:rPr>
      </w:pPr>
    </w:p>
    <w:tbl>
      <w:tblPr>
        <w:tblStyle w:val="GridTable4-Accent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9"/>
        <w:gridCol w:w="1696"/>
        <w:gridCol w:w="3075"/>
        <w:gridCol w:w="2796"/>
      </w:tblGrid>
      <w:tr w:rsidR="00917263" w14:paraId="047AD1C0" w14:textId="77777777" w:rsidTr="007A2B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bottom w:val="single" w:sz="4" w:space="0" w:color="auto"/>
              <w:right w:val="single" w:sz="4" w:space="0" w:color="1A2B56" w:themeColor="accent1"/>
            </w:tcBorders>
            <w:shd w:val="clear" w:color="auto" w:fill="C1CDEC" w:themeFill="accent1" w:themeFillTint="33"/>
            <w:vAlign w:val="center"/>
          </w:tcPr>
          <w:p w14:paraId="7D32CC83" w14:textId="77777777" w:rsidR="00917263" w:rsidRPr="00866873" w:rsidRDefault="00917263" w:rsidP="006F1EC8">
            <w:pPr>
              <w:rPr>
                <w:rFonts w:asciiTheme="minorHAnsi" w:hAnsiTheme="minorHAnsi" w:hint="eastAsia"/>
                <w:color w:val="auto"/>
              </w:rPr>
            </w:pPr>
            <w:r w:rsidRPr="00866873">
              <w:rPr>
                <w:rFonts w:asciiTheme="minorHAnsi" w:hAnsiTheme="minorHAnsi"/>
                <w:color w:val="auto"/>
              </w:rPr>
              <w:t>Pattern</w:t>
            </w:r>
          </w:p>
        </w:tc>
        <w:tc>
          <w:tcPr>
            <w:tcW w:w="0" w:type="auto"/>
            <w:tcBorders>
              <w:top w:val="single" w:sz="12" w:space="0" w:color="auto"/>
              <w:left w:val="single" w:sz="4" w:space="0" w:color="1A2B56" w:themeColor="accent1"/>
              <w:bottom w:val="single" w:sz="4" w:space="0" w:color="auto"/>
              <w:right w:val="single" w:sz="4" w:space="0" w:color="1A2B56" w:themeColor="accent1"/>
            </w:tcBorders>
            <w:shd w:val="clear" w:color="auto" w:fill="C1CDEC" w:themeFill="accent1" w:themeFillTint="33"/>
            <w:vAlign w:val="center"/>
          </w:tcPr>
          <w:p w14:paraId="20DCA824" w14:textId="77777777" w:rsidR="00917263" w:rsidRPr="00866873" w:rsidRDefault="00917263"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color w:val="auto"/>
              </w:rPr>
            </w:pPr>
            <w:r w:rsidRPr="00866873">
              <w:rPr>
                <w:rFonts w:asciiTheme="minorHAnsi" w:hAnsiTheme="minorHAnsi"/>
                <w:color w:val="auto"/>
              </w:rPr>
              <w:t>Normal security classification</w:t>
            </w:r>
          </w:p>
        </w:tc>
        <w:tc>
          <w:tcPr>
            <w:tcW w:w="0" w:type="auto"/>
            <w:tcBorders>
              <w:top w:val="single" w:sz="12" w:space="0" w:color="auto"/>
              <w:left w:val="single" w:sz="4" w:space="0" w:color="1A2B56" w:themeColor="accent1"/>
              <w:bottom w:val="single" w:sz="4" w:space="0" w:color="auto"/>
              <w:right w:val="single" w:sz="4" w:space="0" w:color="1A2B56" w:themeColor="accent1"/>
            </w:tcBorders>
            <w:shd w:val="clear" w:color="auto" w:fill="C1CDEC" w:themeFill="accent1" w:themeFillTint="33"/>
            <w:vAlign w:val="center"/>
          </w:tcPr>
          <w:p w14:paraId="4C2B2BF1" w14:textId="77777777" w:rsidR="00917263" w:rsidRPr="00866873" w:rsidRDefault="00917263"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color w:val="auto"/>
              </w:rPr>
            </w:pPr>
            <w:r w:rsidRPr="00866873">
              <w:rPr>
                <w:rFonts w:asciiTheme="minorHAnsi" w:hAnsiTheme="minorHAnsi"/>
                <w:color w:val="auto"/>
              </w:rPr>
              <w:t>Required security conformance</w:t>
            </w:r>
          </w:p>
        </w:tc>
        <w:tc>
          <w:tcPr>
            <w:tcW w:w="0" w:type="auto"/>
            <w:tcBorders>
              <w:top w:val="single" w:sz="12" w:space="0" w:color="auto"/>
              <w:left w:val="single" w:sz="4" w:space="0" w:color="1A2B56" w:themeColor="accent1"/>
              <w:bottom w:val="single" w:sz="4" w:space="0" w:color="auto"/>
            </w:tcBorders>
            <w:shd w:val="clear" w:color="auto" w:fill="C1CDEC" w:themeFill="accent1" w:themeFillTint="33"/>
            <w:vAlign w:val="center"/>
          </w:tcPr>
          <w:p w14:paraId="2F41A59A" w14:textId="77777777" w:rsidR="00917263" w:rsidRPr="00866873" w:rsidRDefault="00917263"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color w:val="auto"/>
              </w:rPr>
            </w:pPr>
            <w:r w:rsidRPr="00866873">
              <w:rPr>
                <w:rFonts w:asciiTheme="minorHAnsi" w:hAnsiTheme="minorHAnsi"/>
                <w:color w:val="auto"/>
              </w:rPr>
              <w:t>Exception triggers</w:t>
            </w:r>
          </w:p>
        </w:tc>
      </w:tr>
      <w:tr w:rsidR="00917263" w14:paraId="6D1AC141" w14:textId="77777777" w:rsidTr="007A2B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shd w:val="clear" w:color="auto" w:fill="FFFFFF" w:themeFill="background1"/>
            <w:vAlign w:val="center"/>
          </w:tcPr>
          <w:p w14:paraId="76CD6D31"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SFINT1 Managed API Facade, internal</w:t>
            </w:r>
          </w:p>
        </w:tc>
        <w:tc>
          <w:tcPr>
            <w:tcW w:w="0" w:type="auto"/>
            <w:tcBorders>
              <w:top w:val="single" w:sz="4" w:space="0" w:color="auto"/>
            </w:tcBorders>
            <w:shd w:val="clear" w:color="auto" w:fill="FFFFFF" w:themeFill="background1"/>
            <w:vAlign w:val="center"/>
          </w:tcPr>
          <w:p w14:paraId="41E2E4B7"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Standard</w:t>
            </w:r>
          </w:p>
        </w:tc>
        <w:tc>
          <w:tcPr>
            <w:tcW w:w="0" w:type="auto"/>
            <w:tcBorders>
              <w:top w:val="single" w:sz="4" w:space="0" w:color="auto"/>
            </w:tcBorders>
            <w:shd w:val="clear" w:color="auto" w:fill="FFFFFF" w:themeFill="background1"/>
            <w:vAlign w:val="center"/>
          </w:tcPr>
          <w:p w14:paraId="386D1A52"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APIM must remain non-public. Consumer-to-APIM and APIM-to-backend communication must use approved private connectivity and TLS. APIM must authenticate to the backend using managed identity wherever supported. The consumer must be authenticated and authorised through the approved identity model.</w:t>
            </w:r>
          </w:p>
        </w:tc>
        <w:tc>
          <w:tcPr>
            <w:tcW w:w="0" w:type="auto"/>
            <w:tcBorders>
              <w:top w:val="single" w:sz="4" w:space="0" w:color="auto"/>
            </w:tcBorders>
            <w:shd w:val="clear" w:color="auto" w:fill="FFFFFF" w:themeFill="background1"/>
            <w:vAlign w:val="center"/>
          </w:tcPr>
          <w:p w14:paraId="4C978D76" w14:textId="287EFF8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Direct backend exposure</w:t>
            </w:r>
            <w:r w:rsidR="00866873">
              <w:rPr>
                <w:rFonts w:asciiTheme="minorHAnsi" w:hAnsiTheme="minorHAnsi"/>
              </w:rPr>
              <w:t>,</w:t>
            </w:r>
            <w:r w:rsidRPr="00E17D56">
              <w:rPr>
                <w:rFonts w:asciiTheme="minorHAnsi" w:hAnsiTheme="minorHAnsi"/>
              </w:rPr>
              <w:t>public APIM endpoint</w:t>
            </w:r>
            <w:r w:rsidR="00010B3A">
              <w:rPr>
                <w:rFonts w:asciiTheme="minorHAnsi" w:hAnsiTheme="minorHAnsi"/>
              </w:rPr>
              <w:t>,</w:t>
            </w:r>
            <w:r w:rsidRPr="00E17D56">
              <w:rPr>
                <w:rFonts w:asciiTheme="minorHAnsi" w:hAnsiTheme="minorHAnsi"/>
              </w:rPr>
              <w:t>public backend endpoint</w:t>
            </w:r>
            <w:r w:rsidR="00010B3A">
              <w:rPr>
                <w:rFonts w:asciiTheme="minorHAnsi" w:hAnsiTheme="minorHAnsi"/>
              </w:rPr>
              <w:t>,</w:t>
            </w:r>
            <w:r w:rsidRPr="00E17D56">
              <w:rPr>
                <w:rFonts w:asciiTheme="minorHAnsi" w:hAnsiTheme="minorHAnsi"/>
              </w:rPr>
              <w:t>stored credentials where managed identity is supported</w:t>
            </w:r>
            <w:r w:rsidR="00010B3A">
              <w:rPr>
                <w:rFonts w:asciiTheme="minorHAnsi" w:hAnsiTheme="minorHAnsi"/>
              </w:rPr>
              <w:t>,</w:t>
            </w:r>
            <w:r w:rsidRPr="00E17D56">
              <w:rPr>
                <w:rFonts w:asciiTheme="minorHAnsi" w:hAnsiTheme="minorHAnsi"/>
              </w:rPr>
              <w:t>bypassing APIM.</w:t>
            </w:r>
          </w:p>
        </w:tc>
      </w:tr>
      <w:tr w:rsidR="00917263" w14:paraId="7102A434" w14:textId="77777777" w:rsidTr="007A2B8C">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vAlign w:val="center"/>
          </w:tcPr>
          <w:p w14:paraId="3674CF34"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SFINT1 Managed API Facade, external</w:t>
            </w:r>
          </w:p>
        </w:tc>
        <w:tc>
          <w:tcPr>
            <w:tcW w:w="0" w:type="auto"/>
            <w:shd w:val="clear" w:color="auto" w:fill="FFFFFF" w:themeFill="background1"/>
            <w:vAlign w:val="center"/>
          </w:tcPr>
          <w:p w14:paraId="3A3DC9A5"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Standard with boundary controls</w:t>
            </w:r>
          </w:p>
        </w:tc>
        <w:tc>
          <w:tcPr>
            <w:tcW w:w="0" w:type="auto"/>
            <w:shd w:val="clear" w:color="auto" w:fill="FFFFFF" w:themeFill="background1"/>
            <w:vAlign w:val="center"/>
          </w:tcPr>
          <w:p w14:paraId="6F6D8AEB"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An approved network edge must terminate the public endpoint. APIM must remain behind the edge and must not be exposed directly. OAuth, OIDC, mTLS or another approved authentication mechanism must be applied. Rate limiting, request validation, monitoring and backend isolation must be implemented.</w:t>
            </w:r>
          </w:p>
        </w:tc>
        <w:tc>
          <w:tcPr>
            <w:tcW w:w="0" w:type="auto"/>
            <w:shd w:val="clear" w:color="auto" w:fill="FFFFFF" w:themeFill="background1"/>
            <w:vAlign w:val="center"/>
          </w:tcPr>
          <w:p w14:paraId="58773A41" w14:textId="42324DFB"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Direct public APIM exposure; direct Function, Logic App or backend exposure</w:t>
            </w:r>
            <w:r w:rsidR="00010B3A">
              <w:rPr>
                <w:rFonts w:asciiTheme="minorHAnsi" w:hAnsiTheme="minorHAnsi"/>
              </w:rPr>
              <w:t>,</w:t>
            </w:r>
            <w:r w:rsidRPr="00E17D56">
              <w:rPr>
                <w:rFonts w:asciiTheme="minorHAnsi" w:hAnsiTheme="minorHAnsi"/>
              </w:rPr>
              <w:t xml:space="preserve"> missing edge protection</w:t>
            </w:r>
            <w:r w:rsidR="00010B3A">
              <w:rPr>
                <w:rFonts w:asciiTheme="minorHAnsi" w:hAnsiTheme="minorHAnsi"/>
              </w:rPr>
              <w:t>,</w:t>
            </w:r>
            <w:r w:rsidRPr="00E17D56">
              <w:rPr>
                <w:rFonts w:asciiTheme="minorHAnsi" w:hAnsiTheme="minorHAnsi"/>
              </w:rPr>
              <w:t xml:space="preserve"> unsupported authentication</w:t>
            </w:r>
            <w:r w:rsidR="00010B3A">
              <w:rPr>
                <w:rFonts w:asciiTheme="minorHAnsi" w:hAnsiTheme="minorHAnsi"/>
              </w:rPr>
              <w:t>,</w:t>
            </w:r>
            <w:r w:rsidRPr="00E17D56">
              <w:rPr>
                <w:rFonts w:asciiTheme="minorHAnsi" w:hAnsiTheme="minorHAnsi"/>
              </w:rPr>
              <w:t xml:space="preserve"> unregistered public exposure.</w:t>
            </w:r>
          </w:p>
        </w:tc>
      </w:tr>
      <w:tr w:rsidR="00917263" w14:paraId="4625B9F2" w14:textId="77777777" w:rsidTr="007A2B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vAlign w:val="center"/>
          </w:tcPr>
          <w:p w14:paraId="0D6261DE"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SFINT2 API Composition and Aggregation</w:t>
            </w:r>
          </w:p>
        </w:tc>
        <w:tc>
          <w:tcPr>
            <w:tcW w:w="0" w:type="auto"/>
            <w:shd w:val="clear" w:color="auto" w:fill="FFFFFF" w:themeFill="background1"/>
            <w:vAlign w:val="center"/>
          </w:tcPr>
          <w:p w14:paraId="1251489C"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Standard</w:t>
            </w:r>
          </w:p>
        </w:tc>
        <w:tc>
          <w:tcPr>
            <w:tcW w:w="0" w:type="auto"/>
            <w:shd w:val="clear" w:color="auto" w:fill="FFFFFF" w:themeFill="background1"/>
            <w:vAlign w:val="center"/>
          </w:tcPr>
          <w:p w14:paraId="535B3CAC"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APIM and the composition service must remain private. The composition service must use managed identities and least-privilege access for each backend. Per-backend timeout and failure handling must be defined. Sensitive data must be minimised in the aggregated response.</w:t>
            </w:r>
          </w:p>
        </w:tc>
        <w:tc>
          <w:tcPr>
            <w:tcW w:w="0" w:type="auto"/>
            <w:shd w:val="clear" w:color="auto" w:fill="FFFFFF" w:themeFill="background1"/>
            <w:vAlign w:val="center"/>
          </w:tcPr>
          <w:p w14:paraId="6E336E92" w14:textId="1ACD006A"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Public composition Function; shared credentials across backends</w:t>
            </w:r>
            <w:r w:rsidR="00010B3A">
              <w:rPr>
                <w:rFonts w:asciiTheme="minorHAnsi" w:hAnsiTheme="minorHAnsi"/>
              </w:rPr>
              <w:t xml:space="preserve">, </w:t>
            </w:r>
            <w:r w:rsidRPr="00E17D56">
              <w:rPr>
                <w:rFonts w:asciiTheme="minorHAnsi" w:hAnsiTheme="minorHAnsi"/>
              </w:rPr>
              <w:t>excessive data aggregation; composition bypassing APIM.</w:t>
            </w:r>
          </w:p>
        </w:tc>
      </w:tr>
      <w:tr w:rsidR="00917263" w14:paraId="0E6990FD" w14:textId="77777777" w:rsidTr="007A2B8C">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vAlign w:val="center"/>
          </w:tcPr>
          <w:p w14:paraId="305B49C3"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SFINT3 Protocol and Format Mediation</w:t>
            </w:r>
          </w:p>
        </w:tc>
        <w:tc>
          <w:tcPr>
            <w:tcW w:w="0" w:type="auto"/>
            <w:shd w:val="clear" w:color="auto" w:fill="FFFFFF" w:themeFill="background1"/>
            <w:vAlign w:val="center"/>
          </w:tcPr>
          <w:p w14:paraId="3929974E"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Standard, or standard with boundary controls for external partners</w:t>
            </w:r>
          </w:p>
        </w:tc>
        <w:tc>
          <w:tcPr>
            <w:tcW w:w="0" w:type="auto"/>
            <w:shd w:val="clear" w:color="auto" w:fill="FFFFFF" w:themeFill="background1"/>
            <w:vAlign w:val="center"/>
          </w:tcPr>
          <w:p w14:paraId="0B9E6088"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APIM or the mediation Function must remain inside the approved integration boundary. Connectivity to Azure or on-premises backends must use approved private paths. Schema validation must be applied before forwarding malformed or untrusted payloads.</w:t>
            </w:r>
          </w:p>
        </w:tc>
        <w:tc>
          <w:tcPr>
            <w:tcW w:w="0" w:type="auto"/>
            <w:shd w:val="clear" w:color="auto" w:fill="FFFFFF" w:themeFill="background1"/>
            <w:vAlign w:val="center"/>
          </w:tcPr>
          <w:p w14:paraId="55EA0909" w14:textId="2052AAFE"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Internet-exposed mediator</w:t>
            </w:r>
            <w:r w:rsidR="00010B3A">
              <w:rPr>
                <w:rFonts w:asciiTheme="minorHAnsi" w:hAnsiTheme="minorHAnsi"/>
              </w:rPr>
              <w:t>,</w:t>
            </w:r>
            <w:r w:rsidRPr="00E17D56">
              <w:rPr>
                <w:rFonts w:asciiTheme="minorHAnsi" w:hAnsiTheme="minorHAnsi"/>
              </w:rPr>
              <w:t xml:space="preserve"> credentials in transformation code</w:t>
            </w:r>
            <w:r w:rsidR="00010B3A">
              <w:rPr>
                <w:rFonts w:asciiTheme="minorHAnsi" w:hAnsiTheme="minorHAnsi"/>
              </w:rPr>
              <w:t>,</w:t>
            </w:r>
            <w:r w:rsidRPr="00E17D56">
              <w:rPr>
                <w:rFonts w:asciiTheme="minorHAnsi" w:hAnsiTheme="minorHAnsi"/>
              </w:rPr>
              <w:t xml:space="preserve"> business logic embedded in gateway policy</w:t>
            </w:r>
            <w:r w:rsidR="00010B3A">
              <w:rPr>
                <w:rFonts w:asciiTheme="minorHAnsi" w:hAnsiTheme="minorHAnsi"/>
              </w:rPr>
              <w:t>,</w:t>
            </w:r>
            <w:r w:rsidRPr="00E17D56">
              <w:rPr>
                <w:rFonts w:asciiTheme="minorHAnsi" w:hAnsiTheme="minorHAnsi"/>
              </w:rPr>
              <w:t xml:space="preserve"> internet-only legacy connection without approved boundary controls.</w:t>
            </w:r>
          </w:p>
        </w:tc>
      </w:tr>
    </w:tbl>
    <w:p w14:paraId="02EBF0E9" w14:textId="12CE3F1D" w:rsidR="00917263" w:rsidRDefault="00D84173" w:rsidP="00917263">
      <w:r>
        <w:br/>
      </w:r>
      <w:r w:rsidR="00917263">
        <w:t>These requirements reflect the API-pattern security boundaries, including private APIM, private backend access, managed identity, TLS, and controlled external exposure.</w:t>
      </w:r>
    </w:p>
    <w:p w14:paraId="34FBDEE9" w14:textId="77777777" w:rsidR="00C36A03" w:rsidRDefault="00C36A03" w:rsidP="00917263"/>
    <w:p w14:paraId="3085DA8F" w14:textId="750577C3" w:rsidR="00917263" w:rsidRPr="00866873" w:rsidRDefault="00917263" w:rsidP="00E17D56">
      <w:pPr>
        <w:rPr>
          <w:b/>
          <w:bCs w:val="0"/>
        </w:rPr>
      </w:pPr>
      <w:r w:rsidRPr="00866873">
        <w:rPr>
          <w:b/>
          <w:bCs w:val="0"/>
        </w:rPr>
        <w:t>Messaging patterns</w:t>
      </w:r>
      <w:r w:rsidR="00D84173">
        <w:rPr>
          <w:b/>
        </w:rPr>
        <w:br/>
      </w:r>
    </w:p>
    <w:tbl>
      <w:tblPr>
        <w:tblStyle w:val="GridTable4-Accent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0"/>
        <w:gridCol w:w="1738"/>
        <w:gridCol w:w="3064"/>
        <w:gridCol w:w="2574"/>
      </w:tblGrid>
      <w:tr w:rsidR="00917263" w14:paraId="6B801C6C" w14:textId="77777777" w:rsidTr="007A2B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bottom w:val="single" w:sz="4" w:space="0" w:color="auto"/>
              <w:right w:val="single" w:sz="4" w:space="0" w:color="1A2B56" w:themeColor="accent1"/>
            </w:tcBorders>
            <w:shd w:val="clear" w:color="auto" w:fill="C1CDEC" w:themeFill="accent1" w:themeFillTint="33"/>
            <w:vAlign w:val="center"/>
          </w:tcPr>
          <w:p w14:paraId="1A1E7778" w14:textId="77777777" w:rsidR="00917263" w:rsidRPr="00866873" w:rsidRDefault="00917263" w:rsidP="006F1EC8">
            <w:pPr>
              <w:rPr>
                <w:rFonts w:asciiTheme="minorHAnsi" w:hAnsiTheme="minorHAnsi" w:hint="eastAsia"/>
                <w:color w:val="auto"/>
              </w:rPr>
            </w:pPr>
            <w:r w:rsidRPr="00866873">
              <w:rPr>
                <w:rFonts w:asciiTheme="minorHAnsi" w:hAnsiTheme="minorHAnsi"/>
                <w:color w:val="auto"/>
              </w:rPr>
              <w:t>Pattern</w:t>
            </w:r>
          </w:p>
        </w:tc>
        <w:tc>
          <w:tcPr>
            <w:tcW w:w="0" w:type="auto"/>
            <w:tcBorders>
              <w:top w:val="single" w:sz="12" w:space="0" w:color="auto"/>
              <w:left w:val="single" w:sz="4" w:space="0" w:color="1A2B56" w:themeColor="accent1"/>
              <w:bottom w:val="single" w:sz="4" w:space="0" w:color="auto"/>
              <w:right w:val="single" w:sz="4" w:space="0" w:color="1A2B56" w:themeColor="accent1"/>
            </w:tcBorders>
            <w:shd w:val="clear" w:color="auto" w:fill="C1CDEC" w:themeFill="accent1" w:themeFillTint="33"/>
            <w:vAlign w:val="center"/>
          </w:tcPr>
          <w:p w14:paraId="1DDA0712" w14:textId="77777777" w:rsidR="00917263" w:rsidRPr="00866873" w:rsidRDefault="00917263"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color w:val="auto"/>
              </w:rPr>
            </w:pPr>
            <w:r w:rsidRPr="00866873">
              <w:rPr>
                <w:rFonts w:asciiTheme="minorHAnsi" w:hAnsiTheme="minorHAnsi"/>
                <w:color w:val="auto"/>
              </w:rPr>
              <w:t>Normal security classification</w:t>
            </w:r>
          </w:p>
        </w:tc>
        <w:tc>
          <w:tcPr>
            <w:tcW w:w="0" w:type="auto"/>
            <w:tcBorders>
              <w:top w:val="single" w:sz="12" w:space="0" w:color="auto"/>
              <w:left w:val="single" w:sz="4" w:space="0" w:color="1A2B56" w:themeColor="accent1"/>
              <w:bottom w:val="single" w:sz="4" w:space="0" w:color="auto"/>
              <w:right w:val="single" w:sz="4" w:space="0" w:color="1A2B56" w:themeColor="accent1"/>
            </w:tcBorders>
            <w:shd w:val="clear" w:color="auto" w:fill="C1CDEC" w:themeFill="accent1" w:themeFillTint="33"/>
            <w:vAlign w:val="center"/>
          </w:tcPr>
          <w:p w14:paraId="504DF429" w14:textId="77777777" w:rsidR="00917263" w:rsidRPr="00866873" w:rsidRDefault="00917263"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color w:val="auto"/>
              </w:rPr>
            </w:pPr>
            <w:r w:rsidRPr="00866873">
              <w:rPr>
                <w:rFonts w:asciiTheme="minorHAnsi" w:hAnsiTheme="minorHAnsi"/>
                <w:color w:val="auto"/>
              </w:rPr>
              <w:t>Required security conformance</w:t>
            </w:r>
          </w:p>
        </w:tc>
        <w:tc>
          <w:tcPr>
            <w:tcW w:w="0" w:type="auto"/>
            <w:tcBorders>
              <w:top w:val="single" w:sz="12" w:space="0" w:color="auto"/>
              <w:left w:val="single" w:sz="4" w:space="0" w:color="1A2B56" w:themeColor="accent1"/>
              <w:bottom w:val="single" w:sz="4" w:space="0" w:color="auto"/>
            </w:tcBorders>
            <w:shd w:val="clear" w:color="auto" w:fill="C1CDEC" w:themeFill="accent1" w:themeFillTint="33"/>
            <w:vAlign w:val="center"/>
          </w:tcPr>
          <w:p w14:paraId="599CB2B1" w14:textId="77777777" w:rsidR="00917263" w:rsidRPr="00866873" w:rsidRDefault="00917263"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color w:val="auto"/>
              </w:rPr>
            </w:pPr>
            <w:r w:rsidRPr="00866873">
              <w:rPr>
                <w:rFonts w:asciiTheme="minorHAnsi" w:hAnsiTheme="minorHAnsi"/>
                <w:color w:val="auto"/>
              </w:rPr>
              <w:t>Exception triggers</w:t>
            </w:r>
          </w:p>
        </w:tc>
      </w:tr>
      <w:tr w:rsidR="00917263" w14:paraId="7AE02DE8" w14:textId="77777777" w:rsidTr="008668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shd w:val="clear" w:color="auto" w:fill="auto"/>
            <w:vAlign w:val="center"/>
          </w:tcPr>
          <w:p w14:paraId="2CCF3932"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SFINT4 Queue-Based Load Levelling</w:t>
            </w:r>
          </w:p>
        </w:tc>
        <w:tc>
          <w:tcPr>
            <w:tcW w:w="0" w:type="auto"/>
            <w:tcBorders>
              <w:top w:val="single" w:sz="4" w:space="0" w:color="auto"/>
            </w:tcBorders>
            <w:shd w:val="clear" w:color="auto" w:fill="auto"/>
            <w:vAlign w:val="center"/>
          </w:tcPr>
          <w:p w14:paraId="24D2049D"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Standard</w:t>
            </w:r>
          </w:p>
        </w:tc>
        <w:tc>
          <w:tcPr>
            <w:tcW w:w="0" w:type="auto"/>
            <w:tcBorders>
              <w:top w:val="single" w:sz="4" w:space="0" w:color="auto"/>
            </w:tcBorders>
            <w:shd w:val="clear" w:color="auto" w:fill="auto"/>
            <w:vAlign w:val="center"/>
          </w:tcPr>
          <w:p w14:paraId="2807BF85"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Producers and consumers must access Service Bus through approved private connectivity. Managed identity and separate Sender and Receiver RBAC roles must be used. External producers must enter through an approved ingress pattern rather than connect directly to Service Bus.</w:t>
            </w:r>
          </w:p>
        </w:tc>
        <w:tc>
          <w:tcPr>
            <w:tcW w:w="0" w:type="auto"/>
            <w:tcBorders>
              <w:top w:val="single" w:sz="4" w:space="0" w:color="auto"/>
            </w:tcBorders>
            <w:shd w:val="clear" w:color="auto" w:fill="auto"/>
            <w:vAlign w:val="center"/>
          </w:tcPr>
          <w:p w14:paraId="4C4B2BE7" w14:textId="686B05F0"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Public Service Bus access; SAS keys where managed identity is supported</w:t>
            </w:r>
            <w:r w:rsidR="00010B3A">
              <w:rPr>
                <w:rFonts w:asciiTheme="minorHAnsi" w:hAnsiTheme="minorHAnsi"/>
              </w:rPr>
              <w:t>,</w:t>
            </w:r>
            <w:r w:rsidR="003F3287">
              <w:rPr>
                <w:rFonts w:asciiTheme="minorHAnsi" w:hAnsiTheme="minorHAnsi"/>
              </w:rPr>
              <w:t xml:space="preserve"> </w:t>
            </w:r>
            <w:r w:rsidRPr="00E17D56">
              <w:rPr>
                <w:rFonts w:asciiTheme="minorHAnsi" w:hAnsiTheme="minorHAnsi"/>
              </w:rPr>
              <w:t>an external producer connecting directly to the namespace</w:t>
            </w:r>
            <w:r w:rsidR="00010B3A">
              <w:rPr>
                <w:rFonts w:asciiTheme="minorHAnsi" w:hAnsiTheme="minorHAnsi"/>
              </w:rPr>
              <w:t>,</w:t>
            </w:r>
            <w:r w:rsidRPr="00E17D56">
              <w:rPr>
                <w:rFonts w:asciiTheme="minorHAnsi" w:hAnsiTheme="minorHAnsi"/>
              </w:rPr>
              <w:t xml:space="preserve"> shared sender and receiver identities.</w:t>
            </w:r>
          </w:p>
        </w:tc>
      </w:tr>
      <w:tr w:rsidR="00917263" w14:paraId="501E90E6" w14:textId="77777777" w:rsidTr="006F1EC8">
        <w:tc>
          <w:tcPr>
            <w:cnfStyle w:val="001000000000" w:firstRow="0" w:lastRow="0" w:firstColumn="1" w:lastColumn="0" w:oddVBand="0" w:evenVBand="0" w:oddHBand="0" w:evenHBand="0" w:firstRowFirstColumn="0" w:firstRowLastColumn="0" w:lastRowFirstColumn="0" w:lastRowLastColumn="0"/>
            <w:tcW w:w="0" w:type="auto"/>
            <w:vAlign w:val="center"/>
          </w:tcPr>
          <w:p w14:paraId="054E1A31"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SFINT5 Competing Consumers</w:t>
            </w:r>
          </w:p>
        </w:tc>
        <w:tc>
          <w:tcPr>
            <w:tcW w:w="0" w:type="auto"/>
            <w:vAlign w:val="center"/>
          </w:tcPr>
          <w:p w14:paraId="204F757C"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Standard</w:t>
            </w:r>
          </w:p>
        </w:tc>
        <w:tc>
          <w:tcPr>
            <w:tcW w:w="0" w:type="auto"/>
            <w:vAlign w:val="center"/>
          </w:tcPr>
          <w:p w14:paraId="235AEBEB"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Service Bus and workers must remain private. Each consumer workload must use least-privilege Receiver permissions. Consumer identities and processing activity must be traceable.</w:t>
            </w:r>
          </w:p>
        </w:tc>
        <w:tc>
          <w:tcPr>
            <w:tcW w:w="0" w:type="auto"/>
            <w:vAlign w:val="center"/>
          </w:tcPr>
          <w:p w14:paraId="72194FFD" w14:textId="1580430A"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Public queue access; shared high-privilege identities</w:t>
            </w:r>
            <w:r w:rsidR="00010B3A">
              <w:rPr>
                <w:rFonts w:asciiTheme="minorHAnsi" w:hAnsiTheme="minorHAnsi"/>
              </w:rPr>
              <w:t>,</w:t>
            </w:r>
            <w:r w:rsidR="003F3287">
              <w:rPr>
                <w:rFonts w:asciiTheme="minorHAnsi" w:hAnsiTheme="minorHAnsi"/>
              </w:rPr>
              <w:t xml:space="preserve"> </w:t>
            </w:r>
            <w:r w:rsidRPr="00E17D56">
              <w:rPr>
                <w:rFonts w:asciiTheme="minorHAnsi" w:hAnsiTheme="minorHAnsi"/>
              </w:rPr>
              <w:t>credentials embedded in worker configuration.</w:t>
            </w:r>
          </w:p>
        </w:tc>
      </w:tr>
      <w:tr w:rsidR="00917263" w14:paraId="12AE1B1B" w14:textId="77777777" w:rsidTr="008668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3FA9A84A"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SFINT6 Asynchronous Request-Reply, internal</w:t>
            </w:r>
          </w:p>
        </w:tc>
        <w:tc>
          <w:tcPr>
            <w:tcW w:w="0" w:type="auto"/>
            <w:shd w:val="clear" w:color="auto" w:fill="auto"/>
            <w:vAlign w:val="center"/>
          </w:tcPr>
          <w:p w14:paraId="6AA9E577"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Standard</w:t>
            </w:r>
          </w:p>
        </w:tc>
        <w:tc>
          <w:tcPr>
            <w:tcW w:w="0" w:type="auto"/>
            <w:shd w:val="clear" w:color="auto" w:fill="auto"/>
            <w:vAlign w:val="center"/>
          </w:tcPr>
          <w:p w14:paraId="12D4E41E"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Request, status and callback components must use private connectivity, managed identity and TLS. Correlation IDs must not contain secret or sensitive information. Access to status data must be authorised.</w:t>
            </w:r>
          </w:p>
        </w:tc>
        <w:tc>
          <w:tcPr>
            <w:tcW w:w="0" w:type="auto"/>
            <w:shd w:val="clear" w:color="auto" w:fill="auto"/>
            <w:vAlign w:val="center"/>
          </w:tcPr>
          <w:p w14:paraId="0C401D3B" w14:textId="7F997B75"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Public status store</w:t>
            </w:r>
            <w:r w:rsidR="00010B3A">
              <w:rPr>
                <w:rFonts w:asciiTheme="minorHAnsi" w:hAnsiTheme="minorHAnsi"/>
              </w:rPr>
              <w:t>,</w:t>
            </w:r>
            <w:r w:rsidRPr="00E17D56">
              <w:rPr>
                <w:rFonts w:asciiTheme="minorHAnsi" w:hAnsiTheme="minorHAnsi"/>
              </w:rPr>
              <w:t xml:space="preserve"> sensitive information embedded in correlation IDs</w:t>
            </w:r>
            <w:r w:rsidR="00010B3A">
              <w:rPr>
                <w:rFonts w:asciiTheme="minorHAnsi" w:hAnsiTheme="minorHAnsi"/>
              </w:rPr>
              <w:t>,</w:t>
            </w:r>
            <w:r w:rsidRPr="00E17D56">
              <w:rPr>
                <w:rFonts w:asciiTheme="minorHAnsi" w:hAnsiTheme="minorHAnsi"/>
              </w:rPr>
              <w:t xml:space="preserve"> unauthorised access to another caller’s result.</w:t>
            </w:r>
          </w:p>
        </w:tc>
      </w:tr>
      <w:tr w:rsidR="00917263" w14:paraId="56DA96BB" w14:textId="77777777" w:rsidTr="006F1EC8">
        <w:tc>
          <w:tcPr>
            <w:cnfStyle w:val="001000000000" w:firstRow="0" w:lastRow="0" w:firstColumn="1" w:lastColumn="0" w:oddVBand="0" w:evenVBand="0" w:oddHBand="0" w:evenHBand="0" w:firstRowFirstColumn="0" w:firstRowLastColumn="0" w:lastRowFirstColumn="0" w:lastRowLastColumn="0"/>
            <w:tcW w:w="0" w:type="auto"/>
            <w:vAlign w:val="center"/>
          </w:tcPr>
          <w:p w14:paraId="3C5296E7"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SFINT6 Asynchronous Request-Reply, external</w:t>
            </w:r>
          </w:p>
        </w:tc>
        <w:tc>
          <w:tcPr>
            <w:tcW w:w="0" w:type="auto"/>
            <w:vAlign w:val="center"/>
          </w:tcPr>
          <w:p w14:paraId="4773E952"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Standard with boundary controls</w:t>
            </w:r>
          </w:p>
        </w:tc>
        <w:tc>
          <w:tcPr>
            <w:tcW w:w="0" w:type="auto"/>
            <w:vAlign w:val="center"/>
          </w:tcPr>
          <w:p w14:paraId="44CABA9E"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Request and status endpoints must be exposed through the approved edge and APIM. The same identity and authorisation model must protect request submission and result retrieval. Callback endpoints must use an approved outbound or webhook pattern.</w:t>
            </w:r>
          </w:p>
        </w:tc>
        <w:tc>
          <w:tcPr>
            <w:tcW w:w="0" w:type="auto"/>
            <w:vAlign w:val="center"/>
          </w:tcPr>
          <w:p w14:paraId="30661258" w14:textId="1C977F28"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Direct public Function or Logic App endpoint</w:t>
            </w:r>
            <w:r w:rsidR="00010B3A">
              <w:rPr>
                <w:rFonts w:asciiTheme="minorHAnsi" w:hAnsiTheme="minorHAnsi"/>
              </w:rPr>
              <w:t>,</w:t>
            </w:r>
            <w:r w:rsidRPr="00E17D56">
              <w:rPr>
                <w:rFonts w:asciiTheme="minorHAnsi" w:hAnsiTheme="minorHAnsi"/>
              </w:rPr>
              <w:t xml:space="preserve"> predictable or unauthorised status URLs</w:t>
            </w:r>
            <w:r w:rsidR="00010B3A">
              <w:rPr>
                <w:rFonts w:asciiTheme="minorHAnsi" w:hAnsiTheme="minorHAnsi"/>
              </w:rPr>
              <w:t>,</w:t>
            </w:r>
            <w:r w:rsidRPr="00E17D56">
              <w:rPr>
                <w:rFonts w:asciiTheme="minorHAnsi" w:hAnsiTheme="minorHAnsi"/>
              </w:rPr>
              <w:t>callback credentials outside Key Vault.</w:t>
            </w:r>
          </w:p>
        </w:tc>
      </w:tr>
      <w:tr w:rsidR="00917263" w14:paraId="578900FE" w14:textId="77777777" w:rsidTr="008668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1AD558D4"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SFINT7 Claim-Check</w:t>
            </w:r>
          </w:p>
        </w:tc>
        <w:tc>
          <w:tcPr>
            <w:tcW w:w="0" w:type="auto"/>
            <w:shd w:val="clear" w:color="auto" w:fill="auto"/>
            <w:vAlign w:val="center"/>
          </w:tcPr>
          <w:p w14:paraId="05BD8F24"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Standard</w:t>
            </w:r>
          </w:p>
        </w:tc>
        <w:tc>
          <w:tcPr>
            <w:tcW w:w="0" w:type="auto"/>
            <w:shd w:val="clear" w:color="auto" w:fill="auto"/>
            <w:vAlign w:val="center"/>
          </w:tcPr>
          <w:p w14:paraId="54290E8D"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Blob Storage and Service Bus must remain private. Blob access must use managed identity and RBAC. Public access, account keys and public or long-lived SAS URLs must not be used. Payload retention and reference expiry must be aligned.</w:t>
            </w:r>
          </w:p>
        </w:tc>
        <w:tc>
          <w:tcPr>
            <w:tcW w:w="0" w:type="auto"/>
            <w:shd w:val="clear" w:color="auto" w:fill="auto"/>
            <w:vAlign w:val="center"/>
          </w:tcPr>
          <w:p w14:paraId="46201316" w14:textId="0089B9C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Public blob access</w:t>
            </w:r>
            <w:r w:rsidR="00010B3A">
              <w:rPr>
                <w:rFonts w:asciiTheme="minorHAnsi" w:hAnsiTheme="minorHAnsi"/>
              </w:rPr>
              <w:t>,</w:t>
            </w:r>
            <w:r w:rsidRPr="00E17D56">
              <w:rPr>
                <w:rFonts w:asciiTheme="minorHAnsi" w:hAnsiTheme="minorHAnsi"/>
              </w:rPr>
              <w:t xml:space="preserve"> long-lived SAS references</w:t>
            </w:r>
            <w:r w:rsidR="00010B3A">
              <w:rPr>
                <w:rFonts w:asciiTheme="minorHAnsi" w:hAnsiTheme="minorHAnsi"/>
              </w:rPr>
              <w:t>,</w:t>
            </w:r>
            <w:r w:rsidRPr="00E17D56">
              <w:rPr>
                <w:rFonts w:asciiTheme="minorHAnsi" w:hAnsiTheme="minorHAnsi"/>
              </w:rPr>
              <w:t xml:space="preserve"> account keys</w:t>
            </w:r>
            <w:r w:rsidR="00010B3A">
              <w:rPr>
                <w:rFonts w:asciiTheme="minorHAnsi" w:hAnsiTheme="minorHAnsi"/>
              </w:rPr>
              <w:t>,</w:t>
            </w:r>
            <w:r w:rsidRPr="00E17D56">
              <w:rPr>
                <w:rFonts w:asciiTheme="minorHAnsi" w:hAnsiTheme="minorHAnsi"/>
              </w:rPr>
              <w:t>payload retained beyond the approved period</w:t>
            </w:r>
            <w:r w:rsidR="00010B3A">
              <w:rPr>
                <w:rFonts w:asciiTheme="minorHAnsi" w:hAnsiTheme="minorHAnsi"/>
              </w:rPr>
              <w:t>,</w:t>
            </w:r>
            <w:r w:rsidRPr="00E17D56">
              <w:rPr>
                <w:rFonts w:asciiTheme="minorHAnsi" w:hAnsiTheme="minorHAnsi"/>
              </w:rPr>
              <w:t xml:space="preserve"> message references accessible by unauthorised consumers.</w:t>
            </w:r>
          </w:p>
        </w:tc>
      </w:tr>
      <w:tr w:rsidR="00917263" w14:paraId="2B57B6B9" w14:textId="77777777" w:rsidTr="006F1EC8">
        <w:tc>
          <w:tcPr>
            <w:cnfStyle w:val="001000000000" w:firstRow="0" w:lastRow="0" w:firstColumn="1" w:lastColumn="0" w:oddVBand="0" w:evenVBand="0" w:oddHBand="0" w:evenHBand="0" w:firstRowFirstColumn="0" w:firstRowLastColumn="0" w:lastRowFirstColumn="0" w:lastRowLastColumn="0"/>
            <w:tcW w:w="0" w:type="auto"/>
            <w:vAlign w:val="center"/>
          </w:tcPr>
          <w:p w14:paraId="3DF7ED7C"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SFINT8 Reliable Messaging</w:t>
            </w:r>
          </w:p>
        </w:tc>
        <w:tc>
          <w:tcPr>
            <w:tcW w:w="0" w:type="auto"/>
            <w:vAlign w:val="center"/>
          </w:tcPr>
          <w:p w14:paraId="6B5E8663"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Standard</w:t>
            </w:r>
          </w:p>
        </w:tc>
        <w:tc>
          <w:tcPr>
            <w:tcW w:w="0" w:type="auto"/>
            <w:vAlign w:val="center"/>
          </w:tcPr>
          <w:p w14:paraId="245663BA"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Service Bus access must use managed identity, least-privilege RBAC, private connectivity and TLS. Idempotency keys must not contain secrets. Dead-letter access must be restricted and monitored because dead-lettered messages may contain business data.</w:t>
            </w:r>
          </w:p>
        </w:tc>
        <w:tc>
          <w:tcPr>
            <w:tcW w:w="0" w:type="auto"/>
            <w:vAlign w:val="center"/>
          </w:tcPr>
          <w:p w14:paraId="213C8F71" w14:textId="3164B6D9"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Public access</w:t>
            </w:r>
            <w:r w:rsidR="00010B3A">
              <w:rPr>
                <w:rFonts w:asciiTheme="minorHAnsi" w:hAnsiTheme="minorHAnsi"/>
              </w:rPr>
              <w:t>,</w:t>
            </w:r>
            <w:r w:rsidRPr="00E17D56">
              <w:rPr>
                <w:rFonts w:asciiTheme="minorHAnsi" w:hAnsiTheme="minorHAnsi"/>
              </w:rPr>
              <w:t xml:space="preserve"> SAS-based application access where managed identity is supported</w:t>
            </w:r>
            <w:r w:rsidR="00010B3A">
              <w:rPr>
                <w:rFonts w:asciiTheme="minorHAnsi" w:hAnsiTheme="minorHAnsi"/>
              </w:rPr>
              <w:t>,</w:t>
            </w:r>
            <w:r w:rsidRPr="00E17D56">
              <w:rPr>
                <w:rFonts w:asciiTheme="minorHAnsi" w:hAnsiTheme="minorHAnsi"/>
              </w:rPr>
              <w:t xml:space="preserve"> unprotected dead-letter data</w:t>
            </w:r>
            <w:r w:rsidR="00010B3A">
              <w:rPr>
                <w:rFonts w:asciiTheme="minorHAnsi" w:hAnsiTheme="minorHAnsi"/>
              </w:rPr>
              <w:t>,</w:t>
            </w:r>
            <w:r w:rsidRPr="00E17D56">
              <w:rPr>
                <w:rFonts w:asciiTheme="minorHAnsi" w:hAnsiTheme="minorHAnsi"/>
              </w:rPr>
              <w:t xml:space="preserve"> secrets in message metadata.</w:t>
            </w:r>
          </w:p>
        </w:tc>
      </w:tr>
      <w:tr w:rsidR="00917263" w14:paraId="00F84E8B" w14:textId="77777777" w:rsidTr="008668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5F09946C"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SFINT9 Scheduled or Timed Trigger</w:t>
            </w:r>
          </w:p>
        </w:tc>
        <w:tc>
          <w:tcPr>
            <w:tcW w:w="0" w:type="auto"/>
            <w:shd w:val="clear" w:color="auto" w:fill="auto"/>
            <w:vAlign w:val="center"/>
          </w:tcPr>
          <w:p w14:paraId="0D8FDC70"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Standard, or standard with boundary controls for external egress</w:t>
            </w:r>
          </w:p>
        </w:tc>
        <w:tc>
          <w:tcPr>
            <w:tcW w:w="0" w:type="auto"/>
            <w:shd w:val="clear" w:color="auto" w:fill="auto"/>
            <w:vAlign w:val="center"/>
          </w:tcPr>
          <w:p w14:paraId="63086910"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The scheduler must run inside an approved workload boundary and use managed identity for downstream calls. Configuration and schedules must be source-controlled. Any external delivery must use the relevant approved outbound API or file-transfer controls.</w:t>
            </w:r>
          </w:p>
        </w:tc>
        <w:tc>
          <w:tcPr>
            <w:tcW w:w="0" w:type="auto"/>
            <w:shd w:val="clear" w:color="auto" w:fill="auto"/>
            <w:vAlign w:val="center"/>
          </w:tcPr>
          <w:p w14:paraId="54B36360" w14:textId="7C56C308"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Credentials embedded in schedules</w:t>
            </w:r>
            <w:r w:rsidR="00010B3A">
              <w:rPr>
                <w:rFonts w:asciiTheme="minorHAnsi" w:hAnsiTheme="minorHAnsi"/>
              </w:rPr>
              <w:t>,</w:t>
            </w:r>
            <w:r w:rsidRPr="00E17D56">
              <w:rPr>
                <w:rFonts w:asciiTheme="minorHAnsi" w:hAnsiTheme="minorHAnsi"/>
              </w:rPr>
              <w:t xml:space="preserve"> public unauthenticated triggers</w:t>
            </w:r>
            <w:r w:rsidR="00010B3A">
              <w:rPr>
                <w:rFonts w:asciiTheme="minorHAnsi" w:hAnsiTheme="minorHAnsi"/>
              </w:rPr>
              <w:t>,</w:t>
            </w:r>
            <w:r w:rsidRPr="00E17D56">
              <w:rPr>
                <w:rFonts w:asciiTheme="minorHAnsi" w:hAnsiTheme="minorHAnsi"/>
              </w:rPr>
              <w:t xml:space="preserve"> uncontrolled default internet egress</w:t>
            </w:r>
            <w:r w:rsidR="00010B3A">
              <w:rPr>
                <w:rFonts w:asciiTheme="minorHAnsi" w:hAnsiTheme="minorHAnsi"/>
              </w:rPr>
              <w:t>,</w:t>
            </w:r>
            <w:r w:rsidRPr="00E17D56">
              <w:rPr>
                <w:rFonts w:asciiTheme="minorHAnsi" w:hAnsiTheme="minorHAnsi"/>
              </w:rPr>
              <w:t xml:space="preserve"> scheduled process bypassing the approved integration platform.</w:t>
            </w:r>
          </w:p>
        </w:tc>
      </w:tr>
    </w:tbl>
    <w:p w14:paraId="50E9D6DA" w14:textId="48DE63EB" w:rsidR="00917263" w:rsidRDefault="00D84173" w:rsidP="00917263">
      <w:r>
        <w:br/>
      </w:r>
      <w:r w:rsidR="00917263">
        <w:t>These controls are based on the detailed messaging-pattern boundaries, which require private Service Bus and storage access, managed identity, least privilege and controlled treatment of external producers or consumers.</w:t>
      </w:r>
    </w:p>
    <w:p w14:paraId="3505CB18" w14:textId="77777777" w:rsidR="00826544" w:rsidRDefault="00826544" w:rsidP="00917263"/>
    <w:p w14:paraId="35E4576B" w14:textId="104049A1" w:rsidR="00917263" w:rsidRPr="00866873" w:rsidRDefault="00917263" w:rsidP="00E17D56">
      <w:pPr>
        <w:rPr>
          <w:b/>
          <w:bCs w:val="0"/>
        </w:rPr>
      </w:pPr>
      <w:r w:rsidRPr="00866873">
        <w:rPr>
          <w:b/>
          <w:bCs w:val="0"/>
        </w:rPr>
        <w:t>Eventing and streaming patterns</w:t>
      </w:r>
      <w:r w:rsidR="00D84173">
        <w:rPr>
          <w:b/>
        </w:rPr>
        <w:br/>
      </w:r>
    </w:p>
    <w:tbl>
      <w:tblPr>
        <w:tblStyle w:val="GridTable4-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3"/>
        <w:gridCol w:w="1515"/>
        <w:gridCol w:w="3568"/>
        <w:gridCol w:w="2500"/>
      </w:tblGrid>
      <w:tr w:rsidR="00917263" w14:paraId="1ECE6E59" w14:textId="77777777" w:rsidTr="005D6F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bottom w:val="single" w:sz="4" w:space="0" w:color="auto"/>
              <w:right w:val="single" w:sz="4" w:space="0" w:color="1A2B56" w:themeColor="accent1"/>
            </w:tcBorders>
            <w:shd w:val="clear" w:color="auto" w:fill="C1CDEC" w:themeFill="accent1" w:themeFillTint="33"/>
            <w:vAlign w:val="center"/>
          </w:tcPr>
          <w:p w14:paraId="13FA6A3B" w14:textId="77777777" w:rsidR="00917263" w:rsidRPr="00866873" w:rsidRDefault="00917263" w:rsidP="006F1EC8">
            <w:pPr>
              <w:rPr>
                <w:rFonts w:asciiTheme="minorHAnsi" w:hAnsiTheme="minorHAnsi" w:hint="eastAsia"/>
                <w:color w:val="auto"/>
              </w:rPr>
            </w:pPr>
            <w:r w:rsidRPr="00866873">
              <w:rPr>
                <w:rFonts w:asciiTheme="minorHAnsi" w:hAnsiTheme="minorHAnsi"/>
                <w:color w:val="auto"/>
              </w:rPr>
              <w:t>Pattern</w:t>
            </w:r>
          </w:p>
        </w:tc>
        <w:tc>
          <w:tcPr>
            <w:tcW w:w="0" w:type="auto"/>
            <w:tcBorders>
              <w:top w:val="single" w:sz="12" w:space="0" w:color="auto"/>
              <w:left w:val="single" w:sz="4" w:space="0" w:color="1A2B56" w:themeColor="accent1"/>
              <w:bottom w:val="single" w:sz="4" w:space="0" w:color="auto"/>
              <w:right w:val="single" w:sz="4" w:space="0" w:color="1A2B56" w:themeColor="accent1"/>
            </w:tcBorders>
            <w:shd w:val="clear" w:color="auto" w:fill="C1CDEC" w:themeFill="accent1" w:themeFillTint="33"/>
            <w:vAlign w:val="center"/>
          </w:tcPr>
          <w:p w14:paraId="08CA226B" w14:textId="77777777" w:rsidR="00917263" w:rsidRPr="00866873" w:rsidRDefault="00917263"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color w:val="auto"/>
              </w:rPr>
            </w:pPr>
            <w:r w:rsidRPr="00866873">
              <w:rPr>
                <w:rFonts w:asciiTheme="minorHAnsi" w:hAnsiTheme="minorHAnsi"/>
                <w:color w:val="auto"/>
              </w:rPr>
              <w:t>Normal security classification</w:t>
            </w:r>
          </w:p>
        </w:tc>
        <w:tc>
          <w:tcPr>
            <w:tcW w:w="3568" w:type="dxa"/>
            <w:tcBorders>
              <w:top w:val="single" w:sz="12" w:space="0" w:color="auto"/>
              <w:left w:val="single" w:sz="4" w:space="0" w:color="1A2B56" w:themeColor="accent1"/>
              <w:bottom w:val="single" w:sz="4" w:space="0" w:color="auto"/>
              <w:right w:val="single" w:sz="4" w:space="0" w:color="1A2B56" w:themeColor="accent1"/>
            </w:tcBorders>
            <w:shd w:val="clear" w:color="auto" w:fill="C1CDEC" w:themeFill="accent1" w:themeFillTint="33"/>
            <w:vAlign w:val="center"/>
          </w:tcPr>
          <w:p w14:paraId="4D971333" w14:textId="77777777" w:rsidR="00917263" w:rsidRPr="00866873" w:rsidRDefault="00917263"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color w:val="auto"/>
              </w:rPr>
            </w:pPr>
            <w:r w:rsidRPr="00866873">
              <w:rPr>
                <w:rFonts w:asciiTheme="minorHAnsi" w:hAnsiTheme="minorHAnsi"/>
                <w:color w:val="auto"/>
              </w:rPr>
              <w:t>Required security conformance</w:t>
            </w:r>
          </w:p>
        </w:tc>
        <w:tc>
          <w:tcPr>
            <w:tcW w:w="2500" w:type="dxa"/>
            <w:tcBorders>
              <w:top w:val="single" w:sz="12" w:space="0" w:color="auto"/>
              <w:left w:val="single" w:sz="4" w:space="0" w:color="1A2B56" w:themeColor="accent1"/>
              <w:bottom w:val="single" w:sz="4" w:space="0" w:color="auto"/>
            </w:tcBorders>
            <w:shd w:val="clear" w:color="auto" w:fill="C1CDEC" w:themeFill="accent1" w:themeFillTint="33"/>
            <w:vAlign w:val="center"/>
          </w:tcPr>
          <w:p w14:paraId="37C86B70" w14:textId="77777777" w:rsidR="00917263" w:rsidRPr="00866873" w:rsidRDefault="00917263"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color w:val="auto"/>
              </w:rPr>
            </w:pPr>
            <w:r w:rsidRPr="00866873">
              <w:rPr>
                <w:rFonts w:asciiTheme="minorHAnsi" w:hAnsiTheme="minorHAnsi"/>
                <w:color w:val="auto"/>
              </w:rPr>
              <w:t>Exception triggers</w:t>
            </w:r>
          </w:p>
        </w:tc>
      </w:tr>
      <w:tr w:rsidR="00917263" w14:paraId="627164B2" w14:textId="77777777" w:rsidTr="005D6F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shd w:val="clear" w:color="auto" w:fill="auto"/>
            <w:vAlign w:val="center"/>
          </w:tcPr>
          <w:p w14:paraId="706C0AD2"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SFINT10 Publish-Subscribe Fan-Out</w:t>
            </w:r>
          </w:p>
        </w:tc>
        <w:tc>
          <w:tcPr>
            <w:tcW w:w="0" w:type="auto"/>
            <w:tcBorders>
              <w:top w:val="single" w:sz="4" w:space="0" w:color="auto"/>
            </w:tcBorders>
            <w:shd w:val="clear" w:color="auto" w:fill="auto"/>
            <w:vAlign w:val="center"/>
          </w:tcPr>
          <w:p w14:paraId="7BE806DB"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Standard</w:t>
            </w:r>
          </w:p>
        </w:tc>
        <w:tc>
          <w:tcPr>
            <w:tcW w:w="3568" w:type="dxa"/>
            <w:tcBorders>
              <w:top w:val="single" w:sz="4" w:space="0" w:color="auto"/>
            </w:tcBorders>
            <w:shd w:val="clear" w:color="auto" w:fill="auto"/>
            <w:vAlign w:val="center"/>
          </w:tcPr>
          <w:p w14:paraId="0F5C0768"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Service Bus Topics and subscriptions must remain private. Publisher and subscribers must use separate least-privilege identities. Each subscriber must be limited to its own subscription where practicable. Dead-letter queues must be access-controlled and monitored.</w:t>
            </w:r>
          </w:p>
        </w:tc>
        <w:tc>
          <w:tcPr>
            <w:tcW w:w="2500" w:type="dxa"/>
            <w:tcBorders>
              <w:top w:val="single" w:sz="4" w:space="0" w:color="auto"/>
            </w:tcBorders>
            <w:shd w:val="clear" w:color="auto" w:fill="auto"/>
            <w:vAlign w:val="center"/>
          </w:tcPr>
          <w:p w14:paraId="5894E065" w14:textId="28DBA580"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Subscriber access to unrelated subscriptions</w:t>
            </w:r>
            <w:r w:rsidR="00010B3A">
              <w:rPr>
                <w:rFonts w:asciiTheme="minorHAnsi" w:hAnsiTheme="minorHAnsi"/>
              </w:rPr>
              <w:t>,</w:t>
            </w:r>
            <w:r w:rsidR="00D84173" w:rsidRPr="00E17D56">
              <w:rPr>
                <w:rFonts w:asciiTheme="minorHAnsi" w:hAnsiTheme="minorHAnsi"/>
              </w:rPr>
              <w:t xml:space="preserve"> </w:t>
            </w:r>
            <w:r w:rsidRPr="00E17D56">
              <w:rPr>
                <w:rFonts w:asciiTheme="minorHAnsi" w:hAnsiTheme="minorHAnsi"/>
              </w:rPr>
              <w:t>shared high-privilege identities</w:t>
            </w:r>
            <w:r w:rsidR="00010B3A">
              <w:rPr>
                <w:rFonts w:asciiTheme="minorHAnsi" w:hAnsiTheme="minorHAnsi"/>
              </w:rPr>
              <w:t>,</w:t>
            </w:r>
            <w:r w:rsidRPr="00E17D56">
              <w:rPr>
                <w:rFonts w:asciiTheme="minorHAnsi" w:hAnsiTheme="minorHAnsi"/>
              </w:rPr>
              <w:t xml:space="preserve"> public namespace access</w:t>
            </w:r>
            <w:r w:rsidR="00010B3A">
              <w:rPr>
                <w:rFonts w:asciiTheme="minorHAnsi" w:hAnsiTheme="minorHAnsi"/>
              </w:rPr>
              <w:t>,</w:t>
            </w:r>
            <w:r w:rsidRPr="00E17D56">
              <w:rPr>
                <w:rFonts w:asciiTheme="minorHAnsi" w:hAnsiTheme="minorHAnsi"/>
              </w:rPr>
              <w:t>unauthorised subscription creation.</w:t>
            </w:r>
          </w:p>
        </w:tc>
      </w:tr>
      <w:tr w:rsidR="00917263" w14:paraId="003FDB96" w14:textId="77777777" w:rsidTr="00826544">
        <w:tc>
          <w:tcPr>
            <w:cnfStyle w:val="001000000000" w:firstRow="0" w:lastRow="0" w:firstColumn="1" w:lastColumn="0" w:oddVBand="0" w:evenVBand="0" w:oddHBand="0" w:evenHBand="0" w:firstRowFirstColumn="0" w:firstRowLastColumn="0" w:lastRowFirstColumn="0" w:lastRowLastColumn="0"/>
            <w:tcW w:w="0" w:type="auto"/>
            <w:vAlign w:val="center"/>
          </w:tcPr>
          <w:p w14:paraId="3330F0FC"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SFINT11 Discrete Event Notification</w:t>
            </w:r>
          </w:p>
        </w:tc>
        <w:tc>
          <w:tcPr>
            <w:tcW w:w="0" w:type="auto"/>
            <w:vAlign w:val="center"/>
          </w:tcPr>
          <w:p w14:paraId="7799B1BC"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Standard</w:t>
            </w:r>
          </w:p>
        </w:tc>
        <w:tc>
          <w:tcPr>
            <w:tcW w:w="3568" w:type="dxa"/>
            <w:vAlign w:val="center"/>
          </w:tcPr>
          <w:p w14:paraId="5E44705B"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Event Grid and Azure-native handlers must use private connectivity where supported, managed-identity delivery and handler-side validation. Events must contain the minimum data needed and must not become an uncontrolled copy of the source record.</w:t>
            </w:r>
          </w:p>
        </w:tc>
        <w:tc>
          <w:tcPr>
            <w:tcW w:w="2500" w:type="dxa"/>
            <w:vAlign w:val="center"/>
          </w:tcPr>
          <w:p w14:paraId="02974507" w14:textId="3C60CAD0"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Internet-reachable handler treated as an internal Event Grid pattern</w:t>
            </w:r>
            <w:r w:rsidR="00010B3A">
              <w:rPr>
                <w:rFonts w:asciiTheme="minorHAnsi" w:hAnsiTheme="minorHAnsi"/>
              </w:rPr>
              <w:t>,</w:t>
            </w:r>
            <w:r w:rsidRPr="00E17D56">
              <w:rPr>
                <w:rFonts w:asciiTheme="minorHAnsi" w:hAnsiTheme="minorHAnsi"/>
              </w:rPr>
              <w:t xml:space="preserve"> sensitive records included unnecessarily in events</w:t>
            </w:r>
            <w:r w:rsidR="00010B3A">
              <w:rPr>
                <w:rFonts w:asciiTheme="minorHAnsi" w:hAnsiTheme="minorHAnsi"/>
              </w:rPr>
              <w:t>,</w:t>
            </w:r>
            <w:r w:rsidRPr="00E17D56">
              <w:rPr>
                <w:rFonts w:asciiTheme="minorHAnsi" w:hAnsiTheme="minorHAnsi"/>
              </w:rPr>
              <w:t xml:space="preserve"> unauthenticated handlers.</w:t>
            </w:r>
          </w:p>
        </w:tc>
      </w:tr>
      <w:tr w:rsidR="00917263" w14:paraId="1AAC8045" w14:textId="77777777" w:rsidTr="005D6F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2CD7CC42"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SFINT12 Inbound Webhook Ingestion</w:t>
            </w:r>
          </w:p>
        </w:tc>
        <w:tc>
          <w:tcPr>
            <w:tcW w:w="0" w:type="auto"/>
            <w:shd w:val="clear" w:color="auto" w:fill="auto"/>
            <w:vAlign w:val="center"/>
          </w:tcPr>
          <w:p w14:paraId="6DC3C461"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Standard with boundary controls</w:t>
            </w:r>
          </w:p>
        </w:tc>
        <w:tc>
          <w:tcPr>
            <w:tcW w:w="3568" w:type="dxa"/>
            <w:shd w:val="clear" w:color="auto" w:fill="auto"/>
            <w:vAlign w:val="center"/>
          </w:tcPr>
          <w:p w14:paraId="0A51A6F7"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An approved network edge must terminate the public endpoint. APIM must provide the API ingress. Authentication must use mTLS, OAuth, signed-payload validation or another approved mechanism. Rate limiting, replay protection, deduplication and request validation must be implemented. Downstream processing must occur asynchronously within private workload boundaries.</w:t>
            </w:r>
          </w:p>
        </w:tc>
        <w:tc>
          <w:tcPr>
            <w:tcW w:w="2500" w:type="dxa"/>
            <w:shd w:val="clear" w:color="auto" w:fill="auto"/>
            <w:vAlign w:val="center"/>
          </w:tcPr>
          <w:p w14:paraId="797F1098" w14:textId="00536F5D"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Direct public Function or Logic App trigger</w:t>
            </w:r>
            <w:r w:rsidR="00010B3A">
              <w:rPr>
                <w:rFonts w:asciiTheme="minorHAnsi" w:hAnsiTheme="minorHAnsi"/>
              </w:rPr>
              <w:t>,</w:t>
            </w:r>
            <w:r w:rsidRPr="00E17D56">
              <w:rPr>
                <w:rFonts w:asciiTheme="minorHAnsi" w:hAnsiTheme="minorHAnsi"/>
              </w:rPr>
              <w:t xml:space="preserve"> direct APIM exposure</w:t>
            </w:r>
            <w:r w:rsidR="00010B3A">
              <w:rPr>
                <w:rFonts w:asciiTheme="minorHAnsi" w:hAnsiTheme="minorHAnsi"/>
              </w:rPr>
              <w:t>,</w:t>
            </w:r>
            <w:r w:rsidRPr="00E17D56">
              <w:rPr>
                <w:rFonts w:asciiTheme="minorHAnsi" w:hAnsiTheme="minorHAnsi"/>
              </w:rPr>
              <w:t xml:space="preserve"> no replay protection</w:t>
            </w:r>
            <w:r w:rsidR="00010B3A">
              <w:rPr>
                <w:rFonts w:asciiTheme="minorHAnsi" w:hAnsiTheme="minorHAnsi"/>
              </w:rPr>
              <w:t>,</w:t>
            </w:r>
            <w:r w:rsidRPr="00E17D56">
              <w:rPr>
                <w:rFonts w:asciiTheme="minorHAnsi" w:hAnsiTheme="minorHAnsi"/>
              </w:rPr>
              <w:t xml:space="preserve"> no caller authentication</w:t>
            </w:r>
            <w:r w:rsidR="00010B3A">
              <w:rPr>
                <w:rFonts w:asciiTheme="minorHAnsi" w:hAnsiTheme="minorHAnsi"/>
              </w:rPr>
              <w:t>,</w:t>
            </w:r>
            <w:r w:rsidRPr="00E17D56">
              <w:rPr>
                <w:rFonts w:asciiTheme="minorHAnsi" w:hAnsiTheme="minorHAnsi"/>
              </w:rPr>
              <w:t xml:space="preserve"> synchronous processing of untrusted requests</w:t>
            </w:r>
            <w:r w:rsidR="00010B3A">
              <w:rPr>
                <w:rFonts w:asciiTheme="minorHAnsi" w:hAnsiTheme="minorHAnsi"/>
              </w:rPr>
              <w:t>,</w:t>
            </w:r>
            <w:r w:rsidRPr="00E17D56">
              <w:rPr>
                <w:rFonts w:asciiTheme="minorHAnsi" w:hAnsiTheme="minorHAnsi"/>
              </w:rPr>
              <w:t xml:space="preserve"> public exposure not recorded and approved.</w:t>
            </w:r>
          </w:p>
        </w:tc>
      </w:tr>
      <w:tr w:rsidR="00917263" w14:paraId="4F9260A3" w14:textId="77777777" w:rsidTr="00826544">
        <w:tc>
          <w:tcPr>
            <w:cnfStyle w:val="001000000000" w:firstRow="0" w:lastRow="0" w:firstColumn="1" w:lastColumn="0" w:oddVBand="0" w:evenVBand="0" w:oddHBand="0" w:evenHBand="0" w:firstRowFirstColumn="0" w:firstRowLastColumn="0" w:lastRowFirstColumn="0" w:lastRowLastColumn="0"/>
            <w:tcW w:w="0" w:type="auto"/>
            <w:vAlign w:val="center"/>
          </w:tcPr>
          <w:p w14:paraId="66C1A404"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SFINT13 Outbound Webhook or Notification</w:t>
            </w:r>
          </w:p>
        </w:tc>
        <w:tc>
          <w:tcPr>
            <w:tcW w:w="0" w:type="auto"/>
            <w:vAlign w:val="center"/>
          </w:tcPr>
          <w:p w14:paraId="2DBE1C33"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Standard with boundary controls</w:t>
            </w:r>
          </w:p>
        </w:tc>
        <w:tc>
          <w:tcPr>
            <w:tcW w:w="3568" w:type="dxa"/>
            <w:vAlign w:val="center"/>
          </w:tcPr>
          <w:p w14:paraId="714C95D5" w14:textId="0C5CAC43" w:rsidR="00917263" w:rsidRPr="00E17D56" w:rsidRDefault="00917263" w:rsidP="007F269A">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 xml:space="preserve">Traffic must leave through the approved controlled egress route. TLS must be enforced. Partner endpoints should be allow-listed where applicable. Authentication material must be held in </w:t>
            </w:r>
            <w:r w:rsidR="007F269A" w:rsidRPr="007F269A">
              <w:rPr>
                <w:rFonts w:asciiTheme="minorHAnsi" w:hAnsiTheme="minorHAnsi"/>
              </w:rPr>
              <w:t>Approved secret, key, and certificate management services</w:t>
            </w:r>
            <w:r w:rsidRPr="00E17D56">
              <w:rPr>
                <w:rFonts w:asciiTheme="minorHAnsi" w:hAnsiTheme="minorHAnsi"/>
              </w:rPr>
              <w:t>. Payload signing, retry, circuit breaking and delivery auditing must be used where supported and required.</w:t>
            </w:r>
          </w:p>
        </w:tc>
        <w:tc>
          <w:tcPr>
            <w:tcW w:w="2500" w:type="dxa"/>
            <w:vAlign w:val="center"/>
          </w:tcPr>
          <w:p w14:paraId="221D0D42" w14:textId="63E23A2B"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Default internet routing</w:t>
            </w:r>
            <w:r w:rsidR="00010B3A">
              <w:rPr>
                <w:rFonts w:asciiTheme="minorHAnsi" w:hAnsiTheme="minorHAnsi"/>
              </w:rPr>
              <w:t>,</w:t>
            </w:r>
            <w:r w:rsidRPr="00E17D56">
              <w:rPr>
                <w:rFonts w:asciiTheme="minorHAnsi" w:hAnsiTheme="minorHAnsi"/>
              </w:rPr>
              <w:t xml:space="preserve"> secrets in configuration</w:t>
            </w:r>
            <w:r w:rsidR="00010B3A">
              <w:rPr>
                <w:rFonts w:asciiTheme="minorHAnsi" w:hAnsiTheme="minorHAnsi"/>
              </w:rPr>
              <w:t>,</w:t>
            </w:r>
            <w:r w:rsidR="00D84173" w:rsidRPr="00E17D56">
              <w:rPr>
                <w:rFonts w:asciiTheme="minorHAnsi" w:hAnsiTheme="minorHAnsi"/>
              </w:rPr>
              <w:t xml:space="preserve"> </w:t>
            </w:r>
            <w:r w:rsidRPr="00E17D56">
              <w:rPr>
                <w:rFonts w:asciiTheme="minorHAnsi" w:hAnsiTheme="minorHAnsi"/>
              </w:rPr>
              <w:t>unsigned sensitive payload where signing is required</w:t>
            </w:r>
            <w:r w:rsidR="00010B3A">
              <w:rPr>
                <w:rFonts w:asciiTheme="minorHAnsi" w:hAnsiTheme="minorHAnsi"/>
              </w:rPr>
              <w:t>,</w:t>
            </w:r>
            <w:r w:rsidR="00D84173" w:rsidRPr="00E17D56">
              <w:rPr>
                <w:rFonts w:asciiTheme="minorHAnsi" w:hAnsiTheme="minorHAnsi"/>
              </w:rPr>
              <w:t xml:space="preserve"> </w:t>
            </w:r>
            <w:r w:rsidRPr="00E17D56">
              <w:rPr>
                <w:rFonts w:asciiTheme="minorHAnsi" w:hAnsiTheme="minorHAnsi"/>
              </w:rPr>
              <w:t>uncontrolled subscriber registration</w:t>
            </w:r>
            <w:r w:rsidR="00010B3A">
              <w:rPr>
                <w:rFonts w:asciiTheme="minorHAnsi" w:hAnsiTheme="minorHAnsi"/>
              </w:rPr>
              <w:t>,</w:t>
            </w:r>
            <w:r w:rsidR="00D84173" w:rsidRPr="00E17D56">
              <w:rPr>
                <w:rFonts w:asciiTheme="minorHAnsi" w:hAnsiTheme="minorHAnsi"/>
              </w:rPr>
              <w:t xml:space="preserve"> </w:t>
            </w:r>
            <w:r w:rsidRPr="00E17D56">
              <w:rPr>
                <w:rFonts w:asciiTheme="minorHAnsi" w:hAnsiTheme="minorHAnsi"/>
              </w:rPr>
              <w:t>unrestricted destination endpoints.</w:t>
            </w:r>
          </w:p>
        </w:tc>
      </w:tr>
      <w:tr w:rsidR="00917263" w14:paraId="34061430" w14:textId="77777777" w:rsidTr="005D6F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3D9227E1"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SFINT14 Stream and Telemetry Ingestion, internal</w:t>
            </w:r>
          </w:p>
        </w:tc>
        <w:tc>
          <w:tcPr>
            <w:tcW w:w="0" w:type="auto"/>
            <w:shd w:val="clear" w:color="auto" w:fill="auto"/>
            <w:vAlign w:val="center"/>
          </w:tcPr>
          <w:p w14:paraId="2B10B456"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Standard</w:t>
            </w:r>
          </w:p>
        </w:tc>
        <w:tc>
          <w:tcPr>
            <w:tcW w:w="3568" w:type="dxa"/>
            <w:shd w:val="clear" w:color="auto" w:fill="auto"/>
            <w:vAlign w:val="center"/>
          </w:tcPr>
          <w:p w14:paraId="3AE319AA"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Event Hubs, processors and capture storage must use approved private connectivity, managed identities, RBAC and TLS. Producer and consumer-group permissions must be separated. Capture storage must have public access disabled.</w:t>
            </w:r>
          </w:p>
        </w:tc>
        <w:tc>
          <w:tcPr>
            <w:tcW w:w="2500" w:type="dxa"/>
            <w:shd w:val="clear" w:color="auto" w:fill="auto"/>
            <w:vAlign w:val="center"/>
          </w:tcPr>
          <w:p w14:paraId="355C611B" w14:textId="31AE36E9"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Public Event Hubs access</w:t>
            </w:r>
            <w:r w:rsidR="00010B3A">
              <w:rPr>
                <w:rFonts w:asciiTheme="minorHAnsi" w:hAnsiTheme="minorHAnsi"/>
              </w:rPr>
              <w:t>,</w:t>
            </w:r>
            <w:r w:rsidRPr="00E17D56">
              <w:rPr>
                <w:rFonts w:asciiTheme="minorHAnsi" w:hAnsiTheme="minorHAnsi"/>
              </w:rPr>
              <w:t xml:space="preserve"> shared access keys for workload code where managed identity is supported</w:t>
            </w:r>
            <w:r w:rsidR="00010B3A">
              <w:rPr>
                <w:rFonts w:asciiTheme="minorHAnsi" w:hAnsiTheme="minorHAnsi"/>
              </w:rPr>
              <w:t>,</w:t>
            </w:r>
            <w:r w:rsidRPr="00E17D56">
              <w:rPr>
                <w:rFonts w:asciiTheme="minorHAnsi" w:hAnsiTheme="minorHAnsi"/>
              </w:rPr>
              <w:t xml:space="preserve"> public capture storage</w:t>
            </w:r>
            <w:r w:rsidR="00010B3A">
              <w:rPr>
                <w:rFonts w:asciiTheme="minorHAnsi" w:hAnsiTheme="minorHAnsi"/>
              </w:rPr>
              <w:t>,</w:t>
            </w:r>
            <w:r w:rsidRPr="00E17D56">
              <w:rPr>
                <w:rFonts w:asciiTheme="minorHAnsi" w:hAnsiTheme="minorHAnsi"/>
              </w:rPr>
              <w:t xml:space="preserve"> unrestricted consumer-group access.</w:t>
            </w:r>
          </w:p>
        </w:tc>
      </w:tr>
      <w:tr w:rsidR="00917263" w14:paraId="26377FE5" w14:textId="77777777" w:rsidTr="00826544">
        <w:tc>
          <w:tcPr>
            <w:cnfStyle w:val="001000000000" w:firstRow="0" w:lastRow="0" w:firstColumn="1" w:lastColumn="0" w:oddVBand="0" w:evenVBand="0" w:oddHBand="0" w:evenHBand="0" w:firstRowFirstColumn="0" w:firstRowLastColumn="0" w:lastRowFirstColumn="0" w:lastRowLastColumn="0"/>
            <w:tcW w:w="0" w:type="auto"/>
            <w:vAlign w:val="center"/>
          </w:tcPr>
          <w:p w14:paraId="684144EF"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SFINT14 Stream and Telemetry Ingestion, external feed</w:t>
            </w:r>
          </w:p>
        </w:tc>
        <w:tc>
          <w:tcPr>
            <w:tcW w:w="0" w:type="auto"/>
            <w:vAlign w:val="center"/>
          </w:tcPr>
          <w:p w14:paraId="2AFE7A50"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Standard with boundary controls</w:t>
            </w:r>
          </w:p>
        </w:tc>
        <w:tc>
          <w:tcPr>
            <w:tcW w:w="3568" w:type="dxa"/>
            <w:vAlign w:val="center"/>
          </w:tcPr>
          <w:p w14:paraId="7FA721B4"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The external feed must enter through an approved boundary mechanism. Authentication, source validation, throughput controls and monitoring must be defined. Internal Event Hubs and processors must remain private.</w:t>
            </w:r>
          </w:p>
        </w:tc>
        <w:tc>
          <w:tcPr>
            <w:tcW w:w="2500" w:type="dxa"/>
            <w:vAlign w:val="center"/>
          </w:tcPr>
          <w:p w14:paraId="49C50401" w14:textId="50C42278"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External producer connecting through an uncontrolled public namespace</w:t>
            </w:r>
            <w:r w:rsidR="00010B3A">
              <w:rPr>
                <w:rFonts w:asciiTheme="minorHAnsi" w:hAnsiTheme="minorHAnsi"/>
              </w:rPr>
              <w:t>,</w:t>
            </w:r>
            <w:r w:rsidRPr="00E17D56">
              <w:rPr>
                <w:rFonts w:asciiTheme="minorHAnsi" w:hAnsiTheme="minorHAnsi"/>
              </w:rPr>
              <w:t xml:space="preserve"> unauthenticated feed</w:t>
            </w:r>
            <w:r w:rsidR="00010B3A">
              <w:rPr>
                <w:rFonts w:asciiTheme="minorHAnsi" w:hAnsiTheme="minorHAnsi"/>
              </w:rPr>
              <w:t>,</w:t>
            </w:r>
            <w:r w:rsidRPr="00E17D56">
              <w:rPr>
                <w:rFonts w:asciiTheme="minorHAnsi" w:hAnsiTheme="minorHAnsi"/>
              </w:rPr>
              <w:t xml:space="preserve"> missing source validation or capacity protection.</w:t>
            </w:r>
          </w:p>
        </w:tc>
      </w:tr>
    </w:tbl>
    <w:p w14:paraId="55ED4D60" w14:textId="77777777" w:rsidR="00D84173" w:rsidRDefault="00D84173" w:rsidP="00917263"/>
    <w:p w14:paraId="3A322C63" w14:textId="77777777" w:rsidR="00917263" w:rsidRDefault="00917263" w:rsidP="00917263">
      <w:r>
        <w:t>The inbound and outbound webhook patterns explicitly cross the internet boundary, while internal event patterns inherit private connectivity and managed-identity controls.</w:t>
      </w:r>
    </w:p>
    <w:p w14:paraId="259484C4" w14:textId="77777777" w:rsidR="00C36A03" w:rsidRDefault="00C36A03" w:rsidP="00E17D56"/>
    <w:p w14:paraId="31DDB4A6" w14:textId="1ECC9206" w:rsidR="00917263" w:rsidRPr="00866873" w:rsidRDefault="00917263" w:rsidP="00E17D56">
      <w:pPr>
        <w:rPr>
          <w:b/>
          <w:bCs w:val="0"/>
        </w:rPr>
      </w:pPr>
      <w:r w:rsidRPr="00866873">
        <w:rPr>
          <w:b/>
          <w:bCs w:val="0"/>
        </w:rPr>
        <w:t>Orchestration patterns</w:t>
      </w:r>
      <w:r w:rsidR="00D84173">
        <w:rPr>
          <w:b/>
        </w:rPr>
        <w:br/>
      </w:r>
    </w:p>
    <w:tbl>
      <w:tblPr>
        <w:tblStyle w:val="GridTable4-Accent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1"/>
        <w:gridCol w:w="1785"/>
        <w:gridCol w:w="3423"/>
        <w:gridCol w:w="2227"/>
      </w:tblGrid>
      <w:tr w:rsidR="00917263" w14:paraId="44E621AD" w14:textId="77777777" w:rsidTr="007309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1A2B56" w:themeColor="accent1"/>
              <w:left w:val="single" w:sz="4" w:space="0" w:color="auto"/>
              <w:bottom w:val="single" w:sz="4" w:space="0" w:color="auto"/>
              <w:right w:val="single" w:sz="4" w:space="0" w:color="auto"/>
            </w:tcBorders>
            <w:shd w:val="clear" w:color="auto" w:fill="C1CDEC" w:themeFill="accent1" w:themeFillTint="33"/>
            <w:vAlign w:val="center"/>
          </w:tcPr>
          <w:p w14:paraId="21680040" w14:textId="77777777" w:rsidR="00917263" w:rsidRPr="00730925" w:rsidRDefault="00917263" w:rsidP="006F1EC8">
            <w:pPr>
              <w:rPr>
                <w:rFonts w:asciiTheme="minorHAnsi" w:hAnsiTheme="minorHAnsi" w:hint="eastAsia"/>
                <w:color w:val="000000" w:themeColor="text1"/>
              </w:rPr>
            </w:pPr>
            <w:r w:rsidRPr="00730925">
              <w:rPr>
                <w:rFonts w:asciiTheme="minorHAnsi" w:hAnsiTheme="minorHAnsi"/>
                <w:color w:val="000000" w:themeColor="text1"/>
              </w:rPr>
              <w:t>Pattern</w:t>
            </w:r>
          </w:p>
        </w:tc>
        <w:tc>
          <w:tcPr>
            <w:tcW w:w="0" w:type="auto"/>
            <w:tcBorders>
              <w:top w:val="single" w:sz="12" w:space="0" w:color="1A2B56" w:themeColor="accent1"/>
              <w:left w:val="single" w:sz="4" w:space="0" w:color="auto"/>
              <w:bottom w:val="single" w:sz="4" w:space="0" w:color="auto"/>
              <w:right w:val="single" w:sz="4" w:space="0" w:color="auto"/>
            </w:tcBorders>
            <w:shd w:val="clear" w:color="auto" w:fill="C1CDEC" w:themeFill="accent1" w:themeFillTint="33"/>
            <w:vAlign w:val="center"/>
          </w:tcPr>
          <w:p w14:paraId="2DDE56B7" w14:textId="77777777" w:rsidR="00917263" w:rsidRPr="00730925" w:rsidRDefault="00917263"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color w:val="000000" w:themeColor="text1"/>
              </w:rPr>
            </w:pPr>
            <w:r w:rsidRPr="00730925">
              <w:rPr>
                <w:rFonts w:asciiTheme="minorHAnsi" w:hAnsiTheme="minorHAnsi"/>
                <w:color w:val="000000" w:themeColor="text1"/>
              </w:rPr>
              <w:t>Normal security classification</w:t>
            </w:r>
          </w:p>
        </w:tc>
        <w:tc>
          <w:tcPr>
            <w:tcW w:w="0" w:type="auto"/>
            <w:tcBorders>
              <w:top w:val="single" w:sz="12" w:space="0" w:color="1A2B56" w:themeColor="accent1"/>
              <w:left w:val="single" w:sz="4" w:space="0" w:color="auto"/>
              <w:bottom w:val="single" w:sz="4" w:space="0" w:color="auto"/>
              <w:right w:val="single" w:sz="4" w:space="0" w:color="auto"/>
            </w:tcBorders>
            <w:shd w:val="clear" w:color="auto" w:fill="C1CDEC" w:themeFill="accent1" w:themeFillTint="33"/>
            <w:vAlign w:val="center"/>
          </w:tcPr>
          <w:p w14:paraId="45B17E8D" w14:textId="77777777" w:rsidR="00917263" w:rsidRPr="00730925" w:rsidRDefault="00917263"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color w:val="000000" w:themeColor="text1"/>
              </w:rPr>
            </w:pPr>
            <w:r w:rsidRPr="00730925">
              <w:rPr>
                <w:rFonts w:asciiTheme="minorHAnsi" w:hAnsiTheme="minorHAnsi"/>
                <w:color w:val="000000" w:themeColor="text1"/>
              </w:rPr>
              <w:t>Required security conformance</w:t>
            </w:r>
          </w:p>
        </w:tc>
        <w:tc>
          <w:tcPr>
            <w:tcW w:w="0" w:type="auto"/>
            <w:tcBorders>
              <w:top w:val="single" w:sz="12" w:space="0" w:color="1A2B56" w:themeColor="accent1"/>
              <w:left w:val="single" w:sz="4" w:space="0" w:color="auto"/>
              <w:bottom w:val="single" w:sz="4" w:space="0" w:color="auto"/>
              <w:right w:val="single" w:sz="4" w:space="0" w:color="auto"/>
            </w:tcBorders>
            <w:shd w:val="clear" w:color="auto" w:fill="C1CDEC" w:themeFill="accent1" w:themeFillTint="33"/>
            <w:vAlign w:val="center"/>
          </w:tcPr>
          <w:p w14:paraId="4550B96B" w14:textId="77777777" w:rsidR="00917263" w:rsidRPr="00730925" w:rsidRDefault="00917263"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color w:val="000000" w:themeColor="text1"/>
              </w:rPr>
            </w:pPr>
            <w:r w:rsidRPr="00730925">
              <w:rPr>
                <w:rFonts w:asciiTheme="minorHAnsi" w:hAnsiTheme="minorHAnsi"/>
                <w:color w:val="000000" w:themeColor="text1"/>
              </w:rPr>
              <w:t>Exception triggers</w:t>
            </w:r>
          </w:p>
        </w:tc>
      </w:tr>
      <w:tr w:rsidR="00917263" w14:paraId="109E530F" w14:textId="77777777" w:rsidTr="007309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shd w:val="clear" w:color="auto" w:fill="auto"/>
            <w:vAlign w:val="center"/>
          </w:tcPr>
          <w:p w14:paraId="4BA6C197"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SFINT15 Stateful Process Orchestration</w:t>
            </w:r>
          </w:p>
        </w:tc>
        <w:tc>
          <w:tcPr>
            <w:tcW w:w="0" w:type="auto"/>
            <w:tcBorders>
              <w:top w:val="single" w:sz="4" w:space="0" w:color="auto"/>
            </w:tcBorders>
            <w:shd w:val="clear" w:color="auto" w:fill="auto"/>
            <w:vAlign w:val="center"/>
          </w:tcPr>
          <w:p w14:paraId="575D8C3B"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Standard</w:t>
            </w:r>
          </w:p>
        </w:tc>
        <w:tc>
          <w:tcPr>
            <w:tcW w:w="0" w:type="auto"/>
            <w:tcBorders>
              <w:top w:val="single" w:sz="4" w:space="0" w:color="auto"/>
            </w:tcBorders>
            <w:shd w:val="clear" w:color="auto" w:fill="auto"/>
            <w:vAlign w:val="center"/>
          </w:tcPr>
          <w:p w14:paraId="3AD98D20" w14:textId="20F02945" w:rsidR="00917263" w:rsidRPr="00E17D56" w:rsidRDefault="00917263" w:rsidP="005118F7">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 xml:space="preserve">The orchestrator must run inside the private workload boundary. Connections to APIM, Functions, Service Bus and other services must use managed identities and approved private connectivity. Secrets must be referenced from </w:t>
            </w:r>
            <w:r w:rsidR="005118F7" w:rsidRPr="005118F7">
              <w:rPr>
                <w:rFonts w:asciiTheme="minorHAnsi" w:hAnsiTheme="minorHAnsi"/>
              </w:rPr>
              <w:t>Approved secret, key, and certificate management services</w:t>
            </w:r>
            <w:r w:rsidRPr="00E17D56">
              <w:rPr>
                <w:rFonts w:asciiTheme="minorHAnsi" w:hAnsiTheme="minorHAnsi"/>
              </w:rPr>
              <w:t>. External initiation must enter through an approved ingress pattern.</w:t>
            </w:r>
          </w:p>
        </w:tc>
        <w:tc>
          <w:tcPr>
            <w:tcW w:w="0" w:type="auto"/>
            <w:tcBorders>
              <w:top w:val="single" w:sz="4" w:space="0" w:color="auto"/>
            </w:tcBorders>
            <w:shd w:val="clear" w:color="auto" w:fill="auto"/>
            <w:vAlign w:val="center"/>
          </w:tcPr>
          <w:p w14:paraId="4707C85C" w14:textId="4C9F2BB0"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Direct external invocation of the workflow</w:t>
            </w:r>
            <w:r w:rsidR="00010B3A">
              <w:rPr>
                <w:rFonts w:asciiTheme="minorHAnsi" w:hAnsiTheme="minorHAnsi"/>
              </w:rPr>
              <w:t>,</w:t>
            </w:r>
            <w:r w:rsidRPr="00E17D56">
              <w:rPr>
                <w:rFonts w:asciiTheme="minorHAnsi" w:hAnsiTheme="minorHAnsi"/>
              </w:rPr>
              <w:t xml:space="preserve"> embedded connection secrets</w:t>
            </w:r>
            <w:r w:rsidR="00010B3A">
              <w:rPr>
                <w:rFonts w:asciiTheme="minorHAnsi" w:hAnsiTheme="minorHAnsi"/>
              </w:rPr>
              <w:t>,</w:t>
            </w:r>
            <w:r w:rsidRPr="00E17D56">
              <w:rPr>
                <w:rFonts w:asciiTheme="minorHAnsi" w:hAnsiTheme="minorHAnsi"/>
              </w:rPr>
              <w:t xml:space="preserve"> excessive permissions across participating systems</w:t>
            </w:r>
            <w:r w:rsidR="00010B3A">
              <w:rPr>
                <w:rFonts w:asciiTheme="minorHAnsi" w:hAnsiTheme="minorHAnsi"/>
              </w:rPr>
              <w:t>,</w:t>
            </w:r>
            <w:r w:rsidRPr="00E17D56">
              <w:rPr>
                <w:rFonts w:asciiTheme="minorHAnsi" w:hAnsiTheme="minorHAnsi"/>
              </w:rPr>
              <w:t xml:space="preserve"> public orchestration endpoints.</w:t>
            </w:r>
          </w:p>
        </w:tc>
      </w:tr>
      <w:tr w:rsidR="00917263" w14:paraId="13421B4F" w14:textId="77777777" w:rsidTr="006F1EC8">
        <w:tc>
          <w:tcPr>
            <w:cnfStyle w:val="001000000000" w:firstRow="0" w:lastRow="0" w:firstColumn="1" w:lastColumn="0" w:oddVBand="0" w:evenVBand="0" w:oddHBand="0" w:evenHBand="0" w:firstRowFirstColumn="0" w:firstRowLastColumn="0" w:lastRowFirstColumn="0" w:lastRowLastColumn="0"/>
            <w:tcW w:w="0" w:type="auto"/>
            <w:vAlign w:val="center"/>
          </w:tcPr>
          <w:p w14:paraId="24E50D90"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SFINT16 Process with Compensation</w:t>
            </w:r>
          </w:p>
        </w:tc>
        <w:tc>
          <w:tcPr>
            <w:tcW w:w="0" w:type="auto"/>
            <w:vAlign w:val="center"/>
          </w:tcPr>
          <w:p w14:paraId="0246201D"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Standard</w:t>
            </w:r>
          </w:p>
        </w:tc>
        <w:tc>
          <w:tcPr>
            <w:tcW w:w="0" w:type="auto"/>
            <w:vAlign w:val="center"/>
          </w:tcPr>
          <w:p w14:paraId="574AA0FF"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The orchestrator and compensation components must use the controls for SFINT15. Access to compensation operations must be restricted because they can reverse or modify completed business actions. Execution and compensation history must be auditable.</w:t>
            </w:r>
          </w:p>
        </w:tc>
        <w:tc>
          <w:tcPr>
            <w:tcW w:w="0" w:type="auto"/>
            <w:vAlign w:val="center"/>
          </w:tcPr>
          <w:p w14:paraId="650F33C6" w14:textId="002891AA"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Unauthorised manual invocation of compensation</w:t>
            </w:r>
            <w:r w:rsidR="00010B3A">
              <w:rPr>
                <w:rFonts w:asciiTheme="minorHAnsi" w:hAnsiTheme="minorHAnsi"/>
              </w:rPr>
              <w:t>,</w:t>
            </w:r>
            <w:r w:rsidR="00D84173" w:rsidRPr="00E17D56">
              <w:rPr>
                <w:rFonts w:asciiTheme="minorHAnsi" w:hAnsiTheme="minorHAnsi"/>
              </w:rPr>
              <w:t xml:space="preserve"> </w:t>
            </w:r>
            <w:r w:rsidRPr="00E17D56">
              <w:rPr>
                <w:rFonts w:asciiTheme="minorHAnsi" w:hAnsiTheme="minorHAnsi"/>
              </w:rPr>
              <w:t>compensation credentials stored in code</w:t>
            </w:r>
            <w:r w:rsidR="00010B3A">
              <w:rPr>
                <w:rFonts w:asciiTheme="minorHAnsi" w:hAnsiTheme="minorHAnsi"/>
              </w:rPr>
              <w:t>,</w:t>
            </w:r>
            <w:r w:rsidRPr="00E17D56">
              <w:rPr>
                <w:rFonts w:asciiTheme="minorHAnsi" w:hAnsiTheme="minorHAnsi"/>
              </w:rPr>
              <w:t xml:space="preserve"> missing audit trail</w:t>
            </w:r>
            <w:r w:rsidR="00010B3A">
              <w:rPr>
                <w:rFonts w:asciiTheme="minorHAnsi" w:hAnsiTheme="minorHAnsi"/>
              </w:rPr>
              <w:t>,</w:t>
            </w:r>
            <w:r w:rsidRPr="00E17D56">
              <w:rPr>
                <w:rFonts w:asciiTheme="minorHAnsi" w:hAnsiTheme="minorHAnsi"/>
              </w:rPr>
              <w:t xml:space="preserve"> broad write access across systems.</w:t>
            </w:r>
          </w:p>
        </w:tc>
      </w:tr>
      <w:tr w:rsidR="00917263" w14:paraId="4347273C" w14:textId="77777777" w:rsidTr="008668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6A1E5A26"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SFINT17 Human-in-the-Loop Approval</w:t>
            </w:r>
          </w:p>
        </w:tc>
        <w:tc>
          <w:tcPr>
            <w:tcW w:w="0" w:type="auto"/>
            <w:shd w:val="clear" w:color="auto" w:fill="auto"/>
            <w:vAlign w:val="center"/>
          </w:tcPr>
          <w:p w14:paraId="29754357"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Standard</w:t>
            </w:r>
          </w:p>
        </w:tc>
        <w:tc>
          <w:tcPr>
            <w:tcW w:w="0" w:type="auto"/>
            <w:shd w:val="clear" w:color="auto" w:fill="auto"/>
            <w:vAlign w:val="center"/>
          </w:tcPr>
          <w:p w14:paraId="12A52ACA"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Approval interactions must use approved, identity-authenticated channels. The approver identity, decision and time of decision must be auditable. Approval links must not provide unauthenticated or transferable authority.</w:t>
            </w:r>
          </w:p>
        </w:tc>
        <w:tc>
          <w:tcPr>
            <w:tcW w:w="0" w:type="auto"/>
            <w:shd w:val="clear" w:color="auto" w:fill="auto"/>
            <w:vAlign w:val="center"/>
          </w:tcPr>
          <w:p w14:paraId="6567341D" w14:textId="1C65D915"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Anonymous approval</w:t>
            </w:r>
            <w:r w:rsidR="00010B3A">
              <w:rPr>
                <w:rFonts w:asciiTheme="minorHAnsi" w:hAnsiTheme="minorHAnsi"/>
              </w:rPr>
              <w:t>,</w:t>
            </w:r>
            <w:r w:rsidRPr="00E17D56">
              <w:rPr>
                <w:rFonts w:asciiTheme="minorHAnsi" w:hAnsiTheme="minorHAnsi"/>
              </w:rPr>
              <w:t xml:space="preserve"> approval through an untracked external email process</w:t>
            </w:r>
            <w:r w:rsidR="00010B3A">
              <w:rPr>
                <w:rFonts w:asciiTheme="minorHAnsi" w:hAnsiTheme="minorHAnsi"/>
              </w:rPr>
              <w:t>,</w:t>
            </w:r>
            <w:r w:rsidRPr="00E17D56">
              <w:rPr>
                <w:rFonts w:asciiTheme="minorHAnsi" w:hAnsiTheme="minorHAnsi"/>
              </w:rPr>
              <w:t xml:space="preserve"> shared approver identity</w:t>
            </w:r>
            <w:r w:rsidR="00010B3A">
              <w:rPr>
                <w:rFonts w:asciiTheme="minorHAnsi" w:hAnsiTheme="minorHAnsi"/>
              </w:rPr>
              <w:t>,</w:t>
            </w:r>
            <w:r w:rsidRPr="00E17D56">
              <w:rPr>
                <w:rFonts w:asciiTheme="minorHAnsi" w:hAnsiTheme="minorHAnsi"/>
              </w:rPr>
              <w:t xml:space="preserve"> decision data exposed publicly.</w:t>
            </w:r>
          </w:p>
        </w:tc>
      </w:tr>
      <w:tr w:rsidR="00917263" w14:paraId="11BAF9D5" w14:textId="77777777" w:rsidTr="006F1EC8">
        <w:tc>
          <w:tcPr>
            <w:cnfStyle w:val="001000000000" w:firstRow="0" w:lastRow="0" w:firstColumn="1" w:lastColumn="0" w:oddVBand="0" w:evenVBand="0" w:oddHBand="0" w:evenHBand="0" w:firstRowFirstColumn="0" w:firstRowLastColumn="0" w:lastRowFirstColumn="0" w:lastRowLastColumn="0"/>
            <w:tcW w:w="0" w:type="auto"/>
            <w:vAlign w:val="center"/>
          </w:tcPr>
          <w:p w14:paraId="1BB8F573"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SFINT18 Scatter-Gather</w:t>
            </w:r>
          </w:p>
        </w:tc>
        <w:tc>
          <w:tcPr>
            <w:tcW w:w="0" w:type="auto"/>
            <w:vAlign w:val="center"/>
          </w:tcPr>
          <w:p w14:paraId="21AD0FA6"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Standard, or standard with boundary controls where external services participate</w:t>
            </w:r>
          </w:p>
        </w:tc>
        <w:tc>
          <w:tcPr>
            <w:tcW w:w="0" w:type="auto"/>
            <w:vAlign w:val="center"/>
          </w:tcPr>
          <w:p w14:paraId="073E291A"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The orchestrator and internal workers must remain private and use managed identity and least-privilege access. External calls must follow the applicable approved egress pattern. Responses must be validated before aggregation.</w:t>
            </w:r>
          </w:p>
        </w:tc>
        <w:tc>
          <w:tcPr>
            <w:tcW w:w="0" w:type="auto"/>
            <w:vAlign w:val="center"/>
          </w:tcPr>
          <w:p w14:paraId="76BB7D18" w14:textId="5D839719"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Public worker endpoints</w:t>
            </w:r>
            <w:r w:rsidR="003F3287">
              <w:rPr>
                <w:rFonts w:asciiTheme="minorHAnsi" w:hAnsiTheme="minorHAnsi"/>
              </w:rPr>
              <w:t>,</w:t>
            </w:r>
            <w:r w:rsidRPr="00E17D56">
              <w:rPr>
                <w:rFonts w:asciiTheme="minorHAnsi" w:hAnsiTheme="minorHAnsi"/>
              </w:rPr>
              <w:t xml:space="preserve"> single broad identity across all workers</w:t>
            </w:r>
            <w:r w:rsidR="00010B3A">
              <w:rPr>
                <w:rFonts w:asciiTheme="minorHAnsi" w:hAnsiTheme="minorHAnsi"/>
              </w:rPr>
              <w:t>,</w:t>
            </w:r>
            <w:r w:rsidRPr="00E17D56">
              <w:rPr>
                <w:rFonts w:asciiTheme="minorHAnsi" w:hAnsiTheme="minorHAnsi"/>
              </w:rPr>
              <w:t xml:space="preserve"> unvalidated external responses</w:t>
            </w:r>
            <w:r w:rsidR="00010B3A">
              <w:rPr>
                <w:rFonts w:asciiTheme="minorHAnsi" w:hAnsiTheme="minorHAnsi"/>
              </w:rPr>
              <w:t>,</w:t>
            </w:r>
            <w:r w:rsidRPr="00E17D56">
              <w:rPr>
                <w:rFonts w:asciiTheme="minorHAnsi" w:hAnsiTheme="minorHAnsi"/>
              </w:rPr>
              <w:t xml:space="preserve"> external services called through default internet routing.</w:t>
            </w:r>
          </w:p>
        </w:tc>
      </w:tr>
    </w:tbl>
    <w:p w14:paraId="4D0F1A73" w14:textId="40B5DAA2" w:rsidR="00917263" w:rsidRDefault="00D84173" w:rsidP="00917263">
      <w:r>
        <w:br/>
      </w:r>
      <w:r w:rsidR="00917263">
        <w:t>The orchestration patterns require private deployment, managed identities, Key Vault</w:t>
      </w:r>
      <w:r w:rsidR="005118F7">
        <w:t>/Cyber Ark</w:t>
      </w:r>
      <w:r w:rsidR="00917263">
        <w:t xml:space="preserve"> references, TLS and approved boundary patterns for external calls.</w:t>
      </w:r>
    </w:p>
    <w:p w14:paraId="70A09D92" w14:textId="77777777" w:rsidR="00C36A03" w:rsidRDefault="00C36A03" w:rsidP="00917263"/>
    <w:p w14:paraId="57767ED9" w14:textId="13891A58" w:rsidR="00917263" w:rsidRPr="00866873" w:rsidRDefault="00917263" w:rsidP="00E17D56">
      <w:pPr>
        <w:rPr>
          <w:b/>
          <w:bCs w:val="0"/>
        </w:rPr>
      </w:pPr>
      <w:r w:rsidRPr="00866873">
        <w:rPr>
          <w:b/>
          <w:bCs w:val="0"/>
        </w:rPr>
        <w:t>File, transformation and routing patterns</w:t>
      </w:r>
      <w:r w:rsidR="00D84173">
        <w:rPr>
          <w:b/>
        </w:rPr>
        <w:br/>
      </w:r>
    </w:p>
    <w:tbl>
      <w:tblPr>
        <w:tblStyle w:val="GridTable4-Accent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8"/>
        <w:gridCol w:w="1563"/>
        <w:gridCol w:w="3451"/>
        <w:gridCol w:w="2514"/>
      </w:tblGrid>
      <w:tr w:rsidR="00917263" w14:paraId="1656F63A" w14:textId="77777777" w:rsidTr="007309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bottom w:val="single" w:sz="4" w:space="0" w:color="auto"/>
              <w:right w:val="single" w:sz="4" w:space="0" w:color="1A2B56" w:themeColor="accent1"/>
            </w:tcBorders>
            <w:shd w:val="clear" w:color="auto" w:fill="C1CDEC" w:themeFill="accent1" w:themeFillTint="33"/>
            <w:vAlign w:val="center"/>
          </w:tcPr>
          <w:p w14:paraId="77ED3933" w14:textId="77777777" w:rsidR="00917263" w:rsidRPr="00866873" w:rsidRDefault="00917263" w:rsidP="006F1EC8">
            <w:pPr>
              <w:rPr>
                <w:rFonts w:asciiTheme="minorHAnsi" w:hAnsiTheme="minorHAnsi" w:hint="eastAsia"/>
                <w:color w:val="auto"/>
              </w:rPr>
            </w:pPr>
            <w:r w:rsidRPr="00866873">
              <w:rPr>
                <w:rFonts w:asciiTheme="minorHAnsi" w:hAnsiTheme="minorHAnsi"/>
                <w:color w:val="auto"/>
              </w:rPr>
              <w:t>Pattern</w:t>
            </w:r>
          </w:p>
        </w:tc>
        <w:tc>
          <w:tcPr>
            <w:tcW w:w="0" w:type="auto"/>
            <w:tcBorders>
              <w:top w:val="single" w:sz="12" w:space="0" w:color="auto"/>
              <w:left w:val="single" w:sz="4" w:space="0" w:color="1A2B56" w:themeColor="accent1"/>
              <w:bottom w:val="single" w:sz="4" w:space="0" w:color="auto"/>
              <w:right w:val="single" w:sz="4" w:space="0" w:color="1A2B56" w:themeColor="accent1"/>
            </w:tcBorders>
            <w:shd w:val="clear" w:color="auto" w:fill="C1CDEC" w:themeFill="accent1" w:themeFillTint="33"/>
            <w:vAlign w:val="center"/>
          </w:tcPr>
          <w:p w14:paraId="62B848B8" w14:textId="77777777" w:rsidR="00917263" w:rsidRPr="00866873" w:rsidRDefault="00917263"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color w:val="auto"/>
              </w:rPr>
            </w:pPr>
            <w:r w:rsidRPr="00866873">
              <w:rPr>
                <w:rFonts w:asciiTheme="minorHAnsi" w:hAnsiTheme="minorHAnsi"/>
                <w:color w:val="auto"/>
              </w:rPr>
              <w:t>Normal security classification</w:t>
            </w:r>
          </w:p>
        </w:tc>
        <w:tc>
          <w:tcPr>
            <w:tcW w:w="0" w:type="auto"/>
            <w:tcBorders>
              <w:top w:val="single" w:sz="12" w:space="0" w:color="auto"/>
              <w:left w:val="single" w:sz="4" w:space="0" w:color="1A2B56" w:themeColor="accent1"/>
              <w:bottom w:val="single" w:sz="4" w:space="0" w:color="auto"/>
              <w:right w:val="single" w:sz="4" w:space="0" w:color="1A2B56" w:themeColor="accent1"/>
            </w:tcBorders>
            <w:shd w:val="clear" w:color="auto" w:fill="C1CDEC" w:themeFill="accent1" w:themeFillTint="33"/>
            <w:vAlign w:val="center"/>
          </w:tcPr>
          <w:p w14:paraId="52CAA9F6" w14:textId="77777777" w:rsidR="00917263" w:rsidRPr="00866873" w:rsidRDefault="00917263"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color w:val="auto"/>
              </w:rPr>
            </w:pPr>
            <w:r w:rsidRPr="00866873">
              <w:rPr>
                <w:rFonts w:asciiTheme="minorHAnsi" w:hAnsiTheme="minorHAnsi"/>
                <w:color w:val="auto"/>
              </w:rPr>
              <w:t>Required security conformance</w:t>
            </w:r>
          </w:p>
        </w:tc>
        <w:tc>
          <w:tcPr>
            <w:tcW w:w="0" w:type="auto"/>
            <w:tcBorders>
              <w:top w:val="single" w:sz="12" w:space="0" w:color="auto"/>
              <w:left w:val="single" w:sz="4" w:space="0" w:color="1A2B56" w:themeColor="accent1"/>
              <w:bottom w:val="single" w:sz="4" w:space="0" w:color="auto"/>
            </w:tcBorders>
            <w:shd w:val="clear" w:color="auto" w:fill="C1CDEC" w:themeFill="accent1" w:themeFillTint="33"/>
            <w:vAlign w:val="center"/>
          </w:tcPr>
          <w:p w14:paraId="43E72A85" w14:textId="77777777" w:rsidR="00917263" w:rsidRPr="00866873" w:rsidRDefault="00917263"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color w:val="auto"/>
              </w:rPr>
            </w:pPr>
            <w:r w:rsidRPr="00866873">
              <w:rPr>
                <w:rFonts w:asciiTheme="minorHAnsi" w:hAnsiTheme="minorHAnsi"/>
                <w:color w:val="auto"/>
              </w:rPr>
              <w:t>Exception triggers</w:t>
            </w:r>
          </w:p>
        </w:tc>
      </w:tr>
      <w:tr w:rsidR="00917263" w14:paraId="4C5436EC" w14:textId="77777777" w:rsidTr="008668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shd w:val="clear" w:color="auto" w:fill="auto"/>
            <w:vAlign w:val="center"/>
          </w:tcPr>
          <w:p w14:paraId="2130D49B"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SFINT19 Event-Driven File Ingestion, internal</w:t>
            </w:r>
          </w:p>
        </w:tc>
        <w:tc>
          <w:tcPr>
            <w:tcW w:w="0" w:type="auto"/>
            <w:tcBorders>
              <w:top w:val="single" w:sz="4" w:space="0" w:color="auto"/>
            </w:tcBorders>
            <w:shd w:val="clear" w:color="auto" w:fill="auto"/>
            <w:vAlign w:val="center"/>
          </w:tcPr>
          <w:p w14:paraId="6959075D"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Standard</w:t>
            </w:r>
          </w:p>
        </w:tc>
        <w:tc>
          <w:tcPr>
            <w:tcW w:w="0" w:type="auto"/>
            <w:tcBorders>
              <w:top w:val="single" w:sz="4" w:space="0" w:color="auto"/>
            </w:tcBorders>
            <w:shd w:val="clear" w:color="auto" w:fill="auto"/>
            <w:vAlign w:val="center"/>
          </w:tcPr>
          <w:p w14:paraId="177C5873"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Landing storage must have public access disabled and use private connectivity, managed identity, RBAC and TLS. File validation, isolation of invalid files, retention and replay controls must be implemented.</w:t>
            </w:r>
          </w:p>
        </w:tc>
        <w:tc>
          <w:tcPr>
            <w:tcW w:w="0" w:type="auto"/>
            <w:tcBorders>
              <w:top w:val="single" w:sz="4" w:space="0" w:color="auto"/>
            </w:tcBorders>
            <w:shd w:val="clear" w:color="auto" w:fill="auto"/>
            <w:vAlign w:val="center"/>
          </w:tcPr>
          <w:p w14:paraId="1859E934" w14:textId="2B40640F"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Public storage</w:t>
            </w:r>
            <w:r w:rsidR="00010B3A">
              <w:rPr>
                <w:rFonts w:asciiTheme="minorHAnsi" w:hAnsiTheme="minorHAnsi"/>
              </w:rPr>
              <w:t>,</w:t>
            </w:r>
            <w:r w:rsidRPr="00E17D56">
              <w:rPr>
                <w:rFonts w:asciiTheme="minorHAnsi" w:hAnsiTheme="minorHAnsi"/>
              </w:rPr>
              <w:t xml:space="preserve"> account keys</w:t>
            </w:r>
            <w:r w:rsidR="00010B3A">
              <w:rPr>
                <w:rFonts w:asciiTheme="minorHAnsi" w:hAnsiTheme="minorHAnsi"/>
              </w:rPr>
              <w:t>,</w:t>
            </w:r>
            <w:r w:rsidRPr="00E17D56">
              <w:rPr>
                <w:rFonts w:asciiTheme="minorHAnsi" w:hAnsiTheme="minorHAnsi"/>
              </w:rPr>
              <w:t xml:space="preserve"> unvalidated processing</w:t>
            </w:r>
            <w:r w:rsidR="00010B3A">
              <w:rPr>
                <w:rFonts w:asciiTheme="minorHAnsi" w:hAnsiTheme="minorHAnsi"/>
              </w:rPr>
              <w:t>,</w:t>
            </w:r>
            <w:r w:rsidRPr="00E17D56">
              <w:rPr>
                <w:rFonts w:asciiTheme="minorHAnsi" w:hAnsiTheme="minorHAnsi"/>
              </w:rPr>
              <w:t xml:space="preserve"> unrestricted landing-zone access.</w:t>
            </w:r>
          </w:p>
        </w:tc>
      </w:tr>
      <w:tr w:rsidR="00917263" w14:paraId="095FF19D" w14:textId="77777777" w:rsidTr="006F1EC8">
        <w:tc>
          <w:tcPr>
            <w:cnfStyle w:val="001000000000" w:firstRow="0" w:lastRow="0" w:firstColumn="1" w:lastColumn="0" w:oddVBand="0" w:evenVBand="0" w:oddHBand="0" w:evenHBand="0" w:firstRowFirstColumn="0" w:firstRowLastColumn="0" w:lastRowFirstColumn="0" w:lastRowLastColumn="0"/>
            <w:tcW w:w="0" w:type="auto"/>
            <w:vAlign w:val="center"/>
          </w:tcPr>
          <w:p w14:paraId="55CBDD11"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SFINT19 Event-Driven File Ingestion, partner SFTP</w:t>
            </w:r>
          </w:p>
        </w:tc>
        <w:tc>
          <w:tcPr>
            <w:tcW w:w="0" w:type="auto"/>
            <w:vAlign w:val="center"/>
          </w:tcPr>
          <w:p w14:paraId="08ECAD25"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Standard with boundary controls</w:t>
            </w:r>
          </w:p>
        </w:tc>
        <w:tc>
          <w:tcPr>
            <w:tcW w:w="0" w:type="auto"/>
            <w:vAlign w:val="center"/>
          </w:tcPr>
          <w:p w14:paraId="7ABB215B"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SFTP must use SSH with key or certificate authentication. Anonymous access must be disabled. Source restrictions, encryption, malware scanning where required, file validation and reconciliation must be implemented. Internet-facing SFTP must follow the approved exception process.</w:t>
            </w:r>
          </w:p>
        </w:tc>
        <w:tc>
          <w:tcPr>
            <w:tcW w:w="0" w:type="auto"/>
            <w:vAlign w:val="center"/>
          </w:tcPr>
          <w:p w14:paraId="77FB93BF" w14:textId="7F6FF42A"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Password-only or anonymous SFTP</w:t>
            </w:r>
            <w:r w:rsidR="00010B3A">
              <w:rPr>
                <w:rFonts w:asciiTheme="minorHAnsi" w:hAnsiTheme="minorHAnsi"/>
              </w:rPr>
              <w:t>,</w:t>
            </w:r>
            <w:r w:rsidRPr="00E17D56">
              <w:rPr>
                <w:rFonts w:asciiTheme="minorHAnsi" w:hAnsiTheme="minorHAnsi"/>
              </w:rPr>
              <w:t xml:space="preserve"> public storage behind the SFTP endpoint</w:t>
            </w:r>
            <w:r w:rsidR="00010B3A">
              <w:rPr>
                <w:rFonts w:asciiTheme="minorHAnsi" w:hAnsiTheme="minorHAnsi"/>
              </w:rPr>
              <w:t>,</w:t>
            </w:r>
            <w:r w:rsidRPr="00E17D56">
              <w:rPr>
                <w:rFonts w:asciiTheme="minorHAnsi" w:hAnsiTheme="minorHAnsi"/>
              </w:rPr>
              <w:t xml:space="preserve"> no file validation</w:t>
            </w:r>
            <w:r w:rsidR="00010B3A">
              <w:rPr>
                <w:rFonts w:asciiTheme="minorHAnsi" w:hAnsiTheme="minorHAnsi"/>
              </w:rPr>
              <w:t>,</w:t>
            </w:r>
            <w:r w:rsidRPr="00E17D56">
              <w:rPr>
                <w:rFonts w:asciiTheme="minorHAnsi" w:hAnsiTheme="minorHAnsi"/>
              </w:rPr>
              <w:t xml:space="preserve"> unregistered internet exposure.</w:t>
            </w:r>
          </w:p>
        </w:tc>
      </w:tr>
      <w:tr w:rsidR="00917263" w14:paraId="38829C5D" w14:textId="77777777" w:rsidTr="008668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40C4C4D0"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SFINT20 File Generation and Delivery, internal</w:t>
            </w:r>
          </w:p>
        </w:tc>
        <w:tc>
          <w:tcPr>
            <w:tcW w:w="0" w:type="auto"/>
            <w:shd w:val="clear" w:color="auto" w:fill="auto"/>
            <w:vAlign w:val="center"/>
          </w:tcPr>
          <w:p w14:paraId="57BF42EB"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Standard</w:t>
            </w:r>
          </w:p>
        </w:tc>
        <w:tc>
          <w:tcPr>
            <w:tcW w:w="0" w:type="auto"/>
            <w:shd w:val="clear" w:color="auto" w:fill="auto"/>
            <w:vAlign w:val="center"/>
          </w:tcPr>
          <w:p w14:paraId="5F7705AA"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Files must be generated and staged in private storage. Managed identity and RBAC must be used. Access must be limited to the intended consumer, and retention and delivery confirmation must be defined.</w:t>
            </w:r>
          </w:p>
        </w:tc>
        <w:tc>
          <w:tcPr>
            <w:tcW w:w="0" w:type="auto"/>
            <w:shd w:val="clear" w:color="auto" w:fill="auto"/>
            <w:vAlign w:val="center"/>
          </w:tcPr>
          <w:p w14:paraId="742131DB" w14:textId="3D5F14C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Public collection path; shared account key</w:t>
            </w:r>
            <w:r w:rsidR="00010B3A">
              <w:rPr>
                <w:rFonts w:asciiTheme="minorHAnsi" w:hAnsiTheme="minorHAnsi"/>
              </w:rPr>
              <w:t>,</w:t>
            </w:r>
            <w:r w:rsidRPr="00E17D56">
              <w:rPr>
                <w:rFonts w:asciiTheme="minorHAnsi" w:hAnsiTheme="minorHAnsi"/>
              </w:rPr>
              <w:t xml:space="preserve"> unrestricted access to generated files.</w:t>
            </w:r>
          </w:p>
        </w:tc>
      </w:tr>
      <w:tr w:rsidR="00917263" w14:paraId="00429DE7" w14:textId="77777777" w:rsidTr="006F1EC8">
        <w:tc>
          <w:tcPr>
            <w:cnfStyle w:val="001000000000" w:firstRow="0" w:lastRow="0" w:firstColumn="1" w:lastColumn="0" w:oddVBand="0" w:evenVBand="0" w:oddHBand="0" w:evenHBand="0" w:firstRowFirstColumn="0" w:firstRowLastColumn="0" w:lastRowFirstColumn="0" w:lastRowLastColumn="0"/>
            <w:tcW w:w="0" w:type="auto"/>
            <w:vAlign w:val="center"/>
          </w:tcPr>
          <w:p w14:paraId="05B574BB"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SFINT20 File Generation and Delivery, external</w:t>
            </w:r>
          </w:p>
        </w:tc>
        <w:tc>
          <w:tcPr>
            <w:tcW w:w="0" w:type="auto"/>
            <w:vAlign w:val="center"/>
          </w:tcPr>
          <w:p w14:paraId="1D4BCE5A"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Standard with boundary controls</w:t>
            </w:r>
          </w:p>
        </w:tc>
        <w:tc>
          <w:tcPr>
            <w:tcW w:w="0" w:type="auto"/>
            <w:vAlign w:val="center"/>
          </w:tcPr>
          <w:p w14:paraId="003810D1" w14:textId="49B6CE84"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External SFTP delivery must use SSH key or certificate authentication, destination allow-listing, controlled egress and Key Vault</w:t>
            </w:r>
            <w:r w:rsidR="009E7709">
              <w:rPr>
                <w:rFonts w:asciiTheme="minorHAnsi" w:hAnsiTheme="minorHAnsi"/>
              </w:rPr>
              <w:t>/Cyber Ark</w:t>
            </w:r>
            <w:r w:rsidRPr="00E17D56">
              <w:rPr>
                <w:rFonts w:asciiTheme="minorHAnsi" w:hAnsiTheme="minorHAnsi"/>
              </w:rPr>
              <w:t>-held credentials. Sensitive files must be signed or encrypted where required. Delivery confirmation and reconciliation must be retained.</w:t>
            </w:r>
          </w:p>
        </w:tc>
        <w:tc>
          <w:tcPr>
            <w:tcW w:w="0" w:type="auto"/>
            <w:vAlign w:val="center"/>
          </w:tcPr>
          <w:p w14:paraId="01E9C54C" w14:textId="78D92B0C"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Credentials in configuration</w:t>
            </w:r>
            <w:r w:rsidR="00900E15">
              <w:rPr>
                <w:rFonts w:asciiTheme="minorHAnsi" w:hAnsiTheme="minorHAnsi"/>
              </w:rPr>
              <w:t>,</w:t>
            </w:r>
            <w:r w:rsidRPr="00E17D56">
              <w:rPr>
                <w:rFonts w:asciiTheme="minorHAnsi" w:hAnsiTheme="minorHAnsi"/>
              </w:rPr>
              <w:t xml:space="preserve"> default internet routing</w:t>
            </w:r>
            <w:r w:rsidR="00900E15">
              <w:rPr>
                <w:rFonts w:asciiTheme="minorHAnsi" w:hAnsiTheme="minorHAnsi"/>
              </w:rPr>
              <w:t>,</w:t>
            </w:r>
            <w:r w:rsidRPr="00E17D56">
              <w:rPr>
                <w:rFonts w:asciiTheme="minorHAnsi" w:hAnsiTheme="minorHAnsi"/>
              </w:rPr>
              <w:t xml:space="preserve"> unencrypted sensitive file</w:t>
            </w:r>
            <w:r w:rsidR="00900E15">
              <w:rPr>
                <w:rFonts w:asciiTheme="minorHAnsi" w:hAnsiTheme="minorHAnsi"/>
              </w:rPr>
              <w:t>,</w:t>
            </w:r>
            <w:r w:rsidRPr="00E17D56">
              <w:rPr>
                <w:rFonts w:asciiTheme="minorHAnsi" w:hAnsiTheme="minorHAnsi"/>
              </w:rPr>
              <w:t xml:space="preserve"> delivery to an unapproved destination</w:t>
            </w:r>
            <w:r w:rsidR="00900E15">
              <w:rPr>
                <w:rFonts w:asciiTheme="minorHAnsi" w:hAnsiTheme="minorHAnsi"/>
              </w:rPr>
              <w:t>,</w:t>
            </w:r>
            <w:r w:rsidRPr="00E17D56">
              <w:rPr>
                <w:rFonts w:asciiTheme="minorHAnsi" w:hAnsiTheme="minorHAnsi"/>
              </w:rPr>
              <w:t xml:space="preserve"> no delivery reconciliation.</w:t>
            </w:r>
          </w:p>
        </w:tc>
      </w:tr>
      <w:tr w:rsidR="00917263" w14:paraId="57336455" w14:textId="77777777" w:rsidTr="008668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16B045A1"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SFINT21 Canonical Data Model and Message Translator</w:t>
            </w:r>
          </w:p>
        </w:tc>
        <w:tc>
          <w:tcPr>
            <w:tcW w:w="0" w:type="auto"/>
            <w:shd w:val="clear" w:color="auto" w:fill="auto"/>
            <w:vAlign w:val="center"/>
          </w:tcPr>
          <w:p w14:paraId="036BF736"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Standard</w:t>
            </w:r>
          </w:p>
        </w:tc>
        <w:tc>
          <w:tcPr>
            <w:tcW w:w="0" w:type="auto"/>
            <w:shd w:val="clear" w:color="auto" w:fill="auto"/>
            <w:vAlign w:val="center"/>
          </w:tcPr>
          <w:p w14:paraId="5FF7914B"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Translation components must remain private and use managed identity and TLS. Incoming payloads must arrive through the applicable boundary pattern. Schema validation and data minimisation must occur before internal distribution.</w:t>
            </w:r>
          </w:p>
        </w:tc>
        <w:tc>
          <w:tcPr>
            <w:tcW w:w="0" w:type="auto"/>
            <w:shd w:val="clear" w:color="auto" w:fill="auto"/>
            <w:vAlign w:val="center"/>
          </w:tcPr>
          <w:p w14:paraId="378DD50F" w14:textId="0846C206"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Internet-exposed translator</w:t>
            </w:r>
            <w:r w:rsidR="00900E15">
              <w:rPr>
                <w:rFonts w:asciiTheme="minorHAnsi" w:hAnsiTheme="minorHAnsi"/>
              </w:rPr>
              <w:t>,</w:t>
            </w:r>
            <w:r w:rsidRPr="00E17D56">
              <w:rPr>
                <w:rFonts w:asciiTheme="minorHAnsi" w:hAnsiTheme="minorHAnsi"/>
              </w:rPr>
              <w:t xml:space="preserve"> unaudited mappings of sensitive data</w:t>
            </w:r>
            <w:r w:rsidR="00900E15">
              <w:rPr>
                <w:rFonts w:asciiTheme="minorHAnsi" w:hAnsiTheme="minorHAnsi"/>
              </w:rPr>
              <w:t>,</w:t>
            </w:r>
            <w:r w:rsidRPr="00E17D56">
              <w:rPr>
                <w:rFonts w:asciiTheme="minorHAnsi" w:hAnsiTheme="minorHAnsi"/>
              </w:rPr>
              <w:t xml:space="preserve"> credentials embedded in transformation code; bypassing the relevant ingress pattern.</w:t>
            </w:r>
          </w:p>
        </w:tc>
      </w:tr>
      <w:tr w:rsidR="00917263" w14:paraId="7113EFEC" w14:textId="77777777" w:rsidTr="006F1EC8">
        <w:tc>
          <w:tcPr>
            <w:cnfStyle w:val="001000000000" w:firstRow="0" w:lastRow="0" w:firstColumn="1" w:lastColumn="0" w:oddVBand="0" w:evenVBand="0" w:oddHBand="0" w:evenHBand="0" w:firstRowFirstColumn="0" w:firstRowLastColumn="0" w:lastRowFirstColumn="0" w:lastRowLastColumn="0"/>
            <w:tcW w:w="0" w:type="auto"/>
            <w:vAlign w:val="center"/>
          </w:tcPr>
          <w:p w14:paraId="699D0072"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SFINT22 Content-Based Routing</w:t>
            </w:r>
          </w:p>
        </w:tc>
        <w:tc>
          <w:tcPr>
            <w:tcW w:w="0" w:type="auto"/>
            <w:vAlign w:val="center"/>
          </w:tcPr>
          <w:p w14:paraId="47270103"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Standard</w:t>
            </w:r>
          </w:p>
        </w:tc>
        <w:tc>
          <w:tcPr>
            <w:tcW w:w="0" w:type="auto"/>
            <w:vAlign w:val="center"/>
          </w:tcPr>
          <w:p w14:paraId="3E5EA3A3"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Routing components and rules must remain private, source-controlled and access-restricted. Unmatched messages must be sent to an approved default or dead-letter path. Routing decisions must not expose data to unauthorised destinations.</w:t>
            </w:r>
          </w:p>
        </w:tc>
        <w:tc>
          <w:tcPr>
            <w:tcW w:w="0" w:type="auto"/>
            <w:vAlign w:val="center"/>
          </w:tcPr>
          <w:p w14:paraId="4FB86BFF" w14:textId="29042044"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Dynamically supplied unrestricted destinations</w:t>
            </w:r>
            <w:r w:rsidR="00900E15">
              <w:rPr>
                <w:rFonts w:asciiTheme="minorHAnsi" w:hAnsiTheme="minorHAnsi"/>
              </w:rPr>
              <w:t>,</w:t>
            </w:r>
            <w:r w:rsidRPr="00E17D56">
              <w:rPr>
                <w:rFonts w:asciiTheme="minorHAnsi" w:hAnsiTheme="minorHAnsi"/>
              </w:rPr>
              <w:t xml:space="preserve"> missing default route</w:t>
            </w:r>
            <w:r w:rsidR="00900E15">
              <w:rPr>
                <w:rFonts w:asciiTheme="minorHAnsi" w:hAnsiTheme="minorHAnsi"/>
              </w:rPr>
              <w:t>,</w:t>
            </w:r>
            <w:r w:rsidRPr="00E17D56">
              <w:rPr>
                <w:rFonts w:asciiTheme="minorHAnsi" w:hAnsiTheme="minorHAnsi"/>
              </w:rPr>
              <w:t xml:space="preserve"> unauthorised modification of routing rules</w:t>
            </w:r>
            <w:r w:rsidR="00900E15">
              <w:rPr>
                <w:rFonts w:asciiTheme="minorHAnsi" w:hAnsiTheme="minorHAnsi"/>
              </w:rPr>
              <w:t>,</w:t>
            </w:r>
            <w:r w:rsidRPr="00E17D56">
              <w:rPr>
                <w:rFonts w:asciiTheme="minorHAnsi" w:hAnsiTheme="minorHAnsi"/>
              </w:rPr>
              <w:t xml:space="preserve"> routing based on unvalidated data.</w:t>
            </w:r>
          </w:p>
        </w:tc>
      </w:tr>
    </w:tbl>
    <w:p w14:paraId="79F52101" w14:textId="0B4CE56C" w:rsidR="00917263" w:rsidRDefault="00D84173" w:rsidP="00866873">
      <w:r>
        <w:br/>
      </w:r>
      <w:r w:rsidR="00917263">
        <w:t>The file patterns identify storage, SFTP and external-delivery boundaries, while the transformation patterns require private execution and controlled inbound boundary handling.</w:t>
      </w:r>
      <w:r w:rsidR="00025F8E">
        <w:br/>
      </w:r>
    </w:p>
    <w:p w14:paraId="4C001A33" w14:textId="342D51C2" w:rsidR="00917263" w:rsidRPr="00025F8E" w:rsidRDefault="00917263" w:rsidP="00E17D56">
      <w:pPr>
        <w:pStyle w:val="Heading3"/>
        <w:rPr>
          <w:rFonts w:cs="Times New Roman"/>
          <w:color w:val="132040" w:themeColor="accent1" w:themeShade="BF"/>
          <w:sz w:val="24"/>
          <w:szCs w:val="26"/>
        </w:rPr>
      </w:pPr>
      <w:r w:rsidRPr="00025F8E">
        <w:rPr>
          <w:rFonts w:cs="Times New Roman"/>
          <w:color w:val="132040" w:themeColor="accent1" w:themeShade="BF"/>
          <w:sz w:val="24"/>
          <w:szCs w:val="26"/>
        </w:rPr>
        <w:t>Data-platform exchange pattern conformance</w:t>
      </w:r>
    </w:p>
    <w:p w14:paraId="3AF9F3AA" w14:textId="628973C9" w:rsidR="00917263" w:rsidRDefault="00917263" w:rsidP="00917263">
      <w:r>
        <w:t>The data platform remains a controlled analytical boundary rather than a general operational integration endpoint. The approved interaction is limited to governed ingestion into the platform and governed consumption of curated data products.</w:t>
      </w:r>
      <w:r w:rsidR="00025F8E">
        <w:br/>
      </w:r>
    </w:p>
    <w:tbl>
      <w:tblPr>
        <w:tblStyle w:val="GridTable4-Accent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7"/>
        <w:gridCol w:w="1712"/>
        <w:gridCol w:w="3162"/>
        <w:gridCol w:w="2705"/>
      </w:tblGrid>
      <w:tr w:rsidR="00917263" w14:paraId="32BC03EA" w14:textId="77777777" w:rsidTr="007309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right w:val="single" w:sz="4" w:space="0" w:color="1A2B56" w:themeColor="accent1"/>
            </w:tcBorders>
            <w:shd w:val="clear" w:color="auto" w:fill="C1CDEC" w:themeFill="accent1" w:themeFillTint="33"/>
            <w:vAlign w:val="center"/>
          </w:tcPr>
          <w:p w14:paraId="22059222" w14:textId="77777777" w:rsidR="00917263" w:rsidRPr="00866873" w:rsidRDefault="00917263" w:rsidP="006F1EC8">
            <w:pPr>
              <w:rPr>
                <w:rFonts w:asciiTheme="minorHAnsi" w:hAnsiTheme="minorHAnsi" w:hint="eastAsia"/>
                <w:color w:val="auto"/>
              </w:rPr>
            </w:pPr>
            <w:r w:rsidRPr="00866873">
              <w:rPr>
                <w:rFonts w:asciiTheme="minorHAnsi" w:hAnsiTheme="minorHAnsi"/>
                <w:color w:val="auto"/>
              </w:rPr>
              <w:t>Pattern</w:t>
            </w:r>
          </w:p>
        </w:tc>
        <w:tc>
          <w:tcPr>
            <w:tcW w:w="0" w:type="auto"/>
            <w:tcBorders>
              <w:top w:val="single" w:sz="12" w:space="0" w:color="auto"/>
              <w:left w:val="single" w:sz="4" w:space="0" w:color="1A2B56" w:themeColor="accent1"/>
              <w:right w:val="single" w:sz="4" w:space="0" w:color="1A2B56" w:themeColor="accent1"/>
            </w:tcBorders>
            <w:shd w:val="clear" w:color="auto" w:fill="C1CDEC" w:themeFill="accent1" w:themeFillTint="33"/>
            <w:vAlign w:val="center"/>
          </w:tcPr>
          <w:p w14:paraId="4AC3DFDE" w14:textId="77777777" w:rsidR="00917263" w:rsidRPr="00866873" w:rsidRDefault="00917263"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color w:val="auto"/>
              </w:rPr>
            </w:pPr>
            <w:r w:rsidRPr="00866873">
              <w:rPr>
                <w:rFonts w:asciiTheme="minorHAnsi" w:hAnsiTheme="minorHAnsi"/>
                <w:color w:val="auto"/>
              </w:rPr>
              <w:t>Normal security classification</w:t>
            </w:r>
          </w:p>
        </w:tc>
        <w:tc>
          <w:tcPr>
            <w:tcW w:w="0" w:type="auto"/>
            <w:tcBorders>
              <w:top w:val="single" w:sz="12" w:space="0" w:color="auto"/>
              <w:left w:val="single" w:sz="4" w:space="0" w:color="1A2B56" w:themeColor="accent1"/>
              <w:right w:val="single" w:sz="4" w:space="0" w:color="1A2B56" w:themeColor="accent1"/>
            </w:tcBorders>
            <w:shd w:val="clear" w:color="auto" w:fill="C1CDEC" w:themeFill="accent1" w:themeFillTint="33"/>
            <w:vAlign w:val="center"/>
          </w:tcPr>
          <w:p w14:paraId="5770265B" w14:textId="77777777" w:rsidR="00917263" w:rsidRPr="00866873" w:rsidRDefault="00917263"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color w:val="auto"/>
              </w:rPr>
            </w:pPr>
            <w:r w:rsidRPr="00866873">
              <w:rPr>
                <w:rFonts w:asciiTheme="minorHAnsi" w:hAnsiTheme="minorHAnsi"/>
                <w:color w:val="auto"/>
              </w:rPr>
              <w:t>Required security conformance</w:t>
            </w:r>
          </w:p>
        </w:tc>
        <w:tc>
          <w:tcPr>
            <w:tcW w:w="0" w:type="auto"/>
            <w:tcBorders>
              <w:top w:val="single" w:sz="12" w:space="0" w:color="auto"/>
              <w:left w:val="single" w:sz="4" w:space="0" w:color="1A2B56" w:themeColor="accent1"/>
            </w:tcBorders>
            <w:shd w:val="clear" w:color="auto" w:fill="C1CDEC" w:themeFill="accent1" w:themeFillTint="33"/>
            <w:vAlign w:val="center"/>
          </w:tcPr>
          <w:p w14:paraId="047C61AE" w14:textId="77777777" w:rsidR="00917263" w:rsidRPr="00866873" w:rsidRDefault="00917263"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color w:val="auto"/>
              </w:rPr>
            </w:pPr>
            <w:r w:rsidRPr="00866873">
              <w:rPr>
                <w:rFonts w:asciiTheme="minorHAnsi" w:hAnsiTheme="minorHAnsi"/>
                <w:color w:val="auto"/>
              </w:rPr>
              <w:t>Exception triggers</w:t>
            </w:r>
          </w:p>
        </w:tc>
      </w:tr>
      <w:tr w:rsidR="00917263" w14:paraId="72F64788" w14:textId="77777777" w:rsidTr="008668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1A2B56" w:themeColor="accent1"/>
            </w:tcBorders>
            <w:shd w:val="clear" w:color="auto" w:fill="auto"/>
            <w:vAlign w:val="center"/>
          </w:tcPr>
          <w:p w14:paraId="71EEE838"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SFDEINT1 Event Streaming to the Data Platform</w:t>
            </w:r>
          </w:p>
        </w:tc>
        <w:tc>
          <w:tcPr>
            <w:tcW w:w="0" w:type="auto"/>
            <w:tcBorders>
              <w:top w:val="single" w:sz="4" w:space="0" w:color="1A2B56" w:themeColor="accent1"/>
            </w:tcBorders>
            <w:shd w:val="clear" w:color="auto" w:fill="auto"/>
            <w:vAlign w:val="center"/>
          </w:tcPr>
          <w:p w14:paraId="754F9FBB"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Standard with data-platform boundary controls</w:t>
            </w:r>
          </w:p>
        </w:tc>
        <w:tc>
          <w:tcPr>
            <w:tcW w:w="0" w:type="auto"/>
            <w:tcBorders>
              <w:top w:val="single" w:sz="4" w:space="0" w:color="1A2B56" w:themeColor="accent1"/>
            </w:tcBorders>
            <w:shd w:val="clear" w:color="auto" w:fill="auto"/>
            <w:vAlign w:val="center"/>
          </w:tcPr>
          <w:p w14:paraId="0AAFBEA6"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The Azure event source and Function must use private connectivity and managed identity. Snowflake authentication must use an approved key-pair, OAuth or equivalent approved mechanism, with applicable secrets in the approved vault. Account passwords must not be used.</w:t>
            </w:r>
          </w:p>
        </w:tc>
        <w:tc>
          <w:tcPr>
            <w:tcW w:w="0" w:type="auto"/>
            <w:tcBorders>
              <w:top w:val="single" w:sz="4" w:space="0" w:color="1A2B56" w:themeColor="accent1"/>
            </w:tcBorders>
            <w:shd w:val="clear" w:color="auto" w:fill="auto"/>
            <w:vAlign w:val="center"/>
          </w:tcPr>
          <w:p w14:paraId="1331A792" w14:textId="32F8FE0E"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Account-password authentication</w:t>
            </w:r>
            <w:r w:rsidR="00900E15">
              <w:rPr>
                <w:rFonts w:asciiTheme="minorHAnsi" w:hAnsiTheme="minorHAnsi"/>
              </w:rPr>
              <w:t>,</w:t>
            </w:r>
            <w:r w:rsidRPr="00E17D56">
              <w:rPr>
                <w:rFonts w:asciiTheme="minorHAnsi" w:hAnsiTheme="minorHAnsi"/>
              </w:rPr>
              <w:t xml:space="preserve"> secrets embedded in Function configuration</w:t>
            </w:r>
            <w:r w:rsidR="00900E15">
              <w:rPr>
                <w:rFonts w:asciiTheme="minorHAnsi" w:hAnsiTheme="minorHAnsi"/>
              </w:rPr>
              <w:t>,</w:t>
            </w:r>
            <w:r w:rsidRPr="00E17D56">
              <w:rPr>
                <w:rFonts w:asciiTheme="minorHAnsi" w:hAnsiTheme="minorHAnsi"/>
              </w:rPr>
              <w:t xml:space="preserve"> public event-source access</w:t>
            </w:r>
            <w:r w:rsidR="00900E15">
              <w:rPr>
                <w:rFonts w:asciiTheme="minorHAnsi" w:hAnsiTheme="minorHAnsi"/>
              </w:rPr>
              <w:t>,</w:t>
            </w:r>
            <w:r w:rsidRPr="00E17D56">
              <w:rPr>
                <w:rFonts w:asciiTheme="minorHAnsi" w:hAnsiTheme="minorHAnsi"/>
              </w:rPr>
              <w:t>unrestricted Snowflake role.</w:t>
            </w:r>
          </w:p>
        </w:tc>
      </w:tr>
      <w:tr w:rsidR="00917263" w14:paraId="0605432A" w14:textId="77777777" w:rsidTr="006F1EC8">
        <w:tc>
          <w:tcPr>
            <w:cnfStyle w:val="001000000000" w:firstRow="0" w:lastRow="0" w:firstColumn="1" w:lastColumn="0" w:oddVBand="0" w:evenVBand="0" w:oddHBand="0" w:evenHBand="0" w:firstRowFirstColumn="0" w:firstRowLastColumn="0" w:lastRowFirstColumn="0" w:lastRowLastColumn="0"/>
            <w:tcW w:w="0" w:type="auto"/>
            <w:vAlign w:val="center"/>
          </w:tcPr>
          <w:p w14:paraId="6D230EC9"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SFDEINT2 Streaming Ingestion through Kafka Connect</w:t>
            </w:r>
          </w:p>
        </w:tc>
        <w:tc>
          <w:tcPr>
            <w:tcW w:w="0" w:type="auto"/>
            <w:vAlign w:val="center"/>
          </w:tcPr>
          <w:p w14:paraId="74FB21E3"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Standard with data-platform boundary controls</w:t>
            </w:r>
          </w:p>
        </w:tc>
        <w:tc>
          <w:tcPr>
            <w:tcW w:w="0" w:type="auto"/>
            <w:vAlign w:val="center"/>
          </w:tcPr>
          <w:p w14:paraId="614FFED1"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Kafka brokers, Connect workers and Snowflake must use approved private network paths. Snowflake authentication must use centrally managed credentials or federated identity. Topic-level access controls must restrict publisher, connector and administrative permissions.</w:t>
            </w:r>
          </w:p>
        </w:tc>
        <w:tc>
          <w:tcPr>
            <w:tcW w:w="0" w:type="auto"/>
            <w:vAlign w:val="center"/>
          </w:tcPr>
          <w:p w14:paraId="54EF93C8" w14:textId="298EFFDB"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Public broker or connector path</w:t>
            </w:r>
            <w:r w:rsidR="00900E15">
              <w:rPr>
                <w:rFonts w:asciiTheme="minorHAnsi" w:hAnsiTheme="minorHAnsi"/>
              </w:rPr>
              <w:t>,</w:t>
            </w:r>
            <w:r w:rsidR="00D84173" w:rsidRPr="00E17D56">
              <w:rPr>
                <w:rFonts w:asciiTheme="minorHAnsi" w:hAnsiTheme="minorHAnsi"/>
              </w:rPr>
              <w:t xml:space="preserve"> </w:t>
            </w:r>
            <w:r w:rsidRPr="00E17D56">
              <w:rPr>
                <w:rFonts w:asciiTheme="minorHAnsi" w:hAnsiTheme="minorHAnsi"/>
              </w:rPr>
              <w:t>shared unrestricted Snowflake credentials</w:t>
            </w:r>
            <w:r w:rsidR="00900E15">
              <w:rPr>
                <w:rFonts w:asciiTheme="minorHAnsi" w:hAnsiTheme="minorHAnsi"/>
              </w:rPr>
              <w:t>,</w:t>
            </w:r>
            <w:r w:rsidR="00D84173" w:rsidRPr="00E17D56">
              <w:rPr>
                <w:rFonts w:asciiTheme="minorHAnsi" w:hAnsiTheme="minorHAnsi"/>
              </w:rPr>
              <w:t xml:space="preserve"> </w:t>
            </w:r>
            <w:r w:rsidRPr="00E17D56">
              <w:rPr>
                <w:rFonts w:asciiTheme="minorHAnsi" w:hAnsiTheme="minorHAnsi"/>
              </w:rPr>
              <w:t>connector access to unrelated topics or schemas.</w:t>
            </w:r>
          </w:p>
        </w:tc>
      </w:tr>
      <w:tr w:rsidR="00917263" w14:paraId="15452A83" w14:textId="77777777" w:rsidTr="008668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12EE5E21"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SFDEINT3 File Ingestion</w:t>
            </w:r>
          </w:p>
        </w:tc>
        <w:tc>
          <w:tcPr>
            <w:tcW w:w="0" w:type="auto"/>
            <w:shd w:val="clear" w:color="auto" w:fill="auto"/>
            <w:vAlign w:val="center"/>
          </w:tcPr>
          <w:p w14:paraId="5D9DD07C"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Standard with data-platform boundary controls</w:t>
            </w:r>
          </w:p>
        </w:tc>
        <w:tc>
          <w:tcPr>
            <w:tcW w:w="0" w:type="auto"/>
            <w:shd w:val="clear" w:color="auto" w:fill="auto"/>
            <w:vAlign w:val="center"/>
          </w:tcPr>
          <w:p w14:paraId="0A53FD3E"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The ADLS landing zone must have public access disabled and use private connectivity. Producer write access and Snowflake read access must be separately scoped. Snowflake must authenticate through an approved storage integration or service identity rather than account keys.</w:t>
            </w:r>
          </w:p>
        </w:tc>
        <w:tc>
          <w:tcPr>
            <w:tcW w:w="0" w:type="auto"/>
            <w:shd w:val="clear" w:color="auto" w:fill="auto"/>
            <w:vAlign w:val="center"/>
          </w:tcPr>
          <w:p w14:paraId="5326DEFB" w14:textId="0EF8C2A5"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Public landing zone</w:t>
            </w:r>
            <w:r w:rsidR="00900E15">
              <w:rPr>
                <w:rFonts w:asciiTheme="minorHAnsi" w:hAnsiTheme="minorHAnsi"/>
              </w:rPr>
              <w:t>,</w:t>
            </w:r>
            <w:r w:rsidR="00D84173" w:rsidRPr="00E17D56">
              <w:rPr>
                <w:rFonts w:asciiTheme="minorHAnsi" w:hAnsiTheme="minorHAnsi"/>
              </w:rPr>
              <w:t xml:space="preserve"> </w:t>
            </w:r>
            <w:r w:rsidRPr="00E17D56">
              <w:rPr>
                <w:rFonts w:asciiTheme="minorHAnsi" w:hAnsiTheme="minorHAnsi"/>
              </w:rPr>
              <w:t>account keys; producer read access where not required</w:t>
            </w:r>
            <w:r w:rsidR="00900E15">
              <w:rPr>
                <w:rFonts w:asciiTheme="minorHAnsi" w:hAnsiTheme="minorHAnsi"/>
              </w:rPr>
              <w:t>,</w:t>
            </w:r>
            <w:r w:rsidRPr="00E17D56">
              <w:rPr>
                <w:rFonts w:asciiTheme="minorHAnsi" w:hAnsiTheme="minorHAnsi"/>
              </w:rPr>
              <w:t xml:space="preserve"> Snowflake access beyond the approved landing path.</w:t>
            </w:r>
          </w:p>
        </w:tc>
      </w:tr>
      <w:tr w:rsidR="00917263" w14:paraId="77A346B7" w14:textId="77777777" w:rsidTr="006F1EC8">
        <w:tc>
          <w:tcPr>
            <w:cnfStyle w:val="001000000000" w:firstRow="0" w:lastRow="0" w:firstColumn="1" w:lastColumn="0" w:oddVBand="0" w:evenVBand="0" w:oddHBand="0" w:evenHBand="0" w:firstRowFirstColumn="0" w:firstRowLastColumn="0" w:lastRowFirstColumn="0" w:lastRowLastColumn="0"/>
            <w:tcW w:w="0" w:type="auto"/>
            <w:vAlign w:val="center"/>
          </w:tcPr>
          <w:p w14:paraId="197CA993"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SFDEINT4 Scheduled CDC or Watermark Ingestion</w:t>
            </w:r>
          </w:p>
        </w:tc>
        <w:tc>
          <w:tcPr>
            <w:tcW w:w="0" w:type="auto"/>
            <w:vAlign w:val="center"/>
          </w:tcPr>
          <w:p w14:paraId="5E8238E7"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Standard with data-platform boundary controls</w:t>
            </w:r>
          </w:p>
        </w:tc>
        <w:tc>
          <w:tcPr>
            <w:tcW w:w="0" w:type="auto"/>
            <w:vAlign w:val="center"/>
          </w:tcPr>
          <w:p w14:paraId="44CDE137"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Source connectivity and staging must use approved private paths. Managed identity must be used wherever supported. Any residual secrets must be held in the approved vault. Snowflake must not require direct access to the operational source.</w:t>
            </w:r>
          </w:p>
        </w:tc>
        <w:tc>
          <w:tcPr>
            <w:tcW w:w="0" w:type="auto"/>
            <w:vAlign w:val="center"/>
          </w:tcPr>
          <w:p w14:paraId="2945D904" w14:textId="7278B92F"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Snowflake direct access to the operational system</w:t>
            </w:r>
            <w:r w:rsidR="00900E15">
              <w:rPr>
                <w:rFonts w:asciiTheme="minorHAnsi" w:hAnsiTheme="minorHAnsi"/>
              </w:rPr>
              <w:t>,</w:t>
            </w:r>
            <w:r w:rsidRPr="00E17D56">
              <w:rPr>
                <w:rFonts w:asciiTheme="minorHAnsi" w:hAnsiTheme="minorHAnsi"/>
              </w:rPr>
              <w:t xml:space="preserve"> embedded source credentials; public staging</w:t>
            </w:r>
            <w:r w:rsidR="00900E15">
              <w:rPr>
                <w:rFonts w:asciiTheme="minorHAnsi" w:hAnsiTheme="minorHAnsi"/>
              </w:rPr>
              <w:t>,</w:t>
            </w:r>
            <w:r w:rsidRPr="00E17D56">
              <w:rPr>
                <w:rFonts w:asciiTheme="minorHAnsi" w:hAnsiTheme="minorHAnsi"/>
              </w:rPr>
              <w:t xml:space="preserve"> broad source-system permissions.</w:t>
            </w:r>
          </w:p>
        </w:tc>
      </w:tr>
      <w:tr w:rsidR="00917263" w14:paraId="497FC99B" w14:textId="77777777" w:rsidTr="008668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4DDCD9A2"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SFDEINT5 Staged Multi-Source Ingestion</w:t>
            </w:r>
          </w:p>
        </w:tc>
        <w:tc>
          <w:tcPr>
            <w:tcW w:w="0" w:type="auto"/>
            <w:shd w:val="clear" w:color="auto" w:fill="auto"/>
            <w:vAlign w:val="center"/>
          </w:tcPr>
          <w:p w14:paraId="2C95FF22"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Standard with data-platform boundary controls</w:t>
            </w:r>
          </w:p>
        </w:tc>
        <w:tc>
          <w:tcPr>
            <w:tcW w:w="0" w:type="auto"/>
            <w:shd w:val="clear" w:color="auto" w:fill="auto"/>
            <w:vAlign w:val="center"/>
          </w:tcPr>
          <w:p w14:paraId="116988AE"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Each source connection must use a separate least-privilege identity. Managed identity must be used wherever supported. Remaining secrets must be stored in the approved vault. Staging must use private connectivity, and transformation must remain within Snowflake where the pattern specifies ELT.</w:t>
            </w:r>
          </w:p>
        </w:tc>
        <w:tc>
          <w:tcPr>
            <w:tcW w:w="0" w:type="auto"/>
            <w:shd w:val="clear" w:color="auto" w:fill="auto"/>
            <w:vAlign w:val="center"/>
          </w:tcPr>
          <w:p w14:paraId="18AD4013" w14:textId="77E7DC2D"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One unrestricted identity for all source systems</w:t>
            </w:r>
            <w:r w:rsidR="00900E15">
              <w:rPr>
                <w:rFonts w:asciiTheme="minorHAnsi" w:hAnsiTheme="minorHAnsi"/>
              </w:rPr>
              <w:t>,</w:t>
            </w:r>
            <w:r w:rsidRPr="00E17D56">
              <w:rPr>
                <w:rFonts w:asciiTheme="minorHAnsi" w:hAnsiTheme="minorHAnsi"/>
              </w:rPr>
              <w:t xml:space="preserve"> public staging</w:t>
            </w:r>
            <w:r w:rsidR="00900E15">
              <w:rPr>
                <w:rFonts w:asciiTheme="minorHAnsi" w:hAnsiTheme="minorHAnsi"/>
              </w:rPr>
              <w:t>,</w:t>
            </w:r>
            <w:r w:rsidRPr="00E17D56">
              <w:rPr>
                <w:rFonts w:asciiTheme="minorHAnsi" w:hAnsiTheme="minorHAnsi"/>
              </w:rPr>
              <w:t xml:space="preserve"> row-level sensitive transformation on uncontrolled intermediate compute</w:t>
            </w:r>
            <w:r w:rsidR="00900E15">
              <w:rPr>
                <w:rFonts w:asciiTheme="minorHAnsi" w:hAnsiTheme="minorHAnsi"/>
              </w:rPr>
              <w:t>,</w:t>
            </w:r>
            <w:r w:rsidR="00D84173" w:rsidRPr="00E17D56">
              <w:rPr>
                <w:rFonts w:asciiTheme="minorHAnsi" w:hAnsiTheme="minorHAnsi"/>
              </w:rPr>
              <w:t xml:space="preserve"> </w:t>
            </w:r>
            <w:r w:rsidRPr="00E17D56">
              <w:rPr>
                <w:rFonts w:asciiTheme="minorHAnsi" w:hAnsiTheme="minorHAnsi"/>
              </w:rPr>
              <w:t>secrets in the pipeline definition.</w:t>
            </w:r>
          </w:p>
        </w:tc>
      </w:tr>
      <w:tr w:rsidR="00917263" w14:paraId="56E9BB44" w14:textId="77777777" w:rsidTr="006F1EC8">
        <w:tc>
          <w:tcPr>
            <w:cnfStyle w:val="001000000000" w:firstRow="0" w:lastRow="0" w:firstColumn="1" w:lastColumn="0" w:oddVBand="0" w:evenVBand="0" w:oddHBand="0" w:evenHBand="0" w:firstRowFirstColumn="0" w:firstRowLastColumn="0" w:lastRowFirstColumn="0" w:lastRowLastColumn="0"/>
            <w:tcW w:w="0" w:type="auto"/>
            <w:vAlign w:val="center"/>
          </w:tcPr>
          <w:p w14:paraId="46661BB2"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SFDEINT6 Governed API Write</w:t>
            </w:r>
          </w:p>
        </w:tc>
        <w:tc>
          <w:tcPr>
            <w:tcW w:w="0" w:type="auto"/>
            <w:vAlign w:val="center"/>
          </w:tcPr>
          <w:p w14:paraId="56415414"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Standard with API and data-platform boundary controls</w:t>
            </w:r>
          </w:p>
        </w:tc>
        <w:tc>
          <w:tcPr>
            <w:tcW w:w="0" w:type="auto"/>
            <w:vAlign w:val="center"/>
          </w:tcPr>
          <w:p w14:paraId="234369FF"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APIM must enforce authentication, authorisation, validation, throttling and access policy. Consumers must not receive direct Snowflake access. The Snowflake import path must use approved service identities and controlled procedures or APIs.</w:t>
            </w:r>
          </w:p>
        </w:tc>
        <w:tc>
          <w:tcPr>
            <w:tcW w:w="0" w:type="auto"/>
            <w:vAlign w:val="center"/>
          </w:tcPr>
          <w:p w14:paraId="6C46103C" w14:textId="306644D2"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Direct consumer connection to Snowflake</w:t>
            </w:r>
            <w:r w:rsidR="00900E15">
              <w:rPr>
                <w:rFonts w:asciiTheme="minorHAnsi" w:hAnsiTheme="minorHAnsi"/>
              </w:rPr>
              <w:t>,</w:t>
            </w:r>
            <w:r w:rsidRPr="00E17D56">
              <w:rPr>
                <w:rFonts w:asciiTheme="minorHAnsi" w:hAnsiTheme="minorHAnsi"/>
              </w:rPr>
              <w:t xml:space="preserve"> bulk loading through the synchronous API</w:t>
            </w:r>
            <w:r w:rsidR="00900E15">
              <w:rPr>
                <w:rFonts w:asciiTheme="minorHAnsi" w:hAnsiTheme="minorHAnsi"/>
              </w:rPr>
              <w:t>,</w:t>
            </w:r>
            <w:r w:rsidRPr="00E17D56">
              <w:rPr>
                <w:rFonts w:asciiTheme="minorHAnsi" w:hAnsiTheme="minorHAnsi"/>
              </w:rPr>
              <w:t xml:space="preserve"> unauthorised procedure invocation</w:t>
            </w:r>
            <w:r w:rsidR="00900E15">
              <w:rPr>
                <w:rFonts w:asciiTheme="minorHAnsi" w:hAnsiTheme="minorHAnsi"/>
              </w:rPr>
              <w:t>,</w:t>
            </w:r>
            <w:r w:rsidR="00D84173" w:rsidRPr="00E17D56">
              <w:rPr>
                <w:rFonts w:asciiTheme="minorHAnsi" w:hAnsiTheme="minorHAnsi"/>
              </w:rPr>
              <w:t xml:space="preserve"> </w:t>
            </w:r>
            <w:r w:rsidRPr="00E17D56">
              <w:rPr>
                <w:rFonts w:asciiTheme="minorHAnsi" w:hAnsiTheme="minorHAnsi"/>
              </w:rPr>
              <w:t>public backend bypassing APIM.</w:t>
            </w:r>
          </w:p>
        </w:tc>
      </w:tr>
      <w:tr w:rsidR="00917263" w14:paraId="5DDB2BC3" w14:textId="77777777" w:rsidTr="008668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5FC20814"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SFDEINT7 Consume Platform Data through an API</w:t>
            </w:r>
          </w:p>
        </w:tc>
        <w:tc>
          <w:tcPr>
            <w:tcW w:w="0" w:type="auto"/>
            <w:shd w:val="clear" w:color="auto" w:fill="auto"/>
            <w:vAlign w:val="center"/>
          </w:tcPr>
          <w:p w14:paraId="31BCC214"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Standard with API and data-platform boundary controls</w:t>
            </w:r>
          </w:p>
        </w:tc>
        <w:tc>
          <w:tcPr>
            <w:tcW w:w="0" w:type="auto"/>
            <w:shd w:val="clear" w:color="auto" w:fill="auto"/>
            <w:vAlign w:val="center"/>
          </w:tcPr>
          <w:p w14:paraId="316E58CD"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APIM must provide governed exposure. The serving layer must access Snowflake through approved private connectivity and least-privilege identity. The response must be curated, minimised and treated as analytical and eventually consistent. External consumers must use the approved edge and identity model.</w:t>
            </w:r>
          </w:p>
        </w:tc>
        <w:tc>
          <w:tcPr>
            <w:tcW w:w="0" w:type="auto"/>
            <w:shd w:val="clear" w:color="auto" w:fill="auto"/>
            <w:vAlign w:val="center"/>
          </w:tcPr>
          <w:p w14:paraId="71517AA6" w14:textId="24E8ACE1"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Direct consumer access to Snowflake</w:t>
            </w:r>
            <w:r w:rsidR="00900E15">
              <w:rPr>
                <w:rFonts w:asciiTheme="minorHAnsi" w:hAnsiTheme="minorHAnsi"/>
              </w:rPr>
              <w:t>,</w:t>
            </w:r>
            <w:r w:rsidR="00D84173" w:rsidRPr="00E17D56">
              <w:rPr>
                <w:rFonts w:asciiTheme="minorHAnsi" w:hAnsiTheme="minorHAnsi"/>
              </w:rPr>
              <w:t xml:space="preserve"> </w:t>
            </w:r>
            <w:r w:rsidRPr="00E17D56">
              <w:rPr>
                <w:rFonts w:asciiTheme="minorHAnsi" w:hAnsiTheme="minorHAnsi"/>
              </w:rPr>
              <w:t>transactional dependency on analytical data</w:t>
            </w:r>
            <w:r w:rsidR="00900E15">
              <w:rPr>
                <w:rFonts w:asciiTheme="minorHAnsi" w:hAnsiTheme="minorHAnsi"/>
              </w:rPr>
              <w:t>,</w:t>
            </w:r>
            <w:r w:rsidR="00D84173" w:rsidRPr="00E17D56">
              <w:rPr>
                <w:rFonts w:asciiTheme="minorHAnsi" w:hAnsiTheme="minorHAnsi"/>
              </w:rPr>
              <w:t xml:space="preserve"> </w:t>
            </w:r>
            <w:r w:rsidRPr="00E17D56">
              <w:rPr>
                <w:rFonts w:asciiTheme="minorHAnsi" w:hAnsiTheme="minorHAnsi"/>
              </w:rPr>
              <w:t>public serving Function</w:t>
            </w:r>
            <w:r w:rsidR="00900E15">
              <w:rPr>
                <w:rFonts w:asciiTheme="minorHAnsi" w:hAnsiTheme="minorHAnsi"/>
              </w:rPr>
              <w:t>,</w:t>
            </w:r>
            <w:r w:rsidRPr="00E17D56">
              <w:rPr>
                <w:rFonts w:asciiTheme="minorHAnsi" w:hAnsiTheme="minorHAnsi"/>
              </w:rPr>
              <w:t xml:space="preserve"> excessive or uncurated response data.</w:t>
            </w:r>
          </w:p>
        </w:tc>
      </w:tr>
      <w:tr w:rsidR="00917263" w14:paraId="236A8126" w14:textId="77777777" w:rsidTr="006F1EC8">
        <w:tc>
          <w:tcPr>
            <w:cnfStyle w:val="001000000000" w:firstRow="0" w:lastRow="0" w:firstColumn="1" w:lastColumn="0" w:oddVBand="0" w:evenVBand="0" w:oddHBand="0" w:evenHBand="0" w:firstRowFirstColumn="0" w:firstRowLastColumn="0" w:lastRowFirstColumn="0" w:lastRowLastColumn="0"/>
            <w:tcW w:w="0" w:type="auto"/>
            <w:vAlign w:val="center"/>
          </w:tcPr>
          <w:p w14:paraId="3C2AC29D"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SFDEINT8 Scheduled Data Export</w:t>
            </w:r>
          </w:p>
        </w:tc>
        <w:tc>
          <w:tcPr>
            <w:tcW w:w="0" w:type="auto"/>
            <w:vAlign w:val="center"/>
          </w:tcPr>
          <w:p w14:paraId="4F78D4A8"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Standard with file-exchange and data-platform boundary controls</w:t>
            </w:r>
          </w:p>
        </w:tc>
        <w:tc>
          <w:tcPr>
            <w:tcW w:w="0" w:type="auto"/>
            <w:vAlign w:val="center"/>
          </w:tcPr>
          <w:p w14:paraId="6982FFC7"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ADLS must use private connectivity. The Snowflake service identity must be restricted to the designated export path. Downstream consumers must receive read-only access to the required path only. Sensitive exports must follow applicable encryption, retention and external-delivery controls.</w:t>
            </w:r>
          </w:p>
        </w:tc>
        <w:tc>
          <w:tcPr>
            <w:tcW w:w="0" w:type="auto"/>
            <w:vAlign w:val="center"/>
          </w:tcPr>
          <w:p w14:paraId="619B71D2" w14:textId="29D5438F"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Direct downstream access to Snowflake</w:t>
            </w:r>
            <w:r w:rsidR="00900E15">
              <w:rPr>
                <w:rFonts w:asciiTheme="minorHAnsi" w:hAnsiTheme="minorHAnsi"/>
              </w:rPr>
              <w:t>,</w:t>
            </w:r>
            <w:r w:rsidRPr="00E17D56">
              <w:rPr>
                <w:rFonts w:asciiTheme="minorHAnsi" w:hAnsiTheme="minorHAnsi"/>
              </w:rPr>
              <w:t xml:space="preserve"> public export storage</w:t>
            </w:r>
            <w:r w:rsidR="00900E15">
              <w:rPr>
                <w:rFonts w:asciiTheme="minorHAnsi" w:hAnsiTheme="minorHAnsi"/>
              </w:rPr>
              <w:t>,</w:t>
            </w:r>
            <w:r w:rsidRPr="00E17D56">
              <w:rPr>
                <w:rFonts w:asciiTheme="minorHAnsi" w:hAnsiTheme="minorHAnsi"/>
              </w:rPr>
              <w:t xml:space="preserve"> consumer write access</w:t>
            </w:r>
            <w:r w:rsidR="00900E15">
              <w:rPr>
                <w:rFonts w:asciiTheme="minorHAnsi" w:hAnsiTheme="minorHAnsi"/>
              </w:rPr>
              <w:t>,</w:t>
            </w:r>
            <w:r w:rsidRPr="00E17D56">
              <w:rPr>
                <w:rFonts w:asciiTheme="minorHAnsi" w:hAnsiTheme="minorHAnsi"/>
              </w:rPr>
              <w:t xml:space="preserve"> unencrypted sensitive external export</w:t>
            </w:r>
            <w:r w:rsidR="00900E15">
              <w:rPr>
                <w:rFonts w:asciiTheme="minorHAnsi" w:hAnsiTheme="minorHAnsi"/>
              </w:rPr>
              <w:t>,</w:t>
            </w:r>
            <w:r w:rsidRPr="00E17D56">
              <w:rPr>
                <w:rFonts w:asciiTheme="minorHAnsi" w:hAnsiTheme="minorHAnsi"/>
              </w:rPr>
              <w:t xml:space="preserve"> unrestricted export path.</w:t>
            </w:r>
          </w:p>
        </w:tc>
      </w:tr>
      <w:tr w:rsidR="00917263" w14:paraId="337AEA28" w14:textId="77777777" w:rsidTr="008668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47E94BF2"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SFDEINT9 Governed API Read</w:t>
            </w:r>
          </w:p>
        </w:tc>
        <w:tc>
          <w:tcPr>
            <w:tcW w:w="0" w:type="auto"/>
            <w:shd w:val="clear" w:color="auto" w:fill="auto"/>
            <w:vAlign w:val="center"/>
          </w:tcPr>
          <w:p w14:paraId="5C136525"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Standard with API and data-platform boundary controls</w:t>
            </w:r>
          </w:p>
        </w:tc>
        <w:tc>
          <w:tcPr>
            <w:tcW w:w="0" w:type="auto"/>
            <w:shd w:val="clear" w:color="auto" w:fill="auto"/>
            <w:vAlign w:val="center"/>
          </w:tcPr>
          <w:p w14:paraId="6F1C1B4C"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APIM must authenticate and authorise consumers and apply caching, throttling and access policy. The approved serving or query identity must have least-privilege access. The response must contain only the defined curated result.</w:t>
            </w:r>
          </w:p>
        </w:tc>
        <w:tc>
          <w:tcPr>
            <w:tcW w:w="0" w:type="auto"/>
            <w:shd w:val="clear" w:color="auto" w:fill="auto"/>
            <w:vAlign w:val="center"/>
          </w:tcPr>
          <w:p w14:paraId="2450312A" w14:textId="26D702AB"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Direct Snowflake credentials supplied to consumers</w:t>
            </w:r>
            <w:r w:rsidR="00900E15">
              <w:rPr>
                <w:rFonts w:asciiTheme="minorHAnsi" w:hAnsiTheme="minorHAnsi"/>
              </w:rPr>
              <w:t>,</w:t>
            </w:r>
            <w:r w:rsidR="00D84173" w:rsidRPr="00E17D56">
              <w:rPr>
                <w:rFonts w:asciiTheme="minorHAnsi" w:hAnsiTheme="minorHAnsi"/>
              </w:rPr>
              <w:t xml:space="preserve"> </w:t>
            </w:r>
            <w:r w:rsidRPr="00E17D56">
              <w:rPr>
                <w:rFonts w:asciiTheme="minorHAnsi" w:hAnsiTheme="minorHAnsi"/>
              </w:rPr>
              <w:t>bulk extraction through the API</w:t>
            </w:r>
            <w:r w:rsidR="00900E15">
              <w:rPr>
                <w:rFonts w:asciiTheme="minorHAnsi" w:hAnsiTheme="minorHAnsi"/>
              </w:rPr>
              <w:t>,</w:t>
            </w:r>
            <w:r w:rsidRPr="00E17D56">
              <w:rPr>
                <w:rFonts w:asciiTheme="minorHAnsi" w:hAnsiTheme="minorHAnsi"/>
              </w:rPr>
              <w:t xml:space="preserve"> transactional use of analytical results</w:t>
            </w:r>
            <w:r w:rsidR="00900E15">
              <w:rPr>
                <w:rFonts w:asciiTheme="minorHAnsi" w:hAnsiTheme="minorHAnsi"/>
              </w:rPr>
              <w:t>,</w:t>
            </w:r>
            <w:r w:rsidRPr="00E17D56">
              <w:rPr>
                <w:rFonts w:asciiTheme="minorHAnsi" w:hAnsiTheme="minorHAnsi"/>
              </w:rPr>
              <w:t xml:space="preserve"> public backend exposure.</w:t>
            </w:r>
          </w:p>
        </w:tc>
      </w:tr>
    </w:tbl>
    <w:p w14:paraId="7A983F17" w14:textId="3DE3F7F2" w:rsidR="00917263" w:rsidRDefault="00025F8E" w:rsidP="00866873">
      <w:r>
        <w:br/>
      </w:r>
      <w:r w:rsidR="00917263">
        <w:t>These controls consolidate the identity, private-connectivity and data-platform boundary requirements already present in the nine detailed data-platform patterns.</w:t>
      </w:r>
      <w:r>
        <w:br/>
      </w:r>
    </w:p>
    <w:p w14:paraId="3DB94898" w14:textId="42DCAFCB" w:rsidR="00917263" w:rsidRPr="00025F8E" w:rsidRDefault="00917263" w:rsidP="00E17D56">
      <w:pPr>
        <w:pStyle w:val="Heading3"/>
        <w:rPr>
          <w:rFonts w:cs="Times New Roman"/>
          <w:color w:val="132040" w:themeColor="accent1" w:themeShade="BF"/>
          <w:sz w:val="24"/>
          <w:szCs w:val="26"/>
        </w:rPr>
      </w:pPr>
      <w:r w:rsidRPr="00025F8E">
        <w:rPr>
          <w:rFonts w:cs="Times New Roman"/>
          <w:color w:val="132040" w:themeColor="accent1" w:themeShade="BF"/>
          <w:sz w:val="24"/>
          <w:szCs w:val="26"/>
        </w:rPr>
        <w:t>Required conformance evidence</w:t>
      </w:r>
    </w:p>
    <w:p w14:paraId="0822D726" w14:textId="5663CD61" w:rsidR="00917263" w:rsidRDefault="00917263" w:rsidP="00917263">
      <w:r>
        <w:t>Each integration design must record the following evidence for every selected pattern:</w:t>
      </w:r>
      <w:r w:rsidR="00025F8E">
        <w:br/>
      </w:r>
    </w:p>
    <w:tbl>
      <w:tblPr>
        <w:tblStyle w:val="GridTable4-Accent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5"/>
        <w:gridCol w:w="7211"/>
      </w:tblGrid>
      <w:tr w:rsidR="00917263" w14:paraId="0356C704" w14:textId="77777777" w:rsidTr="007309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bottom w:val="single" w:sz="4" w:space="0" w:color="auto"/>
            </w:tcBorders>
            <w:shd w:val="clear" w:color="auto" w:fill="C1CDEC" w:themeFill="accent1" w:themeFillTint="33"/>
            <w:vAlign w:val="center"/>
          </w:tcPr>
          <w:p w14:paraId="3BA47DCF" w14:textId="77777777" w:rsidR="00917263" w:rsidRPr="00730925" w:rsidRDefault="00917263" w:rsidP="006F1EC8">
            <w:pPr>
              <w:rPr>
                <w:rFonts w:asciiTheme="minorHAnsi" w:hAnsiTheme="minorHAnsi" w:hint="eastAsia"/>
                <w:color w:val="000000" w:themeColor="text1"/>
              </w:rPr>
            </w:pPr>
            <w:r w:rsidRPr="00730925">
              <w:rPr>
                <w:rFonts w:asciiTheme="minorHAnsi" w:hAnsiTheme="minorHAnsi"/>
                <w:color w:val="000000" w:themeColor="text1"/>
              </w:rPr>
              <w:t>Evidence area</w:t>
            </w:r>
          </w:p>
        </w:tc>
        <w:tc>
          <w:tcPr>
            <w:tcW w:w="0" w:type="auto"/>
            <w:tcBorders>
              <w:top w:val="single" w:sz="12" w:space="0" w:color="auto"/>
              <w:bottom w:val="single" w:sz="4" w:space="0" w:color="auto"/>
            </w:tcBorders>
            <w:shd w:val="clear" w:color="auto" w:fill="C1CDEC" w:themeFill="accent1" w:themeFillTint="33"/>
            <w:vAlign w:val="center"/>
          </w:tcPr>
          <w:p w14:paraId="307B4019" w14:textId="77777777" w:rsidR="00917263" w:rsidRPr="00730925" w:rsidRDefault="00917263"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color w:val="000000" w:themeColor="text1"/>
              </w:rPr>
            </w:pPr>
            <w:r w:rsidRPr="00730925">
              <w:rPr>
                <w:rFonts w:asciiTheme="minorHAnsi" w:hAnsiTheme="minorHAnsi"/>
                <w:color w:val="000000" w:themeColor="text1"/>
              </w:rPr>
              <w:t>Required design evidence</w:t>
            </w:r>
          </w:p>
        </w:tc>
      </w:tr>
      <w:tr w:rsidR="00917263" w14:paraId="069CF7C1" w14:textId="77777777" w:rsidTr="007309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shd w:val="clear" w:color="auto" w:fill="auto"/>
            <w:vAlign w:val="center"/>
          </w:tcPr>
          <w:p w14:paraId="331DA651"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Pattern selection</w:t>
            </w:r>
          </w:p>
        </w:tc>
        <w:tc>
          <w:tcPr>
            <w:tcW w:w="0" w:type="auto"/>
            <w:tcBorders>
              <w:top w:val="single" w:sz="4" w:space="0" w:color="auto"/>
            </w:tcBorders>
            <w:shd w:val="clear" w:color="auto" w:fill="auto"/>
            <w:vAlign w:val="center"/>
          </w:tcPr>
          <w:p w14:paraId="13823E4E"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Selected pattern ID and name, decision-tree outcome and boundary crossed.</w:t>
            </w:r>
          </w:p>
        </w:tc>
      </w:tr>
      <w:tr w:rsidR="00917263" w14:paraId="69CA9260" w14:textId="77777777" w:rsidTr="006F1EC8">
        <w:tc>
          <w:tcPr>
            <w:cnfStyle w:val="001000000000" w:firstRow="0" w:lastRow="0" w:firstColumn="1" w:lastColumn="0" w:oddVBand="0" w:evenVBand="0" w:oddHBand="0" w:evenHBand="0" w:firstRowFirstColumn="0" w:firstRowLastColumn="0" w:lastRowFirstColumn="0" w:lastRowLastColumn="0"/>
            <w:tcW w:w="0" w:type="auto"/>
            <w:vAlign w:val="center"/>
          </w:tcPr>
          <w:p w14:paraId="4ED94A2E"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Data classification</w:t>
            </w:r>
          </w:p>
        </w:tc>
        <w:tc>
          <w:tcPr>
            <w:tcW w:w="0" w:type="auto"/>
            <w:vAlign w:val="center"/>
          </w:tcPr>
          <w:p w14:paraId="00FFA0DB"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Applicable classification, fields exchanged, minimisation decision and restrictions on logging.</w:t>
            </w:r>
          </w:p>
        </w:tc>
      </w:tr>
      <w:tr w:rsidR="00917263" w14:paraId="76FA467F" w14:textId="77777777" w:rsidTr="008668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1B5E5C26"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Identity</w:t>
            </w:r>
          </w:p>
        </w:tc>
        <w:tc>
          <w:tcPr>
            <w:tcW w:w="0" w:type="auto"/>
            <w:shd w:val="clear" w:color="auto" w:fill="auto"/>
            <w:vAlign w:val="center"/>
          </w:tcPr>
          <w:p w14:paraId="0E01D2A2" w14:textId="34E0B19D"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Caller, workload and backend identities</w:t>
            </w:r>
            <w:r w:rsidR="00900E15">
              <w:rPr>
                <w:rFonts w:asciiTheme="minorHAnsi" w:hAnsiTheme="minorHAnsi"/>
              </w:rPr>
              <w:t>,</w:t>
            </w:r>
            <w:r w:rsidRPr="00E17D56">
              <w:rPr>
                <w:rFonts w:asciiTheme="minorHAnsi" w:hAnsiTheme="minorHAnsi"/>
              </w:rPr>
              <w:t xml:space="preserve"> authentication method; RBAC or platform permissions.</w:t>
            </w:r>
          </w:p>
        </w:tc>
      </w:tr>
      <w:tr w:rsidR="00917263" w14:paraId="4F562711" w14:textId="77777777" w:rsidTr="006F1EC8">
        <w:tc>
          <w:tcPr>
            <w:cnfStyle w:val="001000000000" w:firstRow="0" w:lastRow="0" w:firstColumn="1" w:lastColumn="0" w:oddVBand="0" w:evenVBand="0" w:oddHBand="0" w:evenHBand="0" w:firstRowFirstColumn="0" w:firstRowLastColumn="0" w:lastRowFirstColumn="0" w:lastRowLastColumn="0"/>
            <w:tcW w:w="0" w:type="auto"/>
            <w:vAlign w:val="center"/>
          </w:tcPr>
          <w:p w14:paraId="7A6F786F"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Connectivity</w:t>
            </w:r>
          </w:p>
        </w:tc>
        <w:tc>
          <w:tcPr>
            <w:tcW w:w="0" w:type="auto"/>
            <w:vAlign w:val="center"/>
          </w:tcPr>
          <w:p w14:paraId="216C35BC"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Private endpoints, private network routes, approved ingress or controlled egress path.</w:t>
            </w:r>
          </w:p>
        </w:tc>
      </w:tr>
      <w:tr w:rsidR="00917263" w14:paraId="0CB2E081" w14:textId="77777777" w:rsidTr="008668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372592BD"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Secrets and certificates</w:t>
            </w:r>
          </w:p>
        </w:tc>
        <w:tc>
          <w:tcPr>
            <w:tcW w:w="0" w:type="auto"/>
            <w:shd w:val="clear" w:color="auto" w:fill="auto"/>
            <w:vAlign w:val="center"/>
          </w:tcPr>
          <w:p w14:paraId="4706D93A" w14:textId="77777777" w:rsidR="006A07D7" w:rsidRPr="006A07D7" w:rsidRDefault="006A07D7" w:rsidP="006A07D7">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A07D7">
              <w:rPr>
                <w:rFonts w:asciiTheme="minorHAnsi" w:hAnsiTheme="minorHAnsi"/>
              </w:rPr>
              <w:t>Secrets and certificates must be managed through an approved enterprise capability with defined ownership, lifecycle management, and rotation processes.</w:t>
            </w:r>
          </w:p>
          <w:p w14:paraId="377B3527" w14:textId="70DC1B0E"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p>
        </w:tc>
      </w:tr>
      <w:tr w:rsidR="00917263" w14:paraId="178A288F" w14:textId="77777777" w:rsidTr="006F1EC8">
        <w:tc>
          <w:tcPr>
            <w:cnfStyle w:val="001000000000" w:firstRow="0" w:lastRow="0" w:firstColumn="1" w:lastColumn="0" w:oddVBand="0" w:evenVBand="0" w:oddHBand="0" w:evenHBand="0" w:firstRowFirstColumn="0" w:firstRowLastColumn="0" w:lastRowFirstColumn="0" w:lastRowLastColumn="0"/>
            <w:tcW w:w="0" w:type="auto"/>
            <w:vAlign w:val="center"/>
          </w:tcPr>
          <w:p w14:paraId="455B6558"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API or webhook controls</w:t>
            </w:r>
          </w:p>
        </w:tc>
        <w:tc>
          <w:tcPr>
            <w:tcW w:w="0" w:type="auto"/>
            <w:vAlign w:val="center"/>
          </w:tcPr>
          <w:p w14:paraId="5E4BA873"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Authentication, authorisation, validation, throttling, replay protection and edge controls where applicable.</w:t>
            </w:r>
          </w:p>
        </w:tc>
      </w:tr>
      <w:tr w:rsidR="00917263" w14:paraId="65C2FD4A" w14:textId="77777777" w:rsidTr="008668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2A42B531"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Messaging controls</w:t>
            </w:r>
          </w:p>
        </w:tc>
        <w:tc>
          <w:tcPr>
            <w:tcW w:w="0" w:type="auto"/>
            <w:shd w:val="clear" w:color="auto" w:fill="auto"/>
            <w:vAlign w:val="center"/>
          </w:tcPr>
          <w:p w14:paraId="5C2DD7F7"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Sender and Receiver permissions, idempotency, dead-letter access and message-retention controls.</w:t>
            </w:r>
          </w:p>
        </w:tc>
      </w:tr>
      <w:tr w:rsidR="00917263" w14:paraId="2D4BE33A" w14:textId="77777777" w:rsidTr="006F1EC8">
        <w:tc>
          <w:tcPr>
            <w:cnfStyle w:val="001000000000" w:firstRow="0" w:lastRow="0" w:firstColumn="1" w:lastColumn="0" w:oddVBand="0" w:evenVBand="0" w:oddHBand="0" w:evenHBand="0" w:firstRowFirstColumn="0" w:firstRowLastColumn="0" w:lastRowFirstColumn="0" w:lastRowLastColumn="0"/>
            <w:tcW w:w="0" w:type="auto"/>
            <w:vAlign w:val="center"/>
          </w:tcPr>
          <w:p w14:paraId="047BE291"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File controls</w:t>
            </w:r>
          </w:p>
        </w:tc>
        <w:tc>
          <w:tcPr>
            <w:tcW w:w="0" w:type="auto"/>
            <w:vAlign w:val="center"/>
          </w:tcPr>
          <w:p w14:paraId="1FAF909F"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Landing or export path, access permissions, encryption, validation, retention and reconciliation.</w:t>
            </w:r>
          </w:p>
        </w:tc>
      </w:tr>
      <w:tr w:rsidR="00917263" w14:paraId="4BC9383C" w14:textId="77777777" w:rsidTr="008668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5358FC24"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Data-platform controls</w:t>
            </w:r>
          </w:p>
        </w:tc>
        <w:tc>
          <w:tcPr>
            <w:tcW w:w="0" w:type="auto"/>
            <w:shd w:val="clear" w:color="auto" w:fill="auto"/>
            <w:vAlign w:val="center"/>
          </w:tcPr>
          <w:p w14:paraId="17CDC347"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Storage integration, Snowflake service role, approved schemas or procedures, and confirmation that consumers have no direct platform access.</w:t>
            </w:r>
          </w:p>
        </w:tc>
      </w:tr>
      <w:tr w:rsidR="00917263" w14:paraId="12C5B5EC" w14:textId="77777777" w:rsidTr="006F1EC8">
        <w:tc>
          <w:tcPr>
            <w:cnfStyle w:val="001000000000" w:firstRow="0" w:lastRow="0" w:firstColumn="1" w:lastColumn="0" w:oddVBand="0" w:evenVBand="0" w:oddHBand="0" w:evenHBand="0" w:firstRowFirstColumn="0" w:firstRowLastColumn="0" w:lastRowFirstColumn="0" w:lastRowLastColumn="0"/>
            <w:tcW w:w="0" w:type="auto"/>
            <w:vAlign w:val="center"/>
          </w:tcPr>
          <w:p w14:paraId="017F2D8B"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Monitoring</w:t>
            </w:r>
          </w:p>
        </w:tc>
        <w:tc>
          <w:tcPr>
            <w:tcW w:w="0" w:type="auto"/>
            <w:vAlign w:val="center"/>
          </w:tcPr>
          <w:p w14:paraId="0702D583"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Operational signals, security events, alert ownership and destination.</w:t>
            </w:r>
          </w:p>
        </w:tc>
      </w:tr>
      <w:tr w:rsidR="00917263" w14:paraId="1EE9EFC9" w14:textId="77777777" w:rsidTr="008668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45E0C79C"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Exception status</w:t>
            </w:r>
          </w:p>
        </w:tc>
        <w:tc>
          <w:tcPr>
            <w:tcW w:w="0" w:type="auto"/>
            <w:shd w:val="clear" w:color="auto" w:fill="auto"/>
            <w:vAlign w:val="center"/>
          </w:tcPr>
          <w:p w14:paraId="5B567596"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Exception reference, owner, compensating controls, approval, expiry and remediation plan.</w:t>
            </w:r>
          </w:p>
        </w:tc>
      </w:tr>
    </w:tbl>
    <w:p w14:paraId="0FA0A1E7" w14:textId="380BFA75" w:rsidR="00917263" w:rsidRDefault="00025F8E" w:rsidP="00917263">
      <w:r>
        <w:br/>
      </w:r>
      <w:r w:rsidR="00917263">
        <w:t>The framework already requires governance evidence across identity, network, secrets, observability and resilience at build time, with deviations approved before build proceeds.</w:t>
      </w:r>
    </w:p>
    <w:p w14:paraId="741A1AA3" w14:textId="206FD105" w:rsidR="0041138D" w:rsidRPr="0041138D" w:rsidRDefault="0041138D" w:rsidP="0041138D">
      <w:pPr>
        <w:rPr>
          <w:szCs w:val="20"/>
        </w:rPr>
      </w:pPr>
    </w:p>
    <w:p w14:paraId="04C9387E" w14:textId="023E204E" w:rsidR="0041138D" w:rsidRDefault="0041138D" w:rsidP="00A959D1">
      <w:pPr>
        <w:pStyle w:val="Heading1"/>
        <w:ind w:left="431" w:hanging="431"/>
      </w:pPr>
      <w:bookmarkStart w:id="353" w:name="_13._Exception_Process"/>
      <w:bookmarkStart w:id="354" w:name="_Exception_Process_and"/>
      <w:bookmarkStart w:id="355" w:name="_Toc239852395"/>
      <w:bookmarkStart w:id="356" w:name="_Toc239980651"/>
      <w:bookmarkStart w:id="357" w:name="_Toc240366868"/>
      <w:bookmarkEnd w:id="353"/>
      <w:bookmarkEnd w:id="354"/>
      <w:r w:rsidRPr="006F79A8">
        <w:t>TDA Governance</w:t>
      </w:r>
      <w:bookmarkEnd w:id="355"/>
      <w:bookmarkEnd w:id="356"/>
      <w:r w:rsidR="003B75AD">
        <w:t xml:space="preserve"> and Exceptions</w:t>
      </w:r>
      <w:bookmarkEnd w:id="357"/>
    </w:p>
    <w:p w14:paraId="33F00F1D" w14:textId="77777777" w:rsidR="00FC6A4E" w:rsidRPr="00FC6A4E" w:rsidRDefault="00FC6A4E" w:rsidP="00FC6A4E"/>
    <w:p w14:paraId="594B6BE2" w14:textId="77777777" w:rsidR="00D76F54" w:rsidRDefault="00D76F54" w:rsidP="00D76F54">
      <w:pPr>
        <w:pStyle w:val="Heading2"/>
        <w:rPr>
          <w:bCs w:val="0"/>
        </w:rPr>
      </w:pPr>
      <w:bookmarkStart w:id="358" w:name="_Toc239852396"/>
      <w:bookmarkStart w:id="359" w:name="_Toc239980652"/>
      <w:bookmarkStart w:id="360" w:name="_Toc240366869"/>
      <w:r w:rsidRPr="00FC6A4E">
        <w:rPr>
          <w:bCs w:val="0"/>
        </w:rPr>
        <w:t>TDA Gates</w:t>
      </w:r>
      <w:bookmarkEnd w:id="360"/>
    </w:p>
    <w:p w14:paraId="3D76AD7F" w14:textId="77777777" w:rsidR="00D76F54" w:rsidRPr="00FC6A4E" w:rsidRDefault="00D76F54" w:rsidP="00D76F54"/>
    <w:p w14:paraId="0CEAA64D" w14:textId="77777777" w:rsidR="00D76F54" w:rsidRDefault="00D76F54" w:rsidP="00D76F54">
      <w:pPr>
        <w:spacing w:after="120"/>
        <w:rPr>
          <w:szCs w:val="20"/>
        </w:rPr>
      </w:pPr>
      <w:r w:rsidRPr="0041138D">
        <w:rPr>
          <w:szCs w:val="20"/>
        </w:rPr>
        <w:t>Governance is applied at defined points. At design, the selected integration pattern and interaction style are confirmed against the decision tree and the boundary. At build, guardrail conformance is evidenced across identity, network, secrets, observability and resilience. Any exception is logged and approved before build proceeds.</w:t>
      </w:r>
    </w:p>
    <w:p w14:paraId="20FA7E30" w14:textId="77777777" w:rsidR="00D76F54" w:rsidRPr="0041138D" w:rsidRDefault="00D76F54" w:rsidP="00D76F54">
      <w:pPr>
        <w:spacing w:after="120"/>
        <w:rPr>
          <w:szCs w:val="20"/>
        </w:rPr>
      </w:pPr>
    </w:p>
    <w:p w14:paraId="1E56DCF7" w14:textId="77777777" w:rsidR="00D76F54" w:rsidRDefault="00D76F54" w:rsidP="00D76F54">
      <w:pPr>
        <w:pStyle w:val="Heading2"/>
        <w:rPr>
          <w:bCs w:val="0"/>
        </w:rPr>
      </w:pPr>
      <w:bookmarkStart w:id="361" w:name="_Toc240366870"/>
      <w:r w:rsidRPr="00FC6A4E">
        <w:rPr>
          <w:bCs w:val="0"/>
        </w:rPr>
        <w:t>Security Conformance</w:t>
      </w:r>
      <w:bookmarkEnd w:id="361"/>
    </w:p>
    <w:p w14:paraId="0567AC20" w14:textId="77777777" w:rsidR="00D76F54" w:rsidRPr="00FC6A4E" w:rsidRDefault="00D76F54" w:rsidP="00D76F54"/>
    <w:p w14:paraId="75430A88" w14:textId="77777777" w:rsidR="00D76F54" w:rsidRDefault="00D76F54" w:rsidP="00D76F54">
      <w:pPr>
        <w:spacing w:after="120"/>
        <w:rPr>
          <w:szCs w:val="20"/>
        </w:rPr>
      </w:pPr>
      <w:r w:rsidRPr="0041138D">
        <w:rPr>
          <w:szCs w:val="20"/>
        </w:rPr>
        <w:t>Standard private patterns proceed on the agreed security baseline. A pattern that cannot meet the baseline triggers the exception process, which requires a security review prior to TDA</w:t>
      </w:r>
      <w:r>
        <w:rPr>
          <w:szCs w:val="20"/>
        </w:rPr>
        <w:t>.</w:t>
      </w:r>
      <w:r w:rsidRPr="0041138D">
        <w:rPr>
          <w:szCs w:val="20"/>
        </w:rPr>
        <w:t xml:space="preserve"> Where the wider security posture is affected, the exception is escalated to the risk register and senior leadership and managed via ERM framework.  </w:t>
      </w:r>
    </w:p>
    <w:p w14:paraId="27F80B7A" w14:textId="77777777" w:rsidR="00D76F54" w:rsidRPr="0041138D" w:rsidRDefault="00D76F54" w:rsidP="00D76F54">
      <w:pPr>
        <w:spacing w:after="120"/>
        <w:rPr>
          <w:szCs w:val="20"/>
        </w:rPr>
      </w:pPr>
    </w:p>
    <w:p w14:paraId="3688F8DD" w14:textId="2F092625" w:rsidR="0041138D" w:rsidRDefault="0041138D" w:rsidP="0041138D">
      <w:pPr>
        <w:pStyle w:val="Heading2"/>
        <w:rPr>
          <w:bCs w:val="0"/>
        </w:rPr>
      </w:pPr>
      <w:bookmarkStart w:id="362" w:name="_Toc240366871"/>
      <w:r w:rsidRPr="00FC6A4E">
        <w:rPr>
          <w:bCs w:val="0"/>
        </w:rPr>
        <w:t>Exceptions</w:t>
      </w:r>
      <w:bookmarkEnd w:id="358"/>
      <w:bookmarkEnd w:id="359"/>
      <w:bookmarkEnd w:id="362"/>
    </w:p>
    <w:p w14:paraId="7D22F003" w14:textId="77777777" w:rsidR="00FC6A4E" w:rsidRPr="00FC6A4E" w:rsidRDefault="00FC6A4E" w:rsidP="00FC6A4E"/>
    <w:p w14:paraId="3FC00DE0" w14:textId="1FBEEC80" w:rsidR="0041138D" w:rsidRDefault="0041138D" w:rsidP="0041138D">
      <w:pPr>
        <w:spacing w:after="120"/>
        <w:rPr>
          <w:szCs w:val="20"/>
        </w:rPr>
      </w:pPr>
      <w:bookmarkStart w:id="363" w:name="_13.2_TDA_Gates"/>
      <w:bookmarkEnd w:id="363"/>
      <w:r w:rsidRPr="0041138D">
        <w:rPr>
          <w:szCs w:val="20"/>
        </w:rPr>
        <w:t>The System</w:t>
      </w:r>
      <w:r w:rsidR="00623DC6">
        <w:rPr>
          <w:szCs w:val="20"/>
        </w:rPr>
        <w:t>s</w:t>
      </w:r>
      <w:r w:rsidRPr="0041138D">
        <w:rPr>
          <w:szCs w:val="20"/>
        </w:rPr>
        <w:t xml:space="preserve"> Integration </w:t>
      </w:r>
      <w:r w:rsidR="00F63B58">
        <w:rPr>
          <w:szCs w:val="20"/>
        </w:rPr>
        <w:t>F</w:t>
      </w:r>
      <w:r w:rsidRPr="0041138D">
        <w:rPr>
          <w:szCs w:val="20"/>
        </w:rPr>
        <w:t>ramework</w:t>
      </w:r>
      <w:r w:rsidRPr="0041138D" w:rsidDel="00A22181">
        <w:rPr>
          <w:szCs w:val="20"/>
        </w:rPr>
        <w:t xml:space="preserve"> </w:t>
      </w:r>
      <w:r w:rsidRPr="0041138D">
        <w:rPr>
          <w:szCs w:val="20"/>
        </w:rPr>
        <w:t>is principles-driven but pragmatic. Where a justified need exists to deviate from an approved pattern, guardrail, or architectural boundary, the exception must be formally documented, risk-assessed, assigned an owner, and reviewed periodically. Appropriate compensating controls must be implemented, with a defined path and timeline to return to the standard approach where practical.</w:t>
      </w:r>
      <w:r w:rsidR="009D1778">
        <w:rPr>
          <w:szCs w:val="20"/>
        </w:rPr>
        <w:br/>
      </w:r>
    </w:p>
    <w:p w14:paraId="446DBCBE" w14:textId="2757DB26" w:rsidR="0041138D" w:rsidRDefault="0041138D" w:rsidP="00A959D1">
      <w:pPr>
        <w:pStyle w:val="Heading1"/>
        <w:ind w:left="431" w:hanging="431"/>
      </w:pPr>
      <w:bookmarkStart w:id="364" w:name="_14._Anti-Patterns"/>
      <w:bookmarkStart w:id="365" w:name="_Toc239852400"/>
      <w:bookmarkStart w:id="366" w:name="_Toc239980656"/>
      <w:bookmarkStart w:id="367" w:name="_Toc240366872"/>
      <w:bookmarkEnd w:id="364"/>
      <w:r w:rsidRPr="006F79A8">
        <w:t>Glossary</w:t>
      </w:r>
      <w:bookmarkEnd w:id="365"/>
      <w:bookmarkEnd w:id="366"/>
      <w:bookmarkEnd w:id="367"/>
    </w:p>
    <w:p w14:paraId="4758AF61" w14:textId="77777777" w:rsidR="00E62C5D" w:rsidRDefault="00E62C5D" w:rsidP="00E62C5D"/>
    <w:tbl>
      <w:tblPr>
        <w:tblStyle w:val="TableGridLight"/>
        <w:tblW w:w="9351" w:type="dxa"/>
        <w:tblLook w:val="04A0" w:firstRow="1" w:lastRow="0" w:firstColumn="1" w:lastColumn="0" w:noHBand="0" w:noVBand="1"/>
      </w:tblPr>
      <w:tblGrid>
        <w:gridCol w:w="2122"/>
        <w:gridCol w:w="7229"/>
      </w:tblGrid>
      <w:tr w:rsidR="00BD5E77" w:rsidRPr="009527A4" w14:paraId="34E7974C" w14:textId="77777777" w:rsidTr="00730925">
        <w:tc>
          <w:tcPr>
            <w:tcW w:w="2122"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2DFD7512" w14:textId="64D19CCF" w:rsidR="00BD5E77" w:rsidRPr="00595998" w:rsidRDefault="00BD5E77" w:rsidP="00BD5E77">
            <w:pPr>
              <w:rPr>
                <w:rFonts w:asciiTheme="minorHAnsi" w:hAnsiTheme="minorHAnsi" w:hint="eastAsia"/>
                <w:b/>
                <w:lang w:eastAsia="en-GB"/>
              </w:rPr>
            </w:pPr>
            <w:r w:rsidRPr="00BD5E77">
              <w:rPr>
                <w:rFonts w:asciiTheme="minorHAnsi" w:hAnsiTheme="minorHAnsi"/>
                <w:b/>
                <w:lang w:eastAsia="en-GB"/>
              </w:rPr>
              <w:t>Term</w:t>
            </w:r>
          </w:p>
        </w:tc>
        <w:tc>
          <w:tcPr>
            <w:tcW w:w="7229"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6F810595" w14:textId="4BDA5928" w:rsidR="00BD5E77" w:rsidRPr="00595998" w:rsidRDefault="00BD5E77" w:rsidP="00BD5E77">
            <w:pPr>
              <w:rPr>
                <w:rFonts w:asciiTheme="minorHAnsi" w:hAnsiTheme="minorHAnsi" w:hint="eastAsia"/>
                <w:b/>
                <w:lang w:eastAsia="en-GB"/>
              </w:rPr>
            </w:pPr>
            <w:r w:rsidRPr="00BD5E77">
              <w:rPr>
                <w:rFonts w:asciiTheme="minorHAnsi" w:hAnsiTheme="minorHAnsi"/>
                <w:b/>
                <w:lang w:eastAsia="en-GB"/>
              </w:rPr>
              <w:t>Meaning</w:t>
            </w:r>
          </w:p>
        </w:tc>
      </w:tr>
      <w:tr w:rsidR="00BD5E77" w:rsidRPr="009527A4" w14:paraId="24BA7D95" w14:textId="77777777" w:rsidTr="00411A97">
        <w:tc>
          <w:tcPr>
            <w:tcW w:w="2122" w:type="dxa"/>
            <w:tcBorders>
              <w:top w:val="single" w:sz="4" w:space="0" w:color="000000" w:themeColor="text1"/>
            </w:tcBorders>
            <w:vAlign w:val="center"/>
          </w:tcPr>
          <w:p w14:paraId="33A405F1" w14:textId="65419575" w:rsidR="00BD5E77" w:rsidRPr="00F94A76" w:rsidRDefault="00BD5E77" w:rsidP="00BD5E77">
            <w:pPr>
              <w:rPr>
                <w:rFonts w:asciiTheme="minorHAnsi" w:hAnsiTheme="minorHAnsi" w:hint="eastAsia"/>
                <w:lang w:eastAsia="en-GB"/>
              </w:rPr>
            </w:pPr>
            <w:r w:rsidRPr="0041138D">
              <w:rPr>
                <w:rFonts w:asciiTheme="minorHAnsi" w:hAnsiTheme="minorHAnsi"/>
                <w:szCs w:val="20"/>
              </w:rPr>
              <w:t>SIF</w:t>
            </w:r>
          </w:p>
        </w:tc>
        <w:tc>
          <w:tcPr>
            <w:tcW w:w="7229" w:type="dxa"/>
            <w:tcBorders>
              <w:top w:val="single" w:sz="4" w:space="0" w:color="000000" w:themeColor="text1"/>
            </w:tcBorders>
            <w:vAlign w:val="center"/>
          </w:tcPr>
          <w:p w14:paraId="3684C565" w14:textId="138C9AD3" w:rsidR="00BD5E77" w:rsidRPr="00F94A76" w:rsidRDefault="00BD5E77" w:rsidP="00BD5E77">
            <w:pPr>
              <w:rPr>
                <w:rFonts w:asciiTheme="minorHAnsi" w:hAnsiTheme="minorHAnsi" w:hint="eastAsia"/>
                <w:lang w:eastAsia="en-GB"/>
              </w:rPr>
            </w:pPr>
            <w:r w:rsidRPr="0041138D">
              <w:rPr>
                <w:rFonts w:asciiTheme="minorHAnsi" w:hAnsiTheme="minorHAnsi"/>
                <w:szCs w:val="20"/>
              </w:rPr>
              <w:t>Systems Integration Framework, this document.</w:t>
            </w:r>
          </w:p>
        </w:tc>
      </w:tr>
      <w:tr w:rsidR="00BD5E77" w:rsidRPr="009527A4" w14:paraId="51572C67" w14:textId="77777777">
        <w:tc>
          <w:tcPr>
            <w:tcW w:w="2122" w:type="dxa"/>
            <w:vAlign w:val="center"/>
          </w:tcPr>
          <w:p w14:paraId="21707567" w14:textId="141C5CB5" w:rsidR="00BD5E77" w:rsidRPr="00F94A76" w:rsidRDefault="00BD5E77" w:rsidP="00BD5E77">
            <w:pPr>
              <w:rPr>
                <w:rFonts w:asciiTheme="minorHAnsi" w:hAnsiTheme="minorHAnsi" w:hint="eastAsia"/>
                <w:lang w:eastAsia="en-GB"/>
              </w:rPr>
            </w:pPr>
            <w:r w:rsidRPr="0041138D">
              <w:rPr>
                <w:rFonts w:asciiTheme="minorHAnsi" w:hAnsiTheme="minorHAnsi"/>
                <w:szCs w:val="20"/>
              </w:rPr>
              <w:t>AIS</w:t>
            </w:r>
          </w:p>
        </w:tc>
        <w:tc>
          <w:tcPr>
            <w:tcW w:w="7229" w:type="dxa"/>
            <w:vAlign w:val="center"/>
          </w:tcPr>
          <w:p w14:paraId="7254B3B3" w14:textId="1F1D4D3E" w:rsidR="00BD5E77" w:rsidRPr="00F94A76" w:rsidRDefault="00BD5E77" w:rsidP="00BD5E77">
            <w:pPr>
              <w:rPr>
                <w:rFonts w:asciiTheme="minorHAnsi" w:hAnsiTheme="minorHAnsi" w:hint="eastAsia"/>
                <w:lang w:eastAsia="en-GB"/>
              </w:rPr>
            </w:pPr>
            <w:r w:rsidRPr="0041138D">
              <w:rPr>
                <w:rFonts w:asciiTheme="minorHAnsi" w:hAnsiTheme="minorHAnsi"/>
                <w:szCs w:val="20"/>
              </w:rPr>
              <w:t>Azure Integration Services, comprising API Management, Logic Apps, Service Bus, Event Grid, Event Hubs and Functions.</w:t>
            </w:r>
          </w:p>
        </w:tc>
      </w:tr>
      <w:tr w:rsidR="00BD5E77" w:rsidRPr="009527A4" w14:paraId="039424DC" w14:textId="77777777">
        <w:tc>
          <w:tcPr>
            <w:tcW w:w="2122" w:type="dxa"/>
            <w:vAlign w:val="center"/>
          </w:tcPr>
          <w:p w14:paraId="184F5179" w14:textId="422913EC" w:rsidR="00BD5E77" w:rsidRPr="00E8285A" w:rsidRDefault="00BD5E77" w:rsidP="00BD5E77">
            <w:pPr>
              <w:rPr>
                <w:rFonts w:asciiTheme="minorHAnsi" w:hAnsiTheme="minorHAnsi" w:hint="eastAsia"/>
                <w:szCs w:val="20"/>
              </w:rPr>
            </w:pPr>
            <w:r w:rsidRPr="0041138D">
              <w:rPr>
                <w:rFonts w:asciiTheme="minorHAnsi" w:hAnsiTheme="minorHAnsi"/>
                <w:szCs w:val="20"/>
              </w:rPr>
              <w:t>SOA</w:t>
            </w:r>
          </w:p>
        </w:tc>
        <w:tc>
          <w:tcPr>
            <w:tcW w:w="7229" w:type="dxa"/>
            <w:vAlign w:val="center"/>
          </w:tcPr>
          <w:p w14:paraId="35F55192" w14:textId="3CEE1AC1" w:rsidR="00BD5E77" w:rsidRPr="00E8285A" w:rsidRDefault="00BD5E77" w:rsidP="00BD5E77">
            <w:pPr>
              <w:rPr>
                <w:rFonts w:asciiTheme="minorHAnsi" w:hAnsiTheme="minorHAnsi" w:hint="eastAsia"/>
                <w:szCs w:val="20"/>
              </w:rPr>
            </w:pPr>
            <w:r w:rsidRPr="0041138D">
              <w:rPr>
                <w:rFonts w:asciiTheme="minorHAnsi" w:hAnsiTheme="minorHAnsi"/>
                <w:szCs w:val="20"/>
              </w:rPr>
              <w:t>Service-oriented architecture, coarse-grained services aligned to business capabilities.</w:t>
            </w:r>
          </w:p>
        </w:tc>
      </w:tr>
      <w:tr w:rsidR="00BD5E77" w:rsidRPr="009527A4" w14:paraId="05B7229C" w14:textId="77777777">
        <w:tc>
          <w:tcPr>
            <w:tcW w:w="2122" w:type="dxa"/>
            <w:vAlign w:val="center"/>
          </w:tcPr>
          <w:p w14:paraId="6556C4DE" w14:textId="158525AC" w:rsidR="00BD5E77" w:rsidRPr="00E8285A" w:rsidRDefault="00BD5E77" w:rsidP="00BD5E77">
            <w:pPr>
              <w:rPr>
                <w:rFonts w:asciiTheme="minorHAnsi" w:hAnsiTheme="minorHAnsi" w:hint="eastAsia"/>
                <w:szCs w:val="20"/>
              </w:rPr>
            </w:pPr>
            <w:r w:rsidRPr="0041138D">
              <w:rPr>
                <w:rFonts w:asciiTheme="minorHAnsi" w:hAnsiTheme="minorHAnsi"/>
                <w:szCs w:val="20"/>
              </w:rPr>
              <w:t>APIM</w:t>
            </w:r>
          </w:p>
        </w:tc>
        <w:tc>
          <w:tcPr>
            <w:tcW w:w="7229" w:type="dxa"/>
            <w:vAlign w:val="center"/>
          </w:tcPr>
          <w:p w14:paraId="4CCB5449" w14:textId="3002FCDF" w:rsidR="00BD5E77" w:rsidRPr="00E8285A" w:rsidRDefault="00BD5E77" w:rsidP="00BD5E77">
            <w:pPr>
              <w:rPr>
                <w:rFonts w:asciiTheme="minorHAnsi" w:hAnsiTheme="minorHAnsi" w:hint="eastAsia"/>
                <w:szCs w:val="20"/>
              </w:rPr>
            </w:pPr>
            <w:r w:rsidRPr="0041138D">
              <w:rPr>
                <w:rFonts w:asciiTheme="minorHAnsi" w:hAnsiTheme="minorHAnsi"/>
                <w:szCs w:val="20"/>
              </w:rPr>
              <w:t>Azure API Management.</w:t>
            </w:r>
          </w:p>
        </w:tc>
      </w:tr>
      <w:tr w:rsidR="00BD5E77" w:rsidRPr="009527A4" w14:paraId="35489963" w14:textId="77777777">
        <w:tc>
          <w:tcPr>
            <w:tcW w:w="2122" w:type="dxa"/>
            <w:vAlign w:val="center"/>
          </w:tcPr>
          <w:p w14:paraId="52CCE2DD" w14:textId="3D313F2F" w:rsidR="00BD5E77" w:rsidRPr="00E8285A" w:rsidRDefault="00BD5E77" w:rsidP="00BD5E77">
            <w:pPr>
              <w:rPr>
                <w:rFonts w:asciiTheme="minorHAnsi" w:hAnsiTheme="minorHAnsi" w:hint="eastAsia"/>
                <w:szCs w:val="20"/>
              </w:rPr>
            </w:pPr>
            <w:r w:rsidRPr="0041138D">
              <w:rPr>
                <w:rFonts w:asciiTheme="minorHAnsi" w:hAnsiTheme="minorHAnsi"/>
                <w:szCs w:val="20"/>
              </w:rPr>
              <w:t>Managed identity</w:t>
            </w:r>
          </w:p>
        </w:tc>
        <w:tc>
          <w:tcPr>
            <w:tcW w:w="7229" w:type="dxa"/>
            <w:vAlign w:val="center"/>
          </w:tcPr>
          <w:p w14:paraId="19282CBA" w14:textId="2551CE36" w:rsidR="00BD5E77" w:rsidRPr="00E8285A" w:rsidRDefault="00BD5E77" w:rsidP="00BD5E77">
            <w:pPr>
              <w:rPr>
                <w:rFonts w:asciiTheme="minorHAnsi" w:hAnsiTheme="minorHAnsi" w:hint="eastAsia"/>
                <w:szCs w:val="20"/>
              </w:rPr>
            </w:pPr>
            <w:r w:rsidRPr="0041138D">
              <w:rPr>
                <w:rFonts w:asciiTheme="minorHAnsi" w:hAnsiTheme="minorHAnsi"/>
                <w:szCs w:val="20"/>
              </w:rPr>
              <w:t>An Entra identity for an Azure resource that authenticates without stored secrets.</w:t>
            </w:r>
          </w:p>
        </w:tc>
      </w:tr>
      <w:tr w:rsidR="00BD5E77" w:rsidRPr="009527A4" w14:paraId="5FED721D" w14:textId="77777777">
        <w:tc>
          <w:tcPr>
            <w:tcW w:w="2122" w:type="dxa"/>
            <w:vAlign w:val="center"/>
          </w:tcPr>
          <w:p w14:paraId="21BA9C55" w14:textId="333FBCF8" w:rsidR="00BD5E77" w:rsidRPr="00E8285A" w:rsidRDefault="00BD5E77" w:rsidP="00BD5E77">
            <w:pPr>
              <w:rPr>
                <w:rFonts w:asciiTheme="minorHAnsi" w:hAnsiTheme="minorHAnsi" w:hint="eastAsia"/>
                <w:szCs w:val="20"/>
              </w:rPr>
            </w:pPr>
            <w:r w:rsidRPr="0041138D">
              <w:rPr>
                <w:rFonts w:asciiTheme="minorHAnsi" w:hAnsiTheme="minorHAnsi"/>
                <w:szCs w:val="20"/>
              </w:rPr>
              <w:t>Claim-check</w:t>
            </w:r>
          </w:p>
        </w:tc>
        <w:tc>
          <w:tcPr>
            <w:tcW w:w="7229" w:type="dxa"/>
            <w:vAlign w:val="center"/>
          </w:tcPr>
          <w:p w14:paraId="0F0C24D3" w14:textId="2F41484B" w:rsidR="00BD5E77" w:rsidRPr="00E8285A" w:rsidRDefault="00BD5E77" w:rsidP="00BD5E77">
            <w:pPr>
              <w:rPr>
                <w:rFonts w:asciiTheme="minorHAnsi" w:hAnsiTheme="minorHAnsi" w:hint="eastAsia"/>
                <w:szCs w:val="20"/>
              </w:rPr>
            </w:pPr>
            <w:r w:rsidRPr="0041138D">
              <w:rPr>
                <w:rFonts w:asciiTheme="minorHAnsi" w:hAnsiTheme="minorHAnsi"/>
                <w:szCs w:val="20"/>
              </w:rPr>
              <w:t>A pattern that keeps a large payload in storage and passes a reference on the message.</w:t>
            </w:r>
          </w:p>
        </w:tc>
      </w:tr>
      <w:tr w:rsidR="00BD5E77" w:rsidRPr="009527A4" w14:paraId="2C803AB4" w14:textId="77777777">
        <w:tc>
          <w:tcPr>
            <w:tcW w:w="2122" w:type="dxa"/>
            <w:vAlign w:val="center"/>
          </w:tcPr>
          <w:p w14:paraId="0E7B8EAA" w14:textId="4E58C708" w:rsidR="00BD5E77" w:rsidRPr="00E8285A" w:rsidRDefault="00BD5E77" w:rsidP="00BD5E77">
            <w:pPr>
              <w:rPr>
                <w:rFonts w:asciiTheme="minorHAnsi" w:hAnsiTheme="minorHAnsi" w:hint="eastAsia"/>
                <w:szCs w:val="20"/>
              </w:rPr>
            </w:pPr>
            <w:r w:rsidRPr="0041138D">
              <w:rPr>
                <w:rFonts w:asciiTheme="minorHAnsi" w:hAnsiTheme="minorHAnsi"/>
                <w:szCs w:val="20"/>
              </w:rPr>
              <w:t>Idempotency</w:t>
            </w:r>
          </w:p>
        </w:tc>
        <w:tc>
          <w:tcPr>
            <w:tcW w:w="7229" w:type="dxa"/>
            <w:vAlign w:val="center"/>
          </w:tcPr>
          <w:p w14:paraId="351CCA0E" w14:textId="3ED86E39" w:rsidR="00BD5E77" w:rsidRPr="00E8285A" w:rsidRDefault="00BD5E77" w:rsidP="00BD5E77">
            <w:pPr>
              <w:rPr>
                <w:rFonts w:asciiTheme="minorHAnsi" w:hAnsiTheme="minorHAnsi" w:hint="eastAsia"/>
                <w:szCs w:val="20"/>
              </w:rPr>
            </w:pPr>
            <w:r w:rsidRPr="0041138D">
              <w:rPr>
                <w:rFonts w:asciiTheme="minorHAnsi" w:hAnsiTheme="minorHAnsi"/>
                <w:szCs w:val="20"/>
              </w:rPr>
              <w:t>The property that applying the same message more than once has no additional effect.</w:t>
            </w:r>
          </w:p>
        </w:tc>
      </w:tr>
      <w:tr w:rsidR="00BD5E77" w:rsidRPr="009527A4" w14:paraId="66BDDCC2" w14:textId="77777777">
        <w:tc>
          <w:tcPr>
            <w:tcW w:w="2122" w:type="dxa"/>
            <w:vAlign w:val="center"/>
          </w:tcPr>
          <w:p w14:paraId="38CF2729" w14:textId="1CCAF863" w:rsidR="00BD5E77" w:rsidRPr="00E8285A" w:rsidRDefault="00BD5E77" w:rsidP="00BD5E77">
            <w:pPr>
              <w:rPr>
                <w:rFonts w:asciiTheme="minorHAnsi" w:hAnsiTheme="minorHAnsi" w:hint="eastAsia"/>
                <w:szCs w:val="20"/>
              </w:rPr>
            </w:pPr>
            <w:r w:rsidRPr="0041138D">
              <w:rPr>
                <w:rFonts w:asciiTheme="minorHAnsi" w:hAnsiTheme="minorHAnsi"/>
                <w:szCs w:val="20"/>
              </w:rPr>
              <w:t>Bordereau</w:t>
            </w:r>
          </w:p>
        </w:tc>
        <w:tc>
          <w:tcPr>
            <w:tcW w:w="7229" w:type="dxa"/>
            <w:vAlign w:val="center"/>
          </w:tcPr>
          <w:p w14:paraId="7E1E2D54" w14:textId="31A7B5BF" w:rsidR="00BD5E77" w:rsidRPr="00E8285A" w:rsidRDefault="00BD5E77" w:rsidP="00BD5E77">
            <w:pPr>
              <w:rPr>
                <w:rFonts w:asciiTheme="minorHAnsi" w:hAnsiTheme="minorHAnsi" w:hint="eastAsia"/>
                <w:szCs w:val="20"/>
              </w:rPr>
            </w:pPr>
            <w:r w:rsidRPr="0041138D">
              <w:rPr>
                <w:rFonts w:asciiTheme="minorHAnsi" w:hAnsiTheme="minorHAnsi"/>
                <w:szCs w:val="20"/>
              </w:rPr>
              <w:t>A delegated-authority premium or claims report provided by a cover holder.</w:t>
            </w:r>
          </w:p>
        </w:tc>
      </w:tr>
      <w:tr w:rsidR="00BD5E77" w:rsidRPr="009527A4" w14:paraId="002D1A23" w14:textId="77777777">
        <w:tc>
          <w:tcPr>
            <w:tcW w:w="2122" w:type="dxa"/>
            <w:vAlign w:val="center"/>
          </w:tcPr>
          <w:p w14:paraId="1E7F91C2" w14:textId="5D507007" w:rsidR="00BD5E77" w:rsidRPr="00E8285A" w:rsidRDefault="00BD5E77" w:rsidP="00BD5E77">
            <w:pPr>
              <w:rPr>
                <w:rFonts w:asciiTheme="minorHAnsi" w:hAnsiTheme="minorHAnsi" w:hint="eastAsia"/>
                <w:szCs w:val="20"/>
              </w:rPr>
            </w:pPr>
            <w:r w:rsidRPr="0041138D">
              <w:rPr>
                <w:rFonts w:asciiTheme="minorHAnsi" w:hAnsiTheme="minorHAnsi"/>
                <w:szCs w:val="20"/>
              </w:rPr>
              <w:t>TDA</w:t>
            </w:r>
          </w:p>
        </w:tc>
        <w:tc>
          <w:tcPr>
            <w:tcW w:w="7229" w:type="dxa"/>
            <w:vAlign w:val="center"/>
          </w:tcPr>
          <w:p w14:paraId="1F079007" w14:textId="71E6A90A" w:rsidR="00BD5E77" w:rsidRPr="00E8285A" w:rsidRDefault="00BD5E77" w:rsidP="00BD5E77">
            <w:pPr>
              <w:rPr>
                <w:rFonts w:asciiTheme="minorHAnsi" w:hAnsiTheme="minorHAnsi" w:hint="eastAsia"/>
                <w:szCs w:val="20"/>
              </w:rPr>
            </w:pPr>
            <w:r w:rsidRPr="0041138D">
              <w:rPr>
                <w:rFonts w:asciiTheme="minorHAnsi" w:hAnsiTheme="minorHAnsi"/>
                <w:szCs w:val="20"/>
              </w:rPr>
              <w:t>Technical Design Authority.</w:t>
            </w:r>
          </w:p>
        </w:tc>
      </w:tr>
      <w:tr w:rsidR="00E8285A" w:rsidRPr="009527A4" w14:paraId="39168E23" w14:textId="77777777">
        <w:tc>
          <w:tcPr>
            <w:tcW w:w="2122" w:type="dxa"/>
            <w:vAlign w:val="center"/>
          </w:tcPr>
          <w:p w14:paraId="478E3C3F" w14:textId="3D273ADF" w:rsidR="00E8285A" w:rsidRPr="00E8285A" w:rsidRDefault="00E8285A" w:rsidP="00E8285A">
            <w:pPr>
              <w:rPr>
                <w:rFonts w:asciiTheme="minorHAnsi" w:hAnsiTheme="minorHAnsi" w:hint="eastAsia"/>
                <w:szCs w:val="20"/>
              </w:rPr>
            </w:pPr>
            <w:r w:rsidRPr="00E8285A">
              <w:rPr>
                <w:rFonts w:asciiTheme="minorHAnsi" w:hAnsiTheme="minorHAnsi"/>
                <w:szCs w:val="20"/>
              </w:rPr>
              <w:t>ADF</w:t>
            </w:r>
          </w:p>
        </w:tc>
        <w:tc>
          <w:tcPr>
            <w:tcW w:w="7229" w:type="dxa"/>
            <w:vAlign w:val="center"/>
          </w:tcPr>
          <w:p w14:paraId="36AA29E9" w14:textId="250A59DA" w:rsidR="00E8285A" w:rsidRPr="00E8285A" w:rsidRDefault="00E8285A" w:rsidP="00E8285A">
            <w:pPr>
              <w:rPr>
                <w:rFonts w:asciiTheme="minorHAnsi" w:hAnsiTheme="minorHAnsi" w:hint="eastAsia"/>
                <w:szCs w:val="20"/>
              </w:rPr>
            </w:pPr>
            <w:r w:rsidRPr="00E8285A">
              <w:rPr>
                <w:rFonts w:asciiTheme="minorHAnsi" w:hAnsiTheme="minorHAnsi"/>
                <w:szCs w:val="20"/>
              </w:rPr>
              <w:t>Azure Data Factory.</w:t>
            </w:r>
          </w:p>
        </w:tc>
      </w:tr>
      <w:tr w:rsidR="00E8285A" w:rsidRPr="009527A4" w14:paraId="71DCE928" w14:textId="77777777">
        <w:tc>
          <w:tcPr>
            <w:tcW w:w="2122" w:type="dxa"/>
            <w:vAlign w:val="center"/>
          </w:tcPr>
          <w:p w14:paraId="74D5C5F7" w14:textId="42E98995" w:rsidR="00E8285A" w:rsidRPr="00E8285A" w:rsidRDefault="00E8285A" w:rsidP="00E8285A">
            <w:pPr>
              <w:rPr>
                <w:rFonts w:asciiTheme="minorHAnsi" w:hAnsiTheme="minorHAnsi" w:hint="eastAsia"/>
                <w:szCs w:val="20"/>
              </w:rPr>
            </w:pPr>
            <w:r w:rsidRPr="00E8285A">
              <w:rPr>
                <w:rFonts w:asciiTheme="minorHAnsi" w:hAnsiTheme="minorHAnsi"/>
                <w:szCs w:val="20"/>
              </w:rPr>
              <w:t>ADLS</w:t>
            </w:r>
          </w:p>
        </w:tc>
        <w:tc>
          <w:tcPr>
            <w:tcW w:w="7229" w:type="dxa"/>
            <w:vAlign w:val="center"/>
          </w:tcPr>
          <w:p w14:paraId="4818936F" w14:textId="14500242" w:rsidR="00E8285A" w:rsidRPr="00E8285A" w:rsidRDefault="00E8285A" w:rsidP="00E8285A">
            <w:pPr>
              <w:rPr>
                <w:rFonts w:asciiTheme="minorHAnsi" w:hAnsiTheme="minorHAnsi" w:hint="eastAsia"/>
                <w:szCs w:val="20"/>
              </w:rPr>
            </w:pPr>
            <w:r w:rsidRPr="00E8285A">
              <w:rPr>
                <w:rFonts w:asciiTheme="minorHAnsi" w:hAnsiTheme="minorHAnsi"/>
                <w:szCs w:val="20"/>
              </w:rPr>
              <w:t>Azure Data Lake Storage.</w:t>
            </w:r>
          </w:p>
        </w:tc>
      </w:tr>
      <w:tr w:rsidR="00E8285A" w:rsidRPr="009527A4" w14:paraId="2FDB5583" w14:textId="77777777">
        <w:tc>
          <w:tcPr>
            <w:tcW w:w="2122" w:type="dxa"/>
            <w:vAlign w:val="center"/>
          </w:tcPr>
          <w:p w14:paraId="34C6A3CF" w14:textId="0C6C61FA" w:rsidR="00E8285A" w:rsidRPr="00E8285A" w:rsidRDefault="00E8285A" w:rsidP="00E8285A">
            <w:pPr>
              <w:rPr>
                <w:rFonts w:asciiTheme="minorHAnsi" w:hAnsiTheme="minorHAnsi" w:hint="eastAsia"/>
                <w:szCs w:val="20"/>
              </w:rPr>
            </w:pPr>
            <w:r w:rsidRPr="00E8285A">
              <w:rPr>
                <w:rFonts w:asciiTheme="minorHAnsi" w:hAnsiTheme="minorHAnsi"/>
                <w:szCs w:val="20"/>
              </w:rPr>
              <w:t>HLSA</w:t>
            </w:r>
          </w:p>
        </w:tc>
        <w:tc>
          <w:tcPr>
            <w:tcW w:w="7229" w:type="dxa"/>
            <w:vAlign w:val="center"/>
          </w:tcPr>
          <w:p w14:paraId="43871271" w14:textId="34F77010" w:rsidR="00E8285A" w:rsidRPr="00E8285A" w:rsidRDefault="00E8285A" w:rsidP="00E8285A">
            <w:pPr>
              <w:rPr>
                <w:rFonts w:asciiTheme="minorHAnsi" w:hAnsiTheme="minorHAnsi" w:hint="eastAsia"/>
                <w:szCs w:val="20"/>
              </w:rPr>
            </w:pPr>
            <w:r w:rsidRPr="00E8285A">
              <w:rPr>
                <w:rFonts w:asciiTheme="minorHAnsi" w:hAnsiTheme="minorHAnsi"/>
                <w:szCs w:val="20"/>
              </w:rPr>
              <w:t>High Level Solution Architecture.</w:t>
            </w:r>
          </w:p>
        </w:tc>
      </w:tr>
      <w:tr w:rsidR="00E8285A" w:rsidRPr="009527A4" w14:paraId="2EA6FA6B" w14:textId="77777777">
        <w:tc>
          <w:tcPr>
            <w:tcW w:w="2122" w:type="dxa"/>
            <w:vAlign w:val="center"/>
          </w:tcPr>
          <w:p w14:paraId="5D3A47CF" w14:textId="56E1B0BD" w:rsidR="00E8285A" w:rsidRPr="00E8285A" w:rsidRDefault="00E8285A" w:rsidP="00E8285A">
            <w:pPr>
              <w:rPr>
                <w:rFonts w:asciiTheme="minorHAnsi" w:hAnsiTheme="minorHAnsi" w:hint="eastAsia"/>
                <w:szCs w:val="20"/>
              </w:rPr>
            </w:pPr>
            <w:r w:rsidRPr="00E8285A">
              <w:rPr>
                <w:rFonts w:asciiTheme="minorHAnsi" w:hAnsiTheme="minorHAnsi"/>
                <w:szCs w:val="20"/>
              </w:rPr>
              <w:t>SME</w:t>
            </w:r>
          </w:p>
        </w:tc>
        <w:tc>
          <w:tcPr>
            <w:tcW w:w="7229" w:type="dxa"/>
            <w:vAlign w:val="center"/>
          </w:tcPr>
          <w:p w14:paraId="1FE1A5EB" w14:textId="2B4622A5" w:rsidR="00E8285A" w:rsidRPr="00E8285A" w:rsidRDefault="00E8285A" w:rsidP="00E8285A">
            <w:pPr>
              <w:rPr>
                <w:rFonts w:asciiTheme="minorHAnsi" w:hAnsiTheme="minorHAnsi" w:hint="eastAsia"/>
                <w:szCs w:val="20"/>
              </w:rPr>
            </w:pPr>
            <w:r w:rsidRPr="00E8285A">
              <w:rPr>
                <w:rFonts w:asciiTheme="minorHAnsi" w:hAnsiTheme="minorHAnsi"/>
                <w:szCs w:val="20"/>
              </w:rPr>
              <w:t>Subject Matter Expert.</w:t>
            </w:r>
          </w:p>
        </w:tc>
      </w:tr>
      <w:tr w:rsidR="00E8285A" w:rsidRPr="009527A4" w14:paraId="79F3C5D5" w14:textId="77777777">
        <w:tc>
          <w:tcPr>
            <w:tcW w:w="2122" w:type="dxa"/>
            <w:vAlign w:val="center"/>
          </w:tcPr>
          <w:p w14:paraId="00C17ABB" w14:textId="17F968EA" w:rsidR="00E8285A" w:rsidRPr="00E8285A" w:rsidRDefault="00E8285A" w:rsidP="00E8285A">
            <w:pPr>
              <w:rPr>
                <w:rFonts w:asciiTheme="minorHAnsi" w:hAnsiTheme="minorHAnsi" w:hint="eastAsia"/>
                <w:szCs w:val="20"/>
              </w:rPr>
            </w:pPr>
            <w:r w:rsidRPr="00E8285A">
              <w:rPr>
                <w:rFonts w:asciiTheme="minorHAnsi" w:hAnsiTheme="minorHAnsi"/>
                <w:szCs w:val="20"/>
              </w:rPr>
              <w:t>RBAC</w:t>
            </w:r>
          </w:p>
        </w:tc>
        <w:tc>
          <w:tcPr>
            <w:tcW w:w="7229" w:type="dxa"/>
            <w:vAlign w:val="center"/>
          </w:tcPr>
          <w:p w14:paraId="198E0F75" w14:textId="563AA3DC" w:rsidR="00E8285A" w:rsidRPr="00E8285A" w:rsidRDefault="00E8285A" w:rsidP="00E8285A">
            <w:pPr>
              <w:rPr>
                <w:rFonts w:asciiTheme="minorHAnsi" w:hAnsiTheme="minorHAnsi" w:hint="eastAsia"/>
                <w:szCs w:val="20"/>
              </w:rPr>
            </w:pPr>
            <w:r w:rsidRPr="00E8285A">
              <w:rPr>
                <w:rFonts w:asciiTheme="minorHAnsi" w:hAnsiTheme="minorHAnsi"/>
                <w:szCs w:val="20"/>
              </w:rPr>
              <w:t>Role-Based Access Control.</w:t>
            </w:r>
          </w:p>
        </w:tc>
      </w:tr>
      <w:tr w:rsidR="00E8285A" w:rsidRPr="009527A4" w14:paraId="65A49E9C" w14:textId="77777777">
        <w:tc>
          <w:tcPr>
            <w:tcW w:w="2122" w:type="dxa"/>
            <w:vAlign w:val="center"/>
          </w:tcPr>
          <w:p w14:paraId="62489949" w14:textId="7765B08B" w:rsidR="00E8285A" w:rsidRPr="00E8285A" w:rsidRDefault="00E8285A" w:rsidP="00E8285A">
            <w:pPr>
              <w:rPr>
                <w:rFonts w:asciiTheme="minorHAnsi" w:hAnsiTheme="minorHAnsi" w:hint="eastAsia"/>
                <w:szCs w:val="20"/>
              </w:rPr>
            </w:pPr>
            <w:r w:rsidRPr="00E8285A">
              <w:rPr>
                <w:rFonts w:asciiTheme="minorHAnsi" w:hAnsiTheme="minorHAnsi"/>
                <w:szCs w:val="20"/>
              </w:rPr>
              <w:t>NSG</w:t>
            </w:r>
          </w:p>
        </w:tc>
        <w:tc>
          <w:tcPr>
            <w:tcW w:w="7229" w:type="dxa"/>
            <w:vAlign w:val="center"/>
          </w:tcPr>
          <w:p w14:paraId="162D5F10" w14:textId="1332B797" w:rsidR="00E8285A" w:rsidRPr="00E8285A" w:rsidRDefault="00E8285A" w:rsidP="00E8285A">
            <w:pPr>
              <w:rPr>
                <w:rFonts w:asciiTheme="minorHAnsi" w:hAnsiTheme="minorHAnsi" w:hint="eastAsia"/>
                <w:szCs w:val="20"/>
              </w:rPr>
            </w:pPr>
            <w:r w:rsidRPr="00E8285A">
              <w:rPr>
                <w:rFonts w:asciiTheme="minorHAnsi" w:hAnsiTheme="minorHAnsi"/>
                <w:szCs w:val="20"/>
              </w:rPr>
              <w:t>Network Security Group.</w:t>
            </w:r>
          </w:p>
        </w:tc>
      </w:tr>
      <w:tr w:rsidR="00E8285A" w:rsidRPr="009527A4" w14:paraId="1291C618" w14:textId="77777777">
        <w:tc>
          <w:tcPr>
            <w:tcW w:w="2122" w:type="dxa"/>
            <w:vAlign w:val="center"/>
          </w:tcPr>
          <w:p w14:paraId="2235179D" w14:textId="7D6952B1" w:rsidR="00E8285A" w:rsidRPr="00E8285A" w:rsidRDefault="00E8285A" w:rsidP="00E8285A">
            <w:pPr>
              <w:rPr>
                <w:rFonts w:asciiTheme="minorHAnsi" w:hAnsiTheme="minorHAnsi" w:hint="eastAsia"/>
                <w:szCs w:val="20"/>
              </w:rPr>
            </w:pPr>
            <w:r w:rsidRPr="00E8285A">
              <w:rPr>
                <w:rFonts w:asciiTheme="minorHAnsi" w:hAnsiTheme="minorHAnsi"/>
                <w:szCs w:val="20"/>
              </w:rPr>
              <w:t>OAuth</w:t>
            </w:r>
          </w:p>
        </w:tc>
        <w:tc>
          <w:tcPr>
            <w:tcW w:w="7229" w:type="dxa"/>
            <w:vAlign w:val="center"/>
          </w:tcPr>
          <w:p w14:paraId="69D7B042" w14:textId="4C96578C" w:rsidR="00E8285A" w:rsidRPr="00E8285A" w:rsidRDefault="00E8285A" w:rsidP="00E8285A">
            <w:pPr>
              <w:rPr>
                <w:rFonts w:asciiTheme="minorHAnsi" w:hAnsiTheme="minorHAnsi" w:hint="eastAsia"/>
                <w:szCs w:val="20"/>
              </w:rPr>
            </w:pPr>
            <w:r w:rsidRPr="00E8285A">
              <w:rPr>
                <w:rFonts w:asciiTheme="minorHAnsi" w:hAnsiTheme="minorHAnsi"/>
                <w:szCs w:val="20"/>
              </w:rPr>
              <w:t>Open Authorization framework used for delegated access to protected resources.</w:t>
            </w:r>
          </w:p>
        </w:tc>
      </w:tr>
      <w:tr w:rsidR="00E8285A" w:rsidRPr="009527A4" w14:paraId="3C7EA101" w14:textId="77777777">
        <w:tc>
          <w:tcPr>
            <w:tcW w:w="2122" w:type="dxa"/>
            <w:vAlign w:val="center"/>
          </w:tcPr>
          <w:p w14:paraId="4EA07312" w14:textId="60F38658" w:rsidR="00E8285A" w:rsidRPr="00E8285A" w:rsidRDefault="00E8285A" w:rsidP="00E8285A">
            <w:pPr>
              <w:rPr>
                <w:rFonts w:asciiTheme="minorHAnsi" w:hAnsiTheme="minorHAnsi" w:hint="eastAsia"/>
                <w:szCs w:val="20"/>
              </w:rPr>
            </w:pPr>
            <w:r w:rsidRPr="00E8285A">
              <w:rPr>
                <w:rFonts w:asciiTheme="minorHAnsi" w:hAnsiTheme="minorHAnsi"/>
                <w:szCs w:val="20"/>
              </w:rPr>
              <w:t>OIDC</w:t>
            </w:r>
          </w:p>
        </w:tc>
        <w:tc>
          <w:tcPr>
            <w:tcW w:w="7229" w:type="dxa"/>
            <w:vAlign w:val="center"/>
          </w:tcPr>
          <w:p w14:paraId="7C6B53E6" w14:textId="66567052" w:rsidR="00E8285A" w:rsidRPr="00E8285A" w:rsidRDefault="00E8285A" w:rsidP="00E8285A">
            <w:pPr>
              <w:rPr>
                <w:rFonts w:asciiTheme="minorHAnsi" w:hAnsiTheme="minorHAnsi" w:hint="eastAsia"/>
                <w:szCs w:val="20"/>
              </w:rPr>
            </w:pPr>
            <w:r w:rsidRPr="00E8285A">
              <w:rPr>
                <w:rFonts w:asciiTheme="minorHAnsi" w:hAnsiTheme="minorHAnsi"/>
                <w:szCs w:val="20"/>
              </w:rPr>
              <w:t>OpenID Connect; an authentication protocol built on OAuth 2.0.</w:t>
            </w:r>
          </w:p>
        </w:tc>
      </w:tr>
      <w:tr w:rsidR="00E8285A" w:rsidRPr="009527A4" w14:paraId="2088655F" w14:textId="77777777">
        <w:tc>
          <w:tcPr>
            <w:tcW w:w="2122" w:type="dxa"/>
            <w:vAlign w:val="center"/>
          </w:tcPr>
          <w:p w14:paraId="07A6F50B" w14:textId="2BA5BEA9" w:rsidR="00E8285A" w:rsidRPr="00E8285A" w:rsidRDefault="00E8285A" w:rsidP="00E8285A">
            <w:pPr>
              <w:rPr>
                <w:rFonts w:asciiTheme="minorHAnsi" w:hAnsiTheme="minorHAnsi" w:hint="eastAsia"/>
                <w:szCs w:val="20"/>
              </w:rPr>
            </w:pPr>
            <w:r w:rsidRPr="00E8285A">
              <w:rPr>
                <w:rFonts w:asciiTheme="minorHAnsi" w:hAnsiTheme="minorHAnsi"/>
                <w:szCs w:val="20"/>
              </w:rPr>
              <w:t>mTLS</w:t>
            </w:r>
          </w:p>
        </w:tc>
        <w:tc>
          <w:tcPr>
            <w:tcW w:w="7229" w:type="dxa"/>
            <w:vAlign w:val="center"/>
          </w:tcPr>
          <w:p w14:paraId="2B135AA0" w14:textId="1090285F" w:rsidR="00E8285A" w:rsidRPr="00E8285A" w:rsidRDefault="00E8285A" w:rsidP="00E8285A">
            <w:pPr>
              <w:rPr>
                <w:rFonts w:asciiTheme="minorHAnsi" w:hAnsiTheme="minorHAnsi" w:hint="eastAsia"/>
                <w:szCs w:val="20"/>
              </w:rPr>
            </w:pPr>
            <w:r w:rsidRPr="00E8285A">
              <w:rPr>
                <w:rFonts w:asciiTheme="minorHAnsi" w:hAnsiTheme="minorHAnsi"/>
                <w:szCs w:val="20"/>
              </w:rPr>
              <w:t>Mutual Transport Layer Security, where both client and server authenticate each other.</w:t>
            </w:r>
          </w:p>
        </w:tc>
      </w:tr>
      <w:tr w:rsidR="00E8285A" w:rsidRPr="009527A4" w14:paraId="25578E45" w14:textId="77777777">
        <w:tc>
          <w:tcPr>
            <w:tcW w:w="2122" w:type="dxa"/>
            <w:vAlign w:val="center"/>
          </w:tcPr>
          <w:p w14:paraId="7D3FAE5E" w14:textId="2AF9B274" w:rsidR="00E8285A" w:rsidRPr="00E8285A" w:rsidRDefault="00E8285A" w:rsidP="00E8285A">
            <w:pPr>
              <w:rPr>
                <w:rFonts w:asciiTheme="minorHAnsi" w:hAnsiTheme="minorHAnsi" w:hint="eastAsia"/>
                <w:szCs w:val="20"/>
              </w:rPr>
            </w:pPr>
            <w:r w:rsidRPr="00E8285A">
              <w:rPr>
                <w:rFonts w:asciiTheme="minorHAnsi" w:hAnsiTheme="minorHAnsi"/>
                <w:szCs w:val="20"/>
              </w:rPr>
              <w:t>TLS</w:t>
            </w:r>
          </w:p>
        </w:tc>
        <w:tc>
          <w:tcPr>
            <w:tcW w:w="7229" w:type="dxa"/>
            <w:vAlign w:val="center"/>
          </w:tcPr>
          <w:p w14:paraId="0F114A2E" w14:textId="483FC742" w:rsidR="00E8285A" w:rsidRPr="00E8285A" w:rsidRDefault="00E8285A" w:rsidP="00E8285A">
            <w:pPr>
              <w:rPr>
                <w:rFonts w:asciiTheme="minorHAnsi" w:hAnsiTheme="minorHAnsi" w:hint="eastAsia"/>
                <w:szCs w:val="20"/>
              </w:rPr>
            </w:pPr>
            <w:r w:rsidRPr="00E8285A">
              <w:rPr>
                <w:rFonts w:asciiTheme="minorHAnsi" w:hAnsiTheme="minorHAnsi"/>
                <w:szCs w:val="20"/>
              </w:rPr>
              <w:t>Transport Layer Security, the standard protocol for encrypting network communications.</w:t>
            </w:r>
          </w:p>
        </w:tc>
      </w:tr>
      <w:tr w:rsidR="00E8285A" w:rsidRPr="009527A4" w14:paraId="453B0ABC" w14:textId="77777777">
        <w:tc>
          <w:tcPr>
            <w:tcW w:w="2122" w:type="dxa"/>
            <w:vAlign w:val="center"/>
          </w:tcPr>
          <w:p w14:paraId="34C15E5F" w14:textId="0517AE6F" w:rsidR="00E8285A" w:rsidRPr="00E8285A" w:rsidRDefault="00E8285A" w:rsidP="00E8285A">
            <w:pPr>
              <w:rPr>
                <w:rFonts w:asciiTheme="minorHAnsi" w:hAnsiTheme="minorHAnsi" w:hint="eastAsia"/>
                <w:szCs w:val="20"/>
              </w:rPr>
            </w:pPr>
            <w:r w:rsidRPr="00E8285A">
              <w:rPr>
                <w:rFonts w:asciiTheme="minorHAnsi" w:hAnsiTheme="minorHAnsi"/>
                <w:szCs w:val="20"/>
              </w:rPr>
              <w:t>CDC</w:t>
            </w:r>
          </w:p>
        </w:tc>
        <w:tc>
          <w:tcPr>
            <w:tcW w:w="7229" w:type="dxa"/>
            <w:vAlign w:val="center"/>
          </w:tcPr>
          <w:p w14:paraId="794E2053" w14:textId="788B8D85" w:rsidR="00E8285A" w:rsidRPr="00E8285A" w:rsidRDefault="00E8285A" w:rsidP="00E8285A">
            <w:pPr>
              <w:rPr>
                <w:rFonts w:asciiTheme="minorHAnsi" w:hAnsiTheme="minorHAnsi" w:hint="eastAsia"/>
                <w:szCs w:val="20"/>
              </w:rPr>
            </w:pPr>
            <w:r w:rsidRPr="00E8285A">
              <w:rPr>
                <w:rFonts w:asciiTheme="minorHAnsi" w:hAnsiTheme="minorHAnsi"/>
                <w:szCs w:val="20"/>
              </w:rPr>
              <w:t>Change Data Capture, a technique for identifying and processing data changes incrementally.</w:t>
            </w:r>
          </w:p>
        </w:tc>
      </w:tr>
      <w:tr w:rsidR="00E8285A" w:rsidRPr="009527A4" w14:paraId="080940D8" w14:textId="77777777">
        <w:tc>
          <w:tcPr>
            <w:tcW w:w="2122" w:type="dxa"/>
            <w:vAlign w:val="center"/>
          </w:tcPr>
          <w:p w14:paraId="57F43323" w14:textId="66095A2F" w:rsidR="00E8285A" w:rsidRPr="00E8285A" w:rsidRDefault="00E8285A" w:rsidP="00E8285A">
            <w:pPr>
              <w:rPr>
                <w:rFonts w:asciiTheme="minorHAnsi" w:hAnsiTheme="minorHAnsi" w:hint="eastAsia"/>
                <w:szCs w:val="20"/>
              </w:rPr>
            </w:pPr>
            <w:r w:rsidRPr="00E8285A">
              <w:rPr>
                <w:rFonts w:asciiTheme="minorHAnsi" w:hAnsiTheme="minorHAnsi"/>
                <w:szCs w:val="20"/>
              </w:rPr>
              <w:t>DLQ</w:t>
            </w:r>
          </w:p>
        </w:tc>
        <w:tc>
          <w:tcPr>
            <w:tcW w:w="7229" w:type="dxa"/>
            <w:vAlign w:val="center"/>
          </w:tcPr>
          <w:p w14:paraId="4E5AAF70" w14:textId="0FD5B45D" w:rsidR="00E8285A" w:rsidRPr="00E8285A" w:rsidRDefault="00E8285A" w:rsidP="00E8285A">
            <w:pPr>
              <w:rPr>
                <w:rFonts w:asciiTheme="minorHAnsi" w:hAnsiTheme="minorHAnsi" w:hint="eastAsia"/>
                <w:szCs w:val="20"/>
              </w:rPr>
            </w:pPr>
            <w:r w:rsidRPr="00E8285A">
              <w:rPr>
                <w:rFonts w:asciiTheme="minorHAnsi" w:hAnsiTheme="minorHAnsi"/>
                <w:szCs w:val="20"/>
              </w:rPr>
              <w:t>Dead Letter Queue, a queue used to hold messages that cannot be processed successfully.</w:t>
            </w:r>
          </w:p>
        </w:tc>
      </w:tr>
      <w:tr w:rsidR="00E8285A" w:rsidRPr="009527A4" w14:paraId="02F539DF" w14:textId="77777777">
        <w:tc>
          <w:tcPr>
            <w:tcW w:w="2122" w:type="dxa"/>
            <w:vAlign w:val="center"/>
          </w:tcPr>
          <w:p w14:paraId="6E451DDB" w14:textId="14B9E1E0" w:rsidR="00E8285A" w:rsidRPr="00E8285A" w:rsidRDefault="00E8285A" w:rsidP="00E8285A">
            <w:pPr>
              <w:rPr>
                <w:rFonts w:asciiTheme="minorHAnsi" w:hAnsiTheme="minorHAnsi" w:hint="eastAsia"/>
                <w:szCs w:val="20"/>
              </w:rPr>
            </w:pPr>
            <w:r w:rsidRPr="00E8285A">
              <w:rPr>
                <w:rFonts w:asciiTheme="minorHAnsi" w:hAnsiTheme="minorHAnsi"/>
                <w:szCs w:val="20"/>
              </w:rPr>
              <w:t>ELT</w:t>
            </w:r>
          </w:p>
        </w:tc>
        <w:tc>
          <w:tcPr>
            <w:tcW w:w="7229" w:type="dxa"/>
            <w:vAlign w:val="center"/>
          </w:tcPr>
          <w:p w14:paraId="6C9749C0" w14:textId="3A1B1B41" w:rsidR="00E8285A" w:rsidRPr="00E8285A" w:rsidRDefault="00E8285A" w:rsidP="00E8285A">
            <w:pPr>
              <w:rPr>
                <w:rFonts w:asciiTheme="minorHAnsi" w:hAnsiTheme="minorHAnsi" w:hint="eastAsia"/>
                <w:szCs w:val="20"/>
              </w:rPr>
            </w:pPr>
            <w:r w:rsidRPr="00E8285A">
              <w:rPr>
                <w:rFonts w:asciiTheme="minorHAnsi" w:hAnsiTheme="minorHAnsi"/>
                <w:szCs w:val="20"/>
              </w:rPr>
              <w:t>Extract, Load, Transform.</w:t>
            </w:r>
          </w:p>
        </w:tc>
      </w:tr>
      <w:tr w:rsidR="00E8285A" w:rsidRPr="009527A4" w14:paraId="6C31A376" w14:textId="77777777">
        <w:tc>
          <w:tcPr>
            <w:tcW w:w="2122" w:type="dxa"/>
            <w:vAlign w:val="center"/>
          </w:tcPr>
          <w:p w14:paraId="6D53C607" w14:textId="4758E70B" w:rsidR="00E8285A" w:rsidRPr="00E8285A" w:rsidRDefault="00E8285A" w:rsidP="00E8285A">
            <w:pPr>
              <w:rPr>
                <w:rFonts w:asciiTheme="minorHAnsi" w:hAnsiTheme="minorHAnsi" w:hint="eastAsia"/>
                <w:szCs w:val="20"/>
              </w:rPr>
            </w:pPr>
            <w:r w:rsidRPr="00E8285A">
              <w:rPr>
                <w:rFonts w:asciiTheme="minorHAnsi" w:hAnsiTheme="minorHAnsi"/>
                <w:szCs w:val="20"/>
              </w:rPr>
              <w:t>ETL</w:t>
            </w:r>
          </w:p>
        </w:tc>
        <w:tc>
          <w:tcPr>
            <w:tcW w:w="7229" w:type="dxa"/>
            <w:vAlign w:val="center"/>
          </w:tcPr>
          <w:p w14:paraId="41E0E803" w14:textId="38A47088" w:rsidR="00E8285A" w:rsidRPr="00E8285A" w:rsidRDefault="00E8285A" w:rsidP="00E8285A">
            <w:pPr>
              <w:rPr>
                <w:rFonts w:asciiTheme="minorHAnsi" w:hAnsiTheme="minorHAnsi" w:hint="eastAsia"/>
                <w:szCs w:val="20"/>
              </w:rPr>
            </w:pPr>
            <w:r w:rsidRPr="00E8285A">
              <w:rPr>
                <w:rFonts w:asciiTheme="minorHAnsi" w:hAnsiTheme="minorHAnsi"/>
                <w:szCs w:val="20"/>
              </w:rPr>
              <w:t>Extract, Transform, Load.</w:t>
            </w:r>
          </w:p>
        </w:tc>
      </w:tr>
      <w:tr w:rsidR="00E8285A" w:rsidRPr="009527A4" w14:paraId="7DD7E215" w14:textId="77777777">
        <w:tc>
          <w:tcPr>
            <w:tcW w:w="2122" w:type="dxa"/>
            <w:vAlign w:val="center"/>
          </w:tcPr>
          <w:p w14:paraId="75E45130" w14:textId="5E0942C0" w:rsidR="00E8285A" w:rsidRPr="00E8285A" w:rsidRDefault="00E8285A" w:rsidP="00E8285A">
            <w:pPr>
              <w:rPr>
                <w:rFonts w:asciiTheme="minorHAnsi" w:hAnsiTheme="minorHAnsi" w:hint="eastAsia"/>
                <w:szCs w:val="20"/>
              </w:rPr>
            </w:pPr>
            <w:r w:rsidRPr="00E8285A">
              <w:rPr>
                <w:rFonts w:asciiTheme="minorHAnsi" w:hAnsiTheme="minorHAnsi"/>
                <w:szCs w:val="20"/>
              </w:rPr>
              <w:t>SDK</w:t>
            </w:r>
          </w:p>
        </w:tc>
        <w:tc>
          <w:tcPr>
            <w:tcW w:w="7229" w:type="dxa"/>
            <w:vAlign w:val="center"/>
          </w:tcPr>
          <w:p w14:paraId="530B9174" w14:textId="2452BB29" w:rsidR="00E8285A" w:rsidRPr="00E8285A" w:rsidRDefault="00E8285A" w:rsidP="00E8285A">
            <w:pPr>
              <w:rPr>
                <w:rFonts w:asciiTheme="minorHAnsi" w:hAnsiTheme="minorHAnsi" w:hint="eastAsia"/>
                <w:szCs w:val="20"/>
              </w:rPr>
            </w:pPr>
            <w:r w:rsidRPr="00E8285A">
              <w:rPr>
                <w:rFonts w:asciiTheme="minorHAnsi" w:hAnsiTheme="minorHAnsi"/>
                <w:szCs w:val="20"/>
              </w:rPr>
              <w:t>Software Development Kit.</w:t>
            </w:r>
          </w:p>
        </w:tc>
      </w:tr>
      <w:tr w:rsidR="00E8285A" w:rsidRPr="009527A4" w14:paraId="15361FE3" w14:textId="77777777">
        <w:tc>
          <w:tcPr>
            <w:tcW w:w="2122" w:type="dxa"/>
            <w:vAlign w:val="center"/>
          </w:tcPr>
          <w:p w14:paraId="04C98E65" w14:textId="5871FD30" w:rsidR="00E8285A" w:rsidRPr="00E8285A" w:rsidRDefault="00E8285A" w:rsidP="00E8285A">
            <w:pPr>
              <w:rPr>
                <w:rFonts w:asciiTheme="minorHAnsi" w:hAnsiTheme="minorHAnsi" w:hint="eastAsia"/>
                <w:szCs w:val="20"/>
              </w:rPr>
            </w:pPr>
            <w:r w:rsidRPr="00E8285A">
              <w:rPr>
                <w:rFonts w:asciiTheme="minorHAnsi" w:hAnsiTheme="minorHAnsi"/>
                <w:szCs w:val="20"/>
              </w:rPr>
              <w:t>Snowpipe</w:t>
            </w:r>
          </w:p>
        </w:tc>
        <w:tc>
          <w:tcPr>
            <w:tcW w:w="7229" w:type="dxa"/>
            <w:vAlign w:val="center"/>
          </w:tcPr>
          <w:p w14:paraId="43685949" w14:textId="280AFD58" w:rsidR="00E8285A" w:rsidRPr="00E8285A" w:rsidRDefault="00E8285A" w:rsidP="00E8285A">
            <w:pPr>
              <w:rPr>
                <w:rFonts w:asciiTheme="minorHAnsi" w:hAnsiTheme="minorHAnsi" w:hint="eastAsia"/>
                <w:szCs w:val="20"/>
              </w:rPr>
            </w:pPr>
            <w:r w:rsidRPr="00E8285A">
              <w:rPr>
                <w:rFonts w:asciiTheme="minorHAnsi" w:hAnsiTheme="minorHAnsi"/>
                <w:szCs w:val="20"/>
              </w:rPr>
              <w:t>Snowflake's continuous data ingestion service.</w:t>
            </w:r>
          </w:p>
        </w:tc>
      </w:tr>
      <w:tr w:rsidR="00E8285A" w:rsidRPr="009527A4" w14:paraId="427BDE6A" w14:textId="77777777">
        <w:tc>
          <w:tcPr>
            <w:tcW w:w="2122" w:type="dxa"/>
            <w:vAlign w:val="center"/>
          </w:tcPr>
          <w:p w14:paraId="66D26185" w14:textId="251065DF" w:rsidR="00E8285A" w:rsidRPr="00E8285A" w:rsidRDefault="00E8285A" w:rsidP="00E8285A">
            <w:pPr>
              <w:rPr>
                <w:rFonts w:asciiTheme="minorHAnsi" w:hAnsiTheme="minorHAnsi" w:hint="eastAsia"/>
                <w:szCs w:val="20"/>
              </w:rPr>
            </w:pPr>
            <w:r w:rsidRPr="00E8285A">
              <w:rPr>
                <w:rFonts w:asciiTheme="minorHAnsi" w:hAnsiTheme="minorHAnsi"/>
                <w:szCs w:val="20"/>
              </w:rPr>
              <w:t>Correlation ID</w:t>
            </w:r>
          </w:p>
        </w:tc>
        <w:tc>
          <w:tcPr>
            <w:tcW w:w="7229" w:type="dxa"/>
            <w:vAlign w:val="center"/>
          </w:tcPr>
          <w:p w14:paraId="2FF41950" w14:textId="0120DBEE" w:rsidR="00E8285A" w:rsidRPr="00E8285A" w:rsidRDefault="00E8285A" w:rsidP="00E8285A">
            <w:pPr>
              <w:rPr>
                <w:rFonts w:asciiTheme="minorHAnsi" w:hAnsiTheme="minorHAnsi" w:hint="eastAsia"/>
                <w:szCs w:val="20"/>
              </w:rPr>
            </w:pPr>
            <w:r w:rsidRPr="00E8285A">
              <w:rPr>
                <w:rFonts w:asciiTheme="minorHAnsi" w:hAnsiTheme="minorHAnsi"/>
                <w:szCs w:val="20"/>
              </w:rPr>
              <w:t>A unique identifier used to trace a transaction or message across multiple systems and services.</w:t>
            </w:r>
          </w:p>
        </w:tc>
      </w:tr>
      <w:tr w:rsidR="00E8285A" w:rsidRPr="009527A4" w14:paraId="1F768379" w14:textId="77777777">
        <w:tc>
          <w:tcPr>
            <w:tcW w:w="2122" w:type="dxa"/>
            <w:vAlign w:val="center"/>
          </w:tcPr>
          <w:p w14:paraId="016DFE2B" w14:textId="209E6FBB" w:rsidR="00E8285A" w:rsidRPr="00E8285A" w:rsidRDefault="00E8285A" w:rsidP="00E8285A">
            <w:pPr>
              <w:rPr>
                <w:rFonts w:asciiTheme="minorHAnsi" w:hAnsiTheme="minorHAnsi" w:hint="eastAsia"/>
                <w:szCs w:val="20"/>
              </w:rPr>
            </w:pPr>
            <w:r w:rsidRPr="00E8285A">
              <w:rPr>
                <w:rFonts w:asciiTheme="minorHAnsi" w:hAnsiTheme="minorHAnsi"/>
                <w:szCs w:val="20"/>
              </w:rPr>
              <w:t>ACORD</w:t>
            </w:r>
          </w:p>
        </w:tc>
        <w:tc>
          <w:tcPr>
            <w:tcW w:w="7229" w:type="dxa"/>
            <w:vAlign w:val="center"/>
          </w:tcPr>
          <w:p w14:paraId="73BC7236" w14:textId="79312A4D" w:rsidR="00E8285A" w:rsidRPr="00E8285A" w:rsidRDefault="00E8285A" w:rsidP="00E8285A">
            <w:pPr>
              <w:rPr>
                <w:rFonts w:asciiTheme="minorHAnsi" w:hAnsiTheme="minorHAnsi" w:hint="eastAsia"/>
                <w:szCs w:val="20"/>
              </w:rPr>
            </w:pPr>
            <w:r w:rsidRPr="00E8285A">
              <w:rPr>
                <w:rFonts w:asciiTheme="minorHAnsi" w:hAnsiTheme="minorHAnsi"/>
                <w:szCs w:val="20"/>
              </w:rPr>
              <w:t>Insurance industry standards organisation providing standardised data models and message formats.</w:t>
            </w:r>
          </w:p>
        </w:tc>
      </w:tr>
      <w:tr w:rsidR="00E8285A" w:rsidRPr="009527A4" w14:paraId="76348FF9" w14:textId="77777777">
        <w:tc>
          <w:tcPr>
            <w:tcW w:w="2122" w:type="dxa"/>
            <w:vAlign w:val="center"/>
          </w:tcPr>
          <w:p w14:paraId="50536280" w14:textId="598433B3" w:rsidR="00E8285A" w:rsidRPr="00E8285A" w:rsidRDefault="00E8285A" w:rsidP="00E8285A">
            <w:pPr>
              <w:rPr>
                <w:rFonts w:asciiTheme="minorHAnsi" w:hAnsiTheme="minorHAnsi" w:hint="eastAsia"/>
                <w:szCs w:val="20"/>
              </w:rPr>
            </w:pPr>
            <w:r w:rsidRPr="00E8285A">
              <w:rPr>
                <w:rFonts w:asciiTheme="minorHAnsi" w:hAnsiTheme="minorHAnsi"/>
                <w:szCs w:val="20"/>
              </w:rPr>
              <w:t>CDR</w:t>
            </w:r>
          </w:p>
        </w:tc>
        <w:tc>
          <w:tcPr>
            <w:tcW w:w="7229" w:type="dxa"/>
            <w:vAlign w:val="center"/>
          </w:tcPr>
          <w:p w14:paraId="29F6A56A" w14:textId="3FC037C3" w:rsidR="00E8285A" w:rsidRPr="00E8285A" w:rsidRDefault="00E8285A" w:rsidP="00E8285A">
            <w:pPr>
              <w:rPr>
                <w:rFonts w:asciiTheme="minorHAnsi" w:hAnsiTheme="minorHAnsi" w:hint="eastAsia"/>
                <w:szCs w:val="20"/>
              </w:rPr>
            </w:pPr>
            <w:r w:rsidRPr="00E8285A">
              <w:rPr>
                <w:rFonts w:asciiTheme="minorHAnsi" w:hAnsiTheme="minorHAnsi"/>
                <w:szCs w:val="20"/>
              </w:rPr>
              <w:t>Core Data Record, the London Market standard for structured insurance data exchange.</w:t>
            </w:r>
          </w:p>
        </w:tc>
      </w:tr>
      <w:tr w:rsidR="00E8285A" w:rsidRPr="009527A4" w14:paraId="5C0C98A9" w14:textId="77777777">
        <w:tc>
          <w:tcPr>
            <w:tcW w:w="2122" w:type="dxa"/>
            <w:vAlign w:val="center"/>
          </w:tcPr>
          <w:p w14:paraId="10EDF97C" w14:textId="6A4980F4" w:rsidR="00E8285A" w:rsidRPr="00E8285A" w:rsidRDefault="00E8285A" w:rsidP="00E8285A">
            <w:pPr>
              <w:rPr>
                <w:rFonts w:asciiTheme="minorHAnsi" w:hAnsiTheme="minorHAnsi" w:hint="eastAsia"/>
                <w:szCs w:val="20"/>
              </w:rPr>
            </w:pPr>
            <w:r w:rsidRPr="00E8285A">
              <w:rPr>
                <w:rFonts w:asciiTheme="minorHAnsi" w:hAnsiTheme="minorHAnsi"/>
                <w:szCs w:val="20"/>
              </w:rPr>
              <w:t>DLRM</w:t>
            </w:r>
          </w:p>
        </w:tc>
        <w:tc>
          <w:tcPr>
            <w:tcW w:w="7229" w:type="dxa"/>
            <w:vAlign w:val="center"/>
          </w:tcPr>
          <w:p w14:paraId="1488B821" w14:textId="20E5109F" w:rsidR="00E8285A" w:rsidRPr="00E8285A" w:rsidRDefault="00E8285A" w:rsidP="00E8285A">
            <w:pPr>
              <w:rPr>
                <w:rFonts w:asciiTheme="minorHAnsi" w:hAnsiTheme="minorHAnsi" w:hint="eastAsia"/>
                <w:szCs w:val="20"/>
              </w:rPr>
            </w:pPr>
            <w:r w:rsidRPr="00E8285A">
              <w:rPr>
                <w:rFonts w:asciiTheme="minorHAnsi" w:hAnsiTheme="minorHAnsi"/>
                <w:szCs w:val="20"/>
              </w:rPr>
              <w:t>Delivery Lifecycle Review Meeting.</w:t>
            </w:r>
          </w:p>
        </w:tc>
      </w:tr>
      <w:tr w:rsidR="00E8285A" w:rsidRPr="009527A4" w14:paraId="7B686440" w14:textId="77777777">
        <w:tc>
          <w:tcPr>
            <w:tcW w:w="2122" w:type="dxa"/>
            <w:vAlign w:val="center"/>
          </w:tcPr>
          <w:p w14:paraId="67F25F35" w14:textId="6EDAECE0" w:rsidR="00E8285A" w:rsidRPr="00E8285A" w:rsidRDefault="00E8285A" w:rsidP="00E8285A">
            <w:pPr>
              <w:rPr>
                <w:rFonts w:asciiTheme="minorHAnsi" w:hAnsiTheme="minorHAnsi" w:hint="eastAsia"/>
                <w:szCs w:val="20"/>
              </w:rPr>
            </w:pPr>
            <w:r w:rsidRPr="00E8285A">
              <w:rPr>
                <w:rFonts w:asciiTheme="minorHAnsi" w:hAnsiTheme="minorHAnsi"/>
                <w:szCs w:val="20"/>
              </w:rPr>
              <w:t>PDG</w:t>
            </w:r>
          </w:p>
        </w:tc>
        <w:tc>
          <w:tcPr>
            <w:tcW w:w="7229" w:type="dxa"/>
            <w:vAlign w:val="center"/>
          </w:tcPr>
          <w:p w14:paraId="583B70EF" w14:textId="5FBE3081" w:rsidR="00E8285A" w:rsidRPr="00E8285A" w:rsidRDefault="00E8285A" w:rsidP="00E8285A">
            <w:pPr>
              <w:rPr>
                <w:rFonts w:asciiTheme="minorHAnsi" w:hAnsiTheme="minorHAnsi" w:hint="eastAsia"/>
                <w:szCs w:val="20"/>
              </w:rPr>
            </w:pPr>
            <w:r w:rsidRPr="00E8285A">
              <w:rPr>
                <w:rFonts w:asciiTheme="minorHAnsi" w:hAnsiTheme="minorHAnsi"/>
                <w:szCs w:val="20"/>
              </w:rPr>
              <w:t>Project Delivery Governance.</w:t>
            </w:r>
          </w:p>
        </w:tc>
      </w:tr>
      <w:tr w:rsidR="00E8285A" w:rsidRPr="009527A4" w14:paraId="5BBDE6B0" w14:textId="77777777">
        <w:tc>
          <w:tcPr>
            <w:tcW w:w="2122" w:type="dxa"/>
            <w:vAlign w:val="center"/>
          </w:tcPr>
          <w:p w14:paraId="31193AB6" w14:textId="1F47E2AE" w:rsidR="00E8285A" w:rsidRPr="00E8285A" w:rsidRDefault="00E8285A" w:rsidP="00E8285A">
            <w:pPr>
              <w:rPr>
                <w:rFonts w:asciiTheme="minorHAnsi" w:hAnsiTheme="minorHAnsi" w:hint="eastAsia"/>
                <w:szCs w:val="20"/>
              </w:rPr>
            </w:pPr>
            <w:r w:rsidRPr="00E8285A">
              <w:rPr>
                <w:rFonts w:asciiTheme="minorHAnsi" w:hAnsiTheme="minorHAnsi"/>
                <w:szCs w:val="20"/>
              </w:rPr>
              <w:t>ERM</w:t>
            </w:r>
          </w:p>
        </w:tc>
        <w:tc>
          <w:tcPr>
            <w:tcW w:w="7229" w:type="dxa"/>
            <w:vAlign w:val="center"/>
          </w:tcPr>
          <w:p w14:paraId="2FEE158F" w14:textId="23CFE08A" w:rsidR="00E8285A" w:rsidRPr="00E8285A" w:rsidRDefault="00E8285A" w:rsidP="00E8285A">
            <w:pPr>
              <w:rPr>
                <w:rFonts w:asciiTheme="minorHAnsi" w:hAnsiTheme="minorHAnsi" w:hint="eastAsia"/>
                <w:szCs w:val="20"/>
              </w:rPr>
            </w:pPr>
            <w:r w:rsidRPr="00E8285A">
              <w:rPr>
                <w:rFonts w:asciiTheme="minorHAnsi" w:hAnsiTheme="minorHAnsi"/>
                <w:szCs w:val="20"/>
              </w:rPr>
              <w:t>Enterprise Risk Management.</w:t>
            </w:r>
          </w:p>
        </w:tc>
      </w:tr>
      <w:tr w:rsidR="003504EB" w:rsidRPr="009527A4" w14:paraId="37E6860C" w14:textId="77777777">
        <w:tc>
          <w:tcPr>
            <w:tcW w:w="2122" w:type="dxa"/>
            <w:vAlign w:val="center"/>
          </w:tcPr>
          <w:p w14:paraId="397E06A6" w14:textId="6F4AD7D1" w:rsidR="003504EB" w:rsidRPr="00E8285A" w:rsidRDefault="003504EB" w:rsidP="00E8285A">
            <w:pPr>
              <w:rPr>
                <w:szCs w:val="20"/>
              </w:rPr>
            </w:pPr>
            <w:r>
              <w:rPr>
                <w:szCs w:val="20"/>
              </w:rPr>
              <w:t>Kafka</w:t>
            </w:r>
          </w:p>
        </w:tc>
        <w:tc>
          <w:tcPr>
            <w:tcW w:w="7229" w:type="dxa"/>
            <w:vAlign w:val="center"/>
          </w:tcPr>
          <w:p w14:paraId="11D5F6DF" w14:textId="77777777" w:rsidR="00411A97" w:rsidRPr="00411A97" w:rsidRDefault="00411A97" w:rsidP="00411A97">
            <w:pPr>
              <w:rPr>
                <w:szCs w:val="20"/>
              </w:rPr>
            </w:pPr>
            <w:r w:rsidRPr="00411A97">
              <w:rPr>
                <w:szCs w:val="20"/>
              </w:rPr>
              <w:t>An open-source distributed event streaming platform that publishes, stores, and delivers data streams reliably and at scale between systems in real time.</w:t>
            </w:r>
          </w:p>
          <w:p w14:paraId="32D1DBB5" w14:textId="77777777" w:rsidR="003504EB" w:rsidRPr="00E8285A" w:rsidRDefault="003504EB" w:rsidP="00E8285A">
            <w:pPr>
              <w:rPr>
                <w:szCs w:val="20"/>
              </w:rPr>
            </w:pPr>
          </w:p>
        </w:tc>
      </w:tr>
    </w:tbl>
    <w:p w14:paraId="15F33323" w14:textId="77777777" w:rsidR="00E62C5D" w:rsidRPr="00E62C5D" w:rsidRDefault="00E62C5D" w:rsidP="00E62C5D"/>
    <w:p w14:paraId="64AF8D49" w14:textId="77777777" w:rsidR="006F79A8" w:rsidRPr="006F79A8" w:rsidRDefault="006F79A8" w:rsidP="006F79A8"/>
    <w:p w14:paraId="07E52069" w14:textId="1D5749D3" w:rsidR="0041138D" w:rsidRDefault="0041138D" w:rsidP="00A959D1">
      <w:pPr>
        <w:pStyle w:val="Heading1"/>
        <w:ind w:left="431" w:hanging="431"/>
      </w:pPr>
      <w:bookmarkStart w:id="368" w:name="_Toc239852401"/>
      <w:bookmarkStart w:id="369" w:name="_Toc239980657"/>
      <w:bookmarkStart w:id="370" w:name="_Toc240366873"/>
      <w:r w:rsidRPr="006F79A8">
        <w:t>Cross-Reference and Traceability</w:t>
      </w:r>
      <w:bookmarkEnd w:id="368"/>
      <w:bookmarkEnd w:id="369"/>
      <w:bookmarkEnd w:id="370"/>
    </w:p>
    <w:p w14:paraId="501021B8" w14:textId="77777777" w:rsidR="00FC6A4E" w:rsidRPr="00FC6A4E" w:rsidRDefault="00FC6A4E" w:rsidP="00FC6A4E"/>
    <w:p w14:paraId="7C1902BB" w14:textId="03A55D60" w:rsidR="0041138D" w:rsidRDefault="0041138D" w:rsidP="0041138D">
      <w:pPr>
        <w:pStyle w:val="Heading2"/>
        <w:rPr>
          <w:bCs w:val="0"/>
        </w:rPr>
      </w:pPr>
      <w:bookmarkStart w:id="371" w:name="_Toc239852402"/>
      <w:bookmarkStart w:id="372" w:name="_Toc239980658"/>
      <w:bookmarkStart w:id="373" w:name="_Toc240366874"/>
      <w:r w:rsidRPr="00FC6A4E">
        <w:rPr>
          <w:bCs w:val="0"/>
        </w:rPr>
        <w:t>Pattern Grouping</w:t>
      </w:r>
      <w:bookmarkEnd w:id="371"/>
      <w:bookmarkEnd w:id="372"/>
      <w:bookmarkEnd w:id="373"/>
    </w:p>
    <w:p w14:paraId="5CD9B0C3" w14:textId="77777777" w:rsidR="00FC6A4E" w:rsidRPr="00FC6A4E" w:rsidRDefault="00FC6A4E" w:rsidP="00FC6A4E"/>
    <w:p w14:paraId="668AAEAD" w14:textId="77777777" w:rsidR="0041138D" w:rsidRDefault="0041138D" w:rsidP="0041138D">
      <w:pPr>
        <w:spacing w:after="120"/>
        <w:rPr>
          <w:szCs w:val="20"/>
        </w:rPr>
      </w:pPr>
      <w:r w:rsidRPr="0041138D">
        <w:rPr>
          <w:szCs w:val="20"/>
        </w:rPr>
        <w:t>The catalogue groups patterns by interaction style. The table maps each group to its section and the primary Azure services.</w:t>
      </w:r>
    </w:p>
    <w:p w14:paraId="425C530C" w14:textId="77777777" w:rsidR="00E62C5D" w:rsidRDefault="00E62C5D" w:rsidP="0041138D">
      <w:pPr>
        <w:spacing w:after="120"/>
        <w:rPr>
          <w:szCs w:val="20"/>
        </w:rPr>
      </w:pPr>
    </w:p>
    <w:tbl>
      <w:tblPr>
        <w:tblStyle w:val="TableGridLight"/>
        <w:tblW w:w="9209" w:type="dxa"/>
        <w:tblLook w:val="04A0" w:firstRow="1" w:lastRow="0" w:firstColumn="1" w:lastColumn="0" w:noHBand="0" w:noVBand="1"/>
      </w:tblPr>
      <w:tblGrid>
        <w:gridCol w:w="2972"/>
        <w:gridCol w:w="2693"/>
        <w:gridCol w:w="3544"/>
      </w:tblGrid>
      <w:tr w:rsidR="00BD5E77" w:rsidRPr="009527A4" w14:paraId="2DE6A566" w14:textId="77777777" w:rsidTr="00730925">
        <w:tc>
          <w:tcPr>
            <w:tcW w:w="2972"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3A37C57F" w14:textId="590D7494" w:rsidR="00BD5E77" w:rsidRPr="00595998" w:rsidRDefault="00BD5E77" w:rsidP="00BD5E77">
            <w:pPr>
              <w:rPr>
                <w:rFonts w:asciiTheme="minorHAnsi" w:hAnsiTheme="minorHAnsi" w:hint="eastAsia"/>
                <w:b/>
                <w:lang w:eastAsia="en-GB"/>
              </w:rPr>
            </w:pPr>
            <w:r w:rsidRPr="00BD5E77">
              <w:rPr>
                <w:rFonts w:asciiTheme="minorHAnsi" w:hAnsiTheme="minorHAnsi"/>
                <w:b/>
                <w:lang w:eastAsia="en-GB"/>
              </w:rPr>
              <w:t>Group</w:t>
            </w:r>
          </w:p>
        </w:tc>
        <w:tc>
          <w:tcPr>
            <w:tcW w:w="2693"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08A0609F" w14:textId="743E4394" w:rsidR="00BD5E77" w:rsidRPr="00595998" w:rsidRDefault="00BD5E77" w:rsidP="00BD5E77">
            <w:pPr>
              <w:rPr>
                <w:rFonts w:asciiTheme="minorHAnsi" w:hAnsiTheme="minorHAnsi" w:hint="eastAsia"/>
                <w:b/>
                <w:lang w:eastAsia="en-GB"/>
              </w:rPr>
            </w:pPr>
            <w:r w:rsidRPr="00BD5E77">
              <w:rPr>
                <w:rFonts w:asciiTheme="minorHAnsi" w:hAnsiTheme="minorHAnsi"/>
                <w:b/>
                <w:lang w:eastAsia="en-GB"/>
              </w:rPr>
              <w:t>Section</w:t>
            </w:r>
          </w:p>
        </w:tc>
        <w:tc>
          <w:tcPr>
            <w:tcW w:w="3544"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0BA7722E" w14:textId="13B38199" w:rsidR="00BD5E77" w:rsidRPr="00595998" w:rsidRDefault="00BD5E77" w:rsidP="00BD5E77">
            <w:pPr>
              <w:rPr>
                <w:rFonts w:asciiTheme="minorHAnsi" w:hAnsiTheme="minorHAnsi" w:hint="eastAsia"/>
                <w:b/>
                <w:lang w:eastAsia="en-GB"/>
              </w:rPr>
            </w:pPr>
            <w:r w:rsidRPr="00BD5E77">
              <w:rPr>
                <w:rFonts w:asciiTheme="minorHAnsi" w:hAnsiTheme="minorHAnsi"/>
                <w:b/>
                <w:lang w:eastAsia="en-GB"/>
              </w:rPr>
              <w:t>Primary services</w:t>
            </w:r>
          </w:p>
        </w:tc>
      </w:tr>
      <w:tr w:rsidR="00BD5E77" w:rsidRPr="009527A4" w14:paraId="29E192DF" w14:textId="77777777" w:rsidTr="00866873">
        <w:tc>
          <w:tcPr>
            <w:tcW w:w="2972" w:type="dxa"/>
            <w:tcBorders>
              <w:top w:val="single" w:sz="4" w:space="0" w:color="000000" w:themeColor="text1"/>
            </w:tcBorders>
            <w:vAlign w:val="center"/>
          </w:tcPr>
          <w:p w14:paraId="0463F660" w14:textId="05C34AE8" w:rsidR="00BD5E77" w:rsidRPr="00F94A76" w:rsidRDefault="00BD5E77" w:rsidP="00BD5E77">
            <w:pPr>
              <w:rPr>
                <w:rFonts w:asciiTheme="minorHAnsi" w:hAnsiTheme="minorHAnsi" w:hint="eastAsia"/>
                <w:lang w:eastAsia="en-GB"/>
              </w:rPr>
            </w:pPr>
            <w:r w:rsidRPr="0041138D">
              <w:rPr>
                <w:rFonts w:asciiTheme="minorHAnsi" w:hAnsiTheme="minorHAnsi"/>
                <w:szCs w:val="20"/>
              </w:rPr>
              <w:t>API patterns</w:t>
            </w:r>
          </w:p>
        </w:tc>
        <w:tc>
          <w:tcPr>
            <w:tcW w:w="2693" w:type="dxa"/>
            <w:tcBorders>
              <w:top w:val="single" w:sz="4" w:space="0" w:color="000000" w:themeColor="text1"/>
            </w:tcBorders>
            <w:vAlign w:val="center"/>
          </w:tcPr>
          <w:p w14:paraId="09EF7CD2" w14:textId="301D4B13" w:rsidR="00BD5E77" w:rsidRPr="00F94A76" w:rsidRDefault="00BD5E77" w:rsidP="00BD5E77">
            <w:pPr>
              <w:rPr>
                <w:rFonts w:asciiTheme="minorHAnsi" w:hAnsiTheme="minorHAnsi" w:hint="eastAsia"/>
                <w:lang w:eastAsia="en-GB"/>
              </w:rPr>
            </w:pPr>
            <w:r>
              <w:rPr>
                <w:szCs w:val="20"/>
              </w:rPr>
              <w:t>8</w:t>
            </w:r>
            <w:r w:rsidRPr="0041138D">
              <w:rPr>
                <w:rFonts w:asciiTheme="minorHAnsi" w:hAnsiTheme="minorHAnsi"/>
                <w:szCs w:val="20"/>
              </w:rPr>
              <w:t>.3 (SFINT1 to SFINT3)</w:t>
            </w:r>
          </w:p>
        </w:tc>
        <w:tc>
          <w:tcPr>
            <w:tcW w:w="3544" w:type="dxa"/>
            <w:tcBorders>
              <w:top w:val="single" w:sz="4" w:space="0" w:color="000000" w:themeColor="text1"/>
            </w:tcBorders>
            <w:vAlign w:val="center"/>
          </w:tcPr>
          <w:p w14:paraId="439443C1" w14:textId="6ED5D27E" w:rsidR="00BD5E77" w:rsidRPr="00F94A76" w:rsidRDefault="00BD5E77" w:rsidP="00BD5E77">
            <w:pPr>
              <w:rPr>
                <w:rFonts w:asciiTheme="minorHAnsi" w:hAnsiTheme="minorHAnsi" w:hint="eastAsia"/>
                <w:lang w:eastAsia="en-GB"/>
              </w:rPr>
            </w:pPr>
            <w:r w:rsidRPr="0041138D">
              <w:rPr>
                <w:rFonts w:asciiTheme="minorHAnsi" w:hAnsiTheme="minorHAnsi"/>
                <w:szCs w:val="20"/>
              </w:rPr>
              <w:t>API Management, Functions</w:t>
            </w:r>
          </w:p>
        </w:tc>
      </w:tr>
      <w:tr w:rsidR="00BD5E77" w:rsidRPr="009527A4" w14:paraId="7465BB71" w14:textId="77777777" w:rsidTr="00D76F54">
        <w:tc>
          <w:tcPr>
            <w:tcW w:w="2972" w:type="dxa"/>
            <w:vAlign w:val="center"/>
          </w:tcPr>
          <w:p w14:paraId="4DCC4CC1" w14:textId="1BF92DA0" w:rsidR="00BD5E77" w:rsidRPr="00F94A76" w:rsidRDefault="00BD5E77" w:rsidP="00BD5E77">
            <w:pPr>
              <w:rPr>
                <w:rFonts w:asciiTheme="minorHAnsi" w:hAnsiTheme="minorHAnsi" w:hint="eastAsia"/>
                <w:lang w:eastAsia="en-GB"/>
              </w:rPr>
            </w:pPr>
            <w:r w:rsidRPr="0041138D">
              <w:rPr>
                <w:rFonts w:asciiTheme="minorHAnsi" w:hAnsiTheme="minorHAnsi"/>
                <w:szCs w:val="20"/>
              </w:rPr>
              <w:t>Messaging patterns</w:t>
            </w:r>
          </w:p>
        </w:tc>
        <w:tc>
          <w:tcPr>
            <w:tcW w:w="2693" w:type="dxa"/>
            <w:vAlign w:val="center"/>
          </w:tcPr>
          <w:p w14:paraId="31A9567D" w14:textId="415824B9" w:rsidR="00BD5E77" w:rsidRPr="00F94A76" w:rsidRDefault="00BD5E77" w:rsidP="00BD5E77">
            <w:pPr>
              <w:rPr>
                <w:rFonts w:asciiTheme="minorHAnsi" w:hAnsiTheme="minorHAnsi" w:hint="eastAsia"/>
                <w:lang w:eastAsia="en-GB"/>
              </w:rPr>
            </w:pPr>
            <w:r>
              <w:rPr>
                <w:szCs w:val="20"/>
              </w:rPr>
              <w:t>8</w:t>
            </w:r>
            <w:r w:rsidRPr="0041138D">
              <w:rPr>
                <w:rFonts w:asciiTheme="minorHAnsi" w:hAnsiTheme="minorHAnsi"/>
                <w:szCs w:val="20"/>
              </w:rPr>
              <w:t>.4 (SFINT4 to SFINT9)</w:t>
            </w:r>
          </w:p>
        </w:tc>
        <w:tc>
          <w:tcPr>
            <w:tcW w:w="3544" w:type="dxa"/>
            <w:vAlign w:val="center"/>
          </w:tcPr>
          <w:p w14:paraId="4867D319" w14:textId="6D859FA0" w:rsidR="00BD5E77" w:rsidRPr="00F94A76" w:rsidRDefault="00BD5E77" w:rsidP="00BD5E77">
            <w:pPr>
              <w:rPr>
                <w:rFonts w:asciiTheme="minorHAnsi" w:hAnsiTheme="minorHAnsi" w:hint="eastAsia"/>
                <w:lang w:eastAsia="en-GB"/>
              </w:rPr>
            </w:pPr>
            <w:r w:rsidRPr="0041138D">
              <w:rPr>
                <w:rFonts w:asciiTheme="minorHAnsi" w:hAnsiTheme="minorHAnsi"/>
                <w:szCs w:val="20"/>
              </w:rPr>
              <w:t>Service Bus, Functions</w:t>
            </w:r>
          </w:p>
        </w:tc>
      </w:tr>
      <w:tr w:rsidR="00BD5E77" w:rsidRPr="009527A4" w14:paraId="3434098C" w14:textId="77777777" w:rsidTr="00D76F54">
        <w:tc>
          <w:tcPr>
            <w:tcW w:w="2972" w:type="dxa"/>
            <w:vAlign w:val="center"/>
          </w:tcPr>
          <w:p w14:paraId="7DD4D735" w14:textId="3A49B5D6" w:rsidR="00BD5E77" w:rsidRPr="00F94A76" w:rsidRDefault="00BD5E77" w:rsidP="00BD5E77">
            <w:pPr>
              <w:rPr>
                <w:rFonts w:asciiTheme="minorHAnsi" w:hAnsiTheme="minorHAnsi" w:hint="eastAsia"/>
                <w:lang w:eastAsia="en-GB"/>
              </w:rPr>
            </w:pPr>
            <w:r w:rsidRPr="0041138D">
              <w:rPr>
                <w:rFonts w:asciiTheme="minorHAnsi" w:hAnsiTheme="minorHAnsi"/>
                <w:szCs w:val="20"/>
              </w:rPr>
              <w:t>Event patterns</w:t>
            </w:r>
          </w:p>
        </w:tc>
        <w:tc>
          <w:tcPr>
            <w:tcW w:w="2693" w:type="dxa"/>
            <w:vAlign w:val="center"/>
          </w:tcPr>
          <w:p w14:paraId="69510184" w14:textId="38D19E32" w:rsidR="00BD5E77" w:rsidRPr="00F94A76" w:rsidRDefault="00BD5E77" w:rsidP="00BD5E77">
            <w:pPr>
              <w:rPr>
                <w:rFonts w:asciiTheme="minorHAnsi" w:hAnsiTheme="minorHAnsi" w:hint="eastAsia"/>
                <w:lang w:eastAsia="en-GB"/>
              </w:rPr>
            </w:pPr>
            <w:r>
              <w:rPr>
                <w:szCs w:val="20"/>
              </w:rPr>
              <w:t>8</w:t>
            </w:r>
            <w:r w:rsidRPr="0041138D">
              <w:rPr>
                <w:rFonts w:asciiTheme="minorHAnsi" w:hAnsiTheme="minorHAnsi"/>
                <w:szCs w:val="20"/>
              </w:rPr>
              <w:t>.5 (SFINT10 to SFINT14)</w:t>
            </w:r>
          </w:p>
        </w:tc>
        <w:tc>
          <w:tcPr>
            <w:tcW w:w="3544" w:type="dxa"/>
            <w:vAlign w:val="center"/>
          </w:tcPr>
          <w:p w14:paraId="63B40921" w14:textId="5CAEBAA1" w:rsidR="00BD5E77" w:rsidRPr="00F94A76" w:rsidRDefault="00BD5E77" w:rsidP="00BD5E77">
            <w:pPr>
              <w:rPr>
                <w:rFonts w:asciiTheme="minorHAnsi" w:hAnsiTheme="minorHAnsi" w:hint="eastAsia"/>
                <w:lang w:eastAsia="en-GB"/>
              </w:rPr>
            </w:pPr>
            <w:r w:rsidRPr="0041138D">
              <w:rPr>
                <w:rFonts w:asciiTheme="minorHAnsi" w:hAnsiTheme="minorHAnsi"/>
                <w:szCs w:val="20"/>
              </w:rPr>
              <w:t>Event Grid, Event Hubs, Service Bus</w:t>
            </w:r>
          </w:p>
        </w:tc>
      </w:tr>
      <w:tr w:rsidR="00BD5E77" w:rsidRPr="009527A4" w14:paraId="4EBF7F7A" w14:textId="77777777" w:rsidTr="00D76F54">
        <w:tc>
          <w:tcPr>
            <w:tcW w:w="2972" w:type="dxa"/>
            <w:vAlign w:val="center"/>
          </w:tcPr>
          <w:p w14:paraId="4B5F1859" w14:textId="363AA3DB" w:rsidR="00BD5E77" w:rsidRPr="00F94A76" w:rsidRDefault="00BD5E77" w:rsidP="00BD5E77">
            <w:pPr>
              <w:rPr>
                <w:rFonts w:asciiTheme="minorHAnsi" w:hAnsiTheme="minorHAnsi" w:hint="eastAsia"/>
                <w:lang w:eastAsia="en-GB"/>
              </w:rPr>
            </w:pPr>
            <w:r w:rsidRPr="0041138D">
              <w:rPr>
                <w:rFonts w:asciiTheme="minorHAnsi" w:hAnsiTheme="minorHAnsi"/>
                <w:szCs w:val="20"/>
              </w:rPr>
              <w:t>Orchestration patterns</w:t>
            </w:r>
          </w:p>
        </w:tc>
        <w:tc>
          <w:tcPr>
            <w:tcW w:w="2693" w:type="dxa"/>
            <w:vAlign w:val="center"/>
          </w:tcPr>
          <w:p w14:paraId="1A35FC08" w14:textId="35C5A766" w:rsidR="00BD5E77" w:rsidRPr="00F94A76" w:rsidRDefault="00BD5E77" w:rsidP="00BD5E77">
            <w:pPr>
              <w:rPr>
                <w:rFonts w:asciiTheme="minorHAnsi" w:hAnsiTheme="minorHAnsi" w:hint="eastAsia"/>
                <w:lang w:eastAsia="en-GB"/>
              </w:rPr>
            </w:pPr>
            <w:r>
              <w:rPr>
                <w:szCs w:val="20"/>
              </w:rPr>
              <w:t>8</w:t>
            </w:r>
            <w:r w:rsidRPr="0041138D">
              <w:rPr>
                <w:rFonts w:asciiTheme="minorHAnsi" w:hAnsiTheme="minorHAnsi"/>
                <w:szCs w:val="20"/>
              </w:rPr>
              <w:t>.6 (SFINT15 to SFINT1</w:t>
            </w:r>
            <w:r w:rsidR="002D710D">
              <w:rPr>
                <w:rFonts w:asciiTheme="minorHAnsi" w:hAnsiTheme="minorHAnsi"/>
                <w:szCs w:val="20"/>
              </w:rPr>
              <w:t>8</w:t>
            </w:r>
            <w:r w:rsidRPr="0041138D">
              <w:rPr>
                <w:rFonts w:asciiTheme="minorHAnsi" w:hAnsiTheme="minorHAnsi"/>
                <w:szCs w:val="20"/>
              </w:rPr>
              <w:t>)</w:t>
            </w:r>
          </w:p>
        </w:tc>
        <w:tc>
          <w:tcPr>
            <w:tcW w:w="3544" w:type="dxa"/>
            <w:vAlign w:val="center"/>
          </w:tcPr>
          <w:p w14:paraId="24126F63" w14:textId="3C70A07F" w:rsidR="00BD5E77" w:rsidRPr="00F94A76" w:rsidRDefault="00BD5E77" w:rsidP="00BD5E77">
            <w:pPr>
              <w:rPr>
                <w:rFonts w:asciiTheme="minorHAnsi" w:hAnsiTheme="minorHAnsi" w:hint="eastAsia"/>
                <w:lang w:eastAsia="en-GB"/>
              </w:rPr>
            </w:pPr>
            <w:r w:rsidRPr="0041138D">
              <w:rPr>
                <w:rFonts w:asciiTheme="minorHAnsi" w:hAnsiTheme="minorHAnsi"/>
                <w:szCs w:val="20"/>
              </w:rPr>
              <w:t>Logic Apps, Functions</w:t>
            </w:r>
          </w:p>
        </w:tc>
      </w:tr>
      <w:tr w:rsidR="00BD5E77" w:rsidRPr="009527A4" w14:paraId="34DDC340" w14:textId="77777777" w:rsidTr="00D76F54">
        <w:tc>
          <w:tcPr>
            <w:tcW w:w="2972" w:type="dxa"/>
            <w:vAlign w:val="center"/>
          </w:tcPr>
          <w:p w14:paraId="1717A962" w14:textId="3A9847A4" w:rsidR="00BD5E77" w:rsidRPr="0041138D" w:rsidRDefault="00BD5E77" w:rsidP="00BD5E77">
            <w:pPr>
              <w:rPr>
                <w:szCs w:val="20"/>
              </w:rPr>
            </w:pPr>
            <w:r w:rsidRPr="0041138D">
              <w:rPr>
                <w:rFonts w:asciiTheme="minorHAnsi" w:hAnsiTheme="minorHAnsi"/>
                <w:szCs w:val="20"/>
              </w:rPr>
              <w:t>File patterns</w:t>
            </w:r>
          </w:p>
        </w:tc>
        <w:tc>
          <w:tcPr>
            <w:tcW w:w="2693" w:type="dxa"/>
            <w:vAlign w:val="center"/>
          </w:tcPr>
          <w:p w14:paraId="01C9E468" w14:textId="42E6A02A" w:rsidR="00BD5E77" w:rsidRDefault="00BD5E77" w:rsidP="00BD5E77">
            <w:pPr>
              <w:rPr>
                <w:szCs w:val="20"/>
              </w:rPr>
            </w:pPr>
            <w:r>
              <w:rPr>
                <w:szCs w:val="20"/>
              </w:rPr>
              <w:t>8</w:t>
            </w:r>
            <w:r w:rsidRPr="0041138D">
              <w:rPr>
                <w:rFonts w:asciiTheme="minorHAnsi" w:hAnsiTheme="minorHAnsi"/>
                <w:szCs w:val="20"/>
              </w:rPr>
              <w:t>.7 (</w:t>
            </w:r>
            <w:r w:rsidR="00122229">
              <w:rPr>
                <w:rFonts w:asciiTheme="minorHAnsi" w:hAnsiTheme="minorHAnsi"/>
                <w:szCs w:val="20"/>
              </w:rPr>
              <w:t>SFINT19</w:t>
            </w:r>
            <w:r w:rsidRPr="0041138D">
              <w:rPr>
                <w:rFonts w:asciiTheme="minorHAnsi" w:hAnsiTheme="minorHAnsi"/>
                <w:szCs w:val="20"/>
              </w:rPr>
              <w:t xml:space="preserve"> to </w:t>
            </w:r>
            <w:r w:rsidR="00122229">
              <w:rPr>
                <w:rFonts w:asciiTheme="minorHAnsi" w:hAnsiTheme="minorHAnsi"/>
                <w:szCs w:val="20"/>
              </w:rPr>
              <w:t>SFINT20</w:t>
            </w:r>
            <w:r w:rsidRPr="0041138D">
              <w:rPr>
                <w:rFonts w:asciiTheme="minorHAnsi" w:hAnsiTheme="minorHAnsi"/>
                <w:szCs w:val="20"/>
              </w:rPr>
              <w:t>)</w:t>
            </w:r>
          </w:p>
        </w:tc>
        <w:tc>
          <w:tcPr>
            <w:tcW w:w="3544" w:type="dxa"/>
            <w:vAlign w:val="center"/>
          </w:tcPr>
          <w:p w14:paraId="394C080E" w14:textId="6B20A696" w:rsidR="00BD5E77" w:rsidRPr="0041138D" w:rsidRDefault="00BD5E77" w:rsidP="00BD5E77">
            <w:pPr>
              <w:rPr>
                <w:szCs w:val="20"/>
              </w:rPr>
            </w:pPr>
            <w:r w:rsidRPr="0041138D">
              <w:rPr>
                <w:rFonts w:asciiTheme="minorHAnsi" w:hAnsiTheme="minorHAnsi"/>
                <w:szCs w:val="20"/>
              </w:rPr>
              <w:t>Blob, Event Grid, Logic Apps</w:t>
            </w:r>
          </w:p>
        </w:tc>
      </w:tr>
      <w:tr w:rsidR="002D710D" w:rsidRPr="009527A4" w14:paraId="7B627407" w14:textId="77777777" w:rsidTr="00D76F54">
        <w:tc>
          <w:tcPr>
            <w:tcW w:w="2972" w:type="dxa"/>
            <w:vAlign w:val="center"/>
          </w:tcPr>
          <w:p w14:paraId="3C5EDE44" w14:textId="24CF83B7" w:rsidR="002D710D" w:rsidRPr="0041138D" w:rsidRDefault="002D710D" w:rsidP="002D710D">
            <w:pPr>
              <w:rPr>
                <w:szCs w:val="20"/>
              </w:rPr>
            </w:pPr>
            <w:r w:rsidRPr="0041138D">
              <w:rPr>
                <w:rFonts w:asciiTheme="minorHAnsi" w:hAnsiTheme="minorHAnsi"/>
                <w:szCs w:val="20"/>
              </w:rPr>
              <w:t>Transformation and routing</w:t>
            </w:r>
          </w:p>
        </w:tc>
        <w:tc>
          <w:tcPr>
            <w:tcW w:w="2693" w:type="dxa"/>
            <w:vAlign w:val="center"/>
          </w:tcPr>
          <w:p w14:paraId="1E81BACF" w14:textId="47FCC0FF" w:rsidR="002D710D" w:rsidRDefault="002D710D" w:rsidP="002D710D">
            <w:pPr>
              <w:rPr>
                <w:szCs w:val="20"/>
              </w:rPr>
            </w:pPr>
            <w:r>
              <w:rPr>
                <w:szCs w:val="20"/>
              </w:rPr>
              <w:t>8</w:t>
            </w:r>
            <w:r w:rsidRPr="0041138D">
              <w:rPr>
                <w:rFonts w:asciiTheme="minorHAnsi" w:hAnsiTheme="minorHAnsi"/>
                <w:szCs w:val="20"/>
              </w:rPr>
              <w:t>.8 (</w:t>
            </w:r>
            <w:r>
              <w:rPr>
                <w:rFonts w:asciiTheme="minorHAnsi" w:hAnsiTheme="minorHAnsi"/>
                <w:szCs w:val="20"/>
              </w:rPr>
              <w:t>SFINT21</w:t>
            </w:r>
            <w:r w:rsidRPr="0041138D">
              <w:rPr>
                <w:rFonts w:asciiTheme="minorHAnsi" w:hAnsiTheme="minorHAnsi"/>
                <w:szCs w:val="20"/>
              </w:rPr>
              <w:t xml:space="preserve"> to </w:t>
            </w:r>
            <w:r>
              <w:rPr>
                <w:rFonts w:asciiTheme="minorHAnsi" w:hAnsiTheme="minorHAnsi"/>
                <w:szCs w:val="20"/>
              </w:rPr>
              <w:t>SFINT22</w:t>
            </w:r>
            <w:r w:rsidRPr="0041138D">
              <w:rPr>
                <w:rFonts w:asciiTheme="minorHAnsi" w:hAnsiTheme="minorHAnsi"/>
                <w:szCs w:val="20"/>
              </w:rPr>
              <w:t>)</w:t>
            </w:r>
          </w:p>
        </w:tc>
        <w:tc>
          <w:tcPr>
            <w:tcW w:w="3544" w:type="dxa"/>
            <w:vAlign w:val="center"/>
          </w:tcPr>
          <w:p w14:paraId="71E86473" w14:textId="4684D559" w:rsidR="002D710D" w:rsidRPr="0041138D" w:rsidRDefault="002D710D" w:rsidP="002D710D">
            <w:pPr>
              <w:rPr>
                <w:szCs w:val="20"/>
              </w:rPr>
            </w:pPr>
            <w:r w:rsidRPr="0041138D">
              <w:rPr>
                <w:rFonts w:asciiTheme="minorHAnsi" w:hAnsiTheme="minorHAnsi"/>
                <w:szCs w:val="20"/>
              </w:rPr>
              <w:t>Functions, Service Bus</w:t>
            </w:r>
          </w:p>
        </w:tc>
      </w:tr>
      <w:tr w:rsidR="002D710D" w:rsidRPr="009527A4" w14:paraId="3E4D3580" w14:textId="77777777" w:rsidTr="00D76F54">
        <w:tc>
          <w:tcPr>
            <w:tcW w:w="2972" w:type="dxa"/>
            <w:vAlign w:val="center"/>
          </w:tcPr>
          <w:p w14:paraId="61076B53" w14:textId="70F98195" w:rsidR="002D710D" w:rsidRPr="0041138D" w:rsidRDefault="002D710D" w:rsidP="002D710D">
            <w:pPr>
              <w:rPr>
                <w:szCs w:val="20"/>
              </w:rPr>
            </w:pPr>
            <w:r w:rsidRPr="0041138D">
              <w:rPr>
                <w:rFonts w:asciiTheme="minorHAnsi" w:hAnsiTheme="minorHAnsi"/>
                <w:szCs w:val="20"/>
              </w:rPr>
              <w:t>Data platform patterns</w:t>
            </w:r>
          </w:p>
        </w:tc>
        <w:tc>
          <w:tcPr>
            <w:tcW w:w="2693" w:type="dxa"/>
            <w:vAlign w:val="center"/>
          </w:tcPr>
          <w:p w14:paraId="74AD40E4" w14:textId="2EED318F" w:rsidR="002D710D" w:rsidRDefault="002D710D" w:rsidP="002D710D">
            <w:pPr>
              <w:rPr>
                <w:szCs w:val="20"/>
              </w:rPr>
            </w:pPr>
            <w:r>
              <w:rPr>
                <w:szCs w:val="20"/>
              </w:rPr>
              <w:t>9</w:t>
            </w:r>
            <w:r w:rsidRPr="0041138D">
              <w:rPr>
                <w:rFonts w:asciiTheme="minorHAnsi" w:hAnsiTheme="minorHAnsi"/>
                <w:szCs w:val="20"/>
              </w:rPr>
              <w:t xml:space="preserve">  (SFDEINT1 to SFDEINT9)</w:t>
            </w:r>
          </w:p>
        </w:tc>
        <w:tc>
          <w:tcPr>
            <w:tcW w:w="3544" w:type="dxa"/>
            <w:vAlign w:val="center"/>
          </w:tcPr>
          <w:p w14:paraId="359F60B1" w14:textId="5C92FB50" w:rsidR="002D710D" w:rsidRPr="0041138D" w:rsidRDefault="002D710D" w:rsidP="002D710D">
            <w:pPr>
              <w:rPr>
                <w:szCs w:val="20"/>
              </w:rPr>
            </w:pPr>
            <w:r w:rsidRPr="0041138D">
              <w:rPr>
                <w:rFonts w:asciiTheme="minorHAnsi" w:hAnsiTheme="minorHAnsi"/>
                <w:szCs w:val="20"/>
              </w:rPr>
              <w:t>Event Hubs, Functions, Snowflake</w:t>
            </w:r>
          </w:p>
        </w:tc>
      </w:tr>
    </w:tbl>
    <w:p w14:paraId="49E390D3" w14:textId="77777777" w:rsidR="00E62C5D" w:rsidRPr="0041138D" w:rsidRDefault="00E62C5D" w:rsidP="0041138D">
      <w:pPr>
        <w:spacing w:after="120"/>
        <w:rPr>
          <w:szCs w:val="20"/>
        </w:rPr>
      </w:pPr>
    </w:p>
    <w:p w14:paraId="47BDBFFD" w14:textId="77777777" w:rsidR="0041138D" w:rsidRPr="0041138D" w:rsidRDefault="0041138D" w:rsidP="0041138D">
      <w:pPr>
        <w:rPr>
          <w:szCs w:val="20"/>
        </w:rPr>
      </w:pPr>
    </w:p>
    <w:p w14:paraId="602520F6" w14:textId="21B0D6BB" w:rsidR="00D70FCB" w:rsidRPr="00614F2E" w:rsidRDefault="00D70FCB" w:rsidP="00A959D1">
      <w:pPr>
        <w:pStyle w:val="Heading1"/>
        <w:ind w:left="431" w:hanging="431"/>
      </w:pPr>
      <w:bookmarkStart w:id="374" w:name="_Toc240366875"/>
      <w:r>
        <w:t>Appendices</w:t>
      </w:r>
      <w:bookmarkEnd w:id="374"/>
    </w:p>
    <w:sectPr w:rsidR="00D70FCB" w:rsidRPr="00614F2E" w:rsidSect="006F0DBD">
      <w:headerReference w:type="first" r:id="rId53"/>
      <w:footerReference w:type="first" r:id="rId54"/>
      <w:pgSz w:w="11906" w:h="16838" w:code="9"/>
      <w:pgMar w:top="1440" w:right="1440" w:bottom="1440" w:left="1440" w:header="709" w:footer="709"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6" w:author="Joycell Sundararaj - Chaucer" w:date="2026-09-15T13:30:00Z" w:initials="JS">
    <w:p w14:paraId="1FC40005" w14:textId="77777777" w:rsidR="00247156" w:rsidRDefault="00247156" w:rsidP="00247156">
      <w:pPr>
        <w:pStyle w:val="CommentText"/>
      </w:pPr>
      <w:r>
        <w:rPr>
          <w:rStyle w:val="CommentReference"/>
        </w:rPr>
        <w:annotationRef/>
      </w:r>
      <w:r>
        <w:t>To be filled and formatted</w:t>
      </w:r>
    </w:p>
  </w:comment>
  <w:comment w:id="10" w:author="Joycell Sundararaj - Chaucer" w:date="2026-09-15T13:39:00Z" w:initials="JS">
    <w:p w14:paraId="29EC8774" w14:textId="77777777" w:rsidR="00AD3EDB" w:rsidRDefault="00AD3EDB" w:rsidP="00AD3EDB">
      <w:pPr>
        <w:pStyle w:val="CommentText"/>
      </w:pPr>
      <w:r>
        <w:rPr>
          <w:rStyle w:val="CommentReference"/>
        </w:rPr>
        <w:annotationRef/>
      </w:r>
      <w:r>
        <w:t>Reference numbers need to validated wherever used</w:t>
      </w:r>
    </w:p>
  </w:comment>
  <w:comment w:id="11" w:author="Joycell Sundararaj - Chaucer" w:date="2026-09-15T13:39:00Z" w:initials="JS">
    <w:p w14:paraId="1E5EF30E" w14:textId="77777777" w:rsidR="00C37365" w:rsidRDefault="00AD53D0" w:rsidP="00C37365">
      <w:pPr>
        <w:pStyle w:val="CommentText"/>
      </w:pPr>
      <w:r>
        <w:rPr>
          <w:rStyle w:val="CommentReference"/>
        </w:rPr>
        <w:annotationRef/>
      </w:r>
      <w:r w:rsidR="00C37365">
        <w:rPr>
          <w:color w:val="000000"/>
        </w:rPr>
        <w:t>Also please add the Cloud Security Framework and add the references wherever applicable</w:t>
      </w:r>
    </w:p>
  </w:comment>
  <w:comment w:id="106" w:author="Joycell Sundararaj - Chaucer" w:date="2026-09-15T13:33:00Z" w:initials="JS">
    <w:p w14:paraId="5F21AF28" w14:textId="77777777" w:rsidR="00270C99" w:rsidRDefault="00270C99" w:rsidP="00270C99">
      <w:pPr>
        <w:pStyle w:val="CommentText"/>
      </w:pPr>
      <w:r>
        <w:rPr>
          <w:rStyle w:val="CommentReference"/>
        </w:rPr>
        <w:annotationRef/>
      </w:r>
      <w:r>
        <w:t>Change to Ref structure throughout the document for every reference</w:t>
      </w:r>
    </w:p>
  </w:comment>
  <w:comment w:id="107" w:author="Joycell Sundararaj - Chaucer" w:date="2026-09-15T13:37:00Z" w:initials="JS">
    <w:p w14:paraId="61CA9ABB" w14:textId="77777777" w:rsidR="00FE685F" w:rsidRDefault="00FE685F" w:rsidP="00FE685F">
      <w:pPr>
        <w:pStyle w:val="CommentText"/>
      </w:pPr>
      <w:r>
        <w:rPr>
          <w:rStyle w:val="CommentReference"/>
        </w:rPr>
        <w:annotationRef/>
      </w:r>
      <w:r>
        <w:t>Also update the requirements document to add that we received it from Steve and remove links</w:t>
      </w:r>
    </w:p>
  </w:comment>
  <w:comment w:id="172" w:author="Joycell Sundararaj - Chaucer" w:date="2026-09-15T13:17:00Z" w:initials="JS">
    <w:p w14:paraId="6C15D224" w14:textId="77777777" w:rsidR="00C63AE7" w:rsidRDefault="00C63AE7" w:rsidP="00C63AE7">
      <w:pPr>
        <w:pStyle w:val="CommentText"/>
      </w:pPr>
      <w:r>
        <w:rPr>
          <w:rStyle w:val="CommentReference"/>
        </w:rPr>
        <w:annotationRef/>
      </w:r>
      <w:r>
        <w:t>Explain the technical scenario (no business details) before listing the patterns so that the list makes sense</w:t>
      </w:r>
    </w:p>
  </w:comment>
  <w:comment w:id="173" w:author="Puneet Kumar - Chaucer" w:date="2026-09-15T14:26:00Z" w:initials="PK">
    <w:p w14:paraId="0B986ED2" w14:textId="77777777" w:rsidR="00E502E6" w:rsidRDefault="00E502E6" w:rsidP="00E502E6">
      <w:pPr>
        <w:pStyle w:val="CommentText"/>
      </w:pPr>
      <w:r>
        <w:rPr>
          <w:rStyle w:val="CommentReference"/>
        </w:rPr>
        <w:annotationRef/>
      </w:r>
      <w:r>
        <w:t>added</w:t>
      </w:r>
    </w:p>
  </w:comment>
  <w:comment w:id="260" w:author="Joycell Sundararaj - Chaucer" w:date="2026-09-15T13:43:00Z" w:initials="JS">
    <w:p w14:paraId="5B7C7BDD" w14:textId="77777777" w:rsidR="0080763F" w:rsidRDefault="0080763F" w:rsidP="0080763F">
      <w:pPr>
        <w:pStyle w:val="CommentText"/>
      </w:pPr>
      <w:r>
        <w:rPr>
          <w:rStyle w:val="CommentReference"/>
        </w:rPr>
        <w:annotationRef/>
      </w:r>
      <w:r>
        <w:t>Revise the import and export pattern diagrams to clearly show the handover boundary between the Systems Integration Framework and the data platform, including where the data platform takes ownership</w:t>
      </w:r>
    </w:p>
  </w:comment>
  <w:comment w:id="259" w:author="Joycell Sundararaj - Chaucer" w:date="2026-09-15T13:49:00Z" w:initials="JS">
    <w:p w14:paraId="64B9C0D1" w14:textId="77777777" w:rsidR="00602F0F" w:rsidRDefault="00602F0F" w:rsidP="00602F0F">
      <w:pPr>
        <w:pStyle w:val="CommentText"/>
      </w:pPr>
      <w:r>
        <w:rPr>
          <w:rStyle w:val="CommentReference"/>
        </w:rPr>
        <w:annotationRef/>
      </w:r>
      <w:r>
        <w:t>Replace product-specific references such as Snowflake and SQL API with generic terms such as “data platform” where the document is describing reusable patterns, while retaining technology names only where they define an agreed boundary or platform capability</w:t>
      </w:r>
    </w:p>
  </w:comment>
  <w:comment w:id="265" w:author="Joycell Sundararaj - Chaucer" w:date="2026-09-15T13:50:00Z" w:initials="JS">
    <w:p w14:paraId="51237C15" w14:textId="77777777" w:rsidR="0050185A" w:rsidRDefault="0050185A" w:rsidP="0050185A">
      <w:pPr>
        <w:pStyle w:val="CommentText"/>
      </w:pPr>
      <w:r>
        <w:rPr>
          <w:rStyle w:val="CommentReference"/>
        </w:rPr>
        <w:annotationRef/>
      </w:r>
      <w:r>
        <w:t>Merge this to SFDEINT1. Please update the whole document to ensure the DE pattern numbering change is reflected in diagrams and content.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FC40005" w15:done="0"/>
  <w15:commentEx w15:paraId="29EC8774" w15:done="0"/>
  <w15:commentEx w15:paraId="1E5EF30E" w15:paraIdParent="29EC8774" w15:done="0"/>
  <w15:commentEx w15:paraId="5F21AF28" w15:done="0"/>
  <w15:commentEx w15:paraId="61CA9ABB" w15:paraIdParent="5F21AF28" w15:done="0"/>
  <w15:commentEx w15:paraId="6C15D224" w15:done="0"/>
  <w15:commentEx w15:paraId="0B986ED2" w15:paraIdParent="6C15D224" w15:done="0"/>
  <w15:commentEx w15:paraId="5B7C7BDD" w15:done="0"/>
  <w15:commentEx w15:paraId="64B9C0D1" w15:done="0"/>
  <w15:commentEx w15:paraId="51237C1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33C672D" w16cex:dateUtc="2026-09-15T12:30:00Z"/>
  <w16cex:commentExtensible w16cex:durableId="733E30B1" w16cex:dateUtc="2026-09-15T12:39:00Z"/>
  <w16cex:commentExtensible w16cex:durableId="27D4AD39" w16cex:dateUtc="2026-09-15T12:39:00Z"/>
  <w16cex:commentExtensible w16cex:durableId="3CEAD505" w16cex:dateUtc="2026-09-15T12:33:00Z"/>
  <w16cex:commentExtensible w16cex:durableId="24F8E099" w16cex:dateUtc="2026-09-15T12:37:00Z"/>
  <w16cex:commentExtensible w16cex:durableId="612E313A" w16cex:dateUtc="2026-09-15T12:17:00Z"/>
  <w16cex:commentExtensible w16cex:durableId="29C36457" w16cex:dateUtc="2026-09-15T13:26:00Z"/>
  <w16cex:commentExtensible w16cex:durableId="2E93F107" w16cex:dateUtc="2026-09-15T12:43:00Z"/>
  <w16cex:commentExtensible w16cex:durableId="214384BB" w16cex:dateUtc="2026-09-15T12:49:00Z"/>
  <w16cex:commentExtensible w16cex:durableId="30859857" w16cex:dateUtc="2026-09-15T12: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FC40005" w16cid:durableId="033C672D"/>
  <w16cid:commentId w16cid:paraId="29EC8774" w16cid:durableId="733E30B1"/>
  <w16cid:commentId w16cid:paraId="1E5EF30E" w16cid:durableId="27D4AD39"/>
  <w16cid:commentId w16cid:paraId="5F21AF28" w16cid:durableId="3CEAD505"/>
  <w16cid:commentId w16cid:paraId="61CA9ABB" w16cid:durableId="24F8E099"/>
  <w16cid:commentId w16cid:paraId="6C15D224" w16cid:durableId="612E313A"/>
  <w16cid:commentId w16cid:paraId="0B986ED2" w16cid:durableId="29C36457"/>
  <w16cid:commentId w16cid:paraId="5B7C7BDD" w16cid:durableId="2E93F107"/>
  <w16cid:commentId w16cid:paraId="64B9C0D1" w16cid:durableId="214384BB"/>
  <w16cid:commentId w16cid:paraId="51237C15" w16cid:durableId="3085985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DBE2DA" w14:textId="77777777" w:rsidR="00FA1F8E" w:rsidRDefault="00FA1F8E" w:rsidP="00614F2E">
      <w:r>
        <w:separator/>
      </w:r>
    </w:p>
  </w:endnote>
  <w:endnote w:type="continuationSeparator" w:id="0">
    <w:p w14:paraId="0A285AC2" w14:textId="77777777" w:rsidR="00FA1F8E" w:rsidRDefault="00FA1F8E" w:rsidP="00614F2E">
      <w:r>
        <w:continuationSeparator/>
      </w:r>
    </w:p>
  </w:endnote>
  <w:endnote w:type="continuationNotice" w:id="1">
    <w:p w14:paraId="148C1689" w14:textId="77777777" w:rsidR="00FA1F8E" w:rsidRDefault="00FA1F8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egular">
    <w:panose1 w:val="00000000000000000000"/>
    <w:charset w:val="00"/>
    <w:family w:val="roman"/>
    <w:notTrueType/>
    <w:pitch w:val="default"/>
  </w:font>
  <w:font w:name="Regular PRO">
    <w:altName w:val="Trebuchet MS"/>
    <w:panose1 w:val="00000000000000000000"/>
    <w:charset w:val="00"/>
    <w:family w:val="modern"/>
    <w:notTrueType/>
    <w:pitch w:val="variable"/>
    <w:sig w:usb0="A00000AF" w:usb1="5000205B" w:usb2="00000000" w:usb3="00000000" w:csb0="00000093" w:csb1="00000000"/>
  </w:font>
  <w:font w:name="Noe Text">
    <w:altName w:val="Cambria"/>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Noe Text Regular">
    <w:charset w:val="00"/>
    <w:family w:val="roman"/>
    <w:notTrueType/>
    <w:pitch w:val="variable"/>
    <w:sig w:usb0="A000002F" w:usb1="40000053" w:usb2="00000000" w:usb3="00000000" w:csb0="00000093" w:csb1="00000000"/>
  </w:font>
  <w:font w:name="Noe Text Book">
    <w:altName w:val="Cambria"/>
    <w:panose1 w:val="00000000000000000000"/>
    <w:charset w:val="4D"/>
    <w:family w:val="roman"/>
    <w:notTrueType/>
    <w:pitch w:val="variable"/>
    <w:sig w:usb0="A000002F" w:usb1="40000053" w:usb2="00000000" w:usb3="00000000" w:csb0="00000093"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Aptos">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52767" w14:textId="77777777" w:rsidR="003343A2" w:rsidRDefault="003343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78C04" w14:textId="77777777" w:rsidR="00FA1F8E" w:rsidRDefault="00FA1F8E" w:rsidP="00614F2E">
      <w:r>
        <w:separator/>
      </w:r>
    </w:p>
  </w:footnote>
  <w:footnote w:type="continuationSeparator" w:id="0">
    <w:p w14:paraId="4DA69FB8" w14:textId="77777777" w:rsidR="00FA1F8E" w:rsidRDefault="00FA1F8E" w:rsidP="00614F2E">
      <w:r>
        <w:continuationSeparator/>
      </w:r>
    </w:p>
  </w:footnote>
  <w:footnote w:type="continuationNotice" w:id="1">
    <w:p w14:paraId="1602B384" w14:textId="77777777" w:rsidR="00FA1F8E" w:rsidRDefault="00FA1F8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36C0B" w14:textId="77777777" w:rsidR="00F67088" w:rsidRDefault="00F67088">
    <w:pPr>
      <w:pStyle w:val="Header"/>
    </w:pPr>
    <w:r>
      <w:rPr>
        <w:noProof/>
        <w:lang w:eastAsia="en-GB"/>
      </w:rPr>
      <w:drawing>
        <wp:anchor distT="0" distB="0" distL="114300" distR="114300" simplePos="0" relativeHeight="251658240" behindDoc="1" locked="1" layoutInCell="1" allowOverlap="1" wp14:anchorId="3F3D3916" wp14:editId="2AC3DFC7">
          <wp:simplePos x="0" y="0"/>
          <wp:positionH relativeFrom="page">
            <wp:posOffset>457200</wp:posOffset>
          </wp:positionH>
          <wp:positionV relativeFrom="page">
            <wp:posOffset>504190</wp:posOffset>
          </wp:positionV>
          <wp:extent cx="6663600" cy="9727200"/>
          <wp:effectExtent l="0" t="0" r="4445" b="1270"/>
          <wp:wrapNone/>
          <wp:docPr id="838220622" name="Picture 838220622" descr="A picture containing sitting, dark, table, lar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G1.png"/>
                  <pic:cNvPicPr/>
                </pic:nvPicPr>
                <pic:blipFill>
                  <a:blip r:embed="rId1">
                    <a:extLst>
                      <a:ext uri="{28A0092B-C50C-407E-A947-70E740481C1C}">
                        <a14:useLocalDpi xmlns:a14="http://schemas.microsoft.com/office/drawing/2010/main" val="0"/>
                      </a:ext>
                    </a:extLst>
                  </a:blip>
                  <a:stretch>
                    <a:fillRect/>
                  </a:stretch>
                </pic:blipFill>
                <pic:spPr>
                  <a:xfrm>
                    <a:off x="0" y="0"/>
                    <a:ext cx="6663600" cy="9727200"/>
                  </a:xfrm>
                  <a:prstGeom prst="rect">
                    <a:avLst/>
                  </a:prstGeom>
                </pic:spPr>
              </pic:pic>
            </a:graphicData>
          </a:graphic>
          <wp14:sizeRelH relativeFrom="margin">
            <wp14:pctWidth>0</wp14:pctWidth>
          </wp14:sizeRelH>
          <wp14:sizeRelV relativeFrom="margin">
            <wp14:pctHeight>0</wp14:pctHeight>
          </wp14:sizeRelV>
        </wp:anchor>
      </w:drawing>
    </w:r>
    <w:r>
      <w:rPr>
        <w:noProof/>
        <w:lang w:eastAsia="en-GB"/>
      </w:rPr>
      <w:drawing>
        <wp:anchor distT="0" distB="0" distL="114300" distR="114300" simplePos="0" relativeHeight="251658241" behindDoc="0" locked="1" layoutInCell="1" allowOverlap="1" wp14:anchorId="376CA684" wp14:editId="5E3CEBE5">
          <wp:simplePos x="0" y="0"/>
          <wp:positionH relativeFrom="page">
            <wp:posOffset>817245</wp:posOffset>
          </wp:positionH>
          <wp:positionV relativeFrom="page">
            <wp:posOffset>817245</wp:posOffset>
          </wp:positionV>
          <wp:extent cx="1969200" cy="723600"/>
          <wp:effectExtent l="0" t="0" r="0" b="635"/>
          <wp:wrapNone/>
          <wp:docPr id="1425847130" name="Picture 1425847130"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aucerlogo600.png"/>
                  <pic:cNvPicPr/>
                </pic:nvPicPr>
                <pic:blipFill>
                  <a:blip r:embed="rId2">
                    <a:extLst>
                      <a:ext uri="{28A0092B-C50C-407E-A947-70E740481C1C}">
                        <a14:useLocalDpi xmlns:a14="http://schemas.microsoft.com/office/drawing/2010/main" val="0"/>
                      </a:ext>
                    </a:extLst>
                  </a:blip>
                  <a:stretch>
                    <a:fillRect/>
                  </a:stretch>
                </pic:blipFill>
                <pic:spPr>
                  <a:xfrm>
                    <a:off x="0" y="0"/>
                    <a:ext cx="1969200" cy="7236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3612C" w14:textId="574D12CA" w:rsidR="00260823" w:rsidRDefault="0026082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B50B2F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6360638"/>
    <w:multiLevelType w:val="hybridMultilevel"/>
    <w:tmpl w:val="729AD74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6646C99"/>
    <w:multiLevelType w:val="hybridMultilevel"/>
    <w:tmpl w:val="E71CA0A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090C5025"/>
    <w:multiLevelType w:val="hybridMultilevel"/>
    <w:tmpl w:val="CC3A892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0AA10381"/>
    <w:multiLevelType w:val="hybridMultilevel"/>
    <w:tmpl w:val="16D412F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0D32E38B"/>
    <w:multiLevelType w:val="hybridMultilevel"/>
    <w:tmpl w:val="FFFFFFFF"/>
    <w:lvl w:ilvl="0" w:tplc="A41C3552">
      <w:start w:val="1"/>
      <w:numFmt w:val="bullet"/>
      <w:lvlText w:val=""/>
      <w:lvlJc w:val="left"/>
      <w:pPr>
        <w:ind w:left="720" w:hanging="360"/>
      </w:pPr>
      <w:rPr>
        <w:rFonts w:ascii="Symbol" w:eastAsia="Symbol" w:hAnsi="Symbol" w:cs="Symbol"/>
      </w:rPr>
    </w:lvl>
    <w:lvl w:ilvl="1" w:tplc="DEE8EAC6">
      <w:start w:val="1"/>
      <w:numFmt w:val="bullet"/>
      <w:lvlText w:val="o"/>
      <w:lvlJc w:val="left"/>
      <w:pPr>
        <w:ind w:left="1440" w:hanging="360"/>
      </w:pPr>
      <w:rPr>
        <w:rFonts w:ascii="Courier New" w:eastAsia="Courier New" w:hAnsi="Courier New" w:cs="Courier New"/>
      </w:rPr>
    </w:lvl>
    <w:lvl w:ilvl="2" w:tplc="5A32B516">
      <w:start w:val="1"/>
      <w:numFmt w:val="bullet"/>
      <w:lvlText w:val=""/>
      <w:lvlJc w:val="left"/>
      <w:pPr>
        <w:ind w:left="2160" w:hanging="360"/>
      </w:pPr>
      <w:rPr>
        <w:rFonts w:ascii="Wingdings" w:eastAsia="Wingdings" w:hAnsi="Wingdings" w:cs="Wingdings"/>
      </w:rPr>
    </w:lvl>
    <w:lvl w:ilvl="3" w:tplc="C2803920">
      <w:start w:val="1"/>
      <w:numFmt w:val="bullet"/>
      <w:lvlText w:val=""/>
      <w:lvlJc w:val="left"/>
      <w:pPr>
        <w:ind w:left="2880" w:hanging="360"/>
      </w:pPr>
      <w:rPr>
        <w:rFonts w:ascii="Symbol" w:eastAsia="Symbol" w:hAnsi="Symbol" w:cs="Symbol"/>
      </w:rPr>
    </w:lvl>
    <w:lvl w:ilvl="4" w:tplc="EA1CBE98">
      <w:start w:val="1"/>
      <w:numFmt w:val="bullet"/>
      <w:lvlText w:val="o"/>
      <w:lvlJc w:val="left"/>
      <w:pPr>
        <w:ind w:left="3600" w:hanging="360"/>
      </w:pPr>
      <w:rPr>
        <w:rFonts w:ascii="Courier New" w:eastAsia="Courier New" w:hAnsi="Courier New" w:cs="Courier New"/>
      </w:rPr>
    </w:lvl>
    <w:lvl w:ilvl="5" w:tplc="60E4A7C8">
      <w:start w:val="1"/>
      <w:numFmt w:val="bullet"/>
      <w:lvlText w:val=""/>
      <w:lvlJc w:val="left"/>
      <w:pPr>
        <w:ind w:left="4320" w:hanging="360"/>
      </w:pPr>
      <w:rPr>
        <w:rFonts w:ascii="Wingdings" w:eastAsia="Wingdings" w:hAnsi="Wingdings" w:cs="Wingdings"/>
      </w:rPr>
    </w:lvl>
    <w:lvl w:ilvl="6" w:tplc="2A8EF4C2">
      <w:start w:val="1"/>
      <w:numFmt w:val="bullet"/>
      <w:lvlText w:val=""/>
      <w:lvlJc w:val="left"/>
      <w:pPr>
        <w:ind w:left="5040" w:hanging="360"/>
      </w:pPr>
      <w:rPr>
        <w:rFonts w:ascii="Symbol" w:eastAsia="Symbol" w:hAnsi="Symbol" w:cs="Symbol"/>
      </w:rPr>
    </w:lvl>
    <w:lvl w:ilvl="7" w:tplc="8048CB5A">
      <w:start w:val="1"/>
      <w:numFmt w:val="bullet"/>
      <w:lvlText w:val="o"/>
      <w:lvlJc w:val="left"/>
      <w:pPr>
        <w:ind w:left="5760" w:hanging="360"/>
      </w:pPr>
      <w:rPr>
        <w:rFonts w:ascii="Courier New" w:eastAsia="Courier New" w:hAnsi="Courier New" w:cs="Courier New"/>
      </w:rPr>
    </w:lvl>
    <w:lvl w:ilvl="8" w:tplc="F8881462">
      <w:start w:val="1"/>
      <w:numFmt w:val="bullet"/>
      <w:lvlText w:val=""/>
      <w:lvlJc w:val="left"/>
      <w:pPr>
        <w:ind w:left="6480" w:hanging="360"/>
      </w:pPr>
      <w:rPr>
        <w:rFonts w:ascii="Wingdings" w:eastAsia="Wingdings" w:hAnsi="Wingdings" w:cs="Wingdings"/>
      </w:rPr>
    </w:lvl>
  </w:abstractNum>
  <w:abstractNum w:abstractNumId="6" w15:restartNumberingAfterBreak="0">
    <w:nsid w:val="185F380F"/>
    <w:multiLevelType w:val="multilevel"/>
    <w:tmpl w:val="2DA6B0C8"/>
    <w:lvl w:ilvl="0">
      <w:start w:val="1"/>
      <w:numFmt w:val="decimal"/>
      <w:pStyle w:val="ListNumber"/>
      <w:lvlText w:val="%1."/>
      <w:lvlJc w:val="left"/>
      <w:pPr>
        <w:tabs>
          <w:tab w:val="num" w:pos="360"/>
        </w:tabs>
        <w:ind w:left="360" w:hanging="360"/>
      </w:pPr>
      <w:rPr>
        <w:rFonts w:hint="default"/>
      </w:r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7" w15:restartNumberingAfterBreak="0">
    <w:nsid w:val="1A26517D"/>
    <w:multiLevelType w:val="multilevel"/>
    <w:tmpl w:val="B8844294"/>
    <w:lvl w:ilvl="0">
      <w:start w:val="1"/>
      <w:numFmt w:val="decimal"/>
      <w:pStyle w:val="Bullet1"/>
      <w:lvlText w:val="%1."/>
      <w:lvlJc w:val="left"/>
      <w:pPr>
        <w:ind w:left="360" w:hanging="360"/>
      </w:pPr>
    </w:lvl>
    <w:lvl w:ilvl="1">
      <w:start w:val="1"/>
      <w:numFmt w:val="decimal"/>
      <w:pStyle w:val="Bullet2"/>
      <w:lvlText w:val="%1.%2."/>
      <w:lvlJc w:val="left"/>
      <w:pPr>
        <w:ind w:left="792" w:hanging="432"/>
      </w:pPr>
    </w:lvl>
    <w:lvl w:ilvl="2">
      <w:start w:val="1"/>
      <w:numFmt w:val="decimal"/>
      <w:pStyle w:val="Bullet3"/>
      <w:lvlText w:val="%1.%2.%3."/>
      <w:lvlJc w:val="left"/>
      <w:pPr>
        <w:ind w:left="1224" w:hanging="504"/>
      </w:pPr>
      <w:rPr>
        <w:b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FFC3900"/>
    <w:multiLevelType w:val="singleLevel"/>
    <w:tmpl w:val="D05A9FF6"/>
    <w:lvl w:ilvl="0">
      <w:start w:val="1"/>
      <w:numFmt w:val="bullet"/>
      <w:pStyle w:val="Bulletundernormaltext"/>
      <w:lvlText w:val=""/>
      <w:lvlJc w:val="left"/>
      <w:pPr>
        <w:tabs>
          <w:tab w:val="num" w:pos="360"/>
        </w:tabs>
        <w:ind w:left="360" w:hanging="360"/>
      </w:pPr>
      <w:rPr>
        <w:rFonts w:ascii="Symbol" w:hAnsi="Symbol" w:hint="default"/>
        <w:sz w:val="24"/>
      </w:rPr>
    </w:lvl>
  </w:abstractNum>
  <w:abstractNum w:abstractNumId="9" w15:restartNumberingAfterBreak="0">
    <w:nsid w:val="21475A44"/>
    <w:multiLevelType w:val="hybridMultilevel"/>
    <w:tmpl w:val="4F62CC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1A44693"/>
    <w:multiLevelType w:val="hybridMultilevel"/>
    <w:tmpl w:val="626433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2DED4A7"/>
    <w:multiLevelType w:val="hybridMultilevel"/>
    <w:tmpl w:val="FFFFFFFF"/>
    <w:lvl w:ilvl="0" w:tplc="90ACAF96">
      <w:start w:val="1"/>
      <w:numFmt w:val="bullet"/>
      <w:lvlText w:val=""/>
      <w:lvlJc w:val="left"/>
      <w:pPr>
        <w:ind w:left="720" w:hanging="360"/>
      </w:pPr>
      <w:rPr>
        <w:rFonts w:ascii="Symbol" w:eastAsia="Symbol" w:hAnsi="Symbol" w:cs="Symbol"/>
      </w:rPr>
    </w:lvl>
    <w:lvl w:ilvl="1" w:tplc="AE64CA10">
      <w:start w:val="1"/>
      <w:numFmt w:val="bullet"/>
      <w:lvlText w:val="o"/>
      <w:lvlJc w:val="left"/>
      <w:pPr>
        <w:ind w:left="1440" w:hanging="360"/>
      </w:pPr>
      <w:rPr>
        <w:rFonts w:ascii="Courier New" w:eastAsia="Courier New" w:hAnsi="Courier New" w:cs="Courier New"/>
      </w:rPr>
    </w:lvl>
    <w:lvl w:ilvl="2" w:tplc="4F4697F2">
      <w:start w:val="1"/>
      <w:numFmt w:val="bullet"/>
      <w:lvlText w:val=""/>
      <w:lvlJc w:val="left"/>
      <w:pPr>
        <w:ind w:left="2160" w:hanging="360"/>
      </w:pPr>
      <w:rPr>
        <w:rFonts w:ascii="Wingdings" w:eastAsia="Wingdings" w:hAnsi="Wingdings" w:cs="Wingdings"/>
      </w:rPr>
    </w:lvl>
    <w:lvl w:ilvl="3" w:tplc="8D7AF496">
      <w:start w:val="1"/>
      <w:numFmt w:val="bullet"/>
      <w:lvlText w:val=""/>
      <w:lvlJc w:val="left"/>
      <w:pPr>
        <w:ind w:left="2880" w:hanging="360"/>
      </w:pPr>
      <w:rPr>
        <w:rFonts w:ascii="Symbol" w:eastAsia="Symbol" w:hAnsi="Symbol" w:cs="Symbol"/>
      </w:rPr>
    </w:lvl>
    <w:lvl w:ilvl="4" w:tplc="9EE8C02E">
      <w:start w:val="1"/>
      <w:numFmt w:val="bullet"/>
      <w:lvlText w:val="o"/>
      <w:lvlJc w:val="left"/>
      <w:pPr>
        <w:ind w:left="3600" w:hanging="360"/>
      </w:pPr>
      <w:rPr>
        <w:rFonts w:ascii="Courier New" w:eastAsia="Courier New" w:hAnsi="Courier New" w:cs="Courier New"/>
      </w:rPr>
    </w:lvl>
    <w:lvl w:ilvl="5" w:tplc="2AA67808">
      <w:start w:val="1"/>
      <w:numFmt w:val="bullet"/>
      <w:lvlText w:val=""/>
      <w:lvlJc w:val="left"/>
      <w:pPr>
        <w:ind w:left="4320" w:hanging="360"/>
      </w:pPr>
      <w:rPr>
        <w:rFonts w:ascii="Wingdings" w:eastAsia="Wingdings" w:hAnsi="Wingdings" w:cs="Wingdings"/>
      </w:rPr>
    </w:lvl>
    <w:lvl w:ilvl="6" w:tplc="670E0600">
      <w:start w:val="1"/>
      <w:numFmt w:val="bullet"/>
      <w:lvlText w:val=""/>
      <w:lvlJc w:val="left"/>
      <w:pPr>
        <w:ind w:left="5040" w:hanging="360"/>
      </w:pPr>
      <w:rPr>
        <w:rFonts w:ascii="Symbol" w:eastAsia="Symbol" w:hAnsi="Symbol" w:cs="Symbol"/>
      </w:rPr>
    </w:lvl>
    <w:lvl w:ilvl="7" w:tplc="6A5CB46C">
      <w:start w:val="1"/>
      <w:numFmt w:val="bullet"/>
      <w:lvlText w:val="o"/>
      <w:lvlJc w:val="left"/>
      <w:pPr>
        <w:ind w:left="5760" w:hanging="360"/>
      </w:pPr>
      <w:rPr>
        <w:rFonts w:ascii="Courier New" w:eastAsia="Courier New" w:hAnsi="Courier New" w:cs="Courier New"/>
      </w:rPr>
    </w:lvl>
    <w:lvl w:ilvl="8" w:tplc="084A55BE">
      <w:start w:val="1"/>
      <w:numFmt w:val="bullet"/>
      <w:lvlText w:val=""/>
      <w:lvlJc w:val="left"/>
      <w:pPr>
        <w:ind w:left="6480" w:hanging="360"/>
      </w:pPr>
      <w:rPr>
        <w:rFonts w:ascii="Wingdings" w:eastAsia="Wingdings" w:hAnsi="Wingdings" w:cs="Wingdings"/>
      </w:rPr>
    </w:lvl>
  </w:abstractNum>
  <w:abstractNum w:abstractNumId="12" w15:restartNumberingAfterBreak="0">
    <w:nsid w:val="23036C2D"/>
    <w:multiLevelType w:val="hybridMultilevel"/>
    <w:tmpl w:val="AE8812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3727F2A"/>
    <w:multiLevelType w:val="hybridMultilevel"/>
    <w:tmpl w:val="77D0C0E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25404178"/>
    <w:multiLevelType w:val="hybridMultilevel"/>
    <w:tmpl w:val="FFFFFFFF"/>
    <w:lvl w:ilvl="0" w:tplc="81B6BEA2">
      <w:start w:val="1"/>
      <w:numFmt w:val="bullet"/>
      <w:lvlText w:val="●"/>
      <w:lvlJc w:val="left"/>
      <w:pPr>
        <w:ind w:left="720" w:hanging="360"/>
      </w:pPr>
    </w:lvl>
    <w:lvl w:ilvl="1" w:tplc="CA7C6F02">
      <w:start w:val="1"/>
      <w:numFmt w:val="bullet"/>
      <w:lvlText w:val="○"/>
      <w:lvlJc w:val="left"/>
      <w:pPr>
        <w:ind w:left="1440" w:hanging="360"/>
      </w:pPr>
    </w:lvl>
    <w:lvl w:ilvl="2" w:tplc="FF7E1D74">
      <w:start w:val="1"/>
      <w:numFmt w:val="bullet"/>
      <w:lvlText w:val="■"/>
      <w:lvlJc w:val="left"/>
      <w:pPr>
        <w:ind w:left="2160" w:hanging="360"/>
      </w:pPr>
    </w:lvl>
    <w:lvl w:ilvl="3" w:tplc="70D04874">
      <w:start w:val="1"/>
      <w:numFmt w:val="bullet"/>
      <w:lvlText w:val="●"/>
      <w:lvlJc w:val="left"/>
      <w:pPr>
        <w:ind w:left="2880" w:hanging="360"/>
      </w:pPr>
    </w:lvl>
    <w:lvl w:ilvl="4" w:tplc="1602C620">
      <w:start w:val="1"/>
      <w:numFmt w:val="bullet"/>
      <w:lvlText w:val="○"/>
      <w:lvlJc w:val="left"/>
      <w:pPr>
        <w:ind w:left="3600" w:hanging="360"/>
      </w:pPr>
    </w:lvl>
    <w:lvl w:ilvl="5" w:tplc="2F321292">
      <w:start w:val="1"/>
      <w:numFmt w:val="bullet"/>
      <w:lvlText w:val="■"/>
      <w:lvlJc w:val="left"/>
      <w:pPr>
        <w:ind w:left="4320" w:hanging="360"/>
      </w:pPr>
    </w:lvl>
    <w:lvl w:ilvl="6" w:tplc="C2583626">
      <w:start w:val="1"/>
      <w:numFmt w:val="bullet"/>
      <w:lvlText w:val="●"/>
      <w:lvlJc w:val="left"/>
      <w:pPr>
        <w:ind w:left="5040" w:hanging="360"/>
      </w:pPr>
    </w:lvl>
    <w:lvl w:ilvl="7" w:tplc="A82625B2">
      <w:start w:val="1"/>
      <w:numFmt w:val="bullet"/>
      <w:lvlText w:val="●"/>
      <w:lvlJc w:val="left"/>
      <w:pPr>
        <w:ind w:left="5760" w:hanging="360"/>
      </w:pPr>
    </w:lvl>
    <w:lvl w:ilvl="8" w:tplc="6FCA2526">
      <w:start w:val="1"/>
      <w:numFmt w:val="bullet"/>
      <w:lvlText w:val="●"/>
      <w:lvlJc w:val="left"/>
      <w:pPr>
        <w:ind w:left="6480" w:hanging="360"/>
      </w:pPr>
    </w:lvl>
  </w:abstractNum>
  <w:abstractNum w:abstractNumId="15" w15:restartNumberingAfterBreak="0">
    <w:nsid w:val="2643B240"/>
    <w:multiLevelType w:val="hybridMultilevel"/>
    <w:tmpl w:val="FFFFFFFF"/>
    <w:lvl w:ilvl="0" w:tplc="84867482">
      <w:start w:val="1"/>
      <w:numFmt w:val="bullet"/>
      <w:lvlText w:val=""/>
      <w:lvlJc w:val="left"/>
      <w:pPr>
        <w:ind w:left="720" w:hanging="360"/>
      </w:pPr>
      <w:rPr>
        <w:rFonts w:ascii="Symbol" w:eastAsia="Symbol" w:hAnsi="Symbol" w:cs="Symbol"/>
      </w:rPr>
    </w:lvl>
    <w:lvl w:ilvl="1" w:tplc="35F082FC">
      <w:start w:val="1"/>
      <w:numFmt w:val="bullet"/>
      <w:lvlText w:val="o"/>
      <w:lvlJc w:val="left"/>
      <w:pPr>
        <w:ind w:left="1440" w:hanging="360"/>
      </w:pPr>
      <w:rPr>
        <w:rFonts w:ascii="Courier New" w:eastAsia="Courier New" w:hAnsi="Courier New" w:cs="Courier New"/>
      </w:rPr>
    </w:lvl>
    <w:lvl w:ilvl="2" w:tplc="62C46080">
      <w:start w:val="1"/>
      <w:numFmt w:val="bullet"/>
      <w:lvlText w:val=""/>
      <w:lvlJc w:val="left"/>
      <w:pPr>
        <w:ind w:left="2160" w:hanging="360"/>
      </w:pPr>
      <w:rPr>
        <w:rFonts w:ascii="Wingdings" w:eastAsia="Wingdings" w:hAnsi="Wingdings" w:cs="Wingdings"/>
      </w:rPr>
    </w:lvl>
    <w:lvl w:ilvl="3" w:tplc="89E6E2C4">
      <w:start w:val="1"/>
      <w:numFmt w:val="bullet"/>
      <w:lvlText w:val=""/>
      <w:lvlJc w:val="left"/>
      <w:pPr>
        <w:ind w:left="2880" w:hanging="360"/>
      </w:pPr>
      <w:rPr>
        <w:rFonts w:ascii="Symbol" w:eastAsia="Symbol" w:hAnsi="Symbol" w:cs="Symbol"/>
      </w:rPr>
    </w:lvl>
    <w:lvl w:ilvl="4" w:tplc="06901494">
      <w:start w:val="1"/>
      <w:numFmt w:val="bullet"/>
      <w:lvlText w:val="o"/>
      <w:lvlJc w:val="left"/>
      <w:pPr>
        <w:ind w:left="3600" w:hanging="360"/>
      </w:pPr>
      <w:rPr>
        <w:rFonts w:ascii="Courier New" w:eastAsia="Courier New" w:hAnsi="Courier New" w:cs="Courier New"/>
      </w:rPr>
    </w:lvl>
    <w:lvl w:ilvl="5" w:tplc="DE8670E8">
      <w:start w:val="1"/>
      <w:numFmt w:val="bullet"/>
      <w:lvlText w:val=""/>
      <w:lvlJc w:val="left"/>
      <w:pPr>
        <w:ind w:left="4320" w:hanging="360"/>
      </w:pPr>
      <w:rPr>
        <w:rFonts w:ascii="Wingdings" w:eastAsia="Wingdings" w:hAnsi="Wingdings" w:cs="Wingdings"/>
      </w:rPr>
    </w:lvl>
    <w:lvl w:ilvl="6" w:tplc="EE0E27A4">
      <w:start w:val="1"/>
      <w:numFmt w:val="bullet"/>
      <w:lvlText w:val=""/>
      <w:lvlJc w:val="left"/>
      <w:pPr>
        <w:ind w:left="5040" w:hanging="360"/>
      </w:pPr>
      <w:rPr>
        <w:rFonts w:ascii="Symbol" w:eastAsia="Symbol" w:hAnsi="Symbol" w:cs="Symbol"/>
      </w:rPr>
    </w:lvl>
    <w:lvl w:ilvl="7" w:tplc="4746AF62">
      <w:start w:val="1"/>
      <w:numFmt w:val="bullet"/>
      <w:lvlText w:val="o"/>
      <w:lvlJc w:val="left"/>
      <w:pPr>
        <w:ind w:left="5760" w:hanging="360"/>
      </w:pPr>
      <w:rPr>
        <w:rFonts w:ascii="Courier New" w:eastAsia="Courier New" w:hAnsi="Courier New" w:cs="Courier New"/>
      </w:rPr>
    </w:lvl>
    <w:lvl w:ilvl="8" w:tplc="DBC48CAE">
      <w:start w:val="1"/>
      <w:numFmt w:val="bullet"/>
      <w:lvlText w:val=""/>
      <w:lvlJc w:val="left"/>
      <w:pPr>
        <w:ind w:left="6480" w:hanging="360"/>
      </w:pPr>
      <w:rPr>
        <w:rFonts w:ascii="Wingdings" w:eastAsia="Wingdings" w:hAnsi="Wingdings" w:cs="Wingdings"/>
      </w:rPr>
    </w:lvl>
  </w:abstractNum>
  <w:abstractNum w:abstractNumId="16" w15:restartNumberingAfterBreak="0">
    <w:nsid w:val="2735436D"/>
    <w:multiLevelType w:val="singleLevel"/>
    <w:tmpl w:val="DE3E92F6"/>
    <w:lvl w:ilvl="0">
      <w:start w:val="1"/>
      <w:numFmt w:val="decimal"/>
      <w:pStyle w:val="Numberedtext"/>
      <w:lvlText w:val="%1."/>
      <w:lvlJc w:val="left"/>
      <w:pPr>
        <w:tabs>
          <w:tab w:val="num" w:pos="360"/>
        </w:tabs>
        <w:ind w:left="360" w:hanging="360"/>
      </w:pPr>
    </w:lvl>
  </w:abstractNum>
  <w:abstractNum w:abstractNumId="17" w15:restartNumberingAfterBreak="0">
    <w:nsid w:val="2C424B79"/>
    <w:multiLevelType w:val="hybridMultilevel"/>
    <w:tmpl w:val="FFFFFFFF"/>
    <w:lvl w:ilvl="0" w:tplc="7CA073C2">
      <w:start w:val="1"/>
      <w:numFmt w:val="bullet"/>
      <w:lvlText w:val=""/>
      <w:lvlJc w:val="left"/>
      <w:pPr>
        <w:ind w:left="720" w:hanging="360"/>
      </w:pPr>
      <w:rPr>
        <w:rFonts w:ascii="Symbol" w:eastAsia="Symbol" w:hAnsi="Symbol" w:cs="Symbol"/>
      </w:rPr>
    </w:lvl>
    <w:lvl w:ilvl="1" w:tplc="6712AB78">
      <w:start w:val="1"/>
      <w:numFmt w:val="bullet"/>
      <w:lvlText w:val="o"/>
      <w:lvlJc w:val="left"/>
      <w:pPr>
        <w:ind w:left="1440" w:hanging="360"/>
      </w:pPr>
      <w:rPr>
        <w:rFonts w:ascii="Courier New" w:eastAsia="Courier New" w:hAnsi="Courier New" w:cs="Courier New"/>
      </w:rPr>
    </w:lvl>
    <w:lvl w:ilvl="2" w:tplc="ADF0796E">
      <w:start w:val="1"/>
      <w:numFmt w:val="bullet"/>
      <w:lvlText w:val=""/>
      <w:lvlJc w:val="left"/>
      <w:pPr>
        <w:ind w:left="2160" w:hanging="360"/>
      </w:pPr>
      <w:rPr>
        <w:rFonts w:ascii="Wingdings" w:eastAsia="Wingdings" w:hAnsi="Wingdings" w:cs="Wingdings"/>
      </w:rPr>
    </w:lvl>
    <w:lvl w:ilvl="3" w:tplc="F5322932">
      <w:start w:val="1"/>
      <w:numFmt w:val="bullet"/>
      <w:lvlText w:val=""/>
      <w:lvlJc w:val="left"/>
      <w:pPr>
        <w:ind w:left="2880" w:hanging="360"/>
      </w:pPr>
      <w:rPr>
        <w:rFonts w:ascii="Symbol" w:eastAsia="Symbol" w:hAnsi="Symbol" w:cs="Symbol"/>
      </w:rPr>
    </w:lvl>
    <w:lvl w:ilvl="4" w:tplc="D89C701E">
      <w:start w:val="1"/>
      <w:numFmt w:val="bullet"/>
      <w:lvlText w:val="o"/>
      <w:lvlJc w:val="left"/>
      <w:pPr>
        <w:ind w:left="3600" w:hanging="360"/>
      </w:pPr>
      <w:rPr>
        <w:rFonts w:ascii="Courier New" w:eastAsia="Courier New" w:hAnsi="Courier New" w:cs="Courier New"/>
      </w:rPr>
    </w:lvl>
    <w:lvl w:ilvl="5" w:tplc="B5C6179E">
      <w:start w:val="1"/>
      <w:numFmt w:val="bullet"/>
      <w:lvlText w:val=""/>
      <w:lvlJc w:val="left"/>
      <w:pPr>
        <w:ind w:left="4320" w:hanging="360"/>
      </w:pPr>
      <w:rPr>
        <w:rFonts w:ascii="Wingdings" w:eastAsia="Wingdings" w:hAnsi="Wingdings" w:cs="Wingdings"/>
      </w:rPr>
    </w:lvl>
    <w:lvl w:ilvl="6" w:tplc="5F12B696">
      <w:start w:val="1"/>
      <w:numFmt w:val="bullet"/>
      <w:lvlText w:val=""/>
      <w:lvlJc w:val="left"/>
      <w:pPr>
        <w:ind w:left="5040" w:hanging="360"/>
      </w:pPr>
      <w:rPr>
        <w:rFonts w:ascii="Symbol" w:eastAsia="Symbol" w:hAnsi="Symbol" w:cs="Symbol"/>
      </w:rPr>
    </w:lvl>
    <w:lvl w:ilvl="7" w:tplc="41DA9EAA">
      <w:start w:val="1"/>
      <w:numFmt w:val="bullet"/>
      <w:lvlText w:val="o"/>
      <w:lvlJc w:val="left"/>
      <w:pPr>
        <w:ind w:left="5760" w:hanging="360"/>
      </w:pPr>
      <w:rPr>
        <w:rFonts w:ascii="Courier New" w:eastAsia="Courier New" w:hAnsi="Courier New" w:cs="Courier New"/>
      </w:rPr>
    </w:lvl>
    <w:lvl w:ilvl="8" w:tplc="77BAAF9C">
      <w:start w:val="1"/>
      <w:numFmt w:val="bullet"/>
      <w:lvlText w:val=""/>
      <w:lvlJc w:val="left"/>
      <w:pPr>
        <w:ind w:left="6480" w:hanging="360"/>
      </w:pPr>
      <w:rPr>
        <w:rFonts w:ascii="Wingdings" w:eastAsia="Wingdings" w:hAnsi="Wingdings" w:cs="Wingdings"/>
      </w:rPr>
    </w:lvl>
  </w:abstractNum>
  <w:abstractNum w:abstractNumId="18" w15:restartNumberingAfterBreak="0">
    <w:nsid w:val="2E766C71"/>
    <w:multiLevelType w:val="hybridMultilevel"/>
    <w:tmpl w:val="FFFFFFFF"/>
    <w:lvl w:ilvl="0" w:tplc="E0E8E4C2">
      <w:start w:val="1"/>
      <w:numFmt w:val="bullet"/>
      <w:lvlText w:val=""/>
      <w:lvlJc w:val="left"/>
      <w:pPr>
        <w:ind w:left="720" w:hanging="360"/>
      </w:pPr>
      <w:rPr>
        <w:rFonts w:ascii="Symbol" w:eastAsia="Symbol" w:hAnsi="Symbol" w:cs="Symbol"/>
      </w:rPr>
    </w:lvl>
    <w:lvl w:ilvl="1" w:tplc="881ACF88">
      <w:start w:val="1"/>
      <w:numFmt w:val="bullet"/>
      <w:lvlText w:val="o"/>
      <w:lvlJc w:val="left"/>
      <w:pPr>
        <w:ind w:left="1440" w:hanging="360"/>
      </w:pPr>
      <w:rPr>
        <w:rFonts w:ascii="Courier New" w:eastAsia="Courier New" w:hAnsi="Courier New" w:cs="Courier New"/>
      </w:rPr>
    </w:lvl>
    <w:lvl w:ilvl="2" w:tplc="3FE6D8E2">
      <w:start w:val="1"/>
      <w:numFmt w:val="bullet"/>
      <w:lvlText w:val=""/>
      <w:lvlJc w:val="left"/>
      <w:pPr>
        <w:ind w:left="2160" w:hanging="360"/>
      </w:pPr>
      <w:rPr>
        <w:rFonts w:ascii="Wingdings" w:eastAsia="Wingdings" w:hAnsi="Wingdings" w:cs="Wingdings"/>
      </w:rPr>
    </w:lvl>
    <w:lvl w:ilvl="3" w:tplc="16DC4C04">
      <w:start w:val="1"/>
      <w:numFmt w:val="bullet"/>
      <w:lvlText w:val=""/>
      <w:lvlJc w:val="left"/>
      <w:pPr>
        <w:ind w:left="2880" w:hanging="360"/>
      </w:pPr>
      <w:rPr>
        <w:rFonts w:ascii="Symbol" w:eastAsia="Symbol" w:hAnsi="Symbol" w:cs="Symbol"/>
      </w:rPr>
    </w:lvl>
    <w:lvl w:ilvl="4" w:tplc="82D21962">
      <w:start w:val="1"/>
      <w:numFmt w:val="bullet"/>
      <w:lvlText w:val="o"/>
      <w:lvlJc w:val="left"/>
      <w:pPr>
        <w:ind w:left="3600" w:hanging="360"/>
      </w:pPr>
      <w:rPr>
        <w:rFonts w:ascii="Courier New" w:eastAsia="Courier New" w:hAnsi="Courier New" w:cs="Courier New"/>
      </w:rPr>
    </w:lvl>
    <w:lvl w:ilvl="5" w:tplc="2A64C6C6">
      <w:start w:val="1"/>
      <w:numFmt w:val="bullet"/>
      <w:lvlText w:val=""/>
      <w:lvlJc w:val="left"/>
      <w:pPr>
        <w:ind w:left="4320" w:hanging="360"/>
      </w:pPr>
      <w:rPr>
        <w:rFonts w:ascii="Wingdings" w:eastAsia="Wingdings" w:hAnsi="Wingdings" w:cs="Wingdings"/>
      </w:rPr>
    </w:lvl>
    <w:lvl w:ilvl="6" w:tplc="290630DE">
      <w:start w:val="1"/>
      <w:numFmt w:val="bullet"/>
      <w:lvlText w:val=""/>
      <w:lvlJc w:val="left"/>
      <w:pPr>
        <w:ind w:left="5040" w:hanging="360"/>
      </w:pPr>
      <w:rPr>
        <w:rFonts w:ascii="Symbol" w:eastAsia="Symbol" w:hAnsi="Symbol" w:cs="Symbol"/>
      </w:rPr>
    </w:lvl>
    <w:lvl w:ilvl="7" w:tplc="05F61B30">
      <w:start w:val="1"/>
      <w:numFmt w:val="bullet"/>
      <w:lvlText w:val="o"/>
      <w:lvlJc w:val="left"/>
      <w:pPr>
        <w:ind w:left="5760" w:hanging="360"/>
      </w:pPr>
      <w:rPr>
        <w:rFonts w:ascii="Courier New" w:eastAsia="Courier New" w:hAnsi="Courier New" w:cs="Courier New"/>
      </w:rPr>
    </w:lvl>
    <w:lvl w:ilvl="8" w:tplc="3F60CBFA">
      <w:start w:val="1"/>
      <w:numFmt w:val="bullet"/>
      <w:lvlText w:val=""/>
      <w:lvlJc w:val="left"/>
      <w:pPr>
        <w:ind w:left="6480" w:hanging="360"/>
      </w:pPr>
      <w:rPr>
        <w:rFonts w:ascii="Wingdings" w:eastAsia="Wingdings" w:hAnsi="Wingdings" w:cs="Wingdings"/>
      </w:rPr>
    </w:lvl>
  </w:abstractNum>
  <w:abstractNum w:abstractNumId="19" w15:restartNumberingAfterBreak="0">
    <w:nsid w:val="362D05AB"/>
    <w:multiLevelType w:val="hybridMultilevel"/>
    <w:tmpl w:val="FFFFFFFF"/>
    <w:lvl w:ilvl="0" w:tplc="087AA976">
      <w:start w:val="1"/>
      <w:numFmt w:val="bullet"/>
      <w:lvlText w:val=""/>
      <w:lvlJc w:val="left"/>
      <w:pPr>
        <w:ind w:left="720" w:hanging="360"/>
      </w:pPr>
      <w:rPr>
        <w:rFonts w:ascii="Symbol" w:eastAsia="Symbol" w:hAnsi="Symbol" w:cs="Symbol"/>
      </w:rPr>
    </w:lvl>
    <w:lvl w:ilvl="1" w:tplc="960014E4">
      <w:start w:val="1"/>
      <w:numFmt w:val="bullet"/>
      <w:lvlText w:val="o"/>
      <w:lvlJc w:val="left"/>
      <w:pPr>
        <w:ind w:left="1440" w:hanging="360"/>
      </w:pPr>
      <w:rPr>
        <w:rFonts w:ascii="Courier New" w:eastAsia="Courier New" w:hAnsi="Courier New" w:cs="Courier New"/>
      </w:rPr>
    </w:lvl>
    <w:lvl w:ilvl="2" w:tplc="BBDEE5B4">
      <w:start w:val="1"/>
      <w:numFmt w:val="bullet"/>
      <w:lvlText w:val=""/>
      <w:lvlJc w:val="left"/>
      <w:pPr>
        <w:ind w:left="2160" w:hanging="360"/>
      </w:pPr>
      <w:rPr>
        <w:rFonts w:ascii="Wingdings" w:eastAsia="Wingdings" w:hAnsi="Wingdings" w:cs="Wingdings"/>
      </w:rPr>
    </w:lvl>
    <w:lvl w:ilvl="3" w:tplc="C4628130">
      <w:start w:val="1"/>
      <w:numFmt w:val="bullet"/>
      <w:lvlText w:val=""/>
      <w:lvlJc w:val="left"/>
      <w:pPr>
        <w:ind w:left="2880" w:hanging="360"/>
      </w:pPr>
      <w:rPr>
        <w:rFonts w:ascii="Symbol" w:eastAsia="Symbol" w:hAnsi="Symbol" w:cs="Symbol"/>
      </w:rPr>
    </w:lvl>
    <w:lvl w:ilvl="4" w:tplc="B478D3E6">
      <w:start w:val="1"/>
      <w:numFmt w:val="bullet"/>
      <w:lvlText w:val="o"/>
      <w:lvlJc w:val="left"/>
      <w:pPr>
        <w:ind w:left="3600" w:hanging="360"/>
      </w:pPr>
      <w:rPr>
        <w:rFonts w:ascii="Courier New" w:eastAsia="Courier New" w:hAnsi="Courier New" w:cs="Courier New"/>
      </w:rPr>
    </w:lvl>
    <w:lvl w:ilvl="5" w:tplc="DB2E06CA">
      <w:start w:val="1"/>
      <w:numFmt w:val="bullet"/>
      <w:lvlText w:val=""/>
      <w:lvlJc w:val="left"/>
      <w:pPr>
        <w:ind w:left="4320" w:hanging="360"/>
      </w:pPr>
      <w:rPr>
        <w:rFonts w:ascii="Wingdings" w:eastAsia="Wingdings" w:hAnsi="Wingdings" w:cs="Wingdings"/>
      </w:rPr>
    </w:lvl>
    <w:lvl w:ilvl="6" w:tplc="BB5AE624">
      <w:start w:val="1"/>
      <w:numFmt w:val="bullet"/>
      <w:lvlText w:val=""/>
      <w:lvlJc w:val="left"/>
      <w:pPr>
        <w:ind w:left="5040" w:hanging="360"/>
      </w:pPr>
      <w:rPr>
        <w:rFonts w:ascii="Symbol" w:eastAsia="Symbol" w:hAnsi="Symbol" w:cs="Symbol"/>
      </w:rPr>
    </w:lvl>
    <w:lvl w:ilvl="7" w:tplc="73E8FEBC">
      <w:start w:val="1"/>
      <w:numFmt w:val="bullet"/>
      <w:lvlText w:val="o"/>
      <w:lvlJc w:val="left"/>
      <w:pPr>
        <w:ind w:left="5760" w:hanging="360"/>
      </w:pPr>
      <w:rPr>
        <w:rFonts w:ascii="Courier New" w:eastAsia="Courier New" w:hAnsi="Courier New" w:cs="Courier New"/>
      </w:rPr>
    </w:lvl>
    <w:lvl w:ilvl="8" w:tplc="FBD80FDC">
      <w:start w:val="1"/>
      <w:numFmt w:val="bullet"/>
      <w:lvlText w:val=""/>
      <w:lvlJc w:val="left"/>
      <w:pPr>
        <w:ind w:left="6480" w:hanging="360"/>
      </w:pPr>
      <w:rPr>
        <w:rFonts w:ascii="Wingdings" w:eastAsia="Wingdings" w:hAnsi="Wingdings" w:cs="Wingdings"/>
      </w:rPr>
    </w:lvl>
  </w:abstractNum>
  <w:abstractNum w:abstractNumId="20" w15:restartNumberingAfterBreak="0">
    <w:nsid w:val="3A52B850"/>
    <w:multiLevelType w:val="hybridMultilevel"/>
    <w:tmpl w:val="FFFFFFFF"/>
    <w:lvl w:ilvl="0" w:tplc="1E66AAFE">
      <w:start w:val="1"/>
      <w:numFmt w:val="bullet"/>
      <w:lvlText w:val=""/>
      <w:lvlJc w:val="left"/>
      <w:pPr>
        <w:ind w:left="720" w:hanging="360"/>
      </w:pPr>
      <w:rPr>
        <w:rFonts w:ascii="Symbol" w:eastAsia="Symbol" w:hAnsi="Symbol" w:cs="Symbol"/>
      </w:rPr>
    </w:lvl>
    <w:lvl w:ilvl="1" w:tplc="64B638D2">
      <w:start w:val="1"/>
      <w:numFmt w:val="bullet"/>
      <w:lvlText w:val="o"/>
      <w:lvlJc w:val="left"/>
      <w:pPr>
        <w:ind w:left="1440" w:hanging="360"/>
      </w:pPr>
      <w:rPr>
        <w:rFonts w:ascii="Courier New" w:eastAsia="Courier New" w:hAnsi="Courier New" w:cs="Courier New"/>
      </w:rPr>
    </w:lvl>
    <w:lvl w:ilvl="2" w:tplc="474CB55E">
      <w:start w:val="1"/>
      <w:numFmt w:val="bullet"/>
      <w:lvlText w:val=""/>
      <w:lvlJc w:val="left"/>
      <w:pPr>
        <w:ind w:left="2160" w:hanging="360"/>
      </w:pPr>
      <w:rPr>
        <w:rFonts w:ascii="Wingdings" w:eastAsia="Wingdings" w:hAnsi="Wingdings" w:cs="Wingdings"/>
      </w:rPr>
    </w:lvl>
    <w:lvl w:ilvl="3" w:tplc="61F8C5F4">
      <w:start w:val="1"/>
      <w:numFmt w:val="bullet"/>
      <w:lvlText w:val=""/>
      <w:lvlJc w:val="left"/>
      <w:pPr>
        <w:ind w:left="2880" w:hanging="360"/>
      </w:pPr>
      <w:rPr>
        <w:rFonts w:ascii="Symbol" w:eastAsia="Symbol" w:hAnsi="Symbol" w:cs="Symbol"/>
      </w:rPr>
    </w:lvl>
    <w:lvl w:ilvl="4" w:tplc="D49CEA44">
      <w:start w:val="1"/>
      <w:numFmt w:val="bullet"/>
      <w:lvlText w:val="o"/>
      <w:lvlJc w:val="left"/>
      <w:pPr>
        <w:ind w:left="3600" w:hanging="360"/>
      </w:pPr>
      <w:rPr>
        <w:rFonts w:ascii="Courier New" w:eastAsia="Courier New" w:hAnsi="Courier New" w:cs="Courier New"/>
      </w:rPr>
    </w:lvl>
    <w:lvl w:ilvl="5" w:tplc="E4CE4E48">
      <w:start w:val="1"/>
      <w:numFmt w:val="bullet"/>
      <w:lvlText w:val=""/>
      <w:lvlJc w:val="left"/>
      <w:pPr>
        <w:ind w:left="4320" w:hanging="360"/>
      </w:pPr>
      <w:rPr>
        <w:rFonts w:ascii="Wingdings" w:eastAsia="Wingdings" w:hAnsi="Wingdings" w:cs="Wingdings"/>
      </w:rPr>
    </w:lvl>
    <w:lvl w:ilvl="6" w:tplc="799E350C">
      <w:start w:val="1"/>
      <w:numFmt w:val="bullet"/>
      <w:lvlText w:val=""/>
      <w:lvlJc w:val="left"/>
      <w:pPr>
        <w:ind w:left="5040" w:hanging="360"/>
      </w:pPr>
      <w:rPr>
        <w:rFonts w:ascii="Symbol" w:eastAsia="Symbol" w:hAnsi="Symbol" w:cs="Symbol"/>
      </w:rPr>
    </w:lvl>
    <w:lvl w:ilvl="7" w:tplc="9DAECA94">
      <w:start w:val="1"/>
      <w:numFmt w:val="bullet"/>
      <w:lvlText w:val="o"/>
      <w:lvlJc w:val="left"/>
      <w:pPr>
        <w:ind w:left="5760" w:hanging="360"/>
      </w:pPr>
      <w:rPr>
        <w:rFonts w:ascii="Courier New" w:eastAsia="Courier New" w:hAnsi="Courier New" w:cs="Courier New"/>
      </w:rPr>
    </w:lvl>
    <w:lvl w:ilvl="8" w:tplc="2E76F430">
      <w:start w:val="1"/>
      <w:numFmt w:val="bullet"/>
      <w:lvlText w:val=""/>
      <w:lvlJc w:val="left"/>
      <w:pPr>
        <w:ind w:left="6480" w:hanging="360"/>
      </w:pPr>
      <w:rPr>
        <w:rFonts w:ascii="Wingdings" w:eastAsia="Wingdings" w:hAnsi="Wingdings" w:cs="Wingdings"/>
      </w:rPr>
    </w:lvl>
  </w:abstractNum>
  <w:abstractNum w:abstractNumId="21" w15:restartNumberingAfterBreak="0">
    <w:nsid w:val="3AB025C4"/>
    <w:multiLevelType w:val="hybridMultilevel"/>
    <w:tmpl w:val="2B420812"/>
    <w:lvl w:ilvl="0" w:tplc="F214A18C">
      <w:start w:val="1"/>
      <w:numFmt w:val="bullet"/>
      <w:pStyle w:val="GuidanceLis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D134F46"/>
    <w:multiLevelType w:val="hybridMultilevel"/>
    <w:tmpl w:val="6D640E6E"/>
    <w:lvl w:ilvl="0" w:tplc="FFFFFFFF">
      <w:start w:val="1"/>
      <w:numFmt w:val="decimal"/>
      <w:pStyle w:val="Submissionnumberedparagraph"/>
      <w:lvlText w:val="%1."/>
      <w:lvlJc w:val="left"/>
      <w:pPr>
        <w:tabs>
          <w:tab w:val="num" w:pos="567"/>
        </w:tabs>
        <w:ind w:left="567" w:hanging="567"/>
      </w:pPr>
      <w:rPr>
        <w:rFonts w:ascii="Arial" w:hAnsi="Arial" w:hint="default"/>
        <w:b w:val="0"/>
        <w:i w:val="0"/>
        <w:sz w:val="22"/>
        <w:szCs w:val="22"/>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3" w15:restartNumberingAfterBreak="0">
    <w:nsid w:val="3DEE159E"/>
    <w:multiLevelType w:val="hybridMultilevel"/>
    <w:tmpl w:val="E40EAC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2C94D50"/>
    <w:multiLevelType w:val="hybridMultilevel"/>
    <w:tmpl w:val="FFFFFFFF"/>
    <w:lvl w:ilvl="0" w:tplc="25B02FE2">
      <w:start w:val="1"/>
      <w:numFmt w:val="decimal"/>
      <w:lvlText w:val="%1."/>
      <w:lvlJc w:val="left"/>
      <w:pPr>
        <w:ind w:left="720" w:hanging="360"/>
      </w:pPr>
    </w:lvl>
    <w:lvl w:ilvl="1" w:tplc="5D4C9D94">
      <w:start w:val="1"/>
      <w:numFmt w:val="lowerLetter"/>
      <w:lvlText w:val="%2."/>
      <w:lvlJc w:val="left"/>
      <w:pPr>
        <w:ind w:left="1440" w:hanging="360"/>
      </w:pPr>
    </w:lvl>
    <w:lvl w:ilvl="2" w:tplc="DFB494AC">
      <w:start w:val="1"/>
      <w:numFmt w:val="lowerRoman"/>
      <w:lvlText w:val="%3."/>
      <w:lvlJc w:val="right"/>
      <w:pPr>
        <w:ind w:left="2160" w:hanging="180"/>
      </w:pPr>
    </w:lvl>
    <w:lvl w:ilvl="3" w:tplc="FA0C29C6">
      <w:start w:val="1"/>
      <w:numFmt w:val="decimal"/>
      <w:lvlText w:val="%4."/>
      <w:lvlJc w:val="left"/>
      <w:pPr>
        <w:ind w:left="2880" w:hanging="360"/>
      </w:pPr>
    </w:lvl>
    <w:lvl w:ilvl="4" w:tplc="ED3EE71A">
      <w:start w:val="1"/>
      <w:numFmt w:val="lowerLetter"/>
      <w:lvlText w:val="%5."/>
      <w:lvlJc w:val="left"/>
      <w:pPr>
        <w:ind w:left="3600" w:hanging="360"/>
      </w:pPr>
    </w:lvl>
    <w:lvl w:ilvl="5" w:tplc="55529C04">
      <w:start w:val="1"/>
      <w:numFmt w:val="lowerRoman"/>
      <w:lvlText w:val="%6."/>
      <w:lvlJc w:val="right"/>
      <w:pPr>
        <w:ind w:left="4320" w:hanging="180"/>
      </w:pPr>
    </w:lvl>
    <w:lvl w:ilvl="6" w:tplc="F42A9D94">
      <w:start w:val="1"/>
      <w:numFmt w:val="decimal"/>
      <w:lvlText w:val="%7."/>
      <w:lvlJc w:val="left"/>
      <w:pPr>
        <w:ind w:left="5040" w:hanging="360"/>
      </w:pPr>
    </w:lvl>
    <w:lvl w:ilvl="7" w:tplc="9C42FA52">
      <w:start w:val="1"/>
      <w:numFmt w:val="lowerLetter"/>
      <w:lvlText w:val="%8."/>
      <w:lvlJc w:val="left"/>
      <w:pPr>
        <w:ind w:left="5760" w:hanging="360"/>
      </w:pPr>
    </w:lvl>
    <w:lvl w:ilvl="8" w:tplc="DBF86DDA">
      <w:start w:val="1"/>
      <w:numFmt w:val="lowerRoman"/>
      <w:lvlText w:val="%9."/>
      <w:lvlJc w:val="right"/>
      <w:pPr>
        <w:ind w:left="6480" w:hanging="180"/>
      </w:pPr>
    </w:lvl>
  </w:abstractNum>
  <w:abstractNum w:abstractNumId="25" w15:restartNumberingAfterBreak="0">
    <w:nsid w:val="4482C889"/>
    <w:multiLevelType w:val="hybridMultilevel"/>
    <w:tmpl w:val="FFFFFFFF"/>
    <w:lvl w:ilvl="0" w:tplc="35F67176">
      <w:start w:val="1"/>
      <w:numFmt w:val="bullet"/>
      <w:lvlText w:val=""/>
      <w:lvlJc w:val="left"/>
      <w:pPr>
        <w:ind w:left="720" w:hanging="360"/>
      </w:pPr>
      <w:rPr>
        <w:rFonts w:ascii="Symbol" w:eastAsia="Symbol" w:hAnsi="Symbol" w:cs="Symbol"/>
      </w:rPr>
    </w:lvl>
    <w:lvl w:ilvl="1" w:tplc="1798A2F2">
      <w:start w:val="1"/>
      <w:numFmt w:val="bullet"/>
      <w:lvlText w:val="o"/>
      <w:lvlJc w:val="left"/>
      <w:pPr>
        <w:ind w:left="1440" w:hanging="360"/>
      </w:pPr>
      <w:rPr>
        <w:rFonts w:ascii="Courier New" w:eastAsia="Courier New" w:hAnsi="Courier New" w:cs="Courier New"/>
      </w:rPr>
    </w:lvl>
    <w:lvl w:ilvl="2" w:tplc="A3D82A4C">
      <w:start w:val="1"/>
      <w:numFmt w:val="bullet"/>
      <w:lvlText w:val=""/>
      <w:lvlJc w:val="left"/>
      <w:pPr>
        <w:ind w:left="2160" w:hanging="360"/>
      </w:pPr>
      <w:rPr>
        <w:rFonts w:ascii="Wingdings" w:eastAsia="Wingdings" w:hAnsi="Wingdings" w:cs="Wingdings"/>
      </w:rPr>
    </w:lvl>
    <w:lvl w:ilvl="3" w:tplc="02F8601E">
      <w:start w:val="1"/>
      <w:numFmt w:val="bullet"/>
      <w:lvlText w:val=""/>
      <w:lvlJc w:val="left"/>
      <w:pPr>
        <w:ind w:left="2880" w:hanging="360"/>
      </w:pPr>
      <w:rPr>
        <w:rFonts w:ascii="Symbol" w:eastAsia="Symbol" w:hAnsi="Symbol" w:cs="Symbol"/>
      </w:rPr>
    </w:lvl>
    <w:lvl w:ilvl="4" w:tplc="DB12C49E">
      <w:start w:val="1"/>
      <w:numFmt w:val="bullet"/>
      <w:lvlText w:val="o"/>
      <w:lvlJc w:val="left"/>
      <w:pPr>
        <w:ind w:left="3600" w:hanging="360"/>
      </w:pPr>
      <w:rPr>
        <w:rFonts w:ascii="Courier New" w:eastAsia="Courier New" w:hAnsi="Courier New" w:cs="Courier New"/>
      </w:rPr>
    </w:lvl>
    <w:lvl w:ilvl="5" w:tplc="7568963A">
      <w:start w:val="1"/>
      <w:numFmt w:val="bullet"/>
      <w:lvlText w:val=""/>
      <w:lvlJc w:val="left"/>
      <w:pPr>
        <w:ind w:left="4320" w:hanging="360"/>
      </w:pPr>
      <w:rPr>
        <w:rFonts w:ascii="Wingdings" w:eastAsia="Wingdings" w:hAnsi="Wingdings" w:cs="Wingdings"/>
      </w:rPr>
    </w:lvl>
    <w:lvl w:ilvl="6" w:tplc="D82EE008">
      <w:start w:val="1"/>
      <w:numFmt w:val="bullet"/>
      <w:lvlText w:val=""/>
      <w:lvlJc w:val="left"/>
      <w:pPr>
        <w:ind w:left="5040" w:hanging="360"/>
      </w:pPr>
      <w:rPr>
        <w:rFonts w:ascii="Symbol" w:eastAsia="Symbol" w:hAnsi="Symbol" w:cs="Symbol"/>
      </w:rPr>
    </w:lvl>
    <w:lvl w:ilvl="7" w:tplc="28CCA43C">
      <w:start w:val="1"/>
      <w:numFmt w:val="bullet"/>
      <w:lvlText w:val="o"/>
      <w:lvlJc w:val="left"/>
      <w:pPr>
        <w:ind w:left="5760" w:hanging="360"/>
      </w:pPr>
      <w:rPr>
        <w:rFonts w:ascii="Courier New" w:eastAsia="Courier New" w:hAnsi="Courier New" w:cs="Courier New"/>
      </w:rPr>
    </w:lvl>
    <w:lvl w:ilvl="8" w:tplc="04D81504">
      <w:start w:val="1"/>
      <w:numFmt w:val="bullet"/>
      <w:lvlText w:val=""/>
      <w:lvlJc w:val="left"/>
      <w:pPr>
        <w:ind w:left="6480" w:hanging="360"/>
      </w:pPr>
      <w:rPr>
        <w:rFonts w:ascii="Wingdings" w:eastAsia="Wingdings" w:hAnsi="Wingdings" w:cs="Wingdings"/>
      </w:rPr>
    </w:lvl>
  </w:abstractNum>
  <w:abstractNum w:abstractNumId="26" w15:restartNumberingAfterBreak="0">
    <w:nsid w:val="462828C7"/>
    <w:multiLevelType w:val="multilevel"/>
    <w:tmpl w:val="EDF44F1A"/>
    <w:lvl w:ilvl="0">
      <w:start w:val="1"/>
      <w:numFmt w:val="decimal"/>
      <w:pStyle w:val="Heading1"/>
      <w:lvlText w:val="%1"/>
      <w:lvlJc w:val="left"/>
      <w:pPr>
        <w:ind w:left="573"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color w:val="132040"/>
        <w:sz w:val="24"/>
        <w:szCs w:val="24"/>
      </w:rPr>
    </w:lvl>
    <w:lvl w:ilvl="3">
      <w:start w:val="1"/>
      <w:numFmt w:val="decimal"/>
      <w:pStyle w:val="Heading4"/>
      <w:lvlText w:val="%1.%2.%3.%4"/>
      <w:lvlJc w:val="left"/>
      <w:pPr>
        <w:ind w:left="5259" w:hanging="864"/>
      </w:pPr>
      <w:rPr>
        <w:i w:val="0"/>
        <w:iCs w:val="0"/>
        <w:sz w:val="24"/>
        <w:szCs w:val="24"/>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7" w15:restartNumberingAfterBreak="0">
    <w:nsid w:val="4EA605A0"/>
    <w:multiLevelType w:val="hybridMultilevel"/>
    <w:tmpl w:val="E12016C6"/>
    <w:lvl w:ilvl="0" w:tplc="0FEC3274">
      <w:start w:val="1"/>
      <w:numFmt w:val="bullet"/>
      <w:pStyle w:val="ListParagraph"/>
      <w:lvlText w:val="—"/>
      <w:lvlJc w:val="left"/>
      <w:pPr>
        <w:ind w:left="720" w:hanging="360"/>
      </w:pPr>
      <w:rPr>
        <w:rFonts w:ascii="Regular" w:hAnsi="Regular" w:cs="Times New Roman" w:hint="default"/>
        <w:color w:val="000000" w:themeColor="tex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EDF76B7"/>
    <w:multiLevelType w:val="hybridMultilevel"/>
    <w:tmpl w:val="3286D0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1C9F1FF"/>
    <w:multiLevelType w:val="hybridMultilevel"/>
    <w:tmpl w:val="FFFFFFFF"/>
    <w:lvl w:ilvl="0" w:tplc="166EBF40">
      <w:start w:val="1"/>
      <w:numFmt w:val="decimal"/>
      <w:lvlText w:val="%1."/>
      <w:lvlJc w:val="left"/>
      <w:pPr>
        <w:ind w:left="720" w:hanging="360"/>
      </w:pPr>
    </w:lvl>
    <w:lvl w:ilvl="1" w:tplc="85440D8E">
      <w:start w:val="1"/>
      <w:numFmt w:val="lowerLetter"/>
      <w:lvlText w:val="%2."/>
      <w:lvlJc w:val="left"/>
      <w:pPr>
        <w:ind w:left="1440" w:hanging="360"/>
      </w:pPr>
    </w:lvl>
    <w:lvl w:ilvl="2" w:tplc="473C5C2E">
      <w:start w:val="1"/>
      <w:numFmt w:val="lowerRoman"/>
      <w:lvlText w:val="%3."/>
      <w:lvlJc w:val="right"/>
      <w:pPr>
        <w:ind w:left="2160" w:hanging="180"/>
      </w:pPr>
    </w:lvl>
    <w:lvl w:ilvl="3" w:tplc="D2165510">
      <w:start w:val="1"/>
      <w:numFmt w:val="decimal"/>
      <w:lvlText w:val="%4."/>
      <w:lvlJc w:val="left"/>
      <w:pPr>
        <w:ind w:left="2880" w:hanging="360"/>
      </w:pPr>
    </w:lvl>
    <w:lvl w:ilvl="4" w:tplc="9ECEB0AC">
      <w:start w:val="1"/>
      <w:numFmt w:val="lowerLetter"/>
      <w:lvlText w:val="%5."/>
      <w:lvlJc w:val="left"/>
      <w:pPr>
        <w:ind w:left="3600" w:hanging="360"/>
      </w:pPr>
    </w:lvl>
    <w:lvl w:ilvl="5" w:tplc="6C08F964">
      <w:start w:val="1"/>
      <w:numFmt w:val="lowerRoman"/>
      <w:lvlText w:val="%6."/>
      <w:lvlJc w:val="right"/>
      <w:pPr>
        <w:ind w:left="4320" w:hanging="180"/>
      </w:pPr>
    </w:lvl>
    <w:lvl w:ilvl="6" w:tplc="3B56A024">
      <w:start w:val="1"/>
      <w:numFmt w:val="decimal"/>
      <w:lvlText w:val="%7."/>
      <w:lvlJc w:val="left"/>
      <w:pPr>
        <w:ind w:left="5040" w:hanging="360"/>
      </w:pPr>
    </w:lvl>
    <w:lvl w:ilvl="7" w:tplc="EDCAE84C">
      <w:start w:val="1"/>
      <w:numFmt w:val="lowerLetter"/>
      <w:lvlText w:val="%8."/>
      <w:lvlJc w:val="left"/>
      <w:pPr>
        <w:ind w:left="5760" w:hanging="360"/>
      </w:pPr>
    </w:lvl>
    <w:lvl w:ilvl="8" w:tplc="49A478AC">
      <w:start w:val="1"/>
      <w:numFmt w:val="lowerRoman"/>
      <w:lvlText w:val="%9."/>
      <w:lvlJc w:val="right"/>
      <w:pPr>
        <w:ind w:left="6480" w:hanging="180"/>
      </w:pPr>
    </w:lvl>
  </w:abstractNum>
  <w:abstractNum w:abstractNumId="30" w15:restartNumberingAfterBreak="0">
    <w:nsid w:val="52D56C72"/>
    <w:multiLevelType w:val="hybridMultilevel"/>
    <w:tmpl w:val="5492DDB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1" w15:restartNumberingAfterBreak="0">
    <w:nsid w:val="58AF7378"/>
    <w:multiLevelType w:val="multilevel"/>
    <w:tmpl w:val="A11EA15A"/>
    <w:lvl w:ilvl="0">
      <w:start w:val="1"/>
      <w:numFmt w:val="decimal"/>
      <w:pStyle w:val="Style1"/>
      <w:lvlText w:val="%1."/>
      <w:lvlJc w:val="left"/>
      <w:pPr>
        <w:ind w:left="720" w:hanging="360"/>
      </w:pPr>
      <w:rPr>
        <w:rFonts w:ascii="Regular PRO" w:hAnsi="Regular PRO" w:hint="default"/>
        <w:b w:val="0"/>
        <w:i w:val="0"/>
        <w:sz w:val="20"/>
      </w:rPr>
    </w:lvl>
    <w:lvl w:ilvl="1">
      <w:start w:val="1"/>
      <w:numFmt w:val="decimal"/>
      <w:lvlText w:val="%1.%2."/>
      <w:lvlJc w:val="left"/>
      <w:pPr>
        <w:ind w:left="1152" w:hanging="432"/>
      </w:pPr>
      <w:rPr>
        <w:rFonts w:ascii="Regular PRO" w:hAnsi="Regular PRO" w:hint="default"/>
        <w:b w:val="0"/>
        <w:bCs w:val="0"/>
        <w:i w:val="0"/>
        <w:iCs w:val="0"/>
        <w:caps w:val="0"/>
        <w:smallCaps w:val="0"/>
        <w:strike w:val="0"/>
        <w:dstrike w:val="0"/>
        <w:outline w:val="0"/>
        <w:shadow w:val="0"/>
        <w:emboss w:val="0"/>
        <w:imprint w:val="0"/>
        <w:snapToGrid w:val="0"/>
        <w:vanish w:val="0"/>
        <w:color w:val="000000"/>
        <w:spacing w:val="0"/>
        <w:w w:val="0"/>
        <w:kern w:val="0"/>
        <w:position w:val="0"/>
        <w:sz w:val="20"/>
        <w:szCs w:val="0"/>
        <w:u w:val="none" w:color="000000"/>
        <w:effect w:val="none"/>
        <w:vertAlign w:val="baseline"/>
        <w:em w:val="none"/>
        <w14:ligatures w14:val="none"/>
        <w14:numForm w14:val="default"/>
        <w14:numSpacing w14:val="default"/>
        <w14:stylisticSets/>
        <w14:cntxtAlts w14:val="0"/>
      </w:rPr>
    </w:lvl>
    <w:lvl w:ilvl="2">
      <w:start w:val="1"/>
      <w:numFmt w:val="decimal"/>
      <w:lvlRestart w:val="1"/>
      <w:lvlText w:val="%31.1"/>
      <w:lvlJc w:val="left"/>
      <w:pPr>
        <w:ind w:left="425" w:hanging="425"/>
      </w:pPr>
      <w:rPr>
        <w:rFonts w:ascii="Regular PRO" w:hAnsi="Regular PRO" w:hint="default"/>
        <w:b w:val="0"/>
        <w:bCs w:val="0"/>
        <w:i w:val="0"/>
        <w:iCs w:val="0"/>
        <w:caps w:val="0"/>
        <w:smallCaps w:val="0"/>
        <w:strike w:val="0"/>
        <w:dstrike w:val="0"/>
        <w:outline w:val="0"/>
        <w:shadow w:val="0"/>
        <w:emboss w:val="0"/>
        <w:imprint w:val="0"/>
        <w:snapToGrid w:val="0"/>
        <w:vanish w:val="0"/>
        <w:color w:val="000000"/>
        <w:spacing w:val="0"/>
        <w:w w:val="0"/>
        <w:kern w:val="0"/>
        <w:position w:val="0"/>
        <w:sz w:val="20"/>
        <w:szCs w:val="0"/>
        <w:u w:val="none" w:color="000000"/>
        <w:effect w:val="none"/>
        <w:vertAlign w:val="baseline"/>
        <w:em w:val="none"/>
        <w14:ligatures w14:val="none"/>
        <w14:numForm w14:val="default"/>
        <w14:numSpacing w14:val="default"/>
        <w14:stylisticSets/>
        <w14:cntxtAlts w14:val="0"/>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32" w15:restartNumberingAfterBreak="0">
    <w:nsid w:val="5945CA3F"/>
    <w:multiLevelType w:val="hybridMultilevel"/>
    <w:tmpl w:val="FFFFFFFF"/>
    <w:lvl w:ilvl="0" w:tplc="D5CA2878">
      <w:start w:val="1"/>
      <w:numFmt w:val="bullet"/>
      <w:lvlText w:val=""/>
      <w:lvlJc w:val="left"/>
      <w:pPr>
        <w:ind w:left="720" w:hanging="360"/>
      </w:pPr>
      <w:rPr>
        <w:rFonts w:ascii="Symbol" w:eastAsia="Symbol" w:hAnsi="Symbol" w:cs="Symbol"/>
      </w:rPr>
    </w:lvl>
    <w:lvl w:ilvl="1" w:tplc="E45E9320">
      <w:start w:val="1"/>
      <w:numFmt w:val="bullet"/>
      <w:lvlText w:val="o"/>
      <w:lvlJc w:val="left"/>
      <w:pPr>
        <w:ind w:left="1440" w:hanging="360"/>
      </w:pPr>
      <w:rPr>
        <w:rFonts w:ascii="Courier New" w:eastAsia="Courier New" w:hAnsi="Courier New" w:cs="Courier New"/>
      </w:rPr>
    </w:lvl>
    <w:lvl w:ilvl="2" w:tplc="99FE2F60">
      <w:start w:val="1"/>
      <w:numFmt w:val="bullet"/>
      <w:lvlText w:val=""/>
      <w:lvlJc w:val="left"/>
      <w:pPr>
        <w:ind w:left="2160" w:hanging="360"/>
      </w:pPr>
      <w:rPr>
        <w:rFonts w:ascii="Wingdings" w:eastAsia="Wingdings" w:hAnsi="Wingdings" w:cs="Wingdings"/>
      </w:rPr>
    </w:lvl>
    <w:lvl w:ilvl="3" w:tplc="001CB0A8">
      <w:start w:val="1"/>
      <w:numFmt w:val="bullet"/>
      <w:lvlText w:val=""/>
      <w:lvlJc w:val="left"/>
      <w:pPr>
        <w:ind w:left="2880" w:hanging="360"/>
      </w:pPr>
      <w:rPr>
        <w:rFonts w:ascii="Symbol" w:eastAsia="Symbol" w:hAnsi="Symbol" w:cs="Symbol"/>
      </w:rPr>
    </w:lvl>
    <w:lvl w:ilvl="4" w:tplc="9F2618B4">
      <w:start w:val="1"/>
      <w:numFmt w:val="bullet"/>
      <w:lvlText w:val="o"/>
      <w:lvlJc w:val="left"/>
      <w:pPr>
        <w:ind w:left="3600" w:hanging="360"/>
      </w:pPr>
      <w:rPr>
        <w:rFonts w:ascii="Courier New" w:eastAsia="Courier New" w:hAnsi="Courier New" w:cs="Courier New"/>
      </w:rPr>
    </w:lvl>
    <w:lvl w:ilvl="5" w:tplc="FB908B06">
      <w:start w:val="1"/>
      <w:numFmt w:val="bullet"/>
      <w:lvlText w:val=""/>
      <w:lvlJc w:val="left"/>
      <w:pPr>
        <w:ind w:left="4320" w:hanging="360"/>
      </w:pPr>
      <w:rPr>
        <w:rFonts w:ascii="Wingdings" w:eastAsia="Wingdings" w:hAnsi="Wingdings" w:cs="Wingdings"/>
      </w:rPr>
    </w:lvl>
    <w:lvl w:ilvl="6" w:tplc="FB92DD62">
      <w:start w:val="1"/>
      <w:numFmt w:val="bullet"/>
      <w:lvlText w:val=""/>
      <w:lvlJc w:val="left"/>
      <w:pPr>
        <w:ind w:left="5040" w:hanging="360"/>
      </w:pPr>
      <w:rPr>
        <w:rFonts w:ascii="Symbol" w:eastAsia="Symbol" w:hAnsi="Symbol" w:cs="Symbol"/>
      </w:rPr>
    </w:lvl>
    <w:lvl w:ilvl="7" w:tplc="BA304AA6">
      <w:start w:val="1"/>
      <w:numFmt w:val="bullet"/>
      <w:lvlText w:val="o"/>
      <w:lvlJc w:val="left"/>
      <w:pPr>
        <w:ind w:left="5760" w:hanging="360"/>
      </w:pPr>
      <w:rPr>
        <w:rFonts w:ascii="Courier New" w:eastAsia="Courier New" w:hAnsi="Courier New" w:cs="Courier New"/>
      </w:rPr>
    </w:lvl>
    <w:lvl w:ilvl="8" w:tplc="3B020B3E">
      <w:start w:val="1"/>
      <w:numFmt w:val="bullet"/>
      <w:lvlText w:val=""/>
      <w:lvlJc w:val="left"/>
      <w:pPr>
        <w:ind w:left="6480" w:hanging="360"/>
      </w:pPr>
      <w:rPr>
        <w:rFonts w:ascii="Wingdings" w:eastAsia="Wingdings" w:hAnsi="Wingdings" w:cs="Wingdings"/>
      </w:rPr>
    </w:lvl>
  </w:abstractNum>
  <w:abstractNum w:abstractNumId="33" w15:restartNumberingAfterBreak="0">
    <w:nsid w:val="5D4D883D"/>
    <w:multiLevelType w:val="hybridMultilevel"/>
    <w:tmpl w:val="FFFFFFFF"/>
    <w:lvl w:ilvl="0" w:tplc="041AD92A">
      <w:start w:val="1"/>
      <w:numFmt w:val="bullet"/>
      <w:lvlText w:val=""/>
      <w:lvlJc w:val="left"/>
      <w:pPr>
        <w:ind w:left="720" w:hanging="360"/>
      </w:pPr>
      <w:rPr>
        <w:rFonts w:ascii="Symbol" w:eastAsia="Symbol" w:hAnsi="Symbol" w:cs="Symbol"/>
      </w:rPr>
    </w:lvl>
    <w:lvl w:ilvl="1" w:tplc="CC1AB6EA">
      <w:start w:val="1"/>
      <w:numFmt w:val="bullet"/>
      <w:lvlText w:val="o"/>
      <w:lvlJc w:val="left"/>
      <w:pPr>
        <w:ind w:left="1440" w:hanging="360"/>
      </w:pPr>
      <w:rPr>
        <w:rFonts w:ascii="Courier New" w:eastAsia="Courier New" w:hAnsi="Courier New" w:cs="Courier New"/>
      </w:rPr>
    </w:lvl>
    <w:lvl w:ilvl="2" w:tplc="9DAC73F6">
      <w:start w:val="1"/>
      <w:numFmt w:val="bullet"/>
      <w:lvlText w:val=""/>
      <w:lvlJc w:val="left"/>
      <w:pPr>
        <w:ind w:left="2160" w:hanging="360"/>
      </w:pPr>
      <w:rPr>
        <w:rFonts w:ascii="Wingdings" w:eastAsia="Wingdings" w:hAnsi="Wingdings" w:cs="Wingdings"/>
      </w:rPr>
    </w:lvl>
    <w:lvl w:ilvl="3" w:tplc="0492B5A0">
      <w:start w:val="1"/>
      <w:numFmt w:val="bullet"/>
      <w:lvlText w:val=""/>
      <w:lvlJc w:val="left"/>
      <w:pPr>
        <w:ind w:left="2880" w:hanging="360"/>
      </w:pPr>
      <w:rPr>
        <w:rFonts w:ascii="Symbol" w:eastAsia="Symbol" w:hAnsi="Symbol" w:cs="Symbol"/>
      </w:rPr>
    </w:lvl>
    <w:lvl w:ilvl="4" w:tplc="6F4A04D2">
      <w:start w:val="1"/>
      <w:numFmt w:val="bullet"/>
      <w:lvlText w:val="o"/>
      <w:lvlJc w:val="left"/>
      <w:pPr>
        <w:ind w:left="3600" w:hanging="360"/>
      </w:pPr>
      <w:rPr>
        <w:rFonts w:ascii="Courier New" w:eastAsia="Courier New" w:hAnsi="Courier New" w:cs="Courier New"/>
      </w:rPr>
    </w:lvl>
    <w:lvl w:ilvl="5" w:tplc="675A454E">
      <w:start w:val="1"/>
      <w:numFmt w:val="bullet"/>
      <w:lvlText w:val=""/>
      <w:lvlJc w:val="left"/>
      <w:pPr>
        <w:ind w:left="4320" w:hanging="360"/>
      </w:pPr>
      <w:rPr>
        <w:rFonts w:ascii="Wingdings" w:eastAsia="Wingdings" w:hAnsi="Wingdings" w:cs="Wingdings"/>
      </w:rPr>
    </w:lvl>
    <w:lvl w:ilvl="6" w:tplc="13528122">
      <w:start w:val="1"/>
      <w:numFmt w:val="bullet"/>
      <w:lvlText w:val=""/>
      <w:lvlJc w:val="left"/>
      <w:pPr>
        <w:ind w:left="5040" w:hanging="360"/>
      </w:pPr>
      <w:rPr>
        <w:rFonts w:ascii="Symbol" w:eastAsia="Symbol" w:hAnsi="Symbol" w:cs="Symbol"/>
      </w:rPr>
    </w:lvl>
    <w:lvl w:ilvl="7" w:tplc="90BAC2FA">
      <w:start w:val="1"/>
      <w:numFmt w:val="bullet"/>
      <w:lvlText w:val="o"/>
      <w:lvlJc w:val="left"/>
      <w:pPr>
        <w:ind w:left="5760" w:hanging="360"/>
      </w:pPr>
      <w:rPr>
        <w:rFonts w:ascii="Courier New" w:eastAsia="Courier New" w:hAnsi="Courier New" w:cs="Courier New"/>
      </w:rPr>
    </w:lvl>
    <w:lvl w:ilvl="8" w:tplc="9EB65D6C">
      <w:start w:val="1"/>
      <w:numFmt w:val="bullet"/>
      <w:lvlText w:val=""/>
      <w:lvlJc w:val="left"/>
      <w:pPr>
        <w:ind w:left="6480" w:hanging="360"/>
      </w:pPr>
      <w:rPr>
        <w:rFonts w:ascii="Wingdings" w:eastAsia="Wingdings" w:hAnsi="Wingdings" w:cs="Wingdings"/>
      </w:rPr>
    </w:lvl>
  </w:abstractNum>
  <w:abstractNum w:abstractNumId="34" w15:restartNumberingAfterBreak="0">
    <w:nsid w:val="5F841114"/>
    <w:multiLevelType w:val="hybridMultilevel"/>
    <w:tmpl w:val="D9D8DC4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5" w15:restartNumberingAfterBreak="0">
    <w:nsid w:val="65B42DEB"/>
    <w:multiLevelType w:val="hybridMultilevel"/>
    <w:tmpl w:val="FFFFFFFF"/>
    <w:lvl w:ilvl="0" w:tplc="98322D02">
      <w:start w:val="1"/>
      <w:numFmt w:val="bullet"/>
      <w:lvlText w:val="●"/>
      <w:lvlJc w:val="left"/>
      <w:pPr>
        <w:ind w:left="720" w:hanging="360"/>
      </w:pPr>
    </w:lvl>
    <w:lvl w:ilvl="1" w:tplc="104C8EDC">
      <w:start w:val="1"/>
      <w:numFmt w:val="bullet"/>
      <w:lvlText w:val="○"/>
      <w:lvlJc w:val="left"/>
      <w:pPr>
        <w:ind w:left="1440" w:hanging="360"/>
      </w:pPr>
    </w:lvl>
    <w:lvl w:ilvl="2" w:tplc="368639AA">
      <w:start w:val="1"/>
      <w:numFmt w:val="bullet"/>
      <w:lvlText w:val="■"/>
      <w:lvlJc w:val="left"/>
      <w:pPr>
        <w:ind w:left="2160" w:hanging="360"/>
      </w:pPr>
    </w:lvl>
    <w:lvl w:ilvl="3" w:tplc="A686D4B4">
      <w:start w:val="1"/>
      <w:numFmt w:val="bullet"/>
      <w:lvlText w:val="●"/>
      <w:lvlJc w:val="left"/>
      <w:pPr>
        <w:ind w:left="2880" w:hanging="360"/>
      </w:pPr>
    </w:lvl>
    <w:lvl w:ilvl="4" w:tplc="953ED3DA">
      <w:start w:val="1"/>
      <w:numFmt w:val="bullet"/>
      <w:lvlText w:val="○"/>
      <w:lvlJc w:val="left"/>
      <w:pPr>
        <w:ind w:left="3600" w:hanging="360"/>
      </w:pPr>
    </w:lvl>
    <w:lvl w:ilvl="5" w:tplc="0178CEFC">
      <w:start w:val="1"/>
      <w:numFmt w:val="bullet"/>
      <w:lvlText w:val="■"/>
      <w:lvlJc w:val="left"/>
      <w:pPr>
        <w:ind w:left="4320" w:hanging="360"/>
      </w:pPr>
    </w:lvl>
    <w:lvl w:ilvl="6" w:tplc="4120E91C">
      <w:start w:val="1"/>
      <w:numFmt w:val="bullet"/>
      <w:lvlText w:val="●"/>
      <w:lvlJc w:val="left"/>
      <w:pPr>
        <w:ind w:left="5040" w:hanging="360"/>
      </w:pPr>
    </w:lvl>
    <w:lvl w:ilvl="7" w:tplc="65AC0790">
      <w:start w:val="1"/>
      <w:numFmt w:val="bullet"/>
      <w:lvlText w:val="●"/>
      <w:lvlJc w:val="left"/>
      <w:pPr>
        <w:ind w:left="5760" w:hanging="360"/>
      </w:pPr>
    </w:lvl>
    <w:lvl w:ilvl="8" w:tplc="6E7AD526">
      <w:start w:val="1"/>
      <w:numFmt w:val="bullet"/>
      <w:lvlText w:val="●"/>
      <w:lvlJc w:val="left"/>
      <w:pPr>
        <w:ind w:left="6480" w:hanging="360"/>
      </w:pPr>
    </w:lvl>
  </w:abstractNum>
  <w:abstractNum w:abstractNumId="36" w15:restartNumberingAfterBreak="0">
    <w:nsid w:val="6C5944DD"/>
    <w:multiLevelType w:val="hybridMultilevel"/>
    <w:tmpl w:val="FFFFFFFF"/>
    <w:lvl w:ilvl="0" w:tplc="A5B0D1B6">
      <w:start w:val="1"/>
      <w:numFmt w:val="bullet"/>
      <w:lvlText w:val=""/>
      <w:lvlJc w:val="left"/>
      <w:pPr>
        <w:ind w:left="720" w:hanging="360"/>
      </w:pPr>
      <w:rPr>
        <w:rFonts w:ascii="Symbol" w:eastAsia="Symbol" w:hAnsi="Symbol" w:cs="Symbol"/>
      </w:rPr>
    </w:lvl>
    <w:lvl w:ilvl="1" w:tplc="CD8E8032">
      <w:start w:val="1"/>
      <w:numFmt w:val="bullet"/>
      <w:lvlText w:val="o"/>
      <w:lvlJc w:val="left"/>
      <w:pPr>
        <w:ind w:left="1440" w:hanging="360"/>
      </w:pPr>
      <w:rPr>
        <w:rFonts w:ascii="Courier New" w:eastAsia="Courier New" w:hAnsi="Courier New" w:cs="Courier New"/>
      </w:rPr>
    </w:lvl>
    <w:lvl w:ilvl="2" w:tplc="68F26352">
      <w:start w:val="1"/>
      <w:numFmt w:val="bullet"/>
      <w:lvlText w:val=""/>
      <w:lvlJc w:val="left"/>
      <w:pPr>
        <w:ind w:left="2160" w:hanging="360"/>
      </w:pPr>
      <w:rPr>
        <w:rFonts w:ascii="Wingdings" w:eastAsia="Wingdings" w:hAnsi="Wingdings" w:cs="Wingdings"/>
      </w:rPr>
    </w:lvl>
    <w:lvl w:ilvl="3" w:tplc="DE9EF1EE">
      <w:start w:val="1"/>
      <w:numFmt w:val="bullet"/>
      <w:lvlText w:val=""/>
      <w:lvlJc w:val="left"/>
      <w:pPr>
        <w:ind w:left="2880" w:hanging="360"/>
      </w:pPr>
      <w:rPr>
        <w:rFonts w:ascii="Symbol" w:eastAsia="Symbol" w:hAnsi="Symbol" w:cs="Symbol"/>
      </w:rPr>
    </w:lvl>
    <w:lvl w:ilvl="4" w:tplc="FB629E48">
      <w:start w:val="1"/>
      <w:numFmt w:val="bullet"/>
      <w:lvlText w:val="o"/>
      <w:lvlJc w:val="left"/>
      <w:pPr>
        <w:ind w:left="3600" w:hanging="360"/>
      </w:pPr>
      <w:rPr>
        <w:rFonts w:ascii="Courier New" w:eastAsia="Courier New" w:hAnsi="Courier New" w:cs="Courier New"/>
      </w:rPr>
    </w:lvl>
    <w:lvl w:ilvl="5" w:tplc="A1BAF264">
      <w:start w:val="1"/>
      <w:numFmt w:val="bullet"/>
      <w:lvlText w:val=""/>
      <w:lvlJc w:val="left"/>
      <w:pPr>
        <w:ind w:left="4320" w:hanging="360"/>
      </w:pPr>
      <w:rPr>
        <w:rFonts w:ascii="Wingdings" w:eastAsia="Wingdings" w:hAnsi="Wingdings" w:cs="Wingdings"/>
      </w:rPr>
    </w:lvl>
    <w:lvl w:ilvl="6" w:tplc="8A6010E4">
      <w:start w:val="1"/>
      <w:numFmt w:val="bullet"/>
      <w:lvlText w:val=""/>
      <w:lvlJc w:val="left"/>
      <w:pPr>
        <w:ind w:left="5040" w:hanging="360"/>
      </w:pPr>
      <w:rPr>
        <w:rFonts w:ascii="Symbol" w:eastAsia="Symbol" w:hAnsi="Symbol" w:cs="Symbol"/>
      </w:rPr>
    </w:lvl>
    <w:lvl w:ilvl="7" w:tplc="6A56EBF6">
      <w:start w:val="1"/>
      <w:numFmt w:val="bullet"/>
      <w:lvlText w:val="o"/>
      <w:lvlJc w:val="left"/>
      <w:pPr>
        <w:ind w:left="5760" w:hanging="360"/>
      </w:pPr>
      <w:rPr>
        <w:rFonts w:ascii="Courier New" w:eastAsia="Courier New" w:hAnsi="Courier New" w:cs="Courier New"/>
      </w:rPr>
    </w:lvl>
    <w:lvl w:ilvl="8" w:tplc="D7043B82">
      <w:start w:val="1"/>
      <w:numFmt w:val="bullet"/>
      <w:lvlText w:val=""/>
      <w:lvlJc w:val="left"/>
      <w:pPr>
        <w:ind w:left="6480" w:hanging="360"/>
      </w:pPr>
      <w:rPr>
        <w:rFonts w:ascii="Wingdings" w:eastAsia="Wingdings" w:hAnsi="Wingdings" w:cs="Wingdings"/>
      </w:rPr>
    </w:lvl>
  </w:abstractNum>
  <w:abstractNum w:abstractNumId="37" w15:restartNumberingAfterBreak="0">
    <w:nsid w:val="7F44FE93"/>
    <w:multiLevelType w:val="hybridMultilevel"/>
    <w:tmpl w:val="FFFFFFFF"/>
    <w:lvl w:ilvl="0" w:tplc="B96E28DC">
      <w:start w:val="1"/>
      <w:numFmt w:val="bullet"/>
      <w:lvlText w:val=""/>
      <w:lvlJc w:val="left"/>
      <w:pPr>
        <w:ind w:left="720" w:hanging="360"/>
      </w:pPr>
      <w:rPr>
        <w:rFonts w:ascii="Symbol" w:eastAsia="Symbol" w:hAnsi="Symbol" w:cs="Symbol"/>
      </w:rPr>
    </w:lvl>
    <w:lvl w:ilvl="1" w:tplc="05829E80">
      <w:start w:val="1"/>
      <w:numFmt w:val="bullet"/>
      <w:lvlText w:val="o"/>
      <w:lvlJc w:val="left"/>
      <w:pPr>
        <w:ind w:left="1440" w:hanging="360"/>
      </w:pPr>
      <w:rPr>
        <w:rFonts w:ascii="Courier New" w:eastAsia="Courier New" w:hAnsi="Courier New" w:cs="Courier New"/>
      </w:rPr>
    </w:lvl>
    <w:lvl w:ilvl="2" w:tplc="008404A6">
      <w:start w:val="1"/>
      <w:numFmt w:val="bullet"/>
      <w:lvlText w:val=""/>
      <w:lvlJc w:val="left"/>
      <w:pPr>
        <w:ind w:left="2160" w:hanging="360"/>
      </w:pPr>
      <w:rPr>
        <w:rFonts w:ascii="Wingdings" w:eastAsia="Wingdings" w:hAnsi="Wingdings" w:cs="Wingdings"/>
      </w:rPr>
    </w:lvl>
    <w:lvl w:ilvl="3" w:tplc="9A903034">
      <w:start w:val="1"/>
      <w:numFmt w:val="bullet"/>
      <w:lvlText w:val=""/>
      <w:lvlJc w:val="left"/>
      <w:pPr>
        <w:ind w:left="2880" w:hanging="360"/>
      </w:pPr>
      <w:rPr>
        <w:rFonts w:ascii="Symbol" w:eastAsia="Symbol" w:hAnsi="Symbol" w:cs="Symbol"/>
      </w:rPr>
    </w:lvl>
    <w:lvl w:ilvl="4" w:tplc="8A6023C2">
      <w:start w:val="1"/>
      <w:numFmt w:val="bullet"/>
      <w:lvlText w:val="o"/>
      <w:lvlJc w:val="left"/>
      <w:pPr>
        <w:ind w:left="3600" w:hanging="360"/>
      </w:pPr>
      <w:rPr>
        <w:rFonts w:ascii="Courier New" w:eastAsia="Courier New" w:hAnsi="Courier New" w:cs="Courier New"/>
      </w:rPr>
    </w:lvl>
    <w:lvl w:ilvl="5" w:tplc="38E077AC">
      <w:start w:val="1"/>
      <w:numFmt w:val="bullet"/>
      <w:lvlText w:val=""/>
      <w:lvlJc w:val="left"/>
      <w:pPr>
        <w:ind w:left="4320" w:hanging="360"/>
      </w:pPr>
      <w:rPr>
        <w:rFonts w:ascii="Wingdings" w:eastAsia="Wingdings" w:hAnsi="Wingdings" w:cs="Wingdings"/>
      </w:rPr>
    </w:lvl>
    <w:lvl w:ilvl="6" w:tplc="920A2E5A">
      <w:start w:val="1"/>
      <w:numFmt w:val="bullet"/>
      <w:lvlText w:val=""/>
      <w:lvlJc w:val="left"/>
      <w:pPr>
        <w:ind w:left="5040" w:hanging="360"/>
      </w:pPr>
      <w:rPr>
        <w:rFonts w:ascii="Symbol" w:eastAsia="Symbol" w:hAnsi="Symbol" w:cs="Symbol"/>
      </w:rPr>
    </w:lvl>
    <w:lvl w:ilvl="7" w:tplc="7FDCA582">
      <w:start w:val="1"/>
      <w:numFmt w:val="bullet"/>
      <w:lvlText w:val="o"/>
      <w:lvlJc w:val="left"/>
      <w:pPr>
        <w:ind w:left="5760" w:hanging="360"/>
      </w:pPr>
      <w:rPr>
        <w:rFonts w:ascii="Courier New" w:eastAsia="Courier New" w:hAnsi="Courier New" w:cs="Courier New"/>
      </w:rPr>
    </w:lvl>
    <w:lvl w:ilvl="8" w:tplc="F4BA0428">
      <w:start w:val="1"/>
      <w:numFmt w:val="bullet"/>
      <w:lvlText w:val=""/>
      <w:lvlJc w:val="left"/>
      <w:pPr>
        <w:ind w:left="6480" w:hanging="360"/>
      </w:pPr>
      <w:rPr>
        <w:rFonts w:ascii="Wingdings" w:eastAsia="Wingdings" w:hAnsi="Wingdings" w:cs="Wingdings"/>
      </w:rPr>
    </w:lvl>
  </w:abstractNum>
  <w:num w:numId="1" w16cid:durableId="117112840">
    <w:abstractNumId w:val="8"/>
  </w:num>
  <w:num w:numId="2" w16cid:durableId="1233585687">
    <w:abstractNumId w:val="16"/>
  </w:num>
  <w:num w:numId="3" w16cid:durableId="2069918039">
    <w:abstractNumId w:val="22"/>
  </w:num>
  <w:num w:numId="4" w16cid:durableId="179317841">
    <w:abstractNumId w:val="26"/>
  </w:num>
  <w:num w:numId="5" w16cid:durableId="1248923131">
    <w:abstractNumId w:val="21"/>
  </w:num>
  <w:num w:numId="6" w16cid:durableId="1215578213">
    <w:abstractNumId w:val="27"/>
  </w:num>
  <w:num w:numId="7" w16cid:durableId="622931754">
    <w:abstractNumId w:val="7"/>
  </w:num>
  <w:num w:numId="8" w16cid:durableId="130295445">
    <w:abstractNumId w:val="0"/>
  </w:num>
  <w:num w:numId="9" w16cid:durableId="1095512291">
    <w:abstractNumId w:val="6"/>
  </w:num>
  <w:num w:numId="10" w16cid:durableId="1630281378">
    <w:abstractNumId w:val="31"/>
  </w:num>
  <w:num w:numId="11" w16cid:durableId="1777750742">
    <w:abstractNumId w:val="13"/>
  </w:num>
  <w:num w:numId="12" w16cid:durableId="1948728879">
    <w:abstractNumId w:val="34"/>
  </w:num>
  <w:num w:numId="13" w16cid:durableId="835078320">
    <w:abstractNumId w:val="30"/>
  </w:num>
  <w:num w:numId="14" w16cid:durableId="1273627714">
    <w:abstractNumId w:val="1"/>
  </w:num>
  <w:num w:numId="15" w16cid:durableId="1235241765">
    <w:abstractNumId w:val="4"/>
  </w:num>
  <w:num w:numId="16" w16cid:durableId="1896087614">
    <w:abstractNumId w:val="3"/>
  </w:num>
  <w:num w:numId="17" w16cid:durableId="1324896177">
    <w:abstractNumId w:val="2"/>
  </w:num>
  <w:num w:numId="18" w16cid:durableId="1987318601">
    <w:abstractNumId w:val="20"/>
  </w:num>
  <w:num w:numId="19" w16cid:durableId="222103772">
    <w:abstractNumId w:val="37"/>
  </w:num>
  <w:num w:numId="20" w16cid:durableId="1084372511">
    <w:abstractNumId w:val="29"/>
  </w:num>
  <w:num w:numId="21" w16cid:durableId="1625383026">
    <w:abstractNumId w:val="15"/>
  </w:num>
  <w:num w:numId="22" w16cid:durableId="99418413">
    <w:abstractNumId w:val="33"/>
  </w:num>
  <w:num w:numId="23" w16cid:durableId="1142234180">
    <w:abstractNumId w:val="5"/>
  </w:num>
  <w:num w:numId="24" w16cid:durableId="1219393952">
    <w:abstractNumId w:val="11"/>
  </w:num>
  <w:num w:numId="25" w16cid:durableId="1353263416">
    <w:abstractNumId w:val="18"/>
  </w:num>
  <w:num w:numId="26" w16cid:durableId="1892377288">
    <w:abstractNumId w:val="19"/>
  </w:num>
  <w:num w:numId="27" w16cid:durableId="382221619">
    <w:abstractNumId w:val="25"/>
  </w:num>
  <w:num w:numId="28" w16cid:durableId="690031858">
    <w:abstractNumId w:val="24"/>
  </w:num>
  <w:num w:numId="29" w16cid:durableId="1309628956">
    <w:abstractNumId w:val="17"/>
  </w:num>
  <w:num w:numId="30" w16cid:durableId="32120083">
    <w:abstractNumId w:val="32"/>
  </w:num>
  <w:num w:numId="31" w16cid:durableId="1644432204">
    <w:abstractNumId w:val="36"/>
  </w:num>
  <w:num w:numId="32" w16cid:durableId="1580482304">
    <w:abstractNumId w:val="9"/>
  </w:num>
  <w:num w:numId="33" w16cid:durableId="398134760">
    <w:abstractNumId w:val="10"/>
  </w:num>
  <w:num w:numId="34" w16cid:durableId="1046024224">
    <w:abstractNumId w:val="28"/>
  </w:num>
  <w:num w:numId="35" w16cid:durableId="1413357570">
    <w:abstractNumId w:val="12"/>
  </w:num>
  <w:num w:numId="36" w16cid:durableId="1940021550">
    <w:abstractNumId w:val="14"/>
    <w:lvlOverride w:ilvl="0">
      <w:startOverride w:val="1"/>
    </w:lvlOverride>
  </w:num>
  <w:num w:numId="37" w16cid:durableId="1277717601">
    <w:abstractNumId w:val="35"/>
    <w:lvlOverride w:ilvl="0">
      <w:startOverride w:val="1"/>
    </w:lvlOverride>
  </w:num>
  <w:num w:numId="38" w16cid:durableId="22436994">
    <w:abstractNumId w:val="23"/>
  </w:num>
  <w:numIdMacAtCleanup w:val="3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ycell Sundararaj - Chaucer">
    <w15:presenceInfo w15:providerId="AD" w15:userId="S::Joycell.Sundararaj@chaucergroup.com::45538bea-d8f3-45d1-86e6-6d63bacbf9c7"/>
  </w15:person>
  <w15:person w15:author="Puneet Kumar - Chaucer">
    <w15:presenceInfo w15:providerId="AD" w15:userId="S::Puneet.Kumar@chaucergroup.com::090bd223-6cda-4aec-ba5f-32ca554a1dd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76"/>
  <w:defaultTabStop w:val="720"/>
  <w:doNotShadeFormData/>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5D75"/>
    <w:rsid w:val="0000052D"/>
    <w:rsid w:val="00000A59"/>
    <w:rsid w:val="00001D85"/>
    <w:rsid w:val="00003120"/>
    <w:rsid w:val="00003CB7"/>
    <w:rsid w:val="000040FE"/>
    <w:rsid w:val="0000608F"/>
    <w:rsid w:val="00006CC0"/>
    <w:rsid w:val="00007A5F"/>
    <w:rsid w:val="00007ECC"/>
    <w:rsid w:val="0001004B"/>
    <w:rsid w:val="00010B3A"/>
    <w:rsid w:val="00011215"/>
    <w:rsid w:val="00011629"/>
    <w:rsid w:val="00012B3C"/>
    <w:rsid w:val="00013476"/>
    <w:rsid w:val="0001388E"/>
    <w:rsid w:val="0001463D"/>
    <w:rsid w:val="00015880"/>
    <w:rsid w:val="00015D48"/>
    <w:rsid w:val="000172DE"/>
    <w:rsid w:val="000175B8"/>
    <w:rsid w:val="00017C37"/>
    <w:rsid w:val="00020B8C"/>
    <w:rsid w:val="0002126E"/>
    <w:rsid w:val="000213C2"/>
    <w:rsid w:val="00022826"/>
    <w:rsid w:val="000228FA"/>
    <w:rsid w:val="00022E06"/>
    <w:rsid w:val="00023F49"/>
    <w:rsid w:val="000243A4"/>
    <w:rsid w:val="00024684"/>
    <w:rsid w:val="00024915"/>
    <w:rsid w:val="00025F8E"/>
    <w:rsid w:val="00026A91"/>
    <w:rsid w:val="00026ED3"/>
    <w:rsid w:val="0002762E"/>
    <w:rsid w:val="00027E54"/>
    <w:rsid w:val="0003041B"/>
    <w:rsid w:val="00030EE1"/>
    <w:rsid w:val="00031A08"/>
    <w:rsid w:val="000332C2"/>
    <w:rsid w:val="00033935"/>
    <w:rsid w:val="00035B1B"/>
    <w:rsid w:val="00042D80"/>
    <w:rsid w:val="00042D8C"/>
    <w:rsid w:val="000447DB"/>
    <w:rsid w:val="000455E4"/>
    <w:rsid w:val="0004575E"/>
    <w:rsid w:val="00045F55"/>
    <w:rsid w:val="00046DE3"/>
    <w:rsid w:val="0005271A"/>
    <w:rsid w:val="00052DB7"/>
    <w:rsid w:val="00053752"/>
    <w:rsid w:val="00054480"/>
    <w:rsid w:val="0005476E"/>
    <w:rsid w:val="00054B48"/>
    <w:rsid w:val="00055445"/>
    <w:rsid w:val="0005682D"/>
    <w:rsid w:val="00057574"/>
    <w:rsid w:val="00057679"/>
    <w:rsid w:val="00060857"/>
    <w:rsid w:val="000610E0"/>
    <w:rsid w:val="00061607"/>
    <w:rsid w:val="00061720"/>
    <w:rsid w:val="00062DAC"/>
    <w:rsid w:val="00062E50"/>
    <w:rsid w:val="00063641"/>
    <w:rsid w:val="00063EC6"/>
    <w:rsid w:val="00064222"/>
    <w:rsid w:val="00064B6F"/>
    <w:rsid w:val="000655ED"/>
    <w:rsid w:val="000659EF"/>
    <w:rsid w:val="00065C1C"/>
    <w:rsid w:val="00066946"/>
    <w:rsid w:val="000670A2"/>
    <w:rsid w:val="0006744E"/>
    <w:rsid w:val="00070643"/>
    <w:rsid w:val="00071172"/>
    <w:rsid w:val="00071483"/>
    <w:rsid w:val="00071BDD"/>
    <w:rsid w:val="00071D90"/>
    <w:rsid w:val="000722D6"/>
    <w:rsid w:val="0007230C"/>
    <w:rsid w:val="0007310F"/>
    <w:rsid w:val="00073534"/>
    <w:rsid w:val="0007376E"/>
    <w:rsid w:val="00073B38"/>
    <w:rsid w:val="0007454C"/>
    <w:rsid w:val="0007460F"/>
    <w:rsid w:val="000750CC"/>
    <w:rsid w:val="000760D0"/>
    <w:rsid w:val="00076AE2"/>
    <w:rsid w:val="00077528"/>
    <w:rsid w:val="00077878"/>
    <w:rsid w:val="00080D0B"/>
    <w:rsid w:val="00080D93"/>
    <w:rsid w:val="00081813"/>
    <w:rsid w:val="0008518D"/>
    <w:rsid w:val="000856DA"/>
    <w:rsid w:val="0008674C"/>
    <w:rsid w:val="00086866"/>
    <w:rsid w:val="00086D3C"/>
    <w:rsid w:val="000871A7"/>
    <w:rsid w:val="00090323"/>
    <w:rsid w:val="0009094D"/>
    <w:rsid w:val="000917B2"/>
    <w:rsid w:val="0009228A"/>
    <w:rsid w:val="00092C34"/>
    <w:rsid w:val="00092C3F"/>
    <w:rsid w:val="000930D6"/>
    <w:rsid w:val="000947E0"/>
    <w:rsid w:val="00094BEC"/>
    <w:rsid w:val="00094C31"/>
    <w:rsid w:val="00094DF2"/>
    <w:rsid w:val="00096776"/>
    <w:rsid w:val="0009746E"/>
    <w:rsid w:val="00097DC2"/>
    <w:rsid w:val="000A01C5"/>
    <w:rsid w:val="000A09FF"/>
    <w:rsid w:val="000A17C2"/>
    <w:rsid w:val="000A1884"/>
    <w:rsid w:val="000A2B31"/>
    <w:rsid w:val="000A2CED"/>
    <w:rsid w:val="000A5202"/>
    <w:rsid w:val="000A64CD"/>
    <w:rsid w:val="000B0E61"/>
    <w:rsid w:val="000B0F98"/>
    <w:rsid w:val="000B1676"/>
    <w:rsid w:val="000B4657"/>
    <w:rsid w:val="000B4D0B"/>
    <w:rsid w:val="000B51E9"/>
    <w:rsid w:val="000B54D2"/>
    <w:rsid w:val="000B596B"/>
    <w:rsid w:val="000B63AC"/>
    <w:rsid w:val="000B6ADF"/>
    <w:rsid w:val="000C1472"/>
    <w:rsid w:val="000C1A46"/>
    <w:rsid w:val="000C2300"/>
    <w:rsid w:val="000C262E"/>
    <w:rsid w:val="000C2BEF"/>
    <w:rsid w:val="000C30E3"/>
    <w:rsid w:val="000C3366"/>
    <w:rsid w:val="000C36E6"/>
    <w:rsid w:val="000C44CF"/>
    <w:rsid w:val="000C453F"/>
    <w:rsid w:val="000C4C10"/>
    <w:rsid w:val="000C4C5E"/>
    <w:rsid w:val="000C6215"/>
    <w:rsid w:val="000C6418"/>
    <w:rsid w:val="000C739B"/>
    <w:rsid w:val="000D001C"/>
    <w:rsid w:val="000D0A4E"/>
    <w:rsid w:val="000D0D89"/>
    <w:rsid w:val="000D178E"/>
    <w:rsid w:val="000D1FA1"/>
    <w:rsid w:val="000D2988"/>
    <w:rsid w:val="000D3A43"/>
    <w:rsid w:val="000D463F"/>
    <w:rsid w:val="000D470E"/>
    <w:rsid w:val="000D4F34"/>
    <w:rsid w:val="000D615D"/>
    <w:rsid w:val="000D7394"/>
    <w:rsid w:val="000D7771"/>
    <w:rsid w:val="000D7AD4"/>
    <w:rsid w:val="000E0EF7"/>
    <w:rsid w:val="000E1703"/>
    <w:rsid w:val="000E27F1"/>
    <w:rsid w:val="000E3990"/>
    <w:rsid w:val="000E3CEB"/>
    <w:rsid w:val="000E50F3"/>
    <w:rsid w:val="000E6D58"/>
    <w:rsid w:val="000E71B9"/>
    <w:rsid w:val="000E7BD1"/>
    <w:rsid w:val="000F0330"/>
    <w:rsid w:val="000F05AB"/>
    <w:rsid w:val="000F05C0"/>
    <w:rsid w:val="000F084F"/>
    <w:rsid w:val="000F0B8B"/>
    <w:rsid w:val="000F0EBC"/>
    <w:rsid w:val="000F0F2C"/>
    <w:rsid w:val="000F13F7"/>
    <w:rsid w:val="000F1651"/>
    <w:rsid w:val="000F25B5"/>
    <w:rsid w:val="000F33E9"/>
    <w:rsid w:val="000F44FF"/>
    <w:rsid w:val="000F4C77"/>
    <w:rsid w:val="000F4F7D"/>
    <w:rsid w:val="000F5ACB"/>
    <w:rsid w:val="000F62F8"/>
    <w:rsid w:val="000F6884"/>
    <w:rsid w:val="000F6C01"/>
    <w:rsid w:val="000F6EE9"/>
    <w:rsid w:val="000F7249"/>
    <w:rsid w:val="000F79A5"/>
    <w:rsid w:val="00100B7A"/>
    <w:rsid w:val="00102548"/>
    <w:rsid w:val="00102838"/>
    <w:rsid w:val="00103F93"/>
    <w:rsid w:val="00106620"/>
    <w:rsid w:val="00106A64"/>
    <w:rsid w:val="00106BEB"/>
    <w:rsid w:val="00106EB1"/>
    <w:rsid w:val="00107251"/>
    <w:rsid w:val="00110160"/>
    <w:rsid w:val="00110364"/>
    <w:rsid w:val="00112587"/>
    <w:rsid w:val="00112B2F"/>
    <w:rsid w:val="001130A1"/>
    <w:rsid w:val="001144DF"/>
    <w:rsid w:val="00114788"/>
    <w:rsid w:val="001152DE"/>
    <w:rsid w:val="001155FB"/>
    <w:rsid w:val="00115972"/>
    <w:rsid w:val="001171A4"/>
    <w:rsid w:val="00117628"/>
    <w:rsid w:val="00120341"/>
    <w:rsid w:val="0012105C"/>
    <w:rsid w:val="00121CA8"/>
    <w:rsid w:val="00121DCF"/>
    <w:rsid w:val="00121ED4"/>
    <w:rsid w:val="00122229"/>
    <w:rsid w:val="00122317"/>
    <w:rsid w:val="001236CA"/>
    <w:rsid w:val="00125C1D"/>
    <w:rsid w:val="0012762B"/>
    <w:rsid w:val="00127871"/>
    <w:rsid w:val="00127AF6"/>
    <w:rsid w:val="00127B4D"/>
    <w:rsid w:val="0013070D"/>
    <w:rsid w:val="00130AB2"/>
    <w:rsid w:val="00131274"/>
    <w:rsid w:val="0013217A"/>
    <w:rsid w:val="00133887"/>
    <w:rsid w:val="00133B27"/>
    <w:rsid w:val="001354F3"/>
    <w:rsid w:val="00135F57"/>
    <w:rsid w:val="00136921"/>
    <w:rsid w:val="00136CB7"/>
    <w:rsid w:val="00136FD3"/>
    <w:rsid w:val="0014015B"/>
    <w:rsid w:val="0014028C"/>
    <w:rsid w:val="001402E6"/>
    <w:rsid w:val="00140BE8"/>
    <w:rsid w:val="001424D9"/>
    <w:rsid w:val="001425BC"/>
    <w:rsid w:val="00142A5F"/>
    <w:rsid w:val="00142AD3"/>
    <w:rsid w:val="00142B41"/>
    <w:rsid w:val="00143CD7"/>
    <w:rsid w:val="001440B1"/>
    <w:rsid w:val="00145D75"/>
    <w:rsid w:val="00146744"/>
    <w:rsid w:val="00146759"/>
    <w:rsid w:val="00147A33"/>
    <w:rsid w:val="001502EA"/>
    <w:rsid w:val="00150680"/>
    <w:rsid w:val="00150C11"/>
    <w:rsid w:val="001523F3"/>
    <w:rsid w:val="001526B6"/>
    <w:rsid w:val="00153A0E"/>
    <w:rsid w:val="00153D92"/>
    <w:rsid w:val="001544E3"/>
    <w:rsid w:val="00154CC7"/>
    <w:rsid w:val="00155904"/>
    <w:rsid w:val="0015656D"/>
    <w:rsid w:val="0015667F"/>
    <w:rsid w:val="00156FDC"/>
    <w:rsid w:val="00157C9C"/>
    <w:rsid w:val="00161C29"/>
    <w:rsid w:val="00162CAB"/>
    <w:rsid w:val="00166277"/>
    <w:rsid w:val="0017078E"/>
    <w:rsid w:val="00170C24"/>
    <w:rsid w:val="00171361"/>
    <w:rsid w:val="00171821"/>
    <w:rsid w:val="00171B7D"/>
    <w:rsid w:val="001727FE"/>
    <w:rsid w:val="001729D3"/>
    <w:rsid w:val="00173D13"/>
    <w:rsid w:val="00174F4D"/>
    <w:rsid w:val="00175E5B"/>
    <w:rsid w:val="00176642"/>
    <w:rsid w:val="00176E4C"/>
    <w:rsid w:val="00180A2F"/>
    <w:rsid w:val="001825FA"/>
    <w:rsid w:val="00183A4D"/>
    <w:rsid w:val="00183AA2"/>
    <w:rsid w:val="00184562"/>
    <w:rsid w:val="001849BB"/>
    <w:rsid w:val="001855F3"/>
    <w:rsid w:val="00185C3E"/>
    <w:rsid w:val="00186209"/>
    <w:rsid w:val="0018630C"/>
    <w:rsid w:val="00186EF4"/>
    <w:rsid w:val="00187276"/>
    <w:rsid w:val="0018746D"/>
    <w:rsid w:val="00187B97"/>
    <w:rsid w:val="001900FC"/>
    <w:rsid w:val="0019013C"/>
    <w:rsid w:val="0019103F"/>
    <w:rsid w:val="00192CB5"/>
    <w:rsid w:val="0019329E"/>
    <w:rsid w:val="00195609"/>
    <w:rsid w:val="00195D0A"/>
    <w:rsid w:val="001961D2"/>
    <w:rsid w:val="0019762A"/>
    <w:rsid w:val="001A3199"/>
    <w:rsid w:val="001A33D3"/>
    <w:rsid w:val="001A50DB"/>
    <w:rsid w:val="001A5C20"/>
    <w:rsid w:val="001A670C"/>
    <w:rsid w:val="001A6FC3"/>
    <w:rsid w:val="001A744C"/>
    <w:rsid w:val="001A77FB"/>
    <w:rsid w:val="001A7E6D"/>
    <w:rsid w:val="001B0893"/>
    <w:rsid w:val="001B0CE8"/>
    <w:rsid w:val="001B0DEE"/>
    <w:rsid w:val="001B143F"/>
    <w:rsid w:val="001B1C58"/>
    <w:rsid w:val="001B2C5F"/>
    <w:rsid w:val="001B2CCC"/>
    <w:rsid w:val="001B2F2D"/>
    <w:rsid w:val="001B3212"/>
    <w:rsid w:val="001B3A41"/>
    <w:rsid w:val="001B3DBE"/>
    <w:rsid w:val="001B4631"/>
    <w:rsid w:val="001B4702"/>
    <w:rsid w:val="001B6288"/>
    <w:rsid w:val="001B6C7C"/>
    <w:rsid w:val="001B7465"/>
    <w:rsid w:val="001B77AB"/>
    <w:rsid w:val="001C00B0"/>
    <w:rsid w:val="001C02CA"/>
    <w:rsid w:val="001C04D8"/>
    <w:rsid w:val="001C0B9B"/>
    <w:rsid w:val="001C466F"/>
    <w:rsid w:val="001C5EDE"/>
    <w:rsid w:val="001C5F47"/>
    <w:rsid w:val="001C7A17"/>
    <w:rsid w:val="001C7AB7"/>
    <w:rsid w:val="001D0755"/>
    <w:rsid w:val="001D0AD5"/>
    <w:rsid w:val="001D2B84"/>
    <w:rsid w:val="001D374C"/>
    <w:rsid w:val="001D42E3"/>
    <w:rsid w:val="001D4674"/>
    <w:rsid w:val="001D54EA"/>
    <w:rsid w:val="001D5F84"/>
    <w:rsid w:val="001D6531"/>
    <w:rsid w:val="001D6D04"/>
    <w:rsid w:val="001D7206"/>
    <w:rsid w:val="001D7B16"/>
    <w:rsid w:val="001E0043"/>
    <w:rsid w:val="001E0490"/>
    <w:rsid w:val="001E18E0"/>
    <w:rsid w:val="001E1B57"/>
    <w:rsid w:val="001E2139"/>
    <w:rsid w:val="001E276C"/>
    <w:rsid w:val="001E2958"/>
    <w:rsid w:val="001E33FB"/>
    <w:rsid w:val="001E3D0B"/>
    <w:rsid w:val="001E460E"/>
    <w:rsid w:val="001E4A9E"/>
    <w:rsid w:val="001E4D51"/>
    <w:rsid w:val="001E612A"/>
    <w:rsid w:val="001E6DBB"/>
    <w:rsid w:val="001F06DF"/>
    <w:rsid w:val="001F0859"/>
    <w:rsid w:val="001F0D88"/>
    <w:rsid w:val="001F0EB8"/>
    <w:rsid w:val="001F1787"/>
    <w:rsid w:val="001F2760"/>
    <w:rsid w:val="001F340A"/>
    <w:rsid w:val="001F36F7"/>
    <w:rsid w:val="001F49C8"/>
    <w:rsid w:val="001F51E3"/>
    <w:rsid w:val="001F5318"/>
    <w:rsid w:val="001F65B6"/>
    <w:rsid w:val="001F65EE"/>
    <w:rsid w:val="001F6729"/>
    <w:rsid w:val="001F6735"/>
    <w:rsid w:val="001F6E21"/>
    <w:rsid w:val="00200F75"/>
    <w:rsid w:val="0020217C"/>
    <w:rsid w:val="00202957"/>
    <w:rsid w:val="00202C38"/>
    <w:rsid w:val="00202C64"/>
    <w:rsid w:val="00205A4A"/>
    <w:rsid w:val="002061CB"/>
    <w:rsid w:val="0021018A"/>
    <w:rsid w:val="00210480"/>
    <w:rsid w:val="00210F8E"/>
    <w:rsid w:val="00213496"/>
    <w:rsid w:val="00213575"/>
    <w:rsid w:val="0021358D"/>
    <w:rsid w:val="002137D6"/>
    <w:rsid w:val="002148BC"/>
    <w:rsid w:val="00214C22"/>
    <w:rsid w:val="00214C29"/>
    <w:rsid w:val="0021599D"/>
    <w:rsid w:val="00215D43"/>
    <w:rsid w:val="002162C1"/>
    <w:rsid w:val="00216876"/>
    <w:rsid w:val="00217608"/>
    <w:rsid w:val="00217998"/>
    <w:rsid w:val="002204AE"/>
    <w:rsid w:val="00220797"/>
    <w:rsid w:val="002211A5"/>
    <w:rsid w:val="00221412"/>
    <w:rsid w:val="0022211B"/>
    <w:rsid w:val="00224C85"/>
    <w:rsid w:val="00225285"/>
    <w:rsid w:val="00225881"/>
    <w:rsid w:val="00225A24"/>
    <w:rsid w:val="00225FDA"/>
    <w:rsid w:val="00226221"/>
    <w:rsid w:val="0022684E"/>
    <w:rsid w:val="00227069"/>
    <w:rsid w:val="00227F1D"/>
    <w:rsid w:val="00230762"/>
    <w:rsid w:val="00231A8F"/>
    <w:rsid w:val="002327DE"/>
    <w:rsid w:val="0023297C"/>
    <w:rsid w:val="00232C49"/>
    <w:rsid w:val="002333AD"/>
    <w:rsid w:val="00236663"/>
    <w:rsid w:val="002366E3"/>
    <w:rsid w:val="00237998"/>
    <w:rsid w:val="00237B72"/>
    <w:rsid w:val="002409F8"/>
    <w:rsid w:val="00240AEC"/>
    <w:rsid w:val="00241B48"/>
    <w:rsid w:val="00242DF0"/>
    <w:rsid w:val="0024384E"/>
    <w:rsid w:val="00244E11"/>
    <w:rsid w:val="0024506B"/>
    <w:rsid w:val="002454ED"/>
    <w:rsid w:val="00245B22"/>
    <w:rsid w:val="00245C02"/>
    <w:rsid w:val="002461AD"/>
    <w:rsid w:val="00247156"/>
    <w:rsid w:val="00247494"/>
    <w:rsid w:val="002478FC"/>
    <w:rsid w:val="0025145F"/>
    <w:rsid w:val="0025173C"/>
    <w:rsid w:val="002517DD"/>
    <w:rsid w:val="0025193F"/>
    <w:rsid w:val="00252563"/>
    <w:rsid w:val="00253CD1"/>
    <w:rsid w:val="00253DAC"/>
    <w:rsid w:val="00253E52"/>
    <w:rsid w:val="002543CD"/>
    <w:rsid w:val="00255ED6"/>
    <w:rsid w:val="00256D5F"/>
    <w:rsid w:val="00256DEA"/>
    <w:rsid w:val="00256EE3"/>
    <w:rsid w:val="00256F22"/>
    <w:rsid w:val="002577E7"/>
    <w:rsid w:val="00260823"/>
    <w:rsid w:val="00260D31"/>
    <w:rsid w:val="0026175B"/>
    <w:rsid w:val="002617C3"/>
    <w:rsid w:val="00261A8E"/>
    <w:rsid w:val="00261B69"/>
    <w:rsid w:val="002622C8"/>
    <w:rsid w:val="002625C5"/>
    <w:rsid w:val="00262626"/>
    <w:rsid w:val="00262C38"/>
    <w:rsid w:val="00263347"/>
    <w:rsid w:val="00264B81"/>
    <w:rsid w:val="00264E76"/>
    <w:rsid w:val="00265698"/>
    <w:rsid w:val="00265BAF"/>
    <w:rsid w:val="00265D0A"/>
    <w:rsid w:val="00266915"/>
    <w:rsid w:val="00266FDF"/>
    <w:rsid w:val="0027090F"/>
    <w:rsid w:val="00270B91"/>
    <w:rsid w:val="00270C99"/>
    <w:rsid w:val="00270E67"/>
    <w:rsid w:val="002711CC"/>
    <w:rsid w:val="002719F1"/>
    <w:rsid w:val="00272DAA"/>
    <w:rsid w:val="002732F5"/>
    <w:rsid w:val="0027368C"/>
    <w:rsid w:val="00273E83"/>
    <w:rsid w:val="00274F6F"/>
    <w:rsid w:val="002752BD"/>
    <w:rsid w:val="00277206"/>
    <w:rsid w:val="002775F9"/>
    <w:rsid w:val="002801CD"/>
    <w:rsid w:val="00282A29"/>
    <w:rsid w:val="0028568D"/>
    <w:rsid w:val="00286790"/>
    <w:rsid w:val="00287349"/>
    <w:rsid w:val="00291218"/>
    <w:rsid w:val="002912B0"/>
    <w:rsid w:val="00293A6A"/>
    <w:rsid w:val="00293BBB"/>
    <w:rsid w:val="002943A2"/>
    <w:rsid w:val="0029464D"/>
    <w:rsid w:val="00295950"/>
    <w:rsid w:val="002962DE"/>
    <w:rsid w:val="002A1CB7"/>
    <w:rsid w:val="002A1FE4"/>
    <w:rsid w:val="002A2418"/>
    <w:rsid w:val="002A36AF"/>
    <w:rsid w:val="002A5D92"/>
    <w:rsid w:val="002A6AF3"/>
    <w:rsid w:val="002A6C43"/>
    <w:rsid w:val="002A74A1"/>
    <w:rsid w:val="002B1156"/>
    <w:rsid w:val="002B1D44"/>
    <w:rsid w:val="002B2BFB"/>
    <w:rsid w:val="002B2D8D"/>
    <w:rsid w:val="002B351B"/>
    <w:rsid w:val="002B4955"/>
    <w:rsid w:val="002B49C8"/>
    <w:rsid w:val="002B4E58"/>
    <w:rsid w:val="002B5A0B"/>
    <w:rsid w:val="002B625E"/>
    <w:rsid w:val="002B7F7D"/>
    <w:rsid w:val="002C00DA"/>
    <w:rsid w:val="002C05DF"/>
    <w:rsid w:val="002C12E9"/>
    <w:rsid w:val="002C1604"/>
    <w:rsid w:val="002C3044"/>
    <w:rsid w:val="002C4F9B"/>
    <w:rsid w:val="002C5AFF"/>
    <w:rsid w:val="002C78D6"/>
    <w:rsid w:val="002D04E4"/>
    <w:rsid w:val="002D1B42"/>
    <w:rsid w:val="002D1C75"/>
    <w:rsid w:val="002D25D3"/>
    <w:rsid w:val="002D2C23"/>
    <w:rsid w:val="002D2C64"/>
    <w:rsid w:val="002D3563"/>
    <w:rsid w:val="002D3848"/>
    <w:rsid w:val="002D3907"/>
    <w:rsid w:val="002D3910"/>
    <w:rsid w:val="002D395A"/>
    <w:rsid w:val="002D39E0"/>
    <w:rsid w:val="002D3D7C"/>
    <w:rsid w:val="002D4538"/>
    <w:rsid w:val="002D48C7"/>
    <w:rsid w:val="002D56AC"/>
    <w:rsid w:val="002D5BF2"/>
    <w:rsid w:val="002D5FB5"/>
    <w:rsid w:val="002D710D"/>
    <w:rsid w:val="002E113E"/>
    <w:rsid w:val="002E17E4"/>
    <w:rsid w:val="002E2E96"/>
    <w:rsid w:val="002E3F60"/>
    <w:rsid w:val="002E4DA8"/>
    <w:rsid w:val="002E56F3"/>
    <w:rsid w:val="002E5B53"/>
    <w:rsid w:val="002E5C87"/>
    <w:rsid w:val="002E6D42"/>
    <w:rsid w:val="002F0A4E"/>
    <w:rsid w:val="002F1A48"/>
    <w:rsid w:val="002F1A69"/>
    <w:rsid w:val="002F2CCF"/>
    <w:rsid w:val="002F34B0"/>
    <w:rsid w:val="002F3F9E"/>
    <w:rsid w:val="002F4099"/>
    <w:rsid w:val="002F460A"/>
    <w:rsid w:val="002F5471"/>
    <w:rsid w:val="002F568B"/>
    <w:rsid w:val="002F5A79"/>
    <w:rsid w:val="00300D6B"/>
    <w:rsid w:val="00300DB0"/>
    <w:rsid w:val="0030140B"/>
    <w:rsid w:val="00301542"/>
    <w:rsid w:val="00302E17"/>
    <w:rsid w:val="00303A7A"/>
    <w:rsid w:val="00304169"/>
    <w:rsid w:val="00304758"/>
    <w:rsid w:val="00305C66"/>
    <w:rsid w:val="00306835"/>
    <w:rsid w:val="00307687"/>
    <w:rsid w:val="0031010F"/>
    <w:rsid w:val="00311A13"/>
    <w:rsid w:val="0031212C"/>
    <w:rsid w:val="0031266C"/>
    <w:rsid w:val="00312DF4"/>
    <w:rsid w:val="00313C76"/>
    <w:rsid w:val="00313C85"/>
    <w:rsid w:val="0031478D"/>
    <w:rsid w:val="00315333"/>
    <w:rsid w:val="00315394"/>
    <w:rsid w:val="00315CF8"/>
    <w:rsid w:val="0031651E"/>
    <w:rsid w:val="00316805"/>
    <w:rsid w:val="0031774A"/>
    <w:rsid w:val="003177BD"/>
    <w:rsid w:val="00317B3F"/>
    <w:rsid w:val="00317B43"/>
    <w:rsid w:val="00317E46"/>
    <w:rsid w:val="00320C22"/>
    <w:rsid w:val="00321184"/>
    <w:rsid w:val="00323180"/>
    <w:rsid w:val="00323BCA"/>
    <w:rsid w:val="00324714"/>
    <w:rsid w:val="00324A3F"/>
    <w:rsid w:val="00324BD0"/>
    <w:rsid w:val="00325D3C"/>
    <w:rsid w:val="00327004"/>
    <w:rsid w:val="00327685"/>
    <w:rsid w:val="00330678"/>
    <w:rsid w:val="00333051"/>
    <w:rsid w:val="00333B5C"/>
    <w:rsid w:val="003343A2"/>
    <w:rsid w:val="00335D63"/>
    <w:rsid w:val="00335FA2"/>
    <w:rsid w:val="00337337"/>
    <w:rsid w:val="0034158A"/>
    <w:rsid w:val="003418DB"/>
    <w:rsid w:val="00341BEA"/>
    <w:rsid w:val="003440DC"/>
    <w:rsid w:val="00344246"/>
    <w:rsid w:val="00344EAE"/>
    <w:rsid w:val="00345173"/>
    <w:rsid w:val="003459BD"/>
    <w:rsid w:val="00345FC8"/>
    <w:rsid w:val="00346773"/>
    <w:rsid w:val="003475B1"/>
    <w:rsid w:val="003504EB"/>
    <w:rsid w:val="00350582"/>
    <w:rsid w:val="00350767"/>
    <w:rsid w:val="00350DE8"/>
    <w:rsid w:val="00351404"/>
    <w:rsid w:val="00351AB7"/>
    <w:rsid w:val="00353812"/>
    <w:rsid w:val="00355348"/>
    <w:rsid w:val="0035544F"/>
    <w:rsid w:val="0035683F"/>
    <w:rsid w:val="0035734C"/>
    <w:rsid w:val="0036154C"/>
    <w:rsid w:val="00362A53"/>
    <w:rsid w:val="0036380F"/>
    <w:rsid w:val="00363983"/>
    <w:rsid w:val="00363CBA"/>
    <w:rsid w:val="00364001"/>
    <w:rsid w:val="00365633"/>
    <w:rsid w:val="003659FE"/>
    <w:rsid w:val="00365DC8"/>
    <w:rsid w:val="003662DB"/>
    <w:rsid w:val="00367BD8"/>
    <w:rsid w:val="00373738"/>
    <w:rsid w:val="003751F9"/>
    <w:rsid w:val="0037525A"/>
    <w:rsid w:val="003756C4"/>
    <w:rsid w:val="0037599F"/>
    <w:rsid w:val="00375AF7"/>
    <w:rsid w:val="00376983"/>
    <w:rsid w:val="003777DB"/>
    <w:rsid w:val="00377CA4"/>
    <w:rsid w:val="00381B1A"/>
    <w:rsid w:val="00381CFA"/>
    <w:rsid w:val="00381EEB"/>
    <w:rsid w:val="00382693"/>
    <w:rsid w:val="00382A9B"/>
    <w:rsid w:val="00384FC4"/>
    <w:rsid w:val="003860FC"/>
    <w:rsid w:val="003861AB"/>
    <w:rsid w:val="00386E24"/>
    <w:rsid w:val="003871B6"/>
    <w:rsid w:val="0038754E"/>
    <w:rsid w:val="003877C7"/>
    <w:rsid w:val="003904D4"/>
    <w:rsid w:val="00390999"/>
    <w:rsid w:val="00391738"/>
    <w:rsid w:val="003919DF"/>
    <w:rsid w:val="00391B01"/>
    <w:rsid w:val="00391E4F"/>
    <w:rsid w:val="003925DC"/>
    <w:rsid w:val="003929DA"/>
    <w:rsid w:val="0039315D"/>
    <w:rsid w:val="003935D2"/>
    <w:rsid w:val="00393697"/>
    <w:rsid w:val="0039480A"/>
    <w:rsid w:val="00394CB6"/>
    <w:rsid w:val="00395CEA"/>
    <w:rsid w:val="00396119"/>
    <w:rsid w:val="003A0A42"/>
    <w:rsid w:val="003A1489"/>
    <w:rsid w:val="003A1840"/>
    <w:rsid w:val="003A1F00"/>
    <w:rsid w:val="003A21A1"/>
    <w:rsid w:val="003A2521"/>
    <w:rsid w:val="003A27C4"/>
    <w:rsid w:val="003A33CC"/>
    <w:rsid w:val="003A3C41"/>
    <w:rsid w:val="003A4429"/>
    <w:rsid w:val="003A537C"/>
    <w:rsid w:val="003A543F"/>
    <w:rsid w:val="003A58CD"/>
    <w:rsid w:val="003A661E"/>
    <w:rsid w:val="003A7A0B"/>
    <w:rsid w:val="003A7D9F"/>
    <w:rsid w:val="003B0626"/>
    <w:rsid w:val="003B0C4D"/>
    <w:rsid w:val="003B24DB"/>
    <w:rsid w:val="003B2C79"/>
    <w:rsid w:val="003B37B2"/>
    <w:rsid w:val="003B3C2B"/>
    <w:rsid w:val="003B4459"/>
    <w:rsid w:val="003B492E"/>
    <w:rsid w:val="003B632D"/>
    <w:rsid w:val="003B654B"/>
    <w:rsid w:val="003B75AD"/>
    <w:rsid w:val="003B779B"/>
    <w:rsid w:val="003B794A"/>
    <w:rsid w:val="003C1898"/>
    <w:rsid w:val="003C1E2E"/>
    <w:rsid w:val="003C367D"/>
    <w:rsid w:val="003C485C"/>
    <w:rsid w:val="003C54E5"/>
    <w:rsid w:val="003C5D41"/>
    <w:rsid w:val="003C6A8D"/>
    <w:rsid w:val="003C6EE2"/>
    <w:rsid w:val="003C7630"/>
    <w:rsid w:val="003D00DB"/>
    <w:rsid w:val="003D12EE"/>
    <w:rsid w:val="003D3F82"/>
    <w:rsid w:val="003D3F86"/>
    <w:rsid w:val="003D43C7"/>
    <w:rsid w:val="003D485F"/>
    <w:rsid w:val="003D48FF"/>
    <w:rsid w:val="003D618E"/>
    <w:rsid w:val="003D6562"/>
    <w:rsid w:val="003D6BD8"/>
    <w:rsid w:val="003D72FE"/>
    <w:rsid w:val="003E001C"/>
    <w:rsid w:val="003E00AE"/>
    <w:rsid w:val="003E0447"/>
    <w:rsid w:val="003E2158"/>
    <w:rsid w:val="003E2BB6"/>
    <w:rsid w:val="003E3052"/>
    <w:rsid w:val="003E3955"/>
    <w:rsid w:val="003E3DC8"/>
    <w:rsid w:val="003E500F"/>
    <w:rsid w:val="003E5CCD"/>
    <w:rsid w:val="003E7174"/>
    <w:rsid w:val="003F0105"/>
    <w:rsid w:val="003F14D8"/>
    <w:rsid w:val="003F2B18"/>
    <w:rsid w:val="003F3287"/>
    <w:rsid w:val="003F3C91"/>
    <w:rsid w:val="003F3CCC"/>
    <w:rsid w:val="003F416C"/>
    <w:rsid w:val="003F4688"/>
    <w:rsid w:val="003F54A5"/>
    <w:rsid w:val="003F6EFC"/>
    <w:rsid w:val="003F73A2"/>
    <w:rsid w:val="00400400"/>
    <w:rsid w:val="004006CD"/>
    <w:rsid w:val="00400EB9"/>
    <w:rsid w:val="00401786"/>
    <w:rsid w:val="00401BBE"/>
    <w:rsid w:val="00402561"/>
    <w:rsid w:val="004027B4"/>
    <w:rsid w:val="00402BFD"/>
    <w:rsid w:val="0040347F"/>
    <w:rsid w:val="004072C4"/>
    <w:rsid w:val="0040744E"/>
    <w:rsid w:val="00410790"/>
    <w:rsid w:val="00410829"/>
    <w:rsid w:val="00410B27"/>
    <w:rsid w:val="0041138D"/>
    <w:rsid w:val="00411A97"/>
    <w:rsid w:val="00413285"/>
    <w:rsid w:val="0041341C"/>
    <w:rsid w:val="004146F8"/>
    <w:rsid w:val="00414EA0"/>
    <w:rsid w:val="00415BAE"/>
    <w:rsid w:val="00416064"/>
    <w:rsid w:val="004168E8"/>
    <w:rsid w:val="00420947"/>
    <w:rsid w:val="00421F78"/>
    <w:rsid w:val="00422417"/>
    <w:rsid w:val="00424AC4"/>
    <w:rsid w:val="00425047"/>
    <w:rsid w:val="0042592F"/>
    <w:rsid w:val="00425D21"/>
    <w:rsid w:val="00427E0C"/>
    <w:rsid w:val="0043049E"/>
    <w:rsid w:val="0043049F"/>
    <w:rsid w:val="004307AB"/>
    <w:rsid w:val="00431122"/>
    <w:rsid w:val="004317DD"/>
    <w:rsid w:val="004329A6"/>
    <w:rsid w:val="00432CE1"/>
    <w:rsid w:val="00433978"/>
    <w:rsid w:val="0043570E"/>
    <w:rsid w:val="0043687E"/>
    <w:rsid w:val="004372E7"/>
    <w:rsid w:val="004375D8"/>
    <w:rsid w:val="00437B9A"/>
    <w:rsid w:val="004409C1"/>
    <w:rsid w:val="00443A48"/>
    <w:rsid w:val="00446385"/>
    <w:rsid w:val="004467AD"/>
    <w:rsid w:val="00446D3C"/>
    <w:rsid w:val="0044727D"/>
    <w:rsid w:val="004476F0"/>
    <w:rsid w:val="00447E56"/>
    <w:rsid w:val="0045050F"/>
    <w:rsid w:val="00450B44"/>
    <w:rsid w:val="00451CA6"/>
    <w:rsid w:val="0045281C"/>
    <w:rsid w:val="004529BE"/>
    <w:rsid w:val="004543D2"/>
    <w:rsid w:val="004556A4"/>
    <w:rsid w:val="0045770F"/>
    <w:rsid w:val="00457B9B"/>
    <w:rsid w:val="00457C8A"/>
    <w:rsid w:val="00460A42"/>
    <w:rsid w:val="00460AE6"/>
    <w:rsid w:val="00460D33"/>
    <w:rsid w:val="00461377"/>
    <w:rsid w:val="00461CF3"/>
    <w:rsid w:val="00465393"/>
    <w:rsid w:val="00466427"/>
    <w:rsid w:val="0047026D"/>
    <w:rsid w:val="004729D8"/>
    <w:rsid w:val="004732CB"/>
    <w:rsid w:val="00473E32"/>
    <w:rsid w:val="004743A3"/>
    <w:rsid w:val="00474B7F"/>
    <w:rsid w:val="004762E0"/>
    <w:rsid w:val="00476E48"/>
    <w:rsid w:val="00477859"/>
    <w:rsid w:val="00480A17"/>
    <w:rsid w:val="004819E5"/>
    <w:rsid w:val="0048287D"/>
    <w:rsid w:val="00482B24"/>
    <w:rsid w:val="00483740"/>
    <w:rsid w:val="00483C79"/>
    <w:rsid w:val="00484364"/>
    <w:rsid w:val="00485B92"/>
    <w:rsid w:val="00486889"/>
    <w:rsid w:val="00486E32"/>
    <w:rsid w:val="00487034"/>
    <w:rsid w:val="00487985"/>
    <w:rsid w:val="00487DFC"/>
    <w:rsid w:val="00491667"/>
    <w:rsid w:val="0049352A"/>
    <w:rsid w:val="00493845"/>
    <w:rsid w:val="00493A29"/>
    <w:rsid w:val="00495DB1"/>
    <w:rsid w:val="0049656E"/>
    <w:rsid w:val="00496A1C"/>
    <w:rsid w:val="004A0B9D"/>
    <w:rsid w:val="004A2A67"/>
    <w:rsid w:val="004A31AA"/>
    <w:rsid w:val="004A3804"/>
    <w:rsid w:val="004A3D03"/>
    <w:rsid w:val="004A4178"/>
    <w:rsid w:val="004A584C"/>
    <w:rsid w:val="004A58BC"/>
    <w:rsid w:val="004A5DF3"/>
    <w:rsid w:val="004A7183"/>
    <w:rsid w:val="004A74C4"/>
    <w:rsid w:val="004A771C"/>
    <w:rsid w:val="004A78E4"/>
    <w:rsid w:val="004A7F39"/>
    <w:rsid w:val="004B0714"/>
    <w:rsid w:val="004B0E95"/>
    <w:rsid w:val="004B1137"/>
    <w:rsid w:val="004B3931"/>
    <w:rsid w:val="004B3AB4"/>
    <w:rsid w:val="004B5EAB"/>
    <w:rsid w:val="004B5FB2"/>
    <w:rsid w:val="004B6871"/>
    <w:rsid w:val="004B7528"/>
    <w:rsid w:val="004B7BBD"/>
    <w:rsid w:val="004C1B4C"/>
    <w:rsid w:val="004C2625"/>
    <w:rsid w:val="004C294B"/>
    <w:rsid w:val="004C2FFE"/>
    <w:rsid w:val="004C367A"/>
    <w:rsid w:val="004C4075"/>
    <w:rsid w:val="004C42AE"/>
    <w:rsid w:val="004C52D8"/>
    <w:rsid w:val="004C5350"/>
    <w:rsid w:val="004C5BCF"/>
    <w:rsid w:val="004C5CE5"/>
    <w:rsid w:val="004D097B"/>
    <w:rsid w:val="004D0AFC"/>
    <w:rsid w:val="004D128F"/>
    <w:rsid w:val="004D1BD8"/>
    <w:rsid w:val="004D1EEE"/>
    <w:rsid w:val="004D2E94"/>
    <w:rsid w:val="004D61A5"/>
    <w:rsid w:val="004D6B6C"/>
    <w:rsid w:val="004D7AB0"/>
    <w:rsid w:val="004E0E3C"/>
    <w:rsid w:val="004E128B"/>
    <w:rsid w:val="004E26B5"/>
    <w:rsid w:val="004E2DFF"/>
    <w:rsid w:val="004E3973"/>
    <w:rsid w:val="004E66C5"/>
    <w:rsid w:val="004E6788"/>
    <w:rsid w:val="004F09C9"/>
    <w:rsid w:val="004F0F1A"/>
    <w:rsid w:val="004F1E05"/>
    <w:rsid w:val="004F282F"/>
    <w:rsid w:val="004F4089"/>
    <w:rsid w:val="004F5D56"/>
    <w:rsid w:val="004F62F6"/>
    <w:rsid w:val="004F6CB0"/>
    <w:rsid w:val="004F7432"/>
    <w:rsid w:val="004F768C"/>
    <w:rsid w:val="00501021"/>
    <w:rsid w:val="0050185A"/>
    <w:rsid w:val="00502D4F"/>
    <w:rsid w:val="00503FBE"/>
    <w:rsid w:val="00504179"/>
    <w:rsid w:val="00506140"/>
    <w:rsid w:val="0050652A"/>
    <w:rsid w:val="005065F8"/>
    <w:rsid w:val="005072EB"/>
    <w:rsid w:val="005110F4"/>
    <w:rsid w:val="005115FF"/>
    <w:rsid w:val="005118F7"/>
    <w:rsid w:val="0051370D"/>
    <w:rsid w:val="00513748"/>
    <w:rsid w:val="005147DE"/>
    <w:rsid w:val="00514EB3"/>
    <w:rsid w:val="005163A5"/>
    <w:rsid w:val="00516B4E"/>
    <w:rsid w:val="00516F73"/>
    <w:rsid w:val="00517DFA"/>
    <w:rsid w:val="00520A1B"/>
    <w:rsid w:val="00520BE1"/>
    <w:rsid w:val="00520EE8"/>
    <w:rsid w:val="00520FB7"/>
    <w:rsid w:val="00521027"/>
    <w:rsid w:val="00521A07"/>
    <w:rsid w:val="00521CE7"/>
    <w:rsid w:val="00522197"/>
    <w:rsid w:val="005231EA"/>
    <w:rsid w:val="005234A0"/>
    <w:rsid w:val="00526C8B"/>
    <w:rsid w:val="00526DA8"/>
    <w:rsid w:val="00526FA3"/>
    <w:rsid w:val="0052713B"/>
    <w:rsid w:val="00527B2D"/>
    <w:rsid w:val="00531429"/>
    <w:rsid w:val="00531840"/>
    <w:rsid w:val="0053257A"/>
    <w:rsid w:val="0053305A"/>
    <w:rsid w:val="00537E7B"/>
    <w:rsid w:val="005406A2"/>
    <w:rsid w:val="00540961"/>
    <w:rsid w:val="00541C3E"/>
    <w:rsid w:val="00541F0A"/>
    <w:rsid w:val="005421D3"/>
    <w:rsid w:val="00543ACE"/>
    <w:rsid w:val="00543F3A"/>
    <w:rsid w:val="00544731"/>
    <w:rsid w:val="00544B3D"/>
    <w:rsid w:val="00545513"/>
    <w:rsid w:val="00546475"/>
    <w:rsid w:val="00546E7F"/>
    <w:rsid w:val="00547E0B"/>
    <w:rsid w:val="00547F2A"/>
    <w:rsid w:val="00550085"/>
    <w:rsid w:val="0055119E"/>
    <w:rsid w:val="00551BCA"/>
    <w:rsid w:val="00552544"/>
    <w:rsid w:val="00552A43"/>
    <w:rsid w:val="0055365C"/>
    <w:rsid w:val="00553F87"/>
    <w:rsid w:val="00554262"/>
    <w:rsid w:val="00554599"/>
    <w:rsid w:val="00554875"/>
    <w:rsid w:val="005560E8"/>
    <w:rsid w:val="00556347"/>
    <w:rsid w:val="00556A35"/>
    <w:rsid w:val="005571A6"/>
    <w:rsid w:val="00560AD2"/>
    <w:rsid w:val="00560D24"/>
    <w:rsid w:val="00560DA5"/>
    <w:rsid w:val="00561030"/>
    <w:rsid w:val="0056128F"/>
    <w:rsid w:val="005614B3"/>
    <w:rsid w:val="00562CBD"/>
    <w:rsid w:val="005650A1"/>
    <w:rsid w:val="005655DA"/>
    <w:rsid w:val="00565A95"/>
    <w:rsid w:val="00566129"/>
    <w:rsid w:val="00566442"/>
    <w:rsid w:val="005666B8"/>
    <w:rsid w:val="00567392"/>
    <w:rsid w:val="005678B3"/>
    <w:rsid w:val="00570104"/>
    <w:rsid w:val="00570519"/>
    <w:rsid w:val="005719DE"/>
    <w:rsid w:val="00571D91"/>
    <w:rsid w:val="00572221"/>
    <w:rsid w:val="005724EF"/>
    <w:rsid w:val="00572C49"/>
    <w:rsid w:val="00572F90"/>
    <w:rsid w:val="00573267"/>
    <w:rsid w:val="00574D95"/>
    <w:rsid w:val="00576487"/>
    <w:rsid w:val="00576B10"/>
    <w:rsid w:val="00580356"/>
    <w:rsid w:val="00581F81"/>
    <w:rsid w:val="00582C8E"/>
    <w:rsid w:val="005836FE"/>
    <w:rsid w:val="005837E6"/>
    <w:rsid w:val="00584EF2"/>
    <w:rsid w:val="005856DC"/>
    <w:rsid w:val="0058593A"/>
    <w:rsid w:val="00585CA9"/>
    <w:rsid w:val="005864CD"/>
    <w:rsid w:val="005865E6"/>
    <w:rsid w:val="00586BB2"/>
    <w:rsid w:val="005909CE"/>
    <w:rsid w:val="00590BA0"/>
    <w:rsid w:val="0059157F"/>
    <w:rsid w:val="00591998"/>
    <w:rsid w:val="00591CFB"/>
    <w:rsid w:val="00592735"/>
    <w:rsid w:val="005927F2"/>
    <w:rsid w:val="005932AB"/>
    <w:rsid w:val="00594286"/>
    <w:rsid w:val="00594C6C"/>
    <w:rsid w:val="00595998"/>
    <w:rsid w:val="00595A65"/>
    <w:rsid w:val="00596776"/>
    <w:rsid w:val="00596CFD"/>
    <w:rsid w:val="00596F73"/>
    <w:rsid w:val="005973F8"/>
    <w:rsid w:val="005A0E27"/>
    <w:rsid w:val="005A0FEA"/>
    <w:rsid w:val="005A1246"/>
    <w:rsid w:val="005A1C9F"/>
    <w:rsid w:val="005A350D"/>
    <w:rsid w:val="005A42FC"/>
    <w:rsid w:val="005A50A7"/>
    <w:rsid w:val="005A574F"/>
    <w:rsid w:val="005A5E5E"/>
    <w:rsid w:val="005A7052"/>
    <w:rsid w:val="005A70AA"/>
    <w:rsid w:val="005B0139"/>
    <w:rsid w:val="005B09AD"/>
    <w:rsid w:val="005B163A"/>
    <w:rsid w:val="005B1E20"/>
    <w:rsid w:val="005B3154"/>
    <w:rsid w:val="005B3630"/>
    <w:rsid w:val="005B3CF4"/>
    <w:rsid w:val="005B4424"/>
    <w:rsid w:val="005B4AA6"/>
    <w:rsid w:val="005B60B0"/>
    <w:rsid w:val="005B73EA"/>
    <w:rsid w:val="005B7E9D"/>
    <w:rsid w:val="005C036F"/>
    <w:rsid w:val="005C09AF"/>
    <w:rsid w:val="005C1D65"/>
    <w:rsid w:val="005C1DB9"/>
    <w:rsid w:val="005C2059"/>
    <w:rsid w:val="005C39BC"/>
    <w:rsid w:val="005C4930"/>
    <w:rsid w:val="005C4E8C"/>
    <w:rsid w:val="005C5FBA"/>
    <w:rsid w:val="005C6069"/>
    <w:rsid w:val="005C728F"/>
    <w:rsid w:val="005C7964"/>
    <w:rsid w:val="005C7DFD"/>
    <w:rsid w:val="005C7F0C"/>
    <w:rsid w:val="005D0295"/>
    <w:rsid w:val="005D21B0"/>
    <w:rsid w:val="005D3860"/>
    <w:rsid w:val="005D6483"/>
    <w:rsid w:val="005D64EB"/>
    <w:rsid w:val="005D6FAF"/>
    <w:rsid w:val="005D71EE"/>
    <w:rsid w:val="005D79E9"/>
    <w:rsid w:val="005E1A5A"/>
    <w:rsid w:val="005E2854"/>
    <w:rsid w:val="005E363B"/>
    <w:rsid w:val="005E3F06"/>
    <w:rsid w:val="005E4416"/>
    <w:rsid w:val="005E4BE3"/>
    <w:rsid w:val="005E4D61"/>
    <w:rsid w:val="005E5779"/>
    <w:rsid w:val="005E62FD"/>
    <w:rsid w:val="005E702C"/>
    <w:rsid w:val="005E7C3A"/>
    <w:rsid w:val="005F0283"/>
    <w:rsid w:val="005F212F"/>
    <w:rsid w:val="005F3D12"/>
    <w:rsid w:val="005F5940"/>
    <w:rsid w:val="005F5983"/>
    <w:rsid w:val="005F67D3"/>
    <w:rsid w:val="005F7E65"/>
    <w:rsid w:val="006008E3"/>
    <w:rsid w:val="006010D2"/>
    <w:rsid w:val="00601E65"/>
    <w:rsid w:val="00602138"/>
    <w:rsid w:val="0060252E"/>
    <w:rsid w:val="006027C7"/>
    <w:rsid w:val="00602E10"/>
    <w:rsid w:val="00602F0F"/>
    <w:rsid w:val="00603AD7"/>
    <w:rsid w:val="00604940"/>
    <w:rsid w:val="00604C2A"/>
    <w:rsid w:val="00604E86"/>
    <w:rsid w:val="0060649E"/>
    <w:rsid w:val="00607704"/>
    <w:rsid w:val="00607A54"/>
    <w:rsid w:val="0061098F"/>
    <w:rsid w:val="00610E2E"/>
    <w:rsid w:val="00612843"/>
    <w:rsid w:val="00612AB6"/>
    <w:rsid w:val="00613ACB"/>
    <w:rsid w:val="00613C25"/>
    <w:rsid w:val="00613D7D"/>
    <w:rsid w:val="00614F2E"/>
    <w:rsid w:val="00615AC4"/>
    <w:rsid w:val="00615DD5"/>
    <w:rsid w:val="0061693C"/>
    <w:rsid w:val="0061771D"/>
    <w:rsid w:val="006207D3"/>
    <w:rsid w:val="00620ECC"/>
    <w:rsid w:val="00621011"/>
    <w:rsid w:val="006213E0"/>
    <w:rsid w:val="00622899"/>
    <w:rsid w:val="00623BC3"/>
    <w:rsid w:val="00623DC6"/>
    <w:rsid w:val="00624313"/>
    <w:rsid w:val="00625578"/>
    <w:rsid w:val="00625BDE"/>
    <w:rsid w:val="006268EE"/>
    <w:rsid w:val="00626B41"/>
    <w:rsid w:val="00626CD1"/>
    <w:rsid w:val="006272A9"/>
    <w:rsid w:val="00627373"/>
    <w:rsid w:val="00627BE4"/>
    <w:rsid w:val="00627D57"/>
    <w:rsid w:val="00627E38"/>
    <w:rsid w:val="0063038E"/>
    <w:rsid w:val="006313A2"/>
    <w:rsid w:val="006321D5"/>
    <w:rsid w:val="00634CC0"/>
    <w:rsid w:val="006361FF"/>
    <w:rsid w:val="00636384"/>
    <w:rsid w:val="00636BEE"/>
    <w:rsid w:val="00637229"/>
    <w:rsid w:val="00637DE6"/>
    <w:rsid w:val="0064132A"/>
    <w:rsid w:val="0064144D"/>
    <w:rsid w:val="0064216F"/>
    <w:rsid w:val="006435CA"/>
    <w:rsid w:val="0064382D"/>
    <w:rsid w:val="00643B31"/>
    <w:rsid w:val="00644289"/>
    <w:rsid w:val="00645B1B"/>
    <w:rsid w:val="00645E46"/>
    <w:rsid w:val="0064620B"/>
    <w:rsid w:val="00647EB3"/>
    <w:rsid w:val="00650D4C"/>
    <w:rsid w:val="00652210"/>
    <w:rsid w:val="00652D6C"/>
    <w:rsid w:val="00653046"/>
    <w:rsid w:val="00653332"/>
    <w:rsid w:val="00655A74"/>
    <w:rsid w:val="006566B3"/>
    <w:rsid w:val="006569C1"/>
    <w:rsid w:val="006573F3"/>
    <w:rsid w:val="00662D0D"/>
    <w:rsid w:val="00662F44"/>
    <w:rsid w:val="0066305C"/>
    <w:rsid w:val="00663134"/>
    <w:rsid w:val="00663DB7"/>
    <w:rsid w:val="006649D1"/>
    <w:rsid w:val="00667CD5"/>
    <w:rsid w:val="006701CD"/>
    <w:rsid w:val="006705EF"/>
    <w:rsid w:val="006708B6"/>
    <w:rsid w:val="00671835"/>
    <w:rsid w:val="00672EEA"/>
    <w:rsid w:val="00673410"/>
    <w:rsid w:val="00673690"/>
    <w:rsid w:val="006749D2"/>
    <w:rsid w:val="006757C5"/>
    <w:rsid w:val="0067621C"/>
    <w:rsid w:val="006771FC"/>
    <w:rsid w:val="006776C2"/>
    <w:rsid w:val="00680A04"/>
    <w:rsid w:val="00681507"/>
    <w:rsid w:val="00681883"/>
    <w:rsid w:val="00681923"/>
    <w:rsid w:val="00681B4F"/>
    <w:rsid w:val="00681BC2"/>
    <w:rsid w:val="00682686"/>
    <w:rsid w:val="006826DD"/>
    <w:rsid w:val="00682F03"/>
    <w:rsid w:val="00683734"/>
    <w:rsid w:val="00683E0C"/>
    <w:rsid w:val="00683FF9"/>
    <w:rsid w:val="00684042"/>
    <w:rsid w:val="00684118"/>
    <w:rsid w:val="00684393"/>
    <w:rsid w:val="00684978"/>
    <w:rsid w:val="0068510C"/>
    <w:rsid w:val="006853C2"/>
    <w:rsid w:val="0068677C"/>
    <w:rsid w:val="00687084"/>
    <w:rsid w:val="0069143A"/>
    <w:rsid w:val="00691536"/>
    <w:rsid w:val="00691CC1"/>
    <w:rsid w:val="00691D0A"/>
    <w:rsid w:val="00691EAF"/>
    <w:rsid w:val="006929BA"/>
    <w:rsid w:val="00693CF7"/>
    <w:rsid w:val="00693E80"/>
    <w:rsid w:val="0069621A"/>
    <w:rsid w:val="00696256"/>
    <w:rsid w:val="006964C5"/>
    <w:rsid w:val="0069679C"/>
    <w:rsid w:val="006971CB"/>
    <w:rsid w:val="00697D49"/>
    <w:rsid w:val="006A00F1"/>
    <w:rsid w:val="006A07D7"/>
    <w:rsid w:val="006A1013"/>
    <w:rsid w:val="006A15E9"/>
    <w:rsid w:val="006A1721"/>
    <w:rsid w:val="006A17DA"/>
    <w:rsid w:val="006A2158"/>
    <w:rsid w:val="006A2B32"/>
    <w:rsid w:val="006A348B"/>
    <w:rsid w:val="006A5A69"/>
    <w:rsid w:val="006A6CDB"/>
    <w:rsid w:val="006B1896"/>
    <w:rsid w:val="006B20EA"/>
    <w:rsid w:val="006B38AA"/>
    <w:rsid w:val="006B55F2"/>
    <w:rsid w:val="006B5CD0"/>
    <w:rsid w:val="006B6A62"/>
    <w:rsid w:val="006C0E51"/>
    <w:rsid w:val="006C3518"/>
    <w:rsid w:val="006C397C"/>
    <w:rsid w:val="006C3AAC"/>
    <w:rsid w:val="006C3E19"/>
    <w:rsid w:val="006C4143"/>
    <w:rsid w:val="006C51BD"/>
    <w:rsid w:val="006C5FD6"/>
    <w:rsid w:val="006C6321"/>
    <w:rsid w:val="006C6591"/>
    <w:rsid w:val="006C6794"/>
    <w:rsid w:val="006C7E02"/>
    <w:rsid w:val="006D22EF"/>
    <w:rsid w:val="006D2699"/>
    <w:rsid w:val="006D2CE2"/>
    <w:rsid w:val="006D3C13"/>
    <w:rsid w:val="006D3D3B"/>
    <w:rsid w:val="006D4878"/>
    <w:rsid w:val="006D52CF"/>
    <w:rsid w:val="006D5AC5"/>
    <w:rsid w:val="006D6A65"/>
    <w:rsid w:val="006D7316"/>
    <w:rsid w:val="006D7B4B"/>
    <w:rsid w:val="006E05EB"/>
    <w:rsid w:val="006E0929"/>
    <w:rsid w:val="006E151E"/>
    <w:rsid w:val="006E23AB"/>
    <w:rsid w:val="006E391C"/>
    <w:rsid w:val="006E3ADD"/>
    <w:rsid w:val="006E3D1D"/>
    <w:rsid w:val="006E4166"/>
    <w:rsid w:val="006E6019"/>
    <w:rsid w:val="006E6477"/>
    <w:rsid w:val="006F0DBD"/>
    <w:rsid w:val="006F0ED8"/>
    <w:rsid w:val="006F1129"/>
    <w:rsid w:val="006F117A"/>
    <w:rsid w:val="006F1BE3"/>
    <w:rsid w:val="006F1EC8"/>
    <w:rsid w:val="006F2AAD"/>
    <w:rsid w:val="006F2E15"/>
    <w:rsid w:val="006F404B"/>
    <w:rsid w:val="006F4354"/>
    <w:rsid w:val="006F47FF"/>
    <w:rsid w:val="006F5C8D"/>
    <w:rsid w:val="006F619D"/>
    <w:rsid w:val="006F6CED"/>
    <w:rsid w:val="006F79A8"/>
    <w:rsid w:val="007007A8"/>
    <w:rsid w:val="00700E5D"/>
    <w:rsid w:val="00701044"/>
    <w:rsid w:val="007013F8"/>
    <w:rsid w:val="007014B6"/>
    <w:rsid w:val="0070153E"/>
    <w:rsid w:val="00701C74"/>
    <w:rsid w:val="00701DBE"/>
    <w:rsid w:val="00701EC6"/>
    <w:rsid w:val="00702444"/>
    <w:rsid w:val="00702A80"/>
    <w:rsid w:val="00703509"/>
    <w:rsid w:val="00705063"/>
    <w:rsid w:val="007052AD"/>
    <w:rsid w:val="0070593F"/>
    <w:rsid w:val="00705B5F"/>
    <w:rsid w:val="00705F25"/>
    <w:rsid w:val="00706151"/>
    <w:rsid w:val="0070624F"/>
    <w:rsid w:val="00706BB3"/>
    <w:rsid w:val="00706D30"/>
    <w:rsid w:val="00707610"/>
    <w:rsid w:val="00707954"/>
    <w:rsid w:val="00707C78"/>
    <w:rsid w:val="00711F77"/>
    <w:rsid w:val="00713565"/>
    <w:rsid w:val="00714251"/>
    <w:rsid w:val="00714583"/>
    <w:rsid w:val="00714C6E"/>
    <w:rsid w:val="00714C72"/>
    <w:rsid w:val="00715B2C"/>
    <w:rsid w:val="00716C77"/>
    <w:rsid w:val="00717301"/>
    <w:rsid w:val="007204C9"/>
    <w:rsid w:val="00721101"/>
    <w:rsid w:val="00721830"/>
    <w:rsid w:val="007222BC"/>
    <w:rsid w:val="0072280C"/>
    <w:rsid w:val="00724064"/>
    <w:rsid w:val="00724AD8"/>
    <w:rsid w:val="0072516F"/>
    <w:rsid w:val="007265EA"/>
    <w:rsid w:val="00727844"/>
    <w:rsid w:val="00727B34"/>
    <w:rsid w:val="00727E3F"/>
    <w:rsid w:val="00730925"/>
    <w:rsid w:val="007311F5"/>
    <w:rsid w:val="0073146E"/>
    <w:rsid w:val="00731C72"/>
    <w:rsid w:val="00731D19"/>
    <w:rsid w:val="0073279D"/>
    <w:rsid w:val="00733D93"/>
    <w:rsid w:val="00733F5B"/>
    <w:rsid w:val="007342BC"/>
    <w:rsid w:val="00735C98"/>
    <w:rsid w:val="007370F4"/>
    <w:rsid w:val="00740CD1"/>
    <w:rsid w:val="00741451"/>
    <w:rsid w:val="00742533"/>
    <w:rsid w:val="00742689"/>
    <w:rsid w:val="0074312C"/>
    <w:rsid w:val="007435C8"/>
    <w:rsid w:val="0074362F"/>
    <w:rsid w:val="007445CB"/>
    <w:rsid w:val="00744BDC"/>
    <w:rsid w:val="00744DDD"/>
    <w:rsid w:val="007454D1"/>
    <w:rsid w:val="00745A95"/>
    <w:rsid w:val="00745B6A"/>
    <w:rsid w:val="00746192"/>
    <w:rsid w:val="00746FCD"/>
    <w:rsid w:val="007477B7"/>
    <w:rsid w:val="007477FD"/>
    <w:rsid w:val="007477FE"/>
    <w:rsid w:val="00747E68"/>
    <w:rsid w:val="0075051F"/>
    <w:rsid w:val="00750AC3"/>
    <w:rsid w:val="007529EC"/>
    <w:rsid w:val="007540BE"/>
    <w:rsid w:val="00754959"/>
    <w:rsid w:val="00755407"/>
    <w:rsid w:val="00755AEA"/>
    <w:rsid w:val="00755E36"/>
    <w:rsid w:val="00755F7E"/>
    <w:rsid w:val="00756412"/>
    <w:rsid w:val="0075690C"/>
    <w:rsid w:val="00757319"/>
    <w:rsid w:val="0076173B"/>
    <w:rsid w:val="00761AA7"/>
    <w:rsid w:val="00761BFD"/>
    <w:rsid w:val="00762F38"/>
    <w:rsid w:val="00764E1C"/>
    <w:rsid w:val="00765681"/>
    <w:rsid w:val="00765C76"/>
    <w:rsid w:val="00765F20"/>
    <w:rsid w:val="00767854"/>
    <w:rsid w:val="007713C0"/>
    <w:rsid w:val="0077155B"/>
    <w:rsid w:val="007718F4"/>
    <w:rsid w:val="00771B79"/>
    <w:rsid w:val="0077251D"/>
    <w:rsid w:val="0077499B"/>
    <w:rsid w:val="007762F2"/>
    <w:rsid w:val="007769F6"/>
    <w:rsid w:val="0078017B"/>
    <w:rsid w:val="00780749"/>
    <w:rsid w:val="00781109"/>
    <w:rsid w:val="0078171E"/>
    <w:rsid w:val="00781FF8"/>
    <w:rsid w:val="00782507"/>
    <w:rsid w:val="00782DFF"/>
    <w:rsid w:val="00783165"/>
    <w:rsid w:val="00783803"/>
    <w:rsid w:val="00784007"/>
    <w:rsid w:val="00785ABE"/>
    <w:rsid w:val="0078645D"/>
    <w:rsid w:val="007864E1"/>
    <w:rsid w:val="00787BE4"/>
    <w:rsid w:val="00791E4D"/>
    <w:rsid w:val="00792027"/>
    <w:rsid w:val="0079227C"/>
    <w:rsid w:val="00792576"/>
    <w:rsid w:val="007926F1"/>
    <w:rsid w:val="00794C5B"/>
    <w:rsid w:val="0079617E"/>
    <w:rsid w:val="00796817"/>
    <w:rsid w:val="007A0481"/>
    <w:rsid w:val="007A120E"/>
    <w:rsid w:val="007A1FD6"/>
    <w:rsid w:val="007A2815"/>
    <w:rsid w:val="007A288A"/>
    <w:rsid w:val="007A2B8C"/>
    <w:rsid w:val="007A440D"/>
    <w:rsid w:val="007A4907"/>
    <w:rsid w:val="007A7192"/>
    <w:rsid w:val="007A7608"/>
    <w:rsid w:val="007A76F9"/>
    <w:rsid w:val="007A7CDE"/>
    <w:rsid w:val="007A7D21"/>
    <w:rsid w:val="007B0A6F"/>
    <w:rsid w:val="007B121E"/>
    <w:rsid w:val="007B1672"/>
    <w:rsid w:val="007B1EBD"/>
    <w:rsid w:val="007B20CE"/>
    <w:rsid w:val="007B2131"/>
    <w:rsid w:val="007B2EFA"/>
    <w:rsid w:val="007B3937"/>
    <w:rsid w:val="007B3A0B"/>
    <w:rsid w:val="007B43A3"/>
    <w:rsid w:val="007B4417"/>
    <w:rsid w:val="007B5369"/>
    <w:rsid w:val="007B549B"/>
    <w:rsid w:val="007B5EA3"/>
    <w:rsid w:val="007B6BBF"/>
    <w:rsid w:val="007B6F01"/>
    <w:rsid w:val="007B7752"/>
    <w:rsid w:val="007B7F33"/>
    <w:rsid w:val="007C0E7D"/>
    <w:rsid w:val="007C4227"/>
    <w:rsid w:val="007C4A38"/>
    <w:rsid w:val="007C4D5A"/>
    <w:rsid w:val="007C5463"/>
    <w:rsid w:val="007C547A"/>
    <w:rsid w:val="007C55F1"/>
    <w:rsid w:val="007C567E"/>
    <w:rsid w:val="007C58B7"/>
    <w:rsid w:val="007C754D"/>
    <w:rsid w:val="007D0953"/>
    <w:rsid w:val="007D0DF8"/>
    <w:rsid w:val="007D1AD5"/>
    <w:rsid w:val="007D2514"/>
    <w:rsid w:val="007D37D9"/>
    <w:rsid w:val="007D3972"/>
    <w:rsid w:val="007D44F9"/>
    <w:rsid w:val="007D479F"/>
    <w:rsid w:val="007D5846"/>
    <w:rsid w:val="007D6D19"/>
    <w:rsid w:val="007D6D3C"/>
    <w:rsid w:val="007D7B64"/>
    <w:rsid w:val="007D7C2D"/>
    <w:rsid w:val="007D7C84"/>
    <w:rsid w:val="007E169E"/>
    <w:rsid w:val="007E1A82"/>
    <w:rsid w:val="007E2CE7"/>
    <w:rsid w:val="007E3664"/>
    <w:rsid w:val="007E4045"/>
    <w:rsid w:val="007E6E61"/>
    <w:rsid w:val="007E7C5B"/>
    <w:rsid w:val="007F046A"/>
    <w:rsid w:val="007F0D7A"/>
    <w:rsid w:val="007F1435"/>
    <w:rsid w:val="007F269A"/>
    <w:rsid w:val="007F2C44"/>
    <w:rsid w:val="007F3C54"/>
    <w:rsid w:val="007F3E7B"/>
    <w:rsid w:val="007F4464"/>
    <w:rsid w:val="007F49EF"/>
    <w:rsid w:val="007F56F6"/>
    <w:rsid w:val="007F6107"/>
    <w:rsid w:val="008028FA"/>
    <w:rsid w:val="00802F9C"/>
    <w:rsid w:val="0080381A"/>
    <w:rsid w:val="0080452E"/>
    <w:rsid w:val="0080477D"/>
    <w:rsid w:val="00804C01"/>
    <w:rsid w:val="00805B4E"/>
    <w:rsid w:val="008061C9"/>
    <w:rsid w:val="008066EA"/>
    <w:rsid w:val="0080711B"/>
    <w:rsid w:val="008075FC"/>
    <w:rsid w:val="0080763F"/>
    <w:rsid w:val="00807D3D"/>
    <w:rsid w:val="00811A0E"/>
    <w:rsid w:val="00811DBD"/>
    <w:rsid w:val="008122EB"/>
    <w:rsid w:val="008126B7"/>
    <w:rsid w:val="008157E2"/>
    <w:rsid w:val="00815888"/>
    <w:rsid w:val="00815BD8"/>
    <w:rsid w:val="00816261"/>
    <w:rsid w:val="008165B6"/>
    <w:rsid w:val="00820FF1"/>
    <w:rsid w:val="008213AB"/>
    <w:rsid w:val="00821923"/>
    <w:rsid w:val="00822179"/>
    <w:rsid w:val="0082225A"/>
    <w:rsid w:val="00822B22"/>
    <w:rsid w:val="008234CE"/>
    <w:rsid w:val="00825236"/>
    <w:rsid w:val="008256AF"/>
    <w:rsid w:val="00826544"/>
    <w:rsid w:val="008304F8"/>
    <w:rsid w:val="0083116C"/>
    <w:rsid w:val="008324E2"/>
    <w:rsid w:val="00835C3C"/>
    <w:rsid w:val="008363BE"/>
    <w:rsid w:val="0083756F"/>
    <w:rsid w:val="0083790A"/>
    <w:rsid w:val="00840381"/>
    <w:rsid w:val="00841434"/>
    <w:rsid w:val="00842596"/>
    <w:rsid w:val="00842930"/>
    <w:rsid w:val="008433BC"/>
    <w:rsid w:val="008434B7"/>
    <w:rsid w:val="00843CDC"/>
    <w:rsid w:val="0084435C"/>
    <w:rsid w:val="00844C16"/>
    <w:rsid w:val="0084503F"/>
    <w:rsid w:val="00845160"/>
    <w:rsid w:val="0084519B"/>
    <w:rsid w:val="008455D6"/>
    <w:rsid w:val="00845BFD"/>
    <w:rsid w:val="00846B02"/>
    <w:rsid w:val="00846C54"/>
    <w:rsid w:val="00850774"/>
    <w:rsid w:val="0085215F"/>
    <w:rsid w:val="00853AA4"/>
    <w:rsid w:val="00854CDD"/>
    <w:rsid w:val="0085536A"/>
    <w:rsid w:val="008554A8"/>
    <w:rsid w:val="0085655F"/>
    <w:rsid w:val="00857FBB"/>
    <w:rsid w:val="0086009F"/>
    <w:rsid w:val="008601D0"/>
    <w:rsid w:val="008607A7"/>
    <w:rsid w:val="008612AC"/>
    <w:rsid w:val="008636B8"/>
    <w:rsid w:val="00864EB3"/>
    <w:rsid w:val="00865AB8"/>
    <w:rsid w:val="00865F6A"/>
    <w:rsid w:val="00866873"/>
    <w:rsid w:val="008707A9"/>
    <w:rsid w:val="0087140F"/>
    <w:rsid w:val="00871FBA"/>
    <w:rsid w:val="00872CCD"/>
    <w:rsid w:val="0087462E"/>
    <w:rsid w:val="00874987"/>
    <w:rsid w:val="00875439"/>
    <w:rsid w:val="00876C62"/>
    <w:rsid w:val="00877101"/>
    <w:rsid w:val="00880462"/>
    <w:rsid w:val="00880F27"/>
    <w:rsid w:val="008830C8"/>
    <w:rsid w:val="008833BE"/>
    <w:rsid w:val="008837C1"/>
    <w:rsid w:val="0088424C"/>
    <w:rsid w:val="00884843"/>
    <w:rsid w:val="00885319"/>
    <w:rsid w:val="00885F3B"/>
    <w:rsid w:val="008872E6"/>
    <w:rsid w:val="0089025A"/>
    <w:rsid w:val="008926FC"/>
    <w:rsid w:val="00892EE4"/>
    <w:rsid w:val="0089308F"/>
    <w:rsid w:val="00893560"/>
    <w:rsid w:val="00893DB8"/>
    <w:rsid w:val="008942FC"/>
    <w:rsid w:val="0089444F"/>
    <w:rsid w:val="008966B3"/>
    <w:rsid w:val="00896A11"/>
    <w:rsid w:val="008974BE"/>
    <w:rsid w:val="00897AA8"/>
    <w:rsid w:val="00897E37"/>
    <w:rsid w:val="008A092C"/>
    <w:rsid w:val="008A0D0E"/>
    <w:rsid w:val="008A1751"/>
    <w:rsid w:val="008A39A1"/>
    <w:rsid w:val="008A4025"/>
    <w:rsid w:val="008A53D4"/>
    <w:rsid w:val="008A77B8"/>
    <w:rsid w:val="008B045E"/>
    <w:rsid w:val="008B2CEA"/>
    <w:rsid w:val="008B3162"/>
    <w:rsid w:val="008B47F7"/>
    <w:rsid w:val="008B5A43"/>
    <w:rsid w:val="008B726C"/>
    <w:rsid w:val="008B74CD"/>
    <w:rsid w:val="008C0585"/>
    <w:rsid w:val="008C0CDE"/>
    <w:rsid w:val="008C16E1"/>
    <w:rsid w:val="008C194A"/>
    <w:rsid w:val="008C3002"/>
    <w:rsid w:val="008C3292"/>
    <w:rsid w:val="008C3976"/>
    <w:rsid w:val="008C4032"/>
    <w:rsid w:val="008C4B76"/>
    <w:rsid w:val="008C4E41"/>
    <w:rsid w:val="008C5B32"/>
    <w:rsid w:val="008C5F08"/>
    <w:rsid w:val="008C6020"/>
    <w:rsid w:val="008C6B30"/>
    <w:rsid w:val="008C755A"/>
    <w:rsid w:val="008D0252"/>
    <w:rsid w:val="008D0283"/>
    <w:rsid w:val="008D0B6B"/>
    <w:rsid w:val="008D3233"/>
    <w:rsid w:val="008D453C"/>
    <w:rsid w:val="008D5244"/>
    <w:rsid w:val="008D5611"/>
    <w:rsid w:val="008E128A"/>
    <w:rsid w:val="008E1E0A"/>
    <w:rsid w:val="008E2170"/>
    <w:rsid w:val="008E3998"/>
    <w:rsid w:val="008E3E3F"/>
    <w:rsid w:val="008E4059"/>
    <w:rsid w:val="008E4877"/>
    <w:rsid w:val="008E4FF9"/>
    <w:rsid w:val="008E57F3"/>
    <w:rsid w:val="008E6066"/>
    <w:rsid w:val="008E6BCA"/>
    <w:rsid w:val="008E77C6"/>
    <w:rsid w:val="008F030B"/>
    <w:rsid w:val="008F14F9"/>
    <w:rsid w:val="008F1D06"/>
    <w:rsid w:val="008F2CCF"/>
    <w:rsid w:val="008F2E54"/>
    <w:rsid w:val="008F3366"/>
    <w:rsid w:val="008F39D1"/>
    <w:rsid w:val="008F40FF"/>
    <w:rsid w:val="008F47EB"/>
    <w:rsid w:val="008F5AEB"/>
    <w:rsid w:val="008F651E"/>
    <w:rsid w:val="008F6785"/>
    <w:rsid w:val="008F6C80"/>
    <w:rsid w:val="008F6F0E"/>
    <w:rsid w:val="008F774F"/>
    <w:rsid w:val="00900D7B"/>
    <w:rsid w:val="00900E15"/>
    <w:rsid w:val="009014BD"/>
    <w:rsid w:val="00901DF0"/>
    <w:rsid w:val="00901F3E"/>
    <w:rsid w:val="009027A8"/>
    <w:rsid w:val="00902AC6"/>
    <w:rsid w:val="0090547F"/>
    <w:rsid w:val="0090657C"/>
    <w:rsid w:val="00906930"/>
    <w:rsid w:val="00906C7E"/>
    <w:rsid w:val="00906E5A"/>
    <w:rsid w:val="009075F4"/>
    <w:rsid w:val="00907A28"/>
    <w:rsid w:val="00907C4B"/>
    <w:rsid w:val="009101B8"/>
    <w:rsid w:val="00910434"/>
    <w:rsid w:val="00910A61"/>
    <w:rsid w:val="00911DB4"/>
    <w:rsid w:val="0091236F"/>
    <w:rsid w:val="00913838"/>
    <w:rsid w:val="00913E5D"/>
    <w:rsid w:val="00913EAC"/>
    <w:rsid w:val="00914AC4"/>
    <w:rsid w:val="00915EC3"/>
    <w:rsid w:val="009166EA"/>
    <w:rsid w:val="00916ACE"/>
    <w:rsid w:val="00917263"/>
    <w:rsid w:val="00921B2A"/>
    <w:rsid w:val="009234A7"/>
    <w:rsid w:val="00923ABE"/>
    <w:rsid w:val="00924789"/>
    <w:rsid w:val="00924807"/>
    <w:rsid w:val="00924882"/>
    <w:rsid w:val="00924FAE"/>
    <w:rsid w:val="009279D2"/>
    <w:rsid w:val="00927E16"/>
    <w:rsid w:val="00930410"/>
    <w:rsid w:val="00930924"/>
    <w:rsid w:val="00930930"/>
    <w:rsid w:val="00930E7C"/>
    <w:rsid w:val="00931104"/>
    <w:rsid w:val="00931D1C"/>
    <w:rsid w:val="0093223F"/>
    <w:rsid w:val="00934511"/>
    <w:rsid w:val="009349CA"/>
    <w:rsid w:val="00934AB6"/>
    <w:rsid w:val="009351D2"/>
    <w:rsid w:val="00943116"/>
    <w:rsid w:val="00944DB2"/>
    <w:rsid w:val="00944ECA"/>
    <w:rsid w:val="00946C30"/>
    <w:rsid w:val="00950807"/>
    <w:rsid w:val="00950F4C"/>
    <w:rsid w:val="009515B2"/>
    <w:rsid w:val="0095231A"/>
    <w:rsid w:val="00953873"/>
    <w:rsid w:val="00954BDA"/>
    <w:rsid w:val="0095512E"/>
    <w:rsid w:val="009552CB"/>
    <w:rsid w:val="00955C96"/>
    <w:rsid w:val="00955E03"/>
    <w:rsid w:val="00955E99"/>
    <w:rsid w:val="0095618F"/>
    <w:rsid w:val="009578E7"/>
    <w:rsid w:val="00957D4B"/>
    <w:rsid w:val="009605C4"/>
    <w:rsid w:val="00961036"/>
    <w:rsid w:val="009612A6"/>
    <w:rsid w:val="00962133"/>
    <w:rsid w:val="00963490"/>
    <w:rsid w:val="0096434D"/>
    <w:rsid w:val="00964460"/>
    <w:rsid w:val="0096492F"/>
    <w:rsid w:val="00965A54"/>
    <w:rsid w:val="00966BF4"/>
    <w:rsid w:val="009677EB"/>
    <w:rsid w:val="009700C4"/>
    <w:rsid w:val="009703F2"/>
    <w:rsid w:val="009715D9"/>
    <w:rsid w:val="00972995"/>
    <w:rsid w:val="0097438A"/>
    <w:rsid w:val="00975FAC"/>
    <w:rsid w:val="00976556"/>
    <w:rsid w:val="00980565"/>
    <w:rsid w:val="00980628"/>
    <w:rsid w:val="00981985"/>
    <w:rsid w:val="00982098"/>
    <w:rsid w:val="0098284D"/>
    <w:rsid w:val="00982906"/>
    <w:rsid w:val="00983096"/>
    <w:rsid w:val="00983573"/>
    <w:rsid w:val="00983EE0"/>
    <w:rsid w:val="00984455"/>
    <w:rsid w:val="0098494A"/>
    <w:rsid w:val="00984C3C"/>
    <w:rsid w:val="00987777"/>
    <w:rsid w:val="00990A7C"/>
    <w:rsid w:val="00992B7B"/>
    <w:rsid w:val="0099354C"/>
    <w:rsid w:val="00994497"/>
    <w:rsid w:val="00995007"/>
    <w:rsid w:val="009955E9"/>
    <w:rsid w:val="0099600D"/>
    <w:rsid w:val="009967F0"/>
    <w:rsid w:val="00997069"/>
    <w:rsid w:val="00997D45"/>
    <w:rsid w:val="009A09A6"/>
    <w:rsid w:val="009A0AC5"/>
    <w:rsid w:val="009A34F4"/>
    <w:rsid w:val="009A3D6C"/>
    <w:rsid w:val="009A3EB9"/>
    <w:rsid w:val="009A4AD6"/>
    <w:rsid w:val="009A4EE8"/>
    <w:rsid w:val="009A5924"/>
    <w:rsid w:val="009A5EBA"/>
    <w:rsid w:val="009A5EFC"/>
    <w:rsid w:val="009A61A3"/>
    <w:rsid w:val="009A61D6"/>
    <w:rsid w:val="009A660F"/>
    <w:rsid w:val="009A7627"/>
    <w:rsid w:val="009B09D5"/>
    <w:rsid w:val="009B0B7F"/>
    <w:rsid w:val="009B0E7A"/>
    <w:rsid w:val="009B1F93"/>
    <w:rsid w:val="009B267F"/>
    <w:rsid w:val="009B294C"/>
    <w:rsid w:val="009B2FB8"/>
    <w:rsid w:val="009B4202"/>
    <w:rsid w:val="009B7EF4"/>
    <w:rsid w:val="009C028E"/>
    <w:rsid w:val="009C09EF"/>
    <w:rsid w:val="009C141B"/>
    <w:rsid w:val="009C166C"/>
    <w:rsid w:val="009C2A35"/>
    <w:rsid w:val="009C3CA4"/>
    <w:rsid w:val="009C5A58"/>
    <w:rsid w:val="009C7099"/>
    <w:rsid w:val="009C721B"/>
    <w:rsid w:val="009C79D6"/>
    <w:rsid w:val="009C7F56"/>
    <w:rsid w:val="009D0D35"/>
    <w:rsid w:val="009D0EAD"/>
    <w:rsid w:val="009D0F4B"/>
    <w:rsid w:val="009D1778"/>
    <w:rsid w:val="009D322B"/>
    <w:rsid w:val="009D38F0"/>
    <w:rsid w:val="009D4D9E"/>
    <w:rsid w:val="009D69F8"/>
    <w:rsid w:val="009D76AB"/>
    <w:rsid w:val="009D7D54"/>
    <w:rsid w:val="009E291C"/>
    <w:rsid w:val="009E35FB"/>
    <w:rsid w:val="009E3E19"/>
    <w:rsid w:val="009E56BB"/>
    <w:rsid w:val="009E5BDA"/>
    <w:rsid w:val="009E5FF4"/>
    <w:rsid w:val="009E6183"/>
    <w:rsid w:val="009E7709"/>
    <w:rsid w:val="009F0945"/>
    <w:rsid w:val="009F0BA7"/>
    <w:rsid w:val="009F0D97"/>
    <w:rsid w:val="009F1923"/>
    <w:rsid w:val="009F1D5F"/>
    <w:rsid w:val="009F2381"/>
    <w:rsid w:val="009F2982"/>
    <w:rsid w:val="009F3A47"/>
    <w:rsid w:val="009F4144"/>
    <w:rsid w:val="009F435D"/>
    <w:rsid w:val="009F48DC"/>
    <w:rsid w:val="009F49F0"/>
    <w:rsid w:val="009F4C13"/>
    <w:rsid w:val="009F5725"/>
    <w:rsid w:val="00A00127"/>
    <w:rsid w:val="00A00E33"/>
    <w:rsid w:val="00A0184D"/>
    <w:rsid w:val="00A01A44"/>
    <w:rsid w:val="00A02122"/>
    <w:rsid w:val="00A0352F"/>
    <w:rsid w:val="00A03B23"/>
    <w:rsid w:val="00A04DFB"/>
    <w:rsid w:val="00A05134"/>
    <w:rsid w:val="00A0556C"/>
    <w:rsid w:val="00A06931"/>
    <w:rsid w:val="00A069C6"/>
    <w:rsid w:val="00A06CE5"/>
    <w:rsid w:val="00A07075"/>
    <w:rsid w:val="00A07247"/>
    <w:rsid w:val="00A07BD4"/>
    <w:rsid w:val="00A1168B"/>
    <w:rsid w:val="00A11CA1"/>
    <w:rsid w:val="00A11F52"/>
    <w:rsid w:val="00A14379"/>
    <w:rsid w:val="00A20A0A"/>
    <w:rsid w:val="00A20BFB"/>
    <w:rsid w:val="00A20D3D"/>
    <w:rsid w:val="00A222E9"/>
    <w:rsid w:val="00A229D8"/>
    <w:rsid w:val="00A22AF6"/>
    <w:rsid w:val="00A23125"/>
    <w:rsid w:val="00A23B12"/>
    <w:rsid w:val="00A2474C"/>
    <w:rsid w:val="00A2475A"/>
    <w:rsid w:val="00A25045"/>
    <w:rsid w:val="00A2524A"/>
    <w:rsid w:val="00A25A2C"/>
    <w:rsid w:val="00A2657C"/>
    <w:rsid w:val="00A26A78"/>
    <w:rsid w:val="00A32B6F"/>
    <w:rsid w:val="00A3376D"/>
    <w:rsid w:val="00A33C35"/>
    <w:rsid w:val="00A345DE"/>
    <w:rsid w:val="00A35A76"/>
    <w:rsid w:val="00A35CFE"/>
    <w:rsid w:val="00A37900"/>
    <w:rsid w:val="00A407E8"/>
    <w:rsid w:val="00A4086F"/>
    <w:rsid w:val="00A40B2D"/>
    <w:rsid w:val="00A40F5A"/>
    <w:rsid w:val="00A414DF"/>
    <w:rsid w:val="00A41926"/>
    <w:rsid w:val="00A419AC"/>
    <w:rsid w:val="00A41B5F"/>
    <w:rsid w:val="00A42915"/>
    <w:rsid w:val="00A4291E"/>
    <w:rsid w:val="00A42DAC"/>
    <w:rsid w:val="00A439CE"/>
    <w:rsid w:val="00A43F29"/>
    <w:rsid w:val="00A43FF1"/>
    <w:rsid w:val="00A45120"/>
    <w:rsid w:val="00A45129"/>
    <w:rsid w:val="00A4574C"/>
    <w:rsid w:val="00A46C61"/>
    <w:rsid w:val="00A472B1"/>
    <w:rsid w:val="00A50C5F"/>
    <w:rsid w:val="00A51282"/>
    <w:rsid w:val="00A516B3"/>
    <w:rsid w:val="00A51BA8"/>
    <w:rsid w:val="00A5210C"/>
    <w:rsid w:val="00A524B5"/>
    <w:rsid w:val="00A53813"/>
    <w:rsid w:val="00A553F1"/>
    <w:rsid w:val="00A564DE"/>
    <w:rsid w:val="00A579A3"/>
    <w:rsid w:val="00A6149A"/>
    <w:rsid w:val="00A618B3"/>
    <w:rsid w:val="00A61B56"/>
    <w:rsid w:val="00A61E1D"/>
    <w:rsid w:val="00A624E6"/>
    <w:rsid w:val="00A62665"/>
    <w:rsid w:val="00A628FF"/>
    <w:rsid w:val="00A640C3"/>
    <w:rsid w:val="00A64567"/>
    <w:rsid w:val="00A64981"/>
    <w:rsid w:val="00A65D81"/>
    <w:rsid w:val="00A65E50"/>
    <w:rsid w:val="00A66CA0"/>
    <w:rsid w:val="00A711F9"/>
    <w:rsid w:val="00A71342"/>
    <w:rsid w:val="00A7138B"/>
    <w:rsid w:val="00A71443"/>
    <w:rsid w:val="00A7206E"/>
    <w:rsid w:val="00A730A0"/>
    <w:rsid w:val="00A73470"/>
    <w:rsid w:val="00A7393F"/>
    <w:rsid w:val="00A749B6"/>
    <w:rsid w:val="00A74CA8"/>
    <w:rsid w:val="00A763B0"/>
    <w:rsid w:val="00A805D4"/>
    <w:rsid w:val="00A809CD"/>
    <w:rsid w:val="00A81204"/>
    <w:rsid w:val="00A8363F"/>
    <w:rsid w:val="00A83914"/>
    <w:rsid w:val="00A83BB3"/>
    <w:rsid w:val="00A83FA3"/>
    <w:rsid w:val="00A8410F"/>
    <w:rsid w:val="00A84A07"/>
    <w:rsid w:val="00A85233"/>
    <w:rsid w:val="00A8625A"/>
    <w:rsid w:val="00A87AEC"/>
    <w:rsid w:val="00A87D81"/>
    <w:rsid w:val="00A905A4"/>
    <w:rsid w:val="00A908E6"/>
    <w:rsid w:val="00A90963"/>
    <w:rsid w:val="00A90A93"/>
    <w:rsid w:val="00A910B8"/>
    <w:rsid w:val="00A923E9"/>
    <w:rsid w:val="00A9249F"/>
    <w:rsid w:val="00A925C2"/>
    <w:rsid w:val="00A928D5"/>
    <w:rsid w:val="00A928F9"/>
    <w:rsid w:val="00A930EC"/>
    <w:rsid w:val="00A93FB2"/>
    <w:rsid w:val="00A943B8"/>
    <w:rsid w:val="00A9490C"/>
    <w:rsid w:val="00A959D1"/>
    <w:rsid w:val="00A969F0"/>
    <w:rsid w:val="00AA03C9"/>
    <w:rsid w:val="00AA217F"/>
    <w:rsid w:val="00AA260F"/>
    <w:rsid w:val="00AA301A"/>
    <w:rsid w:val="00AA3A15"/>
    <w:rsid w:val="00AA469A"/>
    <w:rsid w:val="00AA4FA3"/>
    <w:rsid w:val="00AA5285"/>
    <w:rsid w:val="00AA6446"/>
    <w:rsid w:val="00AA6657"/>
    <w:rsid w:val="00AB0644"/>
    <w:rsid w:val="00AB1A35"/>
    <w:rsid w:val="00AB3057"/>
    <w:rsid w:val="00AB33F1"/>
    <w:rsid w:val="00AB3B8A"/>
    <w:rsid w:val="00AB3D61"/>
    <w:rsid w:val="00AB54CF"/>
    <w:rsid w:val="00AB576F"/>
    <w:rsid w:val="00AB584E"/>
    <w:rsid w:val="00AB58C3"/>
    <w:rsid w:val="00AB5D51"/>
    <w:rsid w:val="00AB6074"/>
    <w:rsid w:val="00AB6559"/>
    <w:rsid w:val="00AB65FF"/>
    <w:rsid w:val="00AB6FE5"/>
    <w:rsid w:val="00AB7E18"/>
    <w:rsid w:val="00AC0647"/>
    <w:rsid w:val="00AC101E"/>
    <w:rsid w:val="00AC1086"/>
    <w:rsid w:val="00AC12F7"/>
    <w:rsid w:val="00AC1306"/>
    <w:rsid w:val="00AC2EA5"/>
    <w:rsid w:val="00AC37FC"/>
    <w:rsid w:val="00AC4018"/>
    <w:rsid w:val="00AC482F"/>
    <w:rsid w:val="00AD0235"/>
    <w:rsid w:val="00AD0C5A"/>
    <w:rsid w:val="00AD14E9"/>
    <w:rsid w:val="00AD181D"/>
    <w:rsid w:val="00AD2601"/>
    <w:rsid w:val="00AD2668"/>
    <w:rsid w:val="00AD26C0"/>
    <w:rsid w:val="00AD2854"/>
    <w:rsid w:val="00AD2D0E"/>
    <w:rsid w:val="00AD2E6E"/>
    <w:rsid w:val="00AD3EDB"/>
    <w:rsid w:val="00AD4344"/>
    <w:rsid w:val="00AD49B4"/>
    <w:rsid w:val="00AD53D0"/>
    <w:rsid w:val="00AD5659"/>
    <w:rsid w:val="00AD6082"/>
    <w:rsid w:val="00AD6400"/>
    <w:rsid w:val="00AD679A"/>
    <w:rsid w:val="00AD6959"/>
    <w:rsid w:val="00AD6B3F"/>
    <w:rsid w:val="00AD7838"/>
    <w:rsid w:val="00AD7B83"/>
    <w:rsid w:val="00AD7C0E"/>
    <w:rsid w:val="00AD7D36"/>
    <w:rsid w:val="00AE0CD6"/>
    <w:rsid w:val="00AE0EBF"/>
    <w:rsid w:val="00AE1323"/>
    <w:rsid w:val="00AE1417"/>
    <w:rsid w:val="00AE1D62"/>
    <w:rsid w:val="00AE2F2F"/>
    <w:rsid w:val="00AE32E5"/>
    <w:rsid w:val="00AE4E93"/>
    <w:rsid w:val="00AE5F41"/>
    <w:rsid w:val="00AE6989"/>
    <w:rsid w:val="00AE6E8F"/>
    <w:rsid w:val="00AE6FED"/>
    <w:rsid w:val="00AE70EA"/>
    <w:rsid w:val="00AE7521"/>
    <w:rsid w:val="00AF1DA8"/>
    <w:rsid w:val="00AF21B9"/>
    <w:rsid w:val="00AF327C"/>
    <w:rsid w:val="00AF40FF"/>
    <w:rsid w:val="00AF4BA1"/>
    <w:rsid w:val="00AF557C"/>
    <w:rsid w:val="00AF59C9"/>
    <w:rsid w:val="00AF5E72"/>
    <w:rsid w:val="00AF63B8"/>
    <w:rsid w:val="00AF65DA"/>
    <w:rsid w:val="00AF6757"/>
    <w:rsid w:val="00AF67DE"/>
    <w:rsid w:val="00AF6E17"/>
    <w:rsid w:val="00AF6F08"/>
    <w:rsid w:val="00AF7416"/>
    <w:rsid w:val="00AF796B"/>
    <w:rsid w:val="00B0036B"/>
    <w:rsid w:val="00B00CB7"/>
    <w:rsid w:val="00B010A5"/>
    <w:rsid w:val="00B01E08"/>
    <w:rsid w:val="00B0272C"/>
    <w:rsid w:val="00B0321F"/>
    <w:rsid w:val="00B0358B"/>
    <w:rsid w:val="00B0368D"/>
    <w:rsid w:val="00B041BB"/>
    <w:rsid w:val="00B04212"/>
    <w:rsid w:val="00B04219"/>
    <w:rsid w:val="00B04DD3"/>
    <w:rsid w:val="00B05525"/>
    <w:rsid w:val="00B06D60"/>
    <w:rsid w:val="00B078B1"/>
    <w:rsid w:val="00B07D95"/>
    <w:rsid w:val="00B1084C"/>
    <w:rsid w:val="00B11090"/>
    <w:rsid w:val="00B1241E"/>
    <w:rsid w:val="00B12BA6"/>
    <w:rsid w:val="00B1306C"/>
    <w:rsid w:val="00B13B1B"/>
    <w:rsid w:val="00B14F6F"/>
    <w:rsid w:val="00B15C1A"/>
    <w:rsid w:val="00B16E19"/>
    <w:rsid w:val="00B170FA"/>
    <w:rsid w:val="00B210D0"/>
    <w:rsid w:val="00B213B3"/>
    <w:rsid w:val="00B21C6C"/>
    <w:rsid w:val="00B23CBF"/>
    <w:rsid w:val="00B24463"/>
    <w:rsid w:val="00B24F78"/>
    <w:rsid w:val="00B27073"/>
    <w:rsid w:val="00B274F0"/>
    <w:rsid w:val="00B3036C"/>
    <w:rsid w:val="00B304B2"/>
    <w:rsid w:val="00B30BC9"/>
    <w:rsid w:val="00B31104"/>
    <w:rsid w:val="00B3190C"/>
    <w:rsid w:val="00B31CE1"/>
    <w:rsid w:val="00B322A3"/>
    <w:rsid w:val="00B32BA9"/>
    <w:rsid w:val="00B332BE"/>
    <w:rsid w:val="00B33399"/>
    <w:rsid w:val="00B342A8"/>
    <w:rsid w:val="00B34CE6"/>
    <w:rsid w:val="00B355E1"/>
    <w:rsid w:val="00B357C4"/>
    <w:rsid w:val="00B36D60"/>
    <w:rsid w:val="00B36DBD"/>
    <w:rsid w:val="00B37F7D"/>
    <w:rsid w:val="00B37F91"/>
    <w:rsid w:val="00B4186C"/>
    <w:rsid w:val="00B41C63"/>
    <w:rsid w:val="00B4274C"/>
    <w:rsid w:val="00B43822"/>
    <w:rsid w:val="00B44203"/>
    <w:rsid w:val="00B462BB"/>
    <w:rsid w:val="00B477A6"/>
    <w:rsid w:val="00B5014D"/>
    <w:rsid w:val="00B517FE"/>
    <w:rsid w:val="00B51AA1"/>
    <w:rsid w:val="00B53246"/>
    <w:rsid w:val="00B53258"/>
    <w:rsid w:val="00B53469"/>
    <w:rsid w:val="00B53D6F"/>
    <w:rsid w:val="00B54DCC"/>
    <w:rsid w:val="00B56363"/>
    <w:rsid w:val="00B568AC"/>
    <w:rsid w:val="00B57027"/>
    <w:rsid w:val="00B6026E"/>
    <w:rsid w:val="00B6046D"/>
    <w:rsid w:val="00B61A6C"/>
    <w:rsid w:val="00B61C4A"/>
    <w:rsid w:val="00B61E11"/>
    <w:rsid w:val="00B6214C"/>
    <w:rsid w:val="00B6269D"/>
    <w:rsid w:val="00B62B38"/>
    <w:rsid w:val="00B62BFC"/>
    <w:rsid w:val="00B62D14"/>
    <w:rsid w:val="00B644B4"/>
    <w:rsid w:val="00B64922"/>
    <w:rsid w:val="00B67066"/>
    <w:rsid w:val="00B67B04"/>
    <w:rsid w:val="00B72917"/>
    <w:rsid w:val="00B72E36"/>
    <w:rsid w:val="00B7472E"/>
    <w:rsid w:val="00B75DC8"/>
    <w:rsid w:val="00B76235"/>
    <w:rsid w:val="00B771BE"/>
    <w:rsid w:val="00B77634"/>
    <w:rsid w:val="00B801B3"/>
    <w:rsid w:val="00B803D5"/>
    <w:rsid w:val="00B81135"/>
    <w:rsid w:val="00B81732"/>
    <w:rsid w:val="00B81ED6"/>
    <w:rsid w:val="00B82642"/>
    <w:rsid w:val="00B834DA"/>
    <w:rsid w:val="00B83B5E"/>
    <w:rsid w:val="00B840B4"/>
    <w:rsid w:val="00B84261"/>
    <w:rsid w:val="00B844AC"/>
    <w:rsid w:val="00B86772"/>
    <w:rsid w:val="00B87A96"/>
    <w:rsid w:val="00B908BB"/>
    <w:rsid w:val="00B90CB7"/>
    <w:rsid w:val="00B90E4E"/>
    <w:rsid w:val="00B91663"/>
    <w:rsid w:val="00B91ABA"/>
    <w:rsid w:val="00B93343"/>
    <w:rsid w:val="00B939BE"/>
    <w:rsid w:val="00B94232"/>
    <w:rsid w:val="00B946FD"/>
    <w:rsid w:val="00B95AB2"/>
    <w:rsid w:val="00B95BFC"/>
    <w:rsid w:val="00B97C12"/>
    <w:rsid w:val="00BA0EAA"/>
    <w:rsid w:val="00BA25C1"/>
    <w:rsid w:val="00BA4DF4"/>
    <w:rsid w:val="00BA50D6"/>
    <w:rsid w:val="00BA5C14"/>
    <w:rsid w:val="00BA6CB2"/>
    <w:rsid w:val="00BA7668"/>
    <w:rsid w:val="00BB00A9"/>
    <w:rsid w:val="00BB05E3"/>
    <w:rsid w:val="00BB068C"/>
    <w:rsid w:val="00BB0959"/>
    <w:rsid w:val="00BB1135"/>
    <w:rsid w:val="00BB124E"/>
    <w:rsid w:val="00BB1343"/>
    <w:rsid w:val="00BB2030"/>
    <w:rsid w:val="00BB3649"/>
    <w:rsid w:val="00BB4792"/>
    <w:rsid w:val="00BB4AD8"/>
    <w:rsid w:val="00BB65FE"/>
    <w:rsid w:val="00BB739C"/>
    <w:rsid w:val="00BB7DA4"/>
    <w:rsid w:val="00BC0D4C"/>
    <w:rsid w:val="00BC16F4"/>
    <w:rsid w:val="00BC2048"/>
    <w:rsid w:val="00BC2593"/>
    <w:rsid w:val="00BC2BA6"/>
    <w:rsid w:val="00BC364F"/>
    <w:rsid w:val="00BC5B05"/>
    <w:rsid w:val="00BC7391"/>
    <w:rsid w:val="00BC7673"/>
    <w:rsid w:val="00BD0868"/>
    <w:rsid w:val="00BD1595"/>
    <w:rsid w:val="00BD1908"/>
    <w:rsid w:val="00BD3E9C"/>
    <w:rsid w:val="00BD4068"/>
    <w:rsid w:val="00BD454C"/>
    <w:rsid w:val="00BD4E96"/>
    <w:rsid w:val="00BD55E1"/>
    <w:rsid w:val="00BD5E77"/>
    <w:rsid w:val="00BD6224"/>
    <w:rsid w:val="00BD6D9D"/>
    <w:rsid w:val="00BD72CC"/>
    <w:rsid w:val="00BE0201"/>
    <w:rsid w:val="00BE0263"/>
    <w:rsid w:val="00BE03E9"/>
    <w:rsid w:val="00BE0416"/>
    <w:rsid w:val="00BE0F31"/>
    <w:rsid w:val="00BE3927"/>
    <w:rsid w:val="00BE3C0F"/>
    <w:rsid w:val="00BE3F8B"/>
    <w:rsid w:val="00BE453A"/>
    <w:rsid w:val="00BE46E9"/>
    <w:rsid w:val="00BE6500"/>
    <w:rsid w:val="00BE75DE"/>
    <w:rsid w:val="00BF0799"/>
    <w:rsid w:val="00BF0A68"/>
    <w:rsid w:val="00BF100E"/>
    <w:rsid w:val="00BF11F5"/>
    <w:rsid w:val="00BF16B6"/>
    <w:rsid w:val="00BF1EA4"/>
    <w:rsid w:val="00BF258B"/>
    <w:rsid w:val="00BF3868"/>
    <w:rsid w:val="00BF4168"/>
    <w:rsid w:val="00BF501B"/>
    <w:rsid w:val="00BF60AF"/>
    <w:rsid w:val="00BF6580"/>
    <w:rsid w:val="00BF6AFD"/>
    <w:rsid w:val="00C00CDA"/>
    <w:rsid w:val="00C02345"/>
    <w:rsid w:val="00C026F1"/>
    <w:rsid w:val="00C03CE1"/>
    <w:rsid w:val="00C03E70"/>
    <w:rsid w:val="00C05DC3"/>
    <w:rsid w:val="00C07381"/>
    <w:rsid w:val="00C103BF"/>
    <w:rsid w:val="00C11482"/>
    <w:rsid w:val="00C11C5F"/>
    <w:rsid w:val="00C125FC"/>
    <w:rsid w:val="00C1407E"/>
    <w:rsid w:val="00C14B5E"/>
    <w:rsid w:val="00C1690B"/>
    <w:rsid w:val="00C170A6"/>
    <w:rsid w:val="00C17159"/>
    <w:rsid w:val="00C17428"/>
    <w:rsid w:val="00C177C9"/>
    <w:rsid w:val="00C17CED"/>
    <w:rsid w:val="00C2163D"/>
    <w:rsid w:val="00C2250F"/>
    <w:rsid w:val="00C225FF"/>
    <w:rsid w:val="00C23210"/>
    <w:rsid w:val="00C232EF"/>
    <w:rsid w:val="00C2377D"/>
    <w:rsid w:val="00C24D7D"/>
    <w:rsid w:val="00C2696D"/>
    <w:rsid w:val="00C26D34"/>
    <w:rsid w:val="00C3096D"/>
    <w:rsid w:val="00C31752"/>
    <w:rsid w:val="00C3181D"/>
    <w:rsid w:val="00C3263A"/>
    <w:rsid w:val="00C33826"/>
    <w:rsid w:val="00C34629"/>
    <w:rsid w:val="00C34C52"/>
    <w:rsid w:val="00C35647"/>
    <w:rsid w:val="00C36242"/>
    <w:rsid w:val="00C36A03"/>
    <w:rsid w:val="00C36F07"/>
    <w:rsid w:val="00C37365"/>
    <w:rsid w:val="00C375CA"/>
    <w:rsid w:val="00C37773"/>
    <w:rsid w:val="00C40DBE"/>
    <w:rsid w:val="00C429E9"/>
    <w:rsid w:val="00C43054"/>
    <w:rsid w:val="00C43425"/>
    <w:rsid w:val="00C43A2F"/>
    <w:rsid w:val="00C44C0E"/>
    <w:rsid w:val="00C47EF2"/>
    <w:rsid w:val="00C513F8"/>
    <w:rsid w:val="00C5166D"/>
    <w:rsid w:val="00C519D2"/>
    <w:rsid w:val="00C539B8"/>
    <w:rsid w:val="00C55AF1"/>
    <w:rsid w:val="00C56EFE"/>
    <w:rsid w:val="00C57C57"/>
    <w:rsid w:val="00C600EA"/>
    <w:rsid w:val="00C604E9"/>
    <w:rsid w:val="00C607A7"/>
    <w:rsid w:val="00C6080C"/>
    <w:rsid w:val="00C60DDB"/>
    <w:rsid w:val="00C6186F"/>
    <w:rsid w:val="00C62AB3"/>
    <w:rsid w:val="00C62D93"/>
    <w:rsid w:val="00C63367"/>
    <w:rsid w:val="00C63412"/>
    <w:rsid w:val="00C63AE7"/>
    <w:rsid w:val="00C640C4"/>
    <w:rsid w:val="00C64372"/>
    <w:rsid w:val="00C64452"/>
    <w:rsid w:val="00C67315"/>
    <w:rsid w:val="00C67F61"/>
    <w:rsid w:val="00C70230"/>
    <w:rsid w:val="00C705B4"/>
    <w:rsid w:val="00C7197C"/>
    <w:rsid w:val="00C72069"/>
    <w:rsid w:val="00C72518"/>
    <w:rsid w:val="00C72951"/>
    <w:rsid w:val="00C729F2"/>
    <w:rsid w:val="00C72E68"/>
    <w:rsid w:val="00C737A9"/>
    <w:rsid w:val="00C74B42"/>
    <w:rsid w:val="00C74FDB"/>
    <w:rsid w:val="00C75E98"/>
    <w:rsid w:val="00C7601E"/>
    <w:rsid w:val="00C77A23"/>
    <w:rsid w:val="00C77D70"/>
    <w:rsid w:val="00C77F3F"/>
    <w:rsid w:val="00C813D1"/>
    <w:rsid w:val="00C82164"/>
    <w:rsid w:val="00C8372C"/>
    <w:rsid w:val="00C84190"/>
    <w:rsid w:val="00C85810"/>
    <w:rsid w:val="00C85EBC"/>
    <w:rsid w:val="00C86A2E"/>
    <w:rsid w:val="00C86CB9"/>
    <w:rsid w:val="00C87243"/>
    <w:rsid w:val="00C87432"/>
    <w:rsid w:val="00C90008"/>
    <w:rsid w:val="00C90676"/>
    <w:rsid w:val="00C9224A"/>
    <w:rsid w:val="00C922C6"/>
    <w:rsid w:val="00C93A80"/>
    <w:rsid w:val="00C93C79"/>
    <w:rsid w:val="00C941B2"/>
    <w:rsid w:val="00C954F8"/>
    <w:rsid w:val="00C97DD4"/>
    <w:rsid w:val="00CA02AF"/>
    <w:rsid w:val="00CA1062"/>
    <w:rsid w:val="00CA153F"/>
    <w:rsid w:val="00CA3AC2"/>
    <w:rsid w:val="00CA4058"/>
    <w:rsid w:val="00CA41DA"/>
    <w:rsid w:val="00CA4B16"/>
    <w:rsid w:val="00CA55C1"/>
    <w:rsid w:val="00CA5949"/>
    <w:rsid w:val="00CA5967"/>
    <w:rsid w:val="00CA6AD7"/>
    <w:rsid w:val="00CA6F7F"/>
    <w:rsid w:val="00CA7245"/>
    <w:rsid w:val="00CA7F36"/>
    <w:rsid w:val="00CB0F36"/>
    <w:rsid w:val="00CB0F4C"/>
    <w:rsid w:val="00CB1F93"/>
    <w:rsid w:val="00CB22D1"/>
    <w:rsid w:val="00CB2408"/>
    <w:rsid w:val="00CB30F4"/>
    <w:rsid w:val="00CB3D20"/>
    <w:rsid w:val="00CB47B9"/>
    <w:rsid w:val="00CB51DD"/>
    <w:rsid w:val="00CB74F7"/>
    <w:rsid w:val="00CB75CF"/>
    <w:rsid w:val="00CB7645"/>
    <w:rsid w:val="00CC0829"/>
    <w:rsid w:val="00CC0E46"/>
    <w:rsid w:val="00CC179F"/>
    <w:rsid w:val="00CC272C"/>
    <w:rsid w:val="00CC38C1"/>
    <w:rsid w:val="00CC4813"/>
    <w:rsid w:val="00CC5009"/>
    <w:rsid w:val="00CC5F8E"/>
    <w:rsid w:val="00CC75C3"/>
    <w:rsid w:val="00CD01B5"/>
    <w:rsid w:val="00CD031C"/>
    <w:rsid w:val="00CD05FC"/>
    <w:rsid w:val="00CD08F4"/>
    <w:rsid w:val="00CD1601"/>
    <w:rsid w:val="00CD198B"/>
    <w:rsid w:val="00CD1C2E"/>
    <w:rsid w:val="00CD2C76"/>
    <w:rsid w:val="00CD2CCC"/>
    <w:rsid w:val="00CD316D"/>
    <w:rsid w:val="00CD5988"/>
    <w:rsid w:val="00CE0117"/>
    <w:rsid w:val="00CE0D2E"/>
    <w:rsid w:val="00CE16FE"/>
    <w:rsid w:val="00CE1924"/>
    <w:rsid w:val="00CE1A6E"/>
    <w:rsid w:val="00CE312E"/>
    <w:rsid w:val="00CE503B"/>
    <w:rsid w:val="00CE66F4"/>
    <w:rsid w:val="00CF0AB0"/>
    <w:rsid w:val="00CF194F"/>
    <w:rsid w:val="00CF23D3"/>
    <w:rsid w:val="00CF33A7"/>
    <w:rsid w:val="00CF4D8B"/>
    <w:rsid w:val="00CF57AD"/>
    <w:rsid w:val="00CF5882"/>
    <w:rsid w:val="00CF593C"/>
    <w:rsid w:val="00CF6248"/>
    <w:rsid w:val="00CF68E4"/>
    <w:rsid w:val="00D00954"/>
    <w:rsid w:val="00D00D4C"/>
    <w:rsid w:val="00D00E7C"/>
    <w:rsid w:val="00D010C6"/>
    <w:rsid w:val="00D01480"/>
    <w:rsid w:val="00D01D86"/>
    <w:rsid w:val="00D01D8D"/>
    <w:rsid w:val="00D02344"/>
    <w:rsid w:val="00D03669"/>
    <w:rsid w:val="00D05087"/>
    <w:rsid w:val="00D05648"/>
    <w:rsid w:val="00D06152"/>
    <w:rsid w:val="00D0657B"/>
    <w:rsid w:val="00D07559"/>
    <w:rsid w:val="00D10AAB"/>
    <w:rsid w:val="00D122DE"/>
    <w:rsid w:val="00D131ED"/>
    <w:rsid w:val="00D13721"/>
    <w:rsid w:val="00D137B3"/>
    <w:rsid w:val="00D1562E"/>
    <w:rsid w:val="00D15AEA"/>
    <w:rsid w:val="00D164C0"/>
    <w:rsid w:val="00D16AD2"/>
    <w:rsid w:val="00D16C18"/>
    <w:rsid w:val="00D16F97"/>
    <w:rsid w:val="00D17BC6"/>
    <w:rsid w:val="00D21A5A"/>
    <w:rsid w:val="00D21C2C"/>
    <w:rsid w:val="00D22373"/>
    <w:rsid w:val="00D23172"/>
    <w:rsid w:val="00D23240"/>
    <w:rsid w:val="00D25EEB"/>
    <w:rsid w:val="00D26090"/>
    <w:rsid w:val="00D262EE"/>
    <w:rsid w:val="00D264D8"/>
    <w:rsid w:val="00D2682B"/>
    <w:rsid w:val="00D26D2E"/>
    <w:rsid w:val="00D27EA6"/>
    <w:rsid w:val="00D31263"/>
    <w:rsid w:val="00D3132F"/>
    <w:rsid w:val="00D31C1B"/>
    <w:rsid w:val="00D32F7F"/>
    <w:rsid w:val="00D33993"/>
    <w:rsid w:val="00D352D7"/>
    <w:rsid w:val="00D35A3C"/>
    <w:rsid w:val="00D36247"/>
    <w:rsid w:val="00D37999"/>
    <w:rsid w:val="00D402F2"/>
    <w:rsid w:val="00D4183B"/>
    <w:rsid w:val="00D4204C"/>
    <w:rsid w:val="00D43475"/>
    <w:rsid w:val="00D435CA"/>
    <w:rsid w:val="00D43629"/>
    <w:rsid w:val="00D43810"/>
    <w:rsid w:val="00D43E12"/>
    <w:rsid w:val="00D44A4D"/>
    <w:rsid w:val="00D44D6C"/>
    <w:rsid w:val="00D450AA"/>
    <w:rsid w:val="00D50C0A"/>
    <w:rsid w:val="00D50F7D"/>
    <w:rsid w:val="00D52278"/>
    <w:rsid w:val="00D52E86"/>
    <w:rsid w:val="00D54245"/>
    <w:rsid w:val="00D54D49"/>
    <w:rsid w:val="00D5555D"/>
    <w:rsid w:val="00D55B02"/>
    <w:rsid w:val="00D56090"/>
    <w:rsid w:val="00D61933"/>
    <w:rsid w:val="00D62245"/>
    <w:rsid w:val="00D622AB"/>
    <w:rsid w:val="00D628A2"/>
    <w:rsid w:val="00D62AD4"/>
    <w:rsid w:val="00D6546A"/>
    <w:rsid w:val="00D66080"/>
    <w:rsid w:val="00D66711"/>
    <w:rsid w:val="00D66806"/>
    <w:rsid w:val="00D67197"/>
    <w:rsid w:val="00D6732C"/>
    <w:rsid w:val="00D70AA5"/>
    <w:rsid w:val="00D70FCB"/>
    <w:rsid w:val="00D7147D"/>
    <w:rsid w:val="00D7175A"/>
    <w:rsid w:val="00D72DCE"/>
    <w:rsid w:val="00D73C1E"/>
    <w:rsid w:val="00D73F39"/>
    <w:rsid w:val="00D74E22"/>
    <w:rsid w:val="00D76F54"/>
    <w:rsid w:val="00D7784C"/>
    <w:rsid w:val="00D8092A"/>
    <w:rsid w:val="00D810FA"/>
    <w:rsid w:val="00D82AB1"/>
    <w:rsid w:val="00D84173"/>
    <w:rsid w:val="00D85AAA"/>
    <w:rsid w:val="00D86A4C"/>
    <w:rsid w:val="00D86F18"/>
    <w:rsid w:val="00D9043B"/>
    <w:rsid w:val="00D92B75"/>
    <w:rsid w:val="00D92E85"/>
    <w:rsid w:val="00D93E46"/>
    <w:rsid w:val="00D9457B"/>
    <w:rsid w:val="00D94E04"/>
    <w:rsid w:val="00D959A4"/>
    <w:rsid w:val="00D95A66"/>
    <w:rsid w:val="00D95C5C"/>
    <w:rsid w:val="00D97391"/>
    <w:rsid w:val="00D974A9"/>
    <w:rsid w:val="00DA1127"/>
    <w:rsid w:val="00DA1A81"/>
    <w:rsid w:val="00DA27C9"/>
    <w:rsid w:val="00DA2C6D"/>
    <w:rsid w:val="00DA47B2"/>
    <w:rsid w:val="00DA53DD"/>
    <w:rsid w:val="00DA6AC0"/>
    <w:rsid w:val="00DA7FB2"/>
    <w:rsid w:val="00DB1767"/>
    <w:rsid w:val="00DB1FD1"/>
    <w:rsid w:val="00DB3B6E"/>
    <w:rsid w:val="00DB4968"/>
    <w:rsid w:val="00DB4BE7"/>
    <w:rsid w:val="00DB5C2C"/>
    <w:rsid w:val="00DB5F27"/>
    <w:rsid w:val="00DB76AA"/>
    <w:rsid w:val="00DC12F8"/>
    <w:rsid w:val="00DC250F"/>
    <w:rsid w:val="00DC25D1"/>
    <w:rsid w:val="00DC2CA0"/>
    <w:rsid w:val="00DC2CA2"/>
    <w:rsid w:val="00DC4120"/>
    <w:rsid w:val="00DC4575"/>
    <w:rsid w:val="00DC4EA4"/>
    <w:rsid w:val="00DC5352"/>
    <w:rsid w:val="00DD0136"/>
    <w:rsid w:val="00DD1A8A"/>
    <w:rsid w:val="00DD241A"/>
    <w:rsid w:val="00DD2A85"/>
    <w:rsid w:val="00DD49B4"/>
    <w:rsid w:val="00DD51E2"/>
    <w:rsid w:val="00DD6F49"/>
    <w:rsid w:val="00DD6FFE"/>
    <w:rsid w:val="00DE05F3"/>
    <w:rsid w:val="00DE0875"/>
    <w:rsid w:val="00DE1242"/>
    <w:rsid w:val="00DE13A6"/>
    <w:rsid w:val="00DE1553"/>
    <w:rsid w:val="00DE1871"/>
    <w:rsid w:val="00DE1C41"/>
    <w:rsid w:val="00DE1E92"/>
    <w:rsid w:val="00DE1ECB"/>
    <w:rsid w:val="00DE36C3"/>
    <w:rsid w:val="00DE37DD"/>
    <w:rsid w:val="00DE37E2"/>
    <w:rsid w:val="00DE41AC"/>
    <w:rsid w:val="00DE57CD"/>
    <w:rsid w:val="00DE5D44"/>
    <w:rsid w:val="00DE6C54"/>
    <w:rsid w:val="00DE789E"/>
    <w:rsid w:val="00DE7ADF"/>
    <w:rsid w:val="00DF0CD4"/>
    <w:rsid w:val="00DF1602"/>
    <w:rsid w:val="00DF2761"/>
    <w:rsid w:val="00DF2B51"/>
    <w:rsid w:val="00DF2C57"/>
    <w:rsid w:val="00DF3B3D"/>
    <w:rsid w:val="00DF3F36"/>
    <w:rsid w:val="00DF5670"/>
    <w:rsid w:val="00DF5ADF"/>
    <w:rsid w:val="00DF61C9"/>
    <w:rsid w:val="00DF762D"/>
    <w:rsid w:val="00DF7A92"/>
    <w:rsid w:val="00E01964"/>
    <w:rsid w:val="00E02077"/>
    <w:rsid w:val="00E04760"/>
    <w:rsid w:val="00E049A7"/>
    <w:rsid w:val="00E04CAF"/>
    <w:rsid w:val="00E04CDC"/>
    <w:rsid w:val="00E05D79"/>
    <w:rsid w:val="00E06457"/>
    <w:rsid w:val="00E0685E"/>
    <w:rsid w:val="00E069C2"/>
    <w:rsid w:val="00E06A5F"/>
    <w:rsid w:val="00E06F0D"/>
    <w:rsid w:val="00E07565"/>
    <w:rsid w:val="00E07ED9"/>
    <w:rsid w:val="00E11A1D"/>
    <w:rsid w:val="00E11CF4"/>
    <w:rsid w:val="00E138CE"/>
    <w:rsid w:val="00E13A06"/>
    <w:rsid w:val="00E13ECD"/>
    <w:rsid w:val="00E14CFE"/>
    <w:rsid w:val="00E16507"/>
    <w:rsid w:val="00E1679E"/>
    <w:rsid w:val="00E17007"/>
    <w:rsid w:val="00E17D56"/>
    <w:rsid w:val="00E20948"/>
    <w:rsid w:val="00E214EF"/>
    <w:rsid w:val="00E21E70"/>
    <w:rsid w:val="00E23E8D"/>
    <w:rsid w:val="00E240CD"/>
    <w:rsid w:val="00E25881"/>
    <w:rsid w:val="00E25ED1"/>
    <w:rsid w:val="00E26175"/>
    <w:rsid w:val="00E264D0"/>
    <w:rsid w:val="00E266A7"/>
    <w:rsid w:val="00E26F9D"/>
    <w:rsid w:val="00E27812"/>
    <w:rsid w:val="00E27C95"/>
    <w:rsid w:val="00E31087"/>
    <w:rsid w:val="00E3220E"/>
    <w:rsid w:val="00E3243F"/>
    <w:rsid w:val="00E332B7"/>
    <w:rsid w:val="00E33700"/>
    <w:rsid w:val="00E33844"/>
    <w:rsid w:val="00E3450E"/>
    <w:rsid w:val="00E35181"/>
    <w:rsid w:val="00E3519D"/>
    <w:rsid w:val="00E36231"/>
    <w:rsid w:val="00E36903"/>
    <w:rsid w:val="00E374BE"/>
    <w:rsid w:val="00E41B6B"/>
    <w:rsid w:val="00E4424C"/>
    <w:rsid w:val="00E450EE"/>
    <w:rsid w:val="00E45DDE"/>
    <w:rsid w:val="00E502E6"/>
    <w:rsid w:val="00E513FE"/>
    <w:rsid w:val="00E51C8E"/>
    <w:rsid w:val="00E5261F"/>
    <w:rsid w:val="00E52A40"/>
    <w:rsid w:val="00E52C9F"/>
    <w:rsid w:val="00E53219"/>
    <w:rsid w:val="00E56F93"/>
    <w:rsid w:val="00E57716"/>
    <w:rsid w:val="00E57EA4"/>
    <w:rsid w:val="00E60EED"/>
    <w:rsid w:val="00E622AA"/>
    <w:rsid w:val="00E62C5D"/>
    <w:rsid w:val="00E63500"/>
    <w:rsid w:val="00E65E02"/>
    <w:rsid w:val="00E67E5F"/>
    <w:rsid w:val="00E70A59"/>
    <w:rsid w:val="00E71D47"/>
    <w:rsid w:val="00E7294D"/>
    <w:rsid w:val="00E72A9A"/>
    <w:rsid w:val="00E72CA6"/>
    <w:rsid w:val="00E72DFE"/>
    <w:rsid w:val="00E72E0C"/>
    <w:rsid w:val="00E73771"/>
    <w:rsid w:val="00E73F86"/>
    <w:rsid w:val="00E742DE"/>
    <w:rsid w:val="00E7441E"/>
    <w:rsid w:val="00E747EA"/>
    <w:rsid w:val="00E75978"/>
    <w:rsid w:val="00E7653B"/>
    <w:rsid w:val="00E769AF"/>
    <w:rsid w:val="00E76FCE"/>
    <w:rsid w:val="00E77204"/>
    <w:rsid w:val="00E803FE"/>
    <w:rsid w:val="00E80794"/>
    <w:rsid w:val="00E8285A"/>
    <w:rsid w:val="00E8332E"/>
    <w:rsid w:val="00E83783"/>
    <w:rsid w:val="00E8505A"/>
    <w:rsid w:val="00E851DA"/>
    <w:rsid w:val="00E852A4"/>
    <w:rsid w:val="00E86443"/>
    <w:rsid w:val="00E86D63"/>
    <w:rsid w:val="00E87CD2"/>
    <w:rsid w:val="00E90764"/>
    <w:rsid w:val="00E90D28"/>
    <w:rsid w:val="00E91FFD"/>
    <w:rsid w:val="00E92227"/>
    <w:rsid w:val="00E96439"/>
    <w:rsid w:val="00E97E7D"/>
    <w:rsid w:val="00EA070C"/>
    <w:rsid w:val="00EA0C2C"/>
    <w:rsid w:val="00EA133F"/>
    <w:rsid w:val="00EA20D6"/>
    <w:rsid w:val="00EA2250"/>
    <w:rsid w:val="00EA24D2"/>
    <w:rsid w:val="00EA2A00"/>
    <w:rsid w:val="00EA42E9"/>
    <w:rsid w:val="00EA5155"/>
    <w:rsid w:val="00EA68D0"/>
    <w:rsid w:val="00EA6B19"/>
    <w:rsid w:val="00EB0466"/>
    <w:rsid w:val="00EB0F24"/>
    <w:rsid w:val="00EB1404"/>
    <w:rsid w:val="00EB200F"/>
    <w:rsid w:val="00EB2E18"/>
    <w:rsid w:val="00EB2EB8"/>
    <w:rsid w:val="00EB3637"/>
    <w:rsid w:val="00EB3986"/>
    <w:rsid w:val="00EB40C2"/>
    <w:rsid w:val="00EB434C"/>
    <w:rsid w:val="00EB6567"/>
    <w:rsid w:val="00EC1143"/>
    <w:rsid w:val="00EC1C9F"/>
    <w:rsid w:val="00EC2517"/>
    <w:rsid w:val="00EC277B"/>
    <w:rsid w:val="00EC2988"/>
    <w:rsid w:val="00EC2F3F"/>
    <w:rsid w:val="00EC329D"/>
    <w:rsid w:val="00EC3CDB"/>
    <w:rsid w:val="00EC5FA2"/>
    <w:rsid w:val="00EC6C21"/>
    <w:rsid w:val="00EC73EB"/>
    <w:rsid w:val="00ED180C"/>
    <w:rsid w:val="00ED1D2C"/>
    <w:rsid w:val="00ED2A62"/>
    <w:rsid w:val="00ED3272"/>
    <w:rsid w:val="00ED505D"/>
    <w:rsid w:val="00ED5BF0"/>
    <w:rsid w:val="00ED631E"/>
    <w:rsid w:val="00ED647E"/>
    <w:rsid w:val="00ED6590"/>
    <w:rsid w:val="00EE15C4"/>
    <w:rsid w:val="00EE181A"/>
    <w:rsid w:val="00EE21BE"/>
    <w:rsid w:val="00EE23A1"/>
    <w:rsid w:val="00EE2B23"/>
    <w:rsid w:val="00EE36B6"/>
    <w:rsid w:val="00EE3A7D"/>
    <w:rsid w:val="00EF0592"/>
    <w:rsid w:val="00EF2688"/>
    <w:rsid w:val="00EF4474"/>
    <w:rsid w:val="00EF455A"/>
    <w:rsid w:val="00F004D2"/>
    <w:rsid w:val="00F00D84"/>
    <w:rsid w:val="00F01AAF"/>
    <w:rsid w:val="00F03C44"/>
    <w:rsid w:val="00F041BD"/>
    <w:rsid w:val="00F06015"/>
    <w:rsid w:val="00F07C61"/>
    <w:rsid w:val="00F11382"/>
    <w:rsid w:val="00F117E0"/>
    <w:rsid w:val="00F1198A"/>
    <w:rsid w:val="00F11B92"/>
    <w:rsid w:val="00F12A90"/>
    <w:rsid w:val="00F13498"/>
    <w:rsid w:val="00F13BB7"/>
    <w:rsid w:val="00F13EC5"/>
    <w:rsid w:val="00F141DA"/>
    <w:rsid w:val="00F147D2"/>
    <w:rsid w:val="00F15BAD"/>
    <w:rsid w:val="00F15FCD"/>
    <w:rsid w:val="00F16082"/>
    <w:rsid w:val="00F17425"/>
    <w:rsid w:val="00F176B8"/>
    <w:rsid w:val="00F215DC"/>
    <w:rsid w:val="00F21EBA"/>
    <w:rsid w:val="00F2230E"/>
    <w:rsid w:val="00F22A5B"/>
    <w:rsid w:val="00F23756"/>
    <w:rsid w:val="00F243A2"/>
    <w:rsid w:val="00F24C94"/>
    <w:rsid w:val="00F25E4B"/>
    <w:rsid w:val="00F26298"/>
    <w:rsid w:val="00F26DDC"/>
    <w:rsid w:val="00F27F18"/>
    <w:rsid w:val="00F30269"/>
    <w:rsid w:val="00F309C5"/>
    <w:rsid w:val="00F31040"/>
    <w:rsid w:val="00F310AB"/>
    <w:rsid w:val="00F316A0"/>
    <w:rsid w:val="00F32D31"/>
    <w:rsid w:val="00F3311C"/>
    <w:rsid w:val="00F332B2"/>
    <w:rsid w:val="00F33B6E"/>
    <w:rsid w:val="00F340D2"/>
    <w:rsid w:val="00F34D89"/>
    <w:rsid w:val="00F370F2"/>
    <w:rsid w:val="00F40776"/>
    <w:rsid w:val="00F40BE3"/>
    <w:rsid w:val="00F40CF9"/>
    <w:rsid w:val="00F415A3"/>
    <w:rsid w:val="00F43F33"/>
    <w:rsid w:val="00F448F5"/>
    <w:rsid w:val="00F44AD2"/>
    <w:rsid w:val="00F4736F"/>
    <w:rsid w:val="00F479FD"/>
    <w:rsid w:val="00F47FE8"/>
    <w:rsid w:val="00F50193"/>
    <w:rsid w:val="00F52BDF"/>
    <w:rsid w:val="00F53311"/>
    <w:rsid w:val="00F54631"/>
    <w:rsid w:val="00F55098"/>
    <w:rsid w:val="00F56407"/>
    <w:rsid w:val="00F565B9"/>
    <w:rsid w:val="00F573FC"/>
    <w:rsid w:val="00F60F4D"/>
    <w:rsid w:val="00F6153A"/>
    <w:rsid w:val="00F6218C"/>
    <w:rsid w:val="00F6234E"/>
    <w:rsid w:val="00F62ACC"/>
    <w:rsid w:val="00F632E2"/>
    <w:rsid w:val="00F633A8"/>
    <w:rsid w:val="00F63B58"/>
    <w:rsid w:val="00F64EDE"/>
    <w:rsid w:val="00F65021"/>
    <w:rsid w:val="00F655EE"/>
    <w:rsid w:val="00F65769"/>
    <w:rsid w:val="00F6645B"/>
    <w:rsid w:val="00F66C29"/>
    <w:rsid w:val="00F67088"/>
    <w:rsid w:val="00F708F9"/>
    <w:rsid w:val="00F72A32"/>
    <w:rsid w:val="00F75647"/>
    <w:rsid w:val="00F75915"/>
    <w:rsid w:val="00F759B0"/>
    <w:rsid w:val="00F766FB"/>
    <w:rsid w:val="00F76CD8"/>
    <w:rsid w:val="00F77769"/>
    <w:rsid w:val="00F779DC"/>
    <w:rsid w:val="00F81291"/>
    <w:rsid w:val="00F8165B"/>
    <w:rsid w:val="00F829B6"/>
    <w:rsid w:val="00F83EFD"/>
    <w:rsid w:val="00F85099"/>
    <w:rsid w:val="00F85333"/>
    <w:rsid w:val="00F85385"/>
    <w:rsid w:val="00F85402"/>
    <w:rsid w:val="00F869AF"/>
    <w:rsid w:val="00F91500"/>
    <w:rsid w:val="00F91956"/>
    <w:rsid w:val="00F920D5"/>
    <w:rsid w:val="00F9225C"/>
    <w:rsid w:val="00F922FE"/>
    <w:rsid w:val="00F93867"/>
    <w:rsid w:val="00F94A76"/>
    <w:rsid w:val="00F94B52"/>
    <w:rsid w:val="00F94DE6"/>
    <w:rsid w:val="00F9595C"/>
    <w:rsid w:val="00F9606E"/>
    <w:rsid w:val="00F961C3"/>
    <w:rsid w:val="00F97C75"/>
    <w:rsid w:val="00FA08F7"/>
    <w:rsid w:val="00FA195E"/>
    <w:rsid w:val="00FA1E52"/>
    <w:rsid w:val="00FA1F8E"/>
    <w:rsid w:val="00FA2EBA"/>
    <w:rsid w:val="00FA3743"/>
    <w:rsid w:val="00FA3D29"/>
    <w:rsid w:val="00FA40C5"/>
    <w:rsid w:val="00FA65F3"/>
    <w:rsid w:val="00FA7F16"/>
    <w:rsid w:val="00FB0E50"/>
    <w:rsid w:val="00FB107E"/>
    <w:rsid w:val="00FB18BB"/>
    <w:rsid w:val="00FB1D70"/>
    <w:rsid w:val="00FB23FA"/>
    <w:rsid w:val="00FB24F3"/>
    <w:rsid w:val="00FB338F"/>
    <w:rsid w:val="00FB3BCD"/>
    <w:rsid w:val="00FB5097"/>
    <w:rsid w:val="00FB5751"/>
    <w:rsid w:val="00FB67E7"/>
    <w:rsid w:val="00FB6BF4"/>
    <w:rsid w:val="00FB6F92"/>
    <w:rsid w:val="00FB774F"/>
    <w:rsid w:val="00FC12BA"/>
    <w:rsid w:val="00FC195B"/>
    <w:rsid w:val="00FC1B37"/>
    <w:rsid w:val="00FC1BD2"/>
    <w:rsid w:val="00FC2B74"/>
    <w:rsid w:val="00FC32DD"/>
    <w:rsid w:val="00FC3F50"/>
    <w:rsid w:val="00FC4571"/>
    <w:rsid w:val="00FC5668"/>
    <w:rsid w:val="00FC6849"/>
    <w:rsid w:val="00FC6A4E"/>
    <w:rsid w:val="00FC758B"/>
    <w:rsid w:val="00FD1348"/>
    <w:rsid w:val="00FD2666"/>
    <w:rsid w:val="00FD288F"/>
    <w:rsid w:val="00FD2E96"/>
    <w:rsid w:val="00FD6099"/>
    <w:rsid w:val="00FE0318"/>
    <w:rsid w:val="00FE0CC5"/>
    <w:rsid w:val="00FE1B51"/>
    <w:rsid w:val="00FE1FBE"/>
    <w:rsid w:val="00FE22BD"/>
    <w:rsid w:val="00FE2D04"/>
    <w:rsid w:val="00FE3BA8"/>
    <w:rsid w:val="00FE3BF2"/>
    <w:rsid w:val="00FE4007"/>
    <w:rsid w:val="00FE461B"/>
    <w:rsid w:val="00FE4E3E"/>
    <w:rsid w:val="00FE4F0E"/>
    <w:rsid w:val="00FE55F9"/>
    <w:rsid w:val="00FE5CD7"/>
    <w:rsid w:val="00FE685F"/>
    <w:rsid w:val="00FE7ED6"/>
    <w:rsid w:val="00FF012A"/>
    <w:rsid w:val="00FF0992"/>
    <w:rsid w:val="00FF1291"/>
    <w:rsid w:val="00FF16D5"/>
    <w:rsid w:val="00FF2D2A"/>
    <w:rsid w:val="00FF4473"/>
    <w:rsid w:val="00FF4C82"/>
    <w:rsid w:val="00FF52D6"/>
    <w:rsid w:val="00FF53BC"/>
    <w:rsid w:val="00FF6009"/>
    <w:rsid w:val="03C53F3A"/>
    <w:rsid w:val="046F5F34"/>
    <w:rsid w:val="051CE9F3"/>
    <w:rsid w:val="0A6A9386"/>
    <w:rsid w:val="0A7789DD"/>
    <w:rsid w:val="0B7AB99D"/>
    <w:rsid w:val="0CDA3CC2"/>
    <w:rsid w:val="0DB7FA5D"/>
    <w:rsid w:val="0E015562"/>
    <w:rsid w:val="1081B0E4"/>
    <w:rsid w:val="1117B3FC"/>
    <w:rsid w:val="121DAF22"/>
    <w:rsid w:val="124D0193"/>
    <w:rsid w:val="12FA81DF"/>
    <w:rsid w:val="15C84568"/>
    <w:rsid w:val="177EF079"/>
    <w:rsid w:val="199F976D"/>
    <w:rsid w:val="19F47023"/>
    <w:rsid w:val="1A4F9261"/>
    <w:rsid w:val="1B9D1BB7"/>
    <w:rsid w:val="1D6B9C0F"/>
    <w:rsid w:val="1EB1264C"/>
    <w:rsid w:val="1EE3D999"/>
    <w:rsid w:val="2164B57B"/>
    <w:rsid w:val="22F46E65"/>
    <w:rsid w:val="261D7180"/>
    <w:rsid w:val="26B3751D"/>
    <w:rsid w:val="274133DE"/>
    <w:rsid w:val="282E96F2"/>
    <w:rsid w:val="28C56E03"/>
    <w:rsid w:val="2A9877B0"/>
    <w:rsid w:val="2CDAB15C"/>
    <w:rsid w:val="2DEA35A4"/>
    <w:rsid w:val="2F0ECEA3"/>
    <w:rsid w:val="33AAE7E8"/>
    <w:rsid w:val="3481FDB6"/>
    <w:rsid w:val="37A10770"/>
    <w:rsid w:val="38064D6D"/>
    <w:rsid w:val="3ABEE28E"/>
    <w:rsid w:val="3AFA8B47"/>
    <w:rsid w:val="3D6AB619"/>
    <w:rsid w:val="3DA01A50"/>
    <w:rsid w:val="3E2D711C"/>
    <w:rsid w:val="410CCCFA"/>
    <w:rsid w:val="414B15C3"/>
    <w:rsid w:val="42860F6A"/>
    <w:rsid w:val="42B97902"/>
    <w:rsid w:val="42BD95A5"/>
    <w:rsid w:val="44FB564E"/>
    <w:rsid w:val="45516881"/>
    <w:rsid w:val="46482031"/>
    <w:rsid w:val="46736421"/>
    <w:rsid w:val="46CAFEE7"/>
    <w:rsid w:val="47A12EEA"/>
    <w:rsid w:val="4802F5D5"/>
    <w:rsid w:val="48AE1A3A"/>
    <w:rsid w:val="4A74195B"/>
    <w:rsid w:val="4B48AC90"/>
    <w:rsid w:val="4BB7753A"/>
    <w:rsid w:val="4E62E0D0"/>
    <w:rsid w:val="50131BCF"/>
    <w:rsid w:val="54E8F48D"/>
    <w:rsid w:val="556D237F"/>
    <w:rsid w:val="55C81894"/>
    <w:rsid w:val="57423177"/>
    <w:rsid w:val="5A46B16D"/>
    <w:rsid w:val="5D8FD1BE"/>
    <w:rsid w:val="5E0DFFCE"/>
    <w:rsid w:val="5FD2377F"/>
    <w:rsid w:val="638B26E9"/>
    <w:rsid w:val="64705620"/>
    <w:rsid w:val="659DEDBE"/>
    <w:rsid w:val="6745DFAA"/>
    <w:rsid w:val="6CABA7CB"/>
    <w:rsid w:val="6D4E267D"/>
    <w:rsid w:val="6EBF3046"/>
    <w:rsid w:val="701035E9"/>
    <w:rsid w:val="7256E0E0"/>
    <w:rsid w:val="749F744B"/>
    <w:rsid w:val="75B9A6BF"/>
    <w:rsid w:val="7659523A"/>
    <w:rsid w:val="772A5203"/>
    <w:rsid w:val="77A7CFEC"/>
    <w:rsid w:val="78C2B099"/>
    <w:rsid w:val="7A8B3C87"/>
    <w:rsid w:val="7B8D951D"/>
    <w:rsid w:val="7BC7A918"/>
    <w:rsid w:val="7D637979"/>
    <w:rsid w:val="7EAAC2EB"/>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DD2FF2"/>
  <w15:chartTrackingRefBased/>
  <w15:docId w15:val="{6D816A34-194F-462E-AB78-CA5F065730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5" w:line="259" w:lineRule="auto"/>
      </w:pPr>
    </w:pPrDefault>
  </w:docDefaults>
  <w:latentStyles w:defLockedState="0" w:defUIPriority="99" w:defSemiHidden="0" w:defUnhideWhenUsed="0" w:defQFormat="0" w:count="376">
    <w:lsdException w:name="Normal" w:uiPriority="0" w:qFormat="1"/>
    <w:lsdException w:name="heading 1" w:semiHidden="1" w:uiPriority="9" w:qFormat="1"/>
    <w:lsdException w:name="heading 2" w:semiHidden="1" w:uiPriority="9"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qFormat="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uiPriority="0"/>
    <w:lsdException w:name="List Number" w:semiHidden="1"/>
    <w:lsdException w:name="List 2" w:semiHidden="1"/>
    <w:lsdException w:name="List 3" w:semiHidden="1"/>
    <w:lsdException w:name="List 4" w:semiHidden="1"/>
    <w:lsdException w:name="List 5" w:semiHidden="1"/>
    <w:lsdException w:name="List Bullet 2" w:semiHidden="1" w:uiPriority="0"/>
    <w:lsdException w:name="List Bullet 3" w:semiHidden="1"/>
    <w:lsdException w:name="List Bullet 4" w:semiHidden="1"/>
    <w:lsdException w:name="List Bullet 5" w:semiHidden="1"/>
    <w:lsdException w:name="List Number 2" w:semiHidden="1" w:uiPriority="0"/>
    <w:lsdException w:name="List Number 3" w:semiHidden="1"/>
    <w:lsdException w:name="List Number 4" w:semiHidden="1"/>
    <w:lsdException w:name="List Number 5" w:semiHidden="1"/>
    <w:lsdException w:name="Title"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uiPriority="0"/>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uiPriority="0"/>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2C5D"/>
    <w:pPr>
      <w:spacing w:after="0" w:line="240" w:lineRule="auto"/>
    </w:pPr>
    <w:rPr>
      <w:bCs/>
      <w:color w:val="000000" w:themeColor="text1" w:themeShade="80"/>
      <w:sz w:val="20"/>
      <w:szCs w:val="24"/>
    </w:rPr>
  </w:style>
  <w:style w:type="paragraph" w:styleId="Heading1">
    <w:name w:val="heading 1"/>
    <w:basedOn w:val="Normal"/>
    <w:next w:val="Normal"/>
    <w:link w:val="Heading1Char"/>
    <w:uiPriority w:val="9"/>
    <w:qFormat/>
    <w:rsid w:val="00A640C3"/>
    <w:pPr>
      <w:pageBreakBefore/>
      <w:numPr>
        <w:numId w:val="4"/>
      </w:numPr>
      <w:outlineLvl w:val="0"/>
    </w:pPr>
    <w:rPr>
      <w:bCs w:val="0"/>
      <w:sz w:val="24"/>
      <w:szCs w:val="20"/>
    </w:rPr>
  </w:style>
  <w:style w:type="paragraph" w:styleId="Heading2">
    <w:name w:val="heading 2"/>
    <w:basedOn w:val="Normal"/>
    <w:next w:val="Normal"/>
    <w:link w:val="Heading2Char"/>
    <w:uiPriority w:val="9"/>
    <w:unhideWhenUsed/>
    <w:qFormat/>
    <w:rsid w:val="00595998"/>
    <w:pPr>
      <w:keepNext/>
      <w:keepLines/>
      <w:numPr>
        <w:ilvl w:val="1"/>
        <w:numId w:val="4"/>
      </w:numPr>
      <w:spacing w:before="40"/>
      <w:outlineLvl w:val="1"/>
    </w:pPr>
    <w:rPr>
      <w:rFonts w:eastAsia="Times New Roman" w:cs="Times New Roman"/>
      <w:color w:val="132040" w:themeColor="accent1" w:themeShade="BF"/>
      <w:sz w:val="24"/>
      <w:szCs w:val="26"/>
    </w:rPr>
  </w:style>
  <w:style w:type="paragraph" w:styleId="Heading3">
    <w:name w:val="heading 3"/>
    <w:aliases w:val="Body Copy"/>
    <w:basedOn w:val="Normal"/>
    <w:next w:val="Normal"/>
    <w:link w:val="Heading3Char"/>
    <w:uiPriority w:val="9"/>
    <w:unhideWhenUsed/>
    <w:qFormat/>
    <w:rsid w:val="001E1B57"/>
    <w:pPr>
      <w:numPr>
        <w:ilvl w:val="2"/>
        <w:numId w:val="4"/>
      </w:numPr>
      <w:spacing w:after="120"/>
      <w:outlineLvl w:val="2"/>
    </w:pPr>
    <w:rPr>
      <w:rFonts w:eastAsia="Times New Roman" w:cs="Arial"/>
      <w:bCs w:val="0"/>
      <w:color w:val="323232"/>
      <w:szCs w:val="20"/>
    </w:rPr>
  </w:style>
  <w:style w:type="paragraph" w:styleId="Heading4">
    <w:name w:val="heading 4"/>
    <w:basedOn w:val="Normal"/>
    <w:next w:val="Normal"/>
    <w:link w:val="Heading4Char"/>
    <w:uiPriority w:val="9"/>
    <w:unhideWhenUsed/>
    <w:qFormat/>
    <w:rsid w:val="008A0D0E"/>
    <w:pPr>
      <w:keepNext/>
      <w:keepLines/>
      <w:numPr>
        <w:ilvl w:val="3"/>
        <w:numId w:val="4"/>
      </w:numPr>
      <w:spacing w:before="40"/>
      <w:outlineLvl w:val="3"/>
    </w:pPr>
    <w:rPr>
      <w:rFonts w:eastAsia="Times New Roman" w:cs="Times New Roman"/>
      <w:iCs/>
      <w:color w:val="000000" w:themeColor="text1"/>
    </w:rPr>
  </w:style>
  <w:style w:type="paragraph" w:styleId="Heading5">
    <w:name w:val="heading 5"/>
    <w:basedOn w:val="Normal"/>
    <w:next w:val="Normal"/>
    <w:link w:val="Heading5Char"/>
    <w:uiPriority w:val="9"/>
    <w:unhideWhenUsed/>
    <w:qFormat/>
    <w:rsid w:val="001E1B57"/>
    <w:pPr>
      <w:keepNext/>
      <w:keepLines/>
      <w:numPr>
        <w:ilvl w:val="4"/>
        <w:numId w:val="4"/>
      </w:numPr>
      <w:spacing w:before="40"/>
      <w:outlineLvl w:val="4"/>
    </w:pPr>
    <w:rPr>
      <w:rFonts w:ascii="Times New Roman" w:eastAsia="Times New Roman" w:hAnsi="Times New Roman" w:cs="Times New Roman"/>
      <w:color w:val="132040" w:themeColor="accent1" w:themeShade="BF"/>
    </w:rPr>
  </w:style>
  <w:style w:type="paragraph" w:styleId="Heading6">
    <w:name w:val="heading 6"/>
    <w:basedOn w:val="Normal"/>
    <w:next w:val="Normal"/>
    <w:link w:val="Heading6Char"/>
    <w:uiPriority w:val="9"/>
    <w:unhideWhenUsed/>
    <w:qFormat/>
    <w:rsid w:val="001E1B57"/>
    <w:pPr>
      <w:keepNext/>
      <w:keepLines/>
      <w:numPr>
        <w:ilvl w:val="5"/>
        <w:numId w:val="4"/>
      </w:numPr>
      <w:spacing w:before="40"/>
      <w:outlineLvl w:val="5"/>
    </w:pPr>
    <w:rPr>
      <w:rFonts w:ascii="Times New Roman" w:eastAsia="Times New Roman" w:hAnsi="Times New Roman" w:cs="Times New Roman"/>
      <w:color w:val="0D152A" w:themeColor="accent1" w:themeShade="7F"/>
    </w:rPr>
  </w:style>
  <w:style w:type="paragraph" w:styleId="Heading7">
    <w:name w:val="heading 7"/>
    <w:basedOn w:val="Normal"/>
    <w:next w:val="Normal"/>
    <w:link w:val="Heading7Char"/>
    <w:uiPriority w:val="9"/>
    <w:unhideWhenUsed/>
    <w:qFormat/>
    <w:rsid w:val="001E1B57"/>
    <w:pPr>
      <w:keepNext/>
      <w:keepLines/>
      <w:numPr>
        <w:ilvl w:val="6"/>
        <w:numId w:val="4"/>
      </w:numPr>
      <w:spacing w:before="40"/>
      <w:outlineLvl w:val="6"/>
    </w:pPr>
    <w:rPr>
      <w:rFonts w:ascii="Times New Roman" w:eastAsia="Times New Roman" w:hAnsi="Times New Roman" w:cs="Times New Roman"/>
      <w:i/>
      <w:iCs/>
      <w:color w:val="0D152A" w:themeColor="accent1" w:themeShade="7F"/>
    </w:rPr>
  </w:style>
  <w:style w:type="paragraph" w:styleId="Heading8">
    <w:name w:val="heading 8"/>
    <w:basedOn w:val="Normal"/>
    <w:next w:val="Normal"/>
    <w:link w:val="Heading8Char"/>
    <w:uiPriority w:val="9"/>
    <w:unhideWhenUsed/>
    <w:qFormat/>
    <w:rsid w:val="001E1B57"/>
    <w:pPr>
      <w:keepNext/>
      <w:keepLines/>
      <w:numPr>
        <w:ilvl w:val="7"/>
        <w:numId w:val="4"/>
      </w:numPr>
      <w:spacing w:before="40"/>
      <w:outlineLvl w:val="7"/>
    </w:pPr>
    <w:rPr>
      <w:rFonts w:ascii="Times New Roman" w:eastAsia="Times New Roman" w:hAnsi="Times New Roman" w:cs="Times New Roman"/>
      <w:color w:val="272727" w:themeColor="text1" w:themeTint="D8"/>
      <w:sz w:val="21"/>
      <w:szCs w:val="21"/>
    </w:rPr>
  </w:style>
  <w:style w:type="paragraph" w:styleId="Heading9">
    <w:name w:val="heading 9"/>
    <w:basedOn w:val="Normal"/>
    <w:next w:val="Normal"/>
    <w:link w:val="Heading9Char"/>
    <w:uiPriority w:val="9"/>
    <w:unhideWhenUsed/>
    <w:qFormat/>
    <w:rsid w:val="001E1B57"/>
    <w:pPr>
      <w:keepNext/>
      <w:keepLines/>
      <w:numPr>
        <w:ilvl w:val="8"/>
        <w:numId w:val="4"/>
      </w:numPr>
      <w:spacing w:before="40"/>
      <w:outlineLvl w:val="8"/>
    </w:pPr>
    <w:rPr>
      <w:rFonts w:ascii="Times New Roman" w:eastAsia="Times New Roman" w:hAnsi="Times New Roman" w:cs="Times New Roman"/>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E1B57"/>
    <w:pPr>
      <w:spacing w:after="240"/>
    </w:pPr>
    <w:rPr>
      <w:b/>
      <w:bCs w:val="0"/>
    </w:rPr>
  </w:style>
  <w:style w:type="character" w:customStyle="1" w:styleId="TitleChar">
    <w:name w:val="Title Char"/>
    <w:basedOn w:val="DefaultParagraphFont"/>
    <w:link w:val="Title"/>
    <w:uiPriority w:val="10"/>
    <w:rsid w:val="001E1B57"/>
    <w:rPr>
      <w:rFonts w:ascii="Regular PRO" w:hAnsi="Regular PRO"/>
      <w:b/>
      <w:color w:val="000000" w:themeColor="text1" w:themeShade="80"/>
      <w:sz w:val="20"/>
      <w:szCs w:val="24"/>
    </w:rPr>
  </w:style>
  <w:style w:type="paragraph" w:styleId="Header">
    <w:name w:val="header"/>
    <w:basedOn w:val="Normal"/>
    <w:link w:val="HeaderChar"/>
    <w:uiPriority w:val="99"/>
    <w:unhideWhenUsed/>
    <w:rsid w:val="001E1B57"/>
    <w:pPr>
      <w:tabs>
        <w:tab w:val="center" w:pos="4513"/>
        <w:tab w:val="right" w:pos="9026"/>
      </w:tabs>
    </w:pPr>
  </w:style>
  <w:style w:type="character" w:customStyle="1" w:styleId="HeaderChar">
    <w:name w:val="Header Char"/>
    <w:basedOn w:val="DefaultParagraphFont"/>
    <w:link w:val="Header"/>
    <w:uiPriority w:val="99"/>
    <w:rsid w:val="001E1B57"/>
    <w:rPr>
      <w:rFonts w:ascii="Regular PRO" w:hAnsi="Regular PRO"/>
      <w:bCs/>
      <w:color w:val="000000" w:themeColor="text1" w:themeShade="80"/>
      <w:sz w:val="20"/>
      <w:szCs w:val="24"/>
    </w:rPr>
  </w:style>
  <w:style w:type="paragraph" w:styleId="Footer">
    <w:name w:val="footer"/>
    <w:basedOn w:val="Normal"/>
    <w:link w:val="FooterChar"/>
    <w:uiPriority w:val="99"/>
    <w:unhideWhenUsed/>
    <w:rsid w:val="001E1B57"/>
    <w:pPr>
      <w:tabs>
        <w:tab w:val="center" w:pos="4513"/>
        <w:tab w:val="right" w:pos="9026"/>
      </w:tabs>
    </w:pPr>
  </w:style>
  <w:style w:type="character" w:customStyle="1" w:styleId="FooterChar">
    <w:name w:val="Footer Char"/>
    <w:basedOn w:val="DefaultParagraphFont"/>
    <w:link w:val="Footer"/>
    <w:uiPriority w:val="99"/>
    <w:rsid w:val="001E1B57"/>
    <w:rPr>
      <w:rFonts w:ascii="Regular PRO" w:hAnsi="Regular PRO"/>
      <w:bCs/>
      <w:color w:val="000000" w:themeColor="text1" w:themeShade="80"/>
      <w:sz w:val="20"/>
      <w:szCs w:val="24"/>
    </w:rPr>
  </w:style>
  <w:style w:type="paragraph" w:styleId="BalloonText">
    <w:name w:val="Balloon Text"/>
    <w:basedOn w:val="Normal"/>
    <w:link w:val="BalloonTextChar"/>
    <w:semiHidden/>
    <w:rsid w:val="001E1B57"/>
    <w:rPr>
      <w:rFonts w:ascii="Tahoma" w:eastAsia="Times New Roman" w:hAnsi="Tahoma" w:cs="Tahoma"/>
      <w:bCs w:val="0"/>
      <w:color w:val="000000"/>
      <w:sz w:val="16"/>
      <w:szCs w:val="16"/>
      <w:lang w:eastAsia="en-GB"/>
    </w:rPr>
  </w:style>
  <w:style w:type="character" w:customStyle="1" w:styleId="BalloonTextChar">
    <w:name w:val="Balloon Text Char"/>
    <w:basedOn w:val="DefaultParagraphFont"/>
    <w:link w:val="BalloonText"/>
    <w:semiHidden/>
    <w:rsid w:val="001E1B57"/>
    <w:rPr>
      <w:rFonts w:ascii="Tahoma" w:eastAsia="Times New Roman" w:hAnsi="Tahoma" w:cs="Tahoma"/>
      <w:color w:val="000000"/>
      <w:sz w:val="16"/>
      <w:szCs w:val="16"/>
      <w:lang w:eastAsia="en-GB"/>
    </w:rPr>
  </w:style>
  <w:style w:type="paragraph" w:styleId="ListParagraph">
    <w:name w:val="List Paragraph"/>
    <w:aliases w:val="Dot pt,No Spacing1,List Paragraph1,List Paragraph Char Char Char,Indicator Text,Numbered Para 1,Bullet Points,MAIN CONTENT,List Paragraph12,Bullet Style,F5 List Paragraph,OBC Bullet,List Paragraph11,Colorful List - Accent 11,L"/>
    <w:basedOn w:val="Normal"/>
    <w:link w:val="ListParagraphChar"/>
    <w:uiPriority w:val="34"/>
    <w:qFormat/>
    <w:rsid w:val="001E1B57"/>
    <w:pPr>
      <w:numPr>
        <w:numId w:val="6"/>
      </w:numPr>
      <w:contextualSpacing/>
    </w:pPr>
  </w:style>
  <w:style w:type="paragraph" w:customStyle="1" w:styleId="Bullet">
    <w:name w:val="Bullet"/>
    <w:basedOn w:val="ListParagraph"/>
    <w:qFormat/>
    <w:rsid w:val="001E1B57"/>
    <w:pPr>
      <w:ind w:left="284" w:hanging="284"/>
    </w:pPr>
    <w:rPr>
      <w:rFonts w:ascii="Noe Text Regular" w:hAnsi="Noe Text Regular"/>
      <w:bCs w:val="0"/>
    </w:rPr>
  </w:style>
  <w:style w:type="paragraph" w:customStyle="1" w:styleId="Bullet1">
    <w:name w:val="Bullet 1"/>
    <w:basedOn w:val="Normal"/>
    <w:qFormat/>
    <w:rsid w:val="001E1B57"/>
    <w:pPr>
      <w:numPr>
        <w:numId w:val="7"/>
      </w:numPr>
    </w:pPr>
    <w:rPr>
      <w:rFonts w:ascii="Noe Text Regular" w:hAnsi="Noe Text Regular"/>
      <w:bCs w:val="0"/>
    </w:rPr>
  </w:style>
  <w:style w:type="paragraph" w:customStyle="1" w:styleId="Bullet2">
    <w:name w:val="Bullet 2"/>
    <w:basedOn w:val="ListParagraph"/>
    <w:qFormat/>
    <w:rsid w:val="001E1B57"/>
    <w:pPr>
      <w:numPr>
        <w:ilvl w:val="1"/>
        <w:numId w:val="7"/>
      </w:numPr>
      <w:spacing w:before="120" w:after="120"/>
    </w:pPr>
    <w:rPr>
      <w:rFonts w:ascii="Noe Text Regular" w:hAnsi="Noe Text Regular"/>
      <w:bCs w:val="0"/>
    </w:rPr>
  </w:style>
  <w:style w:type="paragraph" w:customStyle="1" w:styleId="Bullet3">
    <w:name w:val="Bullet 3"/>
    <w:basedOn w:val="ListParagraph"/>
    <w:qFormat/>
    <w:rsid w:val="001E1B57"/>
    <w:pPr>
      <w:numPr>
        <w:ilvl w:val="2"/>
        <w:numId w:val="7"/>
      </w:numPr>
    </w:pPr>
    <w:rPr>
      <w:rFonts w:ascii="Noe Text Regular" w:hAnsi="Noe Text Regular"/>
      <w:bCs w:val="0"/>
    </w:rPr>
  </w:style>
  <w:style w:type="paragraph" w:customStyle="1" w:styleId="Default">
    <w:name w:val="Default"/>
    <w:rsid w:val="001E1B57"/>
    <w:pPr>
      <w:autoSpaceDE w:val="0"/>
      <w:autoSpaceDN w:val="0"/>
      <w:adjustRightInd w:val="0"/>
      <w:spacing w:after="0" w:line="240" w:lineRule="auto"/>
    </w:pPr>
    <w:rPr>
      <w:rFonts w:ascii="Regular PRO" w:eastAsia="Times New Roman" w:hAnsi="Regular PRO" w:cs="Regular PRO"/>
      <w:color w:val="000000"/>
      <w:sz w:val="24"/>
      <w:szCs w:val="24"/>
      <w:lang w:eastAsia="en-GB"/>
    </w:rPr>
  </w:style>
  <w:style w:type="character" w:styleId="Emphasis">
    <w:name w:val="Emphasis"/>
    <w:aliases w:val="Contents sub head"/>
    <w:uiPriority w:val="20"/>
    <w:qFormat/>
    <w:rsid w:val="001E1B57"/>
    <w:rPr>
      <w:rFonts w:ascii="Noe Text Book" w:hAnsi="Noe Text Book"/>
      <w:sz w:val="18"/>
      <w:szCs w:val="18"/>
    </w:rPr>
  </w:style>
  <w:style w:type="character" w:styleId="FollowedHyperlink">
    <w:name w:val="FollowedHyperlink"/>
    <w:basedOn w:val="DefaultParagraphFont"/>
    <w:uiPriority w:val="99"/>
    <w:unhideWhenUsed/>
    <w:rsid w:val="001E1B57"/>
    <w:rPr>
      <w:color w:val="262E30" w:themeColor="followedHyperlink"/>
      <w:u w:val="single"/>
    </w:rPr>
  </w:style>
  <w:style w:type="character" w:customStyle="1" w:styleId="Heading1Char">
    <w:name w:val="Heading 1 Char"/>
    <w:basedOn w:val="DefaultParagraphFont"/>
    <w:link w:val="Heading1"/>
    <w:uiPriority w:val="9"/>
    <w:rsid w:val="00A640C3"/>
    <w:rPr>
      <w:color w:val="000000" w:themeColor="text1" w:themeShade="80"/>
      <w:sz w:val="24"/>
      <w:szCs w:val="20"/>
    </w:rPr>
  </w:style>
  <w:style w:type="character" w:customStyle="1" w:styleId="Heading2Char">
    <w:name w:val="Heading 2 Char"/>
    <w:basedOn w:val="DefaultParagraphFont"/>
    <w:link w:val="Heading2"/>
    <w:uiPriority w:val="9"/>
    <w:rsid w:val="00595998"/>
    <w:rPr>
      <w:rFonts w:eastAsia="Times New Roman" w:cs="Times New Roman"/>
      <w:bCs/>
      <w:color w:val="132040" w:themeColor="accent1" w:themeShade="BF"/>
      <w:sz w:val="24"/>
      <w:szCs w:val="26"/>
    </w:rPr>
  </w:style>
  <w:style w:type="character" w:customStyle="1" w:styleId="Heading3Char">
    <w:name w:val="Heading 3 Char"/>
    <w:aliases w:val="Body Copy Char"/>
    <w:basedOn w:val="DefaultParagraphFont"/>
    <w:link w:val="Heading3"/>
    <w:uiPriority w:val="9"/>
    <w:rsid w:val="001E1B57"/>
    <w:rPr>
      <w:rFonts w:eastAsia="Times New Roman" w:cs="Arial"/>
      <w:color w:val="323232"/>
      <w:sz w:val="20"/>
      <w:szCs w:val="20"/>
    </w:rPr>
  </w:style>
  <w:style w:type="character" w:customStyle="1" w:styleId="Heading4Char">
    <w:name w:val="Heading 4 Char"/>
    <w:basedOn w:val="DefaultParagraphFont"/>
    <w:link w:val="Heading4"/>
    <w:uiPriority w:val="9"/>
    <w:rsid w:val="008A0D0E"/>
    <w:rPr>
      <w:rFonts w:eastAsia="Times New Roman" w:cs="Times New Roman"/>
      <w:bCs/>
      <w:iCs/>
      <w:color w:val="000000" w:themeColor="text1"/>
      <w:sz w:val="20"/>
      <w:szCs w:val="24"/>
    </w:rPr>
  </w:style>
  <w:style w:type="character" w:customStyle="1" w:styleId="Heading5Char">
    <w:name w:val="Heading 5 Char"/>
    <w:basedOn w:val="DefaultParagraphFont"/>
    <w:link w:val="Heading5"/>
    <w:uiPriority w:val="9"/>
    <w:rsid w:val="001E1B57"/>
    <w:rPr>
      <w:rFonts w:ascii="Times New Roman" w:eastAsia="Times New Roman" w:hAnsi="Times New Roman" w:cs="Times New Roman"/>
      <w:bCs/>
      <w:color w:val="132040" w:themeColor="accent1" w:themeShade="BF"/>
      <w:sz w:val="20"/>
      <w:szCs w:val="24"/>
    </w:rPr>
  </w:style>
  <w:style w:type="character" w:customStyle="1" w:styleId="Heading6Char">
    <w:name w:val="Heading 6 Char"/>
    <w:basedOn w:val="DefaultParagraphFont"/>
    <w:link w:val="Heading6"/>
    <w:uiPriority w:val="9"/>
    <w:rsid w:val="001E1B57"/>
    <w:rPr>
      <w:rFonts w:ascii="Times New Roman" w:eastAsia="Times New Roman" w:hAnsi="Times New Roman" w:cs="Times New Roman"/>
      <w:bCs/>
      <w:color w:val="0D152A" w:themeColor="accent1" w:themeShade="7F"/>
      <w:sz w:val="20"/>
      <w:szCs w:val="24"/>
    </w:rPr>
  </w:style>
  <w:style w:type="character" w:customStyle="1" w:styleId="Heading7Char">
    <w:name w:val="Heading 7 Char"/>
    <w:basedOn w:val="DefaultParagraphFont"/>
    <w:link w:val="Heading7"/>
    <w:uiPriority w:val="9"/>
    <w:rsid w:val="001E1B57"/>
    <w:rPr>
      <w:rFonts w:ascii="Times New Roman" w:eastAsia="Times New Roman" w:hAnsi="Times New Roman" w:cs="Times New Roman"/>
      <w:bCs/>
      <w:i/>
      <w:iCs/>
      <w:color w:val="0D152A" w:themeColor="accent1" w:themeShade="7F"/>
      <w:sz w:val="20"/>
      <w:szCs w:val="24"/>
    </w:rPr>
  </w:style>
  <w:style w:type="character" w:customStyle="1" w:styleId="Heading8Char">
    <w:name w:val="Heading 8 Char"/>
    <w:basedOn w:val="DefaultParagraphFont"/>
    <w:link w:val="Heading8"/>
    <w:uiPriority w:val="9"/>
    <w:rsid w:val="001E1B57"/>
    <w:rPr>
      <w:rFonts w:ascii="Times New Roman" w:eastAsia="Times New Roman" w:hAnsi="Times New Roman" w:cs="Times New Roman"/>
      <w:bCs/>
      <w:color w:val="272727" w:themeColor="text1" w:themeTint="D8"/>
      <w:sz w:val="21"/>
      <w:szCs w:val="21"/>
    </w:rPr>
  </w:style>
  <w:style w:type="character" w:customStyle="1" w:styleId="Heading9Char">
    <w:name w:val="Heading 9 Char"/>
    <w:basedOn w:val="DefaultParagraphFont"/>
    <w:link w:val="Heading9"/>
    <w:uiPriority w:val="9"/>
    <w:rsid w:val="001E1B57"/>
    <w:rPr>
      <w:rFonts w:ascii="Times New Roman" w:eastAsia="Times New Roman" w:hAnsi="Times New Roman" w:cs="Times New Roman"/>
      <w:bCs/>
      <w:i/>
      <w:iCs/>
      <w:color w:val="272727" w:themeColor="text1" w:themeTint="D8"/>
      <w:sz w:val="21"/>
      <w:szCs w:val="21"/>
    </w:rPr>
  </w:style>
  <w:style w:type="character" w:styleId="Hyperlink">
    <w:name w:val="Hyperlink"/>
    <w:basedOn w:val="DefaultParagraphFont"/>
    <w:uiPriority w:val="99"/>
    <w:unhideWhenUsed/>
    <w:rsid w:val="001E1B57"/>
    <w:rPr>
      <w:color w:val="000000" w:themeColor="hyperlink"/>
      <w:u w:val="single"/>
    </w:rPr>
  </w:style>
  <w:style w:type="character" w:styleId="IntenseEmphasis">
    <w:name w:val="Intense Emphasis"/>
    <w:aliases w:val="Contents Header"/>
    <w:uiPriority w:val="21"/>
    <w:qFormat/>
    <w:rsid w:val="001E1B57"/>
    <w:rPr>
      <w:rFonts w:ascii="Regular PRO" w:eastAsia="Times New Roman" w:hAnsi="Regular PRO"/>
      <w:sz w:val="20"/>
      <w:szCs w:val="20"/>
    </w:rPr>
  </w:style>
  <w:style w:type="paragraph" w:styleId="ListBullet">
    <w:name w:val="List Bullet"/>
    <w:aliases w:val="lb"/>
    <w:basedOn w:val="Normal"/>
    <w:unhideWhenUsed/>
    <w:rsid w:val="001E1B57"/>
    <w:pPr>
      <w:numPr>
        <w:numId w:val="8"/>
      </w:numPr>
      <w:contextualSpacing/>
    </w:pPr>
  </w:style>
  <w:style w:type="paragraph" w:styleId="ListNumber">
    <w:name w:val="List Number"/>
    <w:basedOn w:val="Normal"/>
    <w:uiPriority w:val="99"/>
    <w:unhideWhenUsed/>
    <w:rsid w:val="001E1B57"/>
    <w:pPr>
      <w:numPr>
        <w:numId w:val="9"/>
      </w:numPr>
      <w:contextualSpacing/>
    </w:pPr>
  </w:style>
  <w:style w:type="paragraph" w:styleId="MacroText">
    <w:name w:val="macro"/>
    <w:link w:val="MacroTextChar"/>
    <w:uiPriority w:val="99"/>
    <w:unhideWhenUsed/>
    <w:rsid w:val="001E1B57"/>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nsolas" w:hAnsi="Consolas" w:cs="Consolas"/>
      <w:bCs/>
      <w:color w:val="000000" w:themeColor="text1" w:themeShade="80"/>
      <w:sz w:val="20"/>
      <w:szCs w:val="20"/>
    </w:rPr>
  </w:style>
  <w:style w:type="character" w:customStyle="1" w:styleId="MacroTextChar">
    <w:name w:val="Macro Text Char"/>
    <w:basedOn w:val="DefaultParagraphFont"/>
    <w:link w:val="MacroText"/>
    <w:uiPriority w:val="99"/>
    <w:rsid w:val="001E1B57"/>
    <w:rPr>
      <w:rFonts w:ascii="Consolas" w:hAnsi="Consolas" w:cs="Consolas"/>
      <w:bCs/>
      <w:color w:val="000000" w:themeColor="text1" w:themeShade="80"/>
      <w:sz w:val="20"/>
      <w:szCs w:val="20"/>
    </w:rPr>
  </w:style>
  <w:style w:type="paragraph" w:styleId="NoSpacing">
    <w:name w:val="No Spacing"/>
    <w:aliases w:val="body copy"/>
    <w:basedOn w:val="Normal"/>
    <w:uiPriority w:val="1"/>
    <w:qFormat/>
    <w:rsid w:val="001E1B57"/>
    <w:rPr>
      <w:rFonts w:ascii="Noe Text Regular" w:hAnsi="Noe Text Regular"/>
    </w:rPr>
  </w:style>
  <w:style w:type="paragraph" w:customStyle="1" w:styleId="Noe9ptInedented">
    <w:name w:val="Noe 9pt Inedented"/>
    <w:basedOn w:val="Normal"/>
    <w:qFormat/>
    <w:rsid w:val="001E1B57"/>
    <w:pPr>
      <w:tabs>
        <w:tab w:val="left" w:pos="10065"/>
      </w:tabs>
      <w:spacing w:before="120" w:after="120"/>
      <w:ind w:left="426"/>
    </w:pPr>
    <w:rPr>
      <w:rFonts w:ascii="Noe Text Regular" w:hAnsi="Noe Text Regular"/>
      <w:sz w:val="18"/>
      <w:szCs w:val="18"/>
    </w:rPr>
  </w:style>
  <w:style w:type="paragraph" w:customStyle="1" w:styleId="Noe9ptdoubleindent">
    <w:name w:val="Noe 9pt double indent"/>
    <w:basedOn w:val="Noe9ptInedented"/>
    <w:qFormat/>
    <w:rsid w:val="001E1B57"/>
    <w:pPr>
      <w:ind w:left="1134"/>
    </w:pPr>
  </w:style>
  <w:style w:type="paragraph" w:customStyle="1" w:styleId="Para1">
    <w:name w:val="Para1"/>
    <w:basedOn w:val="Normal"/>
    <w:link w:val="Para1Char"/>
    <w:rsid w:val="001E1B57"/>
    <w:pPr>
      <w:ind w:left="426"/>
      <w:jc w:val="both"/>
    </w:pPr>
    <w:rPr>
      <w:rFonts w:ascii="Arial" w:eastAsia="Times New Roman" w:hAnsi="Arial" w:cs="Arial"/>
      <w:bCs w:val="0"/>
      <w:color w:val="000000"/>
      <w:lang w:eastAsia="en-GB"/>
    </w:rPr>
  </w:style>
  <w:style w:type="character" w:customStyle="1" w:styleId="Para1Char">
    <w:name w:val="Para1 Char"/>
    <w:basedOn w:val="DefaultParagraphFont"/>
    <w:link w:val="Para1"/>
    <w:rsid w:val="001E1B57"/>
    <w:rPr>
      <w:rFonts w:ascii="Arial" w:eastAsia="Times New Roman" w:hAnsi="Arial" w:cs="Arial"/>
      <w:color w:val="000000"/>
      <w:sz w:val="20"/>
      <w:szCs w:val="24"/>
      <w:lang w:eastAsia="en-GB"/>
    </w:rPr>
  </w:style>
  <w:style w:type="paragraph" w:customStyle="1" w:styleId="Para2">
    <w:name w:val="Para2"/>
    <w:basedOn w:val="Para1"/>
    <w:link w:val="Para2Char"/>
    <w:rsid w:val="001E1B57"/>
    <w:pPr>
      <w:tabs>
        <w:tab w:val="left" w:pos="426"/>
      </w:tabs>
    </w:pPr>
  </w:style>
  <w:style w:type="character" w:customStyle="1" w:styleId="Para2Char">
    <w:name w:val="Para2 Char"/>
    <w:basedOn w:val="Para1Char"/>
    <w:link w:val="Para2"/>
    <w:rsid w:val="001E1B57"/>
    <w:rPr>
      <w:rFonts w:ascii="Arial" w:eastAsia="Times New Roman" w:hAnsi="Arial" w:cs="Arial"/>
      <w:color w:val="000000"/>
      <w:sz w:val="20"/>
      <w:szCs w:val="24"/>
      <w:lang w:eastAsia="en-GB"/>
    </w:rPr>
  </w:style>
  <w:style w:type="paragraph" w:styleId="Subtitle">
    <w:name w:val="Subtitle"/>
    <w:aliases w:val="Noe 9pt"/>
    <w:basedOn w:val="NoSpacing"/>
    <w:next w:val="Normal"/>
    <w:link w:val="SubtitleChar"/>
    <w:uiPriority w:val="11"/>
    <w:qFormat/>
    <w:rsid w:val="001E1B57"/>
    <w:rPr>
      <w:sz w:val="18"/>
      <w:szCs w:val="18"/>
    </w:rPr>
  </w:style>
  <w:style w:type="character" w:customStyle="1" w:styleId="SubtitleChar">
    <w:name w:val="Subtitle Char"/>
    <w:aliases w:val="Noe 9pt Char"/>
    <w:basedOn w:val="DefaultParagraphFont"/>
    <w:link w:val="Subtitle"/>
    <w:uiPriority w:val="11"/>
    <w:rsid w:val="001E1B57"/>
    <w:rPr>
      <w:rFonts w:ascii="Noe Text Regular" w:hAnsi="Noe Text Regular"/>
      <w:bCs/>
      <w:color w:val="000000" w:themeColor="text1" w:themeShade="80"/>
      <w:sz w:val="18"/>
      <w:szCs w:val="18"/>
    </w:rPr>
  </w:style>
  <w:style w:type="paragraph" w:styleId="Quote">
    <w:name w:val="Quote"/>
    <w:aliases w:val="Inset Text"/>
    <w:basedOn w:val="Subtitle"/>
    <w:next w:val="Normal"/>
    <w:link w:val="QuoteChar"/>
    <w:uiPriority w:val="29"/>
    <w:qFormat/>
    <w:rsid w:val="001E1B57"/>
    <w:pPr>
      <w:spacing w:before="120" w:after="120"/>
      <w:ind w:left="426"/>
    </w:pPr>
  </w:style>
  <w:style w:type="character" w:customStyle="1" w:styleId="QuoteChar">
    <w:name w:val="Quote Char"/>
    <w:aliases w:val="Inset Text Char"/>
    <w:basedOn w:val="DefaultParagraphFont"/>
    <w:link w:val="Quote"/>
    <w:uiPriority w:val="29"/>
    <w:rsid w:val="001E1B57"/>
    <w:rPr>
      <w:rFonts w:ascii="Noe Text Regular" w:hAnsi="Noe Text Regular"/>
      <w:bCs/>
      <w:color w:val="000000" w:themeColor="text1" w:themeShade="80"/>
      <w:sz w:val="18"/>
      <w:szCs w:val="18"/>
    </w:rPr>
  </w:style>
  <w:style w:type="character" w:styleId="Strong">
    <w:name w:val="Strong"/>
    <w:aliases w:val="No 1.1 Bullet"/>
    <w:uiPriority w:val="22"/>
    <w:qFormat/>
    <w:rsid w:val="001E1B57"/>
    <w:rPr>
      <w:rFonts w:ascii="Regular PRO" w:hAnsi="Regular PRO"/>
      <w:color w:val="000000" w:themeColor="text1"/>
      <w:sz w:val="20"/>
      <w:szCs w:val="20"/>
    </w:rPr>
  </w:style>
  <w:style w:type="paragraph" w:customStyle="1" w:styleId="Style1">
    <w:name w:val="Style1"/>
    <w:basedOn w:val="ListBullet"/>
    <w:qFormat/>
    <w:rsid w:val="001E1B57"/>
    <w:pPr>
      <w:numPr>
        <w:numId w:val="10"/>
      </w:numPr>
    </w:pPr>
  </w:style>
  <w:style w:type="paragraph" w:customStyle="1" w:styleId="Style2">
    <w:name w:val="Style2"/>
    <w:basedOn w:val="Normal"/>
    <w:next w:val="Normal"/>
    <w:qFormat/>
    <w:rsid w:val="001E1B57"/>
  </w:style>
  <w:style w:type="character" w:styleId="SubtleEmphasis">
    <w:name w:val="Subtle Emphasis"/>
    <w:aliases w:val="No. 1 Bullet"/>
    <w:uiPriority w:val="19"/>
    <w:qFormat/>
    <w:rsid w:val="001E1B57"/>
  </w:style>
  <w:style w:type="table" w:styleId="TableGrid">
    <w:name w:val="Table Grid"/>
    <w:basedOn w:val="TableNormal"/>
    <w:uiPriority w:val="59"/>
    <w:rsid w:val="001E1B57"/>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AHeading">
    <w:name w:val="toa heading"/>
    <w:basedOn w:val="Normal"/>
    <w:next w:val="Normal"/>
    <w:uiPriority w:val="99"/>
    <w:unhideWhenUsed/>
    <w:rsid w:val="001E1B57"/>
    <w:pPr>
      <w:spacing w:before="120"/>
    </w:pPr>
    <w:rPr>
      <w:rFonts w:ascii="Times New Roman" w:eastAsia="Times New Roman" w:hAnsi="Times New Roman" w:cs="Times New Roman"/>
      <w:b/>
    </w:rPr>
  </w:style>
  <w:style w:type="paragraph" w:styleId="TOC1">
    <w:name w:val="toc 1"/>
    <w:basedOn w:val="Normal"/>
    <w:next w:val="Normal"/>
    <w:autoRedefine/>
    <w:uiPriority w:val="39"/>
    <w:rsid w:val="001E1B57"/>
    <w:pPr>
      <w:spacing w:before="120"/>
    </w:pPr>
    <w:rPr>
      <w:rFonts w:ascii="Noe Text Regular" w:hAnsi="Noe Text Regular" w:cstheme="minorHAnsi"/>
      <w:iCs/>
    </w:rPr>
  </w:style>
  <w:style w:type="paragraph" w:styleId="TOC2">
    <w:name w:val="toc 2"/>
    <w:basedOn w:val="Normal"/>
    <w:next w:val="Normal"/>
    <w:uiPriority w:val="39"/>
    <w:rsid w:val="001E1B57"/>
    <w:pPr>
      <w:spacing w:before="120"/>
      <w:ind w:left="200"/>
    </w:pPr>
    <w:rPr>
      <w:rFonts w:ascii="Noe Text Regular" w:hAnsi="Noe Text Regular" w:cstheme="minorHAnsi"/>
      <w:szCs w:val="22"/>
    </w:rPr>
  </w:style>
  <w:style w:type="paragraph" w:styleId="TOC3">
    <w:name w:val="toc 3"/>
    <w:basedOn w:val="Normal"/>
    <w:next w:val="Normal"/>
    <w:autoRedefine/>
    <w:uiPriority w:val="39"/>
    <w:unhideWhenUsed/>
    <w:rsid w:val="001E1B57"/>
    <w:pPr>
      <w:tabs>
        <w:tab w:val="left" w:pos="1418"/>
        <w:tab w:val="right" w:leader="dot" w:pos="10529"/>
      </w:tabs>
      <w:ind w:left="851"/>
    </w:pPr>
    <w:rPr>
      <w:rFonts w:ascii="Noe Text Regular" w:hAnsi="Noe Text Regular" w:cstheme="minorHAnsi"/>
      <w:bCs w:val="0"/>
      <w:szCs w:val="20"/>
    </w:rPr>
  </w:style>
  <w:style w:type="paragraph" w:styleId="TOC4">
    <w:name w:val="toc 4"/>
    <w:basedOn w:val="Normal"/>
    <w:next w:val="Normal"/>
    <w:autoRedefine/>
    <w:uiPriority w:val="39"/>
    <w:unhideWhenUsed/>
    <w:rsid w:val="001E1B57"/>
    <w:pPr>
      <w:ind w:left="600"/>
    </w:pPr>
    <w:rPr>
      <w:rFonts w:cstheme="minorHAnsi"/>
      <w:bCs w:val="0"/>
      <w:szCs w:val="20"/>
    </w:rPr>
  </w:style>
  <w:style w:type="paragraph" w:styleId="TOC5">
    <w:name w:val="toc 5"/>
    <w:basedOn w:val="Normal"/>
    <w:next w:val="Normal"/>
    <w:autoRedefine/>
    <w:uiPriority w:val="39"/>
    <w:unhideWhenUsed/>
    <w:rsid w:val="001E1B57"/>
    <w:pPr>
      <w:ind w:left="800"/>
    </w:pPr>
    <w:rPr>
      <w:rFonts w:cstheme="minorHAnsi"/>
      <w:bCs w:val="0"/>
      <w:szCs w:val="20"/>
    </w:rPr>
  </w:style>
  <w:style w:type="paragraph" w:styleId="TOC6">
    <w:name w:val="toc 6"/>
    <w:basedOn w:val="Normal"/>
    <w:next w:val="Normal"/>
    <w:autoRedefine/>
    <w:uiPriority w:val="39"/>
    <w:unhideWhenUsed/>
    <w:rsid w:val="001E1B57"/>
    <w:pPr>
      <w:ind w:left="1000"/>
    </w:pPr>
    <w:rPr>
      <w:rFonts w:cstheme="minorHAnsi"/>
      <w:bCs w:val="0"/>
      <w:szCs w:val="20"/>
    </w:rPr>
  </w:style>
  <w:style w:type="paragraph" w:styleId="TOC7">
    <w:name w:val="toc 7"/>
    <w:basedOn w:val="Normal"/>
    <w:next w:val="Normal"/>
    <w:autoRedefine/>
    <w:uiPriority w:val="39"/>
    <w:unhideWhenUsed/>
    <w:rsid w:val="001E1B57"/>
    <w:pPr>
      <w:ind w:left="1200"/>
    </w:pPr>
    <w:rPr>
      <w:rFonts w:cstheme="minorHAnsi"/>
      <w:bCs w:val="0"/>
      <w:szCs w:val="20"/>
    </w:rPr>
  </w:style>
  <w:style w:type="paragraph" w:styleId="TOC8">
    <w:name w:val="toc 8"/>
    <w:basedOn w:val="Normal"/>
    <w:next w:val="Normal"/>
    <w:autoRedefine/>
    <w:uiPriority w:val="39"/>
    <w:unhideWhenUsed/>
    <w:rsid w:val="001E1B57"/>
    <w:pPr>
      <w:ind w:left="1400"/>
    </w:pPr>
    <w:rPr>
      <w:rFonts w:cstheme="minorHAnsi"/>
      <w:bCs w:val="0"/>
      <w:szCs w:val="20"/>
    </w:rPr>
  </w:style>
  <w:style w:type="paragraph" w:styleId="TOC9">
    <w:name w:val="toc 9"/>
    <w:basedOn w:val="Normal"/>
    <w:next w:val="Normal"/>
    <w:autoRedefine/>
    <w:uiPriority w:val="39"/>
    <w:unhideWhenUsed/>
    <w:rsid w:val="001E1B57"/>
    <w:pPr>
      <w:ind w:left="1600"/>
    </w:pPr>
    <w:rPr>
      <w:rFonts w:cstheme="minorHAnsi"/>
      <w:bCs w:val="0"/>
      <w:szCs w:val="20"/>
    </w:rPr>
  </w:style>
  <w:style w:type="paragraph" w:styleId="TOCHeading">
    <w:name w:val="TOC Heading"/>
    <w:basedOn w:val="Heading1"/>
    <w:next w:val="Normal"/>
    <w:uiPriority w:val="39"/>
    <w:unhideWhenUsed/>
    <w:qFormat/>
    <w:rsid w:val="001E1B57"/>
    <w:pPr>
      <w:keepNext/>
      <w:keepLines/>
      <w:spacing w:before="480" w:line="276" w:lineRule="auto"/>
      <w:outlineLvl w:val="9"/>
    </w:pPr>
    <w:rPr>
      <w:rFonts w:ascii="Noe Text Regular" w:eastAsiaTheme="majorEastAsia" w:hAnsi="Noe Text Regular" w:cstheme="majorBidi"/>
      <w:color w:val="000000" w:themeColor="text1"/>
      <w:lang w:val="en-US"/>
    </w:rPr>
  </w:style>
  <w:style w:type="paragraph" w:customStyle="1" w:styleId="Normal-indented">
    <w:name w:val="Normal - indented"/>
    <w:rsid w:val="00CD2CCC"/>
    <w:pPr>
      <w:spacing w:after="240" w:line="240" w:lineRule="auto"/>
      <w:ind w:left="357"/>
    </w:pPr>
    <w:rPr>
      <w:rFonts w:eastAsia="Times New Roman" w:cs="Times New Roman"/>
      <w:szCs w:val="20"/>
    </w:rPr>
  </w:style>
  <w:style w:type="paragraph" w:customStyle="1" w:styleId="Heading-contents">
    <w:name w:val="Heading - contents"/>
    <w:basedOn w:val="Heading1"/>
    <w:next w:val="Normal"/>
    <w:rsid w:val="00CD2CCC"/>
    <w:pPr>
      <w:keepNext/>
      <w:spacing w:after="731"/>
    </w:pPr>
    <w:rPr>
      <w:rFonts w:eastAsia="Times New Roman" w:cs="Times New Roman"/>
      <w:b/>
      <w:color w:val="auto"/>
      <w:lang w:eastAsia="en-GB"/>
    </w:rPr>
  </w:style>
  <w:style w:type="paragraph" w:customStyle="1" w:styleId="Numberedtext">
    <w:name w:val="Numbered text"/>
    <w:rsid w:val="00CD2CCC"/>
    <w:pPr>
      <w:numPr>
        <w:numId w:val="2"/>
      </w:numPr>
      <w:spacing w:after="240" w:line="280" w:lineRule="exact"/>
      <w:ind w:left="357" w:hanging="357"/>
    </w:pPr>
    <w:rPr>
      <w:rFonts w:ascii="Arial" w:eastAsia="Times New Roman" w:hAnsi="Arial" w:cs="Times New Roman"/>
      <w:szCs w:val="20"/>
      <w:lang w:eastAsia="en-GB"/>
    </w:rPr>
  </w:style>
  <w:style w:type="paragraph" w:customStyle="1" w:styleId="Title-subtitle">
    <w:name w:val="Title - subtitle"/>
    <w:basedOn w:val="Title"/>
    <w:rsid w:val="00CD2CCC"/>
    <w:pPr>
      <w:spacing w:before="100" w:beforeAutospacing="1"/>
      <w:outlineLvl w:val="0"/>
    </w:pPr>
    <w:rPr>
      <w:rFonts w:ascii="Arial" w:eastAsia="Times New Roman" w:hAnsi="Arial" w:cs="Times New Roman"/>
      <w:b w:val="0"/>
      <w:sz w:val="36"/>
      <w:szCs w:val="20"/>
      <w:lang w:eastAsia="en-GB"/>
    </w:rPr>
  </w:style>
  <w:style w:type="paragraph" w:customStyle="1" w:styleId="Bulletundernormaltext">
    <w:name w:val="Bullet (under normal text)"/>
    <w:rsid w:val="00CD2CCC"/>
    <w:pPr>
      <w:numPr>
        <w:numId w:val="1"/>
      </w:numPr>
      <w:spacing w:after="240" w:line="240" w:lineRule="auto"/>
    </w:pPr>
    <w:rPr>
      <w:rFonts w:ascii="Arial" w:eastAsia="Times New Roman" w:hAnsi="Arial" w:cs="Times New Roman"/>
      <w:szCs w:val="20"/>
      <w:lang w:eastAsia="en-GB"/>
    </w:rPr>
  </w:style>
  <w:style w:type="paragraph" w:customStyle="1" w:styleId="Covertitle">
    <w:name w:val="Cover title"/>
    <w:rsid w:val="00CD2CCC"/>
    <w:pPr>
      <w:spacing w:after="0" w:line="240" w:lineRule="auto"/>
    </w:pPr>
    <w:rPr>
      <w:rFonts w:ascii="Arial" w:eastAsia="Times New Roman" w:hAnsi="Arial" w:cs="Times New Roman"/>
      <w:b/>
      <w:sz w:val="52"/>
      <w:szCs w:val="20"/>
      <w:lang w:eastAsia="en-GB"/>
    </w:rPr>
  </w:style>
  <w:style w:type="paragraph" w:customStyle="1" w:styleId="cover-othertext">
    <w:name w:val="cover - other text"/>
    <w:rsid w:val="00CD2CCC"/>
    <w:pPr>
      <w:spacing w:after="0" w:line="240" w:lineRule="auto"/>
    </w:pPr>
    <w:rPr>
      <w:rFonts w:ascii="Arial" w:eastAsia="Times New Roman" w:hAnsi="Arial" w:cs="Times New Roman"/>
      <w:szCs w:val="24"/>
      <w:lang w:eastAsia="en-GB"/>
    </w:rPr>
  </w:style>
  <w:style w:type="paragraph" w:customStyle="1" w:styleId="StyleCovertitleArial26ptNotBold">
    <w:name w:val="Style Cover title + Arial 26 pt Not Bold"/>
    <w:basedOn w:val="Covertitle"/>
    <w:rsid w:val="00CD2CCC"/>
    <w:rPr>
      <w:b w:val="0"/>
      <w:sz w:val="48"/>
    </w:rPr>
  </w:style>
  <w:style w:type="paragraph" w:customStyle="1" w:styleId="Sub-heading">
    <w:name w:val="Sub-heading"/>
    <w:next w:val="Normal"/>
    <w:rsid w:val="00CD2CCC"/>
    <w:pPr>
      <w:keepNext/>
      <w:spacing w:before="120" w:after="120" w:line="240" w:lineRule="auto"/>
    </w:pPr>
    <w:rPr>
      <w:rFonts w:ascii="Arial" w:eastAsia="Times New Roman" w:hAnsi="Arial" w:cs="Times New Roman"/>
      <w:b/>
      <w:szCs w:val="20"/>
    </w:rPr>
  </w:style>
  <w:style w:type="paragraph" w:styleId="FootnoteText">
    <w:name w:val="footnote text"/>
    <w:basedOn w:val="Normal"/>
    <w:link w:val="FootnoteTextChar"/>
    <w:uiPriority w:val="99"/>
    <w:semiHidden/>
    <w:rsid w:val="00CD2CCC"/>
    <w:pPr>
      <w:spacing w:after="60"/>
      <w:ind w:left="227" w:hanging="227"/>
    </w:pPr>
    <w:rPr>
      <w:rFonts w:ascii="Arial" w:eastAsia="Times New Roman" w:hAnsi="Arial" w:cs="Times New Roman"/>
      <w:szCs w:val="20"/>
      <w:lang w:eastAsia="en-GB"/>
    </w:rPr>
  </w:style>
  <w:style w:type="character" w:customStyle="1" w:styleId="FootnoteTextChar">
    <w:name w:val="Footnote Text Char"/>
    <w:basedOn w:val="DefaultParagraphFont"/>
    <w:link w:val="FootnoteText"/>
    <w:uiPriority w:val="99"/>
    <w:semiHidden/>
    <w:rsid w:val="00CD2CCC"/>
    <w:rPr>
      <w:rFonts w:ascii="Arial" w:eastAsia="Times New Roman" w:hAnsi="Arial" w:cs="Times New Roman"/>
      <w:sz w:val="20"/>
      <w:szCs w:val="20"/>
      <w:lang w:eastAsia="en-GB"/>
    </w:rPr>
  </w:style>
  <w:style w:type="character" w:styleId="CommentReference">
    <w:name w:val="annotation reference"/>
    <w:uiPriority w:val="99"/>
    <w:qFormat/>
    <w:rsid w:val="00CD2CCC"/>
    <w:rPr>
      <w:sz w:val="16"/>
      <w:szCs w:val="16"/>
    </w:rPr>
  </w:style>
  <w:style w:type="paragraph" w:styleId="NormalWeb">
    <w:name w:val="Normal (Web)"/>
    <w:basedOn w:val="Normal"/>
    <w:uiPriority w:val="99"/>
    <w:rsid w:val="00CD2CCC"/>
    <w:pPr>
      <w:spacing w:before="100" w:beforeAutospacing="1" w:after="100" w:afterAutospacing="1"/>
    </w:pPr>
    <w:rPr>
      <w:rFonts w:eastAsia="Times New Roman" w:cs="Times New Roman"/>
      <w:sz w:val="24"/>
      <w:lang w:eastAsia="en-GB"/>
    </w:rPr>
  </w:style>
  <w:style w:type="paragraph" w:customStyle="1" w:styleId="Paragraph3">
    <w:name w:val="Paragraph 3"/>
    <w:aliases w:val="p3"/>
    <w:basedOn w:val="Normal"/>
    <w:link w:val="Paragraph3CharCharCharCharCharChar"/>
    <w:rsid w:val="00CD2CCC"/>
    <w:pPr>
      <w:tabs>
        <w:tab w:val="num" w:pos="1134"/>
        <w:tab w:val="num" w:pos="2232"/>
      </w:tabs>
      <w:spacing w:before="240"/>
      <w:ind w:left="1134" w:hanging="1134"/>
      <w:jc w:val="both"/>
    </w:pPr>
    <w:rPr>
      <w:rFonts w:eastAsia="Times New Roman" w:cs="Times New Roman"/>
      <w:szCs w:val="20"/>
    </w:rPr>
  </w:style>
  <w:style w:type="character" w:customStyle="1" w:styleId="Paragraph3CharCharCharCharCharChar">
    <w:name w:val="Paragraph 3 Char Char Char Char Char Char"/>
    <w:link w:val="Paragraph3"/>
    <w:locked/>
    <w:rsid w:val="00CD2CCC"/>
    <w:rPr>
      <w:rFonts w:eastAsia="Times New Roman" w:cs="Times New Roman"/>
      <w:sz w:val="20"/>
      <w:szCs w:val="20"/>
    </w:rPr>
  </w:style>
  <w:style w:type="paragraph" w:customStyle="1" w:styleId="Table">
    <w:name w:val="Table"/>
    <w:aliases w:val="t"/>
    <w:basedOn w:val="Normal"/>
    <w:rsid w:val="00CD2CCC"/>
    <w:pPr>
      <w:spacing w:before="60" w:after="60"/>
    </w:pPr>
    <w:rPr>
      <w:rFonts w:ascii="Arial" w:eastAsia="Calibri" w:hAnsi="Arial" w:cs="Times New Roman"/>
      <w:sz w:val="18"/>
      <w:szCs w:val="20"/>
    </w:rPr>
  </w:style>
  <w:style w:type="paragraph" w:styleId="ListNumber2">
    <w:name w:val="List Number 2"/>
    <w:aliases w:val="ln2"/>
    <w:basedOn w:val="Normal"/>
    <w:rsid w:val="00CD2CCC"/>
    <w:pPr>
      <w:tabs>
        <w:tab w:val="num" w:pos="2268"/>
      </w:tabs>
      <w:spacing w:before="120"/>
      <w:ind w:left="2268" w:hanging="567"/>
      <w:jc w:val="both"/>
    </w:pPr>
    <w:rPr>
      <w:rFonts w:ascii="Times New Roman" w:eastAsia="Times New Roman" w:hAnsi="Times New Roman" w:cs="Times New Roman"/>
      <w:szCs w:val="20"/>
    </w:rPr>
  </w:style>
  <w:style w:type="paragraph" w:customStyle="1" w:styleId="Paragraph4">
    <w:name w:val="Paragraph 4"/>
    <w:aliases w:val="p4"/>
    <w:basedOn w:val="Normal"/>
    <w:rsid w:val="00CD2CCC"/>
    <w:pPr>
      <w:tabs>
        <w:tab w:val="num" w:pos="360"/>
      </w:tabs>
      <w:spacing w:before="240"/>
      <w:ind w:left="360" w:hanging="360"/>
      <w:jc w:val="both"/>
    </w:pPr>
    <w:rPr>
      <w:rFonts w:eastAsia="Times New Roman" w:cs="Times New Roman"/>
      <w:szCs w:val="20"/>
    </w:rPr>
  </w:style>
  <w:style w:type="paragraph" w:styleId="ListBullet2">
    <w:name w:val="List Bullet 2"/>
    <w:aliases w:val="lb2"/>
    <w:basedOn w:val="Normal"/>
    <w:rsid w:val="00CD2CCC"/>
    <w:pPr>
      <w:tabs>
        <w:tab w:val="num" w:pos="2268"/>
      </w:tabs>
      <w:spacing w:before="120"/>
      <w:ind w:left="2268" w:hanging="567"/>
      <w:jc w:val="both"/>
    </w:pPr>
    <w:rPr>
      <w:rFonts w:ascii="Times New Roman" w:eastAsia="Times New Roman" w:hAnsi="Times New Roman" w:cs="Times New Roman"/>
      <w:szCs w:val="20"/>
    </w:rPr>
  </w:style>
  <w:style w:type="paragraph" w:styleId="BlockText">
    <w:name w:val="Block Text"/>
    <w:basedOn w:val="Normal"/>
    <w:rsid w:val="00CD2CCC"/>
    <w:pPr>
      <w:ind w:left="113" w:right="113"/>
      <w:jc w:val="center"/>
    </w:pPr>
    <w:rPr>
      <w:rFonts w:ascii="Arial" w:eastAsia="Calibri" w:hAnsi="Arial" w:cs="Arial"/>
      <w:szCs w:val="20"/>
    </w:rPr>
  </w:style>
  <w:style w:type="paragraph" w:customStyle="1" w:styleId="LetteredListTable">
    <w:name w:val="Lettered List Table"/>
    <w:aliases w:val="Alistair"/>
    <w:basedOn w:val="Table"/>
    <w:rsid w:val="00CD2CCC"/>
  </w:style>
  <w:style w:type="paragraph" w:customStyle="1" w:styleId="TableHeader">
    <w:name w:val="Table Header"/>
    <w:basedOn w:val="Table"/>
    <w:rsid w:val="00CD2CCC"/>
    <w:rPr>
      <w:b/>
    </w:rPr>
  </w:style>
  <w:style w:type="paragraph" w:customStyle="1" w:styleId="Submissionnumberedparagraph">
    <w:name w:val="Submission numbered paragraph"/>
    <w:rsid w:val="00CD2CCC"/>
    <w:pPr>
      <w:numPr>
        <w:numId w:val="3"/>
      </w:numPr>
      <w:spacing w:after="240" w:line="280" w:lineRule="exact"/>
    </w:pPr>
    <w:rPr>
      <w:rFonts w:ascii="Arial" w:eastAsia="Times New Roman" w:hAnsi="Arial" w:cs="Times New Roman"/>
      <w:lang w:eastAsia="en-GB"/>
    </w:rPr>
  </w:style>
  <w:style w:type="paragraph" w:customStyle="1" w:styleId="submissionheading">
    <w:name w:val="submission heading"/>
    <w:rsid w:val="00CD2CCC"/>
    <w:pPr>
      <w:keepNext/>
      <w:spacing w:after="0" w:line="280" w:lineRule="exact"/>
    </w:pPr>
    <w:rPr>
      <w:rFonts w:ascii="Arial" w:eastAsia="Times New Roman" w:hAnsi="Arial" w:cs="Times New Roman"/>
      <w:b/>
      <w:bCs/>
      <w:szCs w:val="20"/>
      <w:lang w:eastAsia="en-GB"/>
    </w:rPr>
  </w:style>
  <w:style w:type="paragraph" w:customStyle="1" w:styleId="tabnosp">
    <w:name w:val="tab no sp"/>
    <w:basedOn w:val="Normal"/>
    <w:rsid w:val="00CD2CCC"/>
    <w:pPr>
      <w:spacing w:line="240" w:lineRule="exact"/>
    </w:pPr>
    <w:rPr>
      <w:rFonts w:ascii="Arial" w:eastAsia="Times New Roman" w:hAnsi="Arial" w:cs="Times New Roman"/>
      <w:sz w:val="19"/>
      <w:szCs w:val="20"/>
      <w:lang w:eastAsia="en-GB"/>
    </w:rPr>
  </w:style>
  <w:style w:type="paragraph" w:styleId="ListContinue2">
    <w:name w:val="List Continue 2"/>
    <w:basedOn w:val="Normal"/>
    <w:rsid w:val="00CD2CCC"/>
    <w:pPr>
      <w:spacing w:after="120"/>
      <w:ind w:left="566"/>
    </w:pPr>
    <w:rPr>
      <w:rFonts w:ascii="Calibri" w:eastAsia="MS Mincho" w:hAnsi="Calibri" w:cs="Times New Roman"/>
    </w:rPr>
  </w:style>
  <w:style w:type="table" w:styleId="TableGridLight">
    <w:name w:val="Grid Table Light"/>
    <w:basedOn w:val="TableNormal"/>
    <w:uiPriority w:val="40"/>
    <w:rsid w:val="00CD2CCC"/>
    <w:pPr>
      <w:spacing w:after="0" w:line="240" w:lineRule="auto"/>
    </w:pPr>
    <w:rPr>
      <w:rFonts w:ascii="Times New Roman" w:eastAsia="MS Mincho" w:hAnsi="Times New Roman" w:cs="Times New Roman"/>
      <w:sz w:val="20"/>
      <w:szCs w:val="20"/>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Guidance">
    <w:name w:val="Guidance"/>
    <w:basedOn w:val="Normal"/>
    <w:qFormat/>
    <w:rsid w:val="00CD2CCC"/>
    <w:rPr>
      <w:rFonts w:ascii="Calibri" w:eastAsia="MS Mincho" w:hAnsi="Calibri" w:cs="Times New Roman"/>
      <w:i/>
      <w:color w:val="132040" w:themeColor="accent1" w:themeShade="BF"/>
    </w:rPr>
  </w:style>
  <w:style w:type="paragraph" w:customStyle="1" w:styleId="GuidanceList">
    <w:name w:val="Guidance List"/>
    <w:basedOn w:val="ListParagraph"/>
    <w:qFormat/>
    <w:rsid w:val="00CD2CCC"/>
    <w:pPr>
      <w:numPr>
        <w:numId w:val="5"/>
      </w:numPr>
    </w:pPr>
    <w:rPr>
      <w:rFonts w:ascii="Calibri" w:eastAsia="MS Mincho" w:hAnsi="Calibri" w:cs="Times New Roman"/>
      <w:bCs w:val="0"/>
      <w:i/>
      <w:color w:val="132040" w:themeColor="accent1" w:themeShade="BF"/>
      <w:szCs w:val="22"/>
    </w:rPr>
  </w:style>
  <w:style w:type="paragraph" w:customStyle="1" w:styleId="TableText">
    <w:name w:val="Table Text"/>
    <w:rsid w:val="00CD2CCC"/>
    <w:pPr>
      <w:tabs>
        <w:tab w:val="right" w:pos="9720"/>
      </w:tabs>
      <w:spacing w:before="40" w:after="40" w:line="240" w:lineRule="auto"/>
    </w:pPr>
    <w:rPr>
      <w:rFonts w:ascii="Times New Roman" w:eastAsia="Times New Roman" w:hAnsi="Times New Roman" w:cs="Times New Roman"/>
      <w:bCs/>
      <w:sz w:val="20"/>
      <w:szCs w:val="24"/>
    </w:rPr>
  </w:style>
  <w:style w:type="paragraph" w:styleId="Revision">
    <w:name w:val="Revision"/>
    <w:hidden/>
    <w:uiPriority w:val="99"/>
    <w:semiHidden/>
    <w:rsid w:val="00CD2CCC"/>
    <w:pPr>
      <w:spacing w:after="0" w:line="240" w:lineRule="auto"/>
    </w:pPr>
    <w:rPr>
      <w:rFonts w:ascii="Calibri" w:eastAsia="MS Mincho" w:hAnsi="Calibri" w:cs="Times New Roman"/>
      <w:sz w:val="20"/>
    </w:rPr>
  </w:style>
  <w:style w:type="paragraph" w:styleId="CommentText">
    <w:name w:val="annotation text"/>
    <w:basedOn w:val="Normal"/>
    <w:link w:val="CommentTextChar"/>
    <w:uiPriority w:val="99"/>
    <w:rsid w:val="00CD2CCC"/>
    <w:rPr>
      <w:rFonts w:ascii="Calibri" w:eastAsia="MS Mincho" w:hAnsi="Calibri" w:cs="Times New Roman"/>
      <w:szCs w:val="20"/>
    </w:rPr>
  </w:style>
  <w:style w:type="character" w:customStyle="1" w:styleId="CommentTextChar">
    <w:name w:val="Comment Text Char"/>
    <w:basedOn w:val="DefaultParagraphFont"/>
    <w:link w:val="CommentText"/>
    <w:uiPriority w:val="99"/>
    <w:qFormat/>
    <w:rsid w:val="00CD2CCC"/>
    <w:rPr>
      <w:rFonts w:ascii="Calibri" w:eastAsia="MS Mincho" w:hAnsi="Calibri" w:cs="Times New Roman"/>
      <w:sz w:val="20"/>
      <w:szCs w:val="20"/>
    </w:rPr>
  </w:style>
  <w:style w:type="paragraph" w:styleId="CommentSubject">
    <w:name w:val="annotation subject"/>
    <w:basedOn w:val="CommentText"/>
    <w:next w:val="CommentText"/>
    <w:link w:val="CommentSubjectChar"/>
    <w:uiPriority w:val="99"/>
    <w:rsid w:val="00CD2CCC"/>
    <w:rPr>
      <w:b/>
      <w:bCs w:val="0"/>
    </w:rPr>
  </w:style>
  <w:style w:type="character" w:customStyle="1" w:styleId="CommentSubjectChar">
    <w:name w:val="Comment Subject Char"/>
    <w:basedOn w:val="CommentTextChar"/>
    <w:link w:val="CommentSubject"/>
    <w:uiPriority w:val="99"/>
    <w:rsid w:val="00CD2CCC"/>
    <w:rPr>
      <w:rFonts w:ascii="Calibri" w:eastAsia="MS Mincho" w:hAnsi="Calibri" w:cs="Times New Roman"/>
      <w:b/>
      <w:bCs/>
      <w:sz w:val="20"/>
      <w:szCs w:val="20"/>
    </w:rPr>
  </w:style>
  <w:style w:type="character" w:styleId="Mention">
    <w:name w:val="Mention"/>
    <w:basedOn w:val="DefaultParagraphFont"/>
    <w:uiPriority w:val="99"/>
    <w:unhideWhenUsed/>
    <w:rsid w:val="00CD2CCC"/>
    <w:rPr>
      <w:color w:val="2B579A"/>
      <w:shd w:val="clear" w:color="auto" w:fill="E1DFDD"/>
    </w:rPr>
  </w:style>
  <w:style w:type="paragraph" w:customStyle="1" w:styleId="Link">
    <w:name w:val="Link"/>
    <w:basedOn w:val="Normal"/>
    <w:autoRedefine/>
    <w:qFormat/>
    <w:rsid w:val="00CD2CCC"/>
    <w:rPr>
      <w:rFonts w:ascii="Calibri" w:eastAsia="MS Mincho" w:hAnsi="Calibri" w:cs="Times New Roman"/>
      <w:color w:val="1A2B56" w:themeColor="accent1"/>
      <w:u w:val="single"/>
      <w:lang w:eastAsia="en-GB"/>
    </w:rPr>
  </w:style>
  <w:style w:type="table" w:styleId="GridTable4-Accent5">
    <w:name w:val="Grid Table 4 Accent 5"/>
    <w:basedOn w:val="TableNormal"/>
    <w:uiPriority w:val="49"/>
    <w:rsid w:val="00CD2CCC"/>
    <w:pPr>
      <w:spacing w:after="0" w:line="240" w:lineRule="auto"/>
    </w:pPr>
    <w:rPr>
      <w:rFonts w:ascii="Calibri" w:eastAsia="Calibri" w:hAnsi="Calibri" w:cs="Times New Roman"/>
      <w:sz w:val="20"/>
      <w:szCs w:val="20"/>
      <w:lang w:eastAsia="en-GB"/>
    </w:rPr>
    <w:tblPr>
      <w:tblStyleRowBandSize w:val="1"/>
      <w:tblStyleColBandSize w:val="1"/>
      <w:tblBorders>
        <w:top w:val="single" w:sz="4" w:space="0" w:color="557AFF" w:themeColor="accent5" w:themeTint="99"/>
        <w:left w:val="single" w:sz="4" w:space="0" w:color="557AFF" w:themeColor="accent5" w:themeTint="99"/>
        <w:bottom w:val="single" w:sz="4" w:space="0" w:color="557AFF" w:themeColor="accent5" w:themeTint="99"/>
        <w:right w:val="single" w:sz="4" w:space="0" w:color="557AFF" w:themeColor="accent5" w:themeTint="99"/>
        <w:insideH w:val="single" w:sz="4" w:space="0" w:color="557AFF" w:themeColor="accent5" w:themeTint="99"/>
        <w:insideV w:val="single" w:sz="4" w:space="0" w:color="557AFF" w:themeColor="accent5" w:themeTint="99"/>
      </w:tblBorders>
    </w:tblPr>
    <w:tblStylePr w:type="firstRow">
      <w:rPr>
        <w:b/>
        <w:bCs/>
        <w:color w:val="FFFFFF" w:themeColor="background1"/>
      </w:rPr>
      <w:tblPr/>
      <w:tcPr>
        <w:tcBorders>
          <w:top w:val="single" w:sz="4" w:space="0" w:color="0032E4" w:themeColor="accent5"/>
          <w:left w:val="single" w:sz="4" w:space="0" w:color="0032E4" w:themeColor="accent5"/>
          <w:bottom w:val="single" w:sz="4" w:space="0" w:color="0032E4" w:themeColor="accent5"/>
          <w:right w:val="single" w:sz="4" w:space="0" w:color="0032E4" w:themeColor="accent5"/>
          <w:insideH w:val="nil"/>
          <w:insideV w:val="nil"/>
        </w:tcBorders>
        <w:shd w:val="clear" w:color="auto" w:fill="0032E4" w:themeFill="accent5"/>
      </w:tcPr>
    </w:tblStylePr>
    <w:tblStylePr w:type="lastRow">
      <w:rPr>
        <w:b/>
        <w:bCs/>
      </w:rPr>
      <w:tblPr/>
      <w:tcPr>
        <w:tcBorders>
          <w:top w:val="double" w:sz="4" w:space="0" w:color="0032E4" w:themeColor="accent5"/>
        </w:tcBorders>
      </w:tcPr>
    </w:tblStylePr>
    <w:tblStylePr w:type="firstCol">
      <w:rPr>
        <w:b/>
        <w:bCs/>
      </w:rPr>
    </w:tblStylePr>
    <w:tblStylePr w:type="lastCol">
      <w:rPr>
        <w:b/>
        <w:bCs/>
      </w:rPr>
    </w:tblStylePr>
    <w:tblStylePr w:type="band1Vert">
      <w:tblPr/>
      <w:tcPr>
        <w:shd w:val="clear" w:color="auto" w:fill="C6D2FF" w:themeFill="accent5" w:themeFillTint="33"/>
      </w:tcPr>
    </w:tblStylePr>
    <w:tblStylePr w:type="band1Horz">
      <w:tblPr/>
      <w:tcPr>
        <w:shd w:val="clear" w:color="auto" w:fill="C6D2FF" w:themeFill="accent5" w:themeFillTint="33"/>
      </w:tcPr>
    </w:tblStylePr>
  </w:style>
  <w:style w:type="table" w:styleId="GridTable4-Accent3">
    <w:name w:val="Grid Table 4 Accent 3"/>
    <w:basedOn w:val="TableNormal"/>
    <w:uiPriority w:val="49"/>
    <w:rsid w:val="00CD2CCC"/>
    <w:pPr>
      <w:spacing w:after="0" w:line="240" w:lineRule="auto"/>
    </w:pPr>
    <w:rPr>
      <w:rFonts w:ascii="Times New Roman" w:eastAsia="MS Mincho" w:hAnsi="Times New Roman" w:cs="Times New Roman"/>
      <w:sz w:val="20"/>
      <w:szCs w:val="20"/>
    </w:rPr>
    <w:tblPr>
      <w:tblStyleRowBandSize w:val="1"/>
      <w:tblStyleColBandSize w:val="1"/>
      <w:tblBorders>
        <w:top w:val="single" w:sz="4" w:space="0" w:color="B0C1CC" w:themeColor="accent3" w:themeTint="99"/>
        <w:left w:val="single" w:sz="4" w:space="0" w:color="B0C1CC" w:themeColor="accent3" w:themeTint="99"/>
        <w:bottom w:val="single" w:sz="4" w:space="0" w:color="B0C1CC" w:themeColor="accent3" w:themeTint="99"/>
        <w:right w:val="single" w:sz="4" w:space="0" w:color="B0C1CC" w:themeColor="accent3" w:themeTint="99"/>
        <w:insideH w:val="single" w:sz="4" w:space="0" w:color="B0C1CC" w:themeColor="accent3" w:themeTint="99"/>
        <w:insideV w:val="single" w:sz="4" w:space="0" w:color="B0C1CC" w:themeColor="accent3" w:themeTint="99"/>
      </w:tblBorders>
    </w:tblPr>
    <w:tblStylePr w:type="firstRow">
      <w:rPr>
        <w:b/>
        <w:bCs/>
        <w:color w:val="FFFFFF" w:themeColor="background1"/>
      </w:rPr>
      <w:tblPr/>
      <w:tcPr>
        <w:tcBorders>
          <w:top w:val="single" w:sz="4" w:space="0" w:color="7C98AB" w:themeColor="accent3"/>
          <w:left w:val="single" w:sz="4" w:space="0" w:color="7C98AB" w:themeColor="accent3"/>
          <w:bottom w:val="single" w:sz="4" w:space="0" w:color="7C98AB" w:themeColor="accent3"/>
          <w:right w:val="single" w:sz="4" w:space="0" w:color="7C98AB" w:themeColor="accent3"/>
          <w:insideH w:val="nil"/>
          <w:insideV w:val="nil"/>
        </w:tcBorders>
        <w:shd w:val="clear" w:color="auto" w:fill="7C98AB" w:themeFill="accent3"/>
      </w:tcPr>
    </w:tblStylePr>
    <w:tblStylePr w:type="lastRow">
      <w:rPr>
        <w:b/>
        <w:bCs/>
      </w:rPr>
      <w:tblPr/>
      <w:tcPr>
        <w:tcBorders>
          <w:top w:val="double" w:sz="4" w:space="0" w:color="7C98AB" w:themeColor="accent3"/>
        </w:tcBorders>
      </w:tcPr>
    </w:tblStylePr>
    <w:tblStylePr w:type="firstCol">
      <w:rPr>
        <w:b/>
        <w:bCs/>
      </w:rPr>
    </w:tblStylePr>
    <w:tblStylePr w:type="lastCol">
      <w:rPr>
        <w:b/>
        <w:bCs/>
      </w:rPr>
    </w:tblStylePr>
    <w:tblStylePr w:type="band1Vert">
      <w:tblPr/>
      <w:tcPr>
        <w:shd w:val="clear" w:color="auto" w:fill="E4EAEE" w:themeFill="accent3" w:themeFillTint="33"/>
      </w:tcPr>
    </w:tblStylePr>
    <w:tblStylePr w:type="band1Horz">
      <w:tblPr/>
      <w:tcPr>
        <w:shd w:val="clear" w:color="auto" w:fill="E4EAEE" w:themeFill="accent3" w:themeFillTint="33"/>
      </w:tcPr>
    </w:tblStylePr>
  </w:style>
  <w:style w:type="table" w:styleId="GridTable4-Accent1">
    <w:name w:val="Grid Table 4 Accent 1"/>
    <w:basedOn w:val="TableNormal"/>
    <w:uiPriority w:val="49"/>
    <w:rsid w:val="00CD2CCC"/>
    <w:pPr>
      <w:spacing w:after="0" w:line="240" w:lineRule="auto"/>
    </w:pPr>
    <w:rPr>
      <w:rFonts w:ascii="Times New Roman" w:eastAsia="MS Mincho" w:hAnsi="Times New Roman" w:cs="Times New Roman"/>
      <w:sz w:val="20"/>
      <w:szCs w:val="20"/>
    </w:rPr>
    <w:tblPr>
      <w:tblStyleRowBandSize w:val="1"/>
      <w:tblStyleColBandSize w:val="1"/>
      <w:tblBorders>
        <w:top w:val="single" w:sz="4" w:space="0" w:color="476BC7" w:themeColor="accent1" w:themeTint="99"/>
        <w:left w:val="single" w:sz="4" w:space="0" w:color="476BC7" w:themeColor="accent1" w:themeTint="99"/>
        <w:bottom w:val="single" w:sz="4" w:space="0" w:color="476BC7" w:themeColor="accent1" w:themeTint="99"/>
        <w:right w:val="single" w:sz="4" w:space="0" w:color="476BC7" w:themeColor="accent1" w:themeTint="99"/>
        <w:insideH w:val="single" w:sz="4" w:space="0" w:color="476BC7" w:themeColor="accent1" w:themeTint="99"/>
        <w:insideV w:val="single" w:sz="4" w:space="0" w:color="476BC7" w:themeColor="accent1" w:themeTint="99"/>
      </w:tblBorders>
    </w:tblPr>
    <w:tblStylePr w:type="firstRow">
      <w:rPr>
        <w:b/>
        <w:bCs/>
        <w:color w:val="FFFFFF" w:themeColor="background1"/>
      </w:rPr>
      <w:tblPr/>
      <w:tcPr>
        <w:tcBorders>
          <w:top w:val="single" w:sz="4" w:space="0" w:color="1A2B56" w:themeColor="accent1"/>
          <w:left w:val="single" w:sz="4" w:space="0" w:color="1A2B56" w:themeColor="accent1"/>
          <w:bottom w:val="single" w:sz="4" w:space="0" w:color="1A2B56" w:themeColor="accent1"/>
          <w:right w:val="single" w:sz="4" w:space="0" w:color="1A2B56" w:themeColor="accent1"/>
          <w:insideH w:val="nil"/>
          <w:insideV w:val="nil"/>
        </w:tcBorders>
        <w:shd w:val="clear" w:color="auto" w:fill="1A2B56" w:themeFill="accent1"/>
      </w:tcPr>
    </w:tblStylePr>
    <w:tblStylePr w:type="lastRow">
      <w:rPr>
        <w:b/>
        <w:bCs/>
      </w:rPr>
      <w:tblPr/>
      <w:tcPr>
        <w:tcBorders>
          <w:top w:val="double" w:sz="4" w:space="0" w:color="1A2B56" w:themeColor="accent1"/>
        </w:tcBorders>
      </w:tcPr>
    </w:tblStylePr>
    <w:tblStylePr w:type="firstCol">
      <w:rPr>
        <w:b/>
        <w:bCs/>
      </w:rPr>
    </w:tblStylePr>
    <w:tblStylePr w:type="lastCol">
      <w:rPr>
        <w:b/>
        <w:bCs/>
      </w:rPr>
    </w:tblStylePr>
    <w:tblStylePr w:type="band1Vert">
      <w:tblPr/>
      <w:tcPr>
        <w:shd w:val="clear" w:color="auto" w:fill="C1CDEC" w:themeFill="accent1" w:themeFillTint="33"/>
      </w:tcPr>
    </w:tblStylePr>
    <w:tblStylePr w:type="band1Horz">
      <w:tblPr/>
      <w:tcPr>
        <w:shd w:val="clear" w:color="auto" w:fill="C1CDEC" w:themeFill="accent1" w:themeFillTint="33"/>
      </w:tcPr>
    </w:tblStylePr>
  </w:style>
  <w:style w:type="table" w:styleId="ListTable3-Accent5">
    <w:name w:val="List Table 3 Accent 5"/>
    <w:basedOn w:val="TableNormal"/>
    <w:uiPriority w:val="48"/>
    <w:rsid w:val="004B7BBD"/>
    <w:pPr>
      <w:spacing w:after="0" w:line="240" w:lineRule="auto"/>
    </w:pPr>
    <w:tblPr>
      <w:tblStyleRowBandSize w:val="1"/>
      <w:tblStyleColBandSize w:val="1"/>
      <w:tblBorders>
        <w:top w:val="single" w:sz="4" w:space="0" w:color="0032E4" w:themeColor="accent5"/>
        <w:left w:val="single" w:sz="4" w:space="0" w:color="0032E4" w:themeColor="accent5"/>
        <w:bottom w:val="single" w:sz="4" w:space="0" w:color="0032E4" w:themeColor="accent5"/>
        <w:right w:val="single" w:sz="4" w:space="0" w:color="0032E4" w:themeColor="accent5"/>
      </w:tblBorders>
    </w:tblPr>
    <w:tblStylePr w:type="firstRow">
      <w:rPr>
        <w:b/>
        <w:bCs/>
        <w:color w:val="FFFFFF" w:themeColor="background1"/>
      </w:rPr>
      <w:tblPr/>
      <w:tcPr>
        <w:shd w:val="clear" w:color="auto" w:fill="0032E4" w:themeFill="accent5"/>
      </w:tcPr>
    </w:tblStylePr>
    <w:tblStylePr w:type="lastRow">
      <w:rPr>
        <w:b/>
        <w:bCs/>
      </w:rPr>
      <w:tblPr/>
      <w:tcPr>
        <w:tcBorders>
          <w:top w:val="double" w:sz="4" w:space="0" w:color="0032E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32E4" w:themeColor="accent5"/>
          <w:right w:val="single" w:sz="4" w:space="0" w:color="0032E4" w:themeColor="accent5"/>
        </w:tcBorders>
      </w:tcPr>
    </w:tblStylePr>
    <w:tblStylePr w:type="band1Horz">
      <w:tblPr/>
      <w:tcPr>
        <w:tcBorders>
          <w:top w:val="single" w:sz="4" w:space="0" w:color="0032E4" w:themeColor="accent5"/>
          <w:bottom w:val="single" w:sz="4" w:space="0" w:color="0032E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32E4" w:themeColor="accent5"/>
          <w:left w:val="nil"/>
        </w:tcBorders>
      </w:tcPr>
    </w:tblStylePr>
    <w:tblStylePr w:type="swCell">
      <w:tblPr/>
      <w:tcPr>
        <w:tcBorders>
          <w:top w:val="double" w:sz="4" w:space="0" w:color="0032E4" w:themeColor="accent5"/>
          <w:right w:val="nil"/>
        </w:tcBorders>
      </w:tcPr>
    </w:tblStylePr>
  </w:style>
  <w:style w:type="character" w:styleId="UnresolvedMention">
    <w:name w:val="Unresolved Mention"/>
    <w:basedOn w:val="DefaultParagraphFont"/>
    <w:uiPriority w:val="99"/>
    <w:semiHidden/>
    <w:unhideWhenUsed/>
    <w:rsid w:val="00F94A76"/>
    <w:rPr>
      <w:color w:val="605E5C"/>
      <w:shd w:val="clear" w:color="auto" w:fill="E1DFDD"/>
    </w:rPr>
  </w:style>
  <w:style w:type="character" w:customStyle="1" w:styleId="ListParagraphChar">
    <w:name w:val="List Paragraph Char"/>
    <w:aliases w:val="Dot pt Char,No Spacing1 Char,List Paragraph1 Char,List Paragraph Char Char Char Char,Indicator Text Char,Numbered Para 1 Char,Bullet Points Char,MAIN CONTENT Char,List Paragraph12 Char,Bullet Style Char,F5 List Paragraph Char,L Char"/>
    <w:link w:val="ListParagraph"/>
    <w:uiPriority w:val="34"/>
    <w:rsid w:val="00E67E5F"/>
    <w:rPr>
      <w:bCs/>
      <w:color w:val="000000" w:themeColor="text1" w:themeShade="80"/>
      <w:sz w:val="20"/>
      <w:szCs w:val="24"/>
    </w:rPr>
  </w:style>
  <w:style w:type="character" w:styleId="SmartLink">
    <w:name w:val="Smart Link"/>
    <w:basedOn w:val="DefaultParagraphFont"/>
    <w:uiPriority w:val="99"/>
    <w:semiHidden/>
    <w:unhideWhenUsed/>
    <w:rsid w:val="008C194A"/>
    <w:rPr>
      <w:color w:val="0000FF"/>
      <w:u w:val="single"/>
      <w:shd w:val="clear" w:color="auto" w:fill="F3F2F1"/>
    </w:rPr>
  </w:style>
  <w:style w:type="character" w:customStyle="1" w:styleId="cf11">
    <w:name w:val="cf11"/>
    <w:basedOn w:val="DefaultParagraphFont"/>
    <w:rsid w:val="00C97DD4"/>
    <w:rPr>
      <w:rFonts w:ascii="Segoe UI" w:hAnsi="Segoe UI" w:cs="Segoe UI" w:hint="default"/>
      <w:sz w:val="18"/>
      <w:szCs w:val="18"/>
    </w:rPr>
  </w:style>
  <w:style w:type="character" w:customStyle="1" w:styleId="cf01">
    <w:name w:val="cf01"/>
    <w:basedOn w:val="DefaultParagraphFont"/>
    <w:rsid w:val="00C97DD4"/>
    <w:rPr>
      <w:rFonts w:ascii="Segoe UI" w:hAnsi="Segoe UI" w:cs="Segoe UI" w:hint="default"/>
      <w:sz w:val="18"/>
      <w:szCs w:val="18"/>
    </w:rPr>
  </w:style>
  <w:style w:type="character" w:customStyle="1" w:styleId="wacimagecontainer">
    <w:name w:val="wacimagecontainer"/>
    <w:basedOn w:val="DefaultParagraphFont"/>
    <w:rsid w:val="0082225A"/>
  </w:style>
  <w:style w:type="paragraph" w:customStyle="1" w:styleId="Strong1">
    <w:name w:val="Strong1"/>
    <w:qFormat/>
    <w:rsid w:val="0041138D"/>
    <w:pPr>
      <w:spacing w:after="0" w:line="240" w:lineRule="auto"/>
    </w:pPr>
    <w:rPr>
      <w:rFonts w:ascii="Calibri" w:eastAsia="Calibri" w:hAnsi="Calibri" w:cs="Calibri"/>
      <w:b/>
      <w:bCs/>
      <w:color w:val="222831"/>
      <w:sz w:val="21"/>
      <w:szCs w:val="21"/>
      <w:lang w:val="en-IN" w:eastAsia="en-IN"/>
    </w:rPr>
  </w:style>
  <w:style w:type="character" w:styleId="FootnoteReference">
    <w:name w:val="footnote reference"/>
    <w:uiPriority w:val="99"/>
    <w:semiHidden/>
    <w:unhideWhenUsed/>
    <w:rsid w:val="0041138D"/>
    <w:rPr>
      <w:vertAlign w:val="superscript"/>
    </w:rPr>
  </w:style>
  <w:style w:type="character" w:styleId="EndnoteReference">
    <w:name w:val="endnote reference"/>
    <w:uiPriority w:val="99"/>
    <w:semiHidden/>
    <w:unhideWhenUsed/>
    <w:rsid w:val="0041138D"/>
    <w:rPr>
      <w:vertAlign w:val="superscript"/>
    </w:rPr>
  </w:style>
  <w:style w:type="paragraph" w:styleId="EndnoteText">
    <w:name w:val="endnote text"/>
    <w:link w:val="EndnoteTextChar"/>
    <w:uiPriority w:val="99"/>
    <w:semiHidden/>
    <w:unhideWhenUsed/>
    <w:rsid w:val="0041138D"/>
    <w:pPr>
      <w:spacing w:after="0" w:line="240" w:lineRule="auto"/>
    </w:pPr>
    <w:rPr>
      <w:rFonts w:ascii="Calibri" w:eastAsia="Calibri" w:hAnsi="Calibri" w:cs="Calibri"/>
      <w:color w:val="222831"/>
      <w:sz w:val="20"/>
      <w:szCs w:val="20"/>
      <w:lang w:val="en-IN" w:eastAsia="en-IN"/>
    </w:rPr>
  </w:style>
  <w:style w:type="character" w:customStyle="1" w:styleId="EndnoteTextChar">
    <w:name w:val="Endnote Text Char"/>
    <w:basedOn w:val="DefaultParagraphFont"/>
    <w:link w:val="EndnoteText"/>
    <w:uiPriority w:val="99"/>
    <w:semiHidden/>
    <w:rsid w:val="0041138D"/>
    <w:rPr>
      <w:rFonts w:ascii="Calibri" w:eastAsia="Calibri" w:hAnsi="Calibri" w:cs="Calibri"/>
      <w:color w:val="222831"/>
      <w:sz w:val="20"/>
      <w:szCs w:val="20"/>
      <w:lang w:val="en-IN" w:eastAsia="en-IN"/>
    </w:rPr>
  </w:style>
  <w:style w:type="paragraph" w:styleId="Caption">
    <w:name w:val="caption"/>
    <w:basedOn w:val="Normal"/>
    <w:next w:val="Normal"/>
    <w:uiPriority w:val="35"/>
    <w:semiHidden/>
    <w:unhideWhenUsed/>
    <w:qFormat/>
    <w:rsid w:val="0041138D"/>
    <w:pPr>
      <w:spacing w:after="200" w:line="278" w:lineRule="auto"/>
    </w:pPr>
    <w:rPr>
      <w:rFonts w:ascii="Aptos" w:eastAsiaTheme="minorEastAsia" w:hAnsi="Aptos"/>
      <w:b/>
      <w:color w:val="1A2B56" w:themeColor="accent1"/>
      <w:kern w:val="2"/>
      <w:sz w:val="18"/>
      <w:szCs w:val="18"/>
      <w:lang w:val="en-US"/>
      <w14:ligatures w14:val="standardContextual"/>
    </w:rPr>
  </w:style>
  <w:style w:type="character" w:styleId="PageNumber">
    <w:name w:val="page number"/>
    <w:basedOn w:val="DefaultParagraphFont"/>
    <w:uiPriority w:val="99"/>
    <w:semiHidden/>
    <w:unhideWhenUsed/>
    <w:rsid w:val="0041138D"/>
  </w:style>
  <w:style w:type="character" w:styleId="BookTitle">
    <w:name w:val="Book Title"/>
    <w:basedOn w:val="DefaultParagraphFont"/>
    <w:uiPriority w:val="33"/>
    <w:qFormat/>
    <w:rsid w:val="0041138D"/>
    <w:rPr>
      <w:b/>
      <w:bCs/>
      <w:i/>
      <w:iCs/>
      <w:spacing w:val="5"/>
    </w:rPr>
  </w:style>
  <w:style w:type="paragraph" w:styleId="IntenseQuote">
    <w:name w:val="Intense Quote"/>
    <w:basedOn w:val="Normal"/>
    <w:next w:val="Normal"/>
    <w:link w:val="IntenseQuoteChar"/>
    <w:uiPriority w:val="30"/>
    <w:qFormat/>
    <w:rsid w:val="0041138D"/>
    <w:pPr>
      <w:pBdr>
        <w:top w:val="single" w:sz="4" w:space="10" w:color="1A2B56" w:themeColor="accent1"/>
        <w:bottom w:val="single" w:sz="4" w:space="10" w:color="1A2B56" w:themeColor="accent1"/>
      </w:pBdr>
      <w:spacing w:before="360" w:after="360" w:line="278" w:lineRule="auto"/>
      <w:ind w:left="864" w:right="864"/>
      <w:jc w:val="center"/>
    </w:pPr>
    <w:rPr>
      <w:bCs w:val="0"/>
      <w:i/>
      <w:iCs/>
      <w:color w:val="1A2B56" w:themeColor="accent1"/>
      <w:kern w:val="2"/>
      <w:sz w:val="24"/>
      <w14:ligatures w14:val="standardContextual"/>
    </w:rPr>
  </w:style>
  <w:style w:type="character" w:customStyle="1" w:styleId="IntenseQuoteChar">
    <w:name w:val="Intense Quote Char"/>
    <w:basedOn w:val="DefaultParagraphFont"/>
    <w:link w:val="IntenseQuote"/>
    <w:uiPriority w:val="30"/>
    <w:rsid w:val="0041138D"/>
    <w:rPr>
      <w:i/>
      <w:iCs/>
      <w:color w:val="1A2B56" w:themeColor="accent1"/>
      <w:kern w:val="2"/>
      <w:sz w:val="24"/>
      <w:szCs w:val="24"/>
      <w14:ligatures w14:val="standardContextual"/>
    </w:rPr>
  </w:style>
  <w:style w:type="character" w:styleId="IntenseReference">
    <w:name w:val="Intense Reference"/>
    <w:basedOn w:val="DefaultParagraphFont"/>
    <w:uiPriority w:val="32"/>
    <w:qFormat/>
    <w:rsid w:val="0041138D"/>
    <w:rPr>
      <w:b/>
      <w:bCs/>
      <w:smallCaps/>
      <w:color w:val="1A2B56" w:themeColor="accent1"/>
      <w:spacing w:val="5"/>
    </w:rPr>
  </w:style>
  <w:style w:type="character" w:styleId="SubtleReference">
    <w:name w:val="Subtle Reference"/>
    <w:basedOn w:val="DefaultParagraphFont"/>
    <w:uiPriority w:val="31"/>
    <w:qFormat/>
    <w:rsid w:val="0041138D"/>
    <w:rPr>
      <w:smallCaps/>
      <w:color w:val="5A5A5A" w:themeColor="text1" w:themeTint="A5"/>
    </w:rPr>
  </w:style>
  <w:style w:type="table" w:customStyle="1" w:styleId="GridTable4-Accent11">
    <w:name w:val="Grid Table 4 - Accent 11"/>
    <w:basedOn w:val="TableNormal"/>
    <w:next w:val="GridTable4-Accent1"/>
    <w:uiPriority w:val="49"/>
    <w:rsid w:val="0064620B"/>
    <w:pPr>
      <w:spacing w:after="0" w:line="240" w:lineRule="auto"/>
    </w:pPr>
    <w:rPr>
      <w:rFonts w:eastAsiaTheme="minorEastAsia"/>
      <w:sz w:val="24"/>
      <w:szCs w:val="24"/>
      <w:lang w:val="en-US" w:eastAsia="ja-JP"/>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1A2B56"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C1CDEC" w:themeFill="accent1" w:themeFillTint="33"/>
      </w:tcPr>
    </w:tblStylePr>
    <w:tblStylePr w:type="band1Horz">
      <w:tblPr/>
      <w:tcPr>
        <w:shd w:val="clear" w:color="auto" w:fill="C1CDEC"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405310">
      <w:bodyDiv w:val="1"/>
      <w:marLeft w:val="0"/>
      <w:marRight w:val="0"/>
      <w:marTop w:val="0"/>
      <w:marBottom w:val="0"/>
      <w:divBdr>
        <w:top w:val="none" w:sz="0" w:space="0" w:color="auto"/>
        <w:left w:val="none" w:sz="0" w:space="0" w:color="auto"/>
        <w:bottom w:val="none" w:sz="0" w:space="0" w:color="auto"/>
        <w:right w:val="none" w:sz="0" w:space="0" w:color="auto"/>
      </w:divBdr>
      <w:divsChild>
        <w:div w:id="722871735">
          <w:marLeft w:val="0"/>
          <w:marRight w:val="0"/>
          <w:marTop w:val="0"/>
          <w:marBottom w:val="0"/>
          <w:divBdr>
            <w:top w:val="none" w:sz="0" w:space="0" w:color="auto"/>
            <w:left w:val="none" w:sz="0" w:space="0" w:color="auto"/>
            <w:bottom w:val="none" w:sz="0" w:space="0" w:color="auto"/>
            <w:right w:val="none" w:sz="0" w:space="0" w:color="auto"/>
          </w:divBdr>
        </w:div>
        <w:div w:id="1893810091">
          <w:marLeft w:val="0"/>
          <w:marRight w:val="0"/>
          <w:marTop w:val="0"/>
          <w:marBottom w:val="0"/>
          <w:divBdr>
            <w:top w:val="none" w:sz="0" w:space="0" w:color="auto"/>
            <w:left w:val="none" w:sz="0" w:space="0" w:color="auto"/>
            <w:bottom w:val="none" w:sz="0" w:space="0" w:color="auto"/>
            <w:right w:val="none" w:sz="0" w:space="0" w:color="auto"/>
          </w:divBdr>
        </w:div>
      </w:divsChild>
    </w:div>
    <w:div w:id="368847085">
      <w:marLeft w:val="0"/>
      <w:marRight w:val="0"/>
      <w:marTop w:val="0"/>
      <w:marBottom w:val="0"/>
      <w:divBdr>
        <w:top w:val="none" w:sz="0" w:space="0" w:color="auto"/>
        <w:left w:val="none" w:sz="0" w:space="0" w:color="auto"/>
        <w:bottom w:val="none" w:sz="0" w:space="0" w:color="auto"/>
        <w:right w:val="none" w:sz="0" w:space="0" w:color="auto"/>
      </w:divBdr>
    </w:div>
    <w:div w:id="407386552">
      <w:bodyDiv w:val="1"/>
      <w:marLeft w:val="0"/>
      <w:marRight w:val="0"/>
      <w:marTop w:val="0"/>
      <w:marBottom w:val="0"/>
      <w:divBdr>
        <w:top w:val="none" w:sz="0" w:space="0" w:color="auto"/>
        <w:left w:val="none" w:sz="0" w:space="0" w:color="auto"/>
        <w:bottom w:val="none" w:sz="0" w:space="0" w:color="auto"/>
        <w:right w:val="none" w:sz="0" w:space="0" w:color="auto"/>
      </w:divBdr>
    </w:div>
    <w:div w:id="1088231052">
      <w:bodyDiv w:val="1"/>
      <w:marLeft w:val="0"/>
      <w:marRight w:val="0"/>
      <w:marTop w:val="0"/>
      <w:marBottom w:val="0"/>
      <w:divBdr>
        <w:top w:val="none" w:sz="0" w:space="0" w:color="auto"/>
        <w:left w:val="none" w:sz="0" w:space="0" w:color="auto"/>
        <w:bottom w:val="none" w:sz="0" w:space="0" w:color="auto"/>
        <w:right w:val="none" w:sz="0" w:space="0" w:color="auto"/>
      </w:divBdr>
      <w:divsChild>
        <w:div w:id="110631638">
          <w:marLeft w:val="0"/>
          <w:marRight w:val="0"/>
          <w:marTop w:val="0"/>
          <w:marBottom w:val="0"/>
          <w:divBdr>
            <w:top w:val="none" w:sz="0" w:space="0" w:color="auto"/>
            <w:left w:val="none" w:sz="0" w:space="0" w:color="auto"/>
            <w:bottom w:val="none" w:sz="0" w:space="0" w:color="auto"/>
            <w:right w:val="none" w:sz="0" w:space="0" w:color="auto"/>
          </w:divBdr>
        </w:div>
        <w:div w:id="292560882">
          <w:marLeft w:val="0"/>
          <w:marRight w:val="0"/>
          <w:marTop w:val="0"/>
          <w:marBottom w:val="0"/>
          <w:divBdr>
            <w:top w:val="none" w:sz="0" w:space="0" w:color="auto"/>
            <w:left w:val="none" w:sz="0" w:space="0" w:color="auto"/>
            <w:bottom w:val="none" w:sz="0" w:space="0" w:color="auto"/>
            <w:right w:val="none" w:sz="0" w:space="0" w:color="auto"/>
          </w:divBdr>
        </w:div>
        <w:div w:id="397168824">
          <w:marLeft w:val="0"/>
          <w:marRight w:val="0"/>
          <w:marTop w:val="0"/>
          <w:marBottom w:val="0"/>
          <w:divBdr>
            <w:top w:val="none" w:sz="0" w:space="0" w:color="auto"/>
            <w:left w:val="none" w:sz="0" w:space="0" w:color="auto"/>
            <w:bottom w:val="none" w:sz="0" w:space="0" w:color="auto"/>
            <w:right w:val="none" w:sz="0" w:space="0" w:color="auto"/>
          </w:divBdr>
        </w:div>
        <w:div w:id="908464076">
          <w:marLeft w:val="0"/>
          <w:marRight w:val="0"/>
          <w:marTop w:val="0"/>
          <w:marBottom w:val="0"/>
          <w:divBdr>
            <w:top w:val="none" w:sz="0" w:space="0" w:color="auto"/>
            <w:left w:val="none" w:sz="0" w:space="0" w:color="auto"/>
            <w:bottom w:val="none" w:sz="0" w:space="0" w:color="auto"/>
            <w:right w:val="none" w:sz="0" w:space="0" w:color="auto"/>
          </w:divBdr>
        </w:div>
        <w:div w:id="943421727">
          <w:marLeft w:val="0"/>
          <w:marRight w:val="0"/>
          <w:marTop w:val="0"/>
          <w:marBottom w:val="0"/>
          <w:divBdr>
            <w:top w:val="none" w:sz="0" w:space="0" w:color="auto"/>
            <w:left w:val="none" w:sz="0" w:space="0" w:color="auto"/>
            <w:bottom w:val="none" w:sz="0" w:space="0" w:color="auto"/>
            <w:right w:val="none" w:sz="0" w:space="0" w:color="auto"/>
          </w:divBdr>
        </w:div>
        <w:div w:id="1458988057">
          <w:marLeft w:val="0"/>
          <w:marRight w:val="0"/>
          <w:marTop w:val="0"/>
          <w:marBottom w:val="0"/>
          <w:divBdr>
            <w:top w:val="none" w:sz="0" w:space="0" w:color="auto"/>
            <w:left w:val="none" w:sz="0" w:space="0" w:color="auto"/>
            <w:bottom w:val="none" w:sz="0" w:space="0" w:color="auto"/>
            <w:right w:val="none" w:sz="0" w:space="0" w:color="auto"/>
          </w:divBdr>
        </w:div>
        <w:div w:id="1575889934">
          <w:marLeft w:val="0"/>
          <w:marRight w:val="0"/>
          <w:marTop w:val="0"/>
          <w:marBottom w:val="0"/>
          <w:divBdr>
            <w:top w:val="none" w:sz="0" w:space="0" w:color="auto"/>
            <w:left w:val="none" w:sz="0" w:space="0" w:color="auto"/>
            <w:bottom w:val="none" w:sz="0" w:space="0" w:color="auto"/>
            <w:right w:val="none" w:sz="0" w:space="0" w:color="auto"/>
          </w:divBdr>
        </w:div>
      </w:divsChild>
    </w:div>
    <w:div w:id="1282419373">
      <w:marLeft w:val="0"/>
      <w:marRight w:val="0"/>
      <w:marTop w:val="0"/>
      <w:marBottom w:val="0"/>
      <w:divBdr>
        <w:top w:val="none" w:sz="0" w:space="0" w:color="auto"/>
        <w:left w:val="none" w:sz="0" w:space="0" w:color="auto"/>
        <w:bottom w:val="none" w:sz="0" w:space="0" w:color="auto"/>
        <w:right w:val="none" w:sz="0" w:space="0" w:color="auto"/>
      </w:divBdr>
    </w:div>
    <w:div w:id="1297684243">
      <w:bodyDiv w:val="1"/>
      <w:marLeft w:val="0"/>
      <w:marRight w:val="0"/>
      <w:marTop w:val="0"/>
      <w:marBottom w:val="0"/>
      <w:divBdr>
        <w:top w:val="none" w:sz="0" w:space="0" w:color="auto"/>
        <w:left w:val="none" w:sz="0" w:space="0" w:color="auto"/>
        <w:bottom w:val="none" w:sz="0" w:space="0" w:color="auto"/>
        <w:right w:val="none" w:sz="0" w:space="0" w:color="auto"/>
      </w:divBdr>
      <w:divsChild>
        <w:div w:id="856238548">
          <w:marLeft w:val="0"/>
          <w:marRight w:val="0"/>
          <w:marTop w:val="0"/>
          <w:marBottom w:val="0"/>
          <w:divBdr>
            <w:top w:val="none" w:sz="0" w:space="0" w:color="auto"/>
            <w:left w:val="none" w:sz="0" w:space="0" w:color="auto"/>
            <w:bottom w:val="none" w:sz="0" w:space="0" w:color="auto"/>
            <w:right w:val="none" w:sz="0" w:space="0" w:color="auto"/>
          </w:divBdr>
        </w:div>
      </w:divsChild>
    </w:div>
    <w:div w:id="1380469343">
      <w:bodyDiv w:val="1"/>
      <w:marLeft w:val="0"/>
      <w:marRight w:val="0"/>
      <w:marTop w:val="0"/>
      <w:marBottom w:val="0"/>
      <w:divBdr>
        <w:top w:val="none" w:sz="0" w:space="0" w:color="auto"/>
        <w:left w:val="none" w:sz="0" w:space="0" w:color="auto"/>
        <w:bottom w:val="none" w:sz="0" w:space="0" w:color="auto"/>
        <w:right w:val="none" w:sz="0" w:space="0" w:color="auto"/>
      </w:divBdr>
    </w:div>
    <w:div w:id="1473862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package" Target="embeddings/Microsoft_Visio_Drawing.vsdx"/><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5.png"/><Relationship Id="rId11" Type="http://schemas.openxmlformats.org/officeDocument/2006/relationships/header" Target="header1.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header" Target="header2.xml"/><Relationship Id="rId5" Type="http://schemas.openxmlformats.org/officeDocument/2006/relationships/numbering" Target="numbering.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microsoft.com/office/2011/relationships/people" Target="people.xml"/><Relationship Id="rId8" Type="http://schemas.openxmlformats.org/officeDocument/2006/relationships/webSettings" Target="webSettings.xml"/><Relationship Id="rId51" Type="http://schemas.openxmlformats.org/officeDocument/2006/relationships/image" Target="media/image37.png"/><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image" Target="media/image4.emf"/><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5" Type="http://schemas.microsoft.com/office/2018/08/relationships/commentsExtensible" Target="commentsExtensible.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theme" Target="theme/theme1.xml"/><Relationship Id="rId10" Type="http://schemas.openxmlformats.org/officeDocument/2006/relationships/endnotes" Target="endnotes.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jpg"/><Relationship Id="rId58" Type="http://schemas.openxmlformats.org/officeDocument/2006/relationships/image" Target="media/image300.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Chaucer">
      <a:dk1>
        <a:srgbClr val="000000"/>
      </a:dk1>
      <a:lt1>
        <a:srgbClr val="FFFFFF"/>
      </a:lt1>
      <a:dk2>
        <a:srgbClr val="1A2B56"/>
      </a:dk2>
      <a:lt2>
        <a:srgbClr val="005A8A"/>
      </a:lt2>
      <a:accent1>
        <a:srgbClr val="1A2B56"/>
      </a:accent1>
      <a:accent2>
        <a:srgbClr val="6DABE4"/>
      </a:accent2>
      <a:accent3>
        <a:srgbClr val="7C98AB"/>
      </a:accent3>
      <a:accent4>
        <a:srgbClr val="0096A9"/>
      </a:accent4>
      <a:accent5>
        <a:srgbClr val="0032E4"/>
      </a:accent5>
      <a:accent6>
        <a:srgbClr val="57C9E8"/>
      </a:accent6>
      <a:hlink>
        <a:srgbClr val="000000"/>
      </a:hlink>
      <a:folHlink>
        <a:srgbClr val="262E30"/>
      </a:folHlink>
    </a:clrScheme>
    <a:fontScheme name="Chaucer">
      <a:majorFont>
        <a:latin typeface="Regular"/>
        <a:ea typeface=""/>
        <a:cs typeface=""/>
      </a:majorFont>
      <a:minorFont>
        <a:latin typeface="Noe Tex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SharedWithUsers xmlns="de42048b-ec37-4ba8-8c7d-cce609e5a17c">
      <UserInfo>
        <DisplayName>Bloom, Daniel</DisplayName>
        <AccountId>94</AccountId>
        <AccountType/>
      </UserInfo>
      <UserInfo>
        <DisplayName>George, Mark</DisplayName>
        <AccountId>127</AccountId>
        <AccountType/>
      </UserInfo>
      <UserInfo>
        <DisplayName>Gill, Kelvin - Chaucer</DisplayName>
        <AccountId>18</AccountId>
        <AccountType/>
      </UserInfo>
      <UserInfo>
        <DisplayName>Ginn, Lance</DisplayName>
        <AccountId>7</AccountId>
        <AccountType/>
      </UserInfo>
      <UserInfo>
        <DisplayName>Hubble, Daniel - Chaucer</DisplayName>
        <AccountId>16</AccountId>
        <AccountType/>
      </UserInfo>
      <UserInfo>
        <DisplayName>Konstantinov, Kosta - Chaucer</DisplayName>
        <AccountId>14</AccountId>
        <AccountType/>
      </UserInfo>
      <UserInfo>
        <DisplayName>Rokade, Nikhil - Chaucer</DisplayName>
        <AccountId>15</AccountId>
        <AccountType/>
      </UserInfo>
      <UserInfo>
        <DisplayName>Milton, Gary - Chaucer</DisplayName>
        <AccountId>12</AccountId>
        <AccountType/>
      </UserInfo>
      <UserInfo>
        <DisplayName>Reynolds, Simon</DisplayName>
        <AccountId>13</AccountId>
        <AccountType/>
      </UserInfo>
      <UserInfo>
        <DisplayName>Barclay, Jamie - Chaucer</DisplayName>
        <AccountId>202</AccountId>
        <AccountType/>
      </UserInfo>
    </SharedWithUsers>
    <lcf76f155ced4ddcb4097134ff3c332f xmlns="fb3f81c8-e39b-4405-bcc1-3e407ba7283f">
      <Terms xmlns="http://schemas.microsoft.com/office/infopath/2007/PartnerControls"/>
    </lcf76f155ced4ddcb4097134ff3c332f>
    <TaxCatchAll xmlns="de42048b-ec37-4ba8-8c7d-cce609e5a17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6902D86F343BD43911FD1ECE89E1A90" ma:contentTypeVersion="16" ma:contentTypeDescription="Create a new document." ma:contentTypeScope="" ma:versionID="8f538629485a383281b2d1038e3d32e9">
  <xsd:schema xmlns:xsd="http://www.w3.org/2001/XMLSchema" xmlns:xs="http://www.w3.org/2001/XMLSchema" xmlns:p="http://schemas.microsoft.com/office/2006/metadata/properties" xmlns:ns2="fb3f81c8-e39b-4405-bcc1-3e407ba7283f" xmlns:ns3="de42048b-ec37-4ba8-8c7d-cce609e5a17c" targetNamespace="http://schemas.microsoft.com/office/2006/metadata/properties" ma:root="true" ma:fieldsID="7770fb56b414f1dd5a021295642aef5f" ns2:_="" ns3:_="">
    <xsd:import namespace="fb3f81c8-e39b-4405-bcc1-3e407ba7283f"/>
    <xsd:import namespace="de42048b-ec37-4ba8-8c7d-cce609e5a17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3f81c8-e39b-4405-bcc1-3e407ba728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b3dc6bb4-515a-48b9-9df5-06b9cdb16310"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e42048b-ec37-4ba8-8c7d-cce609e5a17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1c5ceb05-ac89-4e37-8be6-f389aa604244}" ma:internalName="TaxCatchAll" ma:showField="CatchAllData" ma:web="de42048b-ec37-4ba8-8c7d-cce609e5a17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DA48708-9E5F-4DA3-AE20-9C5848560E2C}">
  <ds:schemaRefs>
    <ds:schemaRef ds:uri="http://schemas.openxmlformats.org/officeDocument/2006/bibliography"/>
  </ds:schemaRefs>
</ds:datastoreItem>
</file>

<file path=customXml/itemProps2.xml><?xml version="1.0" encoding="utf-8"?>
<ds:datastoreItem xmlns:ds="http://schemas.openxmlformats.org/officeDocument/2006/customXml" ds:itemID="{F30958AA-70C7-42B5-9711-02A0E4BB95BB}">
  <ds:schemaRefs>
    <ds:schemaRef ds:uri="http://schemas.microsoft.com/office/2006/metadata/properties"/>
    <ds:schemaRef ds:uri="http://schemas.microsoft.com/office/infopath/2007/PartnerControls"/>
    <ds:schemaRef ds:uri="de42048b-ec37-4ba8-8c7d-cce609e5a17c"/>
    <ds:schemaRef ds:uri="fb3f81c8-e39b-4405-bcc1-3e407ba7283f"/>
  </ds:schemaRefs>
</ds:datastoreItem>
</file>

<file path=customXml/itemProps3.xml><?xml version="1.0" encoding="utf-8"?>
<ds:datastoreItem xmlns:ds="http://schemas.openxmlformats.org/officeDocument/2006/customXml" ds:itemID="{31C556D7-E764-41A3-8C87-D5ACC2D3D2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b3f81c8-e39b-4405-bcc1-3e407ba7283f"/>
    <ds:schemaRef ds:uri="de42048b-ec37-4ba8-8c7d-cce609e5a1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75CA4FF-1C1C-43A5-8052-30B4F4DCE8C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1022</TotalTime>
  <Pages>1</Pages>
  <Words>26598</Words>
  <Characters>151613</Characters>
  <Application>Microsoft Office Word</Application>
  <DocSecurity>6</DocSecurity>
  <Lines>1263</Lines>
  <Paragraphs>355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177856</CharactersWithSpaces>
  <SharedDoc>false</SharedDoc>
  <HLinks>
    <vt:vector size="942" baseType="variant">
      <vt:variant>
        <vt:i4>655381</vt:i4>
      </vt:variant>
      <vt:variant>
        <vt:i4>666</vt:i4>
      </vt:variant>
      <vt:variant>
        <vt:i4>0</vt:i4>
      </vt:variant>
      <vt:variant>
        <vt:i4>5</vt:i4>
      </vt:variant>
      <vt:variant>
        <vt:lpwstr/>
      </vt:variant>
      <vt:variant>
        <vt:lpwstr>ArchEngStdAIS</vt:lpwstr>
      </vt:variant>
      <vt:variant>
        <vt:i4>393243</vt:i4>
      </vt:variant>
      <vt:variant>
        <vt:i4>663</vt:i4>
      </vt:variant>
      <vt:variant>
        <vt:i4>0</vt:i4>
      </vt:variant>
      <vt:variant>
        <vt:i4>5</vt:i4>
      </vt:variant>
      <vt:variant>
        <vt:lpwstr/>
      </vt:variant>
      <vt:variant>
        <vt:lpwstr>ArchPrinc</vt:lpwstr>
      </vt:variant>
      <vt:variant>
        <vt:i4>7667833</vt:i4>
      </vt:variant>
      <vt:variant>
        <vt:i4>660</vt:i4>
      </vt:variant>
      <vt:variant>
        <vt:i4>0</vt:i4>
      </vt:variant>
      <vt:variant>
        <vt:i4>5</vt:i4>
      </vt:variant>
      <vt:variant>
        <vt:lpwstr/>
      </vt:variant>
      <vt:variant>
        <vt:lpwstr>EntArchPrin</vt:lpwstr>
      </vt:variant>
      <vt:variant>
        <vt:i4>6291582</vt:i4>
      </vt:variant>
      <vt:variant>
        <vt:i4>657</vt:i4>
      </vt:variant>
      <vt:variant>
        <vt:i4>0</vt:i4>
      </vt:variant>
      <vt:variant>
        <vt:i4>5</vt:i4>
      </vt:variant>
      <vt:variant>
        <vt:lpwstr/>
      </vt:variant>
      <vt:variant>
        <vt:lpwstr>EngDevPrinc</vt:lpwstr>
      </vt:variant>
      <vt:variant>
        <vt:i4>7995512</vt:i4>
      </vt:variant>
      <vt:variant>
        <vt:i4>654</vt:i4>
      </vt:variant>
      <vt:variant>
        <vt:i4>0</vt:i4>
      </vt:variant>
      <vt:variant>
        <vt:i4>5</vt:i4>
      </vt:variant>
      <vt:variant>
        <vt:lpwstr/>
      </vt:variant>
      <vt:variant>
        <vt:lpwstr>ArchEngStdCloud</vt:lpwstr>
      </vt:variant>
      <vt:variant>
        <vt:i4>7340143</vt:i4>
      </vt:variant>
      <vt:variant>
        <vt:i4>651</vt:i4>
      </vt:variant>
      <vt:variant>
        <vt:i4>0</vt:i4>
      </vt:variant>
      <vt:variant>
        <vt:i4>5</vt:i4>
      </vt:variant>
      <vt:variant>
        <vt:lpwstr/>
      </vt:variant>
      <vt:variant>
        <vt:lpwstr>DataClsPol</vt:lpwstr>
      </vt:variant>
      <vt:variant>
        <vt:i4>1048577</vt:i4>
      </vt:variant>
      <vt:variant>
        <vt:i4>648</vt:i4>
      </vt:variant>
      <vt:variant>
        <vt:i4>0</vt:i4>
      </vt:variant>
      <vt:variant>
        <vt:i4>5</vt:i4>
      </vt:variant>
      <vt:variant>
        <vt:lpwstr/>
      </vt:variant>
      <vt:variant>
        <vt:lpwstr>CLSECPRIN</vt:lpwstr>
      </vt:variant>
      <vt:variant>
        <vt:i4>7667833</vt:i4>
      </vt:variant>
      <vt:variant>
        <vt:i4>645</vt:i4>
      </vt:variant>
      <vt:variant>
        <vt:i4>0</vt:i4>
      </vt:variant>
      <vt:variant>
        <vt:i4>5</vt:i4>
      </vt:variant>
      <vt:variant>
        <vt:lpwstr/>
      </vt:variant>
      <vt:variant>
        <vt:lpwstr>EntArchPrin</vt:lpwstr>
      </vt:variant>
      <vt:variant>
        <vt:i4>7667833</vt:i4>
      </vt:variant>
      <vt:variant>
        <vt:i4>642</vt:i4>
      </vt:variant>
      <vt:variant>
        <vt:i4>0</vt:i4>
      </vt:variant>
      <vt:variant>
        <vt:i4>5</vt:i4>
      </vt:variant>
      <vt:variant>
        <vt:lpwstr/>
      </vt:variant>
      <vt:variant>
        <vt:lpwstr>EntArchPrin</vt:lpwstr>
      </vt:variant>
      <vt:variant>
        <vt:i4>1048577</vt:i4>
      </vt:variant>
      <vt:variant>
        <vt:i4>639</vt:i4>
      </vt:variant>
      <vt:variant>
        <vt:i4>0</vt:i4>
      </vt:variant>
      <vt:variant>
        <vt:i4>5</vt:i4>
      </vt:variant>
      <vt:variant>
        <vt:lpwstr/>
      </vt:variant>
      <vt:variant>
        <vt:lpwstr>CLSECPRIN</vt:lpwstr>
      </vt:variant>
      <vt:variant>
        <vt:i4>7667833</vt:i4>
      </vt:variant>
      <vt:variant>
        <vt:i4>636</vt:i4>
      </vt:variant>
      <vt:variant>
        <vt:i4>0</vt:i4>
      </vt:variant>
      <vt:variant>
        <vt:i4>5</vt:i4>
      </vt:variant>
      <vt:variant>
        <vt:lpwstr/>
      </vt:variant>
      <vt:variant>
        <vt:lpwstr>EntArchPrin</vt:lpwstr>
      </vt:variant>
      <vt:variant>
        <vt:i4>7667833</vt:i4>
      </vt:variant>
      <vt:variant>
        <vt:i4>633</vt:i4>
      </vt:variant>
      <vt:variant>
        <vt:i4>0</vt:i4>
      </vt:variant>
      <vt:variant>
        <vt:i4>5</vt:i4>
      </vt:variant>
      <vt:variant>
        <vt:lpwstr/>
      </vt:variant>
      <vt:variant>
        <vt:lpwstr>EntArchPrin</vt:lpwstr>
      </vt:variant>
      <vt:variant>
        <vt:i4>1048577</vt:i4>
      </vt:variant>
      <vt:variant>
        <vt:i4>630</vt:i4>
      </vt:variant>
      <vt:variant>
        <vt:i4>0</vt:i4>
      </vt:variant>
      <vt:variant>
        <vt:i4>5</vt:i4>
      </vt:variant>
      <vt:variant>
        <vt:lpwstr/>
      </vt:variant>
      <vt:variant>
        <vt:lpwstr>CLSECPRIN</vt:lpwstr>
      </vt:variant>
      <vt:variant>
        <vt:i4>7667833</vt:i4>
      </vt:variant>
      <vt:variant>
        <vt:i4>627</vt:i4>
      </vt:variant>
      <vt:variant>
        <vt:i4>0</vt:i4>
      </vt:variant>
      <vt:variant>
        <vt:i4>5</vt:i4>
      </vt:variant>
      <vt:variant>
        <vt:lpwstr/>
      </vt:variant>
      <vt:variant>
        <vt:lpwstr>EntArchPrin</vt:lpwstr>
      </vt:variant>
      <vt:variant>
        <vt:i4>7667833</vt:i4>
      </vt:variant>
      <vt:variant>
        <vt:i4>624</vt:i4>
      </vt:variant>
      <vt:variant>
        <vt:i4>0</vt:i4>
      </vt:variant>
      <vt:variant>
        <vt:i4>5</vt:i4>
      </vt:variant>
      <vt:variant>
        <vt:lpwstr/>
      </vt:variant>
      <vt:variant>
        <vt:lpwstr>EntArchPrin</vt:lpwstr>
      </vt:variant>
      <vt:variant>
        <vt:i4>1048577</vt:i4>
      </vt:variant>
      <vt:variant>
        <vt:i4>621</vt:i4>
      </vt:variant>
      <vt:variant>
        <vt:i4>0</vt:i4>
      </vt:variant>
      <vt:variant>
        <vt:i4>5</vt:i4>
      </vt:variant>
      <vt:variant>
        <vt:lpwstr/>
      </vt:variant>
      <vt:variant>
        <vt:lpwstr>CLSECPRIN</vt:lpwstr>
      </vt:variant>
      <vt:variant>
        <vt:i4>7667833</vt:i4>
      </vt:variant>
      <vt:variant>
        <vt:i4>618</vt:i4>
      </vt:variant>
      <vt:variant>
        <vt:i4>0</vt:i4>
      </vt:variant>
      <vt:variant>
        <vt:i4>5</vt:i4>
      </vt:variant>
      <vt:variant>
        <vt:lpwstr/>
      </vt:variant>
      <vt:variant>
        <vt:lpwstr>EntArchPrin</vt:lpwstr>
      </vt:variant>
      <vt:variant>
        <vt:i4>1114150</vt:i4>
      </vt:variant>
      <vt:variant>
        <vt:i4>615</vt:i4>
      </vt:variant>
      <vt:variant>
        <vt:i4>0</vt:i4>
      </vt:variant>
      <vt:variant>
        <vt:i4>5</vt:i4>
      </vt:variant>
      <vt:variant>
        <vt:lpwstr/>
      </vt:variant>
      <vt:variant>
        <vt:lpwstr>_Example</vt:lpwstr>
      </vt:variant>
      <vt:variant>
        <vt:i4>2031659</vt:i4>
      </vt:variant>
      <vt:variant>
        <vt:i4>612</vt:i4>
      </vt:variant>
      <vt:variant>
        <vt:i4>0</vt:i4>
      </vt:variant>
      <vt:variant>
        <vt:i4>5</vt:i4>
      </vt:variant>
      <vt:variant>
        <vt:lpwstr/>
      </vt:variant>
      <vt:variant>
        <vt:lpwstr>_8._Enterprise_Pattern</vt:lpwstr>
      </vt:variant>
      <vt:variant>
        <vt:i4>5832805</vt:i4>
      </vt:variant>
      <vt:variant>
        <vt:i4>609</vt:i4>
      </vt:variant>
      <vt:variant>
        <vt:i4>0</vt:i4>
      </vt:variant>
      <vt:variant>
        <vt:i4>5</vt:i4>
      </vt:variant>
      <vt:variant>
        <vt:lpwstr/>
      </vt:variant>
      <vt:variant>
        <vt:lpwstr>_Detailed_Decision_Tree</vt:lpwstr>
      </vt:variant>
      <vt:variant>
        <vt:i4>1441843</vt:i4>
      </vt:variant>
      <vt:variant>
        <vt:i4>606</vt:i4>
      </vt:variant>
      <vt:variant>
        <vt:i4>0</vt:i4>
      </vt:variant>
      <vt:variant>
        <vt:i4>5</vt:i4>
      </vt:variant>
      <vt:variant>
        <vt:lpwstr/>
      </vt:variant>
      <vt:variant>
        <vt:lpwstr>_Common_Use_Cases</vt:lpwstr>
      </vt:variant>
      <vt:variant>
        <vt:i4>3014678</vt:i4>
      </vt:variant>
      <vt:variant>
        <vt:i4>603</vt:i4>
      </vt:variant>
      <vt:variant>
        <vt:i4>0</vt:i4>
      </vt:variant>
      <vt:variant>
        <vt:i4>5</vt:i4>
      </vt:variant>
      <vt:variant>
        <vt:lpwstr/>
      </vt:variant>
      <vt:variant>
        <vt:lpwstr>_Primary_Decision_Matrix</vt:lpwstr>
      </vt:variant>
      <vt:variant>
        <vt:i4>3014713</vt:i4>
      </vt:variant>
      <vt:variant>
        <vt:i4>597</vt:i4>
      </vt:variant>
      <vt:variant>
        <vt:i4>0</vt:i4>
      </vt:variant>
      <vt:variant>
        <vt:i4>5</vt:i4>
      </vt:variant>
      <vt:variant>
        <vt:lpwstr/>
      </vt:variant>
      <vt:variant>
        <vt:lpwstr>_Document_References</vt:lpwstr>
      </vt:variant>
      <vt:variant>
        <vt:i4>6946928</vt:i4>
      </vt:variant>
      <vt:variant>
        <vt:i4>594</vt:i4>
      </vt:variant>
      <vt:variant>
        <vt:i4>0</vt:i4>
      </vt:variant>
      <vt:variant>
        <vt:i4>5</vt:i4>
      </vt:variant>
      <vt:variant>
        <vt:lpwstr/>
      </vt:variant>
      <vt:variant>
        <vt:lpwstr>SIFREQ</vt:lpwstr>
      </vt:variant>
      <vt:variant>
        <vt:i4>4849717</vt:i4>
      </vt:variant>
      <vt:variant>
        <vt:i4>588</vt:i4>
      </vt:variant>
      <vt:variant>
        <vt:i4>0</vt:i4>
      </vt:variant>
      <vt:variant>
        <vt:i4>5</vt:i4>
      </vt:variant>
      <vt:variant>
        <vt:lpwstr/>
      </vt:variant>
      <vt:variant>
        <vt:lpwstr>_10._Data_Platform</vt:lpwstr>
      </vt:variant>
      <vt:variant>
        <vt:i4>7667833</vt:i4>
      </vt:variant>
      <vt:variant>
        <vt:i4>585</vt:i4>
      </vt:variant>
      <vt:variant>
        <vt:i4>0</vt:i4>
      </vt:variant>
      <vt:variant>
        <vt:i4>5</vt:i4>
      </vt:variant>
      <vt:variant>
        <vt:lpwstr/>
      </vt:variant>
      <vt:variant>
        <vt:lpwstr>EntArchPrin</vt:lpwstr>
      </vt:variant>
      <vt:variant>
        <vt:i4>65538</vt:i4>
      </vt:variant>
      <vt:variant>
        <vt:i4>582</vt:i4>
      </vt:variant>
      <vt:variant>
        <vt:i4>0</vt:i4>
      </vt:variant>
      <vt:variant>
        <vt:i4>5</vt:i4>
      </vt:variant>
      <vt:variant>
        <vt:lpwstr/>
      </vt:variant>
      <vt:variant>
        <vt:lpwstr>_12_Guardrails</vt:lpwstr>
      </vt:variant>
      <vt:variant>
        <vt:i4>3080207</vt:i4>
      </vt:variant>
      <vt:variant>
        <vt:i4>579</vt:i4>
      </vt:variant>
      <vt:variant>
        <vt:i4>0</vt:i4>
      </vt:variant>
      <vt:variant>
        <vt:i4>5</vt:i4>
      </vt:variant>
      <vt:variant>
        <vt:lpwstr/>
      </vt:variant>
      <vt:variant>
        <vt:lpwstr>_11.1_Security_Principles</vt:lpwstr>
      </vt:variant>
      <vt:variant>
        <vt:i4>655381</vt:i4>
      </vt:variant>
      <vt:variant>
        <vt:i4>576</vt:i4>
      </vt:variant>
      <vt:variant>
        <vt:i4>0</vt:i4>
      </vt:variant>
      <vt:variant>
        <vt:i4>5</vt:i4>
      </vt:variant>
      <vt:variant>
        <vt:lpwstr/>
      </vt:variant>
      <vt:variant>
        <vt:lpwstr>ArchEngStdAIS</vt:lpwstr>
      </vt:variant>
      <vt:variant>
        <vt:i4>65538</vt:i4>
      </vt:variant>
      <vt:variant>
        <vt:i4>573</vt:i4>
      </vt:variant>
      <vt:variant>
        <vt:i4>0</vt:i4>
      </vt:variant>
      <vt:variant>
        <vt:i4>5</vt:i4>
      </vt:variant>
      <vt:variant>
        <vt:lpwstr/>
      </vt:variant>
      <vt:variant>
        <vt:lpwstr>_12_Guardrails</vt:lpwstr>
      </vt:variant>
      <vt:variant>
        <vt:i4>3080207</vt:i4>
      </vt:variant>
      <vt:variant>
        <vt:i4>570</vt:i4>
      </vt:variant>
      <vt:variant>
        <vt:i4>0</vt:i4>
      </vt:variant>
      <vt:variant>
        <vt:i4>5</vt:i4>
      </vt:variant>
      <vt:variant>
        <vt:lpwstr/>
      </vt:variant>
      <vt:variant>
        <vt:lpwstr>_11.1_Security_Principles</vt:lpwstr>
      </vt:variant>
      <vt:variant>
        <vt:i4>7995512</vt:i4>
      </vt:variant>
      <vt:variant>
        <vt:i4>567</vt:i4>
      </vt:variant>
      <vt:variant>
        <vt:i4>0</vt:i4>
      </vt:variant>
      <vt:variant>
        <vt:i4>5</vt:i4>
      </vt:variant>
      <vt:variant>
        <vt:lpwstr/>
      </vt:variant>
      <vt:variant>
        <vt:lpwstr>ArchEngStdCloud</vt:lpwstr>
      </vt:variant>
      <vt:variant>
        <vt:i4>7667833</vt:i4>
      </vt:variant>
      <vt:variant>
        <vt:i4>564</vt:i4>
      </vt:variant>
      <vt:variant>
        <vt:i4>0</vt:i4>
      </vt:variant>
      <vt:variant>
        <vt:i4>5</vt:i4>
      </vt:variant>
      <vt:variant>
        <vt:lpwstr/>
      </vt:variant>
      <vt:variant>
        <vt:lpwstr>EntArchPrin</vt:lpwstr>
      </vt:variant>
      <vt:variant>
        <vt:i4>3342396</vt:i4>
      </vt:variant>
      <vt:variant>
        <vt:i4>561</vt:i4>
      </vt:variant>
      <vt:variant>
        <vt:i4>0</vt:i4>
      </vt:variant>
      <vt:variant>
        <vt:i4>5</vt:i4>
      </vt:variant>
      <vt:variant>
        <vt:lpwstr/>
      </vt:variant>
      <vt:variant>
        <vt:lpwstr>_14._Anti-Patterns</vt:lpwstr>
      </vt:variant>
      <vt:variant>
        <vt:i4>2031659</vt:i4>
      </vt:variant>
      <vt:variant>
        <vt:i4>558</vt:i4>
      </vt:variant>
      <vt:variant>
        <vt:i4>0</vt:i4>
      </vt:variant>
      <vt:variant>
        <vt:i4>5</vt:i4>
      </vt:variant>
      <vt:variant>
        <vt:lpwstr/>
      </vt:variant>
      <vt:variant>
        <vt:lpwstr>_8._Enterprise_Pattern</vt:lpwstr>
      </vt:variant>
      <vt:variant>
        <vt:i4>7667833</vt:i4>
      </vt:variant>
      <vt:variant>
        <vt:i4>555</vt:i4>
      </vt:variant>
      <vt:variant>
        <vt:i4>0</vt:i4>
      </vt:variant>
      <vt:variant>
        <vt:i4>5</vt:i4>
      </vt:variant>
      <vt:variant>
        <vt:lpwstr/>
      </vt:variant>
      <vt:variant>
        <vt:lpwstr>EntArchPrin</vt:lpwstr>
      </vt:variant>
      <vt:variant>
        <vt:i4>2031659</vt:i4>
      </vt:variant>
      <vt:variant>
        <vt:i4>552</vt:i4>
      </vt:variant>
      <vt:variant>
        <vt:i4>0</vt:i4>
      </vt:variant>
      <vt:variant>
        <vt:i4>5</vt:i4>
      </vt:variant>
      <vt:variant>
        <vt:lpwstr/>
      </vt:variant>
      <vt:variant>
        <vt:lpwstr>_8._Enterprise_Pattern</vt:lpwstr>
      </vt:variant>
      <vt:variant>
        <vt:i4>7667833</vt:i4>
      </vt:variant>
      <vt:variant>
        <vt:i4>549</vt:i4>
      </vt:variant>
      <vt:variant>
        <vt:i4>0</vt:i4>
      </vt:variant>
      <vt:variant>
        <vt:i4>5</vt:i4>
      </vt:variant>
      <vt:variant>
        <vt:lpwstr/>
      </vt:variant>
      <vt:variant>
        <vt:lpwstr>EntArchPrin</vt:lpwstr>
      </vt:variant>
      <vt:variant>
        <vt:i4>2031659</vt:i4>
      </vt:variant>
      <vt:variant>
        <vt:i4>546</vt:i4>
      </vt:variant>
      <vt:variant>
        <vt:i4>0</vt:i4>
      </vt:variant>
      <vt:variant>
        <vt:i4>5</vt:i4>
      </vt:variant>
      <vt:variant>
        <vt:lpwstr/>
      </vt:variant>
      <vt:variant>
        <vt:lpwstr>_8._Enterprise_Pattern</vt:lpwstr>
      </vt:variant>
      <vt:variant>
        <vt:i4>5898282</vt:i4>
      </vt:variant>
      <vt:variant>
        <vt:i4>543</vt:i4>
      </vt:variant>
      <vt:variant>
        <vt:i4>0</vt:i4>
      </vt:variant>
      <vt:variant>
        <vt:i4>5</vt:i4>
      </vt:variant>
      <vt:variant>
        <vt:lpwstr/>
      </vt:variant>
      <vt:variant>
        <vt:lpwstr>_7.3_Detailed_Architecture</vt:lpwstr>
      </vt:variant>
      <vt:variant>
        <vt:i4>7667833</vt:i4>
      </vt:variant>
      <vt:variant>
        <vt:i4>540</vt:i4>
      </vt:variant>
      <vt:variant>
        <vt:i4>0</vt:i4>
      </vt:variant>
      <vt:variant>
        <vt:i4>5</vt:i4>
      </vt:variant>
      <vt:variant>
        <vt:lpwstr/>
      </vt:variant>
      <vt:variant>
        <vt:lpwstr>EntArchPrin</vt:lpwstr>
      </vt:variant>
      <vt:variant>
        <vt:i4>6750216</vt:i4>
      </vt:variant>
      <vt:variant>
        <vt:i4>537</vt:i4>
      </vt:variant>
      <vt:variant>
        <vt:i4>0</vt:i4>
      </vt:variant>
      <vt:variant>
        <vt:i4>5</vt:i4>
      </vt:variant>
      <vt:variant>
        <vt:lpwstr/>
      </vt:variant>
      <vt:variant>
        <vt:lpwstr>_13._Exception_Process</vt:lpwstr>
      </vt:variant>
      <vt:variant>
        <vt:i4>2031659</vt:i4>
      </vt:variant>
      <vt:variant>
        <vt:i4>533</vt:i4>
      </vt:variant>
      <vt:variant>
        <vt:i4>0</vt:i4>
      </vt:variant>
      <vt:variant>
        <vt:i4>5</vt:i4>
      </vt:variant>
      <vt:variant>
        <vt:lpwstr/>
      </vt:variant>
      <vt:variant>
        <vt:lpwstr>_8._Enterprise_Pattern</vt:lpwstr>
      </vt:variant>
      <vt:variant>
        <vt:i4>7012357</vt:i4>
      </vt:variant>
      <vt:variant>
        <vt:i4>531</vt:i4>
      </vt:variant>
      <vt:variant>
        <vt:i4>0</vt:i4>
      </vt:variant>
      <vt:variant>
        <vt:i4>5</vt:i4>
      </vt:variant>
      <vt:variant>
        <vt:lpwstr/>
      </vt:variant>
      <vt:variant>
        <vt:lpwstr>SIF_Sec8</vt:lpwstr>
      </vt:variant>
      <vt:variant>
        <vt:i4>7667833</vt:i4>
      </vt:variant>
      <vt:variant>
        <vt:i4>528</vt:i4>
      </vt:variant>
      <vt:variant>
        <vt:i4>0</vt:i4>
      </vt:variant>
      <vt:variant>
        <vt:i4>5</vt:i4>
      </vt:variant>
      <vt:variant>
        <vt:lpwstr/>
      </vt:variant>
      <vt:variant>
        <vt:lpwstr>EntArchPrin</vt:lpwstr>
      </vt:variant>
      <vt:variant>
        <vt:i4>65538</vt:i4>
      </vt:variant>
      <vt:variant>
        <vt:i4>525</vt:i4>
      </vt:variant>
      <vt:variant>
        <vt:i4>0</vt:i4>
      </vt:variant>
      <vt:variant>
        <vt:i4>5</vt:i4>
      </vt:variant>
      <vt:variant>
        <vt:lpwstr/>
      </vt:variant>
      <vt:variant>
        <vt:lpwstr>_12_Guardrails</vt:lpwstr>
      </vt:variant>
      <vt:variant>
        <vt:i4>3080207</vt:i4>
      </vt:variant>
      <vt:variant>
        <vt:i4>522</vt:i4>
      </vt:variant>
      <vt:variant>
        <vt:i4>0</vt:i4>
      </vt:variant>
      <vt:variant>
        <vt:i4>5</vt:i4>
      </vt:variant>
      <vt:variant>
        <vt:lpwstr/>
      </vt:variant>
      <vt:variant>
        <vt:lpwstr>_11.1_Security_Principles</vt:lpwstr>
      </vt:variant>
      <vt:variant>
        <vt:i4>3014676</vt:i4>
      </vt:variant>
      <vt:variant>
        <vt:i4>519</vt:i4>
      </vt:variant>
      <vt:variant>
        <vt:i4>0</vt:i4>
      </vt:variant>
      <vt:variant>
        <vt:i4>5</vt:i4>
      </vt:variant>
      <vt:variant>
        <vt:lpwstr/>
      </vt:variant>
      <vt:variant>
        <vt:lpwstr>_5._Reference_Architecture</vt:lpwstr>
      </vt:variant>
      <vt:variant>
        <vt:i4>6946928</vt:i4>
      </vt:variant>
      <vt:variant>
        <vt:i4>516</vt:i4>
      </vt:variant>
      <vt:variant>
        <vt:i4>0</vt:i4>
      </vt:variant>
      <vt:variant>
        <vt:i4>5</vt:i4>
      </vt:variant>
      <vt:variant>
        <vt:lpwstr/>
      </vt:variant>
      <vt:variant>
        <vt:lpwstr>SIFREQ</vt:lpwstr>
      </vt:variant>
      <vt:variant>
        <vt:i4>7667833</vt:i4>
      </vt:variant>
      <vt:variant>
        <vt:i4>513</vt:i4>
      </vt:variant>
      <vt:variant>
        <vt:i4>0</vt:i4>
      </vt:variant>
      <vt:variant>
        <vt:i4>5</vt:i4>
      </vt:variant>
      <vt:variant>
        <vt:lpwstr/>
      </vt:variant>
      <vt:variant>
        <vt:lpwstr>EntArchPrin</vt:lpwstr>
      </vt:variant>
      <vt:variant>
        <vt:i4>2031659</vt:i4>
      </vt:variant>
      <vt:variant>
        <vt:i4>510</vt:i4>
      </vt:variant>
      <vt:variant>
        <vt:i4>0</vt:i4>
      </vt:variant>
      <vt:variant>
        <vt:i4>5</vt:i4>
      </vt:variant>
      <vt:variant>
        <vt:lpwstr/>
      </vt:variant>
      <vt:variant>
        <vt:lpwstr>_8._Enterprise_Pattern</vt:lpwstr>
      </vt:variant>
      <vt:variant>
        <vt:i4>2883597</vt:i4>
      </vt:variant>
      <vt:variant>
        <vt:i4>507</vt:i4>
      </vt:variant>
      <vt:variant>
        <vt:i4>0</vt:i4>
      </vt:variant>
      <vt:variant>
        <vt:i4>5</vt:i4>
      </vt:variant>
      <vt:variant>
        <vt:lpwstr/>
      </vt:variant>
      <vt:variant>
        <vt:lpwstr>_4._Architectural_Position</vt:lpwstr>
      </vt:variant>
      <vt:variant>
        <vt:i4>7667833</vt:i4>
      </vt:variant>
      <vt:variant>
        <vt:i4>504</vt:i4>
      </vt:variant>
      <vt:variant>
        <vt:i4>0</vt:i4>
      </vt:variant>
      <vt:variant>
        <vt:i4>5</vt:i4>
      </vt:variant>
      <vt:variant>
        <vt:lpwstr/>
      </vt:variant>
      <vt:variant>
        <vt:lpwstr>EntArchPrin</vt:lpwstr>
      </vt:variant>
      <vt:variant>
        <vt:i4>5439542</vt:i4>
      </vt:variant>
      <vt:variant>
        <vt:i4>501</vt:i4>
      </vt:variant>
      <vt:variant>
        <vt:i4>0</vt:i4>
      </vt:variant>
      <vt:variant>
        <vt:i4>5</vt:i4>
      </vt:variant>
      <vt:variant>
        <vt:lpwstr/>
      </vt:variant>
      <vt:variant>
        <vt:lpwstr>SIF_Sec131</vt:lpwstr>
      </vt:variant>
      <vt:variant>
        <vt:i4>2031659</vt:i4>
      </vt:variant>
      <vt:variant>
        <vt:i4>498</vt:i4>
      </vt:variant>
      <vt:variant>
        <vt:i4>0</vt:i4>
      </vt:variant>
      <vt:variant>
        <vt:i4>5</vt:i4>
      </vt:variant>
      <vt:variant>
        <vt:lpwstr/>
      </vt:variant>
      <vt:variant>
        <vt:lpwstr>_8._Enterprise_Pattern</vt:lpwstr>
      </vt:variant>
      <vt:variant>
        <vt:i4>2883597</vt:i4>
      </vt:variant>
      <vt:variant>
        <vt:i4>495</vt:i4>
      </vt:variant>
      <vt:variant>
        <vt:i4>0</vt:i4>
      </vt:variant>
      <vt:variant>
        <vt:i4>5</vt:i4>
      </vt:variant>
      <vt:variant>
        <vt:lpwstr/>
      </vt:variant>
      <vt:variant>
        <vt:lpwstr>_4._Architectural_Position</vt:lpwstr>
      </vt:variant>
      <vt:variant>
        <vt:i4>7667833</vt:i4>
      </vt:variant>
      <vt:variant>
        <vt:i4>492</vt:i4>
      </vt:variant>
      <vt:variant>
        <vt:i4>0</vt:i4>
      </vt:variant>
      <vt:variant>
        <vt:i4>5</vt:i4>
      </vt:variant>
      <vt:variant>
        <vt:lpwstr/>
      </vt:variant>
      <vt:variant>
        <vt:lpwstr>EntArchPrin</vt:lpwstr>
      </vt:variant>
      <vt:variant>
        <vt:i4>2031659</vt:i4>
      </vt:variant>
      <vt:variant>
        <vt:i4>489</vt:i4>
      </vt:variant>
      <vt:variant>
        <vt:i4>0</vt:i4>
      </vt:variant>
      <vt:variant>
        <vt:i4>5</vt:i4>
      </vt:variant>
      <vt:variant>
        <vt:lpwstr/>
      </vt:variant>
      <vt:variant>
        <vt:lpwstr>_8._Enterprise_Pattern</vt:lpwstr>
      </vt:variant>
      <vt:variant>
        <vt:i4>5898282</vt:i4>
      </vt:variant>
      <vt:variant>
        <vt:i4>486</vt:i4>
      </vt:variant>
      <vt:variant>
        <vt:i4>0</vt:i4>
      </vt:variant>
      <vt:variant>
        <vt:i4>5</vt:i4>
      </vt:variant>
      <vt:variant>
        <vt:lpwstr/>
      </vt:variant>
      <vt:variant>
        <vt:lpwstr>_7.3_Detailed_Architecture</vt:lpwstr>
      </vt:variant>
      <vt:variant>
        <vt:i4>3014676</vt:i4>
      </vt:variant>
      <vt:variant>
        <vt:i4>483</vt:i4>
      </vt:variant>
      <vt:variant>
        <vt:i4>0</vt:i4>
      </vt:variant>
      <vt:variant>
        <vt:i4>5</vt:i4>
      </vt:variant>
      <vt:variant>
        <vt:lpwstr/>
      </vt:variant>
      <vt:variant>
        <vt:lpwstr>_5._Reference_Architecture</vt:lpwstr>
      </vt:variant>
      <vt:variant>
        <vt:i4>7667833</vt:i4>
      </vt:variant>
      <vt:variant>
        <vt:i4>480</vt:i4>
      </vt:variant>
      <vt:variant>
        <vt:i4>0</vt:i4>
      </vt:variant>
      <vt:variant>
        <vt:i4>5</vt:i4>
      </vt:variant>
      <vt:variant>
        <vt:lpwstr/>
      </vt:variant>
      <vt:variant>
        <vt:lpwstr>EntArchPrin</vt:lpwstr>
      </vt:variant>
      <vt:variant>
        <vt:i4>7667833</vt:i4>
      </vt:variant>
      <vt:variant>
        <vt:i4>477</vt:i4>
      </vt:variant>
      <vt:variant>
        <vt:i4>0</vt:i4>
      </vt:variant>
      <vt:variant>
        <vt:i4>5</vt:i4>
      </vt:variant>
      <vt:variant>
        <vt:lpwstr/>
      </vt:variant>
      <vt:variant>
        <vt:lpwstr>EntArchPrin</vt:lpwstr>
      </vt:variant>
      <vt:variant>
        <vt:i4>7667833</vt:i4>
      </vt:variant>
      <vt:variant>
        <vt:i4>474</vt:i4>
      </vt:variant>
      <vt:variant>
        <vt:i4>0</vt:i4>
      </vt:variant>
      <vt:variant>
        <vt:i4>5</vt:i4>
      </vt:variant>
      <vt:variant>
        <vt:lpwstr/>
      </vt:variant>
      <vt:variant>
        <vt:lpwstr>EntArchPrin</vt:lpwstr>
      </vt:variant>
      <vt:variant>
        <vt:i4>7667833</vt:i4>
      </vt:variant>
      <vt:variant>
        <vt:i4>471</vt:i4>
      </vt:variant>
      <vt:variant>
        <vt:i4>0</vt:i4>
      </vt:variant>
      <vt:variant>
        <vt:i4>5</vt:i4>
      </vt:variant>
      <vt:variant>
        <vt:lpwstr/>
      </vt:variant>
      <vt:variant>
        <vt:lpwstr>EntArchPrin</vt:lpwstr>
      </vt:variant>
      <vt:variant>
        <vt:i4>7667833</vt:i4>
      </vt:variant>
      <vt:variant>
        <vt:i4>468</vt:i4>
      </vt:variant>
      <vt:variant>
        <vt:i4>0</vt:i4>
      </vt:variant>
      <vt:variant>
        <vt:i4>5</vt:i4>
      </vt:variant>
      <vt:variant>
        <vt:lpwstr/>
      </vt:variant>
      <vt:variant>
        <vt:lpwstr>EntArchPrin</vt:lpwstr>
      </vt:variant>
      <vt:variant>
        <vt:i4>4849717</vt:i4>
      </vt:variant>
      <vt:variant>
        <vt:i4>465</vt:i4>
      </vt:variant>
      <vt:variant>
        <vt:i4>0</vt:i4>
      </vt:variant>
      <vt:variant>
        <vt:i4>5</vt:i4>
      </vt:variant>
      <vt:variant>
        <vt:lpwstr/>
      </vt:variant>
      <vt:variant>
        <vt:lpwstr>_10._Data_Platform</vt:lpwstr>
      </vt:variant>
      <vt:variant>
        <vt:i4>2031659</vt:i4>
      </vt:variant>
      <vt:variant>
        <vt:i4>462</vt:i4>
      </vt:variant>
      <vt:variant>
        <vt:i4>0</vt:i4>
      </vt:variant>
      <vt:variant>
        <vt:i4>5</vt:i4>
      </vt:variant>
      <vt:variant>
        <vt:lpwstr/>
      </vt:variant>
      <vt:variant>
        <vt:lpwstr>_8._Enterprise_Pattern</vt:lpwstr>
      </vt:variant>
      <vt:variant>
        <vt:i4>6750216</vt:i4>
      </vt:variant>
      <vt:variant>
        <vt:i4>459</vt:i4>
      </vt:variant>
      <vt:variant>
        <vt:i4>0</vt:i4>
      </vt:variant>
      <vt:variant>
        <vt:i4>5</vt:i4>
      </vt:variant>
      <vt:variant>
        <vt:lpwstr/>
      </vt:variant>
      <vt:variant>
        <vt:lpwstr>_13._Exception_Process</vt:lpwstr>
      </vt:variant>
      <vt:variant>
        <vt:i4>65538</vt:i4>
      </vt:variant>
      <vt:variant>
        <vt:i4>456</vt:i4>
      </vt:variant>
      <vt:variant>
        <vt:i4>0</vt:i4>
      </vt:variant>
      <vt:variant>
        <vt:i4>5</vt:i4>
      </vt:variant>
      <vt:variant>
        <vt:lpwstr/>
      </vt:variant>
      <vt:variant>
        <vt:lpwstr>_12_Guardrails</vt:lpwstr>
      </vt:variant>
      <vt:variant>
        <vt:i4>6750216</vt:i4>
      </vt:variant>
      <vt:variant>
        <vt:i4>453</vt:i4>
      </vt:variant>
      <vt:variant>
        <vt:i4>0</vt:i4>
      </vt:variant>
      <vt:variant>
        <vt:i4>5</vt:i4>
      </vt:variant>
      <vt:variant>
        <vt:lpwstr/>
      </vt:variant>
      <vt:variant>
        <vt:lpwstr>_13._Exception_Process</vt:lpwstr>
      </vt:variant>
      <vt:variant>
        <vt:i4>65538</vt:i4>
      </vt:variant>
      <vt:variant>
        <vt:i4>450</vt:i4>
      </vt:variant>
      <vt:variant>
        <vt:i4>0</vt:i4>
      </vt:variant>
      <vt:variant>
        <vt:i4>5</vt:i4>
      </vt:variant>
      <vt:variant>
        <vt:lpwstr/>
      </vt:variant>
      <vt:variant>
        <vt:lpwstr>_12_Guardrails</vt:lpwstr>
      </vt:variant>
      <vt:variant>
        <vt:i4>54</vt:i4>
      </vt:variant>
      <vt:variant>
        <vt:i4>447</vt:i4>
      </vt:variant>
      <vt:variant>
        <vt:i4>0</vt:i4>
      </vt:variant>
      <vt:variant>
        <vt:i4>5</vt:i4>
      </vt:variant>
      <vt:variant>
        <vt:lpwstr/>
      </vt:variant>
      <vt:variant>
        <vt:lpwstr>_Security_and_Operational</vt:lpwstr>
      </vt:variant>
      <vt:variant>
        <vt:i4>7929947</vt:i4>
      </vt:variant>
      <vt:variant>
        <vt:i4>444</vt:i4>
      </vt:variant>
      <vt:variant>
        <vt:i4>0</vt:i4>
      </vt:variant>
      <vt:variant>
        <vt:i4>5</vt:i4>
      </vt:variant>
      <vt:variant>
        <vt:lpwstr/>
      </vt:variant>
      <vt:variant>
        <vt:lpwstr>_Security_and_Trust</vt:lpwstr>
      </vt:variant>
      <vt:variant>
        <vt:i4>65538</vt:i4>
      </vt:variant>
      <vt:variant>
        <vt:i4>441</vt:i4>
      </vt:variant>
      <vt:variant>
        <vt:i4>0</vt:i4>
      </vt:variant>
      <vt:variant>
        <vt:i4>5</vt:i4>
      </vt:variant>
      <vt:variant>
        <vt:lpwstr/>
      </vt:variant>
      <vt:variant>
        <vt:lpwstr>_12_Guardrails</vt:lpwstr>
      </vt:variant>
      <vt:variant>
        <vt:i4>54</vt:i4>
      </vt:variant>
      <vt:variant>
        <vt:i4>438</vt:i4>
      </vt:variant>
      <vt:variant>
        <vt:i4>0</vt:i4>
      </vt:variant>
      <vt:variant>
        <vt:i4>5</vt:i4>
      </vt:variant>
      <vt:variant>
        <vt:lpwstr/>
      </vt:variant>
      <vt:variant>
        <vt:lpwstr>_Security_and_Operational</vt:lpwstr>
      </vt:variant>
      <vt:variant>
        <vt:i4>5046378</vt:i4>
      </vt:variant>
      <vt:variant>
        <vt:i4>435</vt:i4>
      </vt:variant>
      <vt:variant>
        <vt:i4>0</vt:i4>
      </vt:variant>
      <vt:variant>
        <vt:i4>5</vt:i4>
      </vt:variant>
      <vt:variant>
        <vt:lpwstr/>
      </vt:variant>
      <vt:variant>
        <vt:lpwstr>_Data_Platform_Position</vt:lpwstr>
      </vt:variant>
      <vt:variant>
        <vt:i4>54</vt:i4>
      </vt:variant>
      <vt:variant>
        <vt:i4>432</vt:i4>
      </vt:variant>
      <vt:variant>
        <vt:i4>0</vt:i4>
      </vt:variant>
      <vt:variant>
        <vt:i4>5</vt:i4>
      </vt:variant>
      <vt:variant>
        <vt:lpwstr/>
      </vt:variant>
      <vt:variant>
        <vt:lpwstr>_Security_and_Operational</vt:lpwstr>
      </vt:variant>
      <vt:variant>
        <vt:i4>4849717</vt:i4>
      </vt:variant>
      <vt:variant>
        <vt:i4>429</vt:i4>
      </vt:variant>
      <vt:variant>
        <vt:i4>0</vt:i4>
      </vt:variant>
      <vt:variant>
        <vt:i4>5</vt:i4>
      </vt:variant>
      <vt:variant>
        <vt:lpwstr/>
      </vt:variant>
      <vt:variant>
        <vt:lpwstr>_10._Data_Platform</vt:lpwstr>
      </vt:variant>
      <vt:variant>
        <vt:i4>2031659</vt:i4>
      </vt:variant>
      <vt:variant>
        <vt:i4>426</vt:i4>
      </vt:variant>
      <vt:variant>
        <vt:i4>0</vt:i4>
      </vt:variant>
      <vt:variant>
        <vt:i4>5</vt:i4>
      </vt:variant>
      <vt:variant>
        <vt:lpwstr/>
      </vt:variant>
      <vt:variant>
        <vt:lpwstr>_8._Enterprise_Pattern</vt:lpwstr>
      </vt:variant>
      <vt:variant>
        <vt:i4>3932170</vt:i4>
      </vt:variant>
      <vt:variant>
        <vt:i4>423</vt:i4>
      </vt:variant>
      <vt:variant>
        <vt:i4>0</vt:i4>
      </vt:variant>
      <vt:variant>
        <vt:i4>5</vt:i4>
      </vt:variant>
      <vt:variant>
        <vt:lpwstr/>
      </vt:variant>
      <vt:variant>
        <vt:lpwstr>_Choosing_an_Integration</vt:lpwstr>
      </vt:variant>
      <vt:variant>
        <vt:i4>2031675</vt:i4>
      </vt:variant>
      <vt:variant>
        <vt:i4>420</vt:i4>
      </vt:variant>
      <vt:variant>
        <vt:i4>0</vt:i4>
      </vt:variant>
      <vt:variant>
        <vt:i4>5</vt:i4>
      </vt:variant>
      <vt:variant>
        <vt:lpwstr/>
      </vt:variant>
      <vt:variant>
        <vt:lpwstr>_Enterprise_Pattern_Catalogue</vt:lpwstr>
      </vt:variant>
      <vt:variant>
        <vt:i4>3932170</vt:i4>
      </vt:variant>
      <vt:variant>
        <vt:i4>417</vt:i4>
      </vt:variant>
      <vt:variant>
        <vt:i4>0</vt:i4>
      </vt:variant>
      <vt:variant>
        <vt:i4>5</vt:i4>
      </vt:variant>
      <vt:variant>
        <vt:lpwstr/>
      </vt:variant>
      <vt:variant>
        <vt:lpwstr>_Choosing_an_Integration</vt:lpwstr>
      </vt:variant>
      <vt:variant>
        <vt:i4>6619262</vt:i4>
      </vt:variant>
      <vt:variant>
        <vt:i4>414</vt:i4>
      </vt:variant>
      <vt:variant>
        <vt:i4>0</vt:i4>
      </vt:variant>
      <vt:variant>
        <vt:i4>5</vt:i4>
      </vt:variant>
      <vt:variant>
        <vt:lpwstr/>
      </vt:variant>
      <vt:variant>
        <vt:lpwstr>_Reference_Architecture</vt:lpwstr>
      </vt:variant>
      <vt:variant>
        <vt:i4>2883597</vt:i4>
      </vt:variant>
      <vt:variant>
        <vt:i4>411</vt:i4>
      </vt:variant>
      <vt:variant>
        <vt:i4>0</vt:i4>
      </vt:variant>
      <vt:variant>
        <vt:i4>5</vt:i4>
      </vt:variant>
      <vt:variant>
        <vt:lpwstr/>
      </vt:variant>
      <vt:variant>
        <vt:lpwstr>_4._Architectural_Position</vt:lpwstr>
      </vt:variant>
      <vt:variant>
        <vt:i4>8192085</vt:i4>
      </vt:variant>
      <vt:variant>
        <vt:i4>408</vt:i4>
      </vt:variant>
      <vt:variant>
        <vt:i4>0</vt:i4>
      </vt:variant>
      <vt:variant>
        <vt:i4>5</vt:i4>
      </vt:variant>
      <vt:variant>
        <vt:lpwstr/>
      </vt:variant>
      <vt:variant>
        <vt:lpwstr>_Exception_Process_and</vt:lpwstr>
      </vt:variant>
      <vt:variant>
        <vt:i4>7274563</vt:i4>
      </vt:variant>
      <vt:variant>
        <vt:i4>405</vt:i4>
      </vt:variant>
      <vt:variant>
        <vt:i4>0</vt:i4>
      </vt:variant>
      <vt:variant>
        <vt:i4>5</vt:i4>
      </vt:variant>
      <vt:variant>
        <vt:lpwstr/>
      </vt:variant>
      <vt:variant>
        <vt:lpwstr>_Guardrails</vt:lpwstr>
      </vt:variant>
      <vt:variant>
        <vt:i4>8126582</vt:i4>
      </vt:variant>
      <vt:variant>
        <vt:i4>402</vt:i4>
      </vt:variant>
      <vt:variant>
        <vt:i4>0</vt:i4>
      </vt:variant>
      <vt:variant>
        <vt:i4>5</vt:i4>
      </vt:variant>
      <vt:variant>
        <vt:lpwstr/>
      </vt:variant>
      <vt:variant>
        <vt:lpwstr>_Architectural_Position</vt:lpwstr>
      </vt:variant>
      <vt:variant>
        <vt:i4>8323187</vt:i4>
      </vt:variant>
      <vt:variant>
        <vt:i4>399</vt:i4>
      </vt:variant>
      <vt:variant>
        <vt:i4>0</vt:i4>
      </vt:variant>
      <vt:variant>
        <vt:i4>5</vt:i4>
      </vt:variant>
      <vt:variant>
        <vt:lpwstr/>
      </vt:variant>
      <vt:variant>
        <vt:lpwstr>_Executive_Summary</vt:lpwstr>
      </vt:variant>
      <vt:variant>
        <vt:i4>5308509</vt:i4>
      </vt:variant>
      <vt:variant>
        <vt:i4>396</vt:i4>
      </vt:variant>
      <vt:variant>
        <vt:i4>0</vt:i4>
      </vt:variant>
      <vt:variant>
        <vt:i4>5</vt:i4>
      </vt:variant>
      <vt:variant>
        <vt:lpwstr>https://chausl.sharepoint.com/:w:/r/sites/CTG-Architecture/Shared Documents/Solution Design/Azure Platform (ALZ)/Standards/ChArch-PY-CloudSecurityFramework.docx?d=wf39fcdaa085f43979f52f05a24998fe7&amp;csf=1&amp;web=1&amp;e=QzVilg</vt:lpwstr>
      </vt:variant>
      <vt:variant>
        <vt:lpwstr/>
      </vt:variant>
      <vt:variant>
        <vt:i4>458842</vt:i4>
      </vt:variant>
      <vt:variant>
        <vt:i4>393</vt:i4>
      </vt:variant>
      <vt:variant>
        <vt:i4>0</vt:i4>
      </vt:variant>
      <vt:variant>
        <vt:i4>5</vt:i4>
      </vt:variant>
      <vt:variant>
        <vt:lpwstr>https://chausl.sharepoint.com/:w:/r/sites/CTG-Architecture/Shared Documents/Integration Architecture/SIF_APIM_Req.docx?d=wc5625aa57c9f4627b156ac1af0ba270a&amp;csf=1&amp;web=1&amp;e=OeRfsC</vt:lpwstr>
      </vt:variant>
      <vt:variant>
        <vt:lpwstr/>
      </vt:variant>
      <vt:variant>
        <vt:i4>7471225</vt:i4>
      </vt:variant>
      <vt:variant>
        <vt:i4>390</vt:i4>
      </vt:variant>
      <vt:variant>
        <vt:i4>0</vt:i4>
      </vt:variant>
      <vt:variant>
        <vt:i4>5</vt:i4>
      </vt:variant>
      <vt:variant>
        <vt:lpwstr>https://chausl.sharepoint.com/:w:/r/sites/CTG-Architecture/Shared Documents/Strategy/Engineering Standards/ChArch-EngineeringStandards-Cloud.docx?d=w37a75347bc4f4be6bde3912446cca54c&amp;csf=1&amp;web=1&amp;e=zKp5O1</vt:lpwstr>
      </vt:variant>
      <vt:variant>
        <vt:lpwstr/>
      </vt:variant>
      <vt:variant>
        <vt:i4>393310</vt:i4>
      </vt:variant>
      <vt:variant>
        <vt:i4>387</vt:i4>
      </vt:variant>
      <vt:variant>
        <vt:i4>0</vt:i4>
      </vt:variant>
      <vt:variant>
        <vt:i4>5</vt:i4>
      </vt:variant>
      <vt:variant>
        <vt:lpwstr>https://chausl.sharepoint.com/:w:/r/sites/CTG-Architecture/Shared Documents/Strategy/Engineering Standards/ChArch-EngineeringStandards-AIS.docx?d=w29b6780587a24dde8e150ba28f0d0be0&amp;csf=1&amp;web=1&amp;e=4K2zfq</vt:lpwstr>
      </vt:variant>
      <vt:variant>
        <vt:lpwstr/>
      </vt:variant>
      <vt:variant>
        <vt:i4>7340066</vt:i4>
      </vt:variant>
      <vt:variant>
        <vt:i4>381</vt:i4>
      </vt:variant>
      <vt:variant>
        <vt:i4>0</vt:i4>
      </vt:variant>
      <vt:variant>
        <vt:i4>5</vt:i4>
      </vt:variant>
      <vt:variant>
        <vt:lpwstr>https://chausl.sharepoint.com/:w:/r/sites/CTG-Architecture/Shared Documents/Strategy/Enterprise Principles/ChArch-EntDevOpsPrinciples.docx?d=w33ba63b46e74486c808356941d08c14c&amp;csf=1&amp;web=1&amp;e=lrr4tK</vt:lpwstr>
      </vt:variant>
      <vt:variant>
        <vt:lpwstr/>
      </vt:variant>
      <vt:variant>
        <vt:i4>2949243</vt:i4>
      </vt:variant>
      <vt:variant>
        <vt:i4>378</vt:i4>
      </vt:variant>
      <vt:variant>
        <vt:i4>0</vt:i4>
      </vt:variant>
      <vt:variant>
        <vt:i4>5</vt:i4>
      </vt:variant>
      <vt:variant>
        <vt:lpwstr>https://chausl.sharepoint.com/:w:/r/sites/Gov/Shared/Chaucer Group Data Classification Policy.docx?d=wb17100a24f9d4ee2b274100adbf5e5ea&amp;csf=1&amp;web=1&amp;e=bV7mKk</vt:lpwstr>
      </vt:variant>
      <vt:variant>
        <vt:lpwstr/>
      </vt:variant>
      <vt:variant>
        <vt:i4>917505</vt:i4>
      </vt:variant>
      <vt:variant>
        <vt:i4>375</vt:i4>
      </vt:variant>
      <vt:variant>
        <vt:i4>0</vt:i4>
      </vt:variant>
      <vt:variant>
        <vt:i4>5</vt:i4>
      </vt:variant>
      <vt:variant>
        <vt:lpwstr>https://chausl.sharepoint.com/:w:/r/sites/CTG-Architecture/Shared Documents/EA Reference Docs/EA Reference Docs (Final)/ChArch-EAPrinciples.docx?d=w6dcb2f4cc77348159505d7501241ca26&amp;csf=1&amp;web=1&amp;e=Ydcg5G</vt:lpwstr>
      </vt:variant>
      <vt:variant>
        <vt:lpwstr/>
      </vt:variant>
      <vt:variant>
        <vt:i4>1114172</vt:i4>
      </vt:variant>
      <vt:variant>
        <vt:i4>368</vt:i4>
      </vt:variant>
      <vt:variant>
        <vt:i4>0</vt:i4>
      </vt:variant>
      <vt:variant>
        <vt:i4>5</vt:i4>
      </vt:variant>
      <vt:variant>
        <vt:lpwstr/>
      </vt:variant>
      <vt:variant>
        <vt:lpwstr>_Toc240366875</vt:lpwstr>
      </vt:variant>
      <vt:variant>
        <vt:i4>1114172</vt:i4>
      </vt:variant>
      <vt:variant>
        <vt:i4>362</vt:i4>
      </vt:variant>
      <vt:variant>
        <vt:i4>0</vt:i4>
      </vt:variant>
      <vt:variant>
        <vt:i4>5</vt:i4>
      </vt:variant>
      <vt:variant>
        <vt:lpwstr/>
      </vt:variant>
      <vt:variant>
        <vt:lpwstr>_Toc240366874</vt:lpwstr>
      </vt:variant>
      <vt:variant>
        <vt:i4>1114172</vt:i4>
      </vt:variant>
      <vt:variant>
        <vt:i4>356</vt:i4>
      </vt:variant>
      <vt:variant>
        <vt:i4>0</vt:i4>
      </vt:variant>
      <vt:variant>
        <vt:i4>5</vt:i4>
      </vt:variant>
      <vt:variant>
        <vt:lpwstr/>
      </vt:variant>
      <vt:variant>
        <vt:lpwstr>_Toc240366873</vt:lpwstr>
      </vt:variant>
      <vt:variant>
        <vt:i4>1114172</vt:i4>
      </vt:variant>
      <vt:variant>
        <vt:i4>350</vt:i4>
      </vt:variant>
      <vt:variant>
        <vt:i4>0</vt:i4>
      </vt:variant>
      <vt:variant>
        <vt:i4>5</vt:i4>
      </vt:variant>
      <vt:variant>
        <vt:lpwstr/>
      </vt:variant>
      <vt:variant>
        <vt:lpwstr>_Toc240366872</vt:lpwstr>
      </vt:variant>
      <vt:variant>
        <vt:i4>1114172</vt:i4>
      </vt:variant>
      <vt:variant>
        <vt:i4>344</vt:i4>
      </vt:variant>
      <vt:variant>
        <vt:i4>0</vt:i4>
      </vt:variant>
      <vt:variant>
        <vt:i4>5</vt:i4>
      </vt:variant>
      <vt:variant>
        <vt:lpwstr/>
      </vt:variant>
      <vt:variant>
        <vt:lpwstr>_Toc240366871</vt:lpwstr>
      </vt:variant>
      <vt:variant>
        <vt:i4>1114172</vt:i4>
      </vt:variant>
      <vt:variant>
        <vt:i4>338</vt:i4>
      </vt:variant>
      <vt:variant>
        <vt:i4>0</vt:i4>
      </vt:variant>
      <vt:variant>
        <vt:i4>5</vt:i4>
      </vt:variant>
      <vt:variant>
        <vt:lpwstr/>
      </vt:variant>
      <vt:variant>
        <vt:lpwstr>_Toc240366870</vt:lpwstr>
      </vt:variant>
      <vt:variant>
        <vt:i4>1048636</vt:i4>
      </vt:variant>
      <vt:variant>
        <vt:i4>332</vt:i4>
      </vt:variant>
      <vt:variant>
        <vt:i4>0</vt:i4>
      </vt:variant>
      <vt:variant>
        <vt:i4>5</vt:i4>
      </vt:variant>
      <vt:variant>
        <vt:lpwstr/>
      </vt:variant>
      <vt:variant>
        <vt:lpwstr>_Toc240366869</vt:lpwstr>
      </vt:variant>
      <vt:variant>
        <vt:i4>1048636</vt:i4>
      </vt:variant>
      <vt:variant>
        <vt:i4>326</vt:i4>
      </vt:variant>
      <vt:variant>
        <vt:i4>0</vt:i4>
      </vt:variant>
      <vt:variant>
        <vt:i4>5</vt:i4>
      </vt:variant>
      <vt:variant>
        <vt:lpwstr/>
      </vt:variant>
      <vt:variant>
        <vt:lpwstr>_Toc240366868</vt:lpwstr>
      </vt:variant>
      <vt:variant>
        <vt:i4>1048636</vt:i4>
      </vt:variant>
      <vt:variant>
        <vt:i4>320</vt:i4>
      </vt:variant>
      <vt:variant>
        <vt:i4>0</vt:i4>
      </vt:variant>
      <vt:variant>
        <vt:i4>5</vt:i4>
      </vt:variant>
      <vt:variant>
        <vt:lpwstr/>
      </vt:variant>
      <vt:variant>
        <vt:lpwstr>_Toc240366867</vt:lpwstr>
      </vt:variant>
      <vt:variant>
        <vt:i4>1048636</vt:i4>
      </vt:variant>
      <vt:variant>
        <vt:i4>314</vt:i4>
      </vt:variant>
      <vt:variant>
        <vt:i4>0</vt:i4>
      </vt:variant>
      <vt:variant>
        <vt:i4>5</vt:i4>
      </vt:variant>
      <vt:variant>
        <vt:lpwstr/>
      </vt:variant>
      <vt:variant>
        <vt:lpwstr>_Toc240366866</vt:lpwstr>
      </vt:variant>
      <vt:variant>
        <vt:i4>1048636</vt:i4>
      </vt:variant>
      <vt:variant>
        <vt:i4>308</vt:i4>
      </vt:variant>
      <vt:variant>
        <vt:i4>0</vt:i4>
      </vt:variant>
      <vt:variant>
        <vt:i4>5</vt:i4>
      </vt:variant>
      <vt:variant>
        <vt:lpwstr/>
      </vt:variant>
      <vt:variant>
        <vt:lpwstr>_Toc240366865</vt:lpwstr>
      </vt:variant>
      <vt:variant>
        <vt:i4>1048636</vt:i4>
      </vt:variant>
      <vt:variant>
        <vt:i4>302</vt:i4>
      </vt:variant>
      <vt:variant>
        <vt:i4>0</vt:i4>
      </vt:variant>
      <vt:variant>
        <vt:i4>5</vt:i4>
      </vt:variant>
      <vt:variant>
        <vt:lpwstr/>
      </vt:variant>
      <vt:variant>
        <vt:lpwstr>_Toc240366864</vt:lpwstr>
      </vt:variant>
      <vt:variant>
        <vt:i4>1048636</vt:i4>
      </vt:variant>
      <vt:variant>
        <vt:i4>296</vt:i4>
      </vt:variant>
      <vt:variant>
        <vt:i4>0</vt:i4>
      </vt:variant>
      <vt:variant>
        <vt:i4>5</vt:i4>
      </vt:variant>
      <vt:variant>
        <vt:lpwstr/>
      </vt:variant>
      <vt:variant>
        <vt:lpwstr>_Toc240366863</vt:lpwstr>
      </vt:variant>
      <vt:variant>
        <vt:i4>1048636</vt:i4>
      </vt:variant>
      <vt:variant>
        <vt:i4>290</vt:i4>
      </vt:variant>
      <vt:variant>
        <vt:i4>0</vt:i4>
      </vt:variant>
      <vt:variant>
        <vt:i4>5</vt:i4>
      </vt:variant>
      <vt:variant>
        <vt:lpwstr/>
      </vt:variant>
      <vt:variant>
        <vt:lpwstr>_Toc240366862</vt:lpwstr>
      </vt:variant>
      <vt:variant>
        <vt:i4>1048636</vt:i4>
      </vt:variant>
      <vt:variant>
        <vt:i4>284</vt:i4>
      </vt:variant>
      <vt:variant>
        <vt:i4>0</vt:i4>
      </vt:variant>
      <vt:variant>
        <vt:i4>5</vt:i4>
      </vt:variant>
      <vt:variant>
        <vt:lpwstr/>
      </vt:variant>
      <vt:variant>
        <vt:lpwstr>_Toc240366861</vt:lpwstr>
      </vt:variant>
      <vt:variant>
        <vt:i4>1048636</vt:i4>
      </vt:variant>
      <vt:variant>
        <vt:i4>278</vt:i4>
      </vt:variant>
      <vt:variant>
        <vt:i4>0</vt:i4>
      </vt:variant>
      <vt:variant>
        <vt:i4>5</vt:i4>
      </vt:variant>
      <vt:variant>
        <vt:lpwstr/>
      </vt:variant>
      <vt:variant>
        <vt:lpwstr>_Toc240366860</vt:lpwstr>
      </vt:variant>
      <vt:variant>
        <vt:i4>1245244</vt:i4>
      </vt:variant>
      <vt:variant>
        <vt:i4>272</vt:i4>
      </vt:variant>
      <vt:variant>
        <vt:i4>0</vt:i4>
      </vt:variant>
      <vt:variant>
        <vt:i4>5</vt:i4>
      </vt:variant>
      <vt:variant>
        <vt:lpwstr/>
      </vt:variant>
      <vt:variant>
        <vt:lpwstr>_Toc240366859</vt:lpwstr>
      </vt:variant>
      <vt:variant>
        <vt:i4>1245244</vt:i4>
      </vt:variant>
      <vt:variant>
        <vt:i4>266</vt:i4>
      </vt:variant>
      <vt:variant>
        <vt:i4>0</vt:i4>
      </vt:variant>
      <vt:variant>
        <vt:i4>5</vt:i4>
      </vt:variant>
      <vt:variant>
        <vt:lpwstr/>
      </vt:variant>
      <vt:variant>
        <vt:lpwstr>_Toc240366858</vt:lpwstr>
      </vt:variant>
      <vt:variant>
        <vt:i4>1245244</vt:i4>
      </vt:variant>
      <vt:variant>
        <vt:i4>260</vt:i4>
      </vt:variant>
      <vt:variant>
        <vt:i4>0</vt:i4>
      </vt:variant>
      <vt:variant>
        <vt:i4>5</vt:i4>
      </vt:variant>
      <vt:variant>
        <vt:lpwstr/>
      </vt:variant>
      <vt:variant>
        <vt:lpwstr>_Toc240366857</vt:lpwstr>
      </vt:variant>
      <vt:variant>
        <vt:i4>1245244</vt:i4>
      </vt:variant>
      <vt:variant>
        <vt:i4>254</vt:i4>
      </vt:variant>
      <vt:variant>
        <vt:i4>0</vt:i4>
      </vt:variant>
      <vt:variant>
        <vt:i4>5</vt:i4>
      </vt:variant>
      <vt:variant>
        <vt:lpwstr/>
      </vt:variant>
      <vt:variant>
        <vt:lpwstr>_Toc240366856</vt:lpwstr>
      </vt:variant>
      <vt:variant>
        <vt:i4>1245244</vt:i4>
      </vt:variant>
      <vt:variant>
        <vt:i4>248</vt:i4>
      </vt:variant>
      <vt:variant>
        <vt:i4>0</vt:i4>
      </vt:variant>
      <vt:variant>
        <vt:i4>5</vt:i4>
      </vt:variant>
      <vt:variant>
        <vt:lpwstr/>
      </vt:variant>
      <vt:variant>
        <vt:lpwstr>_Toc240366855</vt:lpwstr>
      </vt:variant>
      <vt:variant>
        <vt:i4>1245244</vt:i4>
      </vt:variant>
      <vt:variant>
        <vt:i4>242</vt:i4>
      </vt:variant>
      <vt:variant>
        <vt:i4>0</vt:i4>
      </vt:variant>
      <vt:variant>
        <vt:i4>5</vt:i4>
      </vt:variant>
      <vt:variant>
        <vt:lpwstr/>
      </vt:variant>
      <vt:variant>
        <vt:lpwstr>_Toc240366854</vt:lpwstr>
      </vt:variant>
      <vt:variant>
        <vt:i4>1245244</vt:i4>
      </vt:variant>
      <vt:variant>
        <vt:i4>236</vt:i4>
      </vt:variant>
      <vt:variant>
        <vt:i4>0</vt:i4>
      </vt:variant>
      <vt:variant>
        <vt:i4>5</vt:i4>
      </vt:variant>
      <vt:variant>
        <vt:lpwstr/>
      </vt:variant>
      <vt:variant>
        <vt:lpwstr>_Toc240366853</vt:lpwstr>
      </vt:variant>
      <vt:variant>
        <vt:i4>1245244</vt:i4>
      </vt:variant>
      <vt:variant>
        <vt:i4>230</vt:i4>
      </vt:variant>
      <vt:variant>
        <vt:i4>0</vt:i4>
      </vt:variant>
      <vt:variant>
        <vt:i4>5</vt:i4>
      </vt:variant>
      <vt:variant>
        <vt:lpwstr/>
      </vt:variant>
      <vt:variant>
        <vt:lpwstr>_Toc240366852</vt:lpwstr>
      </vt:variant>
      <vt:variant>
        <vt:i4>1245244</vt:i4>
      </vt:variant>
      <vt:variant>
        <vt:i4>224</vt:i4>
      </vt:variant>
      <vt:variant>
        <vt:i4>0</vt:i4>
      </vt:variant>
      <vt:variant>
        <vt:i4>5</vt:i4>
      </vt:variant>
      <vt:variant>
        <vt:lpwstr/>
      </vt:variant>
      <vt:variant>
        <vt:lpwstr>_Toc240366851</vt:lpwstr>
      </vt:variant>
      <vt:variant>
        <vt:i4>1245244</vt:i4>
      </vt:variant>
      <vt:variant>
        <vt:i4>218</vt:i4>
      </vt:variant>
      <vt:variant>
        <vt:i4>0</vt:i4>
      </vt:variant>
      <vt:variant>
        <vt:i4>5</vt:i4>
      </vt:variant>
      <vt:variant>
        <vt:lpwstr/>
      </vt:variant>
      <vt:variant>
        <vt:lpwstr>_Toc240366850</vt:lpwstr>
      </vt:variant>
      <vt:variant>
        <vt:i4>1179708</vt:i4>
      </vt:variant>
      <vt:variant>
        <vt:i4>212</vt:i4>
      </vt:variant>
      <vt:variant>
        <vt:i4>0</vt:i4>
      </vt:variant>
      <vt:variant>
        <vt:i4>5</vt:i4>
      </vt:variant>
      <vt:variant>
        <vt:lpwstr/>
      </vt:variant>
      <vt:variant>
        <vt:lpwstr>_Toc240366849</vt:lpwstr>
      </vt:variant>
      <vt:variant>
        <vt:i4>1179708</vt:i4>
      </vt:variant>
      <vt:variant>
        <vt:i4>206</vt:i4>
      </vt:variant>
      <vt:variant>
        <vt:i4>0</vt:i4>
      </vt:variant>
      <vt:variant>
        <vt:i4>5</vt:i4>
      </vt:variant>
      <vt:variant>
        <vt:lpwstr/>
      </vt:variant>
      <vt:variant>
        <vt:lpwstr>_Toc240366848</vt:lpwstr>
      </vt:variant>
      <vt:variant>
        <vt:i4>1179708</vt:i4>
      </vt:variant>
      <vt:variant>
        <vt:i4>200</vt:i4>
      </vt:variant>
      <vt:variant>
        <vt:i4>0</vt:i4>
      </vt:variant>
      <vt:variant>
        <vt:i4>5</vt:i4>
      </vt:variant>
      <vt:variant>
        <vt:lpwstr/>
      </vt:variant>
      <vt:variant>
        <vt:lpwstr>_Toc240366847</vt:lpwstr>
      </vt:variant>
      <vt:variant>
        <vt:i4>1179708</vt:i4>
      </vt:variant>
      <vt:variant>
        <vt:i4>194</vt:i4>
      </vt:variant>
      <vt:variant>
        <vt:i4>0</vt:i4>
      </vt:variant>
      <vt:variant>
        <vt:i4>5</vt:i4>
      </vt:variant>
      <vt:variant>
        <vt:lpwstr/>
      </vt:variant>
      <vt:variant>
        <vt:lpwstr>_Toc240366846</vt:lpwstr>
      </vt:variant>
      <vt:variant>
        <vt:i4>1179708</vt:i4>
      </vt:variant>
      <vt:variant>
        <vt:i4>188</vt:i4>
      </vt:variant>
      <vt:variant>
        <vt:i4>0</vt:i4>
      </vt:variant>
      <vt:variant>
        <vt:i4>5</vt:i4>
      </vt:variant>
      <vt:variant>
        <vt:lpwstr/>
      </vt:variant>
      <vt:variant>
        <vt:lpwstr>_Toc240366845</vt:lpwstr>
      </vt:variant>
      <vt:variant>
        <vt:i4>1179708</vt:i4>
      </vt:variant>
      <vt:variant>
        <vt:i4>182</vt:i4>
      </vt:variant>
      <vt:variant>
        <vt:i4>0</vt:i4>
      </vt:variant>
      <vt:variant>
        <vt:i4>5</vt:i4>
      </vt:variant>
      <vt:variant>
        <vt:lpwstr/>
      </vt:variant>
      <vt:variant>
        <vt:lpwstr>_Toc240366844</vt:lpwstr>
      </vt:variant>
      <vt:variant>
        <vt:i4>1179708</vt:i4>
      </vt:variant>
      <vt:variant>
        <vt:i4>176</vt:i4>
      </vt:variant>
      <vt:variant>
        <vt:i4>0</vt:i4>
      </vt:variant>
      <vt:variant>
        <vt:i4>5</vt:i4>
      </vt:variant>
      <vt:variant>
        <vt:lpwstr/>
      </vt:variant>
      <vt:variant>
        <vt:lpwstr>_Toc240366843</vt:lpwstr>
      </vt:variant>
      <vt:variant>
        <vt:i4>1179708</vt:i4>
      </vt:variant>
      <vt:variant>
        <vt:i4>170</vt:i4>
      </vt:variant>
      <vt:variant>
        <vt:i4>0</vt:i4>
      </vt:variant>
      <vt:variant>
        <vt:i4>5</vt:i4>
      </vt:variant>
      <vt:variant>
        <vt:lpwstr/>
      </vt:variant>
      <vt:variant>
        <vt:lpwstr>_Toc240366842</vt:lpwstr>
      </vt:variant>
      <vt:variant>
        <vt:i4>1179708</vt:i4>
      </vt:variant>
      <vt:variant>
        <vt:i4>164</vt:i4>
      </vt:variant>
      <vt:variant>
        <vt:i4>0</vt:i4>
      </vt:variant>
      <vt:variant>
        <vt:i4>5</vt:i4>
      </vt:variant>
      <vt:variant>
        <vt:lpwstr/>
      </vt:variant>
      <vt:variant>
        <vt:lpwstr>_Toc240366841</vt:lpwstr>
      </vt:variant>
      <vt:variant>
        <vt:i4>1179708</vt:i4>
      </vt:variant>
      <vt:variant>
        <vt:i4>158</vt:i4>
      </vt:variant>
      <vt:variant>
        <vt:i4>0</vt:i4>
      </vt:variant>
      <vt:variant>
        <vt:i4>5</vt:i4>
      </vt:variant>
      <vt:variant>
        <vt:lpwstr/>
      </vt:variant>
      <vt:variant>
        <vt:lpwstr>_Toc240366840</vt:lpwstr>
      </vt:variant>
      <vt:variant>
        <vt:i4>1376316</vt:i4>
      </vt:variant>
      <vt:variant>
        <vt:i4>152</vt:i4>
      </vt:variant>
      <vt:variant>
        <vt:i4>0</vt:i4>
      </vt:variant>
      <vt:variant>
        <vt:i4>5</vt:i4>
      </vt:variant>
      <vt:variant>
        <vt:lpwstr/>
      </vt:variant>
      <vt:variant>
        <vt:lpwstr>_Toc240366839</vt:lpwstr>
      </vt:variant>
      <vt:variant>
        <vt:i4>1376316</vt:i4>
      </vt:variant>
      <vt:variant>
        <vt:i4>146</vt:i4>
      </vt:variant>
      <vt:variant>
        <vt:i4>0</vt:i4>
      </vt:variant>
      <vt:variant>
        <vt:i4>5</vt:i4>
      </vt:variant>
      <vt:variant>
        <vt:lpwstr/>
      </vt:variant>
      <vt:variant>
        <vt:lpwstr>_Toc240366838</vt:lpwstr>
      </vt:variant>
      <vt:variant>
        <vt:i4>1376316</vt:i4>
      </vt:variant>
      <vt:variant>
        <vt:i4>140</vt:i4>
      </vt:variant>
      <vt:variant>
        <vt:i4>0</vt:i4>
      </vt:variant>
      <vt:variant>
        <vt:i4>5</vt:i4>
      </vt:variant>
      <vt:variant>
        <vt:lpwstr/>
      </vt:variant>
      <vt:variant>
        <vt:lpwstr>_Toc240366837</vt:lpwstr>
      </vt:variant>
      <vt:variant>
        <vt:i4>1376316</vt:i4>
      </vt:variant>
      <vt:variant>
        <vt:i4>134</vt:i4>
      </vt:variant>
      <vt:variant>
        <vt:i4>0</vt:i4>
      </vt:variant>
      <vt:variant>
        <vt:i4>5</vt:i4>
      </vt:variant>
      <vt:variant>
        <vt:lpwstr/>
      </vt:variant>
      <vt:variant>
        <vt:lpwstr>_Toc240366836</vt:lpwstr>
      </vt:variant>
      <vt:variant>
        <vt:i4>1376316</vt:i4>
      </vt:variant>
      <vt:variant>
        <vt:i4>128</vt:i4>
      </vt:variant>
      <vt:variant>
        <vt:i4>0</vt:i4>
      </vt:variant>
      <vt:variant>
        <vt:i4>5</vt:i4>
      </vt:variant>
      <vt:variant>
        <vt:lpwstr/>
      </vt:variant>
      <vt:variant>
        <vt:lpwstr>_Toc240366835</vt:lpwstr>
      </vt:variant>
      <vt:variant>
        <vt:i4>1376316</vt:i4>
      </vt:variant>
      <vt:variant>
        <vt:i4>122</vt:i4>
      </vt:variant>
      <vt:variant>
        <vt:i4>0</vt:i4>
      </vt:variant>
      <vt:variant>
        <vt:i4>5</vt:i4>
      </vt:variant>
      <vt:variant>
        <vt:lpwstr/>
      </vt:variant>
      <vt:variant>
        <vt:lpwstr>_Toc240366834</vt:lpwstr>
      </vt:variant>
      <vt:variant>
        <vt:i4>1376316</vt:i4>
      </vt:variant>
      <vt:variant>
        <vt:i4>116</vt:i4>
      </vt:variant>
      <vt:variant>
        <vt:i4>0</vt:i4>
      </vt:variant>
      <vt:variant>
        <vt:i4>5</vt:i4>
      </vt:variant>
      <vt:variant>
        <vt:lpwstr/>
      </vt:variant>
      <vt:variant>
        <vt:lpwstr>_Toc240366833</vt:lpwstr>
      </vt:variant>
      <vt:variant>
        <vt:i4>1376316</vt:i4>
      </vt:variant>
      <vt:variant>
        <vt:i4>110</vt:i4>
      </vt:variant>
      <vt:variant>
        <vt:i4>0</vt:i4>
      </vt:variant>
      <vt:variant>
        <vt:i4>5</vt:i4>
      </vt:variant>
      <vt:variant>
        <vt:lpwstr/>
      </vt:variant>
      <vt:variant>
        <vt:lpwstr>_Toc240366832</vt:lpwstr>
      </vt:variant>
      <vt:variant>
        <vt:i4>1376316</vt:i4>
      </vt:variant>
      <vt:variant>
        <vt:i4>104</vt:i4>
      </vt:variant>
      <vt:variant>
        <vt:i4>0</vt:i4>
      </vt:variant>
      <vt:variant>
        <vt:i4>5</vt:i4>
      </vt:variant>
      <vt:variant>
        <vt:lpwstr/>
      </vt:variant>
      <vt:variant>
        <vt:lpwstr>_Toc240366831</vt:lpwstr>
      </vt:variant>
      <vt:variant>
        <vt:i4>1376316</vt:i4>
      </vt:variant>
      <vt:variant>
        <vt:i4>98</vt:i4>
      </vt:variant>
      <vt:variant>
        <vt:i4>0</vt:i4>
      </vt:variant>
      <vt:variant>
        <vt:i4>5</vt:i4>
      </vt:variant>
      <vt:variant>
        <vt:lpwstr/>
      </vt:variant>
      <vt:variant>
        <vt:lpwstr>_Toc240366830</vt:lpwstr>
      </vt:variant>
      <vt:variant>
        <vt:i4>1310780</vt:i4>
      </vt:variant>
      <vt:variant>
        <vt:i4>92</vt:i4>
      </vt:variant>
      <vt:variant>
        <vt:i4>0</vt:i4>
      </vt:variant>
      <vt:variant>
        <vt:i4>5</vt:i4>
      </vt:variant>
      <vt:variant>
        <vt:lpwstr/>
      </vt:variant>
      <vt:variant>
        <vt:lpwstr>_Toc240366829</vt:lpwstr>
      </vt:variant>
      <vt:variant>
        <vt:i4>1310780</vt:i4>
      </vt:variant>
      <vt:variant>
        <vt:i4>86</vt:i4>
      </vt:variant>
      <vt:variant>
        <vt:i4>0</vt:i4>
      </vt:variant>
      <vt:variant>
        <vt:i4>5</vt:i4>
      </vt:variant>
      <vt:variant>
        <vt:lpwstr/>
      </vt:variant>
      <vt:variant>
        <vt:lpwstr>_Toc240366828</vt:lpwstr>
      </vt:variant>
      <vt:variant>
        <vt:i4>1310780</vt:i4>
      </vt:variant>
      <vt:variant>
        <vt:i4>80</vt:i4>
      </vt:variant>
      <vt:variant>
        <vt:i4>0</vt:i4>
      </vt:variant>
      <vt:variant>
        <vt:i4>5</vt:i4>
      </vt:variant>
      <vt:variant>
        <vt:lpwstr/>
      </vt:variant>
      <vt:variant>
        <vt:lpwstr>_Toc240366827</vt:lpwstr>
      </vt:variant>
      <vt:variant>
        <vt:i4>1310780</vt:i4>
      </vt:variant>
      <vt:variant>
        <vt:i4>74</vt:i4>
      </vt:variant>
      <vt:variant>
        <vt:i4>0</vt:i4>
      </vt:variant>
      <vt:variant>
        <vt:i4>5</vt:i4>
      </vt:variant>
      <vt:variant>
        <vt:lpwstr/>
      </vt:variant>
      <vt:variant>
        <vt:lpwstr>_Toc240366826</vt:lpwstr>
      </vt:variant>
      <vt:variant>
        <vt:i4>1310780</vt:i4>
      </vt:variant>
      <vt:variant>
        <vt:i4>68</vt:i4>
      </vt:variant>
      <vt:variant>
        <vt:i4>0</vt:i4>
      </vt:variant>
      <vt:variant>
        <vt:i4>5</vt:i4>
      </vt:variant>
      <vt:variant>
        <vt:lpwstr/>
      </vt:variant>
      <vt:variant>
        <vt:lpwstr>_Toc240366825</vt:lpwstr>
      </vt:variant>
      <vt:variant>
        <vt:i4>1310780</vt:i4>
      </vt:variant>
      <vt:variant>
        <vt:i4>62</vt:i4>
      </vt:variant>
      <vt:variant>
        <vt:i4>0</vt:i4>
      </vt:variant>
      <vt:variant>
        <vt:i4>5</vt:i4>
      </vt:variant>
      <vt:variant>
        <vt:lpwstr/>
      </vt:variant>
      <vt:variant>
        <vt:lpwstr>_Toc240366824</vt:lpwstr>
      </vt:variant>
      <vt:variant>
        <vt:i4>1310780</vt:i4>
      </vt:variant>
      <vt:variant>
        <vt:i4>56</vt:i4>
      </vt:variant>
      <vt:variant>
        <vt:i4>0</vt:i4>
      </vt:variant>
      <vt:variant>
        <vt:i4>5</vt:i4>
      </vt:variant>
      <vt:variant>
        <vt:lpwstr/>
      </vt:variant>
      <vt:variant>
        <vt:lpwstr>_Toc240366823</vt:lpwstr>
      </vt:variant>
      <vt:variant>
        <vt:i4>1310780</vt:i4>
      </vt:variant>
      <vt:variant>
        <vt:i4>50</vt:i4>
      </vt:variant>
      <vt:variant>
        <vt:i4>0</vt:i4>
      </vt:variant>
      <vt:variant>
        <vt:i4>5</vt:i4>
      </vt:variant>
      <vt:variant>
        <vt:lpwstr/>
      </vt:variant>
      <vt:variant>
        <vt:lpwstr>_Toc240366822</vt:lpwstr>
      </vt:variant>
      <vt:variant>
        <vt:i4>1310780</vt:i4>
      </vt:variant>
      <vt:variant>
        <vt:i4>44</vt:i4>
      </vt:variant>
      <vt:variant>
        <vt:i4>0</vt:i4>
      </vt:variant>
      <vt:variant>
        <vt:i4>5</vt:i4>
      </vt:variant>
      <vt:variant>
        <vt:lpwstr/>
      </vt:variant>
      <vt:variant>
        <vt:lpwstr>_Toc240366821</vt:lpwstr>
      </vt:variant>
      <vt:variant>
        <vt:i4>1310780</vt:i4>
      </vt:variant>
      <vt:variant>
        <vt:i4>38</vt:i4>
      </vt:variant>
      <vt:variant>
        <vt:i4>0</vt:i4>
      </vt:variant>
      <vt:variant>
        <vt:i4>5</vt:i4>
      </vt:variant>
      <vt:variant>
        <vt:lpwstr/>
      </vt:variant>
      <vt:variant>
        <vt:lpwstr>_Toc240366820</vt:lpwstr>
      </vt:variant>
      <vt:variant>
        <vt:i4>1507388</vt:i4>
      </vt:variant>
      <vt:variant>
        <vt:i4>32</vt:i4>
      </vt:variant>
      <vt:variant>
        <vt:i4>0</vt:i4>
      </vt:variant>
      <vt:variant>
        <vt:i4>5</vt:i4>
      </vt:variant>
      <vt:variant>
        <vt:lpwstr/>
      </vt:variant>
      <vt:variant>
        <vt:lpwstr>_Toc240366819</vt:lpwstr>
      </vt:variant>
      <vt:variant>
        <vt:i4>1507388</vt:i4>
      </vt:variant>
      <vt:variant>
        <vt:i4>26</vt:i4>
      </vt:variant>
      <vt:variant>
        <vt:i4>0</vt:i4>
      </vt:variant>
      <vt:variant>
        <vt:i4>5</vt:i4>
      </vt:variant>
      <vt:variant>
        <vt:lpwstr/>
      </vt:variant>
      <vt:variant>
        <vt:lpwstr>_Toc240366818</vt:lpwstr>
      </vt:variant>
      <vt:variant>
        <vt:i4>1507388</vt:i4>
      </vt:variant>
      <vt:variant>
        <vt:i4>20</vt:i4>
      </vt:variant>
      <vt:variant>
        <vt:i4>0</vt:i4>
      </vt:variant>
      <vt:variant>
        <vt:i4>5</vt:i4>
      </vt:variant>
      <vt:variant>
        <vt:lpwstr/>
      </vt:variant>
      <vt:variant>
        <vt:lpwstr>_Toc240366817</vt:lpwstr>
      </vt:variant>
      <vt:variant>
        <vt:i4>1507388</vt:i4>
      </vt:variant>
      <vt:variant>
        <vt:i4>14</vt:i4>
      </vt:variant>
      <vt:variant>
        <vt:i4>0</vt:i4>
      </vt:variant>
      <vt:variant>
        <vt:i4>5</vt:i4>
      </vt:variant>
      <vt:variant>
        <vt:lpwstr/>
      </vt:variant>
      <vt:variant>
        <vt:lpwstr>_Toc240366816</vt:lpwstr>
      </vt:variant>
      <vt:variant>
        <vt:i4>1507388</vt:i4>
      </vt:variant>
      <vt:variant>
        <vt:i4>8</vt:i4>
      </vt:variant>
      <vt:variant>
        <vt:i4>0</vt:i4>
      </vt:variant>
      <vt:variant>
        <vt:i4>5</vt:i4>
      </vt:variant>
      <vt:variant>
        <vt:lpwstr/>
      </vt:variant>
      <vt:variant>
        <vt:lpwstr>_Toc240366815</vt:lpwstr>
      </vt:variant>
      <vt:variant>
        <vt:i4>1507388</vt:i4>
      </vt:variant>
      <vt:variant>
        <vt:i4>2</vt:i4>
      </vt:variant>
      <vt:variant>
        <vt:i4>0</vt:i4>
      </vt:variant>
      <vt:variant>
        <vt:i4>5</vt:i4>
      </vt:variant>
      <vt:variant>
        <vt:lpwstr/>
      </vt:variant>
      <vt:variant>
        <vt:lpwstr>_Toc240366814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Joycell Sundararaj - Chaucer</cp:lastModifiedBy>
  <cp:revision>494</cp:revision>
  <dcterms:created xsi:type="dcterms:W3CDTF">2024-07-17T19:48:00Z</dcterms:created>
  <dcterms:modified xsi:type="dcterms:W3CDTF">2026-09-15T13:42:00Z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0x010100B6902D86F343BD43911FD1ECE89E1A90</vt:lpwstr>
  </property>
  <property fmtid="{D5CDD505-2E9C-101B-9397-08002B2CF9AE}" pid="3" name="MSIP_Label_66034dab-5829-4c7a-a87e-18a6fc150b18_Enabled">
    <vt:lpwstr>true</vt:lpwstr>
  </property>
  <property fmtid="{D5CDD505-2E9C-101B-9397-08002B2CF9AE}" pid="4" name="MSIP_Label_66034dab-5829-4c7a-a87e-18a6fc150b18_SetDate">
    <vt:lpwstr>2024-07-17T11:48:38Z</vt:lpwstr>
  </property>
  <property fmtid="{D5CDD505-2E9C-101B-9397-08002B2CF9AE}" pid="5" name="MSIP_Label_66034dab-5829-4c7a-a87e-18a6fc150b18_Method">
    <vt:lpwstr>Standard</vt:lpwstr>
  </property>
  <property fmtid="{D5CDD505-2E9C-101B-9397-08002B2CF9AE}" pid="6" name="MSIP_Label_66034dab-5829-4c7a-a87e-18a6fc150b18_Name">
    <vt:lpwstr>Internal</vt:lpwstr>
  </property>
  <property fmtid="{D5CDD505-2E9C-101B-9397-08002B2CF9AE}" pid="7" name="MSIP_Label_66034dab-5829-4c7a-a87e-18a6fc150b18_SiteId">
    <vt:lpwstr>7c2d3141-755f-485a-aaae-ca6b3055ca0c</vt:lpwstr>
  </property>
  <property fmtid="{D5CDD505-2E9C-101B-9397-08002B2CF9AE}" pid="8" name="MSIP_Label_66034dab-5829-4c7a-a87e-18a6fc150b18_ActionId">
    <vt:lpwstr>9b0ae137-b9f9-45db-9d49-6cf5d267c984</vt:lpwstr>
  </property>
  <property fmtid="{D5CDD505-2E9C-101B-9397-08002B2CF9AE}" pid="9" name="MSIP_Label_66034dab-5829-4c7a-a87e-18a6fc150b18_ContentBits">
    <vt:lpwstr>0</vt:lpwstr>
  </property>
  <property fmtid="{D5CDD505-2E9C-101B-9397-08002B2CF9AE}" pid="10" name="docLang">
    <vt:lpwstr>en</vt:lpwstr>
  </property>
  <property fmtid="{D5CDD505-2E9C-101B-9397-08002B2CF9AE}" pid="11" name="MediaServiceImageTags">
    <vt:lpwstr/>
  </property>
</Properties>
</file>