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39F8" w14:textId="77777777" w:rsidR="001B584F" w:rsidRDefault="001B584F" w:rsidP="0048333B">
      <w:pPr>
        <w:spacing w:before="2200"/>
        <w:jc w:val="center"/>
        <w:rPr>
          <w:rFonts w:ascii="Aptos" w:hAnsi="Aptos"/>
          <w:b/>
          <w:color w:val="1A2B56"/>
          <w:sz w:val="60"/>
        </w:rPr>
      </w:pPr>
    </w:p>
    <w:p w14:paraId="048CDEF0" w14:textId="33671AE8" w:rsidR="0048333B" w:rsidRPr="00AA26F4" w:rsidRDefault="0048333B" w:rsidP="0048333B">
      <w:pPr>
        <w:spacing w:before="2200"/>
        <w:jc w:val="center"/>
        <w:rPr>
          <w:rFonts w:ascii="Aptos" w:hAnsi="Aptos"/>
        </w:rPr>
      </w:pPr>
      <w:commentRangeStart w:id="0"/>
      <w:commentRangeStart w:id="1"/>
      <w:r w:rsidRPr="00AA26F4">
        <w:rPr>
          <w:rFonts w:ascii="Aptos" w:hAnsi="Aptos"/>
          <w:b/>
          <w:color w:val="1A2B56"/>
          <w:sz w:val="60"/>
        </w:rPr>
        <w:t>Systems Integration Framework</w:t>
      </w:r>
      <w:commentRangeEnd w:id="0"/>
      <w:r w:rsidR="00CB4DF0" w:rsidRPr="00AA26F4">
        <w:rPr>
          <w:rStyle w:val="CommentReference"/>
          <w:rFonts w:ascii="Aptos" w:hAnsi="Aptos"/>
          <w:sz w:val="21"/>
          <w:szCs w:val="21"/>
        </w:rPr>
        <w:commentReference w:id="0"/>
      </w:r>
      <w:commentRangeEnd w:id="1"/>
      <w:r w:rsidR="00C724D0" w:rsidRPr="00AA26F4">
        <w:rPr>
          <w:rStyle w:val="CommentReference"/>
          <w:rFonts w:ascii="Aptos" w:hAnsi="Aptos"/>
          <w:sz w:val="21"/>
          <w:szCs w:val="21"/>
        </w:rPr>
        <w:commentReference w:id="1"/>
      </w:r>
    </w:p>
    <w:p w14:paraId="1C3B1D89" w14:textId="77777777" w:rsidR="0048333B" w:rsidRDefault="0048333B">
      <w:pPr>
        <w:spacing w:before="120"/>
        <w:jc w:val="center"/>
        <w:rPr>
          <w:color w:val="2E5496"/>
          <w:sz w:val="26"/>
          <w:szCs w:val="26"/>
        </w:rPr>
      </w:pPr>
    </w:p>
    <w:p w14:paraId="611F710B" w14:textId="0F9A46F0" w:rsidR="0095094A" w:rsidRPr="000D2277" w:rsidRDefault="007B5EA1">
      <w:pPr>
        <w:spacing w:before="400"/>
        <w:jc w:val="center"/>
        <w:rPr>
          <w:rFonts w:ascii="Aptos" w:hAnsi="Aptos"/>
          <w:sz w:val="18"/>
        </w:rPr>
      </w:pPr>
      <w:r w:rsidRPr="000D2277">
        <w:rPr>
          <w:rFonts w:ascii="Aptos" w:hAnsi="Aptos"/>
          <w:sz w:val="18"/>
        </w:rPr>
        <w:t>Version 0</w:t>
      </w:r>
      <w:r w:rsidR="00750292" w:rsidRPr="000D2277">
        <w:rPr>
          <w:rFonts w:ascii="Aptos" w:hAnsi="Aptos"/>
          <w:sz w:val="18"/>
        </w:rPr>
        <w:t>.</w:t>
      </w:r>
      <w:r w:rsidR="0048333B" w:rsidRPr="000D2277">
        <w:rPr>
          <w:rFonts w:ascii="Aptos" w:hAnsi="Aptos"/>
          <w:sz w:val="18"/>
        </w:rPr>
        <w:t>1</w:t>
      </w:r>
      <w:r w:rsidRPr="000D2277">
        <w:rPr>
          <w:rFonts w:ascii="Aptos" w:hAnsi="Aptos"/>
          <w:sz w:val="18"/>
        </w:rPr>
        <w:t xml:space="preserve">  (Draft)</w:t>
      </w:r>
    </w:p>
    <w:p w14:paraId="0E409EF9" w14:textId="77777777" w:rsidR="0095094A" w:rsidRPr="000D2277" w:rsidRDefault="007B5EA1">
      <w:pPr>
        <w:spacing w:before="60"/>
        <w:jc w:val="center"/>
        <w:rPr>
          <w:rFonts w:ascii="Aptos" w:hAnsi="Aptos"/>
          <w:sz w:val="18"/>
        </w:rPr>
      </w:pPr>
      <w:r w:rsidRPr="000D2277">
        <w:rPr>
          <w:rFonts w:ascii="Aptos" w:hAnsi="Aptos"/>
          <w:color w:val="5A6470"/>
          <w:sz w:val="18"/>
        </w:rPr>
        <w:t>Author: Puneet Kumar, Enterprise Integration and Solution Architect</w:t>
      </w:r>
    </w:p>
    <w:p w14:paraId="601F601E" w14:textId="77777777" w:rsidR="0095094A" w:rsidRDefault="007B5EA1">
      <w:r>
        <w:br w:type="page"/>
      </w:r>
    </w:p>
    <w:p w14:paraId="2EB73870" w14:textId="77777777" w:rsidR="0095094A" w:rsidRDefault="007B5EA1">
      <w:pPr>
        <w:pStyle w:val="Heading1"/>
      </w:pPr>
      <w:bookmarkStart w:id="2" w:name="_Toc239852268"/>
      <w:bookmarkStart w:id="3" w:name="_Toc239899839"/>
      <w:r>
        <w:t>Table of Contents</w:t>
      </w:r>
      <w:bookmarkEnd w:id="2"/>
      <w:bookmarkEnd w:id="3"/>
    </w:p>
    <w:sdt>
      <w:sdtPr>
        <w:alias w:val="Contents"/>
        <w:id w:val="166684888"/>
      </w:sdtPr>
      <w:sdtEndPr/>
      <w:sdtContent>
        <w:p w14:paraId="0C3DAAE4" w14:textId="00F0C8F4" w:rsidR="00C45ED6" w:rsidRDefault="007B5EA1">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TOC \h \o "1-3"</w:instrText>
          </w:r>
          <w:r>
            <w:fldChar w:fldCharType="separate"/>
          </w:r>
          <w:hyperlink w:anchor="_Toc239899839" w:history="1">
            <w:r w:rsidR="00C45ED6" w:rsidRPr="00261FE7">
              <w:rPr>
                <w:rStyle w:val="Hyperlink"/>
                <w:noProof/>
              </w:rPr>
              <w:t>Table of Contents</w:t>
            </w:r>
            <w:r w:rsidR="00C45ED6">
              <w:rPr>
                <w:noProof/>
              </w:rPr>
              <w:tab/>
            </w:r>
            <w:r w:rsidR="00C45ED6">
              <w:rPr>
                <w:noProof/>
              </w:rPr>
              <w:fldChar w:fldCharType="begin"/>
            </w:r>
            <w:r w:rsidR="00C45ED6">
              <w:rPr>
                <w:noProof/>
              </w:rPr>
              <w:instrText xml:space="preserve"> PAGEREF _Toc239899839 \h </w:instrText>
            </w:r>
            <w:r w:rsidR="00C45ED6">
              <w:rPr>
                <w:noProof/>
              </w:rPr>
            </w:r>
            <w:r w:rsidR="00C45ED6">
              <w:rPr>
                <w:noProof/>
              </w:rPr>
              <w:fldChar w:fldCharType="separate"/>
            </w:r>
            <w:r w:rsidR="00C45ED6">
              <w:rPr>
                <w:noProof/>
              </w:rPr>
              <w:t>2</w:t>
            </w:r>
            <w:r w:rsidR="00C45ED6">
              <w:rPr>
                <w:noProof/>
              </w:rPr>
              <w:fldChar w:fldCharType="end"/>
            </w:r>
          </w:hyperlink>
        </w:p>
        <w:p w14:paraId="34D1B01D" w14:textId="034E5D63"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40" w:history="1">
            <w:r w:rsidRPr="00261FE7">
              <w:rPr>
                <w:rStyle w:val="Hyperlink"/>
                <w:noProof/>
              </w:rPr>
              <w:t>1. Document Control</w:t>
            </w:r>
            <w:r>
              <w:rPr>
                <w:noProof/>
              </w:rPr>
              <w:tab/>
            </w:r>
            <w:r>
              <w:rPr>
                <w:noProof/>
              </w:rPr>
              <w:fldChar w:fldCharType="begin"/>
            </w:r>
            <w:r>
              <w:rPr>
                <w:noProof/>
              </w:rPr>
              <w:instrText xml:space="preserve"> PAGEREF _Toc239899840 \h </w:instrText>
            </w:r>
            <w:r>
              <w:rPr>
                <w:noProof/>
              </w:rPr>
            </w:r>
            <w:r>
              <w:rPr>
                <w:noProof/>
              </w:rPr>
              <w:fldChar w:fldCharType="separate"/>
            </w:r>
            <w:r>
              <w:rPr>
                <w:noProof/>
              </w:rPr>
              <w:t>5</w:t>
            </w:r>
            <w:r>
              <w:rPr>
                <w:noProof/>
              </w:rPr>
              <w:fldChar w:fldCharType="end"/>
            </w:r>
          </w:hyperlink>
        </w:p>
        <w:p w14:paraId="6B5E26B8" w14:textId="6218C9FA"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41" w:history="1">
            <w:r w:rsidRPr="00261FE7">
              <w:rPr>
                <w:rStyle w:val="Hyperlink"/>
                <w:rFonts w:ascii="Calibri heading" w:hAnsi="Calibri heading"/>
                <w:b/>
                <w:noProof/>
                <w:lang w:val="en-US"/>
              </w:rPr>
              <w:t>1.1 Document History</w:t>
            </w:r>
            <w:r>
              <w:rPr>
                <w:noProof/>
              </w:rPr>
              <w:tab/>
            </w:r>
            <w:r>
              <w:rPr>
                <w:noProof/>
              </w:rPr>
              <w:fldChar w:fldCharType="begin"/>
            </w:r>
            <w:r>
              <w:rPr>
                <w:noProof/>
              </w:rPr>
              <w:instrText xml:space="preserve"> PAGEREF _Toc239899841 \h </w:instrText>
            </w:r>
            <w:r>
              <w:rPr>
                <w:noProof/>
              </w:rPr>
            </w:r>
            <w:r>
              <w:rPr>
                <w:noProof/>
              </w:rPr>
              <w:fldChar w:fldCharType="separate"/>
            </w:r>
            <w:r>
              <w:rPr>
                <w:noProof/>
              </w:rPr>
              <w:t>5</w:t>
            </w:r>
            <w:r>
              <w:rPr>
                <w:noProof/>
              </w:rPr>
              <w:fldChar w:fldCharType="end"/>
            </w:r>
          </w:hyperlink>
        </w:p>
        <w:p w14:paraId="1600470C" w14:textId="3E307A2B"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42" w:history="1">
            <w:r w:rsidRPr="00261FE7">
              <w:rPr>
                <w:rStyle w:val="Hyperlink"/>
                <w:rFonts w:ascii="Calibri heading" w:hAnsi="Calibri heading"/>
                <w:b/>
                <w:noProof/>
                <w:lang w:val="en-US"/>
              </w:rPr>
              <w:t>1.2 Authors and Contributors</w:t>
            </w:r>
            <w:r>
              <w:rPr>
                <w:noProof/>
              </w:rPr>
              <w:tab/>
            </w:r>
            <w:r>
              <w:rPr>
                <w:noProof/>
              </w:rPr>
              <w:fldChar w:fldCharType="begin"/>
            </w:r>
            <w:r>
              <w:rPr>
                <w:noProof/>
              </w:rPr>
              <w:instrText xml:space="preserve"> PAGEREF _Toc239899842 \h </w:instrText>
            </w:r>
            <w:r>
              <w:rPr>
                <w:noProof/>
              </w:rPr>
            </w:r>
            <w:r>
              <w:rPr>
                <w:noProof/>
              </w:rPr>
              <w:fldChar w:fldCharType="separate"/>
            </w:r>
            <w:r>
              <w:rPr>
                <w:noProof/>
              </w:rPr>
              <w:t>5</w:t>
            </w:r>
            <w:r>
              <w:rPr>
                <w:noProof/>
              </w:rPr>
              <w:fldChar w:fldCharType="end"/>
            </w:r>
          </w:hyperlink>
        </w:p>
        <w:p w14:paraId="23B267E9" w14:textId="7305824B"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43" w:history="1">
            <w:r w:rsidRPr="00261FE7">
              <w:rPr>
                <w:rStyle w:val="Hyperlink"/>
                <w:rFonts w:ascii="Calibri heading" w:hAnsi="Calibri heading"/>
                <w:b/>
                <w:noProof/>
                <w:lang w:val="en-US"/>
              </w:rPr>
              <w:t>1.3 Approvals and Assurance</w:t>
            </w:r>
            <w:r>
              <w:rPr>
                <w:noProof/>
              </w:rPr>
              <w:tab/>
            </w:r>
            <w:r>
              <w:rPr>
                <w:noProof/>
              </w:rPr>
              <w:fldChar w:fldCharType="begin"/>
            </w:r>
            <w:r>
              <w:rPr>
                <w:noProof/>
              </w:rPr>
              <w:instrText xml:space="preserve"> PAGEREF _Toc239899843 \h </w:instrText>
            </w:r>
            <w:r>
              <w:rPr>
                <w:noProof/>
              </w:rPr>
            </w:r>
            <w:r>
              <w:rPr>
                <w:noProof/>
              </w:rPr>
              <w:fldChar w:fldCharType="separate"/>
            </w:r>
            <w:r>
              <w:rPr>
                <w:noProof/>
              </w:rPr>
              <w:t>5</w:t>
            </w:r>
            <w:r>
              <w:rPr>
                <w:noProof/>
              </w:rPr>
              <w:fldChar w:fldCharType="end"/>
            </w:r>
          </w:hyperlink>
        </w:p>
        <w:p w14:paraId="0E49133D" w14:textId="6A1F0A55"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44" w:history="1">
            <w:r w:rsidRPr="00261FE7">
              <w:rPr>
                <w:rStyle w:val="Hyperlink"/>
                <w:rFonts w:ascii="Calibri heading" w:hAnsi="Calibri heading"/>
                <w:b/>
                <w:noProof/>
                <w:lang w:val="en-US"/>
              </w:rPr>
              <w:t>1.4 Source Documents and Supersession</w:t>
            </w:r>
            <w:r>
              <w:rPr>
                <w:noProof/>
              </w:rPr>
              <w:tab/>
            </w:r>
            <w:r>
              <w:rPr>
                <w:noProof/>
              </w:rPr>
              <w:fldChar w:fldCharType="begin"/>
            </w:r>
            <w:r>
              <w:rPr>
                <w:noProof/>
              </w:rPr>
              <w:instrText xml:space="preserve"> PAGEREF _Toc239899844 \h </w:instrText>
            </w:r>
            <w:r>
              <w:rPr>
                <w:noProof/>
              </w:rPr>
            </w:r>
            <w:r>
              <w:rPr>
                <w:noProof/>
              </w:rPr>
              <w:fldChar w:fldCharType="separate"/>
            </w:r>
            <w:r>
              <w:rPr>
                <w:noProof/>
              </w:rPr>
              <w:t>5</w:t>
            </w:r>
            <w:r>
              <w:rPr>
                <w:noProof/>
              </w:rPr>
              <w:fldChar w:fldCharType="end"/>
            </w:r>
          </w:hyperlink>
        </w:p>
        <w:p w14:paraId="2473CA7A" w14:textId="76586FE5"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45" w:history="1">
            <w:r w:rsidRPr="00261FE7">
              <w:rPr>
                <w:rStyle w:val="Hyperlink"/>
                <w:noProof/>
              </w:rPr>
              <w:t>2. Executive Summary</w:t>
            </w:r>
            <w:r>
              <w:rPr>
                <w:noProof/>
              </w:rPr>
              <w:tab/>
            </w:r>
            <w:r>
              <w:rPr>
                <w:noProof/>
              </w:rPr>
              <w:fldChar w:fldCharType="begin"/>
            </w:r>
            <w:r>
              <w:rPr>
                <w:noProof/>
              </w:rPr>
              <w:instrText xml:space="preserve"> PAGEREF _Toc239899845 \h </w:instrText>
            </w:r>
            <w:r>
              <w:rPr>
                <w:noProof/>
              </w:rPr>
            </w:r>
            <w:r>
              <w:rPr>
                <w:noProof/>
              </w:rPr>
              <w:fldChar w:fldCharType="separate"/>
            </w:r>
            <w:r>
              <w:rPr>
                <w:noProof/>
              </w:rPr>
              <w:t>6</w:t>
            </w:r>
            <w:r>
              <w:rPr>
                <w:noProof/>
              </w:rPr>
              <w:fldChar w:fldCharType="end"/>
            </w:r>
          </w:hyperlink>
        </w:p>
        <w:p w14:paraId="092B7075" w14:textId="074A2D4D"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46" w:history="1">
            <w:r w:rsidRPr="00261FE7">
              <w:rPr>
                <w:rStyle w:val="Hyperlink"/>
                <w:rFonts w:ascii="Calibri heading" w:hAnsi="Calibri heading"/>
                <w:b/>
                <w:noProof/>
                <w:lang w:val="en-US"/>
              </w:rPr>
              <w:t>2.1 Why the System Integration framework Exists</w:t>
            </w:r>
            <w:r>
              <w:rPr>
                <w:noProof/>
              </w:rPr>
              <w:tab/>
            </w:r>
            <w:r>
              <w:rPr>
                <w:noProof/>
              </w:rPr>
              <w:fldChar w:fldCharType="begin"/>
            </w:r>
            <w:r>
              <w:rPr>
                <w:noProof/>
              </w:rPr>
              <w:instrText xml:space="preserve"> PAGEREF _Toc239899846 \h </w:instrText>
            </w:r>
            <w:r>
              <w:rPr>
                <w:noProof/>
              </w:rPr>
            </w:r>
            <w:r>
              <w:rPr>
                <w:noProof/>
              </w:rPr>
              <w:fldChar w:fldCharType="separate"/>
            </w:r>
            <w:r>
              <w:rPr>
                <w:noProof/>
              </w:rPr>
              <w:t>6</w:t>
            </w:r>
            <w:r>
              <w:rPr>
                <w:noProof/>
              </w:rPr>
              <w:fldChar w:fldCharType="end"/>
            </w:r>
          </w:hyperlink>
        </w:p>
        <w:p w14:paraId="6285EC94" w14:textId="1D5095DB"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47" w:history="1">
            <w:r w:rsidRPr="00261FE7">
              <w:rPr>
                <w:rStyle w:val="Hyperlink"/>
                <w:rFonts w:ascii="Calibri heading" w:hAnsi="Calibri heading"/>
                <w:b/>
                <w:noProof/>
                <w:lang w:val="en-US"/>
              </w:rPr>
              <w:t>2.2 System Integration framework Scope</w:t>
            </w:r>
            <w:r>
              <w:rPr>
                <w:noProof/>
              </w:rPr>
              <w:tab/>
            </w:r>
            <w:r>
              <w:rPr>
                <w:noProof/>
              </w:rPr>
              <w:fldChar w:fldCharType="begin"/>
            </w:r>
            <w:r>
              <w:rPr>
                <w:noProof/>
              </w:rPr>
              <w:instrText xml:space="preserve"> PAGEREF _Toc239899847 \h </w:instrText>
            </w:r>
            <w:r>
              <w:rPr>
                <w:noProof/>
              </w:rPr>
            </w:r>
            <w:r>
              <w:rPr>
                <w:noProof/>
              </w:rPr>
              <w:fldChar w:fldCharType="separate"/>
            </w:r>
            <w:r>
              <w:rPr>
                <w:noProof/>
              </w:rPr>
              <w:t>7</w:t>
            </w:r>
            <w:r>
              <w:rPr>
                <w:noProof/>
              </w:rPr>
              <w:fldChar w:fldCharType="end"/>
            </w:r>
          </w:hyperlink>
        </w:p>
        <w:p w14:paraId="46D1CCD2" w14:textId="69E355B5"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48" w:history="1">
            <w:r w:rsidRPr="00261FE7">
              <w:rPr>
                <w:rStyle w:val="Hyperlink"/>
                <w:rFonts w:ascii="Calibri heading" w:hAnsi="Calibri heading"/>
                <w:b/>
                <w:noProof/>
                <w:lang w:val="en-US"/>
              </w:rPr>
              <w:t>2.3 Intended Outcomes</w:t>
            </w:r>
            <w:r>
              <w:rPr>
                <w:noProof/>
              </w:rPr>
              <w:tab/>
            </w:r>
            <w:r>
              <w:rPr>
                <w:noProof/>
              </w:rPr>
              <w:fldChar w:fldCharType="begin"/>
            </w:r>
            <w:r>
              <w:rPr>
                <w:noProof/>
              </w:rPr>
              <w:instrText xml:space="preserve"> PAGEREF _Toc239899848 \h </w:instrText>
            </w:r>
            <w:r>
              <w:rPr>
                <w:noProof/>
              </w:rPr>
            </w:r>
            <w:r>
              <w:rPr>
                <w:noProof/>
              </w:rPr>
              <w:fldChar w:fldCharType="separate"/>
            </w:r>
            <w:r>
              <w:rPr>
                <w:noProof/>
              </w:rPr>
              <w:t>7</w:t>
            </w:r>
            <w:r>
              <w:rPr>
                <w:noProof/>
              </w:rPr>
              <w:fldChar w:fldCharType="end"/>
            </w:r>
          </w:hyperlink>
        </w:p>
        <w:p w14:paraId="79AB7312" w14:textId="4D9B56D8"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49" w:history="1">
            <w:r w:rsidRPr="00261FE7">
              <w:rPr>
                <w:rStyle w:val="Hyperlink"/>
                <w:noProof/>
              </w:rPr>
              <w:t>3. How to Use This System Integration framework</w:t>
            </w:r>
            <w:r>
              <w:rPr>
                <w:noProof/>
              </w:rPr>
              <w:tab/>
            </w:r>
            <w:r>
              <w:rPr>
                <w:noProof/>
              </w:rPr>
              <w:fldChar w:fldCharType="begin"/>
            </w:r>
            <w:r>
              <w:rPr>
                <w:noProof/>
              </w:rPr>
              <w:instrText xml:space="preserve"> PAGEREF _Toc239899849 \h </w:instrText>
            </w:r>
            <w:r>
              <w:rPr>
                <w:noProof/>
              </w:rPr>
            </w:r>
            <w:r>
              <w:rPr>
                <w:noProof/>
              </w:rPr>
              <w:fldChar w:fldCharType="separate"/>
            </w:r>
            <w:r>
              <w:rPr>
                <w:noProof/>
              </w:rPr>
              <w:t>7</w:t>
            </w:r>
            <w:r>
              <w:rPr>
                <w:noProof/>
              </w:rPr>
              <w:fldChar w:fldCharType="end"/>
            </w:r>
          </w:hyperlink>
        </w:p>
        <w:p w14:paraId="416A7120" w14:textId="7A3BCFFF"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50" w:history="1">
            <w:r w:rsidRPr="00261FE7">
              <w:rPr>
                <w:rStyle w:val="Hyperlink"/>
                <w:rFonts w:ascii="Aptos" w:hAnsi="Aptos"/>
                <w:i/>
                <w:noProof/>
              </w:rPr>
              <w:t>.</w:t>
            </w:r>
            <w:r>
              <w:rPr>
                <w:noProof/>
              </w:rPr>
              <w:tab/>
            </w:r>
            <w:r>
              <w:rPr>
                <w:noProof/>
              </w:rPr>
              <w:fldChar w:fldCharType="begin"/>
            </w:r>
            <w:r>
              <w:rPr>
                <w:noProof/>
              </w:rPr>
              <w:instrText xml:space="preserve"> PAGEREF _Toc239899850 \h </w:instrText>
            </w:r>
            <w:r>
              <w:rPr>
                <w:noProof/>
              </w:rPr>
            </w:r>
            <w:r>
              <w:rPr>
                <w:noProof/>
              </w:rPr>
              <w:fldChar w:fldCharType="separate"/>
            </w:r>
            <w:r>
              <w:rPr>
                <w:noProof/>
              </w:rPr>
              <w:t>9</w:t>
            </w:r>
            <w:r>
              <w:rPr>
                <w:noProof/>
              </w:rPr>
              <w:fldChar w:fldCharType="end"/>
            </w:r>
          </w:hyperlink>
        </w:p>
        <w:p w14:paraId="2B82AE92" w14:textId="25277660"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51" w:history="1">
            <w:r w:rsidRPr="00261FE7">
              <w:rPr>
                <w:rStyle w:val="Hyperlink"/>
                <w:noProof/>
              </w:rPr>
              <w:t>4. Architectural Position</w:t>
            </w:r>
            <w:r>
              <w:rPr>
                <w:noProof/>
              </w:rPr>
              <w:tab/>
            </w:r>
            <w:r>
              <w:rPr>
                <w:noProof/>
              </w:rPr>
              <w:fldChar w:fldCharType="begin"/>
            </w:r>
            <w:r>
              <w:rPr>
                <w:noProof/>
              </w:rPr>
              <w:instrText xml:space="preserve"> PAGEREF _Toc239899851 \h </w:instrText>
            </w:r>
            <w:r>
              <w:rPr>
                <w:noProof/>
              </w:rPr>
            </w:r>
            <w:r>
              <w:rPr>
                <w:noProof/>
              </w:rPr>
              <w:fldChar w:fldCharType="separate"/>
            </w:r>
            <w:r>
              <w:rPr>
                <w:noProof/>
              </w:rPr>
              <w:t>9</w:t>
            </w:r>
            <w:r>
              <w:rPr>
                <w:noProof/>
              </w:rPr>
              <w:fldChar w:fldCharType="end"/>
            </w:r>
          </w:hyperlink>
        </w:p>
        <w:p w14:paraId="4F6FD7A0" w14:textId="51F88ABC"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52" w:history="1">
            <w:r w:rsidRPr="00261FE7">
              <w:rPr>
                <w:rStyle w:val="Hyperlink"/>
                <w:rFonts w:ascii="Calibri heading" w:hAnsi="Calibri heading"/>
                <w:b/>
                <w:noProof/>
                <w:lang w:val="en-US"/>
              </w:rPr>
              <w:t>4.1 Architectural Stance</w:t>
            </w:r>
            <w:r>
              <w:rPr>
                <w:noProof/>
              </w:rPr>
              <w:tab/>
            </w:r>
            <w:r>
              <w:rPr>
                <w:noProof/>
              </w:rPr>
              <w:fldChar w:fldCharType="begin"/>
            </w:r>
            <w:r>
              <w:rPr>
                <w:noProof/>
              </w:rPr>
              <w:instrText xml:space="preserve"> PAGEREF _Toc239899852 \h </w:instrText>
            </w:r>
            <w:r>
              <w:rPr>
                <w:noProof/>
              </w:rPr>
            </w:r>
            <w:r>
              <w:rPr>
                <w:noProof/>
              </w:rPr>
              <w:fldChar w:fldCharType="separate"/>
            </w:r>
            <w:r>
              <w:rPr>
                <w:noProof/>
              </w:rPr>
              <w:t>9</w:t>
            </w:r>
            <w:r>
              <w:rPr>
                <w:noProof/>
              </w:rPr>
              <w:fldChar w:fldCharType="end"/>
            </w:r>
          </w:hyperlink>
        </w:p>
        <w:p w14:paraId="10B004FF" w14:textId="63A3AD31"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53" w:history="1">
            <w:r w:rsidRPr="00261FE7">
              <w:rPr>
                <w:rStyle w:val="Hyperlink"/>
                <w:rFonts w:ascii="Calibri heading" w:hAnsi="Calibri heading"/>
                <w:b/>
                <w:noProof/>
                <w:lang w:val="en-US"/>
              </w:rPr>
              <w:t>4.2 SOA Positioning Statement</w:t>
            </w:r>
            <w:r>
              <w:rPr>
                <w:noProof/>
              </w:rPr>
              <w:tab/>
            </w:r>
            <w:r>
              <w:rPr>
                <w:noProof/>
              </w:rPr>
              <w:fldChar w:fldCharType="begin"/>
            </w:r>
            <w:r>
              <w:rPr>
                <w:noProof/>
              </w:rPr>
              <w:instrText xml:space="preserve"> PAGEREF _Toc239899853 \h </w:instrText>
            </w:r>
            <w:r>
              <w:rPr>
                <w:noProof/>
              </w:rPr>
            </w:r>
            <w:r>
              <w:rPr>
                <w:noProof/>
              </w:rPr>
              <w:fldChar w:fldCharType="separate"/>
            </w:r>
            <w:r>
              <w:rPr>
                <w:noProof/>
              </w:rPr>
              <w:t>9</w:t>
            </w:r>
            <w:r>
              <w:rPr>
                <w:noProof/>
              </w:rPr>
              <w:fldChar w:fldCharType="end"/>
            </w:r>
          </w:hyperlink>
        </w:p>
        <w:p w14:paraId="4BBC6561" w14:textId="169E0003"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54" w:history="1">
            <w:r w:rsidRPr="00261FE7">
              <w:rPr>
                <w:rStyle w:val="Hyperlink"/>
                <w:rFonts w:ascii="Calibri heading" w:hAnsi="Calibri heading"/>
                <w:b/>
                <w:noProof/>
                <w:lang w:val="en-US"/>
              </w:rPr>
              <w:t>4.3 Strategic Objectives</w:t>
            </w:r>
            <w:r>
              <w:rPr>
                <w:noProof/>
              </w:rPr>
              <w:tab/>
            </w:r>
            <w:r>
              <w:rPr>
                <w:noProof/>
              </w:rPr>
              <w:fldChar w:fldCharType="begin"/>
            </w:r>
            <w:r>
              <w:rPr>
                <w:noProof/>
              </w:rPr>
              <w:instrText xml:space="preserve"> PAGEREF _Toc239899854 \h </w:instrText>
            </w:r>
            <w:r>
              <w:rPr>
                <w:noProof/>
              </w:rPr>
            </w:r>
            <w:r>
              <w:rPr>
                <w:noProof/>
              </w:rPr>
              <w:fldChar w:fldCharType="separate"/>
            </w:r>
            <w:r>
              <w:rPr>
                <w:noProof/>
              </w:rPr>
              <w:t>9</w:t>
            </w:r>
            <w:r>
              <w:rPr>
                <w:noProof/>
              </w:rPr>
              <w:fldChar w:fldCharType="end"/>
            </w:r>
          </w:hyperlink>
        </w:p>
        <w:p w14:paraId="158A23AA" w14:textId="4A731C28"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55" w:history="1">
            <w:r w:rsidRPr="00261FE7">
              <w:rPr>
                <w:rStyle w:val="Hyperlink"/>
                <w:rFonts w:ascii="Calibri heading" w:hAnsi="Calibri heading"/>
                <w:b/>
                <w:noProof/>
                <w:lang w:val="en-US"/>
              </w:rPr>
              <w:t>4.4 What Counts as a Service</w:t>
            </w:r>
            <w:r>
              <w:rPr>
                <w:noProof/>
              </w:rPr>
              <w:tab/>
            </w:r>
            <w:r>
              <w:rPr>
                <w:noProof/>
              </w:rPr>
              <w:fldChar w:fldCharType="begin"/>
            </w:r>
            <w:r>
              <w:rPr>
                <w:noProof/>
              </w:rPr>
              <w:instrText xml:space="preserve"> PAGEREF _Toc239899855 \h </w:instrText>
            </w:r>
            <w:r>
              <w:rPr>
                <w:noProof/>
              </w:rPr>
            </w:r>
            <w:r>
              <w:rPr>
                <w:noProof/>
              </w:rPr>
              <w:fldChar w:fldCharType="separate"/>
            </w:r>
            <w:r>
              <w:rPr>
                <w:noProof/>
              </w:rPr>
              <w:t>10</w:t>
            </w:r>
            <w:r>
              <w:rPr>
                <w:noProof/>
              </w:rPr>
              <w:fldChar w:fldCharType="end"/>
            </w:r>
          </w:hyperlink>
        </w:p>
        <w:p w14:paraId="6F86FA09" w14:textId="13E4E199"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56" w:history="1">
            <w:r w:rsidRPr="00261FE7">
              <w:rPr>
                <w:rStyle w:val="Hyperlink"/>
                <w:rFonts w:ascii="Calibri heading" w:hAnsi="Calibri heading"/>
                <w:b/>
                <w:noProof/>
                <w:lang w:val="en-US"/>
              </w:rPr>
              <w:t>4.5 Core System Integration Framework Principles</w:t>
            </w:r>
            <w:r>
              <w:rPr>
                <w:noProof/>
              </w:rPr>
              <w:tab/>
            </w:r>
            <w:r>
              <w:rPr>
                <w:noProof/>
              </w:rPr>
              <w:fldChar w:fldCharType="begin"/>
            </w:r>
            <w:r>
              <w:rPr>
                <w:noProof/>
              </w:rPr>
              <w:instrText xml:space="preserve"> PAGEREF _Toc239899856 \h </w:instrText>
            </w:r>
            <w:r>
              <w:rPr>
                <w:noProof/>
              </w:rPr>
            </w:r>
            <w:r>
              <w:rPr>
                <w:noProof/>
              </w:rPr>
              <w:fldChar w:fldCharType="separate"/>
            </w:r>
            <w:r>
              <w:rPr>
                <w:noProof/>
              </w:rPr>
              <w:t>10</w:t>
            </w:r>
            <w:r>
              <w:rPr>
                <w:noProof/>
              </w:rPr>
              <w:fldChar w:fldCharType="end"/>
            </w:r>
          </w:hyperlink>
        </w:p>
        <w:p w14:paraId="28331DD6" w14:textId="383F7C8E"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57" w:history="1">
            <w:r w:rsidRPr="00261FE7">
              <w:rPr>
                <w:rStyle w:val="Hyperlink"/>
                <w:noProof/>
              </w:rPr>
              <w:t>5. Reference Architecture</w:t>
            </w:r>
            <w:r>
              <w:rPr>
                <w:noProof/>
              </w:rPr>
              <w:tab/>
            </w:r>
            <w:r>
              <w:rPr>
                <w:noProof/>
              </w:rPr>
              <w:fldChar w:fldCharType="begin"/>
            </w:r>
            <w:r>
              <w:rPr>
                <w:noProof/>
              </w:rPr>
              <w:instrText xml:space="preserve"> PAGEREF _Toc239899857 \h </w:instrText>
            </w:r>
            <w:r>
              <w:rPr>
                <w:noProof/>
              </w:rPr>
            </w:r>
            <w:r>
              <w:rPr>
                <w:noProof/>
              </w:rPr>
              <w:fldChar w:fldCharType="separate"/>
            </w:r>
            <w:r>
              <w:rPr>
                <w:noProof/>
              </w:rPr>
              <w:t>12</w:t>
            </w:r>
            <w:r>
              <w:rPr>
                <w:noProof/>
              </w:rPr>
              <w:fldChar w:fldCharType="end"/>
            </w:r>
          </w:hyperlink>
        </w:p>
        <w:p w14:paraId="4C0C6A3E" w14:textId="10EDA161"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58" w:history="1">
            <w:r w:rsidRPr="00261FE7">
              <w:rPr>
                <w:rStyle w:val="Hyperlink"/>
                <w:rFonts w:ascii="Calibri heading" w:hAnsi="Calibri heading"/>
                <w:b/>
                <w:noProof/>
                <w:lang w:val="en-US"/>
              </w:rPr>
              <w:t>5.1 Conceptual Reference Architecture</w:t>
            </w:r>
            <w:r>
              <w:rPr>
                <w:noProof/>
              </w:rPr>
              <w:tab/>
            </w:r>
            <w:r>
              <w:rPr>
                <w:noProof/>
              </w:rPr>
              <w:fldChar w:fldCharType="begin"/>
            </w:r>
            <w:r>
              <w:rPr>
                <w:noProof/>
              </w:rPr>
              <w:instrText xml:space="preserve"> PAGEREF _Toc239899858 \h </w:instrText>
            </w:r>
            <w:r>
              <w:rPr>
                <w:noProof/>
              </w:rPr>
            </w:r>
            <w:r>
              <w:rPr>
                <w:noProof/>
              </w:rPr>
              <w:fldChar w:fldCharType="separate"/>
            </w:r>
            <w:r>
              <w:rPr>
                <w:noProof/>
              </w:rPr>
              <w:t>12</w:t>
            </w:r>
            <w:r>
              <w:rPr>
                <w:noProof/>
              </w:rPr>
              <w:fldChar w:fldCharType="end"/>
            </w:r>
          </w:hyperlink>
        </w:p>
        <w:p w14:paraId="13549BA7" w14:textId="5B39D290"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59" w:history="1">
            <w:r w:rsidRPr="00261FE7">
              <w:rPr>
                <w:rStyle w:val="Hyperlink"/>
                <w:rFonts w:ascii="Calibri heading" w:hAnsi="Calibri heading"/>
                <w:b/>
                <w:noProof/>
                <w:lang w:val="en-US"/>
              </w:rPr>
              <w:t>5.2 Logical Layered Reference Architecture</w:t>
            </w:r>
            <w:r>
              <w:rPr>
                <w:noProof/>
              </w:rPr>
              <w:tab/>
            </w:r>
            <w:r>
              <w:rPr>
                <w:noProof/>
              </w:rPr>
              <w:fldChar w:fldCharType="begin"/>
            </w:r>
            <w:r>
              <w:rPr>
                <w:noProof/>
              </w:rPr>
              <w:instrText xml:space="preserve"> PAGEREF _Toc239899859 \h </w:instrText>
            </w:r>
            <w:r>
              <w:rPr>
                <w:noProof/>
              </w:rPr>
            </w:r>
            <w:r>
              <w:rPr>
                <w:noProof/>
              </w:rPr>
              <w:fldChar w:fldCharType="separate"/>
            </w:r>
            <w:r>
              <w:rPr>
                <w:noProof/>
              </w:rPr>
              <w:t>12</w:t>
            </w:r>
            <w:r>
              <w:rPr>
                <w:noProof/>
              </w:rPr>
              <w:fldChar w:fldCharType="end"/>
            </w:r>
          </w:hyperlink>
        </w:p>
        <w:p w14:paraId="2FE401F4" w14:textId="10DFC746"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60" w:history="1">
            <w:r w:rsidRPr="00261FE7">
              <w:rPr>
                <w:rStyle w:val="Hyperlink"/>
                <w:rFonts w:ascii="Calibri heading" w:hAnsi="Calibri heading"/>
                <w:b/>
                <w:noProof/>
                <w:lang w:val="en-US"/>
              </w:rPr>
              <w:t>5.3 Security and Trust Boundary</w:t>
            </w:r>
            <w:r>
              <w:rPr>
                <w:noProof/>
              </w:rPr>
              <w:tab/>
            </w:r>
            <w:r>
              <w:rPr>
                <w:noProof/>
              </w:rPr>
              <w:fldChar w:fldCharType="begin"/>
            </w:r>
            <w:r>
              <w:rPr>
                <w:noProof/>
              </w:rPr>
              <w:instrText xml:space="preserve"> PAGEREF _Toc239899860 \h </w:instrText>
            </w:r>
            <w:r>
              <w:rPr>
                <w:noProof/>
              </w:rPr>
            </w:r>
            <w:r>
              <w:rPr>
                <w:noProof/>
              </w:rPr>
              <w:fldChar w:fldCharType="separate"/>
            </w:r>
            <w:r>
              <w:rPr>
                <w:noProof/>
              </w:rPr>
              <w:t>13</w:t>
            </w:r>
            <w:r>
              <w:rPr>
                <w:noProof/>
              </w:rPr>
              <w:fldChar w:fldCharType="end"/>
            </w:r>
          </w:hyperlink>
        </w:p>
        <w:p w14:paraId="592BAE87" w14:textId="553A23D8"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61" w:history="1">
            <w:r w:rsidRPr="00261FE7">
              <w:rPr>
                <w:rStyle w:val="Hyperlink"/>
                <w:rFonts w:ascii="Calibri heading" w:hAnsi="Calibri heading"/>
                <w:b/>
                <w:noProof/>
                <w:lang w:val="en-US"/>
              </w:rPr>
              <w:t>5.4 Target Integration Platform</w:t>
            </w:r>
            <w:r>
              <w:rPr>
                <w:noProof/>
              </w:rPr>
              <w:tab/>
            </w:r>
            <w:r>
              <w:rPr>
                <w:noProof/>
              </w:rPr>
              <w:fldChar w:fldCharType="begin"/>
            </w:r>
            <w:r>
              <w:rPr>
                <w:noProof/>
              </w:rPr>
              <w:instrText xml:space="preserve"> PAGEREF _Toc239899861 \h </w:instrText>
            </w:r>
            <w:r>
              <w:rPr>
                <w:noProof/>
              </w:rPr>
            </w:r>
            <w:r>
              <w:rPr>
                <w:noProof/>
              </w:rPr>
              <w:fldChar w:fldCharType="separate"/>
            </w:r>
            <w:r>
              <w:rPr>
                <w:noProof/>
              </w:rPr>
              <w:t>14</w:t>
            </w:r>
            <w:r>
              <w:rPr>
                <w:noProof/>
              </w:rPr>
              <w:fldChar w:fldCharType="end"/>
            </w:r>
          </w:hyperlink>
        </w:p>
        <w:p w14:paraId="7BD3566B" w14:textId="2726DAC8"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62" w:history="1">
            <w:r w:rsidRPr="00261FE7">
              <w:rPr>
                <w:rStyle w:val="Hyperlink"/>
                <w:noProof/>
              </w:rPr>
              <w:t>6. Choosing an Integration Pattern</w:t>
            </w:r>
            <w:r>
              <w:rPr>
                <w:noProof/>
              </w:rPr>
              <w:tab/>
            </w:r>
            <w:r>
              <w:rPr>
                <w:noProof/>
              </w:rPr>
              <w:fldChar w:fldCharType="begin"/>
            </w:r>
            <w:r>
              <w:rPr>
                <w:noProof/>
              </w:rPr>
              <w:instrText xml:space="preserve"> PAGEREF _Toc239899862 \h </w:instrText>
            </w:r>
            <w:r>
              <w:rPr>
                <w:noProof/>
              </w:rPr>
            </w:r>
            <w:r>
              <w:rPr>
                <w:noProof/>
              </w:rPr>
              <w:fldChar w:fldCharType="separate"/>
            </w:r>
            <w:r>
              <w:rPr>
                <w:noProof/>
              </w:rPr>
              <w:t>15</w:t>
            </w:r>
            <w:r>
              <w:rPr>
                <w:noProof/>
              </w:rPr>
              <w:fldChar w:fldCharType="end"/>
            </w:r>
          </w:hyperlink>
        </w:p>
        <w:p w14:paraId="75A73DDB" w14:textId="66D4933D"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63" w:history="1">
            <w:r w:rsidRPr="00261FE7">
              <w:rPr>
                <w:rStyle w:val="Hyperlink"/>
                <w:rFonts w:ascii="Calibri heading" w:hAnsi="Calibri heading"/>
                <w:b/>
                <w:noProof/>
                <w:lang w:val="en-US"/>
              </w:rPr>
              <w:t>6.1 Primary Decision Matrix</w:t>
            </w:r>
            <w:r>
              <w:rPr>
                <w:noProof/>
              </w:rPr>
              <w:tab/>
            </w:r>
            <w:r>
              <w:rPr>
                <w:noProof/>
              </w:rPr>
              <w:fldChar w:fldCharType="begin"/>
            </w:r>
            <w:r>
              <w:rPr>
                <w:noProof/>
              </w:rPr>
              <w:instrText xml:space="preserve"> PAGEREF _Toc239899863 \h </w:instrText>
            </w:r>
            <w:r>
              <w:rPr>
                <w:noProof/>
              </w:rPr>
            </w:r>
            <w:r>
              <w:rPr>
                <w:noProof/>
              </w:rPr>
              <w:fldChar w:fldCharType="separate"/>
            </w:r>
            <w:r>
              <w:rPr>
                <w:noProof/>
              </w:rPr>
              <w:t>15</w:t>
            </w:r>
            <w:r>
              <w:rPr>
                <w:noProof/>
              </w:rPr>
              <w:fldChar w:fldCharType="end"/>
            </w:r>
          </w:hyperlink>
        </w:p>
        <w:p w14:paraId="2BFCE57C" w14:textId="130C6191"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64" w:history="1">
            <w:r w:rsidRPr="00261FE7">
              <w:rPr>
                <w:rStyle w:val="Hyperlink"/>
                <w:rFonts w:ascii="Calibri heading" w:hAnsi="Calibri heading"/>
                <w:b/>
                <w:noProof/>
                <w:lang w:val="en-US"/>
              </w:rPr>
              <w:t>6.2 Common Use Cases</w:t>
            </w:r>
            <w:r>
              <w:rPr>
                <w:noProof/>
              </w:rPr>
              <w:tab/>
            </w:r>
            <w:r>
              <w:rPr>
                <w:noProof/>
              </w:rPr>
              <w:fldChar w:fldCharType="begin"/>
            </w:r>
            <w:r>
              <w:rPr>
                <w:noProof/>
              </w:rPr>
              <w:instrText xml:space="preserve"> PAGEREF _Toc239899864 \h </w:instrText>
            </w:r>
            <w:r>
              <w:rPr>
                <w:noProof/>
              </w:rPr>
            </w:r>
            <w:r>
              <w:rPr>
                <w:noProof/>
              </w:rPr>
              <w:fldChar w:fldCharType="separate"/>
            </w:r>
            <w:r>
              <w:rPr>
                <w:noProof/>
              </w:rPr>
              <w:t>16</w:t>
            </w:r>
            <w:r>
              <w:rPr>
                <w:noProof/>
              </w:rPr>
              <w:fldChar w:fldCharType="end"/>
            </w:r>
          </w:hyperlink>
        </w:p>
        <w:p w14:paraId="1FFC8151" w14:textId="0D0C6883"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65" w:history="1">
            <w:r w:rsidRPr="00261FE7">
              <w:rPr>
                <w:rStyle w:val="Hyperlink"/>
                <w:rFonts w:ascii="Calibri heading" w:hAnsi="Calibri heading"/>
                <w:b/>
                <w:noProof/>
                <w:lang w:val="en-US"/>
              </w:rPr>
              <w:t>6.3 Detailed Architecture Decision Tree</w:t>
            </w:r>
            <w:r>
              <w:rPr>
                <w:noProof/>
              </w:rPr>
              <w:tab/>
            </w:r>
            <w:r>
              <w:rPr>
                <w:noProof/>
              </w:rPr>
              <w:fldChar w:fldCharType="begin"/>
            </w:r>
            <w:r>
              <w:rPr>
                <w:noProof/>
              </w:rPr>
              <w:instrText xml:space="preserve"> PAGEREF _Toc239899865 \h </w:instrText>
            </w:r>
            <w:r>
              <w:rPr>
                <w:noProof/>
              </w:rPr>
            </w:r>
            <w:r>
              <w:rPr>
                <w:noProof/>
              </w:rPr>
              <w:fldChar w:fldCharType="separate"/>
            </w:r>
            <w:r>
              <w:rPr>
                <w:noProof/>
              </w:rPr>
              <w:t>16</w:t>
            </w:r>
            <w:r>
              <w:rPr>
                <w:noProof/>
              </w:rPr>
              <w:fldChar w:fldCharType="end"/>
            </w:r>
          </w:hyperlink>
        </w:p>
        <w:p w14:paraId="34F9CDE7" w14:textId="42B55E0E"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66" w:history="1">
            <w:r w:rsidRPr="00261FE7">
              <w:rPr>
                <w:rStyle w:val="Hyperlink"/>
                <w:rFonts w:ascii="Calibri heading" w:hAnsi="Calibri heading"/>
                <w:b/>
                <w:noProof/>
                <w:lang w:val="en-US"/>
              </w:rPr>
              <w:t>6.4 Example</w:t>
            </w:r>
            <w:r>
              <w:rPr>
                <w:noProof/>
              </w:rPr>
              <w:tab/>
            </w:r>
            <w:r>
              <w:rPr>
                <w:noProof/>
              </w:rPr>
              <w:fldChar w:fldCharType="begin"/>
            </w:r>
            <w:r>
              <w:rPr>
                <w:noProof/>
              </w:rPr>
              <w:instrText xml:space="preserve"> PAGEREF _Toc239899866 \h </w:instrText>
            </w:r>
            <w:r>
              <w:rPr>
                <w:noProof/>
              </w:rPr>
            </w:r>
            <w:r>
              <w:rPr>
                <w:noProof/>
              </w:rPr>
              <w:fldChar w:fldCharType="separate"/>
            </w:r>
            <w:r>
              <w:rPr>
                <w:noProof/>
              </w:rPr>
              <w:t>17</w:t>
            </w:r>
            <w:r>
              <w:rPr>
                <w:noProof/>
              </w:rPr>
              <w:fldChar w:fldCharType="end"/>
            </w:r>
          </w:hyperlink>
        </w:p>
        <w:p w14:paraId="6E5CE9B6" w14:textId="0E8562B9"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67" w:history="1">
            <w:r w:rsidRPr="00261FE7">
              <w:rPr>
                <w:rStyle w:val="Hyperlink"/>
                <w:noProof/>
              </w:rPr>
              <w:t>7. Enterprise Pattern Catalogue</w:t>
            </w:r>
            <w:r>
              <w:rPr>
                <w:noProof/>
              </w:rPr>
              <w:tab/>
            </w:r>
            <w:r>
              <w:rPr>
                <w:noProof/>
              </w:rPr>
              <w:fldChar w:fldCharType="begin"/>
            </w:r>
            <w:r>
              <w:rPr>
                <w:noProof/>
              </w:rPr>
              <w:instrText xml:space="preserve"> PAGEREF _Toc239899867 \h </w:instrText>
            </w:r>
            <w:r>
              <w:rPr>
                <w:noProof/>
              </w:rPr>
            </w:r>
            <w:r>
              <w:rPr>
                <w:noProof/>
              </w:rPr>
              <w:fldChar w:fldCharType="separate"/>
            </w:r>
            <w:r>
              <w:rPr>
                <w:noProof/>
              </w:rPr>
              <w:t>18</w:t>
            </w:r>
            <w:r>
              <w:rPr>
                <w:noProof/>
              </w:rPr>
              <w:fldChar w:fldCharType="end"/>
            </w:r>
          </w:hyperlink>
        </w:p>
        <w:p w14:paraId="7D7EE04D" w14:textId="79311F61"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68" w:history="1">
            <w:r w:rsidRPr="00261FE7">
              <w:rPr>
                <w:rStyle w:val="Hyperlink"/>
                <w:rFonts w:ascii="Calibri heading" w:hAnsi="Calibri heading"/>
                <w:b/>
                <w:noProof/>
                <w:lang w:val="en-US"/>
              </w:rPr>
              <w:t>7.1 Enterprise Pattern Index and Boundary Applicability</w:t>
            </w:r>
            <w:r>
              <w:rPr>
                <w:noProof/>
              </w:rPr>
              <w:tab/>
            </w:r>
            <w:r>
              <w:rPr>
                <w:noProof/>
              </w:rPr>
              <w:fldChar w:fldCharType="begin"/>
            </w:r>
            <w:r>
              <w:rPr>
                <w:noProof/>
              </w:rPr>
              <w:instrText xml:space="preserve"> PAGEREF _Toc239899868 \h </w:instrText>
            </w:r>
            <w:r>
              <w:rPr>
                <w:noProof/>
              </w:rPr>
            </w:r>
            <w:r>
              <w:rPr>
                <w:noProof/>
              </w:rPr>
              <w:fldChar w:fldCharType="separate"/>
            </w:r>
            <w:r>
              <w:rPr>
                <w:noProof/>
              </w:rPr>
              <w:t>18</w:t>
            </w:r>
            <w:r>
              <w:rPr>
                <w:noProof/>
              </w:rPr>
              <w:fldChar w:fldCharType="end"/>
            </w:r>
          </w:hyperlink>
        </w:p>
        <w:p w14:paraId="076FED7A" w14:textId="140EBDA6"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69" w:history="1">
            <w:r w:rsidRPr="00261FE7">
              <w:rPr>
                <w:rStyle w:val="Hyperlink"/>
                <w:rFonts w:ascii="Calibri heading" w:hAnsi="Calibri heading"/>
                <w:b/>
                <w:noProof/>
                <w:lang w:val="en-US"/>
              </w:rPr>
              <w:t>7.2 Detailed Practitioner Patterns</w:t>
            </w:r>
            <w:r>
              <w:rPr>
                <w:noProof/>
              </w:rPr>
              <w:tab/>
            </w:r>
            <w:r>
              <w:rPr>
                <w:noProof/>
              </w:rPr>
              <w:fldChar w:fldCharType="begin"/>
            </w:r>
            <w:r>
              <w:rPr>
                <w:noProof/>
              </w:rPr>
              <w:instrText xml:space="preserve"> PAGEREF _Toc239899869 \h </w:instrText>
            </w:r>
            <w:r>
              <w:rPr>
                <w:noProof/>
              </w:rPr>
            </w:r>
            <w:r>
              <w:rPr>
                <w:noProof/>
              </w:rPr>
              <w:fldChar w:fldCharType="separate"/>
            </w:r>
            <w:r>
              <w:rPr>
                <w:noProof/>
              </w:rPr>
              <w:t>22</w:t>
            </w:r>
            <w:r>
              <w:rPr>
                <w:noProof/>
              </w:rPr>
              <w:fldChar w:fldCharType="end"/>
            </w:r>
          </w:hyperlink>
        </w:p>
        <w:p w14:paraId="6BF60C67" w14:textId="325F3811"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70" w:history="1">
            <w:r w:rsidRPr="00261FE7">
              <w:rPr>
                <w:rStyle w:val="Hyperlink"/>
                <w:rFonts w:ascii="Calibri heading" w:hAnsi="Calibri heading"/>
                <w:b/>
                <w:noProof/>
                <w:lang w:val="en-US"/>
              </w:rPr>
              <w:t>7.3 API Patterns</w:t>
            </w:r>
            <w:r>
              <w:rPr>
                <w:noProof/>
              </w:rPr>
              <w:tab/>
            </w:r>
            <w:r>
              <w:rPr>
                <w:noProof/>
              </w:rPr>
              <w:fldChar w:fldCharType="begin"/>
            </w:r>
            <w:r>
              <w:rPr>
                <w:noProof/>
              </w:rPr>
              <w:instrText xml:space="preserve"> PAGEREF _Toc239899870 \h </w:instrText>
            </w:r>
            <w:r>
              <w:rPr>
                <w:noProof/>
              </w:rPr>
            </w:r>
            <w:r>
              <w:rPr>
                <w:noProof/>
              </w:rPr>
              <w:fldChar w:fldCharType="separate"/>
            </w:r>
            <w:r>
              <w:rPr>
                <w:noProof/>
              </w:rPr>
              <w:t>22</w:t>
            </w:r>
            <w:r>
              <w:rPr>
                <w:noProof/>
              </w:rPr>
              <w:fldChar w:fldCharType="end"/>
            </w:r>
          </w:hyperlink>
        </w:p>
        <w:p w14:paraId="5946B644" w14:textId="5909FAF4"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71" w:history="1">
            <w:r w:rsidRPr="00261FE7">
              <w:rPr>
                <w:rStyle w:val="Hyperlink"/>
                <w:rFonts w:ascii="Calibri heading" w:hAnsi="Calibri heading"/>
                <w:noProof/>
                <w:lang w:val="en-US"/>
              </w:rPr>
              <w:t>7.3.1 Managed API facade (SFINT1)</w:t>
            </w:r>
            <w:r>
              <w:rPr>
                <w:noProof/>
              </w:rPr>
              <w:tab/>
            </w:r>
            <w:r>
              <w:rPr>
                <w:noProof/>
              </w:rPr>
              <w:fldChar w:fldCharType="begin"/>
            </w:r>
            <w:r>
              <w:rPr>
                <w:noProof/>
              </w:rPr>
              <w:instrText xml:space="preserve"> PAGEREF _Toc239899871 \h </w:instrText>
            </w:r>
            <w:r>
              <w:rPr>
                <w:noProof/>
              </w:rPr>
            </w:r>
            <w:r>
              <w:rPr>
                <w:noProof/>
              </w:rPr>
              <w:fldChar w:fldCharType="separate"/>
            </w:r>
            <w:r>
              <w:rPr>
                <w:noProof/>
              </w:rPr>
              <w:t>22</w:t>
            </w:r>
            <w:r>
              <w:rPr>
                <w:noProof/>
              </w:rPr>
              <w:fldChar w:fldCharType="end"/>
            </w:r>
          </w:hyperlink>
        </w:p>
        <w:p w14:paraId="08CB2972" w14:textId="1F164245"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72" w:history="1">
            <w:r w:rsidRPr="00261FE7">
              <w:rPr>
                <w:rStyle w:val="Hyperlink"/>
                <w:rFonts w:ascii="Calibri heading" w:hAnsi="Calibri heading"/>
                <w:noProof/>
                <w:lang w:val="en-US"/>
              </w:rPr>
              <w:t>7.3.2 API composition / aggregation (SFINT2)</w:t>
            </w:r>
            <w:r>
              <w:rPr>
                <w:noProof/>
              </w:rPr>
              <w:tab/>
            </w:r>
            <w:r>
              <w:rPr>
                <w:noProof/>
              </w:rPr>
              <w:fldChar w:fldCharType="begin"/>
            </w:r>
            <w:r>
              <w:rPr>
                <w:noProof/>
              </w:rPr>
              <w:instrText xml:space="preserve"> PAGEREF _Toc239899872 \h </w:instrText>
            </w:r>
            <w:r>
              <w:rPr>
                <w:noProof/>
              </w:rPr>
            </w:r>
            <w:r>
              <w:rPr>
                <w:noProof/>
              </w:rPr>
              <w:fldChar w:fldCharType="separate"/>
            </w:r>
            <w:r>
              <w:rPr>
                <w:noProof/>
              </w:rPr>
              <w:t>23</w:t>
            </w:r>
            <w:r>
              <w:rPr>
                <w:noProof/>
              </w:rPr>
              <w:fldChar w:fldCharType="end"/>
            </w:r>
          </w:hyperlink>
        </w:p>
        <w:p w14:paraId="7501AC9D" w14:textId="76B0F1D1"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73" w:history="1">
            <w:r w:rsidRPr="00261FE7">
              <w:rPr>
                <w:rStyle w:val="Hyperlink"/>
                <w:rFonts w:ascii="Calibri heading" w:hAnsi="Calibri heading"/>
                <w:noProof/>
                <w:lang w:val="en-US"/>
              </w:rPr>
              <w:t>7.3.3 Protocol / format mediation (SFINT3)</w:t>
            </w:r>
            <w:r>
              <w:rPr>
                <w:noProof/>
              </w:rPr>
              <w:tab/>
            </w:r>
            <w:r>
              <w:rPr>
                <w:noProof/>
              </w:rPr>
              <w:fldChar w:fldCharType="begin"/>
            </w:r>
            <w:r>
              <w:rPr>
                <w:noProof/>
              </w:rPr>
              <w:instrText xml:space="preserve"> PAGEREF _Toc239899873 \h </w:instrText>
            </w:r>
            <w:r>
              <w:rPr>
                <w:noProof/>
              </w:rPr>
            </w:r>
            <w:r>
              <w:rPr>
                <w:noProof/>
              </w:rPr>
              <w:fldChar w:fldCharType="separate"/>
            </w:r>
            <w:r>
              <w:rPr>
                <w:noProof/>
              </w:rPr>
              <w:t>24</w:t>
            </w:r>
            <w:r>
              <w:rPr>
                <w:noProof/>
              </w:rPr>
              <w:fldChar w:fldCharType="end"/>
            </w:r>
          </w:hyperlink>
        </w:p>
        <w:p w14:paraId="5C47F7B2" w14:textId="2D29A9A8"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74" w:history="1">
            <w:r w:rsidRPr="00261FE7">
              <w:rPr>
                <w:rStyle w:val="Hyperlink"/>
                <w:rFonts w:ascii="Calibri heading" w:hAnsi="Calibri heading"/>
                <w:noProof/>
                <w:lang w:val="en-US"/>
              </w:rPr>
              <w:t>7.3.4 Synchronous request-reply (bounded) (SFINT4)</w:t>
            </w:r>
            <w:r>
              <w:rPr>
                <w:noProof/>
              </w:rPr>
              <w:tab/>
            </w:r>
            <w:r>
              <w:rPr>
                <w:noProof/>
              </w:rPr>
              <w:fldChar w:fldCharType="begin"/>
            </w:r>
            <w:r>
              <w:rPr>
                <w:noProof/>
              </w:rPr>
              <w:instrText xml:space="preserve"> PAGEREF _Toc239899874 \h </w:instrText>
            </w:r>
            <w:r>
              <w:rPr>
                <w:noProof/>
              </w:rPr>
            </w:r>
            <w:r>
              <w:rPr>
                <w:noProof/>
              </w:rPr>
              <w:fldChar w:fldCharType="separate"/>
            </w:r>
            <w:r>
              <w:rPr>
                <w:noProof/>
              </w:rPr>
              <w:t>24</w:t>
            </w:r>
            <w:r>
              <w:rPr>
                <w:noProof/>
              </w:rPr>
              <w:fldChar w:fldCharType="end"/>
            </w:r>
          </w:hyperlink>
        </w:p>
        <w:p w14:paraId="4FF660D3" w14:textId="66A01242"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75" w:history="1">
            <w:r w:rsidRPr="00261FE7">
              <w:rPr>
                <w:rStyle w:val="Hyperlink"/>
                <w:rFonts w:ascii="Calibri heading" w:hAnsi="Calibri heading"/>
                <w:b/>
                <w:noProof/>
                <w:lang w:val="en-US"/>
              </w:rPr>
              <w:t>7.4 Messaging Patterns</w:t>
            </w:r>
            <w:r>
              <w:rPr>
                <w:noProof/>
              </w:rPr>
              <w:tab/>
            </w:r>
            <w:r>
              <w:rPr>
                <w:noProof/>
              </w:rPr>
              <w:fldChar w:fldCharType="begin"/>
            </w:r>
            <w:r>
              <w:rPr>
                <w:noProof/>
              </w:rPr>
              <w:instrText xml:space="preserve"> PAGEREF _Toc239899875 \h </w:instrText>
            </w:r>
            <w:r>
              <w:rPr>
                <w:noProof/>
              </w:rPr>
            </w:r>
            <w:r>
              <w:rPr>
                <w:noProof/>
              </w:rPr>
              <w:fldChar w:fldCharType="separate"/>
            </w:r>
            <w:r>
              <w:rPr>
                <w:noProof/>
              </w:rPr>
              <w:t>25</w:t>
            </w:r>
            <w:r>
              <w:rPr>
                <w:noProof/>
              </w:rPr>
              <w:fldChar w:fldCharType="end"/>
            </w:r>
          </w:hyperlink>
        </w:p>
        <w:p w14:paraId="39ED4D7A" w14:textId="034C5964"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76" w:history="1">
            <w:r w:rsidRPr="00261FE7">
              <w:rPr>
                <w:rStyle w:val="Hyperlink"/>
                <w:rFonts w:ascii="Calibri heading" w:hAnsi="Calibri heading"/>
                <w:noProof/>
                <w:lang w:val="en-US"/>
              </w:rPr>
              <w:t>7.4.1 Queue-based load levelling (SFINT5)</w:t>
            </w:r>
            <w:r>
              <w:rPr>
                <w:noProof/>
              </w:rPr>
              <w:tab/>
            </w:r>
            <w:r>
              <w:rPr>
                <w:noProof/>
              </w:rPr>
              <w:fldChar w:fldCharType="begin"/>
            </w:r>
            <w:r>
              <w:rPr>
                <w:noProof/>
              </w:rPr>
              <w:instrText xml:space="preserve"> PAGEREF _Toc239899876 \h </w:instrText>
            </w:r>
            <w:r>
              <w:rPr>
                <w:noProof/>
              </w:rPr>
            </w:r>
            <w:r>
              <w:rPr>
                <w:noProof/>
              </w:rPr>
              <w:fldChar w:fldCharType="separate"/>
            </w:r>
            <w:r>
              <w:rPr>
                <w:noProof/>
              </w:rPr>
              <w:t>25</w:t>
            </w:r>
            <w:r>
              <w:rPr>
                <w:noProof/>
              </w:rPr>
              <w:fldChar w:fldCharType="end"/>
            </w:r>
          </w:hyperlink>
        </w:p>
        <w:p w14:paraId="5FC21E74" w14:textId="6DFD4BF0"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77" w:history="1">
            <w:r w:rsidRPr="00261FE7">
              <w:rPr>
                <w:rStyle w:val="Hyperlink"/>
                <w:rFonts w:ascii="Calibri heading" w:hAnsi="Calibri heading"/>
                <w:noProof/>
                <w:lang w:val="en-US"/>
              </w:rPr>
              <w:t>7.4.2 Competing consumers (SFINT6)</w:t>
            </w:r>
            <w:r>
              <w:rPr>
                <w:noProof/>
              </w:rPr>
              <w:tab/>
            </w:r>
            <w:r>
              <w:rPr>
                <w:noProof/>
              </w:rPr>
              <w:fldChar w:fldCharType="begin"/>
            </w:r>
            <w:r>
              <w:rPr>
                <w:noProof/>
              </w:rPr>
              <w:instrText xml:space="preserve"> PAGEREF _Toc239899877 \h </w:instrText>
            </w:r>
            <w:r>
              <w:rPr>
                <w:noProof/>
              </w:rPr>
            </w:r>
            <w:r>
              <w:rPr>
                <w:noProof/>
              </w:rPr>
              <w:fldChar w:fldCharType="separate"/>
            </w:r>
            <w:r>
              <w:rPr>
                <w:noProof/>
              </w:rPr>
              <w:t>26</w:t>
            </w:r>
            <w:r>
              <w:rPr>
                <w:noProof/>
              </w:rPr>
              <w:fldChar w:fldCharType="end"/>
            </w:r>
          </w:hyperlink>
        </w:p>
        <w:p w14:paraId="35173FE1" w14:textId="0D144299"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78" w:history="1">
            <w:r w:rsidRPr="00261FE7">
              <w:rPr>
                <w:rStyle w:val="Hyperlink"/>
                <w:rFonts w:ascii="Calibri heading" w:hAnsi="Calibri heading"/>
                <w:noProof/>
                <w:lang w:val="en-US"/>
              </w:rPr>
              <w:t>7.4.3 Asynchronous request-reply (SFINT7)</w:t>
            </w:r>
            <w:r>
              <w:rPr>
                <w:noProof/>
              </w:rPr>
              <w:tab/>
            </w:r>
            <w:r>
              <w:rPr>
                <w:noProof/>
              </w:rPr>
              <w:fldChar w:fldCharType="begin"/>
            </w:r>
            <w:r>
              <w:rPr>
                <w:noProof/>
              </w:rPr>
              <w:instrText xml:space="preserve"> PAGEREF _Toc239899878 \h </w:instrText>
            </w:r>
            <w:r>
              <w:rPr>
                <w:noProof/>
              </w:rPr>
            </w:r>
            <w:r>
              <w:rPr>
                <w:noProof/>
              </w:rPr>
              <w:fldChar w:fldCharType="separate"/>
            </w:r>
            <w:r>
              <w:rPr>
                <w:noProof/>
              </w:rPr>
              <w:t>26</w:t>
            </w:r>
            <w:r>
              <w:rPr>
                <w:noProof/>
              </w:rPr>
              <w:fldChar w:fldCharType="end"/>
            </w:r>
          </w:hyperlink>
        </w:p>
        <w:p w14:paraId="57FA5841" w14:textId="3BD859F8"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79" w:history="1">
            <w:r w:rsidRPr="00261FE7">
              <w:rPr>
                <w:rStyle w:val="Hyperlink"/>
                <w:rFonts w:ascii="Calibri heading" w:hAnsi="Calibri heading"/>
                <w:noProof/>
                <w:lang w:val="en-US"/>
              </w:rPr>
              <w:t>7.4.4 Claim-check (SFINT8)</w:t>
            </w:r>
            <w:r>
              <w:rPr>
                <w:noProof/>
              </w:rPr>
              <w:tab/>
            </w:r>
            <w:r>
              <w:rPr>
                <w:noProof/>
              </w:rPr>
              <w:fldChar w:fldCharType="begin"/>
            </w:r>
            <w:r>
              <w:rPr>
                <w:noProof/>
              </w:rPr>
              <w:instrText xml:space="preserve"> PAGEREF _Toc239899879 \h </w:instrText>
            </w:r>
            <w:r>
              <w:rPr>
                <w:noProof/>
              </w:rPr>
            </w:r>
            <w:r>
              <w:rPr>
                <w:noProof/>
              </w:rPr>
              <w:fldChar w:fldCharType="separate"/>
            </w:r>
            <w:r>
              <w:rPr>
                <w:noProof/>
              </w:rPr>
              <w:t>27</w:t>
            </w:r>
            <w:r>
              <w:rPr>
                <w:noProof/>
              </w:rPr>
              <w:fldChar w:fldCharType="end"/>
            </w:r>
          </w:hyperlink>
        </w:p>
        <w:p w14:paraId="3A189453" w14:textId="081866B7"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80" w:history="1">
            <w:r w:rsidRPr="00261FE7">
              <w:rPr>
                <w:rStyle w:val="Hyperlink"/>
                <w:rFonts w:ascii="Calibri heading" w:hAnsi="Calibri heading"/>
                <w:noProof/>
                <w:lang w:val="en-US"/>
              </w:rPr>
              <w:t>7.4.5 Reliable messaging (SFINT9)</w:t>
            </w:r>
            <w:r>
              <w:rPr>
                <w:noProof/>
              </w:rPr>
              <w:tab/>
            </w:r>
            <w:r>
              <w:rPr>
                <w:noProof/>
              </w:rPr>
              <w:fldChar w:fldCharType="begin"/>
            </w:r>
            <w:r>
              <w:rPr>
                <w:noProof/>
              </w:rPr>
              <w:instrText xml:space="preserve"> PAGEREF _Toc239899880 \h </w:instrText>
            </w:r>
            <w:r>
              <w:rPr>
                <w:noProof/>
              </w:rPr>
            </w:r>
            <w:r>
              <w:rPr>
                <w:noProof/>
              </w:rPr>
              <w:fldChar w:fldCharType="separate"/>
            </w:r>
            <w:r>
              <w:rPr>
                <w:noProof/>
              </w:rPr>
              <w:t>28</w:t>
            </w:r>
            <w:r>
              <w:rPr>
                <w:noProof/>
              </w:rPr>
              <w:fldChar w:fldCharType="end"/>
            </w:r>
          </w:hyperlink>
        </w:p>
        <w:p w14:paraId="5BFEFE68" w14:textId="63457F29"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81" w:history="1">
            <w:r w:rsidRPr="00261FE7">
              <w:rPr>
                <w:rStyle w:val="Hyperlink"/>
                <w:rFonts w:ascii="Calibri heading" w:hAnsi="Calibri heading"/>
                <w:noProof/>
                <w:lang w:val="en-US"/>
              </w:rPr>
              <w:t>7.4.6 Scheduled / timed trigger (SFINT10)</w:t>
            </w:r>
            <w:r>
              <w:rPr>
                <w:noProof/>
              </w:rPr>
              <w:tab/>
            </w:r>
            <w:r>
              <w:rPr>
                <w:noProof/>
              </w:rPr>
              <w:fldChar w:fldCharType="begin"/>
            </w:r>
            <w:r>
              <w:rPr>
                <w:noProof/>
              </w:rPr>
              <w:instrText xml:space="preserve"> PAGEREF _Toc239899881 \h </w:instrText>
            </w:r>
            <w:r>
              <w:rPr>
                <w:noProof/>
              </w:rPr>
            </w:r>
            <w:r>
              <w:rPr>
                <w:noProof/>
              </w:rPr>
              <w:fldChar w:fldCharType="separate"/>
            </w:r>
            <w:r>
              <w:rPr>
                <w:noProof/>
              </w:rPr>
              <w:t>28</w:t>
            </w:r>
            <w:r>
              <w:rPr>
                <w:noProof/>
              </w:rPr>
              <w:fldChar w:fldCharType="end"/>
            </w:r>
          </w:hyperlink>
        </w:p>
        <w:p w14:paraId="6072B5D8" w14:textId="46DA1B28"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82" w:history="1">
            <w:r w:rsidRPr="00261FE7">
              <w:rPr>
                <w:rStyle w:val="Hyperlink"/>
                <w:rFonts w:ascii="Calibri heading" w:hAnsi="Calibri heading"/>
                <w:b/>
                <w:noProof/>
                <w:lang w:val="en-US"/>
              </w:rPr>
              <w:t>7.5 Event Patterns</w:t>
            </w:r>
            <w:r>
              <w:rPr>
                <w:noProof/>
              </w:rPr>
              <w:tab/>
            </w:r>
            <w:r>
              <w:rPr>
                <w:noProof/>
              </w:rPr>
              <w:fldChar w:fldCharType="begin"/>
            </w:r>
            <w:r>
              <w:rPr>
                <w:noProof/>
              </w:rPr>
              <w:instrText xml:space="preserve"> PAGEREF _Toc239899882 \h </w:instrText>
            </w:r>
            <w:r>
              <w:rPr>
                <w:noProof/>
              </w:rPr>
            </w:r>
            <w:r>
              <w:rPr>
                <w:noProof/>
              </w:rPr>
              <w:fldChar w:fldCharType="separate"/>
            </w:r>
            <w:r>
              <w:rPr>
                <w:noProof/>
              </w:rPr>
              <w:t>29</w:t>
            </w:r>
            <w:r>
              <w:rPr>
                <w:noProof/>
              </w:rPr>
              <w:fldChar w:fldCharType="end"/>
            </w:r>
          </w:hyperlink>
        </w:p>
        <w:p w14:paraId="2BB7060C" w14:textId="06ADD628"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83" w:history="1">
            <w:r w:rsidRPr="00261FE7">
              <w:rPr>
                <w:rStyle w:val="Hyperlink"/>
                <w:rFonts w:ascii="Calibri heading" w:hAnsi="Calibri heading"/>
                <w:noProof/>
                <w:lang w:val="en-US"/>
              </w:rPr>
              <w:t>7.5.1 Publish / subscribe fan-out (SFINT11)</w:t>
            </w:r>
            <w:r>
              <w:rPr>
                <w:noProof/>
              </w:rPr>
              <w:tab/>
            </w:r>
            <w:r>
              <w:rPr>
                <w:noProof/>
              </w:rPr>
              <w:fldChar w:fldCharType="begin"/>
            </w:r>
            <w:r>
              <w:rPr>
                <w:noProof/>
              </w:rPr>
              <w:instrText xml:space="preserve"> PAGEREF _Toc239899883 \h </w:instrText>
            </w:r>
            <w:r>
              <w:rPr>
                <w:noProof/>
              </w:rPr>
            </w:r>
            <w:r>
              <w:rPr>
                <w:noProof/>
              </w:rPr>
              <w:fldChar w:fldCharType="separate"/>
            </w:r>
            <w:r>
              <w:rPr>
                <w:noProof/>
              </w:rPr>
              <w:t>29</w:t>
            </w:r>
            <w:r>
              <w:rPr>
                <w:noProof/>
              </w:rPr>
              <w:fldChar w:fldCharType="end"/>
            </w:r>
          </w:hyperlink>
        </w:p>
        <w:p w14:paraId="276FC763" w14:textId="77098B08"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84" w:history="1">
            <w:r w:rsidRPr="00261FE7">
              <w:rPr>
                <w:rStyle w:val="Hyperlink"/>
                <w:rFonts w:ascii="Calibri heading" w:hAnsi="Calibri heading"/>
                <w:noProof/>
                <w:lang w:val="en-US"/>
              </w:rPr>
              <w:t>7.5.2 Discrete event notification (SFINT12)</w:t>
            </w:r>
            <w:r>
              <w:rPr>
                <w:noProof/>
              </w:rPr>
              <w:tab/>
            </w:r>
            <w:r>
              <w:rPr>
                <w:noProof/>
              </w:rPr>
              <w:fldChar w:fldCharType="begin"/>
            </w:r>
            <w:r>
              <w:rPr>
                <w:noProof/>
              </w:rPr>
              <w:instrText xml:space="preserve"> PAGEREF _Toc239899884 \h </w:instrText>
            </w:r>
            <w:r>
              <w:rPr>
                <w:noProof/>
              </w:rPr>
            </w:r>
            <w:r>
              <w:rPr>
                <w:noProof/>
              </w:rPr>
              <w:fldChar w:fldCharType="separate"/>
            </w:r>
            <w:r>
              <w:rPr>
                <w:noProof/>
              </w:rPr>
              <w:t>30</w:t>
            </w:r>
            <w:r>
              <w:rPr>
                <w:noProof/>
              </w:rPr>
              <w:fldChar w:fldCharType="end"/>
            </w:r>
          </w:hyperlink>
        </w:p>
        <w:p w14:paraId="0640F051" w14:textId="430820FC"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85" w:history="1">
            <w:r w:rsidRPr="00261FE7">
              <w:rPr>
                <w:rStyle w:val="Hyperlink"/>
                <w:rFonts w:ascii="Calibri heading" w:hAnsi="Calibri heading"/>
                <w:noProof/>
                <w:lang w:val="en-US"/>
              </w:rPr>
              <w:t>7.5.3 Inbound webhook ingestion (SFINT13)</w:t>
            </w:r>
            <w:r>
              <w:rPr>
                <w:noProof/>
              </w:rPr>
              <w:tab/>
            </w:r>
            <w:r>
              <w:rPr>
                <w:noProof/>
              </w:rPr>
              <w:fldChar w:fldCharType="begin"/>
            </w:r>
            <w:r>
              <w:rPr>
                <w:noProof/>
              </w:rPr>
              <w:instrText xml:space="preserve"> PAGEREF _Toc239899885 \h </w:instrText>
            </w:r>
            <w:r>
              <w:rPr>
                <w:noProof/>
              </w:rPr>
            </w:r>
            <w:r>
              <w:rPr>
                <w:noProof/>
              </w:rPr>
              <w:fldChar w:fldCharType="separate"/>
            </w:r>
            <w:r>
              <w:rPr>
                <w:noProof/>
              </w:rPr>
              <w:t>30</w:t>
            </w:r>
            <w:r>
              <w:rPr>
                <w:noProof/>
              </w:rPr>
              <w:fldChar w:fldCharType="end"/>
            </w:r>
          </w:hyperlink>
        </w:p>
        <w:p w14:paraId="0450149E" w14:textId="03435451"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86" w:history="1">
            <w:r w:rsidRPr="00261FE7">
              <w:rPr>
                <w:rStyle w:val="Hyperlink"/>
                <w:rFonts w:ascii="Calibri heading" w:hAnsi="Calibri heading"/>
                <w:noProof/>
                <w:lang w:val="en-US"/>
              </w:rPr>
              <w:t>7.5.4 Outbound webhook / notification (SFINT14)</w:t>
            </w:r>
            <w:r>
              <w:rPr>
                <w:noProof/>
              </w:rPr>
              <w:tab/>
            </w:r>
            <w:r>
              <w:rPr>
                <w:noProof/>
              </w:rPr>
              <w:fldChar w:fldCharType="begin"/>
            </w:r>
            <w:r>
              <w:rPr>
                <w:noProof/>
              </w:rPr>
              <w:instrText xml:space="preserve"> PAGEREF _Toc239899886 \h </w:instrText>
            </w:r>
            <w:r>
              <w:rPr>
                <w:noProof/>
              </w:rPr>
            </w:r>
            <w:r>
              <w:rPr>
                <w:noProof/>
              </w:rPr>
              <w:fldChar w:fldCharType="separate"/>
            </w:r>
            <w:r>
              <w:rPr>
                <w:noProof/>
              </w:rPr>
              <w:t>31</w:t>
            </w:r>
            <w:r>
              <w:rPr>
                <w:noProof/>
              </w:rPr>
              <w:fldChar w:fldCharType="end"/>
            </w:r>
          </w:hyperlink>
        </w:p>
        <w:p w14:paraId="0F33A5ED" w14:textId="168362F2"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87" w:history="1">
            <w:r w:rsidRPr="00261FE7">
              <w:rPr>
                <w:rStyle w:val="Hyperlink"/>
                <w:rFonts w:ascii="Calibri heading" w:hAnsi="Calibri heading"/>
                <w:noProof/>
                <w:lang w:val="en-US"/>
              </w:rPr>
              <w:t>7.5.5 Stream / telemetry ingestion (SFINT15)</w:t>
            </w:r>
            <w:r>
              <w:rPr>
                <w:noProof/>
              </w:rPr>
              <w:tab/>
            </w:r>
            <w:r>
              <w:rPr>
                <w:noProof/>
              </w:rPr>
              <w:fldChar w:fldCharType="begin"/>
            </w:r>
            <w:r>
              <w:rPr>
                <w:noProof/>
              </w:rPr>
              <w:instrText xml:space="preserve"> PAGEREF _Toc239899887 \h </w:instrText>
            </w:r>
            <w:r>
              <w:rPr>
                <w:noProof/>
              </w:rPr>
            </w:r>
            <w:r>
              <w:rPr>
                <w:noProof/>
              </w:rPr>
              <w:fldChar w:fldCharType="separate"/>
            </w:r>
            <w:r>
              <w:rPr>
                <w:noProof/>
              </w:rPr>
              <w:t>32</w:t>
            </w:r>
            <w:r>
              <w:rPr>
                <w:noProof/>
              </w:rPr>
              <w:fldChar w:fldCharType="end"/>
            </w:r>
          </w:hyperlink>
        </w:p>
        <w:p w14:paraId="4B71353C" w14:textId="0BCF3278"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88" w:history="1">
            <w:r w:rsidRPr="00261FE7">
              <w:rPr>
                <w:rStyle w:val="Hyperlink"/>
                <w:rFonts w:ascii="Calibri heading" w:hAnsi="Calibri heading"/>
                <w:b/>
                <w:noProof/>
                <w:lang w:val="en-US"/>
              </w:rPr>
              <w:t>7.6 Orchestration Patterns</w:t>
            </w:r>
            <w:r>
              <w:rPr>
                <w:noProof/>
              </w:rPr>
              <w:tab/>
            </w:r>
            <w:r>
              <w:rPr>
                <w:noProof/>
              </w:rPr>
              <w:fldChar w:fldCharType="begin"/>
            </w:r>
            <w:r>
              <w:rPr>
                <w:noProof/>
              </w:rPr>
              <w:instrText xml:space="preserve"> PAGEREF _Toc239899888 \h </w:instrText>
            </w:r>
            <w:r>
              <w:rPr>
                <w:noProof/>
              </w:rPr>
            </w:r>
            <w:r>
              <w:rPr>
                <w:noProof/>
              </w:rPr>
              <w:fldChar w:fldCharType="separate"/>
            </w:r>
            <w:r>
              <w:rPr>
                <w:noProof/>
              </w:rPr>
              <w:t>32</w:t>
            </w:r>
            <w:r>
              <w:rPr>
                <w:noProof/>
              </w:rPr>
              <w:fldChar w:fldCharType="end"/>
            </w:r>
          </w:hyperlink>
        </w:p>
        <w:p w14:paraId="51142B38" w14:textId="0E31DFF0"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89" w:history="1">
            <w:r w:rsidRPr="00261FE7">
              <w:rPr>
                <w:rStyle w:val="Hyperlink"/>
                <w:rFonts w:ascii="Calibri heading" w:hAnsi="Calibri heading"/>
                <w:noProof/>
                <w:lang w:val="en-US"/>
              </w:rPr>
              <w:t>7.6.1 Stateful process orchestration (SFINT16)</w:t>
            </w:r>
            <w:r>
              <w:rPr>
                <w:noProof/>
              </w:rPr>
              <w:tab/>
            </w:r>
            <w:r>
              <w:rPr>
                <w:noProof/>
              </w:rPr>
              <w:fldChar w:fldCharType="begin"/>
            </w:r>
            <w:r>
              <w:rPr>
                <w:noProof/>
              </w:rPr>
              <w:instrText xml:space="preserve"> PAGEREF _Toc239899889 \h </w:instrText>
            </w:r>
            <w:r>
              <w:rPr>
                <w:noProof/>
              </w:rPr>
            </w:r>
            <w:r>
              <w:rPr>
                <w:noProof/>
              </w:rPr>
              <w:fldChar w:fldCharType="separate"/>
            </w:r>
            <w:r>
              <w:rPr>
                <w:noProof/>
              </w:rPr>
              <w:t>32</w:t>
            </w:r>
            <w:r>
              <w:rPr>
                <w:noProof/>
              </w:rPr>
              <w:fldChar w:fldCharType="end"/>
            </w:r>
          </w:hyperlink>
        </w:p>
        <w:p w14:paraId="0DCAD6D1" w14:textId="10283E69"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90" w:history="1">
            <w:r w:rsidRPr="00261FE7">
              <w:rPr>
                <w:rStyle w:val="Hyperlink"/>
                <w:rFonts w:ascii="Calibri heading" w:hAnsi="Calibri heading"/>
                <w:noProof/>
                <w:lang w:val="en-US"/>
              </w:rPr>
              <w:t>7.6.2 Process with compensation (SFINT17)</w:t>
            </w:r>
            <w:r>
              <w:rPr>
                <w:noProof/>
              </w:rPr>
              <w:tab/>
            </w:r>
            <w:r>
              <w:rPr>
                <w:noProof/>
              </w:rPr>
              <w:fldChar w:fldCharType="begin"/>
            </w:r>
            <w:r>
              <w:rPr>
                <w:noProof/>
              </w:rPr>
              <w:instrText xml:space="preserve"> PAGEREF _Toc239899890 \h </w:instrText>
            </w:r>
            <w:r>
              <w:rPr>
                <w:noProof/>
              </w:rPr>
            </w:r>
            <w:r>
              <w:rPr>
                <w:noProof/>
              </w:rPr>
              <w:fldChar w:fldCharType="separate"/>
            </w:r>
            <w:r>
              <w:rPr>
                <w:noProof/>
              </w:rPr>
              <w:t>33</w:t>
            </w:r>
            <w:r>
              <w:rPr>
                <w:noProof/>
              </w:rPr>
              <w:fldChar w:fldCharType="end"/>
            </w:r>
          </w:hyperlink>
        </w:p>
        <w:p w14:paraId="399FD0BD" w14:textId="56A78B88"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91" w:history="1">
            <w:r w:rsidRPr="00261FE7">
              <w:rPr>
                <w:rStyle w:val="Hyperlink"/>
                <w:rFonts w:ascii="Calibri heading" w:hAnsi="Calibri heading"/>
                <w:noProof/>
                <w:lang w:val="en-US"/>
              </w:rPr>
              <w:t>7.6.3 Human-in-the-loop / approval (SFINT18)</w:t>
            </w:r>
            <w:r>
              <w:rPr>
                <w:noProof/>
              </w:rPr>
              <w:tab/>
            </w:r>
            <w:r>
              <w:rPr>
                <w:noProof/>
              </w:rPr>
              <w:fldChar w:fldCharType="begin"/>
            </w:r>
            <w:r>
              <w:rPr>
                <w:noProof/>
              </w:rPr>
              <w:instrText xml:space="preserve"> PAGEREF _Toc239899891 \h </w:instrText>
            </w:r>
            <w:r>
              <w:rPr>
                <w:noProof/>
              </w:rPr>
            </w:r>
            <w:r>
              <w:rPr>
                <w:noProof/>
              </w:rPr>
              <w:fldChar w:fldCharType="separate"/>
            </w:r>
            <w:r>
              <w:rPr>
                <w:noProof/>
              </w:rPr>
              <w:t>34</w:t>
            </w:r>
            <w:r>
              <w:rPr>
                <w:noProof/>
              </w:rPr>
              <w:fldChar w:fldCharType="end"/>
            </w:r>
          </w:hyperlink>
        </w:p>
        <w:p w14:paraId="4317C112" w14:textId="58D0299F"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92" w:history="1">
            <w:r w:rsidRPr="00261FE7">
              <w:rPr>
                <w:rStyle w:val="Hyperlink"/>
                <w:rFonts w:ascii="Calibri heading" w:hAnsi="Calibri heading"/>
                <w:b/>
                <w:noProof/>
                <w:lang w:val="en-US"/>
              </w:rPr>
              <w:t>7.7 File Patterns</w:t>
            </w:r>
            <w:r>
              <w:rPr>
                <w:noProof/>
              </w:rPr>
              <w:tab/>
            </w:r>
            <w:r>
              <w:rPr>
                <w:noProof/>
              </w:rPr>
              <w:fldChar w:fldCharType="begin"/>
            </w:r>
            <w:r>
              <w:rPr>
                <w:noProof/>
              </w:rPr>
              <w:instrText xml:space="preserve"> PAGEREF _Toc239899892 \h </w:instrText>
            </w:r>
            <w:r>
              <w:rPr>
                <w:noProof/>
              </w:rPr>
            </w:r>
            <w:r>
              <w:rPr>
                <w:noProof/>
              </w:rPr>
              <w:fldChar w:fldCharType="separate"/>
            </w:r>
            <w:r>
              <w:rPr>
                <w:noProof/>
              </w:rPr>
              <w:t>34</w:t>
            </w:r>
            <w:r>
              <w:rPr>
                <w:noProof/>
              </w:rPr>
              <w:fldChar w:fldCharType="end"/>
            </w:r>
          </w:hyperlink>
        </w:p>
        <w:p w14:paraId="0156A44A" w14:textId="6BBCD9E3"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93" w:history="1">
            <w:r w:rsidRPr="00261FE7">
              <w:rPr>
                <w:rStyle w:val="Hyperlink"/>
                <w:rFonts w:ascii="Calibri heading" w:hAnsi="Calibri heading"/>
                <w:noProof/>
                <w:lang w:val="en-US"/>
              </w:rPr>
              <w:t>7.7.1 Event-driven file ingestion (SFINT19)</w:t>
            </w:r>
            <w:r>
              <w:rPr>
                <w:noProof/>
              </w:rPr>
              <w:tab/>
            </w:r>
            <w:r>
              <w:rPr>
                <w:noProof/>
              </w:rPr>
              <w:fldChar w:fldCharType="begin"/>
            </w:r>
            <w:r>
              <w:rPr>
                <w:noProof/>
              </w:rPr>
              <w:instrText xml:space="preserve"> PAGEREF _Toc239899893 \h </w:instrText>
            </w:r>
            <w:r>
              <w:rPr>
                <w:noProof/>
              </w:rPr>
            </w:r>
            <w:r>
              <w:rPr>
                <w:noProof/>
              </w:rPr>
              <w:fldChar w:fldCharType="separate"/>
            </w:r>
            <w:r>
              <w:rPr>
                <w:noProof/>
              </w:rPr>
              <w:t>34</w:t>
            </w:r>
            <w:r>
              <w:rPr>
                <w:noProof/>
              </w:rPr>
              <w:fldChar w:fldCharType="end"/>
            </w:r>
          </w:hyperlink>
        </w:p>
        <w:p w14:paraId="73E948B4" w14:textId="5FF80ABF"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94" w:history="1">
            <w:r w:rsidRPr="00261FE7">
              <w:rPr>
                <w:rStyle w:val="Hyperlink"/>
                <w:rFonts w:ascii="Calibri heading" w:hAnsi="Calibri heading"/>
                <w:noProof/>
                <w:lang w:val="en-US"/>
              </w:rPr>
              <w:t>7.7.2 File generation and delivery (SFINT20)</w:t>
            </w:r>
            <w:r>
              <w:rPr>
                <w:noProof/>
              </w:rPr>
              <w:tab/>
            </w:r>
            <w:r>
              <w:rPr>
                <w:noProof/>
              </w:rPr>
              <w:fldChar w:fldCharType="begin"/>
            </w:r>
            <w:r>
              <w:rPr>
                <w:noProof/>
              </w:rPr>
              <w:instrText xml:space="preserve"> PAGEREF _Toc239899894 \h </w:instrText>
            </w:r>
            <w:r>
              <w:rPr>
                <w:noProof/>
              </w:rPr>
            </w:r>
            <w:r>
              <w:rPr>
                <w:noProof/>
              </w:rPr>
              <w:fldChar w:fldCharType="separate"/>
            </w:r>
            <w:r>
              <w:rPr>
                <w:noProof/>
              </w:rPr>
              <w:t>35</w:t>
            </w:r>
            <w:r>
              <w:rPr>
                <w:noProof/>
              </w:rPr>
              <w:fldChar w:fldCharType="end"/>
            </w:r>
          </w:hyperlink>
        </w:p>
        <w:p w14:paraId="57970678" w14:textId="128017C0"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95" w:history="1">
            <w:r w:rsidRPr="00261FE7">
              <w:rPr>
                <w:rStyle w:val="Hyperlink"/>
                <w:rFonts w:ascii="Calibri heading" w:hAnsi="Calibri heading"/>
                <w:b/>
                <w:noProof/>
                <w:lang w:val="en-US"/>
              </w:rPr>
              <w:t>7.8 Transformation and Routing Patterns</w:t>
            </w:r>
            <w:r>
              <w:rPr>
                <w:noProof/>
              </w:rPr>
              <w:tab/>
            </w:r>
            <w:r>
              <w:rPr>
                <w:noProof/>
              </w:rPr>
              <w:fldChar w:fldCharType="begin"/>
            </w:r>
            <w:r>
              <w:rPr>
                <w:noProof/>
              </w:rPr>
              <w:instrText xml:space="preserve"> PAGEREF _Toc239899895 \h </w:instrText>
            </w:r>
            <w:r>
              <w:rPr>
                <w:noProof/>
              </w:rPr>
            </w:r>
            <w:r>
              <w:rPr>
                <w:noProof/>
              </w:rPr>
              <w:fldChar w:fldCharType="separate"/>
            </w:r>
            <w:r>
              <w:rPr>
                <w:noProof/>
              </w:rPr>
              <w:t>36</w:t>
            </w:r>
            <w:r>
              <w:rPr>
                <w:noProof/>
              </w:rPr>
              <w:fldChar w:fldCharType="end"/>
            </w:r>
          </w:hyperlink>
        </w:p>
        <w:p w14:paraId="57E01052" w14:textId="63F10C7D"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96" w:history="1">
            <w:r w:rsidRPr="00261FE7">
              <w:rPr>
                <w:rStyle w:val="Hyperlink"/>
                <w:rFonts w:ascii="Calibri heading" w:hAnsi="Calibri heading"/>
                <w:noProof/>
                <w:lang w:val="en-US"/>
              </w:rPr>
              <w:t>7.8.1 Canonical data model and message translator (SFINT21)</w:t>
            </w:r>
            <w:r>
              <w:rPr>
                <w:noProof/>
              </w:rPr>
              <w:tab/>
            </w:r>
            <w:r>
              <w:rPr>
                <w:noProof/>
              </w:rPr>
              <w:fldChar w:fldCharType="begin"/>
            </w:r>
            <w:r>
              <w:rPr>
                <w:noProof/>
              </w:rPr>
              <w:instrText xml:space="preserve"> PAGEREF _Toc239899896 \h </w:instrText>
            </w:r>
            <w:r>
              <w:rPr>
                <w:noProof/>
              </w:rPr>
            </w:r>
            <w:r>
              <w:rPr>
                <w:noProof/>
              </w:rPr>
              <w:fldChar w:fldCharType="separate"/>
            </w:r>
            <w:r>
              <w:rPr>
                <w:noProof/>
              </w:rPr>
              <w:t>36</w:t>
            </w:r>
            <w:r>
              <w:rPr>
                <w:noProof/>
              </w:rPr>
              <w:fldChar w:fldCharType="end"/>
            </w:r>
          </w:hyperlink>
        </w:p>
        <w:p w14:paraId="49DEF4C0" w14:textId="08D749E6"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97" w:history="1">
            <w:r w:rsidRPr="00261FE7">
              <w:rPr>
                <w:rStyle w:val="Hyperlink"/>
                <w:rFonts w:ascii="Calibri heading" w:hAnsi="Calibri heading"/>
                <w:noProof/>
                <w:lang w:val="en-US"/>
              </w:rPr>
              <w:t>7.</w:t>
            </w:r>
            <w:r w:rsidRPr="00261FE7">
              <w:rPr>
                <w:rStyle w:val="Hyperlink"/>
                <w:rFonts w:ascii="Calibri heading" w:eastAsiaTheme="majorEastAsia" w:hAnsi="Calibri heading" w:cstheme="majorBidi"/>
                <w:noProof/>
                <w:lang w:val="en-US" w:eastAsia="en-US"/>
              </w:rPr>
              <w:t>8</w:t>
            </w:r>
            <w:r w:rsidRPr="00261FE7">
              <w:rPr>
                <w:rStyle w:val="Hyperlink"/>
                <w:rFonts w:ascii="Calibri heading" w:hAnsi="Calibri heading"/>
                <w:noProof/>
                <w:lang w:val="en-US"/>
              </w:rPr>
              <w:t>.2 Content-based routing (SFINT22)</w:t>
            </w:r>
            <w:r>
              <w:rPr>
                <w:noProof/>
              </w:rPr>
              <w:tab/>
            </w:r>
            <w:r>
              <w:rPr>
                <w:noProof/>
              </w:rPr>
              <w:fldChar w:fldCharType="begin"/>
            </w:r>
            <w:r>
              <w:rPr>
                <w:noProof/>
              </w:rPr>
              <w:instrText xml:space="preserve"> PAGEREF _Toc239899897 \h </w:instrText>
            </w:r>
            <w:r>
              <w:rPr>
                <w:noProof/>
              </w:rPr>
            </w:r>
            <w:r>
              <w:rPr>
                <w:noProof/>
              </w:rPr>
              <w:fldChar w:fldCharType="separate"/>
            </w:r>
            <w:r>
              <w:rPr>
                <w:noProof/>
              </w:rPr>
              <w:t>37</w:t>
            </w:r>
            <w:r>
              <w:rPr>
                <w:noProof/>
              </w:rPr>
              <w:fldChar w:fldCharType="end"/>
            </w:r>
          </w:hyperlink>
        </w:p>
        <w:p w14:paraId="09605739" w14:textId="547D14B5"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98" w:history="1">
            <w:r w:rsidRPr="00261FE7">
              <w:rPr>
                <w:rStyle w:val="Hyperlink"/>
                <w:rFonts w:ascii="Calibri heading" w:hAnsi="Calibri heading"/>
                <w:b/>
                <w:noProof/>
                <w:lang w:val="en-US"/>
              </w:rPr>
              <w:t>7.9 Anti Patterns</w:t>
            </w:r>
            <w:r>
              <w:rPr>
                <w:noProof/>
              </w:rPr>
              <w:tab/>
            </w:r>
            <w:r>
              <w:rPr>
                <w:noProof/>
              </w:rPr>
              <w:fldChar w:fldCharType="begin"/>
            </w:r>
            <w:r>
              <w:rPr>
                <w:noProof/>
              </w:rPr>
              <w:instrText xml:space="preserve"> PAGEREF _Toc239899898 \h </w:instrText>
            </w:r>
            <w:r>
              <w:rPr>
                <w:noProof/>
              </w:rPr>
            </w:r>
            <w:r>
              <w:rPr>
                <w:noProof/>
              </w:rPr>
              <w:fldChar w:fldCharType="separate"/>
            </w:r>
            <w:r>
              <w:rPr>
                <w:noProof/>
              </w:rPr>
              <w:t>37</w:t>
            </w:r>
            <w:r>
              <w:rPr>
                <w:noProof/>
              </w:rPr>
              <w:fldChar w:fldCharType="end"/>
            </w:r>
          </w:hyperlink>
        </w:p>
        <w:p w14:paraId="4FFEE7A5" w14:textId="02249B8F"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899" w:history="1">
            <w:r w:rsidRPr="00261FE7">
              <w:rPr>
                <w:rStyle w:val="Hyperlink"/>
                <w:noProof/>
              </w:rPr>
              <w:t>8. Insurance Integration Scenarios</w:t>
            </w:r>
            <w:r>
              <w:rPr>
                <w:noProof/>
              </w:rPr>
              <w:tab/>
            </w:r>
            <w:r>
              <w:rPr>
                <w:noProof/>
              </w:rPr>
              <w:fldChar w:fldCharType="begin"/>
            </w:r>
            <w:r>
              <w:rPr>
                <w:noProof/>
              </w:rPr>
              <w:instrText xml:space="preserve"> PAGEREF _Toc239899899 \h </w:instrText>
            </w:r>
            <w:r>
              <w:rPr>
                <w:noProof/>
              </w:rPr>
            </w:r>
            <w:r>
              <w:rPr>
                <w:noProof/>
              </w:rPr>
              <w:fldChar w:fldCharType="separate"/>
            </w:r>
            <w:r>
              <w:rPr>
                <w:noProof/>
              </w:rPr>
              <w:t>38</w:t>
            </w:r>
            <w:r>
              <w:rPr>
                <w:noProof/>
              </w:rPr>
              <w:fldChar w:fldCharType="end"/>
            </w:r>
          </w:hyperlink>
        </w:p>
        <w:p w14:paraId="010978CA" w14:textId="60008981"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00" w:history="1">
            <w:r w:rsidRPr="00261FE7">
              <w:rPr>
                <w:rStyle w:val="Hyperlink"/>
                <w:noProof/>
              </w:rPr>
              <w:t>9. Data Platform Position and Guardrails</w:t>
            </w:r>
            <w:r>
              <w:rPr>
                <w:noProof/>
              </w:rPr>
              <w:tab/>
            </w:r>
            <w:r>
              <w:rPr>
                <w:noProof/>
              </w:rPr>
              <w:fldChar w:fldCharType="begin"/>
            </w:r>
            <w:r>
              <w:rPr>
                <w:noProof/>
              </w:rPr>
              <w:instrText xml:space="preserve"> PAGEREF _Toc239899900 \h </w:instrText>
            </w:r>
            <w:r>
              <w:rPr>
                <w:noProof/>
              </w:rPr>
            </w:r>
            <w:r>
              <w:rPr>
                <w:noProof/>
              </w:rPr>
              <w:fldChar w:fldCharType="separate"/>
            </w:r>
            <w:r>
              <w:rPr>
                <w:noProof/>
              </w:rPr>
              <w:t>39</w:t>
            </w:r>
            <w:r>
              <w:rPr>
                <w:noProof/>
              </w:rPr>
              <w:fldChar w:fldCharType="end"/>
            </w:r>
          </w:hyperlink>
        </w:p>
        <w:p w14:paraId="636B9AAC" w14:textId="3D75E170"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01" w:history="1">
            <w:r w:rsidRPr="00261FE7">
              <w:rPr>
                <w:rStyle w:val="Hyperlink"/>
                <w:rFonts w:ascii="Calibri heading" w:hAnsi="Calibri heading"/>
                <w:b/>
                <w:noProof/>
                <w:lang w:val="en-US"/>
              </w:rPr>
              <w:t>9.1 Core Position</w:t>
            </w:r>
            <w:r>
              <w:rPr>
                <w:noProof/>
              </w:rPr>
              <w:tab/>
            </w:r>
            <w:r>
              <w:rPr>
                <w:noProof/>
              </w:rPr>
              <w:fldChar w:fldCharType="begin"/>
            </w:r>
            <w:r>
              <w:rPr>
                <w:noProof/>
              </w:rPr>
              <w:instrText xml:space="preserve"> PAGEREF _Toc239899901 \h </w:instrText>
            </w:r>
            <w:r>
              <w:rPr>
                <w:noProof/>
              </w:rPr>
            </w:r>
            <w:r>
              <w:rPr>
                <w:noProof/>
              </w:rPr>
              <w:fldChar w:fldCharType="separate"/>
            </w:r>
            <w:r>
              <w:rPr>
                <w:noProof/>
              </w:rPr>
              <w:t>39</w:t>
            </w:r>
            <w:r>
              <w:rPr>
                <w:noProof/>
              </w:rPr>
              <w:fldChar w:fldCharType="end"/>
            </w:r>
          </w:hyperlink>
        </w:p>
        <w:p w14:paraId="3219A8A8" w14:textId="004B6A5C"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02" w:history="1">
            <w:r w:rsidRPr="00261FE7">
              <w:rPr>
                <w:rStyle w:val="Hyperlink"/>
                <w:rFonts w:ascii="Calibri heading" w:hAnsi="Calibri heading"/>
                <w:b/>
                <w:noProof/>
                <w:lang w:val="en-US"/>
              </w:rPr>
              <w:t>9.2 Appropriate Uses</w:t>
            </w:r>
            <w:r>
              <w:rPr>
                <w:noProof/>
              </w:rPr>
              <w:tab/>
            </w:r>
            <w:r>
              <w:rPr>
                <w:noProof/>
              </w:rPr>
              <w:fldChar w:fldCharType="begin"/>
            </w:r>
            <w:r>
              <w:rPr>
                <w:noProof/>
              </w:rPr>
              <w:instrText xml:space="preserve"> PAGEREF _Toc239899902 \h </w:instrText>
            </w:r>
            <w:r>
              <w:rPr>
                <w:noProof/>
              </w:rPr>
            </w:r>
            <w:r>
              <w:rPr>
                <w:noProof/>
              </w:rPr>
              <w:fldChar w:fldCharType="separate"/>
            </w:r>
            <w:r>
              <w:rPr>
                <w:noProof/>
              </w:rPr>
              <w:t>39</w:t>
            </w:r>
            <w:r>
              <w:rPr>
                <w:noProof/>
              </w:rPr>
              <w:fldChar w:fldCharType="end"/>
            </w:r>
          </w:hyperlink>
        </w:p>
        <w:p w14:paraId="1D67F0C0" w14:textId="615B0777"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03" w:history="1">
            <w:r w:rsidRPr="00261FE7">
              <w:rPr>
                <w:rStyle w:val="Hyperlink"/>
                <w:rFonts w:ascii="Calibri heading" w:hAnsi="Calibri heading"/>
                <w:b/>
                <w:noProof/>
                <w:lang w:val="en-US"/>
              </w:rPr>
              <w:t>9.3 Inappropriate Uses</w:t>
            </w:r>
            <w:r>
              <w:rPr>
                <w:noProof/>
              </w:rPr>
              <w:tab/>
            </w:r>
            <w:r>
              <w:rPr>
                <w:noProof/>
              </w:rPr>
              <w:fldChar w:fldCharType="begin"/>
            </w:r>
            <w:r>
              <w:rPr>
                <w:noProof/>
              </w:rPr>
              <w:instrText xml:space="preserve"> PAGEREF _Toc239899903 \h </w:instrText>
            </w:r>
            <w:r>
              <w:rPr>
                <w:noProof/>
              </w:rPr>
            </w:r>
            <w:r>
              <w:rPr>
                <w:noProof/>
              </w:rPr>
              <w:fldChar w:fldCharType="separate"/>
            </w:r>
            <w:r>
              <w:rPr>
                <w:noProof/>
              </w:rPr>
              <w:t>39</w:t>
            </w:r>
            <w:r>
              <w:rPr>
                <w:noProof/>
              </w:rPr>
              <w:fldChar w:fldCharType="end"/>
            </w:r>
          </w:hyperlink>
        </w:p>
        <w:p w14:paraId="378BC6AC" w14:textId="6619996D"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04" w:history="1">
            <w:r w:rsidRPr="00261FE7">
              <w:rPr>
                <w:rStyle w:val="Hyperlink"/>
                <w:rFonts w:ascii="Calibri heading" w:hAnsi="Calibri heading"/>
                <w:b/>
                <w:noProof/>
                <w:lang w:val="en-US"/>
              </w:rPr>
              <w:t>9.4 Exchange Patterns</w:t>
            </w:r>
            <w:r>
              <w:rPr>
                <w:noProof/>
              </w:rPr>
              <w:tab/>
            </w:r>
            <w:r>
              <w:rPr>
                <w:noProof/>
              </w:rPr>
              <w:fldChar w:fldCharType="begin"/>
            </w:r>
            <w:r>
              <w:rPr>
                <w:noProof/>
              </w:rPr>
              <w:instrText xml:space="preserve"> PAGEREF _Toc239899904 \h </w:instrText>
            </w:r>
            <w:r>
              <w:rPr>
                <w:noProof/>
              </w:rPr>
            </w:r>
            <w:r>
              <w:rPr>
                <w:noProof/>
              </w:rPr>
              <w:fldChar w:fldCharType="separate"/>
            </w:r>
            <w:r>
              <w:rPr>
                <w:noProof/>
              </w:rPr>
              <w:t>39</w:t>
            </w:r>
            <w:r>
              <w:rPr>
                <w:noProof/>
              </w:rPr>
              <w:fldChar w:fldCharType="end"/>
            </w:r>
          </w:hyperlink>
        </w:p>
        <w:p w14:paraId="085194EC" w14:textId="039FAD42"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05" w:history="1">
            <w:r w:rsidRPr="00261FE7">
              <w:rPr>
                <w:rStyle w:val="Hyperlink"/>
                <w:rFonts w:ascii="Calibri heading" w:eastAsiaTheme="majorEastAsia" w:hAnsi="Calibri heading" w:cstheme="majorBidi"/>
                <w:noProof/>
                <w:lang w:val="en-US"/>
              </w:rPr>
              <w:t>Import Patterns</w:t>
            </w:r>
            <w:r>
              <w:rPr>
                <w:noProof/>
              </w:rPr>
              <w:tab/>
            </w:r>
            <w:r>
              <w:rPr>
                <w:noProof/>
              </w:rPr>
              <w:fldChar w:fldCharType="begin"/>
            </w:r>
            <w:r>
              <w:rPr>
                <w:noProof/>
              </w:rPr>
              <w:instrText xml:space="preserve"> PAGEREF _Toc239899905 \h </w:instrText>
            </w:r>
            <w:r>
              <w:rPr>
                <w:noProof/>
              </w:rPr>
            </w:r>
            <w:r>
              <w:rPr>
                <w:noProof/>
              </w:rPr>
              <w:fldChar w:fldCharType="separate"/>
            </w:r>
            <w:r>
              <w:rPr>
                <w:noProof/>
              </w:rPr>
              <w:t>39</w:t>
            </w:r>
            <w:r>
              <w:rPr>
                <w:noProof/>
              </w:rPr>
              <w:fldChar w:fldCharType="end"/>
            </w:r>
          </w:hyperlink>
        </w:p>
        <w:p w14:paraId="3CCACC72" w14:textId="17E98571"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06" w:history="1">
            <w:r w:rsidRPr="00261FE7">
              <w:rPr>
                <w:rStyle w:val="Hyperlink"/>
                <w:rFonts w:ascii="Calibri heading" w:eastAsiaTheme="majorEastAsia" w:hAnsi="Calibri heading" w:cstheme="majorBidi"/>
                <w:noProof/>
                <w:lang w:val="en-US"/>
              </w:rPr>
              <w:t>Export Patterns</w:t>
            </w:r>
            <w:r>
              <w:rPr>
                <w:noProof/>
              </w:rPr>
              <w:tab/>
            </w:r>
            <w:r>
              <w:rPr>
                <w:noProof/>
              </w:rPr>
              <w:fldChar w:fldCharType="begin"/>
            </w:r>
            <w:r>
              <w:rPr>
                <w:noProof/>
              </w:rPr>
              <w:instrText xml:space="preserve"> PAGEREF _Toc239899906 \h </w:instrText>
            </w:r>
            <w:r>
              <w:rPr>
                <w:noProof/>
              </w:rPr>
            </w:r>
            <w:r>
              <w:rPr>
                <w:noProof/>
              </w:rPr>
              <w:fldChar w:fldCharType="separate"/>
            </w:r>
            <w:r>
              <w:rPr>
                <w:noProof/>
              </w:rPr>
              <w:t>42</w:t>
            </w:r>
            <w:r>
              <w:rPr>
                <w:noProof/>
              </w:rPr>
              <w:fldChar w:fldCharType="end"/>
            </w:r>
          </w:hyperlink>
        </w:p>
        <w:p w14:paraId="4B11F96B" w14:textId="43029926"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07" w:history="1">
            <w:r w:rsidRPr="00261FE7">
              <w:rPr>
                <w:rStyle w:val="Hyperlink"/>
                <w:rFonts w:ascii="Calibri heading" w:eastAsiaTheme="majorEastAsia" w:hAnsi="Calibri heading" w:cstheme="majorBidi"/>
                <w:noProof/>
                <w:lang w:val="en-US"/>
              </w:rPr>
              <w:t>10. Security and Operational Excellence</w:t>
            </w:r>
            <w:r>
              <w:rPr>
                <w:noProof/>
              </w:rPr>
              <w:tab/>
            </w:r>
            <w:r>
              <w:rPr>
                <w:noProof/>
              </w:rPr>
              <w:fldChar w:fldCharType="begin"/>
            </w:r>
            <w:r>
              <w:rPr>
                <w:noProof/>
              </w:rPr>
              <w:instrText xml:space="preserve"> PAGEREF _Toc239899907 \h </w:instrText>
            </w:r>
            <w:r>
              <w:rPr>
                <w:noProof/>
              </w:rPr>
            </w:r>
            <w:r>
              <w:rPr>
                <w:noProof/>
              </w:rPr>
              <w:fldChar w:fldCharType="separate"/>
            </w:r>
            <w:r>
              <w:rPr>
                <w:noProof/>
              </w:rPr>
              <w:t>45</w:t>
            </w:r>
            <w:r>
              <w:rPr>
                <w:noProof/>
              </w:rPr>
              <w:fldChar w:fldCharType="end"/>
            </w:r>
          </w:hyperlink>
        </w:p>
        <w:p w14:paraId="0B9A6D11" w14:textId="5DA34CB8"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08" w:history="1">
            <w:r w:rsidRPr="00261FE7">
              <w:rPr>
                <w:rStyle w:val="Hyperlink"/>
                <w:rFonts w:ascii="Calibri heading" w:hAnsi="Calibri heading"/>
                <w:b/>
                <w:noProof/>
                <w:lang w:val="en-US"/>
              </w:rPr>
              <w:t>10.1 Security Principles</w:t>
            </w:r>
            <w:r>
              <w:rPr>
                <w:noProof/>
              </w:rPr>
              <w:tab/>
            </w:r>
            <w:r>
              <w:rPr>
                <w:noProof/>
              </w:rPr>
              <w:fldChar w:fldCharType="begin"/>
            </w:r>
            <w:r>
              <w:rPr>
                <w:noProof/>
              </w:rPr>
              <w:instrText xml:space="preserve"> PAGEREF _Toc239899908 \h </w:instrText>
            </w:r>
            <w:r>
              <w:rPr>
                <w:noProof/>
              </w:rPr>
            </w:r>
            <w:r>
              <w:rPr>
                <w:noProof/>
              </w:rPr>
              <w:fldChar w:fldCharType="separate"/>
            </w:r>
            <w:r>
              <w:rPr>
                <w:noProof/>
              </w:rPr>
              <w:t>45</w:t>
            </w:r>
            <w:r>
              <w:rPr>
                <w:noProof/>
              </w:rPr>
              <w:fldChar w:fldCharType="end"/>
            </w:r>
          </w:hyperlink>
        </w:p>
        <w:p w14:paraId="3E56EDEE" w14:textId="43FF92EA"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09" w:history="1">
            <w:r w:rsidRPr="00261FE7">
              <w:rPr>
                <w:rStyle w:val="Hyperlink"/>
                <w:rFonts w:ascii="Calibri heading" w:hAnsi="Calibri heading"/>
                <w:b/>
                <w:noProof/>
                <w:lang w:val="en-US"/>
              </w:rPr>
              <w:t>10.2 Data Protection and Classification</w:t>
            </w:r>
            <w:r>
              <w:rPr>
                <w:noProof/>
              </w:rPr>
              <w:tab/>
            </w:r>
            <w:r>
              <w:rPr>
                <w:noProof/>
              </w:rPr>
              <w:fldChar w:fldCharType="begin"/>
            </w:r>
            <w:r>
              <w:rPr>
                <w:noProof/>
              </w:rPr>
              <w:instrText xml:space="preserve"> PAGEREF _Toc239899909 \h </w:instrText>
            </w:r>
            <w:r>
              <w:rPr>
                <w:noProof/>
              </w:rPr>
            </w:r>
            <w:r>
              <w:rPr>
                <w:noProof/>
              </w:rPr>
              <w:fldChar w:fldCharType="separate"/>
            </w:r>
            <w:r>
              <w:rPr>
                <w:noProof/>
              </w:rPr>
              <w:t>46</w:t>
            </w:r>
            <w:r>
              <w:rPr>
                <w:noProof/>
              </w:rPr>
              <w:fldChar w:fldCharType="end"/>
            </w:r>
          </w:hyperlink>
        </w:p>
        <w:p w14:paraId="27F2AB9D" w14:textId="198871B6"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10" w:history="1">
            <w:r w:rsidRPr="00261FE7">
              <w:rPr>
                <w:rStyle w:val="Hyperlink"/>
                <w:rFonts w:ascii="Calibri heading" w:hAnsi="Calibri heading"/>
                <w:b/>
                <w:noProof/>
                <w:lang w:val="en-US"/>
              </w:rPr>
              <w:t>10.3 Observability and Monitoring</w:t>
            </w:r>
            <w:r>
              <w:rPr>
                <w:noProof/>
              </w:rPr>
              <w:tab/>
            </w:r>
            <w:r>
              <w:rPr>
                <w:noProof/>
              </w:rPr>
              <w:fldChar w:fldCharType="begin"/>
            </w:r>
            <w:r>
              <w:rPr>
                <w:noProof/>
              </w:rPr>
              <w:instrText xml:space="preserve"> PAGEREF _Toc239899910 \h </w:instrText>
            </w:r>
            <w:r>
              <w:rPr>
                <w:noProof/>
              </w:rPr>
            </w:r>
            <w:r>
              <w:rPr>
                <w:noProof/>
              </w:rPr>
              <w:fldChar w:fldCharType="separate"/>
            </w:r>
            <w:r>
              <w:rPr>
                <w:noProof/>
              </w:rPr>
              <w:t>47</w:t>
            </w:r>
            <w:r>
              <w:rPr>
                <w:noProof/>
              </w:rPr>
              <w:fldChar w:fldCharType="end"/>
            </w:r>
          </w:hyperlink>
        </w:p>
        <w:p w14:paraId="23AE6BF2" w14:textId="021AD9A1" w:rsidR="00C45ED6" w:rsidRDefault="00C45ED6">
          <w:pPr>
            <w:pStyle w:val="TOC3"/>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11" w:history="1">
            <w:r w:rsidRPr="00261FE7">
              <w:rPr>
                <w:rStyle w:val="Hyperlink"/>
                <w:rFonts w:ascii="Calibri heading" w:hAnsi="Calibri heading"/>
                <w:noProof/>
                <w:lang w:val="en-US"/>
              </w:rPr>
              <w:t>10.3.1 Azure Resource Observability Matrix</w:t>
            </w:r>
            <w:r>
              <w:rPr>
                <w:noProof/>
              </w:rPr>
              <w:tab/>
            </w:r>
            <w:r>
              <w:rPr>
                <w:noProof/>
              </w:rPr>
              <w:fldChar w:fldCharType="begin"/>
            </w:r>
            <w:r>
              <w:rPr>
                <w:noProof/>
              </w:rPr>
              <w:instrText xml:space="preserve"> PAGEREF _Toc239899911 \h </w:instrText>
            </w:r>
            <w:r>
              <w:rPr>
                <w:noProof/>
              </w:rPr>
            </w:r>
            <w:r>
              <w:rPr>
                <w:noProof/>
              </w:rPr>
              <w:fldChar w:fldCharType="separate"/>
            </w:r>
            <w:r>
              <w:rPr>
                <w:noProof/>
              </w:rPr>
              <w:t>48</w:t>
            </w:r>
            <w:r>
              <w:rPr>
                <w:noProof/>
              </w:rPr>
              <w:fldChar w:fldCharType="end"/>
            </w:r>
          </w:hyperlink>
        </w:p>
        <w:p w14:paraId="756FE872" w14:textId="516CC38A"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12" w:history="1">
            <w:r w:rsidRPr="00261FE7">
              <w:rPr>
                <w:rStyle w:val="Hyperlink"/>
                <w:rFonts w:ascii="Calibri heading" w:hAnsi="Calibri heading"/>
                <w:b/>
                <w:noProof/>
                <w:lang w:val="en-US"/>
              </w:rPr>
              <w:t>10.4 Operational Excellence</w:t>
            </w:r>
            <w:r>
              <w:rPr>
                <w:noProof/>
              </w:rPr>
              <w:tab/>
            </w:r>
            <w:r>
              <w:rPr>
                <w:noProof/>
              </w:rPr>
              <w:fldChar w:fldCharType="begin"/>
            </w:r>
            <w:r>
              <w:rPr>
                <w:noProof/>
              </w:rPr>
              <w:instrText xml:space="preserve"> PAGEREF _Toc239899912 \h </w:instrText>
            </w:r>
            <w:r>
              <w:rPr>
                <w:noProof/>
              </w:rPr>
            </w:r>
            <w:r>
              <w:rPr>
                <w:noProof/>
              </w:rPr>
              <w:fldChar w:fldCharType="separate"/>
            </w:r>
            <w:r>
              <w:rPr>
                <w:noProof/>
              </w:rPr>
              <w:t>48</w:t>
            </w:r>
            <w:r>
              <w:rPr>
                <w:noProof/>
              </w:rPr>
              <w:fldChar w:fldCharType="end"/>
            </w:r>
          </w:hyperlink>
        </w:p>
        <w:p w14:paraId="61354CD5" w14:textId="285EA147"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13" w:history="1">
            <w:r w:rsidRPr="00261FE7">
              <w:rPr>
                <w:rStyle w:val="Hyperlink"/>
                <w:rFonts w:ascii="Calibri heading" w:hAnsi="Calibri heading"/>
                <w:b/>
                <w:noProof/>
                <w:lang w:val="en-US"/>
              </w:rPr>
              <w:t>10.5 Delivery Pipeline</w:t>
            </w:r>
            <w:r>
              <w:rPr>
                <w:noProof/>
              </w:rPr>
              <w:tab/>
            </w:r>
            <w:r>
              <w:rPr>
                <w:noProof/>
              </w:rPr>
              <w:fldChar w:fldCharType="begin"/>
            </w:r>
            <w:r>
              <w:rPr>
                <w:noProof/>
              </w:rPr>
              <w:instrText xml:space="preserve"> PAGEREF _Toc239899913 \h </w:instrText>
            </w:r>
            <w:r>
              <w:rPr>
                <w:noProof/>
              </w:rPr>
            </w:r>
            <w:r>
              <w:rPr>
                <w:noProof/>
              </w:rPr>
              <w:fldChar w:fldCharType="separate"/>
            </w:r>
            <w:r>
              <w:rPr>
                <w:noProof/>
              </w:rPr>
              <w:t>48</w:t>
            </w:r>
            <w:r>
              <w:rPr>
                <w:noProof/>
              </w:rPr>
              <w:fldChar w:fldCharType="end"/>
            </w:r>
          </w:hyperlink>
        </w:p>
        <w:p w14:paraId="54D1651D" w14:textId="19573936"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14" w:history="1">
            <w:r w:rsidRPr="00261FE7">
              <w:rPr>
                <w:rStyle w:val="Hyperlink"/>
                <w:rFonts w:ascii="Calibri heading" w:eastAsiaTheme="majorEastAsia" w:hAnsi="Calibri heading" w:cstheme="majorBidi"/>
                <w:noProof/>
                <w:lang w:val="en-US"/>
              </w:rPr>
              <w:t>11 Guardrails</w:t>
            </w:r>
            <w:r>
              <w:rPr>
                <w:noProof/>
              </w:rPr>
              <w:tab/>
            </w:r>
            <w:r>
              <w:rPr>
                <w:noProof/>
              </w:rPr>
              <w:fldChar w:fldCharType="begin"/>
            </w:r>
            <w:r>
              <w:rPr>
                <w:noProof/>
              </w:rPr>
              <w:instrText xml:space="preserve"> PAGEREF _Toc239899914 \h </w:instrText>
            </w:r>
            <w:r>
              <w:rPr>
                <w:noProof/>
              </w:rPr>
            </w:r>
            <w:r>
              <w:rPr>
                <w:noProof/>
              </w:rPr>
              <w:fldChar w:fldCharType="separate"/>
            </w:r>
            <w:r>
              <w:rPr>
                <w:noProof/>
              </w:rPr>
              <w:t>50</w:t>
            </w:r>
            <w:r>
              <w:rPr>
                <w:noProof/>
              </w:rPr>
              <w:fldChar w:fldCharType="end"/>
            </w:r>
          </w:hyperlink>
        </w:p>
        <w:p w14:paraId="0020EC4B" w14:textId="5DBA9790"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15" w:history="1">
            <w:r w:rsidRPr="00261FE7">
              <w:rPr>
                <w:rStyle w:val="Hyperlink"/>
                <w:rFonts w:ascii="Calibri heading" w:hAnsi="Calibri heading"/>
                <w:b/>
                <w:noProof/>
                <w:lang w:val="en-US"/>
              </w:rPr>
              <w:t>11.1 Mandatory Guardrails</w:t>
            </w:r>
            <w:r>
              <w:rPr>
                <w:noProof/>
              </w:rPr>
              <w:tab/>
            </w:r>
            <w:r>
              <w:rPr>
                <w:noProof/>
              </w:rPr>
              <w:fldChar w:fldCharType="begin"/>
            </w:r>
            <w:r>
              <w:rPr>
                <w:noProof/>
              </w:rPr>
              <w:instrText xml:space="preserve"> PAGEREF _Toc239899915 \h </w:instrText>
            </w:r>
            <w:r>
              <w:rPr>
                <w:noProof/>
              </w:rPr>
            </w:r>
            <w:r>
              <w:rPr>
                <w:noProof/>
              </w:rPr>
              <w:fldChar w:fldCharType="separate"/>
            </w:r>
            <w:r>
              <w:rPr>
                <w:noProof/>
              </w:rPr>
              <w:t>50</w:t>
            </w:r>
            <w:r>
              <w:rPr>
                <w:noProof/>
              </w:rPr>
              <w:fldChar w:fldCharType="end"/>
            </w:r>
          </w:hyperlink>
        </w:p>
        <w:p w14:paraId="0A15BC29" w14:textId="19539BC2"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16" w:history="1">
            <w:r w:rsidRPr="00261FE7">
              <w:rPr>
                <w:rStyle w:val="Hyperlink"/>
                <w:rFonts w:ascii="Calibri heading" w:hAnsi="Calibri heading"/>
                <w:b/>
                <w:noProof/>
                <w:lang w:val="en-US"/>
              </w:rPr>
              <w:t>11.2 When you need to deviate</w:t>
            </w:r>
            <w:r>
              <w:rPr>
                <w:noProof/>
              </w:rPr>
              <w:tab/>
            </w:r>
            <w:r>
              <w:rPr>
                <w:noProof/>
              </w:rPr>
              <w:fldChar w:fldCharType="begin"/>
            </w:r>
            <w:r>
              <w:rPr>
                <w:noProof/>
              </w:rPr>
              <w:instrText xml:space="preserve"> PAGEREF _Toc239899916 \h </w:instrText>
            </w:r>
            <w:r>
              <w:rPr>
                <w:noProof/>
              </w:rPr>
            </w:r>
            <w:r>
              <w:rPr>
                <w:noProof/>
              </w:rPr>
              <w:fldChar w:fldCharType="separate"/>
            </w:r>
            <w:r>
              <w:rPr>
                <w:noProof/>
              </w:rPr>
              <w:t>50</w:t>
            </w:r>
            <w:r>
              <w:rPr>
                <w:noProof/>
              </w:rPr>
              <w:fldChar w:fldCharType="end"/>
            </w:r>
          </w:hyperlink>
        </w:p>
        <w:p w14:paraId="7EE02C3C" w14:textId="70E2E174"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17" w:history="1">
            <w:r w:rsidRPr="00261FE7">
              <w:rPr>
                <w:rStyle w:val="Hyperlink"/>
                <w:rFonts w:ascii="Calibri heading" w:hAnsi="Calibri heading"/>
                <w:b/>
                <w:noProof/>
                <w:lang w:val="en-US"/>
              </w:rPr>
              <w:t>11.3 Per-pattern security conformance</w:t>
            </w:r>
            <w:r>
              <w:rPr>
                <w:noProof/>
              </w:rPr>
              <w:tab/>
            </w:r>
            <w:r>
              <w:rPr>
                <w:noProof/>
              </w:rPr>
              <w:fldChar w:fldCharType="begin"/>
            </w:r>
            <w:r>
              <w:rPr>
                <w:noProof/>
              </w:rPr>
              <w:instrText xml:space="preserve"> PAGEREF _Toc239899917 \h </w:instrText>
            </w:r>
            <w:r>
              <w:rPr>
                <w:noProof/>
              </w:rPr>
            </w:r>
            <w:r>
              <w:rPr>
                <w:noProof/>
              </w:rPr>
              <w:fldChar w:fldCharType="separate"/>
            </w:r>
            <w:r>
              <w:rPr>
                <w:noProof/>
              </w:rPr>
              <w:t>51</w:t>
            </w:r>
            <w:r>
              <w:rPr>
                <w:noProof/>
              </w:rPr>
              <w:fldChar w:fldCharType="end"/>
            </w:r>
          </w:hyperlink>
        </w:p>
        <w:p w14:paraId="790E02FA" w14:textId="75548E4D"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18" w:history="1">
            <w:r w:rsidRPr="00261FE7">
              <w:rPr>
                <w:rStyle w:val="Hyperlink"/>
                <w:rFonts w:ascii="Calibri heading" w:eastAsiaTheme="majorEastAsia" w:hAnsi="Calibri heading" w:cstheme="majorBidi"/>
                <w:noProof/>
                <w:lang w:val="en-US"/>
              </w:rPr>
              <w:t>12. Exception Process and TDA Governance</w:t>
            </w:r>
            <w:r>
              <w:rPr>
                <w:noProof/>
              </w:rPr>
              <w:tab/>
            </w:r>
            <w:r>
              <w:rPr>
                <w:noProof/>
              </w:rPr>
              <w:fldChar w:fldCharType="begin"/>
            </w:r>
            <w:r>
              <w:rPr>
                <w:noProof/>
              </w:rPr>
              <w:instrText xml:space="preserve"> PAGEREF _Toc239899918 \h </w:instrText>
            </w:r>
            <w:r>
              <w:rPr>
                <w:noProof/>
              </w:rPr>
            </w:r>
            <w:r>
              <w:rPr>
                <w:noProof/>
              </w:rPr>
              <w:fldChar w:fldCharType="separate"/>
            </w:r>
            <w:r>
              <w:rPr>
                <w:noProof/>
              </w:rPr>
              <w:t>51</w:t>
            </w:r>
            <w:r>
              <w:rPr>
                <w:noProof/>
              </w:rPr>
              <w:fldChar w:fldCharType="end"/>
            </w:r>
          </w:hyperlink>
        </w:p>
        <w:p w14:paraId="29953838" w14:textId="14BEDB2A"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19" w:history="1">
            <w:r w:rsidRPr="00261FE7">
              <w:rPr>
                <w:rStyle w:val="Hyperlink"/>
                <w:rFonts w:ascii="Calibri heading" w:hAnsi="Calibri heading"/>
                <w:b/>
                <w:noProof/>
                <w:lang w:val="en-US"/>
              </w:rPr>
              <w:t>12.1 Exceptions</w:t>
            </w:r>
            <w:r>
              <w:rPr>
                <w:noProof/>
              </w:rPr>
              <w:tab/>
            </w:r>
            <w:r>
              <w:rPr>
                <w:noProof/>
              </w:rPr>
              <w:fldChar w:fldCharType="begin"/>
            </w:r>
            <w:r>
              <w:rPr>
                <w:noProof/>
              </w:rPr>
              <w:instrText xml:space="preserve"> PAGEREF _Toc239899919 \h </w:instrText>
            </w:r>
            <w:r>
              <w:rPr>
                <w:noProof/>
              </w:rPr>
            </w:r>
            <w:r>
              <w:rPr>
                <w:noProof/>
              </w:rPr>
              <w:fldChar w:fldCharType="separate"/>
            </w:r>
            <w:r>
              <w:rPr>
                <w:noProof/>
              </w:rPr>
              <w:t>51</w:t>
            </w:r>
            <w:r>
              <w:rPr>
                <w:noProof/>
              </w:rPr>
              <w:fldChar w:fldCharType="end"/>
            </w:r>
          </w:hyperlink>
        </w:p>
        <w:p w14:paraId="5C9A7882" w14:textId="5C123706"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20" w:history="1">
            <w:r w:rsidRPr="00261FE7">
              <w:rPr>
                <w:rStyle w:val="Hyperlink"/>
                <w:rFonts w:ascii="Calibri heading" w:hAnsi="Calibri heading"/>
                <w:b/>
                <w:noProof/>
                <w:lang w:val="en-US"/>
              </w:rPr>
              <w:t>12.2 TDA Gates</w:t>
            </w:r>
            <w:r>
              <w:rPr>
                <w:noProof/>
              </w:rPr>
              <w:tab/>
            </w:r>
            <w:r>
              <w:rPr>
                <w:noProof/>
              </w:rPr>
              <w:fldChar w:fldCharType="begin"/>
            </w:r>
            <w:r>
              <w:rPr>
                <w:noProof/>
              </w:rPr>
              <w:instrText xml:space="preserve"> PAGEREF _Toc239899920 \h </w:instrText>
            </w:r>
            <w:r>
              <w:rPr>
                <w:noProof/>
              </w:rPr>
            </w:r>
            <w:r>
              <w:rPr>
                <w:noProof/>
              </w:rPr>
              <w:fldChar w:fldCharType="separate"/>
            </w:r>
            <w:r>
              <w:rPr>
                <w:noProof/>
              </w:rPr>
              <w:t>51</w:t>
            </w:r>
            <w:r>
              <w:rPr>
                <w:noProof/>
              </w:rPr>
              <w:fldChar w:fldCharType="end"/>
            </w:r>
          </w:hyperlink>
        </w:p>
        <w:p w14:paraId="2D0E0DF6" w14:textId="4215223A"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21" w:history="1">
            <w:r w:rsidRPr="00261FE7">
              <w:rPr>
                <w:rStyle w:val="Hyperlink"/>
                <w:rFonts w:ascii="Calibri heading" w:hAnsi="Calibri heading"/>
                <w:b/>
                <w:noProof/>
                <w:lang w:val="en-US"/>
              </w:rPr>
              <w:t>12.3 Security Conformance</w:t>
            </w:r>
            <w:r>
              <w:rPr>
                <w:noProof/>
              </w:rPr>
              <w:tab/>
            </w:r>
            <w:r>
              <w:rPr>
                <w:noProof/>
              </w:rPr>
              <w:fldChar w:fldCharType="begin"/>
            </w:r>
            <w:r>
              <w:rPr>
                <w:noProof/>
              </w:rPr>
              <w:instrText xml:space="preserve"> PAGEREF _Toc239899921 \h </w:instrText>
            </w:r>
            <w:r>
              <w:rPr>
                <w:noProof/>
              </w:rPr>
            </w:r>
            <w:r>
              <w:rPr>
                <w:noProof/>
              </w:rPr>
              <w:fldChar w:fldCharType="separate"/>
            </w:r>
            <w:r>
              <w:rPr>
                <w:noProof/>
              </w:rPr>
              <w:t>52</w:t>
            </w:r>
            <w:r>
              <w:rPr>
                <w:noProof/>
              </w:rPr>
              <w:fldChar w:fldCharType="end"/>
            </w:r>
          </w:hyperlink>
        </w:p>
        <w:p w14:paraId="0F3A5E14" w14:textId="7E561A24"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22" w:history="1">
            <w:r w:rsidRPr="00261FE7">
              <w:rPr>
                <w:rStyle w:val="Hyperlink"/>
                <w:rFonts w:ascii="Calibri heading" w:hAnsi="Calibri heading"/>
                <w:b/>
                <w:noProof/>
                <w:lang w:val="en-US"/>
              </w:rPr>
              <w:t>12.4 Exception Lifecycle</w:t>
            </w:r>
            <w:r>
              <w:rPr>
                <w:noProof/>
              </w:rPr>
              <w:tab/>
            </w:r>
            <w:r>
              <w:rPr>
                <w:noProof/>
              </w:rPr>
              <w:fldChar w:fldCharType="begin"/>
            </w:r>
            <w:r>
              <w:rPr>
                <w:noProof/>
              </w:rPr>
              <w:instrText xml:space="preserve"> PAGEREF _Toc239899922 \h </w:instrText>
            </w:r>
            <w:r>
              <w:rPr>
                <w:noProof/>
              </w:rPr>
            </w:r>
            <w:r>
              <w:rPr>
                <w:noProof/>
              </w:rPr>
              <w:fldChar w:fldCharType="separate"/>
            </w:r>
            <w:r>
              <w:rPr>
                <w:noProof/>
              </w:rPr>
              <w:t>52</w:t>
            </w:r>
            <w:r>
              <w:rPr>
                <w:noProof/>
              </w:rPr>
              <w:fldChar w:fldCharType="end"/>
            </w:r>
          </w:hyperlink>
        </w:p>
        <w:p w14:paraId="4D37D239" w14:textId="5570ECD1"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23" w:history="1">
            <w:r w:rsidRPr="00261FE7">
              <w:rPr>
                <w:rStyle w:val="Hyperlink"/>
                <w:noProof/>
              </w:rPr>
              <w:t>13. Glossary</w:t>
            </w:r>
            <w:r>
              <w:rPr>
                <w:noProof/>
              </w:rPr>
              <w:tab/>
            </w:r>
            <w:r>
              <w:rPr>
                <w:noProof/>
              </w:rPr>
              <w:fldChar w:fldCharType="begin"/>
            </w:r>
            <w:r>
              <w:rPr>
                <w:noProof/>
              </w:rPr>
              <w:instrText xml:space="preserve"> PAGEREF _Toc239899923 \h </w:instrText>
            </w:r>
            <w:r>
              <w:rPr>
                <w:noProof/>
              </w:rPr>
            </w:r>
            <w:r>
              <w:rPr>
                <w:noProof/>
              </w:rPr>
              <w:fldChar w:fldCharType="separate"/>
            </w:r>
            <w:r>
              <w:rPr>
                <w:noProof/>
              </w:rPr>
              <w:t>53</w:t>
            </w:r>
            <w:r>
              <w:rPr>
                <w:noProof/>
              </w:rPr>
              <w:fldChar w:fldCharType="end"/>
            </w:r>
          </w:hyperlink>
        </w:p>
        <w:p w14:paraId="7188ADF2" w14:textId="0F4989B7"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24" w:history="1">
            <w:r w:rsidRPr="00261FE7">
              <w:rPr>
                <w:rStyle w:val="Hyperlink"/>
                <w:noProof/>
              </w:rPr>
              <w:t>14. Cross-Reference and Traceability</w:t>
            </w:r>
            <w:r>
              <w:rPr>
                <w:noProof/>
              </w:rPr>
              <w:tab/>
            </w:r>
            <w:r>
              <w:rPr>
                <w:noProof/>
              </w:rPr>
              <w:fldChar w:fldCharType="begin"/>
            </w:r>
            <w:r>
              <w:rPr>
                <w:noProof/>
              </w:rPr>
              <w:instrText xml:space="preserve"> PAGEREF _Toc239899924 \h </w:instrText>
            </w:r>
            <w:r>
              <w:rPr>
                <w:noProof/>
              </w:rPr>
            </w:r>
            <w:r>
              <w:rPr>
                <w:noProof/>
              </w:rPr>
              <w:fldChar w:fldCharType="separate"/>
            </w:r>
            <w:r>
              <w:rPr>
                <w:noProof/>
              </w:rPr>
              <w:t>53</w:t>
            </w:r>
            <w:r>
              <w:rPr>
                <w:noProof/>
              </w:rPr>
              <w:fldChar w:fldCharType="end"/>
            </w:r>
          </w:hyperlink>
        </w:p>
        <w:p w14:paraId="23860391" w14:textId="72065CBB" w:rsidR="00C45ED6" w:rsidRDefault="00C45ED6">
          <w:pPr>
            <w:pStyle w:val="TOC2"/>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25" w:history="1">
            <w:r w:rsidRPr="00261FE7">
              <w:rPr>
                <w:rStyle w:val="Hyperlink"/>
                <w:rFonts w:ascii="Calibri heading" w:hAnsi="Calibri heading"/>
                <w:b/>
                <w:noProof/>
                <w:lang w:val="en-US"/>
              </w:rPr>
              <w:t>14.1 Pattern Grouping</w:t>
            </w:r>
            <w:r>
              <w:rPr>
                <w:noProof/>
              </w:rPr>
              <w:tab/>
            </w:r>
            <w:r>
              <w:rPr>
                <w:noProof/>
              </w:rPr>
              <w:fldChar w:fldCharType="begin"/>
            </w:r>
            <w:r>
              <w:rPr>
                <w:noProof/>
              </w:rPr>
              <w:instrText xml:space="preserve"> PAGEREF _Toc239899925 \h </w:instrText>
            </w:r>
            <w:r>
              <w:rPr>
                <w:noProof/>
              </w:rPr>
            </w:r>
            <w:r>
              <w:rPr>
                <w:noProof/>
              </w:rPr>
              <w:fldChar w:fldCharType="separate"/>
            </w:r>
            <w:r>
              <w:rPr>
                <w:noProof/>
              </w:rPr>
              <w:t>53</w:t>
            </w:r>
            <w:r>
              <w:rPr>
                <w:noProof/>
              </w:rPr>
              <w:fldChar w:fldCharType="end"/>
            </w:r>
          </w:hyperlink>
        </w:p>
        <w:p w14:paraId="6743A5D1" w14:textId="69A57E77" w:rsidR="00C45ED6" w:rsidRDefault="00C45ED6">
          <w:pPr>
            <w:pStyle w:val="TOC1"/>
            <w:tabs>
              <w:tab w:val="right" w:leader="dot" w:pos="9016"/>
            </w:tabs>
            <w:rPr>
              <w:rFonts w:asciiTheme="minorHAnsi" w:eastAsiaTheme="minorEastAsia" w:hAnsiTheme="minorHAnsi" w:cstheme="minorBidi"/>
              <w:noProof/>
              <w:color w:val="auto"/>
              <w:kern w:val="2"/>
              <w:sz w:val="24"/>
              <w:szCs w:val="24"/>
              <w:lang w:val="en-GB" w:eastAsia="en-GB"/>
              <w14:ligatures w14:val="standardContextual"/>
            </w:rPr>
          </w:pPr>
          <w:hyperlink w:anchor="_Toc239899926" w:history="1">
            <w:r w:rsidRPr="00261FE7">
              <w:rPr>
                <w:rStyle w:val="Hyperlink"/>
                <w:noProof/>
              </w:rPr>
              <w:t>15. Future Enhancements and Open Items</w:t>
            </w:r>
            <w:r>
              <w:rPr>
                <w:noProof/>
              </w:rPr>
              <w:tab/>
            </w:r>
            <w:r>
              <w:rPr>
                <w:noProof/>
              </w:rPr>
              <w:fldChar w:fldCharType="begin"/>
            </w:r>
            <w:r>
              <w:rPr>
                <w:noProof/>
              </w:rPr>
              <w:instrText xml:space="preserve"> PAGEREF _Toc239899926 \h </w:instrText>
            </w:r>
            <w:r>
              <w:rPr>
                <w:noProof/>
              </w:rPr>
            </w:r>
            <w:r>
              <w:rPr>
                <w:noProof/>
              </w:rPr>
              <w:fldChar w:fldCharType="separate"/>
            </w:r>
            <w:r>
              <w:rPr>
                <w:noProof/>
              </w:rPr>
              <w:t>54</w:t>
            </w:r>
            <w:r>
              <w:rPr>
                <w:noProof/>
              </w:rPr>
              <w:fldChar w:fldCharType="end"/>
            </w:r>
          </w:hyperlink>
        </w:p>
        <w:p w14:paraId="080E13E9" w14:textId="293D4275" w:rsidR="0095094A" w:rsidRDefault="007B5EA1">
          <w:r>
            <w:fldChar w:fldCharType="end"/>
          </w:r>
        </w:p>
      </w:sdtContent>
    </w:sdt>
    <w:p w14:paraId="1F1E924F" w14:textId="77777777" w:rsidR="0095094A" w:rsidRDefault="007B5EA1">
      <w:r>
        <w:br w:type="page"/>
      </w:r>
    </w:p>
    <w:p w14:paraId="72DFB12B" w14:textId="77777777" w:rsidR="0095094A" w:rsidRPr="00AF694F" w:rsidRDefault="007B5EA1" w:rsidP="00AF694F">
      <w:pPr>
        <w:pStyle w:val="Heading1"/>
        <w:pageBreakBefore/>
        <w:spacing w:before="0" w:after="0"/>
        <w:ind w:left="431" w:hanging="431"/>
        <w:rPr>
          <w:rFonts w:asciiTheme="minorHAnsi" w:eastAsiaTheme="minorHAnsi" w:hAnsiTheme="minorHAnsi" w:cstheme="minorBidi"/>
          <w:b w:val="0"/>
          <w:bCs w:val="0"/>
          <w:color w:val="000000" w:themeColor="text1" w:themeShade="80"/>
          <w:sz w:val="24"/>
          <w:szCs w:val="20"/>
          <w:lang w:val="en-GB" w:eastAsia="en-US"/>
          <w:rPrChange w:id="4" w:author="Nikhil Rokade - Chaucer" w:date="2026-09-10T16:11:00Z" w16du:dateUtc="2026-09-10T15:11:00Z">
            <w:rPr>
              <w:rFonts w:ascii="Calibri heading" w:eastAsiaTheme="majorEastAsia" w:hAnsi="Calibri heading" w:cstheme="majorBidi"/>
              <w:color w:val="2E5496"/>
              <w:sz w:val="32"/>
              <w:szCs w:val="32"/>
              <w:lang w:val="en-US"/>
            </w:rPr>
          </w:rPrChange>
        </w:rPr>
        <w:pPrChange w:id="5" w:author="Nikhil Rokade - Chaucer" w:date="2026-09-10T16:11:00Z" w16du:dateUtc="2026-09-10T15:11:00Z">
          <w:pPr>
            <w:pStyle w:val="Heading1"/>
          </w:pPr>
        </w:pPrChange>
      </w:pPr>
      <w:bookmarkStart w:id="6" w:name="_Toc239852269"/>
      <w:bookmarkStart w:id="7" w:name="_Toc239899840"/>
      <w:r w:rsidRPr="00AF694F">
        <w:rPr>
          <w:rFonts w:asciiTheme="minorHAnsi" w:eastAsiaTheme="minorHAnsi" w:hAnsiTheme="minorHAnsi" w:cstheme="minorBidi"/>
          <w:b w:val="0"/>
          <w:bCs w:val="0"/>
          <w:color w:val="000000" w:themeColor="text1" w:themeShade="80"/>
          <w:sz w:val="24"/>
          <w:szCs w:val="20"/>
          <w:lang w:val="en-GB" w:eastAsia="en-US"/>
          <w:rPrChange w:id="8" w:author="Nikhil Rokade - Chaucer" w:date="2026-09-10T16:11:00Z" w16du:dateUtc="2026-09-10T15:11:00Z">
            <w:rPr>
              <w:rFonts w:ascii="Calibri heading" w:eastAsiaTheme="majorEastAsia" w:hAnsi="Calibri heading" w:cstheme="majorBidi"/>
              <w:color w:val="2E5496"/>
              <w:sz w:val="32"/>
              <w:szCs w:val="32"/>
              <w:lang w:val="en-US"/>
            </w:rPr>
          </w:rPrChange>
        </w:rPr>
        <w:t>1. Document Control</w:t>
      </w:r>
      <w:bookmarkEnd w:id="6"/>
      <w:bookmarkEnd w:id="7"/>
    </w:p>
    <w:p w14:paraId="0A9CC1F9" w14:textId="77777777" w:rsidR="0095094A" w:rsidRPr="00410CFB" w:rsidRDefault="007B5EA1" w:rsidP="00410CFB">
      <w:pPr>
        <w:pStyle w:val="Heading2"/>
        <w:ind w:left="576" w:hanging="576"/>
        <w:rPr>
          <w:rFonts w:asciiTheme="minorHAnsi" w:eastAsia="Times New Roman" w:hAnsiTheme="minorHAnsi" w:cs="Times New Roman"/>
          <w:bCs/>
          <w:sz w:val="24"/>
          <w:lang w:val="en-GB" w:eastAsia="en-US"/>
          <w:rPrChange w:id="9" w:author="Nikhil Rokade - Chaucer" w:date="2026-09-10T16:12:00Z" w16du:dateUtc="2026-09-10T15:12:00Z">
            <w:rPr>
              <w:rFonts w:ascii="Calibri heading" w:hAnsi="Calibri heading"/>
              <w:b/>
              <w:color w:val="2E5496"/>
              <w:sz w:val="28"/>
              <w:lang w:val="en-US"/>
            </w:rPr>
          </w:rPrChange>
        </w:rPr>
        <w:pPrChange w:id="10" w:author="Nikhil Rokade - Chaucer" w:date="2026-09-10T16:12:00Z" w16du:dateUtc="2026-09-10T15:12:00Z">
          <w:pPr>
            <w:pStyle w:val="Heading2"/>
            <w:spacing w:before="200" w:line="276" w:lineRule="auto"/>
          </w:pPr>
        </w:pPrChange>
      </w:pPr>
      <w:bookmarkStart w:id="11" w:name="_Toc239852270"/>
      <w:bookmarkStart w:id="12" w:name="_Toc239899841"/>
      <w:r w:rsidRPr="00410CFB">
        <w:rPr>
          <w:rFonts w:asciiTheme="minorHAnsi" w:eastAsia="Times New Roman" w:hAnsiTheme="minorHAnsi" w:cs="Times New Roman"/>
          <w:bCs/>
          <w:sz w:val="24"/>
          <w:lang w:val="en-GB" w:eastAsia="en-US"/>
          <w:rPrChange w:id="13" w:author="Nikhil Rokade - Chaucer" w:date="2026-09-10T16:12:00Z" w16du:dateUtc="2026-09-10T15:12:00Z">
            <w:rPr>
              <w:rFonts w:ascii="Calibri heading" w:hAnsi="Calibri heading"/>
              <w:b/>
              <w:color w:val="2E5496"/>
              <w:sz w:val="28"/>
              <w:lang w:val="en-US"/>
            </w:rPr>
          </w:rPrChange>
        </w:rPr>
        <w:t>1.1 Document History</w:t>
      </w:r>
      <w:bookmarkEnd w:id="11"/>
      <w:bookmarkEnd w:id="12"/>
    </w:p>
    <w:p w14:paraId="7176ECF8" w14:textId="77777777" w:rsidR="00D778DB" w:rsidRDefault="00D778DB" w:rsidP="00D778DB">
      <w:pPr>
        <w:rPr>
          <w:lang w:val="en-US"/>
        </w:rPr>
      </w:pPr>
    </w:p>
    <w:tbl>
      <w:tblPr>
        <w:tblpPr w:leftFromText="180" w:rightFromText="180" w:vertAnchor="text" w:tblpYSpec="bottom"/>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1500"/>
        <w:gridCol w:w="2400"/>
        <w:gridCol w:w="4160"/>
      </w:tblGrid>
      <w:tr w:rsidR="0095094A" w14:paraId="3AD92456" w14:textId="77777777" w:rsidTr="00D778DB">
        <w:trPr>
          <w:tblHeader/>
        </w:trPr>
        <w:tc>
          <w:tcPr>
            <w:tcW w:w="1300" w:type="dxa"/>
            <w:shd w:val="clear" w:color="auto" w:fill="24446E"/>
            <w:tcMar>
              <w:top w:w="70" w:type="dxa"/>
              <w:left w:w="110" w:type="dxa"/>
              <w:bottom w:w="70" w:type="dxa"/>
              <w:right w:w="110" w:type="dxa"/>
            </w:tcMar>
          </w:tcPr>
          <w:p w14:paraId="738D6A35" w14:textId="77777777" w:rsidR="0095094A" w:rsidRPr="000D2277" w:rsidRDefault="007B5EA1">
            <w:pPr>
              <w:rPr>
                <w:rFonts w:ascii="Aptos" w:hAnsi="Aptos"/>
                <w:sz w:val="17"/>
              </w:rPr>
            </w:pPr>
            <w:r w:rsidRPr="000D2277">
              <w:rPr>
                <w:rFonts w:ascii="Aptos" w:hAnsi="Aptos"/>
                <w:b/>
                <w:color w:val="FFFFFF"/>
                <w:sz w:val="17"/>
              </w:rPr>
              <w:t>Version</w:t>
            </w:r>
          </w:p>
        </w:tc>
        <w:tc>
          <w:tcPr>
            <w:tcW w:w="1500" w:type="dxa"/>
            <w:shd w:val="clear" w:color="auto" w:fill="24446E"/>
            <w:tcMar>
              <w:top w:w="70" w:type="dxa"/>
              <w:left w:w="110" w:type="dxa"/>
              <w:bottom w:w="70" w:type="dxa"/>
              <w:right w:w="110" w:type="dxa"/>
            </w:tcMar>
          </w:tcPr>
          <w:p w14:paraId="13305A35" w14:textId="77777777" w:rsidR="0095094A" w:rsidRPr="000D2277" w:rsidRDefault="007B5EA1">
            <w:pPr>
              <w:rPr>
                <w:rFonts w:ascii="Aptos" w:hAnsi="Aptos"/>
                <w:sz w:val="17"/>
              </w:rPr>
            </w:pPr>
            <w:r w:rsidRPr="000D2277">
              <w:rPr>
                <w:rFonts w:ascii="Aptos" w:hAnsi="Aptos"/>
                <w:b/>
                <w:color w:val="FFFFFF"/>
                <w:sz w:val="17"/>
              </w:rPr>
              <w:t>Date</w:t>
            </w:r>
          </w:p>
        </w:tc>
        <w:tc>
          <w:tcPr>
            <w:tcW w:w="2400" w:type="dxa"/>
            <w:shd w:val="clear" w:color="auto" w:fill="24446E"/>
            <w:tcMar>
              <w:top w:w="70" w:type="dxa"/>
              <w:left w:w="110" w:type="dxa"/>
              <w:bottom w:w="70" w:type="dxa"/>
              <w:right w:w="110" w:type="dxa"/>
            </w:tcMar>
          </w:tcPr>
          <w:p w14:paraId="41016CE9" w14:textId="77777777" w:rsidR="0095094A" w:rsidRPr="000D2277" w:rsidRDefault="007B5EA1">
            <w:pPr>
              <w:rPr>
                <w:rFonts w:ascii="Aptos" w:hAnsi="Aptos"/>
                <w:sz w:val="17"/>
              </w:rPr>
            </w:pPr>
            <w:r w:rsidRPr="000D2277">
              <w:rPr>
                <w:rFonts w:ascii="Aptos" w:hAnsi="Aptos"/>
                <w:b/>
                <w:color w:val="FFFFFF"/>
                <w:sz w:val="17"/>
              </w:rPr>
              <w:t>Author</w:t>
            </w:r>
          </w:p>
        </w:tc>
        <w:tc>
          <w:tcPr>
            <w:tcW w:w="4160" w:type="dxa"/>
            <w:shd w:val="clear" w:color="auto" w:fill="24446E"/>
            <w:tcMar>
              <w:top w:w="70" w:type="dxa"/>
              <w:left w:w="110" w:type="dxa"/>
              <w:bottom w:w="70" w:type="dxa"/>
              <w:right w:w="110" w:type="dxa"/>
            </w:tcMar>
          </w:tcPr>
          <w:p w14:paraId="6EBBEF53" w14:textId="77777777" w:rsidR="0095094A" w:rsidRPr="000D2277" w:rsidRDefault="007B5EA1">
            <w:pPr>
              <w:rPr>
                <w:rFonts w:ascii="Aptos" w:hAnsi="Aptos"/>
                <w:sz w:val="17"/>
              </w:rPr>
            </w:pPr>
            <w:r w:rsidRPr="000D2277">
              <w:rPr>
                <w:rFonts w:ascii="Aptos" w:hAnsi="Aptos"/>
                <w:b/>
                <w:color w:val="FFFFFF"/>
                <w:sz w:val="17"/>
              </w:rPr>
              <w:t>Notes</w:t>
            </w:r>
          </w:p>
        </w:tc>
      </w:tr>
      <w:tr w:rsidR="0095094A" w14:paraId="3A10C85B" w14:textId="77777777" w:rsidTr="00D778DB">
        <w:tc>
          <w:tcPr>
            <w:tcW w:w="1300" w:type="dxa"/>
            <w:shd w:val="clear" w:color="auto" w:fill="FFFFFF"/>
            <w:tcMar>
              <w:top w:w="70" w:type="dxa"/>
              <w:left w:w="110" w:type="dxa"/>
              <w:bottom w:w="70" w:type="dxa"/>
              <w:right w:w="110" w:type="dxa"/>
            </w:tcMar>
            <w:vAlign w:val="center"/>
          </w:tcPr>
          <w:p w14:paraId="3753C159" w14:textId="77777777" w:rsidR="0095094A" w:rsidRPr="000D2277" w:rsidRDefault="007B5EA1">
            <w:pPr>
              <w:spacing w:after="10" w:line="258" w:lineRule="auto"/>
              <w:rPr>
                <w:rFonts w:ascii="Aptos" w:hAnsi="Aptos"/>
                <w:sz w:val="17"/>
              </w:rPr>
            </w:pPr>
            <w:r w:rsidRPr="000D2277">
              <w:rPr>
                <w:rFonts w:ascii="Aptos" w:hAnsi="Aptos"/>
                <w:sz w:val="17"/>
              </w:rPr>
              <w:t>1.0</w:t>
            </w:r>
          </w:p>
        </w:tc>
        <w:tc>
          <w:tcPr>
            <w:tcW w:w="1500" w:type="dxa"/>
            <w:shd w:val="clear" w:color="auto" w:fill="FFFFFF"/>
            <w:tcMar>
              <w:top w:w="70" w:type="dxa"/>
              <w:left w:w="110" w:type="dxa"/>
              <w:bottom w:w="70" w:type="dxa"/>
              <w:right w:w="110" w:type="dxa"/>
            </w:tcMar>
            <w:vAlign w:val="center"/>
          </w:tcPr>
          <w:p w14:paraId="232D3F76" w14:textId="77777777" w:rsidR="0095094A" w:rsidRPr="000D2277" w:rsidRDefault="0095094A">
            <w:pPr>
              <w:spacing w:after="10" w:line="258" w:lineRule="auto"/>
              <w:rPr>
                <w:rFonts w:ascii="Aptos" w:hAnsi="Aptos"/>
                <w:sz w:val="17"/>
              </w:rPr>
            </w:pPr>
          </w:p>
        </w:tc>
        <w:tc>
          <w:tcPr>
            <w:tcW w:w="2400" w:type="dxa"/>
            <w:shd w:val="clear" w:color="auto" w:fill="FFFFFF"/>
            <w:tcMar>
              <w:top w:w="70" w:type="dxa"/>
              <w:left w:w="110" w:type="dxa"/>
              <w:bottom w:w="70" w:type="dxa"/>
              <w:right w:w="110" w:type="dxa"/>
            </w:tcMar>
            <w:vAlign w:val="center"/>
          </w:tcPr>
          <w:p w14:paraId="19E85A53" w14:textId="77777777" w:rsidR="0095094A" w:rsidRPr="000D2277" w:rsidRDefault="007B5EA1">
            <w:pPr>
              <w:spacing w:after="10" w:line="258" w:lineRule="auto"/>
              <w:rPr>
                <w:rFonts w:ascii="Aptos" w:hAnsi="Aptos"/>
                <w:sz w:val="17"/>
              </w:rPr>
            </w:pPr>
            <w:r w:rsidRPr="000D2277">
              <w:rPr>
                <w:rFonts w:ascii="Aptos" w:hAnsi="Aptos"/>
                <w:sz w:val="17"/>
              </w:rPr>
              <w:t>Puneet Kumar</w:t>
            </w:r>
          </w:p>
        </w:tc>
        <w:tc>
          <w:tcPr>
            <w:tcW w:w="4160" w:type="dxa"/>
            <w:shd w:val="clear" w:color="auto" w:fill="FFFFFF"/>
            <w:tcMar>
              <w:top w:w="70" w:type="dxa"/>
              <w:left w:w="110" w:type="dxa"/>
              <w:bottom w:w="70" w:type="dxa"/>
              <w:right w:w="110" w:type="dxa"/>
            </w:tcMar>
            <w:vAlign w:val="center"/>
          </w:tcPr>
          <w:p w14:paraId="01DDEE6F" w14:textId="77777777" w:rsidR="0095094A" w:rsidRPr="000D2277" w:rsidRDefault="007B5EA1">
            <w:pPr>
              <w:spacing w:after="10" w:line="258" w:lineRule="auto"/>
              <w:rPr>
                <w:rFonts w:ascii="Aptos" w:hAnsi="Aptos"/>
                <w:sz w:val="17"/>
              </w:rPr>
            </w:pPr>
            <w:r w:rsidRPr="000D2277">
              <w:rPr>
                <w:rFonts w:ascii="Aptos" w:hAnsi="Aptos"/>
                <w:sz w:val="17"/>
              </w:rPr>
              <w:t xml:space="preserve">Initial </w:t>
            </w:r>
            <w:r w:rsidR="00A22181" w:rsidRPr="000D2277">
              <w:rPr>
                <w:rFonts w:ascii="Aptos" w:hAnsi="Aptos"/>
                <w:sz w:val="17"/>
              </w:rPr>
              <w:t>System Integration framework</w:t>
            </w:r>
            <w:r w:rsidR="00A22181" w:rsidRPr="000D2277" w:rsidDel="00A22181">
              <w:rPr>
                <w:rFonts w:ascii="Aptos" w:hAnsi="Aptos"/>
                <w:sz w:val="17"/>
              </w:rPr>
              <w:t xml:space="preserve"> </w:t>
            </w:r>
            <w:r w:rsidRPr="000D2277">
              <w:rPr>
                <w:rFonts w:ascii="Aptos" w:hAnsi="Aptos"/>
                <w:sz w:val="17"/>
              </w:rPr>
              <w:t>draft.</w:t>
            </w:r>
          </w:p>
        </w:tc>
      </w:tr>
    </w:tbl>
    <w:p w14:paraId="3C2242B4" w14:textId="77777777" w:rsidR="0095094A" w:rsidRPr="00410CFB" w:rsidRDefault="007B5EA1" w:rsidP="00410CFB">
      <w:pPr>
        <w:pStyle w:val="Heading2"/>
        <w:ind w:left="576" w:hanging="576"/>
        <w:rPr>
          <w:rFonts w:asciiTheme="minorHAnsi" w:eastAsia="Times New Roman" w:hAnsiTheme="minorHAnsi" w:cs="Times New Roman"/>
          <w:bCs/>
          <w:sz w:val="24"/>
          <w:lang w:val="en-GB" w:eastAsia="en-US"/>
          <w:rPrChange w:id="14" w:author="Nikhil Rokade - Chaucer" w:date="2026-09-10T16:12:00Z" w16du:dateUtc="2026-09-10T15:12:00Z">
            <w:rPr>
              <w:rFonts w:ascii="Calibri heading" w:hAnsi="Calibri heading"/>
              <w:b/>
              <w:color w:val="2E5496"/>
              <w:sz w:val="28"/>
              <w:lang w:val="en-US"/>
            </w:rPr>
          </w:rPrChange>
        </w:rPr>
        <w:pPrChange w:id="15" w:author="Nikhil Rokade - Chaucer" w:date="2026-09-10T16:12:00Z" w16du:dateUtc="2026-09-10T15:12:00Z">
          <w:pPr>
            <w:pStyle w:val="Heading2"/>
          </w:pPr>
        </w:pPrChange>
      </w:pPr>
      <w:bookmarkStart w:id="16" w:name="_Toc239852271"/>
      <w:bookmarkStart w:id="17" w:name="_Toc239899842"/>
      <w:r w:rsidRPr="00410CFB">
        <w:rPr>
          <w:rFonts w:asciiTheme="minorHAnsi" w:eastAsia="Times New Roman" w:hAnsiTheme="minorHAnsi" w:cs="Times New Roman"/>
          <w:bCs/>
          <w:sz w:val="24"/>
          <w:lang w:val="en-GB" w:eastAsia="en-US"/>
          <w:rPrChange w:id="18" w:author="Nikhil Rokade - Chaucer" w:date="2026-09-10T16:12:00Z" w16du:dateUtc="2026-09-10T15:12:00Z">
            <w:rPr>
              <w:rFonts w:ascii="Calibri heading" w:hAnsi="Calibri heading"/>
              <w:b/>
              <w:color w:val="2E5496"/>
              <w:sz w:val="28"/>
              <w:lang w:val="en-US"/>
            </w:rPr>
          </w:rPrChange>
        </w:rPr>
        <w:t>1.2 Authors and Contributors</w:t>
      </w:r>
      <w:bookmarkEnd w:id="16"/>
      <w:bookmarkEnd w:id="17"/>
    </w:p>
    <w:p w14:paraId="1B8D734C" w14:textId="77777777" w:rsidR="00D778DB" w:rsidRDefault="00D778DB" w:rsidP="00D778DB">
      <w:pPr>
        <w:rPr>
          <w:lang w:val="en-US"/>
        </w:rPr>
      </w:pPr>
    </w:p>
    <w:tbl>
      <w:tblPr>
        <w:tblpPr w:leftFromText="180" w:rightFromText="180" w:vertAnchor="text" w:tblpY="-41"/>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00"/>
        <w:gridCol w:w="3200"/>
        <w:gridCol w:w="4360"/>
      </w:tblGrid>
      <w:tr w:rsidR="0095094A" w14:paraId="3EADE5B0" w14:textId="77777777" w:rsidTr="00D778DB">
        <w:trPr>
          <w:tblHeader/>
        </w:trPr>
        <w:tc>
          <w:tcPr>
            <w:tcW w:w="1800" w:type="dxa"/>
            <w:shd w:val="clear" w:color="auto" w:fill="24446E"/>
            <w:tcMar>
              <w:top w:w="70" w:type="dxa"/>
              <w:left w:w="110" w:type="dxa"/>
              <w:bottom w:w="70" w:type="dxa"/>
              <w:right w:w="110" w:type="dxa"/>
            </w:tcMar>
          </w:tcPr>
          <w:p w14:paraId="2922E68C" w14:textId="77777777" w:rsidR="0095094A" w:rsidRPr="000D2277" w:rsidRDefault="007B5EA1">
            <w:pPr>
              <w:rPr>
                <w:rFonts w:ascii="Aptos" w:hAnsi="Aptos"/>
                <w:b/>
                <w:color w:val="FFFFFF" w:themeColor="background1"/>
                <w:sz w:val="17"/>
              </w:rPr>
            </w:pPr>
            <w:r w:rsidRPr="000D2277">
              <w:rPr>
                <w:rFonts w:ascii="Aptos" w:hAnsi="Aptos"/>
                <w:b/>
                <w:color w:val="FFFFFF" w:themeColor="background1"/>
                <w:sz w:val="17"/>
              </w:rPr>
              <w:t>Role</w:t>
            </w:r>
          </w:p>
        </w:tc>
        <w:tc>
          <w:tcPr>
            <w:tcW w:w="3200" w:type="dxa"/>
            <w:shd w:val="clear" w:color="auto" w:fill="24446E"/>
            <w:tcMar>
              <w:top w:w="70" w:type="dxa"/>
              <w:left w:w="110" w:type="dxa"/>
              <w:bottom w:w="70" w:type="dxa"/>
              <w:right w:w="110" w:type="dxa"/>
            </w:tcMar>
          </w:tcPr>
          <w:p w14:paraId="3AF34D45" w14:textId="77777777" w:rsidR="0095094A" w:rsidRPr="000D2277" w:rsidRDefault="007B5EA1">
            <w:pPr>
              <w:rPr>
                <w:rFonts w:ascii="Aptos" w:hAnsi="Aptos"/>
                <w:b/>
                <w:color w:val="FFFFFF" w:themeColor="background1"/>
                <w:sz w:val="17"/>
              </w:rPr>
            </w:pPr>
            <w:r w:rsidRPr="000D2277">
              <w:rPr>
                <w:rFonts w:ascii="Aptos" w:hAnsi="Aptos"/>
                <w:b/>
                <w:color w:val="FFFFFF" w:themeColor="background1"/>
                <w:sz w:val="17"/>
              </w:rPr>
              <w:t>Name</w:t>
            </w:r>
          </w:p>
        </w:tc>
        <w:tc>
          <w:tcPr>
            <w:tcW w:w="4360" w:type="dxa"/>
            <w:shd w:val="clear" w:color="auto" w:fill="24446E"/>
            <w:tcMar>
              <w:top w:w="70" w:type="dxa"/>
              <w:left w:w="110" w:type="dxa"/>
              <w:bottom w:w="70" w:type="dxa"/>
              <w:right w:w="110" w:type="dxa"/>
            </w:tcMar>
          </w:tcPr>
          <w:p w14:paraId="22E823B0" w14:textId="77777777" w:rsidR="0095094A" w:rsidRPr="000D2277" w:rsidRDefault="007B5EA1">
            <w:pPr>
              <w:rPr>
                <w:rFonts w:ascii="Aptos" w:hAnsi="Aptos"/>
                <w:b/>
                <w:color w:val="FFFFFF" w:themeColor="background1"/>
                <w:sz w:val="17"/>
              </w:rPr>
            </w:pPr>
            <w:r w:rsidRPr="000D2277">
              <w:rPr>
                <w:rFonts w:ascii="Aptos" w:hAnsi="Aptos"/>
                <w:b/>
                <w:color w:val="FFFFFF" w:themeColor="background1"/>
                <w:sz w:val="17"/>
              </w:rPr>
              <w:t>Area</w:t>
            </w:r>
          </w:p>
        </w:tc>
      </w:tr>
      <w:tr w:rsidR="0095094A" w14:paraId="17996F8E" w14:textId="77777777" w:rsidTr="00D778DB">
        <w:tc>
          <w:tcPr>
            <w:tcW w:w="1800" w:type="dxa"/>
            <w:shd w:val="clear" w:color="auto" w:fill="FFFFFF"/>
            <w:tcMar>
              <w:top w:w="70" w:type="dxa"/>
              <w:left w:w="110" w:type="dxa"/>
              <w:bottom w:w="70" w:type="dxa"/>
              <w:right w:w="110" w:type="dxa"/>
            </w:tcMar>
            <w:vAlign w:val="center"/>
          </w:tcPr>
          <w:p w14:paraId="3051671B" w14:textId="77777777" w:rsidR="0095094A" w:rsidRPr="000D2277" w:rsidRDefault="007B5EA1">
            <w:pPr>
              <w:spacing w:after="10" w:line="258" w:lineRule="auto"/>
              <w:rPr>
                <w:rFonts w:ascii="Aptos" w:hAnsi="Aptos"/>
                <w:sz w:val="17"/>
              </w:rPr>
            </w:pPr>
            <w:r w:rsidRPr="000D2277">
              <w:rPr>
                <w:rFonts w:ascii="Aptos" w:hAnsi="Aptos"/>
                <w:sz w:val="17"/>
              </w:rPr>
              <w:t>Author</w:t>
            </w:r>
          </w:p>
        </w:tc>
        <w:tc>
          <w:tcPr>
            <w:tcW w:w="3200" w:type="dxa"/>
            <w:shd w:val="clear" w:color="auto" w:fill="FFFFFF"/>
            <w:tcMar>
              <w:top w:w="70" w:type="dxa"/>
              <w:left w:w="110" w:type="dxa"/>
              <w:bottom w:w="70" w:type="dxa"/>
              <w:right w:w="110" w:type="dxa"/>
            </w:tcMar>
            <w:vAlign w:val="center"/>
          </w:tcPr>
          <w:p w14:paraId="3DED4C4D" w14:textId="77777777" w:rsidR="0095094A" w:rsidRPr="000D2277" w:rsidRDefault="007B5EA1">
            <w:pPr>
              <w:spacing w:after="10" w:line="258" w:lineRule="auto"/>
              <w:rPr>
                <w:rFonts w:ascii="Aptos" w:hAnsi="Aptos"/>
                <w:sz w:val="17"/>
              </w:rPr>
            </w:pPr>
            <w:r w:rsidRPr="000D2277">
              <w:rPr>
                <w:rFonts w:ascii="Aptos" w:hAnsi="Aptos"/>
                <w:sz w:val="17"/>
              </w:rPr>
              <w:t>Puneet Kumar</w:t>
            </w:r>
          </w:p>
        </w:tc>
        <w:tc>
          <w:tcPr>
            <w:tcW w:w="4360" w:type="dxa"/>
            <w:shd w:val="clear" w:color="auto" w:fill="FFFFFF"/>
            <w:tcMar>
              <w:top w:w="70" w:type="dxa"/>
              <w:left w:w="110" w:type="dxa"/>
              <w:bottom w:w="70" w:type="dxa"/>
              <w:right w:w="110" w:type="dxa"/>
            </w:tcMar>
            <w:vAlign w:val="center"/>
          </w:tcPr>
          <w:p w14:paraId="5395097A" w14:textId="77777777" w:rsidR="0095094A" w:rsidRPr="000D2277" w:rsidRDefault="007B5EA1">
            <w:pPr>
              <w:spacing w:after="10" w:line="258" w:lineRule="auto"/>
              <w:rPr>
                <w:rFonts w:ascii="Aptos" w:hAnsi="Aptos"/>
                <w:sz w:val="17"/>
              </w:rPr>
            </w:pPr>
            <w:r w:rsidRPr="000D2277">
              <w:rPr>
                <w:rFonts w:ascii="Aptos" w:hAnsi="Aptos"/>
                <w:sz w:val="17"/>
              </w:rPr>
              <w:t>Enterprise Integration and Solution Architecture</w:t>
            </w:r>
          </w:p>
        </w:tc>
      </w:tr>
      <w:tr w:rsidR="0095094A" w14:paraId="55141F5E" w14:textId="77777777" w:rsidTr="00D778DB">
        <w:tc>
          <w:tcPr>
            <w:tcW w:w="1800" w:type="dxa"/>
            <w:shd w:val="clear" w:color="auto" w:fill="F4F6FA"/>
            <w:tcMar>
              <w:top w:w="70" w:type="dxa"/>
              <w:left w:w="110" w:type="dxa"/>
              <w:bottom w:w="70" w:type="dxa"/>
              <w:right w:w="110" w:type="dxa"/>
            </w:tcMar>
            <w:vAlign w:val="center"/>
          </w:tcPr>
          <w:p w14:paraId="74595314" w14:textId="77777777" w:rsidR="0095094A" w:rsidRPr="000D2277" w:rsidRDefault="007B5EA1">
            <w:pPr>
              <w:spacing w:after="10" w:line="258" w:lineRule="auto"/>
              <w:rPr>
                <w:rFonts w:ascii="Aptos" w:hAnsi="Aptos"/>
                <w:sz w:val="17"/>
              </w:rPr>
            </w:pPr>
            <w:r w:rsidRPr="000D2277">
              <w:rPr>
                <w:rFonts w:ascii="Aptos" w:hAnsi="Aptos"/>
                <w:sz w:val="17"/>
              </w:rPr>
              <w:t>Contributor</w:t>
            </w:r>
          </w:p>
        </w:tc>
        <w:tc>
          <w:tcPr>
            <w:tcW w:w="3200" w:type="dxa"/>
            <w:shd w:val="clear" w:color="auto" w:fill="F4F6FA"/>
            <w:tcMar>
              <w:top w:w="70" w:type="dxa"/>
              <w:left w:w="110" w:type="dxa"/>
              <w:bottom w:w="70" w:type="dxa"/>
              <w:right w:w="110" w:type="dxa"/>
            </w:tcMar>
            <w:vAlign w:val="center"/>
          </w:tcPr>
          <w:p w14:paraId="21D524D2" w14:textId="77777777" w:rsidR="0095094A" w:rsidRPr="000D2277" w:rsidRDefault="007B5EA1">
            <w:pPr>
              <w:spacing w:after="10" w:line="258" w:lineRule="auto"/>
              <w:rPr>
                <w:rFonts w:ascii="Aptos" w:hAnsi="Aptos"/>
                <w:sz w:val="17"/>
              </w:rPr>
            </w:pPr>
            <w:r w:rsidRPr="000D2277">
              <w:rPr>
                <w:rFonts w:ascii="Aptos" w:hAnsi="Aptos"/>
                <w:sz w:val="17"/>
              </w:rPr>
              <w:t>Security Architect</w:t>
            </w:r>
          </w:p>
        </w:tc>
        <w:tc>
          <w:tcPr>
            <w:tcW w:w="4360" w:type="dxa"/>
            <w:shd w:val="clear" w:color="auto" w:fill="F4F6FA"/>
            <w:tcMar>
              <w:top w:w="70" w:type="dxa"/>
              <w:left w:w="110" w:type="dxa"/>
              <w:bottom w:w="70" w:type="dxa"/>
              <w:right w:w="110" w:type="dxa"/>
            </w:tcMar>
            <w:vAlign w:val="center"/>
          </w:tcPr>
          <w:p w14:paraId="08F25E30" w14:textId="77777777" w:rsidR="0095094A" w:rsidRPr="000D2277" w:rsidRDefault="007B5EA1">
            <w:pPr>
              <w:spacing w:after="10" w:line="258" w:lineRule="auto"/>
              <w:rPr>
                <w:rFonts w:ascii="Aptos" w:hAnsi="Aptos"/>
                <w:sz w:val="17"/>
              </w:rPr>
            </w:pPr>
            <w:r w:rsidRPr="000D2277">
              <w:rPr>
                <w:rFonts w:ascii="Aptos" w:hAnsi="Aptos"/>
                <w:sz w:val="17"/>
              </w:rPr>
              <w:t>Security workshop input and review</w:t>
            </w:r>
          </w:p>
        </w:tc>
      </w:tr>
      <w:tr w:rsidR="00BF3DB4" w14:paraId="79DB1755" w14:textId="77777777" w:rsidTr="00D778DB">
        <w:tc>
          <w:tcPr>
            <w:tcW w:w="1800" w:type="dxa"/>
            <w:shd w:val="clear" w:color="auto" w:fill="F4F6FA"/>
            <w:tcMar>
              <w:top w:w="70" w:type="dxa"/>
              <w:left w:w="110" w:type="dxa"/>
              <w:bottom w:w="70" w:type="dxa"/>
              <w:right w:w="110" w:type="dxa"/>
            </w:tcMar>
            <w:vAlign w:val="center"/>
          </w:tcPr>
          <w:p w14:paraId="00044161" w14:textId="77777777" w:rsidR="00BF3DB4" w:rsidRPr="000D2277" w:rsidRDefault="00BF3DB4" w:rsidP="00BF3DB4">
            <w:pPr>
              <w:spacing w:after="10" w:line="258" w:lineRule="auto"/>
              <w:rPr>
                <w:rFonts w:ascii="Aptos" w:hAnsi="Aptos"/>
                <w:sz w:val="17"/>
              </w:rPr>
            </w:pPr>
            <w:r w:rsidRPr="000D2277">
              <w:rPr>
                <w:rFonts w:ascii="Aptos" w:hAnsi="Aptos"/>
                <w:sz w:val="17"/>
              </w:rPr>
              <w:t>Contributor</w:t>
            </w:r>
          </w:p>
        </w:tc>
        <w:tc>
          <w:tcPr>
            <w:tcW w:w="3200" w:type="dxa"/>
            <w:shd w:val="clear" w:color="auto" w:fill="F4F6FA"/>
            <w:tcMar>
              <w:top w:w="70" w:type="dxa"/>
              <w:left w:w="110" w:type="dxa"/>
              <w:bottom w:w="70" w:type="dxa"/>
              <w:right w:w="110" w:type="dxa"/>
            </w:tcMar>
            <w:vAlign w:val="center"/>
          </w:tcPr>
          <w:p w14:paraId="3E4CCCC0" w14:textId="77777777" w:rsidR="00BF3DB4" w:rsidRPr="000D2277" w:rsidRDefault="00BF3DB4" w:rsidP="00BF3DB4">
            <w:pPr>
              <w:spacing w:after="10" w:line="258" w:lineRule="auto"/>
              <w:rPr>
                <w:rFonts w:ascii="Aptos" w:hAnsi="Aptos"/>
                <w:sz w:val="17"/>
              </w:rPr>
            </w:pPr>
            <w:r w:rsidRPr="000D2277">
              <w:rPr>
                <w:rFonts w:ascii="Aptos" w:hAnsi="Aptos"/>
                <w:sz w:val="17"/>
              </w:rPr>
              <w:t>Portfolio Architect</w:t>
            </w:r>
          </w:p>
        </w:tc>
        <w:tc>
          <w:tcPr>
            <w:tcW w:w="4360" w:type="dxa"/>
            <w:shd w:val="clear" w:color="auto" w:fill="F4F6FA"/>
            <w:tcMar>
              <w:top w:w="70" w:type="dxa"/>
              <w:left w:w="110" w:type="dxa"/>
              <w:bottom w:w="70" w:type="dxa"/>
              <w:right w:w="110" w:type="dxa"/>
            </w:tcMar>
            <w:vAlign w:val="center"/>
          </w:tcPr>
          <w:p w14:paraId="2357C987" w14:textId="77777777" w:rsidR="00BF3DB4" w:rsidRPr="000D2277" w:rsidRDefault="00BF3DB4" w:rsidP="00BF3DB4">
            <w:pPr>
              <w:spacing w:after="10" w:line="258" w:lineRule="auto"/>
              <w:rPr>
                <w:rFonts w:ascii="Aptos" w:hAnsi="Aptos"/>
                <w:sz w:val="17"/>
              </w:rPr>
            </w:pPr>
            <w:r w:rsidRPr="000D2277">
              <w:rPr>
                <w:rFonts w:ascii="Aptos" w:hAnsi="Aptos"/>
                <w:sz w:val="17"/>
              </w:rPr>
              <w:t>Security workshop input and review</w:t>
            </w:r>
          </w:p>
        </w:tc>
      </w:tr>
      <w:tr w:rsidR="00BF3DB4" w14:paraId="3F81C3A9" w14:textId="77777777" w:rsidTr="00D778DB">
        <w:tc>
          <w:tcPr>
            <w:tcW w:w="1800" w:type="dxa"/>
            <w:shd w:val="clear" w:color="auto" w:fill="FFFFFF"/>
            <w:tcMar>
              <w:top w:w="70" w:type="dxa"/>
              <w:left w:w="110" w:type="dxa"/>
              <w:bottom w:w="70" w:type="dxa"/>
              <w:right w:w="110" w:type="dxa"/>
            </w:tcMar>
            <w:vAlign w:val="center"/>
          </w:tcPr>
          <w:p w14:paraId="651B092B" w14:textId="77777777" w:rsidR="00BF3DB4" w:rsidRPr="000D2277" w:rsidRDefault="00BF3DB4" w:rsidP="00BF3DB4">
            <w:pPr>
              <w:spacing w:after="10" w:line="258" w:lineRule="auto"/>
              <w:rPr>
                <w:rFonts w:ascii="Aptos" w:hAnsi="Aptos"/>
                <w:sz w:val="17"/>
              </w:rPr>
            </w:pPr>
            <w:r w:rsidRPr="000D2277">
              <w:rPr>
                <w:rFonts w:ascii="Aptos" w:hAnsi="Aptos"/>
                <w:sz w:val="17"/>
              </w:rPr>
              <w:t>Contributor</w:t>
            </w:r>
          </w:p>
        </w:tc>
        <w:tc>
          <w:tcPr>
            <w:tcW w:w="3200" w:type="dxa"/>
            <w:shd w:val="clear" w:color="auto" w:fill="FFFFFF"/>
            <w:tcMar>
              <w:top w:w="70" w:type="dxa"/>
              <w:left w:w="110" w:type="dxa"/>
              <w:bottom w:w="70" w:type="dxa"/>
              <w:right w:w="110" w:type="dxa"/>
            </w:tcMar>
            <w:vAlign w:val="center"/>
          </w:tcPr>
          <w:p w14:paraId="593BA909" w14:textId="77777777" w:rsidR="00BF3DB4" w:rsidRPr="000D2277" w:rsidRDefault="00BF3DB4" w:rsidP="00BF3DB4">
            <w:pPr>
              <w:spacing w:after="10" w:line="258" w:lineRule="auto"/>
              <w:rPr>
                <w:rFonts w:ascii="Aptos" w:hAnsi="Aptos"/>
                <w:sz w:val="17"/>
              </w:rPr>
            </w:pPr>
            <w:r w:rsidRPr="000D2277">
              <w:rPr>
                <w:rFonts w:ascii="Aptos" w:hAnsi="Aptos"/>
                <w:sz w:val="17"/>
              </w:rPr>
              <w:t>Data Platform</w:t>
            </w:r>
          </w:p>
        </w:tc>
        <w:tc>
          <w:tcPr>
            <w:tcW w:w="4360" w:type="dxa"/>
            <w:shd w:val="clear" w:color="auto" w:fill="FFFFFF"/>
            <w:tcMar>
              <w:top w:w="70" w:type="dxa"/>
              <w:left w:w="110" w:type="dxa"/>
              <w:bottom w:w="70" w:type="dxa"/>
              <w:right w:w="110" w:type="dxa"/>
            </w:tcMar>
            <w:vAlign w:val="center"/>
          </w:tcPr>
          <w:p w14:paraId="60D0A61E" w14:textId="77777777" w:rsidR="00BF3DB4" w:rsidRPr="000D2277" w:rsidRDefault="00BF3DB4" w:rsidP="00BF3DB4">
            <w:pPr>
              <w:spacing w:after="10" w:line="258" w:lineRule="auto"/>
              <w:rPr>
                <w:rFonts w:ascii="Aptos" w:hAnsi="Aptos"/>
                <w:sz w:val="17"/>
              </w:rPr>
            </w:pPr>
            <w:r w:rsidRPr="000D2277">
              <w:rPr>
                <w:rFonts w:ascii="Aptos" w:hAnsi="Aptos"/>
                <w:sz w:val="17"/>
              </w:rPr>
              <w:t>Data boundary and Snowflake exchange</w:t>
            </w:r>
          </w:p>
        </w:tc>
      </w:tr>
      <w:tr w:rsidR="00BF3DB4" w14:paraId="0FEB164E" w14:textId="77777777" w:rsidTr="00D778DB">
        <w:tc>
          <w:tcPr>
            <w:tcW w:w="1800" w:type="dxa"/>
            <w:shd w:val="clear" w:color="auto" w:fill="F4F6FA"/>
            <w:tcMar>
              <w:top w:w="70" w:type="dxa"/>
              <w:left w:w="110" w:type="dxa"/>
              <w:bottom w:w="70" w:type="dxa"/>
              <w:right w:w="110" w:type="dxa"/>
            </w:tcMar>
            <w:vAlign w:val="center"/>
          </w:tcPr>
          <w:p w14:paraId="703C0069" w14:textId="77777777" w:rsidR="00BF3DB4" w:rsidRPr="000D2277" w:rsidRDefault="00BF3DB4" w:rsidP="00BF3DB4">
            <w:pPr>
              <w:spacing w:after="10" w:line="258" w:lineRule="auto"/>
              <w:rPr>
                <w:rFonts w:ascii="Aptos" w:hAnsi="Aptos"/>
                <w:sz w:val="17"/>
              </w:rPr>
            </w:pPr>
            <w:r w:rsidRPr="000D2277">
              <w:rPr>
                <w:rFonts w:ascii="Aptos" w:hAnsi="Aptos"/>
                <w:sz w:val="17"/>
              </w:rPr>
              <w:t>Contributor</w:t>
            </w:r>
          </w:p>
        </w:tc>
        <w:tc>
          <w:tcPr>
            <w:tcW w:w="3200" w:type="dxa"/>
            <w:shd w:val="clear" w:color="auto" w:fill="F4F6FA"/>
            <w:tcMar>
              <w:top w:w="70" w:type="dxa"/>
              <w:left w:w="110" w:type="dxa"/>
              <w:bottom w:w="70" w:type="dxa"/>
              <w:right w:w="110" w:type="dxa"/>
            </w:tcMar>
            <w:vAlign w:val="center"/>
          </w:tcPr>
          <w:p w14:paraId="48E8AA10" w14:textId="77777777" w:rsidR="00BF3DB4" w:rsidRPr="000D2277" w:rsidRDefault="00BF3DB4" w:rsidP="00BF3DB4">
            <w:pPr>
              <w:spacing w:after="10" w:line="258" w:lineRule="auto"/>
              <w:rPr>
                <w:rFonts w:ascii="Aptos" w:hAnsi="Aptos"/>
                <w:sz w:val="17"/>
              </w:rPr>
            </w:pPr>
            <w:r w:rsidRPr="000D2277">
              <w:rPr>
                <w:rFonts w:ascii="Aptos" w:hAnsi="Aptos"/>
                <w:sz w:val="17"/>
              </w:rPr>
              <w:t>Cloud Operations</w:t>
            </w:r>
          </w:p>
        </w:tc>
        <w:tc>
          <w:tcPr>
            <w:tcW w:w="4360" w:type="dxa"/>
            <w:shd w:val="clear" w:color="auto" w:fill="F4F6FA"/>
            <w:tcMar>
              <w:top w:w="70" w:type="dxa"/>
              <w:left w:w="110" w:type="dxa"/>
              <w:bottom w:w="70" w:type="dxa"/>
              <w:right w:w="110" w:type="dxa"/>
            </w:tcMar>
            <w:vAlign w:val="center"/>
          </w:tcPr>
          <w:p w14:paraId="20D113A3" w14:textId="77777777" w:rsidR="00BF3DB4" w:rsidRPr="000D2277" w:rsidRDefault="00BF3DB4" w:rsidP="00BF3DB4">
            <w:pPr>
              <w:spacing w:after="10" w:line="258" w:lineRule="auto"/>
              <w:rPr>
                <w:rFonts w:ascii="Aptos" w:hAnsi="Aptos"/>
                <w:sz w:val="17"/>
              </w:rPr>
            </w:pPr>
            <w:r w:rsidRPr="000D2277">
              <w:rPr>
                <w:rFonts w:ascii="Aptos" w:hAnsi="Aptos"/>
                <w:sz w:val="17"/>
              </w:rPr>
              <w:t>RBAC, policy enforcement and monitoring</w:t>
            </w:r>
          </w:p>
        </w:tc>
      </w:tr>
    </w:tbl>
    <w:p w14:paraId="50DBCD40" w14:textId="101C3A49" w:rsidR="0095094A" w:rsidRPr="000D2277" w:rsidRDefault="007B5EA1" w:rsidP="00410CFB">
      <w:pPr>
        <w:pStyle w:val="Heading2"/>
        <w:ind w:left="576" w:hanging="576"/>
        <w:rPr>
          <w:rFonts w:ascii="Calibri heading" w:hAnsi="Calibri heading"/>
          <w:b/>
          <w:color w:val="2E5496"/>
          <w:sz w:val="28"/>
          <w:lang w:val="en-US"/>
        </w:rPr>
        <w:pPrChange w:id="19" w:author="Nikhil Rokade - Chaucer" w:date="2026-09-10T16:12:00Z" w16du:dateUtc="2026-09-10T15:12:00Z">
          <w:pPr>
            <w:pStyle w:val="Heading2"/>
          </w:pPr>
        </w:pPrChange>
      </w:pPr>
      <w:bookmarkStart w:id="20" w:name="_Toc239852272"/>
      <w:bookmarkStart w:id="21" w:name="_Toc239899843"/>
      <w:r w:rsidRPr="00410CFB">
        <w:rPr>
          <w:rFonts w:asciiTheme="minorHAnsi" w:eastAsia="Times New Roman" w:hAnsiTheme="minorHAnsi" w:cs="Times New Roman"/>
          <w:bCs/>
          <w:sz w:val="24"/>
          <w:lang w:val="en-GB" w:eastAsia="en-US"/>
          <w:rPrChange w:id="22" w:author="Nikhil Rokade - Chaucer" w:date="2026-09-10T16:12:00Z" w16du:dateUtc="2026-09-10T15:12:00Z">
            <w:rPr>
              <w:rFonts w:ascii="Calibri heading" w:hAnsi="Calibri heading"/>
              <w:b/>
              <w:color w:val="2E5496"/>
              <w:sz w:val="28"/>
              <w:lang w:val="en-US"/>
            </w:rPr>
          </w:rPrChange>
        </w:rPr>
        <w:t>1.3 Approvals and Assurance</w:t>
      </w:r>
      <w:bookmarkEnd w:id="20"/>
      <w:bookmarkEnd w:id="21"/>
      <w:r w:rsidR="00D778DB">
        <w:rPr>
          <w:rFonts w:ascii="Calibri heading" w:hAnsi="Calibri heading"/>
          <w:b/>
          <w:color w:val="2E5496"/>
          <w:sz w:val="28"/>
          <w:lang w:val="en-US"/>
        </w:rPr>
        <w:br/>
      </w:r>
    </w:p>
    <w:p w14:paraId="1B5E037E" w14:textId="1013D8A6" w:rsidR="0095094A" w:rsidRDefault="007B5EA1">
      <w:pPr>
        <w:spacing w:after="120" w:line="278" w:lineRule="auto"/>
        <w:rPr>
          <w:rFonts w:ascii="Aptos" w:hAnsi="Aptos"/>
          <w:sz w:val="18"/>
        </w:rPr>
      </w:pPr>
      <w:r w:rsidRPr="000D2277">
        <w:rPr>
          <w:rFonts w:ascii="Aptos" w:hAnsi="Aptos"/>
          <w:sz w:val="18"/>
        </w:rPr>
        <w:t xml:space="preserve">This document is a conceptual </w:t>
      </w:r>
      <w:r w:rsidR="00A22181" w:rsidRPr="000D2277">
        <w:rPr>
          <w:rFonts w:ascii="Aptos" w:hAnsi="Aptos"/>
          <w:sz w:val="18"/>
          <w:lang w:val="en-GB"/>
        </w:rPr>
        <w:t>System Integration framework</w:t>
      </w:r>
      <w:r w:rsidR="00A22181" w:rsidRPr="000D2277" w:rsidDel="00A22181">
        <w:rPr>
          <w:rFonts w:ascii="Aptos" w:hAnsi="Aptos"/>
          <w:sz w:val="18"/>
        </w:rPr>
        <w:t xml:space="preserve"> </w:t>
      </w:r>
      <w:r w:rsidRPr="000D2277">
        <w:rPr>
          <w:rFonts w:ascii="Aptos" w:hAnsi="Aptos"/>
          <w:sz w:val="18"/>
        </w:rPr>
        <w:t>intended for Technical Design Authority review. Approval covers the reference architecture, the pattern catalogue and the governance model</w:t>
      </w:r>
    </w:p>
    <w:tbl>
      <w:tblPr>
        <w:tblpPr w:leftFromText="180" w:rightFromText="180" w:vertAnchor="text" w:horzAnchor="margin" w:tblpY="159"/>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3800"/>
        <w:gridCol w:w="3360"/>
      </w:tblGrid>
      <w:tr w:rsidR="0095094A" w14:paraId="1F01A407" w14:textId="77777777" w:rsidTr="00504D70">
        <w:trPr>
          <w:tblHeader/>
        </w:trPr>
        <w:tc>
          <w:tcPr>
            <w:tcW w:w="2200" w:type="dxa"/>
            <w:shd w:val="clear" w:color="auto" w:fill="24446E"/>
            <w:tcMar>
              <w:top w:w="70" w:type="dxa"/>
              <w:left w:w="110" w:type="dxa"/>
              <w:bottom w:w="70" w:type="dxa"/>
              <w:right w:w="110" w:type="dxa"/>
            </w:tcMar>
          </w:tcPr>
          <w:p w14:paraId="73E01439" w14:textId="77777777" w:rsidR="0095094A" w:rsidRPr="000D2277" w:rsidRDefault="007B5EA1">
            <w:pPr>
              <w:rPr>
                <w:rFonts w:ascii="Aptos" w:hAnsi="Aptos"/>
                <w:sz w:val="17"/>
              </w:rPr>
            </w:pPr>
            <w:r w:rsidRPr="000D2277">
              <w:rPr>
                <w:rFonts w:ascii="Aptos" w:hAnsi="Aptos"/>
                <w:b/>
                <w:color w:val="FFFFFF"/>
                <w:sz w:val="17"/>
              </w:rPr>
              <w:t>Role</w:t>
            </w:r>
          </w:p>
        </w:tc>
        <w:tc>
          <w:tcPr>
            <w:tcW w:w="3800" w:type="dxa"/>
            <w:shd w:val="clear" w:color="auto" w:fill="24446E"/>
            <w:tcMar>
              <w:top w:w="70" w:type="dxa"/>
              <w:left w:w="110" w:type="dxa"/>
              <w:bottom w:w="70" w:type="dxa"/>
              <w:right w:w="110" w:type="dxa"/>
            </w:tcMar>
          </w:tcPr>
          <w:p w14:paraId="7674C1CB" w14:textId="77777777" w:rsidR="0095094A" w:rsidRPr="000D2277" w:rsidRDefault="007B5EA1">
            <w:pPr>
              <w:rPr>
                <w:rFonts w:ascii="Aptos" w:hAnsi="Aptos"/>
                <w:sz w:val="17"/>
              </w:rPr>
            </w:pPr>
            <w:r w:rsidRPr="000D2277">
              <w:rPr>
                <w:rFonts w:ascii="Aptos" w:hAnsi="Aptos"/>
                <w:b/>
                <w:color w:val="FFFFFF"/>
                <w:sz w:val="17"/>
              </w:rPr>
              <w:t>Name</w:t>
            </w:r>
          </w:p>
        </w:tc>
        <w:tc>
          <w:tcPr>
            <w:tcW w:w="3360" w:type="dxa"/>
            <w:shd w:val="clear" w:color="auto" w:fill="24446E"/>
            <w:tcMar>
              <w:top w:w="70" w:type="dxa"/>
              <w:left w:w="110" w:type="dxa"/>
              <w:bottom w:w="70" w:type="dxa"/>
              <w:right w:w="110" w:type="dxa"/>
            </w:tcMar>
          </w:tcPr>
          <w:p w14:paraId="783B88F2" w14:textId="77777777" w:rsidR="0095094A" w:rsidRPr="000D2277" w:rsidRDefault="007B5EA1">
            <w:pPr>
              <w:rPr>
                <w:rFonts w:ascii="Aptos" w:hAnsi="Aptos"/>
                <w:sz w:val="17"/>
              </w:rPr>
            </w:pPr>
            <w:r w:rsidRPr="000D2277">
              <w:rPr>
                <w:rFonts w:ascii="Aptos" w:hAnsi="Aptos"/>
                <w:b/>
                <w:color w:val="FFFFFF"/>
                <w:sz w:val="17"/>
              </w:rPr>
              <w:t>Decision</w:t>
            </w:r>
          </w:p>
        </w:tc>
      </w:tr>
      <w:tr w:rsidR="0095094A" w14:paraId="3723598B" w14:textId="77777777" w:rsidTr="00504D70">
        <w:tc>
          <w:tcPr>
            <w:tcW w:w="2200" w:type="dxa"/>
            <w:shd w:val="clear" w:color="auto" w:fill="FFFFFF"/>
            <w:tcMar>
              <w:top w:w="70" w:type="dxa"/>
              <w:left w:w="110" w:type="dxa"/>
              <w:bottom w:w="70" w:type="dxa"/>
              <w:right w:w="110" w:type="dxa"/>
            </w:tcMar>
            <w:vAlign w:val="center"/>
          </w:tcPr>
          <w:p w14:paraId="1CFE5A9D" w14:textId="77777777" w:rsidR="0095094A" w:rsidRPr="000D2277" w:rsidRDefault="007B5EA1">
            <w:pPr>
              <w:spacing w:after="10" w:line="258" w:lineRule="auto"/>
              <w:rPr>
                <w:rFonts w:ascii="Aptos" w:hAnsi="Aptos"/>
                <w:sz w:val="17"/>
              </w:rPr>
            </w:pPr>
            <w:r w:rsidRPr="000D2277">
              <w:rPr>
                <w:rFonts w:ascii="Aptos" w:hAnsi="Aptos"/>
                <w:sz w:val="17"/>
              </w:rPr>
              <w:t>Reviewer</w:t>
            </w:r>
          </w:p>
        </w:tc>
        <w:tc>
          <w:tcPr>
            <w:tcW w:w="3800" w:type="dxa"/>
            <w:shd w:val="clear" w:color="auto" w:fill="FFFFFF"/>
            <w:tcMar>
              <w:top w:w="70" w:type="dxa"/>
              <w:left w:w="110" w:type="dxa"/>
              <w:bottom w:w="70" w:type="dxa"/>
              <w:right w:w="110" w:type="dxa"/>
            </w:tcMar>
            <w:vAlign w:val="center"/>
          </w:tcPr>
          <w:p w14:paraId="64E70A1B" w14:textId="77777777" w:rsidR="0095094A" w:rsidRPr="000D2277" w:rsidRDefault="007B5EA1">
            <w:pPr>
              <w:spacing w:after="10" w:line="258" w:lineRule="auto"/>
              <w:rPr>
                <w:rFonts w:ascii="Aptos" w:hAnsi="Aptos"/>
                <w:sz w:val="17"/>
              </w:rPr>
            </w:pPr>
            <w:r w:rsidRPr="000D2277">
              <w:rPr>
                <w:rFonts w:ascii="Aptos" w:hAnsi="Aptos"/>
                <w:sz w:val="17"/>
              </w:rPr>
              <w:t>Security Architecture</w:t>
            </w:r>
          </w:p>
        </w:tc>
        <w:tc>
          <w:tcPr>
            <w:tcW w:w="3360" w:type="dxa"/>
            <w:shd w:val="clear" w:color="auto" w:fill="FFFFFF"/>
            <w:tcMar>
              <w:top w:w="70" w:type="dxa"/>
              <w:left w:w="110" w:type="dxa"/>
              <w:bottom w:w="70" w:type="dxa"/>
              <w:right w:w="110" w:type="dxa"/>
            </w:tcMar>
            <w:vAlign w:val="center"/>
          </w:tcPr>
          <w:p w14:paraId="0E7B9C2E" w14:textId="77777777" w:rsidR="0095094A" w:rsidRPr="000D2277" w:rsidRDefault="007B5EA1">
            <w:pPr>
              <w:spacing w:after="10" w:line="258" w:lineRule="auto"/>
              <w:rPr>
                <w:rFonts w:ascii="Aptos" w:hAnsi="Aptos"/>
                <w:sz w:val="17"/>
              </w:rPr>
            </w:pPr>
            <w:r w:rsidRPr="000D2277">
              <w:rPr>
                <w:rFonts w:ascii="Aptos" w:hAnsi="Aptos"/>
                <w:sz w:val="17"/>
              </w:rPr>
              <w:t>Pending</w:t>
            </w:r>
          </w:p>
        </w:tc>
      </w:tr>
      <w:tr w:rsidR="0095094A" w14:paraId="539E0E0C" w14:textId="77777777" w:rsidTr="00504D70">
        <w:tc>
          <w:tcPr>
            <w:tcW w:w="2200" w:type="dxa"/>
            <w:shd w:val="clear" w:color="auto" w:fill="F4F6FA"/>
            <w:tcMar>
              <w:top w:w="70" w:type="dxa"/>
              <w:left w:w="110" w:type="dxa"/>
              <w:bottom w:w="70" w:type="dxa"/>
              <w:right w:w="110" w:type="dxa"/>
            </w:tcMar>
            <w:vAlign w:val="center"/>
          </w:tcPr>
          <w:p w14:paraId="622EF240" w14:textId="77777777" w:rsidR="0095094A" w:rsidRPr="000D2277" w:rsidRDefault="007B5EA1">
            <w:pPr>
              <w:spacing w:after="10" w:line="258" w:lineRule="auto"/>
              <w:rPr>
                <w:rFonts w:ascii="Aptos" w:hAnsi="Aptos"/>
                <w:sz w:val="17"/>
              </w:rPr>
            </w:pPr>
            <w:r w:rsidRPr="000D2277">
              <w:rPr>
                <w:rFonts w:ascii="Aptos" w:hAnsi="Aptos"/>
                <w:sz w:val="17"/>
              </w:rPr>
              <w:t>Reviewer</w:t>
            </w:r>
          </w:p>
        </w:tc>
        <w:tc>
          <w:tcPr>
            <w:tcW w:w="3800" w:type="dxa"/>
            <w:shd w:val="clear" w:color="auto" w:fill="F4F6FA"/>
            <w:tcMar>
              <w:top w:w="70" w:type="dxa"/>
              <w:left w:w="110" w:type="dxa"/>
              <w:bottom w:w="70" w:type="dxa"/>
              <w:right w:w="110" w:type="dxa"/>
            </w:tcMar>
            <w:vAlign w:val="center"/>
          </w:tcPr>
          <w:p w14:paraId="3E106967" w14:textId="77777777" w:rsidR="0095094A" w:rsidRPr="000D2277" w:rsidRDefault="007B5EA1">
            <w:pPr>
              <w:spacing w:after="10" w:line="258" w:lineRule="auto"/>
              <w:rPr>
                <w:rFonts w:ascii="Aptos" w:hAnsi="Aptos"/>
                <w:sz w:val="17"/>
              </w:rPr>
            </w:pPr>
            <w:r w:rsidRPr="000D2277">
              <w:rPr>
                <w:rFonts w:ascii="Aptos" w:hAnsi="Aptos"/>
                <w:sz w:val="17"/>
              </w:rPr>
              <w:t>Enterprise Architecture</w:t>
            </w:r>
          </w:p>
        </w:tc>
        <w:tc>
          <w:tcPr>
            <w:tcW w:w="3360" w:type="dxa"/>
            <w:shd w:val="clear" w:color="auto" w:fill="F4F6FA"/>
            <w:tcMar>
              <w:top w:w="70" w:type="dxa"/>
              <w:left w:w="110" w:type="dxa"/>
              <w:bottom w:w="70" w:type="dxa"/>
              <w:right w:w="110" w:type="dxa"/>
            </w:tcMar>
            <w:vAlign w:val="center"/>
          </w:tcPr>
          <w:p w14:paraId="16A85A54" w14:textId="77777777" w:rsidR="0095094A" w:rsidRPr="000D2277" w:rsidRDefault="007B5EA1">
            <w:pPr>
              <w:spacing w:after="10" w:line="258" w:lineRule="auto"/>
              <w:rPr>
                <w:rFonts w:ascii="Aptos" w:hAnsi="Aptos"/>
                <w:sz w:val="17"/>
              </w:rPr>
            </w:pPr>
            <w:r w:rsidRPr="000D2277">
              <w:rPr>
                <w:rFonts w:ascii="Aptos" w:hAnsi="Aptos"/>
                <w:sz w:val="17"/>
              </w:rPr>
              <w:t>Pending</w:t>
            </w:r>
          </w:p>
        </w:tc>
      </w:tr>
      <w:tr w:rsidR="0095094A" w14:paraId="00E2BABD" w14:textId="77777777" w:rsidTr="00504D70">
        <w:tc>
          <w:tcPr>
            <w:tcW w:w="2200" w:type="dxa"/>
            <w:shd w:val="clear" w:color="auto" w:fill="FFFFFF"/>
            <w:tcMar>
              <w:top w:w="70" w:type="dxa"/>
              <w:left w:w="110" w:type="dxa"/>
              <w:bottom w:w="70" w:type="dxa"/>
              <w:right w:w="110" w:type="dxa"/>
            </w:tcMar>
            <w:vAlign w:val="center"/>
          </w:tcPr>
          <w:p w14:paraId="718DD1C6" w14:textId="77777777" w:rsidR="0095094A" w:rsidRPr="000D2277" w:rsidRDefault="007B5EA1">
            <w:pPr>
              <w:spacing w:after="10" w:line="258" w:lineRule="auto"/>
              <w:rPr>
                <w:rFonts w:ascii="Aptos" w:hAnsi="Aptos"/>
                <w:sz w:val="17"/>
              </w:rPr>
            </w:pPr>
            <w:r w:rsidRPr="000D2277">
              <w:rPr>
                <w:rFonts w:ascii="Aptos" w:hAnsi="Aptos"/>
                <w:sz w:val="17"/>
              </w:rPr>
              <w:t>Approver</w:t>
            </w:r>
          </w:p>
        </w:tc>
        <w:tc>
          <w:tcPr>
            <w:tcW w:w="3800" w:type="dxa"/>
            <w:shd w:val="clear" w:color="auto" w:fill="FFFFFF"/>
            <w:tcMar>
              <w:top w:w="70" w:type="dxa"/>
              <w:left w:w="110" w:type="dxa"/>
              <w:bottom w:w="70" w:type="dxa"/>
              <w:right w:w="110" w:type="dxa"/>
            </w:tcMar>
            <w:vAlign w:val="center"/>
          </w:tcPr>
          <w:p w14:paraId="68B59CF4" w14:textId="77777777" w:rsidR="0095094A" w:rsidRPr="000D2277" w:rsidRDefault="007B5EA1">
            <w:pPr>
              <w:spacing w:after="10" w:line="258" w:lineRule="auto"/>
              <w:rPr>
                <w:rFonts w:ascii="Aptos" w:hAnsi="Aptos"/>
                <w:sz w:val="17"/>
              </w:rPr>
            </w:pPr>
            <w:r w:rsidRPr="000D2277">
              <w:rPr>
                <w:rFonts w:ascii="Aptos" w:hAnsi="Aptos"/>
                <w:sz w:val="17"/>
              </w:rPr>
              <w:t>TDA Chair</w:t>
            </w:r>
          </w:p>
        </w:tc>
        <w:tc>
          <w:tcPr>
            <w:tcW w:w="3360" w:type="dxa"/>
            <w:shd w:val="clear" w:color="auto" w:fill="FFFFFF"/>
            <w:tcMar>
              <w:top w:w="70" w:type="dxa"/>
              <w:left w:w="110" w:type="dxa"/>
              <w:bottom w:w="70" w:type="dxa"/>
              <w:right w:w="110" w:type="dxa"/>
            </w:tcMar>
            <w:vAlign w:val="center"/>
          </w:tcPr>
          <w:p w14:paraId="1A531895" w14:textId="77777777" w:rsidR="0095094A" w:rsidRPr="000D2277" w:rsidRDefault="007B5EA1">
            <w:pPr>
              <w:spacing w:after="10" w:line="258" w:lineRule="auto"/>
              <w:rPr>
                <w:rFonts w:ascii="Aptos" w:hAnsi="Aptos"/>
                <w:sz w:val="17"/>
              </w:rPr>
            </w:pPr>
            <w:r w:rsidRPr="000D2277">
              <w:rPr>
                <w:rFonts w:ascii="Aptos" w:hAnsi="Aptos"/>
                <w:sz w:val="17"/>
              </w:rPr>
              <w:t>Pending</w:t>
            </w:r>
          </w:p>
        </w:tc>
      </w:tr>
    </w:tbl>
    <w:p w14:paraId="7FAD670C" w14:textId="77777777" w:rsidR="00504D70" w:rsidRPr="000D2277" w:rsidRDefault="00504D70">
      <w:pPr>
        <w:spacing w:after="120" w:line="278" w:lineRule="auto"/>
        <w:rPr>
          <w:rFonts w:ascii="Aptos" w:hAnsi="Aptos"/>
          <w:sz w:val="18"/>
        </w:rPr>
      </w:pPr>
    </w:p>
    <w:p w14:paraId="635D535F" w14:textId="14AAFE33" w:rsidR="0095094A" w:rsidRPr="00410CFB" w:rsidRDefault="007B5EA1" w:rsidP="00410CFB">
      <w:pPr>
        <w:pStyle w:val="Heading2"/>
        <w:ind w:left="576" w:hanging="576"/>
        <w:rPr>
          <w:rFonts w:asciiTheme="minorHAnsi" w:eastAsia="Times New Roman" w:hAnsiTheme="minorHAnsi" w:cs="Times New Roman"/>
          <w:bCs/>
          <w:sz w:val="24"/>
          <w:lang w:val="en-GB" w:eastAsia="en-US"/>
          <w:rPrChange w:id="23" w:author="Nikhil Rokade - Chaucer" w:date="2026-09-10T16:13:00Z" w16du:dateUtc="2026-09-10T15:13:00Z">
            <w:rPr>
              <w:rFonts w:ascii="Calibri heading" w:hAnsi="Calibri heading"/>
              <w:b/>
              <w:color w:val="2E5496"/>
              <w:sz w:val="28"/>
              <w:lang w:val="en-US"/>
            </w:rPr>
          </w:rPrChange>
        </w:rPr>
        <w:pPrChange w:id="24" w:author="Nikhil Rokade - Chaucer" w:date="2026-09-10T16:13:00Z" w16du:dateUtc="2026-09-10T15:13:00Z">
          <w:pPr>
            <w:pStyle w:val="Heading2"/>
          </w:pPr>
        </w:pPrChange>
      </w:pPr>
      <w:bookmarkStart w:id="25" w:name="_Toc239852273"/>
      <w:bookmarkStart w:id="26" w:name="_Toc239899844"/>
      <w:r w:rsidRPr="00410CFB">
        <w:rPr>
          <w:rFonts w:asciiTheme="minorHAnsi" w:eastAsia="Times New Roman" w:hAnsiTheme="minorHAnsi" w:cs="Times New Roman"/>
          <w:bCs/>
          <w:sz w:val="24"/>
          <w:lang w:val="en-GB" w:eastAsia="en-US"/>
          <w:rPrChange w:id="27" w:author="Nikhil Rokade - Chaucer" w:date="2026-09-10T16:13:00Z" w16du:dateUtc="2026-09-10T15:13:00Z">
            <w:rPr>
              <w:rFonts w:ascii="Calibri heading" w:hAnsi="Calibri heading"/>
              <w:b/>
              <w:color w:val="2E5496"/>
              <w:sz w:val="28"/>
              <w:lang w:val="en-US"/>
            </w:rPr>
          </w:rPrChange>
        </w:rPr>
        <w:t>1.4 Source Documents and Supersession</w:t>
      </w:r>
      <w:bookmarkEnd w:id="25"/>
      <w:bookmarkEnd w:id="26"/>
    </w:p>
    <w:p w14:paraId="7AB9BC4C" w14:textId="77777777" w:rsidR="00D778DB" w:rsidRPr="000D2277" w:rsidRDefault="00D778DB" w:rsidP="00D778DB">
      <w:pPr>
        <w:rPr>
          <w:lang w:val="en-US"/>
        </w:rPr>
      </w:pPr>
    </w:p>
    <w:p w14:paraId="0E54618B" w14:textId="47D56ED8" w:rsidR="0095094A" w:rsidRPr="000D2277" w:rsidRDefault="007B5EA1">
      <w:pPr>
        <w:spacing w:after="120" w:line="278" w:lineRule="auto"/>
        <w:rPr>
          <w:rFonts w:ascii="Aptos" w:hAnsi="Aptos"/>
          <w:sz w:val="18"/>
        </w:rPr>
      </w:pPr>
      <w:r w:rsidRPr="000D2277">
        <w:rPr>
          <w:rFonts w:ascii="Aptos" w:hAnsi="Aptos"/>
          <w:sz w:val="18"/>
        </w:rPr>
        <w:t xml:space="preserve">The following documents were used as inputs and should be read in conjunction with this </w:t>
      </w:r>
      <w:r w:rsidR="00A22181" w:rsidRPr="000D2277">
        <w:rPr>
          <w:rFonts w:ascii="Aptos" w:hAnsi="Aptos"/>
          <w:sz w:val="18"/>
          <w:lang w:val="en-GB"/>
        </w:rPr>
        <w:t>System Integration framework</w:t>
      </w:r>
      <w:r w:rsidRPr="000D2277">
        <w:rPr>
          <w:rFonts w:ascii="Aptos" w:hAnsi="Aptos"/>
          <w:sz w:val="18"/>
        </w:rPr>
        <w:t>.</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5200"/>
        <w:gridCol w:w="2860"/>
      </w:tblGrid>
      <w:tr w:rsidR="0095094A" w14:paraId="017FF267" w14:textId="77777777">
        <w:trPr>
          <w:tblHeader/>
        </w:trPr>
        <w:tc>
          <w:tcPr>
            <w:tcW w:w="1300" w:type="dxa"/>
            <w:shd w:val="clear" w:color="auto" w:fill="24446E"/>
            <w:tcMar>
              <w:top w:w="70" w:type="dxa"/>
              <w:left w:w="110" w:type="dxa"/>
              <w:bottom w:w="70" w:type="dxa"/>
              <w:right w:w="110" w:type="dxa"/>
            </w:tcMar>
          </w:tcPr>
          <w:p w14:paraId="562ED8E7" w14:textId="77777777" w:rsidR="0095094A" w:rsidRPr="000D2277" w:rsidRDefault="007B5EA1">
            <w:pPr>
              <w:rPr>
                <w:rFonts w:ascii="Aptos" w:hAnsi="Aptos"/>
                <w:sz w:val="17"/>
              </w:rPr>
            </w:pPr>
            <w:r w:rsidRPr="000D2277">
              <w:rPr>
                <w:rFonts w:ascii="Aptos" w:hAnsi="Aptos"/>
                <w:b/>
                <w:color w:val="FFFFFF"/>
                <w:sz w:val="17"/>
              </w:rPr>
              <w:t>Reference</w:t>
            </w:r>
          </w:p>
        </w:tc>
        <w:tc>
          <w:tcPr>
            <w:tcW w:w="5200" w:type="dxa"/>
            <w:shd w:val="clear" w:color="auto" w:fill="24446E"/>
            <w:tcMar>
              <w:top w:w="70" w:type="dxa"/>
              <w:left w:w="110" w:type="dxa"/>
              <w:bottom w:w="70" w:type="dxa"/>
              <w:right w:w="110" w:type="dxa"/>
            </w:tcMar>
          </w:tcPr>
          <w:p w14:paraId="5E43F3BA" w14:textId="77777777" w:rsidR="0095094A" w:rsidRPr="000D2277" w:rsidRDefault="007B5EA1">
            <w:pPr>
              <w:rPr>
                <w:rFonts w:ascii="Aptos" w:hAnsi="Aptos"/>
                <w:sz w:val="17"/>
              </w:rPr>
            </w:pPr>
            <w:r w:rsidRPr="000D2277">
              <w:rPr>
                <w:rFonts w:ascii="Aptos" w:hAnsi="Aptos"/>
                <w:b/>
                <w:color w:val="FFFFFF"/>
                <w:sz w:val="17"/>
              </w:rPr>
              <w:t>Document</w:t>
            </w:r>
          </w:p>
        </w:tc>
        <w:tc>
          <w:tcPr>
            <w:tcW w:w="2860" w:type="dxa"/>
            <w:shd w:val="clear" w:color="auto" w:fill="24446E"/>
            <w:tcMar>
              <w:top w:w="70" w:type="dxa"/>
              <w:left w:w="110" w:type="dxa"/>
              <w:bottom w:w="70" w:type="dxa"/>
              <w:right w:w="110" w:type="dxa"/>
            </w:tcMar>
          </w:tcPr>
          <w:p w14:paraId="6FEA104B" w14:textId="77777777" w:rsidR="0095094A" w:rsidRPr="000D2277" w:rsidRDefault="007B5EA1">
            <w:pPr>
              <w:rPr>
                <w:rFonts w:ascii="Aptos" w:hAnsi="Aptos"/>
                <w:sz w:val="17"/>
              </w:rPr>
            </w:pPr>
            <w:r w:rsidRPr="000D2277">
              <w:rPr>
                <w:rFonts w:ascii="Aptos" w:hAnsi="Aptos"/>
                <w:b/>
                <w:color w:val="FFFFFF"/>
                <w:sz w:val="17"/>
              </w:rPr>
              <w:t>Status</w:t>
            </w:r>
          </w:p>
        </w:tc>
      </w:tr>
      <w:tr w:rsidR="0095094A" w14:paraId="3EAAB6F8" w14:textId="77777777">
        <w:tc>
          <w:tcPr>
            <w:tcW w:w="1300" w:type="dxa"/>
            <w:shd w:val="clear" w:color="auto" w:fill="FFFFFF"/>
            <w:tcMar>
              <w:top w:w="70" w:type="dxa"/>
              <w:left w:w="110" w:type="dxa"/>
              <w:bottom w:w="70" w:type="dxa"/>
              <w:right w:w="110" w:type="dxa"/>
            </w:tcMar>
            <w:vAlign w:val="center"/>
          </w:tcPr>
          <w:p w14:paraId="2483154A" w14:textId="77777777" w:rsidR="0095094A" w:rsidRPr="000D2277" w:rsidRDefault="007B5EA1">
            <w:pPr>
              <w:spacing w:after="10" w:line="258" w:lineRule="auto"/>
              <w:rPr>
                <w:rFonts w:ascii="Aptos" w:hAnsi="Aptos"/>
                <w:sz w:val="17"/>
              </w:rPr>
            </w:pPr>
            <w:r w:rsidRPr="000D2277">
              <w:rPr>
                <w:rFonts w:ascii="Aptos" w:hAnsi="Aptos"/>
                <w:sz w:val="17"/>
              </w:rPr>
              <w:t>1</w:t>
            </w:r>
          </w:p>
        </w:tc>
        <w:tc>
          <w:tcPr>
            <w:tcW w:w="5200" w:type="dxa"/>
            <w:shd w:val="clear" w:color="auto" w:fill="FFFFFF"/>
            <w:tcMar>
              <w:top w:w="70" w:type="dxa"/>
              <w:left w:w="110" w:type="dxa"/>
              <w:bottom w:w="70" w:type="dxa"/>
              <w:right w:w="110" w:type="dxa"/>
            </w:tcMar>
            <w:vAlign w:val="center"/>
          </w:tcPr>
          <w:p w14:paraId="53D47061" w14:textId="77777777" w:rsidR="0095094A" w:rsidRPr="000D2277" w:rsidRDefault="007B5EA1">
            <w:pPr>
              <w:spacing w:after="10" w:line="258" w:lineRule="auto"/>
              <w:rPr>
                <w:rFonts w:ascii="Aptos" w:hAnsi="Aptos"/>
                <w:sz w:val="17"/>
              </w:rPr>
            </w:pPr>
            <w:r w:rsidRPr="000D2277">
              <w:rPr>
                <w:rFonts w:ascii="Aptos" w:hAnsi="Aptos"/>
                <w:sz w:val="17"/>
              </w:rPr>
              <w:t>Enterprise Architecture Principles</w:t>
            </w:r>
          </w:p>
        </w:tc>
        <w:tc>
          <w:tcPr>
            <w:tcW w:w="2860" w:type="dxa"/>
            <w:shd w:val="clear" w:color="auto" w:fill="FFFFFF"/>
            <w:tcMar>
              <w:top w:w="70" w:type="dxa"/>
              <w:left w:w="110" w:type="dxa"/>
              <w:bottom w:w="70" w:type="dxa"/>
              <w:right w:w="110" w:type="dxa"/>
            </w:tcMar>
            <w:vAlign w:val="center"/>
          </w:tcPr>
          <w:p w14:paraId="17E81CEF" w14:textId="77777777" w:rsidR="0095094A" w:rsidRPr="000D2277" w:rsidRDefault="007B5EA1">
            <w:pPr>
              <w:spacing w:after="10" w:line="258" w:lineRule="auto"/>
              <w:rPr>
                <w:rFonts w:ascii="Aptos" w:hAnsi="Aptos"/>
                <w:sz w:val="17"/>
              </w:rPr>
            </w:pPr>
            <w:r w:rsidRPr="000D2277">
              <w:rPr>
                <w:rFonts w:ascii="Aptos" w:hAnsi="Aptos"/>
                <w:sz w:val="17"/>
              </w:rPr>
              <w:t>Input</w:t>
            </w:r>
          </w:p>
        </w:tc>
      </w:tr>
      <w:tr w:rsidR="0095094A" w14:paraId="2CA8187A" w14:textId="77777777">
        <w:tc>
          <w:tcPr>
            <w:tcW w:w="1300" w:type="dxa"/>
            <w:shd w:val="clear" w:color="auto" w:fill="F4F6FA"/>
            <w:tcMar>
              <w:top w:w="70" w:type="dxa"/>
              <w:left w:w="110" w:type="dxa"/>
              <w:bottom w:w="70" w:type="dxa"/>
              <w:right w:w="110" w:type="dxa"/>
            </w:tcMar>
            <w:vAlign w:val="center"/>
          </w:tcPr>
          <w:p w14:paraId="363A2023" w14:textId="77777777" w:rsidR="0095094A" w:rsidRPr="000D2277" w:rsidRDefault="007B5EA1">
            <w:pPr>
              <w:spacing w:after="10" w:line="258" w:lineRule="auto"/>
              <w:rPr>
                <w:rFonts w:ascii="Aptos" w:hAnsi="Aptos"/>
                <w:sz w:val="17"/>
              </w:rPr>
            </w:pPr>
            <w:r w:rsidRPr="000D2277">
              <w:rPr>
                <w:rFonts w:ascii="Aptos" w:hAnsi="Aptos"/>
                <w:sz w:val="17"/>
              </w:rPr>
              <w:t>2</w:t>
            </w:r>
          </w:p>
        </w:tc>
        <w:tc>
          <w:tcPr>
            <w:tcW w:w="5200" w:type="dxa"/>
            <w:shd w:val="clear" w:color="auto" w:fill="F4F6FA"/>
            <w:tcMar>
              <w:top w:w="70" w:type="dxa"/>
              <w:left w:w="110" w:type="dxa"/>
              <w:bottom w:w="70" w:type="dxa"/>
              <w:right w:w="110" w:type="dxa"/>
            </w:tcMar>
            <w:vAlign w:val="center"/>
          </w:tcPr>
          <w:p w14:paraId="6EEFA299" w14:textId="77777777" w:rsidR="0095094A" w:rsidRPr="000D2277" w:rsidRDefault="007B5EA1">
            <w:pPr>
              <w:spacing w:after="10" w:line="258" w:lineRule="auto"/>
              <w:rPr>
                <w:rFonts w:ascii="Aptos" w:hAnsi="Aptos"/>
                <w:sz w:val="17"/>
              </w:rPr>
            </w:pPr>
            <w:r w:rsidRPr="000D2277">
              <w:rPr>
                <w:rFonts w:ascii="Aptos" w:hAnsi="Aptos"/>
                <w:sz w:val="17"/>
              </w:rPr>
              <w:t>Engineering Standards (Cloud)</w:t>
            </w:r>
          </w:p>
        </w:tc>
        <w:tc>
          <w:tcPr>
            <w:tcW w:w="2860" w:type="dxa"/>
            <w:shd w:val="clear" w:color="auto" w:fill="F4F6FA"/>
            <w:tcMar>
              <w:top w:w="70" w:type="dxa"/>
              <w:left w:w="110" w:type="dxa"/>
              <w:bottom w:w="70" w:type="dxa"/>
              <w:right w:w="110" w:type="dxa"/>
            </w:tcMar>
            <w:vAlign w:val="center"/>
          </w:tcPr>
          <w:p w14:paraId="7A3DB726" w14:textId="77777777" w:rsidR="0095094A" w:rsidRPr="000D2277" w:rsidRDefault="007B5EA1">
            <w:pPr>
              <w:spacing w:after="10" w:line="258" w:lineRule="auto"/>
              <w:rPr>
                <w:rFonts w:ascii="Aptos" w:hAnsi="Aptos"/>
                <w:sz w:val="17"/>
              </w:rPr>
            </w:pPr>
            <w:r w:rsidRPr="000D2277">
              <w:rPr>
                <w:rFonts w:ascii="Aptos" w:hAnsi="Aptos"/>
                <w:sz w:val="17"/>
              </w:rPr>
              <w:t>Input</w:t>
            </w:r>
          </w:p>
        </w:tc>
      </w:tr>
      <w:tr w:rsidR="0095094A" w14:paraId="7C22A86D" w14:textId="77777777">
        <w:tc>
          <w:tcPr>
            <w:tcW w:w="1300" w:type="dxa"/>
            <w:shd w:val="clear" w:color="auto" w:fill="FFFFFF"/>
            <w:tcMar>
              <w:top w:w="70" w:type="dxa"/>
              <w:left w:w="110" w:type="dxa"/>
              <w:bottom w:w="70" w:type="dxa"/>
              <w:right w:w="110" w:type="dxa"/>
            </w:tcMar>
            <w:vAlign w:val="center"/>
          </w:tcPr>
          <w:p w14:paraId="47BFDAE9" w14:textId="77777777" w:rsidR="0095094A" w:rsidRPr="000D2277" w:rsidRDefault="007B5EA1">
            <w:pPr>
              <w:spacing w:after="10" w:line="258" w:lineRule="auto"/>
              <w:rPr>
                <w:rFonts w:ascii="Aptos" w:hAnsi="Aptos"/>
                <w:sz w:val="17"/>
              </w:rPr>
            </w:pPr>
            <w:r w:rsidRPr="000D2277">
              <w:rPr>
                <w:rFonts w:ascii="Aptos" w:hAnsi="Aptos"/>
                <w:sz w:val="17"/>
              </w:rPr>
              <w:t>3</w:t>
            </w:r>
          </w:p>
        </w:tc>
        <w:tc>
          <w:tcPr>
            <w:tcW w:w="5200" w:type="dxa"/>
            <w:shd w:val="clear" w:color="auto" w:fill="FFFFFF"/>
            <w:tcMar>
              <w:top w:w="70" w:type="dxa"/>
              <w:left w:w="110" w:type="dxa"/>
              <w:bottom w:w="70" w:type="dxa"/>
              <w:right w:w="110" w:type="dxa"/>
            </w:tcMar>
            <w:vAlign w:val="center"/>
          </w:tcPr>
          <w:p w14:paraId="263DE746" w14:textId="3DF14457" w:rsidR="0095094A" w:rsidRPr="000D2277" w:rsidRDefault="0047172E">
            <w:pPr>
              <w:spacing w:after="10" w:line="258" w:lineRule="auto"/>
              <w:rPr>
                <w:rFonts w:ascii="Aptos" w:hAnsi="Aptos"/>
                <w:sz w:val="17"/>
              </w:rPr>
            </w:pPr>
            <w:r w:rsidRPr="000D2277">
              <w:rPr>
                <w:rFonts w:ascii="Aptos" w:hAnsi="Aptos"/>
                <w:sz w:val="17"/>
              </w:rPr>
              <w:t>Workshops conducted with team</w:t>
            </w:r>
          </w:p>
        </w:tc>
        <w:tc>
          <w:tcPr>
            <w:tcW w:w="2860" w:type="dxa"/>
            <w:shd w:val="clear" w:color="auto" w:fill="FFFFFF"/>
            <w:tcMar>
              <w:top w:w="70" w:type="dxa"/>
              <w:left w:w="110" w:type="dxa"/>
              <w:bottom w:w="70" w:type="dxa"/>
              <w:right w:w="110" w:type="dxa"/>
            </w:tcMar>
            <w:vAlign w:val="center"/>
          </w:tcPr>
          <w:p w14:paraId="2FDE3EF9" w14:textId="77777777" w:rsidR="0095094A" w:rsidRPr="000D2277" w:rsidRDefault="007B5EA1">
            <w:pPr>
              <w:spacing w:after="10" w:line="258" w:lineRule="auto"/>
              <w:rPr>
                <w:rFonts w:ascii="Aptos" w:hAnsi="Aptos"/>
                <w:sz w:val="17"/>
              </w:rPr>
            </w:pPr>
            <w:r w:rsidRPr="000D2277">
              <w:rPr>
                <w:rFonts w:ascii="Aptos" w:hAnsi="Aptos"/>
                <w:sz w:val="17"/>
              </w:rPr>
              <w:t>Input</w:t>
            </w:r>
          </w:p>
        </w:tc>
      </w:tr>
      <w:tr w:rsidR="0095094A" w14:paraId="7362E4E3" w14:textId="77777777">
        <w:tc>
          <w:tcPr>
            <w:tcW w:w="1300" w:type="dxa"/>
            <w:shd w:val="clear" w:color="auto" w:fill="F4F6FA"/>
            <w:tcMar>
              <w:top w:w="70" w:type="dxa"/>
              <w:left w:w="110" w:type="dxa"/>
              <w:bottom w:w="70" w:type="dxa"/>
              <w:right w:w="110" w:type="dxa"/>
            </w:tcMar>
            <w:vAlign w:val="center"/>
          </w:tcPr>
          <w:p w14:paraId="58A452DC" w14:textId="77777777" w:rsidR="0095094A" w:rsidRPr="000D2277" w:rsidRDefault="007B5EA1">
            <w:pPr>
              <w:spacing w:after="10" w:line="258" w:lineRule="auto"/>
              <w:rPr>
                <w:rFonts w:ascii="Aptos" w:hAnsi="Aptos"/>
                <w:sz w:val="17"/>
              </w:rPr>
            </w:pPr>
            <w:r w:rsidRPr="000D2277">
              <w:rPr>
                <w:rFonts w:ascii="Aptos" w:hAnsi="Aptos"/>
                <w:sz w:val="17"/>
              </w:rPr>
              <w:t>4</w:t>
            </w:r>
          </w:p>
        </w:tc>
        <w:tc>
          <w:tcPr>
            <w:tcW w:w="5200" w:type="dxa"/>
            <w:shd w:val="clear" w:color="auto" w:fill="F4F6FA"/>
            <w:tcMar>
              <w:top w:w="70" w:type="dxa"/>
              <w:left w:w="110" w:type="dxa"/>
              <w:bottom w:w="70" w:type="dxa"/>
              <w:right w:w="110" w:type="dxa"/>
            </w:tcMar>
            <w:vAlign w:val="center"/>
          </w:tcPr>
          <w:p w14:paraId="330BA61A" w14:textId="77777777" w:rsidR="0095094A" w:rsidRPr="000D2277" w:rsidRDefault="007B5EA1">
            <w:pPr>
              <w:spacing w:after="10" w:line="258" w:lineRule="auto"/>
              <w:rPr>
                <w:rFonts w:ascii="Aptos" w:hAnsi="Aptos"/>
                <w:sz w:val="17"/>
              </w:rPr>
            </w:pPr>
            <w:r w:rsidRPr="000D2277">
              <w:rPr>
                <w:rFonts w:ascii="Aptos" w:hAnsi="Aptos"/>
                <w:sz w:val="17"/>
              </w:rPr>
              <w:t>Cloud Security Framework</w:t>
            </w:r>
          </w:p>
        </w:tc>
        <w:tc>
          <w:tcPr>
            <w:tcW w:w="2860" w:type="dxa"/>
            <w:shd w:val="clear" w:color="auto" w:fill="F4F6FA"/>
            <w:tcMar>
              <w:top w:w="70" w:type="dxa"/>
              <w:left w:w="110" w:type="dxa"/>
              <w:bottom w:w="70" w:type="dxa"/>
              <w:right w:w="110" w:type="dxa"/>
            </w:tcMar>
            <w:vAlign w:val="center"/>
          </w:tcPr>
          <w:p w14:paraId="60F007AA" w14:textId="77777777" w:rsidR="0095094A" w:rsidRPr="000D2277" w:rsidRDefault="007B5EA1">
            <w:pPr>
              <w:spacing w:after="10" w:line="258" w:lineRule="auto"/>
              <w:rPr>
                <w:rFonts w:ascii="Aptos" w:hAnsi="Aptos"/>
                <w:sz w:val="17"/>
              </w:rPr>
            </w:pPr>
            <w:r w:rsidRPr="000D2277">
              <w:rPr>
                <w:rFonts w:ascii="Aptos" w:hAnsi="Aptos"/>
                <w:sz w:val="17"/>
              </w:rPr>
              <w:t>Pending from Security Architecture</w:t>
            </w:r>
          </w:p>
        </w:tc>
      </w:tr>
      <w:tr w:rsidR="0095094A" w14:paraId="1C8F1763" w14:textId="77777777">
        <w:tc>
          <w:tcPr>
            <w:tcW w:w="1300" w:type="dxa"/>
            <w:shd w:val="clear" w:color="auto" w:fill="FFFFFF"/>
            <w:tcMar>
              <w:top w:w="70" w:type="dxa"/>
              <w:left w:w="110" w:type="dxa"/>
              <w:bottom w:w="70" w:type="dxa"/>
              <w:right w:w="110" w:type="dxa"/>
            </w:tcMar>
            <w:vAlign w:val="center"/>
          </w:tcPr>
          <w:p w14:paraId="33F3DA64" w14:textId="77777777" w:rsidR="0095094A" w:rsidRPr="000D2277" w:rsidRDefault="007B5EA1">
            <w:pPr>
              <w:spacing w:after="10" w:line="258" w:lineRule="auto"/>
              <w:rPr>
                <w:rFonts w:ascii="Aptos" w:hAnsi="Aptos"/>
                <w:sz w:val="17"/>
              </w:rPr>
            </w:pPr>
            <w:r w:rsidRPr="000D2277">
              <w:rPr>
                <w:rFonts w:ascii="Aptos" w:hAnsi="Aptos"/>
                <w:sz w:val="17"/>
              </w:rPr>
              <w:t>5</w:t>
            </w:r>
          </w:p>
        </w:tc>
        <w:tc>
          <w:tcPr>
            <w:tcW w:w="5200" w:type="dxa"/>
            <w:shd w:val="clear" w:color="auto" w:fill="FFFFFF"/>
            <w:tcMar>
              <w:top w:w="70" w:type="dxa"/>
              <w:left w:w="110" w:type="dxa"/>
              <w:bottom w:w="70" w:type="dxa"/>
              <w:right w:w="110" w:type="dxa"/>
            </w:tcMar>
            <w:vAlign w:val="center"/>
          </w:tcPr>
          <w:p w14:paraId="2D0E06F8" w14:textId="77777777" w:rsidR="0095094A" w:rsidRPr="000D2277" w:rsidRDefault="007B5EA1">
            <w:pPr>
              <w:spacing w:after="10" w:line="258" w:lineRule="auto"/>
              <w:rPr>
                <w:rFonts w:ascii="Aptos" w:hAnsi="Aptos"/>
                <w:sz w:val="17"/>
              </w:rPr>
            </w:pPr>
            <w:r w:rsidRPr="000D2277">
              <w:rPr>
                <w:rFonts w:ascii="Aptos" w:hAnsi="Aptos"/>
                <w:sz w:val="17"/>
              </w:rPr>
              <w:t>Azure Policies</w:t>
            </w:r>
          </w:p>
        </w:tc>
        <w:tc>
          <w:tcPr>
            <w:tcW w:w="2860" w:type="dxa"/>
            <w:shd w:val="clear" w:color="auto" w:fill="FFFFFF"/>
            <w:tcMar>
              <w:top w:w="70" w:type="dxa"/>
              <w:left w:w="110" w:type="dxa"/>
              <w:bottom w:w="70" w:type="dxa"/>
              <w:right w:w="110" w:type="dxa"/>
            </w:tcMar>
            <w:vAlign w:val="center"/>
          </w:tcPr>
          <w:p w14:paraId="0E2E2D5E" w14:textId="77777777" w:rsidR="0095094A" w:rsidRPr="000D2277" w:rsidRDefault="007B5EA1">
            <w:pPr>
              <w:spacing w:after="10" w:line="258" w:lineRule="auto"/>
              <w:rPr>
                <w:rFonts w:ascii="Aptos" w:hAnsi="Aptos"/>
                <w:sz w:val="17"/>
              </w:rPr>
            </w:pPr>
            <w:r w:rsidRPr="000D2277">
              <w:rPr>
                <w:rFonts w:ascii="Aptos" w:hAnsi="Aptos"/>
                <w:sz w:val="17"/>
              </w:rPr>
              <w:t>Pending upload</w:t>
            </w:r>
          </w:p>
        </w:tc>
      </w:tr>
      <w:tr w:rsidR="0095094A" w14:paraId="49DFC1F9" w14:textId="77777777">
        <w:tc>
          <w:tcPr>
            <w:tcW w:w="1300" w:type="dxa"/>
            <w:shd w:val="clear" w:color="auto" w:fill="F4F6FA"/>
            <w:tcMar>
              <w:top w:w="70" w:type="dxa"/>
              <w:left w:w="110" w:type="dxa"/>
              <w:bottom w:w="70" w:type="dxa"/>
              <w:right w:w="110" w:type="dxa"/>
            </w:tcMar>
            <w:vAlign w:val="center"/>
          </w:tcPr>
          <w:p w14:paraId="3880F932" w14:textId="77777777" w:rsidR="0095094A" w:rsidRPr="000D2277" w:rsidRDefault="007B5EA1">
            <w:pPr>
              <w:spacing w:after="10" w:line="258" w:lineRule="auto"/>
              <w:rPr>
                <w:rFonts w:ascii="Aptos" w:hAnsi="Aptos"/>
                <w:sz w:val="17"/>
              </w:rPr>
            </w:pPr>
            <w:r w:rsidRPr="000D2277">
              <w:rPr>
                <w:rFonts w:ascii="Aptos" w:hAnsi="Aptos"/>
                <w:sz w:val="17"/>
              </w:rPr>
              <w:t>6</w:t>
            </w:r>
          </w:p>
        </w:tc>
        <w:tc>
          <w:tcPr>
            <w:tcW w:w="5200" w:type="dxa"/>
            <w:shd w:val="clear" w:color="auto" w:fill="F4F6FA"/>
            <w:tcMar>
              <w:top w:w="70" w:type="dxa"/>
              <w:left w:w="110" w:type="dxa"/>
              <w:bottom w:w="70" w:type="dxa"/>
              <w:right w:w="110" w:type="dxa"/>
            </w:tcMar>
            <w:vAlign w:val="center"/>
          </w:tcPr>
          <w:p w14:paraId="46E4D0E6" w14:textId="77777777" w:rsidR="0095094A" w:rsidRPr="000D2277" w:rsidRDefault="007B5EA1">
            <w:pPr>
              <w:spacing w:after="10" w:line="258" w:lineRule="auto"/>
              <w:rPr>
                <w:rFonts w:ascii="Aptos" w:hAnsi="Aptos"/>
                <w:sz w:val="17"/>
              </w:rPr>
            </w:pPr>
            <w:r w:rsidRPr="000D2277">
              <w:rPr>
                <w:rFonts w:ascii="Aptos" w:hAnsi="Aptos"/>
                <w:sz w:val="17"/>
              </w:rPr>
              <w:t>Systems Integration Framework (earlier draft)</w:t>
            </w:r>
          </w:p>
        </w:tc>
        <w:tc>
          <w:tcPr>
            <w:tcW w:w="2860" w:type="dxa"/>
            <w:shd w:val="clear" w:color="auto" w:fill="F4F6FA"/>
            <w:tcMar>
              <w:top w:w="70" w:type="dxa"/>
              <w:left w:w="110" w:type="dxa"/>
              <w:bottom w:w="70" w:type="dxa"/>
              <w:right w:w="110" w:type="dxa"/>
            </w:tcMar>
            <w:vAlign w:val="center"/>
          </w:tcPr>
          <w:p w14:paraId="532EEA4F" w14:textId="77777777" w:rsidR="0095094A" w:rsidRPr="000D2277" w:rsidRDefault="007B5EA1">
            <w:pPr>
              <w:spacing w:after="10" w:line="258" w:lineRule="auto"/>
              <w:rPr>
                <w:rFonts w:ascii="Aptos" w:hAnsi="Aptos"/>
                <w:sz w:val="17"/>
              </w:rPr>
            </w:pPr>
            <w:r w:rsidRPr="000D2277">
              <w:rPr>
                <w:rFonts w:ascii="Aptos" w:hAnsi="Aptos"/>
                <w:sz w:val="17"/>
              </w:rPr>
              <w:t>Superseded by this version</w:t>
            </w:r>
          </w:p>
        </w:tc>
      </w:tr>
    </w:tbl>
    <w:p w14:paraId="28214F2A" w14:textId="77777777" w:rsidR="0095094A" w:rsidRDefault="007B5EA1">
      <w:r>
        <w:br w:type="page"/>
      </w:r>
    </w:p>
    <w:p w14:paraId="12684BB3" w14:textId="3DCF53FD" w:rsidR="00741858" w:rsidRPr="00C97173" w:rsidRDefault="00741858" w:rsidP="00741858">
      <w:pPr>
        <w:pStyle w:val="Heading1"/>
        <w:rPr>
          <w:sz w:val="36"/>
          <w:rPrChange w:id="28" w:author="Microsoft Word" w:date="2026-09-09T14:02:00Z" w16du:dateUtc="2026-09-09T13:02:00Z">
            <w:rPr/>
          </w:rPrChange>
        </w:rPr>
      </w:pPr>
      <w:bookmarkStart w:id="29" w:name="_Toc239852274"/>
      <w:bookmarkStart w:id="30" w:name="_Toc239899845"/>
      <w:bookmarkStart w:id="31" w:name="_Toc239899849"/>
      <w:r>
        <w:rPr>
          <w:sz w:val="36"/>
        </w:rPr>
        <w:t>2</w:t>
      </w:r>
      <w:r w:rsidRPr="00EF765F">
        <w:rPr>
          <w:sz w:val="36"/>
        </w:rPr>
        <w:t>. How to Use This System Integration framework</w:t>
      </w:r>
      <w:bookmarkEnd w:id="31"/>
    </w:p>
    <w:p w14:paraId="4BD0636B" w14:textId="419EDD2C" w:rsidR="003822AA" w:rsidRDefault="00741858" w:rsidP="003822AA">
      <w:pPr>
        <w:spacing w:after="200" w:line="276" w:lineRule="auto"/>
      </w:pPr>
      <w:r w:rsidRPr="00F96828">
        <w:rPr>
          <w:rFonts w:ascii="Aptos" w:hAnsi="Aptos"/>
          <w:sz w:val="18"/>
          <w:rPrChange w:id="32" w:author="Microsoft Word" w:date="2026-09-09T14:02:00Z" w16du:dateUtc="2026-09-09T13:02:00Z">
            <w:rPr>
              <w:sz w:val="22"/>
              <w:szCs w:val="22"/>
            </w:rPr>
          </w:rPrChange>
        </w:rPr>
        <w:t xml:space="preserve">This </w:t>
      </w:r>
      <w:r w:rsidRPr="00F96828">
        <w:rPr>
          <w:rFonts w:ascii="Aptos" w:hAnsi="Aptos"/>
          <w:sz w:val="18"/>
          <w:lang w:val="en-GB"/>
          <w:rPrChange w:id="33" w:author="Microsoft Word" w:date="2026-09-09T14:02:00Z" w16du:dateUtc="2026-09-09T13:02:00Z">
            <w:rPr>
              <w:lang w:val="en-GB"/>
            </w:rPr>
          </w:rPrChange>
        </w:rPr>
        <w:t>System Integration framework</w:t>
      </w:r>
      <w:r w:rsidRPr="00F96828" w:rsidDel="00A22181">
        <w:rPr>
          <w:rFonts w:ascii="Aptos" w:hAnsi="Aptos"/>
          <w:sz w:val="18"/>
          <w:rPrChange w:id="34" w:author="Microsoft Word" w:date="2026-09-09T14:02:00Z" w16du:dateUtc="2026-09-09T13:02:00Z">
            <w:rPr>
              <w:sz w:val="22"/>
              <w:szCs w:val="22"/>
            </w:rPr>
          </w:rPrChange>
        </w:rPr>
        <w:t xml:space="preserve"> </w:t>
      </w:r>
      <w:r w:rsidRPr="00F96828">
        <w:rPr>
          <w:rFonts w:ascii="Aptos" w:hAnsi="Aptos"/>
          <w:sz w:val="18"/>
          <w:rPrChange w:id="35" w:author="Microsoft Word" w:date="2026-09-09T14:02:00Z" w16du:dateUtc="2026-09-09T13:02:00Z">
            <w:rPr>
              <w:sz w:val="22"/>
              <w:szCs w:val="22"/>
            </w:rPr>
          </w:rPrChange>
        </w:rPr>
        <w:t xml:space="preserve">serves several audiences, </w:t>
      </w:r>
      <w:r w:rsidR="00865EAB">
        <w:rPr>
          <w:rFonts w:ascii="Aptos" w:hAnsi="Aptos"/>
          <w:sz w:val="18"/>
        </w:rPr>
        <w:t xml:space="preserve">the recommended </w:t>
      </w:r>
      <w:r w:rsidR="00F375E1">
        <w:rPr>
          <w:rFonts w:ascii="Aptos" w:hAnsi="Aptos"/>
          <w:sz w:val="18"/>
        </w:rPr>
        <w:t>reading path for specific roles is described below as guideline.</w:t>
      </w:r>
      <w:r w:rsidRPr="00637FA9">
        <w:rPr>
          <w:rFonts w:ascii="Aptos" w:hAnsi="Aptos"/>
          <w:sz w:val="18"/>
        </w:rPr>
        <w:t xml:space="preserve"> </w:t>
      </w:r>
      <w:r w:rsidRPr="00F96828">
        <w:rPr>
          <w:rFonts w:ascii="Aptos" w:hAnsi="Aptos"/>
          <w:sz w:val="18"/>
          <w:rPrChange w:id="36" w:author="Microsoft Word" w:date="2026-09-09T14:02:00Z" w16du:dateUtc="2026-09-09T13:02:00Z">
            <w:rPr>
              <w:sz w:val="22"/>
              <w:szCs w:val="22"/>
            </w:rPr>
          </w:rPrChange>
        </w:rPr>
        <w:t xml:space="preserve">Each entry points to the sections most relevant to that role. The second column is the shortest route to what </w:t>
      </w:r>
      <w:r w:rsidR="0014547C">
        <w:rPr>
          <w:rFonts w:ascii="Aptos" w:hAnsi="Aptos"/>
          <w:sz w:val="18"/>
        </w:rPr>
        <w:t>is important</w:t>
      </w:r>
      <w:r w:rsidRPr="00F96828">
        <w:rPr>
          <w:rFonts w:ascii="Aptos" w:hAnsi="Aptos"/>
          <w:sz w:val="18"/>
          <w:rPrChange w:id="37" w:author="Microsoft Word" w:date="2026-09-09T14:02:00Z" w16du:dateUtc="2026-09-09T13:02:00Z">
            <w:rPr>
              <w:sz w:val="22"/>
              <w:szCs w:val="22"/>
            </w:rPr>
          </w:rPrChange>
        </w:rPr>
        <w:t>. If your work spans more than one role, each relevant path</w:t>
      </w:r>
      <w:r>
        <w:rPr>
          <w:rFonts w:ascii="Aptos" w:hAnsi="Aptos"/>
          <w:sz w:val="18"/>
        </w:rPr>
        <w:t xml:space="preserve"> </w:t>
      </w:r>
      <w:r w:rsidR="008B612C">
        <w:rPr>
          <w:rFonts w:ascii="Aptos" w:hAnsi="Aptos"/>
          <w:sz w:val="18"/>
        </w:rPr>
        <w:t>can be followed</w:t>
      </w:r>
      <w:r w:rsidRPr="00F96828">
        <w:rPr>
          <w:rFonts w:ascii="Aptos" w:hAnsi="Aptos"/>
          <w:sz w:val="18"/>
          <w:rPrChange w:id="38" w:author="Microsoft Word" w:date="2026-09-09T14:02:00Z" w16du:dateUtc="2026-09-09T13:02:00Z">
            <w:rPr>
              <w:sz w:val="22"/>
              <w:szCs w:val="22"/>
            </w:rPr>
          </w:rPrChange>
        </w:rPr>
        <w:t xml:space="preserve"> and the broader path </w:t>
      </w:r>
      <w:r w:rsidR="008B612C">
        <w:rPr>
          <w:rFonts w:ascii="Aptos" w:hAnsi="Aptos"/>
          <w:sz w:val="18"/>
        </w:rPr>
        <w:t xml:space="preserve">can used </w:t>
      </w:r>
      <w:r w:rsidRPr="00F96828">
        <w:rPr>
          <w:rFonts w:ascii="Aptos" w:hAnsi="Aptos"/>
          <w:sz w:val="18"/>
          <w:rPrChange w:id="39" w:author="Microsoft Word" w:date="2026-09-09T14:02:00Z" w16du:dateUtc="2026-09-09T13:02:00Z">
            <w:rPr>
              <w:sz w:val="22"/>
              <w:szCs w:val="22"/>
            </w:rPr>
          </w:rPrChange>
        </w:rPr>
        <w:t>as the superset.</w:t>
      </w:r>
      <w:r w:rsidR="003822AA">
        <w:br/>
      </w:r>
    </w:p>
    <w:tbl>
      <w:tblPr>
        <w:tblW w:w="9493" w:type="dxa"/>
        <w:tblLook w:val="04A0" w:firstRow="1" w:lastRow="0" w:firstColumn="1" w:lastColumn="0" w:noHBand="0" w:noVBand="1"/>
      </w:tblPr>
      <w:tblGrid>
        <w:gridCol w:w="1838"/>
        <w:gridCol w:w="1559"/>
        <w:gridCol w:w="3686"/>
        <w:gridCol w:w="2410"/>
      </w:tblGrid>
      <w:tr w:rsidR="003822AA" w:rsidRPr="00395921" w14:paraId="00CB3E10" w14:textId="77777777" w:rsidTr="00395E6E">
        <w:trPr>
          <w:trHeight w:val="288"/>
        </w:trPr>
        <w:tc>
          <w:tcPr>
            <w:tcW w:w="183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1482D7D7" w14:textId="77777777" w:rsidR="003822AA" w:rsidRPr="003822AA" w:rsidRDefault="003822AA">
            <w:pPr>
              <w:jc w:val="center"/>
              <w:rPr>
                <w:rFonts w:ascii="Aptos" w:eastAsiaTheme="minorEastAsia" w:hAnsi="Aptos" w:cstheme="minorBidi"/>
                <w:b/>
                <w:bCs/>
                <w:color w:val="auto"/>
                <w:sz w:val="17"/>
                <w:szCs w:val="22"/>
                <w:lang w:val="en-US" w:eastAsia="en-US"/>
              </w:rPr>
            </w:pPr>
            <w:r w:rsidRPr="003822AA">
              <w:rPr>
                <w:rFonts w:ascii="Aptos" w:eastAsiaTheme="minorEastAsia" w:hAnsi="Aptos" w:cstheme="minorBidi"/>
                <w:b/>
                <w:bCs/>
                <w:color w:val="auto"/>
                <w:sz w:val="17"/>
                <w:szCs w:val="22"/>
                <w:lang w:val="en-US" w:eastAsia="en-US"/>
              </w:rPr>
              <w:t>Role</w:t>
            </w:r>
          </w:p>
        </w:tc>
        <w:tc>
          <w:tcPr>
            <w:tcW w:w="1559" w:type="dxa"/>
            <w:tcBorders>
              <w:top w:val="single" w:sz="4" w:space="0" w:color="auto"/>
              <w:left w:val="nil"/>
              <w:bottom w:val="single" w:sz="4" w:space="0" w:color="auto"/>
              <w:right w:val="single" w:sz="4" w:space="0" w:color="auto"/>
            </w:tcBorders>
            <w:shd w:val="clear" w:color="auto" w:fill="002060"/>
            <w:vAlign w:val="center"/>
            <w:hideMark/>
          </w:tcPr>
          <w:p w14:paraId="7A9F1005" w14:textId="77777777" w:rsidR="003822AA" w:rsidRPr="003822AA" w:rsidRDefault="003822AA">
            <w:pPr>
              <w:jc w:val="center"/>
              <w:rPr>
                <w:rFonts w:ascii="Aptos" w:eastAsiaTheme="minorEastAsia" w:hAnsi="Aptos" w:cstheme="minorBidi"/>
                <w:b/>
                <w:bCs/>
                <w:color w:val="auto"/>
                <w:sz w:val="17"/>
                <w:szCs w:val="22"/>
                <w:lang w:val="en-US" w:eastAsia="en-US"/>
              </w:rPr>
            </w:pPr>
            <w:r w:rsidRPr="003822AA">
              <w:rPr>
                <w:rFonts w:ascii="Aptos" w:eastAsiaTheme="minorEastAsia" w:hAnsi="Aptos" w:cstheme="minorBidi"/>
                <w:b/>
                <w:bCs/>
                <w:color w:val="auto"/>
                <w:sz w:val="17"/>
                <w:szCs w:val="22"/>
                <w:lang w:val="en-US" w:eastAsia="en-US"/>
              </w:rPr>
              <w:t>Start Here</w:t>
            </w:r>
          </w:p>
        </w:tc>
        <w:tc>
          <w:tcPr>
            <w:tcW w:w="3686" w:type="dxa"/>
            <w:tcBorders>
              <w:top w:val="single" w:sz="4" w:space="0" w:color="auto"/>
              <w:left w:val="nil"/>
              <w:bottom w:val="single" w:sz="4" w:space="0" w:color="auto"/>
              <w:right w:val="single" w:sz="4" w:space="0" w:color="auto"/>
            </w:tcBorders>
            <w:shd w:val="clear" w:color="auto" w:fill="002060"/>
            <w:vAlign w:val="center"/>
            <w:hideMark/>
          </w:tcPr>
          <w:p w14:paraId="43368381" w14:textId="77777777" w:rsidR="003822AA" w:rsidRPr="003822AA" w:rsidRDefault="003822AA">
            <w:pPr>
              <w:jc w:val="center"/>
              <w:rPr>
                <w:rFonts w:ascii="Aptos" w:eastAsiaTheme="minorEastAsia" w:hAnsi="Aptos" w:cstheme="minorBidi"/>
                <w:b/>
                <w:bCs/>
                <w:color w:val="auto"/>
                <w:sz w:val="17"/>
                <w:szCs w:val="22"/>
                <w:lang w:val="en-US" w:eastAsia="en-US"/>
              </w:rPr>
            </w:pPr>
            <w:r w:rsidRPr="003822AA">
              <w:rPr>
                <w:rFonts w:ascii="Aptos" w:eastAsiaTheme="minorEastAsia" w:hAnsi="Aptos" w:cstheme="minorBidi"/>
                <w:b/>
                <w:bCs/>
                <w:color w:val="auto"/>
                <w:sz w:val="17"/>
                <w:szCs w:val="22"/>
                <w:lang w:val="en-US" w:eastAsia="en-US"/>
              </w:rPr>
              <w:t>Then Read</w:t>
            </w:r>
          </w:p>
        </w:tc>
        <w:tc>
          <w:tcPr>
            <w:tcW w:w="2410" w:type="dxa"/>
            <w:tcBorders>
              <w:top w:val="single" w:sz="4" w:space="0" w:color="auto"/>
              <w:left w:val="nil"/>
              <w:bottom w:val="single" w:sz="4" w:space="0" w:color="auto"/>
              <w:right w:val="single" w:sz="4" w:space="0" w:color="auto"/>
            </w:tcBorders>
            <w:shd w:val="clear" w:color="auto" w:fill="002060"/>
            <w:vAlign w:val="center"/>
            <w:hideMark/>
          </w:tcPr>
          <w:p w14:paraId="1D5FD717" w14:textId="77777777" w:rsidR="003822AA" w:rsidRPr="003822AA" w:rsidRDefault="003822AA">
            <w:pPr>
              <w:jc w:val="center"/>
              <w:rPr>
                <w:rFonts w:ascii="Aptos" w:eastAsiaTheme="minorEastAsia" w:hAnsi="Aptos" w:cstheme="minorBidi"/>
                <w:b/>
                <w:bCs/>
                <w:color w:val="auto"/>
                <w:sz w:val="17"/>
                <w:szCs w:val="22"/>
                <w:lang w:val="en-US" w:eastAsia="en-US"/>
              </w:rPr>
            </w:pPr>
            <w:r w:rsidRPr="003822AA">
              <w:rPr>
                <w:rFonts w:ascii="Aptos" w:eastAsiaTheme="minorEastAsia" w:hAnsi="Aptos" w:cstheme="minorBidi"/>
                <w:b/>
                <w:bCs/>
                <w:color w:val="auto"/>
                <w:sz w:val="17"/>
                <w:szCs w:val="22"/>
                <w:lang w:val="en-US" w:eastAsia="en-US"/>
              </w:rPr>
              <w:t>Outcome</w:t>
            </w:r>
          </w:p>
        </w:tc>
      </w:tr>
      <w:tr w:rsidR="003822AA" w:rsidRPr="00395921" w14:paraId="2B5A38E0" w14:textId="77777777" w:rsidTr="00395E6E">
        <w:trPr>
          <w:trHeight w:val="864"/>
        </w:trPr>
        <w:tc>
          <w:tcPr>
            <w:tcW w:w="1838" w:type="dxa"/>
            <w:tcBorders>
              <w:top w:val="nil"/>
              <w:left w:val="single" w:sz="4" w:space="0" w:color="auto"/>
              <w:bottom w:val="single" w:sz="4" w:space="0" w:color="auto"/>
              <w:right w:val="single" w:sz="4" w:space="0" w:color="auto"/>
            </w:tcBorders>
            <w:vAlign w:val="center"/>
            <w:hideMark/>
          </w:tcPr>
          <w:p w14:paraId="1018A1D7"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Executive Sponsor / Leadership</w:t>
            </w:r>
          </w:p>
        </w:tc>
        <w:tc>
          <w:tcPr>
            <w:tcW w:w="1559" w:type="dxa"/>
            <w:tcBorders>
              <w:top w:val="nil"/>
              <w:left w:val="nil"/>
              <w:bottom w:val="single" w:sz="4" w:space="0" w:color="auto"/>
              <w:right w:val="single" w:sz="4" w:space="0" w:color="auto"/>
            </w:tcBorders>
            <w:vAlign w:val="center"/>
            <w:hideMark/>
          </w:tcPr>
          <w:p w14:paraId="1C056729"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Section 3 Executive Summary</w:t>
            </w:r>
          </w:p>
        </w:tc>
        <w:tc>
          <w:tcPr>
            <w:tcW w:w="3686" w:type="dxa"/>
            <w:tcBorders>
              <w:top w:val="nil"/>
              <w:left w:val="nil"/>
              <w:bottom w:val="single" w:sz="4" w:space="0" w:color="auto"/>
              <w:right w:val="single" w:sz="4" w:space="0" w:color="auto"/>
            </w:tcBorders>
            <w:vAlign w:val="center"/>
            <w:hideMark/>
          </w:tcPr>
          <w:p w14:paraId="0B8C32AC" w14:textId="77777777" w:rsidR="00395E6E"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 xml:space="preserve">Section 4 Architectural Position → </w:t>
            </w:r>
          </w:p>
          <w:p w14:paraId="0D419000" w14:textId="77777777" w:rsidR="00395E6E"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Section 11 Guardrails →</w:t>
            </w:r>
          </w:p>
          <w:p w14:paraId="16535BC3" w14:textId="273E0D71"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Section 12 Governance &amp; Exceptions</w:t>
            </w:r>
          </w:p>
        </w:tc>
        <w:tc>
          <w:tcPr>
            <w:tcW w:w="2410" w:type="dxa"/>
            <w:tcBorders>
              <w:top w:val="nil"/>
              <w:left w:val="nil"/>
              <w:bottom w:val="single" w:sz="4" w:space="0" w:color="auto"/>
              <w:right w:val="single" w:sz="4" w:space="0" w:color="auto"/>
            </w:tcBorders>
            <w:vAlign w:val="center"/>
            <w:hideMark/>
          </w:tcPr>
          <w:p w14:paraId="16F40B17"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Understand why the framework exists, its strategic direction, governance model and key controls.</w:t>
            </w:r>
          </w:p>
        </w:tc>
      </w:tr>
      <w:tr w:rsidR="003822AA" w:rsidRPr="00395921" w14:paraId="2EA0989E" w14:textId="77777777" w:rsidTr="00395E6E">
        <w:trPr>
          <w:trHeight w:val="1152"/>
        </w:trPr>
        <w:tc>
          <w:tcPr>
            <w:tcW w:w="1838" w:type="dxa"/>
            <w:tcBorders>
              <w:top w:val="nil"/>
              <w:left w:val="single" w:sz="4" w:space="0" w:color="auto"/>
              <w:bottom w:val="single" w:sz="4" w:space="0" w:color="auto"/>
              <w:right w:val="single" w:sz="4" w:space="0" w:color="auto"/>
            </w:tcBorders>
            <w:vAlign w:val="center"/>
            <w:hideMark/>
          </w:tcPr>
          <w:p w14:paraId="3F44BE75"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Solution / Portfolio / Domain Architect</w:t>
            </w:r>
          </w:p>
        </w:tc>
        <w:tc>
          <w:tcPr>
            <w:tcW w:w="1559" w:type="dxa"/>
            <w:tcBorders>
              <w:top w:val="nil"/>
              <w:left w:val="nil"/>
              <w:bottom w:val="single" w:sz="4" w:space="0" w:color="auto"/>
              <w:right w:val="single" w:sz="4" w:space="0" w:color="auto"/>
            </w:tcBorders>
            <w:vAlign w:val="center"/>
            <w:hideMark/>
          </w:tcPr>
          <w:p w14:paraId="4B4B5EDD"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Section 4 Architectural Position</w:t>
            </w:r>
          </w:p>
        </w:tc>
        <w:tc>
          <w:tcPr>
            <w:tcW w:w="3686" w:type="dxa"/>
            <w:tcBorders>
              <w:top w:val="nil"/>
              <w:left w:val="nil"/>
              <w:bottom w:val="single" w:sz="4" w:space="0" w:color="auto"/>
              <w:right w:val="single" w:sz="4" w:space="0" w:color="auto"/>
            </w:tcBorders>
            <w:vAlign w:val="center"/>
            <w:hideMark/>
          </w:tcPr>
          <w:p w14:paraId="27405600" w14:textId="77777777" w:rsidR="00395E6E"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 xml:space="preserve">Section 5 Reference Architecture → </w:t>
            </w:r>
          </w:p>
          <w:p w14:paraId="25832A0A" w14:textId="02162970"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Section 6 Choosing an Integration Pattern → Section 7 Enterprise Pattern Catalogue</w:t>
            </w:r>
          </w:p>
        </w:tc>
        <w:tc>
          <w:tcPr>
            <w:tcW w:w="2410" w:type="dxa"/>
            <w:tcBorders>
              <w:top w:val="nil"/>
              <w:left w:val="nil"/>
              <w:bottom w:val="single" w:sz="4" w:space="0" w:color="auto"/>
              <w:right w:val="single" w:sz="4" w:space="0" w:color="auto"/>
            </w:tcBorders>
            <w:vAlign w:val="center"/>
            <w:hideMark/>
          </w:tcPr>
          <w:p w14:paraId="33F08EBC"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Design solutions aligned to Chaucer's approved integration architecture and patterns.</w:t>
            </w:r>
          </w:p>
        </w:tc>
      </w:tr>
      <w:tr w:rsidR="003822AA" w:rsidRPr="00395921" w14:paraId="32BCCCC0" w14:textId="77777777" w:rsidTr="00395E6E">
        <w:trPr>
          <w:trHeight w:val="864"/>
        </w:trPr>
        <w:tc>
          <w:tcPr>
            <w:tcW w:w="1838" w:type="dxa"/>
            <w:tcBorders>
              <w:top w:val="nil"/>
              <w:left w:val="single" w:sz="4" w:space="0" w:color="auto"/>
              <w:bottom w:val="single" w:sz="4" w:space="0" w:color="auto"/>
              <w:right w:val="single" w:sz="4" w:space="0" w:color="auto"/>
            </w:tcBorders>
            <w:vAlign w:val="center"/>
            <w:hideMark/>
          </w:tcPr>
          <w:p w14:paraId="620BA277"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Integration SME / Developer</w:t>
            </w:r>
          </w:p>
        </w:tc>
        <w:tc>
          <w:tcPr>
            <w:tcW w:w="1559" w:type="dxa"/>
            <w:tcBorders>
              <w:top w:val="nil"/>
              <w:left w:val="nil"/>
              <w:bottom w:val="single" w:sz="4" w:space="0" w:color="auto"/>
              <w:right w:val="single" w:sz="4" w:space="0" w:color="auto"/>
            </w:tcBorders>
            <w:vAlign w:val="center"/>
            <w:hideMark/>
          </w:tcPr>
          <w:p w14:paraId="73648A7E"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Section 6 Choosing an Integration Pattern</w:t>
            </w:r>
          </w:p>
        </w:tc>
        <w:tc>
          <w:tcPr>
            <w:tcW w:w="3686" w:type="dxa"/>
            <w:tcBorders>
              <w:top w:val="nil"/>
              <w:left w:val="nil"/>
              <w:bottom w:val="single" w:sz="4" w:space="0" w:color="auto"/>
              <w:right w:val="single" w:sz="4" w:space="0" w:color="auto"/>
            </w:tcBorders>
            <w:vAlign w:val="center"/>
            <w:hideMark/>
          </w:tcPr>
          <w:p w14:paraId="6605F756" w14:textId="77777777" w:rsidR="00331A53"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 xml:space="preserve">Section 7 Enterprise Pattern Catalogue → </w:t>
            </w:r>
          </w:p>
          <w:p w14:paraId="7321E6C0" w14:textId="2F4060D8" w:rsidR="003822AA" w:rsidRPr="003822AA" w:rsidRDefault="00331A53">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 xml:space="preserve">Section </w:t>
            </w:r>
            <w:r>
              <w:rPr>
                <w:rFonts w:ascii="Aptos" w:eastAsiaTheme="minorEastAsia" w:hAnsi="Aptos" w:cstheme="minorBidi"/>
                <w:color w:val="auto"/>
                <w:sz w:val="17"/>
                <w:szCs w:val="22"/>
                <w:lang w:val="en-US" w:eastAsia="en-US"/>
              </w:rPr>
              <w:t>8</w:t>
            </w:r>
            <w:r w:rsidRPr="003822AA">
              <w:rPr>
                <w:rFonts w:ascii="Aptos" w:eastAsiaTheme="minorEastAsia" w:hAnsi="Aptos" w:cstheme="minorBidi"/>
                <w:color w:val="auto"/>
                <w:sz w:val="17"/>
                <w:szCs w:val="22"/>
                <w:lang w:val="en-US" w:eastAsia="en-US"/>
              </w:rPr>
              <w:t xml:space="preserve"> Data Platform Position &amp; Guardrails </w:t>
            </w:r>
            <w:r w:rsidR="003822AA" w:rsidRPr="003822AA">
              <w:rPr>
                <w:rFonts w:ascii="Aptos" w:eastAsiaTheme="minorEastAsia" w:hAnsi="Aptos" w:cstheme="minorBidi"/>
                <w:color w:val="auto"/>
                <w:sz w:val="17"/>
                <w:szCs w:val="22"/>
                <w:lang w:val="en-US" w:eastAsia="en-US"/>
              </w:rPr>
              <w:t>Section 10 Security &amp; Operational Excellence</w:t>
            </w:r>
          </w:p>
        </w:tc>
        <w:tc>
          <w:tcPr>
            <w:tcW w:w="2410" w:type="dxa"/>
            <w:tcBorders>
              <w:top w:val="nil"/>
              <w:left w:val="nil"/>
              <w:bottom w:val="single" w:sz="4" w:space="0" w:color="auto"/>
              <w:right w:val="single" w:sz="4" w:space="0" w:color="auto"/>
            </w:tcBorders>
            <w:vAlign w:val="center"/>
            <w:hideMark/>
          </w:tcPr>
          <w:p w14:paraId="769E5200"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Build integrations using approved patterns, services and operational controls.</w:t>
            </w:r>
          </w:p>
        </w:tc>
      </w:tr>
      <w:tr w:rsidR="003822AA" w:rsidRPr="00395921" w14:paraId="422F1155" w14:textId="77777777" w:rsidTr="00395E6E">
        <w:trPr>
          <w:trHeight w:val="1152"/>
        </w:trPr>
        <w:tc>
          <w:tcPr>
            <w:tcW w:w="1838" w:type="dxa"/>
            <w:tcBorders>
              <w:top w:val="nil"/>
              <w:left w:val="single" w:sz="4" w:space="0" w:color="auto"/>
              <w:bottom w:val="single" w:sz="4" w:space="0" w:color="auto"/>
              <w:right w:val="single" w:sz="4" w:space="0" w:color="auto"/>
            </w:tcBorders>
            <w:vAlign w:val="center"/>
            <w:hideMark/>
          </w:tcPr>
          <w:p w14:paraId="059BE47A" w14:textId="77777777" w:rsid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 xml:space="preserve">Data Architect / </w:t>
            </w:r>
          </w:p>
          <w:p w14:paraId="1007BA3E" w14:textId="30D8BB72"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Data Platform Lead / Data Engineer</w:t>
            </w:r>
          </w:p>
        </w:tc>
        <w:tc>
          <w:tcPr>
            <w:tcW w:w="1559" w:type="dxa"/>
            <w:tcBorders>
              <w:top w:val="nil"/>
              <w:left w:val="nil"/>
              <w:bottom w:val="single" w:sz="4" w:space="0" w:color="auto"/>
              <w:right w:val="single" w:sz="4" w:space="0" w:color="auto"/>
            </w:tcBorders>
            <w:vAlign w:val="center"/>
            <w:hideMark/>
          </w:tcPr>
          <w:p w14:paraId="1380A3DC" w14:textId="6DBA725D"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 xml:space="preserve">Section </w:t>
            </w:r>
            <w:r w:rsidR="004C24AC">
              <w:rPr>
                <w:rFonts w:ascii="Aptos" w:eastAsiaTheme="minorEastAsia" w:hAnsi="Aptos" w:cstheme="minorBidi"/>
                <w:color w:val="auto"/>
                <w:sz w:val="17"/>
                <w:szCs w:val="22"/>
                <w:lang w:val="en-US" w:eastAsia="en-US"/>
              </w:rPr>
              <w:t>8</w:t>
            </w:r>
            <w:r w:rsidRPr="003822AA">
              <w:rPr>
                <w:rFonts w:ascii="Aptos" w:eastAsiaTheme="minorEastAsia" w:hAnsi="Aptos" w:cstheme="minorBidi"/>
                <w:color w:val="auto"/>
                <w:sz w:val="17"/>
                <w:szCs w:val="22"/>
                <w:lang w:val="en-US" w:eastAsia="en-US"/>
              </w:rPr>
              <w:t xml:space="preserve"> Data Platform Position &amp; Guardrails</w:t>
            </w:r>
          </w:p>
        </w:tc>
        <w:tc>
          <w:tcPr>
            <w:tcW w:w="3686" w:type="dxa"/>
            <w:tcBorders>
              <w:top w:val="nil"/>
              <w:left w:val="nil"/>
              <w:bottom w:val="single" w:sz="4" w:space="0" w:color="auto"/>
              <w:right w:val="single" w:sz="4" w:space="0" w:color="auto"/>
            </w:tcBorders>
            <w:vAlign w:val="center"/>
            <w:hideMark/>
          </w:tcPr>
          <w:p w14:paraId="491ADF66" w14:textId="24C252DF"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Section 10 Security &amp; Operational Excellence → Section 11 Guardrails</w:t>
            </w:r>
          </w:p>
        </w:tc>
        <w:tc>
          <w:tcPr>
            <w:tcW w:w="2410" w:type="dxa"/>
            <w:tcBorders>
              <w:top w:val="nil"/>
              <w:left w:val="nil"/>
              <w:bottom w:val="single" w:sz="4" w:space="0" w:color="auto"/>
              <w:right w:val="single" w:sz="4" w:space="0" w:color="auto"/>
            </w:tcBorders>
            <w:vAlign w:val="center"/>
            <w:hideMark/>
          </w:tcPr>
          <w:p w14:paraId="26F939E7"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Understand approved SIF-to-Data Platform boundaries, exchange patterns, ownership responsibilities and governance controls.</w:t>
            </w:r>
          </w:p>
        </w:tc>
      </w:tr>
      <w:tr w:rsidR="003822AA" w:rsidRPr="00395921" w14:paraId="738F34D9" w14:textId="77777777" w:rsidTr="00395E6E">
        <w:trPr>
          <w:trHeight w:val="864"/>
        </w:trPr>
        <w:tc>
          <w:tcPr>
            <w:tcW w:w="1838" w:type="dxa"/>
            <w:tcBorders>
              <w:top w:val="nil"/>
              <w:left w:val="single" w:sz="4" w:space="0" w:color="auto"/>
              <w:bottom w:val="single" w:sz="4" w:space="0" w:color="auto"/>
              <w:right w:val="single" w:sz="4" w:space="0" w:color="auto"/>
            </w:tcBorders>
            <w:vAlign w:val="center"/>
            <w:hideMark/>
          </w:tcPr>
          <w:p w14:paraId="22B8CF7C"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Security Architect / Cloud Operations</w:t>
            </w:r>
          </w:p>
        </w:tc>
        <w:tc>
          <w:tcPr>
            <w:tcW w:w="1559" w:type="dxa"/>
            <w:tcBorders>
              <w:top w:val="nil"/>
              <w:left w:val="nil"/>
              <w:bottom w:val="single" w:sz="4" w:space="0" w:color="auto"/>
              <w:right w:val="single" w:sz="4" w:space="0" w:color="auto"/>
            </w:tcBorders>
            <w:vAlign w:val="center"/>
            <w:hideMark/>
          </w:tcPr>
          <w:p w14:paraId="26FC8737"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Section 5.3 Security &amp; Trust Boundary</w:t>
            </w:r>
          </w:p>
        </w:tc>
        <w:tc>
          <w:tcPr>
            <w:tcW w:w="3686" w:type="dxa"/>
            <w:tcBorders>
              <w:top w:val="nil"/>
              <w:left w:val="nil"/>
              <w:bottom w:val="single" w:sz="4" w:space="0" w:color="auto"/>
              <w:right w:val="single" w:sz="4" w:space="0" w:color="auto"/>
            </w:tcBorders>
            <w:vAlign w:val="center"/>
            <w:hideMark/>
          </w:tcPr>
          <w:p w14:paraId="12858910" w14:textId="77777777" w:rsidR="00395E6E"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 xml:space="preserve">Section 10 Security &amp; Operational Excellence → Section 11 Guardrails → </w:t>
            </w:r>
          </w:p>
          <w:p w14:paraId="40DC012D" w14:textId="79E99EFF"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Section 12 Security Conformance</w:t>
            </w:r>
          </w:p>
        </w:tc>
        <w:tc>
          <w:tcPr>
            <w:tcW w:w="2410" w:type="dxa"/>
            <w:tcBorders>
              <w:top w:val="nil"/>
              <w:left w:val="nil"/>
              <w:bottom w:val="single" w:sz="4" w:space="0" w:color="auto"/>
              <w:right w:val="single" w:sz="4" w:space="0" w:color="auto"/>
            </w:tcBorders>
            <w:vAlign w:val="center"/>
            <w:hideMark/>
          </w:tcPr>
          <w:p w14:paraId="5325FE07"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Assess security posture, operational controls, identity, monitoring and compliance requirements.</w:t>
            </w:r>
          </w:p>
        </w:tc>
      </w:tr>
      <w:tr w:rsidR="003822AA" w:rsidRPr="00395921" w14:paraId="02919C1B" w14:textId="77777777" w:rsidTr="00395E6E">
        <w:trPr>
          <w:trHeight w:val="1152"/>
        </w:trPr>
        <w:tc>
          <w:tcPr>
            <w:tcW w:w="1838" w:type="dxa"/>
            <w:tcBorders>
              <w:top w:val="nil"/>
              <w:left w:val="single" w:sz="4" w:space="0" w:color="auto"/>
              <w:bottom w:val="single" w:sz="4" w:space="0" w:color="auto"/>
              <w:right w:val="single" w:sz="4" w:space="0" w:color="auto"/>
            </w:tcBorders>
            <w:vAlign w:val="center"/>
            <w:hideMark/>
          </w:tcPr>
          <w:p w14:paraId="57EB4EA9"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Technical Design Authority (TDA)</w:t>
            </w:r>
          </w:p>
        </w:tc>
        <w:tc>
          <w:tcPr>
            <w:tcW w:w="1559" w:type="dxa"/>
            <w:tcBorders>
              <w:top w:val="nil"/>
              <w:left w:val="nil"/>
              <w:bottom w:val="single" w:sz="4" w:space="0" w:color="auto"/>
              <w:right w:val="single" w:sz="4" w:space="0" w:color="auto"/>
            </w:tcBorders>
            <w:vAlign w:val="center"/>
            <w:hideMark/>
          </w:tcPr>
          <w:p w14:paraId="79357D89"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Section 11 Guardrails</w:t>
            </w:r>
          </w:p>
        </w:tc>
        <w:tc>
          <w:tcPr>
            <w:tcW w:w="3686" w:type="dxa"/>
            <w:tcBorders>
              <w:top w:val="nil"/>
              <w:left w:val="nil"/>
              <w:bottom w:val="single" w:sz="4" w:space="0" w:color="auto"/>
              <w:right w:val="single" w:sz="4" w:space="0" w:color="auto"/>
            </w:tcBorders>
            <w:vAlign w:val="center"/>
            <w:hideMark/>
          </w:tcPr>
          <w:p w14:paraId="0456196C" w14:textId="77777777" w:rsidR="00395E6E"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 xml:space="preserve">Section 12 Governance &amp; Exceptions → </w:t>
            </w:r>
          </w:p>
          <w:p w14:paraId="141DF04D" w14:textId="27E7D7FF"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Section 7 Enterprise Pattern Catalogue → Section 9 Data Platform Position &amp; Guardrails</w:t>
            </w:r>
          </w:p>
        </w:tc>
        <w:tc>
          <w:tcPr>
            <w:tcW w:w="2410" w:type="dxa"/>
            <w:tcBorders>
              <w:top w:val="nil"/>
              <w:left w:val="nil"/>
              <w:bottom w:val="single" w:sz="4" w:space="0" w:color="auto"/>
              <w:right w:val="single" w:sz="4" w:space="0" w:color="auto"/>
            </w:tcBorders>
            <w:vAlign w:val="center"/>
            <w:hideMark/>
          </w:tcPr>
          <w:p w14:paraId="5B987371" w14:textId="77777777" w:rsidR="003822AA" w:rsidRPr="003822AA" w:rsidRDefault="003822AA">
            <w:pPr>
              <w:rPr>
                <w:rFonts w:ascii="Aptos" w:eastAsiaTheme="minorEastAsia" w:hAnsi="Aptos" w:cstheme="minorBidi"/>
                <w:color w:val="auto"/>
                <w:sz w:val="17"/>
                <w:szCs w:val="22"/>
                <w:lang w:val="en-US" w:eastAsia="en-US"/>
              </w:rPr>
            </w:pPr>
            <w:r w:rsidRPr="003822AA">
              <w:rPr>
                <w:rFonts w:ascii="Aptos" w:eastAsiaTheme="minorEastAsia" w:hAnsi="Aptos" w:cstheme="minorBidi"/>
                <w:color w:val="auto"/>
                <w:sz w:val="17"/>
                <w:szCs w:val="22"/>
                <w:lang w:val="en-US" w:eastAsia="en-US"/>
              </w:rPr>
              <w:t>Assess architecture conformance, exceptions, integration pattern selection and data platform boundary compliance.</w:t>
            </w:r>
          </w:p>
        </w:tc>
      </w:tr>
    </w:tbl>
    <w:p w14:paraId="736F4A91" w14:textId="77777777" w:rsidR="00741858" w:rsidRDefault="00741858" w:rsidP="00741858">
      <w:pPr>
        <w:spacing w:after="120" w:line="278" w:lineRule="auto"/>
      </w:pPr>
    </w:p>
    <w:p w14:paraId="20E6D2B4" w14:textId="34EE1F95" w:rsidR="0095094A" w:rsidRPr="00DF00D3" w:rsidRDefault="00DF00D3">
      <w:pPr>
        <w:pStyle w:val="Heading1"/>
        <w:rPr>
          <w:rFonts w:ascii="Aptos" w:hAnsi="Aptos"/>
          <w:sz w:val="18"/>
        </w:rPr>
      </w:pPr>
      <w:r>
        <w:rPr>
          <w:rFonts w:ascii="Calibri heading" w:eastAsiaTheme="majorEastAsia" w:hAnsi="Calibri heading" w:cstheme="majorBidi"/>
          <w:bCs w:val="0"/>
          <w:color w:val="2E5496"/>
          <w:sz w:val="32"/>
          <w:szCs w:val="32"/>
          <w:lang w:val="en-US"/>
        </w:rPr>
        <w:t>3</w:t>
      </w:r>
      <w:r w:rsidR="007B5EA1" w:rsidRPr="000D2277">
        <w:rPr>
          <w:rFonts w:ascii="Calibri heading" w:eastAsiaTheme="majorEastAsia" w:hAnsi="Calibri heading" w:cstheme="majorBidi"/>
          <w:color w:val="2E5496"/>
          <w:sz w:val="32"/>
          <w:szCs w:val="32"/>
          <w:lang w:val="en-US"/>
        </w:rPr>
        <w:t>. Executive Summary</w:t>
      </w:r>
      <w:bookmarkEnd w:id="29"/>
      <w:bookmarkEnd w:id="30"/>
    </w:p>
    <w:p w14:paraId="27D88335" w14:textId="77777777" w:rsidR="004560C2" w:rsidRPr="000D2277" w:rsidRDefault="004560C2" w:rsidP="004560C2">
      <w:pPr>
        <w:rPr>
          <w:rFonts w:ascii="Aptos" w:hAnsi="Aptos"/>
          <w:sz w:val="18"/>
        </w:rPr>
      </w:pPr>
      <w:r w:rsidRPr="000D2277">
        <w:rPr>
          <w:rFonts w:ascii="Aptos" w:hAnsi="Aptos"/>
          <w:sz w:val="18"/>
        </w:rPr>
        <w:t>Chaucer requires a formal Systems Integration Framework to provide consistent architectural direction for system-to-system integration across internal applications, third-party platforms, SaaS services, vendor integrations and the enterprise data platform.</w:t>
      </w:r>
    </w:p>
    <w:p w14:paraId="71F587F4" w14:textId="77777777" w:rsidR="004560C2" w:rsidRPr="000D2277" w:rsidRDefault="004560C2" w:rsidP="004560C2">
      <w:pPr>
        <w:rPr>
          <w:rFonts w:ascii="Aptos" w:hAnsi="Aptos"/>
          <w:sz w:val="18"/>
        </w:rPr>
      </w:pPr>
    </w:p>
    <w:p w14:paraId="382E410D" w14:textId="3CF591A6" w:rsidR="004560C2" w:rsidRPr="000D2277" w:rsidRDefault="004560C2" w:rsidP="004560C2">
      <w:pPr>
        <w:rPr>
          <w:rFonts w:ascii="Aptos" w:hAnsi="Aptos"/>
          <w:sz w:val="18"/>
        </w:rPr>
      </w:pPr>
      <w:r w:rsidRPr="000D2277">
        <w:rPr>
          <w:rFonts w:ascii="Aptos" w:hAnsi="Aptos"/>
          <w:sz w:val="18"/>
        </w:rPr>
        <w:t xml:space="preserve">The </w:t>
      </w:r>
      <w:r w:rsidR="00A22181" w:rsidRPr="000D2277">
        <w:rPr>
          <w:rFonts w:ascii="Aptos" w:hAnsi="Aptos"/>
          <w:sz w:val="18"/>
          <w:lang w:val="en-GB"/>
        </w:rPr>
        <w:t>System Integration framework</w:t>
      </w:r>
      <w:r w:rsidR="00A22181" w:rsidRPr="000D2277" w:rsidDel="00A22181">
        <w:rPr>
          <w:rFonts w:ascii="Aptos" w:hAnsi="Aptos"/>
          <w:sz w:val="18"/>
        </w:rPr>
        <w:t xml:space="preserve"> </w:t>
      </w:r>
      <w:r w:rsidRPr="000D2277">
        <w:rPr>
          <w:rFonts w:ascii="Aptos" w:hAnsi="Aptos"/>
          <w:sz w:val="18"/>
        </w:rPr>
        <w:t>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04492B3F" w14:textId="77777777" w:rsidR="004560C2" w:rsidRPr="000D2277" w:rsidRDefault="004560C2" w:rsidP="004560C2">
      <w:pPr>
        <w:rPr>
          <w:rFonts w:ascii="Aptos" w:hAnsi="Aptos"/>
          <w:sz w:val="18"/>
        </w:rPr>
      </w:pPr>
    </w:p>
    <w:p w14:paraId="61825D6C" w14:textId="1E90237A" w:rsidR="004560C2" w:rsidRPr="000D2277" w:rsidRDefault="004560C2" w:rsidP="004560C2">
      <w:pPr>
        <w:rPr>
          <w:rFonts w:ascii="Aptos" w:hAnsi="Aptos"/>
          <w:sz w:val="18"/>
        </w:rPr>
      </w:pPr>
      <w:r w:rsidRPr="000D2277">
        <w:rPr>
          <w:rFonts w:ascii="Aptos" w:hAnsi="Aptos"/>
          <w:sz w:val="18"/>
        </w:rPr>
        <w:t xml:space="preserve">The </w:t>
      </w:r>
      <w:r w:rsidR="00A22181" w:rsidRPr="000D2277">
        <w:rPr>
          <w:rFonts w:ascii="Aptos" w:hAnsi="Aptos"/>
          <w:sz w:val="18"/>
          <w:lang w:val="en-GB"/>
        </w:rPr>
        <w:t>System Integration framework</w:t>
      </w:r>
      <w:r w:rsidR="00A22181" w:rsidRPr="000D2277" w:rsidDel="00A22181">
        <w:rPr>
          <w:rFonts w:ascii="Aptos" w:hAnsi="Aptos"/>
          <w:sz w:val="18"/>
        </w:rPr>
        <w:t xml:space="preserve"> </w:t>
      </w:r>
      <w:r w:rsidRPr="000D2277">
        <w:rPr>
          <w:rFonts w:ascii="Aptos" w:hAnsi="Aptos"/>
          <w:sz w:val="18"/>
        </w:rPr>
        <w:t>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r w:rsidR="002B703D">
        <w:rPr>
          <w:rFonts w:ascii="Aptos" w:hAnsi="Aptos"/>
          <w:sz w:val="18"/>
        </w:rPr>
        <w:br/>
      </w:r>
    </w:p>
    <w:p w14:paraId="49CA8C42" w14:textId="77777777" w:rsidR="001F4407" w:rsidRPr="000D2277" w:rsidRDefault="001F4407" w:rsidP="001F4407">
      <w:pPr>
        <w:pStyle w:val="Heading2"/>
        <w:rPr>
          <w:rFonts w:ascii="Calibri heading" w:hAnsi="Calibri heading"/>
          <w:b/>
          <w:color w:val="2E5496"/>
          <w:sz w:val="28"/>
          <w:lang w:val="en-US"/>
        </w:rPr>
      </w:pPr>
      <w:bookmarkStart w:id="40" w:name="_Toc239852276"/>
      <w:bookmarkStart w:id="41" w:name="_Toc239899847"/>
      <w:bookmarkStart w:id="42" w:name="_Toc239852275"/>
      <w:bookmarkStart w:id="43" w:name="_Toc239899846"/>
      <w:r>
        <w:rPr>
          <w:rFonts w:ascii="Calibri heading" w:hAnsi="Calibri heading"/>
          <w:b/>
          <w:color w:val="2E5496"/>
          <w:sz w:val="28"/>
          <w:lang w:val="en-US"/>
        </w:rPr>
        <w:t>3</w:t>
      </w:r>
      <w:r w:rsidRPr="000D2277">
        <w:rPr>
          <w:rFonts w:ascii="Calibri heading" w:hAnsi="Calibri heading"/>
          <w:b/>
          <w:color w:val="2E5496"/>
          <w:sz w:val="28"/>
          <w:lang w:val="en-US"/>
        </w:rPr>
        <w:t>.1 Why the System Integration framework</w:t>
      </w:r>
      <w:r w:rsidRPr="000D2277" w:rsidDel="00A22181">
        <w:rPr>
          <w:rFonts w:ascii="Calibri heading" w:hAnsi="Calibri heading"/>
          <w:b/>
          <w:color w:val="2E5496"/>
          <w:sz w:val="28"/>
          <w:lang w:val="en-US"/>
        </w:rPr>
        <w:t xml:space="preserve"> </w:t>
      </w:r>
      <w:r w:rsidRPr="000D2277">
        <w:rPr>
          <w:rFonts w:ascii="Calibri heading" w:hAnsi="Calibri heading"/>
          <w:b/>
          <w:color w:val="2E5496"/>
          <w:sz w:val="28"/>
          <w:lang w:val="en-US"/>
        </w:rPr>
        <w:t>Exists</w:t>
      </w:r>
      <w:bookmarkEnd w:id="42"/>
      <w:bookmarkEnd w:id="43"/>
      <w:r>
        <w:rPr>
          <w:rFonts w:ascii="Calibri heading" w:hAnsi="Calibri heading"/>
          <w:b/>
          <w:color w:val="2E5496"/>
          <w:sz w:val="28"/>
          <w:lang w:val="en-US"/>
        </w:rPr>
        <w:br/>
      </w:r>
    </w:p>
    <w:p w14:paraId="7A73A14E" w14:textId="77777777" w:rsidR="001F4407" w:rsidRPr="000D2277" w:rsidRDefault="001F4407" w:rsidP="001F4407">
      <w:pPr>
        <w:spacing w:after="120" w:line="278" w:lineRule="auto"/>
        <w:rPr>
          <w:rFonts w:ascii="Aptos" w:hAnsi="Aptos"/>
          <w:sz w:val="18"/>
        </w:rPr>
      </w:pPr>
      <w:r w:rsidRPr="000D2277">
        <w:rPr>
          <w:rFonts w:ascii="Aptos" w:hAnsi="Aptos"/>
          <w:sz w:val="18"/>
        </w:rPr>
        <w:t xml:space="preserve">Chaucer has successfully modernised much of its integration estate onto Azure Integration Services and established a number of robust integration patterns, security controls and operational practices. 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41002BAA" w14:textId="1F975CAB" w:rsidR="001F4407" w:rsidRPr="000D2277" w:rsidRDefault="001F4407" w:rsidP="001F4407">
      <w:pPr>
        <w:spacing w:after="120" w:line="278" w:lineRule="auto"/>
        <w:rPr>
          <w:rFonts w:ascii="Aptos" w:hAnsi="Aptos"/>
          <w:sz w:val="18"/>
        </w:rPr>
      </w:pPr>
      <w:r w:rsidRPr="000D2277">
        <w:rPr>
          <w:rFonts w:ascii="Aptos" w:hAnsi="Aptos"/>
          <w:sz w:val="18"/>
        </w:rPr>
        <w:t xml:space="preserve">By </w:t>
      </w:r>
      <w:r w:rsidR="001205C3">
        <w:rPr>
          <w:rFonts w:ascii="Aptos" w:hAnsi="Aptos"/>
          <w:sz w:val="18"/>
        </w:rPr>
        <w:t>leveraging</w:t>
      </w:r>
      <w:r w:rsidRPr="000D2277">
        <w:rPr>
          <w:rFonts w:ascii="Aptos" w:hAnsi="Aptos"/>
          <w:sz w:val="18"/>
        </w:rPr>
        <w:t xml:space="preserve"> existing best practices</w:t>
      </w:r>
      <w:r w:rsidR="00C341D0">
        <w:rPr>
          <w:rFonts w:ascii="Aptos" w:hAnsi="Aptos"/>
          <w:sz w:val="18"/>
        </w:rPr>
        <w:t xml:space="preserve"> and principles</w:t>
      </w:r>
      <w:r w:rsidRPr="000D2277">
        <w:rPr>
          <w:rFonts w:ascii="Aptos" w:hAnsi="Aptos"/>
          <w:sz w:val="18"/>
        </w:rPr>
        <w:t xml:space="preserve"> within a Systems Integration Framework, Chaucer can build upon its current strengths, promote reuse, improve governance and provide a consistent enterprise approach for future integration initiatives. This </w:t>
      </w:r>
      <w:r w:rsidRPr="000D2277">
        <w:rPr>
          <w:rFonts w:ascii="Aptos" w:hAnsi="Aptos"/>
          <w:sz w:val="18"/>
          <w:lang w:val="en-GB"/>
        </w:rPr>
        <w:t>System Integration framework</w:t>
      </w:r>
      <w:r w:rsidRPr="000D2277" w:rsidDel="00A22181">
        <w:rPr>
          <w:rFonts w:ascii="Aptos" w:hAnsi="Aptos"/>
          <w:sz w:val="18"/>
        </w:rPr>
        <w:t xml:space="preserve"> </w:t>
      </w:r>
      <w:r w:rsidRPr="000D2277">
        <w:rPr>
          <w:rFonts w:ascii="Aptos" w:hAnsi="Aptos"/>
          <w:sz w:val="18"/>
        </w:rPr>
        <w:t>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3E97FC30" w14:textId="77777777" w:rsidR="001F4407" w:rsidRDefault="001F4407" w:rsidP="001F4407">
      <w:pPr>
        <w:spacing w:after="120" w:line="278" w:lineRule="auto"/>
        <w:rPr>
          <w:rFonts w:ascii="Calibri heading" w:hAnsi="Calibri heading"/>
          <w:b/>
          <w:color w:val="2E5496"/>
          <w:sz w:val="28"/>
          <w:lang w:val="en-US"/>
          <w:rPrChange w:id="44" w:author="Microsoft Word" w:date="2026-09-09T14:54:00Z" w16du:dateUtc="2026-09-09T13:54:00Z">
            <w:rPr/>
          </w:rPrChange>
        </w:rPr>
      </w:pPr>
      <w:r w:rsidRPr="000D2277">
        <w:rPr>
          <w:rFonts w:ascii="Aptos" w:hAnsi="Aptos"/>
          <w:sz w:val="18"/>
        </w:rPr>
        <w:t xml:space="preserve">The </w:t>
      </w:r>
      <w:r w:rsidRPr="000D2277">
        <w:rPr>
          <w:rFonts w:ascii="Aptos" w:hAnsi="Aptos"/>
          <w:sz w:val="18"/>
          <w:lang w:val="en-GB"/>
        </w:rPr>
        <w:t xml:space="preserve">System Integration </w:t>
      </w:r>
      <w:r>
        <w:rPr>
          <w:rFonts w:ascii="Aptos" w:hAnsi="Aptos"/>
          <w:sz w:val="18"/>
          <w:lang w:val="en-GB"/>
        </w:rPr>
        <w:t>F</w:t>
      </w:r>
      <w:r w:rsidRPr="000D2277">
        <w:rPr>
          <w:rFonts w:ascii="Aptos" w:hAnsi="Aptos"/>
          <w:sz w:val="18"/>
          <w:lang w:val="en-GB"/>
        </w:rPr>
        <w:t>ramework</w:t>
      </w:r>
      <w:r w:rsidRPr="000D2277" w:rsidDel="00A22181">
        <w:rPr>
          <w:rFonts w:ascii="Aptos" w:hAnsi="Aptos"/>
          <w:sz w:val="18"/>
        </w:rPr>
        <w:t xml:space="preserve"> </w:t>
      </w:r>
      <w:r w:rsidRPr="000D2277">
        <w:rPr>
          <w:rFonts w:ascii="Aptos" w:hAnsi="Aptos"/>
          <w:sz w:val="18"/>
        </w:rPr>
        <w:t>does not introduce a new set of principles. It inherits the principles Chaucer already holds and translates them into practical integration choices. The stack below shows where those principles originate and where they are enforced in this document.</w:t>
      </w:r>
    </w:p>
    <w:p w14:paraId="67B298B3" w14:textId="00DFB659" w:rsidR="0095094A" w:rsidRDefault="003F1571" w:rsidP="00616630">
      <w:pPr>
        <w:spacing w:after="120" w:line="278" w:lineRule="auto"/>
      </w:pPr>
      <w:r>
        <w:br/>
      </w:r>
      <w:r w:rsidR="00367364">
        <w:rPr>
          <w:noProof/>
        </w:rPr>
        <w:drawing>
          <wp:inline distT="0" distB="0" distL="0" distR="0" wp14:anchorId="218DFC07" wp14:editId="359CB309">
            <wp:extent cx="5622431" cy="3057150"/>
            <wp:effectExtent l="0" t="0" r="0" b="0"/>
            <wp:docPr id="120404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31125" cy="3061877"/>
                    </a:xfrm>
                    <a:prstGeom prst="rect">
                      <a:avLst/>
                    </a:prstGeom>
                    <a:noFill/>
                  </pic:spPr>
                </pic:pic>
              </a:graphicData>
            </a:graphic>
          </wp:inline>
        </w:drawing>
      </w:r>
      <w:r>
        <w:br/>
      </w:r>
      <w:r w:rsidR="00536574">
        <w:br/>
      </w:r>
    </w:p>
    <w:p w14:paraId="2040A333" w14:textId="7A76F537" w:rsidR="002B703D" w:rsidRDefault="00DF00D3">
      <w:pPr>
        <w:pStyle w:val="Heading2"/>
        <w:rPr>
          <w:rFonts w:ascii="Calibri heading" w:hAnsi="Calibri heading"/>
          <w:b/>
          <w:color w:val="2E5496"/>
          <w:sz w:val="28"/>
          <w:lang w:val="en-US"/>
        </w:rPr>
      </w:pPr>
      <w:r>
        <w:rPr>
          <w:rFonts w:ascii="Calibri heading" w:hAnsi="Calibri heading"/>
          <w:b/>
          <w:color w:val="2E5496"/>
          <w:sz w:val="28"/>
          <w:lang w:val="en-US"/>
        </w:rPr>
        <w:t>3</w:t>
      </w:r>
      <w:r w:rsidR="002B703D" w:rsidRPr="002B703D">
        <w:rPr>
          <w:rFonts w:ascii="Calibri heading" w:hAnsi="Calibri heading"/>
          <w:b/>
          <w:color w:val="2E5496"/>
          <w:sz w:val="28"/>
          <w:lang w:val="en-US"/>
        </w:rPr>
        <w:t xml:space="preserve">.2 </w:t>
      </w:r>
      <w:r w:rsidR="002B703D" w:rsidRPr="00EF765F">
        <w:rPr>
          <w:rFonts w:ascii="Calibri heading" w:hAnsi="Calibri heading"/>
          <w:b/>
          <w:color w:val="2E5496"/>
          <w:sz w:val="28"/>
          <w:lang w:val="en-US"/>
        </w:rPr>
        <w:t>System Integration framework</w:t>
      </w:r>
      <w:r w:rsidR="002B703D" w:rsidRPr="00EF765F" w:rsidDel="00A22181">
        <w:rPr>
          <w:rFonts w:ascii="Calibri heading" w:hAnsi="Calibri heading"/>
          <w:b/>
          <w:color w:val="2E5496"/>
          <w:sz w:val="28"/>
          <w:lang w:val="en-US"/>
        </w:rPr>
        <w:t xml:space="preserve"> </w:t>
      </w:r>
      <w:r w:rsidR="002B703D" w:rsidRPr="00EF765F">
        <w:rPr>
          <w:rFonts w:ascii="Calibri heading" w:hAnsi="Calibri heading"/>
          <w:b/>
          <w:color w:val="2E5496"/>
          <w:sz w:val="28"/>
          <w:lang w:val="en-US"/>
        </w:rPr>
        <w:t>Scope</w:t>
      </w:r>
      <w:bookmarkEnd w:id="41"/>
    </w:p>
    <w:p w14:paraId="7DDDF1EB" w14:textId="77777777" w:rsidR="00616630" w:rsidRDefault="00616630" w:rsidP="00616630">
      <w:pPr>
        <w:rPr>
          <w:lang w:val="en-US"/>
        </w:rPr>
      </w:pPr>
    </w:p>
    <w:p w14:paraId="23B71D6C" w14:textId="77777777" w:rsidR="00616630" w:rsidRPr="00EF765F" w:rsidRDefault="00616630" w:rsidP="00616630">
      <w:pPr>
        <w:spacing w:after="120" w:line="278" w:lineRule="auto"/>
        <w:rPr>
          <w:rFonts w:ascii="Aptos" w:hAnsi="Aptos"/>
          <w:sz w:val="18"/>
        </w:rPr>
      </w:pPr>
      <w:r w:rsidRPr="00EF765F">
        <w:rPr>
          <w:rFonts w:ascii="Aptos" w:hAnsi="Aptos"/>
          <w:sz w:val="18"/>
        </w:rPr>
        <w:t xml:space="preserve">The </w:t>
      </w:r>
      <w:r w:rsidRPr="00EF765F">
        <w:rPr>
          <w:rFonts w:ascii="Aptos" w:hAnsi="Aptos"/>
          <w:sz w:val="18"/>
          <w:lang w:val="en-GB"/>
        </w:rPr>
        <w:t>System Integration framework</w:t>
      </w:r>
      <w:r w:rsidRPr="00EF765F" w:rsidDel="00A22181">
        <w:rPr>
          <w:rFonts w:ascii="Aptos" w:hAnsi="Aptos"/>
          <w:sz w:val="18"/>
        </w:rPr>
        <w:t xml:space="preserve"> </w:t>
      </w:r>
      <w:r w:rsidRPr="00EF765F">
        <w:rPr>
          <w:rFonts w:ascii="Aptos" w:hAnsi="Aptos"/>
          <w:sz w:val="18"/>
        </w:rPr>
        <w:t>covers the following.</w:t>
      </w:r>
    </w:p>
    <w:p w14:paraId="42F06C89"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A reference architecture for integration across Azure Integration Services.</w:t>
      </w:r>
    </w:p>
    <w:p w14:paraId="1C80955E"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An enterprise catalogue of approved integration patterns with the Azure components for each.</w:t>
      </w:r>
    </w:p>
    <w:p w14:paraId="0BEF0993"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Decision guidance, guardrails and an exception process for delivery teams and suppliers.</w:t>
      </w:r>
    </w:p>
    <w:p w14:paraId="6C4EF862"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The position of the data platform boundary and the approved exchange patterns with Snowflake.</w:t>
      </w:r>
      <w:r w:rsidRPr="00EF765F">
        <w:rPr>
          <w:rFonts w:ascii="Aptos" w:hAnsi="Aptos"/>
          <w:sz w:val="18"/>
        </w:rPr>
        <w:br/>
      </w:r>
    </w:p>
    <w:p w14:paraId="2C9BB958" w14:textId="77777777" w:rsidR="00616630" w:rsidRPr="00EF765F" w:rsidRDefault="00616630" w:rsidP="00616630">
      <w:pPr>
        <w:spacing w:after="120" w:line="278" w:lineRule="auto"/>
        <w:rPr>
          <w:rFonts w:ascii="Aptos" w:hAnsi="Aptos"/>
          <w:sz w:val="18"/>
        </w:rPr>
      </w:pPr>
      <w:r w:rsidRPr="00EF765F">
        <w:rPr>
          <w:rFonts w:ascii="Aptos" w:hAnsi="Aptos"/>
          <w:sz w:val="18"/>
        </w:rPr>
        <w:t>The following are out of scope for this version.</w:t>
      </w:r>
    </w:p>
    <w:p w14:paraId="6D22349D" w14:textId="77777777" w:rsidR="00616630" w:rsidRPr="00EF765F" w:rsidRDefault="00616630" w:rsidP="00616630">
      <w:pPr>
        <w:pStyle w:val="ListParagraph"/>
        <w:numPr>
          <w:ilvl w:val="0"/>
          <w:numId w:val="3"/>
        </w:numPr>
        <w:spacing w:after="46" w:line="270" w:lineRule="auto"/>
        <w:rPr>
          <w:rFonts w:ascii="Aptos" w:hAnsi="Aptos"/>
          <w:sz w:val="18"/>
        </w:rPr>
      </w:pPr>
      <w:r w:rsidRPr="00EF765F">
        <w:rPr>
          <w:rFonts w:ascii="Aptos" w:hAnsi="Aptos"/>
          <w:sz w:val="18"/>
        </w:rPr>
        <w:t>Implementation, provisioning and deployment, which are future-phase activities.</w:t>
      </w:r>
    </w:p>
    <w:p w14:paraId="65CE6179" w14:textId="77777777" w:rsidR="007613E2" w:rsidRPr="007613E2" w:rsidRDefault="00616630" w:rsidP="00616630">
      <w:pPr>
        <w:pStyle w:val="ListParagraph"/>
        <w:numPr>
          <w:ilvl w:val="0"/>
          <w:numId w:val="3"/>
        </w:numPr>
        <w:spacing w:after="46" w:line="270" w:lineRule="auto"/>
        <w:rPr>
          <w:lang w:val="en-US"/>
        </w:rPr>
      </w:pPr>
      <w:r w:rsidRPr="00EF765F">
        <w:rPr>
          <w:rFonts w:ascii="Aptos" w:hAnsi="Aptos"/>
          <w:sz w:val="18"/>
        </w:rPr>
        <w:t>The detailed API Management high-level design, which is produced as a separate phase.</w:t>
      </w:r>
    </w:p>
    <w:p w14:paraId="2EF376C5" w14:textId="4FBB76EE" w:rsidR="00616630" w:rsidRPr="007613E2" w:rsidRDefault="00616630" w:rsidP="00616630">
      <w:pPr>
        <w:pStyle w:val="ListParagraph"/>
        <w:numPr>
          <w:ilvl w:val="0"/>
          <w:numId w:val="3"/>
        </w:numPr>
        <w:spacing w:after="46" w:line="270" w:lineRule="auto"/>
        <w:rPr>
          <w:lang w:val="en-US"/>
        </w:rPr>
      </w:pPr>
      <w:r w:rsidRPr="00EF765F">
        <w:rPr>
          <w:rFonts w:ascii="Aptos" w:hAnsi="Aptos"/>
          <w:sz w:val="18"/>
        </w:rPr>
        <w:t>Any redefinition of Chaucer's cloud strategy.</w:t>
      </w:r>
      <w:r w:rsidRPr="007613E2">
        <w:rPr>
          <w:rFonts w:ascii="Aptos" w:hAnsi="Aptos"/>
          <w:sz w:val="18"/>
        </w:rPr>
        <w:br/>
      </w:r>
    </w:p>
    <w:p w14:paraId="509C1FD9" w14:textId="5C7DB44F" w:rsidR="0095094A" w:rsidRDefault="00DF00D3">
      <w:pPr>
        <w:pStyle w:val="Heading2"/>
        <w:rPr>
          <w:rFonts w:ascii="Calibri heading" w:hAnsi="Calibri heading"/>
          <w:b/>
          <w:color w:val="2E5496"/>
          <w:sz w:val="28"/>
          <w:lang w:val="en-US"/>
        </w:rPr>
      </w:pPr>
      <w:bookmarkStart w:id="45" w:name="_Toc239899848"/>
      <w:r>
        <w:rPr>
          <w:rFonts w:ascii="Calibri heading" w:hAnsi="Calibri heading"/>
          <w:b/>
          <w:color w:val="2E5496"/>
          <w:sz w:val="28"/>
          <w:lang w:val="en-US"/>
        </w:rPr>
        <w:t>3</w:t>
      </w:r>
      <w:r w:rsidR="007B5EA1" w:rsidRPr="00EF765F">
        <w:rPr>
          <w:rFonts w:ascii="Calibri heading" w:hAnsi="Calibri heading"/>
          <w:b/>
          <w:color w:val="2E5496"/>
          <w:sz w:val="28"/>
          <w:lang w:val="en-US"/>
        </w:rPr>
        <w:t>.3 Intended Outcomes</w:t>
      </w:r>
      <w:bookmarkEnd w:id="40"/>
      <w:bookmarkEnd w:id="45"/>
    </w:p>
    <w:p w14:paraId="46EF1231" w14:textId="77777777" w:rsidR="007613E2" w:rsidRPr="00EF765F" w:rsidRDefault="007613E2" w:rsidP="007613E2">
      <w:pPr>
        <w:rPr>
          <w:lang w:val="en-US"/>
        </w:rPr>
      </w:pPr>
    </w:p>
    <w:p w14:paraId="107EA605" w14:textId="77777777" w:rsidR="0095094A" w:rsidRPr="00EF765F" w:rsidRDefault="007B5EA1" w:rsidP="0047172E">
      <w:pPr>
        <w:pStyle w:val="ListParagraph"/>
        <w:numPr>
          <w:ilvl w:val="0"/>
          <w:numId w:val="11"/>
        </w:numPr>
        <w:spacing w:after="46" w:line="270" w:lineRule="auto"/>
        <w:rPr>
          <w:rFonts w:ascii="Aptos" w:hAnsi="Aptos"/>
          <w:sz w:val="18"/>
        </w:rPr>
      </w:pPr>
      <w:r w:rsidRPr="00EF765F">
        <w:rPr>
          <w:rFonts w:ascii="Aptos" w:hAnsi="Aptos"/>
          <w:sz w:val="18"/>
        </w:rPr>
        <w:t>Fewer point-to-point interfaces and a measurable reduction in bespoke coupling.</w:t>
      </w:r>
    </w:p>
    <w:p w14:paraId="65B3CDA7" w14:textId="77777777" w:rsidR="0095094A" w:rsidRPr="00EF765F" w:rsidRDefault="007B5EA1" w:rsidP="0047172E">
      <w:pPr>
        <w:pStyle w:val="ListParagraph"/>
        <w:numPr>
          <w:ilvl w:val="0"/>
          <w:numId w:val="11"/>
        </w:numPr>
        <w:spacing w:after="46" w:line="270" w:lineRule="auto"/>
        <w:rPr>
          <w:rFonts w:ascii="Aptos" w:hAnsi="Aptos"/>
          <w:sz w:val="18"/>
        </w:rPr>
      </w:pPr>
      <w:r w:rsidRPr="00EF765F">
        <w:rPr>
          <w:rFonts w:ascii="Aptos" w:hAnsi="Aptos"/>
          <w:sz w:val="18"/>
        </w:rPr>
        <w:t>Greater reuse through shared integration components and published services.</w:t>
      </w:r>
    </w:p>
    <w:p w14:paraId="3DE57694" w14:textId="77777777" w:rsidR="0095094A" w:rsidRPr="00EF765F" w:rsidRDefault="007B5EA1" w:rsidP="0047172E">
      <w:pPr>
        <w:pStyle w:val="ListParagraph"/>
        <w:numPr>
          <w:ilvl w:val="0"/>
          <w:numId w:val="11"/>
        </w:numPr>
        <w:spacing w:after="46" w:line="270" w:lineRule="auto"/>
        <w:rPr>
          <w:rFonts w:ascii="Aptos" w:hAnsi="Aptos"/>
          <w:sz w:val="18"/>
        </w:rPr>
      </w:pPr>
      <w:r w:rsidRPr="00EF765F">
        <w:rPr>
          <w:rFonts w:ascii="Aptos" w:hAnsi="Aptos"/>
          <w:sz w:val="18"/>
        </w:rPr>
        <w:t>Loose coupling and asynchronous messaging as the default interaction style.</w:t>
      </w:r>
    </w:p>
    <w:p w14:paraId="2702EFB9" w14:textId="77777777" w:rsidR="0095094A" w:rsidRPr="00EF765F" w:rsidRDefault="007B5EA1" w:rsidP="0047172E">
      <w:pPr>
        <w:pStyle w:val="ListParagraph"/>
        <w:numPr>
          <w:ilvl w:val="0"/>
          <w:numId w:val="11"/>
        </w:numPr>
        <w:spacing w:after="46" w:line="270" w:lineRule="auto"/>
        <w:rPr>
          <w:rFonts w:ascii="Aptos" w:hAnsi="Aptos"/>
          <w:sz w:val="18"/>
        </w:rPr>
      </w:pPr>
      <w:r w:rsidRPr="00EF765F">
        <w:rPr>
          <w:rFonts w:ascii="Aptos" w:hAnsi="Aptos"/>
          <w:sz w:val="18"/>
        </w:rPr>
        <w:t>Consistent, governed delivery that any internal team or third-party supplier can follow.</w:t>
      </w:r>
    </w:p>
    <w:p w14:paraId="176519D1" w14:textId="6A565357" w:rsidR="0095094A" w:rsidRPr="00EF765F" w:rsidRDefault="007B5EA1" w:rsidP="006F419D">
      <w:pPr>
        <w:pStyle w:val="ListParagraph"/>
        <w:numPr>
          <w:ilvl w:val="0"/>
          <w:numId w:val="11"/>
        </w:numPr>
        <w:spacing w:after="46" w:line="270" w:lineRule="auto"/>
        <w:rPr>
          <w:rFonts w:ascii="Aptos" w:hAnsi="Aptos"/>
          <w:sz w:val="18"/>
        </w:rPr>
      </w:pPr>
      <w:r w:rsidRPr="00EF765F">
        <w:rPr>
          <w:rFonts w:ascii="Aptos" w:hAnsi="Aptos"/>
          <w:sz w:val="18"/>
        </w:rPr>
        <w:t>Faster onboarding of new integrations through a known catalogue and decision path.</w:t>
      </w:r>
    </w:p>
    <w:p w14:paraId="038C8505" w14:textId="77777777" w:rsidR="0095094A" w:rsidRPr="00C97173" w:rsidRDefault="007B5EA1" w:rsidP="00372565">
      <w:pPr>
        <w:pStyle w:val="Heading1"/>
        <w:rPr>
          <w:sz w:val="36"/>
          <w:rPrChange w:id="46" w:author="Microsoft Word" w:date="2026-09-09T14:54:00Z" w16du:dateUtc="2026-09-09T13:54:00Z">
            <w:rPr/>
          </w:rPrChange>
        </w:rPr>
      </w:pPr>
      <w:bookmarkStart w:id="47" w:name="_4._Architectural_Position"/>
      <w:bookmarkStart w:id="48" w:name="_Toc239852278"/>
      <w:bookmarkStart w:id="49" w:name="_Toc239899851"/>
      <w:bookmarkEnd w:id="47"/>
      <w:r w:rsidRPr="00C97173">
        <w:rPr>
          <w:sz w:val="36"/>
          <w:rPrChange w:id="50" w:author="Microsoft Word" w:date="2026-09-09T14:54:00Z" w16du:dateUtc="2026-09-09T13:54:00Z">
            <w:rPr/>
          </w:rPrChange>
        </w:rPr>
        <w:t>4. Architectural Position</w:t>
      </w:r>
      <w:bookmarkEnd w:id="48"/>
      <w:bookmarkEnd w:id="49"/>
    </w:p>
    <w:p w14:paraId="40D7BF1F" w14:textId="77777777" w:rsidR="0095094A" w:rsidRPr="00C97173" w:rsidRDefault="007B5EA1">
      <w:pPr>
        <w:pStyle w:val="Heading2"/>
        <w:rPr>
          <w:rFonts w:ascii="Calibri heading" w:hAnsi="Calibri heading"/>
          <w:b/>
          <w:color w:val="2E5496"/>
          <w:sz w:val="28"/>
          <w:lang w:val="en-US"/>
          <w:rPrChange w:id="51" w:author="Microsoft Word" w:date="2026-09-09T14:54:00Z" w16du:dateUtc="2026-09-09T13:54:00Z">
            <w:rPr/>
          </w:rPrChange>
        </w:rPr>
      </w:pPr>
      <w:bookmarkStart w:id="52" w:name="_Toc239852279"/>
      <w:bookmarkStart w:id="53" w:name="_Toc239899852"/>
      <w:r w:rsidRPr="00C97173">
        <w:rPr>
          <w:rFonts w:ascii="Calibri heading" w:hAnsi="Calibri heading"/>
          <w:b/>
          <w:color w:val="2E5496"/>
          <w:sz w:val="28"/>
          <w:lang w:val="en-US"/>
          <w:rPrChange w:id="54" w:author="Microsoft Word" w:date="2026-09-09T14:54:00Z" w16du:dateUtc="2026-09-09T13:54:00Z">
            <w:rPr/>
          </w:rPrChange>
        </w:rPr>
        <w:t>4.1 Architectural Stance</w:t>
      </w:r>
      <w:bookmarkEnd w:id="52"/>
      <w:bookmarkEnd w:id="53"/>
    </w:p>
    <w:p w14:paraId="2FCBEBD8" w14:textId="330E27C2" w:rsidR="0095094A" w:rsidRPr="00F96828" w:rsidRDefault="007B5EA1">
      <w:pPr>
        <w:spacing w:after="120" w:line="278" w:lineRule="auto"/>
        <w:rPr>
          <w:rFonts w:ascii="Aptos" w:hAnsi="Aptos"/>
          <w:sz w:val="18"/>
          <w:rPrChange w:id="55" w:author="Microsoft Word" w:date="2026-09-09T14:54:00Z" w16du:dateUtc="2026-09-09T13:54:00Z">
            <w:rPr/>
          </w:rPrChange>
        </w:rPr>
      </w:pPr>
      <w:r w:rsidRPr="00F96828">
        <w:rPr>
          <w:rFonts w:ascii="Aptos" w:hAnsi="Aptos"/>
          <w:sz w:val="18"/>
          <w:rPrChange w:id="56" w:author="Microsoft Word" w:date="2026-09-09T14:54:00Z" w16du:dateUtc="2026-09-09T13:54:00Z">
            <w:rPr/>
          </w:rPrChange>
        </w:rPr>
        <w:t xml:space="preserve">The </w:t>
      </w:r>
      <w:r w:rsidR="00A22181" w:rsidRPr="00F96828">
        <w:rPr>
          <w:rFonts w:ascii="Aptos" w:hAnsi="Aptos"/>
          <w:sz w:val="18"/>
          <w:lang w:val="en-GB"/>
          <w:rPrChange w:id="57" w:author="Microsoft Word" w:date="2026-09-09T14:54:00Z" w16du:dateUtc="2026-09-09T13:54:00Z">
            <w:rPr>
              <w:lang w:val="en-GB"/>
            </w:rPr>
          </w:rPrChange>
        </w:rPr>
        <w:t>System Integration framework</w:t>
      </w:r>
      <w:r w:rsidR="00A22181" w:rsidRPr="00F96828" w:rsidDel="00A22181">
        <w:rPr>
          <w:rFonts w:ascii="Aptos" w:hAnsi="Aptos"/>
          <w:sz w:val="18"/>
          <w:rPrChange w:id="58" w:author="Microsoft Word" w:date="2026-09-09T14:54:00Z" w16du:dateUtc="2026-09-09T13:54:00Z">
            <w:rPr/>
          </w:rPrChange>
        </w:rPr>
        <w:t xml:space="preserve"> </w:t>
      </w:r>
      <w:r w:rsidRPr="00F96828">
        <w:rPr>
          <w:rFonts w:ascii="Aptos" w:hAnsi="Aptos"/>
          <w:sz w:val="18"/>
          <w:rPrChange w:id="59" w:author="Microsoft Word" w:date="2026-09-09T14:54:00Z" w16du:dateUtc="2026-09-09T13:54:00Z">
            <w:rPr/>
          </w:rPrChange>
        </w:rPr>
        <w:t>takes a clear and consistent position, summarised below and expanded in the sections that follow.</w:t>
      </w:r>
    </w:p>
    <w:tbl>
      <w:tblPr>
        <w:tblStyle w:val="TableGrid"/>
        <w:tblW w:w="0" w:type="auto"/>
        <w:jc w:val="center"/>
        <w:tblLook w:val="04A0" w:firstRow="1" w:lastRow="0" w:firstColumn="1" w:lastColumn="0" w:noHBand="0" w:noVBand="1"/>
      </w:tblPr>
      <w:tblGrid>
        <w:gridCol w:w="2885"/>
        <w:gridCol w:w="6131"/>
      </w:tblGrid>
      <w:tr w:rsidR="00A41AD2" w14:paraId="38865250" w14:textId="77777777" w:rsidTr="00FC2BA7">
        <w:trPr>
          <w:jc w:val="center"/>
        </w:trPr>
        <w:tc>
          <w:tcPr>
            <w:tcW w:w="3114" w:type="dxa"/>
            <w:shd w:val="clear" w:color="auto" w:fill="1A2B56"/>
            <w:vAlign w:val="center"/>
          </w:tcPr>
          <w:p w14:paraId="644C66A1" w14:textId="77777777" w:rsidR="00A41AD2" w:rsidRPr="00F96828" w:rsidRDefault="00A41AD2">
            <w:pPr>
              <w:spacing w:before="40" w:after="40"/>
              <w:rPr>
                <w:rFonts w:ascii="Aptos" w:hAnsi="Aptos"/>
                <w:sz w:val="17"/>
                <w:rPrChange w:id="60" w:author="Microsoft Word" w:date="2026-09-09T14:54:00Z" w16du:dateUtc="2026-09-09T13:54:00Z">
                  <w:rPr/>
                </w:rPrChange>
              </w:rPr>
            </w:pPr>
            <w:r w:rsidRPr="00F96828">
              <w:rPr>
                <w:rFonts w:ascii="Aptos" w:hAnsi="Aptos"/>
                <w:b/>
                <w:color w:val="FFFFFF"/>
                <w:sz w:val="17"/>
                <w:rPrChange w:id="61" w:author="Microsoft Word" w:date="2026-09-09T14:54:00Z" w16du:dateUtc="2026-09-09T13:54:00Z">
                  <w:rPr>
                    <w:b/>
                    <w:color w:val="FFFFFF"/>
                    <w:sz w:val="16"/>
                  </w:rPr>
                </w:rPrChange>
              </w:rPr>
              <w:t>Area</w:t>
            </w:r>
          </w:p>
        </w:tc>
        <w:tc>
          <w:tcPr>
            <w:tcW w:w="6756" w:type="dxa"/>
            <w:shd w:val="clear" w:color="auto" w:fill="1A2B56"/>
            <w:vAlign w:val="center"/>
          </w:tcPr>
          <w:p w14:paraId="620A19A2" w14:textId="77777777" w:rsidR="00A41AD2" w:rsidRPr="00F96828" w:rsidRDefault="00A41AD2">
            <w:pPr>
              <w:spacing w:before="40" w:after="40"/>
              <w:rPr>
                <w:rFonts w:ascii="Aptos" w:hAnsi="Aptos"/>
                <w:sz w:val="17"/>
                <w:rPrChange w:id="62" w:author="Microsoft Word" w:date="2026-09-09T14:54:00Z" w16du:dateUtc="2026-09-09T13:54:00Z">
                  <w:rPr/>
                </w:rPrChange>
              </w:rPr>
            </w:pPr>
            <w:r w:rsidRPr="00F96828">
              <w:rPr>
                <w:rFonts w:ascii="Aptos" w:hAnsi="Aptos"/>
                <w:b/>
                <w:color w:val="FFFFFF"/>
                <w:sz w:val="17"/>
                <w:rPrChange w:id="63" w:author="Microsoft Word" w:date="2026-09-09T14:54:00Z" w16du:dateUtc="2026-09-09T13:54:00Z">
                  <w:rPr>
                    <w:b/>
                    <w:color w:val="FFFFFF"/>
                    <w:sz w:val="16"/>
                  </w:rPr>
                </w:rPrChange>
              </w:rPr>
              <w:t>Position</w:t>
            </w:r>
          </w:p>
        </w:tc>
      </w:tr>
      <w:tr w:rsidR="00A41AD2" w14:paraId="43813D84" w14:textId="77777777" w:rsidTr="00FC2BA7">
        <w:trPr>
          <w:jc w:val="center"/>
        </w:trPr>
        <w:tc>
          <w:tcPr>
            <w:tcW w:w="3114" w:type="dxa"/>
            <w:vAlign w:val="center"/>
          </w:tcPr>
          <w:p w14:paraId="1410A793" w14:textId="77777777" w:rsidR="00A41AD2" w:rsidRPr="00F96828" w:rsidRDefault="00A41AD2">
            <w:pPr>
              <w:spacing w:before="40" w:after="40"/>
              <w:rPr>
                <w:rFonts w:ascii="Aptos" w:hAnsi="Aptos"/>
                <w:sz w:val="17"/>
                <w:rPrChange w:id="64" w:author="Microsoft Word" w:date="2026-09-09T14:54:00Z" w16du:dateUtc="2026-09-09T13:54:00Z">
                  <w:rPr/>
                </w:rPrChange>
              </w:rPr>
            </w:pPr>
            <w:r w:rsidRPr="00F96828">
              <w:rPr>
                <w:rFonts w:ascii="Aptos" w:hAnsi="Aptos"/>
                <w:sz w:val="17"/>
                <w:rPrChange w:id="65" w:author="Microsoft Word" w:date="2026-09-09T14:54:00Z" w16du:dateUtc="2026-09-09T13:54:00Z">
                  <w:rPr>
                    <w:sz w:val="16"/>
                  </w:rPr>
                </w:rPrChange>
              </w:rPr>
              <w:t>Architecture model</w:t>
            </w:r>
          </w:p>
        </w:tc>
        <w:tc>
          <w:tcPr>
            <w:tcW w:w="6756" w:type="dxa"/>
            <w:vAlign w:val="center"/>
          </w:tcPr>
          <w:p w14:paraId="5DF96414" w14:textId="77777777" w:rsidR="00A41AD2" w:rsidRPr="00F96828" w:rsidRDefault="00A41AD2">
            <w:pPr>
              <w:spacing w:before="40" w:after="40"/>
              <w:rPr>
                <w:rFonts w:ascii="Aptos" w:hAnsi="Aptos"/>
                <w:sz w:val="17"/>
                <w:rPrChange w:id="66" w:author="Microsoft Word" w:date="2026-09-09T14:54:00Z" w16du:dateUtc="2026-09-09T13:54:00Z">
                  <w:rPr/>
                </w:rPrChange>
              </w:rPr>
            </w:pPr>
            <w:r w:rsidRPr="00F96828">
              <w:rPr>
                <w:rFonts w:ascii="Aptos" w:hAnsi="Aptos"/>
                <w:sz w:val="17"/>
                <w:rPrChange w:id="67" w:author="Microsoft Word" w:date="2026-09-09T14:54:00Z" w16du:dateUtc="2026-09-09T13:54:00Z">
                  <w:rPr>
                    <w:sz w:val="16"/>
                  </w:rPr>
                </w:rPrChange>
              </w:rPr>
              <w:t>Service-Oriented Architecture, not microservices.</w:t>
            </w:r>
          </w:p>
        </w:tc>
      </w:tr>
      <w:tr w:rsidR="00A41AD2" w14:paraId="5679D188" w14:textId="77777777" w:rsidTr="00FC2BA7">
        <w:trPr>
          <w:jc w:val="center"/>
        </w:trPr>
        <w:tc>
          <w:tcPr>
            <w:tcW w:w="3114" w:type="dxa"/>
            <w:vAlign w:val="center"/>
          </w:tcPr>
          <w:p w14:paraId="5021BA28" w14:textId="77777777" w:rsidR="00A41AD2" w:rsidRPr="00F96828" w:rsidRDefault="00A41AD2">
            <w:pPr>
              <w:spacing w:before="40" w:after="40"/>
              <w:rPr>
                <w:rFonts w:ascii="Aptos" w:hAnsi="Aptos"/>
                <w:sz w:val="17"/>
                <w:rPrChange w:id="68" w:author="Microsoft Word" w:date="2026-09-09T14:54:00Z" w16du:dateUtc="2026-09-09T13:54:00Z">
                  <w:rPr/>
                </w:rPrChange>
              </w:rPr>
            </w:pPr>
            <w:r w:rsidRPr="00F96828">
              <w:rPr>
                <w:rFonts w:ascii="Aptos" w:hAnsi="Aptos"/>
                <w:sz w:val="17"/>
                <w:rPrChange w:id="69" w:author="Microsoft Word" w:date="2026-09-09T14:54:00Z" w16du:dateUtc="2026-09-09T13:54:00Z">
                  <w:rPr>
                    <w:sz w:val="16"/>
                  </w:rPr>
                </w:rPrChange>
              </w:rPr>
              <w:t>Primary objective</w:t>
            </w:r>
          </w:p>
        </w:tc>
        <w:tc>
          <w:tcPr>
            <w:tcW w:w="6756" w:type="dxa"/>
            <w:vAlign w:val="center"/>
          </w:tcPr>
          <w:p w14:paraId="38EF7C21" w14:textId="6C3D6A82" w:rsidR="00A41AD2" w:rsidRPr="00F96828" w:rsidRDefault="00A41AD2">
            <w:pPr>
              <w:spacing w:before="40" w:after="40"/>
              <w:rPr>
                <w:rFonts w:ascii="Aptos" w:hAnsi="Aptos"/>
                <w:sz w:val="17"/>
                <w:rPrChange w:id="70" w:author="Microsoft Word" w:date="2026-09-09T14:54:00Z" w16du:dateUtc="2026-09-09T13:54:00Z">
                  <w:rPr/>
                </w:rPrChange>
              </w:rPr>
            </w:pPr>
            <w:r w:rsidRPr="00F96828">
              <w:rPr>
                <w:rFonts w:ascii="Aptos" w:hAnsi="Aptos"/>
                <w:sz w:val="17"/>
                <w:rPrChange w:id="71" w:author="Microsoft Word" w:date="2026-09-09T14:54:00Z" w16du:dateUtc="2026-09-09T13:54:00Z">
                  <w:rPr>
                    <w:sz w:val="16"/>
                  </w:rPr>
                </w:rPrChange>
              </w:rPr>
              <w:t>Integrate and reuse existing systems and services before creating new ones.</w:t>
            </w:r>
            <w:ins w:id="72" w:author="Puneet Kumar - Chaucer" w:date="2026-09-07T10:43:00Z" w16du:dateUtc="2026-09-07T09:43:00Z">
              <w:r w:rsidR="005313A2" w:rsidRPr="00F96828">
                <w:rPr>
                  <w:rFonts w:ascii="Aptos" w:hAnsi="Aptos"/>
                  <w:sz w:val="17"/>
                  <w:rPrChange w:id="73" w:author="Microsoft Word" w:date="2026-09-09T14:54:00Z" w16du:dateUtc="2026-09-09T13:54:00Z">
                    <w:rPr>
                      <w:sz w:val="16"/>
                    </w:rPr>
                  </w:rPrChange>
                </w:rPr>
                <w:t xml:space="preserve"> </w:t>
              </w:r>
            </w:ins>
            <w:r w:rsidR="005313A2">
              <w:fldChar w:fldCharType="begin"/>
            </w:r>
            <w:r w:rsidR="005313A2">
              <w:instrText>HYPERLINK "https://chausl.sharepoint.com/:w:/r/sites/CTG-Architecture/Shared%20Documents/EA%20Reference%20Docs/EA%20Reference%20Docs%20(Final)/ChArch-EAPrinciples.docx?d=w6dcb2f4cc77348159505d7501241ca26&amp;csf=1&amp;web=1&amp;e=5UY1Gn"</w:instrText>
            </w:r>
            <w:r w:rsidR="005313A2">
              <w:fldChar w:fldCharType="separate"/>
            </w:r>
            <w:r w:rsidR="005313A2" w:rsidRPr="00F96828">
              <w:rPr>
                <w:rFonts w:ascii="Aptos" w:hAnsi="Aptos"/>
                <w:sz w:val="17"/>
                <w:rPrChange w:id="74" w:author="Microsoft Word" w:date="2026-09-09T14:54:00Z" w16du:dateUtc="2026-09-09T13:54:00Z">
                  <w:rPr>
                    <w:color w:val="222831"/>
                    <w:sz w:val="16"/>
                  </w:rPr>
                </w:rPrChange>
              </w:rPr>
              <w:t>Reference</w:t>
            </w:r>
            <w:r w:rsidR="005313A2">
              <w:fldChar w:fldCharType="end"/>
            </w:r>
            <w:r w:rsidR="005313A2" w:rsidRPr="00F96828">
              <w:rPr>
                <w:rFonts w:ascii="Aptos" w:hAnsi="Aptos"/>
                <w:sz w:val="17"/>
                <w:rPrChange w:id="75" w:author="Microsoft Word" w:date="2026-09-09T14:54:00Z" w16du:dateUtc="2026-09-09T13:54:00Z">
                  <w:rPr>
                    <w:sz w:val="16"/>
                  </w:rPr>
                </w:rPrChange>
              </w:rPr>
              <w:t xml:space="preserve"> – section 5  EAG2</w:t>
            </w:r>
            <w:r w:rsidR="00C0167E" w:rsidRPr="00F96828">
              <w:rPr>
                <w:rFonts w:ascii="Aptos" w:hAnsi="Aptos"/>
                <w:sz w:val="17"/>
                <w:rPrChange w:id="76" w:author="Microsoft Word" w:date="2026-09-09T14:54:00Z" w16du:dateUtc="2026-09-09T13:54:00Z">
                  <w:rPr>
                    <w:sz w:val="16"/>
                  </w:rPr>
                </w:rPrChange>
              </w:rPr>
              <w:t>, AAP1 , AAP2</w:t>
            </w:r>
          </w:p>
        </w:tc>
      </w:tr>
      <w:tr w:rsidR="00A41AD2" w14:paraId="75DDC1B5" w14:textId="77777777" w:rsidTr="00FC2BA7">
        <w:trPr>
          <w:jc w:val="center"/>
        </w:trPr>
        <w:tc>
          <w:tcPr>
            <w:tcW w:w="3114" w:type="dxa"/>
            <w:vAlign w:val="center"/>
          </w:tcPr>
          <w:p w14:paraId="1A683C8E" w14:textId="77777777" w:rsidR="00A41AD2" w:rsidRPr="00F96828" w:rsidRDefault="00A41AD2">
            <w:pPr>
              <w:spacing w:before="40" w:after="40"/>
              <w:rPr>
                <w:rFonts w:ascii="Aptos" w:hAnsi="Aptos"/>
                <w:sz w:val="17"/>
                <w:rPrChange w:id="77" w:author="Microsoft Word" w:date="2026-09-09T14:54:00Z" w16du:dateUtc="2026-09-09T13:54:00Z">
                  <w:rPr/>
                </w:rPrChange>
              </w:rPr>
            </w:pPr>
            <w:r w:rsidRPr="00F96828">
              <w:rPr>
                <w:rFonts w:ascii="Aptos" w:hAnsi="Aptos"/>
                <w:sz w:val="17"/>
                <w:rPrChange w:id="78" w:author="Microsoft Word" w:date="2026-09-09T14:54:00Z" w16du:dateUtc="2026-09-09T13:54:00Z">
                  <w:rPr>
                    <w:sz w:val="16"/>
                  </w:rPr>
                </w:rPrChange>
              </w:rPr>
              <w:t>Service model</w:t>
            </w:r>
          </w:p>
        </w:tc>
        <w:tc>
          <w:tcPr>
            <w:tcW w:w="6756" w:type="dxa"/>
            <w:vAlign w:val="center"/>
          </w:tcPr>
          <w:p w14:paraId="2BE7C783" w14:textId="11BB6624" w:rsidR="00A41AD2" w:rsidRPr="00F96828" w:rsidRDefault="00A41AD2">
            <w:pPr>
              <w:spacing w:before="40" w:after="40"/>
              <w:rPr>
                <w:rFonts w:ascii="Aptos" w:hAnsi="Aptos"/>
                <w:sz w:val="17"/>
                <w:rPrChange w:id="79" w:author="Microsoft Word" w:date="2026-09-09T14:54:00Z" w16du:dateUtc="2026-09-09T13:54:00Z">
                  <w:rPr/>
                </w:rPrChange>
              </w:rPr>
            </w:pPr>
            <w:r w:rsidRPr="00F96828">
              <w:rPr>
                <w:rFonts w:ascii="Aptos" w:hAnsi="Aptos"/>
                <w:sz w:val="17"/>
                <w:rPrChange w:id="80" w:author="Microsoft Word" w:date="2026-09-09T14:54:00Z" w16du:dateUtc="2026-09-09T13:54:00Z">
                  <w:rPr>
                    <w:sz w:val="16"/>
                  </w:rPr>
                </w:rPrChange>
              </w:rPr>
              <w:t>Business-capability aligned enterprise services.</w:t>
            </w:r>
            <w:ins w:id="81" w:author="Puneet Kumar - Chaucer" w:date="2026-09-07T10:42:00Z" w16du:dateUtc="2026-09-07T09:42:00Z">
              <w:r w:rsidR="005313A2" w:rsidRPr="00F96828">
                <w:rPr>
                  <w:rFonts w:ascii="Aptos" w:hAnsi="Aptos"/>
                  <w:sz w:val="17"/>
                  <w:rPrChange w:id="82" w:author="Microsoft Word" w:date="2026-09-09T14:54:00Z" w16du:dateUtc="2026-09-09T13:54:00Z">
                    <w:rPr>
                      <w:sz w:val="16"/>
                    </w:rPr>
                  </w:rPrChange>
                </w:rPr>
                <w:t xml:space="preserve">  </w:t>
              </w:r>
            </w:ins>
            <w:r w:rsidR="009E3B4E">
              <w:fldChar w:fldCharType="begin"/>
            </w:r>
            <w:r w:rsidR="009E3B4E">
              <w:instrText>HYPERLINK "https://chausl.sharepoint.com/:w:/r/sites/CTG-Architecture/Shared%20Documents/EA%20Reference%20Docs/EA%20Reference%20Docs%20(Final)/ChArch-EAPrinciples.docx?d=w6dcb2f4cc77348159505d7501241ca26&amp;csf=1&amp;web=1&amp;e=5UY1Gn"</w:instrText>
            </w:r>
            <w:r w:rsidR="009E3B4E">
              <w:fldChar w:fldCharType="separate"/>
            </w:r>
            <w:r w:rsidR="009E3B4E" w:rsidRPr="00F96828">
              <w:rPr>
                <w:rFonts w:ascii="Aptos" w:hAnsi="Aptos"/>
                <w:sz w:val="17"/>
                <w:rPrChange w:id="83" w:author="Microsoft Word" w:date="2026-09-09T14:54:00Z" w16du:dateUtc="2026-09-09T13:54:00Z">
                  <w:rPr>
                    <w:color w:val="222831"/>
                    <w:sz w:val="16"/>
                  </w:rPr>
                </w:rPrChange>
              </w:rPr>
              <w:t>Reference</w:t>
            </w:r>
            <w:r w:rsidR="009E3B4E">
              <w:fldChar w:fldCharType="end"/>
            </w:r>
            <w:r w:rsidR="009E3B4E" w:rsidRPr="00F96828">
              <w:rPr>
                <w:rFonts w:ascii="Aptos" w:hAnsi="Aptos"/>
                <w:sz w:val="17"/>
                <w:rPrChange w:id="84" w:author="Microsoft Word" w:date="2026-09-09T14:54:00Z" w16du:dateUtc="2026-09-09T13:54:00Z">
                  <w:rPr>
                    <w:sz w:val="16"/>
                  </w:rPr>
                </w:rPrChange>
              </w:rPr>
              <w:t xml:space="preserve"> – section 11</w:t>
            </w:r>
          </w:p>
        </w:tc>
      </w:tr>
      <w:tr w:rsidR="00A41AD2" w14:paraId="4B6D2ED8" w14:textId="77777777" w:rsidTr="00FC2BA7">
        <w:trPr>
          <w:jc w:val="center"/>
        </w:trPr>
        <w:tc>
          <w:tcPr>
            <w:tcW w:w="3114" w:type="dxa"/>
            <w:vAlign w:val="center"/>
          </w:tcPr>
          <w:p w14:paraId="575D23C7" w14:textId="77777777" w:rsidR="00A41AD2" w:rsidRPr="00F96828" w:rsidRDefault="00A41AD2">
            <w:pPr>
              <w:spacing w:before="40" w:after="40"/>
              <w:rPr>
                <w:rFonts w:ascii="Aptos" w:hAnsi="Aptos"/>
                <w:sz w:val="17"/>
                <w:rPrChange w:id="85" w:author="Microsoft Word" w:date="2026-09-09T14:54:00Z" w16du:dateUtc="2026-09-09T13:54:00Z">
                  <w:rPr/>
                </w:rPrChange>
              </w:rPr>
            </w:pPr>
            <w:r w:rsidRPr="00F96828">
              <w:rPr>
                <w:rFonts w:ascii="Aptos" w:hAnsi="Aptos"/>
                <w:sz w:val="17"/>
                <w:rPrChange w:id="86" w:author="Microsoft Word" w:date="2026-09-09T14:54:00Z" w16du:dateUtc="2026-09-09T13:54:00Z">
                  <w:rPr>
                    <w:sz w:val="16"/>
                  </w:rPr>
                </w:rPrChange>
              </w:rPr>
              <w:t>Integration style</w:t>
            </w:r>
          </w:p>
        </w:tc>
        <w:tc>
          <w:tcPr>
            <w:tcW w:w="6756" w:type="dxa"/>
            <w:vAlign w:val="center"/>
          </w:tcPr>
          <w:p w14:paraId="2B328035" w14:textId="77777777" w:rsidR="00A41AD2" w:rsidRPr="00F96828" w:rsidRDefault="00A41AD2">
            <w:pPr>
              <w:spacing w:before="40" w:after="40"/>
              <w:rPr>
                <w:rFonts w:ascii="Aptos" w:hAnsi="Aptos"/>
                <w:sz w:val="17"/>
                <w:rPrChange w:id="87" w:author="Microsoft Word" w:date="2026-09-09T14:54:00Z" w16du:dateUtc="2026-09-09T13:54:00Z">
                  <w:rPr/>
                </w:rPrChange>
              </w:rPr>
            </w:pPr>
            <w:r w:rsidRPr="00F96828">
              <w:rPr>
                <w:rFonts w:ascii="Aptos" w:hAnsi="Aptos"/>
                <w:sz w:val="17"/>
                <w:rPrChange w:id="88" w:author="Microsoft Word" w:date="2026-09-09T14:54:00Z" w16du:dateUtc="2026-09-09T13:54:00Z">
                  <w:rPr>
                    <w:sz w:val="16"/>
                  </w:rPr>
                </w:rPrChange>
              </w:rPr>
              <w:t>API-led, event-capable, orchestration-supported.</w:t>
            </w:r>
          </w:p>
        </w:tc>
      </w:tr>
      <w:tr w:rsidR="00A41AD2" w14:paraId="5B6056A0" w14:textId="77777777" w:rsidTr="00FC2BA7">
        <w:trPr>
          <w:jc w:val="center"/>
        </w:trPr>
        <w:tc>
          <w:tcPr>
            <w:tcW w:w="3114" w:type="dxa"/>
            <w:vAlign w:val="center"/>
          </w:tcPr>
          <w:p w14:paraId="36AAFA26" w14:textId="77777777" w:rsidR="00A41AD2" w:rsidRPr="00F96828" w:rsidRDefault="00A41AD2">
            <w:pPr>
              <w:spacing w:before="40" w:after="40"/>
              <w:rPr>
                <w:rFonts w:ascii="Aptos" w:hAnsi="Aptos"/>
                <w:sz w:val="17"/>
                <w:rPrChange w:id="89" w:author="Microsoft Word" w:date="2026-09-09T14:54:00Z" w16du:dateUtc="2026-09-09T13:54:00Z">
                  <w:rPr/>
                </w:rPrChange>
              </w:rPr>
            </w:pPr>
            <w:r w:rsidRPr="00F96828">
              <w:rPr>
                <w:rFonts w:ascii="Aptos" w:hAnsi="Aptos"/>
                <w:sz w:val="17"/>
                <w:rPrChange w:id="90" w:author="Microsoft Word" w:date="2026-09-09T14:54:00Z" w16du:dateUtc="2026-09-09T13:54:00Z">
                  <w:rPr>
                    <w:sz w:val="16"/>
                  </w:rPr>
                </w:rPrChange>
              </w:rPr>
              <w:t>Platform alignment</w:t>
            </w:r>
          </w:p>
        </w:tc>
        <w:tc>
          <w:tcPr>
            <w:tcW w:w="6756" w:type="dxa"/>
            <w:vAlign w:val="center"/>
          </w:tcPr>
          <w:p w14:paraId="584B49F0" w14:textId="42D96DF6" w:rsidR="00A41AD2" w:rsidRPr="00F96828" w:rsidRDefault="00A41AD2">
            <w:pPr>
              <w:spacing w:before="40" w:after="40"/>
              <w:rPr>
                <w:rFonts w:ascii="Aptos" w:hAnsi="Aptos"/>
                <w:sz w:val="17"/>
                <w:rPrChange w:id="91" w:author="Microsoft Word" w:date="2026-09-09T14:54:00Z" w16du:dateUtc="2026-09-09T13:54:00Z">
                  <w:rPr/>
                </w:rPrChange>
              </w:rPr>
            </w:pPr>
            <w:r w:rsidRPr="00F96828">
              <w:rPr>
                <w:rFonts w:ascii="Aptos" w:hAnsi="Aptos"/>
                <w:sz w:val="17"/>
                <w:rPrChange w:id="92" w:author="Microsoft Word" w:date="2026-09-09T14:54:00Z" w16du:dateUtc="2026-09-09T13:54:00Z">
                  <w:rPr>
                    <w:sz w:val="16"/>
                  </w:rPr>
                </w:rPrChange>
              </w:rPr>
              <w:t>Azure PaaS integration services.</w:t>
            </w:r>
            <w:ins w:id="93" w:author="Puneet Kumar - Chaucer" w:date="2026-09-07T10:43:00Z" w16du:dateUtc="2026-09-07T09:43:00Z">
              <w:r w:rsidR="005313A2" w:rsidRPr="00F96828">
                <w:rPr>
                  <w:rFonts w:ascii="Aptos" w:hAnsi="Aptos"/>
                  <w:sz w:val="17"/>
                  <w:rPrChange w:id="94" w:author="Microsoft Word" w:date="2026-09-09T14:54:00Z" w16du:dateUtc="2026-09-09T13:54:00Z">
                    <w:rPr>
                      <w:sz w:val="16"/>
                    </w:rPr>
                  </w:rPrChange>
                </w:rPr>
                <w:t xml:space="preserve"> </w:t>
              </w:r>
            </w:ins>
            <w:r w:rsidR="005313A2">
              <w:fldChar w:fldCharType="begin"/>
            </w:r>
            <w:r w:rsidR="005313A2">
              <w:instrText>HYPERLINK "https://chausl.sharepoint.com/:w:/r/sites/CTG-Architecture/Shared%20Documents/EA%20Reference%20Docs/EA%20Reference%20Docs%20(Final)/ChArch-EAPrinciples.docx?d=w6dcb2f4cc77348159505d7501241ca26&amp;csf=1&amp;web=1&amp;e=5UY1Gn"</w:instrText>
            </w:r>
            <w:r w:rsidR="005313A2">
              <w:fldChar w:fldCharType="separate"/>
            </w:r>
            <w:r w:rsidR="005313A2" w:rsidRPr="00F96828">
              <w:rPr>
                <w:rFonts w:ascii="Aptos" w:hAnsi="Aptos"/>
                <w:sz w:val="17"/>
                <w:rPrChange w:id="95" w:author="Microsoft Word" w:date="2026-09-09T14:54:00Z" w16du:dateUtc="2026-09-09T13:54:00Z">
                  <w:rPr>
                    <w:color w:val="222831"/>
                    <w:sz w:val="16"/>
                  </w:rPr>
                </w:rPrChange>
              </w:rPr>
              <w:t>Reference</w:t>
            </w:r>
            <w:r w:rsidR="005313A2">
              <w:fldChar w:fldCharType="end"/>
            </w:r>
            <w:r w:rsidR="005313A2" w:rsidRPr="00F96828">
              <w:rPr>
                <w:rFonts w:ascii="Aptos" w:hAnsi="Aptos"/>
                <w:sz w:val="17"/>
                <w:rPrChange w:id="96" w:author="Microsoft Word" w:date="2026-09-09T14:54:00Z" w16du:dateUtc="2026-09-09T13:54:00Z">
                  <w:rPr>
                    <w:sz w:val="16"/>
                  </w:rPr>
                </w:rPrChange>
              </w:rPr>
              <w:t xml:space="preserve"> – section 5 EAG4</w:t>
            </w:r>
          </w:p>
        </w:tc>
      </w:tr>
      <w:tr w:rsidR="00A41AD2" w14:paraId="386BE35C" w14:textId="77777777" w:rsidTr="00FC2BA7">
        <w:trPr>
          <w:jc w:val="center"/>
        </w:trPr>
        <w:tc>
          <w:tcPr>
            <w:tcW w:w="3114" w:type="dxa"/>
            <w:vAlign w:val="center"/>
          </w:tcPr>
          <w:p w14:paraId="19E81B2F" w14:textId="77777777" w:rsidR="00A41AD2" w:rsidRPr="00F96828" w:rsidRDefault="00A41AD2">
            <w:pPr>
              <w:spacing w:before="40" w:after="40"/>
              <w:rPr>
                <w:rFonts w:ascii="Aptos" w:hAnsi="Aptos"/>
                <w:sz w:val="17"/>
                <w:rPrChange w:id="97" w:author="Microsoft Word" w:date="2026-09-09T14:54:00Z" w16du:dateUtc="2026-09-09T13:54:00Z">
                  <w:rPr/>
                </w:rPrChange>
              </w:rPr>
            </w:pPr>
            <w:r w:rsidRPr="00F96828">
              <w:rPr>
                <w:rFonts w:ascii="Aptos" w:hAnsi="Aptos"/>
                <w:sz w:val="17"/>
                <w:rPrChange w:id="98" w:author="Microsoft Word" w:date="2026-09-09T14:54:00Z" w16du:dateUtc="2026-09-09T13:54:00Z">
                  <w:rPr>
                    <w:sz w:val="16"/>
                  </w:rPr>
                </w:rPrChange>
              </w:rPr>
              <w:t>Governance model</w:t>
            </w:r>
          </w:p>
        </w:tc>
        <w:tc>
          <w:tcPr>
            <w:tcW w:w="6756" w:type="dxa"/>
            <w:vAlign w:val="center"/>
          </w:tcPr>
          <w:p w14:paraId="7867927E" w14:textId="77777777" w:rsidR="00A41AD2" w:rsidRPr="00F96828" w:rsidRDefault="00A41AD2">
            <w:pPr>
              <w:spacing w:before="40" w:after="40"/>
              <w:rPr>
                <w:rFonts w:ascii="Aptos" w:hAnsi="Aptos"/>
                <w:sz w:val="17"/>
                <w:rPrChange w:id="99" w:author="Microsoft Word" w:date="2026-09-09T14:54:00Z" w16du:dateUtc="2026-09-09T13:54:00Z">
                  <w:rPr/>
                </w:rPrChange>
              </w:rPr>
            </w:pPr>
            <w:r w:rsidRPr="00F96828">
              <w:rPr>
                <w:rFonts w:ascii="Aptos" w:hAnsi="Aptos"/>
                <w:sz w:val="17"/>
                <w:rPrChange w:id="100" w:author="Microsoft Word" w:date="2026-09-09T14:54:00Z" w16du:dateUtc="2026-09-09T13:54:00Z">
                  <w:rPr>
                    <w:sz w:val="16"/>
                  </w:rPr>
                </w:rPrChange>
              </w:rPr>
              <w:t>TDA-approved standards, reusable patterns, controlled exceptions.</w:t>
            </w:r>
          </w:p>
        </w:tc>
      </w:tr>
    </w:tbl>
    <w:p w14:paraId="2440987F" w14:textId="659A1CB6" w:rsidR="0095094A" w:rsidRDefault="007B5EA1" w:rsidP="00FC2BA7">
      <w:pPr>
        <w:spacing w:after="46" w:line="270" w:lineRule="auto"/>
      </w:pPr>
      <w:del w:id="101" w:author="Puneet Kumar - Chaucer" w:date="2026-09-07T10:41:00Z" w16du:dateUtc="2026-09-07T09:41:00Z">
        <w:r w:rsidDel="005313A2">
          <w:delText>.</w:delText>
        </w:r>
      </w:del>
    </w:p>
    <w:p w14:paraId="59F94C8C" w14:textId="77777777" w:rsidR="003C506A" w:rsidRDefault="003C506A" w:rsidP="00C56193">
      <w:pPr>
        <w:pStyle w:val="Heading2"/>
        <w:rPr>
          <w:del w:id="102" w:author="Microsoft Word" w:date="2026-09-09T14:02:00Z" w16du:dateUtc="2026-09-09T13:02:00Z"/>
          <w:rFonts w:ascii="Calibri heading" w:hAnsi="Calibri heading" w:hint="eastAsia"/>
          <w:b/>
          <w:bCs/>
          <w:color w:val="2E5496"/>
          <w:sz w:val="28"/>
          <w:lang w:val="en-US" w:eastAsia="en-US"/>
        </w:rPr>
      </w:pPr>
      <w:bookmarkStart w:id="103" w:name="_Toc239852280"/>
    </w:p>
    <w:p w14:paraId="0EBDDAE2" w14:textId="77777777" w:rsidR="003C506A" w:rsidRPr="003C506A" w:rsidRDefault="003C506A" w:rsidP="003C506A">
      <w:pPr>
        <w:rPr>
          <w:del w:id="104" w:author="Microsoft Word" w:date="2026-09-09T14:02:00Z" w16du:dateUtc="2026-09-09T13:02:00Z"/>
          <w:lang w:val="en-US" w:eastAsia="en-US"/>
        </w:rPr>
      </w:pPr>
    </w:p>
    <w:p w14:paraId="2667367C" w14:textId="77777777" w:rsidR="00872FAA" w:rsidRPr="00C97173" w:rsidRDefault="007B5EA1" w:rsidP="00872FAA">
      <w:pPr>
        <w:pStyle w:val="Heading2"/>
        <w:rPr>
          <w:rFonts w:ascii="Calibri heading" w:hAnsi="Calibri heading"/>
          <w:b/>
          <w:color w:val="2E5496"/>
          <w:sz w:val="28"/>
          <w:lang w:val="en-US"/>
          <w:rPrChange w:id="105" w:author="Microsoft Word" w:date="2026-09-09T14:54:00Z" w16du:dateUtc="2026-09-09T13:54:00Z">
            <w:rPr/>
          </w:rPrChange>
        </w:rPr>
      </w:pPr>
      <w:bookmarkStart w:id="106" w:name="_Toc239899853"/>
      <w:r w:rsidRPr="00C97173">
        <w:rPr>
          <w:rFonts w:ascii="Calibri heading" w:hAnsi="Calibri heading"/>
          <w:b/>
          <w:color w:val="2E5496"/>
          <w:sz w:val="28"/>
          <w:lang w:val="en-US"/>
          <w:rPrChange w:id="107" w:author="Microsoft Word" w:date="2026-09-09T14:54:00Z" w16du:dateUtc="2026-09-09T13:54:00Z">
            <w:rPr/>
          </w:rPrChange>
        </w:rPr>
        <w:t xml:space="preserve">4.2 </w:t>
      </w:r>
      <w:r w:rsidR="00872FAA" w:rsidRPr="00C97173">
        <w:rPr>
          <w:rFonts w:ascii="Calibri heading" w:hAnsi="Calibri heading"/>
          <w:b/>
          <w:color w:val="2E5496"/>
          <w:sz w:val="28"/>
          <w:lang w:val="en-US"/>
          <w:rPrChange w:id="108" w:author="Microsoft Word" w:date="2026-09-09T14:54:00Z" w16du:dateUtc="2026-09-09T13:54:00Z">
            <w:rPr/>
          </w:rPrChange>
        </w:rPr>
        <w:t>SOA Positioning Statement</w:t>
      </w:r>
      <w:bookmarkEnd w:id="103"/>
      <w:bookmarkEnd w:id="106"/>
    </w:p>
    <w:p w14:paraId="389023E2" w14:textId="77777777" w:rsidR="00872FAA" w:rsidRPr="00F96828" w:rsidRDefault="00872FAA" w:rsidP="00872FAA">
      <w:pPr>
        <w:spacing w:after="120" w:line="278" w:lineRule="auto"/>
        <w:rPr>
          <w:rFonts w:ascii="Aptos" w:hAnsi="Aptos"/>
          <w:sz w:val="18"/>
          <w:rPrChange w:id="109" w:author="Microsoft Word" w:date="2026-09-09T14:54:00Z" w16du:dateUtc="2026-09-09T13:54:00Z">
            <w:rPr/>
          </w:rPrChange>
        </w:rPr>
      </w:pPr>
      <w:r w:rsidRPr="00F96828">
        <w:rPr>
          <w:rFonts w:ascii="Aptos" w:hAnsi="Aptos"/>
          <w:sz w:val="18"/>
          <w:rPrChange w:id="110" w:author="Microsoft Word" w:date="2026-09-09T14:54:00Z" w16du:dateUtc="2026-09-09T13:54:00Z">
            <w:rPr/>
          </w:rPrChange>
        </w:rPr>
        <w:t>Chaucer's Systems Integration Framework adopts a Service-Oriented Architecture, not a microservices architecture, aligned to Chaucer's operating model.</w:t>
      </w:r>
    </w:p>
    <w:p w14:paraId="0CBD78C2" w14:textId="229A3886" w:rsidR="00872FAA" w:rsidRPr="00F96828" w:rsidRDefault="00872FAA" w:rsidP="00872FAA">
      <w:pPr>
        <w:spacing w:after="120" w:line="278" w:lineRule="auto"/>
        <w:rPr>
          <w:rFonts w:ascii="Aptos" w:hAnsi="Aptos"/>
          <w:sz w:val="18"/>
          <w:rPrChange w:id="111" w:author="Microsoft Word" w:date="2026-09-09T14:54:00Z" w16du:dateUtc="2026-09-09T13:54:00Z">
            <w:rPr/>
          </w:rPrChange>
        </w:rPr>
      </w:pPr>
      <w:r w:rsidRPr="00F96828">
        <w:rPr>
          <w:rFonts w:ascii="Aptos" w:hAnsi="Aptos"/>
          <w:sz w:val="18"/>
          <w:rPrChange w:id="112" w:author="Microsoft Word" w:date="2026-09-09T14:54:00Z" w16du:dateUtc="2026-09-09T13:54:00Z">
            <w:rPr/>
          </w:rPrChange>
        </w:rPr>
        <w:t xml:space="preserve">A service in this </w:t>
      </w:r>
      <w:r w:rsidR="00A22181" w:rsidRPr="00F96828">
        <w:rPr>
          <w:rFonts w:ascii="Aptos" w:hAnsi="Aptos"/>
          <w:sz w:val="18"/>
          <w:lang w:val="en-GB"/>
          <w:rPrChange w:id="113" w:author="Microsoft Word" w:date="2026-09-09T14:54:00Z" w16du:dateUtc="2026-09-09T13:54:00Z">
            <w:rPr>
              <w:lang w:val="en-GB"/>
            </w:rPr>
          </w:rPrChange>
        </w:rPr>
        <w:t>System Integration framework</w:t>
      </w:r>
      <w:r w:rsidR="00A22181" w:rsidRPr="00F96828" w:rsidDel="00A22181">
        <w:rPr>
          <w:rFonts w:ascii="Aptos" w:hAnsi="Aptos"/>
          <w:sz w:val="18"/>
          <w:rPrChange w:id="114" w:author="Microsoft Word" w:date="2026-09-09T14:54:00Z" w16du:dateUtc="2026-09-09T13:54:00Z">
            <w:rPr/>
          </w:rPrChange>
        </w:rPr>
        <w:t xml:space="preserve"> </w:t>
      </w:r>
      <w:r w:rsidRPr="00F96828">
        <w:rPr>
          <w:rFonts w:ascii="Aptos" w:hAnsi="Aptos"/>
          <w:sz w:val="18"/>
          <w:rPrChange w:id="115" w:author="Microsoft Word" w:date="2026-09-09T14:54:00Z" w16du:dateUtc="2026-09-09T13:54:00Z">
            <w:rPr/>
          </w:rPrChange>
        </w:rPr>
        <w:t xml:space="preserve">is a coarse-grained capability aligned to a business </w:t>
      </w:r>
      <w:r w:rsidR="00066C36" w:rsidRPr="00F96828">
        <w:rPr>
          <w:rFonts w:ascii="Aptos" w:hAnsi="Aptos"/>
          <w:sz w:val="18"/>
          <w:rPrChange w:id="116" w:author="Microsoft Word" w:date="2026-09-09T14:54:00Z" w16du:dateUtc="2026-09-09T13:54:00Z">
            <w:rPr/>
          </w:rPrChange>
        </w:rPr>
        <w:t>domain such</w:t>
      </w:r>
      <w:r w:rsidRPr="00F96828">
        <w:rPr>
          <w:rFonts w:ascii="Aptos" w:hAnsi="Aptos"/>
          <w:sz w:val="18"/>
          <w:rPrChange w:id="117" w:author="Microsoft Word" w:date="2026-09-09T14:54:00Z" w16du:dateUtc="2026-09-09T13:54:00Z">
            <w:rPr/>
          </w:rPrChange>
        </w:rPr>
        <w:t xml:space="preserve">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5BCE7448" w14:textId="17F7F5B2" w:rsidR="00872FAA" w:rsidRPr="00F96828" w:rsidRDefault="00872FAA" w:rsidP="00872FAA">
      <w:pPr>
        <w:spacing w:after="120" w:line="278" w:lineRule="auto"/>
        <w:rPr>
          <w:rFonts w:ascii="Aptos" w:hAnsi="Aptos"/>
          <w:sz w:val="18"/>
          <w:rPrChange w:id="118" w:author="Microsoft Word" w:date="2026-09-09T14:54:00Z" w16du:dateUtc="2026-09-09T13:54:00Z">
            <w:rPr/>
          </w:rPrChange>
        </w:rPr>
      </w:pPr>
      <w:r w:rsidRPr="00F96828">
        <w:rPr>
          <w:rFonts w:ascii="Aptos" w:hAnsi="Aptos"/>
          <w:sz w:val="18"/>
          <w:rPrChange w:id="119" w:author="Microsoft Word" w:date="2026-09-09T14:54:00Z" w16du:dateUtc="2026-09-09T13:54:00Z">
            <w:rPr/>
          </w:rPrChange>
        </w:rPr>
        <w:t xml:space="preserve">Microservices are not adopted as the default integration paradigm. The </w:t>
      </w:r>
      <w:r w:rsidR="00A22181" w:rsidRPr="00F96828">
        <w:rPr>
          <w:rFonts w:ascii="Aptos" w:hAnsi="Aptos"/>
          <w:sz w:val="18"/>
          <w:lang w:val="en-GB"/>
          <w:rPrChange w:id="120" w:author="Microsoft Word" w:date="2026-09-09T14:54:00Z" w16du:dateUtc="2026-09-09T13:54:00Z">
            <w:rPr>
              <w:lang w:val="en-GB"/>
            </w:rPr>
          </w:rPrChange>
        </w:rPr>
        <w:t>System Integration framework</w:t>
      </w:r>
      <w:r w:rsidR="00A22181" w:rsidRPr="00F96828" w:rsidDel="00A22181">
        <w:rPr>
          <w:rFonts w:ascii="Aptos" w:hAnsi="Aptos"/>
          <w:sz w:val="18"/>
          <w:rPrChange w:id="121" w:author="Microsoft Word" w:date="2026-09-09T14:54:00Z" w16du:dateUtc="2026-09-09T13:54:00Z">
            <w:rPr/>
          </w:rPrChange>
        </w:rPr>
        <w:t xml:space="preserve"> </w:t>
      </w:r>
      <w:del w:id="122" w:author="Puneet Kumar - Chaucer" w:date="2026-09-08T21:32:00Z" w16du:dateUtc="2026-09-08T20:32:00Z">
        <w:r w:rsidRPr="00F96828" w:rsidDel="00A22181">
          <w:rPr>
            <w:rFonts w:ascii="Aptos" w:hAnsi="Aptos"/>
            <w:sz w:val="18"/>
            <w:rPrChange w:id="123" w:author="Microsoft Word" w:date="2026-09-09T14:54:00Z" w16du:dateUtc="2026-09-09T13:54:00Z">
              <w:rPr/>
            </w:rPrChange>
          </w:rPr>
          <w:delText xml:space="preserve"> </w:delText>
        </w:r>
      </w:del>
      <w:r w:rsidRPr="00F96828">
        <w:rPr>
          <w:rFonts w:ascii="Aptos" w:hAnsi="Aptos"/>
          <w:sz w:val="18"/>
          <w:rPrChange w:id="124" w:author="Microsoft Word" w:date="2026-09-09T14:54:00Z" w16du:dateUtc="2026-09-09T13:54:00Z">
            <w:rPr/>
          </w:rPrChange>
        </w:rPr>
        <w:t>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16E55998" w14:textId="06E3DEAE" w:rsidR="0095094A" w:rsidRPr="00C97173" w:rsidRDefault="007B5EA1">
      <w:pPr>
        <w:pStyle w:val="Heading2"/>
        <w:rPr>
          <w:rFonts w:ascii="Calibri heading" w:hAnsi="Calibri heading"/>
          <w:b/>
          <w:color w:val="2E5496"/>
          <w:sz w:val="28"/>
          <w:lang w:val="en-US"/>
          <w:rPrChange w:id="125" w:author="Microsoft Word" w:date="2026-09-09T14:54:00Z" w16du:dateUtc="2026-09-09T13:54:00Z">
            <w:rPr/>
          </w:rPrChange>
        </w:rPr>
      </w:pPr>
      <w:bookmarkStart w:id="126" w:name="_Toc239852281"/>
      <w:bookmarkStart w:id="127" w:name="_Toc239899854"/>
      <w:r w:rsidRPr="00C97173">
        <w:rPr>
          <w:rFonts w:ascii="Calibri heading" w:hAnsi="Calibri heading"/>
          <w:b/>
          <w:color w:val="2E5496"/>
          <w:sz w:val="28"/>
          <w:lang w:val="en-US"/>
          <w:rPrChange w:id="128" w:author="Microsoft Word" w:date="2026-09-09T14:54:00Z" w16du:dateUtc="2026-09-09T13:54:00Z">
            <w:rPr/>
          </w:rPrChange>
        </w:rPr>
        <w:t>4.</w:t>
      </w:r>
      <w:r w:rsidR="006D39A9" w:rsidRPr="00C97173">
        <w:rPr>
          <w:rFonts w:ascii="Calibri heading" w:hAnsi="Calibri heading"/>
          <w:b/>
          <w:color w:val="2E5496"/>
          <w:sz w:val="28"/>
          <w:lang w:val="en-US"/>
          <w:rPrChange w:id="129" w:author="Microsoft Word" w:date="2026-09-09T14:54:00Z" w16du:dateUtc="2026-09-09T13:54:00Z">
            <w:rPr/>
          </w:rPrChange>
        </w:rPr>
        <w:t>3</w:t>
      </w:r>
      <w:r w:rsidRPr="00C97173">
        <w:rPr>
          <w:rFonts w:ascii="Calibri heading" w:hAnsi="Calibri heading"/>
          <w:b/>
          <w:color w:val="2E5496"/>
          <w:sz w:val="28"/>
          <w:lang w:val="en-US"/>
          <w:rPrChange w:id="130" w:author="Microsoft Word" w:date="2026-09-09T14:54:00Z" w16du:dateUtc="2026-09-09T13:54:00Z">
            <w:rPr/>
          </w:rPrChange>
        </w:rPr>
        <w:t xml:space="preserve"> Strategic Objectives</w:t>
      </w:r>
      <w:bookmarkEnd w:id="126"/>
      <w:bookmarkEnd w:id="127"/>
      <w:r w:rsidR="004C26F0">
        <w:rPr>
          <w:rFonts w:ascii="Calibri heading" w:hAnsi="Calibri heading"/>
          <w:b/>
          <w:color w:val="2E5496"/>
          <w:sz w:val="28"/>
          <w:lang w:val="en-US"/>
        </w:rPr>
        <w:br/>
      </w:r>
    </w:p>
    <w:tbl>
      <w:tblPr>
        <w:tblStyle w:val="TableGrid"/>
        <w:tblW w:w="0" w:type="auto"/>
        <w:jc w:val="center"/>
        <w:tblLook w:val="04A0" w:firstRow="1" w:lastRow="0" w:firstColumn="1" w:lastColumn="0" w:noHBand="0" w:noVBand="1"/>
      </w:tblPr>
      <w:tblGrid>
        <w:gridCol w:w="3128"/>
        <w:gridCol w:w="5888"/>
      </w:tblGrid>
      <w:tr w:rsidR="006D39A9" w14:paraId="28199AAA" w14:textId="77777777" w:rsidTr="001F46F6">
        <w:trPr>
          <w:jc w:val="center"/>
        </w:trPr>
        <w:tc>
          <w:tcPr>
            <w:tcW w:w="3397" w:type="dxa"/>
            <w:shd w:val="clear" w:color="auto" w:fill="1A2B56"/>
            <w:vAlign w:val="center"/>
          </w:tcPr>
          <w:p w14:paraId="5E7A8ED1" w14:textId="77777777" w:rsidR="006D39A9" w:rsidRPr="00F96828" w:rsidRDefault="006D39A9">
            <w:pPr>
              <w:spacing w:before="40" w:after="40"/>
              <w:rPr>
                <w:rFonts w:ascii="Aptos" w:hAnsi="Aptos"/>
                <w:sz w:val="17"/>
                <w:rPrChange w:id="131" w:author="Microsoft Word" w:date="2026-09-09T14:54:00Z" w16du:dateUtc="2026-09-09T13:54:00Z">
                  <w:rPr/>
                </w:rPrChange>
              </w:rPr>
            </w:pPr>
            <w:r w:rsidRPr="00F96828">
              <w:rPr>
                <w:rFonts w:ascii="Aptos" w:hAnsi="Aptos"/>
                <w:b/>
                <w:color w:val="FFFFFF"/>
                <w:sz w:val="17"/>
                <w:rPrChange w:id="132" w:author="Microsoft Word" w:date="2026-09-09T14:54:00Z" w16du:dateUtc="2026-09-09T13:54:00Z">
                  <w:rPr>
                    <w:b/>
                    <w:color w:val="FFFFFF"/>
                    <w:sz w:val="16"/>
                  </w:rPr>
                </w:rPrChange>
              </w:rPr>
              <w:t>Objective</w:t>
            </w:r>
          </w:p>
        </w:tc>
        <w:tc>
          <w:tcPr>
            <w:tcW w:w="6473" w:type="dxa"/>
            <w:shd w:val="clear" w:color="auto" w:fill="1A2B56"/>
            <w:vAlign w:val="center"/>
          </w:tcPr>
          <w:p w14:paraId="1EC5DF70" w14:textId="77777777" w:rsidR="006D39A9" w:rsidRPr="00F96828" w:rsidRDefault="006D39A9">
            <w:pPr>
              <w:spacing w:before="40" w:after="40"/>
              <w:rPr>
                <w:rFonts w:ascii="Aptos" w:hAnsi="Aptos"/>
                <w:sz w:val="17"/>
                <w:rPrChange w:id="133" w:author="Microsoft Word" w:date="2026-09-09T14:54:00Z" w16du:dateUtc="2026-09-09T13:54:00Z">
                  <w:rPr/>
                </w:rPrChange>
              </w:rPr>
            </w:pPr>
            <w:r w:rsidRPr="00F96828">
              <w:rPr>
                <w:rFonts w:ascii="Aptos" w:hAnsi="Aptos"/>
                <w:b/>
                <w:color w:val="FFFFFF"/>
                <w:sz w:val="17"/>
                <w:rPrChange w:id="134" w:author="Microsoft Word" w:date="2026-09-09T14:54:00Z" w16du:dateUtc="2026-09-09T13:54:00Z">
                  <w:rPr>
                    <w:b/>
                    <w:color w:val="FFFFFF"/>
                    <w:sz w:val="16"/>
                  </w:rPr>
                </w:rPrChange>
              </w:rPr>
              <w:t>SIF Direction</w:t>
            </w:r>
          </w:p>
        </w:tc>
      </w:tr>
      <w:tr w:rsidR="006D39A9" w14:paraId="0C0A81D7" w14:textId="77777777" w:rsidTr="001F46F6">
        <w:trPr>
          <w:jc w:val="center"/>
        </w:trPr>
        <w:tc>
          <w:tcPr>
            <w:tcW w:w="3397" w:type="dxa"/>
            <w:vAlign w:val="center"/>
          </w:tcPr>
          <w:p w14:paraId="794F3077" w14:textId="77777777" w:rsidR="006D39A9" w:rsidRPr="00F96828" w:rsidRDefault="006D39A9">
            <w:pPr>
              <w:spacing w:before="40" w:after="40"/>
              <w:rPr>
                <w:rFonts w:ascii="Aptos" w:hAnsi="Aptos"/>
                <w:sz w:val="17"/>
                <w:rPrChange w:id="135" w:author="Microsoft Word" w:date="2026-09-09T14:54:00Z" w16du:dateUtc="2026-09-09T13:54:00Z">
                  <w:rPr/>
                </w:rPrChange>
              </w:rPr>
            </w:pPr>
            <w:r w:rsidRPr="00F96828">
              <w:rPr>
                <w:rFonts w:ascii="Aptos" w:hAnsi="Aptos"/>
                <w:sz w:val="17"/>
                <w:rPrChange w:id="136" w:author="Microsoft Word" w:date="2026-09-09T14:54:00Z" w16du:dateUtc="2026-09-09T13:54:00Z">
                  <w:rPr>
                    <w:sz w:val="16"/>
                  </w:rPr>
                </w:rPrChange>
              </w:rPr>
              <w:t>Increase automation</w:t>
            </w:r>
          </w:p>
        </w:tc>
        <w:tc>
          <w:tcPr>
            <w:tcW w:w="6473" w:type="dxa"/>
            <w:vAlign w:val="center"/>
          </w:tcPr>
          <w:p w14:paraId="6E0334B9" w14:textId="2605E4F0" w:rsidR="006D39A9" w:rsidRPr="00F96828" w:rsidRDefault="006D39A9">
            <w:pPr>
              <w:spacing w:before="40" w:after="40"/>
              <w:rPr>
                <w:rFonts w:ascii="Aptos" w:hAnsi="Aptos"/>
                <w:sz w:val="17"/>
                <w:rPrChange w:id="137" w:author="Microsoft Word" w:date="2026-09-09T14:54:00Z" w16du:dateUtc="2026-09-09T13:54:00Z">
                  <w:rPr/>
                </w:rPrChange>
              </w:rPr>
            </w:pPr>
            <w:r w:rsidRPr="00F96828">
              <w:rPr>
                <w:rFonts w:ascii="Aptos" w:hAnsi="Aptos"/>
                <w:sz w:val="17"/>
                <w:rPrChange w:id="138" w:author="Microsoft Word" w:date="2026-09-09T14:54:00Z" w16du:dateUtc="2026-09-09T13:54:00Z">
                  <w:rPr>
                    <w:sz w:val="16"/>
                  </w:rPr>
                </w:rPrChange>
              </w:rPr>
              <w:t xml:space="preserve">Promote API, </w:t>
            </w:r>
            <w:r w:rsidR="00ED1BC9" w:rsidRPr="00F96828">
              <w:rPr>
                <w:rFonts w:ascii="Aptos" w:hAnsi="Aptos"/>
                <w:sz w:val="17"/>
                <w:rPrChange w:id="139" w:author="Microsoft Word" w:date="2026-09-09T14:54:00Z" w16du:dateUtc="2026-09-09T13:54:00Z">
                  <w:rPr>
                    <w:sz w:val="16"/>
                  </w:rPr>
                </w:rPrChange>
              </w:rPr>
              <w:t>events</w:t>
            </w:r>
            <w:r w:rsidRPr="00F96828">
              <w:rPr>
                <w:rFonts w:ascii="Aptos" w:hAnsi="Aptos"/>
                <w:sz w:val="17"/>
                <w:rPrChange w:id="140" w:author="Microsoft Word" w:date="2026-09-09T14:54:00Z" w16du:dateUtc="2026-09-09T13:54:00Z">
                  <w:rPr>
                    <w:sz w:val="16"/>
                  </w:rPr>
                </w:rPrChange>
              </w:rPr>
              <w:t>, and workflow-based integrations over manual re-keying.</w:t>
            </w:r>
          </w:p>
        </w:tc>
      </w:tr>
      <w:tr w:rsidR="006D39A9" w14:paraId="377A75ED" w14:textId="77777777" w:rsidTr="001F46F6">
        <w:trPr>
          <w:jc w:val="center"/>
        </w:trPr>
        <w:tc>
          <w:tcPr>
            <w:tcW w:w="3397" w:type="dxa"/>
            <w:vAlign w:val="center"/>
          </w:tcPr>
          <w:p w14:paraId="0A23C67D" w14:textId="77777777" w:rsidR="006D39A9" w:rsidRPr="00F96828" w:rsidRDefault="006D39A9">
            <w:pPr>
              <w:spacing w:before="40" w:after="40"/>
              <w:rPr>
                <w:rFonts w:ascii="Aptos" w:hAnsi="Aptos"/>
                <w:sz w:val="17"/>
                <w:rPrChange w:id="141" w:author="Microsoft Word" w:date="2026-09-09T14:54:00Z" w16du:dateUtc="2026-09-09T13:54:00Z">
                  <w:rPr/>
                </w:rPrChange>
              </w:rPr>
            </w:pPr>
            <w:r w:rsidRPr="00F96828">
              <w:rPr>
                <w:rFonts w:ascii="Aptos" w:hAnsi="Aptos"/>
                <w:sz w:val="17"/>
                <w:rPrChange w:id="142" w:author="Microsoft Word" w:date="2026-09-09T14:54:00Z" w16du:dateUtc="2026-09-09T13:54:00Z">
                  <w:rPr>
                    <w:sz w:val="16"/>
                  </w:rPr>
                </w:rPrChange>
              </w:rPr>
              <w:t>Reduce point-to-point integrations</w:t>
            </w:r>
          </w:p>
        </w:tc>
        <w:tc>
          <w:tcPr>
            <w:tcW w:w="6473" w:type="dxa"/>
            <w:vAlign w:val="center"/>
          </w:tcPr>
          <w:p w14:paraId="1982516D" w14:textId="77777777" w:rsidR="006D39A9" w:rsidRPr="00F96828" w:rsidRDefault="006D39A9">
            <w:pPr>
              <w:spacing w:before="40" w:after="40"/>
              <w:rPr>
                <w:rFonts w:ascii="Aptos" w:hAnsi="Aptos"/>
                <w:sz w:val="17"/>
                <w:rPrChange w:id="143" w:author="Microsoft Word" w:date="2026-09-09T14:54:00Z" w16du:dateUtc="2026-09-09T13:54:00Z">
                  <w:rPr/>
                </w:rPrChange>
              </w:rPr>
            </w:pPr>
            <w:r w:rsidRPr="00F96828">
              <w:rPr>
                <w:rFonts w:ascii="Aptos" w:hAnsi="Aptos"/>
                <w:sz w:val="17"/>
                <w:rPrChange w:id="144" w:author="Microsoft Word" w:date="2026-09-09T14:54:00Z" w16du:dateUtc="2026-09-09T13:54:00Z">
                  <w:rPr>
                    <w:sz w:val="16"/>
                  </w:rPr>
                </w:rPrChange>
              </w:rPr>
              <w:t>Introduce reusable service contracts, APIM-mediated APIs, and shared messaging patterns.</w:t>
            </w:r>
          </w:p>
        </w:tc>
      </w:tr>
      <w:tr w:rsidR="006D39A9" w14:paraId="46E0C1A4" w14:textId="77777777" w:rsidTr="001F46F6">
        <w:trPr>
          <w:jc w:val="center"/>
        </w:trPr>
        <w:tc>
          <w:tcPr>
            <w:tcW w:w="3397" w:type="dxa"/>
            <w:vAlign w:val="center"/>
          </w:tcPr>
          <w:p w14:paraId="700AC8D5" w14:textId="77777777" w:rsidR="006D39A9" w:rsidRPr="00F96828" w:rsidRDefault="006D39A9">
            <w:pPr>
              <w:spacing w:before="40" w:after="40"/>
              <w:rPr>
                <w:rFonts w:ascii="Aptos" w:hAnsi="Aptos"/>
                <w:sz w:val="17"/>
                <w:rPrChange w:id="145" w:author="Microsoft Word" w:date="2026-09-09T14:54:00Z" w16du:dateUtc="2026-09-09T13:54:00Z">
                  <w:rPr/>
                </w:rPrChange>
              </w:rPr>
            </w:pPr>
            <w:r w:rsidRPr="00F96828">
              <w:rPr>
                <w:rFonts w:ascii="Aptos" w:hAnsi="Aptos"/>
                <w:sz w:val="17"/>
                <w:rPrChange w:id="146" w:author="Microsoft Word" w:date="2026-09-09T14:54:00Z" w16du:dateUtc="2026-09-09T13:54:00Z">
                  <w:rPr>
                    <w:sz w:val="16"/>
                  </w:rPr>
                </w:rPrChange>
              </w:rPr>
              <w:t>Improve system-to-system data flow</w:t>
            </w:r>
          </w:p>
        </w:tc>
        <w:tc>
          <w:tcPr>
            <w:tcW w:w="6473" w:type="dxa"/>
            <w:vAlign w:val="center"/>
          </w:tcPr>
          <w:p w14:paraId="68C77502" w14:textId="2817E7D1" w:rsidR="006D39A9" w:rsidRPr="00F96828" w:rsidRDefault="00ED1BC9">
            <w:pPr>
              <w:spacing w:before="40" w:after="40"/>
              <w:rPr>
                <w:rFonts w:ascii="Aptos" w:hAnsi="Aptos"/>
                <w:sz w:val="17"/>
                <w:rPrChange w:id="147" w:author="Microsoft Word" w:date="2026-09-09T14:54:00Z" w16du:dateUtc="2026-09-09T13:54:00Z">
                  <w:rPr/>
                </w:rPrChange>
              </w:rPr>
            </w:pPr>
            <w:r w:rsidRPr="00F96828">
              <w:rPr>
                <w:rFonts w:ascii="Aptos" w:hAnsi="Aptos"/>
                <w:sz w:val="17"/>
                <w:rPrChange w:id="148" w:author="Microsoft Word" w:date="2026-09-09T14:54:00Z" w16du:dateUtc="2026-09-09T13:54:00Z">
                  <w:rPr>
                    <w:sz w:val="16"/>
                  </w:rPr>
                </w:rPrChange>
              </w:rPr>
              <w:t>Standardized</w:t>
            </w:r>
            <w:r w:rsidR="006D39A9" w:rsidRPr="00F96828">
              <w:rPr>
                <w:rFonts w:ascii="Aptos" w:hAnsi="Aptos"/>
                <w:sz w:val="17"/>
                <w:rPrChange w:id="149" w:author="Microsoft Word" w:date="2026-09-09T14:54:00Z" w16du:dateUtc="2026-09-09T13:54:00Z">
                  <w:rPr>
                    <w:sz w:val="16"/>
                  </w:rPr>
                </w:rPrChange>
              </w:rPr>
              <w:t xml:space="preserve"> integration approaches across synchronous, asynchronous, file, and data-platform exchange.</w:t>
            </w:r>
          </w:p>
        </w:tc>
      </w:tr>
      <w:tr w:rsidR="006D39A9" w14:paraId="1FB9CFFF" w14:textId="77777777" w:rsidTr="001F46F6">
        <w:trPr>
          <w:jc w:val="center"/>
        </w:trPr>
        <w:tc>
          <w:tcPr>
            <w:tcW w:w="3397" w:type="dxa"/>
            <w:vAlign w:val="center"/>
          </w:tcPr>
          <w:p w14:paraId="37718A58" w14:textId="77777777" w:rsidR="006D39A9" w:rsidRPr="00F96828" w:rsidRDefault="006D39A9">
            <w:pPr>
              <w:spacing w:before="40" w:after="40"/>
              <w:rPr>
                <w:rFonts w:ascii="Aptos" w:hAnsi="Aptos"/>
                <w:sz w:val="17"/>
                <w:rPrChange w:id="150" w:author="Microsoft Word" w:date="2026-09-09T14:54:00Z" w16du:dateUtc="2026-09-09T13:54:00Z">
                  <w:rPr/>
                </w:rPrChange>
              </w:rPr>
            </w:pPr>
            <w:r w:rsidRPr="00F96828">
              <w:rPr>
                <w:rFonts w:ascii="Aptos" w:hAnsi="Aptos"/>
                <w:sz w:val="17"/>
                <w:rPrChange w:id="151" w:author="Microsoft Word" w:date="2026-09-09T14:54:00Z" w16du:dateUtc="2026-09-09T13:54:00Z">
                  <w:rPr>
                    <w:sz w:val="16"/>
                  </w:rPr>
                </w:rPrChange>
              </w:rPr>
              <w:t>Enable vendor integration</w:t>
            </w:r>
          </w:p>
        </w:tc>
        <w:tc>
          <w:tcPr>
            <w:tcW w:w="6473" w:type="dxa"/>
            <w:vAlign w:val="center"/>
          </w:tcPr>
          <w:p w14:paraId="19D51CAD" w14:textId="240EA9EA" w:rsidR="006D39A9" w:rsidRPr="00F96828" w:rsidRDefault="006D39A9">
            <w:pPr>
              <w:spacing w:before="40" w:after="40"/>
              <w:rPr>
                <w:rFonts w:ascii="Aptos" w:hAnsi="Aptos"/>
                <w:sz w:val="17"/>
                <w:rPrChange w:id="152" w:author="Microsoft Word" w:date="2026-09-09T14:54:00Z" w16du:dateUtc="2026-09-09T13:54:00Z">
                  <w:rPr/>
                </w:rPrChange>
              </w:rPr>
            </w:pPr>
            <w:r w:rsidRPr="00F96828">
              <w:rPr>
                <w:rFonts w:ascii="Aptos" w:hAnsi="Aptos"/>
                <w:sz w:val="17"/>
                <w:rPrChange w:id="153" w:author="Microsoft Word" w:date="2026-09-09T14:54:00Z" w16du:dateUtc="2026-09-09T13:54:00Z">
                  <w:rPr>
                    <w:sz w:val="16"/>
                  </w:rPr>
                </w:rPrChange>
              </w:rPr>
              <w:t>Provide secure, governed, and reusable ingress</w:t>
            </w:r>
            <w:ins w:id="154" w:author="Nikhil Rokade - Chaucer" w:date="2026-09-10T15:59:00Z" w16du:dateUtc="2026-09-10T14:59:00Z">
              <w:r w:rsidR="00637FA9">
                <w:rPr>
                  <w:rFonts w:ascii="Aptos" w:hAnsi="Aptos"/>
                  <w:sz w:val="17"/>
                </w:rPr>
                <w:t xml:space="preserve"> </w:t>
              </w:r>
            </w:ins>
            <w:r w:rsidRPr="00F96828">
              <w:rPr>
                <w:rFonts w:ascii="Aptos" w:hAnsi="Aptos"/>
                <w:sz w:val="17"/>
                <w:rPrChange w:id="155" w:author="Microsoft Word" w:date="2026-09-09T14:54:00Z" w16du:dateUtc="2026-09-09T13:54:00Z">
                  <w:rPr>
                    <w:sz w:val="16"/>
                  </w:rPr>
                </w:rPrChange>
              </w:rPr>
              <w:t>/</w:t>
            </w:r>
            <w:ins w:id="156" w:author="Nikhil Rokade - Chaucer" w:date="2026-09-10T15:59:00Z" w16du:dateUtc="2026-09-10T14:59:00Z">
              <w:r w:rsidR="00637FA9">
                <w:rPr>
                  <w:rFonts w:ascii="Aptos" w:hAnsi="Aptos"/>
                  <w:sz w:val="17"/>
                </w:rPr>
                <w:t xml:space="preserve"> </w:t>
              </w:r>
            </w:ins>
            <w:r w:rsidRPr="00F96828">
              <w:rPr>
                <w:rFonts w:ascii="Aptos" w:hAnsi="Aptos"/>
                <w:sz w:val="17"/>
                <w:rPrChange w:id="157" w:author="Microsoft Word" w:date="2026-09-09T14:54:00Z" w16du:dateUtc="2026-09-09T13:54:00Z">
                  <w:rPr>
                    <w:sz w:val="16"/>
                  </w:rPr>
                </w:rPrChange>
              </w:rPr>
              <w:t>egress patterns for external suppliers and systems.</w:t>
            </w:r>
          </w:p>
        </w:tc>
      </w:tr>
      <w:tr w:rsidR="006D39A9" w14:paraId="0A736B29" w14:textId="77777777" w:rsidTr="001F46F6">
        <w:trPr>
          <w:jc w:val="center"/>
        </w:trPr>
        <w:tc>
          <w:tcPr>
            <w:tcW w:w="3397" w:type="dxa"/>
            <w:vAlign w:val="center"/>
          </w:tcPr>
          <w:p w14:paraId="366D377D" w14:textId="77777777" w:rsidR="006D39A9" w:rsidRPr="00F96828" w:rsidRDefault="006D39A9">
            <w:pPr>
              <w:spacing w:before="40" w:after="40"/>
              <w:rPr>
                <w:rFonts w:ascii="Aptos" w:hAnsi="Aptos"/>
                <w:sz w:val="17"/>
                <w:rPrChange w:id="158" w:author="Microsoft Word" w:date="2026-09-09T14:54:00Z" w16du:dateUtc="2026-09-09T13:54:00Z">
                  <w:rPr/>
                </w:rPrChange>
              </w:rPr>
            </w:pPr>
            <w:r w:rsidRPr="00F96828">
              <w:rPr>
                <w:rFonts w:ascii="Aptos" w:hAnsi="Aptos"/>
                <w:sz w:val="17"/>
                <w:rPrChange w:id="159" w:author="Microsoft Word" w:date="2026-09-09T14:54:00Z" w16du:dateUtc="2026-09-09T13:54:00Z">
                  <w:rPr>
                    <w:sz w:val="16"/>
                  </w:rPr>
                </w:rPrChange>
              </w:rPr>
              <w:t>Support straight-through processing</w:t>
            </w:r>
          </w:p>
        </w:tc>
        <w:tc>
          <w:tcPr>
            <w:tcW w:w="6473" w:type="dxa"/>
            <w:vAlign w:val="center"/>
          </w:tcPr>
          <w:p w14:paraId="16F685B0" w14:textId="77777777" w:rsidR="006D39A9" w:rsidRPr="00F96828" w:rsidRDefault="006D39A9">
            <w:pPr>
              <w:spacing w:before="40" w:after="40"/>
              <w:rPr>
                <w:rFonts w:ascii="Aptos" w:hAnsi="Aptos"/>
                <w:sz w:val="17"/>
                <w:rPrChange w:id="160" w:author="Microsoft Word" w:date="2026-09-09T14:54:00Z" w16du:dateUtc="2026-09-09T13:54:00Z">
                  <w:rPr/>
                </w:rPrChange>
              </w:rPr>
            </w:pPr>
            <w:r w:rsidRPr="00F96828">
              <w:rPr>
                <w:rFonts w:ascii="Aptos" w:hAnsi="Aptos"/>
                <w:sz w:val="17"/>
                <w:rPrChange w:id="161" w:author="Microsoft Word" w:date="2026-09-09T14:54:00Z" w16du:dateUtc="2026-09-09T13:54:00Z">
                  <w:rPr>
                    <w:sz w:val="16"/>
                  </w:rPr>
                </w:rPrChange>
              </w:rPr>
              <w:t>Use orchestration where business process coordination is required; avoid embedding logic in consuming systems.</w:t>
            </w:r>
          </w:p>
        </w:tc>
      </w:tr>
      <w:tr w:rsidR="006D39A9" w14:paraId="151333EC" w14:textId="77777777" w:rsidTr="004C26F0">
        <w:trPr>
          <w:trHeight w:val="763"/>
          <w:jc w:val="center"/>
        </w:trPr>
        <w:tc>
          <w:tcPr>
            <w:tcW w:w="3397" w:type="dxa"/>
            <w:vAlign w:val="center"/>
          </w:tcPr>
          <w:p w14:paraId="08E2BC8B" w14:textId="77777777" w:rsidR="006D39A9" w:rsidRPr="00F96828" w:rsidRDefault="006D39A9">
            <w:pPr>
              <w:spacing w:before="40" w:after="40"/>
              <w:rPr>
                <w:rFonts w:ascii="Aptos" w:hAnsi="Aptos"/>
                <w:sz w:val="17"/>
                <w:rPrChange w:id="162" w:author="Microsoft Word" w:date="2026-09-09T14:54:00Z" w16du:dateUtc="2026-09-09T13:54:00Z">
                  <w:rPr/>
                </w:rPrChange>
              </w:rPr>
            </w:pPr>
            <w:r w:rsidRPr="00F96828">
              <w:rPr>
                <w:rFonts w:ascii="Aptos" w:hAnsi="Aptos"/>
                <w:sz w:val="17"/>
                <w:rPrChange w:id="163" w:author="Microsoft Word" w:date="2026-09-09T14:54:00Z" w16du:dateUtc="2026-09-09T13:54:00Z">
                  <w:rPr>
                    <w:sz w:val="16"/>
                  </w:rPr>
                </w:rPrChange>
              </w:rPr>
              <w:t>Align to Azure PaaS</w:t>
            </w:r>
          </w:p>
        </w:tc>
        <w:tc>
          <w:tcPr>
            <w:tcW w:w="6473" w:type="dxa"/>
            <w:vAlign w:val="center"/>
          </w:tcPr>
          <w:p w14:paraId="7D67E042" w14:textId="77777777" w:rsidR="006D39A9" w:rsidRPr="00F96828" w:rsidRDefault="006D39A9">
            <w:pPr>
              <w:spacing w:before="40" w:after="40"/>
              <w:rPr>
                <w:rFonts w:ascii="Aptos" w:hAnsi="Aptos"/>
                <w:sz w:val="17"/>
                <w:rPrChange w:id="164" w:author="Microsoft Word" w:date="2026-09-09T14:54:00Z" w16du:dateUtc="2026-09-09T13:54:00Z">
                  <w:rPr/>
                </w:rPrChange>
              </w:rPr>
            </w:pPr>
            <w:r w:rsidRPr="00F96828">
              <w:rPr>
                <w:rFonts w:ascii="Aptos" w:hAnsi="Aptos"/>
                <w:sz w:val="17"/>
                <w:rPrChange w:id="165" w:author="Microsoft Word" w:date="2026-09-09T14:54:00Z" w16du:dateUtc="2026-09-09T13:54:00Z">
                  <w:rPr>
                    <w:sz w:val="16"/>
                  </w:rPr>
                </w:rPrChange>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43106572" w14:textId="7F181D42" w:rsidR="006D39A9" w:rsidRDefault="006D39A9" w:rsidP="006D39A9">
      <w:pPr>
        <w:pStyle w:val="Heading2"/>
        <w:rPr>
          <w:rFonts w:ascii="Calibri heading" w:hAnsi="Calibri heading"/>
          <w:b/>
          <w:color w:val="2E5496"/>
          <w:sz w:val="28"/>
          <w:lang w:val="en-US"/>
        </w:rPr>
      </w:pPr>
      <w:bookmarkStart w:id="166" w:name="_Toc239852282"/>
      <w:bookmarkStart w:id="167" w:name="_Toc239899855"/>
      <w:r w:rsidRPr="00C97173">
        <w:rPr>
          <w:rFonts w:ascii="Calibri heading" w:hAnsi="Calibri heading"/>
          <w:b/>
          <w:color w:val="2E5496"/>
          <w:sz w:val="28"/>
          <w:lang w:val="en-US"/>
          <w:rPrChange w:id="168" w:author="Microsoft Word" w:date="2026-09-09T14:54:00Z" w16du:dateUtc="2026-09-09T13:54:00Z">
            <w:rPr/>
          </w:rPrChange>
        </w:rPr>
        <w:t>4.4 What Counts as a Service</w:t>
      </w:r>
      <w:bookmarkEnd w:id="166"/>
      <w:bookmarkEnd w:id="167"/>
    </w:p>
    <w:p w14:paraId="6539832C" w14:textId="77777777" w:rsidR="004C26F0" w:rsidRPr="004C26F0" w:rsidRDefault="004C26F0" w:rsidP="004C26F0">
      <w:pPr>
        <w:rPr>
          <w:lang w:val="en-US"/>
          <w:rPrChange w:id="169" w:author="Microsoft Word" w:date="2026-09-09T14:02:00Z" w16du:dateUtc="2026-09-09T13:02:00Z">
            <w:rPr/>
          </w:rPrChange>
        </w:rPr>
      </w:pPr>
    </w:p>
    <w:p w14:paraId="67109DB4" w14:textId="77777777" w:rsidR="006D39A9" w:rsidRPr="00F96828" w:rsidRDefault="006D39A9" w:rsidP="006D39A9">
      <w:pPr>
        <w:spacing w:after="120" w:line="278" w:lineRule="auto"/>
        <w:rPr>
          <w:rFonts w:ascii="Aptos" w:hAnsi="Aptos"/>
          <w:sz w:val="18"/>
          <w:rPrChange w:id="170" w:author="Microsoft Word" w:date="2026-09-09T14:54:00Z" w16du:dateUtc="2026-09-09T13:54:00Z">
            <w:rPr/>
          </w:rPrChange>
        </w:rPr>
      </w:pPr>
      <w:r w:rsidRPr="00F96828">
        <w:rPr>
          <w:rFonts w:ascii="Aptos" w:hAnsi="Aptos"/>
          <w:sz w:val="18"/>
          <w:rPrChange w:id="171" w:author="Microsoft Word" w:date="2026-09-09T14:54:00Z" w16du:dateUtc="2026-09-09T13:54:00Z">
            <w:rPr/>
          </w:rPrChange>
        </w:rPr>
        <w:t>A service that belongs in the catalogue meets the following tests.</w:t>
      </w:r>
    </w:p>
    <w:p w14:paraId="037EF3B0" w14:textId="77777777" w:rsidR="006D39A9" w:rsidRPr="00F96828" w:rsidRDefault="006D39A9" w:rsidP="006D39A9">
      <w:pPr>
        <w:pStyle w:val="ListParagraph"/>
        <w:numPr>
          <w:ilvl w:val="0"/>
          <w:numId w:val="8"/>
        </w:numPr>
        <w:spacing w:after="46" w:line="270" w:lineRule="auto"/>
        <w:rPr>
          <w:rFonts w:ascii="Aptos" w:hAnsi="Aptos"/>
          <w:sz w:val="18"/>
          <w:rPrChange w:id="172" w:author="Microsoft Word" w:date="2026-09-09T14:54:00Z" w16du:dateUtc="2026-09-09T13:54:00Z">
            <w:rPr/>
          </w:rPrChange>
        </w:rPr>
      </w:pPr>
      <w:r w:rsidRPr="00F96828">
        <w:rPr>
          <w:rFonts w:ascii="Aptos" w:hAnsi="Aptos"/>
          <w:sz w:val="18"/>
          <w:rPrChange w:id="173" w:author="Microsoft Word" w:date="2026-09-09T14:54:00Z" w16du:dateUtc="2026-09-09T13:54:00Z">
            <w:rPr/>
          </w:rPrChange>
        </w:rPr>
        <w:t>It aligns to a business capability rather than a table or a technical function.</w:t>
      </w:r>
    </w:p>
    <w:p w14:paraId="38574CA1" w14:textId="77777777" w:rsidR="006D39A9" w:rsidRPr="00F96828" w:rsidRDefault="006D39A9" w:rsidP="006D39A9">
      <w:pPr>
        <w:pStyle w:val="ListParagraph"/>
        <w:numPr>
          <w:ilvl w:val="0"/>
          <w:numId w:val="8"/>
        </w:numPr>
        <w:spacing w:after="46" w:line="270" w:lineRule="auto"/>
        <w:rPr>
          <w:rFonts w:ascii="Aptos" w:hAnsi="Aptos"/>
          <w:sz w:val="18"/>
          <w:rPrChange w:id="174" w:author="Microsoft Word" w:date="2026-09-09T14:54:00Z" w16du:dateUtc="2026-09-09T13:54:00Z">
            <w:rPr/>
          </w:rPrChange>
        </w:rPr>
      </w:pPr>
      <w:r w:rsidRPr="00F96828">
        <w:rPr>
          <w:rFonts w:ascii="Aptos" w:hAnsi="Aptos"/>
          <w:sz w:val="18"/>
          <w:rPrChange w:id="175" w:author="Microsoft Word" w:date="2026-09-09T14:54:00Z" w16du:dateUtc="2026-09-09T13:54:00Z">
            <w:rPr/>
          </w:rPrChange>
        </w:rPr>
        <w:t>It has a stable, versioned contract that hides the implementation behind it.</w:t>
      </w:r>
    </w:p>
    <w:p w14:paraId="08237DFB" w14:textId="77777777" w:rsidR="006D39A9" w:rsidRPr="00F96828" w:rsidRDefault="006D39A9" w:rsidP="006D39A9">
      <w:pPr>
        <w:pStyle w:val="ListParagraph"/>
        <w:numPr>
          <w:ilvl w:val="0"/>
          <w:numId w:val="8"/>
        </w:numPr>
        <w:spacing w:after="46" w:line="270" w:lineRule="auto"/>
        <w:rPr>
          <w:rFonts w:ascii="Aptos" w:hAnsi="Aptos"/>
          <w:sz w:val="18"/>
          <w:rPrChange w:id="176" w:author="Microsoft Word" w:date="2026-09-09T14:54:00Z" w16du:dateUtc="2026-09-09T13:54:00Z">
            <w:rPr/>
          </w:rPrChange>
        </w:rPr>
      </w:pPr>
      <w:r w:rsidRPr="00F96828">
        <w:rPr>
          <w:rFonts w:ascii="Aptos" w:hAnsi="Aptos"/>
          <w:sz w:val="18"/>
          <w:rPrChange w:id="177" w:author="Microsoft Word" w:date="2026-09-09T14:54:00Z" w16du:dateUtc="2026-09-09T13:54:00Z">
            <w:rPr/>
          </w:rPrChange>
        </w:rPr>
        <w:t>It has a named owner who is accountable for its behaviour and its change.</w:t>
      </w:r>
    </w:p>
    <w:p w14:paraId="54A4B038" w14:textId="77777777" w:rsidR="006D39A9" w:rsidRPr="00F96828" w:rsidRDefault="006D39A9" w:rsidP="006D39A9">
      <w:pPr>
        <w:pStyle w:val="ListParagraph"/>
        <w:numPr>
          <w:ilvl w:val="0"/>
          <w:numId w:val="8"/>
        </w:numPr>
        <w:spacing w:after="46" w:line="270" w:lineRule="auto"/>
        <w:rPr>
          <w:rFonts w:ascii="Aptos" w:hAnsi="Aptos"/>
          <w:sz w:val="18"/>
          <w:rPrChange w:id="178" w:author="Microsoft Word" w:date="2026-09-09T14:54:00Z" w16du:dateUtc="2026-09-09T13:54:00Z">
            <w:rPr/>
          </w:rPrChange>
        </w:rPr>
      </w:pPr>
      <w:r w:rsidRPr="00F96828">
        <w:rPr>
          <w:rFonts w:ascii="Aptos" w:hAnsi="Aptos"/>
          <w:sz w:val="18"/>
          <w:rPrChange w:id="179" w:author="Microsoft Word" w:date="2026-09-09T14:54:00Z" w16du:dateUtc="2026-09-09T13:54:00Z">
            <w:rPr/>
          </w:rPrChange>
        </w:rPr>
        <w:t>It is exposed and consumed through the platform, not through a direct connection.</w:t>
      </w:r>
    </w:p>
    <w:p w14:paraId="4D092A5C" w14:textId="38A4AD64" w:rsidR="006D39A9" w:rsidRPr="00F96828" w:rsidRDefault="006D39A9" w:rsidP="006D39A9">
      <w:pPr>
        <w:pStyle w:val="ListParagraph"/>
        <w:numPr>
          <w:ilvl w:val="0"/>
          <w:numId w:val="8"/>
        </w:numPr>
        <w:spacing w:after="46" w:line="270" w:lineRule="auto"/>
        <w:rPr>
          <w:rFonts w:ascii="Aptos" w:hAnsi="Aptos"/>
          <w:sz w:val="18"/>
          <w:rPrChange w:id="180" w:author="Microsoft Word" w:date="2026-09-09T14:54:00Z" w16du:dateUtc="2026-09-09T13:54:00Z">
            <w:rPr/>
          </w:rPrChange>
        </w:rPr>
      </w:pPr>
      <w:r w:rsidRPr="00F96828">
        <w:rPr>
          <w:rFonts w:ascii="Aptos" w:hAnsi="Aptos"/>
          <w:sz w:val="18"/>
          <w:rPrChange w:id="181" w:author="Microsoft Word" w:date="2026-09-09T14:54:00Z" w16du:dateUtc="2026-09-09T13:54:00Z">
            <w:rPr/>
          </w:rPrChange>
        </w:rPr>
        <w:t>It is coarse grained, so that a typical business interaction is one call rather than many.</w:t>
      </w:r>
      <w:r w:rsidR="004C26F0">
        <w:rPr>
          <w:rFonts w:ascii="Aptos" w:hAnsi="Aptos"/>
          <w:sz w:val="18"/>
        </w:rPr>
        <w:br/>
      </w:r>
    </w:p>
    <w:p w14:paraId="22489E60" w14:textId="664C565A" w:rsidR="000701B9" w:rsidRDefault="007B5EA1" w:rsidP="009E3B4E">
      <w:pPr>
        <w:pStyle w:val="Heading2"/>
      </w:pPr>
      <w:bookmarkStart w:id="182" w:name="_Toc239852283"/>
      <w:bookmarkStart w:id="183" w:name="_Toc239899856"/>
      <w:r w:rsidRPr="00C97173">
        <w:rPr>
          <w:rFonts w:ascii="Calibri heading" w:hAnsi="Calibri heading"/>
          <w:b/>
          <w:color w:val="2E5496"/>
          <w:sz w:val="28"/>
          <w:lang w:val="en-US"/>
          <w:rPrChange w:id="184" w:author="Microsoft Word" w:date="2026-09-09T14:54:00Z" w16du:dateUtc="2026-09-09T13:54:00Z">
            <w:rPr/>
          </w:rPrChange>
        </w:rPr>
        <w:t xml:space="preserve">4.5 </w:t>
      </w:r>
      <w:commentRangeStart w:id="185"/>
      <w:commentRangeStart w:id="186"/>
      <w:commentRangeStart w:id="187"/>
      <w:commentRangeStart w:id="188"/>
      <w:commentRangeStart w:id="189"/>
      <w:commentRangeStart w:id="190"/>
      <w:commentRangeStart w:id="191"/>
      <w:commentRangeStart w:id="192"/>
      <w:r w:rsidRPr="00C97173">
        <w:rPr>
          <w:rFonts w:ascii="Calibri heading" w:hAnsi="Calibri heading"/>
          <w:b/>
          <w:color w:val="2E5496"/>
          <w:sz w:val="28"/>
          <w:lang w:val="en-US"/>
          <w:rPrChange w:id="193" w:author="Microsoft Word" w:date="2026-09-09T14:54:00Z" w16du:dateUtc="2026-09-09T13:54:00Z">
            <w:rPr/>
          </w:rPrChange>
        </w:rPr>
        <w:t xml:space="preserve">Core </w:t>
      </w:r>
      <w:r w:rsidR="003F1A24" w:rsidRPr="00C97173">
        <w:rPr>
          <w:rFonts w:ascii="Calibri heading" w:hAnsi="Calibri heading"/>
          <w:b/>
          <w:color w:val="2E5496"/>
          <w:sz w:val="28"/>
          <w:lang w:val="en-US"/>
          <w:rPrChange w:id="194" w:author="Microsoft Word" w:date="2026-09-09T14:54:00Z" w16du:dateUtc="2026-09-09T13:54:00Z">
            <w:rPr/>
          </w:rPrChange>
        </w:rPr>
        <w:t>S</w:t>
      </w:r>
      <w:r w:rsidR="00B76302" w:rsidRPr="00C97173">
        <w:rPr>
          <w:rFonts w:ascii="Calibri heading" w:hAnsi="Calibri heading"/>
          <w:b/>
          <w:color w:val="2E5496"/>
          <w:sz w:val="28"/>
          <w:lang w:val="en-US"/>
          <w:rPrChange w:id="195" w:author="Microsoft Word" w:date="2026-09-09T14:54:00Z" w16du:dateUtc="2026-09-09T13:54:00Z">
            <w:rPr/>
          </w:rPrChange>
        </w:rPr>
        <w:t xml:space="preserve">ystem </w:t>
      </w:r>
      <w:r w:rsidR="003F1A24" w:rsidRPr="00C97173">
        <w:rPr>
          <w:rFonts w:ascii="Calibri heading" w:hAnsi="Calibri heading"/>
          <w:b/>
          <w:color w:val="2E5496"/>
          <w:sz w:val="28"/>
          <w:lang w:val="en-US"/>
          <w:rPrChange w:id="196" w:author="Microsoft Word" w:date="2026-09-09T14:54:00Z" w16du:dateUtc="2026-09-09T13:54:00Z">
            <w:rPr/>
          </w:rPrChange>
        </w:rPr>
        <w:t>I</w:t>
      </w:r>
      <w:r w:rsidR="00B76302" w:rsidRPr="00C97173">
        <w:rPr>
          <w:rFonts w:ascii="Calibri heading" w:hAnsi="Calibri heading"/>
          <w:b/>
          <w:color w:val="2E5496"/>
          <w:sz w:val="28"/>
          <w:lang w:val="en-US"/>
          <w:rPrChange w:id="197" w:author="Microsoft Word" w:date="2026-09-09T14:54:00Z" w16du:dateUtc="2026-09-09T13:54:00Z">
            <w:rPr/>
          </w:rPrChange>
        </w:rPr>
        <w:t xml:space="preserve">ntegration </w:t>
      </w:r>
      <w:r w:rsidR="003F1A24" w:rsidRPr="00C97173">
        <w:rPr>
          <w:rFonts w:ascii="Calibri heading" w:hAnsi="Calibri heading"/>
          <w:b/>
          <w:color w:val="2E5496"/>
          <w:sz w:val="28"/>
          <w:lang w:val="en-US"/>
          <w:rPrChange w:id="198" w:author="Microsoft Word" w:date="2026-09-09T14:54:00Z" w16du:dateUtc="2026-09-09T13:54:00Z">
            <w:rPr/>
          </w:rPrChange>
        </w:rPr>
        <w:t>F</w:t>
      </w:r>
      <w:r w:rsidR="00B76302" w:rsidRPr="00C97173">
        <w:rPr>
          <w:rFonts w:ascii="Calibri heading" w:hAnsi="Calibri heading"/>
          <w:b/>
          <w:color w:val="2E5496"/>
          <w:sz w:val="28"/>
          <w:lang w:val="en-US"/>
          <w:rPrChange w:id="199" w:author="Microsoft Word" w:date="2026-09-09T14:54:00Z" w16du:dateUtc="2026-09-09T13:54:00Z">
            <w:rPr/>
          </w:rPrChange>
        </w:rPr>
        <w:t>ramework</w:t>
      </w:r>
      <w:r w:rsidR="003F1A24" w:rsidRPr="00C97173">
        <w:rPr>
          <w:rFonts w:ascii="Calibri heading" w:hAnsi="Calibri heading"/>
          <w:b/>
          <w:color w:val="2E5496"/>
          <w:sz w:val="28"/>
          <w:lang w:val="en-US"/>
          <w:rPrChange w:id="200" w:author="Microsoft Word" w:date="2026-09-09T14:54:00Z" w16du:dateUtc="2026-09-09T13:54:00Z">
            <w:rPr/>
          </w:rPrChange>
        </w:rPr>
        <w:t xml:space="preserve"> </w:t>
      </w:r>
      <w:r w:rsidRPr="00C97173">
        <w:rPr>
          <w:rFonts w:ascii="Calibri heading" w:hAnsi="Calibri heading"/>
          <w:b/>
          <w:color w:val="2E5496"/>
          <w:sz w:val="28"/>
          <w:lang w:val="en-US"/>
          <w:rPrChange w:id="201" w:author="Microsoft Word" w:date="2026-09-09T14:54:00Z" w16du:dateUtc="2026-09-09T13:54:00Z">
            <w:rPr/>
          </w:rPrChange>
        </w:rPr>
        <w:t>Principles</w:t>
      </w:r>
      <w:bookmarkEnd w:id="182"/>
      <w:bookmarkEnd w:id="183"/>
      <w:commentRangeEnd w:id="191"/>
      <w:r w:rsidR="00BE238D">
        <w:rPr>
          <w:rStyle w:val="CommentReference"/>
          <w:rFonts w:ascii="Calibri heading" w:hAnsi="Calibri heading"/>
          <w:b/>
          <w:color w:val="2E5496"/>
          <w:sz w:val="28"/>
          <w:szCs w:val="26"/>
          <w:lang w:val="en-US"/>
        </w:rPr>
        <w:commentReference w:id="191"/>
      </w:r>
      <w:commentRangeEnd w:id="192"/>
      <w:r w:rsidR="00D21103">
        <w:rPr>
          <w:rStyle w:val="CommentReference"/>
          <w:rFonts w:ascii="Calibri heading" w:hAnsi="Calibri heading"/>
          <w:b/>
          <w:color w:val="2E5496"/>
          <w:sz w:val="28"/>
          <w:szCs w:val="26"/>
          <w:lang w:val="en-US"/>
        </w:rPr>
        <w:commentReference w:id="192"/>
      </w:r>
      <w:commentRangeEnd w:id="189"/>
      <w:r w:rsidR="00BE238D">
        <w:rPr>
          <w:rStyle w:val="CommentReference"/>
          <w:rFonts w:ascii="Calibri heading" w:hAnsi="Calibri heading"/>
          <w:b/>
          <w:color w:val="2E5496"/>
          <w:sz w:val="28"/>
          <w:szCs w:val="26"/>
          <w:lang w:val="en-US"/>
        </w:rPr>
        <w:commentReference w:id="189"/>
      </w:r>
      <w:commentRangeEnd w:id="190"/>
      <w:r w:rsidR="00DD72FA">
        <w:rPr>
          <w:rStyle w:val="CommentReference"/>
          <w:rFonts w:ascii="Calibri heading" w:hAnsi="Calibri heading"/>
          <w:b/>
          <w:color w:val="2E5496"/>
          <w:sz w:val="28"/>
          <w:szCs w:val="26"/>
          <w:lang w:val="en-US"/>
        </w:rPr>
        <w:commentReference w:id="190"/>
      </w:r>
      <w:commentRangeEnd w:id="187"/>
      <w:r w:rsidR="00C56193">
        <w:rPr>
          <w:rStyle w:val="CommentReference"/>
          <w:rFonts w:ascii="Calibri heading" w:hAnsi="Calibri heading"/>
          <w:b/>
          <w:color w:val="2E5496"/>
          <w:sz w:val="28"/>
          <w:szCs w:val="26"/>
          <w:lang w:val="en-US"/>
        </w:rPr>
        <w:commentReference w:id="187"/>
      </w:r>
      <w:commentRangeEnd w:id="188"/>
      <w:r w:rsidR="00E95995">
        <w:rPr>
          <w:rStyle w:val="CommentReference"/>
          <w:rFonts w:ascii="Calibri heading" w:hAnsi="Calibri heading"/>
          <w:b/>
          <w:color w:val="2E5496"/>
          <w:sz w:val="28"/>
          <w:szCs w:val="26"/>
          <w:lang w:val="en-US"/>
        </w:rPr>
        <w:commentReference w:id="188"/>
      </w:r>
      <w:commentRangeEnd w:id="185"/>
      <w:r w:rsidR="00C56193">
        <w:rPr>
          <w:rStyle w:val="CommentReference"/>
          <w:rFonts w:ascii="Calibri heading" w:hAnsi="Calibri heading"/>
          <w:b/>
          <w:color w:val="2E5496"/>
          <w:sz w:val="28"/>
          <w:szCs w:val="26"/>
          <w:lang w:val="en-US"/>
        </w:rPr>
        <w:commentReference w:id="185"/>
      </w:r>
      <w:commentRangeEnd w:id="186"/>
      <w:r w:rsidR="00E95995">
        <w:rPr>
          <w:rStyle w:val="CommentReference"/>
          <w:rFonts w:ascii="Calibri heading" w:hAnsi="Calibri heading"/>
          <w:b/>
          <w:color w:val="2E5496"/>
          <w:sz w:val="28"/>
          <w:szCs w:val="26"/>
          <w:lang w:val="en-US"/>
        </w:rPr>
        <w:commentReference w:id="186"/>
      </w:r>
      <w:r w:rsidR="003F1A24">
        <w:rPr>
          <w:rFonts w:ascii="Calibri heading" w:hAnsi="Calibri heading"/>
          <w:b/>
          <w:color w:val="2E5496"/>
          <w:sz w:val="28"/>
          <w:lang w:val="en-US"/>
        </w:rPr>
        <w:br/>
      </w:r>
    </w:p>
    <w:p w14:paraId="27D96958" w14:textId="77777777" w:rsidR="008158B1" w:rsidRDefault="0003130E" w:rsidP="00ED3BF1">
      <w:pPr>
        <w:spacing w:before="40" w:after="40"/>
        <w:rPr>
          <w:rFonts w:ascii="Aptos" w:hAnsi="Aptos"/>
          <w:i/>
          <w:sz w:val="18"/>
        </w:rPr>
      </w:pPr>
      <w:r w:rsidRPr="00F96828">
        <w:rPr>
          <w:rFonts w:ascii="Aptos" w:hAnsi="Aptos"/>
          <w:b/>
          <w:i/>
          <w:sz w:val="18"/>
          <w:rPrChange w:id="202" w:author="Microsoft Word" w:date="2026-09-09T14:54:00Z" w16du:dateUtc="2026-09-09T13:54:00Z">
            <w:rPr>
              <w:b/>
              <w:i/>
              <w:iCs/>
              <w:sz w:val="16"/>
              <w:szCs w:val="16"/>
            </w:rPr>
          </w:rPrChange>
        </w:rPr>
        <w:t xml:space="preserve">Note : </w:t>
      </w:r>
      <w:r w:rsidR="009E3B4E" w:rsidRPr="00F96828">
        <w:rPr>
          <w:rFonts w:ascii="Aptos" w:hAnsi="Aptos"/>
          <w:i/>
          <w:sz w:val="18"/>
          <w:rPrChange w:id="203" w:author="Microsoft Word" w:date="2026-09-09T14:54:00Z" w16du:dateUtc="2026-09-09T13:54:00Z">
            <w:rPr>
              <w:i/>
              <w:iCs/>
              <w:sz w:val="16"/>
              <w:szCs w:val="16"/>
            </w:rPr>
          </w:rPrChange>
        </w:rPr>
        <w:t xml:space="preserve">The SIF is grounded in Chaucer's Enterprise Architecture and Cloud Engineering principles and does not redefine them. </w:t>
      </w:r>
      <w:r w:rsidR="009E3B4E" w:rsidRPr="00F96828">
        <w:rPr>
          <w:rFonts w:ascii="Aptos" w:hAnsi="Aptos"/>
          <w:i/>
          <w:sz w:val="18"/>
          <w:rPrChange w:id="204" w:author="Microsoft Word" w:date="2026-09-09T14:02:00Z" w16du:dateUtc="2026-09-09T13:02:00Z">
            <w:rPr>
              <w:i/>
              <w:iCs/>
              <w:sz w:val="16"/>
              <w:szCs w:val="16"/>
            </w:rPr>
          </w:rPrChange>
        </w:rPr>
        <w:t xml:space="preserve">It </w:t>
      </w:r>
      <w:r w:rsidR="001F2E08">
        <w:rPr>
          <w:rFonts w:ascii="Aptos" w:hAnsi="Aptos"/>
          <w:i/>
          <w:sz w:val="18"/>
        </w:rPr>
        <w:t>either</w:t>
      </w:r>
      <w:r w:rsidR="009E3B4E" w:rsidRPr="00F96828">
        <w:rPr>
          <w:rFonts w:ascii="Aptos" w:hAnsi="Aptos"/>
          <w:i/>
          <w:sz w:val="18"/>
          <w:rPrChange w:id="205" w:author="Microsoft Word" w:date="2026-09-09T14:02:00Z" w16du:dateUtc="2026-09-09T13:02:00Z">
            <w:rPr>
              <w:i/>
              <w:iCs/>
              <w:sz w:val="16"/>
              <w:szCs w:val="16"/>
            </w:rPr>
          </w:rPrChange>
        </w:rPr>
        <w:t xml:space="preserve"> compl</w:t>
      </w:r>
      <w:r w:rsidR="003A350B">
        <w:rPr>
          <w:rFonts w:ascii="Aptos" w:hAnsi="Aptos"/>
          <w:i/>
          <w:sz w:val="18"/>
        </w:rPr>
        <w:t>ies</w:t>
      </w:r>
      <w:r w:rsidR="009E3B4E" w:rsidRPr="00F96828">
        <w:rPr>
          <w:rFonts w:ascii="Aptos" w:hAnsi="Aptos"/>
          <w:i/>
          <w:sz w:val="18"/>
          <w:rPrChange w:id="206" w:author="Microsoft Word" w:date="2026-09-09T14:02:00Z" w16du:dateUtc="2026-09-09T13:02:00Z">
            <w:rPr>
              <w:i/>
              <w:iCs/>
              <w:sz w:val="16"/>
              <w:szCs w:val="16"/>
            </w:rPr>
          </w:rPrChange>
        </w:rPr>
        <w:t>, extend</w:t>
      </w:r>
      <w:r w:rsidR="003A350B">
        <w:rPr>
          <w:rFonts w:ascii="Aptos" w:hAnsi="Aptos"/>
          <w:i/>
          <w:sz w:val="18"/>
        </w:rPr>
        <w:t>s</w:t>
      </w:r>
      <w:r w:rsidR="009E3B4E" w:rsidRPr="00F96828">
        <w:rPr>
          <w:rFonts w:ascii="Aptos" w:hAnsi="Aptos"/>
          <w:i/>
          <w:sz w:val="18"/>
          <w:rPrChange w:id="207" w:author="Microsoft Word" w:date="2026-09-09T14:02:00Z" w16du:dateUtc="2026-09-09T13:02:00Z">
            <w:rPr>
              <w:i/>
              <w:iCs/>
              <w:sz w:val="16"/>
              <w:szCs w:val="16"/>
            </w:rPr>
          </w:rPrChange>
        </w:rPr>
        <w:t>, or reconcile</w:t>
      </w:r>
      <w:r w:rsidR="003A350B">
        <w:rPr>
          <w:rFonts w:ascii="Aptos" w:hAnsi="Aptos"/>
          <w:i/>
          <w:sz w:val="18"/>
        </w:rPr>
        <w:t>s</w:t>
      </w:r>
      <w:r w:rsidR="009E3B4E">
        <w:rPr>
          <w:rFonts w:ascii="Aptos" w:hAnsi="Aptos"/>
          <w:i/>
          <w:sz w:val="18"/>
        </w:rPr>
        <w:t xml:space="preserve"> </w:t>
      </w:r>
      <w:r w:rsidR="009E3B4E" w:rsidRPr="003A350B">
        <w:rPr>
          <w:rFonts w:ascii="Aptos" w:hAnsi="Aptos"/>
          <w:i/>
          <w:sz w:val="18"/>
          <w:lang w:val="en-GB"/>
        </w:rPr>
        <w:t xml:space="preserve">those </w:t>
      </w:r>
      <w:r w:rsidR="003A350B" w:rsidRPr="003A350B">
        <w:rPr>
          <w:rFonts w:ascii="Aptos" w:hAnsi="Aptos"/>
          <w:i/>
          <w:sz w:val="18"/>
          <w:lang w:val="en-GB"/>
        </w:rPr>
        <w:t>principles within the integration domain</w:t>
      </w:r>
      <w:r w:rsidR="009E3B4E">
        <w:rPr>
          <w:rFonts w:ascii="Aptos" w:hAnsi="Aptos"/>
          <w:i/>
          <w:sz w:val="18"/>
          <w:lang w:val="en-GB"/>
        </w:rPr>
        <w:t xml:space="preserve"> </w:t>
      </w:r>
      <w:r w:rsidR="009E3B4E" w:rsidRPr="00F96828">
        <w:rPr>
          <w:rFonts w:ascii="Aptos" w:hAnsi="Aptos"/>
          <w:i/>
          <w:sz w:val="18"/>
          <w:rPrChange w:id="208" w:author="Microsoft Word" w:date="2026-09-09T14:54:00Z" w16du:dateUtc="2026-09-09T13:54:00Z">
            <w:rPr>
              <w:i/>
              <w:iCs/>
              <w:sz w:val="16"/>
              <w:szCs w:val="16"/>
            </w:rPr>
          </w:rPrChange>
        </w:rPr>
        <w:t>so that every integration decision traces back to a ratified principle rather than a new one.</w:t>
      </w:r>
    </w:p>
    <w:p w14:paraId="70D41389" w14:textId="77777777" w:rsidR="008158B1" w:rsidRDefault="008158B1" w:rsidP="00ED3BF1">
      <w:pPr>
        <w:spacing w:before="40" w:after="40"/>
        <w:rPr>
          <w:rFonts w:ascii="Aptos" w:hAnsi="Aptos"/>
          <w:i/>
          <w:sz w:val="18"/>
        </w:rPr>
      </w:pPr>
    </w:p>
    <w:p w14:paraId="12FE7319" w14:textId="77777777" w:rsidR="008158B1" w:rsidRPr="00F96828" w:rsidRDefault="008158B1" w:rsidP="008158B1">
      <w:pPr>
        <w:spacing w:after="120" w:line="278" w:lineRule="auto"/>
        <w:rPr>
          <w:rFonts w:ascii="Aptos" w:hAnsi="Aptos"/>
          <w:sz w:val="18"/>
          <w:rPrChange w:id="209" w:author="Microsoft Word" w:date="2026-09-09T14:02:00Z" w16du:dateUtc="2026-09-09T13:02:00Z">
            <w:rPr/>
          </w:rPrChange>
        </w:rPr>
      </w:pPr>
      <w:r w:rsidRPr="00F96828">
        <w:rPr>
          <w:rFonts w:ascii="Aptos" w:hAnsi="Aptos"/>
          <w:b/>
          <w:sz w:val="18"/>
          <w:rPrChange w:id="210" w:author="Microsoft Word" w:date="2026-09-09T14:02:00Z" w16du:dateUtc="2026-09-09T13:02:00Z">
            <w:rPr>
              <w:b/>
              <w:bCs/>
            </w:rPr>
          </w:rPrChange>
        </w:rPr>
        <w:t>Two principles</w:t>
      </w:r>
      <w:r w:rsidRPr="00F96828">
        <w:rPr>
          <w:rFonts w:ascii="Aptos" w:hAnsi="Aptos"/>
          <w:sz w:val="18"/>
          <w:rPrChange w:id="211" w:author="Microsoft Word" w:date="2026-09-09T14:02:00Z" w16du:dateUtc="2026-09-09T13:02:00Z">
            <w:rPr/>
          </w:rPrChange>
        </w:rPr>
        <w:t xml:space="preserve"> take precedence over all others.</w:t>
      </w:r>
    </w:p>
    <w:p w14:paraId="4692312A" w14:textId="3A61C390" w:rsidR="008158B1" w:rsidRPr="00F96828" w:rsidRDefault="008158B1" w:rsidP="008158B1">
      <w:pPr>
        <w:pStyle w:val="ListParagraph"/>
        <w:numPr>
          <w:ilvl w:val="0"/>
          <w:numId w:val="6"/>
        </w:numPr>
        <w:spacing w:after="46" w:line="270" w:lineRule="auto"/>
        <w:rPr>
          <w:rFonts w:ascii="Aptos" w:hAnsi="Aptos"/>
          <w:sz w:val="18"/>
          <w:rPrChange w:id="212" w:author="Microsoft Word" w:date="2026-09-09T14:02:00Z" w16du:dateUtc="2026-09-09T13:02:00Z">
            <w:rPr/>
          </w:rPrChange>
        </w:rPr>
      </w:pPr>
      <w:r w:rsidRPr="00F96828">
        <w:rPr>
          <w:rFonts w:ascii="Aptos" w:hAnsi="Aptos"/>
          <w:sz w:val="18"/>
          <w:rPrChange w:id="213" w:author="Microsoft Word" w:date="2026-09-09T14:02:00Z" w16du:dateUtc="2026-09-09T13:02:00Z">
            <w:rPr/>
          </w:rPrChange>
        </w:rPr>
        <w:t xml:space="preserve">Reuse </w:t>
      </w:r>
      <w:r w:rsidR="00C510FF">
        <w:rPr>
          <w:rFonts w:ascii="Aptos" w:hAnsi="Aptos"/>
          <w:sz w:val="18"/>
        </w:rPr>
        <w:t>is preferred over</w:t>
      </w:r>
      <w:r>
        <w:rPr>
          <w:rFonts w:ascii="Aptos" w:hAnsi="Aptos"/>
          <w:sz w:val="18"/>
        </w:rPr>
        <w:t xml:space="preserve"> </w:t>
      </w:r>
      <w:r w:rsidRPr="00F96828">
        <w:rPr>
          <w:rFonts w:ascii="Aptos" w:hAnsi="Aptos"/>
          <w:sz w:val="18"/>
          <w:rPrChange w:id="214" w:author="Microsoft Word" w:date="2026-09-09T14:02:00Z" w16du:dateUtc="2026-09-09T13:02:00Z">
            <w:rPr/>
          </w:rPrChange>
        </w:rPr>
        <w:t>build</w:t>
      </w:r>
      <w:r w:rsidR="00C510FF">
        <w:rPr>
          <w:rFonts w:ascii="Aptos" w:hAnsi="Aptos"/>
          <w:sz w:val="18"/>
        </w:rPr>
        <w:t xml:space="preserve"> - Recommendation is to check</w:t>
      </w:r>
      <w:r w:rsidRPr="00F96828">
        <w:rPr>
          <w:rFonts w:ascii="Aptos" w:hAnsi="Aptos"/>
          <w:sz w:val="18"/>
          <w:rPrChange w:id="215" w:author="Microsoft Word" w:date="2026-09-09T14:02:00Z" w16du:dateUtc="2026-09-09T13:02:00Z">
            <w:rPr/>
          </w:rPrChange>
        </w:rPr>
        <w:t xml:space="preserve"> the service catalogue for an existing service or API before provisioning a new one.</w:t>
      </w:r>
    </w:p>
    <w:p w14:paraId="7175031A" w14:textId="55594694" w:rsidR="008158B1" w:rsidRDefault="008158B1" w:rsidP="008158B1">
      <w:pPr>
        <w:pStyle w:val="ListParagraph"/>
        <w:numPr>
          <w:ilvl w:val="0"/>
          <w:numId w:val="6"/>
        </w:numPr>
        <w:spacing w:after="46" w:line="270" w:lineRule="auto"/>
        <w:rPr>
          <w:ins w:id="216" w:author="Microsoft Word" w:date="2026-09-09T14:02:00Z" w16du:dateUtc="2026-09-09T13:02:00Z"/>
        </w:rPr>
      </w:pPr>
      <w:r w:rsidRPr="003C506A">
        <w:rPr>
          <w:rFonts w:ascii="Aptos" w:hAnsi="Aptos"/>
          <w:sz w:val="18"/>
          <w:rPrChange w:id="217" w:author="Microsoft Word" w:date="2026-09-09T14:02:00Z" w16du:dateUtc="2026-09-09T13:02:00Z">
            <w:rPr/>
          </w:rPrChange>
        </w:rPr>
        <w:t>Favour integrating with an existing system over standing up new infrastructure</w:t>
      </w:r>
      <w:r w:rsidR="00C510FF">
        <w:rPr>
          <w:rFonts w:ascii="Aptos" w:hAnsi="Aptos"/>
          <w:sz w:val="18"/>
        </w:rPr>
        <w:t xml:space="preserve"> </w:t>
      </w:r>
      <w:r w:rsidR="00AB54C2">
        <w:rPr>
          <w:rFonts w:ascii="Aptos" w:hAnsi="Aptos"/>
          <w:sz w:val="18"/>
        </w:rPr>
        <w:t>–</w:t>
      </w:r>
      <w:r>
        <w:rPr>
          <w:rFonts w:ascii="Aptos" w:hAnsi="Aptos"/>
          <w:sz w:val="18"/>
        </w:rPr>
        <w:t xml:space="preserve"> </w:t>
      </w:r>
      <w:r w:rsidRPr="003C506A">
        <w:rPr>
          <w:rFonts w:ascii="Aptos" w:hAnsi="Aptos"/>
          <w:sz w:val="18"/>
          <w:rPrChange w:id="218" w:author="Microsoft Word" w:date="2026-09-09T14:02:00Z" w16du:dateUtc="2026-09-09T13:02:00Z">
            <w:rPr/>
          </w:rPrChange>
        </w:rPr>
        <w:t>There is no approved pattern for a direct, unmediated connection between two systems, as all integration flows through the mediation layer.</w:t>
      </w:r>
    </w:p>
    <w:p w14:paraId="260BA473" w14:textId="75F0D73D" w:rsidR="009E3B4E" w:rsidRPr="003A350B" w:rsidDel="000D45F3" w:rsidRDefault="008A048C" w:rsidP="00293BC7">
      <w:pPr>
        <w:spacing w:before="40" w:after="40"/>
        <w:rPr>
          <w:del w:id="219" w:author="Puneet Kumar - Chaucer" w:date="2026-09-08T14:53:00Z" w16du:dateUtc="2026-09-08T13:53:00Z"/>
          <w:rFonts w:ascii="Aptos" w:hAnsi="Aptos"/>
          <w:i/>
          <w:sz w:val="18"/>
          <w:lang w:val="en-GB"/>
          <w:rPrChange w:id="220" w:author="Microsoft Word" w:date="2026-09-09T14:54:00Z" w16du:dateUtc="2026-09-09T13:54:00Z">
            <w:rPr>
              <w:del w:id="221" w:author="Puneet Kumar - Chaucer" w:date="2026-09-08T14:53:00Z" w16du:dateUtc="2026-09-08T13:53:00Z"/>
              <w:b/>
              <w:i/>
              <w:iCs/>
              <w:sz w:val="16"/>
              <w:szCs w:val="16"/>
            </w:rPr>
          </w:rPrChange>
        </w:rPr>
      </w:pPr>
      <w:del w:id="222" w:author="Joycell Sundararaj - Chaucer" w:date="2026-09-07T23:16:00Z" w16du:dateUtc="2026-09-07T22:16:00Z">
        <w:r w:rsidRPr="00F96828" w:rsidDel="000D45F3">
          <w:rPr>
            <w:rFonts w:ascii="Aptos" w:hAnsi="Aptos"/>
            <w:sz w:val="18"/>
            <w:rPrChange w:id="223" w:author="Microsoft Word" w:date="2026-09-09T14:02:00Z" w16du:dateUtc="2026-09-09T13:02:00Z">
              <w:rPr/>
            </w:rPrChange>
          </w:rPr>
          <w:br/>
        </w:r>
      </w:del>
    </w:p>
    <w:p w14:paraId="0334ED82" w14:textId="77777777" w:rsidR="0003130E" w:rsidRDefault="0003130E" w:rsidP="00ED3BF1">
      <w:pPr>
        <w:spacing w:before="40" w:after="40"/>
        <w:rPr>
          <w:ins w:id="224" w:author="Puneet Kumar - Chaucer" w:date="2026-09-07T10:51:00Z" w16du:dateUtc="2026-09-07T09:51:00Z"/>
        </w:rPr>
      </w:pPr>
    </w:p>
    <w:tbl>
      <w:tblPr>
        <w:tblStyle w:val="TableGrid"/>
        <w:tblW w:w="0" w:type="auto"/>
        <w:jc w:val="center"/>
        <w:tblLook w:val="04A0" w:firstRow="1" w:lastRow="0" w:firstColumn="1" w:lastColumn="0" w:noHBand="0" w:noVBand="1"/>
      </w:tblPr>
      <w:tblGrid>
        <w:gridCol w:w="1836"/>
        <w:gridCol w:w="2603"/>
        <w:gridCol w:w="2560"/>
        <w:gridCol w:w="2017"/>
      </w:tblGrid>
      <w:tr w:rsidR="00297FA3" w14:paraId="7B7B2425" w14:textId="77777777" w:rsidTr="00C94B9B">
        <w:trPr>
          <w:jc w:val="center"/>
        </w:trPr>
        <w:tc>
          <w:tcPr>
            <w:tcW w:w="1950" w:type="dxa"/>
            <w:shd w:val="clear" w:color="auto" w:fill="1A2B56"/>
            <w:vAlign w:val="center"/>
          </w:tcPr>
          <w:p w14:paraId="298EE4BD" w14:textId="77777777" w:rsidR="00297FA3" w:rsidRPr="00F96828" w:rsidRDefault="00297FA3" w:rsidP="00F9021F">
            <w:pPr>
              <w:spacing w:before="40" w:after="40"/>
              <w:rPr>
                <w:rFonts w:ascii="Aptos" w:hAnsi="Aptos"/>
                <w:sz w:val="17"/>
                <w:rPrChange w:id="225" w:author="Microsoft Word" w:date="2026-09-09T14:54:00Z" w16du:dateUtc="2026-09-09T13:54:00Z">
                  <w:rPr/>
                </w:rPrChange>
              </w:rPr>
            </w:pPr>
            <w:r w:rsidRPr="00F96828">
              <w:rPr>
                <w:rFonts w:ascii="Aptos" w:hAnsi="Aptos"/>
                <w:b/>
                <w:color w:val="FFFFFF"/>
                <w:sz w:val="17"/>
                <w:rPrChange w:id="226" w:author="Microsoft Word" w:date="2026-09-09T14:54:00Z" w16du:dateUtc="2026-09-09T13:54:00Z">
                  <w:rPr>
                    <w:b/>
                    <w:color w:val="FFFFFF"/>
                    <w:sz w:val="16"/>
                  </w:rPr>
                </w:rPrChange>
              </w:rPr>
              <w:t>Principle</w:t>
            </w:r>
          </w:p>
        </w:tc>
        <w:tc>
          <w:tcPr>
            <w:tcW w:w="2850" w:type="dxa"/>
            <w:shd w:val="clear" w:color="auto" w:fill="1A2B56"/>
            <w:vAlign w:val="center"/>
          </w:tcPr>
          <w:p w14:paraId="69E9F6E8" w14:textId="77777777" w:rsidR="00297FA3" w:rsidRPr="00F96828" w:rsidRDefault="00297FA3" w:rsidP="00F9021F">
            <w:pPr>
              <w:spacing w:before="40" w:after="40"/>
              <w:rPr>
                <w:rFonts w:ascii="Aptos" w:hAnsi="Aptos"/>
                <w:sz w:val="17"/>
                <w:rPrChange w:id="227" w:author="Microsoft Word" w:date="2026-09-09T14:54:00Z" w16du:dateUtc="2026-09-09T13:54:00Z">
                  <w:rPr/>
                </w:rPrChange>
              </w:rPr>
            </w:pPr>
            <w:r w:rsidRPr="00F96828">
              <w:rPr>
                <w:rFonts w:ascii="Aptos" w:hAnsi="Aptos"/>
                <w:b/>
                <w:color w:val="FFFFFF"/>
                <w:sz w:val="17"/>
                <w:rPrChange w:id="228" w:author="Microsoft Word" w:date="2026-09-09T14:54:00Z" w16du:dateUtc="2026-09-09T13:54:00Z">
                  <w:rPr>
                    <w:b/>
                    <w:color w:val="FFFFFF"/>
                    <w:sz w:val="16"/>
                  </w:rPr>
                </w:rPrChange>
              </w:rPr>
              <w:t>Statement</w:t>
            </w:r>
          </w:p>
        </w:tc>
        <w:tc>
          <w:tcPr>
            <w:tcW w:w="2850" w:type="dxa"/>
            <w:shd w:val="clear" w:color="auto" w:fill="1A2B56"/>
            <w:vAlign w:val="center"/>
          </w:tcPr>
          <w:p w14:paraId="4FB210BA" w14:textId="77777777" w:rsidR="00297FA3" w:rsidRPr="00F96828" w:rsidRDefault="00297FA3" w:rsidP="00F9021F">
            <w:pPr>
              <w:spacing w:before="40" w:after="40"/>
              <w:rPr>
                <w:rFonts w:ascii="Aptos" w:hAnsi="Aptos"/>
                <w:sz w:val="17"/>
                <w:rPrChange w:id="229" w:author="Microsoft Word" w:date="2026-09-09T14:54:00Z" w16du:dateUtc="2026-09-09T13:54:00Z">
                  <w:rPr/>
                </w:rPrChange>
              </w:rPr>
            </w:pPr>
            <w:r w:rsidRPr="00F96828">
              <w:rPr>
                <w:rFonts w:ascii="Aptos" w:hAnsi="Aptos"/>
                <w:b/>
                <w:color w:val="FFFFFF"/>
                <w:sz w:val="17"/>
                <w:rPrChange w:id="230" w:author="Microsoft Word" w:date="2026-09-09T14:54:00Z" w16du:dateUtc="2026-09-09T13:54:00Z">
                  <w:rPr>
                    <w:b/>
                    <w:color w:val="FFFFFF"/>
                    <w:sz w:val="16"/>
                  </w:rPr>
                </w:rPrChange>
              </w:rPr>
              <w:t>Practical Implication</w:t>
            </w:r>
          </w:p>
        </w:tc>
        <w:tc>
          <w:tcPr>
            <w:tcW w:w="2220" w:type="dxa"/>
            <w:shd w:val="clear" w:color="auto" w:fill="1A2B56"/>
            <w:vAlign w:val="center"/>
          </w:tcPr>
          <w:p w14:paraId="7D387F5E" w14:textId="77777777" w:rsidR="00297FA3" w:rsidRPr="00F96828" w:rsidRDefault="00297FA3" w:rsidP="00F9021F">
            <w:pPr>
              <w:spacing w:before="40" w:after="40"/>
              <w:rPr>
                <w:rFonts w:ascii="Aptos" w:hAnsi="Aptos"/>
                <w:sz w:val="17"/>
                <w:rPrChange w:id="231" w:author="Microsoft Word" w:date="2026-09-09T14:54:00Z" w16du:dateUtc="2026-09-09T13:54:00Z">
                  <w:rPr/>
                </w:rPrChange>
              </w:rPr>
            </w:pPr>
            <w:r w:rsidRPr="00F96828">
              <w:rPr>
                <w:rFonts w:ascii="Aptos" w:hAnsi="Aptos"/>
                <w:b/>
                <w:color w:val="FFFFFF"/>
                <w:sz w:val="17"/>
                <w:rPrChange w:id="232" w:author="Microsoft Word" w:date="2026-09-09T14:54:00Z" w16du:dateUtc="2026-09-09T13:54:00Z">
                  <w:rPr>
                    <w:b/>
                    <w:color w:val="FFFFFF"/>
                    <w:sz w:val="16"/>
                  </w:rPr>
                </w:rPrChange>
              </w:rPr>
              <w:t>Where it is enforced</w:t>
            </w:r>
          </w:p>
        </w:tc>
      </w:tr>
      <w:tr w:rsidR="00297FA3" w14:paraId="7BFA7F00" w14:textId="77777777" w:rsidTr="00C94B9B">
        <w:trPr>
          <w:jc w:val="center"/>
        </w:trPr>
        <w:tc>
          <w:tcPr>
            <w:tcW w:w="1950" w:type="dxa"/>
            <w:vAlign w:val="center"/>
          </w:tcPr>
          <w:p w14:paraId="6386C7EE" w14:textId="77777777" w:rsidR="00297FA3" w:rsidRPr="00F96828" w:rsidRDefault="00297FA3" w:rsidP="00F9021F">
            <w:pPr>
              <w:spacing w:before="40" w:after="40"/>
              <w:rPr>
                <w:ins w:id="233" w:author="Puneet Kumar - Chaucer" w:date="2026-09-07T17:22:00Z" w16du:dateUtc="2026-09-07T16:22:00Z"/>
                <w:rFonts w:ascii="Aptos" w:hAnsi="Aptos"/>
                <w:sz w:val="17"/>
                <w:rPrChange w:id="234" w:author="Microsoft Word" w:date="2026-09-09T14:54:00Z" w16du:dateUtc="2026-09-09T13:54:00Z">
                  <w:rPr>
                    <w:ins w:id="235" w:author="Puneet Kumar - Chaucer" w:date="2026-09-07T17:22:00Z" w16du:dateUtc="2026-09-07T16:22:00Z"/>
                    <w:sz w:val="16"/>
                  </w:rPr>
                </w:rPrChange>
              </w:rPr>
            </w:pPr>
            <w:r w:rsidRPr="00F96828">
              <w:rPr>
                <w:rFonts w:ascii="Aptos" w:hAnsi="Aptos"/>
                <w:sz w:val="17"/>
                <w:rPrChange w:id="236" w:author="Microsoft Word" w:date="2026-09-09T14:54:00Z" w16du:dateUtc="2026-09-09T13:54:00Z">
                  <w:rPr>
                    <w:sz w:val="16"/>
                  </w:rPr>
                </w:rPrChange>
              </w:rPr>
              <w:t>Loose coupling by default (Integration)</w:t>
            </w:r>
          </w:p>
          <w:p w14:paraId="3E2687F8" w14:textId="38C13ECD" w:rsidR="00F91BEE" w:rsidRPr="00F96828" w:rsidRDefault="00F91BEE" w:rsidP="00F9021F">
            <w:pPr>
              <w:spacing w:before="40" w:after="40"/>
              <w:rPr>
                <w:rFonts w:ascii="Aptos" w:hAnsi="Aptos"/>
                <w:i/>
                <w:sz w:val="17"/>
                <w:rPrChange w:id="237" w:author="Microsoft Word" w:date="2026-09-09T14:54:00Z" w16du:dateUtc="2026-09-09T13:54:00Z">
                  <w:rPr>
                    <w:i/>
                  </w:rPr>
                </w:rPrChange>
              </w:rPr>
            </w:pPr>
            <w:r>
              <w:fldChar w:fldCharType="begin"/>
            </w:r>
            <w:r>
              <w:instrText>HYPERLINK "https://chausl.sharepoint.com/:w:/r/sites/CTG-Architecture/Shared%20Documents/Strategy/Enterprise%20Principles/ChArch-EAPrinciples.docx?d=w5eec274880294572839285ad89c5fe8b&amp;csf=1&amp;web=1&amp;e=EFO0e3"</w:instrText>
            </w:r>
            <w:r>
              <w:fldChar w:fldCharType="separate"/>
            </w:r>
            <w:r w:rsidRPr="00F96828">
              <w:rPr>
                <w:rFonts w:ascii="Aptos" w:hAnsi="Aptos"/>
                <w:i/>
                <w:sz w:val="17"/>
                <w:rPrChange w:id="238" w:author="Microsoft Word" w:date="2026-09-09T14:54:00Z" w16du:dateUtc="2026-09-09T13:54:00Z">
                  <w:rPr>
                    <w:i/>
                    <w:sz w:val="16"/>
                  </w:rPr>
                </w:rPrChange>
              </w:rPr>
              <w:t>Source - IAP10</w:t>
            </w:r>
            <w:r>
              <w:fldChar w:fldCharType="end"/>
            </w:r>
          </w:p>
        </w:tc>
        <w:tc>
          <w:tcPr>
            <w:tcW w:w="2850" w:type="dxa"/>
            <w:vAlign w:val="center"/>
          </w:tcPr>
          <w:p w14:paraId="673AF78E" w14:textId="77777777" w:rsidR="00297FA3" w:rsidRPr="00F96828" w:rsidRDefault="00297FA3" w:rsidP="00F9021F">
            <w:pPr>
              <w:spacing w:before="40" w:after="40"/>
              <w:rPr>
                <w:rFonts w:ascii="Aptos" w:hAnsi="Aptos"/>
                <w:sz w:val="17"/>
                <w:rPrChange w:id="239" w:author="Microsoft Word" w:date="2026-09-09T14:54:00Z" w16du:dateUtc="2026-09-09T13:54:00Z">
                  <w:rPr/>
                </w:rPrChange>
              </w:rPr>
            </w:pPr>
            <w:r w:rsidRPr="00F96828">
              <w:rPr>
                <w:rFonts w:ascii="Aptos" w:hAnsi="Aptos"/>
                <w:sz w:val="17"/>
                <w:rPrChange w:id="240" w:author="Microsoft Word" w:date="2026-09-09T14:54:00Z" w16du:dateUtc="2026-09-09T13:54:00Z">
                  <w:rPr>
                    <w:sz w:val="16"/>
                  </w:rPr>
                </w:rPrChange>
              </w:rPr>
              <w:t>Systems should interact through contracts, APIs, messages, or events rather than direct dependencies.</w:t>
            </w:r>
          </w:p>
        </w:tc>
        <w:tc>
          <w:tcPr>
            <w:tcW w:w="2850" w:type="dxa"/>
            <w:vAlign w:val="center"/>
          </w:tcPr>
          <w:p w14:paraId="5C37E0D8" w14:textId="77777777" w:rsidR="00297FA3" w:rsidRPr="00F96828" w:rsidRDefault="00297FA3" w:rsidP="00F9021F">
            <w:pPr>
              <w:spacing w:before="40" w:after="40"/>
              <w:rPr>
                <w:rFonts w:ascii="Aptos" w:hAnsi="Aptos"/>
                <w:sz w:val="17"/>
                <w:rPrChange w:id="241" w:author="Microsoft Word" w:date="2026-09-09T14:54:00Z" w16du:dateUtc="2026-09-09T13:54:00Z">
                  <w:rPr/>
                </w:rPrChange>
              </w:rPr>
            </w:pPr>
            <w:r w:rsidRPr="00F96828">
              <w:rPr>
                <w:rFonts w:ascii="Aptos" w:hAnsi="Aptos"/>
                <w:sz w:val="17"/>
                <w:rPrChange w:id="242" w:author="Microsoft Word" w:date="2026-09-09T14:54:00Z" w16du:dateUtc="2026-09-09T13:54:00Z">
                  <w:rPr>
                    <w:sz w:val="16"/>
                  </w:rPr>
                </w:rPrChange>
              </w:rPr>
              <w:t>Avoid direct database access, shared file dependencies, and tightly coupled point-to-point calls unless explicitly approved.</w:t>
            </w:r>
          </w:p>
        </w:tc>
        <w:tc>
          <w:tcPr>
            <w:tcW w:w="2220" w:type="dxa"/>
            <w:vAlign w:val="center"/>
          </w:tcPr>
          <w:p w14:paraId="66B9ABA3" w14:textId="76B15C56" w:rsidR="00297FA3" w:rsidRPr="00F96828" w:rsidRDefault="00297FA3" w:rsidP="00F9021F">
            <w:pPr>
              <w:spacing w:before="40" w:after="40"/>
              <w:rPr>
                <w:rFonts w:ascii="Aptos" w:hAnsi="Aptos"/>
                <w:sz w:val="17"/>
                <w:rPrChange w:id="243" w:author="Microsoft Word" w:date="2026-09-09T14:54:00Z" w16du:dateUtc="2026-09-09T13:54:00Z">
                  <w:rPr/>
                </w:rPrChange>
              </w:rPr>
            </w:pPr>
            <w:r>
              <w:fldChar w:fldCharType="begin"/>
            </w:r>
            <w:r>
              <w:instrText>HYPERLINK \l "_5._Reference_Architecture" \h</w:instrText>
            </w:r>
            <w:r>
              <w:fldChar w:fldCharType="separate"/>
            </w:r>
            <w:r w:rsidRPr="00F96828">
              <w:rPr>
                <w:rStyle w:val="Hyperlink"/>
                <w:rFonts w:ascii="Aptos" w:hAnsi="Aptos"/>
                <w:sz w:val="17"/>
                <w:rPrChange w:id="244" w:author="Microsoft Word" w:date="2026-09-09T14:54:00Z" w16du:dateUtc="2026-09-09T13:54:00Z">
                  <w:rPr>
                    <w:rStyle w:val="Hyperlink"/>
                    <w:sz w:val="16"/>
                  </w:rPr>
                </w:rPrChange>
              </w:rPr>
              <w:t>Ref architecture (5)</w:t>
            </w:r>
            <w:r>
              <w:fldChar w:fldCharType="end"/>
            </w:r>
            <w:r w:rsidRPr="00F96828">
              <w:rPr>
                <w:rFonts w:ascii="Aptos" w:hAnsi="Aptos"/>
                <w:sz w:val="17"/>
                <w:rPrChange w:id="245" w:author="Microsoft Word" w:date="2026-09-09T14:54:00Z" w16du:dateUtc="2026-09-09T13:54:00Z">
                  <w:rPr>
                    <w:sz w:val="16"/>
                  </w:rPr>
                </w:rPrChange>
              </w:rPr>
              <w:t xml:space="preserve">, </w:t>
            </w:r>
            <w:r>
              <w:fldChar w:fldCharType="begin"/>
            </w:r>
            <w:r>
              <w:instrText>HYPERLINK \l "_7.3_Detailed_Architecture" \h</w:instrText>
            </w:r>
            <w:r>
              <w:fldChar w:fldCharType="separate"/>
            </w:r>
            <w:r w:rsidRPr="00F96828">
              <w:rPr>
                <w:rStyle w:val="Hyperlink"/>
                <w:rFonts w:ascii="Aptos" w:hAnsi="Aptos"/>
                <w:sz w:val="17"/>
                <w:rPrChange w:id="246" w:author="Microsoft Word" w:date="2026-09-09T14:54:00Z" w16du:dateUtc="2026-09-09T13:54:00Z">
                  <w:rPr>
                    <w:rStyle w:val="Hyperlink"/>
                    <w:sz w:val="16"/>
                  </w:rPr>
                </w:rPrChange>
              </w:rPr>
              <w:t>Decision tree (7.4)</w:t>
            </w:r>
            <w:r>
              <w:fldChar w:fldCharType="end"/>
            </w:r>
            <w:r w:rsidRPr="00F96828">
              <w:rPr>
                <w:rFonts w:ascii="Aptos" w:hAnsi="Aptos"/>
                <w:sz w:val="17"/>
                <w:rPrChange w:id="247" w:author="Microsoft Word" w:date="2026-09-09T14:54:00Z" w16du:dateUtc="2026-09-09T13:54:00Z">
                  <w:rPr>
                    <w:sz w:val="16"/>
                  </w:rPr>
                </w:rPrChange>
              </w:rPr>
              <w:t xml:space="preserve">, </w:t>
            </w:r>
            <w:r>
              <w:fldChar w:fldCharType="begin"/>
            </w:r>
            <w:r>
              <w:instrText>HYPERLINK \l "_8._Enterprise_Pattern" \h</w:instrText>
            </w:r>
            <w:r>
              <w:fldChar w:fldCharType="separate"/>
            </w:r>
            <w:r w:rsidRPr="00F96828">
              <w:rPr>
                <w:rStyle w:val="Hyperlink"/>
                <w:rFonts w:ascii="Aptos" w:hAnsi="Aptos"/>
                <w:sz w:val="17"/>
                <w:rPrChange w:id="248" w:author="Microsoft Word" w:date="2026-09-09T14:54:00Z" w16du:dateUtc="2026-09-09T13:54:00Z">
                  <w:rPr>
                    <w:rStyle w:val="Hyperlink"/>
                    <w:sz w:val="16"/>
                  </w:rPr>
                </w:rPrChange>
              </w:rPr>
              <w:t>Catalogue (8)</w:t>
            </w:r>
            <w:r>
              <w:fldChar w:fldCharType="end"/>
            </w:r>
          </w:p>
        </w:tc>
      </w:tr>
      <w:tr w:rsidR="00297FA3" w14:paraId="22F41017" w14:textId="77777777" w:rsidTr="00C94B9B">
        <w:trPr>
          <w:jc w:val="center"/>
        </w:trPr>
        <w:tc>
          <w:tcPr>
            <w:tcW w:w="1950" w:type="dxa"/>
            <w:vAlign w:val="center"/>
          </w:tcPr>
          <w:p w14:paraId="6321E3F7" w14:textId="77777777" w:rsidR="00297FA3" w:rsidRPr="00F96828" w:rsidRDefault="00297FA3" w:rsidP="00F9021F">
            <w:pPr>
              <w:spacing w:before="40" w:after="40"/>
              <w:rPr>
                <w:ins w:id="249" w:author="Puneet Kumar - Chaucer" w:date="2026-09-07T17:26:00Z" w16du:dateUtc="2026-09-07T16:26:00Z"/>
                <w:rFonts w:ascii="Aptos" w:hAnsi="Aptos"/>
                <w:sz w:val="17"/>
                <w:rPrChange w:id="250" w:author="Microsoft Word" w:date="2026-09-09T14:54:00Z" w16du:dateUtc="2026-09-09T13:54:00Z">
                  <w:rPr>
                    <w:ins w:id="251" w:author="Puneet Kumar - Chaucer" w:date="2026-09-07T17:26:00Z" w16du:dateUtc="2026-09-07T16:26:00Z"/>
                    <w:sz w:val="16"/>
                  </w:rPr>
                </w:rPrChange>
              </w:rPr>
            </w:pPr>
            <w:r w:rsidRPr="00F96828">
              <w:rPr>
                <w:rFonts w:ascii="Aptos" w:hAnsi="Aptos"/>
                <w:sz w:val="17"/>
                <w:rPrChange w:id="252" w:author="Microsoft Word" w:date="2026-09-09T14:54:00Z" w16du:dateUtc="2026-09-09T13:54:00Z">
                  <w:rPr>
                    <w:sz w:val="16"/>
                  </w:rPr>
                </w:rPrChange>
              </w:rPr>
              <w:t>Reuse before new build (Global EA, Application)</w:t>
            </w:r>
          </w:p>
          <w:p w14:paraId="53E72DB1" w14:textId="68EA16B1" w:rsidR="00F91BEE" w:rsidRPr="00F96828" w:rsidRDefault="00F91BEE" w:rsidP="00F9021F">
            <w:pPr>
              <w:spacing w:before="40" w:after="40"/>
              <w:rPr>
                <w:rFonts w:ascii="Aptos" w:hAnsi="Aptos"/>
                <w:sz w:val="17"/>
                <w:rPrChange w:id="253" w:author="Microsoft Word" w:date="2026-09-09T14:54:00Z" w16du:dateUtc="2026-09-09T13:54:00Z">
                  <w:rPr/>
                </w:rPrChange>
              </w:rPr>
            </w:pPr>
            <w:ins w:id="254" w:author="Puneet Kumar - Chaucer" w:date="2026-09-07T17:26:00Z" w16du:dateUtc="2026-09-07T16:26:00Z">
              <w:r w:rsidRPr="00F96828">
                <w:rPr>
                  <w:rFonts w:ascii="Aptos" w:eastAsia="Calibri" w:hAnsi="Aptos" w:cs="Calibri"/>
                  <w:i/>
                  <w:color w:val="222831"/>
                  <w:sz w:val="17"/>
                  <w:szCs w:val="21"/>
                  <w:lang w:val="en-IN" w:eastAsia="en-IN"/>
                  <w:rPrChange w:id="255" w:author="Microsoft Word" w:date="2026-09-09T14:54:00Z" w16du:dateUtc="2026-09-09T13:54:00Z">
                    <w:rPr>
                      <w:i/>
                      <w:iCs/>
                      <w:sz w:val="16"/>
                    </w:rPr>
                  </w:rPrChange>
                </w:rPr>
                <w:fldChar w:fldCharType="begin"/>
              </w:r>
              <w:r w:rsidRPr="00F96828">
                <w:rPr>
                  <w:rFonts w:ascii="Aptos" w:hAnsi="Aptos"/>
                  <w:i/>
                  <w:sz w:val="17"/>
                  <w:rPrChange w:id="256"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Pr="00F96828">
                <w:rPr>
                  <w:rFonts w:ascii="Aptos" w:hAnsi="Aptos"/>
                  <w:i/>
                  <w:sz w:val="17"/>
                  <w:rPrChange w:id="257" w:author="Microsoft Word" w:date="2026-09-09T14:54:00Z" w16du:dateUtc="2026-09-09T13:54:00Z">
                    <w:rPr>
                      <w:i/>
                      <w:iCs/>
                      <w:sz w:val="16"/>
                    </w:rPr>
                  </w:rPrChange>
                </w:rPr>
              </w:r>
              <w:r w:rsidRPr="00F96828">
                <w:rPr>
                  <w:rFonts w:ascii="Aptos" w:eastAsia="Calibri" w:hAnsi="Aptos" w:cs="Calibri"/>
                  <w:i/>
                  <w:color w:val="222831"/>
                  <w:sz w:val="17"/>
                  <w:szCs w:val="21"/>
                  <w:lang w:val="en-IN" w:eastAsia="en-IN"/>
                  <w:rPrChange w:id="258" w:author="Microsoft Word" w:date="2026-09-09T14:54:00Z" w16du:dateUtc="2026-09-09T13:54:00Z">
                    <w:rPr>
                      <w:i/>
                      <w:iCs/>
                      <w:sz w:val="16"/>
                    </w:rPr>
                  </w:rPrChange>
                </w:rPr>
                <w:fldChar w:fldCharType="separate"/>
              </w:r>
              <w:r w:rsidRPr="00F96828">
                <w:rPr>
                  <w:rFonts w:ascii="Aptos" w:hAnsi="Aptos"/>
                  <w:i/>
                  <w:sz w:val="17"/>
                  <w:rPrChange w:id="259" w:author="Microsoft Word" w:date="2026-09-09T14:54:00Z" w16du:dateUtc="2026-09-09T13:54:00Z">
                    <w:rPr>
                      <w:i/>
                      <w:iCs/>
                      <w:sz w:val="16"/>
                    </w:rPr>
                  </w:rPrChange>
                </w:rPr>
                <w:t>Source - EAG2</w:t>
              </w:r>
              <w:r w:rsidRPr="00F96828">
                <w:rPr>
                  <w:rFonts w:ascii="Aptos" w:eastAsia="Calibri" w:hAnsi="Aptos" w:cs="Calibri"/>
                  <w:i/>
                  <w:color w:val="222831"/>
                  <w:sz w:val="17"/>
                  <w:szCs w:val="21"/>
                  <w:lang w:val="en-IN" w:eastAsia="en-IN"/>
                  <w:rPrChange w:id="260" w:author="Microsoft Word" w:date="2026-09-09T14:54:00Z" w16du:dateUtc="2026-09-09T13:54:00Z">
                    <w:rPr>
                      <w:i/>
                      <w:iCs/>
                      <w:sz w:val="16"/>
                    </w:rPr>
                  </w:rPrChange>
                </w:rPr>
                <w:fldChar w:fldCharType="end"/>
              </w:r>
            </w:ins>
          </w:p>
        </w:tc>
        <w:tc>
          <w:tcPr>
            <w:tcW w:w="2850" w:type="dxa"/>
            <w:vAlign w:val="center"/>
          </w:tcPr>
          <w:p w14:paraId="66D0C188" w14:textId="77777777" w:rsidR="00297FA3" w:rsidRPr="00F96828" w:rsidRDefault="00297FA3" w:rsidP="00F9021F">
            <w:pPr>
              <w:spacing w:before="40" w:after="40"/>
              <w:rPr>
                <w:rFonts w:ascii="Aptos" w:hAnsi="Aptos"/>
                <w:sz w:val="17"/>
                <w:rPrChange w:id="261" w:author="Microsoft Word" w:date="2026-09-09T14:54:00Z" w16du:dateUtc="2026-09-09T13:54:00Z">
                  <w:rPr/>
                </w:rPrChange>
              </w:rPr>
            </w:pPr>
            <w:r w:rsidRPr="00F96828">
              <w:rPr>
                <w:rFonts w:ascii="Aptos" w:hAnsi="Aptos"/>
                <w:sz w:val="17"/>
                <w:rPrChange w:id="262" w:author="Microsoft Word" w:date="2026-09-09T14:54:00Z" w16du:dateUtc="2026-09-09T13:54:00Z">
                  <w:rPr>
                    <w:sz w:val="16"/>
                  </w:rPr>
                </w:rPrChange>
              </w:rPr>
              <w:t>Reuse of existing services, APIs, workflows, and platform components must be assessed before creating new integrations.</w:t>
            </w:r>
          </w:p>
        </w:tc>
        <w:tc>
          <w:tcPr>
            <w:tcW w:w="2850" w:type="dxa"/>
            <w:vAlign w:val="center"/>
          </w:tcPr>
          <w:p w14:paraId="719D5D43" w14:textId="77777777" w:rsidR="00297FA3" w:rsidRPr="00F96828" w:rsidRDefault="00297FA3" w:rsidP="00F9021F">
            <w:pPr>
              <w:spacing w:before="40" w:after="40"/>
              <w:rPr>
                <w:rFonts w:ascii="Aptos" w:hAnsi="Aptos"/>
                <w:sz w:val="17"/>
                <w:rPrChange w:id="263" w:author="Microsoft Word" w:date="2026-09-09T14:54:00Z" w16du:dateUtc="2026-09-09T13:54:00Z">
                  <w:rPr/>
                </w:rPrChange>
              </w:rPr>
            </w:pPr>
            <w:r w:rsidRPr="00F96828">
              <w:rPr>
                <w:rFonts w:ascii="Aptos" w:hAnsi="Aptos"/>
                <w:sz w:val="17"/>
                <w:rPrChange w:id="264" w:author="Microsoft Word" w:date="2026-09-09T14:54:00Z" w16du:dateUtc="2026-09-09T13:54:00Z">
                  <w:rPr>
                    <w:sz w:val="16"/>
                  </w:rPr>
                </w:rPrChange>
              </w:rPr>
              <w:t>Every design should document reuse assessment.</w:t>
            </w:r>
          </w:p>
        </w:tc>
        <w:tc>
          <w:tcPr>
            <w:tcW w:w="2220" w:type="dxa"/>
            <w:vAlign w:val="center"/>
          </w:tcPr>
          <w:p w14:paraId="3D0FD1E5" w14:textId="3B7B5B51" w:rsidR="00297FA3" w:rsidRPr="00F96828" w:rsidRDefault="00297FA3" w:rsidP="00F9021F">
            <w:pPr>
              <w:spacing w:before="40" w:after="40"/>
              <w:rPr>
                <w:rFonts w:ascii="Aptos" w:hAnsi="Aptos"/>
                <w:sz w:val="17"/>
                <w:rPrChange w:id="265" w:author="Microsoft Word" w:date="2026-09-09T14:54:00Z" w16du:dateUtc="2026-09-09T13:54:00Z">
                  <w:rPr/>
                </w:rPrChange>
              </w:rPr>
            </w:pPr>
            <w:r>
              <w:fldChar w:fldCharType="begin"/>
            </w:r>
            <w:r>
              <w:instrText>HYPERLINK \l "_4._Architectural_Position" \h</w:instrText>
            </w:r>
            <w:r>
              <w:fldChar w:fldCharType="separate"/>
            </w:r>
            <w:r w:rsidRPr="00F96828">
              <w:rPr>
                <w:rStyle w:val="Hyperlink"/>
                <w:rFonts w:ascii="Aptos" w:hAnsi="Aptos"/>
                <w:sz w:val="17"/>
                <w:rPrChange w:id="266" w:author="Microsoft Word" w:date="2026-09-09T14:54:00Z" w16du:dateUtc="2026-09-09T13:54:00Z">
                  <w:rPr>
                    <w:rStyle w:val="Hyperlink"/>
                    <w:sz w:val="16"/>
                  </w:rPr>
                </w:rPrChange>
              </w:rPr>
              <w:t>Architectural Position (4)</w:t>
            </w:r>
            <w:r>
              <w:fldChar w:fldCharType="end"/>
            </w:r>
            <w:r w:rsidRPr="00F96828">
              <w:rPr>
                <w:rFonts w:ascii="Aptos" w:hAnsi="Aptos"/>
                <w:sz w:val="17"/>
                <w:rPrChange w:id="267" w:author="Microsoft Word" w:date="2026-09-09T14:54:00Z" w16du:dateUtc="2026-09-09T13:54:00Z">
                  <w:rPr>
                    <w:sz w:val="16"/>
                  </w:rPr>
                </w:rPrChange>
              </w:rPr>
              <w:t xml:space="preserve">, </w:t>
            </w:r>
            <w:r w:rsidR="00CD6294">
              <w:fldChar w:fldCharType="begin"/>
            </w:r>
            <w:r w:rsidR="00CD6294">
              <w:instrText>HYPERLINK \l "_8._Enterprise_Pattern" \h</w:instrText>
            </w:r>
            <w:r w:rsidR="00CD6294">
              <w:fldChar w:fldCharType="separate"/>
            </w:r>
            <w:r w:rsidR="00CD6294" w:rsidRPr="00F96828">
              <w:rPr>
                <w:rStyle w:val="Hyperlink"/>
                <w:rFonts w:ascii="Aptos" w:hAnsi="Aptos"/>
                <w:sz w:val="17"/>
                <w:rPrChange w:id="268" w:author="Microsoft Word" w:date="2026-09-09T14:54:00Z" w16du:dateUtc="2026-09-09T13:54:00Z">
                  <w:rPr>
                    <w:rStyle w:val="Hyperlink"/>
                    <w:sz w:val="16"/>
                  </w:rPr>
                </w:rPrChange>
              </w:rPr>
              <w:t>Catalogue (8)</w:t>
            </w:r>
            <w:r w:rsidR="00CD6294">
              <w:fldChar w:fldCharType="end"/>
            </w:r>
            <w:r w:rsidRPr="00F96828">
              <w:rPr>
                <w:rFonts w:ascii="Aptos" w:hAnsi="Aptos"/>
                <w:sz w:val="17"/>
                <w:rPrChange w:id="269" w:author="Microsoft Word" w:date="2026-09-09T14:54:00Z" w16du:dateUtc="2026-09-09T13:54:00Z">
                  <w:rPr>
                    <w:sz w:val="16"/>
                  </w:rPr>
                </w:rPrChange>
              </w:rPr>
              <w:t xml:space="preserve">, </w:t>
            </w:r>
            <w:r>
              <w:fldChar w:fldCharType="begin"/>
            </w:r>
            <w:r>
              <w:instrText>HYPERLINK \l "SIF_Sec131" \h</w:instrText>
            </w:r>
            <w:r>
              <w:fldChar w:fldCharType="separate"/>
            </w:r>
            <w:r w:rsidRPr="00F96828">
              <w:rPr>
                <w:rStyle w:val="Hyperlink"/>
                <w:rFonts w:ascii="Aptos" w:hAnsi="Aptos"/>
                <w:sz w:val="17"/>
                <w:rPrChange w:id="270" w:author="Microsoft Word" w:date="2026-09-09T14:54:00Z" w16du:dateUtc="2026-09-09T13:54:00Z">
                  <w:rPr>
                    <w:rStyle w:val="Hyperlink"/>
                    <w:sz w:val="16"/>
                  </w:rPr>
                </w:rPrChange>
              </w:rPr>
              <w:t>Guardrails (13.1)</w:t>
            </w:r>
            <w:r>
              <w:fldChar w:fldCharType="end"/>
            </w:r>
          </w:p>
        </w:tc>
      </w:tr>
      <w:tr w:rsidR="00297FA3" w14:paraId="5E146054" w14:textId="77777777" w:rsidTr="00C94B9B">
        <w:trPr>
          <w:jc w:val="center"/>
        </w:trPr>
        <w:tc>
          <w:tcPr>
            <w:tcW w:w="1950" w:type="dxa"/>
            <w:vAlign w:val="center"/>
          </w:tcPr>
          <w:p w14:paraId="75E75BE3" w14:textId="77777777" w:rsidR="00297FA3" w:rsidRPr="00F96828" w:rsidRDefault="00297FA3" w:rsidP="00F9021F">
            <w:pPr>
              <w:spacing w:before="40" w:after="40"/>
              <w:rPr>
                <w:ins w:id="271" w:author="Puneet Kumar - Chaucer" w:date="2026-09-07T17:30:00Z" w16du:dateUtc="2026-09-07T16:30:00Z"/>
                <w:rFonts w:ascii="Aptos" w:hAnsi="Aptos"/>
                <w:sz w:val="17"/>
                <w:rPrChange w:id="272" w:author="Microsoft Word" w:date="2026-09-09T14:54:00Z" w16du:dateUtc="2026-09-09T13:54:00Z">
                  <w:rPr>
                    <w:ins w:id="273" w:author="Puneet Kumar - Chaucer" w:date="2026-09-07T17:30:00Z" w16du:dateUtc="2026-09-07T16:30:00Z"/>
                    <w:sz w:val="16"/>
                  </w:rPr>
                </w:rPrChange>
              </w:rPr>
            </w:pPr>
            <w:r w:rsidRPr="00F96828">
              <w:rPr>
                <w:rFonts w:ascii="Aptos" w:hAnsi="Aptos"/>
                <w:sz w:val="17"/>
                <w:rPrChange w:id="274" w:author="Microsoft Word" w:date="2026-09-09T14:54:00Z" w16du:dateUtc="2026-09-09T13:54:00Z">
                  <w:rPr>
                    <w:sz w:val="16"/>
                  </w:rPr>
                </w:rPrChange>
              </w:rPr>
              <w:t>Business capability alignment (Application)</w:t>
            </w:r>
          </w:p>
          <w:p w14:paraId="081A0A4A" w14:textId="43C52042" w:rsidR="00F91BEE" w:rsidRPr="00F96828" w:rsidRDefault="00F91BEE" w:rsidP="00F9021F">
            <w:pPr>
              <w:spacing w:before="40" w:after="40"/>
              <w:rPr>
                <w:rFonts w:ascii="Aptos" w:hAnsi="Aptos"/>
                <w:sz w:val="17"/>
                <w:rPrChange w:id="275" w:author="Microsoft Word" w:date="2026-09-09T14:54:00Z" w16du:dateUtc="2026-09-09T13:54:00Z">
                  <w:rPr/>
                </w:rPrChange>
              </w:rPr>
            </w:pPr>
            <w:ins w:id="276" w:author="Puneet Kumar - Chaucer" w:date="2026-09-07T17:30:00Z" w16du:dateUtc="2026-09-07T16:30:00Z">
              <w:r w:rsidRPr="00F96828">
                <w:rPr>
                  <w:rFonts w:ascii="Aptos" w:eastAsia="Calibri" w:hAnsi="Aptos" w:cs="Calibri"/>
                  <w:i/>
                  <w:color w:val="222831"/>
                  <w:sz w:val="17"/>
                  <w:szCs w:val="21"/>
                  <w:lang w:val="en-IN" w:eastAsia="en-IN"/>
                  <w:rPrChange w:id="277" w:author="Microsoft Word" w:date="2026-09-09T14:54:00Z" w16du:dateUtc="2026-09-09T13:54:00Z">
                    <w:rPr>
                      <w:i/>
                      <w:iCs/>
                      <w:sz w:val="16"/>
                    </w:rPr>
                  </w:rPrChange>
                </w:rPr>
                <w:fldChar w:fldCharType="begin"/>
              </w:r>
              <w:r w:rsidRPr="00F96828">
                <w:rPr>
                  <w:rFonts w:ascii="Aptos" w:hAnsi="Aptos"/>
                  <w:i/>
                  <w:sz w:val="17"/>
                  <w:rPrChange w:id="278"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Pr="00F96828">
                <w:rPr>
                  <w:rFonts w:ascii="Aptos" w:hAnsi="Aptos"/>
                  <w:i/>
                  <w:sz w:val="17"/>
                  <w:rPrChange w:id="279" w:author="Microsoft Word" w:date="2026-09-09T14:54:00Z" w16du:dateUtc="2026-09-09T13:54:00Z">
                    <w:rPr>
                      <w:i/>
                      <w:iCs/>
                      <w:sz w:val="16"/>
                    </w:rPr>
                  </w:rPrChange>
                </w:rPr>
              </w:r>
              <w:r w:rsidRPr="00F96828">
                <w:rPr>
                  <w:rFonts w:ascii="Aptos" w:eastAsia="Calibri" w:hAnsi="Aptos" w:cs="Calibri"/>
                  <w:i/>
                  <w:color w:val="222831"/>
                  <w:sz w:val="17"/>
                  <w:szCs w:val="21"/>
                  <w:lang w:val="en-IN" w:eastAsia="en-IN"/>
                  <w:rPrChange w:id="280" w:author="Microsoft Word" w:date="2026-09-09T14:54:00Z" w16du:dateUtc="2026-09-09T13:54:00Z">
                    <w:rPr>
                      <w:i/>
                      <w:iCs/>
                      <w:sz w:val="16"/>
                    </w:rPr>
                  </w:rPrChange>
                </w:rPr>
                <w:fldChar w:fldCharType="separate"/>
              </w:r>
              <w:r w:rsidRPr="00F96828">
                <w:rPr>
                  <w:rFonts w:ascii="Aptos" w:hAnsi="Aptos"/>
                  <w:i/>
                  <w:sz w:val="17"/>
                  <w:rPrChange w:id="281" w:author="Microsoft Word" w:date="2026-09-09T14:54:00Z" w16du:dateUtc="2026-09-09T13:54:00Z">
                    <w:rPr>
                      <w:i/>
                      <w:iCs/>
                      <w:sz w:val="16"/>
                    </w:rPr>
                  </w:rPrChange>
                </w:rPr>
                <w:t>Source - AAP1</w:t>
              </w:r>
              <w:r w:rsidRPr="00F96828">
                <w:rPr>
                  <w:rFonts w:ascii="Aptos" w:eastAsia="Calibri" w:hAnsi="Aptos" w:cs="Calibri"/>
                  <w:i/>
                  <w:color w:val="222831"/>
                  <w:sz w:val="17"/>
                  <w:szCs w:val="21"/>
                  <w:lang w:val="en-IN" w:eastAsia="en-IN"/>
                  <w:rPrChange w:id="282" w:author="Microsoft Word" w:date="2026-09-09T14:54:00Z" w16du:dateUtc="2026-09-09T13:54:00Z">
                    <w:rPr>
                      <w:i/>
                      <w:iCs/>
                      <w:sz w:val="16"/>
                    </w:rPr>
                  </w:rPrChange>
                </w:rPr>
                <w:fldChar w:fldCharType="end"/>
              </w:r>
            </w:ins>
          </w:p>
        </w:tc>
        <w:tc>
          <w:tcPr>
            <w:tcW w:w="2850" w:type="dxa"/>
            <w:vAlign w:val="center"/>
          </w:tcPr>
          <w:p w14:paraId="6A097ABE" w14:textId="77777777" w:rsidR="00297FA3" w:rsidRPr="00F96828" w:rsidRDefault="00297FA3" w:rsidP="00F9021F">
            <w:pPr>
              <w:spacing w:before="40" w:after="40"/>
              <w:rPr>
                <w:rFonts w:ascii="Aptos" w:hAnsi="Aptos"/>
                <w:sz w:val="17"/>
                <w:rPrChange w:id="283" w:author="Microsoft Word" w:date="2026-09-09T14:54:00Z" w16du:dateUtc="2026-09-09T13:54:00Z">
                  <w:rPr/>
                </w:rPrChange>
              </w:rPr>
            </w:pPr>
            <w:r w:rsidRPr="00F96828">
              <w:rPr>
                <w:rFonts w:ascii="Aptos" w:hAnsi="Aptos"/>
                <w:sz w:val="17"/>
                <w:rPrChange w:id="284" w:author="Microsoft Word" w:date="2026-09-09T14:54:00Z" w16du:dateUtc="2026-09-09T13:54:00Z">
                  <w:rPr>
                    <w:sz w:val="16"/>
                  </w:rPr>
                </w:rPrChange>
              </w:rPr>
              <w:t>Services should expose meaningful business capabilities, not raw system internals.</w:t>
            </w:r>
          </w:p>
        </w:tc>
        <w:tc>
          <w:tcPr>
            <w:tcW w:w="2850" w:type="dxa"/>
            <w:vAlign w:val="center"/>
          </w:tcPr>
          <w:p w14:paraId="08B6BE44" w14:textId="77777777" w:rsidR="00297FA3" w:rsidRPr="00F96828" w:rsidRDefault="00297FA3" w:rsidP="00F9021F">
            <w:pPr>
              <w:spacing w:before="40" w:after="40"/>
              <w:rPr>
                <w:rFonts w:ascii="Aptos" w:hAnsi="Aptos"/>
                <w:sz w:val="17"/>
                <w:rPrChange w:id="285" w:author="Microsoft Word" w:date="2026-09-09T14:54:00Z" w16du:dateUtc="2026-09-09T13:54:00Z">
                  <w:rPr/>
                </w:rPrChange>
              </w:rPr>
            </w:pPr>
            <w:r w:rsidRPr="00F96828">
              <w:rPr>
                <w:rFonts w:ascii="Aptos" w:hAnsi="Aptos"/>
                <w:sz w:val="17"/>
                <w:rPrChange w:id="286" w:author="Microsoft Word" w:date="2026-09-09T14:54:00Z" w16du:dateUtc="2026-09-09T13:54:00Z">
                  <w:rPr>
                    <w:sz w:val="16"/>
                  </w:rPr>
                </w:rPrChange>
              </w:rPr>
              <w:t>APIs should represent business functions such as policy, claim, submission, party, document, or finance capability.</w:t>
            </w:r>
          </w:p>
        </w:tc>
        <w:tc>
          <w:tcPr>
            <w:tcW w:w="2220" w:type="dxa"/>
            <w:vAlign w:val="center"/>
          </w:tcPr>
          <w:p w14:paraId="65ADF81D" w14:textId="48722598" w:rsidR="00297FA3" w:rsidRPr="00F96828" w:rsidRDefault="00297FA3" w:rsidP="00F9021F">
            <w:pPr>
              <w:spacing w:before="40" w:after="40"/>
              <w:rPr>
                <w:rFonts w:ascii="Aptos" w:hAnsi="Aptos"/>
                <w:sz w:val="17"/>
                <w:rPrChange w:id="287" w:author="Microsoft Word" w:date="2026-09-09T14:54:00Z" w16du:dateUtc="2026-09-09T13:54:00Z">
                  <w:rPr/>
                </w:rPrChange>
              </w:rPr>
            </w:pPr>
            <w:r>
              <w:fldChar w:fldCharType="begin"/>
            </w:r>
            <w:r>
              <w:instrText>HYPERLINK \l "_4._Architectural_Position" \h</w:instrText>
            </w:r>
            <w:r>
              <w:fldChar w:fldCharType="separate"/>
            </w:r>
            <w:r w:rsidRPr="00F96828">
              <w:rPr>
                <w:rStyle w:val="Hyperlink"/>
                <w:rFonts w:ascii="Aptos" w:hAnsi="Aptos"/>
                <w:sz w:val="17"/>
                <w:rPrChange w:id="288" w:author="Microsoft Word" w:date="2026-09-09T14:54:00Z" w16du:dateUtc="2026-09-09T13:54:00Z">
                  <w:rPr>
                    <w:rStyle w:val="Hyperlink"/>
                    <w:sz w:val="16"/>
                  </w:rPr>
                </w:rPrChange>
              </w:rPr>
              <w:t>Architectural Position (4)</w:t>
            </w:r>
            <w:r>
              <w:fldChar w:fldCharType="end"/>
            </w:r>
            <w:r w:rsidRPr="00F96828">
              <w:rPr>
                <w:rFonts w:ascii="Aptos" w:hAnsi="Aptos"/>
                <w:sz w:val="17"/>
                <w:rPrChange w:id="289" w:author="Microsoft Word" w:date="2026-09-09T14:54:00Z" w16du:dateUtc="2026-09-09T13:54:00Z">
                  <w:rPr>
                    <w:sz w:val="16"/>
                  </w:rPr>
                </w:rPrChange>
              </w:rPr>
              <w:t xml:space="preserve">, </w:t>
            </w:r>
            <w:r w:rsidRPr="00F96828">
              <w:rPr>
                <w:rFonts w:ascii="Aptos" w:eastAsia="Calibri" w:hAnsi="Aptos" w:cs="Calibri"/>
                <w:color w:val="222831"/>
                <w:sz w:val="17"/>
                <w:szCs w:val="21"/>
                <w:lang w:val="en-IN" w:eastAsia="en-IN"/>
                <w:rPrChange w:id="290" w:author="Microsoft Word" w:date="2026-09-09T14:54:00Z" w16du:dateUtc="2026-09-09T13:54:00Z">
                  <w:rPr/>
                </w:rPrChange>
              </w:rPr>
              <w:fldChar w:fldCharType="begin"/>
            </w:r>
            <w:r w:rsidRPr="00F96828">
              <w:rPr>
                <w:rFonts w:ascii="Aptos" w:hAnsi="Aptos"/>
                <w:sz w:val="17"/>
                <w:rPrChange w:id="291" w:author="Microsoft Word" w:date="2026-09-09T14:54:00Z" w16du:dateUtc="2026-09-09T13:54:00Z">
                  <w:rPr/>
                </w:rPrChange>
              </w:rPr>
              <w:instrText>HYPERLINK \l "SIF_Sec8" \h</w:instrText>
            </w:r>
            <w:r w:rsidRPr="00013582">
              <w:rPr>
                <w:rFonts w:ascii="Aptos" w:hAnsi="Aptos"/>
                <w:sz w:val="17"/>
              </w:rPr>
            </w:r>
            <w:r w:rsidRPr="00F96828">
              <w:rPr>
                <w:rFonts w:ascii="Aptos" w:eastAsia="Calibri" w:hAnsi="Aptos" w:cs="Calibri"/>
                <w:color w:val="222831"/>
                <w:sz w:val="17"/>
                <w:szCs w:val="21"/>
                <w:lang w:val="en-IN" w:eastAsia="en-IN"/>
                <w:rPrChange w:id="292" w:author="Microsoft Word" w:date="2026-09-09T14:54:00Z" w16du:dateUtc="2026-09-09T13:54:00Z">
                  <w:rPr/>
                </w:rPrChange>
              </w:rPr>
              <w:fldChar w:fldCharType="separate"/>
            </w:r>
            <w:r w:rsidR="00CD6294" w:rsidRPr="00F96828">
              <w:rPr>
                <w:rFonts w:ascii="Aptos" w:eastAsia="Calibri" w:hAnsi="Aptos" w:cs="Calibri"/>
                <w:color w:val="222831"/>
                <w:sz w:val="17"/>
                <w:szCs w:val="21"/>
                <w:lang w:val="en-IN" w:eastAsia="en-IN"/>
                <w:rPrChange w:id="293" w:author="Microsoft Word" w:date="2026-09-09T14:54:00Z" w16du:dateUtc="2026-09-09T13:54:00Z">
                  <w:rPr/>
                </w:rPrChange>
              </w:rPr>
              <w:fldChar w:fldCharType="begin"/>
            </w:r>
            <w:ins w:id="294" w:author="Puneet Kumar - Chaucer" w:date="2026-09-07T17:16:00Z" w16du:dateUtc="2026-09-07T16:16:00Z">
              <w:r w:rsidR="00CD6294" w:rsidRPr="00F96828">
                <w:rPr>
                  <w:rFonts w:ascii="Aptos" w:hAnsi="Aptos"/>
                  <w:sz w:val="17"/>
                  <w:rPrChange w:id="295" w:author="Microsoft Word" w:date="2026-09-09T14:54:00Z" w16du:dateUtc="2026-09-09T13:54:00Z">
                    <w:rPr/>
                  </w:rPrChange>
                </w:rPr>
                <w:instrText xml:space="preserve">HYPERLINK  \l "_8._Enterprise_Pattern" \h </w:instrText>
              </w:r>
            </w:ins>
            <w:r w:rsidR="00CD6294" w:rsidRPr="00013582">
              <w:rPr>
                <w:rFonts w:ascii="Aptos" w:hAnsi="Aptos"/>
                <w:sz w:val="17"/>
              </w:rPr>
            </w:r>
            <w:r w:rsidR="00CD6294" w:rsidRPr="00F96828">
              <w:rPr>
                <w:rFonts w:ascii="Aptos" w:eastAsia="Calibri" w:hAnsi="Aptos" w:cs="Calibri"/>
                <w:color w:val="222831"/>
                <w:sz w:val="17"/>
                <w:szCs w:val="21"/>
                <w:lang w:val="en-IN" w:eastAsia="en-IN"/>
                <w:rPrChange w:id="296" w:author="Microsoft Word" w:date="2026-09-09T14:54:00Z" w16du:dateUtc="2026-09-09T13:54:00Z">
                  <w:rPr/>
                </w:rPrChange>
              </w:rPr>
              <w:fldChar w:fldCharType="separate"/>
            </w:r>
            <w:r w:rsidR="00CD6294" w:rsidRPr="00F96828">
              <w:rPr>
                <w:rStyle w:val="Hyperlink"/>
                <w:rFonts w:ascii="Aptos" w:hAnsi="Aptos"/>
                <w:sz w:val="17"/>
                <w:rPrChange w:id="297" w:author="Microsoft Word" w:date="2026-09-09T14:54:00Z" w16du:dateUtc="2026-09-09T13:54:00Z">
                  <w:rPr>
                    <w:rStyle w:val="Hyperlink"/>
                    <w:sz w:val="16"/>
                  </w:rPr>
                </w:rPrChange>
              </w:rPr>
              <w:t>Catalogue (8)</w:t>
            </w:r>
            <w:r w:rsidR="00CD6294" w:rsidRPr="00F96828">
              <w:rPr>
                <w:rFonts w:ascii="Aptos" w:eastAsia="Calibri" w:hAnsi="Aptos" w:cs="Calibri"/>
                <w:color w:val="222831"/>
                <w:sz w:val="17"/>
                <w:szCs w:val="21"/>
                <w:lang w:val="en-IN" w:eastAsia="en-IN"/>
                <w:rPrChange w:id="298" w:author="Microsoft Word" w:date="2026-09-09T14:54:00Z" w16du:dateUtc="2026-09-09T13:54:00Z">
                  <w:rPr/>
                </w:rPrChange>
              </w:rPr>
              <w:fldChar w:fldCharType="end"/>
            </w:r>
            <w:r w:rsidRPr="00F96828">
              <w:rPr>
                <w:rStyle w:val="Hyperlink"/>
                <w:rFonts w:ascii="Aptos" w:hAnsi="Aptos"/>
                <w:sz w:val="17"/>
                <w:rPrChange w:id="299" w:author="Microsoft Word" w:date="2026-09-09T14:54:00Z" w16du:dateUtc="2026-09-09T13:54:00Z">
                  <w:rPr>
                    <w:rStyle w:val="Hyperlink"/>
                    <w:sz w:val="16"/>
                  </w:rPr>
                </w:rPrChange>
              </w:rPr>
              <w:t>)</w:t>
            </w:r>
            <w:r w:rsidRPr="00F96828">
              <w:rPr>
                <w:rFonts w:ascii="Aptos" w:eastAsia="Calibri" w:hAnsi="Aptos" w:cs="Calibri"/>
                <w:color w:val="222831"/>
                <w:sz w:val="17"/>
                <w:szCs w:val="21"/>
                <w:lang w:val="en-IN" w:eastAsia="en-IN"/>
                <w:rPrChange w:id="300" w:author="Microsoft Word" w:date="2026-09-09T14:54:00Z" w16du:dateUtc="2026-09-09T13:54:00Z">
                  <w:rPr/>
                </w:rPrChange>
              </w:rPr>
              <w:fldChar w:fldCharType="end"/>
            </w:r>
          </w:p>
        </w:tc>
      </w:tr>
      <w:tr w:rsidR="00297FA3" w14:paraId="270DE378" w14:textId="77777777" w:rsidTr="00C94B9B">
        <w:trPr>
          <w:jc w:val="center"/>
        </w:trPr>
        <w:tc>
          <w:tcPr>
            <w:tcW w:w="1950" w:type="dxa"/>
            <w:vAlign w:val="center"/>
          </w:tcPr>
          <w:p w14:paraId="5C64E5AD" w14:textId="77777777" w:rsidR="00297FA3" w:rsidRPr="00F96828" w:rsidRDefault="00297FA3" w:rsidP="00F9021F">
            <w:pPr>
              <w:spacing w:before="40" w:after="40"/>
              <w:rPr>
                <w:ins w:id="301" w:author="Puneet Kumar - Chaucer" w:date="2026-09-07T17:27:00Z" w16du:dateUtc="2026-09-07T16:27:00Z"/>
                <w:rFonts w:ascii="Aptos" w:hAnsi="Aptos"/>
                <w:sz w:val="17"/>
                <w:rPrChange w:id="302" w:author="Microsoft Word" w:date="2026-09-09T14:54:00Z" w16du:dateUtc="2026-09-09T13:54:00Z">
                  <w:rPr>
                    <w:ins w:id="303" w:author="Puneet Kumar - Chaucer" w:date="2026-09-07T17:27:00Z" w16du:dateUtc="2026-09-07T16:27:00Z"/>
                    <w:sz w:val="16"/>
                  </w:rPr>
                </w:rPrChange>
              </w:rPr>
            </w:pPr>
            <w:r w:rsidRPr="00F96828">
              <w:rPr>
                <w:rFonts w:ascii="Aptos" w:hAnsi="Aptos"/>
                <w:sz w:val="17"/>
                <w:rPrChange w:id="304" w:author="Microsoft Word" w:date="2026-09-09T14:54:00Z" w16du:dateUtc="2026-09-09T13:54:00Z">
                  <w:rPr>
                    <w:sz w:val="16"/>
                  </w:rPr>
                </w:rPrChange>
              </w:rPr>
              <w:t>APIM as API publishing and ingress control (Integration, Security)</w:t>
            </w:r>
          </w:p>
          <w:p w14:paraId="44665582" w14:textId="77777777" w:rsidR="00F91BEE" w:rsidRPr="00F96828" w:rsidRDefault="00F91BEE" w:rsidP="00F9021F">
            <w:pPr>
              <w:spacing w:before="40" w:after="40"/>
              <w:rPr>
                <w:ins w:id="305" w:author="Puneet Kumar - Chaucer" w:date="2026-09-07T17:30:00Z" w16du:dateUtc="2026-09-07T16:30:00Z"/>
                <w:rFonts w:ascii="Aptos" w:hAnsi="Aptos"/>
                <w:i/>
                <w:sz w:val="17"/>
                <w:rPrChange w:id="306" w:author="Microsoft Word" w:date="2026-09-09T14:54:00Z" w16du:dateUtc="2026-09-09T13:54:00Z">
                  <w:rPr>
                    <w:ins w:id="307" w:author="Puneet Kumar - Chaucer" w:date="2026-09-07T17:30:00Z" w16du:dateUtc="2026-09-07T16:30:00Z"/>
                    <w:i/>
                    <w:iCs/>
                    <w:sz w:val="16"/>
                  </w:rPr>
                </w:rPrChange>
              </w:rPr>
            </w:pPr>
            <w:ins w:id="308" w:author="Puneet Kumar - Chaucer" w:date="2026-09-07T17:27:00Z" w16du:dateUtc="2026-09-07T16:27:00Z">
              <w:r w:rsidRPr="00F96828">
                <w:rPr>
                  <w:rFonts w:ascii="Aptos" w:eastAsia="Calibri" w:hAnsi="Aptos" w:cs="Calibri"/>
                  <w:i/>
                  <w:color w:val="222831"/>
                  <w:sz w:val="17"/>
                  <w:szCs w:val="21"/>
                  <w:lang w:val="en-IN" w:eastAsia="en-IN"/>
                  <w:rPrChange w:id="309" w:author="Microsoft Word" w:date="2026-09-09T14:54:00Z" w16du:dateUtc="2026-09-09T13:54:00Z">
                    <w:rPr>
                      <w:i/>
                      <w:iCs/>
                      <w:sz w:val="16"/>
                    </w:rPr>
                  </w:rPrChange>
                </w:rPr>
                <w:fldChar w:fldCharType="begin"/>
              </w:r>
              <w:r w:rsidRPr="00F96828">
                <w:rPr>
                  <w:rFonts w:ascii="Aptos" w:hAnsi="Aptos"/>
                  <w:i/>
                  <w:sz w:val="17"/>
                  <w:rPrChange w:id="310"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Pr="00F96828">
                <w:rPr>
                  <w:rFonts w:ascii="Aptos" w:hAnsi="Aptos"/>
                  <w:i/>
                  <w:sz w:val="17"/>
                  <w:rPrChange w:id="311" w:author="Microsoft Word" w:date="2026-09-09T14:54:00Z" w16du:dateUtc="2026-09-09T13:54:00Z">
                    <w:rPr>
                      <w:i/>
                      <w:iCs/>
                      <w:sz w:val="16"/>
                    </w:rPr>
                  </w:rPrChange>
                </w:rPr>
              </w:r>
              <w:r w:rsidRPr="00F96828">
                <w:rPr>
                  <w:rFonts w:ascii="Aptos" w:eastAsia="Calibri" w:hAnsi="Aptos" w:cs="Calibri"/>
                  <w:i/>
                  <w:color w:val="222831"/>
                  <w:sz w:val="17"/>
                  <w:szCs w:val="21"/>
                  <w:lang w:val="en-IN" w:eastAsia="en-IN"/>
                  <w:rPrChange w:id="312" w:author="Microsoft Word" w:date="2026-09-09T14:54:00Z" w16du:dateUtc="2026-09-09T13:54:00Z">
                    <w:rPr>
                      <w:i/>
                      <w:iCs/>
                      <w:sz w:val="16"/>
                    </w:rPr>
                  </w:rPrChange>
                </w:rPr>
                <w:fldChar w:fldCharType="separate"/>
              </w:r>
              <w:r w:rsidRPr="00F96828">
                <w:rPr>
                  <w:rFonts w:ascii="Aptos" w:hAnsi="Aptos"/>
                  <w:i/>
                  <w:sz w:val="17"/>
                  <w:rPrChange w:id="313" w:author="Microsoft Word" w:date="2026-09-09T14:54:00Z" w16du:dateUtc="2026-09-09T13:54:00Z">
                    <w:rPr>
                      <w:i/>
                      <w:iCs/>
                      <w:sz w:val="16"/>
                    </w:rPr>
                  </w:rPrChange>
                </w:rPr>
                <w:t>Source - EAG3</w:t>
              </w:r>
              <w:r w:rsidRPr="00F96828">
                <w:rPr>
                  <w:rFonts w:ascii="Aptos" w:eastAsia="Calibri" w:hAnsi="Aptos" w:cs="Calibri"/>
                  <w:i/>
                  <w:color w:val="222831"/>
                  <w:sz w:val="17"/>
                  <w:szCs w:val="21"/>
                  <w:lang w:val="en-IN" w:eastAsia="en-IN"/>
                  <w:rPrChange w:id="314" w:author="Microsoft Word" w:date="2026-09-09T14:54:00Z" w16du:dateUtc="2026-09-09T13:54:00Z">
                    <w:rPr>
                      <w:i/>
                      <w:iCs/>
                      <w:sz w:val="16"/>
                    </w:rPr>
                  </w:rPrChange>
                </w:rPr>
                <w:fldChar w:fldCharType="end"/>
              </w:r>
            </w:ins>
          </w:p>
          <w:p w14:paraId="4EC050A7" w14:textId="1BC458DA" w:rsidR="00F91BEE" w:rsidRPr="00F96828" w:rsidRDefault="00F91BEE" w:rsidP="00F9021F">
            <w:pPr>
              <w:spacing w:before="40" w:after="40"/>
              <w:rPr>
                <w:rFonts w:ascii="Aptos" w:hAnsi="Aptos"/>
                <w:sz w:val="17"/>
                <w:rPrChange w:id="315" w:author="Microsoft Word" w:date="2026-09-09T14:54:00Z" w16du:dateUtc="2026-09-09T13:54:00Z">
                  <w:rPr/>
                </w:rPrChange>
              </w:rPr>
            </w:pPr>
            <w:ins w:id="316" w:author="Puneet Kumar - Chaucer" w:date="2026-09-07T17:30:00Z" w16du:dateUtc="2026-09-07T16:30:00Z">
              <w:r w:rsidRPr="00F96828">
                <w:rPr>
                  <w:rFonts w:ascii="Aptos" w:eastAsia="Calibri" w:hAnsi="Aptos" w:cs="Calibri"/>
                  <w:i/>
                  <w:color w:val="222831"/>
                  <w:sz w:val="17"/>
                  <w:szCs w:val="21"/>
                  <w:lang w:val="en-IN" w:eastAsia="en-IN"/>
                  <w:rPrChange w:id="317" w:author="Microsoft Word" w:date="2026-09-09T14:54:00Z" w16du:dateUtc="2026-09-09T13:54:00Z">
                    <w:rPr>
                      <w:i/>
                      <w:iCs/>
                      <w:sz w:val="16"/>
                    </w:rPr>
                  </w:rPrChange>
                </w:rPr>
                <w:fldChar w:fldCharType="begin"/>
              </w:r>
              <w:r w:rsidRPr="00F96828">
                <w:rPr>
                  <w:rFonts w:ascii="Aptos" w:hAnsi="Aptos"/>
                  <w:i/>
                  <w:sz w:val="17"/>
                  <w:rPrChange w:id="318"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Pr="00F96828">
                <w:rPr>
                  <w:rFonts w:ascii="Aptos" w:hAnsi="Aptos"/>
                  <w:i/>
                  <w:sz w:val="17"/>
                  <w:rPrChange w:id="319" w:author="Microsoft Word" w:date="2026-09-09T14:54:00Z" w16du:dateUtc="2026-09-09T13:54:00Z">
                    <w:rPr>
                      <w:i/>
                      <w:iCs/>
                      <w:sz w:val="16"/>
                    </w:rPr>
                  </w:rPrChange>
                </w:rPr>
              </w:r>
              <w:r w:rsidRPr="00F96828">
                <w:rPr>
                  <w:rFonts w:ascii="Aptos" w:eastAsia="Calibri" w:hAnsi="Aptos" w:cs="Calibri"/>
                  <w:i/>
                  <w:color w:val="222831"/>
                  <w:sz w:val="17"/>
                  <w:szCs w:val="21"/>
                  <w:lang w:val="en-IN" w:eastAsia="en-IN"/>
                  <w:rPrChange w:id="320" w:author="Microsoft Word" w:date="2026-09-09T14:54:00Z" w16du:dateUtc="2026-09-09T13:54:00Z">
                    <w:rPr>
                      <w:i/>
                      <w:iCs/>
                      <w:sz w:val="16"/>
                    </w:rPr>
                  </w:rPrChange>
                </w:rPr>
                <w:fldChar w:fldCharType="separate"/>
              </w:r>
              <w:r w:rsidRPr="00F96828">
                <w:rPr>
                  <w:rFonts w:ascii="Aptos" w:hAnsi="Aptos"/>
                  <w:i/>
                  <w:sz w:val="17"/>
                  <w:rPrChange w:id="321" w:author="Microsoft Word" w:date="2026-09-09T14:54:00Z" w16du:dateUtc="2026-09-09T13:54:00Z">
                    <w:rPr>
                      <w:i/>
                      <w:iCs/>
                      <w:sz w:val="16"/>
                    </w:rPr>
                  </w:rPrChange>
                </w:rPr>
                <w:t>Source - AAP1</w:t>
              </w:r>
              <w:r w:rsidRPr="00F96828">
                <w:rPr>
                  <w:rFonts w:ascii="Aptos" w:eastAsia="Calibri" w:hAnsi="Aptos" w:cs="Calibri"/>
                  <w:i/>
                  <w:color w:val="222831"/>
                  <w:sz w:val="17"/>
                  <w:szCs w:val="21"/>
                  <w:lang w:val="en-IN" w:eastAsia="en-IN"/>
                  <w:rPrChange w:id="322" w:author="Microsoft Word" w:date="2026-09-09T14:54:00Z" w16du:dateUtc="2026-09-09T13:54:00Z">
                    <w:rPr>
                      <w:i/>
                      <w:iCs/>
                      <w:sz w:val="16"/>
                    </w:rPr>
                  </w:rPrChange>
                </w:rPr>
                <w:fldChar w:fldCharType="end"/>
              </w:r>
            </w:ins>
          </w:p>
        </w:tc>
        <w:tc>
          <w:tcPr>
            <w:tcW w:w="2850" w:type="dxa"/>
            <w:vAlign w:val="center"/>
          </w:tcPr>
          <w:p w14:paraId="42E30437" w14:textId="77777777" w:rsidR="00297FA3" w:rsidRPr="00F96828" w:rsidRDefault="00297FA3" w:rsidP="00F9021F">
            <w:pPr>
              <w:spacing w:before="40" w:after="40"/>
              <w:rPr>
                <w:rFonts w:ascii="Aptos" w:hAnsi="Aptos"/>
                <w:sz w:val="17"/>
                <w:rPrChange w:id="323" w:author="Microsoft Word" w:date="2026-09-09T14:54:00Z" w16du:dateUtc="2026-09-09T13:54:00Z">
                  <w:rPr/>
                </w:rPrChange>
              </w:rPr>
            </w:pPr>
            <w:r w:rsidRPr="00F96828">
              <w:rPr>
                <w:rFonts w:ascii="Aptos" w:hAnsi="Aptos"/>
                <w:sz w:val="17"/>
                <w:rPrChange w:id="324" w:author="Microsoft Word" w:date="2026-09-09T14:54:00Z" w16du:dateUtc="2026-09-09T13:54:00Z">
                  <w:rPr>
                    <w:sz w:val="16"/>
                  </w:rPr>
                </w:rPrChange>
              </w:rPr>
              <w:t>Chaucer-owned APIs exposed for internal or external consumption should be published through Azure API Management unless an exception is approved.</w:t>
            </w:r>
          </w:p>
        </w:tc>
        <w:tc>
          <w:tcPr>
            <w:tcW w:w="2850" w:type="dxa"/>
            <w:vAlign w:val="center"/>
          </w:tcPr>
          <w:p w14:paraId="1A257AE3" w14:textId="77777777" w:rsidR="00297FA3" w:rsidRPr="00F96828" w:rsidRDefault="00297FA3" w:rsidP="00F9021F">
            <w:pPr>
              <w:spacing w:before="40" w:after="40"/>
              <w:rPr>
                <w:rFonts w:ascii="Aptos" w:hAnsi="Aptos"/>
                <w:sz w:val="17"/>
                <w:rPrChange w:id="325" w:author="Microsoft Word" w:date="2026-09-09T14:54:00Z" w16du:dateUtc="2026-09-09T13:54:00Z">
                  <w:rPr/>
                </w:rPrChange>
              </w:rPr>
            </w:pPr>
            <w:r w:rsidRPr="00F96828">
              <w:rPr>
                <w:rFonts w:ascii="Aptos" w:hAnsi="Aptos"/>
                <w:sz w:val="17"/>
                <w:rPrChange w:id="326" w:author="Microsoft Word" w:date="2026-09-09T14:54:00Z" w16du:dateUtc="2026-09-09T13:54:00Z">
                  <w:rPr>
                    <w:sz w:val="16"/>
                  </w:rPr>
                </w:rPrChange>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220" w:type="dxa"/>
            <w:vAlign w:val="center"/>
          </w:tcPr>
          <w:p w14:paraId="2AE82631" w14:textId="1141A18C" w:rsidR="00297FA3" w:rsidRPr="00F96828" w:rsidRDefault="00297FA3" w:rsidP="00F9021F">
            <w:pPr>
              <w:spacing w:before="40" w:after="40"/>
              <w:rPr>
                <w:rFonts w:ascii="Aptos" w:hAnsi="Aptos"/>
                <w:sz w:val="17"/>
                <w:rPrChange w:id="327" w:author="Microsoft Word" w:date="2026-09-09T14:54:00Z" w16du:dateUtc="2026-09-09T13:54:00Z">
                  <w:rPr/>
                </w:rPrChange>
              </w:rPr>
            </w:pPr>
            <w:r>
              <w:fldChar w:fldCharType="begin"/>
            </w:r>
            <w:r>
              <w:instrText>HYPERLINK \l "_5._Reference_Architecture" \h</w:instrText>
            </w:r>
            <w:r>
              <w:fldChar w:fldCharType="separate"/>
            </w:r>
            <w:r w:rsidRPr="00F96828">
              <w:rPr>
                <w:rStyle w:val="Hyperlink"/>
                <w:rFonts w:ascii="Aptos" w:hAnsi="Aptos"/>
                <w:sz w:val="17"/>
                <w:rPrChange w:id="328" w:author="Microsoft Word" w:date="2026-09-09T14:54:00Z" w16du:dateUtc="2026-09-09T13:54:00Z">
                  <w:rPr>
                    <w:rStyle w:val="Hyperlink"/>
                    <w:sz w:val="16"/>
                  </w:rPr>
                </w:rPrChange>
              </w:rPr>
              <w:t>Ref architecture (5)</w:t>
            </w:r>
            <w:r>
              <w:fldChar w:fldCharType="end"/>
            </w:r>
            <w:r w:rsidRPr="00F96828">
              <w:rPr>
                <w:rFonts w:ascii="Aptos" w:hAnsi="Aptos"/>
                <w:sz w:val="17"/>
                <w:rPrChange w:id="329" w:author="Microsoft Word" w:date="2026-09-09T14:54:00Z" w16du:dateUtc="2026-09-09T13:54:00Z">
                  <w:rPr>
                    <w:sz w:val="16"/>
                  </w:rPr>
                </w:rPrChange>
              </w:rPr>
              <w:t xml:space="preserve">, </w:t>
            </w:r>
            <w:r>
              <w:fldChar w:fldCharType="begin"/>
            </w:r>
            <w:r>
              <w:instrText>HYPERLINK \l "_11.1_Security_Principles" \h</w:instrText>
            </w:r>
            <w:r>
              <w:fldChar w:fldCharType="separate"/>
            </w:r>
            <w:r w:rsidRPr="00F96828">
              <w:rPr>
                <w:rStyle w:val="Hyperlink"/>
                <w:rFonts w:ascii="Aptos" w:hAnsi="Aptos"/>
                <w:sz w:val="17"/>
                <w:rPrChange w:id="330" w:author="Microsoft Word" w:date="2026-09-09T14:54:00Z" w16du:dateUtc="2026-09-09T13:54:00Z">
                  <w:rPr>
                    <w:rStyle w:val="Hyperlink"/>
                    <w:sz w:val="16"/>
                  </w:rPr>
                </w:rPrChange>
              </w:rPr>
              <w:t>Security (12)</w:t>
            </w:r>
            <w:r>
              <w:fldChar w:fldCharType="end"/>
            </w:r>
            <w:r w:rsidRPr="00F96828">
              <w:rPr>
                <w:rFonts w:ascii="Aptos" w:hAnsi="Aptos"/>
                <w:sz w:val="17"/>
                <w:rPrChange w:id="331" w:author="Microsoft Word" w:date="2026-09-09T14:54:00Z" w16du:dateUtc="2026-09-09T13:54:00Z">
                  <w:rPr>
                    <w:sz w:val="16"/>
                  </w:rPr>
                </w:rPrChange>
              </w:rPr>
              <w:t xml:space="preserve">, </w:t>
            </w:r>
            <w:r>
              <w:fldChar w:fldCharType="begin"/>
            </w:r>
            <w:r>
              <w:instrText>HYPERLINK \l "_12_Guardrails" \h</w:instrText>
            </w:r>
            <w:r>
              <w:fldChar w:fldCharType="separate"/>
            </w:r>
            <w:r w:rsidRPr="00F96828">
              <w:rPr>
                <w:rStyle w:val="Hyperlink"/>
                <w:rFonts w:ascii="Aptos" w:hAnsi="Aptos"/>
                <w:sz w:val="17"/>
                <w:rPrChange w:id="332" w:author="Microsoft Word" w:date="2026-09-09T14:54:00Z" w16du:dateUtc="2026-09-09T13:54:00Z">
                  <w:rPr>
                    <w:rStyle w:val="Hyperlink"/>
                    <w:sz w:val="16"/>
                  </w:rPr>
                </w:rPrChange>
              </w:rPr>
              <w:t>Guardrails (13.1)</w:t>
            </w:r>
            <w:r>
              <w:fldChar w:fldCharType="end"/>
            </w:r>
          </w:p>
        </w:tc>
      </w:tr>
      <w:tr w:rsidR="00297FA3" w14:paraId="5C53CB02" w14:textId="77777777" w:rsidTr="00C94B9B">
        <w:trPr>
          <w:jc w:val="center"/>
        </w:trPr>
        <w:tc>
          <w:tcPr>
            <w:tcW w:w="1950" w:type="dxa"/>
            <w:vAlign w:val="center"/>
          </w:tcPr>
          <w:p w14:paraId="34108C06" w14:textId="77777777" w:rsidR="00297FA3" w:rsidRPr="00F96828" w:rsidRDefault="00297FA3" w:rsidP="00F9021F">
            <w:pPr>
              <w:spacing w:before="40" w:after="40"/>
              <w:rPr>
                <w:ins w:id="333" w:author="Puneet Kumar - Chaucer" w:date="2026-09-07T17:29:00Z" w16du:dateUtc="2026-09-07T16:29:00Z"/>
                <w:rFonts w:ascii="Aptos" w:hAnsi="Aptos"/>
                <w:sz w:val="17"/>
                <w:rPrChange w:id="334" w:author="Microsoft Word" w:date="2026-09-09T14:54:00Z" w16du:dateUtc="2026-09-09T13:54:00Z">
                  <w:rPr>
                    <w:ins w:id="335" w:author="Puneet Kumar - Chaucer" w:date="2026-09-07T17:29:00Z" w16du:dateUtc="2026-09-07T16:29:00Z"/>
                    <w:sz w:val="16"/>
                  </w:rPr>
                </w:rPrChange>
              </w:rPr>
            </w:pPr>
            <w:r w:rsidRPr="00F96828">
              <w:rPr>
                <w:rFonts w:ascii="Aptos" w:hAnsi="Aptos"/>
                <w:sz w:val="17"/>
                <w:rPrChange w:id="336" w:author="Microsoft Word" w:date="2026-09-09T14:54:00Z" w16du:dateUtc="2026-09-09T13:54:00Z">
                  <w:rPr>
                    <w:sz w:val="16"/>
                  </w:rPr>
                </w:rPrChange>
              </w:rPr>
              <w:t>Third-party API egress is governed by reuse and risk (Integration, Security)</w:t>
            </w:r>
          </w:p>
          <w:p w14:paraId="5009CF29" w14:textId="77777777" w:rsidR="00F91BEE" w:rsidRPr="00F96828" w:rsidRDefault="00F91BEE" w:rsidP="00F9021F">
            <w:pPr>
              <w:spacing w:before="40" w:after="40"/>
              <w:rPr>
                <w:ins w:id="337" w:author="Puneet Kumar - Chaucer" w:date="2026-09-07T17:29:00Z" w16du:dateUtc="2026-09-07T16:29:00Z"/>
                <w:rFonts w:ascii="Aptos" w:hAnsi="Aptos"/>
                <w:i/>
                <w:sz w:val="17"/>
                <w:rPrChange w:id="338" w:author="Microsoft Word" w:date="2026-09-09T14:54:00Z" w16du:dateUtc="2026-09-09T13:54:00Z">
                  <w:rPr>
                    <w:ins w:id="339" w:author="Puneet Kumar - Chaucer" w:date="2026-09-07T17:29:00Z" w16du:dateUtc="2026-09-07T16:29:00Z"/>
                    <w:i/>
                    <w:iCs/>
                    <w:sz w:val="16"/>
                  </w:rPr>
                </w:rPrChange>
              </w:rPr>
            </w:pPr>
            <w:ins w:id="340" w:author="Puneet Kumar - Chaucer" w:date="2026-09-07T17:29:00Z" w16du:dateUtc="2026-09-07T16:29:00Z">
              <w:r w:rsidRPr="00F96828">
                <w:rPr>
                  <w:rFonts w:ascii="Aptos" w:eastAsia="Calibri" w:hAnsi="Aptos" w:cs="Calibri"/>
                  <w:i/>
                  <w:color w:val="222831"/>
                  <w:sz w:val="17"/>
                  <w:szCs w:val="21"/>
                  <w:lang w:val="en-IN" w:eastAsia="en-IN"/>
                  <w:rPrChange w:id="341" w:author="Microsoft Word" w:date="2026-09-09T14:54:00Z" w16du:dateUtc="2026-09-09T13:54:00Z">
                    <w:rPr>
                      <w:i/>
                      <w:iCs/>
                      <w:sz w:val="16"/>
                    </w:rPr>
                  </w:rPrChange>
                </w:rPr>
                <w:fldChar w:fldCharType="begin"/>
              </w:r>
              <w:r w:rsidRPr="00F96828">
                <w:rPr>
                  <w:rFonts w:ascii="Aptos" w:hAnsi="Aptos"/>
                  <w:i/>
                  <w:sz w:val="17"/>
                  <w:rPrChange w:id="342"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Pr="00F96828">
                <w:rPr>
                  <w:rFonts w:ascii="Aptos" w:hAnsi="Aptos"/>
                  <w:i/>
                  <w:sz w:val="17"/>
                  <w:rPrChange w:id="343" w:author="Microsoft Word" w:date="2026-09-09T14:54:00Z" w16du:dateUtc="2026-09-09T13:54:00Z">
                    <w:rPr>
                      <w:i/>
                      <w:iCs/>
                      <w:sz w:val="16"/>
                    </w:rPr>
                  </w:rPrChange>
                </w:rPr>
              </w:r>
              <w:r w:rsidRPr="00F96828">
                <w:rPr>
                  <w:rFonts w:ascii="Aptos" w:eastAsia="Calibri" w:hAnsi="Aptos" w:cs="Calibri"/>
                  <w:i/>
                  <w:color w:val="222831"/>
                  <w:sz w:val="17"/>
                  <w:szCs w:val="21"/>
                  <w:lang w:val="en-IN" w:eastAsia="en-IN"/>
                  <w:rPrChange w:id="344" w:author="Microsoft Word" w:date="2026-09-09T14:54:00Z" w16du:dateUtc="2026-09-09T13:54:00Z">
                    <w:rPr>
                      <w:i/>
                      <w:iCs/>
                      <w:sz w:val="16"/>
                    </w:rPr>
                  </w:rPrChange>
                </w:rPr>
                <w:fldChar w:fldCharType="separate"/>
              </w:r>
              <w:r w:rsidRPr="00F96828">
                <w:rPr>
                  <w:rFonts w:ascii="Aptos" w:hAnsi="Aptos"/>
                  <w:i/>
                  <w:sz w:val="17"/>
                  <w:rPrChange w:id="345" w:author="Microsoft Word" w:date="2026-09-09T14:54:00Z" w16du:dateUtc="2026-09-09T13:54:00Z">
                    <w:rPr>
                      <w:i/>
                      <w:iCs/>
                      <w:sz w:val="16"/>
                    </w:rPr>
                  </w:rPrChange>
                </w:rPr>
                <w:t>Source - EAG6</w:t>
              </w:r>
              <w:r w:rsidRPr="00F96828">
                <w:rPr>
                  <w:rFonts w:ascii="Aptos" w:eastAsia="Calibri" w:hAnsi="Aptos" w:cs="Calibri"/>
                  <w:i/>
                  <w:color w:val="222831"/>
                  <w:sz w:val="17"/>
                  <w:szCs w:val="21"/>
                  <w:lang w:val="en-IN" w:eastAsia="en-IN"/>
                  <w:rPrChange w:id="346" w:author="Microsoft Word" w:date="2026-09-09T14:54:00Z" w16du:dateUtc="2026-09-09T13:54:00Z">
                    <w:rPr>
                      <w:i/>
                      <w:iCs/>
                      <w:sz w:val="16"/>
                    </w:rPr>
                  </w:rPrChange>
                </w:rPr>
                <w:fldChar w:fldCharType="end"/>
              </w:r>
            </w:ins>
          </w:p>
          <w:p w14:paraId="5ADC38E0" w14:textId="7FEBE739" w:rsidR="00F91BEE" w:rsidRPr="00F96828" w:rsidRDefault="00F91BEE" w:rsidP="00F9021F">
            <w:pPr>
              <w:spacing w:before="40" w:after="40"/>
              <w:rPr>
                <w:rFonts w:ascii="Aptos" w:hAnsi="Aptos"/>
                <w:sz w:val="17"/>
                <w:rPrChange w:id="347" w:author="Microsoft Word" w:date="2026-09-09T14:54:00Z" w16du:dateUtc="2026-09-09T13:54:00Z">
                  <w:rPr/>
                </w:rPrChange>
              </w:rPr>
            </w:pPr>
            <w:ins w:id="348" w:author="Puneet Kumar - Chaucer" w:date="2026-09-07T17:29:00Z" w16du:dateUtc="2026-09-07T16:29:00Z">
              <w:r w:rsidRPr="00F96828">
                <w:rPr>
                  <w:rFonts w:ascii="Aptos" w:eastAsia="Calibri" w:hAnsi="Aptos" w:cs="Calibri"/>
                  <w:i/>
                  <w:color w:val="222831"/>
                  <w:sz w:val="17"/>
                  <w:szCs w:val="21"/>
                  <w:lang w:val="en-IN" w:eastAsia="en-IN"/>
                  <w:rPrChange w:id="349" w:author="Microsoft Word" w:date="2026-09-09T14:54:00Z" w16du:dateUtc="2026-09-09T13:54:00Z">
                    <w:rPr>
                      <w:i/>
                      <w:iCs/>
                      <w:sz w:val="16"/>
                    </w:rPr>
                  </w:rPrChange>
                </w:rPr>
                <w:fldChar w:fldCharType="begin"/>
              </w:r>
              <w:r w:rsidRPr="00F96828">
                <w:rPr>
                  <w:rFonts w:ascii="Aptos" w:hAnsi="Aptos"/>
                  <w:i/>
                  <w:sz w:val="17"/>
                  <w:rPrChange w:id="350"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Pr="00F96828">
                <w:rPr>
                  <w:rFonts w:ascii="Aptos" w:hAnsi="Aptos"/>
                  <w:i/>
                  <w:sz w:val="17"/>
                  <w:rPrChange w:id="351" w:author="Microsoft Word" w:date="2026-09-09T14:54:00Z" w16du:dateUtc="2026-09-09T13:54:00Z">
                    <w:rPr>
                      <w:i/>
                      <w:iCs/>
                      <w:sz w:val="16"/>
                    </w:rPr>
                  </w:rPrChange>
                </w:rPr>
              </w:r>
              <w:r w:rsidRPr="00F96828">
                <w:rPr>
                  <w:rFonts w:ascii="Aptos" w:eastAsia="Calibri" w:hAnsi="Aptos" w:cs="Calibri"/>
                  <w:i/>
                  <w:color w:val="222831"/>
                  <w:sz w:val="17"/>
                  <w:szCs w:val="21"/>
                  <w:lang w:val="en-IN" w:eastAsia="en-IN"/>
                  <w:rPrChange w:id="352" w:author="Microsoft Word" w:date="2026-09-09T14:54:00Z" w16du:dateUtc="2026-09-09T13:54:00Z">
                    <w:rPr>
                      <w:i/>
                      <w:iCs/>
                      <w:sz w:val="16"/>
                    </w:rPr>
                  </w:rPrChange>
                </w:rPr>
                <w:fldChar w:fldCharType="separate"/>
              </w:r>
              <w:r w:rsidRPr="00F96828">
                <w:rPr>
                  <w:rFonts w:ascii="Aptos" w:hAnsi="Aptos"/>
                  <w:i/>
                  <w:sz w:val="17"/>
                  <w:rPrChange w:id="353" w:author="Microsoft Word" w:date="2026-09-09T14:54:00Z" w16du:dateUtc="2026-09-09T13:54:00Z">
                    <w:rPr>
                      <w:i/>
                      <w:iCs/>
                      <w:sz w:val="16"/>
                    </w:rPr>
                  </w:rPrChange>
                </w:rPr>
                <w:t>Source - AAP2</w:t>
              </w:r>
              <w:r w:rsidRPr="00F96828">
                <w:rPr>
                  <w:rFonts w:ascii="Aptos" w:eastAsia="Calibri" w:hAnsi="Aptos" w:cs="Calibri"/>
                  <w:i/>
                  <w:color w:val="222831"/>
                  <w:sz w:val="17"/>
                  <w:szCs w:val="21"/>
                  <w:lang w:val="en-IN" w:eastAsia="en-IN"/>
                  <w:rPrChange w:id="354" w:author="Microsoft Word" w:date="2026-09-09T14:54:00Z" w16du:dateUtc="2026-09-09T13:54:00Z">
                    <w:rPr>
                      <w:i/>
                      <w:iCs/>
                      <w:sz w:val="16"/>
                    </w:rPr>
                  </w:rPrChange>
                </w:rPr>
                <w:fldChar w:fldCharType="end"/>
              </w:r>
            </w:ins>
          </w:p>
        </w:tc>
        <w:tc>
          <w:tcPr>
            <w:tcW w:w="2850" w:type="dxa"/>
            <w:vAlign w:val="center"/>
          </w:tcPr>
          <w:p w14:paraId="4D7ED1C0" w14:textId="77777777" w:rsidR="00297FA3" w:rsidRPr="00F96828" w:rsidRDefault="00297FA3" w:rsidP="00F9021F">
            <w:pPr>
              <w:spacing w:before="40" w:after="40"/>
              <w:rPr>
                <w:rFonts w:ascii="Aptos" w:hAnsi="Aptos"/>
                <w:sz w:val="17"/>
                <w:rPrChange w:id="355" w:author="Microsoft Word" w:date="2026-09-09T14:54:00Z" w16du:dateUtc="2026-09-09T13:54:00Z">
                  <w:rPr/>
                </w:rPrChange>
              </w:rPr>
            </w:pPr>
            <w:r w:rsidRPr="00F96828">
              <w:rPr>
                <w:rFonts w:ascii="Aptos" w:hAnsi="Aptos"/>
                <w:sz w:val="17"/>
                <w:rPrChange w:id="356" w:author="Microsoft Word" w:date="2026-09-09T14:54:00Z" w16du:dateUtc="2026-09-09T13:54:00Z">
                  <w:rPr>
                    <w:sz w:val="16"/>
                  </w:rPr>
                </w:rPrChange>
              </w:rPr>
              <w:t>Chaucer integrations may call third-party APIs directly from Logic Apps or Functions where the integration is workflow-specific, low reuse, and appropriately governed.</w:t>
            </w:r>
          </w:p>
        </w:tc>
        <w:tc>
          <w:tcPr>
            <w:tcW w:w="2850" w:type="dxa"/>
            <w:vAlign w:val="center"/>
          </w:tcPr>
          <w:p w14:paraId="15418D91" w14:textId="77777777" w:rsidR="00297FA3" w:rsidRPr="00F96828" w:rsidRDefault="00297FA3" w:rsidP="00F9021F">
            <w:pPr>
              <w:spacing w:before="40" w:after="40"/>
              <w:rPr>
                <w:rFonts w:ascii="Aptos" w:hAnsi="Aptos"/>
                <w:sz w:val="17"/>
                <w:rPrChange w:id="357" w:author="Microsoft Word" w:date="2026-09-09T14:54:00Z" w16du:dateUtc="2026-09-09T13:54:00Z">
                  <w:rPr/>
                </w:rPrChange>
              </w:rPr>
            </w:pPr>
            <w:r w:rsidRPr="00F96828">
              <w:rPr>
                <w:rFonts w:ascii="Aptos" w:hAnsi="Aptos"/>
                <w:sz w:val="17"/>
                <w:rPrChange w:id="358" w:author="Microsoft Word" w:date="2026-09-09T14:54:00Z" w16du:dateUtc="2026-09-09T13:54:00Z">
                  <w:rPr>
                    <w:sz w:val="16"/>
                  </w:rPr>
                </w:rPrChange>
              </w:rPr>
              <w:t>APIM should be used as a Chaucer-owned facade where third-party APIs are reused, business-critical, strategically important, externally sensitive, or require centralised policy, monitoring, or lifecycle control.</w:t>
            </w:r>
          </w:p>
        </w:tc>
        <w:tc>
          <w:tcPr>
            <w:tcW w:w="2220" w:type="dxa"/>
            <w:vAlign w:val="center"/>
          </w:tcPr>
          <w:p w14:paraId="0EE0ACD9" w14:textId="7241FC97" w:rsidR="00297FA3" w:rsidRPr="00F96828" w:rsidRDefault="00297FA3" w:rsidP="00F9021F">
            <w:pPr>
              <w:spacing w:before="40" w:after="40"/>
              <w:rPr>
                <w:rFonts w:ascii="Aptos" w:hAnsi="Aptos"/>
                <w:sz w:val="17"/>
                <w:rPrChange w:id="359" w:author="Microsoft Word" w:date="2026-09-09T14:54:00Z" w16du:dateUtc="2026-09-09T13:54:00Z">
                  <w:rPr/>
                </w:rPrChange>
              </w:rPr>
            </w:pPr>
            <w:r w:rsidRPr="00F96828">
              <w:rPr>
                <w:rFonts w:ascii="Aptos" w:eastAsia="Calibri" w:hAnsi="Aptos" w:cs="Calibri"/>
                <w:color w:val="222831"/>
                <w:sz w:val="17"/>
                <w:szCs w:val="21"/>
                <w:lang w:val="en-IN" w:eastAsia="en-IN"/>
                <w:rPrChange w:id="360" w:author="Microsoft Word" w:date="2026-09-09T14:54:00Z" w16du:dateUtc="2026-09-09T13:54:00Z">
                  <w:rPr/>
                </w:rPrChange>
              </w:rPr>
              <w:fldChar w:fldCharType="begin"/>
            </w:r>
            <w:r w:rsidRPr="00F96828">
              <w:rPr>
                <w:rFonts w:ascii="Aptos" w:hAnsi="Aptos"/>
                <w:sz w:val="17"/>
                <w:rPrChange w:id="361" w:author="Microsoft Word" w:date="2026-09-09T14:54:00Z" w16du:dateUtc="2026-09-09T13:54:00Z">
                  <w:rPr/>
                </w:rPrChange>
              </w:rPr>
              <w:instrText>HYPERLINK \l "SIF_Sec8" \h</w:instrText>
            </w:r>
            <w:r w:rsidRPr="00013582">
              <w:rPr>
                <w:rFonts w:ascii="Aptos" w:hAnsi="Aptos"/>
                <w:sz w:val="17"/>
              </w:rPr>
            </w:r>
            <w:r w:rsidRPr="00F96828">
              <w:rPr>
                <w:rFonts w:ascii="Aptos" w:eastAsia="Calibri" w:hAnsi="Aptos" w:cs="Calibri"/>
                <w:color w:val="222831"/>
                <w:sz w:val="17"/>
                <w:szCs w:val="21"/>
                <w:lang w:val="en-IN" w:eastAsia="en-IN"/>
                <w:rPrChange w:id="362" w:author="Microsoft Word" w:date="2026-09-09T14:54:00Z" w16du:dateUtc="2026-09-09T13:54:00Z">
                  <w:rPr/>
                </w:rPrChange>
              </w:rPr>
              <w:fldChar w:fldCharType="separate"/>
            </w:r>
            <w:r w:rsidR="00CD6294" w:rsidRPr="00F96828">
              <w:rPr>
                <w:rFonts w:ascii="Aptos" w:eastAsia="Calibri" w:hAnsi="Aptos" w:cs="Calibri"/>
                <w:color w:val="222831"/>
                <w:sz w:val="17"/>
                <w:szCs w:val="21"/>
                <w:lang w:val="en-IN" w:eastAsia="en-IN"/>
                <w:rPrChange w:id="363" w:author="Microsoft Word" w:date="2026-09-09T14:54:00Z" w16du:dateUtc="2026-09-09T13:54:00Z">
                  <w:rPr/>
                </w:rPrChange>
              </w:rPr>
              <w:fldChar w:fldCharType="begin"/>
            </w:r>
            <w:ins w:id="364" w:author="Puneet Kumar - Chaucer" w:date="2026-09-07T17:16:00Z" w16du:dateUtc="2026-09-07T16:16:00Z">
              <w:r w:rsidR="00CD6294" w:rsidRPr="00F96828">
                <w:rPr>
                  <w:rFonts w:ascii="Aptos" w:hAnsi="Aptos"/>
                  <w:sz w:val="17"/>
                  <w:rPrChange w:id="365" w:author="Microsoft Word" w:date="2026-09-09T14:54:00Z" w16du:dateUtc="2026-09-09T13:54:00Z">
                    <w:rPr/>
                  </w:rPrChange>
                </w:rPr>
                <w:instrText xml:space="preserve">HYPERLINK  \l "_8._Enterprise_Pattern" \h </w:instrText>
              </w:r>
            </w:ins>
            <w:r w:rsidR="00CD6294" w:rsidRPr="00013582">
              <w:rPr>
                <w:rFonts w:ascii="Aptos" w:hAnsi="Aptos"/>
                <w:sz w:val="17"/>
              </w:rPr>
            </w:r>
            <w:r w:rsidR="00CD6294" w:rsidRPr="00F96828">
              <w:rPr>
                <w:rFonts w:ascii="Aptos" w:eastAsia="Calibri" w:hAnsi="Aptos" w:cs="Calibri"/>
                <w:color w:val="222831"/>
                <w:sz w:val="17"/>
                <w:szCs w:val="21"/>
                <w:lang w:val="en-IN" w:eastAsia="en-IN"/>
                <w:rPrChange w:id="366" w:author="Microsoft Word" w:date="2026-09-09T14:54:00Z" w16du:dateUtc="2026-09-09T13:54:00Z">
                  <w:rPr/>
                </w:rPrChange>
              </w:rPr>
              <w:fldChar w:fldCharType="separate"/>
            </w:r>
            <w:r w:rsidR="00CD6294" w:rsidRPr="00F96828">
              <w:rPr>
                <w:rStyle w:val="Hyperlink"/>
                <w:rFonts w:ascii="Aptos" w:hAnsi="Aptos"/>
                <w:sz w:val="17"/>
                <w:rPrChange w:id="367" w:author="Microsoft Word" w:date="2026-09-09T14:54:00Z" w16du:dateUtc="2026-09-09T13:54:00Z">
                  <w:rPr>
                    <w:rStyle w:val="Hyperlink"/>
                    <w:sz w:val="16"/>
                  </w:rPr>
                </w:rPrChange>
              </w:rPr>
              <w:t>Catalogue (8)</w:t>
            </w:r>
            <w:r w:rsidR="00CD6294" w:rsidRPr="00F96828">
              <w:rPr>
                <w:rFonts w:ascii="Aptos" w:eastAsia="Calibri" w:hAnsi="Aptos" w:cs="Calibri"/>
                <w:color w:val="222831"/>
                <w:sz w:val="17"/>
                <w:szCs w:val="21"/>
                <w:lang w:val="en-IN" w:eastAsia="en-IN"/>
                <w:rPrChange w:id="368" w:author="Microsoft Word" w:date="2026-09-09T14:54:00Z" w16du:dateUtc="2026-09-09T13:54:00Z">
                  <w:rPr/>
                </w:rPrChange>
              </w:rPr>
              <w:fldChar w:fldCharType="end"/>
            </w:r>
            <w:r w:rsidRPr="00F96828">
              <w:rPr>
                <w:rStyle w:val="Hyperlink"/>
                <w:rFonts w:ascii="Aptos" w:hAnsi="Aptos"/>
                <w:sz w:val="17"/>
                <w:rPrChange w:id="369" w:author="Microsoft Word" w:date="2026-09-09T14:54:00Z" w16du:dateUtc="2026-09-09T13:54:00Z">
                  <w:rPr>
                    <w:rStyle w:val="Hyperlink"/>
                    <w:sz w:val="16"/>
                  </w:rPr>
                </w:rPrChange>
              </w:rPr>
              <w:t>)</w:t>
            </w:r>
            <w:r w:rsidRPr="00F96828">
              <w:rPr>
                <w:rFonts w:ascii="Aptos" w:eastAsia="Calibri" w:hAnsi="Aptos" w:cs="Calibri"/>
                <w:color w:val="222831"/>
                <w:sz w:val="17"/>
                <w:szCs w:val="21"/>
                <w:lang w:val="en-IN" w:eastAsia="en-IN"/>
                <w:rPrChange w:id="370" w:author="Microsoft Word" w:date="2026-09-09T14:54:00Z" w16du:dateUtc="2026-09-09T13:54:00Z">
                  <w:rPr/>
                </w:rPrChange>
              </w:rPr>
              <w:fldChar w:fldCharType="end"/>
            </w:r>
            <w:r w:rsidRPr="00F96828">
              <w:rPr>
                <w:rFonts w:ascii="Aptos" w:hAnsi="Aptos"/>
                <w:sz w:val="17"/>
                <w:rPrChange w:id="371" w:author="Microsoft Word" w:date="2026-09-09T14:54:00Z" w16du:dateUtc="2026-09-09T13:54:00Z">
                  <w:rPr>
                    <w:sz w:val="16"/>
                  </w:rPr>
                </w:rPrChange>
              </w:rPr>
              <w:t xml:space="preserve">, </w:t>
            </w:r>
            <w:r>
              <w:fldChar w:fldCharType="begin"/>
            </w:r>
            <w:r>
              <w:instrText>HYPERLINK \l "_13._Exception_Process" \h</w:instrText>
            </w:r>
            <w:r>
              <w:fldChar w:fldCharType="separate"/>
            </w:r>
            <w:r w:rsidRPr="00F96828">
              <w:rPr>
                <w:rStyle w:val="Hyperlink"/>
                <w:rFonts w:ascii="Aptos" w:hAnsi="Aptos"/>
                <w:sz w:val="17"/>
                <w:rPrChange w:id="372" w:author="Microsoft Word" w:date="2026-09-09T14:54:00Z" w16du:dateUtc="2026-09-09T13:54:00Z">
                  <w:rPr>
                    <w:rStyle w:val="Hyperlink"/>
                    <w:sz w:val="16"/>
                  </w:rPr>
                </w:rPrChange>
              </w:rPr>
              <w:t>Exception and TDA (14)</w:t>
            </w:r>
            <w:r>
              <w:fldChar w:fldCharType="end"/>
            </w:r>
          </w:p>
        </w:tc>
      </w:tr>
      <w:tr w:rsidR="00297FA3" w14:paraId="1CFF16CC" w14:textId="77777777" w:rsidTr="00C94B9B">
        <w:trPr>
          <w:jc w:val="center"/>
        </w:trPr>
        <w:tc>
          <w:tcPr>
            <w:tcW w:w="1950" w:type="dxa"/>
            <w:vAlign w:val="center"/>
          </w:tcPr>
          <w:p w14:paraId="52428CBA" w14:textId="77777777" w:rsidR="00297FA3" w:rsidRPr="00F96828" w:rsidRDefault="00297FA3" w:rsidP="00F9021F">
            <w:pPr>
              <w:spacing w:before="40" w:after="40"/>
              <w:rPr>
                <w:ins w:id="373" w:author="Puneet Kumar - Chaucer" w:date="2026-09-07T17:31:00Z" w16du:dateUtc="2026-09-07T16:31:00Z"/>
                <w:rFonts w:ascii="Aptos" w:hAnsi="Aptos"/>
                <w:sz w:val="17"/>
                <w:rPrChange w:id="374" w:author="Microsoft Word" w:date="2026-09-09T14:54:00Z" w16du:dateUtc="2026-09-09T13:54:00Z">
                  <w:rPr>
                    <w:ins w:id="375" w:author="Puneet Kumar - Chaucer" w:date="2026-09-07T17:31:00Z" w16du:dateUtc="2026-09-07T16:31:00Z"/>
                    <w:sz w:val="16"/>
                  </w:rPr>
                </w:rPrChange>
              </w:rPr>
            </w:pPr>
            <w:r w:rsidRPr="00F96828">
              <w:rPr>
                <w:rFonts w:ascii="Aptos" w:hAnsi="Aptos"/>
                <w:sz w:val="17"/>
                <w:rPrChange w:id="376" w:author="Microsoft Word" w:date="2026-09-09T14:54:00Z" w16du:dateUtc="2026-09-09T13:54:00Z">
                  <w:rPr>
                    <w:sz w:val="16"/>
                  </w:rPr>
                </w:rPrChange>
              </w:rPr>
              <w:t>Asynchronous-first where resilience matters (Integration, Resilience)</w:t>
            </w:r>
          </w:p>
          <w:p w14:paraId="15A00530" w14:textId="7A63F738" w:rsidR="00F91BEE" w:rsidRPr="00F96828" w:rsidRDefault="00F91BEE" w:rsidP="00F9021F">
            <w:pPr>
              <w:spacing w:before="40" w:after="40"/>
              <w:rPr>
                <w:rFonts w:ascii="Aptos" w:hAnsi="Aptos"/>
                <w:sz w:val="17"/>
                <w:rPrChange w:id="377" w:author="Microsoft Word" w:date="2026-09-09T14:54:00Z" w16du:dateUtc="2026-09-09T13:54:00Z">
                  <w:rPr/>
                </w:rPrChange>
              </w:rPr>
            </w:pPr>
            <w:ins w:id="378" w:author="Puneet Kumar - Chaucer" w:date="2026-09-07T17:31:00Z" w16du:dateUtc="2026-09-07T16:31:00Z">
              <w:r w:rsidRPr="00F96828">
                <w:rPr>
                  <w:rFonts w:ascii="Aptos" w:eastAsia="Calibri" w:hAnsi="Aptos" w:cs="Calibri"/>
                  <w:i/>
                  <w:color w:val="222831"/>
                  <w:sz w:val="17"/>
                  <w:szCs w:val="21"/>
                  <w:lang w:val="en-IN" w:eastAsia="en-IN"/>
                  <w:rPrChange w:id="379" w:author="Microsoft Word" w:date="2026-09-09T14:54:00Z" w16du:dateUtc="2026-09-09T13:54:00Z">
                    <w:rPr>
                      <w:i/>
                      <w:iCs/>
                      <w:sz w:val="16"/>
                    </w:rPr>
                  </w:rPrChange>
                </w:rPr>
                <w:fldChar w:fldCharType="begin"/>
              </w:r>
              <w:r w:rsidRPr="00F96828">
                <w:rPr>
                  <w:rFonts w:ascii="Aptos" w:hAnsi="Aptos"/>
                  <w:i/>
                  <w:sz w:val="17"/>
                  <w:rPrChange w:id="380"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Pr="00F96828">
                <w:rPr>
                  <w:rFonts w:ascii="Aptos" w:hAnsi="Aptos"/>
                  <w:i/>
                  <w:sz w:val="17"/>
                  <w:rPrChange w:id="381" w:author="Microsoft Word" w:date="2026-09-09T14:54:00Z" w16du:dateUtc="2026-09-09T13:54:00Z">
                    <w:rPr>
                      <w:i/>
                      <w:iCs/>
                      <w:sz w:val="16"/>
                    </w:rPr>
                  </w:rPrChange>
                </w:rPr>
              </w:r>
              <w:r w:rsidRPr="00F96828">
                <w:rPr>
                  <w:rFonts w:ascii="Aptos" w:eastAsia="Calibri" w:hAnsi="Aptos" w:cs="Calibri"/>
                  <w:i/>
                  <w:color w:val="222831"/>
                  <w:sz w:val="17"/>
                  <w:szCs w:val="21"/>
                  <w:lang w:val="en-IN" w:eastAsia="en-IN"/>
                  <w:rPrChange w:id="382" w:author="Microsoft Word" w:date="2026-09-09T14:54:00Z" w16du:dateUtc="2026-09-09T13:54:00Z">
                    <w:rPr>
                      <w:i/>
                      <w:iCs/>
                      <w:sz w:val="16"/>
                    </w:rPr>
                  </w:rPrChange>
                </w:rPr>
                <w:fldChar w:fldCharType="separate"/>
              </w:r>
              <w:r w:rsidRPr="00F96828">
                <w:rPr>
                  <w:rFonts w:ascii="Aptos" w:hAnsi="Aptos"/>
                  <w:i/>
                  <w:sz w:val="17"/>
                  <w:rPrChange w:id="383" w:author="Microsoft Word" w:date="2026-09-09T14:54:00Z" w16du:dateUtc="2026-09-09T13:54:00Z">
                    <w:rPr>
                      <w:i/>
                      <w:iCs/>
                      <w:sz w:val="16"/>
                    </w:rPr>
                  </w:rPrChange>
                </w:rPr>
                <w:t>Source - IAP10</w:t>
              </w:r>
              <w:r w:rsidRPr="00F96828">
                <w:rPr>
                  <w:rFonts w:ascii="Aptos" w:eastAsia="Calibri" w:hAnsi="Aptos" w:cs="Calibri"/>
                  <w:i/>
                  <w:color w:val="222831"/>
                  <w:sz w:val="17"/>
                  <w:szCs w:val="21"/>
                  <w:lang w:val="en-IN" w:eastAsia="en-IN"/>
                  <w:rPrChange w:id="384" w:author="Microsoft Word" w:date="2026-09-09T14:54:00Z" w16du:dateUtc="2026-09-09T13:54:00Z">
                    <w:rPr>
                      <w:i/>
                      <w:iCs/>
                      <w:sz w:val="16"/>
                    </w:rPr>
                  </w:rPrChange>
                </w:rPr>
                <w:fldChar w:fldCharType="end"/>
              </w:r>
            </w:ins>
          </w:p>
        </w:tc>
        <w:tc>
          <w:tcPr>
            <w:tcW w:w="2850" w:type="dxa"/>
            <w:vAlign w:val="center"/>
          </w:tcPr>
          <w:p w14:paraId="36F3C6C6" w14:textId="77777777" w:rsidR="00297FA3" w:rsidRPr="00F96828" w:rsidRDefault="00297FA3" w:rsidP="00F9021F">
            <w:pPr>
              <w:spacing w:before="40" w:after="40"/>
              <w:rPr>
                <w:rFonts w:ascii="Aptos" w:hAnsi="Aptos"/>
                <w:sz w:val="17"/>
                <w:rPrChange w:id="385" w:author="Microsoft Word" w:date="2026-09-09T14:54:00Z" w16du:dateUtc="2026-09-09T13:54:00Z">
                  <w:rPr/>
                </w:rPrChange>
              </w:rPr>
            </w:pPr>
            <w:r w:rsidRPr="00F96828">
              <w:rPr>
                <w:rFonts w:ascii="Aptos" w:hAnsi="Aptos"/>
                <w:sz w:val="17"/>
                <w:rPrChange w:id="386" w:author="Microsoft Word" w:date="2026-09-09T14:54:00Z" w16du:dateUtc="2026-09-09T13:54:00Z">
                  <w:rPr>
                    <w:sz w:val="16"/>
                  </w:rPr>
                </w:rPrChange>
              </w:rPr>
              <w:t>When availability, retry, load levelling, or latency tolerance is important, prefer messaging/events.</w:t>
            </w:r>
          </w:p>
        </w:tc>
        <w:tc>
          <w:tcPr>
            <w:tcW w:w="2850" w:type="dxa"/>
            <w:vAlign w:val="center"/>
          </w:tcPr>
          <w:p w14:paraId="411D6695" w14:textId="77777777" w:rsidR="00297FA3" w:rsidRPr="00F96828" w:rsidRDefault="00297FA3" w:rsidP="00F9021F">
            <w:pPr>
              <w:spacing w:before="40" w:after="40"/>
              <w:rPr>
                <w:rFonts w:ascii="Aptos" w:hAnsi="Aptos"/>
                <w:sz w:val="17"/>
                <w:rPrChange w:id="387" w:author="Microsoft Word" w:date="2026-09-09T14:54:00Z" w16du:dateUtc="2026-09-09T13:54:00Z">
                  <w:rPr/>
                </w:rPrChange>
              </w:rPr>
            </w:pPr>
            <w:r w:rsidRPr="00F96828">
              <w:rPr>
                <w:rFonts w:ascii="Aptos" w:hAnsi="Aptos"/>
                <w:sz w:val="17"/>
                <w:rPrChange w:id="388" w:author="Microsoft Word" w:date="2026-09-09T14:54:00Z" w16du:dateUtc="2026-09-09T13:54:00Z">
                  <w:rPr>
                    <w:sz w:val="16"/>
                  </w:rPr>
                </w:rPrChange>
              </w:rPr>
              <w:t>Use Service Bus queues/topics for reliable enterprise messaging.</w:t>
            </w:r>
          </w:p>
        </w:tc>
        <w:tc>
          <w:tcPr>
            <w:tcW w:w="2220" w:type="dxa"/>
            <w:vAlign w:val="center"/>
          </w:tcPr>
          <w:p w14:paraId="1FF53500" w14:textId="4BFAC226" w:rsidR="00297FA3" w:rsidRPr="00F96828" w:rsidRDefault="00297FA3" w:rsidP="00F9021F">
            <w:pPr>
              <w:spacing w:before="40" w:after="40"/>
              <w:rPr>
                <w:rFonts w:ascii="Aptos" w:hAnsi="Aptos"/>
                <w:sz w:val="17"/>
                <w:rPrChange w:id="389" w:author="Microsoft Word" w:date="2026-09-09T14:54:00Z" w16du:dateUtc="2026-09-09T13:54:00Z">
                  <w:rPr/>
                </w:rPrChange>
              </w:rPr>
            </w:pPr>
            <w:r>
              <w:fldChar w:fldCharType="begin"/>
            </w:r>
            <w:r>
              <w:instrText>HYPERLINK \l "_7.3_Detailed_Architecture" \h</w:instrText>
            </w:r>
            <w:r>
              <w:fldChar w:fldCharType="separate"/>
            </w:r>
            <w:r w:rsidRPr="00F96828">
              <w:rPr>
                <w:rStyle w:val="Hyperlink"/>
                <w:rFonts w:ascii="Aptos" w:hAnsi="Aptos"/>
                <w:sz w:val="17"/>
                <w:rPrChange w:id="390" w:author="Microsoft Word" w:date="2026-09-09T14:54:00Z" w16du:dateUtc="2026-09-09T13:54:00Z">
                  <w:rPr>
                    <w:rStyle w:val="Hyperlink"/>
                    <w:sz w:val="16"/>
                  </w:rPr>
                </w:rPrChange>
              </w:rPr>
              <w:t>Decision tree (7.4)</w:t>
            </w:r>
            <w:r>
              <w:fldChar w:fldCharType="end"/>
            </w:r>
            <w:r w:rsidRPr="00F96828">
              <w:rPr>
                <w:rFonts w:ascii="Aptos" w:hAnsi="Aptos"/>
                <w:sz w:val="17"/>
                <w:rPrChange w:id="391" w:author="Microsoft Word" w:date="2026-09-09T14:54:00Z" w16du:dateUtc="2026-09-09T13:54:00Z">
                  <w:rPr>
                    <w:sz w:val="16"/>
                  </w:rPr>
                </w:rPrChange>
              </w:rPr>
              <w:t xml:space="preserve">, </w:t>
            </w:r>
            <w:r w:rsidR="00CD6294" w:rsidRPr="00F96828">
              <w:rPr>
                <w:rFonts w:ascii="Aptos" w:eastAsia="Calibri" w:hAnsi="Aptos" w:cs="Calibri"/>
                <w:color w:val="222831"/>
                <w:sz w:val="17"/>
                <w:szCs w:val="21"/>
                <w:lang w:val="en-IN" w:eastAsia="en-IN"/>
                <w:rPrChange w:id="392" w:author="Microsoft Word" w:date="2026-09-09T14:54:00Z" w16du:dateUtc="2026-09-09T13:54:00Z">
                  <w:rPr/>
                </w:rPrChange>
              </w:rPr>
              <w:fldChar w:fldCharType="begin"/>
            </w:r>
            <w:ins w:id="393" w:author="Puneet Kumar - Chaucer" w:date="2026-09-07T17:16:00Z" w16du:dateUtc="2026-09-07T16:16:00Z">
              <w:r w:rsidR="00CD6294" w:rsidRPr="00F96828">
                <w:rPr>
                  <w:rFonts w:ascii="Aptos" w:hAnsi="Aptos"/>
                  <w:sz w:val="17"/>
                  <w:rPrChange w:id="394" w:author="Microsoft Word" w:date="2026-09-09T14:54:00Z" w16du:dateUtc="2026-09-09T13:54:00Z">
                    <w:rPr/>
                  </w:rPrChange>
                </w:rPr>
                <w:instrText xml:space="preserve">HYPERLINK  \l "_8._Enterprise_Pattern" \h </w:instrText>
              </w:r>
            </w:ins>
            <w:r w:rsidR="00CD6294" w:rsidRPr="00013582">
              <w:rPr>
                <w:rFonts w:ascii="Aptos" w:hAnsi="Aptos"/>
                <w:sz w:val="17"/>
              </w:rPr>
            </w:r>
            <w:r w:rsidR="00CD6294" w:rsidRPr="00F96828">
              <w:rPr>
                <w:rFonts w:ascii="Aptos" w:eastAsia="Calibri" w:hAnsi="Aptos" w:cs="Calibri"/>
                <w:color w:val="222831"/>
                <w:sz w:val="17"/>
                <w:szCs w:val="21"/>
                <w:lang w:val="en-IN" w:eastAsia="en-IN"/>
                <w:rPrChange w:id="395" w:author="Microsoft Word" w:date="2026-09-09T14:54:00Z" w16du:dateUtc="2026-09-09T13:54:00Z">
                  <w:rPr/>
                </w:rPrChange>
              </w:rPr>
              <w:fldChar w:fldCharType="separate"/>
            </w:r>
            <w:r w:rsidR="00CD6294" w:rsidRPr="00F96828">
              <w:rPr>
                <w:rStyle w:val="Hyperlink"/>
                <w:rFonts w:ascii="Aptos" w:hAnsi="Aptos"/>
                <w:sz w:val="17"/>
                <w:rPrChange w:id="396" w:author="Microsoft Word" w:date="2026-09-09T14:54:00Z" w16du:dateUtc="2026-09-09T13:54:00Z">
                  <w:rPr>
                    <w:rStyle w:val="Hyperlink"/>
                    <w:sz w:val="16"/>
                  </w:rPr>
                </w:rPrChange>
              </w:rPr>
              <w:t>Catalogue (8)</w:t>
            </w:r>
            <w:r w:rsidR="00CD6294" w:rsidRPr="00F96828">
              <w:rPr>
                <w:rFonts w:ascii="Aptos" w:eastAsia="Calibri" w:hAnsi="Aptos" w:cs="Calibri"/>
                <w:color w:val="222831"/>
                <w:sz w:val="17"/>
                <w:szCs w:val="21"/>
                <w:lang w:val="en-IN" w:eastAsia="en-IN"/>
                <w:rPrChange w:id="397" w:author="Microsoft Word" w:date="2026-09-09T14:54:00Z" w16du:dateUtc="2026-09-09T13:54:00Z">
                  <w:rPr/>
                </w:rPrChange>
              </w:rPr>
              <w:fldChar w:fldCharType="end"/>
            </w:r>
            <w:r w:rsidRPr="00F96828">
              <w:rPr>
                <w:rFonts w:ascii="Aptos" w:hAnsi="Aptos"/>
                <w:sz w:val="17"/>
                <w:rPrChange w:id="398" w:author="Microsoft Word" w:date="2026-09-09T14:54:00Z" w16du:dateUtc="2026-09-09T13:54:00Z">
                  <w:rPr>
                    <w:sz w:val="16"/>
                  </w:rPr>
                </w:rPrChange>
              </w:rPr>
              <w:t xml:space="preserve">, </w:t>
            </w:r>
          </w:p>
        </w:tc>
      </w:tr>
      <w:tr w:rsidR="00297FA3" w14:paraId="1E856151" w14:textId="77777777" w:rsidTr="00C94B9B">
        <w:trPr>
          <w:jc w:val="center"/>
        </w:trPr>
        <w:tc>
          <w:tcPr>
            <w:tcW w:w="1950" w:type="dxa"/>
            <w:vAlign w:val="center"/>
          </w:tcPr>
          <w:p w14:paraId="3F0CD6C4" w14:textId="77777777" w:rsidR="00297FA3" w:rsidRPr="00F96828" w:rsidRDefault="00297FA3" w:rsidP="00F9021F">
            <w:pPr>
              <w:spacing w:before="40" w:after="40"/>
              <w:rPr>
                <w:ins w:id="399" w:author="Puneet Kumar - Chaucer" w:date="2026-09-07T17:33:00Z" w16du:dateUtc="2026-09-07T16:33:00Z"/>
                <w:rFonts w:ascii="Aptos" w:hAnsi="Aptos"/>
                <w:i/>
                <w:sz w:val="17"/>
                <w:rPrChange w:id="400" w:author="Microsoft Word" w:date="2026-09-09T14:54:00Z" w16du:dateUtc="2026-09-09T13:54:00Z">
                  <w:rPr>
                    <w:ins w:id="401" w:author="Puneet Kumar - Chaucer" w:date="2026-09-07T17:33:00Z" w16du:dateUtc="2026-09-07T16:33:00Z"/>
                    <w:i/>
                    <w:iCs/>
                    <w:sz w:val="16"/>
                  </w:rPr>
                </w:rPrChange>
              </w:rPr>
            </w:pPr>
            <w:r w:rsidRPr="00F96828">
              <w:rPr>
                <w:rFonts w:ascii="Aptos" w:hAnsi="Aptos"/>
                <w:sz w:val="17"/>
                <w:rPrChange w:id="402" w:author="Microsoft Word" w:date="2026-09-09T14:54:00Z" w16du:dateUtc="2026-09-09T13:54:00Z">
                  <w:rPr>
                    <w:sz w:val="16"/>
                  </w:rPr>
                </w:rPrChange>
              </w:rPr>
              <w:t>Orchestration usage is explicit (Integration)</w:t>
            </w:r>
            <w:ins w:id="403" w:author="Puneet Kumar - Chaucer" w:date="2026-09-07T17:32:00Z" w16du:dateUtc="2026-09-07T16:32:00Z">
              <w:r w:rsidR="00C4136F" w:rsidRPr="00F96828">
                <w:rPr>
                  <w:rFonts w:ascii="Aptos" w:hAnsi="Aptos"/>
                  <w:i/>
                  <w:sz w:val="17"/>
                  <w:rPrChange w:id="404" w:author="Microsoft Word" w:date="2026-09-09T14:54:00Z" w16du:dateUtc="2026-09-09T13:54:00Z">
                    <w:rPr>
                      <w:i/>
                      <w:iCs/>
                      <w:sz w:val="16"/>
                    </w:rPr>
                  </w:rPrChange>
                </w:rPr>
                <w:t xml:space="preserve"> </w:t>
              </w:r>
              <w:r w:rsidR="00C4136F" w:rsidRPr="00F96828">
                <w:rPr>
                  <w:rFonts w:ascii="Aptos" w:eastAsia="Calibri" w:hAnsi="Aptos" w:cs="Calibri"/>
                  <w:i/>
                  <w:color w:val="222831"/>
                  <w:sz w:val="17"/>
                  <w:szCs w:val="21"/>
                  <w:lang w:val="en-IN" w:eastAsia="en-IN"/>
                  <w:rPrChange w:id="405" w:author="Microsoft Word" w:date="2026-09-09T14:54:00Z" w16du:dateUtc="2026-09-09T13:54:00Z">
                    <w:rPr>
                      <w:i/>
                      <w:iCs/>
                      <w:sz w:val="16"/>
                    </w:rPr>
                  </w:rPrChange>
                </w:rPr>
                <w:fldChar w:fldCharType="begin"/>
              </w:r>
              <w:r w:rsidR="00C4136F" w:rsidRPr="00F96828">
                <w:rPr>
                  <w:rFonts w:ascii="Aptos" w:hAnsi="Aptos"/>
                  <w:i/>
                  <w:sz w:val="17"/>
                  <w:rPrChange w:id="406"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00C4136F" w:rsidRPr="00F96828">
                <w:rPr>
                  <w:rFonts w:ascii="Aptos" w:hAnsi="Aptos"/>
                  <w:i/>
                  <w:sz w:val="17"/>
                  <w:rPrChange w:id="407" w:author="Microsoft Word" w:date="2026-09-09T14:54:00Z" w16du:dateUtc="2026-09-09T13:54:00Z">
                    <w:rPr>
                      <w:i/>
                      <w:iCs/>
                      <w:sz w:val="16"/>
                    </w:rPr>
                  </w:rPrChange>
                </w:rPr>
              </w:r>
              <w:r w:rsidR="00C4136F" w:rsidRPr="00F96828">
                <w:rPr>
                  <w:rFonts w:ascii="Aptos" w:eastAsia="Calibri" w:hAnsi="Aptos" w:cs="Calibri"/>
                  <w:i/>
                  <w:color w:val="222831"/>
                  <w:sz w:val="17"/>
                  <w:szCs w:val="21"/>
                  <w:lang w:val="en-IN" w:eastAsia="en-IN"/>
                  <w:rPrChange w:id="408" w:author="Microsoft Word" w:date="2026-09-09T14:54:00Z" w16du:dateUtc="2026-09-09T13:54:00Z">
                    <w:rPr>
                      <w:i/>
                      <w:iCs/>
                      <w:sz w:val="16"/>
                    </w:rPr>
                  </w:rPrChange>
                </w:rPr>
                <w:fldChar w:fldCharType="separate"/>
              </w:r>
              <w:r w:rsidR="00C4136F" w:rsidRPr="00F96828">
                <w:rPr>
                  <w:rFonts w:ascii="Aptos" w:hAnsi="Aptos"/>
                  <w:i/>
                  <w:sz w:val="17"/>
                  <w:rPrChange w:id="409" w:author="Microsoft Word" w:date="2026-09-09T14:54:00Z" w16du:dateUtc="2026-09-09T13:54:00Z">
                    <w:rPr>
                      <w:i/>
                      <w:iCs/>
                      <w:sz w:val="16"/>
                    </w:rPr>
                  </w:rPrChange>
                </w:rPr>
                <w:t>Source - IAP11</w:t>
              </w:r>
              <w:r w:rsidR="00C4136F" w:rsidRPr="00F96828">
                <w:rPr>
                  <w:rFonts w:ascii="Aptos" w:eastAsia="Calibri" w:hAnsi="Aptos" w:cs="Calibri"/>
                  <w:i/>
                  <w:color w:val="222831"/>
                  <w:sz w:val="17"/>
                  <w:szCs w:val="21"/>
                  <w:lang w:val="en-IN" w:eastAsia="en-IN"/>
                  <w:rPrChange w:id="410" w:author="Microsoft Word" w:date="2026-09-09T14:54:00Z" w16du:dateUtc="2026-09-09T13:54:00Z">
                    <w:rPr>
                      <w:i/>
                      <w:iCs/>
                      <w:sz w:val="16"/>
                    </w:rPr>
                  </w:rPrChange>
                </w:rPr>
                <w:fldChar w:fldCharType="end"/>
              </w:r>
            </w:ins>
          </w:p>
          <w:p w14:paraId="011A42C4" w14:textId="2C8C6FA3" w:rsidR="00C4136F" w:rsidRPr="00F96828" w:rsidRDefault="00C4136F" w:rsidP="00F9021F">
            <w:pPr>
              <w:spacing w:before="40" w:after="40"/>
              <w:rPr>
                <w:rFonts w:ascii="Aptos" w:hAnsi="Aptos"/>
                <w:sz w:val="17"/>
                <w:rPrChange w:id="411" w:author="Microsoft Word" w:date="2026-09-09T14:54:00Z" w16du:dateUtc="2026-09-09T13:54:00Z">
                  <w:rPr/>
                </w:rPrChange>
              </w:rPr>
            </w:pPr>
            <w:ins w:id="412" w:author="Puneet Kumar - Chaucer" w:date="2026-09-07T17:33:00Z" w16du:dateUtc="2026-09-07T16:33:00Z">
              <w:r w:rsidRPr="00F96828">
                <w:rPr>
                  <w:rFonts w:ascii="Aptos" w:eastAsia="Calibri" w:hAnsi="Aptos" w:cs="Calibri"/>
                  <w:i/>
                  <w:color w:val="222831"/>
                  <w:sz w:val="17"/>
                  <w:szCs w:val="21"/>
                  <w:lang w:val="en-IN" w:eastAsia="en-IN"/>
                  <w:rPrChange w:id="413" w:author="Microsoft Word" w:date="2026-09-09T14:54:00Z" w16du:dateUtc="2026-09-09T13:54:00Z">
                    <w:rPr>
                      <w:i/>
                      <w:iCs/>
                      <w:sz w:val="16"/>
                    </w:rPr>
                  </w:rPrChange>
                </w:rPr>
                <w:fldChar w:fldCharType="begin"/>
              </w:r>
              <w:r w:rsidRPr="00F96828">
                <w:rPr>
                  <w:rFonts w:ascii="Aptos" w:hAnsi="Aptos"/>
                  <w:i/>
                  <w:sz w:val="17"/>
                  <w:rPrChange w:id="414"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Pr="00F96828">
                <w:rPr>
                  <w:rFonts w:ascii="Aptos" w:hAnsi="Aptos"/>
                  <w:i/>
                  <w:sz w:val="17"/>
                  <w:rPrChange w:id="415" w:author="Microsoft Word" w:date="2026-09-09T14:54:00Z" w16du:dateUtc="2026-09-09T13:54:00Z">
                    <w:rPr>
                      <w:i/>
                      <w:iCs/>
                      <w:sz w:val="16"/>
                    </w:rPr>
                  </w:rPrChange>
                </w:rPr>
              </w:r>
              <w:r w:rsidRPr="00F96828">
                <w:rPr>
                  <w:rFonts w:ascii="Aptos" w:eastAsia="Calibri" w:hAnsi="Aptos" w:cs="Calibri"/>
                  <w:i/>
                  <w:color w:val="222831"/>
                  <w:sz w:val="17"/>
                  <w:szCs w:val="21"/>
                  <w:lang w:val="en-IN" w:eastAsia="en-IN"/>
                  <w:rPrChange w:id="416" w:author="Microsoft Word" w:date="2026-09-09T14:54:00Z" w16du:dateUtc="2026-09-09T13:54:00Z">
                    <w:rPr>
                      <w:i/>
                      <w:iCs/>
                      <w:sz w:val="16"/>
                    </w:rPr>
                  </w:rPrChange>
                </w:rPr>
                <w:fldChar w:fldCharType="separate"/>
              </w:r>
              <w:r w:rsidRPr="00F96828">
                <w:rPr>
                  <w:rFonts w:ascii="Aptos" w:hAnsi="Aptos"/>
                  <w:i/>
                  <w:sz w:val="17"/>
                  <w:rPrChange w:id="417" w:author="Microsoft Word" w:date="2026-09-09T14:54:00Z" w16du:dateUtc="2026-09-09T13:54:00Z">
                    <w:rPr>
                      <w:i/>
                      <w:iCs/>
                      <w:sz w:val="16"/>
                    </w:rPr>
                  </w:rPrChange>
                </w:rPr>
                <w:t>Source - IAP8</w:t>
              </w:r>
              <w:r w:rsidRPr="00F96828">
                <w:rPr>
                  <w:rFonts w:ascii="Aptos" w:eastAsia="Calibri" w:hAnsi="Aptos" w:cs="Calibri"/>
                  <w:i/>
                  <w:color w:val="222831"/>
                  <w:sz w:val="17"/>
                  <w:szCs w:val="21"/>
                  <w:lang w:val="en-IN" w:eastAsia="en-IN"/>
                  <w:rPrChange w:id="418" w:author="Microsoft Word" w:date="2026-09-09T14:54:00Z" w16du:dateUtc="2026-09-09T13:54:00Z">
                    <w:rPr>
                      <w:i/>
                      <w:iCs/>
                      <w:sz w:val="16"/>
                    </w:rPr>
                  </w:rPrChange>
                </w:rPr>
                <w:fldChar w:fldCharType="end"/>
              </w:r>
            </w:ins>
          </w:p>
        </w:tc>
        <w:tc>
          <w:tcPr>
            <w:tcW w:w="2850" w:type="dxa"/>
            <w:vAlign w:val="center"/>
          </w:tcPr>
          <w:p w14:paraId="67800496" w14:textId="77777777" w:rsidR="00297FA3" w:rsidRPr="00F96828" w:rsidRDefault="00297FA3" w:rsidP="00F9021F">
            <w:pPr>
              <w:spacing w:before="40" w:after="40"/>
              <w:rPr>
                <w:rFonts w:ascii="Aptos" w:hAnsi="Aptos"/>
                <w:sz w:val="17"/>
                <w:rPrChange w:id="419" w:author="Microsoft Word" w:date="2026-09-09T14:54:00Z" w16du:dateUtc="2026-09-09T13:54:00Z">
                  <w:rPr/>
                </w:rPrChange>
              </w:rPr>
            </w:pPr>
            <w:r w:rsidRPr="00F96828">
              <w:rPr>
                <w:rFonts w:ascii="Aptos" w:hAnsi="Aptos"/>
                <w:sz w:val="17"/>
                <w:rPrChange w:id="420" w:author="Microsoft Word" w:date="2026-09-09T14:54:00Z" w16du:dateUtc="2026-09-09T13:54:00Z">
                  <w:rPr>
                    <w:sz w:val="16"/>
                  </w:rPr>
                </w:rPrChange>
              </w:rPr>
              <w:t>Cross-system business process logic should sit in the integration platform, not in hidden scripts or consuming applications.</w:t>
            </w:r>
          </w:p>
        </w:tc>
        <w:tc>
          <w:tcPr>
            <w:tcW w:w="2850" w:type="dxa"/>
            <w:vAlign w:val="center"/>
          </w:tcPr>
          <w:p w14:paraId="353CCEDA" w14:textId="77777777" w:rsidR="00297FA3" w:rsidRPr="00F96828" w:rsidRDefault="00297FA3" w:rsidP="00F9021F">
            <w:pPr>
              <w:spacing w:before="40" w:after="40"/>
              <w:rPr>
                <w:rFonts w:ascii="Aptos" w:hAnsi="Aptos"/>
                <w:sz w:val="17"/>
                <w:rPrChange w:id="421" w:author="Microsoft Word" w:date="2026-09-09T14:54:00Z" w16du:dateUtc="2026-09-09T13:54:00Z">
                  <w:rPr/>
                </w:rPrChange>
              </w:rPr>
            </w:pPr>
            <w:r w:rsidRPr="00F96828">
              <w:rPr>
                <w:rFonts w:ascii="Aptos" w:hAnsi="Aptos"/>
                <w:sz w:val="17"/>
                <w:rPrChange w:id="422" w:author="Microsoft Word" w:date="2026-09-09T14:54:00Z" w16du:dateUtc="2026-09-09T13:54:00Z">
                  <w:rPr>
                    <w:sz w:val="16"/>
                  </w:rPr>
                </w:rPrChange>
              </w:rPr>
              <w:t>Logic Apps should own workflow coordination; Functions should not become hidden orchestration engines.</w:t>
            </w:r>
          </w:p>
        </w:tc>
        <w:tc>
          <w:tcPr>
            <w:tcW w:w="2220" w:type="dxa"/>
            <w:vAlign w:val="center"/>
          </w:tcPr>
          <w:p w14:paraId="78D856C3" w14:textId="23D630C7" w:rsidR="00297FA3" w:rsidRPr="00F96828" w:rsidRDefault="00CD6294" w:rsidP="00F9021F">
            <w:pPr>
              <w:spacing w:before="40" w:after="40"/>
              <w:rPr>
                <w:rFonts w:ascii="Aptos" w:hAnsi="Aptos"/>
                <w:sz w:val="17"/>
                <w:rPrChange w:id="423" w:author="Microsoft Word" w:date="2026-09-09T14:54:00Z" w16du:dateUtc="2026-09-09T13:54:00Z">
                  <w:rPr/>
                </w:rPrChange>
              </w:rPr>
            </w:pPr>
            <w:r w:rsidRPr="00F96828">
              <w:rPr>
                <w:rFonts w:ascii="Aptos" w:eastAsia="Calibri" w:hAnsi="Aptos" w:cs="Calibri"/>
                <w:color w:val="222831"/>
                <w:sz w:val="17"/>
                <w:szCs w:val="21"/>
                <w:lang w:val="en-IN" w:eastAsia="en-IN"/>
                <w:rPrChange w:id="424" w:author="Microsoft Word" w:date="2026-09-09T14:54:00Z" w16du:dateUtc="2026-09-09T13:54:00Z">
                  <w:rPr/>
                </w:rPrChange>
              </w:rPr>
              <w:fldChar w:fldCharType="begin"/>
            </w:r>
            <w:ins w:id="425" w:author="Puneet Kumar - Chaucer" w:date="2026-09-07T17:16:00Z" w16du:dateUtc="2026-09-07T16:16:00Z">
              <w:r w:rsidRPr="00F96828">
                <w:rPr>
                  <w:rFonts w:ascii="Aptos" w:hAnsi="Aptos"/>
                  <w:sz w:val="17"/>
                  <w:rPrChange w:id="426" w:author="Microsoft Word" w:date="2026-09-09T14:54:00Z" w16du:dateUtc="2026-09-09T13:54:00Z">
                    <w:rPr/>
                  </w:rPrChange>
                </w:rPr>
                <w:instrText xml:space="preserve">HYPERLINK  \l "_8._Enterprise_Pattern" \h </w:instrText>
              </w:r>
            </w:ins>
            <w:r w:rsidRPr="00013582">
              <w:rPr>
                <w:rFonts w:ascii="Aptos" w:hAnsi="Aptos"/>
                <w:sz w:val="17"/>
              </w:rPr>
            </w:r>
            <w:r w:rsidRPr="00F96828">
              <w:rPr>
                <w:rFonts w:ascii="Aptos" w:eastAsia="Calibri" w:hAnsi="Aptos" w:cs="Calibri"/>
                <w:color w:val="222831"/>
                <w:sz w:val="17"/>
                <w:szCs w:val="21"/>
                <w:lang w:val="en-IN" w:eastAsia="en-IN"/>
                <w:rPrChange w:id="427" w:author="Microsoft Word" w:date="2026-09-09T14:54:00Z" w16du:dateUtc="2026-09-09T13:54:00Z">
                  <w:rPr/>
                </w:rPrChange>
              </w:rPr>
              <w:fldChar w:fldCharType="separate"/>
            </w:r>
            <w:r w:rsidRPr="00F96828">
              <w:rPr>
                <w:rStyle w:val="Hyperlink"/>
                <w:rFonts w:ascii="Aptos" w:hAnsi="Aptos"/>
                <w:sz w:val="17"/>
                <w:rPrChange w:id="428" w:author="Microsoft Word" w:date="2026-09-09T14:54:00Z" w16du:dateUtc="2026-09-09T13:54:00Z">
                  <w:rPr>
                    <w:rStyle w:val="Hyperlink"/>
                    <w:sz w:val="16"/>
                  </w:rPr>
                </w:rPrChange>
              </w:rPr>
              <w:t>Catalogue (8)</w:t>
            </w:r>
            <w:r w:rsidRPr="00F96828">
              <w:rPr>
                <w:rFonts w:ascii="Aptos" w:eastAsia="Calibri" w:hAnsi="Aptos" w:cs="Calibri"/>
                <w:color w:val="222831"/>
                <w:sz w:val="17"/>
                <w:szCs w:val="21"/>
                <w:lang w:val="en-IN" w:eastAsia="en-IN"/>
                <w:rPrChange w:id="429" w:author="Microsoft Word" w:date="2026-09-09T14:54:00Z" w16du:dateUtc="2026-09-09T13:54:00Z">
                  <w:rPr/>
                </w:rPrChange>
              </w:rPr>
              <w:fldChar w:fldCharType="end"/>
            </w:r>
            <w:r w:rsidR="00297FA3" w:rsidRPr="00F96828">
              <w:rPr>
                <w:rFonts w:ascii="Aptos" w:hAnsi="Aptos"/>
                <w:sz w:val="17"/>
                <w:rPrChange w:id="430" w:author="Microsoft Word" w:date="2026-09-09T14:54:00Z" w16du:dateUtc="2026-09-09T13:54:00Z">
                  <w:rPr>
                    <w:sz w:val="16"/>
                  </w:rPr>
                </w:rPrChange>
              </w:rPr>
              <w:t xml:space="preserve">, </w:t>
            </w:r>
            <w:r w:rsidRPr="00F96828">
              <w:rPr>
                <w:rStyle w:val="Hyperlink"/>
                <w:rFonts w:ascii="Aptos" w:hAnsi="Aptos"/>
                <w:sz w:val="17"/>
                <w:rPrChange w:id="431" w:author="Microsoft Word" w:date="2026-09-09T14:54:00Z" w16du:dateUtc="2026-09-09T13:54:00Z">
                  <w:rPr>
                    <w:rStyle w:val="Hyperlink"/>
                    <w:sz w:val="16"/>
                  </w:rPr>
                </w:rPrChange>
              </w:rPr>
              <w:t>Anti-Patterns (15</w:t>
            </w:r>
          </w:p>
        </w:tc>
      </w:tr>
      <w:tr w:rsidR="00297FA3" w14:paraId="599D2A8F" w14:textId="77777777" w:rsidTr="00C94B9B">
        <w:trPr>
          <w:jc w:val="center"/>
        </w:trPr>
        <w:tc>
          <w:tcPr>
            <w:tcW w:w="1950" w:type="dxa"/>
            <w:vAlign w:val="center"/>
          </w:tcPr>
          <w:p w14:paraId="2C40E4BF" w14:textId="77777777" w:rsidR="00297FA3" w:rsidRPr="00F96828" w:rsidRDefault="00297FA3" w:rsidP="00F9021F">
            <w:pPr>
              <w:spacing w:before="40" w:after="40"/>
              <w:rPr>
                <w:ins w:id="432" w:author="Puneet Kumar - Chaucer" w:date="2026-09-07T17:34:00Z" w16du:dateUtc="2026-09-07T16:34:00Z"/>
                <w:rFonts w:ascii="Aptos" w:hAnsi="Aptos"/>
                <w:sz w:val="17"/>
                <w:rPrChange w:id="433" w:author="Microsoft Word" w:date="2026-09-09T14:54:00Z" w16du:dateUtc="2026-09-09T13:54:00Z">
                  <w:rPr>
                    <w:ins w:id="434" w:author="Puneet Kumar - Chaucer" w:date="2026-09-07T17:34:00Z" w16du:dateUtc="2026-09-07T16:34:00Z"/>
                    <w:sz w:val="16"/>
                  </w:rPr>
                </w:rPrChange>
              </w:rPr>
            </w:pPr>
            <w:r w:rsidRPr="00F96828">
              <w:rPr>
                <w:rFonts w:ascii="Aptos" w:hAnsi="Aptos"/>
                <w:sz w:val="17"/>
                <w:rPrChange w:id="435" w:author="Microsoft Word" w:date="2026-09-09T14:54:00Z" w16du:dateUtc="2026-09-09T13:54:00Z">
                  <w:rPr>
                    <w:sz w:val="16"/>
                  </w:rPr>
                </w:rPrChange>
              </w:rPr>
              <w:t>Implementation logic is separated (Integration)</w:t>
            </w:r>
          </w:p>
          <w:p w14:paraId="3831D705" w14:textId="77777777" w:rsidR="00C4136F" w:rsidRPr="00F96828" w:rsidRDefault="00C4136F" w:rsidP="00C4136F">
            <w:pPr>
              <w:spacing w:before="40" w:after="40"/>
              <w:rPr>
                <w:ins w:id="436" w:author="Puneet Kumar - Chaucer" w:date="2026-09-07T17:34:00Z" w16du:dateUtc="2026-09-07T16:34:00Z"/>
                <w:rFonts w:ascii="Aptos" w:hAnsi="Aptos"/>
                <w:i/>
                <w:sz w:val="17"/>
                <w:rPrChange w:id="437" w:author="Microsoft Word" w:date="2026-09-09T14:54:00Z" w16du:dateUtc="2026-09-09T13:54:00Z">
                  <w:rPr>
                    <w:ins w:id="438" w:author="Puneet Kumar - Chaucer" w:date="2026-09-07T17:34:00Z" w16du:dateUtc="2026-09-07T16:34:00Z"/>
                    <w:i/>
                    <w:iCs/>
                    <w:sz w:val="16"/>
                  </w:rPr>
                </w:rPrChange>
              </w:rPr>
            </w:pPr>
            <w:ins w:id="439" w:author="Puneet Kumar - Chaucer" w:date="2026-09-07T17:34:00Z" w16du:dateUtc="2026-09-07T16:34:00Z">
              <w:r w:rsidRPr="00F96828">
                <w:rPr>
                  <w:rFonts w:ascii="Aptos" w:eastAsia="Calibri" w:hAnsi="Aptos" w:cs="Calibri"/>
                  <w:i/>
                  <w:color w:val="222831"/>
                  <w:sz w:val="17"/>
                  <w:szCs w:val="21"/>
                  <w:lang w:val="en-IN" w:eastAsia="en-IN"/>
                  <w:rPrChange w:id="440" w:author="Microsoft Word" w:date="2026-09-09T14:54:00Z" w16du:dateUtc="2026-09-09T13:54:00Z">
                    <w:rPr>
                      <w:i/>
                      <w:iCs/>
                      <w:sz w:val="16"/>
                    </w:rPr>
                  </w:rPrChange>
                </w:rPr>
                <w:fldChar w:fldCharType="begin"/>
              </w:r>
              <w:r w:rsidRPr="00F96828">
                <w:rPr>
                  <w:rFonts w:ascii="Aptos" w:hAnsi="Aptos"/>
                  <w:i/>
                  <w:sz w:val="17"/>
                  <w:rPrChange w:id="441"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Pr="00F96828">
                <w:rPr>
                  <w:rFonts w:ascii="Aptos" w:hAnsi="Aptos"/>
                  <w:i/>
                  <w:sz w:val="17"/>
                  <w:rPrChange w:id="442" w:author="Microsoft Word" w:date="2026-09-09T14:54:00Z" w16du:dateUtc="2026-09-09T13:54:00Z">
                    <w:rPr>
                      <w:i/>
                      <w:iCs/>
                      <w:sz w:val="16"/>
                    </w:rPr>
                  </w:rPrChange>
                </w:rPr>
              </w:r>
              <w:r w:rsidRPr="00F96828">
                <w:rPr>
                  <w:rFonts w:ascii="Aptos" w:eastAsia="Calibri" w:hAnsi="Aptos" w:cs="Calibri"/>
                  <w:i/>
                  <w:color w:val="222831"/>
                  <w:sz w:val="17"/>
                  <w:szCs w:val="21"/>
                  <w:lang w:val="en-IN" w:eastAsia="en-IN"/>
                  <w:rPrChange w:id="443" w:author="Microsoft Word" w:date="2026-09-09T14:54:00Z" w16du:dateUtc="2026-09-09T13:54:00Z">
                    <w:rPr>
                      <w:i/>
                      <w:iCs/>
                      <w:sz w:val="16"/>
                    </w:rPr>
                  </w:rPrChange>
                </w:rPr>
                <w:fldChar w:fldCharType="separate"/>
              </w:r>
              <w:r w:rsidRPr="00F96828">
                <w:rPr>
                  <w:rFonts w:ascii="Aptos" w:hAnsi="Aptos"/>
                  <w:i/>
                  <w:sz w:val="17"/>
                  <w:rPrChange w:id="444" w:author="Microsoft Word" w:date="2026-09-09T14:54:00Z" w16du:dateUtc="2026-09-09T13:54:00Z">
                    <w:rPr>
                      <w:i/>
                      <w:iCs/>
                      <w:sz w:val="16"/>
                    </w:rPr>
                  </w:rPrChange>
                </w:rPr>
                <w:t>Source - IAP11</w:t>
              </w:r>
              <w:r w:rsidRPr="00F96828">
                <w:rPr>
                  <w:rFonts w:ascii="Aptos" w:eastAsia="Calibri" w:hAnsi="Aptos" w:cs="Calibri"/>
                  <w:i/>
                  <w:color w:val="222831"/>
                  <w:sz w:val="17"/>
                  <w:szCs w:val="21"/>
                  <w:lang w:val="en-IN" w:eastAsia="en-IN"/>
                  <w:rPrChange w:id="445" w:author="Microsoft Word" w:date="2026-09-09T14:54:00Z" w16du:dateUtc="2026-09-09T13:54:00Z">
                    <w:rPr>
                      <w:i/>
                      <w:iCs/>
                      <w:sz w:val="16"/>
                    </w:rPr>
                  </w:rPrChange>
                </w:rPr>
                <w:fldChar w:fldCharType="end"/>
              </w:r>
            </w:ins>
          </w:p>
          <w:p w14:paraId="7DF3183E" w14:textId="6B12BBD9" w:rsidR="00C4136F" w:rsidRPr="00F96828" w:rsidRDefault="00C4136F" w:rsidP="00C4136F">
            <w:pPr>
              <w:spacing w:before="40" w:after="40"/>
              <w:rPr>
                <w:rFonts w:ascii="Aptos" w:hAnsi="Aptos"/>
                <w:sz w:val="17"/>
                <w:rPrChange w:id="446" w:author="Microsoft Word" w:date="2026-09-09T14:54:00Z" w16du:dateUtc="2026-09-09T13:54:00Z">
                  <w:rPr/>
                </w:rPrChange>
              </w:rPr>
            </w:pPr>
            <w:ins w:id="447" w:author="Puneet Kumar - Chaucer" w:date="2026-09-07T17:34:00Z" w16du:dateUtc="2026-09-07T16:34:00Z">
              <w:r w:rsidRPr="00F96828">
                <w:rPr>
                  <w:rFonts w:ascii="Aptos" w:eastAsia="Calibri" w:hAnsi="Aptos" w:cs="Calibri"/>
                  <w:i/>
                  <w:color w:val="222831"/>
                  <w:sz w:val="17"/>
                  <w:szCs w:val="21"/>
                  <w:lang w:val="en-IN" w:eastAsia="en-IN"/>
                  <w:rPrChange w:id="448" w:author="Microsoft Word" w:date="2026-09-09T14:54:00Z" w16du:dateUtc="2026-09-09T13:54:00Z">
                    <w:rPr>
                      <w:i/>
                      <w:iCs/>
                      <w:sz w:val="16"/>
                    </w:rPr>
                  </w:rPrChange>
                </w:rPr>
                <w:fldChar w:fldCharType="begin"/>
              </w:r>
              <w:r w:rsidRPr="00F96828">
                <w:rPr>
                  <w:rFonts w:ascii="Aptos" w:hAnsi="Aptos"/>
                  <w:i/>
                  <w:sz w:val="17"/>
                  <w:rPrChange w:id="449"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Pr="00F96828">
                <w:rPr>
                  <w:rFonts w:ascii="Aptos" w:hAnsi="Aptos"/>
                  <w:i/>
                  <w:sz w:val="17"/>
                  <w:rPrChange w:id="450" w:author="Microsoft Word" w:date="2026-09-09T14:54:00Z" w16du:dateUtc="2026-09-09T13:54:00Z">
                    <w:rPr>
                      <w:i/>
                      <w:iCs/>
                      <w:sz w:val="16"/>
                    </w:rPr>
                  </w:rPrChange>
                </w:rPr>
              </w:r>
              <w:r w:rsidRPr="00F96828">
                <w:rPr>
                  <w:rFonts w:ascii="Aptos" w:eastAsia="Calibri" w:hAnsi="Aptos" w:cs="Calibri"/>
                  <w:i/>
                  <w:color w:val="222831"/>
                  <w:sz w:val="17"/>
                  <w:szCs w:val="21"/>
                  <w:lang w:val="en-IN" w:eastAsia="en-IN"/>
                  <w:rPrChange w:id="451" w:author="Microsoft Word" w:date="2026-09-09T14:54:00Z" w16du:dateUtc="2026-09-09T13:54:00Z">
                    <w:rPr>
                      <w:i/>
                      <w:iCs/>
                      <w:sz w:val="16"/>
                    </w:rPr>
                  </w:rPrChange>
                </w:rPr>
                <w:fldChar w:fldCharType="separate"/>
              </w:r>
              <w:r w:rsidRPr="00F96828">
                <w:rPr>
                  <w:rFonts w:ascii="Aptos" w:hAnsi="Aptos"/>
                  <w:i/>
                  <w:sz w:val="17"/>
                  <w:rPrChange w:id="452" w:author="Microsoft Word" w:date="2026-09-09T14:54:00Z" w16du:dateUtc="2026-09-09T13:54:00Z">
                    <w:rPr>
                      <w:i/>
                      <w:iCs/>
                      <w:sz w:val="16"/>
                    </w:rPr>
                  </w:rPrChange>
                </w:rPr>
                <w:t>Source - IAP8</w:t>
              </w:r>
              <w:r w:rsidRPr="00F96828">
                <w:rPr>
                  <w:rFonts w:ascii="Aptos" w:eastAsia="Calibri" w:hAnsi="Aptos" w:cs="Calibri"/>
                  <w:i/>
                  <w:color w:val="222831"/>
                  <w:sz w:val="17"/>
                  <w:szCs w:val="21"/>
                  <w:lang w:val="en-IN" w:eastAsia="en-IN"/>
                  <w:rPrChange w:id="453" w:author="Microsoft Word" w:date="2026-09-09T14:54:00Z" w16du:dateUtc="2026-09-09T13:54:00Z">
                    <w:rPr>
                      <w:i/>
                      <w:iCs/>
                      <w:sz w:val="16"/>
                    </w:rPr>
                  </w:rPrChange>
                </w:rPr>
                <w:fldChar w:fldCharType="end"/>
              </w:r>
            </w:ins>
          </w:p>
        </w:tc>
        <w:tc>
          <w:tcPr>
            <w:tcW w:w="2850" w:type="dxa"/>
            <w:vAlign w:val="center"/>
          </w:tcPr>
          <w:p w14:paraId="71F60F16" w14:textId="77777777" w:rsidR="00297FA3" w:rsidRPr="00F96828" w:rsidRDefault="00297FA3" w:rsidP="00F9021F">
            <w:pPr>
              <w:spacing w:before="40" w:after="40"/>
              <w:rPr>
                <w:rFonts w:ascii="Aptos" w:hAnsi="Aptos"/>
                <w:sz w:val="17"/>
                <w:rPrChange w:id="454" w:author="Microsoft Word" w:date="2026-09-09T14:54:00Z" w16du:dateUtc="2026-09-09T13:54:00Z">
                  <w:rPr/>
                </w:rPrChange>
              </w:rPr>
            </w:pPr>
            <w:r w:rsidRPr="00F96828">
              <w:rPr>
                <w:rFonts w:ascii="Aptos" w:hAnsi="Aptos"/>
                <w:sz w:val="17"/>
                <w:rPrChange w:id="455" w:author="Microsoft Word" w:date="2026-09-09T14:54:00Z" w16du:dateUtc="2026-09-09T13:54:00Z">
                  <w:rPr>
                    <w:sz w:val="16"/>
                  </w:rPr>
                </w:rPrChange>
              </w:rPr>
              <w:t>Low-level code should be isolated from orchestration and API policy concerns.</w:t>
            </w:r>
          </w:p>
        </w:tc>
        <w:tc>
          <w:tcPr>
            <w:tcW w:w="2850" w:type="dxa"/>
            <w:vAlign w:val="center"/>
          </w:tcPr>
          <w:p w14:paraId="07ADB5E8" w14:textId="77777777" w:rsidR="00297FA3" w:rsidRPr="00F96828" w:rsidRDefault="00297FA3" w:rsidP="00F9021F">
            <w:pPr>
              <w:spacing w:before="40" w:after="40"/>
              <w:rPr>
                <w:rFonts w:ascii="Aptos" w:hAnsi="Aptos"/>
                <w:sz w:val="17"/>
                <w:rPrChange w:id="456" w:author="Microsoft Word" w:date="2026-09-09T14:54:00Z" w16du:dateUtc="2026-09-09T13:54:00Z">
                  <w:rPr/>
                </w:rPrChange>
              </w:rPr>
            </w:pPr>
            <w:r w:rsidRPr="00F96828">
              <w:rPr>
                <w:rFonts w:ascii="Aptos" w:hAnsi="Aptos"/>
                <w:sz w:val="17"/>
                <w:rPrChange w:id="457" w:author="Microsoft Word" w:date="2026-09-09T14:54:00Z" w16du:dateUtc="2026-09-09T13:54:00Z">
                  <w:rPr>
                    <w:sz w:val="16"/>
                  </w:rPr>
                </w:rPrChange>
              </w:rPr>
              <w:t>Functions should implement narrow code tasks. They should not be implemented in end-to-end business workflows.</w:t>
            </w:r>
          </w:p>
        </w:tc>
        <w:tc>
          <w:tcPr>
            <w:tcW w:w="2220" w:type="dxa"/>
            <w:vAlign w:val="center"/>
          </w:tcPr>
          <w:p w14:paraId="2E2842F3" w14:textId="31410296" w:rsidR="00297FA3" w:rsidRPr="00F96828" w:rsidRDefault="00CD6294" w:rsidP="00F9021F">
            <w:pPr>
              <w:spacing w:before="40" w:after="40"/>
              <w:rPr>
                <w:rFonts w:ascii="Aptos" w:hAnsi="Aptos"/>
                <w:sz w:val="17"/>
                <w:rPrChange w:id="458" w:author="Microsoft Word" w:date="2026-09-09T14:54:00Z" w16du:dateUtc="2026-09-09T13:54:00Z">
                  <w:rPr/>
                </w:rPrChange>
              </w:rPr>
            </w:pPr>
            <w:r w:rsidRPr="00F96828">
              <w:rPr>
                <w:rFonts w:ascii="Aptos" w:eastAsia="Calibri" w:hAnsi="Aptos" w:cs="Calibri"/>
                <w:color w:val="222831"/>
                <w:sz w:val="17"/>
                <w:szCs w:val="21"/>
                <w:lang w:val="en-IN" w:eastAsia="en-IN"/>
                <w:rPrChange w:id="459" w:author="Microsoft Word" w:date="2026-09-09T14:54:00Z" w16du:dateUtc="2026-09-09T13:54:00Z">
                  <w:rPr/>
                </w:rPrChange>
              </w:rPr>
              <w:fldChar w:fldCharType="begin"/>
            </w:r>
            <w:ins w:id="460" w:author="Puneet Kumar - Chaucer" w:date="2026-09-07T17:16:00Z" w16du:dateUtc="2026-09-07T16:16:00Z">
              <w:r w:rsidRPr="00F96828">
                <w:rPr>
                  <w:rFonts w:ascii="Aptos" w:hAnsi="Aptos"/>
                  <w:sz w:val="17"/>
                  <w:rPrChange w:id="461" w:author="Microsoft Word" w:date="2026-09-09T14:54:00Z" w16du:dateUtc="2026-09-09T13:54:00Z">
                    <w:rPr/>
                  </w:rPrChange>
                </w:rPr>
                <w:instrText xml:space="preserve">HYPERLINK  \l "_8._Enterprise_Pattern" \h </w:instrText>
              </w:r>
            </w:ins>
            <w:r w:rsidRPr="00013582">
              <w:rPr>
                <w:rFonts w:ascii="Aptos" w:hAnsi="Aptos"/>
                <w:sz w:val="17"/>
              </w:rPr>
            </w:r>
            <w:r w:rsidRPr="00F96828">
              <w:rPr>
                <w:rFonts w:ascii="Aptos" w:eastAsia="Calibri" w:hAnsi="Aptos" w:cs="Calibri"/>
                <w:color w:val="222831"/>
                <w:sz w:val="17"/>
                <w:szCs w:val="21"/>
                <w:lang w:val="en-IN" w:eastAsia="en-IN"/>
                <w:rPrChange w:id="462" w:author="Microsoft Word" w:date="2026-09-09T14:54:00Z" w16du:dateUtc="2026-09-09T13:54:00Z">
                  <w:rPr/>
                </w:rPrChange>
              </w:rPr>
              <w:fldChar w:fldCharType="separate"/>
            </w:r>
            <w:r w:rsidRPr="00F96828">
              <w:rPr>
                <w:rStyle w:val="Hyperlink"/>
                <w:rFonts w:ascii="Aptos" w:hAnsi="Aptos"/>
                <w:sz w:val="17"/>
                <w:rPrChange w:id="463" w:author="Microsoft Word" w:date="2026-09-09T14:54:00Z" w16du:dateUtc="2026-09-09T13:54:00Z">
                  <w:rPr>
                    <w:rStyle w:val="Hyperlink"/>
                    <w:sz w:val="16"/>
                  </w:rPr>
                </w:rPrChange>
              </w:rPr>
              <w:t>Catalogue (8)</w:t>
            </w:r>
            <w:r w:rsidRPr="00F96828">
              <w:rPr>
                <w:rFonts w:ascii="Aptos" w:eastAsia="Calibri" w:hAnsi="Aptos" w:cs="Calibri"/>
                <w:color w:val="222831"/>
                <w:sz w:val="17"/>
                <w:szCs w:val="21"/>
                <w:lang w:val="en-IN" w:eastAsia="en-IN"/>
                <w:rPrChange w:id="464" w:author="Microsoft Word" w:date="2026-09-09T14:54:00Z" w16du:dateUtc="2026-09-09T13:54:00Z">
                  <w:rPr/>
                </w:rPrChange>
              </w:rPr>
              <w:fldChar w:fldCharType="end"/>
            </w:r>
            <w:r w:rsidR="00297FA3" w:rsidRPr="00F96828">
              <w:rPr>
                <w:rFonts w:ascii="Aptos" w:hAnsi="Aptos"/>
                <w:sz w:val="17"/>
                <w:rPrChange w:id="465" w:author="Microsoft Word" w:date="2026-09-09T14:54:00Z" w16du:dateUtc="2026-09-09T13:54:00Z">
                  <w:rPr>
                    <w:sz w:val="16"/>
                  </w:rPr>
                </w:rPrChange>
              </w:rPr>
              <w:t xml:space="preserve">, </w:t>
            </w:r>
            <w:r w:rsidR="00297FA3">
              <w:fldChar w:fldCharType="begin"/>
            </w:r>
            <w:r w:rsidR="00297FA3">
              <w:instrText>HYPERLINK \l "_14._Anti-Patterns" \h</w:instrText>
            </w:r>
            <w:r w:rsidR="00297FA3">
              <w:fldChar w:fldCharType="separate"/>
            </w:r>
            <w:r w:rsidR="00297FA3" w:rsidRPr="00F96828">
              <w:rPr>
                <w:rStyle w:val="Hyperlink"/>
                <w:rFonts w:ascii="Aptos" w:hAnsi="Aptos"/>
                <w:sz w:val="17"/>
                <w:rPrChange w:id="466" w:author="Microsoft Word" w:date="2026-09-09T14:54:00Z" w16du:dateUtc="2026-09-09T13:54:00Z">
                  <w:rPr>
                    <w:rStyle w:val="Hyperlink"/>
                    <w:sz w:val="16"/>
                  </w:rPr>
                </w:rPrChange>
              </w:rPr>
              <w:t>Anti-Patterns (15)</w:t>
            </w:r>
            <w:r w:rsidR="00297FA3">
              <w:fldChar w:fldCharType="end"/>
            </w:r>
          </w:p>
        </w:tc>
      </w:tr>
      <w:tr w:rsidR="00297FA3" w14:paraId="53AE4832" w14:textId="77777777" w:rsidTr="00C94B9B">
        <w:trPr>
          <w:jc w:val="center"/>
        </w:trPr>
        <w:tc>
          <w:tcPr>
            <w:tcW w:w="1950" w:type="dxa"/>
            <w:vAlign w:val="center"/>
          </w:tcPr>
          <w:p w14:paraId="332DD1FF" w14:textId="77777777" w:rsidR="00297FA3" w:rsidRPr="00F96828" w:rsidRDefault="00297FA3" w:rsidP="00F9021F">
            <w:pPr>
              <w:spacing w:before="40" w:after="40"/>
              <w:rPr>
                <w:ins w:id="467" w:author="Puneet Kumar - Chaucer" w:date="2026-09-07T17:35:00Z" w16du:dateUtc="2026-09-07T16:35:00Z"/>
                <w:rFonts w:ascii="Aptos" w:hAnsi="Aptos"/>
                <w:sz w:val="17"/>
                <w:rPrChange w:id="468" w:author="Microsoft Word" w:date="2026-09-09T14:54:00Z" w16du:dateUtc="2026-09-09T13:54:00Z">
                  <w:rPr>
                    <w:ins w:id="469" w:author="Puneet Kumar - Chaucer" w:date="2026-09-07T17:35:00Z" w16du:dateUtc="2026-09-07T16:35:00Z"/>
                    <w:sz w:val="16"/>
                  </w:rPr>
                </w:rPrChange>
              </w:rPr>
            </w:pPr>
            <w:r w:rsidRPr="00F96828">
              <w:rPr>
                <w:rFonts w:ascii="Aptos" w:hAnsi="Aptos"/>
                <w:sz w:val="17"/>
                <w:rPrChange w:id="470" w:author="Microsoft Word" w:date="2026-09-09T14:54:00Z" w16du:dateUtc="2026-09-09T13:54:00Z">
                  <w:rPr>
                    <w:sz w:val="16"/>
                  </w:rPr>
                </w:rPrChange>
              </w:rPr>
              <w:t>Secure by design (Security)</w:t>
            </w:r>
          </w:p>
          <w:p w14:paraId="7D769852" w14:textId="48C06EB9" w:rsidR="00C4136F" w:rsidRPr="00F96828" w:rsidRDefault="00C4136F" w:rsidP="00F9021F">
            <w:pPr>
              <w:spacing w:before="40" w:after="40"/>
              <w:rPr>
                <w:rFonts w:ascii="Aptos" w:hAnsi="Aptos"/>
                <w:sz w:val="17"/>
                <w:rPrChange w:id="471" w:author="Microsoft Word" w:date="2026-09-09T14:54:00Z" w16du:dateUtc="2026-09-09T13:54:00Z">
                  <w:rPr/>
                </w:rPrChange>
              </w:rPr>
            </w:pPr>
            <w:ins w:id="472" w:author="Puneet Kumar - Chaucer" w:date="2026-09-07T17:35:00Z" w16du:dateUtc="2026-09-07T16:35:00Z">
              <w:r w:rsidRPr="00F96828">
                <w:rPr>
                  <w:rFonts w:ascii="Aptos" w:eastAsia="Calibri" w:hAnsi="Aptos" w:cs="Calibri"/>
                  <w:i/>
                  <w:color w:val="222831"/>
                  <w:sz w:val="17"/>
                  <w:szCs w:val="21"/>
                  <w:lang w:val="en-IN" w:eastAsia="en-IN"/>
                  <w:rPrChange w:id="473" w:author="Microsoft Word" w:date="2026-09-09T14:54:00Z" w16du:dateUtc="2026-09-09T13:54:00Z">
                    <w:rPr>
                      <w:i/>
                      <w:iCs/>
                      <w:sz w:val="16"/>
                    </w:rPr>
                  </w:rPrChange>
                </w:rPr>
                <w:fldChar w:fldCharType="begin"/>
              </w:r>
              <w:r w:rsidRPr="00F96828">
                <w:rPr>
                  <w:rFonts w:ascii="Aptos" w:hAnsi="Aptos"/>
                  <w:i/>
                  <w:sz w:val="17"/>
                  <w:rPrChange w:id="474" w:author="Microsoft Word" w:date="2026-09-09T14:54:00Z" w16du:dateUtc="2026-09-09T13:54:00Z">
                    <w:rPr>
                      <w:i/>
                      <w:iCs/>
                      <w:sz w:val="16"/>
                    </w:rPr>
                  </w:rPrChange>
                </w:rPr>
                <w:instrText>HYPERLINK "https://chausl.sharepoint.com/:w:/r/sites/CTG-Architecture/Shared%20Documents/Strategy/Enterprise%20Principles/ChArch-EAPrinciples.docx?d=w5eec274880294572839285ad89c5fe8b&amp;csf=1&amp;web=1&amp;e=EFO0e3"</w:instrText>
              </w:r>
              <w:r w:rsidRPr="00F96828">
                <w:rPr>
                  <w:rFonts w:ascii="Aptos" w:hAnsi="Aptos"/>
                  <w:i/>
                  <w:sz w:val="17"/>
                  <w:rPrChange w:id="475" w:author="Microsoft Word" w:date="2026-09-09T14:54:00Z" w16du:dateUtc="2026-09-09T13:54:00Z">
                    <w:rPr>
                      <w:i/>
                      <w:iCs/>
                      <w:sz w:val="16"/>
                    </w:rPr>
                  </w:rPrChange>
                </w:rPr>
              </w:r>
              <w:r w:rsidRPr="00F96828">
                <w:rPr>
                  <w:rFonts w:ascii="Aptos" w:eastAsia="Calibri" w:hAnsi="Aptos" w:cs="Calibri"/>
                  <w:i/>
                  <w:color w:val="222831"/>
                  <w:sz w:val="17"/>
                  <w:szCs w:val="21"/>
                  <w:lang w:val="en-IN" w:eastAsia="en-IN"/>
                  <w:rPrChange w:id="476" w:author="Microsoft Word" w:date="2026-09-09T14:54:00Z" w16du:dateUtc="2026-09-09T13:54:00Z">
                    <w:rPr>
                      <w:i/>
                      <w:iCs/>
                      <w:sz w:val="16"/>
                    </w:rPr>
                  </w:rPrChange>
                </w:rPr>
                <w:fldChar w:fldCharType="separate"/>
              </w:r>
              <w:r w:rsidRPr="00F96828">
                <w:rPr>
                  <w:rFonts w:ascii="Aptos" w:hAnsi="Aptos"/>
                  <w:i/>
                  <w:sz w:val="17"/>
                  <w:rPrChange w:id="477" w:author="Microsoft Word" w:date="2026-09-09T14:54:00Z" w16du:dateUtc="2026-09-09T13:54:00Z">
                    <w:rPr>
                      <w:i/>
                      <w:iCs/>
                      <w:sz w:val="16"/>
                    </w:rPr>
                  </w:rPrChange>
                </w:rPr>
                <w:t>Source - SECP1</w:t>
              </w:r>
              <w:r w:rsidRPr="00F96828">
                <w:rPr>
                  <w:rFonts w:ascii="Aptos" w:eastAsia="Calibri" w:hAnsi="Aptos" w:cs="Calibri"/>
                  <w:i/>
                  <w:color w:val="222831"/>
                  <w:sz w:val="17"/>
                  <w:szCs w:val="21"/>
                  <w:lang w:val="en-IN" w:eastAsia="en-IN"/>
                  <w:rPrChange w:id="478" w:author="Microsoft Word" w:date="2026-09-09T14:54:00Z" w16du:dateUtc="2026-09-09T13:54:00Z">
                    <w:rPr>
                      <w:i/>
                      <w:iCs/>
                      <w:sz w:val="16"/>
                    </w:rPr>
                  </w:rPrChange>
                </w:rPr>
                <w:fldChar w:fldCharType="end"/>
              </w:r>
            </w:ins>
          </w:p>
        </w:tc>
        <w:tc>
          <w:tcPr>
            <w:tcW w:w="2850" w:type="dxa"/>
            <w:vAlign w:val="center"/>
          </w:tcPr>
          <w:p w14:paraId="49BE82F7" w14:textId="77777777" w:rsidR="00297FA3" w:rsidRPr="00F96828" w:rsidRDefault="00297FA3" w:rsidP="00F9021F">
            <w:pPr>
              <w:spacing w:before="40" w:after="40"/>
              <w:rPr>
                <w:rFonts w:ascii="Aptos" w:hAnsi="Aptos"/>
                <w:sz w:val="17"/>
                <w:rPrChange w:id="479" w:author="Microsoft Word" w:date="2026-09-09T14:54:00Z" w16du:dateUtc="2026-09-09T13:54:00Z">
                  <w:rPr/>
                </w:rPrChange>
              </w:rPr>
            </w:pPr>
            <w:r w:rsidRPr="00F96828">
              <w:rPr>
                <w:rFonts w:ascii="Aptos" w:hAnsi="Aptos"/>
                <w:sz w:val="17"/>
                <w:rPrChange w:id="480" w:author="Microsoft Word" w:date="2026-09-09T14:54:00Z" w16du:dateUtc="2026-09-09T13:54:00Z">
                  <w:rPr>
                    <w:sz w:val="16"/>
                  </w:rPr>
                </w:rPrChange>
              </w:rPr>
              <w:t>Managed identities for authentication, RBAC, private endpoints where possible, Key Vault for storing credentials, access monitoring, and least privilege should be the default security controls.</w:t>
            </w:r>
          </w:p>
        </w:tc>
        <w:tc>
          <w:tcPr>
            <w:tcW w:w="2850" w:type="dxa"/>
            <w:vAlign w:val="center"/>
          </w:tcPr>
          <w:p w14:paraId="2CB31D44" w14:textId="77777777" w:rsidR="00297FA3" w:rsidRPr="00F96828" w:rsidRDefault="00297FA3" w:rsidP="00F9021F">
            <w:pPr>
              <w:spacing w:before="40" w:after="40"/>
              <w:rPr>
                <w:rFonts w:ascii="Aptos" w:hAnsi="Aptos"/>
                <w:sz w:val="17"/>
                <w:rPrChange w:id="481" w:author="Microsoft Word" w:date="2026-09-09T14:54:00Z" w16du:dateUtc="2026-09-09T13:54:00Z">
                  <w:rPr/>
                </w:rPrChange>
              </w:rPr>
            </w:pPr>
            <w:r w:rsidRPr="00F96828">
              <w:rPr>
                <w:rFonts w:ascii="Aptos" w:hAnsi="Aptos"/>
                <w:sz w:val="17"/>
                <w:rPrChange w:id="482" w:author="Microsoft Word" w:date="2026-09-09T14:54:00Z" w16du:dateUtc="2026-09-09T13:54:00Z">
                  <w:rPr>
                    <w:sz w:val="16"/>
                  </w:rPr>
                </w:rPrChange>
              </w:rPr>
              <w:t>Security patterns should be explicitly included in every design review.</w:t>
            </w:r>
          </w:p>
        </w:tc>
        <w:tc>
          <w:tcPr>
            <w:tcW w:w="2220" w:type="dxa"/>
            <w:vAlign w:val="center"/>
          </w:tcPr>
          <w:p w14:paraId="6E7683E1" w14:textId="0ECFFFAF" w:rsidR="00297FA3" w:rsidRPr="00F96828" w:rsidRDefault="00CD6294" w:rsidP="00F9021F">
            <w:pPr>
              <w:spacing w:before="40" w:after="40"/>
              <w:rPr>
                <w:rFonts w:ascii="Aptos" w:hAnsi="Aptos"/>
                <w:sz w:val="17"/>
                <w:rPrChange w:id="483" w:author="Microsoft Word" w:date="2026-09-09T14:54:00Z" w16du:dateUtc="2026-09-09T13:54:00Z">
                  <w:rPr/>
                </w:rPrChange>
              </w:rPr>
            </w:pPr>
            <w:r>
              <w:fldChar w:fldCharType="begin"/>
            </w:r>
            <w:r>
              <w:instrText>HYPERLINK \l "_11.1_Security_Principles" \h</w:instrText>
            </w:r>
            <w:r>
              <w:fldChar w:fldCharType="separate"/>
            </w:r>
            <w:r w:rsidRPr="00F96828">
              <w:rPr>
                <w:rStyle w:val="Hyperlink"/>
                <w:rFonts w:ascii="Aptos" w:hAnsi="Aptos"/>
                <w:sz w:val="17"/>
                <w:rPrChange w:id="484" w:author="Microsoft Word" w:date="2026-09-09T14:54:00Z" w16du:dateUtc="2026-09-09T13:54:00Z">
                  <w:rPr>
                    <w:rStyle w:val="Hyperlink"/>
                    <w:sz w:val="16"/>
                  </w:rPr>
                </w:rPrChange>
              </w:rPr>
              <w:t>Security (12)</w:t>
            </w:r>
            <w:r>
              <w:fldChar w:fldCharType="end"/>
            </w:r>
            <w:r w:rsidRPr="00F96828">
              <w:rPr>
                <w:rFonts w:ascii="Aptos" w:hAnsi="Aptos"/>
                <w:sz w:val="17"/>
                <w:rPrChange w:id="485" w:author="Microsoft Word" w:date="2026-09-09T14:54:00Z" w16du:dateUtc="2026-09-09T13:54:00Z">
                  <w:rPr>
                    <w:sz w:val="16"/>
                  </w:rPr>
                </w:rPrChange>
              </w:rPr>
              <w:t xml:space="preserve">, </w:t>
            </w:r>
            <w:r>
              <w:fldChar w:fldCharType="begin"/>
            </w:r>
            <w:r>
              <w:instrText>HYPERLINK \l "_12_Guardrails" \h</w:instrText>
            </w:r>
            <w:r>
              <w:fldChar w:fldCharType="separate"/>
            </w:r>
            <w:r w:rsidRPr="00F96828">
              <w:rPr>
                <w:rStyle w:val="Hyperlink"/>
                <w:rFonts w:ascii="Aptos" w:hAnsi="Aptos"/>
                <w:sz w:val="17"/>
                <w:rPrChange w:id="486" w:author="Microsoft Word" w:date="2026-09-09T14:54:00Z" w16du:dateUtc="2026-09-09T13:54:00Z">
                  <w:rPr>
                    <w:rStyle w:val="Hyperlink"/>
                    <w:sz w:val="16"/>
                  </w:rPr>
                </w:rPrChange>
              </w:rPr>
              <w:t>Guardrails (13.1)</w:t>
            </w:r>
            <w:r>
              <w:fldChar w:fldCharType="end"/>
            </w:r>
            <w:ins w:id="487" w:author="Puneet Kumar - Chaucer" w:date="2026-09-07T17:17:00Z" w16du:dateUtc="2026-09-07T16:17:00Z">
              <w:r w:rsidRPr="00F96828" w:rsidDel="00CD6294">
                <w:rPr>
                  <w:rFonts w:ascii="Aptos" w:hAnsi="Aptos"/>
                  <w:sz w:val="17"/>
                  <w:rPrChange w:id="488" w:author="Microsoft Word" w:date="2026-09-09T14:54:00Z" w16du:dateUtc="2026-09-09T13:54:00Z">
                    <w:rPr/>
                  </w:rPrChange>
                </w:rPr>
                <w:t xml:space="preserve"> </w:t>
              </w:r>
            </w:ins>
          </w:p>
        </w:tc>
      </w:tr>
      <w:tr w:rsidR="00297FA3" w14:paraId="432F57E8" w14:textId="77777777" w:rsidTr="00C94B9B">
        <w:trPr>
          <w:jc w:val="center"/>
        </w:trPr>
        <w:tc>
          <w:tcPr>
            <w:tcW w:w="1950" w:type="dxa"/>
            <w:vAlign w:val="center"/>
          </w:tcPr>
          <w:p w14:paraId="1C81251F" w14:textId="77777777" w:rsidR="00297FA3" w:rsidRPr="00F96828" w:rsidRDefault="00297FA3" w:rsidP="00F9021F">
            <w:pPr>
              <w:spacing w:before="40" w:after="40"/>
              <w:rPr>
                <w:ins w:id="489" w:author="Puneet Kumar - Chaucer" w:date="2026-09-07T17:36:00Z" w16du:dateUtc="2026-09-07T16:36:00Z"/>
                <w:rFonts w:ascii="Aptos" w:hAnsi="Aptos"/>
                <w:sz w:val="17"/>
                <w:rPrChange w:id="490" w:author="Microsoft Word" w:date="2026-09-09T14:54:00Z" w16du:dateUtc="2026-09-09T13:54:00Z">
                  <w:rPr>
                    <w:ins w:id="491" w:author="Puneet Kumar - Chaucer" w:date="2026-09-07T17:36:00Z" w16du:dateUtc="2026-09-07T16:36:00Z"/>
                    <w:sz w:val="16"/>
                  </w:rPr>
                </w:rPrChange>
              </w:rPr>
            </w:pPr>
            <w:r w:rsidRPr="00F96828">
              <w:rPr>
                <w:rFonts w:ascii="Aptos" w:hAnsi="Aptos"/>
                <w:sz w:val="17"/>
                <w:rPrChange w:id="492" w:author="Microsoft Word" w:date="2026-09-09T14:54:00Z" w16du:dateUtc="2026-09-09T13:54:00Z">
                  <w:rPr>
                    <w:sz w:val="16"/>
                  </w:rPr>
                </w:rPrChange>
              </w:rPr>
              <w:t>Observable by default (Engineering Standards)</w:t>
            </w:r>
          </w:p>
          <w:p w14:paraId="601490EF" w14:textId="3B50FC27" w:rsidR="00C4136F" w:rsidRPr="00F96828" w:rsidRDefault="00C4136F" w:rsidP="00F9021F">
            <w:pPr>
              <w:spacing w:before="40" w:after="40"/>
              <w:rPr>
                <w:rFonts w:ascii="Aptos" w:hAnsi="Aptos"/>
                <w:sz w:val="17"/>
                <w:rPrChange w:id="493" w:author="Microsoft Word" w:date="2026-09-09T14:54:00Z" w16du:dateUtc="2026-09-09T13:54:00Z">
                  <w:rPr/>
                </w:rPrChange>
              </w:rPr>
            </w:pPr>
            <w:r>
              <w:fldChar w:fldCharType="begin"/>
            </w:r>
            <w:r>
              <w:instrText>HYPERLINK "https://chausl.sharepoint.com/:w:/r/sites/CTG-Architecture/_layouts/15/Doc.aspx?sourcedoc=%7B29B67805-87A2-4DDE-8E15-0BA28F0D0BE0%7D&amp;file=ChArch-EngineeringStandards-AIS.docx&amp;action=default&amp;mobileredirect=true"</w:instrText>
            </w:r>
            <w:r>
              <w:fldChar w:fldCharType="separate"/>
            </w:r>
            <w:r w:rsidRPr="00F96828">
              <w:rPr>
                <w:rFonts w:ascii="Aptos" w:hAnsi="Aptos"/>
                <w:i/>
                <w:sz w:val="17"/>
                <w:rPrChange w:id="494" w:author="Microsoft Word" w:date="2026-09-09T14:54:00Z" w16du:dateUtc="2026-09-09T13:54:00Z">
                  <w:rPr>
                    <w:i/>
                    <w:sz w:val="16"/>
                  </w:rPr>
                </w:rPrChange>
              </w:rPr>
              <w:t>Logging</w:t>
            </w:r>
            <w:r>
              <w:fldChar w:fldCharType="end"/>
            </w:r>
          </w:p>
        </w:tc>
        <w:tc>
          <w:tcPr>
            <w:tcW w:w="2850" w:type="dxa"/>
            <w:vAlign w:val="center"/>
          </w:tcPr>
          <w:p w14:paraId="10091AD0" w14:textId="77777777" w:rsidR="00297FA3" w:rsidRPr="00F96828" w:rsidRDefault="00297FA3" w:rsidP="00F9021F">
            <w:pPr>
              <w:spacing w:before="40" w:after="40"/>
              <w:rPr>
                <w:rFonts w:ascii="Aptos" w:hAnsi="Aptos"/>
                <w:sz w:val="17"/>
                <w:rPrChange w:id="495" w:author="Microsoft Word" w:date="2026-09-09T14:54:00Z" w16du:dateUtc="2026-09-09T13:54:00Z">
                  <w:rPr/>
                </w:rPrChange>
              </w:rPr>
            </w:pPr>
            <w:r w:rsidRPr="00F96828">
              <w:rPr>
                <w:rFonts w:ascii="Aptos" w:hAnsi="Aptos"/>
                <w:sz w:val="17"/>
                <w:rPrChange w:id="496" w:author="Microsoft Word" w:date="2026-09-09T14:54:00Z" w16du:dateUtc="2026-09-09T13:54:00Z">
                  <w:rPr>
                    <w:sz w:val="16"/>
                  </w:rPr>
                </w:rPrChange>
              </w:rPr>
              <w:t>Every integration must be traceable, monitored, and supportable.</w:t>
            </w:r>
          </w:p>
        </w:tc>
        <w:tc>
          <w:tcPr>
            <w:tcW w:w="2850" w:type="dxa"/>
            <w:vAlign w:val="center"/>
          </w:tcPr>
          <w:p w14:paraId="485645F3" w14:textId="77777777" w:rsidR="00297FA3" w:rsidRPr="00F96828" w:rsidRDefault="00297FA3" w:rsidP="00F9021F">
            <w:pPr>
              <w:spacing w:before="40" w:after="40"/>
              <w:rPr>
                <w:rFonts w:ascii="Aptos" w:hAnsi="Aptos"/>
                <w:sz w:val="17"/>
                <w:rPrChange w:id="497" w:author="Microsoft Word" w:date="2026-09-09T14:54:00Z" w16du:dateUtc="2026-09-09T13:54:00Z">
                  <w:rPr/>
                </w:rPrChange>
              </w:rPr>
            </w:pPr>
            <w:r w:rsidRPr="00F96828">
              <w:rPr>
                <w:rFonts w:ascii="Aptos" w:hAnsi="Aptos"/>
                <w:sz w:val="17"/>
                <w:rPrChange w:id="498" w:author="Microsoft Word" w:date="2026-09-09T14:54:00Z" w16du:dateUtc="2026-09-09T13:54:00Z">
                  <w:rPr>
                    <w:sz w:val="16"/>
                  </w:rPr>
                </w:rPrChange>
              </w:rPr>
              <w:t>Correlation IDs, diagnostics, alerts, and operational runbooks are mandatory to ensure long term supportability.</w:t>
            </w:r>
          </w:p>
        </w:tc>
        <w:tc>
          <w:tcPr>
            <w:tcW w:w="2220" w:type="dxa"/>
            <w:vAlign w:val="center"/>
          </w:tcPr>
          <w:p w14:paraId="30C65172" w14:textId="5F68426A" w:rsidR="00297FA3" w:rsidRPr="00F96828" w:rsidRDefault="00297FA3" w:rsidP="00F9021F">
            <w:pPr>
              <w:spacing w:before="40" w:after="40"/>
              <w:rPr>
                <w:rFonts w:ascii="Aptos" w:hAnsi="Aptos"/>
                <w:sz w:val="17"/>
                <w:rPrChange w:id="499" w:author="Microsoft Word" w:date="2026-09-09T14:54:00Z" w16du:dateUtc="2026-09-09T13:54:00Z">
                  <w:rPr/>
                </w:rPrChange>
              </w:rPr>
            </w:pPr>
            <w:r>
              <w:fldChar w:fldCharType="begin"/>
            </w:r>
            <w:r>
              <w:instrText>HYPERLINK \l "_11.1_Security_Principles" \h</w:instrText>
            </w:r>
            <w:r>
              <w:fldChar w:fldCharType="separate"/>
            </w:r>
            <w:r w:rsidRPr="00F96828">
              <w:rPr>
                <w:rStyle w:val="Hyperlink"/>
                <w:rFonts w:ascii="Aptos" w:hAnsi="Aptos"/>
                <w:sz w:val="17"/>
                <w:rPrChange w:id="500" w:author="Microsoft Word" w:date="2026-09-09T14:54:00Z" w16du:dateUtc="2026-09-09T13:54:00Z">
                  <w:rPr>
                    <w:rStyle w:val="Hyperlink"/>
                    <w:sz w:val="16"/>
                  </w:rPr>
                </w:rPrChange>
              </w:rPr>
              <w:t>Security (12)</w:t>
            </w:r>
            <w:r>
              <w:fldChar w:fldCharType="end"/>
            </w:r>
            <w:r w:rsidRPr="00F96828">
              <w:rPr>
                <w:rFonts w:ascii="Aptos" w:hAnsi="Aptos"/>
                <w:sz w:val="17"/>
                <w:rPrChange w:id="501" w:author="Microsoft Word" w:date="2026-09-09T14:54:00Z" w16du:dateUtc="2026-09-09T13:54:00Z">
                  <w:rPr>
                    <w:sz w:val="16"/>
                  </w:rPr>
                </w:rPrChange>
              </w:rPr>
              <w:t xml:space="preserve">, </w:t>
            </w:r>
            <w:r>
              <w:fldChar w:fldCharType="begin"/>
            </w:r>
            <w:r>
              <w:instrText>HYPERLINK \l "_12_Guardrails" \h</w:instrText>
            </w:r>
            <w:r>
              <w:fldChar w:fldCharType="separate"/>
            </w:r>
            <w:r w:rsidRPr="00F96828">
              <w:rPr>
                <w:rStyle w:val="Hyperlink"/>
                <w:rFonts w:ascii="Aptos" w:hAnsi="Aptos"/>
                <w:sz w:val="17"/>
                <w:rPrChange w:id="502" w:author="Microsoft Word" w:date="2026-09-09T14:54:00Z" w16du:dateUtc="2026-09-09T13:54:00Z">
                  <w:rPr>
                    <w:rStyle w:val="Hyperlink"/>
                    <w:sz w:val="16"/>
                  </w:rPr>
                </w:rPrChange>
              </w:rPr>
              <w:t>Guardrails (13.1)</w:t>
            </w:r>
            <w:r>
              <w:fldChar w:fldCharType="end"/>
            </w:r>
          </w:p>
        </w:tc>
      </w:tr>
      <w:tr w:rsidR="00297FA3" w14:paraId="25F6F0AF" w14:textId="77777777" w:rsidTr="00C94B9B">
        <w:trPr>
          <w:jc w:val="center"/>
        </w:trPr>
        <w:tc>
          <w:tcPr>
            <w:tcW w:w="1950" w:type="dxa"/>
            <w:vAlign w:val="center"/>
          </w:tcPr>
          <w:p w14:paraId="365E8053" w14:textId="77777777" w:rsidR="00297FA3" w:rsidRPr="00F96828" w:rsidRDefault="00297FA3" w:rsidP="00F9021F">
            <w:pPr>
              <w:spacing w:before="40" w:after="40"/>
              <w:rPr>
                <w:ins w:id="503" w:author="Puneet Kumar - Chaucer" w:date="2026-09-07T17:38:00Z" w16du:dateUtc="2026-09-07T16:38:00Z"/>
                <w:rFonts w:ascii="Aptos" w:hAnsi="Aptos"/>
                <w:sz w:val="17"/>
                <w:rPrChange w:id="504" w:author="Microsoft Word" w:date="2026-09-09T14:54:00Z" w16du:dateUtc="2026-09-09T13:54:00Z">
                  <w:rPr>
                    <w:ins w:id="505" w:author="Puneet Kumar - Chaucer" w:date="2026-09-07T17:38:00Z" w16du:dateUtc="2026-09-07T16:38:00Z"/>
                    <w:sz w:val="16"/>
                  </w:rPr>
                </w:rPrChange>
              </w:rPr>
            </w:pPr>
            <w:r w:rsidRPr="00F96828">
              <w:rPr>
                <w:rFonts w:ascii="Aptos" w:hAnsi="Aptos"/>
                <w:sz w:val="17"/>
                <w:rPrChange w:id="506" w:author="Microsoft Word" w:date="2026-09-09T14:54:00Z" w16du:dateUtc="2026-09-09T13:54:00Z">
                  <w:rPr>
                    <w:sz w:val="16"/>
                  </w:rPr>
                </w:rPrChange>
              </w:rPr>
              <w:t>Data platform is not integration technology (Data)</w:t>
            </w:r>
          </w:p>
          <w:p w14:paraId="0A4C42CA" w14:textId="1407FCBD" w:rsidR="00C4136F" w:rsidRPr="00F96828" w:rsidRDefault="00C4136F" w:rsidP="00F9021F">
            <w:pPr>
              <w:spacing w:before="40" w:after="40"/>
              <w:rPr>
                <w:rFonts w:ascii="Aptos" w:hAnsi="Aptos"/>
                <w:sz w:val="17"/>
                <w:rPrChange w:id="507" w:author="Microsoft Word" w:date="2026-09-09T14:54:00Z" w16du:dateUtc="2026-09-09T13:54:00Z">
                  <w:rPr/>
                </w:rPrChange>
              </w:rPr>
            </w:pPr>
            <w:r>
              <w:fldChar w:fldCharType="begin"/>
            </w:r>
            <w:r>
              <w:instrText>HYPERLINK "https://chausl.sharepoint.com/:w:/r/sites/CTG-Architecture/_layouts/15/Doc.aspx?sourcedoc=%7B5EEC2748-8029-4572-8392-85AD89C5FE8B%7D&amp;file=ChArch-EAPrinciples.docx&amp;action=default&amp;mobileredirect=true"</w:instrText>
            </w:r>
            <w:r>
              <w:fldChar w:fldCharType="separate"/>
            </w:r>
            <w:r w:rsidRPr="00F96828">
              <w:rPr>
                <w:rFonts w:ascii="Aptos" w:hAnsi="Aptos"/>
                <w:i/>
                <w:sz w:val="17"/>
                <w:rPrChange w:id="508" w:author="Microsoft Word" w:date="2026-09-09T14:54:00Z" w16du:dateUtc="2026-09-09T13:54:00Z">
                  <w:rPr>
                    <w:i/>
                    <w:sz w:val="16"/>
                  </w:rPr>
                </w:rPrChange>
              </w:rPr>
              <w:t>DATP9</w:t>
            </w:r>
            <w:r>
              <w:fldChar w:fldCharType="end"/>
            </w:r>
          </w:p>
        </w:tc>
        <w:tc>
          <w:tcPr>
            <w:tcW w:w="2850" w:type="dxa"/>
            <w:vAlign w:val="center"/>
          </w:tcPr>
          <w:p w14:paraId="2AAAFB41" w14:textId="77777777" w:rsidR="00297FA3" w:rsidRPr="00F96828" w:rsidRDefault="00297FA3" w:rsidP="00F9021F">
            <w:pPr>
              <w:spacing w:before="40" w:after="40"/>
              <w:rPr>
                <w:rFonts w:ascii="Aptos" w:hAnsi="Aptos"/>
                <w:sz w:val="17"/>
                <w:rPrChange w:id="509" w:author="Microsoft Word" w:date="2026-09-09T14:54:00Z" w16du:dateUtc="2026-09-09T13:54:00Z">
                  <w:rPr/>
                </w:rPrChange>
              </w:rPr>
            </w:pPr>
            <w:r w:rsidRPr="00F96828">
              <w:rPr>
                <w:rFonts w:ascii="Aptos" w:hAnsi="Aptos"/>
                <w:sz w:val="17"/>
                <w:rPrChange w:id="510" w:author="Microsoft Word" w:date="2026-09-09T14:54:00Z" w16du:dateUtc="2026-09-09T13:54:00Z">
                  <w:rPr>
                    <w:sz w:val="16"/>
                  </w:rPr>
                </w:rPrChange>
              </w:rPr>
              <w:t>Snowflake and the data platform should not be used as a substitute for operational integration.</w:t>
            </w:r>
          </w:p>
        </w:tc>
        <w:tc>
          <w:tcPr>
            <w:tcW w:w="2850" w:type="dxa"/>
            <w:vAlign w:val="center"/>
          </w:tcPr>
          <w:p w14:paraId="7C75A51B" w14:textId="77777777" w:rsidR="00297FA3" w:rsidRPr="00F96828" w:rsidRDefault="00297FA3" w:rsidP="00F9021F">
            <w:pPr>
              <w:spacing w:before="40" w:after="40"/>
              <w:rPr>
                <w:rFonts w:ascii="Aptos" w:hAnsi="Aptos"/>
                <w:sz w:val="17"/>
                <w:rPrChange w:id="511" w:author="Microsoft Word" w:date="2026-09-09T14:54:00Z" w16du:dateUtc="2026-09-09T13:54:00Z">
                  <w:rPr/>
                </w:rPrChange>
              </w:rPr>
            </w:pPr>
            <w:r w:rsidRPr="00F96828">
              <w:rPr>
                <w:rFonts w:ascii="Aptos" w:hAnsi="Aptos"/>
                <w:sz w:val="17"/>
                <w:rPrChange w:id="512" w:author="Microsoft Word" w:date="2026-09-09T14:54:00Z" w16du:dateUtc="2026-09-09T13:54:00Z">
                  <w:rPr>
                    <w:sz w:val="16"/>
                  </w:rPr>
                </w:rPrChange>
              </w:rPr>
              <w:t>Data platform should be used as intended for analytical, historical, reporting, and governance across data products.</w:t>
            </w:r>
          </w:p>
        </w:tc>
        <w:tc>
          <w:tcPr>
            <w:tcW w:w="2220" w:type="dxa"/>
            <w:vAlign w:val="center"/>
          </w:tcPr>
          <w:p w14:paraId="484BFB5D" w14:textId="2486ABF2" w:rsidR="00297FA3" w:rsidRPr="00F96828" w:rsidRDefault="00297FA3" w:rsidP="00F9021F">
            <w:pPr>
              <w:spacing w:before="40" w:after="40"/>
              <w:rPr>
                <w:rFonts w:ascii="Aptos" w:hAnsi="Aptos"/>
                <w:sz w:val="17"/>
                <w:rPrChange w:id="513" w:author="Microsoft Word" w:date="2026-09-09T14:54:00Z" w16du:dateUtc="2026-09-09T13:54:00Z">
                  <w:rPr/>
                </w:rPrChange>
              </w:rPr>
            </w:pPr>
            <w:r>
              <w:fldChar w:fldCharType="begin"/>
            </w:r>
            <w:r>
              <w:instrText>HYPERLINK \l "_10._Data_Platform" \h</w:instrText>
            </w:r>
            <w:r>
              <w:fldChar w:fldCharType="separate"/>
            </w:r>
            <w:r w:rsidRPr="00F96828">
              <w:rPr>
                <w:rStyle w:val="Hyperlink"/>
                <w:rFonts w:ascii="Aptos" w:hAnsi="Aptos"/>
                <w:sz w:val="17"/>
                <w:rPrChange w:id="514" w:author="Microsoft Word" w:date="2026-09-09T14:54:00Z" w16du:dateUtc="2026-09-09T13:54:00Z">
                  <w:rPr>
                    <w:rStyle w:val="Hyperlink"/>
                    <w:sz w:val="16"/>
                  </w:rPr>
                </w:rPrChange>
              </w:rPr>
              <w:t>Data Platform (10)</w:t>
            </w:r>
            <w:r>
              <w:fldChar w:fldCharType="end"/>
            </w:r>
          </w:p>
        </w:tc>
      </w:tr>
    </w:tbl>
    <w:p w14:paraId="5BED8C62" w14:textId="77777777" w:rsidR="000C1CC7" w:rsidRDefault="000C1CC7" w:rsidP="00297FA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3"/>
        <w:gridCol w:w="3496"/>
        <w:gridCol w:w="66"/>
        <w:gridCol w:w="81"/>
      </w:tblGrid>
      <w:tr w:rsidR="000C1CC7" w:rsidRPr="000C1CC7" w14:paraId="006474F7" w14:textId="77777777" w:rsidTr="003822AA">
        <w:trPr>
          <w:tblHeader/>
          <w:tblCellSpacing w:w="15" w:type="dxa"/>
        </w:trPr>
        <w:tc>
          <w:tcPr>
            <w:tcW w:w="5342" w:type="dxa"/>
            <w:vAlign w:val="center"/>
          </w:tcPr>
          <w:p w14:paraId="36F891D6" w14:textId="1DB26DE6" w:rsidR="000C1CC7" w:rsidRPr="000C1CC7" w:rsidRDefault="000C1CC7" w:rsidP="000C1CC7">
            <w:pPr>
              <w:spacing w:before="40" w:after="40"/>
            </w:pPr>
          </w:p>
        </w:tc>
        <w:tc>
          <w:tcPr>
            <w:tcW w:w="3468" w:type="dxa"/>
            <w:vAlign w:val="center"/>
          </w:tcPr>
          <w:p w14:paraId="78FF894B" w14:textId="340778CF" w:rsidR="000C1CC7" w:rsidRPr="000C1CC7" w:rsidRDefault="000C1CC7" w:rsidP="000C1CC7">
            <w:pPr>
              <w:spacing w:before="40" w:after="40"/>
            </w:pPr>
          </w:p>
        </w:tc>
        <w:tc>
          <w:tcPr>
            <w:tcW w:w="0" w:type="auto"/>
            <w:vAlign w:val="center"/>
          </w:tcPr>
          <w:p w14:paraId="7E42F82E" w14:textId="76C30E46" w:rsidR="000C1CC7" w:rsidRPr="000C1CC7" w:rsidRDefault="000C1CC7" w:rsidP="000C1CC7">
            <w:pPr>
              <w:spacing w:before="40" w:after="40"/>
            </w:pPr>
          </w:p>
        </w:tc>
        <w:tc>
          <w:tcPr>
            <w:tcW w:w="0" w:type="auto"/>
            <w:vAlign w:val="center"/>
          </w:tcPr>
          <w:p w14:paraId="6A37F950" w14:textId="434986BE" w:rsidR="000C1CC7" w:rsidRPr="000C1CC7" w:rsidRDefault="000C1CC7" w:rsidP="000C1CC7">
            <w:pPr>
              <w:spacing w:before="40" w:after="40"/>
            </w:pPr>
          </w:p>
        </w:tc>
      </w:tr>
      <w:tr w:rsidR="000C1CC7" w:rsidRPr="000C1CC7" w14:paraId="4FAC8199" w14:textId="77777777" w:rsidTr="003822AA">
        <w:trPr>
          <w:tblCellSpacing w:w="15" w:type="dxa"/>
        </w:trPr>
        <w:tc>
          <w:tcPr>
            <w:tcW w:w="5342" w:type="dxa"/>
            <w:vAlign w:val="center"/>
          </w:tcPr>
          <w:p w14:paraId="28E7E7B9" w14:textId="5A85E0D8" w:rsidR="000C1CC7" w:rsidRPr="000C1CC7" w:rsidRDefault="000C1CC7" w:rsidP="000C1CC7">
            <w:pPr>
              <w:spacing w:before="40" w:after="40"/>
            </w:pPr>
          </w:p>
        </w:tc>
        <w:tc>
          <w:tcPr>
            <w:tcW w:w="3468" w:type="dxa"/>
            <w:vAlign w:val="center"/>
          </w:tcPr>
          <w:p w14:paraId="63B15C54" w14:textId="5A89260F" w:rsidR="000C1CC7" w:rsidRPr="000C1CC7" w:rsidRDefault="000C1CC7" w:rsidP="000C1CC7">
            <w:pPr>
              <w:spacing w:before="40" w:after="40"/>
            </w:pPr>
          </w:p>
        </w:tc>
        <w:tc>
          <w:tcPr>
            <w:tcW w:w="0" w:type="auto"/>
            <w:vAlign w:val="center"/>
          </w:tcPr>
          <w:p w14:paraId="262FEC9E" w14:textId="5DBDEF10" w:rsidR="000C1CC7" w:rsidRPr="000C1CC7" w:rsidRDefault="000C1CC7" w:rsidP="000C1CC7">
            <w:pPr>
              <w:spacing w:before="40" w:after="40"/>
            </w:pPr>
          </w:p>
        </w:tc>
        <w:tc>
          <w:tcPr>
            <w:tcW w:w="0" w:type="auto"/>
            <w:vAlign w:val="center"/>
          </w:tcPr>
          <w:p w14:paraId="179524AB" w14:textId="612EDC15" w:rsidR="000C1CC7" w:rsidRPr="000C1CC7" w:rsidRDefault="000C1CC7" w:rsidP="000C1CC7">
            <w:pPr>
              <w:spacing w:before="40" w:after="40"/>
            </w:pPr>
          </w:p>
        </w:tc>
      </w:tr>
      <w:tr w:rsidR="000C1CC7" w:rsidRPr="000C1CC7" w14:paraId="21A9CA0F" w14:textId="77777777" w:rsidTr="003822AA">
        <w:trPr>
          <w:tblCellSpacing w:w="15" w:type="dxa"/>
        </w:trPr>
        <w:tc>
          <w:tcPr>
            <w:tcW w:w="5342" w:type="dxa"/>
            <w:vAlign w:val="center"/>
          </w:tcPr>
          <w:p w14:paraId="27F49D61" w14:textId="2BEC8E61" w:rsidR="000C1CC7" w:rsidRPr="000C1CC7" w:rsidRDefault="000C1CC7" w:rsidP="000C1CC7">
            <w:pPr>
              <w:spacing w:before="40" w:after="40"/>
            </w:pPr>
          </w:p>
        </w:tc>
        <w:tc>
          <w:tcPr>
            <w:tcW w:w="3468" w:type="dxa"/>
            <w:vAlign w:val="center"/>
          </w:tcPr>
          <w:p w14:paraId="6E46610F" w14:textId="35D79E9C" w:rsidR="000C1CC7" w:rsidRPr="000C1CC7" w:rsidRDefault="000C1CC7" w:rsidP="000C1CC7">
            <w:pPr>
              <w:spacing w:before="40" w:after="40"/>
            </w:pPr>
          </w:p>
        </w:tc>
        <w:tc>
          <w:tcPr>
            <w:tcW w:w="0" w:type="auto"/>
            <w:vAlign w:val="center"/>
          </w:tcPr>
          <w:p w14:paraId="1D067FF3" w14:textId="3B473561" w:rsidR="000C1CC7" w:rsidRPr="000C1CC7" w:rsidRDefault="000C1CC7" w:rsidP="000C1CC7">
            <w:pPr>
              <w:spacing w:before="40" w:after="40"/>
            </w:pPr>
          </w:p>
        </w:tc>
        <w:tc>
          <w:tcPr>
            <w:tcW w:w="0" w:type="auto"/>
            <w:vAlign w:val="center"/>
          </w:tcPr>
          <w:p w14:paraId="1D675EBA" w14:textId="5D0F9EAD" w:rsidR="000C1CC7" w:rsidRPr="000C1CC7" w:rsidRDefault="000C1CC7" w:rsidP="000C1CC7">
            <w:pPr>
              <w:spacing w:before="40" w:after="40"/>
            </w:pPr>
          </w:p>
        </w:tc>
      </w:tr>
      <w:tr w:rsidR="000C1CC7" w:rsidRPr="000C1CC7" w14:paraId="303668E1" w14:textId="77777777" w:rsidTr="003822AA">
        <w:trPr>
          <w:tblCellSpacing w:w="15" w:type="dxa"/>
        </w:trPr>
        <w:tc>
          <w:tcPr>
            <w:tcW w:w="5342" w:type="dxa"/>
            <w:vAlign w:val="center"/>
          </w:tcPr>
          <w:p w14:paraId="09B955AE" w14:textId="06EC775B" w:rsidR="000C1CC7" w:rsidRPr="000C1CC7" w:rsidRDefault="000C1CC7" w:rsidP="000C1CC7">
            <w:pPr>
              <w:spacing w:before="40" w:after="40"/>
            </w:pPr>
          </w:p>
        </w:tc>
        <w:tc>
          <w:tcPr>
            <w:tcW w:w="3468" w:type="dxa"/>
            <w:vAlign w:val="center"/>
          </w:tcPr>
          <w:p w14:paraId="2618987A" w14:textId="6107E516" w:rsidR="000C1CC7" w:rsidRPr="000C1CC7" w:rsidRDefault="000C1CC7" w:rsidP="000C1CC7">
            <w:pPr>
              <w:spacing w:before="40" w:after="40"/>
            </w:pPr>
          </w:p>
        </w:tc>
        <w:tc>
          <w:tcPr>
            <w:tcW w:w="0" w:type="auto"/>
            <w:vAlign w:val="center"/>
          </w:tcPr>
          <w:p w14:paraId="189E56DD" w14:textId="174C3131" w:rsidR="000C1CC7" w:rsidRPr="000C1CC7" w:rsidRDefault="000C1CC7" w:rsidP="000C1CC7">
            <w:pPr>
              <w:spacing w:before="40" w:after="40"/>
            </w:pPr>
          </w:p>
        </w:tc>
        <w:tc>
          <w:tcPr>
            <w:tcW w:w="0" w:type="auto"/>
            <w:vAlign w:val="center"/>
          </w:tcPr>
          <w:p w14:paraId="0D772E43" w14:textId="2D1EF28F" w:rsidR="000C1CC7" w:rsidRPr="000C1CC7" w:rsidRDefault="000C1CC7" w:rsidP="000C1CC7">
            <w:pPr>
              <w:spacing w:before="40" w:after="40"/>
            </w:pPr>
          </w:p>
        </w:tc>
      </w:tr>
      <w:tr w:rsidR="000C1CC7" w:rsidRPr="000C1CC7" w14:paraId="7B9440E4" w14:textId="77777777" w:rsidTr="003822AA">
        <w:trPr>
          <w:tblCellSpacing w:w="15" w:type="dxa"/>
        </w:trPr>
        <w:tc>
          <w:tcPr>
            <w:tcW w:w="5342" w:type="dxa"/>
            <w:vAlign w:val="center"/>
          </w:tcPr>
          <w:p w14:paraId="32623D7B" w14:textId="580403BC" w:rsidR="000C1CC7" w:rsidRPr="000C1CC7" w:rsidRDefault="000C1CC7" w:rsidP="000C1CC7">
            <w:pPr>
              <w:spacing w:before="40" w:after="40"/>
            </w:pPr>
          </w:p>
        </w:tc>
        <w:tc>
          <w:tcPr>
            <w:tcW w:w="3468" w:type="dxa"/>
            <w:vAlign w:val="center"/>
          </w:tcPr>
          <w:p w14:paraId="7DDD64EE" w14:textId="41904DC3" w:rsidR="000C1CC7" w:rsidRPr="000C1CC7" w:rsidRDefault="000C1CC7" w:rsidP="000C1CC7">
            <w:pPr>
              <w:spacing w:before="40" w:after="40"/>
            </w:pPr>
          </w:p>
        </w:tc>
        <w:tc>
          <w:tcPr>
            <w:tcW w:w="0" w:type="auto"/>
            <w:vAlign w:val="center"/>
          </w:tcPr>
          <w:p w14:paraId="31760914" w14:textId="26CA7FA9" w:rsidR="000C1CC7" w:rsidRPr="000C1CC7" w:rsidRDefault="000C1CC7" w:rsidP="000C1CC7">
            <w:pPr>
              <w:spacing w:before="40" w:after="40"/>
            </w:pPr>
          </w:p>
        </w:tc>
        <w:tc>
          <w:tcPr>
            <w:tcW w:w="0" w:type="auto"/>
            <w:vAlign w:val="center"/>
          </w:tcPr>
          <w:p w14:paraId="18471F9B" w14:textId="38AB82ED" w:rsidR="000C1CC7" w:rsidRPr="000C1CC7" w:rsidRDefault="000C1CC7" w:rsidP="000C1CC7">
            <w:pPr>
              <w:spacing w:before="40" w:after="40"/>
            </w:pPr>
          </w:p>
        </w:tc>
      </w:tr>
      <w:tr w:rsidR="000C1CC7" w:rsidRPr="000C1CC7" w14:paraId="1DE67870" w14:textId="77777777" w:rsidTr="003822AA">
        <w:trPr>
          <w:tblCellSpacing w:w="15" w:type="dxa"/>
        </w:trPr>
        <w:tc>
          <w:tcPr>
            <w:tcW w:w="5342" w:type="dxa"/>
            <w:vAlign w:val="center"/>
          </w:tcPr>
          <w:p w14:paraId="018A64E4" w14:textId="7A7BACA3" w:rsidR="000C1CC7" w:rsidRPr="000C1CC7" w:rsidRDefault="000C1CC7" w:rsidP="000C1CC7">
            <w:pPr>
              <w:spacing w:before="40" w:after="40"/>
            </w:pPr>
          </w:p>
        </w:tc>
        <w:tc>
          <w:tcPr>
            <w:tcW w:w="3468" w:type="dxa"/>
            <w:vAlign w:val="center"/>
          </w:tcPr>
          <w:p w14:paraId="354D2E42" w14:textId="22323082" w:rsidR="000C1CC7" w:rsidRPr="000C1CC7" w:rsidRDefault="000C1CC7" w:rsidP="000C1CC7">
            <w:pPr>
              <w:spacing w:before="40" w:after="40"/>
            </w:pPr>
          </w:p>
        </w:tc>
        <w:tc>
          <w:tcPr>
            <w:tcW w:w="0" w:type="auto"/>
            <w:vAlign w:val="center"/>
          </w:tcPr>
          <w:p w14:paraId="6CF472FD" w14:textId="614B5614" w:rsidR="000C1CC7" w:rsidRPr="000C1CC7" w:rsidRDefault="000C1CC7" w:rsidP="000C1CC7">
            <w:pPr>
              <w:spacing w:before="40" w:after="40"/>
            </w:pPr>
          </w:p>
        </w:tc>
        <w:tc>
          <w:tcPr>
            <w:tcW w:w="0" w:type="auto"/>
            <w:vAlign w:val="center"/>
          </w:tcPr>
          <w:p w14:paraId="78EC5785" w14:textId="2D103198" w:rsidR="000C1CC7" w:rsidRPr="000C1CC7" w:rsidRDefault="000C1CC7" w:rsidP="000C1CC7">
            <w:pPr>
              <w:spacing w:before="40" w:after="40"/>
            </w:pPr>
          </w:p>
        </w:tc>
      </w:tr>
      <w:tr w:rsidR="000C1CC7" w:rsidRPr="000C1CC7" w14:paraId="21BD11B5" w14:textId="77777777" w:rsidTr="003822AA">
        <w:trPr>
          <w:tblCellSpacing w:w="15" w:type="dxa"/>
        </w:trPr>
        <w:tc>
          <w:tcPr>
            <w:tcW w:w="5342" w:type="dxa"/>
            <w:vAlign w:val="center"/>
          </w:tcPr>
          <w:p w14:paraId="2DA7228D" w14:textId="3D7AA628" w:rsidR="000C1CC7" w:rsidRPr="000C1CC7" w:rsidRDefault="000C1CC7" w:rsidP="000C1CC7">
            <w:pPr>
              <w:spacing w:before="40" w:after="40"/>
            </w:pPr>
          </w:p>
        </w:tc>
        <w:tc>
          <w:tcPr>
            <w:tcW w:w="3468" w:type="dxa"/>
            <w:vAlign w:val="center"/>
          </w:tcPr>
          <w:p w14:paraId="7FE54818" w14:textId="72623AE7" w:rsidR="000C1CC7" w:rsidRPr="000C1CC7" w:rsidRDefault="000C1CC7" w:rsidP="000C1CC7">
            <w:pPr>
              <w:spacing w:before="40" w:after="40"/>
            </w:pPr>
          </w:p>
        </w:tc>
        <w:tc>
          <w:tcPr>
            <w:tcW w:w="0" w:type="auto"/>
            <w:vAlign w:val="center"/>
          </w:tcPr>
          <w:p w14:paraId="1A0BCEDC" w14:textId="5083FBDD" w:rsidR="000C1CC7" w:rsidRPr="000C1CC7" w:rsidRDefault="000C1CC7" w:rsidP="000C1CC7">
            <w:pPr>
              <w:spacing w:before="40" w:after="40"/>
            </w:pPr>
          </w:p>
        </w:tc>
        <w:tc>
          <w:tcPr>
            <w:tcW w:w="0" w:type="auto"/>
            <w:vAlign w:val="center"/>
          </w:tcPr>
          <w:p w14:paraId="520B976D" w14:textId="759AD901" w:rsidR="000C1CC7" w:rsidRPr="000C1CC7" w:rsidRDefault="000C1CC7" w:rsidP="000C1CC7">
            <w:pPr>
              <w:spacing w:before="40" w:after="40"/>
            </w:pPr>
          </w:p>
        </w:tc>
      </w:tr>
    </w:tbl>
    <w:p w14:paraId="4637E8F6" w14:textId="0F91D76E" w:rsidR="0095094A" w:rsidRDefault="006D39A9" w:rsidP="00297FA3">
      <w:r>
        <w:br w:type="page"/>
      </w:r>
    </w:p>
    <w:p w14:paraId="69F10B31" w14:textId="77777777" w:rsidR="0095094A" w:rsidRPr="00C97173" w:rsidRDefault="007B5EA1">
      <w:pPr>
        <w:pStyle w:val="Heading1"/>
        <w:rPr>
          <w:sz w:val="36"/>
          <w:rPrChange w:id="515" w:author="Microsoft Word" w:date="2026-09-09T14:54:00Z" w16du:dateUtc="2026-09-09T13:54:00Z">
            <w:rPr/>
          </w:rPrChange>
        </w:rPr>
      </w:pPr>
      <w:bookmarkStart w:id="516" w:name="_5._Reference_Architecture"/>
      <w:bookmarkStart w:id="517" w:name="_Toc239852284"/>
      <w:bookmarkStart w:id="518" w:name="_Toc239899857"/>
      <w:bookmarkEnd w:id="516"/>
      <w:r w:rsidRPr="00C97173">
        <w:rPr>
          <w:sz w:val="36"/>
          <w:rPrChange w:id="519" w:author="Microsoft Word" w:date="2026-09-09T14:54:00Z" w16du:dateUtc="2026-09-09T13:54:00Z">
            <w:rPr/>
          </w:rPrChange>
        </w:rPr>
        <w:t>5. Reference Architecture</w:t>
      </w:r>
      <w:bookmarkEnd w:id="517"/>
      <w:bookmarkEnd w:id="518"/>
    </w:p>
    <w:p w14:paraId="5F47513B" w14:textId="77777777" w:rsidR="0095094A" w:rsidRDefault="007B5EA1">
      <w:pPr>
        <w:pStyle w:val="Heading2"/>
        <w:rPr>
          <w:rFonts w:ascii="Calibri heading" w:hAnsi="Calibri heading"/>
          <w:b/>
          <w:color w:val="2E5496"/>
          <w:sz w:val="28"/>
          <w:lang w:val="en-US"/>
        </w:rPr>
      </w:pPr>
      <w:bookmarkStart w:id="520" w:name="_Toc239852285"/>
      <w:bookmarkStart w:id="521" w:name="_Toc239899858"/>
      <w:r w:rsidRPr="00C97173">
        <w:rPr>
          <w:rFonts w:ascii="Calibri heading" w:hAnsi="Calibri heading"/>
          <w:b/>
          <w:color w:val="2E5496"/>
          <w:sz w:val="28"/>
          <w:lang w:val="en-US"/>
          <w:rPrChange w:id="522" w:author="Microsoft Word" w:date="2026-09-09T14:54:00Z" w16du:dateUtc="2026-09-09T13:54:00Z">
            <w:rPr/>
          </w:rPrChange>
        </w:rPr>
        <w:t>5.1 Conceptual Reference Architecture</w:t>
      </w:r>
      <w:bookmarkEnd w:id="520"/>
      <w:bookmarkEnd w:id="521"/>
    </w:p>
    <w:p w14:paraId="6A1EE14B" w14:textId="77777777" w:rsidR="002C1CFD" w:rsidRPr="002C1CFD" w:rsidRDefault="002C1CFD" w:rsidP="002C1CFD">
      <w:pPr>
        <w:rPr>
          <w:lang w:val="en-US"/>
          <w:rPrChange w:id="523" w:author="Microsoft Word" w:date="2026-09-09T14:02:00Z" w16du:dateUtc="2026-09-09T13:02:00Z">
            <w:rPr/>
          </w:rPrChange>
        </w:rPr>
      </w:pPr>
    </w:p>
    <w:p w14:paraId="4E043CFE" w14:textId="1685B834" w:rsidR="0095094A" w:rsidRDefault="007B5EA1">
      <w:pPr>
        <w:spacing w:after="120" w:line="278" w:lineRule="auto"/>
        <w:rPr>
          <w:rFonts w:ascii="Aptos" w:hAnsi="Aptos"/>
          <w:sz w:val="18"/>
        </w:rPr>
      </w:pPr>
      <w:r w:rsidRPr="00F96828">
        <w:rPr>
          <w:rFonts w:ascii="Aptos" w:hAnsi="Aptos"/>
          <w:sz w:val="18"/>
          <w:rPrChange w:id="524" w:author="Microsoft Word" w:date="2026-09-09T14:54:00Z" w16du:dateUtc="2026-09-09T13:54:00Z">
            <w:rPr/>
          </w:rPrChange>
        </w:rPr>
        <w:t xml:space="preserve">At the conceptual level the </w:t>
      </w:r>
      <w:r w:rsidR="00A22181" w:rsidRPr="00F96828">
        <w:rPr>
          <w:rFonts w:ascii="Aptos" w:hAnsi="Aptos"/>
          <w:sz w:val="18"/>
          <w:lang w:val="en-GB"/>
          <w:rPrChange w:id="525" w:author="Microsoft Word" w:date="2026-09-09T14:54:00Z" w16du:dateUtc="2026-09-09T13:54:00Z">
            <w:rPr>
              <w:lang w:val="en-GB"/>
            </w:rPr>
          </w:rPrChange>
        </w:rPr>
        <w:t xml:space="preserve">System Integration </w:t>
      </w:r>
      <w:r w:rsidR="00C009CC">
        <w:rPr>
          <w:rFonts w:ascii="Aptos" w:hAnsi="Aptos"/>
          <w:sz w:val="18"/>
          <w:lang w:val="en-GB"/>
        </w:rPr>
        <w:t>F</w:t>
      </w:r>
      <w:r w:rsidR="00A22181" w:rsidRPr="00F96828">
        <w:rPr>
          <w:rFonts w:ascii="Aptos" w:hAnsi="Aptos"/>
          <w:sz w:val="18"/>
          <w:lang w:val="en-GB"/>
          <w:rPrChange w:id="526" w:author="Microsoft Word" w:date="2026-09-09T14:02:00Z" w16du:dateUtc="2026-09-09T13:02:00Z">
            <w:rPr>
              <w:lang w:val="en-GB"/>
            </w:rPr>
          </w:rPrChange>
        </w:rPr>
        <w:t>ramework</w:t>
      </w:r>
      <w:r w:rsidR="00A22181" w:rsidRPr="00F96828" w:rsidDel="00A22181">
        <w:rPr>
          <w:rFonts w:ascii="Aptos" w:hAnsi="Aptos"/>
          <w:sz w:val="18"/>
          <w:rPrChange w:id="527" w:author="Microsoft Word" w:date="2026-09-09T14:54:00Z" w16du:dateUtc="2026-09-09T13:54:00Z">
            <w:rPr/>
          </w:rPrChange>
        </w:rPr>
        <w:t xml:space="preserve"> </w:t>
      </w:r>
      <w:r w:rsidRPr="00F96828">
        <w:rPr>
          <w:rFonts w:ascii="Aptos" w:hAnsi="Aptos"/>
          <w:sz w:val="18"/>
          <w:rPrChange w:id="528" w:author="Microsoft Word" w:date="2026-09-09T14:54:00Z" w16du:dateUtc="2026-09-09T13:54:00Z">
            <w:rPr/>
          </w:rPrChange>
        </w:rPr>
        <w:t>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7FC2C1A3" w14:textId="77777777" w:rsidR="00C009CC" w:rsidRPr="00F96828" w:rsidRDefault="00C009CC">
      <w:pPr>
        <w:spacing w:after="120" w:line="278" w:lineRule="auto"/>
        <w:rPr>
          <w:rFonts w:ascii="Aptos" w:hAnsi="Aptos"/>
          <w:sz w:val="18"/>
          <w:rPrChange w:id="529" w:author="Microsoft Word" w:date="2026-09-09T14:02:00Z" w16du:dateUtc="2026-09-09T13:02:00Z">
            <w:rPr/>
          </w:rPrChange>
        </w:rPr>
      </w:pPr>
    </w:p>
    <w:p w14:paraId="00DC725E" w14:textId="471CAFCA" w:rsidR="006D39A9" w:rsidRDefault="00056EDB">
      <w:pPr>
        <w:spacing w:after="120" w:line="278" w:lineRule="auto"/>
      </w:pPr>
      <w:r>
        <w:object w:dxaOrig="25036" w:dyaOrig="15842" w14:anchorId="1967C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1.75pt;height:264pt" o:ole="">
            <v:imagedata r:id="rId18" o:title=""/>
          </v:shape>
          <o:OLEObject Type="Embed" ProgID="Visio.Drawing.15" ShapeID="_x0000_i1025" DrawAspect="Content" ObjectID="_1850533156" r:id="rId19"/>
        </w:object>
      </w:r>
      <w:r w:rsidR="002C1CFD">
        <w:br/>
      </w:r>
    </w:p>
    <w:p w14:paraId="3DA227C6" w14:textId="03E7AC85" w:rsidR="0095094A" w:rsidRDefault="007B5EA1">
      <w:pPr>
        <w:pStyle w:val="Heading2"/>
        <w:rPr>
          <w:rFonts w:ascii="Calibri heading" w:hAnsi="Calibri heading"/>
          <w:b/>
          <w:color w:val="2E5496"/>
          <w:sz w:val="28"/>
          <w:lang w:val="en-US"/>
        </w:rPr>
      </w:pPr>
      <w:bookmarkStart w:id="530" w:name="_Toc239852286"/>
      <w:bookmarkStart w:id="531" w:name="_Toc239899859"/>
      <w:r w:rsidRPr="00C97173">
        <w:rPr>
          <w:rFonts w:ascii="Calibri heading" w:hAnsi="Calibri heading"/>
          <w:b/>
          <w:color w:val="2E5496"/>
          <w:sz w:val="28"/>
          <w:lang w:val="en-US"/>
          <w:rPrChange w:id="532" w:author="Microsoft Word" w:date="2026-09-09T14:54:00Z" w16du:dateUtc="2026-09-09T13:54:00Z">
            <w:rPr/>
          </w:rPrChange>
        </w:rPr>
        <w:t xml:space="preserve">5.2 Logical </w:t>
      </w:r>
      <w:r w:rsidR="00066C36" w:rsidRPr="00C97173">
        <w:rPr>
          <w:rFonts w:ascii="Calibri heading" w:hAnsi="Calibri heading"/>
          <w:b/>
          <w:color w:val="2E5496"/>
          <w:sz w:val="28"/>
          <w:lang w:val="en-US"/>
          <w:rPrChange w:id="533" w:author="Microsoft Word" w:date="2026-09-09T14:54:00Z" w16du:dateUtc="2026-09-09T13:54:00Z">
            <w:rPr/>
          </w:rPrChange>
        </w:rPr>
        <w:t>Layered Reference</w:t>
      </w:r>
      <w:r w:rsidRPr="00C97173">
        <w:rPr>
          <w:rFonts w:ascii="Calibri heading" w:hAnsi="Calibri heading"/>
          <w:b/>
          <w:color w:val="2E5496"/>
          <w:sz w:val="28"/>
          <w:lang w:val="en-US"/>
          <w:rPrChange w:id="534" w:author="Microsoft Word" w:date="2026-09-09T14:54:00Z" w16du:dateUtc="2026-09-09T13:54:00Z">
            <w:rPr/>
          </w:rPrChange>
        </w:rPr>
        <w:t xml:space="preserve"> Architecture</w:t>
      </w:r>
      <w:bookmarkEnd w:id="530"/>
      <w:bookmarkEnd w:id="531"/>
    </w:p>
    <w:p w14:paraId="3335AC1F" w14:textId="77777777" w:rsidR="00C009CC" w:rsidRPr="00C009CC" w:rsidRDefault="00C009CC" w:rsidP="00C009CC">
      <w:pPr>
        <w:rPr>
          <w:lang w:val="en-US"/>
          <w:rPrChange w:id="535" w:author="Microsoft Word" w:date="2026-09-09T14:02:00Z" w16du:dateUtc="2026-09-09T13:02:00Z">
            <w:rPr/>
          </w:rPrChange>
        </w:rPr>
      </w:pPr>
    </w:p>
    <w:p w14:paraId="10DCB412" w14:textId="77777777" w:rsidR="0095094A" w:rsidRDefault="007B5EA1">
      <w:pPr>
        <w:spacing w:after="120" w:line="278" w:lineRule="auto"/>
        <w:rPr>
          <w:ins w:id="536" w:author="Puneet Kumar - Chaucer" w:date="2026-09-07T12:59:00Z" w16du:dateUtc="2026-09-07T11:59:00Z"/>
        </w:rPr>
      </w:pPr>
      <w:r w:rsidRPr="00F96828">
        <w:rPr>
          <w:rFonts w:ascii="Aptos" w:hAnsi="Aptos"/>
          <w:sz w:val="18"/>
          <w:rPrChange w:id="537" w:author="Microsoft Word" w:date="2026-09-09T14:54:00Z" w16du:dateUtc="2026-09-09T13:54:00Z">
            <w:rPr/>
          </w:rPrChange>
        </w:rPr>
        <w:t>The logical view resolves the conceptual layer into five bands. The diagram should be read from the consumer at the top to the systems and data platform at the base.</w:t>
      </w:r>
    </w:p>
    <w:p w14:paraId="7DF4C18B" w14:textId="4585C222" w:rsidR="0095094A" w:rsidRDefault="0095094A" w:rsidP="005A2686">
      <w:pPr>
        <w:spacing w:before="90" w:after="130"/>
      </w:pPr>
    </w:p>
    <w:p w14:paraId="079CECCE" w14:textId="509A1D8A" w:rsidR="00DB2BA2" w:rsidRDefault="00D25B05" w:rsidP="005A2686">
      <w:pPr>
        <w:spacing w:before="90" w:after="130"/>
      </w:pPr>
      <w:r>
        <w:rPr>
          <w:noProof/>
        </w:rPr>
        <w:drawing>
          <wp:inline distT="0" distB="0" distL="0" distR="0" wp14:anchorId="4F50B406" wp14:editId="30D7028D">
            <wp:extent cx="5737352" cy="3028950"/>
            <wp:effectExtent l="19050" t="19050" r="15875" b="19050"/>
            <wp:docPr id="24233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8498" name=""/>
                    <pic:cNvPicPr/>
                  </pic:nvPicPr>
                  <pic:blipFill>
                    <a:blip r:embed="rId20"/>
                    <a:stretch>
                      <a:fillRect/>
                    </a:stretch>
                  </pic:blipFill>
                  <pic:spPr>
                    <a:xfrm>
                      <a:off x="0" y="0"/>
                      <a:ext cx="5750480" cy="3035881"/>
                    </a:xfrm>
                    <a:prstGeom prst="rect">
                      <a:avLst/>
                    </a:prstGeom>
                    <a:solidFill>
                      <a:srgbClr val="222831"/>
                    </a:solidFill>
                    <a:ln>
                      <a:solidFill>
                        <a:schemeClr val="accent1"/>
                      </a:solidFill>
                    </a:ln>
                  </pic:spPr>
                </pic:pic>
              </a:graphicData>
            </a:graphic>
          </wp:inline>
        </w:drawing>
      </w:r>
      <w:r w:rsidR="002C1CFD">
        <w:br/>
      </w:r>
    </w:p>
    <w:tbl>
      <w:tblPr>
        <w:tblpPr w:leftFromText="180" w:rightFromText="180" w:vertAnchor="text" w:horzAnchor="margin" w:tblpY="141"/>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9"/>
      </w:tblGrid>
      <w:tr w:rsidR="00A37818" w14:paraId="2BC9CDCD" w14:textId="77777777" w:rsidTr="001B73FB">
        <w:trPr>
          <w:tblHeader/>
        </w:trPr>
        <w:tc>
          <w:tcPr>
            <w:tcW w:w="2600" w:type="dxa"/>
            <w:shd w:val="clear" w:color="auto" w:fill="1F3864"/>
            <w:tcMar>
              <w:top w:w="100" w:type="dxa"/>
              <w:left w:w="120" w:type="dxa"/>
              <w:bottom w:w="100" w:type="dxa"/>
              <w:right w:w="120" w:type="dxa"/>
            </w:tcMar>
          </w:tcPr>
          <w:p w14:paraId="2FADC811" w14:textId="77777777" w:rsidR="00A37818" w:rsidRPr="00F96828" w:rsidRDefault="00A37818" w:rsidP="001B73FB">
            <w:pPr>
              <w:rPr>
                <w:rFonts w:ascii="Aptos" w:hAnsi="Aptos"/>
                <w:sz w:val="17"/>
                <w:rPrChange w:id="538" w:author="Microsoft Word" w:date="2026-09-09T14:54:00Z" w16du:dateUtc="2026-09-09T13:54:00Z">
                  <w:rPr/>
                </w:rPrChange>
              </w:rPr>
            </w:pPr>
            <w:r w:rsidRPr="00F96828">
              <w:rPr>
                <w:rFonts w:ascii="Aptos" w:hAnsi="Aptos"/>
                <w:b/>
                <w:color w:val="FFFFFF"/>
                <w:sz w:val="17"/>
                <w:rPrChange w:id="539" w:author="Microsoft Word" w:date="2026-09-09T14:54:00Z" w16du:dateUtc="2026-09-09T13:54:00Z">
                  <w:rPr>
                    <w:b/>
                    <w:bCs/>
                    <w:color w:val="FFFFFF"/>
                  </w:rPr>
                </w:rPrChange>
              </w:rPr>
              <w:t>Layer</w:t>
            </w:r>
          </w:p>
        </w:tc>
        <w:tc>
          <w:tcPr>
            <w:tcW w:w="6609" w:type="dxa"/>
            <w:shd w:val="clear" w:color="auto" w:fill="1F3864"/>
            <w:tcMar>
              <w:top w:w="100" w:type="dxa"/>
              <w:left w:w="120" w:type="dxa"/>
              <w:bottom w:w="100" w:type="dxa"/>
              <w:right w:w="120" w:type="dxa"/>
            </w:tcMar>
          </w:tcPr>
          <w:p w14:paraId="38E106AC" w14:textId="77777777" w:rsidR="00A37818" w:rsidRPr="00F96828" w:rsidRDefault="00A37818" w:rsidP="001B73FB">
            <w:pPr>
              <w:rPr>
                <w:rFonts w:ascii="Aptos" w:hAnsi="Aptos"/>
                <w:sz w:val="17"/>
                <w:rPrChange w:id="540" w:author="Microsoft Word" w:date="2026-09-09T14:54:00Z" w16du:dateUtc="2026-09-09T13:54:00Z">
                  <w:rPr/>
                </w:rPrChange>
              </w:rPr>
            </w:pPr>
            <w:r w:rsidRPr="00F96828">
              <w:rPr>
                <w:rFonts w:ascii="Aptos" w:hAnsi="Aptos"/>
                <w:b/>
                <w:color w:val="FFFFFF"/>
                <w:sz w:val="17"/>
                <w:rPrChange w:id="541" w:author="Microsoft Word" w:date="2026-09-09T14:54:00Z" w16du:dateUtc="2026-09-09T13:54:00Z">
                  <w:rPr>
                    <w:b/>
                    <w:bCs/>
                    <w:color w:val="FFFFFF"/>
                  </w:rPr>
                </w:rPrChange>
              </w:rPr>
              <w:t>Description</w:t>
            </w:r>
          </w:p>
        </w:tc>
      </w:tr>
      <w:tr w:rsidR="00A37818" w14:paraId="35A1E9F4" w14:textId="77777777" w:rsidTr="001B73FB">
        <w:tc>
          <w:tcPr>
            <w:tcW w:w="2600" w:type="dxa"/>
            <w:tcMar>
              <w:top w:w="100" w:type="dxa"/>
              <w:left w:w="120" w:type="dxa"/>
              <w:bottom w:w="100" w:type="dxa"/>
              <w:right w:w="120" w:type="dxa"/>
            </w:tcMar>
          </w:tcPr>
          <w:p w14:paraId="77E8F8BA" w14:textId="77777777" w:rsidR="00A37818" w:rsidRPr="00F96828" w:rsidRDefault="00A37818" w:rsidP="001B73FB">
            <w:pPr>
              <w:rPr>
                <w:rFonts w:ascii="Aptos" w:hAnsi="Aptos"/>
                <w:sz w:val="17"/>
                <w:rPrChange w:id="542" w:author="Microsoft Word" w:date="2026-09-09T14:54:00Z" w16du:dateUtc="2026-09-09T13:54:00Z">
                  <w:rPr/>
                </w:rPrChange>
              </w:rPr>
            </w:pPr>
            <w:r w:rsidRPr="00F96828">
              <w:rPr>
                <w:rFonts w:ascii="Aptos" w:hAnsi="Aptos"/>
                <w:b/>
                <w:sz w:val="17"/>
                <w:rPrChange w:id="543" w:author="Microsoft Word" w:date="2026-09-09T14:54:00Z" w16du:dateUtc="2026-09-09T13:54:00Z">
                  <w:rPr>
                    <w:b/>
                    <w:bCs/>
                  </w:rPr>
                </w:rPrChange>
              </w:rPr>
              <w:t>Exposure layer</w:t>
            </w:r>
          </w:p>
        </w:tc>
        <w:tc>
          <w:tcPr>
            <w:tcW w:w="6609" w:type="dxa"/>
            <w:tcMar>
              <w:top w:w="100" w:type="dxa"/>
              <w:left w:w="120" w:type="dxa"/>
              <w:bottom w:w="100" w:type="dxa"/>
              <w:right w:w="120" w:type="dxa"/>
            </w:tcMar>
          </w:tcPr>
          <w:p w14:paraId="3F9AEDCF" w14:textId="77777777" w:rsidR="00A37818" w:rsidRPr="00F96828" w:rsidRDefault="00A37818" w:rsidP="001B73FB">
            <w:pPr>
              <w:rPr>
                <w:rFonts w:ascii="Aptos" w:hAnsi="Aptos"/>
                <w:sz w:val="17"/>
                <w:rPrChange w:id="544" w:author="Microsoft Word" w:date="2026-09-09T14:54:00Z" w16du:dateUtc="2026-09-09T13:54:00Z">
                  <w:rPr/>
                </w:rPrChange>
              </w:rPr>
            </w:pPr>
            <w:r w:rsidRPr="00F96828">
              <w:rPr>
                <w:rFonts w:ascii="Aptos" w:hAnsi="Aptos"/>
                <w:sz w:val="17"/>
                <w:rPrChange w:id="545" w:author="Microsoft Word" w:date="2026-09-09T14:54:00Z" w16du:dateUtc="2026-09-09T13:54:00Z">
                  <w:rPr/>
                </w:rPrChange>
              </w:rPr>
              <w:t>API Management is the single ingress for synchronous traffic, applying authentication, rate limiting, product and subscription control, and observability.</w:t>
            </w:r>
          </w:p>
        </w:tc>
      </w:tr>
      <w:tr w:rsidR="00A37818" w14:paraId="6851FDAC" w14:textId="77777777" w:rsidTr="001B73FB">
        <w:tc>
          <w:tcPr>
            <w:tcW w:w="2600" w:type="dxa"/>
            <w:tcMar>
              <w:top w:w="100" w:type="dxa"/>
              <w:left w:w="120" w:type="dxa"/>
              <w:bottom w:w="100" w:type="dxa"/>
              <w:right w:w="120" w:type="dxa"/>
            </w:tcMar>
          </w:tcPr>
          <w:p w14:paraId="1F99019F" w14:textId="77777777" w:rsidR="00A37818" w:rsidRPr="00F96828" w:rsidRDefault="00A37818" w:rsidP="001B73FB">
            <w:pPr>
              <w:rPr>
                <w:rFonts w:ascii="Aptos" w:hAnsi="Aptos"/>
                <w:sz w:val="17"/>
                <w:rPrChange w:id="546" w:author="Microsoft Word" w:date="2026-09-09T14:54:00Z" w16du:dateUtc="2026-09-09T13:54:00Z">
                  <w:rPr/>
                </w:rPrChange>
              </w:rPr>
            </w:pPr>
            <w:r w:rsidRPr="00F96828">
              <w:rPr>
                <w:rFonts w:ascii="Aptos" w:hAnsi="Aptos"/>
                <w:b/>
                <w:sz w:val="17"/>
                <w:rPrChange w:id="547" w:author="Microsoft Word" w:date="2026-09-09T14:54:00Z" w16du:dateUtc="2026-09-09T13:54:00Z">
                  <w:rPr>
                    <w:b/>
                    <w:bCs/>
                  </w:rPr>
                </w:rPrChange>
              </w:rPr>
              <w:t>Orchestration layer</w:t>
            </w:r>
          </w:p>
        </w:tc>
        <w:tc>
          <w:tcPr>
            <w:tcW w:w="6609" w:type="dxa"/>
            <w:tcMar>
              <w:top w:w="100" w:type="dxa"/>
              <w:left w:w="120" w:type="dxa"/>
              <w:bottom w:w="100" w:type="dxa"/>
              <w:right w:w="120" w:type="dxa"/>
            </w:tcMar>
          </w:tcPr>
          <w:p w14:paraId="4BDFEB48" w14:textId="77777777" w:rsidR="00A37818" w:rsidRPr="00F96828" w:rsidRDefault="00A37818" w:rsidP="001B73FB">
            <w:pPr>
              <w:rPr>
                <w:rFonts w:ascii="Aptos" w:hAnsi="Aptos"/>
                <w:sz w:val="17"/>
                <w:rPrChange w:id="548" w:author="Microsoft Word" w:date="2026-09-09T14:54:00Z" w16du:dateUtc="2026-09-09T13:54:00Z">
                  <w:rPr/>
                </w:rPrChange>
              </w:rPr>
            </w:pPr>
            <w:r w:rsidRPr="00F96828">
              <w:rPr>
                <w:rFonts w:ascii="Aptos" w:hAnsi="Aptos"/>
                <w:sz w:val="17"/>
                <w:rPrChange w:id="549" w:author="Microsoft Word" w:date="2026-09-09T14:54:00Z" w16du:dateUtc="2026-09-09T13:54:00Z">
                  <w:rPr/>
                </w:rPrChange>
              </w:rPr>
              <w:t>Logic Apps coordinate stateful, multi-step processes. Orchestration owns process control rather than embedding it in systems.</w:t>
            </w:r>
          </w:p>
        </w:tc>
      </w:tr>
      <w:tr w:rsidR="00A37818" w14:paraId="7421442E" w14:textId="77777777" w:rsidTr="001B73FB">
        <w:tc>
          <w:tcPr>
            <w:tcW w:w="2600" w:type="dxa"/>
            <w:tcMar>
              <w:top w:w="100" w:type="dxa"/>
              <w:left w:w="120" w:type="dxa"/>
              <w:bottom w:w="100" w:type="dxa"/>
              <w:right w:w="120" w:type="dxa"/>
            </w:tcMar>
          </w:tcPr>
          <w:p w14:paraId="2C7DAB7E" w14:textId="77777777" w:rsidR="00A37818" w:rsidRPr="00F96828" w:rsidRDefault="00A37818" w:rsidP="001B73FB">
            <w:pPr>
              <w:rPr>
                <w:rFonts w:ascii="Aptos" w:hAnsi="Aptos"/>
                <w:sz w:val="17"/>
                <w:rPrChange w:id="550" w:author="Microsoft Word" w:date="2026-09-09T14:54:00Z" w16du:dateUtc="2026-09-09T13:54:00Z">
                  <w:rPr/>
                </w:rPrChange>
              </w:rPr>
            </w:pPr>
            <w:r w:rsidRPr="00F96828">
              <w:rPr>
                <w:rFonts w:ascii="Aptos" w:hAnsi="Aptos"/>
                <w:b/>
                <w:sz w:val="17"/>
                <w:rPrChange w:id="551" w:author="Microsoft Word" w:date="2026-09-09T14:54:00Z" w16du:dateUtc="2026-09-09T13:54:00Z">
                  <w:rPr>
                    <w:b/>
                    <w:bCs/>
                  </w:rPr>
                </w:rPrChange>
              </w:rPr>
              <w:t>Messaging and eventing layer</w:t>
            </w:r>
          </w:p>
        </w:tc>
        <w:tc>
          <w:tcPr>
            <w:tcW w:w="6609" w:type="dxa"/>
            <w:tcMar>
              <w:top w:w="100" w:type="dxa"/>
              <w:left w:w="120" w:type="dxa"/>
              <w:bottom w:w="100" w:type="dxa"/>
              <w:right w:w="120" w:type="dxa"/>
            </w:tcMar>
          </w:tcPr>
          <w:p w14:paraId="6C28CBD9" w14:textId="77777777" w:rsidR="00A37818" w:rsidRPr="00F96828" w:rsidRDefault="00A37818" w:rsidP="001B73FB">
            <w:pPr>
              <w:rPr>
                <w:rFonts w:ascii="Aptos" w:hAnsi="Aptos"/>
                <w:sz w:val="17"/>
                <w:rPrChange w:id="552" w:author="Microsoft Word" w:date="2026-09-09T14:54:00Z" w16du:dateUtc="2026-09-09T13:54:00Z">
                  <w:rPr/>
                </w:rPrChange>
              </w:rPr>
            </w:pPr>
            <w:r w:rsidRPr="00F96828">
              <w:rPr>
                <w:rFonts w:ascii="Aptos" w:hAnsi="Aptos"/>
                <w:sz w:val="17"/>
                <w:rPrChange w:id="553" w:author="Microsoft Word" w:date="2026-09-09T14:54:00Z" w16du:dateUtc="2026-09-09T13:54:00Z">
                  <w:rPr/>
                </w:rPrChange>
              </w:rPr>
              <w:t>Service Bus, Event Grid and Event Hubs provide asynchronous messaging, discrete eventing and streaming respectively.</w:t>
            </w:r>
          </w:p>
        </w:tc>
      </w:tr>
      <w:tr w:rsidR="00A37818" w14:paraId="0C4781F2" w14:textId="77777777" w:rsidTr="001B73FB">
        <w:tc>
          <w:tcPr>
            <w:tcW w:w="2600" w:type="dxa"/>
            <w:tcMar>
              <w:top w:w="100" w:type="dxa"/>
              <w:left w:w="120" w:type="dxa"/>
              <w:bottom w:w="100" w:type="dxa"/>
              <w:right w:w="120" w:type="dxa"/>
            </w:tcMar>
          </w:tcPr>
          <w:p w14:paraId="3B419EC2" w14:textId="77777777" w:rsidR="00A37818" w:rsidRPr="00F96828" w:rsidRDefault="00A37818" w:rsidP="001B73FB">
            <w:pPr>
              <w:rPr>
                <w:rFonts w:ascii="Aptos" w:hAnsi="Aptos"/>
                <w:sz w:val="17"/>
                <w:rPrChange w:id="554" w:author="Microsoft Word" w:date="2026-09-09T14:54:00Z" w16du:dateUtc="2026-09-09T13:54:00Z">
                  <w:rPr/>
                </w:rPrChange>
              </w:rPr>
            </w:pPr>
            <w:r w:rsidRPr="00F96828">
              <w:rPr>
                <w:rFonts w:ascii="Aptos" w:hAnsi="Aptos"/>
                <w:b/>
                <w:sz w:val="17"/>
                <w:rPrChange w:id="555" w:author="Microsoft Word" w:date="2026-09-09T14:54:00Z" w16du:dateUtc="2026-09-09T13:54:00Z">
                  <w:rPr>
                    <w:b/>
                    <w:bCs/>
                  </w:rPr>
                </w:rPrChange>
              </w:rPr>
              <w:t>Implementation layer</w:t>
            </w:r>
          </w:p>
        </w:tc>
        <w:tc>
          <w:tcPr>
            <w:tcW w:w="6609" w:type="dxa"/>
            <w:tcMar>
              <w:top w:w="100" w:type="dxa"/>
              <w:left w:w="120" w:type="dxa"/>
              <w:bottom w:w="100" w:type="dxa"/>
              <w:right w:w="120" w:type="dxa"/>
            </w:tcMar>
          </w:tcPr>
          <w:p w14:paraId="5F7450AA" w14:textId="77777777" w:rsidR="00A37818" w:rsidRPr="00F96828" w:rsidRDefault="00A37818" w:rsidP="001B73FB">
            <w:pPr>
              <w:rPr>
                <w:rFonts w:ascii="Aptos" w:hAnsi="Aptos"/>
                <w:sz w:val="17"/>
                <w:rPrChange w:id="556" w:author="Microsoft Word" w:date="2026-09-09T14:54:00Z" w16du:dateUtc="2026-09-09T13:54:00Z">
                  <w:rPr/>
                </w:rPrChange>
              </w:rPr>
            </w:pPr>
            <w:r w:rsidRPr="00F96828">
              <w:rPr>
                <w:rFonts w:ascii="Aptos" w:hAnsi="Aptos"/>
                <w:sz w:val="17"/>
                <w:rPrChange w:id="557" w:author="Microsoft Word" w:date="2026-09-09T14:54:00Z" w16du:dateUtc="2026-09-09T13:54:00Z">
                  <w:rPr/>
                </w:rPrChange>
              </w:rPr>
              <w:t>Azure Functions host the discrete implementation logic invoked by the layers above.</w:t>
            </w:r>
          </w:p>
        </w:tc>
      </w:tr>
      <w:tr w:rsidR="00A37818" w14:paraId="543797B5" w14:textId="77777777" w:rsidTr="001B73FB">
        <w:tc>
          <w:tcPr>
            <w:tcW w:w="2600" w:type="dxa"/>
            <w:tcMar>
              <w:top w:w="100" w:type="dxa"/>
              <w:left w:w="120" w:type="dxa"/>
              <w:bottom w:w="100" w:type="dxa"/>
              <w:right w:w="120" w:type="dxa"/>
            </w:tcMar>
          </w:tcPr>
          <w:p w14:paraId="2E50E1E1" w14:textId="77777777" w:rsidR="00A37818" w:rsidRPr="00F96828" w:rsidRDefault="00A37818" w:rsidP="001B73FB">
            <w:pPr>
              <w:rPr>
                <w:rFonts w:ascii="Aptos" w:hAnsi="Aptos"/>
                <w:sz w:val="17"/>
                <w:rPrChange w:id="558" w:author="Microsoft Word" w:date="2026-09-09T14:54:00Z" w16du:dateUtc="2026-09-09T13:54:00Z">
                  <w:rPr/>
                </w:rPrChange>
              </w:rPr>
            </w:pPr>
            <w:r w:rsidRPr="00F96828">
              <w:rPr>
                <w:rFonts w:ascii="Aptos" w:hAnsi="Aptos"/>
                <w:b/>
                <w:sz w:val="17"/>
                <w:rPrChange w:id="559" w:author="Microsoft Word" w:date="2026-09-09T14:54:00Z" w16du:dateUtc="2026-09-09T13:54:00Z">
                  <w:rPr>
                    <w:b/>
                    <w:bCs/>
                  </w:rPr>
                </w:rPrChange>
              </w:rPr>
              <w:t>Data platform boundary</w:t>
            </w:r>
          </w:p>
        </w:tc>
        <w:tc>
          <w:tcPr>
            <w:tcW w:w="6609" w:type="dxa"/>
            <w:tcMar>
              <w:top w:w="100" w:type="dxa"/>
              <w:left w:w="120" w:type="dxa"/>
              <w:bottom w:w="100" w:type="dxa"/>
              <w:right w:w="120" w:type="dxa"/>
            </w:tcMar>
          </w:tcPr>
          <w:p w14:paraId="6FF63AB8" w14:textId="77777777" w:rsidR="00A37818" w:rsidRPr="00F96828" w:rsidRDefault="00A37818" w:rsidP="001B73FB">
            <w:pPr>
              <w:rPr>
                <w:rFonts w:ascii="Aptos" w:hAnsi="Aptos"/>
                <w:sz w:val="17"/>
                <w:rPrChange w:id="560" w:author="Microsoft Word" w:date="2026-09-09T14:54:00Z" w16du:dateUtc="2026-09-09T13:54:00Z">
                  <w:rPr/>
                </w:rPrChange>
              </w:rPr>
            </w:pPr>
            <w:r w:rsidRPr="00F96828">
              <w:rPr>
                <w:rFonts w:ascii="Aptos" w:hAnsi="Aptos"/>
                <w:sz w:val="17"/>
                <w:rPrChange w:id="561" w:author="Microsoft Word" w:date="2026-09-09T14:54:00Z" w16du:dateUtc="2026-09-09T13:54:00Z">
                  <w:rPr/>
                </w:rPrChange>
              </w:rPr>
              <w:t xml:space="preserve">The </w:t>
            </w:r>
            <w:r w:rsidR="00A22181" w:rsidRPr="00F96828">
              <w:rPr>
                <w:rFonts w:ascii="Aptos" w:hAnsi="Aptos"/>
                <w:sz w:val="17"/>
                <w:lang w:val="en-GB"/>
                <w:rPrChange w:id="562" w:author="Microsoft Word" w:date="2026-09-09T14:54:00Z" w16du:dateUtc="2026-09-09T13:54:00Z">
                  <w:rPr>
                    <w:lang w:val="en-GB"/>
                  </w:rPr>
                </w:rPrChange>
              </w:rPr>
              <w:t>System Integration framework</w:t>
            </w:r>
            <w:r w:rsidR="00A22181" w:rsidRPr="00F96828" w:rsidDel="00A22181">
              <w:rPr>
                <w:rFonts w:ascii="Aptos" w:hAnsi="Aptos"/>
                <w:sz w:val="17"/>
                <w:rPrChange w:id="563" w:author="Microsoft Word" w:date="2026-09-09T14:54:00Z" w16du:dateUtc="2026-09-09T13:54:00Z">
                  <w:rPr/>
                </w:rPrChange>
              </w:rPr>
              <w:t xml:space="preserve"> </w:t>
            </w:r>
            <w:r w:rsidRPr="00F96828">
              <w:rPr>
                <w:rFonts w:ascii="Aptos" w:hAnsi="Aptos"/>
                <w:sz w:val="17"/>
                <w:rPrChange w:id="564" w:author="Microsoft Word" w:date="2026-09-09T14:54:00Z" w16du:dateUtc="2026-09-09T13:54:00Z">
                  <w:rPr/>
                </w:rPrChange>
              </w:rPr>
              <w:t>meets Snowflake at two governed hand-offs only: a push into the platform and a curated consume from it.</w:t>
            </w:r>
          </w:p>
        </w:tc>
      </w:tr>
    </w:tbl>
    <w:p w14:paraId="282C1C05" w14:textId="77777777" w:rsidR="001B73FB" w:rsidRDefault="001B73FB" w:rsidP="005A2686">
      <w:pPr>
        <w:spacing w:before="90" w:after="130"/>
        <w:rPr>
          <w:ins w:id="565" w:author="Microsoft Word" w:date="2026-09-09T14:02:00Z" w16du:dateUtc="2026-09-09T13:02:00Z"/>
        </w:rPr>
      </w:pPr>
    </w:p>
    <w:p w14:paraId="4710B98E" w14:textId="51249AE4" w:rsidR="0095094A" w:rsidRDefault="007B5EA1">
      <w:pPr>
        <w:pStyle w:val="Heading2"/>
        <w:rPr>
          <w:rFonts w:ascii="Calibri heading" w:hAnsi="Calibri heading"/>
          <w:b/>
          <w:color w:val="2E5496"/>
          <w:sz w:val="28"/>
          <w:lang w:val="en-US"/>
        </w:rPr>
      </w:pPr>
      <w:bookmarkStart w:id="566" w:name="_Toc239852287"/>
      <w:bookmarkStart w:id="567" w:name="_Toc239899860"/>
      <w:r w:rsidRPr="00C97173">
        <w:rPr>
          <w:rFonts w:ascii="Calibri heading" w:hAnsi="Calibri heading"/>
          <w:b/>
          <w:color w:val="2E5496"/>
          <w:sz w:val="28"/>
          <w:lang w:val="en-US"/>
          <w:rPrChange w:id="568" w:author="Microsoft Word" w:date="2026-09-09T14:54:00Z" w16du:dateUtc="2026-09-09T13:54:00Z">
            <w:rPr/>
          </w:rPrChange>
        </w:rPr>
        <w:t>5.3 Security and Trust Boundary</w:t>
      </w:r>
      <w:bookmarkEnd w:id="566"/>
      <w:bookmarkEnd w:id="567"/>
      <w:r w:rsidRPr="00C97173">
        <w:rPr>
          <w:rFonts w:ascii="Calibri heading" w:hAnsi="Calibri heading"/>
          <w:b/>
          <w:color w:val="2E5496"/>
          <w:sz w:val="28"/>
          <w:lang w:val="en-US"/>
          <w:rPrChange w:id="569" w:author="Microsoft Word" w:date="2026-09-09T14:54:00Z" w16du:dateUtc="2026-09-09T13:54:00Z">
            <w:rPr/>
          </w:rPrChange>
        </w:rPr>
        <w:t xml:space="preserve"> </w:t>
      </w:r>
    </w:p>
    <w:p w14:paraId="683DF6D7" w14:textId="77777777" w:rsidR="00E46016" w:rsidRPr="00E46016" w:rsidRDefault="00E46016" w:rsidP="00E46016">
      <w:pPr>
        <w:rPr>
          <w:lang w:val="en-US"/>
          <w:rPrChange w:id="570" w:author="Microsoft Word" w:date="2026-09-09T14:02:00Z" w16du:dateUtc="2026-09-09T13:02:00Z">
            <w:rPr/>
          </w:rPrChange>
        </w:rPr>
      </w:pPr>
    </w:p>
    <w:p w14:paraId="67AB44BD" w14:textId="3F750431" w:rsidR="0095094A" w:rsidRPr="00EF765F" w:rsidRDefault="007B5EA1">
      <w:pPr>
        <w:spacing w:after="120" w:line="278" w:lineRule="auto"/>
        <w:rPr>
          <w:rFonts w:ascii="Aptos" w:hAnsi="Aptos"/>
          <w:sz w:val="18"/>
        </w:rPr>
      </w:pPr>
      <w:r w:rsidRPr="00EF765F">
        <w:rPr>
          <w:rFonts w:ascii="Aptos" w:hAnsi="Aptos"/>
          <w:sz w:val="18"/>
        </w:rPr>
        <w:t xml:space="preserve">Security is the principle the organisation takes most seriously. The </w:t>
      </w:r>
      <w:r w:rsidR="00A22181" w:rsidRPr="00EF765F">
        <w:rPr>
          <w:rFonts w:ascii="Aptos" w:hAnsi="Aptos"/>
          <w:sz w:val="18"/>
          <w:lang w:val="en-GB"/>
        </w:rPr>
        <w:t>System Integration framework</w:t>
      </w:r>
      <w:r w:rsidR="00A22181" w:rsidRPr="00EF765F" w:rsidDel="00A22181">
        <w:rPr>
          <w:rFonts w:ascii="Aptos" w:hAnsi="Aptos"/>
          <w:sz w:val="18"/>
        </w:rPr>
        <w:t xml:space="preserve"> </w:t>
      </w:r>
      <w:r w:rsidRPr="00EF765F">
        <w:rPr>
          <w:rFonts w:ascii="Aptos" w:hAnsi="Aptos"/>
          <w:sz w:val="18"/>
        </w:rPr>
        <w:t>sets out the trust zones once and holds every pattern to them. The diagram shows the zones a request crosses and the control at each boundary.</w:t>
      </w:r>
    </w:p>
    <w:p w14:paraId="02A56E5D" w14:textId="4C63A43D" w:rsidR="00767E1F" w:rsidRDefault="002F57D6" w:rsidP="00B71AF5">
      <w:pPr>
        <w:spacing w:before="90" w:after="130"/>
      </w:pPr>
      <w:r>
        <w:rPr>
          <w:noProof/>
        </w:rPr>
        <w:drawing>
          <wp:inline distT="0" distB="0" distL="0" distR="0" wp14:anchorId="25A0A15D" wp14:editId="310B4FC6">
            <wp:extent cx="5937613" cy="3465080"/>
            <wp:effectExtent l="19050" t="19050" r="25400" b="21590"/>
            <wp:docPr id="202501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9308" name="Picture 2025019308"/>
                    <pic:cNvPicPr/>
                  </pic:nvPicPr>
                  <pic:blipFill>
                    <a:blip r:embed="rId21">
                      <a:extLst>
                        <a:ext uri="{28A0092B-C50C-407E-A947-70E740481C1C}">
                          <a14:useLocalDpi xmlns:a14="http://schemas.microsoft.com/office/drawing/2010/main" val="0"/>
                        </a:ext>
                      </a:extLst>
                    </a:blip>
                    <a:stretch>
                      <a:fillRect/>
                    </a:stretch>
                  </pic:blipFill>
                  <pic:spPr>
                    <a:xfrm>
                      <a:off x="0" y="0"/>
                      <a:ext cx="5964931" cy="3481022"/>
                    </a:xfrm>
                    <a:prstGeom prst="rect">
                      <a:avLst/>
                    </a:prstGeom>
                    <a:solidFill>
                      <a:schemeClr val="accent1"/>
                    </a:solidFill>
                    <a:ln>
                      <a:solidFill>
                        <a:schemeClr val="accent1"/>
                      </a:solidFill>
                    </a:ln>
                  </pic:spPr>
                </pic:pic>
              </a:graphicData>
            </a:graphic>
          </wp:inline>
        </w:drawing>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230"/>
      </w:tblGrid>
      <w:tr w:rsidR="00BD60B8" w14:paraId="6AFC4A62" w14:textId="77777777" w:rsidTr="001B73FB">
        <w:trPr>
          <w:tblHeader/>
        </w:trPr>
        <w:tc>
          <w:tcPr>
            <w:tcW w:w="2263" w:type="dxa"/>
            <w:shd w:val="clear" w:color="auto" w:fill="1F3864"/>
            <w:tcMar>
              <w:top w:w="100" w:type="dxa"/>
              <w:left w:w="120" w:type="dxa"/>
              <w:bottom w:w="100" w:type="dxa"/>
              <w:right w:w="120" w:type="dxa"/>
            </w:tcMar>
          </w:tcPr>
          <w:p w14:paraId="36A0BC38" w14:textId="77777777" w:rsidR="00BD60B8" w:rsidRPr="00F96828" w:rsidRDefault="00BD60B8" w:rsidP="00F9021F">
            <w:pPr>
              <w:rPr>
                <w:rFonts w:ascii="Aptos" w:hAnsi="Aptos"/>
                <w:sz w:val="17"/>
                <w:rPrChange w:id="571" w:author="Microsoft Word" w:date="2026-09-09T14:54:00Z" w16du:dateUtc="2026-09-09T13:54:00Z">
                  <w:rPr/>
                </w:rPrChange>
              </w:rPr>
            </w:pPr>
            <w:r w:rsidRPr="00F96828">
              <w:rPr>
                <w:rFonts w:ascii="Aptos" w:hAnsi="Aptos"/>
                <w:b/>
                <w:color w:val="FFFFFF"/>
                <w:sz w:val="17"/>
                <w:rPrChange w:id="572" w:author="Microsoft Word" w:date="2026-09-09T14:54:00Z" w16du:dateUtc="2026-09-09T13:54:00Z">
                  <w:rPr>
                    <w:b/>
                    <w:bCs/>
                    <w:color w:val="FFFFFF"/>
                  </w:rPr>
                </w:rPrChange>
              </w:rPr>
              <w:t>Layer</w:t>
            </w:r>
          </w:p>
        </w:tc>
        <w:tc>
          <w:tcPr>
            <w:tcW w:w="7230" w:type="dxa"/>
            <w:shd w:val="clear" w:color="auto" w:fill="1F3864"/>
            <w:tcMar>
              <w:top w:w="100" w:type="dxa"/>
              <w:left w:w="120" w:type="dxa"/>
              <w:bottom w:w="100" w:type="dxa"/>
              <w:right w:w="120" w:type="dxa"/>
            </w:tcMar>
          </w:tcPr>
          <w:p w14:paraId="4F618370" w14:textId="77777777" w:rsidR="00BD60B8" w:rsidRPr="00F96828" w:rsidRDefault="00BD60B8" w:rsidP="00F9021F">
            <w:pPr>
              <w:rPr>
                <w:rFonts w:ascii="Aptos" w:hAnsi="Aptos"/>
                <w:sz w:val="17"/>
                <w:rPrChange w:id="573" w:author="Microsoft Word" w:date="2026-09-09T14:54:00Z" w16du:dateUtc="2026-09-09T13:54:00Z">
                  <w:rPr/>
                </w:rPrChange>
              </w:rPr>
            </w:pPr>
            <w:r w:rsidRPr="00F96828">
              <w:rPr>
                <w:rFonts w:ascii="Aptos" w:hAnsi="Aptos"/>
                <w:b/>
                <w:color w:val="FFFFFF"/>
                <w:sz w:val="17"/>
                <w:rPrChange w:id="574" w:author="Microsoft Word" w:date="2026-09-09T14:54:00Z" w16du:dateUtc="2026-09-09T13:54:00Z">
                  <w:rPr>
                    <w:b/>
                    <w:bCs/>
                    <w:color w:val="FFFFFF"/>
                  </w:rPr>
                </w:rPrChange>
              </w:rPr>
              <w:t>Description</w:t>
            </w:r>
          </w:p>
        </w:tc>
      </w:tr>
      <w:tr w:rsidR="00BD60B8" w14:paraId="1E6630CF" w14:textId="77777777" w:rsidTr="001B73FB">
        <w:tc>
          <w:tcPr>
            <w:tcW w:w="2263" w:type="dxa"/>
            <w:tcMar>
              <w:top w:w="100" w:type="dxa"/>
              <w:left w:w="120" w:type="dxa"/>
              <w:bottom w:w="100" w:type="dxa"/>
              <w:right w:w="120" w:type="dxa"/>
            </w:tcMar>
          </w:tcPr>
          <w:p w14:paraId="6BBE849D" w14:textId="77777777" w:rsidR="00BD60B8" w:rsidRPr="00F96828" w:rsidRDefault="00BD60B8" w:rsidP="00F9021F">
            <w:pPr>
              <w:rPr>
                <w:rFonts w:ascii="Aptos" w:hAnsi="Aptos"/>
                <w:sz w:val="17"/>
                <w:rPrChange w:id="575" w:author="Microsoft Word" w:date="2026-09-09T14:54:00Z" w16du:dateUtc="2026-09-09T13:54:00Z">
                  <w:rPr/>
                </w:rPrChange>
              </w:rPr>
            </w:pPr>
            <w:r w:rsidRPr="00F96828">
              <w:rPr>
                <w:rFonts w:ascii="Aptos" w:hAnsi="Aptos"/>
                <w:b/>
                <w:sz w:val="17"/>
                <w:rPrChange w:id="576" w:author="Microsoft Word" w:date="2026-09-09T14:54:00Z" w16du:dateUtc="2026-09-09T13:54:00Z">
                  <w:rPr>
                    <w:b/>
                    <w:bCs/>
                  </w:rPr>
                </w:rPrChange>
              </w:rPr>
              <w:t>Internet boundary</w:t>
            </w:r>
          </w:p>
        </w:tc>
        <w:tc>
          <w:tcPr>
            <w:tcW w:w="7230" w:type="dxa"/>
            <w:tcMar>
              <w:top w:w="100" w:type="dxa"/>
              <w:left w:w="120" w:type="dxa"/>
              <w:bottom w:w="100" w:type="dxa"/>
              <w:right w:w="120" w:type="dxa"/>
            </w:tcMar>
          </w:tcPr>
          <w:p w14:paraId="06F27459" w14:textId="77777777" w:rsidR="00BD60B8" w:rsidRPr="00F96828" w:rsidRDefault="00BD60B8" w:rsidP="00F9021F">
            <w:pPr>
              <w:rPr>
                <w:rFonts w:ascii="Aptos" w:hAnsi="Aptos"/>
                <w:sz w:val="17"/>
                <w:rPrChange w:id="577" w:author="Microsoft Word" w:date="2026-09-09T14:54:00Z" w16du:dateUtc="2026-09-09T13:54:00Z">
                  <w:rPr/>
                </w:rPrChange>
              </w:rPr>
            </w:pPr>
            <w:r w:rsidRPr="00F96828">
              <w:rPr>
                <w:rFonts w:ascii="Aptos" w:hAnsi="Aptos"/>
                <w:sz w:val="17"/>
                <w:rPrChange w:id="578" w:author="Microsoft Word" w:date="2026-09-09T14:54:00Z" w16du:dateUtc="2026-09-09T13:54:00Z">
                  <w:rPr/>
                </w:rPrChange>
              </w:rPr>
              <w:t>The line between the public internet and the estate. It is crossed only at the edge, and public exposure is an exception approved separately rather than a default.</w:t>
            </w:r>
          </w:p>
        </w:tc>
      </w:tr>
      <w:tr w:rsidR="00BD60B8" w14:paraId="3B7F60C1" w14:textId="77777777" w:rsidTr="001B73FB">
        <w:tc>
          <w:tcPr>
            <w:tcW w:w="2263" w:type="dxa"/>
            <w:tcMar>
              <w:top w:w="100" w:type="dxa"/>
              <w:left w:w="120" w:type="dxa"/>
              <w:bottom w:w="100" w:type="dxa"/>
              <w:right w:w="120" w:type="dxa"/>
            </w:tcMar>
          </w:tcPr>
          <w:p w14:paraId="516B2AB3" w14:textId="77777777" w:rsidR="00BD60B8" w:rsidRPr="00F96828" w:rsidRDefault="00BD60B8" w:rsidP="00F9021F">
            <w:pPr>
              <w:rPr>
                <w:rFonts w:ascii="Aptos" w:hAnsi="Aptos"/>
                <w:sz w:val="17"/>
                <w:rPrChange w:id="579" w:author="Microsoft Word" w:date="2026-09-09T14:54:00Z" w16du:dateUtc="2026-09-09T13:54:00Z">
                  <w:rPr/>
                </w:rPrChange>
              </w:rPr>
            </w:pPr>
            <w:r w:rsidRPr="00F96828">
              <w:rPr>
                <w:rFonts w:ascii="Aptos" w:hAnsi="Aptos"/>
                <w:b/>
                <w:sz w:val="17"/>
                <w:rPrChange w:id="580" w:author="Microsoft Word" w:date="2026-09-09T14:54:00Z" w16du:dateUtc="2026-09-09T13:54:00Z">
                  <w:rPr>
                    <w:b/>
                    <w:bCs/>
                  </w:rPr>
                </w:rPrChange>
              </w:rPr>
              <w:t>Perimeter edge</w:t>
            </w:r>
          </w:p>
        </w:tc>
        <w:tc>
          <w:tcPr>
            <w:tcW w:w="7230" w:type="dxa"/>
            <w:tcMar>
              <w:top w:w="100" w:type="dxa"/>
              <w:left w:w="120" w:type="dxa"/>
              <w:bottom w:w="100" w:type="dxa"/>
              <w:right w:w="120" w:type="dxa"/>
            </w:tcMar>
          </w:tcPr>
          <w:p w14:paraId="1751E308" w14:textId="77777777" w:rsidR="00BD60B8" w:rsidRPr="00F96828" w:rsidRDefault="00BD60B8" w:rsidP="00F9021F">
            <w:pPr>
              <w:rPr>
                <w:rFonts w:ascii="Aptos" w:hAnsi="Aptos"/>
                <w:sz w:val="17"/>
                <w:rPrChange w:id="581" w:author="Microsoft Word" w:date="2026-09-09T14:54:00Z" w16du:dateUtc="2026-09-09T13:54:00Z">
                  <w:rPr/>
                </w:rPrChange>
              </w:rPr>
            </w:pPr>
            <w:r w:rsidRPr="00F96828">
              <w:rPr>
                <w:rFonts w:ascii="Aptos" w:hAnsi="Aptos"/>
                <w:sz w:val="17"/>
                <w:rPrChange w:id="582" w:author="Microsoft Word" w:date="2026-09-09T14:54:00Z" w16du:dateUtc="2026-09-09T13:54:00Z">
                  <w:rPr/>
                </w:rPrChange>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BD60B8" w14:paraId="24CEB7A4" w14:textId="77777777" w:rsidTr="001B73FB">
        <w:tc>
          <w:tcPr>
            <w:tcW w:w="2263" w:type="dxa"/>
            <w:tcMar>
              <w:top w:w="100" w:type="dxa"/>
              <w:left w:w="120" w:type="dxa"/>
              <w:bottom w:w="100" w:type="dxa"/>
              <w:right w:w="120" w:type="dxa"/>
            </w:tcMar>
          </w:tcPr>
          <w:p w14:paraId="20AFA475" w14:textId="006A7BDE" w:rsidR="00BD60B8" w:rsidRPr="00F96828" w:rsidRDefault="0086699A" w:rsidP="00F9021F">
            <w:pPr>
              <w:rPr>
                <w:rFonts w:ascii="Aptos" w:hAnsi="Aptos"/>
                <w:sz w:val="17"/>
                <w:rPrChange w:id="583" w:author="Microsoft Word" w:date="2026-09-09T14:54:00Z" w16du:dateUtc="2026-09-09T13:54:00Z">
                  <w:rPr/>
                </w:rPrChange>
              </w:rPr>
            </w:pPr>
            <w:r w:rsidRPr="00F96828">
              <w:rPr>
                <w:rFonts w:ascii="Aptos" w:hAnsi="Aptos"/>
                <w:b/>
                <w:sz w:val="17"/>
                <w:rPrChange w:id="584" w:author="Microsoft Word" w:date="2026-09-09T14:54:00Z" w16du:dateUtc="2026-09-09T13:54:00Z">
                  <w:rPr>
                    <w:b/>
                    <w:bCs/>
                  </w:rPr>
                </w:rPrChange>
              </w:rPr>
              <w:t>APIM</w:t>
            </w:r>
            <w:r w:rsidR="00BD60B8" w:rsidRPr="00F96828">
              <w:rPr>
                <w:rFonts w:ascii="Aptos" w:hAnsi="Aptos"/>
                <w:b/>
                <w:sz w:val="17"/>
                <w:rPrChange w:id="585" w:author="Microsoft Word" w:date="2026-09-09T14:54:00Z" w16du:dateUtc="2026-09-09T13:54:00Z">
                  <w:rPr>
                    <w:b/>
                    <w:bCs/>
                  </w:rPr>
                </w:rPrChange>
              </w:rPr>
              <w:t xml:space="preserve"> gateway</w:t>
            </w:r>
          </w:p>
        </w:tc>
        <w:tc>
          <w:tcPr>
            <w:tcW w:w="7230" w:type="dxa"/>
            <w:tcMar>
              <w:top w:w="100" w:type="dxa"/>
              <w:left w:w="120" w:type="dxa"/>
              <w:bottom w:w="100" w:type="dxa"/>
              <w:right w:w="120" w:type="dxa"/>
            </w:tcMar>
          </w:tcPr>
          <w:p w14:paraId="0D44D5E7" w14:textId="77777777" w:rsidR="00BD60B8" w:rsidRPr="00F96828" w:rsidRDefault="00BD60B8" w:rsidP="00F9021F">
            <w:pPr>
              <w:rPr>
                <w:rFonts w:ascii="Aptos" w:hAnsi="Aptos"/>
                <w:sz w:val="17"/>
                <w:rPrChange w:id="586" w:author="Microsoft Word" w:date="2026-09-09T14:54:00Z" w16du:dateUtc="2026-09-09T13:54:00Z">
                  <w:rPr/>
                </w:rPrChange>
              </w:rPr>
            </w:pPr>
            <w:r w:rsidRPr="00F96828">
              <w:rPr>
                <w:rFonts w:ascii="Aptos" w:hAnsi="Aptos"/>
                <w:sz w:val="17"/>
                <w:rPrChange w:id="587" w:author="Microsoft Word" w:date="2026-09-09T14:54:00Z" w16du:dateUtc="2026-09-09T13:54:00Z">
                  <w:rPr/>
                </w:rPrChange>
              </w:rPr>
              <w:t>The single, non-public control point for APIs. It authenticates callers, applies policy, throttling and versioning, and mediates all API traffic. It is internal and is never exposed to the internet directly.</w:t>
            </w:r>
          </w:p>
        </w:tc>
      </w:tr>
      <w:tr w:rsidR="00BD60B8" w14:paraId="35B28DC4" w14:textId="77777777" w:rsidTr="001B73FB">
        <w:tc>
          <w:tcPr>
            <w:tcW w:w="2263" w:type="dxa"/>
            <w:tcMar>
              <w:top w:w="100" w:type="dxa"/>
              <w:left w:w="120" w:type="dxa"/>
              <w:bottom w:w="100" w:type="dxa"/>
              <w:right w:w="120" w:type="dxa"/>
            </w:tcMar>
          </w:tcPr>
          <w:p w14:paraId="2967D550" w14:textId="77777777" w:rsidR="00BD60B8" w:rsidRPr="00F96828" w:rsidRDefault="00BD60B8" w:rsidP="00F9021F">
            <w:pPr>
              <w:rPr>
                <w:rFonts w:ascii="Aptos" w:hAnsi="Aptos"/>
                <w:sz w:val="17"/>
                <w:rPrChange w:id="588" w:author="Microsoft Word" w:date="2026-09-09T14:54:00Z" w16du:dateUtc="2026-09-09T13:54:00Z">
                  <w:rPr/>
                </w:rPrChange>
              </w:rPr>
            </w:pPr>
            <w:r w:rsidRPr="00F96828">
              <w:rPr>
                <w:rFonts w:ascii="Aptos" w:hAnsi="Aptos"/>
                <w:b/>
                <w:sz w:val="17"/>
                <w:rPrChange w:id="589" w:author="Microsoft Word" w:date="2026-09-09T14:54:00Z" w16du:dateUtc="2026-09-09T13:54:00Z">
                  <w:rPr>
                    <w:b/>
                    <w:bCs/>
                  </w:rPr>
                </w:rPrChange>
              </w:rPr>
              <w:t>Integration platform</w:t>
            </w:r>
          </w:p>
        </w:tc>
        <w:tc>
          <w:tcPr>
            <w:tcW w:w="7230" w:type="dxa"/>
            <w:tcMar>
              <w:top w:w="100" w:type="dxa"/>
              <w:left w:w="120" w:type="dxa"/>
              <w:bottom w:w="100" w:type="dxa"/>
              <w:right w:w="120" w:type="dxa"/>
            </w:tcMar>
          </w:tcPr>
          <w:p w14:paraId="0F6F2386" w14:textId="77777777" w:rsidR="00BD60B8" w:rsidRPr="00F96828" w:rsidRDefault="00BD60B8" w:rsidP="00F9021F">
            <w:pPr>
              <w:rPr>
                <w:rFonts w:ascii="Aptos" w:hAnsi="Aptos"/>
                <w:sz w:val="17"/>
                <w:rPrChange w:id="590" w:author="Microsoft Word" w:date="2026-09-09T14:54:00Z" w16du:dateUtc="2026-09-09T13:54:00Z">
                  <w:rPr/>
                </w:rPrChange>
              </w:rPr>
            </w:pPr>
            <w:r w:rsidRPr="00F96828">
              <w:rPr>
                <w:rFonts w:ascii="Aptos" w:hAnsi="Aptos"/>
                <w:sz w:val="17"/>
                <w:rPrChange w:id="591" w:author="Microsoft Word" w:date="2026-09-09T14:54:00Z" w16du:dateUtc="2026-09-09T13:54:00Z">
                  <w:rPr/>
                </w:rPrChange>
              </w:rPr>
              <w:t>The private runtime where integrations execute, providing messaging, eventing, orchestration and lightweight compute. It runs on the private network and is reached only through the gateway or private connectivity.</w:t>
            </w:r>
          </w:p>
        </w:tc>
      </w:tr>
      <w:tr w:rsidR="00BD60B8" w14:paraId="071A0EED" w14:textId="77777777" w:rsidTr="001B73FB">
        <w:tc>
          <w:tcPr>
            <w:tcW w:w="2263" w:type="dxa"/>
            <w:tcMar>
              <w:top w:w="100" w:type="dxa"/>
              <w:left w:w="120" w:type="dxa"/>
              <w:bottom w:w="100" w:type="dxa"/>
              <w:right w:w="120" w:type="dxa"/>
            </w:tcMar>
          </w:tcPr>
          <w:p w14:paraId="1DF579FD" w14:textId="77777777" w:rsidR="00BD60B8" w:rsidRPr="00F96828" w:rsidRDefault="00BD60B8" w:rsidP="00F9021F">
            <w:pPr>
              <w:rPr>
                <w:rFonts w:ascii="Aptos" w:hAnsi="Aptos"/>
                <w:sz w:val="17"/>
                <w:rPrChange w:id="592" w:author="Microsoft Word" w:date="2026-09-09T14:54:00Z" w16du:dateUtc="2026-09-09T13:54:00Z">
                  <w:rPr/>
                </w:rPrChange>
              </w:rPr>
            </w:pPr>
            <w:r w:rsidRPr="00F96828">
              <w:rPr>
                <w:rFonts w:ascii="Aptos" w:hAnsi="Aptos"/>
                <w:b/>
                <w:sz w:val="17"/>
                <w:rPrChange w:id="593" w:author="Microsoft Word" w:date="2026-09-09T14:54:00Z" w16du:dateUtc="2026-09-09T13:54:00Z">
                  <w:rPr>
                    <w:b/>
                    <w:bCs/>
                  </w:rPr>
                </w:rPrChange>
              </w:rPr>
              <w:t>Backends and data</w:t>
            </w:r>
          </w:p>
        </w:tc>
        <w:tc>
          <w:tcPr>
            <w:tcW w:w="7230" w:type="dxa"/>
            <w:tcMar>
              <w:top w:w="100" w:type="dxa"/>
              <w:left w:w="120" w:type="dxa"/>
              <w:bottom w:w="100" w:type="dxa"/>
              <w:right w:w="120" w:type="dxa"/>
            </w:tcMar>
          </w:tcPr>
          <w:p w14:paraId="6D5593F5" w14:textId="77777777" w:rsidR="00BD60B8" w:rsidRPr="00F96828" w:rsidRDefault="00BD60B8" w:rsidP="00F9021F">
            <w:pPr>
              <w:rPr>
                <w:rFonts w:ascii="Aptos" w:hAnsi="Aptos"/>
                <w:sz w:val="17"/>
                <w:rPrChange w:id="594" w:author="Microsoft Word" w:date="2026-09-09T14:54:00Z" w16du:dateUtc="2026-09-09T13:54:00Z">
                  <w:rPr/>
                </w:rPrChange>
              </w:rPr>
            </w:pPr>
            <w:r w:rsidRPr="00F96828">
              <w:rPr>
                <w:rFonts w:ascii="Aptos" w:hAnsi="Aptos"/>
                <w:sz w:val="17"/>
                <w:rPrChange w:id="595" w:author="Microsoft Word" w:date="2026-09-09T14:54:00Z" w16du:dateUtc="2026-09-09T13:54:00Z">
                  <w:rPr/>
                </w:rPrChange>
              </w:rPr>
              <w:t>Systems of record and the analytical data platform. Both are reached only over private connectivity and authenticated by identity, never on a public path. The data platform is reached across a governed boundary, not on the live operational path.</w:t>
            </w:r>
          </w:p>
        </w:tc>
      </w:tr>
      <w:tr w:rsidR="00BD60B8" w14:paraId="106EBB2A" w14:textId="77777777" w:rsidTr="001B73FB">
        <w:tc>
          <w:tcPr>
            <w:tcW w:w="2263" w:type="dxa"/>
            <w:tcMar>
              <w:top w:w="100" w:type="dxa"/>
              <w:left w:w="120" w:type="dxa"/>
              <w:bottom w:w="100" w:type="dxa"/>
              <w:right w:w="120" w:type="dxa"/>
            </w:tcMar>
          </w:tcPr>
          <w:p w14:paraId="0DBB4363" w14:textId="77777777" w:rsidR="00BD60B8" w:rsidRPr="00F96828" w:rsidRDefault="00BD60B8" w:rsidP="00F9021F">
            <w:pPr>
              <w:rPr>
                <w:rFonts w:ascii="Aptos" w:hAnsi="Aptos"/>
                <w:sz w:val="17"/>
                <w:rPrChange w:id="596" w:author="Microsoft Word" w:date="2026-09-09T14:54:00Z" w16du:dateUtc="2026-09-09T13:54:00Z">
                  <w:rPr/>
                </w:rPrChange>
              </w:rPr>
            </w:pPr>
            <w:r w:rsidRPr="00F96828">
              <w:rPr>
                <w:rFonts w:ascii="Aptos" w:hAnsi="Aptos"/>
                <w:b/>
                <w:sz w:val="17"/>
                <w:rPrChange w:id="597" w:author="Microsoft Word" w:date="2026-09-09T14:54:00Z" w16du:dateUtc="2026-09-09T13:54:00Z">
                  <w:rPr>
                    <w:b/>
                    <w:bCs/>
                  </w:rPr>
                </w:rPrChange>
              </w:rPr>
              <w:t>Secrets and certificates</w:t>
            </w:r>
          </w:p>
        </w:tc>
        <w:tc>
          <w:tcPr>
            <w:tcW w:w="7230" w:type="dxa"/>
            <w:tcMar>
              <w:top w:w="100" w:type="dxa"/>
              <w:left w:w="120" w:type="dxa"/>
              <w:bottom w:w="100" w:type="dxa"/>
              <w:right w:w="120" w:type="dxa"/>
            </w:tcMar>
          </w:tcPr>
          <w:p w14:paraId="6414E3A9" w14:textId="77777777" w:rsidR="00BD60B8" w:rsidRPr="00F96828" w:rsidRDefault="00BD60B8" w:rsidP="00F9021F">
            <w:pPr>
              <w:rPr>
                <w:rFonts w:ascii="Aptos" w:hAnsi="Aptos"/>
                <w:sz w:val="17"/>
                <w:rPrChange w:id="598" w:author="Microsoft Word" w:date="2026-09-09T14:54:00Z" w16du:dateUtc="2026-09-09T13:54:00Z">
                  <w:rPr/>
                </w:rPrChange>
              </w:rPr>
            </w:pPr>
            <w:r w:rsidRPr="00F96828">
              <w:rPr>
                <w:rFonts w:ascii="Aptos" w:hAnsi="Aptos"/>
                <w:sz w:val="17"/>
                <w:rPrChange w:id="599" w:author="Microsoft Word" w:date="2026-09-09T14:54:00Z" w16du:dateUtc="2026-09-09T13:54:00Z">
                  <w:rPr/>
                </w:rPrChange>
              </w:rPr>
              <w:t>Held in a managed store and referenced by identity at run time, never copied into configuration or code.</w:t>
            </w:r>
          </w:p>
        </w:tc>
      </w:tr>
    </w:tbl>
    <w:p w14:paraId="10559111" w14:textId="0AFAB6D0" w:rsidR="003C506A" w:rsidRDefault="002C1CFD" w:rsidP="00C56193">
      <w:pPr>
        <w:pStyle w:val="Heading2"/>
        <w:rPr>
          <w:del w:id="600" w:author="Microsoft Word" w:date="2026-09-09T14:02:00Z" w16du:dateUtc="2026-09-09T13:02:00Z"/>
          <w:rFonts w:ascii="Calibri heading" w:hAnsi="Calibri heading" w:hint="eastAsia"/>
          <w:b/>
          <w:bCs/>
          <w:color w:val="2E5496"/>
          <w:sz w:val="28"/>
          <w:lang w:val="en-US" w:eastAsia="en-US"/>
        </w:rPr>
      </w:pPr>
      <w:bookmarkStart w:id="601" w:name="_Toc239852288"/>
      <w:r>
        <w:rPr>
          <w:rFonts w:ascii="Calibri heading" w:hAnsi="Calibri heading"/>
          <w:b/>
          <w:bCs/>
          <w:color w:val="2E5496"/>
          <w:sz w:val="28"/>
          <w:lang w:val="en-US" w:eastAsia="en-US"/>
        </w:rPr>
        <w:br/>
      </w:r>
    </w:p>
    <w:p w14:paraId="3CC7F611" w14:textId="60276588" w:rsidR="0095094A" w:rsidRDefault="007B5EA1">
      <w:pPr>
        <w:pStyle w:val="Heading2"/>
        <w:rPr>
          <w:rFonts w:ascii="Calibri heading" w:hAnsi="Calibri heading"/>
          <w:b/>
          <w:color w:val="2E5496"/>
          <w:sz w:val="28"/>
          <w:lang w:val="en-US"/>
        </w:rPr>
      </w:pPr>
      <w:bookmarkStart w:id="602" w:name="_Toc239899861"/>
      <w:r w:rsidRPr="00C97173">
        <w:rPr>
          <w:rFonts w:ascii="Calibri heading" w:hAnsi="Calibri heading"/>
          <w:b/>
          <w:color w:val="2E5496"/>
          <w:sz w:val="28"/>
          <w:lang w:val="en-US"/>
          <w:rPrChange w:id="603" w:author="Microsoft Word" w:date="2026-09-09T14:54:00Z" w16du:dateUtc="2026-09-09T13:54:00Z">
            <w:rPr/>
          </w:rPrChange>
        </w:rPr>
        <w:t>5.4 Target Integration Platform</w:t>
      </w:r>
      <w:bookmarkEnd w:id="601"/>
      <w:bookmarkEnd w:id="602"/>
    </w:p>
    <w:p w14:paraId="4FC44145" w14:textId="77777777" w:rsidR="00E46016" w:rsidRPr="00E46016" w:rsidRDefault="00E46016" w:rsidP="00E46016">
      <w:pPr>
        <w:rPr>
          <w:lang w:val="en-US"/>
          <w:rPrChange w:id="604" w:author="Microsoft Word" w:date="2026-09-09T14:02:00Z" w16du:dateUtc="2026-09-09T13:02:00Z">
            <w:rPr/>
          </w:rPrChange>
        </w:rPr>
      </w:pPr>
    </w:p>
    <w:p w14:paraId="5E37BA33" w14:textId="245268B5" w:rsidR="0095094A" w:rsidRPr="00F96828" w:rsidRDefault="007B5EA1">
      <w:pPr>
        <w:spacing w:after="120" w:line="278" w:lineRule="auto"/>
        <w:rPr>
          <w:rFonts w:ascii="Aptos" w:hAnsi="Aptos"/>
          <w:sz w:val="18"/>
          <w:rPrChange w:id="605" w:author="Microsoft Word" w:date="2026-09-09T14:54:00Z" w16du:dateUtc="2026-09-09T13:54:00Z">
            <w:rPr/>
          </w:rPrChange>
        </w:rPr>
      </w:pPr>
      <w:r w:rsidRPr="00F96828">
        <w:rPr>
          <w:rFonts w:ascii="Aptos" w:hAnsi="Aptos"/>
          <w:sz w:val="18"/>
          <w:rPrChange w:id="606" w:author="Microsoft Word" w:date="2026-09-09T14:54:00Z" w16du:dateUtc="2026-09-09T13:54:00Z">
            <w:rPr/>
          </w:rPrChange>
        </w:rPr>
        <w:t xml:space="preserve">The </w:t>
      </w:r>
      <w:r w:rsidR="00A22181" w:rsidRPr="00F96828">
        <w:rPr>
          <w:rFonts w:ascii="Aptos" w:hAnsi="Aptos"/>
          <w:sz w:val="18"/>
          <w:lang w:val="en-GB"/>
          <w:rPrChange w:id="607" w:author="Microsoft Word" w:date="2026-09-09T14:54:00Z" w16du:dateUtc="2026-09-09T13:54:00Z">
            <w:rPr>
              <w:lang w:val="en-GB"/>
            </w:rPr>
          </w:rPrChange>
        </w:rPr>
        <w:t>System Integration framework</w:t>
      </w:r>
      <w:r w:rsidR="00A22181" w:rsidRPr="00F96828" w:rsidDel="00A22181">
        <w:rPr>
          <w:rFonts w:ascii="Aptos" w:hAnsi="Aptos"/>
          <w:sz w:val="18"/>
          <w:rPrChange w:id="608" w:author="Microsoft Word" w:date="2026-09-09T14:54:00Z" w16du:dateUtc="2026-09-09T13:54:00Z">
            <w:rPr/>
          </w:rPrChange>
        </w:rPr>
        <w:t xml:space="preserve"> </w:t>
      </w:r>
      <w:r w:rsidRPr="00F96828">
        <w:rPr>
          <w:rFonts w:ascii="Aptos" w:hAnsi="Aptos"/>
          <w:sz w:val="18"/>
          <w:rPrChange w:id="609" w:author="Microsoft Word" w:date="2026-09-09T14:54:00Z" w16du:dateUtc="2026-09-09T13:54:00Z">
            <w:rPr/>
          </w:rPrChange>
        </w:rPr>
        <w:t>standardises on the following Azure Integration Services. Delivery teams select from these components and do not introduce alternatives without an exception.</w:t>
      </w:r>
    </w:p>
    <w:tbl>
      <w:tblPr>
        <w:tblStyle w:val="TableGrid"/>
        <w:tblW w:w="0" w:type="auto"/>
        <w:jc w:val="center"/>
        <w:tblLook w:val="04A0" w:firstRow="1" w:lastRow="0" w:firstColumn="1" w:lastColumn="0" w:noHBand="0" w:noVBand="1"/>
      </w:tblPr>
      <w:tblGrid>
        <w:gridCol w:w="2219"/>
        <w:gridCol w:w="2258"/>
        <w:gridCol w:w="2255"/>
        <w:gridCol w:w="2284"/>
      </w:tblGrid>
      <w:tr w:rsidR="006D39A9" w14:paraId="0CC10DBE" w14:textId="77777777" w:rsidTr="00A22181">
        <w:trPr>
          <w:jc w:val="center"/>
        </w:trPr>
        <w:tc>
          <w:tcPr>
            <w:tcW w:w="2520" w:type="dxa"/>
            <w:shd w:val="clear" w:color="auto" w:fill="1A2B56"/>
            <w:vAlign w:val="center"/>
          </w:tcPr>
          <w:p w14:paraId="56EB5DBE" w14:textId="77777777" w:rsidR="006D39A9" w:rsidRPr="00F96828" w:rsidRDefault="006D39A9">
            <w:pPr>
              <w:spacing w:before="40" w:after="40"/>
              <w:rPr>
                <w:rFonts w:ascii="Aptos" w:hAnsi="Aptos"/>
                <w:sz w:val="17"/>
                <w:rPrChange w:id="610" w:author="Microsoft Word" w:date="2026-09-09T14:54:00Z" w16du:dateUtc="2026-09-09T13:54:00Z">
                  <w:rPr/>
                </w:rPrChange>
              </w:rPr>
            </w:pPr>
            <w:r w:rsidRPr="00F96828">
              <w:rPr>
                <w:rFonts w:ascii="Aptos" w:hAnsi="Aptos"/>
                <w:b/>
                <w:color w:val="FFFFFF"/>
                <w:sz w:val="17"/>
                <w:rPrChange w:id="611" w:author="Microsoft Word" w:date="2026-09-09T14:54:00Z" w16du:dateUtc="2026-09-09T13:54:00Z">
                  <w:rPr>
                    <w:b/>
                    <w:color w:val="FFFFFF"/>
                    <w:sz w:val="16"/>
                  </w:rPr>
                </w:rPrChange>
              </w:rPr>
              <w:t>Component</w:t>
            </w:r>
          </w:p>
        </w:tc>
        <w:tc>
          <w:tcPr>
            <w:tcW w:w="2520" w:type="dxa"/>
            <w:shd w:val="clear" w:color="auto" w:fill="1A2B56"/>
            <w:vAlign w:val="center"/>
          </w:tcPr>
          <w:p w14:paraId="1E782741" w14:textId="5489FE9D" w:rsidR="006D39A9" w:rsidRPr="00F96828" w:rsidRDefault="00A22181">
            <w:pPr>
              <w:spacing w:before="40" w:after="40"/>
              <w:rPr>
                <w:rFonts w:ascii="Aptos" w:hAnsi="Aptos"/>
                <w:sz w:val="17"/>
                <w:rPrChange w:id="612" w:author="Microsoft Word" w:date="2026-09-09T14:54:00Z" w16du:dateUtc="2026-09-09T13:54:00Z">
                  <w:rPr/>
                </w:rPrChange>
              </w:rPr>
            </w:pPr>
            <w:r w:rsidRPr="00F96828">
              <w:rPr>
                <w:rFonts w:ascii="Aptos" w:hAnsi="Aptos"/>
                <w:b/>
                <w:color w:val="FFFFFF"/>
                <w:sz w:val="17"/>
                <w:rPrChange w:id="613" w:author="Microsoft Word" w:date="2026-09-09T14:54:00Z" w16du:dateUtc="2026-09-09T13:54:00Z">
                  <w:rPr>
                    <w:b/>
                    <w:color w:val="FFFFFF"/>
                    <w:sz w:val="16"/>
                  </w:rPr>
                </w:rPrChange>
              </w:rPr>
              <w:t>System Integration framework</w:t>
            </w:r>
            <w:r w:rsidRPr="00F96828" w:rsidDel="00A22181">
              <w:rPr>
                <w:rFonts w:ascii="Aptos" w:hAnsi="Aptos"/>
                <w:b/>
                <w:color w:val="FFFFFF"/>
                <w:sz w:val="17"/>
                <w:rPrChange w:id="614" w:author="Microsoft Word" w:date="2026-09-09T14:54:00Z" w16du:dateUtc="2026-09-09T13:54:00Z">
                  <w:rPr>
                    <w:b/>
                    <w:color w:val="FFFFFF"/>
                    <w:sz w:val="16"/>
                  </w:rPr>
                </w:rPrChange>
              </w:rPr>
              <w:t xml:space="preserve"> </w:t>
            </w:r>
            <w:r w:rsidR="006D39A9" w:rsidRPr="00F96828">
              <w:rPr>
                <w:rFonts w:ascii="Aptos" w:hAnsi="Aptos"/>
                <w:b/>
                <w:color w:val="FFFFFF"/>
                <w:sz w:val="17"/>
                <w:rPrChange w:id="615" w:author="Microsoft Word" w:date="2026-09-09T14:54:00Z" w16du:dateUtc="2026-09-09T13:54:00Z">
                  <w:rPr>
                    <w:b/>
                    <w:color w:val="FFFFFF"/>
                    <w:sz w:val="16"/>
                  </w:rPr>
                </w:rPrChange>
              </w:rPr>
              <w:t>Role</w:t>
            </w:r>
          </w:p>
        </w:tc>
        <w:tc>
          <w:tcPr>
            <w:tcW w:w="2520" w:type="dxa"/>
            <w:shd w:val="clear" w:color="auto" w:fill="1A2B56"/>
            <w:vAlign w:val="center"/>
          </w:tcPr>
          <w:p w14:paraId="0286AB4E" w14:textId="77777777" w:rsidR="006D39A9" w:rsidRPr="00F96828" w:rsidRDefault="006D39A9">
            <w:pPr>
              <w:spacing w:before="40" w:after="40"/>
              <w:rPr>
                <w:rFonts w:ascii="Aptos" w:hAnsi="Aptos"/>
                <w:sz w:val="17"/>
                <w:rPrChange w:id="616" w:author="Microsoft Word" w:date="2026-09-09T14:54:00Z" w16du:dateUtc="2026-09-09T13:54:00Z">
                  <w:rPr/>
                </w:rPrChange>
              </w:rPr>
            </w:pPr>
            <w:r w:rsidRPr="00F96828">
              <w:rPr>
                <w:rFonts w:ascii="Aptos" w:hAnsi="Aptos"/>
                <w:b/>
                <w:color w:val="FFFFFF"/>
                <w:sz w:val="17"/>
                <w:rPrChange w:id="617" w:author="Microsoft Word" w:date="2026-09-09T14:54:00Z" w16du:dateUtc="2026-09-09T13:54:00Z">
                  <w:rPr>
                    <w:b/>
                    <w:color w:val="FFFFFF"/>
                    <w:sz w:val="16"/>
                  </w:rPr>
                </w:rPrChange>
              </w:rPr>
              <w:t>Recommended Use</w:t>
            </w:r>
          </w:p>
        </w:tc>
        <w:tc>
          <w:tcPr>
            <w:tcW w:w="2520" w:type="dxa"/>
            <w:shd w:val="clear" w:color="auto" w:fill="1A2B56"/>
            <w:vAlign w:val="center"/>
          </w:tcPr>
          <w:p w14:paraId="036675C7" w14:textId="77777777" w:rsidR="006D39A9" w:rsidRPr="00F96828" w:rsidRDefault="006D39A9">
            <w:pPr>
              <w:spacing w:before="40" w:after="40"/>
              <w:rPr>
                <w:rFonts w:ascii="Aptos" w:hAnsi="Aptos"/>
                <w:sz w:val="17"/>
                <w:rPrChange w:id="618" w:author="Microsoft Word" w:date="2026-09-09T14:54:00Z" w16du:dateUtc="2026-09-09T13:54:00Z">
                  <w:rPr/>
                </w:rPrChange>
              </w:rPr>
            </w:pPr>
            <w:r w:rsidRPr="00F96828">
              <w:rPr>
                <w:rFonts w:ascii="Aptos" w:hAnsi="Aptos"/>
                <w:b/>
                <w:color w:val="FFFFFF"/>
                <w:sz w:val="17"/>
                <w:rPrChange w:id="619" w:author="Microsoft Word" w:date="2026-09-09T14:54:00Z" w16du:dateUtc="2026-09-09T13:54:00Z">
                  <w:rPr>
                    <w:b/>
                    <w:color w:val="FFFFFF"/>
                    <w:sz w:val="16"/>
                  </w:rPr>
                </w:rPrChange>
              </w:rPr>
              <w:t>Do Not Use</w:t>
            </w:r>
          </w:p>
        </w:tc>
      </w:tr>
      <w:tr w:rsidR="006D39A9" w14:paraId="78EB2C47" w14:textId="77777777" w:rsidTr="00A22181">
        <w:trPr>
          <w:jc w:val="center"/>
        </w:trPr>
        <w:tc>
          <w:tcPr>
            <w:tcW w:w="2520" w:type="dxa"/>
            <w:vAlign w:val="center"/>
          </w:tcPr>
          <w:p w14:paraId="6538F034" w14:textId="77777777" w:rsidR="006D39A9" w:rsidRPr="00F96828" w:rsidRDefault="006D39A9">
            <w:pPr>
              <w:spacing w:before="40" w:after="40"/>
              <w:rPr>
                <w:rFonts w:ascii="Aptos" w:hAnsi="Aptos"/>
                <w:sz w:val="17"/>
                <w:rPrChange w:id="620" w:author="Microsoft Word" w:date="2026-09-09T14:54:00Z" w16du:dateUtc="2026-09-09T13:54:00Z">
                  <w:rPr/>
                </w:rPrChange>
              </w:rPr>
            </w:pPr>
            <w:r w:rsidRPr="00F96828">
              <w:rPr>
                <w:rFonts w:ascii="Aptos" w:hAnsi="Aptos"/>
                <w:sz w:val="17"/>
                <w:rPrChange w:id="621" w:author="Microsoft Word" w:date="2026-09-09T14:54:00Z" w16du:dateUtc="2026-09-09T13:54:00Z">
                  <w:rPr>
                    <w:sz w:val="16"/>
                  </w:rPr>
                </w:rPrChange>
              </w:rPr>
              <w:t>Azure API Management</w:t>
            </w:r>
          </w:p>
        </w:tc>
        <w:tc>
          <w:tcPr>
            <w:tcW w:w="2520" w:type="dxa"/>
            <w:vAlign w:val="center"/>
          </w:tcPr>
          <w:p w14:paraId="5463E2B2" w14:textId="77777777" w:rsidR="006D39A9" w:rsidRPr="00F96828" w:rsidRDefault="006D39A9">
            <w:pPr>
              <w:spacing w:before="40" w:after="40"/>
              <w:rPr>
                <w:rFonts w:ascii="Aptos" w:hAnsi="Aptos"/>
                <w:sz w:val="17"/>
                <w:rPrChange w:id="622" w:author="Microsoft Word" w:date="2026-09-09T14:54:00Z" w16du:dateUtc="2026-09-09T13:54:00Z">
                  <w:rPr/>
                </w:rPrChange>
              </w:rPr>
            </w:pPr>
            <w:r w:rsidRPr="00F96828">
              <w:rPr>
                <w:rFonts w:ascii="Aptos" w:hAnsi="Aptos"/>
                <w:sz w:val="17"/>
                <w:rPrChange w:id="623" w:author="Microsoft Word" w:date="2026-09-09T14:54:00Z" w16du:dateUtc="2026-09-09T13:54:00Z">
                  <w:rPr>
                    <w:sz w:val="16"/>
                  </w:rPr>
                </w:rPrChange>
              </w:rPr>
              <w:t>Enterprise API gateway and single API ingress point</w:t>
            </w:r>
          </w:p>
        </w:tc>
        <w:tc>
          <w:tcPr>
            <w:tcW w:w="2520" w:type="dxa"/>
            <w:vAlign w:val="center"/>
          </w:tcPr>
          <w:p w14:paraId="16FC9784" w14:textId="77777777" w:rsidR="006D39A9" w:rsidRPr="00F96828" w:rsidRDefault="006D39A9">
            <w:pPr>
              <w:spacing w:before="40" w:after="40"/>
              <w:rPr>
                <w:rFonts w:ascii="Aptos" w:hAnsi="Aptos"/>
                <w:sz w:val="17"/>
                <w:rPrChange w:id="624" w:author="Microsoft Word" w:date="2026-09-09T14:54:00Z" w16du:dateUtc="2026-09-09T13:54:00Z">
                  <w:rPr/>
                </w:rPrChange>
              </w:rPr>
            </w:pPr>
            <w:r w:rsidRPr="00F96828">
              <w:rPr>
                <w:rFonts w:ascii="Aptos" w:hAnsi="Aptos"/>
                <w:sz w:val="17"/>
                <w:rPrChange w:id="625" w:author="Microsoft Word" w:date="2026-09-09T14:54:00Z" w16du:dateUtc="2026-09-09T13:54:00Z">
                  <w:rPr>
                    <w:sz w:val="16"/>
                  </w:rPr>
                </w:rPrChange>
              </w:rPr>
              <w:t>Exposing REST APIs to internal systems, vendors, applications, or digital channels</w:t>
            </w:r>
          </w:p>
        </w:tc>
        <w:tc>
          <w:tcPr>
            <w:tcW w:w="2520" w:type="dxa"/>
            <w:vAlign w:val="center"/>
          </w:tcPr>
          <w:p w14:paraId="734D560D" w14:textId="77777777" w:rsidR="006D39A9" w:rsidRPr="00F96828" w:rsidRDefault="006D39A9">
            <w:pPr>
              <w:spacing w:before="40" w:after="40"/>
              <w:rPr>
                <w:rFonts w:ascii="Aptos" w:hAnsi="Aptos"/>
                <w:sz w:val="17"/>
                <w:rPrChange w:id="626" w:author="Microsoft Word" w:date="2026-09-09T14:54:00Z" w16du:dateUtc="2026-09-09T13:54:00Z">
                  <w:rPr/>
                </w:rPrChange>
              </w:rPr>
            </w:pPr>
            <w:r w:rsidRPr="00F96828">
              <w:rPr>
                <w:rFonts w:ascii="Aptos" w:hAnsi="Aptos"/>
                <w:sz w:val="17"/>
                <w:rPrChange w:id="627" w:author="Microsoft Word" w:date="2026-09-09T14:54:00Z" w16du:dateUtc="2026-09-09T13:54:00Z">
                  <w:rPr>
                    <w:sz w:val="16"/>
                  </w:rPr>
                </w:rPrChange>
              </w:rPr>
              <w:t>For long-running business processes or data transformation pipelines</w:t>
            </w:r>
          </w:p>
        </w:tc>
      </w:tr>
      <w:tr w:rsidR="006D39A9" w14:paraId="648BA9AE" w14:textId="77777777" w:rsidTr="00A22181">
        <w:trPr>
          <w:jc w:val="center"/>
        </w:trPr>
        <w:tc>
          <w:tcPr>
            <w:tcW w:w="2520" w:type="dxa"/>
            <w:vAlign w:val="center"/>
          </w:tcPr>
          <w:p w14:paraId="710E8DDC" w14:textId="77777777" w:rsidR="006D39A9" w:rsidRPr="00F96828" w:rsidRDefault="006D39A9">
            <w:pPr>
              <w:spacing w:before="40" w:after="40"/>
              <w:rPr>
                <w:rFonts w:ascii="Aptos" w:hAnsi="Aptos"/>
                <w:sz w:val="17"/>
                <w:rPrChange w:id="628" w:author="Microsoft Word" w:date="2026-09-09T14:54:00Z" w16du:dateUtc="2026-09-09T13:54:00Z">
                  <w:rPr/>
                </w:rPrChange>
              </w:rPr>
            </w:pPr>
            <w:r w:rsidRPr="00F96828">
              <w:rPr>
                <w:rFonts w:ascii="Aptos" w:hAnsi="Aptos"/>
                <w:sz w:val="17"/>
                <w:rPrChange w:id="629" w:author="Microsoft Word" w:date="2026-09-09T14:54:00Z" w16du:dateUtc="2026-09-09T13:54:00Z">
                  <w:rPr>
                    <w:sz w:val="16"/>
                  </w:rPr>
                </w:rPrChange>
              </w:rPr>
              <w:t>Azure Logic Apps</w:t>
            </w:r>
          </w:p>
        </w:tc>
        <w:tc>
          <w:tcPr>
            <w:tcW w:w="2520" w:type="dxa"/>
            <w:vAlign w:val="center"/>
          </w:tcPr>
          <w:p w14:paraId="56652AAE" w14:textId="77777777" w:rsidR="006D39A9" w:rsidRPr="00F96828" w:rsidRDefault="006D39A9">
            <w:pPr>
              <w:spacing w:before="40" w:after="40"/>
              <w:rPr>
                <w:rFonts w:ascii="Aptos" w:hAnsi="Aptos"/>
                <w:sz w:val="17"/>
                <w:rPrChange w:id="630" w:author="Microsoft Word" w:date="2026-09-09T14:54:00Z" w16du:dateUtc="2026-09-09T13:54:00Z">
                  <w:rPr/>
                </w:rPrChange>
              </w:rPr>
            </w:pPr>
            <w:r w:rsidRPr="00F96828">
              <w:rPr>
                <w:rFonts w:ascii="Aptos" w:hAnsi="Aptos"/>
                <w:sz w:val="17"/>
                <w:rPrChange w:id="631" w:author="Microsoft Word" w:date="2026-09-09T14:54:00Z" w16du:dateUtc="2026-09-09T13:54:00Z">
                  <w:rPr>
                    <w:sz w:val="16"/>
                  </w:rPr>
                </w:rPrChange>
              </w:rPr>
              <w:t>Workflow orchestration and cross-system process coordination</w:t>
            </w:r>
          </w:p>
        </w:tc>
        <w:tc>
          <w:tcPr>
            <w:tcW w:w="2520" w:type="dxa"/>
            <w:vAlign w:val="center"/>
          </w:tcPr>
          <w:p w14:paraId="0223357F" w14:textId="77777777" w:rsidR="006D39A9" w:rsidRPr="00F96828" w:rsidRDefault="006D39A9">
            <w:pPr>
              <w:spacing w:before="40" w:after="40"/>
              <w:rPr>
                <w:rFonts w:ascii="Aptos" w:hAnsi="Aptos"/>
                <w:sz w:val="17"/>
                <w:rPrChange w:id="632" w:author="Microsoft Word" w:date="2026-09-09T14:54:00Z" w16du:dateUtc="2026-09-09T13:54:00Z">
                  <w:rPr/>
                </w:rPrChange>
              </w:rPr>
            </w:pPr>
            <w:r w:rsidRPr="00F96828">
              <w:rPr>
                <w:rFonts w:ascii="Aptos" w:hAnsi="Aptos"/>
                <w:sz w:val="17"/>
                <w:rPrChange w:id="633" w:author="Microsoft Word" w:date="2026-09-09T14:54:00Z" w16du:dateUtc="2026-09-09T13:54:00Z">
                  <w:rPr>
                    <w:sz w:val="16"/>
                  </w:rPr>
                </w:rPrChange>
              </w:rPr>
              <w:t>Multi-step integrations, long-running workflows, connector-based automation, exception paths</w:t>
            </w:r>
          </w:p>
        </w:tc>
        <w:tc>
          <w:tcPr>
            <w:tcW w:w="2520" w:type="dxa"/>
            <w:vAlign w:val="center"/>
          </w:tcPr>
          <w:p w14:paraId="1BC80C46" w14:textId="77777777" w:rsidR="006D39A9" w:rsidRPr="00F96828" w:rsidRDefault="006D39A9">
            <w:pPr>
              <w:spacing w:before="40" w:after="40"/>
              <w:rPr>
                <w:rFonts w:ascii="Aptos" w:hAnsi="Aptos"/>
                <w:sz w:val="17"/>
                <w:rPrChange w:id="634" w:author="Microsoft Word" w:date="2026-09-09T14:54:00Z" w16du:dateUtc="2026-09-09T13:54:00Z">
                  <w:rPr/>
                </w:rPrChange>
              </w:rPr>
            </w:pPr>
            <w:r w:rsidRPr="00F96828">
              <w:rPr>
                <w:rFonts w:ascii="Aptos" w:hAnsi="Aptos"/>
                <w:sz w:val="17"/>
                <w:rPrChange w:id="635" w:author="Microsoft Word" w:date="2026-09-09T14:54:00Z" w16du:dateUtc="2026-09-09T13:54:00Z">
                  <w:rPr>
                    <w:sz w:val="16"/>
                  </w:rPr>
                </w:rPrChange>
              </w:rPr>
              <w:t>For low-level compute-heavy logic or high-throughput streaming</w:t>
            </w:r>
          </w:p>
        </w:tc>
      </w:tr>
      <w:tr w:rsidR="006D39A9" w14:paraId="27FE6A25" w14:textId="77777777" w:rsidTr="00A22181">
        <w:trPr>
          <w:jc w:val="center"/>
        </w:trPr>
        <w:tc>
          <w:tcPr>
            <w:tcW w:w="2520" w:type="dxa"/>
            <w:vAlign w:val="center"/>
          </w:tcPr>
          <w:p w14:paraId="5CF9574B" w14:textId="77777777" w:rsidR="006D39A9" w:rsidRPr="00F96828" w:rsidRDefault="006D39A9">
            <w:pPr>
              <w:spacing w:before="40" w:after="40"/>
              <w:rPr>
                <w:rFonts w:ascii="Aptos" w:hAnsi="Aptos"/>
                <w:sz w:val="17"/>
                <w:rPrChange w:id="636" w:author="Microsoft Word" w:date="2026-09-09T14:54:00Z" w16du:dateUtc="2026-09-09T13:54:00Z">
                  <w:rPr/>
                </w:rPrChange>
              </w:rPr>
            </w:pPr>
            <w:r w:rsidRPr="00F96828">
              <w:rPr>
                <w:rFonts w:ascii="Aptos" w:hAnsi="Aptos"/>
                <w:sz w:val="17"/>
                <w:rPrChange w:id="637" w:author="Microsoft Word" w:date="2026-09-09T14:54:00Z" w16du:dateUtc="2026-09-09T13:54:00Z">
                  <w:rPr>
                    <w:sz w:val="16"/>
                  </w:rPr>
                </w:rPrChange>
              </w:rPr>
              <w:t>Azure Service Bus</w:t>
            </w:r>
          </w:p>
        </w:tc>
        <w:tc>
          <w:tcPr>
            <w:tcW w:w="2520" w:type="dxa"/>
            <w:vAlign w:val="center"/>
          </w:tcPr>
          <w:p w14:paraId="6496C557" w14:textId="77777777" w:rsidR="006D39A9" w:rsidRPr="00F96828" w:rsidRDefault="006D39A9">
            <w:pPr>
              <w:spacing w:before="40" w:after="40"/>
              <w:rPr>
                <w:rFonts w:ascii="Aptos" w:hAnsi="Aptos"/>
                <w:sz w:val="17"/>
                <w:rPrChange w:id="638" w:author="Microsoft Word" w:date="2026-09-09T14:54:00Z" w16du:dateUtc="2026-09-09T13:54:00Z">
                  <w:rPr/>
                </w:rPrChange>
              </w:rPr>
            </w:pPr>
            <w:r w:rsidRPr="00F96828">
              <w:rPr>
                <w:rFonts w:ascii="Aptos" w:hAnsi="Aptos"/>
                <w:sz w:val="17"/>
                <w:rPrChange w:id="639" w:author="Microsoft Word" w:date="2026-09-09T14:54:00Z" w16du:dateUtc="2026-09-09T13:54:00Z">
                  <w:rPr>
                    <w:sz w:val="16"/>
                  </w:rPr>
                </w:rPrChange>
              </w:rPr>
              <w:t>Reliable enterprise messaging</w:t>
            </w:r>
          </w:p>
        </w:tc>
        <w:tc>
          <w:tcPr>
            <w:tcW w:w="2520" w:type="dxa"/>
            <w:vAlign w:val="center"/>
          </w:tcPr>
          <w:p w14:paraId="071D866E" w14:textId="77777777" w:rsidR="006D39A9" w:rsidRPr="00F96828" w:rsidRDefault="006D39A9">
            <w:pPr>
              <w:spacing w:before="40" w:after="40"/>
              <w:rPr>
                <w:rFonts w:ascii="Aptos" w:hAnsi="Aptos"/>
                <w:sz w:val="17"/>
                <w:rPrChange w:id="640" w:author="Microsoft Word" w:date="2026-09-09T14:54:00Z" w16du:dateUtc="2026-09-09T13:54:00Z">
                  <w:rPr/>
                </w:rPrChange>
              </w:rPr>
            </w:pPr>
            <w:r w:rsidRPr="00F96828">
              <w:rPr>
                <w:rFonts w:ascii="Aptos" w:hAnsi="Aptos"/>
                <w:sz w:val="17"/>
                <w:rPrChange w:id="641" w:author="Microsoft Word" w:date="2026-09-09T14:54:00Z" w16du:dateUtc="2026-09-09T13:54:00Z">
                  <w:rPr>
                    <w:sz w:val="16"/>
                  </w:rPr>
                </w:rPrChange>
              </w:rPr>
              <w:t>Guaranteed delivery, commands, queues, topics, retries, dead-letter handling</w:t>
            </w:r>
          </w:p>
        </w:tc>
        <w:tc>
          <w:tcPr>
            <w:tcW w:w="2520" w:type="dxa"/>
            <w:vAlign w:val="center"/>
          </w:tcPr>
          <w:p w14:paraId="12BAEC0D" w14:textId="77777777" w:rsidR="006D39A9" w:rsidRPr="00F96828" w:rsidRDefault="006D39A9">
            <w:pPr>
              <w:spacing w:before="40" w:after="40"/>
              <w:rPr>
                <w:rFonts w:ascii="Aptos" w:hAnsi="Aptos"/>
                <w:sz w:val="17"/>
                <w:rPrChange w:id="642" w:author="Microsoft Word" w:date="2026-09-09T14:54:00Z" w16du:dateUtc="2026-09-09T13:54:00Z">
                  <w:rPr/>
                </w:rPrChange>
              </w:rPr>
            </w:pPr>
            <w:r w:rsidRPr="00F96828">
              <w:rPr>
                <w:rFonts w:ascii="Aptos" w:hAnsi="Aptos"/>
                <w:sz w:val="17"/>
                <w:rPrChange w:id="643" w:author="Microsoft Word" w:date="2026-09-09T14:54:00Z" w16du:dateUtc="2026-09-09T13:54:00Z">
                  <w:rPr>
                    <w:sz w:val="16"/>
                  </w:rPr>
                </w:rPrChange>
              </w:rPr>
              <w:t>For lightweight notifications where message state is not required</w:t>
            </w:r>
          </w:p>
        </w:tc>
      </w:tr>
      <w:tr w:rsidR="006D39A9" w14:paraId="6001C60B" w14:textId="77777777" w:rsidTr="00A22181">
        <w:trPr>
          <w:jc w:val="center"/>
        </w:trPr>
        <w:tc>
          <w:tcPr>
            <w:tcW w:w="2520" w:type="dxa"/>
            <w:vAlign w:val="center"/>
          </w:tcPr>
          <w:p w14:paraId="663AC27D" w14:textId="77777777" w:rsidR="006D39A9" w:rsidRPr="00F96828" w:rsidRDefault="006D39A9">
            <w:pPr>
              <w:spacing w:before="40" w:after="40"/>
              <w:rPr>
                <w:rFonts w:ascii="Aptos" w:hAnsi="Aptos"/>
                <w:sz w:val="17"/>
                <w:rPrChange w:id="644" w:author="Microsoft Word" w:date="2026-09-09T14:54:00Z" w16du:dateUtc="2026-09-09T13:54:00Z">
                  <w:rPr/>
                </w:rPrChange>
              </w:rPr>
            </w:pPr>
            <w:r w:rsidRPr="00F96828">
              <w:rPr>
                <w:rFonts w:ascii="Aptos" w:hAnsi="Aptos"/>
                <w:sz w:val="17"/>
                <w:rPrChange w:id="645" w:author="Microsoft Word" w:date="2026-09-09T14:54:00Z" w16du:dateUtc="2026-09-09T13:54:00Z">
                  <w:rPr>
                    <w:sz w:val="16"/>
                  </w:rPr>
                </w:rPrChange>
              </w:rPr>
              <w:t>Azure Event Grid</w:t>
            </w:r>
          </w:p>
        </w:tc>
        <w:tc>
          <w:tcPr>
            <w:tcW w:w="2520" w:type="dxa"/>
            <w:vAlign w:val="center"/>
          </w:tcPr>
          <w:p w14:paraId="77442653" w14:textId="77777777" w:rsidR="006D39A9" w:rsidRPr="00F96828" w:rsidRDefault="006D39A9">
            <w:pPr>
              <w:spacing w:before="40" w:after="40"/>
              <w:rPr>
                <w:rFonts w:ascii="Aptos" w:hAnsi="Aptos"/>
                <w:sz w:val="17"/>
                <w:rPrChange w:id="646" w:author="Microsoft Word" w:date="2026-09-09T14:54:00Z" w16du:dateUtc="2026-09-09T13:54:00Z">
                  <w:rPr/>
                </w:rPrChange>
              </w:rPr>
            </w:pPr>
            <w:r w:rsidRPr="00F96828">
              <w:rPr>
                <w:rFonts w:ascii="Aptos" w:hAnsi="Aptos"/>
                <w:sz w:val="17"/>
                <w:rPrChange w:id="647" w:author="Microsoft Word" w:date="2026-09-09T14:54:00Z" w16du:dateUtc="2026-09-09T13:54:00Z">
                  <w:rPr>
                    <w:sz w:val="16"/>
                  </w:rPr>
                </w:rPrChange>
              </w:rPr>
              <w:t>Event notification and reactive event routing</w:t>
            </w:r>
          </w:p>
        </w:tc>
        <w:tc>
          <w:tcPr>
            <w:tcW w:w="2520" w:type="dxa"/>
            <w:vAlign w:val="center"/>
          </w:tcPr>
          <w:p w14:paraId="0C7F3418" w14:textId="77777777" w:rsidR="006D39A9" w:rsidRPr="00F96828" w:rsidRDefault="006D39A9">
            <w:pPr>
              <w:spacing w:before="40" w:after="40"/>
              <w:rPr>
                <w:rFonts w:ascii="Aptos" w:hAnsi="Aptos"/>
                <w:sz w:val="17"/>
                <w:rPrChange w:id="648" w:author="Microsoft Word" w:date="2026-09-09T14:54:00Z" w16du:dateUtc="2026-09-09T13:54:00Z">
                  <w:rPr/>
                </w:rPrChange>
              </w:rPr>
            </w:pPr>
            <w:r w:rsidRPr="00F96828">
              <w:rPr>
                <w:rFonts w:ascii="Aptos" w:hAnsi="Aptos"/>
                <w:sz w:val="17"/>
                <w:rPrChange w:id="649" w:author="Microsoft Word" w:date="2026-09-09T14:54:00Z" w16du:dateUtc="2026-09-09T13:54:00Z">
                  <w:rPr>
                    <w:sz w:val="16"/>
                  </w:rPr>
                </w:rPrChange>
              </w:rPr>
              <w:t>Resource/event notifications, event fan-out, near-real-time triggers</w:t>
            </w:r>
          </w:p>
        </w:tc>
        <w:tc>
          <w:tcPr>
            <w:tcW w:w="2520" w:type="dxa"/>
            <w:vAlign w:val="center"/>
          </w:tcPr>
          <w:p w14:paraId="06FE2C9A" w14:textId="77777777" w:rsidR="006D39A9" w:rsidRPr="00F96828" w:rsidRDefault="006D39A9">
            <w:pPr>
              <w:spacing w:before="40" w:after="40"/>
              <w:rPr>
                <w:rFonts w:ascii="Aptos" w:hAnsi="Aptos"/>
                <w:sz w:val="17"/>
                <w:rPrChange w:id="650" w:author="Microsoft Word" w:date="2026-09-09T14:54:00Z" w16du:dateUtc="2026-09-09T13:54:00Z">
                  <w:rPr/>
                </w:rPrChange>
              </w:rPr>
            </w:pPr>
            <w:r w:rsidRPr="00F96828">
              <w:rPr>
                <w:rFonts w:ascii="Aptos" w:hAnsi="Aptos"/>
                <w:sz w:val="17"/>
                <w:rPrChange w:id="651" w:author="Microsoft Word" w:date="2026-09-09T14:54:00Z" w16du:dateUtc="2026-09-09T13:54:00Z">
                  <w:rPr>
                    <w:sz w:val="16"/>
                  </w:rPr>
                </w:rPrChange>
              </w:rPr>
              <w:t>For ordered business messaging or complex message settlement</w:t>
            </w:r>
          </w:p>
        </w:tc>
      </w:tr>
      <w:tr w:rsidR="006D39A9" w14:paraId="2FE46CB8" w14:textId="77777777" w:rsidTr="00A22181">
        <w:trPr>
          <w:jc w:val="center"/>
        </w:trPr>
        <w:tc>
          <w:tcPr>
            <w:tcW w:w="2520" w:type="dxa"/>
            <w:vAlign w:val="center"/>
          </w:tcPr>
          <w:p w14:paraId="3F177361" w14:textId="77777777" w:rsidR="006D39A9" w:rsidRPr="00F96828" w:rsidRDefault="006D39A9">
            <w:pPr>
              <w:spacing w:before="40" w:after="40"/>
              <w:rPr>
                <w:rFonts w:ascii="Aptos" w:hAnsi="Aptos"/>
                <w:sz w:val="17"/>
                <w:rPrChange w:id="652" w:author="Microsoft Word" w:date="2026-09-09T14:54:00Z" w16du:dateUtc="2026-09-09T13:54:00Z">
                  <w:rPr/>
                </w:rPrChange>
              </w:rPr>
            </w:pPr>
            <w:r w:rsidRPr="00F96828">
              <w:rPr>
                <w:rFonts w:ascii="Aptos" w:hAnsi="Aptos"/>
                <w:sz w:val="17"/>
                <w:rPrChange w:id="653" w:author="Microsoft Word" w:date="2026-09-09T14:54:00Z" w16du:dateUtc="2026-09-09T13:54:00Z">
                  <w:rPr>
                    <w:sz w:val="16"/>
                  </w:rPr>
                </w:rPrChange>
              </w:rPr>
              <w:t>Azure Event Hubs</w:t>
            </w:r>
          </w:p>
        </w:tc>
        <w:tc>
          <w:tcPr>
            <w:tcW w:w="2520" w:type="dxa"/>
            <w:vAlign w:val="center"/>
          </w:tcPr>
          <w:p w14:paraId="01B232D9" w14:textId="77777777" w:rsidR="006D39A9" w:rsidRPr="00F96828" w:rsidRDefault="006D39A9">
            <w:pPr>
              <w:spacing w:before="40" w:after="40"/>
              <w:rPr>
                <w:rFonts w:ascii="Aptos" w:hAnsi="Aptos"/>
                <w:sz w:val="17"/>
                <w:rPrChange w:id="654" w:author="Microsoft Word" w:date="2026-09-09T14:54:00Z" w16du:dateUtc="2026-09-09T13:54:00Z">
                  <w:rPr/>
                </w:rPrChange>
              </w:rPr>
            </w:pPr>
            <w:r w:rsidRPr="00F96828">
              <w:rPr>
                <w:rFonts w:ascii="Aptos" w:hAnsi="Aptos"/>
                <w:sz w:val="17"/>
                <w:rPrChange w:id="655" w:author="Microsoft Word" w:date="2026-09-09T14:54:00Z" w16du:dateUtc="2026-09-09T13:54:00Z">
                  <w:rPr>
                    <w:sz w:val="16"/>
                  </w:rPr>
                </w:rPrChange>
              </w:rPr>
              <w:t>High-throughput event streaming</w:t>
            </w:r>
          </w:p>
        </w:tc>
        <w:tc>
          <w:tcPr>
            <w:tcW w:w="2520" w:type="dxa"/>
            <w:vAlign w:val="center"/>
          </w:tcPr>
          <w:p w14:paraId="2C5563CF" w14:textId="77777777" w:rsidR="006D39A9" w:rsidRPr="00F96828" w:rsidRDefault="006D39A9">
            <w:pPr>
              <w:spacing w:before="40" w:after="40"/>
              <w:rPr>
                <w:rFonts w:ascii="Aptos" w:hAnsi="Aptos"/>
                <w:sz w:val="17"/>
                <w:rPrChange w:id="656" w:author="Microsoft Word" w:date="2026-09-09T14:54:00Z" w16du:dateUtc="2026-09-09T13:54:00Z">
                  <w:rPr/>
                </w:rPrChange>
              </w:rPr>
            </w:pPr>
            <w:r w:rsidRPr="00F96828">
              <w:rPr>
                <w:rFonts w:ascii="Aptos" w:hAnsi="Aptos"/>
                <w:sz w:val="17"/>
                <w:rPrChange w:id="657" w:author="Microsoft Word" w:date="2026-09-09T14:54:00Z" w16du:dateUtc="2026-09-09T13:54:00Z">
                  <w:rPr>
                    <w:sz w:val="16"/>
                  </w:rPr>
                </w:rPrChange>
              </w:rPr>
              <w:t>Telemetry, high-volume event ingestion, streaming analytics</w:t>
            </w:r>
          </w:p>
        </w:tc>
        <w:tc>
          <w:tcPr>
            <w:tcW w:w="2520" w:type="dxa"/>
            <w:vAlign w:val="center"/>
          </w:tcPr>
          <w:p w14:paraId="62E2BFC9" w14:textId="77777777" w:rsidR="006D39A9" w:rsidRPr="00F96828" w:rsidRDefault="006D39A9">
            <w:pPr>
              <w:spacing w:before="40" w:after="40"/>
              <w:rPr>
                <w:rFonts w:ascii="Aptos" w:hAnsi="Aptos"/>
                <w:sz w:val="17"/>
                <w:rPrChange w:id="658" w:author="Microsoft Word" w:date="2026-09-09T14:54:00Z" w16du:dateUtc="2026-09-09T13:54:00Z">
                  <w:rPr/>
                </w:rPrChange>
              </w:rPr>
            </w:pPr>
            <w:r w:rsidRPr="00F96828">
              <w:rPr>
                <w:rFonts w:ascii="Aptos" w:hAnsi="Aptos"/>
                <w:sz w:val="17"/>
                <w:rPrChange w:id="659" w:author="Microsoft Word" w:date="2026-09-09T14:54:00Z" w16du:dateUtc="2026-09-09T13:54:00Z">
                  <w:rPr>
                    <w:sz w:val="16"/>
                  </w:rPr>
                </w:rPrChange>
              </w:rPr>
              <w:t>For command-style workflow messaging or request/response integration</w:t>
            </w:r>
          </w:p>
        </w:tc>
      </w:tr>
      <w:tr w:rsidR="006D39A9" w14:paraId="54A35DA0" w14:textId="77777777" w:rsidTr="00A22181">
        <w:trPr>
          <w:jc w:val="center"/>
        </w:trPr>
        <w:tc>
          <w:tcPr>
            <w:tcW w:w="2520" w:type="dxa"/>
            <w:vAlign w:val="center"/>
          </w:tcPr>
          <w:p w14:paraId="692B9B7E" w14:textId="77777777" w:rsidR="006D39A9" w:rsidRPr="00F96828" w:rsidRDefault="006D39A9">
            <w:pPr>
              <w:spacing w:before="40" w:after="40"/>
              <w:rPr>
                <w:rFonts w:ascii="Aptos" w:hAnsi="Aptos"/>
                <w:sz w:val="17"/>
                <w:rPrChange w:id="660" w:author="Microsoft Word" w:date="2026-09-09T14:54:00Z" w16du:dateUtc="2026-09-09T13:54:00Z">
                  <w:rPr/>
                </w:rPrChange>
              </w:rPr>
            </w:pPr>
            <w:r w:rsidRPr="00F96828">
              <w:rPr>
                <w:rFonts w:ascii="Aptos" w:hAnsi="Aptos"/>
                <w:sz w:val="17"/>
                <w:rPrChange w:id="661" w:author="Microsoft Word" w:date="2026-09-09T14:54:00Z" w16du:dateUtc="2026-09-09T13:54:00Z">
                  <w:rPr>
                    <w:sz w:val="16"/>
                  </w:rPr>
                </w:rPrChange>
              </w:rPr>
              <w:t>Azure Functions</w:t>
            </w:r>
          </w:p>
        </w:tc>
        <w:tc>
          <w:tcPr>
            <w:tcW w:w="2520" w:type="dxa"/>
            <w:vAlign w:val="center"/>
          </w:tcPr>
          <w:p w14:paraId="48F92A02" w14:textId="77777777" w:rsidR="006D39A9" w:rsidRPr="00F96828" w:rsidRDefault="006D39A9">
            <w:pPr>
              <w:spacing w:before="40" w:after="40"/>
              <w:rPr>
                <w:rFonts w:ascii="Aptos" w:hAnsi="Aptos"/>
                <w:sz w:val="17"/>
                <w:rPrChange w:id="662" w:author="Microsoft Word" w:date="2026-09-09T14:54:00Z" w16du:dateUtc="2026-09-09T13:54:00Z">
                  <w:rPr/>
                </w:rPrChange>
              </w:rPr>
            </w:pPr>
            <w:r w:rsidRPr="00F96828">
              <w:rPr>
                <w:rFonts w:ascii="Aptos" w:hAnsi="Aptos"/>
                <w:sz w:val="17"/>
                <w:rPrChange w:id="663" w:author="Microsoft Word" w:date="2026-09-09T14:54:00Z" w16du:dateUtc="2026-09-09T13:54:00Z">
                  <w:rPr>
                    <w:sz w:val="16"/>
                  </w:rPr>
                </w:rPrChange>
              </w:rPr>
              <w:t>Low-level implementation logic</w:t>
            </w:r>
          </w:p>
        </w:tc>
        <w:tc>
          <w:tcPr>
            <w:tcW w:w="2520" w:type="dxa"/>
            <w:vAlign w:val="center"/>
          </w:tcPr>
          <w:p w14:paraId="19CD6486" w14:textId="77777777" w:rsidR="006D39A9" w:rsidRPr="00F96828" w:rsidRDefault="006D39A9">
            <w:pPr>
              <w:spacing w:before="40" w:after="40"/>
              <w:rPr>
                <w:rFonts w:ascii="Aptos" w:hAnsi="Aptos"/>
                <w:sz w:val="17"/>
                <w:rPrChange w:id="664" w:author="Microsoft Word" w:date="2026-09-09T14:54:00Z" w16du:dateUtc="2026-09-09T13:54:00Z">
                  <w:rPr/>
                </w:rPrChange>
              </w:rPr>
            </w:pPr>
            <w:r w:rsidRPr="00F96828">
              <w:rPr>
                <w:rFonts w:ascii="Aptos" w:hAnsi="Aptos"/>
                <w:sz w:val="17"/>
                <w:rPrChange w:id="665" w:author="Microsoft Word" w:date="2026-09-09T14:54:00Z" w16du:dateUtc="2026-09-09T13:54:00Z">
                  <w:rPr>
                    <w:sz w:val="16"/>
                  </w:rPr>
                </w:rPrChange>
              </w:rPr>
              <w:t>Lightweight code extensions, transformation helpers, protocol adapters, custom validation</w:t>
            </w:r>
          </w:p>
        </w:tc>
        <w:tc>
          <w:tcPr>
            <w:tcW w:w="2520" w:type="dxa"/>
            <w:vAlign w:val="center"/>
          </w:tcPr>
          <w:p w14:paraId="77961B54" w14:textId="77777777" w:rsidR="006D39A9" w:rsidRPr="00F96828" w:rsidRDefault="006D39A9">
            <w:pPr>
              <w:spacing w:before="40" w:after="40"/>
              <w:rPr>
                <w:rFonts w:ascii="Aptos" w:hAnsi="Aptos"/>
                <w:sz w:val="17"/>
                <w:rPrChange w:id="666" w:author="Microsoft Word" w:date="2026-09-09T14:54:00Z" w16du:dateUtc="2026-09-09T13:54:00Z">
                  <w:rPr/>
                </w:rPrChange>
              </w:rPr>
            </w:pPr>
            <w:r w:rsidRPr="00F96828">
              <w:rPr>
                <w:rFonts w:ascii="Aptos" w:hAnsi="Aptos"/>
                <w:sz w:val="17"/>
                <w:rPrChange w:id="667" w:author="Microsoft Word" w:date="2026-09-09T14:54:00Z" w16du:dateUtc="2026-09-09T13:54:00Z">
                  <w:rPr>
                    <w:sz w:val="16"/>
                  </w:rPr>
                </w:rPrChange>
              </w:rPr>
              <w:t>As the default orchestration engine or business process owner</w:t>
            </w:r>
          </w:p>
        </w:tc>
      </w:tr>
      <w:tr w:rsidR="006D39A9" w14:paraId="0DE0DDD3" w14:textId="77777777" w:rsidTr="00A22181">
        <w:trPr>
          <w:jc w:val="center"/>
        </w:trPr>
        <w:tc>
          <w:tcPr>
            <w:tcW w:w="2520" w:type="dxa"/>
            <w:vAlign w:val="center"/>
          </w:tcPr>
          <w:p w14:paraId="1A4BA38F" w14:textId="77777777" w:rsidR="006D39A9" w:rsidRPr="00F96828" w:rsidRDefault="006D39A9">
            <w:pPr>
              <w:spacing w:before="40" w:after="40"/>
              <w:rPr>
                <w:rFonts w:ascii="Aptos" w:hAnsi="Aptos"/>
                <w:sz w:val="17"/>
                <w:rPrChange w:id="668" w:author="Microsoft Word" w:date="2026-09-09T14:54:00Z" w16du:dateUtc="2026-09-09T13:54:00Z">
                  <w:rPr/>
                </w:rPrChange>
              </w:rPr>
            </w:pPr>
            <w:r w:rsidRPr="00F96828">
              <w:rPr>
                <w:rFonts w:ascii="Aptos" w:hAnsi="Aptos"/>
                <w:sz w:val="17"/>
                <w:rPrChange w:id="669" w:author="Microsoft Word" w:date="2026-09-09T14:54:00Z" w16du:dateUtc="2026-09-09T13:54:00Z">
                  <w:rPr>
                    <w:sz w:val="16"/>
                  </w:rPr>
                </w:rPrChange>
              </w:rPr>
              <w:t>Azure Data Factory / Data Platform</w:t>
            </w:r>
          </w:p>
        </w:tc>
        <w:tc>
          <w:tcPr>
            <w:tcW w:w="2520" w:type="dxa"/>
            <w:vAlign w:val="center"/>
          </w:tcPr>
          <w:p w14:paraId="62CE7605" w14:textId="77777777" w:rsidR="006D39A9" w:rsidRPr="00F96828" w:rsidRDefault="006D39A9">
            <w:pPr>
              <w:spacing w:before="40" w:after="40"/>
              <w:rPr>
                <w:rFonts w:ascii="Aptos" w:hAnsi="Aptos"/>
                <w:sz w:val="17"/>
                <w:rPrChange w:id="670" w:author="Microsoft Word" w:date="2026-09-09T14:54:00Z" w16du:dateUtc="2026-09-09T13:54:00Z">
                  <w:rPr/>
                </w:rPrChange>
              </w:rPr>
            </w:pPr>
            <w:r w:rsidRPr="00F96828">
              <w:rPr>
                <w:rFonts w:ascii="Aptos" w:hAnsi="Aptos"/>
                <w:sz w:val="17"/>
                <w:rPrChange w:id="671" w:author="Microsoft Word" w:date="2026-09-09T14:54:00Z" w16du:dateUtc="2026-09-09T13:54:00Z">
                  <w:rPr>
                    <w:sz w:val="16"/>
                  </w:rPr>
                </w:rPrChange>
              </w:rPr>
              <w:t>Data ingestion and analytical pipeline orchestration</w:t>
            </w:r>
          </w:p>
        </w:tc>
        <w:tc>
          <w:tcPr>
            <w:tcW w:w="2520" w:type="dxa"/>
            <w:vAlign w:val="center"/>
          </w:tcPr>
          <w:p w14:paraId="25928C30" w14:textId="77777777" w:rsidR="006D39A9" w:rsidRPr="00F96828" w:rsidRDefault="006D39A9">
            <w:pPr>
              <w:spacing w:before="40" w:after="40"/>
              <w:rPr>
                <w:rFonts w:ascii="Aptos" w:hAnsi="Aptos"/>
                <w:sz w:val="17"/>
                <w:rPrChange w:id="672" w:author="Microsoft Word" w:date="2026-09-09T14:54:00Z" w16du:dateUtc="2026-09-09T13:54:00Z">
                  <w:rPr/>
                </w:rPrChange>
              </w:rPr>
            </w:pPr>
            <w:r w:rsidRPr="00F96828">
              <w:rPr>
                <w:rFonts w:ascii="Aptos" w:hAnsi="Aptos"/>
                <w:sz w:val="17"/>
                <w:rPrChange w:id="673" w:author="Microsoft Word" w:date="2026-09-09T14:54:00Z" w16du:dateUtc="2026-09-09T13:54:00Z">
                  <w:rPr>
                    <w:sz w:val="16"/>
                  </w:rPr>
                </w:rPrChange>
              </w:rPr>
              <w:t>Batch/ELT, Snowflake loading, analytical data movement</w:t>
            </w:r>
          </w:p>
        </w:tc>
        <w:tc>
          <w:tcPr>
            <w:tcW w:w="2520" w:type="dxa"/>
            <w:vAlign w:val="center"/>
          </w:tcPr>
          <w:p w14:paraId="0218D646" w14:textId="77777777" w:rsidR="006D39A9" w:rsidRPr="00F96828" w:rsidRDefault="006D39A9">
            <w:pPr>
              <w:spacing w:before="40" w:after="40"/>
              <w:rPr>
                <w:rFonts w:ascii="Aptos" w:hAnsi="Aptos"/>
                <w:sz w:val="17"/>
                <w:rPrChange w:id="674" w:author="Microsoft Word" w:date="2026-09-09T14:54:00Z" w16du:dateUtc="2026-09-09T13:54:00Z">
                  <w:rPr/>
                </w:rPrChange>
              </w:rPr>
            </w:pPr>
            <w:r w:rsidRPr="00F96828">
              <w:rPr>
                <w:rFonts w:ascii="Aptos" w:hAnsi="Aptos"/>
                <w:sz w:val="17"/>
                <w:rPrChange w:id="675" w:author="Microsoft Word" w:date="2026-09-09T14:54:00Z" w16du:dateUtc="2026-09-09T13:54:00Z">
                  <w:rPr>
                    <w:sz w:val="16"/>
                  </w:rPr>
                </w:rPrChange>
              </w:rPr>
              <w:t>Real-time operational integration or transient system-to-system messaging</w:t>
            </w:r>
          </w:p>
        </w:tc>
      </w:tr>
    </w:tbl>
    <w:p w14:paraId="4C8EC39F" w14:textId="4EB4479E" w:rsidR="0095094A" w:rsidRDefault="006F419D">
      <w:pPr>
        <w:pStyle w:val="Heading1"/>
      </w:pPr>
      <w:bookmarkStart w:id="676" w:name="_Toc239852289"/>
      <w:bookmarkStart w:id="677" w:name="_Toc239899862"/>
      <w:r w:rsidRPr="00C97173">
        <w:rPr>
          <w:sz w:val="36"/>
          <w:rPrChange w:id="678" w:author="Microsoft Word" w:date="2026-09-09T14:54:00Z" w16du:dateUtc="2026-09-09T13:54:00Z">
            <w:rPr/>
          </w:rPrChange>
        </w:rPr>
        <w:t>6</w:t>
      </w:r>
      <w:r w:rsidR="001E5517" w:rsidRPr="00C97173">
        <w:rPr>
          <w:sz w:val="36"/>
          <w:rPrChange w:id="679" w:author="Microsoft Word" w:date="2026-09-09T14:54:00Z" w16du:dateUtc="2026-09-09T13:54:00Z">
            <w:rPr/>
          </w:rPrChange>
        </w:rPr>
        <w:t>.</w:t>
      </w:r>
      <w:r w:rsidR="001E5517">
        <w:t xml:space="preserve"> </w:t>
      </w:r>
      <w:commentRangeStart w:id="680"/>
      <w:commentRangeStart w:id="681"/>
      <w:r w:rsidR="001E5517" w:rsidRPr="00C97173">
        <w:rPr>
          <w:sz w:val="36"/>
          <w:rPrChange w:id="682" w:author="Microsoft Word" w:date="2026-09-09T14:54:00Z" w16du:dateUtc="2026-09-09T13:54:00Z">
            <w:rPr/>
          </w:rPrChange>
        </w:rPr>
        <w:t>Choosing an Integration Pattern</w:t>
      </w:r>
      <w:bookmarkEnd w:id="676"/>
      <w:bookmarkEnd w:id="677"/>
      <w:commentRangeEnd w:id="681"/>
      <w:r w:rsidR="00BE238D">
        <w:rPr>
          <w:rStyle w:val="CommentReference"/>
          <w:sz w:val="30"/>
          <w:szCs w:val="30"/>
        </w:rPr>
        <w:commentReference w:id="681"/>
      </w:r>
      <w:commentRangeEnd w:id="680"/>
      <w:r w:rsidR="00C56193">
        <w:rPr>
          <w:rStyle w:val="CommentReference"/>
          <w:sz w:val="30"/>
          <w:szCs w:val="30"/>
        </w:rPr>
        <w:commentReference w:id="680"/>
      </w:r>
    </w:p>
    <w:p w14:paraId="4BB4FA03" w14:textId="77777777" w:rsidR="00511576" w:rsidRPr="00511576" w:rsidRDefault="00511576" w:rsidP="00511576">
      <w:pPr>
        <w:spacing w:after="120" w:line="278" w:lineRule="auto"/>
        <w:rPr>
          <w:rFonts w:ascii="Aptos" w:hAnsi="Aptos"/>
          <w:sz w:val="18"/>
          <w:lang w:val="en-GB"/>
        </w:rPr>
      </w:pPr>
      <w:r w:rsidRPr="00511576">
        <w:rPr>
          <w:rFonts w:ascii="Aptos" w:hAnsi="Aptos"/>
          <w:sz w:val="18"/>
          <w:lang w:val="en-GB"/>
        </w:rPr>
        <w:t>This section works at two levels. For a leadership or high-level view, the primary decision matrix in 6.1 and the common use cases in 6.2 provide a concise view of the approved integration styles. For architecture and delivery teams, the decision tree in 6.3 supports pattern selection, while the worked example in 6.4 illustrates the application of the framework. The enterprise pattern catalogue in Section 7 provides the detailed specification of each pattern.</w:t>
      </w:r>
    </w:p>
    <w:tbl>
      <w:tblPr>
        <w:tblpPr w:leftFromText="180" w:rightFromText="180" w:vertAnchor="text" w:horzAnchor="margin" w:tblpY="127"/>
        <w:tblW w:w="8784"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3200"/>
        <w:gridCol w:w="2384"/>
      </w:tblGrid>
      <w:tr w:rsidR="005372F0" w14:paraId="5605B733" w14:textId="77777777" w:rsidTr="00401DAF">
        <w:tc>
          <w:tcPr>
            <w:tcW w:w="3200" w:type="dxa"/>
            <w:shd w:val="clear" w:color="auto" w:fill="24446E"/>
            <w:tcMar>
              <w:top w:w="70" w:type="dxa"/>
              <w:left w:w="110" w:type="dxa"/>
              <w:bottom w:w="70" w:type="dxa"/>
              <w:right w:w="110" w:type="dxa"/>
            </w:tcMar>
          </w:tcPr>
          <w:p w14:paraId="5AD4B844" w14:textId="77777777" w:rsidR="005372F0" w:rsidRPr="00F96828" w:rsidRDefault="005372F0" w:rsidP="00D511EF">
            <w:pPr>
              <w:rPr>
                <w:rFonts w:ascii="Aptos" w:hAnsi="Aptos"/>
                <w:rPrChange w:id="683" w:author="Microsoft Word" w:date="2026-09-09T14:54:00Z" w16du:dateUtc="2026-09-09T13:54:00Z">
                  <w:rPr/>
                </w:rPrChange>
              </w:rPr>
            </w:pPr>
            <w:r w:rsidRPr="00F96828">
              <w:rPr>
                <w:rFonts w:ascii="Aptos" w:hAnsi="Aptos"/>
                <w:b/>
                <w:color w:val="FFFFFF"/>
                <w:sz w:val="17"/>
                <w:rPrChange w:id="684" w:author="Microsoft Word" w:date="2026-09-09T14:54:00Z" w16du:dateUtc="2026-09-09T13:54:00Z">
                  <w:rPr>
                    <w:b/>
                    <w:bCs/>
                    <w:color w:val="FFFFFF"/>
                    <w:sz w:val="17"/>
                    <w:szCs w:val="17"/>
                  </w:rPr>
                </w:rPrChange>
              </w:rPr>
              <w:t>I am here to</w:t>
            </w:r>
          </w:p>
        </w:tc>
        <w:tc>
          <w:tcPr>
            <w:tcW w:w="3200" w:type="dxa"/>
            <w:shd w:val="clear" w:color="auto" w:fill="24446E"/>
            <w:tcMar>
              <w:top w:w="70" w:type="dxa"/>
              <w:left w:w="110" w:type="dxa"/>
              <w:bottom w:w="70" w:type="dxa"/>
              <w:right w:w="110" w:type="dxa"/>
            </w:tcMar>
          </w:tcPr>
          <w:p w14:paraId="2DADEAA3" w14:textId="77777777" w:rsidR="005372F0" w:rsidRPr="00F96828" w:rsidRDefault="00905299" w:rsidP="00D511EF">
            <w:pPr>
              <w:rPr>
                <w:rFonts w:ascii="Aptos" w:hAnsi="Aptos"/>
                <w:rPrChange w:id="685" w:author="Microsoft Word" w:date="2026-09-09T14:54:00Z" w16du:dateUtc="2026-09-09T13:54:00Z">
                  <w:rPr/>
                </w:rPrChange>
              </w:rPr>
            </w:pPr>
            <w:r w:rsidRPr="00F96828">
              <w:rPr>
                <w:rFonts w:ascii="Aptos" w:hAnsi="Aptos"/>
                <w:b/>
                <w:color w:val="FFFFFF"/>
                <w:sz w:val="17"/>
                <w:rPrChange w:id="686" w:author="Microsoft Word" w:date="2026-09-09T14:54:00Z" w16du:dateUtc="2026-09-09T13:54:00Z">
                  <w:rPr>
                    <w:b/>
                    <w:bCs/>
                    <w:color w:val="FFFFFF"/>
                    <w:sz w:val="17"/>
                    <w:szCs w:val="17"/>
                  </w:rPr>
                </w:rPrChange>
              </w:rPr>
              <w:t xml:space="preserve">Go to </w:t>
            </w:r>
          </w:p>
        </w:tc>
        <w:tc>
          <w:tcPr>
            <w:tcW w:w="2384" w:type="dxa"/>
            <w:shd w:val="clear" w:color="auto" w:fill="24446E"/>
            <w:tcMar>
              <w:top w:w="70" w:type="dxa"/>
              <w:left w:w="110" w:type="dxa"/>
              <w:bottom w:w="70" w:type="dxa"/>
              <w:right w:w="110" w:type="dxa"/>
            </w:tcMar>
          </w:tcPr>
          <w:p w14:paraId="040F3234" w14:textId="77777777" w:rsidR="005372F0" w:rsidRPr="00F96828" w:rsidRDefault="00905299" w:rsidP="00D511EF">
            <w:pPr>
              <w:rPr>
                <w:rFonts w:ascii="Aptos" w:hAnsi="Aptos"/>
                <w:rPrChange w:id="687" w:author="Microsoft Word" w:date="2026-09-09T14:54:00Z" w16du:dateUtc="2026-09-09T13:54:00Z">
                  <w:rPr/>
                </w:rPrChange>
              </w:rPr>
            </w:pPr>
            <w:r w:rsidRPr="00F96828">
              <w:rPr>
                <w:rFonts w:ascii="Aptos" w:hAnsi="Aptos"/>
                <w:b/>
                <w:color w:val="FFFFFF"/>
                <w:sz w:val="17"/>
                <w:rPrChange w:id="688" w:author="Microsoft Word" w:date="2026-09-09T14:54:00Z" w16du:dateUtc="2026-09-09T13:54:00Z">
                  <w:rPr>
                    <w:b/>
                    <w:bCs/>
                    <w:color w:val="FFFFFF"/>
                    <w:sz w:val="17"/>
                    <w:szCs w:val="17"/>
                  </w:rPr>
                </w:rPrChange>
              </w:rPr>
              <w:t>Go through</w:t>
            </w:r>
          </w:p>
        </w:tc>
      </w:tr>
      <w:tr w:rsidR="005372F0" w14:paraId="4CD72880" w14:textId="77777777" w:rsidTr="00401DAF">
        <w:tc>
          <w:tcPr>
            <w:tcW w:w="3200" w:type="dxa"/>
            <w:shd w:val="clear" w:color="auto" w:fill="FFFFFF"/>
            <w:tcMar>
              <w:top w:w="70" w:type="dxa"/>
              <w:left w:w="110" w:type="dxa"/>
              <w:bottom w:w="70" w:type="dxa"/>
              <w:right w:w="110" w:type="dxa"/>
            </w:tcMar>
            <w:vAlign w:val="center"/>
          </w:tcPr>
          <w:p w14:paraId="34521637" w14:textId="77777777" w:rsidR="005372F0" w:rsidRPr="00F96828" w:rsidRDefault="005372F0" w:rsidP="00D511EF">
            <w:pPr>
              <w:spacing w:line="250" w:lineRule="auto"/>
              <w:rPr>
                <w:rFonts w:ascii="Aptos" w:hAnsi="Aptos"/>
                <w:rPrChange w:id="689" w:author="Microsoft Word" w:date="2026-09-09T14:54:00Z" w16du:dateUtc="2026-09-09T13:54:00Z">
                  <w:rPr/>
                </w:rPrChange>
              </w:rPr>
            </w:pPr>
            <w:r w:rsidRPr="00F96828">
              <w:rPr>
                <w:rFonts w:ascii="Aptos" w:hAnsi="Aptos"/>
                <w:sz w:val="17"/>
                <w:rPrChange w:id="690" w:author="Microsoft Word" w:date="2026-09-09T14:54:00Z" w16du:dateUtc="2026-09-09T13:54:00Z">
                  <w:rPr>
                    <w:sz w:val="17"/>
                    <w:szCs w:val="17"/>
                  </w:rPr>
                </w:rPrChange>
              </w:rPr>
              <w:t>Understand the options in plain terms</w:t>
            </w:r>
          </w:p>
        </w:tc>
        <w:tc>
          <w:tcPr>
            <w:tcW w:w="3200" w:type="dxa"/>
            <w:shd w:val="clear" w:color="auto" w:fill="FFFFFF"/>
            <w:tcMar>
              <w:top w:w="70" w:type="dxa"/>
              <w:left w:w="110" w:type="dxa"/>
              <w:bottom w:w="70" w:type="dxa"/>
              <w:right w:w="110" w:type="dxa"/>
            </w:tcMar>
            <w:vAlign w:val="center"/>
          </w:tcPr>
          <w:p w14:paraId="4C2B0B08" w14:textId="5DE97064" w:rsidR="005372F0" w:rsidRPr="00F96828" w:rsidRDefault="003D318F" w:rsidP="00D511EF">
            <w:pPr>
              <w:spacing w:line="250" w:lineRule="auto"/>
              <w:rPr>
                <w:rFonts w:ascii="Aptos" w:hAnsi="Aptos"/>
                <w:rPrChange w:id="691" w:author="Microsoft Word" w:date="2026-09-09T14:54:00Z" w16du:dateUtc="2026-09-09T13:54:00Z">
                  <w:rPr/>
                </w:rPrChange>
              </w:rPr>
            </w:pPr>
            <w:r>
              <w:rPr>
                <w:rFonts w:ascii="Aptos" w:hAnsi="Aptos"/>
                <w:sz w:val="17"/>
              </w:rPr>
              <w:t>6</w:t>
            </w:r>
            <w:r w:rsidR="005372F0" w:rsidRPr="00F96828">
              <w:rPr>
                <w:rFonts w:ascii="Aptos" w:hAnsi="Aptos"/>
                <w:sz w:val="17"/>
                <w:rPrChange w:id="692" w:author="Microsoft Word" w:date="2026-09-09T14:54:00Z" w16du:dateUtc="2026-09-09T13:54:00Z">
                  <w:rPr>
                    <w:sz w:val="17"/>
                    <w:szCs w:val="17"/>
                  </w:rPr>
                </w:rPrChange>
              </w:rPr>
              <w:t>.</w:t>
            </w:r>
            <w:r w:rsidR="00BA6E73" w:rsidRPr="00F96828">
              <w:rPr>
                <w:rFonts w:ascii="Aptos" w:hAnsi="Aptos"/>
                <w:sz w:val="17"/>
                <w:rPrChange w:id="693" w:author="Microsoft Word" w:date="2026-09-09T14:54:00Z" w16du:dateUtc="2026-09-09T13:54:00Z">
                  <w:rPr>
                    <w:sz w:val="17"/>
                    <w:szCs w:val="17"/>
                  </w:rPr>
                </w:rPrChange>
              </w:rPr>
              <w:t>1</w:t>
            </w:r>
            <w:r w:rsidR="005372F0" w:rsidRPr="00F96828">
              <w:rPr>
                <w:rFonts w:ascii="Aptos" w:hAnsi="Aptos"/>
                <w:sz w:val="17"/>
                <w:rPrChange w:id="694" w:author="Microsoft Word" w:date="2026-09-09T14:54:00Z" w16du:dateUtc="2026-09-09T13:54:00Z">
                  <w:rPr>
                    <w:sz w:val="17"/>
                    <w:szCs w:val="17"/>
                  </w:rPr>
                </w:rPrChange>
              </w:rPr>
              <w:t xml:space="preserve"> Primary Decision Matrix</w:t>
            </w:r>
          </w:p>
        </w:tc>
        <w:tc>
          <w:tcPr>
            <w:tcW w:w="2384" w:type="dxa"/>
            <w:shd w:val="clear" w:color="auto" w:fill="FFFFFF"/>
            <w:tcMar>
              <w:top w:w="70" w:type="dxa"/>
              <w:left w:w="110" w:type="dxa"/>
              <w:bottom w:w="70" w:type="dxa"/>
              <w:right w:w="110" w:type="dxa"/>
            </w:tcMar>
            <w:vAlign w:val="center"/>
          </w:tcPr>
          <w:p w14:paraId="2A52FD96" w14:textId="1B1AEDD9" w:rsidR="005372F0" w:rsidRPr="00F96828" w:rsidRDefault="00D555AC" w:rsidP="00D511EF">
            <w:pPr>
              <w:spacing w:line="250" w:lineRule="auto"/>
              <w:rPr>
                <w:rFonts w:ascii="Aptos" w:hAnsi="Aptos"/>
                <w:rPrChange w:id="695" w:author="Microsoft Word" w:date="2026-09-09T14:54:00Z" w16du:dateUtc="2026-09-09T13:54:00Z">
                  <w:rPr/>
                </w:rPrChange>
              </w:rPr>
            </w:pPr>
            <w:r>
              <w:rPr>
                <w:rFonts w:ascii="Aptos" w:hAnsi="Aptos"/>
                <w:sz w:val="17"/>
              </w:rPr>
              <w:t>6</w:t>
            </w:r>
            <w:r w:rsidR="005372F0" w:rsidRPr="00F96828">
              <w:rPr>
                <w:rFonts w:ascii="Aptos" w:hAnsi="Aptos"/>
                <w:sz w:val="17"/>
                <w:rPrChange w:id="696" w:author="Microsoft Word" w:date="2026-09-09T14:54:00Z" w16du:dateUtc="2026-09-09T13:54:00Z">
                  <w:rPr>
                    <w:sz w:val="17"/>
                    <w:szCs w:val="17"/>
                  </w:rPr>
                </w:rPrChange>
              </w:rPr>
              <w:t>.</w:t>
            </w:r>
            <w:r w:rsidR="00977F48" w:rsidRPr="00F96828">
              <w:rPr>
                <w:rFonts w:ascii="Aptos" w:hAnsi="Aptos"/>
                <w:sz w:val="17"/>
                <w:rPrChange w:id="697" w:author="Microsoft Word" w:date="2026-09-09T14:54:00Z" w16du:dateUtc="2026-09-09T13:54:00Z">
                  <w:rPr>
                    <w:sz w:val="17"/>
                    <w:szCs w:val="17"/>
                  </w:rPr>
                </w:rPrChange>
              </w:rPr>
              <w:t>2</w:t>
            </w:r>
            <w:r w:rsidR="005372F0" w:rsidRPr="00F96828">
              <w:rPr>
                <w:rFonts w:ascii="Aptos" w:hAnsi="Aptos"/>
                <w:sz w:val="17"/>
                <w:rPrChange w:id="698" w:author="Microsoft Word" w:date="2026-09-09T14:54:00Z" w16du:dateUtc="2026-09-09T13:54:00Z">
                  <w:rPr>
                    <w:sz w:val="17"/>
                    <w:szCs w:val="17"/>
                  </w:rPr>
                </w:rPrChange>
              </w:rPr>
              <w:t xml:space="preserve"> Common Use Cases</w:t>
            </w:r>
          </w:p>
        </w:tc>
      </w:tr>
      <w:tr w:rsidR="005372F0" w14:paraId="10339363" w14:textId="77777777" w:rsidTr="00401DAF">
        <w:tc>
          <w:tcPr>
            <w:tcW w:w="3200" w:type="dxa"/>
            <w:shd w:val="clear" w:color="auto" w:fill="FFFFFF"/>
            <w:tcMar>
              <w:top w:w="70" w:type="dxa"/>
              <w:left w:w="110" w:type="dxa"/>
              <w:bottom w:w="70" w:type="dxa"/>
              <w:right w:w="110" w:type="dxa"/>
            </w:tcMar>
            <w:vAlign w:val="center"/>
          </w:tcPr>
          <w:p w14:paraId="75399B80" w14:textId="77777777" w:rsidR="005372F0" w:rsidRPr="00F96828" w:rsidRDefault="005372F0" w:rsidP="00D511EF">
            <w:pPr>
              <w:spacing w:line="250" w:lineRule="auto"/>
              <w:rPr>
                <w:rFonts w:ascii="Aptos" w:hAnsi="Aptos"/>
                <w:rPrChange w:id="699" w:author="Microsoft Word" w:date="2026-09-09T14:54:00Z" w16du:dateUtc="2026-09-09T13:54:00Z">
                  <w:rPr/>
                </w:rPrChange>
              </w:rPr>
            </w:pPr>
            <w:r w:rsidRPr="00F96828">
              <w:rPr>
                <w:rFonts w:ascii="Aptos" w:hAnsi="Aptos"/>
                <w:sz w:val="17"/>
                <w:rPrChange w:id="700" w:author="Microsoft Word" w:date="2026-09-09T14:54:00Z" w16du:dateUtc="2026-09-09T13:54:00Z">
                  <w:rPr>
                    <w:sz w:val="17"/>
                    <w:szCs w:val="17"/>
                  </w:rPr>
                </w:rPrChange>
              </w:rPr>
              <w:t>Choose a pattern for a specific need</w:t>
            </w:r>
          </w:p>
        </w:tc>
        <w:tc>
          <w:tcPr>
            <w:tcW w:w="3200" w:type="dxa"/>
            <w:shd w:val="clear" w:color="auto" w:fill="FFFFFF"/>
            <w:tcMar>
              <w:top w:w="70" w:type="dxa"/>
              <w:left w:w="110" w:type="dxa"/>
              <w:bottom w:w="70" w:type="dxa"/>
              <w:right w:w="110" w:type="dxa"/>
            </w:tcMar>
            <w:vAlign w:val="center"/>
          </w:tcPr>
          <w:p w14:paraId="3E0F7802" w14:textId="3C991284" w:rsidR="005372F0" w:rsidRPr="00F96828" w:rsidRDefault="003D318F" w:rsidP="00D511EF">
            <w:pPr>
              <w:spacing w:line="250" w:lineRule="auto"/>
              <w:rPr>
                <w:rFonts w:ascii="Aptos" w:hAnsi="Aptos"/>
                <w:rPrChange w:id="701" w:author="Microsoft Word" w:date="2026-09-09T14:54:00Z" w16du:dateUtc="2026-09-09T13:54:00Z">
                  <w:rPr/>
                </w:rPrChange>
              </w:rPr>
            </w:pPr>
            <w:r>
              <w:rPr>
                <w:rFonts w:ascii="Aptos" w:hAnsi="Aptos"/>
                <w:sz w:val="17"/>
              </w:rPr>
              <w:t>6</w:t>
            </w:r>
            <w:r w:rsidR="005372F0" w:rsidRPr="00F96828">
              <w:rPr>
                <w:rFonts w:ascii="Aptos" w:hAnsi="Aptos"/>
                <w:sz w:val="17"/>
                <w:rPrChange w:id="702" w:author="Microsoft Word" w:date="2026-09-09T14:54:00Z" w16du:dateUtc="2026-09-09T13:54:00Z">
                  <w:rPr>
                    <w:sz w:val="17"/>
                    <w:szCs w:val="17"/>
                  </w:rPr>
                </w:rPrChange>
              </w:rPr>
              <w:t>.</w:t>
            </w:r>
            <w:r w:rsidR="00977F48" w:rsidRPr="00F96828">
              <w:rPr>
                <w:rFonts w:ascii="Aptos" w:hAnsi="Aptos"/>
                <w:sz w:val="17"/>
                <w:rPrChange w:id="703" w:author="Microsoft Word" w:date="2026-09-09T14:54:00Z" w16du:dateUtc="2026-09-09T13:54:00Z">
                  <w:rPr>
                    <w:sz w:val="17"/>
                    <w:szCs w:val="17"/>
                  </w:rPr>
                </w:rPrChange>
              </w:rPr>
              <w:t>3</w:t>
            </w:r>
            <w:r w:rsidR="005372F0" w:rsidRPr="00F96828">
              <w:rPr>
                <w:rFonts w:ascii="Aptos" w:hAnsi="Aptos"/>
                <w:sz w:val="17"/>
                <w:rPrChange w:id="704" w:author="Microsoft Word" w:date="2026-09-09T14:54:00Z" w16du:dateUtc="2026-09-09T13:54:00Z">
                  <w:rPr>
                    <w:sz w:val="17"/>
                    <w:szCs w:val="17"/>
                  </w:rPr>
                </w:rPrChange>
              </w:rPr>
              <w:t xml:space="preserve"> Decision Tree</w:t>
            </w:r>
          </w:p>
        </w:tc>
        <w:tc>
          <w:tcPr>
            <w:tcW w:w="2384" w:type="dxa"/>
            <w:shd w:val="clear" w:color="auto" w:fill="FFFFFF"/>
            <w:tcMar>
              <w:top w:w="70" w:type="dxa"/>
              <w:left w:w="110" w:type="dxa"/>
              <w:bottom w:w="70" w:type="dxa"/>
              <w:right w:w="110" w:type="dxa"/>
            </w:tcMar>
            <w:vAlign w:val="center"/>
          </w:tcPr>
          <w:p w14:paraId="727BBDF7" w14:textId="3980F28C" w:rsidR="005372F0" w:rsidRPr="00F96828" w:rsidRDefault="003D318F" w:rsidP="00D511EF">
            <w:pPr>
              <w:spacing w:line="250" w:lineRule="auto"/>
              <w:rPr>
                <w:rFonts w:ascii="Aptos" w:hAnsi="Aptos"/>
                <w:rPrChange w:id="705" w:author="Microsoft Word" w:date="2026-09-09T14:54:00Z" w16du:dateUtc="2026-09-09T13:54:00Z">
                  <w:rPr/>
                </w:rPrChange>
              </w:rPr>
            </w:pPr>
            <w:r>
              <w:rPr>
                <w:rFonts w:ascii="Aptos" w:hAnsi="Aptos"/>
                <w:sz w:val="17"/>
              </w:rPr>
              <w:t>7</w:t>
            </w:r>
            <w:r w:rsidR="005372F0" w:rsidRPr="00F96828">
              <w:rPr>
                <w:rFonts w:ascii="Aptos" w:hAnsi="Aptos"/>
                <w:sz w:val="17"/>
                <w:rPrChange w:id="706" w:author="Microsoft Word" w:date="2026-09-09T14:54:00Z" w16du:dateUtc="2026-09-09T13:54:00Z">
                  <w:rPr>
                    <w:sz w:val="17"/>
                    <w:szCs w:val="17"/>
                  </w:rPr>
                </w:rPrChange>
              </w:rPr>
              <w:t xml:space="preserve"> Pattern Catalogue</w:t>
            </w:r>
          </w:p>
        </w:tc>
      </w:tr>
      <w:tr w:rsidR="005372F0" w14:paraId="54D26666" w14:textId="77777777" w:rsidTr="00401DAF">
        <w:tc>
          <w:tcPr>
            <w:tcW w:w="3200" w:type="dxa"/>
            <w:shd w:val="clear" w:color="auto" w:fill="FFFFFF"/>
            <w:tcMar>
              <w:top w:w="70" w:type="dxa"/>
              <w:left w:w="110" w:type="dxa"/>
              <w:bottom w:w="70" w:type="dxa"/>
              <w:right w:w="110" w:type="dxa"/>
            </w:tcMar>
            <w:vAlign w:val="center"/>
          </w:tcPr>
          <w:p w14:paraId="25A9EABF" w14:textId="77777777" w:rsidR="005372F0" w:rsidRPr="00F96828" w:rsidRDefault="005372F0" w:rsidP="00D511EF">
            <w:pPr>
              <w:spacing w:line="250" w:lineRule="auto"/>
              <w:rPr>
                <w:rFonts w:ascii="Aptos" w:hAnsi="Aptos"/>
                <w:rPrChange w:id="707" w:author="Microsoft Word" w:date="2026-09-09T14:54:00Z" w16du:dateUtc="2026-09-09T13:54:00Z">
                  <w:rPr/>
                </w:rPrChange>
              </w:rPr>
            </w:pPr>
            <w:r w:rsidRPr="00F96828">
              <w:rPr>
                <w:rFonts w:ascii="Aptos" w:hAnsi="Aptos"/>
                <w:sz w:val="17"/>
                <w:rPrChange w:id="708" w:author="Microsoft Word" w:date="2026-09-09T14:54:00Z" w16du:dateUtc="2026-09-09T13:54:00Z">
                  <w:rPr>
                    <w:sz w:val="17"/>
                    <w:szCs w:val="17"/>
                  </w:rPr>
                </w:rPrChange>
              </w:rPr>
              <w:t>See it worked through end to end</w:t>
            </w:r>
          </w:p>
        </w:tc>
        <w:tc>
          <w:tcPr>
            <w:tcW w:w="3200" w:type="dxa"/>
            <w:shd w:val="clear" w:color="auto" w:fill="FFFFFF"/>
            <w:tcMar>
              <w:top w:w="70" w:type="dxa"/>
              <w:left w:w="110" w:type="dxa"/>
              <w:bottom w:w="70" w:type="dxa"/>
              <w:right w:w="110" w:type="dxa"/>
            </w:tcMar>
            <w:vAlign w:val="center"/>
          </w:tcPr>
          <w:p w14:paraId="029F7A8E" w14:textId="4F1202B3" w:rsidR="005372F0" w:rsidRPr="00F96828" w:rsidRDefault="003D318F" w:rsidP="00D511EF">
            <w:pPr>
              <w:spacing w:line="250" w:lineRule="auto"/>
              <w:rPr>
                <w:rFonts w:ascii="Aptos" w:hAnsi="Aptos"/>
                <w:rPrChange w:id="709" w:author="Microsoft Word" w:date="2026-09-09T14:54:00Z" w16du:dateUtc="2026-09-09T13:54:00Z">
                  <w:rPr/>
                </w:rPrChange>
              </w:rPr>
            </w:pPr>
            <w:r>
              <w:rPr>
                <w:rFonts w:ascii="Aptos" w:hAnsi="Aptos"/>
                <w:sz w:val="17"/>
              </w:rPr>
              <w:t>6</w:t>
            </w:r>
            <w:r w:rsidR="005372F0" w:rsidRPr="00F96828">
              <w:rPr>
                <w:rFonts w:ascii="Aptos" w:hAnsi="Aptos"/>
                <w:sz w:val="17"/>
                <w:rPrChange w:id="710" w:author="Microsoft Word" w:date="2026-09-09T14:54:00Z" w16du:dateUtc="2026-09-09T13:54:00Z">
                  <w:rPr>
                    <w:sz w:val="17"/>
                    <w:szCs w:val="17"/>
                  </w:rPr>
                </w:rPrChange>
              </w:rPr>
              <w:t>.</w:t>
            </w:r>
            <w:r w:rsidR="00977F48" w:rsidRPr="00F96828">
              <w:rPr>
                <w:rFonts w:ascii="Aptos" w:hAnsi="Aptos"/>
                <w:sz w:val="17"/>
                <w:rPrChange w:id="711" w:author="Microsoft Word" w:date="2026-09-09T14:54:00Z" w16du:dateUtc="2026-09-09T13:54:00Z">
                  <w:rPr>
                    <w:sz w:val="17"/>
                    <w:szCs w:val="17"/>
                  </w:rPr>
                </w:rPrChange>
              </w:rPr>
              <w:t>4</w:t>
            </w:r>
            <w:r w:rsidR="005372F0" w:rsidRPr="00F96828">
              <w:rPr>
                <w:rFonts w:ascii="Aptos" w:hAnsi="Aptos"/>
                <w:sz w:val="17"/>
                <w:rPrChange w:id="712" w:author="Microsoft Word" w:date="2026-09-09T14:54:00Z" w16du:dateUtc="2026-09-09T13:54:00Z">
                  <w:rPr>
                    <w:sz w:val="17"/>
                    <w:szCs w:val="17"/>
                  </w:rPr>
                </w:rPrChange>
              </w:rPr>
              <w:t xml:space="preserve"> Worked Example</w:t>
            </w:r>
          </w:p>
        </w:tc>
        <w:tc>
          <w:tcPr>
            <w:tcW w:w="2384" w:type="dxa"/>
            <w:shd w:val="clear" w:color="auto" w:fill="FFFFFF"/>
            <w:tcMar>
              <w:top w:w="70" w:type="dxa"/>
              <w:left w:w="110" w:type="dxa"/>
              <w:bottom w:w="70" w:type="dxa"/>
              <w:right w:w="110" w:type="dxa"/>
            </w:tcMar>
            <w:vAlign w:val="center"/>
          </w:tcPr>
          <w:p w14:paraId="3B2D52E8" w14:textId="61B24318" w:rsidR="005372F0" w:rsidRPr="00F96828" w:rsidRDefault="003D318F" w:rsidP="00D511EF">
            <w:pPr>
              <w:spacing w:line="250" w:lineRule="auto"/>
              <w:rPr>
                <w:rFonts w:ascii="Aptos" w:hAnsi="Aptos"/>
                <w:rPrChange w:id="713" w:author="Microsoft Word" w:date="2026-09-09T14:54:00Z" w16du:dateUtc="2026-09-09T13:54:00Z">
                  <w:rPr/>
                </w:rPrChange>
              </w:rPr>
            </w:pPr>
            <w:r>
              <w:rPr>
                <w:rFonts w:ascii="Aptos" w:hAnsi="Aptos"/>
                <w:sz w:val="17"/>
              </w:rPr>
              <w:t>7</w:t>
            </w:r>
            <w:r w:rsidR="00E06673" w:rsidRPr="00F96828">
              <w:rPr>
                <w:rFonts w:ascii="Aptos" w:hAnsi="Aptos"/>
                <w:sz w:val="17"/>
                <w:rPrChange w:id="714" w:author="Microsoft Word" w:date="2026-09-09T14:54:00Z" w16du:dateUtc="2026-09-09T13:54:00Z">
                  <w:rPr>
                    <w:sz w:val="17"/>
                    <w:szCs w:val="17"/>
                  </w:rPr>
                </w:rPrChange>
              </w:rPr>
              <w:t xml:space="preserve"> Pattern Catalogue</w:t>
            </w:r>
          </w:p>
        </w:tc>
      </w:tr>
    </w:tbl>
    <w:p w14:paraId="798D6EDA" w14:textId="77777777" w:rsidR="00401DAF" w:rsidRDefault="00401DAF" w:rsidP="005372F0">
      <w:pPr>
        <w:spacing w:after="120" w:line="278" w:lineRule="auto"/>
        <w:rPr>
          <w:rFonts w:ascii="Aptos" w:hAnsi="Aptos"/>
          <w:sz w:val="18"/>
        </w:rPr>
      </w:pPr>
    </w:p>
    <w:p w14:paraId="79F31340" w14:textId="72A1FF18" w:rsidR="005372F0" w:rsidRPr="00C97173" w:rsidRDefault="006F419D" w:rsidP="005372F0">
      <w:pPr>
        <w:pStyle w:val="Heading2"/>
        <w:rPr>
          <w:rFonts w:ascii="Calibri heading" w:hAnsi="Calibri heading"/>
          <w:b/>
          <w:color w:val="2E5496"/>
          <w:sz w:val="28"/>
          <w:lang w:val="en-US"/>
          <w:rPrChange w:id="715" w:author="Microsoft Word" w:date="2026-09-09T14:54:00Z" w16du:dateUtc="2026-09-09T13:54:00Z">
            <w:rPr/>
          </w:rPrChange>
        </w:rPr>
      </w:pPr>
      <w:bookmarkStart w:id="716" w:name="_7.1_Primary_Decision"/>
      <w:bookmarkStart w:id="717" w:name="_Toc239457532"/>
      <w:bookmarkStart w:id="718" w:name="_Toc239852290"/>
      <w:bookmarkStart w:id="719" w:name="_Toc239899863"/>
      <w:bookmarkEnd w:id="716"/>
      <w:r w:rsidRPr="00C97173">
        <w:rPr>
          <w:rFonts w:ascii="Calibri heading" w:hAnsi="Calibri heading"/>
          <w:b/>
          <w:color w:val="2E5496"/>
          <w:sz w:val="28"/>
          <w:lang w:val="en-US"/>
          <w:rPrChange w:id="720" w:author="Microsoft Word" w:date="2026-09-09T14:54:00Z" w16du:dateUtc="2026-09-09T13:54:00Z">
            <w:rPr/>
          </w:rPrChange>
        </w:rPr>
        <w:t>6</w:t>
      </w:r>
      <w:r w:rsidR="005372F0" w:rsidRPr="00C97173">
        <w:rPr>
          <w:rFonts w:ascii="Calibri heading" w:hAnsi="Calibri heading"/>
          <w:b/>
          <w:color w:val="2E5496"/>
          <w:sz w:val="28"/>
          <w:lang w:val="en-US"/>
          <w:rPrChange w:id="721" w:author="Microsoft Word" w:date="2026-09-09T14:54:00Z" w16du:dateUtc="2026-09-09T13:54:00Z">
            <w:rPr/>
          </w:rPrChange>
        </w:rPr>
        <w:t>.</w:t>
      </w:r>
      <w:r w:rsidR="00BA6E73" w:rsidRPr="00C97173">
        <w:rPr>
          <w:rFonts w:ascii="Calibri heading" w:hAnsi="Calibri heading"/>
          <w:b/>
          <w:color w:val="2E5496"/>
          <w:sz w:val="28"/>
          <w:lang w:val="en-US"/>
          <w:rPrChange w:id="722" w:author="Microsoft Word" w:date="2026-09-09T14:54:00Z" w16du:dateUtc="2026-09-09T13:54:00Z">
            <w:rPr/>
          </w:rPrChange>
        </w:rPr>
        <w:t>1</w:t>
      </w:r>
      <w:r w:rsidR="005372F0" w:rsidRPr="00C97173">
        <w:rPr>
          <w:rFonts w:ascii="Calibri heading" w:hAnsi="Calibri heading"/>
          <w:b/>
          <w:color w:val="2E5496"/>
          <w:sz w:val="28"/>
          <w:lang w:val="en-US"/>
          <w:rPrChange w:id="723" w:author="Microsoft Word" w:date="2026-09-09T14:54:00Z" w16du:dateUtc="2026-09-09T13:54:00Z">
            <w:rPr/>
          </w:rPrChange>
        </w:rPr>
        <w:t xml:space="preserve"> Primary Decision Matrix</w:t>
      </w:r>
      <w:bookmarkEnd w:id="717"/>
      <w:bookmarkEnd w:id="718"/>
      <w:bookmarkEnd w:id="719"/>
      <w:r w:rsidR="00401DAF">
        <w:rPr>
          <w:rFonts w:ascii="Calibri heading" w:hAnsi="Calibri heading"/>
          <w:b/>
          <w:color w:val="2E5496"/>
          <w:sz w:val="28"/>
          <w:lang w:val="en-US"/>
        </w:rPr>
        <w:br/>
      </w:r>
    </w:p>
    <w:p w14:paraId="21BFAE9B" w14:textId="77777777" w:rsidR="00D23D5F" w:rsidRPr="00D23D5F" w:rsidRDefault="00D23D5F" w:rsidP="00D23D5F">
      <w:pPr>
        <w:spacing w:after="120" w:line="278" w:lineRule="auto"/>
        <w:rPr>
          <w:rFonts w:ascii="Aptos" w:hAnsi="Aptos"/>
          <w:sz w:val="18"/>
          <w:lang w:val="en-GB"/>
        </w:rPr>
      </w:pPr>
      <w:r w:rsidRPr="00D23D5F">
        <w:rPr>
          <w:rFonts w:ascii="Aptos" w:hAnsi="Aptos"/>
          <w:sz w:val="18"/>
          <w:lang w:val="en-GB"/>
        </w:rPr>
        <w:t>The matrix provides a high-level guide to selecting the most appropriate integration capability for a given requirement. It identifies whether a platform capability is normally suitable, conditionally suitable, or not recommended for a specific interaction style. The enterprise pattern catalogue in Section 7 remains the authoritative source for detailed pattern guidance.</w:t>
      </w:r>
    </w:p>
    <w:tbl>
      <w:tblPr>
        <w:tblW w:w="9870" w:type="dxa"/>
        <w:tblInd w:w="-115"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Change w:id="724" w:author="Microsoft Word" w:date="2026-09-09T14:54:00Z" w16du:dateUtc="2026-09-09T13:54:00Z">
          <w:tblPr>
            <w:tblW w:w="9870" w:type="dxa"/>
            <w:tblInd w:w="1325"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PrChange>
      </w:tblPr>
      <w:tblGrid>
        <w:gridCol w:w="2938"/>
        <w:gridCol w:w="990"/>
        <w:gridCol w:w="992"/>
        <w:gridCol w:w="990"/>
        <w:gridCol w:w="990"/>
        <w:gridCol w:w="990"/>
        <w:gridCol w:w="990"/>
        <w:gridCol w:w="990"/>
        <w:tblGridChange w:id="725">
          <w:tblGrid>
            <w:gridCol w:w="1440"/>
            <w:gridCol w:w="1498"/>
            <w:gridCol w:w="990"/>
            <w:gridCol w:w="452"/>
            <w:gridCol w:w="540"/>
            <w:gridCol w:w="450"/>
            <w:gridCol w:w="540"/>
            <w:gridCol w:w="450"/>
            <w:gridCol w:w="540"/>
            <w:gridCol w:w="450"/>
            <w:gridCol w:w="540"/>
            <w:gridCol w:w="450"/>
            <w:gridCol w:w="540"/>
            <w:gridCol w:w="450"/>
            <w:gridCol w:w="540"/>
            <w:gridCol w:w="450"/>
            <w:gridCol w:w="990"/>
          </w:tblGrid>
        </w:tblGridChange>
      </w:tblGrid>
      <w:tr w:rsidR="005372F0" w14:paraId="56191189" w14:textId="77777777" w:rsidTr="00F96828">
        <w:trPr>
          <w:tblHeader/>
          <w:trPrChange w:id="726" w:author="Microsoft Word" w:date="2026-09-09T14:54:00Z" w16du:dateUtc="2026-09-09T13:54:00Z">
            <w:trPr>
              <w:gridBefore w:val="1"/>
              <w:tblHeader/>
            </w:trPr>
          </w:trPrChange>
        </w:trPr>
        <w:tc>
          <w:tcPr>
            <w:tcW w:w="2938" w:type="dxa"/>
            <w:shd w:val="clear" w:color="auto" w:fill="24446E"/>
            <w:tcMar>
              <w:top w:w="70" w:type="dxa"/>
              <w:left w:w="110" w:type="dxa"/>
              <w:bottom w:w="70" w:type="dxa"/>
              <w:right w:w="110" w:type="dxa"/>
            </w:tcMar>
            <w:tcPrChange w:id="727" w:author="Microsoft Word" w:date="2026-09-09T14:54:00Z" w16du:dateUtc="2026-09-09T13:54:00Z">
              <w:tcPr>
                <w:tcW w:w="2940" w:type="dxa"/>
                <w:gridSpan w:val="3"/>
                <w:shd w:val="clear" w:color="auto" w:fill="24446E"/>
                <w:tcMar>
                  <w:top w:w="70" w:type="dxa"/>
                  <w:left w:w="110" w:type="dxa"/>
                  <w:bottom w:w="70" w:type="dxa"/>
                  <w:right w:w="110" w:type="dxa"/>
                </w:tcMar>
              </w:tcPr>
            </w:tcPrChange>
          </w:tcPr>
          <w:p w14:paraId="2F78700F" w14:textId="77777777" w:rsidR="005372F0" w:rsidRPr="00F96828" w:rsidRDefault="005372F0" w:rsidP="00D511EF">
            <w:pPr>
              <w:rPr>
                <w:rFonts w:ascii="Aptos" w:hAnsi="Aptos"/>
                <w:rPrChange w:id="728" w:author="Microsoft Word" w:date="2026-09-09T14:54:00Z" w16du:dateUtc="2026-09-09T13:54:00Z">
                  <w:rPr/>
                </w:rPrChange>
              </w:rPr>
            </w:pPr>
            <w:r w:rsidRPr="00F96828">
              <w:rPr>
                <w:rFonts w:ascii="Aptos" w:hAnsi="Aptos"/>
                <w:b/>
                <w:color w:val="FFFFFF"/>
                <w:sz w:val="17"/>
                <w:rPrChange w:id="729" w:author="Microsoft Word" w:date="2026-09-09T14:54:00Z" w16du:dateUtc="2026-09-09T13:54:00Z">
                  <w:rPr>
                    <w:b/>
                    <w:bCs/>
                    <w:color w:val="FFFFFF"/>
                    <w:sz w:val="17"/>
                    <w:szCs w:val="17"/>
                  </w:rPr>
                </w:rPrChange>
              </w:rPr>
              <w:t>Does the need involve...</w:t>
            </w:r>
          </w:p>
        </w:tc>
        <w:tc>
          <w:tcPr>
            <w:tcW w:w="990" w:type="dxa"/>
            <w:shd w:val="clear" w:color="auto" w:fill="24446E"/>
            <w:tcMar>
              <w:top w:w="70" w:type="dxa"/>
              <w:left w:w="110" w:type="dxa"/>
              <w:bottom w:w="70" w:type="dxa"/>
              <w:right w:w="110" w:type="dxa"/>
            </w:tcMar>
            <w:tcPrChange w:id="730" w:author="Microsoft Word" w:date="2026-09-09T14:54:00Z" w16du:dateUtc="2026-09-09T13:54:00Z">
              <w:tcPr>
                <w:tcW w:w="990" w:type="dxa"/>
                <w:gridSpan w:val="2"/>
                <w:shd w:val="clear" w:color="auto" w:fill="24446E"/>
                <w:tcMar>
                  <w:top w:w="70" w:type="dxa"/>
                  <w:left w:w="110" w:type="dxa"/>
                  <w:bottom w:w="70" w:type="dxa"/>
                  <w:right w:w="110" w:type="dxa"/>
                </w:tcMar>
              </w:tcPr>
            </w:tcPrChange>
          </w:tcPr>
          <w:p w14:paraId="3A6FC997" w14:textId="77777777" w:rsidR="005372F0" w:rsidRPr="00F96828" w:rsidRDefault="005372F0" w:rsidP="00D511EF">
            <w:pPr>
              <w:jc w:val="center"/>
              <w:rPr>
                <w:rFonts w:ascii="Aptos" w:hAnsi="Aptos"/>
                <w:rPrChange w:id="731" w:author="Microsoft Word" w:date="2026-09-09T14:54:00Z" w16du:dateUtc="2026-09-09T13:54:00Z">
                  <w:rPr/>
                </w:rPrChange>
              </w:rPr>
            </w:pPr>
            <w:r w:rsidRPr="00F96828">
              <w:rPr>
                <w:rFonts w:ascii="Aptos" w:hAnsi="Aptos"/>
                <w:b/>
                <w:color w:val="FFFFFF"/>
                <w:sz w:val="17"/>
                <w:rPrChange w:id="732" w:author="Microsoft Word" w:date="2026-09-09T14:54:00Z" w16du:dateUtc="2026-09-09T13:54:00Z">
                  <w:rPr>
                    <w:b/>
                    <w:bCs/>
                    <w:color w:val="FFFFFF"/>
                    <w:sz w:val="17"/>
                    <w:szCs w:val="17"/>
                  </w:rPr>
                </w:rPrChange>
              </w:rPr>
              <w:t>API</w:t>
            </w:r>
          </w:p>
        </w:tc>
        <w:tc>
          <w:tcPr>
            <w:tcW w:w="992" w:type="dxa"/>
            <w:shd w:val="clear" w:color="auto" w:fill="24446E"/>
            <w:tcMar>
              <w:top w:w="70" w:type="dxa"/>
              <w:left w:w="110" w:type="dxa"/>
              <w:bottom w:w="70" w:type="dxa"/>
              <w:right w:w="110" w:type="dxa"/>
            </w:tcMar>
            <w:tcPrChange w:id="733" w:author="Microsoft Word" w:date="2026-09-09T14:54:00Z" w16du:dateUtc="2026-09-09T13:54:00Z">
              <w:tcPr>
                <w:tcW w:w="990" w:type="dxa"/>
                <w:gridSpan w:val="2"/>
                <w:shd w:val="clear" w:color="auto" w:fill="24446E"/>
                <w:tcMar>
                  <w:top w:w="70" w:type="dxa"/>
                  <w:left w:w="110" w:type="dxa"/>
                  <w:bottom w:w="70" w:type="dxa"/>
                  <w:right w:w="110" w:type="dxa"/>
                </w:tcMar>
              </w:tcPr>
            </w:tcPrChange>
          </w:tcPr>
          <w:p w14:paraId="6D956D09" w14:textId="77777777" w:rsidR="005372F0" w:rsidRPr="00F96828" w:rsidRDefault="005372F0" w:rsidP="00D511EF">
            <w:pPr>
              <w:jc w:val="center"/>
              <w:rPr>
                <w:rFonts w:ascii="Aptos" w:hAnsi="Aptos"/>
                <w:rPrChange w:id="734" w:author="Microsoft Word" w:date="2026-09-09T14:54:00Z" w16du:dateUtc="2026-09-09T13:54:00Z">
                  <w:rPr/>
                </w:rPrChange>
              </w:rPr>
            </w:pPr>
            <w:r w:rsidRPr="00F96828">
              <w:rPr>
                <w:rFonts w:ascii="Aptos" w:hAnsi="Aptos"/>
                <w:b/>
                <w:color w:val="FFFFFF"/>
                <w:sz w:val="17"/>
                <w:rPrChange w:id="735" w:author="Microsoft Word" w:date="2026-09-09T14:54:00Z" w16du:dateUtc="2026-09-09T13:54:00Z">
                  <w:rPr>
                    <w:b/>
                    <w:bCs/>
                    <w:color w:val="FFFFFF"/>
                    <w:sz w:val="17"/>
                    <w:szCs w:val="17"/>
                  </w:rPr>
                </w:rPrChange>
              </w:rPr>
              <w:t>Functions</w:t>
            </w:r>
          </w:p>
        </w:tc>
        <w:tc>
          <w:tcPr>
            <w:tcW w:w="990" w:type="dxa"/>
            <w:shd w:val="clear" w:color="auto" w:fill="24446E"/>
            <w:tcMar>
              <w:top w:w="70" w:type="dxa"/>
              <w:left w:w="110" w:type="dxa"/>
              <w:bottom w:w="70" w:type="dxa"/>
              <w:right w:w="110" w:type="dxa"/>
            </w:tcMar>
            <w:tcPrChange w:id="736" w:author="Microsoft Word" w:date="2026-09-09T14:54:00Z" w16du:dateUtc="2026-09-09T13:54:00Z">
              <w:tcPr>
                <w:tcW w:w="990" w:type="dxa"/>
                <w:gridSpan w:val="2"/>
                <w:shd w:val="clear" w:color="auto" w:fill="24446E"/>
                <w:tcMar>
                  <w:top w:w="70" w:type="dxa"/>
                  <w:left w:w="110" w:type="dxa"/>
                  <w:bottom w:w="70" w:type="dxa"/>
                  <w:right w:w="110" w:type="dxa"/>
                </w:tcMar>
              </w:tcPr>
            </w:tcPrChange>
          </w:tcPr>
          <w:p w14:paraId="1884E18A" w14:textId="77777777" w:rsidR="005372F0" w:rsidRPr="00F96828" w:rsidRDefault="005372F0" w:rsidP="00D511EF">
            <w:pPr>
              <w:jc w:val="center"/>
              <w:rPr>
                <w:rFonts w:ascii="Aptos" w:hAnsi="Aptos"/>
                <w:rPrChange w:id="737" w:author="Microsoft Word" w:date="2026-09-09T14:54:00Z" w16du:dateUtc="2026-09-09T13:54:00Z">
                  <w:rPr/>
                </w:rPrChange>
              </w:rPr>
            </w:pPr>
            <w:r w:rsidRPr="00F96828">
              <w:rPr>
                <w:rFonts w:ascii="Aptos" w:hAnsi="Aptos"/>
                <w:b/>
                <w:color w:val="FFFFFF"/>
                <w:sz w:val="17"/>
                <w:rPrChange w:id="738" w:author="Microsoft Word" w:date="2026-09-09T14:54:00Z" w16du:dateUtc="2026-09-09T13:54:00Z">
                  <w:rPr>
                    <w:b/>
                    <w:bCs/>
                    <w:color w:val="FFFFFF"/>
                    <w:sz w:val="17"/>
                    <w:szCs w:val="17"/>
                  </w:rPr>
                </w:rPrChange>
              </w:rPr>
              <w:t>Service Bus</w:t>
            </w:r>
          </w:p>
        </w:tc>
        <w:tc>
          <w:tcPr>
            <w:tcW w:w="990" w:type="dxa"/>
            <w:shd w:val="clear" w:color="auto" w:fill="24446E"/>
            <w:tcMar>
              <w:top w:w="70" w:type="dxa"/>
              <w:left w:w="110" w:type="dxa"/>
              <w:bottom w:w="70" w:type="dxa"/>
              <w:right w:w="110" w:type="dxa"/>
            </w:tcMar>
            <w:tcPrChange w:id="739" w:author="Microsoft Word" w:date="2026-09-09T14:54:00Z" w16du:dateUtc="2026-09-09T13:54:00Z">
              <w:tcPr>
                <w:tcW w:w="990" w:type="dxa"/>
                <w:gridSpan w:val="2"/>
                <w:shd w:val="clear" w:color="auto" w:fill="24446E"/>
                <w:tcMar>
                  <w:top w:w="70" w:type="dxa"/>
                  <w:left w:w="110" w:type="dxa"/>
                  <w:bottom w:w="70" w:type="dxa"/>
                  <w:right w:w="110" w:type="dxa"/>
                </w:tcMar>
              </w:tcPr>
            </w:tcPrChange>
          </w:tcPr>
          <w:p w14:paraId="3CCD3AEF" w14:textId="77777777" w:rsidR="005372F0" w:rsidRPr="00F96828" w:rsidRDefault="005372F0" w:rsidP="00D511EF">
            <w:pPr>
              <w:jc w:val="center"/>
              <w:rPr>
                <w:rFonts w:ascii="Aptos" w:hAnsi="Aptos"/>
                <w:rPrChange w:id="740" w:author="Microsoft Word" w:date="2026-09-09T14:54:00Z" w16du:dateUtc="2026-09-09T13:54:00Z">
                  <w:rPr/>
                </w:rPrChange>
              </w:rPr>
            </w:pPr>
            <w:r w:rsidRPr="00F96828">
              <w:rPr>
                <w:rFonts w:ascii="Aptos" w:hAnsi="Aptos"/>
                <w:b/>
                <w:color w:val="FFFFFF"/>
                <w:sz w:val="17"/>
                <w:rPrChange w:id="741" w:author="Microsoft Word" w:date="2026-09-09T14:54:00Z" w16du:dateUtc="2026-09-09T13:54:00Z">
                  <w:rPr>
                    <w:b/>
                    <w:bCs/>
                    <w:color w:val="FFFFFF"/>
                    <w:sz w:val="17"/>
                    <w:szCs w:val="17"/>
                  </w:rPr>
                </w:rPrChange>
              </w:rPr>
              <w:t>Event Grid</w:t>
            </w:r>
          </w:p>
        </w:tc>
        <w:tc>
          <w:tcPr>
            <w:tcW w:w="990" w:type="dxa"/>
            <w:shd w:val="clear" w:color="auto" w:fill="24446E"/>
            <w:tcMar>
              <w:top w:w="70" w:type="dxa"/>
              <w:left w:w="110" w:type="dxa"/>
              <w:bottom w:w="70" w:type="dxa"/>
              <w:right w:w="110" w:type="dxa"/>
            </w:tcMar>
            <w:tcPrChange w:id="742" w:author="Microsoft Word" w:date="2026-09-09T14:54:00Z" w16du:dateUtc="2026-09-09T13:54:00Z">
              <w:tcPr>
                <w:tcW w:w="990" w:type="dxa"/>
                <w:gridSpan w:val="2"/>
                <w:shd w:val="clear" w:color="auto" w:fill="24446E"/>
                <w:tcMar>
                  <w:top w:w="70" w:type="dxa"/>
                  <w:left w:w="110" w:type="dxa"/>
                  <w:bottom w:w="70" w:type="dxa"/>
                  <w:right w:w="110" w:type="dxa"/>
                </w:tcMar>
              </w:tcPr>
            </w:tcPrChange>
          </w:tcPr>
          <w:p w14:paraId="285AA776" w14:textId="77777777" w:rsidR="005372F0" w:rsidRPr="00F96828" w:rsidRDefault="005372F0" w:rsidP="00D511EF">
            <w:pPr>
              <w:jc w:val="center"/>
              <w:rPr>
                <w:rFonts w:ascii="Aptos" w:hAnsi="Aptos"/>
                <w:rPrChange w:id="743" w:author="Microsoft Word" w:date="2026-09-09T14:54:00Z" w16du:dateUtc="2026-09-09T13:54:00Z">
                  <w:rPr/>
                </w:rPrChange>
              </w:rPr>
            </w:pPr>
            <w:r w:rsidRPr="00F96828">
              <w:rPr>
                <w:rFonts w:ascii="Aptos" w:hAnsi="Aptos"/>
                <w:b/>
                <w:color w:val="FFFFFF"/>
                <w:sz w:val="17"/>
                <w:rPrChange w:id="744" w:author="Microsoft Word" w:date="2026-09-09T14:54:00Z" w16du:dateUtc="2026-09-09T13:54:00Z">
                  <w:rPr>
                    <w:b/>
                    <w:bCs/>
                    <w:color w:val="FFFFFF"/>
                    <w:sz w:val="17"/>
                    <w:szCs w:val="17"/>
                  </w:rPr>
                </w:rPrChange>
              </w:rPr>
              <w:t>Event Hubs</w:t>
            </w:r>
          </w:p>
        </w:tc>
        <w:tc>
          <w:tcPr>
            <w:tcW w:w="990" w:type="dxa"/>
            <w:shd w:val="clear" w:color="auto" w:fill="24446E"/>
            <w:tcMar>
              <w:top w:w="70" w:type="dxa"/>
              <w:left w:w="110" w:type="dxa"/>
              <w:bottom w:w="70" w:type="dxa"/>
              <w:right w:w="110" w:type="dxa"/>
            </w:tcMar>
            <w:tcPrChange w:id="745" w:author="Microsoft Word" w:date="2026-09-09T14:54:00Z" w16du:dateUtc="2026-09-09T13:54:00Z">
              <w:tcPr>
                <w:tcW w:w="990" w:type="dxa"/>
                <w:gridSpan w:val="2"/>
                <w:shd w:val="clear" w:color="auto" w:fill="24446E"/>
                <w:tcMar>
                  <w:top w:w="70" w:type="dxa"/>
                  <w:left w:w="110" w:type="dxa"/>
                  <w:bottom w:w="70" w:type="dxa"/>
                  <w:right w:w="110" w:type="dxa"/>
                </w:tcMar>
              </w:tcPr>
            </w:tcPrChange>
          </w:tcPr>
          <w:p w14:paraId="38D71C08" w14:textId="77777777" w:rsidR="005372F0" w:rsidRPr="00F96828" w:rsidRDefault="005372F0" w:rsidP="00D511EF">
            <w:pPr>
              <w:jc w:val="center"/>
              <w:rPr>
                <w:rFonts w:ascii="Aptos" w:hAnsi="Aptos"/>
                <w:rPrChange w:id="746" w:author="Microsoft Word" w:date="2026-09-09T14:54:00Z" w16du:dateUtc="2026-09-09T13:54:00Z">
                  <w:rPr/>
                </w:rPrChange>
              </w:rPr>
            </w:pPr>
            <w:r w:rsidRPr="00F96828">
              <w:rPr>
                <w:rFonts w:ascii="Aptos" w:hAnsi="Aptos"/>
                <w:b/>
                <w:color w:val="FFFFFF"/>
                <w:sz w:val="17"/>
                <w:rPrChange w:id="747" w:author="Microsoft Word" w:date="2026-09-09T14:54:00Z" w16du:dateUtc="2026-09-09T13:54:00Z">
                  <w:rPr>
                    <w:b/>
                    <w:bCs/>
                    <w:color w:val="FFFFFF"/>
                    <w:sz w:val="17"/>
                    <w:szCs w:val="17"/>
                  </w:rPr>
                </w:rPrChange>
              </w:rPr>
              <w:t>Logic Apps</w:t>
            </w:r>
          </w:p>
        </w:tc>
        <w:tc>
          <w:tcPr>
            <w:tcW w:w="990" w:type="dxa"/>
            <w:shd w:val="clear" w:color="auto" w:fill="24446E"/>
            <w:tcMar>
              <w:top w:w="70" w:type="dxa"/>
              <w:left w:w="110" w:type="dxa"/>
              <w:bottom w:w="70" w:type="dxa"/>
              <w:right w:w="110" w:type="dxa"/>
            </w:tcMar>
            <w:tcPrChange w:id="748" w:author="Microsoft Word" w:date="2026-09-09T14:54:00Z" w16du:dateUtc="2026-09-09T13:54:00Z">
              <w:tcPr>
                <w:tcW w:w="990" w:type="dxa"/>
                <w:shd w:val="clear" w:color="auto" w:fill="24446E"/>
                <w:tcMar>
                  <w:top w:w="70" w:type="dxa"/>
                  <w:left w:w="110" w:type="dxa"/>
                  <w:bottom w:w="70" w:type="dxa"/>
                  <w:right w:w="110" w:type="dxa"/>
                </w:tcMar>
              </w:tcPr>
            </w:tcPrChange>
          </w:tcPr>
          <w:p w14:paraId="2F5B214B" w14:textId="77777777" w:rsidR="005372F0" w:rsidRPr="00F96828" w:rsidRDefault="005372F0" w:rsidP="00D511EF">
            <w:pPr>
              <w:jc w:val="center"/>
              <w:rPr>
                <w:rFonts w:ascii="Aptos" w:hAnsi="Aptos"/>
                <w:rPrChange w:id="749" w:author="Microsoft Word" w:date="2026-09-09T14:54:00Z" w16du:dateUtc="2026-09-09T13:54:00Z">
                  <w:rPr/>
                </w:rPrChange>
              </w:rPr>
            </w:pPr>
            <w:r w:rsidRPr="00F96828">
              <w:rPr>
                <w:rFonts w:ascii="Aptos" w:hAnsi="Aptos"/>
                <w:b/>
                <w:color w:val="FFFFFF"/>
                <w:sz w:val="17"/>
                <w:rPrChange w:id="750" w:author="Microsoft Word" w:date="2026-09-09T14:54:00Z" w16du:dateUtc="2026-09-09T13:54:00Z">
                  <w:rPr>
                    <w:b/>
                    <w:bCs/>
                    <w:color w:val="FFFFFF"/>
                    <w:sz w:val="17"/>
                    <w:szCs w:val="17"/>
                  </w:rPr>
                </w:rPrChange>
              </w:rPr>
              <w:t>ADF</w:t>
            </w:r>
          </w:p>
        </w:tc>
      </w:tr>
      <w:tr w:rsidR="005372F0" w14:paraId="2C8B0B41" w14:textId="77777777" w:rsidTr="00F96828">
        <w:trPr>
          <w:trPrChange w:id="751" w:author="Microsoft Word" w:date="2026-09-09T14:54:00Z" w16du:dateUtc="2026-09-09T13:54:00Z">
            <w:trPr>
              <w:gridBefore w:val="1"/>
            </w:trPr>
          </w:trPrChange>
        </w:trPr>
        <w:tc>
          <w:tcPr>
            <w:tcW w:w="2938" w:type="dxa"/>
            <w:shd w:val="clear" w:color="auto" w:fill="FFFFFF"/>
            <w:tcMar>
              <w:top w:w="70" w:type="dxa"/>
              <w:left w:w="110" w:type="dxa"/>
              <w:bottom w:w="70" w:type="dxa"/>
              <w:right w:w="110" w:type="dxa"/>
            </w:tcMar>
            <w:vAlign w:val="center"/>
            <w:tcPrChange w:id="752" w:author="Microsoft Word" w:date="2026-09-09T14:54:00Z" w16du:dateUtc="2026-09-09T13:54:00Z">
              <w:tcPr>
                <w:tcW w:w="2940" w:type="dxa"/>
                <w:gridSpan w:val="3"/>
                <w:shd w:val="clear" w:color="auto" w:fill="FFFFFF"/>
                <w:tcMar>
                  <w:top w:w="70" w:type="dxa"/>
                  <w:left w:w="110" w:type="dxa"/>
                  <w:bottom w:w="70" w:type="dxa"/>
                  <w:right w:w="110" w:type="dxa"/>
                </w:tcMar>
                <w:vAlign w:val="center"/>
              </w:tcPr>
            </w:tcPrChange>
          </w:tcPr>
          <w:p w14:paraId="1AC2A610" w14:textId="77777777" w:rsidR="005372F0" w:rsidRPr="00F96828" w:rsidRDefault="005372F0" w:rsidP="00D511EF">
            <w:pPr>
              <w:spacing w:line="250" w:lineRule="auto"/>
              <w:rPr>
                <w:rFonts w:ascii="Aptos" w:hAnsi="Aptos"/>
                <w:rPrChange w:id="753" w:author="Microsoft Word" w:date="2026-09-09T14:54:00Z" w16du:dateUtc="2026-09-09T13:54:00Z">
                  <w:rPr/>
                </w:rPrChange>
              </w:rPr>
            </w:pPr>
            <w:r w:rsidRPr="00F96828">
              <w:rPr>
                <w:rFonts w:ascii="Aptos" w:hAnsi="Aptos"/>
                <w:sz w:val="17"/>
                <w:rPrChange w:id="754" w:author="Microsoft Word" w:date="2026-09-09T14:54:00Z" w16du:dateUtc="2026-09-09T13:54:00Z">
                  <w:rPr>
                    <w:sz w:val="17"/>
                    <w:szCs w:val="17"/>
                  </w:rPr>
                </w:rPrChange>
              </w:rPr>
              <w:t>A consumer that needs an immediate response</w:t>
            </w:r>
          </w:p>
        </w:tc>
        <w:tc>
          <w:tcPr>
            <w:tcW w:w="990" w:type="dxa"/>
            <w:shd w:val="clear" w:color="auto" w:fill="FFFFFF"/>
            <w:tcMar>
              <w:top w:w="70" w:type="dxa"/>
              <w:left w:w="110" w:type="dxa"/>
              <w:bottom w:w="70" w:type="dxa"/>
              <w:right w:w="110" w:type="dxa"/>
            </w:tcMar>
            <w:vAlign w:val="center"/>
            <w:tcPrChange w:id="755"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38697FDE" w14:textId="77777777" w:rsidR="005372F0" w:rsidRPr="00F96828" w:rsidRDefault="005372F0" w:rsidP="00D511EF">
            <w:pPr>
              <w:jc w:val="center"/>
              <w:rPr>
                <w:rFonts w:ascii="Aptos" w:hAnsi="Aptos"/>
                <w:rPrChange w:id="756" w:author="Microsoft Word" w:date="2026-09-09T14:54:00Z" w16du:dateUtc="2026-09-09T13:54:00Z">
                  <w:rPr/>
                </w:rPrChange>
              </w:rPr>
            </w:pPr>
            <w:r w:rsidRPr="00F96828">
              <w:rPr>
                <w:rFonts w:ascii="Segoe UI Emoji" w:hAnsi="Segoe UI Emoji"/>
                <w:sz w:val="20"/>
                <w:rPrChange w:id="757" w:author="Microsoft Word" w:date="2026-09-09T14:54:00Z" w16du:dateUtc="2026-09-09T13:54:00Z">
                  <w:rPr>
                    <w:sz w:val="20"/>
                    <w:szCs w:val="20"/>
                  </w:rPr>
                </w:rPrChange>
              </w:rPr>
              <w:t>✅</w:t>
            </w:r>
          </w:p>
        </w:tc>
        <w:tc>
          <w:tcPr>
            <w:tcW w:w="992" w:type="dxa"/>
            <w:shd w:val="clear" w:color="auto" w:fill="FFFFFF"/>
            <w:tcMar>
              <w:top w:w="70" w:type="dxa"/>
              <w:left w:w="110" w:type="dxa"/>
              <w:bottom w:w="70" w:type="dxa"/>
              <w:right w:w="110" w:type="dxa"/>
            </w:tcMar>
            <w:vAlign w:val="center"/>
            <w:tcPrChange w:id="758"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425B2923" w14:textId="77777777" w:rsidR="005372F0" w:rsidRPr="00F96828" w:rsidRDefault="005372F0" w:rsidP="00D511EF">
            <w:pPr>
              <w:jc w:val="center"/>
              <w:rPr>
                <w:rFonts w:ascii="Aptos" w:hAnsi="Aptos"/>
                <w:rPrChange w:id="759" w:author="Microsoft Word" w:date="2026-09-09T14:54:00Z" w16du:dateUtc="2026-09-09T13:54:00Z">
                  <w:rPr/>
                </w:rPrChange>
              </w:rPr>
            </w:pPr>
            <w:r w:rsidRPr="00F96828">
              <w:rPr>
                <w:rFonts w:ascii="Segoe UI Emoji" w:hAnsi="Segoe UI Emoji"/>
                <w:sz w:val="20"/>
                <w:rPrChange w:id="760"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761"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3E45F41D" w14:textId="77777777" w:rsidR="005372F0" w:rsidRPr="00F96828" w:rsidRDefault="005372F0" w:rsidP="00D511EF">
            <w:pPr>
              <w:jc w:val="center"/>
              <w:rPr>
                <w:rFonts w:ascii="Aptos" w:hAnsi="Aptos"/>
                <w:rPrChange w:id="762" w:author="Microsoft Word" w:date="2026-09-09T14:54:00Z" w16du:dateUtc="2026-09-09T13:54:00Z">
                  <w:rPr/>
                </w:rPrChange>
              </w:rPr>
            </w:pPr>
            <w:r w:rsidRPr="00F96828">
              <w:rPr>
                <w:rFonts w:ascii="Segoe UI Emoji" w:hAnsi="Segoe UI Emoji"/>
                <w:sz w:val="20"/>
                <w:rPrChange w:id="763"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764"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1CB2D28E" w14:textId="77777777" w:rsidR="005372F0" w:rsidRPr="00F96828" w:rsidRDefault="005372F0" w:rsidP="00D511EF">
            <w:pPr>
              <w:jc w:val="center"/>
              <w:rPr>
                <w:rFonts w:ascii="Aptos" w:hAnsi="Aptos"/>
                <w:rPrChange w:id="765" w:author="Microsoft Word" w:date="2026-09-09T14:54:00Z" w16du:dateUtc="2026-09-09T13:54:00Z">
                  <w:rPr/>
                </w:rPrChange>
              </w:rPr>
            </w:pPr>
            <w:r w:rsidRPr="00F96828">
              <w:rPr>
                <w:rFonts w:ascii="Segoe UI Emoji" w:hAnsi="Segoe UI Emoji"/>
                <w:sz w:val="20"/>
                <w:rPrChange w:id="766"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767"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13445925" w14:textId="77777777" w:rsidR="005372F0" w:rsidRPr="00F96828" w:rsidRDefault="005372F0" w:rsidP="00D511EF">
            <w:pPr>
              <w:jc w:val="center"/>
              <w:rPr>
                <w:rFonts w:ascii="Aptos" w:hAnsi="Aptos"/>
                <w:rPrChange w:id="768" w:author="Microsoft Word" w:date="2026-09-09T14:54:00Z" w16du:dateUtc="2026-09-09T13:54:00Z">
                  <w:rPr/>
                </w:rPrChange>
              </w:rPr>
            </w:pPr>
            <w:r w:rsidRPr="00F96828">
              <w:rPr>
                <w:rFonts w:ascii="Segoe UI Emoji" w:hAnsi="Segoe UI Emoji"/>
                <w:sz w:val="20"/>
                <w:rPrChange w:id="769"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770"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401CA5D3" w14:textId="77777777" w:rsidR="005372F0" w:rsidRPr="00F96828" w:rsidRDefault="005372F0" w:rsidP="00D511EF">
            <w:pPr>
              <w:jc w:val="center"/>
              <w:rPr>
                <w:rFonts w:ascii="Aptos" w:hAnsi="Aptos"/>
                <w:rPrChange w:id="771" w:author="Microsoft Word" w:date="2026-09-09T14:54:00Z" w16du:dateUtc="2026-09-09T13:54:00Z">
                  <w:rPr/>
                </w:rPrChange>
              </w:rPr>
            </w:pPr>
            <w:r w:rsidRPr="00F96828">
              <w:rPr>
                <w:rFonts w:ascii="Segoe UI Emoji" w:hAnsi="Segoe UI Emoji"/>
                <w:sz w:val="20"/>
                <w:rPrChange w:id="772"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773" w:author="Microsoft Word" w:date="2026-09-09T14:54:00Z" w16du:dateUtc="2026-09-09T13:54:00Z">
              <w:tcPr>
                <w:tcW w:w="990" w:type="dxa"/>
                <w:shd w:val="clear" w:color="auto" w:fill="FFFFFF"/>
                <w:tcMar>
                  <w:top w:w="70" w:type="dxa"/>
                  <w:left w:w="110" w:type="dxa"/>
                  <w:bottom w:w="70" w:type="dxa"/>
                  <w:right w:w="110" w:type="dxa"/>
                </w:tcMar>
                <w:vAlign w:val="center"/>
              </w:tcPr>
            </w:tcPrChange>
          </w:tcPr>
          <w:p w14:paraId="26127123" w14:textId="77777777" w:rsidR="005372F0" w:rsidRPr="00F96828" w:rsidRDefault="005372F0" w:rsidP="00D511EF">
            <w:pPr>
              <w:jc w:val="center"/>
              <w:rPr>
                <w:rFonts w:ascii="Aptos" w:hAnsi="Aptos"/>
                <w:rPrChange w:id="774" w:author="Microsoft Word" w:date="2026-09-09T14:54:00Z" w16du:dateUtc="2026-09-09T13:54:00Z">
                  <w:rPr/>
                </w:rPrChange>
              </w:rPr>
            </w:pPr>
            <w:r w:rsidRPr="00F96828">
              <w:rPr>
                <w:rFonts w:ascii="Segoe UI Emoji" w:hAnsi="Segoe UI Emoji"/>
                <w:sz w:val="20"/>
                <w:rPrChange w:id="775" w:author="Microsoft Word" w:date="2026-09-09T14:54:00Z" w16du:dateUtc="2026-09-09T13:54:00Z">
                  <w:rPr>
                    <w:sz w:val="20"/>
                    <w:szCs w:val="20"/>
                  </w:rPr>
                </w:rPrChange>
              </w:rPr>
              <w:t>❌</w:t>
            </w:r>
          </w:p>
        </w:tc>
      </w:tr>
      <w:tr w:rsidR="005372F0" w14:paraId="2F276C86" w14:textId="77777777" w:rsidTr="00F96828">
        <w:trPr>
          <w:trPrChange w:id="776" w:author="Microsoft Word" w:date="2026-09-09T14:54:00Z" w16du:dateUtc="2026-09-09T13:54:00Z">
            <w:trPr>
              <w:gridBefore w:val="1"/>
            </w:trPr>
          </w:trPrChange>
        </w:trPr>
        <w:tc>
          <w:tcPr>
            <w:tcW w:w="2938" w:type="dxa"/>
            <w:shd w:val="clear" w:color="auto" w:fill="FFFFFF"/>
            <w:tcMar>
              <w:top w:w="70" w:type="dxa"/>
              <w:left w:w="110" w:type="dxa"/>
              <w:bottom w:w="70" w:type="dxa"/>
              <w:right w:w="110" w:type="dxa"/>
            </w:tcMar>
            <w:vAlign w:val="center"/>
            <w:tcPrChange w:id="777" w:author="Microsoft Word" w:date="2026-09-09T14:54:00Z" w16du:dateUtc="2026-09-09T13:54:00Z">
              <w:tcPr>
                <w:tcW w:w="2940" w:type="dxa"/>
                <w:gridSpan w:val="3"/>
                <w:shd w:val="clear" w:color="auto" w:fill="FFFFFF"/>
                <w:tcMar>
                  <w:top w:w="70" w:type="dxa"/>
                  <w:left w:w="110" w:type="dxa"/>
                  <w:bottom w:w="70" w:type="dxa"/>
                  <w:right w:w="110" w:type="dxa"/>
                </w:tcMar>
                <w:vAlign w:val="center"/>
              </w:tcPr>
            </w:tcPrChange>
          </w:tcPr>
          <w:p w14:paraId="6D3B97A6" w14:textId="77777777" w:rsidR="005372F0" w:rsidRPr="00F96828" w:rsidRDefault="005372F0" w:rsidP="00D511EF">
            <w:pPr>
              <w:spacing w:line="250" w:lineRule="auto"/>
              <w:rPr>
                <w:rFonts w:ascii="Aptos" w:hAnsi="Aptos"/>
                <w:rPrChange w:id="778" w:author="Microsoft Word" w:date="2026-09-09T14:54:00Z" w16du:dateUtc="2026-09-09T13:54:00Z">
                  <w:rPr/>
                </w:rPrChange>
              </w:rPr>
            </w:pPr>
            <w:r w:rsidRPr="00F96828">
              <w:rPr>
                <w:rFonts w:ascii="Aptos" w:hAnsi="Aptos"/>
                <w:sz w:val="17"/>
                <w:rPrChange w:id="779" w:author="Microsoft Word" w:date="2026-09-09T14:54:00Z" w16du:dateUtc="2026-09-09T13:54:00Z">
                  <w:rPr>
                    <w:sz w:val="17"/>
                    <w:szCs w:val="17"/>
                  </w:rPr>
                </w:rPrChange>
              </w:rPr>
              <w:t>Guaranteed delivery</w:t>
            </w:r>
          </w:p>
        </w:tc>
        <w:tc>
          <w:tcPr>
            <w:tcW w:w="990" w:type="dxa"/>
            <w:shd w:val="clear" w:color="auto" w:fill="FFFFFF"/>
            <w:tcMar>
              <w:top w:w="70" w:type="dxa"/>
              <w:left w:w="110" w:type="dxa"/>
              <w:bottom w:w="70" w:type="dxa"/>
              <w:right w:w="110" w:type="dxa"/>
            </w:tcMar>
            <w:vAlign w:val="center"/>
            <w:tcPrChange w:id="780"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2235AFBF" w14:textId="77777777" w:rsidR="005372F0" w:rsidRPr="00F96828" w:rsidRDefault="005372F0" w:rsidP="00D511EF">
            <w:pPr>
              <w:jc w:val="center"/>
              <w:rPr>
                <w:rFonts w:ascii="Aptos" w:hAnsi="Aptos"/>
                <w:rPrChange w:id="781" w:author="Microsoft Word" w:date="2026-09-09T14:54:00Z" w16du:dateUtc="2026-09-09T13:54:00Z">
                  <w:rPr/>
                </w:rPrChange>
              </w:rPr>
            </w:pPr>
            <w:r w:rsidRPr="00F96828">
              <w:rPr>
                <w:rFonts w:ascii="Segoe UI Emoji" w:hAnsi="Segoe UI Emoji"/>
                <w:sz w:val="20"/>
                <w:rPrChange w:id="782" w:author="Microsoft Word" w:date="2026-09-09T14:54:00Z" w16du:dateUtc="2026-09-09T13:54:00Z">
                  <w:rPr>
                    <w:sz w:val="20"/>
                    <w:szCs w:val="20"/>
                  </w:rPr>
                </w:rPrChange>
              </w:rPr>
              <w:t>⚠️</w:t>
            </w:r>
          </w:p>
        </w:tc>
        <w:tc>
          <w:tcPr>
            <w:tcW w:w="992" w:type="dxa"/>
            <w:shd w:val="clear" w:color="auto" w:fill="FFFFFF"/>
            <w:tcMar>
              <w:top w:w="70" w:type="dxa"/>
              <w:left w:w="110" w:type="dxa"/>
              <w:bottom w:w="70" w:type="dxa"/>
              <w:right w:w="110" w:type="dxa"/>
            </w:tcMar>
            <w:vAlign w:val="center"/>
            <w:tcPrChange w:id="783"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00A3F05B" w14:textId="77777777" w:rsidR="005372F0" w:rsidRPr="00F96828" w:rsidRDefault="005372F0" w:rsidP="00D511EF">
            <w:pPr>
              <w:jc w:val="center"/>
              <w:rPr>
                <w:rFonts w:ascii="Aptos" w:hAnsi="Aptos"/>
                <w:rPrChange w:id="784" w:author="Microsoft Word" w:date="2026-09-09T14:54:00Z" w16du:dateUtc="2026-09-09T13:54:00Z">
                  <w:rPr/>
                </w:rPrChange>
              </w:rPr>
            </w:pPr>
            <w:r w:rsidRPr="00F96828">
              <w:rPr>
                <w:rFonts w:ascii="Segoe UI Emoji" w:hAnsi="Segoe UI Emoji"/>
                <w:sz w:val="20"/>
                <w:rPrChange w:id="785"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786"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2C488EDA" w14:textId="77777777" w:rsidR="005372F0" w:rsidRPr="00F96828" w:rsidRDefault="005372F0" w:rsidP="00D511EF">
            <w:pPr>
              <w:jc w:val="center"/>
              <w:rPr>
                <w:rFonts w:ascii="Aptos" w:hAnsi="Aptos"/>
                <w:rPrChange w:id="787" w:author="Microsoft Word" w:date="2026-09-09T14:54:00Z" w16du:dateUtc="2026-09-09T13:54:00Z">
                  <w:rPr/>
                </w:rPrChange>
              </w:rPr>
            </w:pPr>
            <w:r w:rsidRPr="00F96828">
              <w:rPr>
                <w:rFonts w:ascii="Segoe UI Emoji" w:hAnsi="Segoe UI Emoji"/>
                <w:sz w:val="20"/>
                <w:rPrChange w:id="788"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789"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769D1916" w14:textId="77777777" w:rsidR="005372F0" w:rsidRPr="00F96828" w:rsidRDefault="005372F0" w:rsidP="00D511EF">
            <w:pPr>
              <w:jc w:val="center"/>
              <w:rPr>
                <w:rFonts w:ascii="Aptos" w:hAnsi="Aptos"/>
                <w:rPrChange w:id="790" w:author="Microsoft Word" w:date="2026-09-09T14:54:00Z" w16du:dateUtc="2026-09-09T13:54:00Z">
                  <w:rPr/>
                </w:rPrChange>
              </w:rPr>
            </w:pPr>
            <w:r w:rsidRPr="00F96828">
              <w:rPr>
                <w:rFonts w:ascii="Segoe UI Emoji" w:hAnsi="Segoe UI Emoji"/>
                <w:sz w:val="20"/>
                <w:rPrChange w:id="791"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792"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03D848CF" w14:textId="77777777" w:rsidR="005372F0" w:rsidRPr="00F96828" w:rsidRDefault="005372F0" w:rsidP="00D511EF">
            <w:pPr>
              <w:jc w:val="center"/>
              <w:rPr>
                <w:rFonts w:ascii="Aptos" w:hAnsi="Aptos"/>
                <w:rPrChange w:id="793" w:author="Microsoft Word" w:date="2026-09-09T14:54:00Z" w16du:dateUtc="2026-09-09T13:54:00Z">
                  <w:rPr/>
                </w:rPrChange>
              </w:rPr>
            </w:pPr>
            <w:r w:rsidRPr="00F96828">
              <w:rPr>
                <w:rFonts w:ascii="Segoe UI Emoji" w:hAnsi="Segoe UI Emoji"/>
                <w:sz w:val="20"/>
                <w:rPrChange w:id="794"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795"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1B6DE6F9" w14:textId="77777777" w:rsidR="005372F0" w:rsidRPr="00F96828" w:rsidRDefault="005372F0" w:rsidP="00D511EF">
            <w:pPr>
              <w:jc w:val="center"/>
              <w:rPr>
                <w:rFonts w:ascii="Aptos" w:hAnsi="Aptos"/>
                <w:rPrChange w:id="796" w:author="Microsoft Word" w:date="2026-09-09T14:54:00Z" w16du:dateUtc="2026-09-09T13:54:00Z">
                  <w:rPr/>
                </w:rPrChange>
              </w:rPr>
            </w:pPr>
            <w:r w:rsidRPr="00F96828">
              <w:rPr>
                <w:rFonts w:ascii="Segoe UI Emoji" w:hAnsi="Segoe UI Emoji"/>
                <w:sz w:val="20"/>
                <w:rPrChange w:id="797"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798" w:author="Microsoft Word" w:date="2026-09-09T14:54:00Z" w16du:dateUtc="2026-09-09T13:54:00Z">
              <w:tcPr>
                <w:tcW w:w="990" w:type="dxa"/>
                <w:shd w:val="clear" w:color="auto" w:fill="FFFFFF"/>
                <w:tcMar>
                  <w:top w:w="70" w:type="dxa"/>
                  <w:left w:w="110" w:type="dxa"/>
                  <w:bottom w:w="70" w:type="dxa"/>
                  <w:right w:w="110" w:type="dxa"/>
                </w:tcMar>
                <w:vAlign w:val="center"/>
              </w:tcPr>
            </w:tcPrChange>
          </w:tcPr>
          <w:p w14:paraId="624293A8" w14:textId="77777777" w:rsidR="005372F0" w:rsidRPr="00F96828" w:rsidRDefault="005372F0" w:rsidP="00D511EF">
            <w:pPr>
              <w:jc w:val="center"/>
              <w:rPr>
                <w:rFonts w:ascii="Aptos" w:hAnsi="Aptos"/>
                <w:rPrChange w:id="799" w:author="Microsoft Word" w:date="2026-09-09T14:54:00Z" w16du:dateUtc="2026-09-09T13:54:00Z">
                  <w:rPr/>
                </w:rPrChange>
              </w:rPr>
            </w:pPr>
            <w:r w:rsidRPr="00F96828">
              <w:rPr>
                <w:rFonts w:ascii="Segoe UI Emoji" w:hAnsi="Segoe UI Emoji"/>
                <w:sz w:val="20"/>
                <w:rPrChange w:id="800" w:author="Microsoft Word" w:date="2026-09-09T14:54:00Z" w16du:dateUtc="2026-09-09T13:54:00Z">
                  <w:rPr>
                    <w:sz w:val="20"/>
                    <w:szCs w:val="20"/>
                  </w:rPr>
                </w:rPrChange>
              </w:rPr>
              <w:t>❌</w:t>
            </w:r>
          </w:p>
        </w:tc>
      </w:tr>
      <w:tr w:rsidR="005372F0" w14:paraId="5F01C1BF" w14:textId="77777777" w:rsidTr="00F96828">
        <w:trPr>
          <w:trPrChange w:id="801" w:author="Microsoft Word" w:date="2026-09-09T14:54:00Z" w16du:dateUtc="2026-09-09T13:54:00Z">
            <w:trPr>
              <w:gridBefore w:val="1"/>
            </w:trPr>
          </w:trPrChange>
        </w:trPr>
        <w:tc>
          <w:tcPr>
            <w:tcW w:w="2938" w:type="dxa"/>
            <w:shd w:val="clear" w:color="auto" w:fill="FFFFFF"/>
            <w:tcMar>
              <w:top w:w="70" w:type="dxa"/>
              <w:left w:w="110" w:type="dxa"/>
              <w:bottom w:w="70" w:type="dxa"/>
              <w:right w:w="110" w:type="dxa"/>
            </w:tcMar>
            <w:vAlign w:val="center"/>
            <w:tcPrChange w:id="802" w:author="Microsoft Word" w:date="2026-09-09T14:54:00Z" w16du:dateUtc="2026-09-09T13:54:00Z">
              <w:tcPr>
                <w:tcW w:w="2940" w:type="dxa"/>
                <w:gridSpan w:val="3"/>
                <w:shd w:val="clear" w:color="auto" w:fill="FFFFFF"/>
                <w:tcMar>
                  <w:top w:w="70" w:type="dxa"/>
                  <w:left w:w="110" w:type="dxa"/>
                  <w:bottom w:w="70" w:type="dxa"/>
                  <w:right w:w="110" w:type="dxa"/>
                </w:tcMar>
                <w:vAlign w:val="center"/>
              </w:tcPr>
            </w:tcPrChange>
          </w:tcPr>
          <w:p w14:paraId="167B1804" w14:textId="77777777" w:rsidR="005372F0" w:rsidRPr="00F96828" w:rsidRDefault="005372F0" w:rsidP="00D511EF">
            <w:pPr>
              <w:spacing w:line="250" w:lineRule="auto"/>
              <w:rPr>
                <w:rFonts w:ascii="Aptos" w:hAnsi="Aptos"/>
                <w:rPrChange w:id="803" w:author="Microsoft Word" w:date="2026-09-09T14:54:00Z" w16du:dateUtc="2026-09-09T13:54:00Z">
                  <w:rPr/>
                </w:rPrChange>
              </w:rPr>
            </w:pPr>
            <w:r w:rsidRPr="00F96828">
              <w:rPr>
                <w:rFonts w:ascii="Aptos" w:hAnsi="Aptos"/>
                <w:sz w:val="17"/>
                <w:rPrChange w:id="804" w:author="Microsoft Word" w:date="2026-09-09T14:54:00Z" w16du:dateUtc="2026-09-09T13:54:00Z">
                  <w:rPr>
                    <w:sz w:val="17"/>
                    <w:szCs w:val="17"/>
                  </w:rPr>
                </w:rPrChange>
              </w:rPr>
              <w:t>A business command or transaction</w:t>
            </w:r>
          </w:p>
        </w:tc>
        <w:tc>
          <w:tcPr>
            <w:tcW w:w="990" w:type="dxa"/>
            <w:shd w:val="clear" w:color="auto" w:fill="FFFFFF"/>
            <w:tcMar>
              <w:top w:w="70" w:type="dxa"/>
              <w:left w:w="110" w:type="dxa"/>
              <w:bottom w:w="70" w:type="dxa"/>
              <w:right w:w="110" w:type="dxa"/>
            </w:tcMar>
            <w:vAlign w:val="center"/>
            <w:tcPrChange w:id="805"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0B5501EF" w14:textId="77777777" w:rsidR="005372F0" w:rsidRPr="00F96828" w:rsidRDefault="005372F0" w:rsidP="00D511EF">
            <w:pPr>
              <w:jc w:val="center"/>
              <w:rPr>
                <w:rFonts w:ascii="Aptos" w:hAnsi="Aptos"/>
                <w:rPrChange w:id="806" w:author="Microsoft Word" w:date="2026-09-09T14:54:00Z" w16du:dateUtc="2026-09-09T13:54:00Z">
                  <w:rPr/>
                </w:rPrChange>
              </w:rPr>
            </w:pPr>
            <w:r w:rsidRPr="00F96828">
              <w:rPr>
                <w:rFonts w:ascii="Segoe UI Emoji" w:hAnsi="Segoe UI Emoji"/>
                <w:sz w:val="20"/>
                <w:rPrChange w:id="807" w:author="Microsoft Word" w:date="2026-09-09T14:54:00Z" w16du:dateUtc="2026-09-09T13:54:00Z">
                  <w:rPr>
                    <w:sz w:val="20"/>
                    <w:szCs w:val="20"/>
                  </w:rPr>
                </w:rPrChange>
              </w:rPr>
              <w:t>✅</w:t>
            </w:r>
          </w:p>
        </w:tc>
        <w:tc>
          <w:tcPr>
            <w:tcW w:w="992" w:type="dxa"/>
            <w:shd w:val="clear" w:color="auto" w:fill="FFFFFF"/>
            <w:tcMar>
              <w:top w:w="70" w:type="dxa"/>
              <w:left w:w="110" w:type="dxa"/>
              <w:bottom w:w="70" w:type="dxa"/>
              <w:right w:w="110" w:type="dxa"/>
            </w:tcMar>
            <w:vAlign w:val="center"/>
            <w:tcPrChange w:id="808"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5737F54E" w14:textId="77777777" w:rsidR="005372F0" w:rsidRPr="00F96828" w:rsidRDefault="005372F0" w:rsidP="00D511EF">
            <w:pPr>
              <w:jc w:val="center"/>
              <w:rPr>
                <w:rFonts w:ascii="Aptos" w:hAnsi="Aptos"/>
                <w:rPrChange w:id="809" w:author="Microsoft Word" w:date="2026-09-09T14:54:00Z" w16du:dateUtc="2026-09-09T13:54:00Z">
                  <w:rPr/>
                </w:rPrChange>
              </w:rPr>
            </w:pPr>
            <w:r w:rsidRPr="00F96828">
              <w:rPr>
                <w:rFonts w:ascii="Segoe UI Emoji" w:hAnsi="Segoe UI Emoji"/>
                <w:sz w:val="20"/>
                <w:rPrChange w:id="810"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11"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18CA961E" w14:textId="77777777" w:rsidR="005372F0" w:rsidRPr="00F96828" w:rsidRDefault="005372F0" w:rsidP="00D511EF">
            <w:pPr>
              <w:jc w:val="center"/>
              <w:rPr>
                <w:rFonts w:ascii="Aptos" w:hAnsi="Aptos"/>
                <w:rPrChange w:id="812" w:author="Microsoft Word" w:date="2026-09-09T14:54:00Z" w16du:dateUtc="2026-09-09T13:54:00Z">
                  <w:rPr/>
                </w:rPrChange>
              </w:rPr>
            </w:pPr>
            <w:r w:rsidRPr="00F96828">
              <w:rPr>
                <w:rFonts w:ascii="Segoe UI Emoji" w:hAnsi="Segoe UI Emoji"/>
                <w:sz w:val="20"/>
                <w:rPrChange w:id="813"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14"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2EEDBC24" w14:textId="77777777" w:rsidR="005372F0" w:rsidRPr="00F96828" w:rsidRDefault="005372F0" w:rsidP="00D511EF">
            <w:pPr>
              <w:jc w:val="center"/>
              <w:rPr>
                <w:rFonts w:ascii="Aptos" w:hAnsi="Aptos"/>
                <w:rPrChange w:id="815" w:author="Microsoft Word" w:date="2026-09-09T14:54:00Z" w16du:dateUtc="2026-09-09T13:54:00Z">
                  <w:rPr/>
                </w:rPrChange>
              </w:rPr>
            </w:pPr>
            <w:r w:rsidRPr="00F96828">
              <w:rPr>
                <w:rFonts w:ascii="Segoe UI Emoji" w:hAnsi="Segoe UI Emoji"/>
                <w:sz w:val="20"/>
                <w:rPrChange w:id="816"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17"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7157703D" w14:textId="77777777" w:rsidR="005372F0" w:rsidRPr="00F96828" w:rsidRDefault="005372F0" w:rsidP="00D511EF">
            <w:pPr>
              <w:jc w:val="center"/>
              <w:rPr>
                <w:rFonts w:ascii="Aptos" w:hAnsi="Aptos"/>
                <w:rPrChange w:id="818" w:author="Microsoft Word" w:date="2026-09-09T14:54:00Z" w16du:dateUtc="2026-09-09T13:54:00Z">
                  <w:rPr/>
                </w:rPrChange>
              </w:rPr>
            </w:pPr>
            <w:r w:rsidRPr="00F96828">
              <w:rPr>
                <w:rFonts w:ascii="Segoe UI Emoji" w:hAnsi="Segoe UI Emoji"/>
                <w:sz w:val="20"/>
                <w:rPrChange w:id="819"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20"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4279D915" w14:textId="77777777" w:rsidR="005372F0" w:rsidRPr="00F96828" w:rsidRDefault="005372F0" w:rsidP="00D511EF">
            <w:pPr>
              <w:jc w:val="center"/>
              <w:rPr>
                <w:rFonts w:ascii="Aptos" w:hAnsi="Aptos"/>
                <w:rPrChange w:id="821" w:author="Microsoft Word" w:date="2026-09-09T14:54:00Z" w16du:dateUtc="2026-09-09T13:54:00Z">
                  <w:rPr/>
                </w:rPrChange>
              </w:rPr>
            </w:pPr>
            <w:r w:rsidRPr="00F96828">
              <w:rPr>
                <w:rFonts w:ascii="Segoe UI Emoji" w:hAnsi="Segoe UI Emoji"/>
                <w:sz w:val="20"/>
                <w:rPrChange w:id="822"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23" w:author="Microsoft Word" w:date="2026-09-09T14:54:00Z" w16du:dateUtc="2026-09-09T13:54:00Z">
              <w:tcPr>
                <w:tcW w:w="990" w:type="dxa"/>
                <w:shd w:val="clear" w:color="auto" w:fill="FFFFFF"/>
                <w:tcMar>
                  <w:top w:w="70" w:type="dxa"/>
                  <w:left w:w="110" w:type="dxa"/>
                  <w:bottom w:w="70" w:type="dxa"/>
                  <w:right w:w="110" w:type="dxa"/>
                </w:tcMar>
                <w:vAlign w:val="center"/>
              </w:tcPr>
            </w:tcPrChange>
          </w:tcPr>
          <w:p w14:paraId="5789DD75" w14:textId="77777777" w:rsidR="005372F0" w:rsidRPr="00F96828" w:rsidRDefault="005372F0" w:rsidP="00D511EF">
            <w:pPr>
              <w:jc w:val="center"/>
              <w:rPr>
                <w:rFonts w:ascii="Aptos" w:hAnsi="Aptos"/>
                <w:rPrChange w:id="824" w:author="Microsoft Word" w:date="2026-09-09T14:54:00Z" w16du:dateUtc="2026-09-09T13:54:00Z">
                  <w:rPr/>
                </w:rPrChange>
              </w:rPr>
            </w:pPr>
            <w:r w:rsidRPr="00F96828">
              <w:rPr>
                <w:rFonts w:ascii="Segoe UI Emoji" w:hAnsi="Segoe UI Emoji"/>
                <w:sz w:val="20"/>
                <w:rPrChange w:id="825" w:author="Microsoft Word" w:date="2026-09-09T14:54:00Z" w16du:dateUtc="2026-09-09T13:54:00Z">
                  <w:rPr>
                    <w:sz w:val="20"/>
                    <w:szCs w:val="20"/>
                  </w:rPr>
                </w:rPrChange>
              </w:rPr>
              <w:t>❌</w:t>
            </w:r>
          </w:p>
        </w:tc>
      </w:tr>
      <w:tr w:rsidR="005372F0" w14:paraId="6B7760FE" w14:textId="77777777" w:rsidTr="00F96828">
        <w:trPr>
          <w:trPrChange w:id="826" w:author="Microsoft Word" w:date="2026-09-09T14:54:00Z" w16du:dateUtc="2026-09-09T13:54:00Z">
            <w:trPr>
              <w:gridBefore w:val="1"/>
            </w:trPr>
          </w:trPrChange>
        </w:trPr>
        <w:tc>
          <w:tcPr>
            <w:tcW w:w="2938" w:type="dxa"/>
            <w:shd w:val="clear" w:color="auto" w:fill="FFFFFF"/>
            <w:tcMar>
              <w:top w:w="70" w:type="dxa"/>
              <w:left w:w="110" w:type="dxa"/>
              <w:bottom w:w="70" w:type="dxa"/>
              <w:right w:w="110" w:type="dxa"/>
            </w:tcMar>
            <w:vAlign w:val="center"/>
            <w:tcPrChange w:id="827" w:author="Microsoft Word" w:date="2026-09-09T14:54:00Z" w16du:dateUtc="2026-09-09T13:54:00Z">
              <w:tcPr>
                <w:tcW w:w="2940" w:type="dxa"/>
                <w:gridSpan w:val="3"/>
                <w:shd w:val="clear" w:color="auto" w:fill="FFFFFF"/>
                <w:tcMar>
                  <w:top w:w="70" w:type="dxa"/>
                  <w:left w:w="110" w:type="dxa"/>
                  <w:bottom w:w="70" w:type="dxa"/>
                  <w:right w:w="110" w:type="dxa"/>
                </w:tcMar>
                <w:vAlign w:val="center"/>
              </w:tcPr>
            </w:tcPrChange>
          </w:tcPr>
          <w:p w14:paraId="617299F8" w14:textId="77777777" w:rsidR="005372F0" w:rsidRPr="00F96828" w:rsidRDefault="005372F0" w:rsidP="00D511EF">
            <w:pPr>
              <w:spacing w:line="250" w:lineRule="auto"/>
              <w:rPr>
                <w:rFonts w:ascii="Aptos" w:hAnsi="Aptos"/>
                <w:rPrChange w:id="828" w:author="Microsoft Word" w:date="2026-09-09T14:54:00Z" w16du:dateUtc="2026-09-09T13:54:00Z">
                  <w:rPr/>
                </w:rPrChange>
              </w:rPr>
            </w:pPr>
            <w:r w:rsidRPr="00F96828">
              <w:rPr>
                <w:rFonts w:ascii="Aptos" w:hAnsi="Aptos"/>
                <w:sz w:val="17"/>
                <w:rPrChange w:id="829" w:author="Microsoft Word" w:date="2026-09-09T14:54:00Z" w16du:dateUtc="2026-09-09T13:54:00Z">
                  <w:rPr>
                    <w:sz w:val="17"/>
                    <w:szCs w:val="17"/>
                  </w:rPr>
                </w:rPrChange>
              </w:rPr>
              <w:t>A small code-based transformation or enrichment</w:t>
            </w:r>
          </w:p>
        </w:tc>
        <w:tc>
          <w:tcPr>
            <w:tcW w:w="990" w:type="dxa"/>
            <w:shd w:val="clear" w:color="auto" w:fill="FFFFFF"/>
            <w:tcMar>
              <w:top w:w="70" w:type="dxa"/>
              <w:left w:w="110" w:type="dxa"/>
              <w:bottom w:w="70" w:type="dxa"/>
              <w:right w:w="110" w:type="dxa"/>
            </w:tcMar>
            <w:vAlign w:val="center"/>
            <w:tcPrChange w:id="830"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0489BA48" w14:textId="77777777" w:rsidR="005372F0" w:rsidRPr="00F96828" w:rsidRDefault="005372F0" w:rsidP="00D511EF">
            <w:pPr>
              <w:jc w:val="center"/>
              <w:rPr>
                <w:rFonts w:ascii="Aptos" w:hAnsi="Aptos"/>
                <w:rPrChange w:id="831" w:author="Microsoft Word" w:date="2026-09-09T14:54:00Z" w16du:dateUtc="2026-09-09T13:54:00Z">
                  <w:rPr/>
                </w:rPrChange>
              </w:rPr>
            </w:pPr>
            <w:r w:rsidRPr="00F96828">
              <w:rPr>
                <w:rFonts w:ascii="Segoe UI Emoji" w:hAnsi="Segoe UI Emoji"/>
                <w:sz w:val="20"/>
                <w:rPrChange w:id="832" w:author="Microsoft Word" w:date="2026-09-09T14:54:00Z" w16du:dateUtc="2026-09-09T13:54:00Z">
                  <w:rPr>
                    <w:sz w:val="20"/>
                    <w:szCs w:val="20"/>
                  </w:rPr>
                </w:rPrChange>
              </w:rPr>
              <w:t>⚠️</w:t>
            </w:r>
          </w:p>
        </w:tc>
        <w:tc>
          <w:tcPr>
            <w:tcW w:w="992" w:type="dxa"/>
            <w:shd w:val="clear" w:color="auto" w:fill="FFFFFF"/>
            <w:tcMar>
              <w:top w:w="70" w:type="dxa"/>
              <w:left w:w="110" w:type="dxa"/>
              <w:bottom w:w="70" w:type="dxa"/>
              <w:right w:w="110" w:type="dxa"/>
            </w:tcMar>
            <w:vAlign w:val="center"/>
            <w:tcPrChange w:id="833"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32BC00F2" w14:textId="77777777" w:rsidR="005372F0" w:rsidRPr="00F96828" w:rsidRDefault="005372F0" w:rsidP="00D511EF">
            <w:pPr>
              <w:jc w:val="center"/>
              <w:rPr>
                <w:rFonts w:ascii="Aptos" w:hAnsi="Aptos"/>
                <w:rPrChange w:id="834" w:author="Microsoft Word" w:date="2026-09-09T14:54:00Z" w16du:dateUtc="2026-09-09T13:54:00Z">
                  <w:rPr/>
                </w:rPrChange>
              </w:rPr>
            </w:pPr>
            <w:r w:rsidRPr="00F96828">
              <w:rPr>
                <w:rFonts w:ascii="Segoe UI Emoji" w:hAnsi="Segoe UI Emoji"/>
                <w:sz w:val="20"/>
                <w:rPrChange w:id="835"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36"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717D24DE" w14:textId="77777777" w:rsidR="005372F0" w:rsidRPr="00F96828" w:rsidRDefault="005372F0" w:rsidP="00D511EF">
            <w:pPr>
              <w:jc w:val="center"/>
              <w:rPr>
                <w:rFonts w:ascii="Aptos" w:hAnsi="Aptos"/>
                <w:rPrChange w:id="837" w:author="Microsoft Word" w:date="2026-09-09T14:54:00Z" w16du:dateUtc="2026-09-09T13:54:00Z">
                  <w:rPr/>
                </w:rPrChange>
              </w:rPr>
            </w:pPr>
            <w:r w:rsidRPr="00F96828">
              <w:rPr>
                <w:rFonts w:ascii="Segoe UI Emoji" w:hAnsi="Segoe UI Emoji"/>
                <w:sz w:val="20"/>
                <w:rPrChange w:id="838"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39"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68FC5A7F" w14:textId="77777777" w:rsidR="005372F0" w:rsidRPr="00F96828" w:rsidRDefault="005372F0" w:rsidP="00D511EF">
            <w:pPr>
              <w:jc w:val="center"/>
              <w:rPr>
                <w:rFonts w:ascii="Aptos" w:hAnsi="Aptos"/>
                <w:rPrChange w:id="840" w:author="Microsoft Word" w:date="2026-09-09T14:54:00Z" w16du:dateUtc="2026-09-09T13:54:00Z">
                  <w:rPr/>
                </w:rPrChange>
              </w:rPr>
            </w:pPr>
            <w:r w:rsidRPr="00F96828">
              <w:rPr>
                <w:rFonts w:ascii="Segoe UI Emoji" w:hAnsi="Segoe UI Emoji"/>
                <w:sz w:val="20"/>
                <w:rPrChange w:id="841"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42"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3428B219" w14:textId="77777777" w:rsidR="005372F0" w:rsidRPr="00F96828" w:rsidRDefault="005372F0" w:rsidP="00D511EF">
            <w:pPr>
              <w:jc w:val="center"/>
              <w:rPr>
                <w:rFonts w:ascii="Aptos" w:hAnsi="Aptos"/>
                <w:rPrChange w:id="843" w:author="Microsoft Word" w:date="2026-09-09T14:54:00Z" w16du:dateUtc="2026-09-09T13:54:00Z">
                  <w:rPr/>
                </w:rPrChange>
              </w:rPr>
            </w:pPr>
            <w:r w:rsidRPr="00F96828">
              <w:rPr>
                <w:rFonts w:ascii="Segoe UI Emoji" w:hAnsi="Segoe UI Emoji"/>
                <w:sz w:val="20"/>
                <w:rPrChange w:id="844"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45"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18453B82" w14:textId="77777777" w:rsidR="005372F0" w:rsidRPr="00F96828" w:rsidRDefault="005372F0" w:rsidP="00D511EF">
            <w:pPr>
              <w:jc w:val="center"/>
              <w:rPr>
                <w:rFonts w:ascii="Aptos" w:hAnsi="Aptos"/>
                <w:rPrChange w:id="846" w:author="Microsoft Word" w:date="2026-09-09T14:54:00Z" w16du:dateUtc="2026-09-09T13:54:00Z">
                  <w:rPr/>
                </w:rPrChange>
              </w:rPr>
            </w:pPr>
            <w:r w:rsidRPr="00F96828">
              <w:rPr>
                <w:rFonts w:ascii="Segoe UI Emoji" w:hAnsi="Segoe UI Emoji"/>
                <w:sz w:val="20"/>
                <w:rPrChange w:id="847"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48" w:author="Microsoft Word" w:date="2026-09-09T14:54:00Z" w16du:dateUtc="2026-09-09T13:54:00Z">
              <w:tcPr>
                <w:tcW w:w="990" w:type="dxa"/>
                <w:shd w:val="clear" w:color="auto" w:fill="FFFFFF"/>
                <w:tcMar>
                  <w:top w:w="70" w:type="dxa"/>
                  <w:left w:w="110" w:type="dxa"/>
                  <w:bottom w:w="70" w:type="dxa"/>
                  <w:right w:w="110" w:type="dxa"/>
                </w:tcMar>
                <w:vAlign w:val="center"/>
              </w:tcPr>
            </w:tcPrChange>
          </w:tcPr>
          <w:p w14:paraId="33089636" w14:textId="77777777" w:rsidR="005372F0" w:rsidRPr="00F96828" w:rsidRDefault="005372F0" w:rsidP="00D511EF">
            <w:pPr>
              <w:jc w:val="center"/>
              <w:rPr>
                <w:rFonts w:ascii="Aptos" w:hAnsi="Aptos"/>
                <w:rPrChange w:id="849" w:author="Microsoft Word" w:date="2026-09-09T14:54:00Z" w16du:dateUtc="2026-09-09T13:54:00Z">
                  <w:rPr/>
                </w:rPrChange>
              </w:rPr>
            </w:pPr>
            <w:r w:rsidRPr="00F96828">
              <w:rPr>
                <w:rFonts w:ascii="Segoe UI Emoji" w:hAnsi="Segoe UI Emoji"/>
                <w:sz w:val="20"/>
                <w:rPrChange w:id="850" w:author="Microsoft Word" w:date="2026-09-09T14:54:00Z" w16du:dateUtc="2026-09-09T13:54:00Z">
                  <w:rPr>
                    <w:sz w:val="20"/>
                    <w:szCs w:val="20"/>
                  </w:rPr>
                </w:rPrChange>
              </w:rPr>
              <w:t>⚠️</w:t>
            </w:r>
          </w:p>
        </w:tc>
      </w:tr>
      <w:tr w:rsidR="005372F0" w14:paraId="379DC845" w14:textId="77777777" w:rsidTr="00F96828">
        <w:trPr>
          <w:trPrChange w:id="851" w:author="Microsoft Word" w:date="2026-09-09T14:54:00Z" w16du:dateUtc="2026-09-09T13:54:00Z">
            <w:trPr>
              <w:gridBefore w:val="1"/>
            </w:trPr>
          </w:trPrChange>
        </w:trPr>
        <w:tc>
          <w:tcPr>
            <w:tcW w:w="2938" w:type="dxa"/>
            <w:shd w:val="clear" w:color="auto" w:fill="FFFFFF"/>
            <w:tcMar>
              <w:top w:w="70" w:type="dxa"/>
              <w:left w:w="110" w:type="dxa"/>
              <w:bottom w:w="70" w:type="dxa"/>
              <w:right w:w="110" w:type="dxa"/>
            </w:tcMar>
            <w:vAlign w:val="center"/>
            <w:tcPrChange w:id="852" w:author="Microsoft Word" w:date="2026-09-09T14:54:00Z" w16du:dateUtc="2026-09-09T13:54:00Z">
              <w:tcPr>
                <w:tcW w:w="2940" w:type="dxa"/>
                <w:gridSpan w:val="3"/>
                <w:shd w:val="clear" w:color="auto" w:fill="FFFFFF"/>
                <w:tcMar>
                  <w:top w:w="70" w:type="dxa"/>
                  <w:left w:w="110" w:type="dxa"/>
                  <w:bottom w:w="70" w:type="dxa"/>
                  <w:right w:w="110" w:type="dxa"/>
                </w:tcMar>
                <w:vAlign w:val="center"/>
              </w:tcPr>
            </w:tcPrChange>
          </w:tcPr>
          <w:p w14:paraId="5DD0E622" w14:textId="77777777" w:rsidR="005372F0" w:rsidRPr="00F96828" w:rsidRDefault="005372F0" w:rsidP="00D511EF">
            <w:pPr>
              <w:spacing w:line="250" w:lineRule="auto"/>
              <w:rPr>
                <w:rFonts w:ascii="Aptos" w:hAnsi="Aptos"/>
                <w:rPrChange w:id="853" w:author="Microsoft Word" w:date="2026-09-09T14:54:00Z" w16du:dateUtc="2026-09-09T13:54:00Z">
                  <w:rPr/>
                </w:rPrChange>
              </w:rPr>
            </w:pPr>
            <w:r w:rsidRPr="00F96828">
              <w:rPr>
                <w:rFonts w:ascii="Aptos" w:hAnsi="Aptos"/>
                <w:sz w:val="17"/>
                <w:rPrChange w:id="854" w:author="Microsoft Word" w:date="2026-09-09T14:54:00Z" w16du:dateUtc="2026-09-09T13:54:00Z">
                  <w:rPr>
                    <w:sz w:val="17"/>
                    <w:szCs w:val="17"/>
                  </w:rPr>
                </w:rPrChange>
              </w:rPr>
              <w:t>A notification that something happened</w:t>
            </w:r>
          </w:p>
        </w:tc>
        <w:tc>
          <w:tcPr>
            <w:tcW w:w="990" w:type="dxa"/>
            <w:shd w:val="clear" w:color="auto" w:fill="FFFFFF"/>
            <w:tcMar>
              <w:top w:w="70" w:type="dxa"/>
              <w:left w:w="110" w:type="dxa"/>
              <w:bottom w:w="70" w:type="dxa"/>
              <w:right w:w="110" w:type="dxa"/>
            </w:tcMar>
            <w:vAlign w:val="center"/>
            <w:tcPrChange w:id="855"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32199BEA" w14:textId="77777777" w:rsidR="005372F0" w:rsidRPr="00F96828" w:rsidRDefault="005372F0" w:rsidP="00D511EF">
            <w:pPr>
              <w:jc w:val="center"/>
              <w:rPr>
                <w:rFonts w:ascii="Aptos" w:hAnsi="Aptos"/>
                <w:rPrChange w:id="856" w:author="Microsoft Word" w:date="2026-09-09T14:54:00Z" w16du:dateUtc="2026-09-09T13:54:00Z">
                  <w:rPr/>
                </w:rPrChange>
              </w:rPr>
            </w:pPr>
            <w:r w:rsidRPr="00F96828">
              <w:rPr>
                <w:rFonts w:ascii="Segoe UI Emoji" w:hAnsi="Segoe UI Emoji"/>
                <w:sz w:val="20"/>
                <w:rPrChange w:id="857" w:author="Microsoft Word" w:date="2026-09-09T14:54:00Z" w16du:dateUtc="2026-09-09T13:54:00Z">
                  <w:rPr>
                    <w:sz w:val="20"/>
                    <w:szCs w:val="20"/>
                  </w:rPr>
                </w:rPrChange>
              </w:rPr>
              <w:t>⚠️</w:t>
            </w:r>
          </w:p>
        </w:tc>
        <w:tc>
          <w:tcPr>
            <w:tcW w:w="992" w:type="dxa"/>
            <w:shd w:val="clear" w:color="auto" w:fill="FFFFFF"/>
            <w:tcMar>
              <w:top w:w="70" w:type="dxa"/>
              <w:left w:w="110" w:type="dxa"/>
              <w:bottom w:w="70" w:type="dxa"/>
              <w:right w:w="110" w:type="dxa"/>
            </w:tcMar>
            <w:vAlign w:val="center"/>
            <w:tcPrChange w:id="858"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1B7F39A0" w14:textId="77777777" w:rsidR="005372F0" w:rsidRPr="00F96828" w:rsidRDefault="005372F0" w:rsidP="00D511EF">
            <w:pPr>
              <w:jc w:val="center"/>
              <w:rPr>
                <w:rFonts w:ascii="Aptos" w:hAnsi="Aptos"/>
                <w:rPrChange w:id="859" w:author="Microsoft Word" w:date="2026-09-09T14:54:00Z" w16du:dateUtc="2026-09-09T13:54:00Z">
                  <w:rPr/>
                </w:rPrChange>
              </w:rPr>
            </w:pPr>
            <w:r w:rsidRPr="00F96828">
              <w:rPr>
                <w:rFonts w:ascii="Segoe UI Emoji" w:hAnsi="Segoe UI Emoji"/>
                <w:sz w:val="20"/>
                <w:rPrChange w:id="860"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61"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7AD26BE3" w14:textId="77777777" w:rsidR="005372F0" w:rsidRPr="00F96828" w:rsidRDefault="005372F0" w:rsidP="00D511EF">
            <w:pPr>
              <w:jc w:val="center"/>
              <w:rPr>
                <w:rFonts w:ascii="Aptos" w:hAnsi="Aptos"/>
                <w:rPrChange w:id="862" w:author="Microsoft Word" w:date="2026-09-09T14:54:00Z" w16du:dateUtc="2026-09-09T13:54:00Z">
                  <w:rPr/>
                </w:rPrChange>
              </w:rPr>
            </w:pPr>
            <w:r w:rsidRPr="00F96828">
              <w:rPr>
                <w:rFonts w:ascii="Segoe UI Emoji" w:hAnsi="Segoe UI Emoji"/>
                <w:sz w:val="20"/>
                <w:rPrChange w:id="863"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64"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7581EF94" w14:textId="77777777" w:rsidR="005372F0" w:rsidRPr="00F96828" w:rsidRDefault="005372F0" w:rsidP="00D511EF">
            <w:pPr>
              <w:jc w:val="center"/>
              <w:rPr>
                <w:rFonts w:ascii="Aptos" w:hAnsi="Aptos"/>
                <w:rPrChange w:id="865" w:author="Microsoft Word" w:date="2026-09-09T14:54:00Z" w16du:dateUtc="2026-09-09T13:54:00Z">
                  <w:rPr/>
                </w:rPrChange>
              </w:rPr>
            </w:pPr>
            <w:r w:rsidRPr="00F96828">
              <w:rPr>
                <w:rFonts w:ascii="Segoe UI Emoji" w:hAnsi="Segoe UI Emoji"/>
                <w:sz w:val="20"/>
                <w:rPrChange w:id="866"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67"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14D0F462" w14:textId="77777777" w:rsidR="005372F0" w:rsidRPr="00F96828" w:rsidRDefault="005372F0" w:rsidP="00D511EF">
            <w:pPr>
              <w:jc w:val="center"/>
              <w:rPr>
                <w:rFonts w:ascii="Aptos" w:hAnsi="Aptos"/>
                <w:rPrChange w:id="868" w:author="Microsoft Word" w:date="2026-09-09T14:54:00Z" w16du:dateUtc="2026-09-09T13:54:00Z">
                  <w:rPr/>
                </w:rPrChange>
              </w:rPr>
            </w:pPr>
            <w:r w:rsidRPr="00F96828">
              <w:rPr>
                <w:rFonts w:ascii="Segoe UI Emoji" w:hAnsi="Segoe UI Emoji"/>
                <w:sz w:val="20"/>
                <w:rPrChange w:id="869"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70"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2F3C1192" w14:textId="77777777" w:rsidR="005372F0" w:rsidRPr="00F96828" w:rsidRDefault="005372F0" w:rsidP="00D511EF">
            <w:pPr>
              <w:jc w:val="center"/>
              <w:rPr>
                <w:rFonts w:ascii="Aptos" w:hAnsi="Aptos"/>
                <w:rPrChange w:id="871" w:author="Microsoft Word" w:date="2026-09-09T14:54:00Z" w16du:dateUtc="2026-09-09T13:54:00Z">
                  <w:rPr/>
                </w:rPrChange>
              </w:rPr>
            </w:pPr>
            <w:r w:rsidRPr="00F96828">
              <w:rPr>
                <w:rFonts w:ascii="Segoe UI Emoji" w:hAnsi="Segoe UI Emoji"/>
                <w:sz w:val="20"/>
                <w:rPrChange w:id="872"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73" w:author="Microsoft Word" w:date="2026-09-09T14:54:00Z" w16du:dateUtc="2026-09-09T13:54:00Z">
              <w:tcPr>
                <w:tcW w:w="990" w:type="dxa"/>
                <w:shd w:val="clear" w:color="auto" w:fill="FFFFFF"/>
                <w:tcMar>
                  <w:top w:w="70" w:type="dxa"/>
                  <w:left w:w="110" w:type="dxa"/>
                  <w:bottom w:w="70" w:type="dxa"/>
                  <w:right w:w="110" w:type="dxa"/>
                </w:tcMar>
                <w:vAlign w:val="center"/>
              </w:tcPr>
            </w:tcPrChange>
          </w:tcPr>
          <w:p w14:paraId="2E7AC9D5" w14:textId="77777777" w:rsidR="005372F0" w:rsidRPr="00F96828" w:rsidRDefault="005372F0" w:rsidP="00D511EF">
            <w:pPr>
              <w:jc w:val="center"/>
              <w:rPr>
                <w:rFonts w:ascii="Aptos" w:hAnsi="Aptos"/>
                <w:rPrChange w:id="874" w:author="Microsoft Word" w:date="2026-09-09T14:54:00Z" w16du:dateUtc="2026-09-09T13:54:00Z">
                  <w:rPr/>
                </w:rPrChange>
              </w:rPr>
            </w:pPr>
            <w:r w:rsidRPr="00F96828">
              <w:rPr>
                <w:rFonts w:ascii="Segoe UI Emoji" w:hAnsi="Segoe UI Emoji"/>
                <w:sz w:val="20"/>
                <w:rPrChange w:id="875" w:author="Microsoft Word" w:date="2026-09-09T14:54:00Z" w16du:dateUtc="2026-09-09T13:54:00Z">
                  <w:rPr>
                    <w:sz w:val="20"/>
                    <w:szCs w:val="20"/>
                  </w:rPr>
                </w:rPrChange>
              </w:rPr>
              <w:t>❌</w:t>
            </w:r>
          </w:p>
        </w:tc>
      </w:tr>
      <w:tr w:rsidR="005372F0" w14:paraId="34564D67" w14:textId="77777777" w:rsidTr="00F96828">
        <w:trPr>
          <w:trPrChange w:id="876" w:author="Microsoft Word" w:date="2026-09-09T14:54:00Z" w16du:dateUtc="2026-09-09T13:54:00Z">
            <w:trPr>
              <w:gridBefore w:val="1"/>
            </w:trPr>
          </w:trPrChange>
        </w:trPr>
        <w:tc>
          <w:tcPr>
            <w:tcW w:w="2938" w:type="dxa"/>
            <w:shd w:val="clear" w:color="auto" w:fill="FFFFFF"/>
            <w:tcMar>
              <w:top w:w="70" w:type="dxa"/>
              <w:left w:w="110" w:type="dxa"/>
              <w:bottom w:w="70" w:type="dxa"/>
              <w:right w:w="110" w:type="dxa"/>
            </w:tcMar>
            <w:vAlign w:val="center"/>
            <w:tcPrChange w:id="877" w:author="Microsoft Word" w:date="2026-09-09T14:54:00Z" w16du:dateUtc="2026-09-09T13:54:00Z">
              <w:tcPr>
                <w:tcW w:w="2940" w:type="dxa"/>
                <w:gridSpan w:val="3"/>
                <w:shd w:val="clear" w:color="auto" w:fill="FFFFFF"/>
                <w:tcMar>
                  <w:top w:w="70" w:type="dxa"/>
                  <w:left w:w="110" w:type="dxa"/>
                  <w:bottom w:w="70" w:type="dxa"/>
                  <w:right w:w="110" w:type="dxa"/>
                </w:tcMar>
                <w:vAlign w:val="center"/>
              </w:tcPr>
            </w:tcPrChange>
          </w:tcPr>
          <w:p w14:paraId="3B18DB61" w14:textId="77777777" w:rsidR="005372F0" w:rsidRPr="00F96828" w:rsidRDefault="005372F0" w:rsidP="00D511EF">
            <w:pPr>
              <w:spacing w:line="250" w:lineRule="auto"/>
              <w:rPr>
                <w:rFonts w:ascii="Aptos" w:hAnsi="Aptos"/>
                <w:rPrChange w:id="878" w:author="Microsoft Word" w:date="2026-09-09T14:54:00Z" w16du:dateUtc="2026-09-09T13:54:00Z">
                  <w:rPr/>
                </w:rPrChange>
              </w:rPr>
            </w:pPr>
            <w:r w:rsidRPr="00F96828">
              <w:rPr>
                <w:rFonts w:ascii="Aptos" w:hAnsi="Aptos"/>
                <w:sz w:val="17"/>
                <w:rPrChange w:id="879" w:author="Microsoft Word" w:date="2026-09-09T14:54:00Z" w16du:dateUtc="2026-09-09T13:54:00Z">
                  <w:rPr>
                    <w:sz w:val="17"/>
                    <w:szCs w:val="17"/>
                  </w:rPr>
                </w:rPrChange>
              </w:rPr>
              <w:t>High-volume telemetry or an event stream</w:t>
            </w:r>
          </w:p>
        </w:tc>
        <w:tc>
          <w:tcPr>
            <w:tcW w:w="990" w:type="dxa"/>
            <w:shd w:val="clear" w:color="auto" w:fill="FFFFFF"/>
            <w:tcMar>
              <w:top w:w="70" w:type="dxa"/>
              <w:left w:w="110" w:type="dxa"/>
              <w:bottom w:w="70" w:type="dxa"/>
              <w:right w:w="110" w:type="dxa"/>
            </w:tcMar>
            <w:vAlign w:val="center"/>
            <w:tcPrChange w:id="880"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43A4E9AF" w14:textId="77777777" w:rsidR="005372F0" w:rsidRPr="00F96828" w:rsidRDefault="005372F0" w:rsidP="00D511EF">
            <w:pPr>
              <w:jc w:val="center"/>
              <w:rPr>
                <w:rFonts w:ascii="Aptos" w:hAnsi="Aptos"/>
                <w:rPrChange w:id="881" w:author="Microsoft Word" w:date="2026-09-09T14:54:00Z" w16du:dateUtc="2026-09-09T13:54:00Z">
                  <w:rPr/>
                </w:rPrChange>
              </w:rPr>
            </w:pPr>
            <w:r w:rsidRPr="00F96828">
              <w:rPr>
                <w:rFonts w:ascii="Segoe UI Emoji" w:hAnsi="Segoe UI Emoji"/>
                <w:sz w:val="20"/>
                <w:rPrChange w:id="882" w:author="Microsoft Word" w:date="2026-09-09T14:54:00Z" w16du:dateUtc="2026-09-09T13:54:00Z">
                  <w:rPr>
                    <w:sz w:val="20"/>
                    <w:szCs w:val="20"/>
                  </w:rPr>
                </w:rPrChange>
              </w:rPr>
              <w:t>❌</w:t>
            </w:r>
          </w:p>
        </w:tc>
        <w:tc>
          <w:tcPr>
            <w:tcW w:w="992" w:type="dxa"/>
            <w:shd w:val="clear" w:color="auto" w:fill="FFFFFF"/>
            <w:tcMar>
              <w:top w:w="70" w:type="dxa"/>
              <w:left w:w="110" w:type="dxa"/>
              <w:bottom w:w="70" w:type="dxa"/>
              <w:right w:w="110" w:type="dxa"/>
            </w:tcMar>
            <w:vAlign w:val="center"/>
            <w:tcPrChange w:id="883"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28A5C96C" w14:textId="77777777" w:rsidR="005372F0" w:rsidRPr="00F96828" w:rsidRDefault="005372F0" w:rsidP="00D511EF">
            <w:pPr>
              <w:jc w:val="center"/>
              <w:rPr>
                <w:rFonts w:ascii="Aptos" w:hAnsi="Aptos"/>
                <w:rPrChange w:id="884" w:author="Microsoft Word" w:date="2026-09-09T14:54:00Z" w16du:dateUtc="2026-09-09T13:54:00Z">
                  <w:rPr/>
                </w:rPrChange>
              </w:rPr>
            </w:pPr>
            <w:r w:rsidRPr="00F96828">
              <w:rPr>
                <w:rFonts w:ascii="Segoe UI Emoji" w:hAnsi="Segoe UI Emoji"/>
                <w:sz w:val="20"/>
                <w:rPrChange w:id="885"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86"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7B2D0ED2" w14:textId="77777777" w:rsidR="005372F0" w:rsidRPr="00F96828" w:rsidRDefault="005372F0" w:rsidP="00D511EF">
            <w:pPr>
              <w:jc w:val="center"/>
              <w:rPr>
                <w:rFonts w:ascii="Aptos" w:hAnsi="Aptos"/>
                <w:rPrChange w:id="887" w:author="Microsoft Word" w:date="2026-09-09T14:54:00Z" w16du:dateUtc="2026-09-09T13:54:00Z">
                  <w:rPr/>
                </w:rPrChange>
              </w:rPr>
            </w:pPr>
            <w:r w:rsidRPr="00F96828">
              <w:rPr>
                <w:rFonts w:ascii="Segoe UI Emoji" w:hAnsi="Segoe UI Emoji"/>
                <w:sz w:val="20"/>
                <w:rPrChange w:id="888"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89"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0A9E7F49" w14:textId="77777777" w:rsidR="005372F0" w:rsidRPr="00F96828" w:rsidRDefault="005372F0" w:rsidP="00D511EF">
            <w:pPr>
              <w:jc w:val="center"/>
              <w:rPr>
                <w:rFonts w:ascii="Aptos" w:hAnsi="Aptos"/>
                <w:rPrChange w:id="890" w:author="Microsoft Word" w:date="2026-09-09T14:54:00Z" w16du:dateUtc="2026-09-09T13:54:00Z">
                  <w:rPr/>
                </w:rPrChange>
              </w:rPr>
            </w:pPr>
            <w:r w:rsidRPr="00F96828">
              <w:rPr>
                <w:rFonts w:ascii="Segoe UI Emoji" w:hAnsi="Segoe UI Emoji"/>
                <w:sz w:val="20"/>
                <w:rPrChange w:id="891"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92"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7D85C3B2" w14:textId="77777777" w:rsidR="005372F0" w:rsidRPr="00F96828" w:rsidRDefault="005372F0" w:rsidP="00D511EF">
            <w:pPr>
              <w:jc w:val="center"/>
              <w:rPr>
                <w:rFonts w:ascii="Aptos" w:hAnsi="Aptos"/>
                <w:rPrChange w:id="893" w:author="Microsoft Word" w:date="2026-09-09T14:54:00Z" w16du:dateUtc="2026-09-09T13:54:00Z">
                  <w:rPr/>
                </w:rPrChange>
              </w:rPr>
            </w:pPr>
            <w:r w:rsidRPr="00F96828">
              <w:rPr>
                <w:rFonts w:ascii="Segoe UI Emoji" w:hAnsi="Segoe UI Emoji"/>
                <w:sz w:val="20"/>
                <w:rPrChange w:id="894"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95"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0FB17C01" w14:textId="77777777" w:rsidR="005372F0" w:rsidRPr="00F96828" w:rsidRDefault="005372F0" w:rsidP="00D511EF">
            <w:pPr>
              <w:jc w:val="center"/>
              <w:rPr>
                <w:rFonts w:ascii="Aptos" w:hAnsi="Aptos"/>
                <w:rPrChange w:id="896" w:author="Microsoft Word" w:date="2026-09-09T14:54:00Z" w16du:dateUtc="2026-09-09T13:54:00Z">
                  <w:rPr/>
                </w:rPrChange>
              </w:rPr>
            </w:pPr>
            <w:r w:rsidRPr="00F96828">
              <w:rPr>
                <w:rFonts w:ascii="Segoe UI Emoji" w:hAnsi="Segoe UI Emoji"/>
                <w:sz w:val="20"/>
                <w:rPrChange w:id="897"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898" w:author="Microsoft Word" w:date="2026-09-09T14:54:00Z" w16du:dateUtc="2026-09-09T13:54:00Z">
              <w:tcPr>
                <w:tcW w:w="990" w:type="dxa"/>
                <w:shd w:val="clear" w:color="auto" w:fill="FFFFFF"/>
                <w:tcMar>
                  <w:top w:w="70" w:type="dxa"/>
                  <w:left w:w="110" w:type="dxa"/>
                  <w:bottom w:w="70" w:type="dxa"/>
                  <w:right w:w="110" w:type="dxa"/>
                </w:tcMar>
                <w:vAlign w:val="center"/>
              </w:tcPr>
            </w:tcPrChange>
          </w:tcPr>
          <w:p w14:paraId="26EEDB0D" w14:textId="77777777" w:rsidR="005372F0" w:rsidRPr="00F96828" w:rsidRDefault="005372F0" w:rsidP="00D511EF">
            <w:pPr>
              <w:jc w:val="center"/>
              <w:rPr>
                <w:rFonts w:ascii="Aptos" w:hAnsi="Aptos"/>
                <w:rPrChange w:id="899" w:author="Microsoft Word" w:date="2026-09-09T14:54:00Z" w16du:dateUtc="2026-09-09T13:54:00Z">
                  <w:rPr/>
                </w:rPrChange>
              </w:rPr>
            </w:pPr>
            <w:r w:rsidRPr="00F96828">
              <w:rPr>
                <w:rFonts w:ascii="Segoe UI Emoji" w:hAnsi="Segoe UI Emoji"/>
                <w:sz w:val="20"/>
                <w:rPrChange w:id="900" w:author="Microsoft Word" w:date="2026-09-09T14:54:00Z" w16du:dateUtc="2026-09-09T13:54:00Z">
                  <w:rPr>
                    <w:sz w:val="20"/>
                    <w:szCs w:val="20"/>
                  </w:rPr>
                </w:rPrChange>
              </w:rPr>
              <w:t>❌</w:t>
            </w:r>
          </w:p>
        </w:tc>
      </w:tr>
      <w:tr w:rsidR="005372F0" w14:paraId="37DCE457" w14:textId="77777777" w:rsidTr="00F96828">
        <w:trPr>
          <w:trPrChange w:id="901" w:author="Microsoft Word" w:date="2026-09-09T14:54:00Z" w16du:dateUtc="2026-09-09T13:54:00Z">
            <w:trPr>
              <w:gridBefore w:val="1"/>
            </w:trPr>
          </w:trPrChange>
        </w:trPr>
        <w:tc>
          <w:tcPr>
            <w:tcW w:w="2938" w:type="dxa"/>
            <w:shd w:val="clear" w:color="auto" w:fill="FFFFFF"/>
            <w:tcMar>
              <w:top w:w="70" w:type="dxa"/>
              <w:left w:w="110" w:type="dxa"/>
              <w:bottom w:w="70" w:type="dxa"/>
              <w:right w:w="110" w:type="dxa"/>
            </w:tcMar>
            <w:vAlign w:val="center"/>
            <w:tcPrChange w:id="902" w:author="Microsoft Word" w:date="2026-09-09T14:54:00Z" w16du:dateUtc="2026-09-09T13:54:00Z">
              <w:tcPr>
                <w:tcW w:w="2940" w:type="dxa"/>
                <w:gridSpan w:val="3"/>
                <w:shd w:val="clear" w:color="auto" w:fill="FFFFFF"/>
                <w:tcMar>
                  <w:top w:w="70" w:type="dxa"/>
                  <w:left w:w="110" w:type="dxa"/>
                  <w:bottom w:w="70" w:type="dxa"/>
                  <w:right w:w="110" w:type="dxa"/>
                </w:tcMar>
                <w:vAlign w:val="center"/>
              </w:tcPr>
            </w:tcPrChange>
          </w:tcPr>
          <w:p w14:paraId="6DE42D6D" w14:textId="77777777" w:rsidR="005372F0" w:rsidRPr="00F96828" w:rsidRDefault="005372F0" w:rsidP="00D511EF">
            <w:pPr>
              <w:spacing w:line="250" w:lineRule="auto"/>
              <w:rPr>
                <w:rFonts w:ascii="Aptos" w:hAnsi="Aptos"/>
                <w:rPrChange w:id="903" w:author="Microsoft Word" w:date="2026-09-09T14:54:00Z" w16du:dateUtc="2026-09-09T13:54:00Z">
                  <w:rPr/>
                </w:rPrChange>
              </w:rPr>
            </w:pPr>
            <w:r w:rsidRPr="00F96828">
              <w:rPr>
                <w:rFonts w:ascii="Aptos" w:hAnsi="Aptos"/>
                <w:sz w:val="17"/>
                <w:rPrChange w:id="904" w:author="Microsoft Word" w:date="2026-09-09T14:54:00Z" w16du:dateUtc="2026-09-09T13:54:00Z">
                  <w:rPr>
                    <w:sz w:val="17"/>
                    <w:szCs w:val="17"/>
                  </w:rPr>
                </w:rPrChange>
              </w:rPr>
              <w:t>A process that spans multiple systems and steps</w:t>
            </w:r>
          </w:p>
        </w:tc>
        <w:tc>
          <w:tcPr>
            <w:tcW w:w="990" w:type="dxa"/>
            <w:shd w:val="clear" w:color="auto" w:fill="FFFFFF"/>
            <w:tcMar>
              <w:top w:w="70" w:type="dxa"/>
              <w:left w:w="110" w:type="dxa"/>
              <w:bottom w:w="70" w:type="dxa"/>
              <w:right w:w="110" w:type="dxa"/>
            </w:tcMar>
            <w:vAlign w:val="center"/>
            <w:tcPrChange w:id="905"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65AF9399" w14:textId="77777777" w:rsidR="005372F0" w:rsidRPr="00F96828" w:rsidRDefault="005372F0" w:rsidP="00D511EF">
            <w:pPr>
              <w:jc w:val="center"/>
              <w:rPr>
                <w:rFonts w:ascii="Aptos" w:hAnsi="Aptos"/>
                <w:rPrChange w:id="906" w:author="Microsoft Word" w:date="2026-09-09T14:54:00Z" w16du:dateUtc="2026-09-09T13:54:00Z">
                  <w:rPr/>
                </w:rPrChange>
              </w:rPr>
            </w:pPr>
            <w:r w:rsidRPr="00F96828">
              <w:rPr>
                <w:rFonts w:ascii="Segoe UI Emoji" w:hAnsi="Segoe UI Emoji"/>
                <w:sz w:val="20"/>
                <w:rPrChange w:id="907" w:author="Microsoft Word" w:date="2026-09-09T14:54:00Z" w16du:dateUtc="2026-09-09T13:54:00Z">
                  <w:rPr>
                    <w:sz w:val="20"/>
                    <w:szCs w:val="20"/>
                  </w:rPr>
                </w:rPrChange>
              </w:rPr>
              <w:t>⚠️</w:t>
            </w:r>
          </w:p>
        </w:tc>
        <w:tc>
          <w:tcPr>
            <w:tcW w:w="992" w:type="dxa"/>
            <w:shd w:val="clear" w:color="auto" w:fill="FFFFFF"/>
            <w:tcMar>
              <w:top w:w="70" w:type="dxa"/>
              <w:left w:w="110" w:type="dxa"/>
              <w:bottom w:w="70" w:type="dxa"/>
              <w:right w:w="110" w:type="dxa"/>
            </w:tcMar>
            <w:vAlign w:val="center"/>
            <w:tcPrChange w:id="908"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1BBE4F18" w14:textId="77777777" w:rsidR="005372F0" w:rsidRPr="00F96828" w:rsidRDefault="005372F0" w:rsidP="00D511EF">
            <w:pPr>
              <w:jc w:val="center"/>
              <w:rPr>
                <w:rFonts w:ascii="Aptos" w:hAnsi="Aptos"/>
                <w:rPrChange w:id="909" w:author="Microsoft Word" w:date="2026-09-09T14:54:00Z" w16du:dateUtc="2026-09-09T13:54:00Z">
                  <w:rPr/>
                </w:rPrChange>
              </w:rPr>
            </w:pPr>
            <w:r w:rsidRPr="00F96828">
              <w:rPr>
                <w:rFonts w:ascii="Segoe UI Emoji" w:hAnsi="Segoe UI Emoji"/>
                <w:sz w:val="20"/>
                <w:rPrChange w:id="910"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11"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6EECFE85" w14:textId="77777777" w:rsidR="005372F0" w:rsidRPr="00F96828" w:rsidRDefault="005372F0" w:rsidP="00D511EF">
            <w:pPr>
              <w:jc w:val="center"/>
              <w:rPr>
                <w:rFonts w:ascii="Aptos" w:hAnsi="Aptos"/>
                <w:rPrChange w:id="912" w:author="Microsoft Word" w:date="2026-09-09T14:54:00Z" w16du:dateUtc="2026-09-09T13:54:00Z">
                  <w:rPr/>
                </w:rPrChange>
              </w:rPr>
            </w:pPr>
            <w:r w:rsidRPr="00F96828">
              <w:rPr>
                <w:rFonts w:ascii="Segoe UI Emoji" w:hAnsi="Segoe UI Emoji"/>
                <w:sz w:val="20"/>
                <w:rPrChange w:id="913"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14"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14ED1401" w14:textId="77777777" w:rsidR="005372F0" w:rsidRPr="00F96828" w:rsidRDefault="005372F0" w:rsidP="00D511EF">
            <w:pPr>
              <w:jc w:val="center"/>
              <w:rPr>
                <w:rFonts w:ascii="Aptos" w:hAnsi="Aptos"/>
                <w:rPrChange w:id="915" w:author="Microsoft Word" w:date="2026-09-09T14:54:00Z" w16du:dateUtc="2026-09-09T13:54:00Z">
                  <w:rPr/>
                </w:rPrChange>
              </w:rPr>
            </w:pPr>
            <w:r w:rsidRPr="00F96828">
              <w:rPr>
                <w:rFonts w:ascii="Segoe UI Emoji" w:hAnsi="Segoe UI Emoji"/>
                <w:sz w:val="20"/>
                <w:rPrChange w:id="916"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17"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66251C30" w14:textId="77777777" w:rsidR="005372F0" w:rsidRPr="00F96828" w:rsidRDefault="005372F0" w:rsidP="00D511EF">
            <w:pPr>
              <w:jc w:val="center"/>
              <w:rPr>
                <w:rFonts w:ascii="Aptos" w:hAnsi="Aptos"/>
                <w:rPrChange w:id="918" w:author="Microsoft Word" w:date="2026-09-09T14:54:00Z" w16du:dateUtc="2026-09-09T13:54:00Z">
                  <w:rPr/>
                </w:rPrChange>
              </w:rPr>
            </w:pPr>
            <w:r w:rsidRPr="00F96828">
              <w:rPr>
                <w:rFonts w:ascii="Segoe UI Emoji" w:hAnsi="Segoe UI Emoji"/>
                <w:sz w:val="20"/>
                <w:rPrChange w:id="919"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20"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38B755A0" w14:textId="77777777" w:rsidR="005372F0" w:rsidRPr="00F96828" w:rsidRDefault="005372F0" w:rsidP="00D511EF">
            <w:pPr>
              <w:jc w:val="center"/>
              <w:rPr>
                <w:rFonts w:ascii="Aptos" w:hAnsi="Aptos"/>
                <w:rPrChange w:id="921" w:author="Microsoft Word" w:date="2026-09-09T14:54:00Z" w16du:dateUtc="2026-09-09T13:54:00Z">
                  <w:rPr/>
                </w:rPrChange>
              </w:rPr>
            </w:pPr>
            <w:r w:rsidRPr="00F96828">
              <w:rPr>
                <w:rFonts w:ascii="Segoe UI Emoji" w:hAnsi="Segoe UI Emoji"/>
                <w:sz w:val="20"/>
                <w:rPrChange w:id="922"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23" w:author="Microsoft Word" w:date="2026-09-09T14:54:00Z" w16du:dateUtc="2026-09-09T13:54:00Z">
              <w:tcPr>
                <w:tcW w:w="990" w:type="dxa"/>
                <w:shd w:val="clear" w:color="auto" w:fill="FFFFFF"/>
                <w:tcMar>
                  <w:top w:w="70" w:type="dxa"/>
                  <w:left w:w="110" w:type="dxa"/>
                  <w:bottom w:w="70" w:type="dxa"/>
                  <w:right w:w="110" w:type="dxa"/>
                </w:tcMar>
                <w:vAlign w:val="center"/>
              </w:tcPr>
            </w:tcPrChange>
          </w:tcPr>
          <w:p w14:paraId="6C5C9C16" w14:textId="77777777" w:rsidR="005372F0" w:rsidRPr="00F96828" w:rsidRDefault="005372F0" w:rsidP="00D511EF">
            <w:pPr>
              <w:jc w:val="center"/>
              <w:rPr>
                <w:rFonts w:ascii="Aptos" w:hAnsi="Aptos"/>
                <w:rPrChange w:id="924" w:author="Microsoft Word" w:date="2026-09-09T14:54:00Z" w16du:dateUtc="2026-09-09T13:54:00Z">
                  <w:rPr/>
                </w:rPrChange>
              </w:rPr>
            </w:pPr>
            <w:r w:rsidRPr="00F96828">
              <w:rPr>
                <w:rFonts w:ascii="Segoe UI Emoji" w:hAnsi="Segoe UI Emoji"/>
                <w:sz w:val="20"/>
                <w:rPrChange w:id="925" w:author="Microsoft Word" w:date="2026-09-09T14:54:00Z" w16du:dateUtc="2026-09-09T13:54:00Z">
                  <w:rPr>
                    <w:sz w:val="20"/>
                    <w:szCs w:val="20"/>
                  </w:rPr>
                </w:rPrChange>
              </w:rPr>
              <w:t>❌</w:t>
            </w:r>
          </w:p>
        </w:tc>
      </w:tr>
      <w:tr w:rsidR="005372F0" w14:paraId="2C3A56B4" w14:textId="77777777" w:rsidTr="00F96828">
        <w:trPr>
          <w:trPrChange w:id="926" w:author="Microsoft Word" w:date="2026-09-09T14:54:00Z" w16du:dateUtc="2026-09-09T13:54:00Z">
            <w:trPr>
              <w:gridBefore w:val="1"/>
            </w:trPr>
          </w:trPrChange>
        </w:trPr>
        <w:tc>
          <w:tcPr>
            <w:tcW w:w="2938" w:type="dxa"/>
            <w:shd w:val="clear" w:color="auto" w:fill="FFFFFF"/>
            <w:tcMar>
              <w:top w:w="70" w:type="dxa"/>
              <w:left w:w="110" w:type="dxa"/>
              <w:bottom w:w="70" w:type="dxa"/>
              <w:right w:w="110" w:type="dxa"/>
            </w:tcMar>
            <w:vAlign w:val="center"/>
            <w:tcPrChange w:id="927" w:author="Microsoft Word" w:date="2026-09-09T14:54:00Z" w16du:dateUtc="2026-09-09T13:54:00Z">
              <w:tcPr>
                <w:tcW w:w="2940" w:type="dxa"/>
                <w:gridSpan w:val="3"/>
                <w:shd w:val="clear" w:color="auto" w:fill="FFFFFF"/>
                <w:tcMar>
                  <w:top w:w="70" w:type="dxa"/>
                  <w:left w:w="110" w:type="dxa"/>
                  <w:bottom w:w="70" w:type="dxa"/>
                  <w:right w:w="110" w:type="dxa"/>
                </w:tcMar>
                <w:vAlign w:val="center"/>
              </w:tcPr>
            </w:tcPrChange>
          </w:tcPr>
          <w:p w14:paraId="3030AA42" w14:textId="77777777" w:rsidR="005372F0" w:rsidRPr="00F96828" w:rsidRDefault="005372F0" w:rsidP="00D511EF">
            <w:pPr>
              <w:spacing w:line="250" w:lineRule="auto"/>
              <w:rPr>
                <w:rFonts w:ascii="Aptos" w:hAnsi="Aptos"/>
                <w:rPrChange w:id="928" w:author="Microsoft Word" w:date="2026-09-09T14:54:00Z" w16du:dateUtc="2026-09-09T13:54:00Z">
                  <w:rPr/>
                </w:rPrChange>
              </w:rPr>
            </w:pPr>
            <w:r w:rsidRPr="00F96828">
              <w:rPr>
                <w:rFonts w:ascii="Aptos" w:hAnsi="Aptos"/>
                <w:sz w:val="17"/>
                <w:rPrChange w:id="929" w:author="Microsoft Word" w:date="2026-09-09T14:54:00Z" w16du:dateUtc="2026-09-09T13:54:00Z">
                  <w:rPr>
                    <w:sz w:val="17"/>
                    <w:szCs w:val="17"/>
                  </w:rPr>
                </w:rPrChange>
              </w:rPr>
              <w:t>Long-running state or retry orchestration</w:t>
            </w:r>
          </w:p>
        </w:tc>
        <w:tc>
          <w:tcPr>
            <w:tcW w:w="990" w:type="dxa"/>
            <w:shd w:val="clear" w:color="auto" w:fill="FFFFFF"/>
            <w:tcMar>
              <w:top w:w="70" w:type="dxa"/>
              <w:left w:w="110" w:type="dxa"/>
              <w:bottom w:w="70" w:type="dxa"/>
              <w:right w:w="110" w:type="dxa"/>
            </w:tcMar>
            <w:vAlign w:val="center"/>
            <w:tcPrChange w:id="930"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560078D9" w14:textId="77777777" w:rsidR="005372F0" w:rsidRPr="00F96828" w:rsidRDefault="005372F0" w:rsidP="00D511EF">
            <w:pPr>
              <w:jc w:val="center"/>
              <w:rPr>
                <w:rFonts w:ascii="Aptos" w:hAnsi="Aptos"/>
                <w:rPrChange w:id="931" w:author="Microsoft Word" w:date="2026-09-09T14:54:00Z" w16du:dateUtc="2026-09-09T13:54:00Z">
                  <w:rPr/>
                </w:rPrChange>
              </w:rPr>
            </w:pPr>
            <w:r w:rsidRPr="00F96828">
              <w:rPr>
                <w:rFonts w:ascii="Segoe UI Emoji" w:hAnsi="Segoe UI Emoji"/>
                <w:sz w:val="20"/>
                <w:rPrChange w:id="932" w:author="Microsoft Word" w:date="2026-09-09T14:54:00Z" w16du:dateUtc="2026-09-09T13:54:00Z">
                  <w:rPr>
                    <w:sz w:val="20"/>
                    <w:szCs w:val="20"/>
                  </w:rPr>
                </w:rPrChange>
              </w:rPr>
              <w:t>❌</w:t>
            </w:r>
          </w:p>
        </w:tc>
        <w:tc>
          <w:tcPr>
            <w:tcW w:w="992" w:type="dxa"/>
            <w:shd w:val="clear" w:color="auto" w:fill="FFFFFF"/>
            <w:tcMar>
              <w:top w:w="70" w:type="dxa"/>
              <w:left w:w="110" w:type="dxa"/>
              <w:bottom w:w="70" w:type="dxa"/>
              <w:right w:w="110" w:type="dxa"/>
            </w:tcMar>
            <w:vAlign w:val="center"/>
            <w:tcPrChange w:id="933"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6B28F29F" w14:textId="77777777" w:rsidR="005372F0" w:rsidRPr="00F96828" w:rsidRDefault="005372F0" w:rsidP="00D511EF">
            <w:pPr>
              <w:jc w:val="center"/>
              <w:rPr>
                <w:rFonts w:ascii="Aptos" w:hAnsi="Aptos"/>
                <w:rPrChange w:id="934" w:author="Microsoft Word" w:date="2026-09-09T14:54:00Z" w16du:dateUtc="2026-09-09T13:54:00Z">
                  <w:rPr/>
                </w:rPrChange>
              </w:rPr>
            </w:pPr>
            <w:r w:rsidRPr="00F96828">
              <w:rPr>
                <w:rFonts w:ascii="Segoe UI Emoji" w:hAnsi="Segoe UI Emoji"/>
                <w:sz w:val="20"/>
                <w:rPrChange w:id="935"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36"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1CF0BD24" w14:textId="77777777" w:rsidR="005372F0" w:rsidRPr="00F96828" w:rsidRDefault="005372F0" w:rsidP="00D511EF">
            <w:pPr>
              <w:jc w:val="center"/>
              <w:rPr>
                <w:rFonts w:ascii="Aptos" w:hAnsi="Aptos"/>
                <w:rPrChange w:id="937" w:author="Microsoft Word" w:date="2026-09-09T14:54:00Z" w16du:dateUtc="2026-09-09T13:54:00Z">
                  <w:rPr/>
                </w:rPrChange>
              </w:rPr>
            </w:pPr>
            <w:r w:rsidRPr="00F96828">
              <w:rPr>
                <w:rFonts w:ascii="Segoe UI Emoji" w:hAnsi="Segoe UI Emoji"/>
                <w:sz w:val="20"/>
                <w:rPrChange w:id="938"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39"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5A94DFD3" w14:textId="77777777" w:rsidR="005372F0" w:rsidRPr="00F96828" w:rsidRDefault="005372F0" w:rsidP="00D511EF">
            <w:pPr>
              <w:jc w:val="center"/>
              <w:rPr>
                <w:rFonts w:ascii="Aptos" w:hAnsi="Aptos"/>
                <w:rPrChange w:id="940" w:author="Microsoft Word" w:date="2026-09-09T14:54:00Z" w16du:dateUtc="2026-09-09T13:54:00Z">
                  <w:rPr/>
                </w:rPrChange>
              </w:rPr>
            </w:pPr>
            <w:r w:rsidRPr="00F96828">
              <w:rPr>
                <w:rFonts w:ascii="Segoe UI Emoji" w:hAnsi="Segoe UI Emoji"/>
                <w:sz w:val="20"/>
                <w:rPrChange w:id="941"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42"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1C5B8203" w14:textId="77777777" w:rsidR="005372F0" w:rsidRPr="00F96828" w:rsidRDefault="005372F0" w:rsidP="00D511EF">
            <w:pPr>
              <w:jc w:val="center"/>
              <w:rPr>
                <w:rFonts w:ascii="Aptos" w:hAnsi="Aptos"/>
                <w:rPrChange w:id="943" w:author="Microsoft Word" w:date="2026-09-09T14:54:00Z" w16du:dateUtc="2026-09-09T13:54:00Z">
                  <w:rPr/>
                </w:rPrChange>
              </w:rPr>
            </w:pPr>
            <w:r w:rsidRPr="00F96828">
              <w:rPr>
                <w:rFonts w:ascii="Segoe UI Emoji" w:hAnsi="Segoe UI Emoji"/>
                <w:sz w:val="20"/>
                <w:rPrChange w:id="944"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45"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7D977731" w14:textId="77777777" w:rsidR="005372F0" w:rsidRPr="00F96828" w:rsidRDefault="005372F0" w:rsidP="00D511EF">
            <w:pPr>
              <w:jc w:val="center"/>
              <w:rPr>
                <w:rFonts w:ascii="Aptos" w:hAnsi="Aptos"/>
                <w:rPrChange w:id="946" w:author="Microsoft Word" w:date="2026-09-09T14:54:00Z" w16du:dateUtc="2026-09-09T13:54:00Z">
                  <w:rPr/>
                </w:rPrChange>
              </w:rPr>
            </w:pPr>
            <w:r w:rsidRPr="00F96828">
              <w:rPr>
                <w:rFonts w:ascii="Segoe UI Emoji" w:hAnsi="Segoe UI Emoji"/>
                <w:sz w:val="20"/>
                <w:rPrChange w:id="947"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48" w:author="Microsoft Word" w:date="2026-09-09T14:54:00Z" w16du:dateUtc="2026-09-09T13:54:00Z">
              <w:tcPr>
                <w:tcW w:w="990" w:type="dxa"/>
                <w:shd w:val="clear" w:color="auto" w:fill="FFFFFF"/>
                <w:tcMar>
                  <w:top w:w="70" w:type="dxa"/>
                  <w:left w:w="110" w:type="dxa"/>
                  <w:bottom w:w="70" w:type="dxa"/>
                  <w:right w:w="110" w:type="dxa"/>
                </w:tcMar>
                <w:vAlign w:val="center"/>
              </w:tcPr>
            </w:tcPrChange>
          </w:tcPr>
          <w:p w14:paraId="36C4854B" w14:textId="77777777" w:rsidR="005372F0" w:rsidRPr="00F96828" w:rsidRDefault="005372F0" w:rsidP="00D511EF">
            <w:pPr>
              <w:jc w:val="center"/>
              <w:rPr>
                <w:rFonts w:ascii="Aptos" w:hAnsi="Aptos"/>
                <w:rPrChange w:id="949" w:author="Microsoft Word" w:date="2026-09-09T14:54:00Z" w16du:dateUtc="2026-09-09T13:54:00Z">
                  <w:rPr/>
                </w:rPrChange>
              </w:rPr>
            </w:pPr>
            <w:r w:rsidRPr="00F96828">
              <w:rPr>
                <w:rFonts w:ascii="Segoe UI Emoji" w:hAnsi="Segoe UI Emoji"/>
                <w:sz w:val="20"/>
                <w:rPrChange w:id="950" w:author="Microsoft Word" w:date="2026-09-09T14:54:00Z" w16du:dateUtc="2026-09-09T13:54:00Z">
                  <w:rPr>
                    <w:sz w:val="20"/>
                    <w:szCs w:val="20"/>
                  </w:rPr>
                </w:rPrChange>
              </w:rPr>
              <w:t>❌</w:t>
            </w:r>
          </w:p>
        </w:tc>
      </w:tr>
      <w:tr w:rsidR="005372F0" w14:paraId="52F76A02" w14:textId="77777777" w:rsidTr="00F96828">
        <w:trPr>
          <w:trPrChange w:id="951" w:author="Microsoft Word" w:date="2026-09-09T14:54:00Z" w16du:dateUtc="2026-09-09T13:54:00Z">
            <w:trPr>
              <w:gridBefore w:val="1"/>
            </w:trPr>
          </w:trPrChange>
        </w:trPr>
        <w:tc>
          <w:tcPr>
            <w:tcW w:w="2938" w:type="dxa"/>
            <w:shd w:val="clear" w:color="auto" w:fill="FFFFFF"/>
            <w:tcMar>
              <w:top w:w="70" w:type="dxa"/>
              <w:left w:w="110" w:type="dxa"/>
              <w:bottom w:w="70" w:type="dxa"/>
              <w:right w:w="110" w:type="dxa"/>
            </w:tcMar>
            <w:vAlign w:val="center"/>
            <w:tcPrChange w:id="952" w:author="Microsoft Word" w:date="2026-09-09T14:54:00Z" w16du:dateUtc="2026-09-09T13:54:00Z">
              <w:tcPr>
                <w:tcW w:w="2940" w:type="dxa"/>
                <w:gridSpan w:val="3"/>
                <w:shd w:val="clear" w:color="auto" w:fill="FFFFFF"/>
                <w:tcMar>
                  <w:top w:w="70" w:type="dxa"/>
                  <w:left w:w="110" w:type="dxa"/>
                  <w:bottom w:w="70" w:type="dxa"/>
                  <w:right w:w="110" w:type="dxa"/>
                </w:tcMar>
                <w:vAlign w:val="center"/>
              </w:tcPr>
            </w:tcPrChange>
          </w:tcPr>
          <w:p w14:paraId="551D03AB" w14:textId="77777777" w:rsidR="005372F0" w:rsidRPr="00F96828" w:rsidRDefault="005372F0" w:rsidP="00D511EF">
            <w:pPr>
              <w:spacing w:line="250" w:lineRule="auto"/>
              <w:rPr>
                <w:rFonts w:ascii="Aptos" w:hAnsi="Aptos"/>
                <w:rPrChange w:id="953" w:author="Microsoft Word" w:date="2026-09-09T14:54:00Z" w16du:dateUtc="2026-09-09T13:54:00Z">
                  <w:rPr/>
                </w:rPrChange>
              </w:rPr>
            </w:pPr>
            <w:r w:rsidRPr="00F96828">
              <w:rPr>
                <w:rFonts w:ascii="Aptos" w:hAnsi="Aptos"/>
                <w:sz w:val="17"/>
                <w:rPrChange w:id="954" w:author="Microsoft Word" w:date="2026-09-09T14:54:00Z" w16du:dateUtc="2026-09-09T13:54:00Z">
                  <w:rPr>
                    <w:sz w:val="17"/>
                    <w:szCs w:val="17"/>
                  </w:rPr>
                </w:rPrChange>
              </w:rPr>
              <w:t>Analytics or data warehousing as the main purpose</w:t>
            </w:r>
          </w:p>
        </w:tc>
        <w:tc>
          <w:tcPr>
            <w:tcW w:w="990" w:type="dxa"/>
            <w:shd w:val="clear" w:color="auto" w:fill="FFFFFF"/>
            <w:tcMar>
              <w:top w:w="70" w:type="dxa"/>
              <w:left w:w="110" w:type="dxa"/>
              <w:bottom w:w="70" w:type="dxa"/>
              <w:right w:w="110" w:type="dxa"/>
            </w:tcMar>
            <w:vAlign w:val="center"/>
            <w:tcPrChange w:id="955"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55228D83" w14:textId="77777777" w:rsidR="005372F0" w:rsidRPr="00F96828" w:rsidRDefault="005372F0" w:rsidP="00D511EF">
            <w:pPr>
              <w:jc w:val="center"/>
              <w:rPr>
                <w:rFonts w:ascii="Aptos" w:hAnsi="Aptos"/>
                <w:rPrChange w:id="956" w:author="Microsoft Word" w:date="2026-09-09T14:54:00Z" w16du:dateUtc="2026-09-09T13:54:00Z">
                  <w:rPr/>
                </w:rPrChange>
              </w:rPr>
            </w:pPr>
            <w:r w:rsidRPr="00F96828">
              <w:rPr>
                <w:rFonts w:ascii="Segoe UI Emoji" w:hAnsi="Segoe UI Emoji"/>
                <w:sz w:val="20"/>
                <w:rPrChange w:id="957" w:author="Microsoft Word" w:date="2026-09-09T14:54:00Z" w16du:dateUtc="2026-09-09T13:54:00Z">
                  <w:rPr>
                    <w:sz w:val="20"/>
                    <w:szCs w:val="20"/>
                  </w:rPr>
                </w:rPrChange>
              </w:rPr>
              <w:t>❌</w:t>
            </w:r>
          </w:p>
        </w:tc>
        <w:tc>
          <w:tcPr>
            <w:tcW w:w="992" w:type="dxa"/>
            <w:shd w:val="clear" w:color="auto" w:fill="FFFFFF"/>
            <w:tcMar>
              <w:top w:w="70" w:type="dxa"/>
              <w:left w:w="110" w:type="dxa"/>
              <w:bottom w:w="70" w:type="dxa"/>
              <w:right w:w="110" w:type="dxa"/>
            </w:tcMar>
            <w:vAlign w:val="center"/>
            <w:tcPrChange w:id="958"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299BC4FD" w14:textId="77777777" w:rsidR="005372F0" w:rsidRPr="00F96828" w:rsidRDefault="005372F0" w:rsidP="00D511EF">
            <w:pPr>
              <w:jc w:val="center"/>
              <w:rPr>
                <w:rFonts w:ascii="Aptos" w:hAnsi="Aptos"/>
                <w:rPrChange w:id="959" w:author="Microsoft Word" w:date="2026-09-09T14:54:00Z" w16du:dateUtc="2026-09-09T13:54:00Z">
                  <w:rPr/>
                </w:rPrChange>
              </w:rPr>
            </w:pPr>
            <w:r w:rsidRPr="00F96828">
              <w:rPr>
                <w:rFonts w:ascii="Segoe UI Emoji" w:hAnsi="Segoe UI Emoji"/>
                <w:sz w:val="20"/>
                <w:rPrChange w:id="960"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61"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57E0F50D" w14:textId="77777777" w:rsidR="005372F0" w:rsidRPr="00F96828" w:rsidRDefault="005372F0" w:rsidP="00D511EF">
            <w:pPr>
              <w:jc w:val="center"/>
              <w:rPr>
                <w:rFonts w:ascii="Aptos" w:hAnsi="Aptos"/>
                <w:rPrChange w:id="962" w:author="Microsoft Word" w:date="2026-09-09T14:54:00Z" w16du:dateUtc="2026-09-09T13:54:00Z">
                  <w:rPr/>
                </w:rPrChange>
              </w:rPr>
            </w:pPr>
            <w:r w:rsidRPr="00F96828">
              <w:rPr>
                <w:rFonts w:ascii="Segoe UI Emoji" w:hAnsi="Segoe UI Emoji"/>
                <w:sz w:val="20"/>
                <w:rPrChange w:id="963"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64"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6C25D713" w14:textId="77777777" w:rsidR="005372F0" w:rsidRPr="00F96828" w:rsidRDefault="005372F0" w:rsidP="00D511EF">
            <w:pPr>
              <w:jc w:val="center"/>
              <w:rPr>
                <w:rFonts w:ascii="Aptos" w:hAnsi="Aptos"/>
                <w:rPrChange w:id="965" w:author="Microsoft Word" w:date="2026-09-09T14:54:00Z" w16du:dateUtc="2026-09-09T13:54:00Z">
                  <w:rPr/>
                </w:rPrChange>
              </w:rPr>
            </w:pPr>
            <w:r w:rsidRPr="00F96828">
              <w:rPr>
                <w:rFonts w:ascii="Segoe UI Emoji" w:hAnsi="Segoe UI Emoji"/>
                <w:sz w:val="20"/>
                <w:rPrChange w:id="966"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67"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02B8EE90" w14:textId="77777777" w:rsidR="005372F0" w:rsidRPr="00F96828" w:rsidRDefault="005372F0" w:rsidP="00D511EF">
            <w:pPr>
              <w:jc w:val="center"/>
              <w:rPr>
                <w:rFonts w:ascii="Aptos" w:hAnsi="Aptos"/>
                <w:rPrChange w:id="968" w:author="Microsoft Word" w:date="2026-09-09T14:54:00Z" w16du:dateUtc="2026-09-09T13:54:00Z">
                  <w:rPr/>
                </w:rPrChange>
              </w:rPr>
            </w:pPr>
            <w:r w:rsidRPr="00F96828">
              <w:rPr>
                <w:rFonts w:ascii="Segoe UI Emoji" w:hAnsi="Segoe UI Emoji"/>
                <w:sz w:val="20"/>
                <w:rPrChange w:id="969"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70" w:author="Microsoft Word" w:date="2026-09-09T14:54:00Z" w16du:dateUtc="2026-09-09T13:54:00Z">
              <w:tcPr>
                <w:tcW w:w="990" w:type="dxa"/>
                <w:gridSpan w:val="2"/>
                <w:shd w:val="clear" w:color="auto" w:fill="FFFFFF"/>
                <w:tcMar>
                  <w:top w:w="70" w:type="dxa"/>
                  <w:left w:w="110" w:type="dxa"/>
                  <w:bottom w:w="70" w:type="dxa"/>
                  <w:right w:w="110" w:type="dxa"/>
                </w:tcMar>
                <w:vAlign w:val="center"/>
              </w:tcPr>
            </w:tcPrChange>
          </w:tcPr>
          <w:p w14:paraId="0BA4CB21" w14:textId="77777777" w:rsidR="005372F0" w:rsidRPr="00F96828" w:rsidRDefault="005372F0" w:rsidP="00D511EF">
            <w:pPr>
              <w:jc w:val="center"/>
              <w:rPr>
                <w:rFonts w:ascii="Aptos" w:hAnsi="Aptos"/>
                <w:rPrChange w:id="971" w:author="Microsoft Word" w:date="2026-09-09T14:54:00Z" w16du:dateUtc="2026-09-09T13:54:00Z">
                  <w:rPr/>
                </w:rPrChange>
              </w:rPr>
            </w:pPr>
            <w:r w:rsidRPr="00F96828">
              <w:rPr>
                <w:rFonts w:ascii="Segoe UI Emoji" w:hAnsi="Segoe UI Emoji"/>
                <w:sz w:val="20"/>
                <w:rPrChange w:id="972" w:author="Microsoft Word" w:date="2026-09-09T14:54:00Z" w16du:dateUtc="2026-09-09T13:54:00Z">
                  <w:rPr>
                    <w:sz w:val="20"/>
                    <w:szCs w:val="20"/>
                  </w:rPr>
                </w:rPrChange>
              </w:rPr>
              <w:t>⚠️</w:t>
            </w:r>
          </w:p>
        </w:tc>
        <w:tc>
          <w:tcPr>
            <w:tcW w:w="990" w:type="dxa"/>
            <w:shd w:val="clear" w:color="auto" w:fill="FFFFFF"/>
            <w:tcMar>
              <w:top w:w="70" w:type="dxa"/>
              <w:left w:w="110" w:type="dxa"/>
              <w:bottom w:w="70" w:type="dxa"/>
              <w:right w:w="110" w:type="dxa"/>
            </w:tcMar>
            <w:vAlign w:val="center"/>
            <w:tcPrChange w:id="973" w:author="Microsoft Word" w:date="2026-09-09T14:54:00Z" w16du:dateUtc="2026-09-09T13:54:00Z">
              <w:tcPr>
                <w:tcW w:w="990" w:type="dxa"/>
                <w:shd w:val="clear" w:color="auto" w:fill="FFFFFF"/>
                <w:tcMar>
                  <w:top w:w="70" w:type="dxa"/>
                  <w:left w:w="110" w:type="dxa"/>
                  <w:bottom w:w="70" w:type="dxa"/>
                  <w:right w:w="110" w:type="dxa"/>
                </w:tcMar>
                <w:vAlign w:val="center"/>
              </w:tcPr>
            </w:tcPrChange>
          </w:tcPr>
          <w:p w14:paraId="4C116909" w14:textId="77777777" w:rsidR="005372F0" w:rsidRPr="00F96828" w:rsidRDefault="005372F0" w:rsidP="00D511EF">
            <w:pPr>
              <w:jc w:val="center"/>
              <w:rPr>
                <w:rFonts w:ascii="Aptos" w:hAnsi="Aptos"/>
                <w:rPrChange w:id="974" w:author="Microsoft Word" w:date="2026-09-09T14:54:00Z" w16du:dateUtc="2026-09-09T13:54:00Z">
                  <w:rPr/>
                </w:rPrChange>
              </w:rPr>
            </w:pPr>
            <w:r w:rsidRPr="00F96828">
              <w:rPr>
                <w:rFonts w:ascii="Segoe UI Emoji" w:hAnsi="Segoe UI Emoji"/>
                <w:sz w:val="20"/>
                <w:rPrChange w:id="975" w:author="Microsoft Word" w:date="2026-09-09T14:54:00Z" w16du:dateUtc="2026-09-09T13:54:00Z">
                  <w:rPr>
                    <w:sz w:val="20"/>
                    <w:szCs w:val="20"/>
                  </w:rPr>
                </w:rPrChange>
              </w:rPr>
              <w:t>✅</w:t>
            </w:r>
          </w:p>
        </w:tc>
      </w:tr>
    </w:tbl>
    <w:p w14:paraId="436903F1" w14:textId="77777777" w:rsidR="00032462" w:rsidRDefault="00032462">
      <w:pPr>
        <w:spacing w:after="120" w:line="278" w:lineRule="auto"/>
        <w:rPr>
          <w:rFonts w:ascii="Aptos" w:hAnsi="Aptos"/>
          <w:sz w:val="18"/>
        </w:rPr>
      </w:pPr>
    </w:p>
    <w:p w14:paraId="78AAA0EB" w14:textId="0FDA43D5" w:rsidR="0095094A" w:rsidRPr="00F96828" w:rsidRDefault="007B5EA1">
      <w:pPr>
        <w:spacing w:after="120" w:line="278" w:lineRule="auto"/>
        <w:rPr>
          <w:rFonts w:ascii="Aptos" w:hAnsi="Aptos"/>
          <w:sz w:val="18"/>
          <w:rPrChange w:id="976" w:author="Microsoft Word" w:date="2026-09-09T14:54:00Z" w16du:dateUtc="2026-09-09T13:54:00Z">
            <w:rPr/>
          </w:rPrChange>
        </w:rPr>
      </w:pPr>
      <w:r w:rsidRPr="00F96828">
        <w:rPr>
          <w:rFonts w:ascii="Aptos" w:hAnsi="Aptos"/>
          <w:sz w:val="18"/>
          <w:rPrChange w:id="977" w:author="Microsoft Word" w:date="2026-09-09T14:54:00Z" w16du:dateUtc="2026-09-09T13:54:00Z">
            <w:rPr/>
          </w:rPrChange>
        </w:rPr>
        <w:t>Legend.</w:t>
      </w:r>
    </w:p>
    <w:p w14:paraId="44EC618A" w14:textId="77777777" w:rsidR="005372F0" w:rsidRPr="00F96828" w:rsidRDefault="005372F0" w:rsidP="005372F0">
      <w:pPr>
        <w:spacing w:after="46" w:line="270" w:lineRule="auto"/>
        <w:ind w:left="360"/>
        <w:rPr>
          <w:rFonts w:ascii="Aptos" w:hAnsi="Aptos"/>
          <w:rPrChange w:id="978" w:author="Microsoft Word" w:date="2026-09-09T14:54:00Z" w16du:dateUtc="2026-09-09T13:54:00Z">
            <w:rPr/>
          </w:rPrChange>
        </w:rPr>
      </w:pPr>
      <w:r w:rsidRPr="00F96828">
        <w:rPr>
          <w:rFonts w:ascii="Segoe UI Emoji" w:hAnsi="Segoe UI Emoji"/>
          <w:sz w:val="20"/>
          <w:rPrChange w:id="979" w:author="Microsoft Word" w:date="2026-09-09T14:54:00Z" w16du:dateUtc="2026-09-09T13:54:00Z">
            <w:rPr>
              <w:sz w:val="20"/>
              <w:szCs w:val="20"/>
            </w:rPr>
          </w:rPrChange>
        </w:rPr>
        <w:t>✅</w:t>
      </w:r>
      <w:r w:rsidRPr="00F96828">
        <w:rPr>
          <w:rFonts w:ascii="Aptos" w:hAnsi="Aptos"/>
          <w:sz w:val="20"/>
          <w:rPrChange w:id="980" w:author="Microsoft Word" w:date="2026-09-09T14:54:00Z" w16du:dateUtc="2026-09-09T13:54:00Z">
            <w:rPr>
              <w:sz w:val="20"/>
              <w:szCs w:val="20"/>
            </w:rPr>
          </w:rPrChange>
        </w:rPr>
        <w:t xml:space="preserve">  </w:t>
      </w:r>
      <w:r w:rsidRPr="00F96828">
        <w:rPr>
          <w:rFonts w:ascii="Aptos" w:hAnsi="Aptos"/>
          <w:sz w:val="18"/>
          <w:rPrChange w:id="981" w:author="Microsoft Word" w:date="2026-09-09T14:54:00Z" w16du:dateUtc="2026-09-09T13:54:00Z">
            <w:rPr/>
          </w:rPrChange>
        </w:rPr>
        <w:t>The pattern is normally suitable for the use case.</w:t>
      </w:r>
    </w:p>
    <w:p w14:paraId="3B66C2E0" w14:textId="77777777" w:rsidR="005372F0" w:rsidRPr="00F96828" w:rsidRDefault="005372F0" w:rsidP="005372F0">
      <w:pPr>
        <w:spacing w:after="46" w:line="270" w:lineRule="auto"/>
        <w:ind w:left="360"/>
        <w:rPr>
          <w:rFonts w:ascii="Aptos" w:hAnsi="Aptos"/>
          <w:rPrChange w:id="982" w:author="Microsoft Word" w:date="2026-09-09T14:54:00Z" w16du:dateUtc="2026-09-09T13:54:00Z">
            <w:rPr/>
          </w:rPrChange>
        </w:rPr>
      </w:pPr>
      <w:r w:rsidRPr="00F96828">
        <w:rPr>
          <w:rFonts w:ascii="Segoe UI Emoji" w:hAnsi="Segoe UI Emoji"/>
          <w:sz w:val="20"/>
          <w:rPrChange w:id="983" w:author="Microsoft Word" w:date="2026-09-09T14:54:00Z" w16du:dateUtc="2026-09-09T13:54:00Z">
            <w:rPr>
              <w:sz w:val="20"/>
              <w:szCs w:val="20"/>
            </w:rPr>
          </w:rPrChange>
        </w:rPr>
        <w:t>⚠️</w:t>
      </w:r>
      <w:r w:rsidRPr="00F96828">
        <w:rPr>
          <w:rFonts w:ascii="Aptos" w:hAnsi="Aptos"/>
          <w:sz w:val="20"/>
          <w:rPrChange w:id="984" w:author="Microsoft Word" w:date="2026-09-09T14:54:00Z" w16du:dateUtc="2026-09-09T13:54:00Z">
            <w:rPr>
              <w:sz w:val="20"/>
              <w:szCs w:val="20"/>
            </w:rPr>
          </w:rPrChange>
        </w:rPr>
        <w:t xml:space="preserve">  </w:t>
      </w:r>
      <w:r w:rsidRPr="00F96828">
        <w:rPr>
          <w:rFonts w:ascii="Aptos" w:hAnsi="Aptos"/>
          <w:sz w:val="18"/>
          <w:rPrChange w:id="985" w:author="Microsoft Word" w:date="2026-09-09T14:54:00Z" w16du:dateUtc="2026-09-09T13:54:00Z">
            <w:rPr/>
          </w:rPrChange>
        </w:rPr>
        <w:t>The pattern may be suitable, but requires additional design rationale, controls or governance review.</w:t>
      </w:r>
    </w:p>
    <w:p w14:paraId="704ED9BF" w14:textId="77777777" w:rsidR="0095094A" w:rsidRDefault="005372F0">
      <w:pPr>
        <w:spacing w:after="46" w:line="270" w:lineRule="auto"/>
        <w:ind w:left="360"/>
        <w:rPr>
          <w:rFonts w:ascii="Aptos" w:hAnsi="Aptos"/>
          <w:sz w:val="18"/>
        </w:rPr>
      </w:pPr>
      <w:r w:rsidRPr="00F96828">
        <w:rPr>
          <w:rFonts w:ascii="Segoe UI Emoji" w:hAnsi="Segoe UI Emoji"/>
          <w:sz w:val="20"/>
          <w:rPrChange w:id="986" w:author="Microsoft Word" w:date="2026-09-09T14:54:00Z" w16du:dateUtc="2026-09-09T13:54:00Z">
            <w:rPr>
              <w:sz w:val="20"/>
              <w:szCs w:val="20"/>
            </w:rPr>
          </w:rPrChange>
        </w:rPr>
        <w:t>❌</w:t>
      </w:r>
      <w:r w:rsidRPr="00F96828">
        <w:rPr>
          <w:rFonts w:ascii="Aptos" w:hAnsi="Aptos"/>
          <w:sz w:val="20"/>
          <w:rPrChange w:id="987" w:author="Microsoft Word" w:date="2026-09-09T14:54:00Z" w16du:dateUtc="2026-09-09T13:54:00Z">
            <w:rPr>
              <w:sz w:val="20"/>
              <w:szCs w:val="20"/>
            </w:rPr>
          </w:rPrChange>
        </w:rPr>
        <w:t xml:space="preserve"> </w:t>
      </w:r>
      <w:r w:rsidR="00612A0D" w:rsidRPr="00F96828">
        <w:rPr>
          <w:rFonts w:ascii="Aptos" w:hAnsi="Aptos"/>
          <w:sz w:val="20"/>
          <w:rPrChange w:id="988" w:author="Microsoft Word" w:date="2026-09-09T14:54:00Z" w16du:dateUtc="2026-09-09T13:54:00Z">
            <w:rPr>
              <w:sz w:val="20"/>
              <w:szCs w:val="20"/>
            </w:rPr>
          </w:rPrChange>
        </w:rPr>
        <w:t xml:space="preserve"> </w:t>
      </w:r>
      <w:r w:rsidR="00612A0D" w:rsidRPr="00F96828">
        <w:rPr>
          <w:rFonts w:ascii="Aptos" w:hAnsi="Aptos"/>
          <w:sz w:val="18"/>
          <w:rPrChange w:id="989" w:author="Microsoft Word" w:date="2026-09-09T14:54:00Z" w16du:dateUtc="2026-09-09T13:54:00Z">
            <w:rPr/>
          </w:rPrChange>
        </w:rPr>
        <w:t>The pattern is not normally suitable for the use case.</w:t>
      </w:r>
    </w:p>
    <w:p w14:paraId="71DB0844" w14:textId="77777777" w:rsidR="00032462" w:rsidRPr="00F96828" w:rsidRDefault="00032462">
      <w:pPr>
        <w:spacing w:after="46" w:line="270" w:lineRule="auto"/>
        <w:ind w:left="360"/>
        <w:rPr>
          <w:rFonts w:ascii="Aptos" w:hAnsi="Aptos"/>
          <w:rPrChange w:id="990" w:author="Microsoft Word" w:date="2026-09-09T14:02:00Z" w16du:dateUtc="2026-09-09T13:02:00Z">
            <w:rPr/>
          </w:rPrChange>
        </w:rPr>
      </w:pPr>
    </w:p>
    <w:p w14:paraId="1C047471" w14:textId="43D37A17" w:rsidR="0095094A" w:rsidRPr="00F96828" w:rsidRDefault="00032462">
      <w:pPr>
        <w:spacing w:before="40" w:after="120" w:line="278" w:lineRule="auto"/>
        <w:rPr>
          <w:rFonts w:ascii="Aptos" w:hAnsi="Aptos"/>
          <w:sz w:val="18"/>
          <w:rPrChange w:id="991" w:author="Microsoft Word" w:date="2026-09-09T14:54:00Z" w16du:dateUtc="2026-09-09T13:54:00Z">
            <w:rPr/>
          </w:rPrChange>
        </w:rPr>
      </w:pPr>
      <w:r>
        <w:rPr>
          <w:rFonts w:ascii="Aptos" w:hAnsi="Aptos"/>
          <w:sz w:val="18"/>
        </w:rPr>
        <w:t xml:space="preserve">Note: </w:t>
      </w:r>
      <w:r w:rsidR="007B5EA1" w:rsidRPr="00F96828">
        <w:rPr>
          <w:rFonts w:ascii="Aptos" w:hAnsi="Aptos"/>
          <w:sz w:val="18"/>
          <w:rPrChange w:id="992" w:author="Microsoft Word" w:date="2026-09-09T14:54:00Z" w16du:dateUtc="2026-09-09T13:54:00Z">
            <w:rPr/>
          </w:rPrChange>
        </w:rPr>
        <w:t xml:space="preserve">Analytics and data warehousing are served by the data platform, using ADF, Blob, Snowpipe and Snowflake, rather than by an integration pattern. </w:t>
      </w:r>
      <w:r w:rsidR="00216B8D">
        <w:rPr>
          <w:rFonts w:ascii="Aptos" w:hAnsi="Aptos"/>
          <w:sz w:val="18"/>
        </w:rPr>
        <w:t>Please s</w:t>
      </w:r>
      <w:r w:rsidR="007B5EA1" w:rsidRPr="00F96828">
        <w:rPr>
          <w:rFonts w:ascii="Aptos" w:hAnsi="Aptos"/>
          <w:sz w:val="18"/>
          <w:rPrChange w:id="993" w:author="Microsoft Word" w:date="2026-09-09T14:02:00Z" w16du:dateUtc="2026-09-09T13:02:00Z">
            <w:rPr/>
          </w:rPrChange>
        </w:rPr>
        <w:t>ee</w:t>
      </w:r>
      <w:r w:rsidR="007B5EA1" w:rsidRPr="00F96828">
        <w:rPr>
          <w:rFonts w:ascii="Aptos" w:hAnsi="Aptos"/>
          <w:sz w:val="18"/>
          <w:rPrChange w:id="994" w:author="Microsoft Word" w:date="2026-09-09T14:54:00Z" w16du:dateUtc="2026-09-09T13:54:00Z">
            <w:rPr/>
          </w:rPrChange>
        </w:rPr>
        <w:t xml:space="preserve"> Section </w:t>
      </w:r>
      <w:r>
        <w:rPr>
          <w:rFonts w:ascii="Aptos" w:hAnsi="Aptos"/>
          <w:sz w:val="18"/>
        </w:rPr>
        <w:t>8</w:t>
      </w:r>
      <w:r w:rsidR="007B5EA1" w:rsidRPr="00F96828">
        <w:rPr>
          <w:rFonts w:ascii="Aptos" w:hAnsi="Aptos"/>
          <w:sz w:val="18"/>
          <w:rPrChange w:id="995" w:author="Microsoft Word" w:date="2026-09-09T14:54:00Z" w16du:dateUtc="2026-09-09T13:54:00Z">
            <w:rPr/>
          </w:rPrChange>
        </w:rPr>
        <w:t>.</w:t>
      </w:r>
    </w:p>
    <w:p w14:paraId="71F3D6DC" w14:textId="3C352BA9" w:rsidR="0095094A" w:rsidRDefault="006F419D">
      <w:pPr>
        <w:pStyle w:val="Heading2"/>
        <w:rPr>
          <w:rFonts w:ascii="Calibri heading" w:hAnsi="Calibri heading"/>
          <w:b/>
          <w:color w:val="2E5496"/>
          <w:sz w:val="28"/>
          <w:lang w:val="en-US"/>
        </w:rPr>
      </w:pPr>
      <w:bookmarkStart w:id="996" w:name="_Toc239457533"/>
      <w:bookmarkStart w:id="997" w:name="_Toc239852291"/>
      <w:bookmarkStart w:id="998" w:name="_Toc239899864"/>
      <w:r w:rsidRPr="00C97173">
        <w:rPr>
          <w:rFonts w:ascii="Calibri heading" w:hAnsi="Calibri heading"/>
          <w:b/>
          <w:color w:val="2E5496"/>
          <w:sz w:val="28"/>
          <w:lang w:val="en-US"/>
          <w:rPrChange w:id="999" w:author="Microsoft Word" w:date="2026-09-09T14:54:00Z" w16du:dateUtc="2026-09-09T13:54:00Z">
            <w:rPr/>
          </w:rPrChange>
        </w:rPr>
        <w:t>6</w:t>
      </w:r>
      <w:r w:rsidR="001E5517" w:rsidRPr="00C97173">
        <w:rPr>
          <w:rFonts w:ascii="Calibri heading" w:hAnsi="Calibri heading"/>
          <w:b/>
          <w:color w:val="2E5496"/>
          <w:sz w:val="28"/>
          <w:lang w:val="en-US"/>
          <w:rPrChange w:id="1000" w:author="Microsoft Word" w:date="2026-09-09T14:54:00Z" w16du:dateUtc="2026-09-09T13:54:00Z">
            <w:rPr/>
          </w:rPrChange>
        </w:rPr>
        <w:t>.</w:t>
      </w:r>
      <w:r w:rsidR="00BA6E73" w:rsidRPr="00C97173">
        <w:rPr>
          <w:rFonts w:ascii="Calibri heading" w:hAnsi="Calibri heading"/>
          <w:b/>
          <w:color w:val="2E5496"/>
          <w:sz w:val="28"/>
          <w:lang w:val="en-US"/>
          <w:rPrChange w:id="1001" w:author="Microsoft Word" w:date="2026-09-09T14:54:00Z" w16du:dateUtc="2026-09-09T13:54:00Z">
            <w:rPr/>
          </w:rPrChange>
        </w:rPr>
        <w:t>2</w:t>
      </w:r>
      <w:r w:rsidR="001E5517" w:rsidRPr="00C97173">
        <w:rPr>
          <w:rFonts w:ascii="Calibri heading" w:hAnsi="Calibri heading"/>
          <w:b/>
          <w:color w:val="2E5496"/>
          <w:sz w:val="28"/>
          <w:lang w:val="en-US"/>
          <w:rPrChange w:id="1002" w:author="Microsoft Word" w:date="2026-09-09T14:54:00Z" w16du:dateUtc="2026-09-09T13:54:00Z">
            <w:rPr/>
          </w:rPrChange>
        </w:rPr>
        <w:t xml:space="preserve"> Common Use Cases</w:t>
      </w:r>
      <w:bookmarkEnd w:id="996"/>
      <w:bookmarkEnd w:id="997"/>
      <w:bookmarkEnd w:id="998"/>
    </w:p>
    <w:p w14:paraId="081D7F86" w14:textId="77777777" w:rsidR="002F0D87" w:rsidRPr="002F0D87" w:rsidRDefault="002F0D87" w:rsidP="002F0D87">
      <w:pPr>
        <w:rPr>
          <w:lang w:val="en-US"/>
          <w:rPrChange w:id="1003" w:author="Microsoft Word" w:date="2026-09-09T14:02:00Z" w16du:dateUtc="2026-09-09T13:02:00Z">
            <w:rPr/>
          </w:rPrChange>
        </w:rPr>
      </w:pPr>
    </w:p>
    <w:p w14:paraId="32869E86" w14:textId="77777777" w:rsidR="0095094A" w:rsidRDefault="007B5EA1">
      <w:pPr>
        <w:spacing w:after="120" w:line="278" w:lineRule="auto"/>
        <w:rPr>
          <w:rFonts w:ascii="Aptos" w:hAnsi="Aptos"/>
          <w:sz w:val="18"/>
        </w:rPr>
      </w:pPr>
      <w:r w:rsidRPr="00F96828">
        <w:rPr>
          <w:rFonts w:ascii="Aptos" w:hAnsi="Aptos"/>
          <w:sz w:val="18"/>
          <w:rPrChange w:id="1004" w:author="Microsoft Word" w:date="2026-09-09T14:54:00Z" w16du:dateUtc="2026-09-09T13:54:00Z">
            <w:rPr/>
          </w:rPrChange>
        </w:rPr>
        <w:t>The table maps everyday scenarios to the recommended pattern and to the catalogue entry that specifies it in full.</w:t>
      </w:r>
    </w:p>
    <w:tbl>
      <w:tblPr>
        <w:tblpPr w:leftFromText="180" w:rightFromText="180" w:vertAnchor="text" w:horzAnchor="margin" w:tblpY="144"/>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Change w:id="1005" w:author="Microsoft Word" w:date="2026-09-09T14:54:00Z" w16du:dateUtc="2026-09-09T13:54:00Z">
          <w:tblPr>
            <w:tblW w:w="9360" w:type="dxa"/>
            <w:tblInd w:w="2765"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PrChange>
      </w:tblPr>
      <w:tblGrid>
        <w:gridCol w:w="3960"/>
        <w:gridCol w:w="3600"/>
        <w:gridCol w:w="1800"/>
        <w:tblGridChange w:id="1006">
          <w:tblGrid>
            <w:gridCol w:w="2765"/>
            <w:gridCol w:w="1195"/>
            <w:gridCol w:w="2765"/>
            <w:gridCol w:w="835"/>
            <w:gridCol w:w="1800"/>
            <w:gridCol w:w="965"/>
            <w:gridCol w:w="1800"/>
          </w:tblGrid>
        </w:tblGridChange>
      </w:tblGrid>
      <w:tr w:rsidR="0095094A" w14:paraId="3FB29D55" w14:textId="77777777" w:rsidTr="002F0D87">
        <w:trPr>
          <w:tblHeader/>
          <w:trPrChange w:id="1007" w:author="Microsoft Word" w:date="2026-09-09T14:54:00Z" w16du:dateUtc="2026-09-09T13:54:00Z">
            <w:trPr>
              <w:gridBefore w:val="1"/>
              <w:tblHeader/>
            </w:trPr>
          </w:trPrChange>
        </w:trPr>
        <w:tc>
          <w:tcPr>
            <w:tcW w:w="3960" w:type="dxa"/>
            <w:shd w:val="clear" w:color="auto" w:fill="24446E"/>
            <w:tcMar>
              <w:top w:w="70" w:type="dxa"/>
              <w:left w:w="110" w:type="dxa"/>
              <w:bottom w:w="70" w:type="dxa"/>
              <w:right w:w="110" w:type="dxa"/>
            </w:tcMar>
            <w:tcPrChange w:id="1008" w:author="Microsoft Word" w:date="2026-09-09T14:54:00Z" w16du:dateUtc="2026-09-09T13:54:00Z">
              <w:tcPr>
                <w:tcW w:w="3960" w:type="dxa"/>
                <w:gridSpan w:val="2"/>
                <w:shd w:val="clear" w:color="auto" w:fill="24446E"/>
                <w:tcMar>
                  <w:top w:w="70" w:type="dxa"/>
                  <w:left w:w="110" w:type="dxa"/>
                  <w:bottom w:w="70" w:type="dxa"/>
                  <w:right w:w="110" w:type="dxa"/>
                </w:tcMar>
              </w:tcPr>
            </w:tcPrChange>
          </w:tcPr>
          <w:p w14:paraId="717C4408" w14:textId="77777777" w:rsidR="0095094A" w:rsidRPr="00F96828" w:rsidRDefault="007B5EA1" w:rsidP="002F0D87">
            <w:pPr>
              <w:rPr>
                <w:rFonts w:ascii="Aptos" w:hAnsi="Aptos"/>
                <w:sz w:val="17"/>
                <w:rPrChange w:id="1009" w:author="Microsoft Word" w:date="2026-09-09T14:54:00Z" w16du:dateUtc="2026-09-09T13:54:00Z">
                  <w:rPr/>
                </w:rPrChange>
              </w:rPr>
            </w:pPr>
            <w:r w:rsidRPr="00F96828">
              <w:rPr>
                <w:rFonts w:ascii="Aptos" w:hAnsi="Aptos"/>
                <w:b/>
                <w:color w:val="FFFFFF"/>
                <w:sz w:val="17"/>
                <w:rPrChange w:id="1010" w:author="Microsoft Word" w:date="2026-09-09T14:54:00Z" w16du:dateUtc="2026-09-09T13:54:00Z">
                  <w:rPr>
                    <w:b/>
                    <w:bCs/>
                    <w:color w:val="FFFFFF"/>
                    <w:sz w:val="18"/>
                    <w:szCs w:val="18"/>
                  </w:rPr>
                </w:rPrChange>
              </w:rPr>
              <w:t>Scenario</w:t>
            </w:r>
          </w:p>
        </w:tc>
        <w:tc>
          <w:tcPr>
            <w:tcW w:w="3600" w:type="dxa"/>
            <w:shd w:val="clear" w:color="auto" w:fill="24446E"/>
            <w:tcMar>
              <w:top w:w="70" w:type="dxa"/>
              <w:left w:w="110" w:type="dxa"/>
              <w:bottom w:w="70" w:type="dxa"/>
              <w:right w:w="110" w:type="dxa"/>
            </w:tcMar>
            <w:tcPrChange w:id="1011" w:author="Microsoft Word" w:date="2026-09-09T14:54:00Z" w16du:dateUtc="2026-09-09T13:54:00Z">
              <w:tcPr>
                <w:tcW w:w="3600" w:type="dxa"/>
                <w:gridSpan w:val="3"/>
                <w:shd w:val="clear" w:color="auto" w:fill="24446E"/>
                <w:tcMar>
                  <w:top w:w="70" w:type="dxa"/>
                  <w:left w:w="110" w:type="dxa"/>
                  <w:bottom w:w="70" w:type="dxa"/>
                  <w:right w:w="110" w:type="dxa"/>
                </w:tcMar>
              </w:tcPr>
            </w:tcPrChange>
          </w:tcPr>
          <w:p w14:paraId="474AE071" w14:textId="77777777" w:rsidR="0095094A" w:rsidRPr="00F96828" w:rsidRDefault="007B5EA1" w:rsidP="002F0D87">
            <w:pPr>
              <w:rPr>
                <w:rFonts w:ascii="Aptos" w:hAnsi="Aptos"/>
                <w:sz w:val="17"/>
                <w:rPrChange w:id="1012" w:author="Microsoft Word" w:date="2026-09-09T14:54:00Z" w16du:dateUtc="2026-09-09T13:54:00Z">
                  <w:rPr/>
                </w:rPrChange>
              </w:rPr>
            </w:pPr>
            <w:r w:rsidRPr="00F96828">
              <w:rPr>
                <w:rFonts w:ascii="Aptos" w:hAnsi="Aptos"/>
                <w:b/>
                <w:color w:val="FFFFFF"/>
                <w:sz w:val="17"/>
                <w:rPrChange w:id="1013" w:author="Microsoft Word" w:date="2026-09-09T14:54:00Z" w16du:dateUtc="2026-09-09T13:54:00Z">
                  <w:rPr>
                    <w:b/>
                    <w:bCs/>
                    <w:color w:val="FFFFFF"/>
                    <w:sz w:val="18"/>
                    <w:szCs w:val="18"/>
                  </w:rPr>
                </w:rPrChange>
              </w:rPr>
              <w:t>Recommended pattern</w:t>
            </w:r>
          </w:p>
        </w:tc>
        <w:tc>
          <w:tcPr>
            <w:tcW w:w="1800" w:type="dxa"/>
            <w:shd w:val="clear" w:color="auto" w:fill="24446E"/>
            <w:tcMar>
              <w:top w:w="70" w:type="dxa"/>
              <w:left w:w="110" w:type="dxa"/>
              <w:bottom w:w="70" w:type="dxa"/>
              <w:right w:w="110" w:type="dxa"/>
            </w:tcMar>
            <w:tcPrChange w:id="1014" w:author="Microsoft Word" w:date="2026-09-09T14:54:00Z" w16du:dateUtc="2026-09-09T13:54:00Z">
              <w:tcPr>
                <w:tcW w:w="1800" w:type="dxa"/>
                <w:shd w:val="clear" w:color="auto" w:fill="24446E"/>
                <w:tcMar>
                  <w:top w:w="70" w:type="dxa"/>
                  <w:left w:w="110" w:type="dxa"/>
                  <w:bottom w:w="70" w:type="dxa"/>
                  <w:right w:w="110" w:type="dxa"/>
                </w:tcMar>
              </w:tcPr>
            </w:tcPrChange>
          </w:tcPr>
          <w:p w14:paraId="1E911A82" w14:textId="77777777" w:rsidR="0095094A" w:rsidRPr="00F96828" w:rsidRDefault="007B5EA1" w:rsidP="002F0D87">
            <w:pPr>
              <w:rPr>
                <w:rFonts w:ascii="Aptos" w:hAnsi="Aptos"/>
                <w:sz w:val="17"/>
                <w:rPrChange w:id="1015" w:author="Microsoft Word" w:date="2026-09-09T14:54:00Z" w16du:dateUtc="2026-09-09T13:54:00Z">
                  <w:rPr/>
                </w:rPrChange>
              </w:rPr>
            </w:pPr>
            <w:r w:rsidRPr="00F96828">
              <w:rPr>
                <w:rFonts w:ascii="Aptos" w:hAnsi="Aptos"/>
                <w:b/>
                <w:color w:val="FFFFFF"/>
                <w:sz w:val="17"/>
                <w:rPrChange w:id="1016" w:author="Microsoft Word" w:date="2026-09-09T14:54:00Z" w16du:dateUtc="2026-09-09T13:54:00Z">
                  <w:rPr>
                    <w:b/>
                    <w:bCs/>
                    <w:color w:val="FFFFFF"/>
                    <w:sz w:val="18"/>
                    <w:szCs w:val="18"/>
                  </w:rPr>
                </w:rPrChange>
              </w:rPr>
              <w:t>Catalogue reference</w:t>
            </w:r>
          </w:p>
        </w:tc>
      </w:tr>
      <w:tr w:rsidR="0095094A" w14:paraId="260C120C" w14:textId="77777777" w:rsidTr="002F0D87">
        <w:trPr>
          <w:trPrChange w:id="1017" w:author="Microsoft Word" w:date="2026-09-09T14:54:00Z" w16du:dateUtc="2026-09-09T13:54:00Z">
            <w:trPr>
              <w:gridBefore w:val="1"/>
            </w:trPr>
          </w:trPrChange>
        </w:trPr>
        <w:tc>
          <w:tcPr>
            <w:tcW w:w="3960" w:type="dxa"/>
            <w:shd w:val="clear" w:color="auto" w:fill="FFFFFF"/>
            <w:tcMar>
              <w:top w:w="70" w:type="dxa"/>
              <w:left w:w="110" w:type="dxa"/>
              <w:bottom w:w="70" w:type="dxa"/>
              <w:right w:w="110" w:type="dxa"/>
            </w:tcMar>
            <w:vAlign w:val="center"/>
            <w:tcPrChange w:id="1018" w:author="Microsoft Word" w:date="2026-09-09T14:54:00Z" w16du:dateUtc="2026-09-09T13:54:00Z">
              <w:tcPr>
                <w:tcW w:w="3960" w:type="dxa"/>
                <w:gridSpan w:val="2"/>
                <w:shd w:val="clear" w:color="auto" w:fill="FFFFFF"/>
                <w:tcMar>
                  <w:top w:w="70" w:type="dxa"/>
                  <w:left w:w="110" w:type="dxa"/>
                  <w:bottom w:w="70" w:type="dxa"/>
                  <w:right w:w="110" w:type="dxa"/>
                </w:tcMar>
                <w:vAlign w:val="center"/>
              </w:tcPr>
            </w:tcPrChange>
          </w:tcPr>
          <w:p w14:paraId="424A90E2" w14:textId="77777777" w:rsidR="0095094A" w:rsidRPr="00F96828" w:rsidRDefault="007B5EA1" w:rsidP="002F0D87">
            <w:pPr>
              <w:spacing w:after="10" w:line="258" w:lineRule="auto"/>
              <w:rPr>
                <w:rFonts w:ascii="Aptos" w:hAnsi="Aptos"/>
                <w:sz w:val="17"/>
                <w:rPrChange w:id="1019" w:author="Microsoft Word" w:date="2026-09-09T14:54:00Z" w16du:dateUtc="2026-09-09T13:54:00Z">
                  <w:rPr/>
                </w:rPrChange>
              </w:rPr>
            </w:pPr>
            <w:r w:rsidRPr="00F96828">
              <w:rPr>
                <w:rFonts w:ascii="Aptos" w:hAnsi="Aptos"/>
                <w:sz w:val="17"/>
                <w:rPrChange w:id="1020" w:author="Microsoft Word" w:date="2026-09-09T14:54:00Z" w16du:dateUtc="2026-09-09T13:54:00Z">
                  <w:rPr>
                    <w:sz w:val="18"/>
                    <w:szCs w:val="18"/>
                  </w:rPr>
                </w:rPrChange>
              </w:rPr>
              <w:t>Retrieve or update business data immediately</w:t>
            </w:r>
          </w:p>
        </w:tc>
        <w:tc>
          <w:tcPr>
            <w:tcW w:w="3600" w:type="dxa"/>
            <w:shd w:val="clear" w:color="auto" w:fill="FFFFFF"/>
            <w:tcMar>
              <w:top w:w="70" w:type="dxa"/>
              <w:left w:w="110" w:type="dxa"/>
              <w:bottom w:w="70" w:type="dxa"/>
              <w:right w:w="110" w:type="dxa"/>
            </w:tcMar>
            <w:vAlign w:val="center"/>
            <w:tcPrChange w:id="1021" w:author="Microsoft Word" w:date="2026-09-09T14:54:00Z" w16du:dateUtc="2026-09-09T13:54:00Z">
              <w:tcPr>
                <w:tcW w:w="3600" w:type="dxa"/>
                <w:gridSpan w:val="3"/>
                <w:shd w:val="clear" w:color="auto" w:fill="FFFFFF"/>
                <w:tcMar>
                  <w:top w:w="70" w:type="dxa"/>
                  <w:left w:w="110" w:type="dxa"/>
                  <w:bottom w:w="70" w:type="dxa"/>
                  <w:right w:w="110" w:type="dxa"/>
                </w:tcMar>
                <w:vAlign w:val="center"/>
              </w:tcPr>
            </w:tcPrChange>
          </w:tcPr>
          <w:p w14:paraId="41A5011F" w14:textId="77777777" w:rsidR="0095094A" w:rsidRPr="00F96828" w:rsidRDefault="007B5EA1" w:rsidP="002F0D87">
            <w:pPr>
              <w:spacing w:after="10" w:line="258" w:lineRule="auto"/>
              <w:rPr>
                <w:rFonts w:ascii="Aptos" w:hAnsi="Aptos"/>
                <w:sz w:val="17"/>
                <w:rPrChange w:id="1022" w:author="Microsoft Word" w:date="2026-09-09T14:54:00Z" w16du:dateUtc="2026-09-09T13:54:00Z">
                  <w:rPr/>
                </w:rPrChange>
              </w:rPr>
            </w:pPr>
            <w:r w:rsidRPr="00F96828">
              <w:rPr>
                <w:rFonts w:ascii="Aptos" w:hAnsi="Aptos"/>
                <w:sz w:val="17"/>
                <w:rPrChange w:id="1023" w:author="Microsoft Word" w:date="2026-09-09T14:54:00Z" w16du:dateUtc="2026-09-09T13:54:00Z">
                  <w:rPr>
                    <w:sz w:val="18"/>
                    <w:szCs w:val="18"/>
                  </w:rPr>
                </w:rPrChange>
              </w:rPr>
              <w:t>REST API through API Management</w:t>
            </w:r>
          </w:p>
        </w:tc>
        <w:tc>
          <w:tcPr>
            <w:tcW w:w="1800" w:type="dxa"/>
            <w:shd w:val="clear" w:color="auto" w:fill="FFFFFF"/>
            <w:tcMar>
              <w:top w:w="70" w:type="dxa"/>
              <w:left w:w="110" w:type="dxa"/>
              <w:bottom w:w="70" w:type="dxa"/>
              <w:right w:w="110" w:type="dxa"/>
            </w:tcMar>
            <w:vAlign w:val="center"/>
            <w:tcPrChange w:id="1024" w:author="Microsoft Word" w:date="2026-09-09T14:54:00Z" w16du:dateUtc="2026-09-09T13:54:00Z">
              <w:tcPr>
                <w:tcW w:w="1800" w:type="dxa"/>
                <w:shd w:val="clear" w:color="auto" w:fill="FFFFFF"/>
                <w:tcMar>
                  <w:top w:w="70" w:type="dxa"/>
                  <w:left w:w="110" w:type="dxa"/>
                  <w:bottom w:w="70" w:type="dxa"/>
                  <w:right w:w="110" w:type="dxa"/>
                </w:tcMar>
                <w:vAlign w:val="center"/>
              </w:tcPr>
            </w:tcPrChange>
          </w:tcPr>
          <w:p w14:paraId="7228E5FD" w14:textId="77777777" w:rsidR="0095094A" w:rsidRPr="00F96828" w:rsidRDefault="007B5EA1" w:rsidP="002F0D87">
            <w:pPr>
              <w:spacing w:after="10" w:line="258" w:lineRule="auto"/>
              <w:rPr>
                <w:rFonts w:ascii="Aptos" w:hAnsi="Aptos"/>
                <w:sz w:val="17"/>
                <w:rPrChange w:id="1025" w:author="Microsoft Word" w:date="2026-09-09T14:54:00Z" w16du:dateUtc="2026-09-09T13:54:00Z">
                  <w:rPr/>
                </w:rPrChange>
              </w:rPr>
            </w:pPr>
            <w:r w:rsidRPr="00F96828">
              <w:rPr>
                <w:rFonts w:ascii="Aptos" w:hAnsi="Aptos"/>
                <w:sz w:val="17"/>
                <w:rPrChange w:id="1026" w:author="Microsoft Word" w:date="2026-09-09T14:54:00Z" w16du:dateUtc="2026-09-09T13:54:00Z">
                  <w:rPr>
                    <w:sz w:val="18"/>
                    <w:szCs w:val="18"/>
                  </w:rPr>
                </w:rPrChange>
              </w:rPr>
              <w:t>SFINT1</w:t>
            </w:r>
          </w:p>
        </w:tc>
      </w:tr>
      <w:tr w:rsidR="0095094A" w14:paraId="1DD1F122" w14:textId="77777777" w:rsidTr="002F0D87">
        <w:trPr>
          <w:trPrChange w:id="1027" w:author="Microsoft Word" w:date="2026-09-09T14:54:00Z" w16du:dateUtc="2026-09-09T13:54:00Z">
            <w:trPr>
              <w:gridBefore w:val="1"/>
            </w:trPr>
          </w:trPrChange>
        </w:trPr>
        <w:tc>
          <w:tcPr>
            <w:tcW w:w="3960" w:type="dxa"/>
            <w:shd w:val="clear" w:color="auto" w:fill="F4F6FA"/>
            <w:tcMar>
              <w:top w:w="70" w:type="dxa"/>
              <w:left w:w="110" w:type="dxa"/>
              <w:bottom w:w="70" w:type="dxa"/>
              <w:right w:w="110" w:type="dxa"/>
            </w:tcMar>
            <w:vAlign w:val="center"/>
            <w:tcPrChange w:id="1028" w:author="Microsoft Word" w:date="2026-09-09T14:54:00Z" w16du:dateUtc="2026-09-09T13:54:00Z">
              <w:tcPr>
                <w:tcW w:w="3960" w:type="dxa"/>
                <w:gridSpan w:val="2"/>
                <w:shd w:val="clear" w:color="auto" w:fill="F4F6FA"/>
                <w:tcMar>
                  <w:top w:w="70" w:type="dxa"/>
                  <w:left w:w="110" w:type="dxa"/>
                  <w:bottom w:w="70" w:type="dxa"/>
                  <w:right w:w="110" w:type="dxa"/>
                </w:tcMar>
                <w:vAlign w:val="center"/>
              </w:tcPr>
            </w:tcPrChange>
          </w:tcPr>
          <w:p w14:paraId="381D2902" w14:textId="77777777" w:rsidR="0095094A" w:rsidRPr="00F96828" w:rsidRDefault="007B5EA1" w:rsidP="002F0D87">
            <w:pPr>
              <w:spacing w:after="10" w:line="258" w:lineRule="auto"/>
              <w:rPr>
                <w:rFonts w:ascii="Aptos" w:hAnsi="Aptos"/>
                <w:sz w:val="17"/>
                <w:rPrChange w:id="1029" w:author="Microsoft Word" w:date="2026-09-09T14:54:00Z" w16du:dateUtc="2026-09-09T13:54:00Z">
                  <w:rPr/>
                </w:rPrChange>
              </w:rPr>
            </w:pPr>
            <w:r w:rsidRPr="00F96828">
              <w:rPr>
                <w:rFonts w:ascii="Aptos" w:hAnsi="Aptos"/>
                <w:sz w:val="17"/>
                <w:rPrChange w:id="1030" w:author="Microsoft Word" w:date="2026-09-09T14:54:00Z" w16du:dateUtc="2026-09-09T13:54:00Z">
                  <w:rPr>
                    <w:sz w:val="18"/>
                    <w:szCs w:val="18"/>
                  </w:rPr>
                </w:rPrChange>
              </w:rPr>
              <w:t>Tell another system to perform work, where delayed processing is acceptable</w:t>
            </w:r>
          </w:p>
        </w:tc>
        <w:tc>
          <w:tcPr>
            <w:tcW w:w="3600" w:type="dxa"/>
            <w:shd w:val="clear" w:color="auto" w:fill="F4F6FA"/>
            <w:tcMar>
              <w:top w:w="70" w:type="dxa"/>
              <w:left w:w="110" w:type="dxa"/>
              <w:bottom w:w="70" w:type="dxa"/>
              <w:right w:w="110" w:type="dxa"/>
            </w:tcMar>
            <w:vAlign w:val="center"/>
            <w:tcPrChange w:id="1031" w:author="Microsoft Word" w:date="2026-09-09T14:54:00Z" w16du:dateUtc="2026-09-09T13:54:00Z">
              <w:tcPr>
                <w:tcW w:w="3600" w:type="dxa"/>
                <w:gridSpan w:val="3"/>
                <w:shd w:val="clear" w:color="auto" w:fill="F4F6FA"/>
                <w:tcMar>
                  <w:top w:w="70" w:type="dxa"/>
                  <w:left w:w="110" w:type="dxa"/>
                  <w:bottom w:w="70" w:type="dxa"/>
                  <w:right w:w="110" w:type="dxa"/>
                </w:tcMar>
                <w:vAlign w:val="center"/>
              </w:tcPr>
            </w:tcPrChange>
          </w:tcPr>
          <w:p w14:paraId="51BAF29D" w14:textId="77777777" w:rsidR="0095094A" w:rsidRPr="00F96828" w:rsidRDefault="007B5EA1" w:rsidP="002F0D87">
            <w:pPr>
              <w:spacing w:after="10" w:line="258" w:lineRule="auto"/>
              <w:rPr>
                <w:rFonts w:ascii="Aptos" w:hAnsi="Aptos"/>
                <w:sz w:val="17"/>
                <w:rPrChange w:id="1032" w:author="Microsoft Word" w:date="2026-09-09T14:54:00Z" w16du:dateUtc="2026-09-09T13:54:00Z">
                  <w:rPr/>
                </w:rPrChange>
              </w:rPr>
            </w:pPr>
            <w:r w:rsidRPr="00F96828">
              <w:rPr>
                <w:rFonts w:ascii="Aptos" w:hAnsi="Aptos"/>
                <w:sz w:val="17"/>
                <w:rPrChange w:id="1033" w:author="Microsoft Word" w:date="2026-09-09T14:54:00Z" w16du:dateUtc="2026-09-09T13:54:00Z">
                  <w:rPr>
                    <w:sz w:val="18"/>
                    <w:szCs w:val="18"/>
                  </w:rPr>
                </w:rPrChange>
              </w:rPr>
              <w:t>Service Bus queue, load levelling</w:t>
            </w:r>
          </w:p>
        </w:tc>
        <w:tc>
          <w:tcPr>
            <w:tcW w:w="1800" w:type="dxa"/>
            <w:shd w:val="clear" w:color="auto" w:fill="F4F6FA"/>
            <w:tcMar>
              <w:top w:w="70" w:type="dxa"/>
              <w:left w:w="110" w:type="dxa"/>
              <w:bottom w:w="70" w:type="dxa"/>
              <w:right w:w="110" w:type="dxa"/>
            </w:tcMar>
            <w:vAlign w:val="center"/>
            <w:tcPrChange w:id="1034" w:author="Microsoft Word" w:date="2026-09-09T14:54:00Z" w16du:dateUtc="2026-09-09T13:54:00Z">
              <w:tcPr>
                <w:tcW w:w="1800" w:type="dxa"/>
                <w:shd w:val="clear" w:color="auto" w:fill="F4F6FA"/>
                <w:tcMar>
                  <w:top w:w="70" w:type="dxa"/>
                  <w:left w:w="110" w:type="dxa"/>
                  <w:bottom w:w="70" w:type="dxa"/>
                  <w:right w:w="110" w:type="dxa"/>
                </w:tcMar>
                <w:vAlign w:val="center"/>
              </w:tcPr>
            </w:tcPrChange>
          </w:tcPr>
          <w:p w14:paraId="0BFA566B" w14:textId="77777777" w:rsidR="0095094A" w:rsidRPr="00F96828" w:rsidRDefault="007B5EA1" w:rsidP="002F0D87">
            <w:pPr>
              <w:spacing w:after="10" w:line="258" w:lineRule="auto"/>
              <w:rPr>
                <w:rFonts w:ascii="Aptos" w:hAnsi="Aptos"/>
                <w:sz w:val="17"/>
                <w:rPrChange w:id="1035" w:author="Microsoft Word" w:date="2026-09-09T14:54:00Z" w16du:dateUtc="2026-09-09T13:54:00Z">
                  <w:rPr/>
                </w:rPrChange>
              </w:rPr>
            </w:pPr>
            <w:r w:rsidRPr="00F96828">
              <w:rPr>
                <w:rFonts w:ascii="Aptos" w:hAnsi="Aptos"/>
                <w:sz w:val="17"/>
                <w:rPrChange w:id="1036" w:author="Microsoft Word" w:date="2026-09-09T14:54:00Z" w16du:dateUtc="2026-09-09T13:54:00Z">
                  <w:rPr>
                    <w:sz w:val="18"/>
                    <w:szCs w:val="18"/>
                  </w:rPr>
                </w:rPrChange>
              </w:rPr>
              <w:t>SFINT5</w:t>
            </w:r>
          </w:p>
        </w:tc>
      </w:tr>
      <w:tr w:rsidR="0095094A" w14:paraId="14D405F9" w14:textId="77777777" w:rsidTr="002F0D87">
        <w:trPr>
          <w:trPrChange w:id="1037" w:author="Microsoft Word" w:date="2026-09-09T14:54:00Z" w16du:dateUtc="2026-09-09T13:54:00Z">
            <w:trPr>
              <w:gridBefore w:val="1"/>
            </w:trPr>
          </w:trPrChange>
        </w:trPr>
        <w:tc>
          <w:tcPr>
            <w:tcW w:w="3960" w:type="dxa"/>
            <w:shd w:val="clear" w:color="auto" w:fill="FFFFFF"/>
            <w:tcMar>
              <w:top w:w="70" w:type="dxa"/>
              <w:left w:w="110" w:type="dxa"/>
              <w:bottom w:w="70" w:type="dxa"/>
              <w:right w:w="110" w:type="dxa"/>
            </w:tcMar>
            <w:vAlign w:val="center"/>
            <w:tcPrChange w:id="1038" w:author="Microsoft Word" w:date="2026-09-09T14:54:00Z" w16du:dateUtc="2026-09-09T13:54:00Z">
              <w:tcPr>
                <w:tcW w:w="3960" w:type="dxa"/>
                <w:gridSpan w:val="2"/>
                <w:shd w:val="clear" w:color="auto" w:fill="FFFFFF"/>
                <w:tcMar>
                  <w:top w:w="70" w:type="dxa"/>
                  <w:left w:w="110" w:type="dxa"/>
                  <w:bottom w:w="70" w:type="dxa"/>
                  <w:right w:w="110" w:type="dxa"/>
                </w:tcMar>
                <w:vAlign w:val="center"/>
              </w:tcPr>
            </w:tcPrChange>
          </w:tcPr>
          <w:p w14:paraId="1A1C69EA" w14:textId="77777777" w:rsidR="0095094A" w:rsidRPr="00F96828" w:rsidRDefault="007B5EA1" w:rsidP="002F0D87">
            <w:pPr>
              <w:spacing w:after="10" w:line="258" w:lineRule="auto"/>
              <w:rPr>
                <w:rFonts w:ascii="Aptos" w:hAnsi="Aptos"/>
                <w:sz w:val="17"/>
                <w:rPrChange w:id="1039" w:author="Microsoft Word" w:date="2026-09-09T14:54:00Z" w16du:dateUtc="2026-09-09T13:54:00Z">
                  <w:rPr/>
                </w:rPrChange>
              </w:rPr>
            </w:pPr>
            <w:r w:rsidRPr="00F96828">
              <w:rPr>
                <w:rFonts w:ascii="Aptos" w:hAnsi="Aptos"/>
                <w:sz w:val="17"/>
                <w:rPrChange w:id="1040" w:author="Microsoft Word" w:date="2026-09-09T14:54:00Z" w16du:dateUtc="2026-09-09T13:54:00Z">
                  <w:rPr>
                    <w:sz w:val="18"/>
                    <w:szCs w:val="18"/>
                  </w:rPr>
                </w:rPrChange>
              </w:rPr>
              <w:t>Have multiple systems react to the same business message</w:t>
            </w:r>
          </w:p>
        </w:tc>
        <w:tc>
          <w:tcPr>
            <w:tcW w:w="3600" w:type="dxa"/>
            <w:shd w:val="clear" w:color="auto" w:fill="FFFFFF"/>
            <w:tcMar>
              <w:top w:w="70" w:type="dxa"/>
              <w:left w:w="110" w:type="dxa"/>
              <w:bottom w:w="70" w:type="dxa"/>
              <w:right w:w="110" w:type="dxa"/>
            </w:tcMar>
            <w:vAlign w:val="center"/>
            <w:tcPrChange w:id="1041" w:author="Microsoft Word" w:date="2026-09-09T14:54:00Z" w16du:dateUtc="2026-09-09T13:54:00Z">
              <w:tcPr>
                <w:tcW w:w="3600" w:type="dxa"/>
                <w:gridSpan w:val="3"/>
                <w:shd w:val="clear" w:color="auto" w:fill="FFFFFF"/>
                <w:tcMar>
                  <w:top w:w="70" w:type="dxa"/>
                  <w:left w:w="110" w:type="dxa"/>
                  <w:bottom w:w="70" w:type="dxa"/>
                  <w:right w:w="110" w:type="dxa"/>
                </w:tcMar>
                <w:vAlign w:val="center"/>
              </w:tcPr>
            </w:tcPrChange>
          </w:tcPr>
          <w:p w14:paraId="4F17F133" w14:textId="77777777" w:rsidR="0095094A" w:rsidRPr="00F96828" w:rsidRDefault="007B5EA1" w:rsidP="002F0D87">
            <w:pPr>
              <w:spacing w:after="10" w:line="258" w:lineRule="auto"/>
              <w:rPr>
                <w:rFonts w:ascii="Aptos" w:hAnsi="Aptos"/>
                <w:sz w:val="17"/>
                <w:rPrChange w:id="1042" w:author="Microsoft Word" w:date="2026-09-09T14:54:00Z" w16du:dateUtc="2026-09-09T13:54:00Z">
                  <w:rPr/>
                </w:rPrChange>
              </w:rPr>
            </w:pPr>
            <w:r w:rsidRPr="00F96828">
              <w:rPr>
                <w:rFonts w:ascii="Aptos" w:hAnsi="Aptos"/>
                <w:sz w:val="17"/>
                <w:rPrChange w:id="1043" w:author="Microsoft Word" w:date="2026-09-09T14:54:00Z" w16du:dateUtc="2026-09-09T13:54:00Z">
                  <w:rPr>
                    <w:sz w:val="18"/>
                    <w:szCs w:val="18"/>
                  </w:rPr>
                </w:rPrChange>
              </w:rPr>
              <w:t>Service Bus topic, publish and subscribe</w:t>
            </w:r>
          </w:p>
        </w:tc>
        <w:tc>
          <w:tcPr>
            <w:tcW w:w="1800" w:type="dxa"/>
            <w:shd w:val="clear" w:color="auto" w:fill="FFFFFF"/>
            <w:tcMar>
              <w:top w:w="70" w:type="dxa"/>
              <w:left w:w="110" w:type="dxa"/>
              <w:bottom w:w="70" w:type="dxa"/>
              <w:right w:w="110" w:type="dxa"/>
            </w:tcMar>
            <w:vAlign w:val="center"/>
            <w:tcPrChange w:id="1044" w:author="Microsoft Word" w:date="2026-09-09T14:54:00Z" w16du:dateUtc="2026-09-09T13:54:00Z">
              <w:tcPr>
                <w:tcW w:w="1800" w:type="dxa"/>
                <w:shd w:val="clear" w:color="auto" w:fill="FFFFFF"/>
                <w:tcMar>
                  <w:top w:w="70" w:type="dxa"/>
                  <w:left w:w="110" w:type="dxa"/>
                  <w:bottom w:w="70" w:type="dxa"/>
                  <w:right w:w="110" w:type="dxa"/>
                </w:tcMar>
                <w:vAlign w:val="center"/>
              </w:tcPr>
            </w:tcPrChange>
          </w:tcPr>
          <w:p w14:paraId="648D1E65" w14:textId="77777777" w:rsidR="0095094A" w:rsidRPr="00F96828" w:rsidRDefault="007B5EA1" w:rsidP="002F0D87">
            <w:pPr>
              <w:spacing w:after="10" w:line="258" w:lineRule="auto"/>
              <w:rPr>
                <w:rFonts w:ascii="Aptos" w:hAnsi="Aptos"/>
                <w:sz w:val="17"/>
                <w:rPrChange w:id="1045" w:author="Microsoft Word" w:date="2026-09-09T14:54:00Z" w16du:dateUtc="2026-09-09T13:54:00Z">
                  <w:rPr/>
                </w:rPrChange>
              </w:rPr>
            </w:pPr>
            <w:r w:rsidRPr="00F96828">
              <w:rPr>
                <w:rFonts w:ascii="Aptos" w:hAnsi="Aptos"/>
                <w:sz w:val="17"/>
                <w:rPrChange w:id="1046" w:author="Microsoft Word" w:date="2026-09-09T14:54:00Z" w16du:dateUtc="2026-09-09T13:54:00Z">
                  <w:rPr>
                    <w:sz w:val="18"/>
                    <w:szCs w:val="18"/>
                  </w:rPr>
                </w:rPrChange>
              </w:rPr>
              <w:t>SFINT11</w:t>
            </w:r>
          </w:p>
        </w:tc>
      </w:tr>
      <w:tr w:rsidR="0095094A" w14:paraId="75A2E543" w14:textId="77777777" w:rsidTr="002F0D87">
        <w:trPr>
          <w:trPrChange w:id="1047" w:author="Microsoft Word" w:date="2026-09-09T14:54:00Z" w16du:dateUtc="2026-09-09T13:54:00Z">
            <w:trPr>
              <w:gridBefore w:val="1"/>
            </w:trPr>
          </w:trPrChange>
        </w:trPr>
        <w:tc>
          <w:tcPr>
            <w:tcW w:w="3960" w:type="dxa"/>
            <w:shd w:val="clear" w:color="auto" w:fill="F4F6FA"/>
            <w:tcMar>
              <w:top w:w="70" w:type="dxa"/>
              <w:left w:w="110" w:type="dxa"/>
              <w:bottom w:w="70" w:type="dxa"/>
              <w:right w:w="110" w:type="dxa"/>
            </w:tcMar>
            <w:vAlign w:val="center"/>
            <w:tcPrChange w:id="1048" w:author="Microsoft Word" w:date="2026-09-09T14:54:00Z" w16du:dateUtc="2026-09-09T13:54:00Z">
              <w:tcPr>
                <w:tcW w:w="3960" w:type="dxa"/>
                <w:gridSpan w:val="2"/>
                <w:shd w:val="clear" w:color="auto" w:fill="F4F6FA"/>
                <w:tcMar>
                  <w:top w:w="70" w:type="dxa"/>
                  <w:left w:w="110" w:type="dxa"/>
                  <w:bottom w:w="70" w:type="dxa"/>
                  <w:right w:w="110" w:type="dxa"/>
                </w:tcMar>
                <w:vAlign w:val="center"/>
              </w:tcPr>
            </w:tcPrChange>
          </w:tcPr>
          <w:p w14:paraId="24F5EFE9" w14:textId="77777777" w:rsidR="0095094A" w:rsidRPr="00F96828" w:rsidRDefault="007B5EA1" w:rsidP="002F0D87">
            <w:pPr>
              <w:spacing w:after="10" w:line="258" w:lineRule="auto"/>
              <w:rPr>
                <w:rFonts w:ascii="Aptos" w:hAnsi="Aptos"/>
                <w:sz w:val="17"/>
                <w:rPrChange w:id="1049" w:author="Microsoft Word" w:date="2026-09-09T14:54:00Z" w16du:dateUtc="2026-09-09T13:54:00Z">
                  <w:rPr/>
                </w:rPrChange>
              </w:rPr>
            </w:pPr>
            <w:r w:rsidRPr="00F96828">
              <w:rPr>
                <w:rFonts w:ascii="Aptos" w:hAnsi="Aptos"/>
                <w:sz w:val="17"/>
                <w:rPrChange w:id="1050" w:author="Microsoft Word" w:date="2026-09-09T14:54:00Z" w16du:dateUtc="2026-09-09T13:54:00Z">
                  <w:rPr>
                    <w:sz w:val="18"/>
                    <w:szCs w:val="18"/>
                  </w:rPr>
                </w:rPrChange>
              </w:rPr>
              <w:t>Notify that a resource change or event occurred</w:t>
            </w:r>
          </w:p>
        </w:tc>
        <w:tc>
          <w:tcPr>
            <w:tcW w:w="3600" w:type="dxa"/>
            <w:shd w:val="clear" w:color="auto" w:fill="F4F6FA"/>
            <w:tcMar>
              <w:top w:w="70" w:type="dxa"/>
              <w:left w:w="110" w:type="dxa"/>
              <w:bottom w:w="70" w:type="dxa"/>
              <w:right w:w="110" w:type="dxa"/>
            </w:tcMar>
            <w:vAlign w:val="center"/>
            <w:tcPrChange w:id="1051" w:author="Microsoft Word" w:date="2026-09-09T14:54:00Z" w16du:dateUtc="2026-09-09T13:54:00Z">
              <w:tcPr>
                <w:tcW w:w="3600" w:type="dxa"/>
                <w:gridSpan w:val="3"/>
                <w:shd w:val="clear" w:color="auto" w:fill="F4F6FA"/>
                <w:tcMar>
                  <w:top w:w="70" w:type="dxa"/>
                  <w:left w:w="110" w:type="dxa"/>
                  <w:bottom w:w="70" w:type="dxa"/>
                  <w:right w:w="110" w:type="dxa"/>
                </w:tcMar>
                <w:vAlign w:val="center"/>
              </w:tcPr>
            </w:tcPrChange>
          </w:tcPr>
          <w:p w14:paraId="0A0177F1" w14:textId="77777777" w:rsidR="0095094A" w:rsidRPr="00F96828" w:rsidRDefault="007B5EA1" w:rsidP="002F0D87">
            <w:pPr>
              <w:spacing w:after="10" w:line="258" w:lineRule="auto"/>
              <w:rPr>
                <w:rFonts w:ascii="Aptos" w:hAnsi="Aptos"/>
                <w:sz w:val="17"/>
                <w:rPrChange w:id="1052" w:author="Microsoft Word" w:date="2026-09-09T14:54:00Z" w16du:dateUtc="2026-09-09T13:54:00Z">
                  <w:rPr/>
                </w:rPrChange>
              </w:rPr>
            </w:pPr>
            <w:r w:rsidRPr="00F96828">
              <w:rPr>
                <w:rFonts w:ascii="Aptos" w:hAnsi="Aptos"/>
                <w:sz w:val="17"/>
                <w:rPrChange w:id="1053" w:author="Microsoft Word" w:date="2026-09-09T14:54:00Z" w16du:dateUtc="2026-09-09T13:54:00Z">
                  <w:rPr>
                    <w:sz w:val="18"/>
                    <w:szCs w:val="18"/>
                  </w:rPr>
                </w:rPrChange>
              </w:rPr>
              <w:t>Event Grid notification</w:t>
            </w:r>
          </w:p>
        </w:tc>
        <w:tc>
          <w:tcPr>
            <w:tcW w:w="1800" w:type="dxa"/>
            <w:shd w:val="clear" w:color="auto" w:fill="F4F6FA"/>
            <w:tcMar>
              <w:top w:w="70" w:type="dxa"/>
              <w:left w:w="110" w:type="dxa"/>
              <w:bottom w:w="70" w:type="dxa"/>
              <w:right w:w="110" w:type="dxa"/>
            </w:tcMar>
            <w:vAlign w:val="center"/>
            <w:tcPrChange w:id="1054" w:author="Microsoft Word" w:date="2026-09-09T14:54:00Z" w16du:dateUtc="2026-09-09T13:54:00Z">
              <w:tcPr>
                <w:tcW w:w="1800" w:type="dxa"/>
                <w:shd w:val="clear" w:color="auto" w:fill="F4F6FA"/>
                <w:tcMar>
                  <w:top w:w="70" w:type="dxa"/>
                  <w:left w:w="110" w:type="dxa"/>
                  <w:bottom w:w="70" w:type="dxa"/>
                  <w:right w:w="110" w:type="dxa"/>
                </w:tcMar>
                <w:vAlign w:val="center"/>
              </w:tcPr>
            </w:tcPrChange>
          </w:tcPr>
          <w:p w14:paraId="75631829" w14:textId="77777777" w:rsidR="0095094A" w:rsidRPr="00F96828" w:rsidRDefault="007B5EA1" w:rsidP="002F0D87">
            <w:pPr>
              <w:spacing w:after="10" w:line="258" w:lineRule="auto"/>
              <w:rPr>
                <w:rFonts w:ascii="Aptos" w:hAnsi="Aptos"/>
                <w:sz w:val="17"/>
                <w:rPrChange w:id="1055" w:author="Microsoft Word" w:date="2026-09-09T14:54:00Z" w16du:dateUtc="2026-09-09T13:54:00Z">
                  <w:rPr/>
                </w:rPrChange>
              </w:rPr>
            </w:pPr>
            <w:r w:rsidRPr="00F96828">
              <w:rPr>
                <w:rFonts w:ascii="Aptos" w:hAnsi="Aptos"/>
                <w:sz w:val="17"/>
                <w:rPrChange w:id="1056" w:author="Microsoft Word" w:date="2026-09-09T14:54:00Z" w16du:dateUtc="2026-09-09T13:54:00Z">
                  <w:rPr>
                    <w:sz w:val="18"/>
                    <w:szCs w:val="18"/>
                  </w:rPr>
                </w:rPrChange>
              </w:rPr>
              <w:t>SFINT12</w:t>
            </w:r>
          </w:p>
        </w:tc>
      </w:tr>
      <w:tr w:rsidR="0095094A" w14:paraId="79A1FC37" w14:textId="77777777" w:rsidTr="002F0D87">
        <w:trPr>
          <w:trPrChange w:id="1057" w:author="Microsoft Word" w:date="2026-09-09T14:54:00Z" w16du:dateUtc="2026-09-09T13:54:00Z">
            <w:trPr>
              <w:gridBefore w:val="1"/>
            </w:trPr>
          </w:trPrChange>
        </w:trPr>
        <w:tc>
          <w:tcPr>
            <w:tcW w:w="3960" w:type="dxa"/>
            <w:shd w:val="clear" w:color="auto" w:fill="FFFFFF"/>
            <w:tcMar>
              <w:top w:w="70" w:type="dxa"/>
              <w:left w:w="110" w:type="dxa"/>
              <w:bottom w:w="70" w:type="dxa"/>
              <w:right w:w="110" w:type="dxa"/>
            </w:tcMar>
            <w:vAlign w:val="center"/>
            <w:tcPrChange w:id="1058" w:author="Microsoft Word" w:date="2026-09-09T14:54:00Z" w16du:dateUtc="2026-09-09T13:54:00Z">
              <w:tcPr>
                <w:tcW w:w="3960" w:type="dxa"/>
                <w:gridSpan w:val="2"/>
                <w:shd w:val="clear" w:color="auto" w:fill="FFFFFF"/>
                <w:tcMar>
                  <w:top w:w="70" w:type="dxa"/>
                  <w:left w:w="110" w:type="dxa"/>
                  <w:bottom w:w="70" w:type="dxa"/>
                  <w:right w:w="110" w:type="dxa"/>
                </w:tcMar>
                <w:vAlign w:val="center"/>
              </w:tcPr>
            </w:tcPrChange>
          </w:tcPr>
          <w:p w14:paraId="05422BA9" w14:textId="77777777" w:rsidR="0095094A" w:rsidRPr="00F96828" w:rsidRDefault="007B5EA1" w:rsidP="002F0D87">
            <w:pPr>
              <w:spacing w:after="10" w:line="258" w:lineRule="auto"/>
              <w:rPr>
                <w:rFonts w:ascii="Aptos" w:hAnsi="Aptos"/>
                <w:sz w:val="17"/>
                <w:rPrChange w:id="1059" w:author="Microsoft Word" w:date="2026-09-09T14:54:00Z" w16du:dateUtc="2026-09-09T13:54:00Z">
                  <w:rPr/>
                </w:rPrChange>
              </w:rPr>
            </w:pPr>
            <w:r w:rsidRPr="00F96828">
              <w:rPr>
                <w:rFonts w:ascii="Aptos" w:hAnsi="Aptos"/>
                <w:sz w:val="17"/>
                <w:rPrChange w:id="1060" w:author="Microsoft Word" w:date="2026-09-09T14:54:00Z" w16du:dateUtc="2026-09-09T13:54:00Z">
                  <w:rPr>
                    <w:sz w:val="18"/>
                    <w:szCs w:val="18"/>
                  </w:rPr>
                </w:rPrChange>
              </w:rPr>
              <w:t>Ingest a high-volume stream, telemetry or near-real-time feed</w:t>
            </w:r>
          </w:p>
        </w:tc>
        <w:tc>
          <w:tcPr>
            <w:tcW w:w="3600" w:type="dxa"/>
            <w:shd w:val="clear" w:color="auto" w:fill="FFFFFF"/>
            <w:tcMar>
              <w:top w:w="70" w:type="dxa"/>
              <w:left w:w="110" w:type="dxa"/>
              <w:bottom w:w="70" w:type="dxa"/>
              <w:right w:w="110" w:type="dxa"/>
            </w:tcMar>
            <w:vAlign w:val="center"/>
            <w:tcPrChange w:id="1061" w:author="Microsoft Word" w:date="2026-09-09T14:54:00Z" w16du:dateUtc="2026-09-09T13:54:00Z">
              <w:tcPr>
                <w:tcW w:w="3600" w:type="dxa"/>
                <w:gridSpan w:val="3"/>
                <w:shd w:val="clear" w:color="auto" w:fill="FFFFFF"/>
                <w:tcMar>
                  <w:top w:w="70" w:type="dxa"/>
                  <w:left w:w="110" w:type="dxa"/>
                  <w:bottom w:w="70" w:type="dxa"/>
                  <w:right w:w="110" w:type="dxa"/>
                </w:tcMar>
                <w:vAlign w:val="center"/>
              </w:tcPr>
            </w:tcPrChange>
          </w:tcPr>
          <w:p w14:paraId="5691B0A9" w14:textId="77777777" w:rsidR="0095094A" w:rsidRPr="00F96828" w:rsidRDefault="007B5EA1" w:rsidP="002F0D87">
            <w:pPr>
              <w:spacing w:after="10" w:line="258" w:lineRule="auto"/>
              <w:rPr>
                <w:rFonts w:ascii="Aptos" w:hAnsi="Aptos"/>
                <w:sz w:val="17"/>
                <w:rPrChange w:id="1062" w:author="Microsoft Word" w:date="2026-09-09T14:54:00Z" w16du:dateUtc="2026-09-09T13:54:00Z">
                  <w:rPr/>
                </w:rPrChange>
              </w:rPr>
            </w:pPr>
            <w:r w:rsidRPr="00F96828">
              <w:rPr>
                <w:rFonts w:ascii="Aptos" w:hAnsi="Aptos"/>
                <w:sz w:val="17"/>
                <w:rPrChange w:id="1063" w:author="Microsoft Word" w:date="2026-09-09T14:54:00Z" w16du:dateUtc="2026-09-09T13:54:00Z">
                  <w:rPr>
                    <w:sz w:val="18"/>
                    <w:szCs w:val="18"/>
                  </w:rPr>
                </w:rPrChange>
              </w:rPr>
              <w:t>Event Hubs stream ingestion</w:t>
            </w:r>
          </w:p>
        </w:tc>
        <w:tc>
          <w:tcPr>
            <w:tcW w:w="1800" w:type="dxa"/>
            <w:shd w:val="clear" w:color="auto" w:fill="FFFFFF"/>
            <w:tcMar>
              <w:top w:w="70" w:type="dxa"/>
              <w:left w:w="110" w:type="dxa"/>
              <w:bottom w:w="70" w:type="dxa"/>
              <w:right w:w="110" w:type="dxa"/>
            </w:tcMar>
            <w:vAlign w:val="center"/>
            <w:tcPrChange w:id="1064" w:author="Microsoft Word" w:date="2026-09-09T14:54:00Z" w16du:dateUtc="2026-09-09T13:54:00Z">
              <w:tcPr>
                <w:tcW w:w="1800" w:type="dxa"/>
                <w:shd w:val="clear" w:color="auto" w:fill="FFFFFF"/>
                <w:tcMar>
                  <w:top w:w="70" w:type="dxa"/>
                  <w:left w:w="110" w:type="dxa"/>
                  <w:bottom w:w="70" w:type="dxa"/>
                  <w:right w:w="110" w:type="dxa"/>
                </w:tcMar>
                <w:vAlign w:val="center"/>
              </w:tcPr>
            </w:tcPrChange>
          </w:tcPr>
          <w:p w14:paraId="2E331B10" w14:textId="77777777" w:rsidR="0095094A" w:rsidRPr="00F96828" w:rsidRDefault="007B5EA1" w:rsidP="002F0D87">
            <w:pPr>
              <w:spacing w:after="10" w:line="258" w:lineRule="auto"/>
              <w:rPr>
                <w:rFonts w:ascii="Aptos" w:hAnsi="Aptos"/>
                <w:sz w:val="17"/>
                <w:rPrChange w:id="1065" w:author="Microsoft Word" w:date="2026-09-09T14:54:00Z" w16du:dateUtc="2026-09-09T13:54:00Z">
                  <w:rPr/>
                </w:rPrChange>
              </w:rPr>
            </w:pPr>
            <w:r w:rsidRPr="00F96828">
              <w:rPr>
                <w:rFonts w:ascii="Aptos" w:hAnsi="Aptos"/>
                <w:sz w:val="17"/>
                <w:rPrChange w:id="1066" w:author="Microsoft Word" w:date="2026-09-09T14:54:00Z" w16du:dateUtc="2026-09-09T13:54:00Z">
                  <w:rPr>
                    <w:sz w:val="18"/>
                    <w:szCs w:val="18"/>
                  </w:rPr>
                </w:rPrChange>
              </w:rPr>
              <w:t>SFINT15</w:t>
            </w:r>
          </w:p>
        </w:tc>
      </w:tr>
      <w:tr w:rsidR="0095094A" w14:paraId="13588145" w14:textId="77777777" w:rsidTr="002F0D87">
        <w:trPr>
          <w:trPrChange w:id="1067" w:author="Microsoft Word" w:date="2026-09-09T14:54:00Z" w16du:dateUtc="2026-09-09T13:54:00Z">
            <w:trPr>
              <w:gridBefore w:val="1"/>
            </w:trPr>
          </w:trPrChange>
        </w:trPr>
        <w:tc>
          <w:tcPr>
            <w:tcW w:w="3960" w:type="dxa"/>
            <w:shd w:val="clear" w:color="auto" w:fill="F4F6FA"/>
            <w:tcMar>
              <w:top w:w="70" w:type="dxa"/>
              <w:left w:w="110" w:type="dxa"/>
              <w:bottom w:w="70" w:type="dxa"/>
              <w:right w:w="110" w:type="dxa"/>
            </w:tcMar>
            <w:vAlign w:val="center"/>
            <w:tcPrChange w:id="1068" w:author="Microsoft Word" w:date="2026-09-09T14:54:00Z" w16du:dateUtc="2026-09-09T13:54:00Z">
              <w:tcPr>
                <w:tcW w:w="3960" w:type="dxa"/>
                <w:gridSpan w:val="2"/>
                <w:shd w:val="clear" w:color="auto" w:fill="F4F6FA"/>
                <w:tcMar>
                  <w:top w:w="70" w:type="dxa"/>
                  <w:left w:w="110" w:type="dxa"/>
                  <w:bottom w:w="70" w:type="dxa"/>
                  <w:right w:w="110" w:type="dxa"/>
                </w:tcMar>
                <w:vAlign w:val="center"/>
              </w:tcPr>
            </w:tcPrChange>
          </w:tcPr>
          <w:p w14:paraId="5655CE27" w14:textId="77777777" w:rsidR="0095094A" w:rsidRPr="00F96828" w:rsidRDefault="007B5EA1" w:rsidP="002F0D87">
            <w:pPr>
              <w:spacing w:after="10" w:line="258" w:lineRule="auto"/>
              <w:rPr>
                <w:rFonts w:ascii="Aptos" w:hAnsi="Aptos"/>
                <w:sz w:val="17"/>
                <w:rPrChange w:id="1069" w:author="Microsoft Word" w:date="2026-09-09T14:54:00Z" w16du:dateUtc="2026-09-09T13:54:00Z">
                  <w:rPr/>
                </w:rPrChange>
              </w:rPr>
            </w:pPr>
            <w:r w:rsidRPr="00F96828">
              <w:rPr>
                <w:rFonts w:ascii="Aptos" w:hAnsi="Aptos"/>
                <w:sz w:val="17"/>
                <w:rPrChange w:id="1070" w:author="Microsoft Word" w:date="2026-09-09T14:54:00Z" w16du:dateUtc="2026-09-09T13:54:00Z">
                  <w:rPr>
                    <w:sz w:val="18"/>
                    <w:szCs w:val="18"/>
                  </w:rPr>
                </w:rPrChange>
              </w:rPr>
              <w:t>Run a multi-step process with conditional routing and exception handling</w:t>
            </w:r>
          </w:p>
        </w:tc>
        <w:tc>
          <w:tcPr>
            <w:tcW w:w="3600" w:type="dxa"/>
            <w:shd w:val="clear" w:color="auto" w:fill="F4F6FA"/>
            <w:tcMar>
              <w:top w:w="70" w:type="dxa"/>
              <w:left w:w="110" w:type="dxa"/>
              <w:bottom w:w="70" w:type="dxa"/>
              <w:right w:w="110" w:type="dxa"/>
            </w:tcMar>
            <w:vAlign w:val="center"/>
            <w:tcPrChange w:id="1071" w:author="Microsoft Word" w:date="2026-09-09T14:54:00Z" w16du:dateUtc="2026-09-09T13:54:00Z">
              <w:tcPr>
                <w:tcW w:w="3600" w:type="dxa"/>
                <w:gridSpan w:val="3"/>
                <w:shd w:val="clear" w:color="auto" w:fill="F4F6FA"/>
                <w:tcMar>
                  <w:top w:w="70" w:type="dxa"/>
                  <w:left w:w="110" w:type="dxa"/>
                  <w:bottom w:w="70" w:type="dxa"/>
                  <w:right w:w="110" w:type="dxa"/>
                </w:tcMar>
                <w:vAlign w:val="center"/>
              </w:tcPr>
            </w:tcPrChange>
          </w:tcPr>
          <w:p w14:paraId="34D297E5" w14:textId="77777777" w:rsidR="0095094A" w:rsidRPr="00F96828" w:rsidRDefault="007B5EA1" w:rsidP="002F0D87">
            <w:pPr>
              <w:spacing w:after="10" w:line="258" w:lineRule="auto"/>
              <w:rPr>
                <w:rFonts w:ascii="Aptos" w:hAnsi="Aptos"/>
                <w:sz w:val="17"/>
                <w:rPrChange w:id="1072" w:author="Microsoft Word" w:date="2026-09-09T14:54:00Z" w16du:dateUtc="2026-09-09T13:54:00Z">
                  <w:rPr/>
                </w:rPrChange>
              </w:rPr>
            </w:pPr>
            <w:r w:rsidRPr="00F96828">
              <w:rPr>
                <w:rFonts w:ascii="Aptos" w:hAnsi="Aptos"/>
                <w:sz w:val="17"/>
                <w:rPrChange w:id="1073" w:author="Microsoft Word" w:date="2026-09-09T14:54:00Z" w16du:dateUtc="2026-09-09T13:54:00Z">
                  <w:rPr>
                    <w:sz w:val="18"/>
                    <w:szCs w:val="18"/>
                  </w:rPr>
                </w:rPrChange>
              </w:rPr>
              <w:t>Logic Apps orchestration</w:t>
            </w:r>
          </w:p>
        </w:tc>
        <w:tc>
          <w:tcPr>
            <w:tcW w:w="1800" w:type="dxa"/>
            <w:shd w:val="clear" w:color="auto" w:fill="F4F6FA"/>
            <w:tcMar>
              <w:top w:w="70" w:type="dxa"/>
              <w:left w:w="110" w:type="dxa"/>
              <w:bottom w:w="70" w:type="dxa"/>
              <w:right w:w="110" w:type="dxa"/>
            </w:tcMar>
            <w:vAlign w:val="center"/>
            <w:tcPrChange w:id="1074" w:author="Microsoft Word" w:date="2026-09-09T14:54:00Z" w16du:dateUtc="2026-09-09T13:54:00Z">
              <w:tcPr>
                <w:tcW w:w="1800" w:type="dxa"/>
                <w:shd w:val="clear" w:color="auto" w:fill="F4F6FA"/>
                <w:tcMar>
                  <w:top w:w="70" w:type="dxa"/>
                  <w:left w:w="110" w:type="dxa"/>
                  <w:bottom w:w="70" w:type="dxa"/>
                  <w:right w:w="110" w:type="dxa"/>
                </w:tcMar>
                <w:vAlign w:val="center"/>
              </w:tcPr>
            </w:tcPrChange>
          </w:tcPr>
          <w:p w14:paraId="0E19EAFC" w14:textId="77777777" w:rsidR="0095094A" w:rsidRPr="00F96828" w:rsidRDefault="007B5EA1" w:rsidP="002F0D87">
            <w:pPr>
              <w:spacing w:after="10" w:line="258" w:lineRule="auto"/>
              <w:rPr>
                <w:rFonts w:ascii="Aptos" w:hAnsi="Aptos"/>
                <w:sz w:val="17"/>
                <w:rPrChange w:id="1075" w:author="Microsoft Word" w:date="2026-09-09T14:54:00Z" w16du:dateUtc="2026-09-09T13:54:00Z">
                  <w:rPr/>
                </w:rPrChange>
              </w:rPr>
            </w:pPr>
            <w:r w:rsidRPr="00F96828">
              <w:rPr>
                <w:rFonts w:ascii="Aptos" w:hAnsi="Aptos"/>
                <w:sz w:val="17"/>
                <w:rPrChange w:id="1076" w:author="Microsoft Word" w:date="2026-09-09T14:54:00Z" w16du:dateUtc="2026-09-09T13:54:00Z">
                  <w:rPr>
                    <w:sz w:val="18"/>
                    <w:szCs w:val="18"/>
                  </w:rPr>
                </w:rPrChange>
              </w:rPr>
              <w:t>SFINT16</w:t>
            </w:r>
          </w:p>
        </w:tc>
      </w:tr>
      <w:tr w:rsidR="0095094A" w14:paraId="111D1130" w14:textId="77777777" w:rsidTr="002F0D87">
        <w:trPr>
          <w:trPrChange w:id="1077" w:author="Microsoft Word" w:date="2026-09-09T14:54:00Z" w16du:dateUtc="2026-09-09T13:54:00Z">
            <w:trPr>
              <w:gridBefore w:val="1"/>
            </w:trPr>
          </w:trPrChange>
        </w:trPr>
        <w:tc>
          <w:tcPr>
            <w:tcW w:w="3960" w:type="dxa"/>
            <w:shd w:val="clear" w:color="auto" w:fill="FFFFFF"/>
            <w:tcMar>
              <w:top w:w="70" w:type="dxa"/>
              <w:left w:w="110" w:type="dxa"/>
              <w:bottom w:w="70" w:type="dxa"/>
              <w:right w:w="110" w:type="dxa"/>
            </w:tcMar>
            <w:vAlign w:val="center"/>
            <w:tcPrChange w:id="1078" w:author="Microsoft Word" w:date="2026-09-09T14:54:00Z" w16du:dateUtc="2026-09-09T13:54:00Z">
              <w:tcPr>
                <w:tcW w:w="3960" w:type="dxa"/>
                <w:gridSpan w:val="2"/>
                <w:shd w:val="clear" w:color="auto" w:fill="FFFFFF"/>
                <w:tcMar>
                  <w:top w:w="70" w:type="dxa"/>
                  <w:left w:w="110" w:type="dxa"/>
                  <w:bottom w:w="70" w:type="dxa"/>
                  <w:right w:w="110" w:type="dxa"/>
                </w:tcMar>
                <w:vAlign w:val="center"/>
              </w:tcPr>
            </w:tcPrChange>
          </w:tcPr>
          <w:p w14:paraId="4563DEA0" w14:textId="77777777" w:rsidR="0095094A" w:rsidRPr="00F96828" w:rsidRDefault="007B5EA1" w:rsidP="002F0D87">
            <w:pPr>
              <w:spacing w:after="10" w:line="258" w:lineRule="auto"/>
              <w:rPr>
                <w:rFonts w:ascii="Aptos" w:hAnsi="Aptos"/>
                <w:sz w:val="17"/>
                <w:rPrChange w:id="1079" w:author="Microsoft Word" w:date="2026-09-09T14:54:00Z" w16du:dateUtc="2026-09-09T13:54:00Z">
                  <w:rPr/>
                </w:rPrChange>
              </w:rPr>
            </w:pPr>
            <w:r w:rsidRPr="00F96828">
              <w:rPr>
                <w:rFonts w:ascii="Aptos" w:hAnsi="Aptos"/>
                <w:sz w:val="17"/>
                <w:rPrChange w:id="1080" w:author="Microsoft Word" w:date="2026-09-09T14:54:00Z" w16du:dateUtc="2026-09-09T13:54:00Z">
                  <w:rPr>
                    <w:sz w:val="18"/>
                    <w:szCs w:val="18"/>
                  </w:rPr>
                </w:rPrChange>
              </w:rPr>
              <w:t>Apply a small code-based transformation or validation step</w:t>
            </w:r>
          </w:p>
        </w:tc>
        <w:tc>
          <w:tcPr>
            <w:tcW w:w="3600" w:type="dxa"/>
            <w:shd w:val="clear" w:color="auto" w:fill="FFFFFF"/>
            <w:tcMar>
              <w:top w:w="70" w:type="dxa"/>
              <w:left w:w="110" w:type="dxa"/>
              <w:bottom w:w="70" w:type="dxa"/>
              <w:right w:w="110" w:type="dxa"/>
            </w:tcMar>
            <w:vAlign w:val="center"/>
            <w:tcPrChange w:id="1081" w:author="Microsoft Word" w:date="2026-09-09T14:54:00Z" w16du:dateUtc="2026-09-09T13:54:00Z">
              <w:tcPr>
                <w:tcW w:w="3600" w:type="dxa"/>
                <w:gridSpan w:val="3"/>
                <w:shd w:val="clear" w:color="auto" w:fill="FFFFFF"/>
                <w:tcMar>
                  <w:top w:w="70" w:type="dxa"/>
                  <w:left w:w="110" w:type="dxa"/>
                  <w:bottom w:w="70" w:type="dxa"/>
                  <w:right w:w="110" w:type="dxa"/>
                </w:tcMar>
                <w:vAlign w:val="center"/>
              </w:tcPr>
            </w:tcPrChange>
          </w:tcPr>
          <w:p w14:paraId="2360808F" w14:textId="77777777" w:rsidR="0095094A" w:rsidRPr="00F96828" w:rsidRDefault="007B5EA1" w:rsidP="002F0D87">
            <w:pPr>
              <w:spacing w:after="10" w:line="258" w:lineRule="auto"/>
              <w:rPr>
                <w:rFonts w:ascii="Aptos" w:hAnsi="Aptos"/>
                <w:sz w:val="17"/>
                <w:rPrChange w:id="1082" w:author="Microsoft Word" w:date="2026-09-09T14:54:00Z" w16du:dateUtc="2026-09-09T13:54:00Z">
                  <w:rPr/>
                </w:rPrChange>
              </w:rPr>
            </w:pPr>
            <w:r w:rsidRPr="00F96828">
              <w:rPr>
                <w:rFonts w:ascii="Aptos" w:hAnsi="Aptos"/>
                <w:sz w:val="17"/>
                <w:rPrChange w:id="1083" w:author="Microsoft Word" w:date="2026-09-09T14:54:00Z" w16du:dateUtc="2026-09-09T13:54:00Z">
                  <w:rPr>
                    <w:sz w:val="18"/>
                    <w:szCs w:val="18"/>
                  </w:rPr>
                </w:rPrChange>
              </w:rPr>
              <w:t>Azure Function, message translator</w:t>
            </w:r>
          </w:p>
        </w:tc>
        <w:tc>
          <w:tcPr>
            <w:tcW w:w="1800" w:type="dxa"/>
            <w:shd w:val="clear" w:color="auto" w:fill="FFFFFF"/>
            <w:tcMar>
              <w:top w:w="70" w:type="dxa"/>
              <w:left w:w="110" w:type="dxa"/>
              <w:bottom w:w="70" w:type="dxa"/>
              <w:right w:w="110" w:type="dxa"/>
            </w:tcMar>
            <w:vAlign w:val="center"/>
            <w:tcPrChange w:id="1084" w:author="Microsoft Word" w:date="2026-09-09T14:54:00Z" w16du:dateUtc="2026-09-09T13:54:00Z">
              <w:tcPr>
                <w:tcW w:w="1800" w:type="dxa"/>
                <w:shd w:val="clear" w:color="auto" w:fill="FFFFFF"/>
                <w:tcMar>
                  <w:top w:w="70" w:type="dxa"/>
                  <w:left w:w="110" w:type="dxa"/>
                  <w:bottom w:w="70" w:type="dxa"/>
                  <w:right w:w="110" w:type="dxa"/>
                </w:tcMar>
                <w:vAlign w:val="center"/>
              </w:tcPr>
            </w:tcPrChange>
          </w:tcPr>
          <w:p w14:paraId="4830BF05" w14:textId="3EBDD252" w:rsidR="0095094A" w:rsidRPr="00F96828" w:rsidRDefault="002F0D87" w:rsidP="002F0D87">
            <w:pPr>
              <w:spacing w:after="10" w:line="258" w:lineRule="auto"/>
              <w:rPr>
                <w:rFonts w:ascii="Aptos" w:hAnsi="Aptos"/>
                <w:sz w:val="17"/>
                <w:rPrChange w:id="1085" w:author="Microsoft Word" w:date="2026-09-09T14:54:00Z" w16du:dateUtc="2026-09-09T13:54:00Z">
                  <w:rPr/>
                </w:rPrChange>
              </w:rPr>
            </w:pPr>
            <w:r w:rsidRPr="00F96828">
              <w:rPr>
                <w:rFonts w:ascii="Aptos" w:hAnsi="Aptos"/>
                <w:sz w:val="17"/>
                <w:rPrChange w:id="1086" w:author="Microsoft Word" w:date="2026-09-09T14:02:00Z" w16du:dateUtc="2026-09-09T13:02:00Z">
                  <w:rPr>
                    <w:sz w:val="18"/>
                    <w:szCs w:val="18"/>
                  </w:rPr>
                </w:rPrChange>
              </w:rPr>
              <w:t>SFINT2</w:t>
            </w:r>
            <w:r w:rsidR="005D17F5">
              <w:rPr>
                <w:rFonts w:ascii="Aptos" w:hAnsi="Aptos"/>
                <w:sz w:val="17"/>
              </w:rPr>
              <w:t>1</w:t>
            </w:r>
          </w:p>
        </w:tc>
      </w:tr>
      <w:tr w:rsidR="0095094A" w14:paraId="03CCAF1D" w14:textId="77777777" w:rsidTr="002F0D87">
        <w:trPr>
          <w:trPrChange w:id="1087" w:author="Microsoft Word" w:date="2026-09-09T14:54:00Z" w16du:dateUtc="2026-09-09T13:54:00Z">
            <w:trPr>
              <w:gridBefore w:val="1"/>
            </w:trPr>
          </w:trPrChange>
        </w:trPr>
        <w:tc>
          <w:tcPr>
            <w:tcW w:w="3960" w:type="dxa"/>
            <w:shd w:val="clear" w:color="auto" w:fill="F4F6FA"/>
            <w:tcMar>
              <w:top w:w="70" w:type="dxa"/>
              <w:left w:w="110" w:type="dxa"/>
              <w:bottom w:w="70" w:type="dxa"/>
              <w:right w:w="110" w:type="dxa"/>
            </w:tcMar>
            <w:vAlign w:val="center"/>
            <w:tcPrChange w:id="1088" w:author="Microsoft Word" w:date="2026-09-09T14:54:00Z" w16du:dateUtc="2026-09-09T13:54:00Z">
              <w:tcPr>
                <w:tcW w:w="3960" w:type="dxa"/>
                <w:gridSpan w:val="2"/>
                <w:shd w:val="clear" w:color="auto" w:fill="F4F6FA"/>
                <w:tcMar>
                  <w:top w:w="70" w:type="dxa"/>
                  <w:left w:w="110" w:type="dxa"/>
                  <w:bottom w:w="70" w:type="dxa"/>
                  <w:right w:w="110" w:type="dxa"/>
                </w:tcMar>
                <w:vAlign w:val="center"/>
              </w:tcPr>
            </w:tcPrChange>
          </w:tcPr>
          <w:p w14:paraId="23292745" w14:textId="77777777" w:rsidR="0095094A" w:rsidRPr="00F96828" w:rsidRDefault="007B5EA1" w:rsidP="002F0D87">
            <w:pPr>
              <w:spacing w:after="10" w:line="258" w:lineRule="auto"/>
              <w:rPr>
                <w:rFonts w:ascii="Aptos" w:hAnsi="Aptos"/>
                <w:sz w:val="17"/>
                <w:rPrChange w:id="1089" w:author="Microsoft Word" w:date="2026-09-09T14:54:00Z" w16du:dateUtc="2026-09-09T13:54:00Z">
                  <w:rPr/>
                </w:rPrChange>
              </w:rPr>
            </w:pPr>
            <w:commentRangeStart w:id="1090"/>
            <w:r w:rsidRPr="00F96828">
              <w:rPr>
                <w:rFonts w:ascii="Aptos" w:hAnsi="Aptos"/>
                <w:sz w:val="17"/>
                <w:rPrChange w:id="1091" w:author="Microsoft Word" w:date="2026-09-09T14:54:00Z" w16du:dateUtc="2026-09-09T13:54:00Z">
                  <w:rPr>
                    <w:sz w:val="18"/>
                    <w:szCs w:val="18"/>
                  </w:rPr>
                </w:rPrChange>
              </w:rPr>
              <w:t>Ingest a batch into Snowflake for reporting or analytics</w:t>
            </w:r>
          </w:p>
        </w:tc>
        <w:tc>
          <w:tcPr>
            <w:tcW w:w="3600" w:type="dxa"/>
            <w:shd w:val="clear" w:color="auto" w:fill="F4F6FA"/>
            <w:tcMar>
              <w:top w:w="70" w:type="dxa"/>
              <w:left w:w="110" w:type="dxa"/>
              <w:bottom w:w="70" w:type="dxa"/>
              <w:right w:w="110" w:type="dxa"/>
            </w:tcMar>
            <w:vAlign w:val="center"/>
            <w:tcPrChange w:id="1092" w:author="Microsoft Word" w:date="2026-09-09T14:54:00Z" w16du:dateUtc="2026-09-09T13:54:00Z">
              <w:tcPr>
                <w:tcW w:w="3600" w:type="dxa"/>
                <w:gridSpan w:val="3"/>
                <w:shd w:val="clear" w:color="auto" w:fill="F4F6FA"/>
                <w:tcMar>
                  <w:top w:w="70" w:type="dxa"/>
                  <w:left w:w="110" w:type="dxa"/>
                  <w:bottom w:w="70" w:type="dxa"/>
                  <w:right w:w="110" w:type="dxa"/>
                </w:tcMar>
                <w:vAlign w:val="center"/>
              </w:tcPr>
            </w:tcPrChange>
          </w:tcPr>
          <w:p w14:paraId="7CD44AD2" w14:textId="77777777" w:rsidR="0095094A" w:rsidRPr="00F96828" w:rsidRDefault="007B5EA1" w:rsidP="002F0D87">
            <w:pPr>
              <w:spacing w:after="10" w:line="258" w:lineRule="auto"/>
              <w:rPr>
                <w:rFonts w:ascii="Aptos" w:hAnsi="Aptos"/>
                <w:sz w:val="17"/>
                <w:rPrChange w:id="1093" w:author="Microsoft Word" w:date="2026-09-09T14:54:00Z" w16du:dateUtc="2026-09-09T13:54:00Z">
                  <w:rPr/>
                </w:rPrChange>
              </w:rPr>
            </w:pPr>
            <w:r w:rsidRPr="00F96828">
              <w:rPr>
                <w:rFonts w:ascii="Aptos" w:hAnsi="Aptos"/>
                <w:sz w:val="17"/>
                <w:rPrChange w:id="1094" w:author="Microsoft Word" w:date="2026-09-09T14:54:00Z" w16du:dateUtc="2026-09-09T13:54:00Z">
                  <w:rPr>
                    <w:sz w:val="18"/>
                    <w:szCs w:val="18"/>
                  </w:rPr>
                </w:rPrChange>
              </w:rPr>
              <w:t>Data platform pattern, ADF, Blob, Snowpipe</w:t>
            </w:r>
          </w:p>
        </w:tc>
        <w:tc>
          <w:tcPr>
            <w:tcW w:w="1800" w:type="dxa"/>
            <w:shd w:val="clear" w:color="auto" w:fill="F4F6FA"/>
            <w:tcMar>
              <w:top w:w="70" w:type="dxa"/>
              <w:left w:w="110" w:type="dxa"/>
              <w:bottom w:w="70" w:type="dxa"/>
              <w:right w:w="110" w:type="dxa"/>
            </w:tcMar>
            <w:vAlign w:val="center"/>
            <w:tcPrChange w:id="1095" w:author="Microsoft Word" w:date="2026-09-09T14:54:00Z" w16du:dateUtc="2026-09-09T13:54:00Z">
              <w:tcPr>
                <w:tcW w:w="1800" w:type="dxa"/>
                <w:shd w:val="clear" w:color="auto" w:fill="F4F6FA"/>
                <w:tcMar>
                  <w:top w:w="70" w:type="dxa"/>
                  <w:left w:w="110" w:type="dxa"/>
                  <w:bottom w:w="70" w:type="dxa"/>
                  <w:right w:w="110" w:type="dxa"/>
                </w:tcMar>
                <w:vAlign w:val="center"/>
              </w:tcPr>
            </w:tcPrChange>
          </w:tcPr>
          <w:p w14:paraId="77474270" w14:textId="58AC9D12" w:rsidR="0095094A" w:rsidRPr="00F96828" w:rsidRDefault="007B5EA1" w:rsidP="002F0D87">
            <w:pPr>
              <w:spacing w:after="10" w:line="258" w:lineRule="auto"/>
              <w:rPr>
                <w:rFonts w:ascii="Aptos" w:hAnsi="Aptos"/>
                <w:sz w:val="17"/>
                <w:rPrChange w:id="1096" w:author="Microsoft Word" w:date="2026-09-09T14:54:00Z" w16du:dateUtc="2026-09-09T13:54:00Z">
                  <w:rPr/>
                </w:rPrChange>
              </w:rPr>
            </w:pPr>
            <w:r w:rsidRPr="00F96828">
              <w:rPr>
                <w:rFonts w:ascii="Aptos" w:hAnsi="Aptos"/>
                <w:sz w:val="17"/>
                <w:rPrChange w:id="1097" w:author="Microsoft Word" w:date="2026-09-09T14:54:00Z" w16du:dateUtc="2026-09-09T13:54:00Z">
                  <w:rPr>
                    <w:sz w:val="18"/>
                    <w:szCs w:val="18"/>
                  </w:rPr>
                </w:rPrChange>
              </w:rPr>
              <w:t xml:space="preserve">Section </w:t>
            </w:r>
            <w:commentRangeEnd w:id="1090"/>
            <w:r w:rsidR="008C10F5">
              <w:rPr>
                <w:rStyle w:val="CommentReference"/>
                <w:rFonts w:ascii="Aptos" w:hAnsi="Aptos"/>
                <w:sz w:val="17"/>
                <w:szCs w:val="21"/>
              </w:rPr>
              <w:commentReference w:id="1090"/>
            </w:r>
            <w:r w:rsidR="000D05DF">
              <w:rPr>
                <w:rFonts w:ascii="Aptos" w:hAnsi="Aptos"/>
                <w:sz w:val="17"/>
              </w:rPr>
              <w:t>8</w:t>
            </w:r>
          </w:p>
        </w:tc>
      </w:tr>
      <w:tr w:rsidR="0095094A" w14:paraId="78D75DA0" w14:textId="77777777" w:rsidTr="002F0D87">
        <w:trPr>
          <w:trPrChange w:id="1098" w:author="Microsoft Word" w:date="2026-09-09T14:54:00Z" w16du:dateUtc="2026-09-09T13:54:00Z">
            <w:trPr>
              <w:gridBefore w:val="1"/>
            </w:trPr>
          </w:trPrChange>
        </w:trPr>
        <w:tc>
          <w:tcPr>
            <w:tcW w:w="3960" w:type="dxa"/>
            <w:shd w:val="clear" w:color="auto" w:fill="FFFFFF"/>
            <w:tcMar>
              <w:top w:w="70" w:type="dxa"/>
              <w:left w:w="110" w:type="dxa"/>
              <w:bottom w:w="70" w:type="dxa"/>
              <w:right w:w="110" w:type="dxa"/>
            </w:tcMar>
            <w:vAlign w:val="center"/>
            <w:tcPrChange w:id="1099" w:author="Microsoft Word" w:date="2026-09-09T14:54:00Z" w16du:dateUtc="2026-09-09T13:54:00Z">
              <w:tcPr>
                <w:tcW w:w="3960" w:type="dxa"/>
                <w:gridSpan w:val="2"/>
                <w:shd w:val="clear" w:color="auto" w:fill="FFFFFF"/>
                <w:tcMar>
                  <w:top w:w="70" w:type="dxa"/>
                  <w:left w:w="110" w:type="dxa"/>
                  <w:bottom w:w="70" w:type="dxa"/>
                  <w:right w:w="110" w:type="dxa"/>
                </w:tcMar>
                <w:vAlign w:val="center"/>
              </w:tcPr>
            </w:tcPrChange>
          </w:tcPr>
          <w:p w14:paraId="5E6698B7" w14:textId="77777777" w:rsidR="0095094A" w:rsidRPr="00F96828" w:rsidRDefault="007B5EA1" w:rsidP="002F0D87">
            <w:pPr>
              <w:spacing w:after="10" w:line="258" w:lineRule="auto"/>
              <w:rPr>
                <w:rFonts w:ascii="Aptos" w:hAnsi="Aptos"/>
                <w:sz w:val="17"/>
                <w:rPrChange w:id="1100" w:author="Microsoft Word" w:date="2026-09-09T14:54:00Z" w16du:dateUtc="2026-09-09T13:54:00Z">
                  <w:rPr/>
                </w:rPrChange>
              </w:rPr>
            </w:pPr>
            <w:r w:rsidRPr="00F96828">
              <w:rPr>
                <w:rFonts w:ascii="Aptos" w:hAnsi="Aptos"/>
                <w:sz w:val="17"/>
                <w:rPrChange w:id="1101" w:author="Microsoft Word" w:date="2026-09-09T14:54:00Z" w16du:dateUtc="2026-09-09T13:54:00Z">
                  <w:rPr>
                    <w:sz w:val="18"/>
                    <w:szCs w:val="18"/>
                  </w:rPr>
                </w:rPrChange>
              </w:rPr>
              <w:t>Run an operational real-time transaction between applications</w:t>
            </w:r>
          </w:p>
        </w:tc>
        <w:tc>
          <w:tcPr>
            <w:tcW w:w="3600" w:type="dxa"/>
            <w:shd w:val="clear" w:color="auto" w:fill="FFFFFF"/>
            <w:tcMar>
              <w:top w:w="70" w:type="dxa"/>
              <w:left w:w="110" w:type="dxa"/>
              <w:bottom w:w="70" w:type="dxa"/>
              <w:right w:w="110" w:type="dxa"/>
            </w:tcMar>
            <w:vAlign w:val="center"/>
            <w:tcPrChange w:id="1102" w:author="Microsoft Word" w:date="2026-09-09T14:54:00Z" w16du:dateUtc="2026-09-09T13:54:00Z">
              <w:tcPr>
                <w:tcW w:w="3600" w:type="dxa"/>
                <w:gridSpan w:val="3"/>
                <w:shd w:val="clear" w:color="auto" w:fill="FFFFFF"/>
                <w:tcMar>
                  <w:top w:w="70" w:type="dxa"/>
                  <w:left w:w="110" w:type="dxa"/>
                  <w:bottom w:w="70" w:type="dxa"/>
                  <w:right w:w="110" w:type="dxa"/>
                </w:tcMar>
                <w:vAlign w:val="center"/>
              </w:tcPr>
            </w:tcPrChange>
          </w:tcPr>
          <w:p w14:paraId="20FD92A1" w14:textId="77777777" w:rsidR="0095094A" w:rsidRPr="00F96828" w:rsidRDefault="007B5EA1" w:rsidP="002F0D87">
            <w:pPr>
              <w:spacing w:after="10" w:line="258" w:lineRule="auto"/>
              <w:rPr>
                <w:rFonts w:ascii="Aptos" w:hAnsi="Aptos"/>
                <w:sz w:val="17"/>
                <w:rPrChange w:id="1103" w:author="Microsoft Word" w:date="2026-09-09T14:54:00Z" w16du:dateUtc="2026-09-09T13:54:00Z">
                  <w:rPr/>
                </w:rPrChange>
              </w:rPr>
            </w:pPr>
            <w:r w:rsidRPr="00F96828">
              <w:rPr>
                <w:rFonts w:ascii="Aptos" w:hAnsi="Aptos"/>
                <w:sz w:val="17"/>
                <w:rPrChange w:id="1104" w:author="Microsoft Word" w:date="2026-09-09T14:54:00Z" w16du:dateUtc="2026-09-09T13:54:00Z">
                  <w:rPr>
                    <w:sz w:val="18"/>
                    <w:szCs w:val="18"/>
                  </w:rPr>
                </w:rPrChange>
              </w:rPr>
              <w:t>API or messaging pattern, not Snowflake as an intermediary</w:t>
            </w:r>
          </w:p>
        </w:tc>
        <w:tc>
          <w:tcPr>
            <w:tcW w:w="1800" w:type="dxa"/>
            <w:shd w:val="clear" w:color="auto" w:fill="FFFFFF"/>
            <w:tcMar>
              <w:top w:w="70" w:type="dxa"/>
              <w:left w:w="110" w:type="dxa"/>
              <w:bottom w:w="70" w:type="dxa"/>
              <w:right w:w="110" w:type="dxa"/>
            </w:tcMar>
            <w:vAlign w:val="center"/>
            <w:tcPrChange w:id="1105" w:author="Microsoft Word" w:date="2026-09-09T14:54:00Z" w16du:dateUtc="2026-09-09T13:54:00Z">
              <w:tcPr>
                <w:tcW w:w="1800" w:type="dxa"/>
                <w:shd w:val="clear" w:color="auto" w:fill="FFFFFF"/>
                <w:tcMar>
                  <w:top w:w="70" w:type="dxa"/>
                  <w:left w:w="110" w:type="dxa"/>
                  <w:bottom w:w="70" w:type="dxa"/>
                  <w:right w:w="110" w:type="dxa"/>
                </w:tcMar>
                <w:vAlign w:val="center"/>
              </w:tcPr>
            </w:tcPrChange>
          </w:tcPr>
          <w:p w14:paraId="3AEEDE6A" w14:textId="77777777" w:rsidR="0095094A" w:rsidRPr="00F96828" w:rsidRDefault="007B5EA1" w:rsidP="002F0D87">
            <w:pPr>
              <w:spacing w:after="10" w:line="258" w:lineRule="auto"/>
              <w:rPr>
                <w:rFonts w:ascii="Aptos" w:hAnsi="Aptos"/>
                <w:sz w:val="17"/>
                <w:rPrChange w:id="1106" w:author="Microsoft Word" w:date="2026-09-09T14:54:00Z" w16du:dateUtc="2026-09-09T13:54:00Z">
                  <w:rPr/>
                </w:rPrChange>
              </w:rPr>
            </w:pPr>
            <w:r w:rsidRPr="00F96828">
              <w:rPr>
                <w:rFonts w:ascii="Aptos" w:hAnsi="Aptos"/>
                <w:sz w:val="17"/>
                <w:rPrChange w:id="1107" w:author="Microsoft Word" w:date="2026-09-09T14:54:00Z" w16du:dateUtc="2026-09-09T13:54:00Z">
                  <w:rPr>
                    <w:sz w:val="18"/>
                    <w:szCs w:val="18"/>
                  </w:rPr>
                </w:rPrChange>
              </w:rPr>
              <w:t>SFINT1 to SFINT10</w:t>
            </w:r>
          </w:p>
        </w:tc>
      </w:tr>
    </w:tbl>
    <w:p w14:paraId="6C1F9C85" w14:textId="77777777" w:rsidR="002F0D87" w:rsidRDefault="002F0D87">
      <w:pPr>
        <w:spacing w:after="120" w:line="278" w:lineRule="auto"/>
        <w:rPr>
          <w:rFonts w:ascii="Aptos" w:hAnsi="Aptos"/>
          <w:sz w:val="18"/>
        </w:rPr>
      </w:pPr>
    </w:p>
    <w:p w14:paraId="75F04E83" w14:textId="77777777" w:rsidR="002F0D87" w:rsidRPr="00F96828" w:rsidRDefault="002F0D87">
      <w:pPr>
        <w:spacing w:after="120" w:line="278" w:lineRule="auto"/>
        <w:rPr>
          <w:rFonts w:ascii="Aptos" w:hAnsi="Aptos"/>
          <w:sz w:val="18"/>
          <w:rPrChange w:id="1108" w:author="Microsoft Word" w:date="2026-09-09T14:02:00Z" w16du:dateUtc="2026-09-09T13:02:00Z">
            <w:rPr/>
          </w:rPrChange>
        </w:rPr>
      </w:pPr>
    </w:p>
    <w:p w14:paraId="792FAA26" w14:textId="3AAA934D" w:rsidR="00214F81" w:rsidRDefault="006F419D">
      <w:pPr>
        <w:pStyle w:val="Heading2"/>
        <w:rPr>
          <w:rFonts w:ascii="Calibri heading" w:hAnsi="Calibri heading"/>
          <w:b/>
          <w:color w:val="2E5496"/>
          <w:sz w:val="28"/>
          <w:lang w:val="en-US"/>
        </w:rPr>
      </w:pPr>
      <w:bookmarkStart w:id="1109" w:name="_7.3_Detailed_Architecture"/>
      <w:bookmarkStart w:id="1110" w:name="_Toc239457534"/>
      <w:bookmarkStart w:id="1111" w:name="_Toc239852292"/>
      <w:bookmarkStart w:id="1112" w:name="_Toc239899865"/>
      <w:bookmarkEnd w:id="1109"/>
      <w:r w:rsidRPr="00C97173">
        <w:rPr>
          <w:rFonts w:ascii="Calibri heading" w:hAnsi="Calibri heading"/>
          <w:b/>
          <w:color w:val="2E5496"/>
          <w:sz w:val="28"/>
          <w:lang w:val="en-US"/>
          <w:rPrChange w:id="1113" w:author="Microsoft Word" w:date="2026-09-09T14:54:00Z" w16du:dateUtc="2026-09-09T13:54:00Z">
            <w:rPr/>
          </w:rPrChange>
        </w:rPr>
        <w:t>6</w:t>
      </w:r>
      <w:r w:rsidR="00214F81" w:rsidRPr="00C97173">
        <w:rPr>
          <w:rFonts w:ascii="Calibri heading" w:hAnsi="Calibri heading"/>
          <w:b/>
          <w:color w:val="2E5496"/>
          <w:sz w:val="28"/>
          <w:lang w:val="en-US"/>
          <w:rPrChange w:id="1114" w:author="Microsoft Word" w:date="2026-09-09T14:54:00Z" w16du:dateUtc="2026-09-09T13:54:00Z">
            <w:rPr/>
          </w:rPrChange>
        </w:rPr>
        <w:t>.</w:t>
      </w:r>
      <w:r w:rsidR="00BA6E73" w:rsidRPr="00C97173">
        <w:rPr>
          <w:rFonts w:ascii="Calibri heading" w:hAnsi="Calibri heading"/>
          <w:b/>
          <w:color w:val="2E5496"/>
          <w:sz w:val="28"/>
          <w:lang w:val="en-US"/>
          <w:rPrChange w:id="1115" w:author="Microsoft Word" w:date="2026-09-09T14:54:00Z" w16du:dateUtc="2026-09-09T13:54:00Z">
            <w:rPr/>
          </w:rPrChange>
        </w:rPr>
        <w:t>3</w:t>
      </w:r>
      <w:r w:rsidR="00214F81" w:rsidRPr="00C97173">
        <w:rPr>
          <w:rFonts w:ascii="Calibri heading" w:hAnsi="Calibri heading"/>
          <w:b/>
          <w:color w:val="2E5496"/>
          <w:sz w:val="28"/>
          <w:lang w:val="en-US"/>
          <w:rPrChange w:id="1116" w:author="Microsoft Word" w:date="2026-09-09T14:54:00Z" w16du:dateUtc="2026-09-09T13:54:00Z">
            <w:rPr/>
          </w:rPrChange>
        </w:rPr>
        <w:t xml:space="preserve"> Detailed Architecture Decision Tree</w:t>
      </w:r>
      <w:bookmarkEnd w:id="1110"/>
      <w:bookmarkEnd w:id="1111"/>
      <w:bookmarkEnd w:id="1112"/>
    </w:p>
    <w:p w14:paraId="4AC6EEAA" w14:textId="77777777" w:rsidR="002F0D87" w:rsidRPr="002F0D87" w:rsidRDefault="002F0D87" w:rsidP="002F0D87">
      <w:pPr>
        <w:rPr>
          <w:lang w:val="en-US"/>
          <w:rPrChange w:id="1117" w:author="Microsoft Word" w:date="2026-09-09T14:02:00Z" w16du:dateUtc="2026-09-09T13:02:00Z">
            <w:rPr/>
          </w:rPrChange>
        </w:rPr>
      </w:pPr>
    </w:p>
    <w:p w14:paraId="349F6AB8" w14:textId="64DFAB20" w:rsidR="005372F0" w:rsidRPr="00F96828" w:rsidRDefault="005372F0" w:rsidP="005372F0">
      <w:pPr>
        <w:spacing w:after="120" w:line="278" w:lineRule="auto"/>
        <w:rPr>
          <w:rFonts w:ascii="Aptos" w:hAnsi="Aptos"/>
          <w:sz w:val="18"/>
          <w:rPrChange w:id="1118" w:author="Microsoft Word" w:date="2026-09-09T14:54:00Z" w16du:dateUtc="2026-09-09T13:54:00Z">
            <w:rPr/>
          </w:rPrChange>
        </w:rPr>
      </w:pPr>
      <w:r w:rsidRPr="00F96828">
        <w:rPr>
          <w:rFonts w:ascii="Aptos" w:hAnsi="Aptos"/>
          <w:sz w:val="18"/>
          <w:rPrChange w:id="1119" w:author="Microsoft Word" w:date="2026-09-09T14:54:00Z" w16du:dateUtc="2026-09-09T13:54:00Z">
            <w:rPr/>
          </w:rPrChange>
        </w:rPr>
        <w:t xml:space="preserve">The decision tree </w:t>
      </w:r>
      <w:r w:rsidR="005F4877">
        <w:rPr>
          <w:rFonts w:ascii="Aptos" w:hAnsi="Aptos"/>
          <w:sz w:val="18"/>
        </w:rPr>
        <w:t>below</w:t>
      </w:r>
      <w:r w:rsidRPr="00F96828">
        <w:rPr>
          <w:rFonts w:ascii="Aptos" w:hAnsi="Aptos"/>
          <w:sz w:val="18"/>
          <w:rPrChange w:id="1120" w:author="Microsoft Word" w:date="2026-09-09T14:54:00Z" w16du:dateUtc="2026-09-09T13:54:00Z">
            <w:rPr/>
          </w:rPrChange>
        </w:rPr>
        <w:t xml:space="preserve"> resolves an integration need to a pattern family by asking about interaction style, timing and delivery guarantees, read from the top, and it names no technology. The matrix in </w:t>
      </w:r>
      <w:r w:rsidR="00B10D1D">
        <w:rPr>
          <w:rFonts w:ascii="Aptos" w:hAnsi="Aptos"/>
          <w:sz w:val="18"/>
        </w:rPr>
        <w:t>6</w:t>
      </w:r>
      <w:r w:rsidRPr="00F96828">
        <w:rPr>
          <w:rFonts w:ascii="Aptos" w:hAnsi="Aptos"/>
          <w:sz w:val="18"/>
          <w:rPrChange w:id="1121" w:author="Microsoft Word" w:date="2026-09-09T14:54:00Z" w16du:dateUtc="2026-09-09T13:54:00Z">
            <w:rPr/>
          </w:rPrChange>
        </w:rPr>
        <w:t>.</w:t>
      </w:r>
      <w:r w:rsidR="00FC7EFB" w:rsidRPr="00F96828">
        <w:rPr>
          <w:rFonts w:ascii="Aptos" w:hAnsi="Aptos"/>
          <w:sz w:val="18"/>
          <w:rPrChange w:id="1122" w:author="Microsoft Word" w:date="2026-09-09T14:54:00Z" w16du:dateUtc="2026-09-09T13:54:00Z">
            <w:rPr/>
          </w:rPrChange>
        </w:rPr>
        <w:t>1</w:t>
      </w:r>
      <w:r w:rsidRPr="00F96828">
        <w:rPr>
          <w:rFonts w:ascii="Aptos" w:hAnsi="Aptos"/>
          <w:sz w:val="18"/>
          <w:rPrChange w:id="1123" w:author="Microsoft Word" w:date="2026-09-09T14:54:00Z" w16du:dateUtc="2026-09-09T13:54:00Z">
            <w:rPr/>
          </w:rPrChange>
        </w:rPr>
        <w:t xml:space="preserve"> then maps the chosen family to the Azure capabilities that realise it, and the catalogue in Section </w:t>
      </w:r>
      <w:r w:rsidR="008A2E57">
        <w:rPr>
          <w:rFonts w:ascii="Aptos" w:hAnsi="Aptos"/>
          <w:sz w:val="18"/>
        </w:rPr>
        <w:t>7</w:t>
      </w:r>
      <w:r w:rsidRPr="00F96828">
        <w:rPr>
          <w:rFonts w:ascii="Aptos" w:hAnsi="Aptos"/>
          <w:sz w:val="18"/>
          <w:rPrChange w:id="1124" w:author="Microsoft Word" w:date="2026-09-09T14:54:00Z" w16du:dateUtc="2026-09-09T13:54:00Z">
            <w:rPr/>
          </w:rPrChange>
        </w:rPr>
        <w:t xml:space="preserve"> specifies each pattern in full.</w:t>
      </w:r>
    </w:p>
    <w:p w14:paraId="25B974EC" w14:textId="77777777" w:rsidR="00C56193" w:rsidRDefault="00C56193" w:rsidP="00C56193">
      <w:pPr>
        <w:spacing w:before="90" w:after="130"/>
        <w:jc w:val="center"/>
        <w:rPr>
          <w:del w:id="1125" w:author="Microsoft Word" w:date="2026-09-09T14:02:00Z" w16du:dateUtc="2026-09-09T13:02:00Z"/>
        </w:rPr>
      </w:pPr>
      <w:del w:id="1126" w:author="Microsoft Word" w:date="2026-09-09T14:02:00Z" w16du:dateUtc="2026-09-09T13:02:00Z">
        <w:r>
          <w:rPr>
            <w:noProof/>
          </w:rPr>
          <w:drawing>
            <wp:inline distT="0" distB="0" distL="0" distR="0" wp14:anchorId="4163FCEB" wp14:editId="22701C55">
              <wp:extent cx="5499100" cy="3524250"/>
              <wp:effectExtent l="19050" t="19050" r="25400" b="19050"/>
              <wp:docPr id="389981360" name="Picture 38998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99349" cy="3524410"/>
                      </a:xfrm>
                      <a:prstGeom prst="rect">
                        <a:avLst/>
                      </a:prstGeom>
                      <a:solidFill>
                        <a:srgbClr val="222831"/>
                      </a:solidFill>
                      <a:ln w="9525">
                        <a:solidFill>
                          <a:srgbClr val="AEB8C6"/>
                        </a:solidFill>
                      </a:ln>
                    </pic:spPr>
                  </pic:pic>
                </a:graphicData>
              </a:graphic>
            </wp:inline>
          </w:drawing>
        </w:r>
      </w:del>
    </w:p>
    <w:p w14:paraId="62CDD282" w14:textId="77777777" w:rsidR="005372F0" w:rsidRDefault="005372F0" w:rsidP="005372F0">
      <w:pPr>
        <w:spacing w:before="90" w:after="130"/>
        <w:jc w:val="center"/>
        <w:rPr>
          <w:ins w:id="1127" w:author="Microsoft Word" w:date="2026-09-09T14:02:00Z" w16du:dateUtc="2026-09-09T13:02:00Z"/>
        </w:rPr>
      </w:pPr>
      <w:ins w:id="1128" w:author="Microsoft Word" w:date="2026-09-09T14:02:00Z" w16du:dateUtc="2026-09-09T13:02:00Z">
        <w:r>
          <w:rPr>
            <w:noProof/>
          </w:rPr>
          <w:drawing>
            <wp:inline distT="0" distB="0" distL="0" distR="0" wp14:anchorId="7EA041D3" wp14:editId="73BEA47C">
              <wp:extent cx="6266400" cy="3524409"/>
              <wp:effectExtent l="19050" t="19050" r="20320" b="19050"/>
              <wp:docPr id="425947215" name="Picture 42594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66400" cy="3524409"/>
                      </a:xfrm>
                      <a:prstGeom prst="rect">
                        <a:avLst/>
                      </a:prstGeom>
                      <a:solidFill>
                        <a:srgbClr val="222831"/>
                      </a:solidFill>
                      <a:ln w="9525">
                        <a:solidFill>
                          <a:srgbClr val="AEB8C6"/>
                        </a:solidFill>
                      </a:ln>
                    </pic:spPr>
                  </pic:pic>
                </a:graphicData>
              </a:graphic>
            </wp:inline>
          </w:drawing>
        </w:r>
      </w:ins>
    </w:p>
    <w:p w14:paraId="0D11B1E0" w14:textId="3D9B9A52" w:rsidR="00214F81" w:rsidRPr="00C97173" w:rsidRDefault="006F419D" w:rsidP="00214F81">
      <w:pPr>
        <w:pStyle w:val="Heading2"/>
        <w:rPr>
          <w:rFonts w:ascii="Calibri heading" w:hAnsi="Calibri heading"/>
          <w:b/>
          <w:color w:val="2E5496"/>
          <w:sz w:val="28"/>
          <w:lang w:val="en-US"/>
          <w:rPrChange w:id="1129" w:author="Microsoft Word" w:date="2026-09-09T14:54:00Z" w16du:dateUtc="2026-09-09T13:54:00Z">
            <w:rPr/>
          </w:rPrChange>
        </w:rPr>
      </w:pPr>
      <w:bookmarkStart w:id="1130" w:name="_Toc239457535"/>
      <w:bookmarkStart w:id="1131" w:name="_Toc239852293"/>
      <w:bookmarkStart w:id="1132" w:name="_Toc239899866"/>
      <w:r w:rsidRPr="00C97173">
        <w:rPr>
          <w:rFonts w:ascii="Calibri heading" w:hAnsi="Calibri heading"/>
          <w:b/>
          <w:color w:val="2E5496"/>
          <w:sz w:val="28"/>
          <w:lang w:val="en-US"/>
          <w:rPrChange w:id="1133" w:author="Microsoft Word" w:date="2026-09-09T14:54:00Z" w16du:dateUtc="2026-09-09T13:54:00Z">
            <w:rPr/>
          </w:rPrChange>
        </w:rPr>
        <w:t>6</w:t>
      </w:r>
      <w:r w:rsidR="00214F81" w:rsidRPr="00C97173">
        <w:rPr>
          <w:rFonts w:ascii="Calibri heading" w:hAnsi="Calibri heading"/>
          <w:b/>
          <w:color w:val="2E5496"/>
          <w:sz w:val="28"/>
          <w:lang w:val="en-US"/>
          <w:rPrChange w:id="1134" w:author="Microsoft Word" w:date="2026-09-09T14:54:00Z" w16du:dateUtc="2026-09-09T13:54:00Z">
            <w:rPr/>
          </w:rPrChange>
        </w:rPr>
        <w:t>.</w:t>
      </w:r>
      <w:r w:rsidR="00BA6E73" w:rsidRPr="00C97173">
        <w:rPr>
          <w:rFonts w:ascii="Calibri heading" w:hAnsi="Calibri heading"/>
          <w:b/>
          <w:color w:val="2E5496"/>
          <w:sz w:val="28"/>
          <w:lang w:val="en-US"/>
          <w:rPrChange w:id="1135" w:author="Microsoft Word" w:date="2026-09-09T14:54:00Z" w16du:dateUtc="2026-09-09T13:54:00Z">
            <w:rPr/>
          </w:rPrChange>
        </w:rPr>
        <w:t>4</w:t>
      </w:r>
      <w:r w:rsidR="00214F81" w:rsidRPr="00C97173">
        <w:rPr>
          <w:rFonts w:ascii="Calibri heading" w:hAnsi="Calibri heading"/>
          <w:b/>
          <w:color w:val="2E5496"/>
          <w:sz w:val="28"/>
          <w:lang w:val="en-US"/>
          <w:rPrChange w:id="1136" w:author="Microsoft Word" w:date="2026-09-09T14:54:00Z" w16du:dateUtc="2026-09-09T13:54:00Z">
            <w:rPr/>
          </w:rPrChange>
        </w:rPr>
        <w:t xml:space="preserve"> Example</w:t>
      </w:r>
      <w:bookmarkEnd w:id="1131"/>
      <w:bookmarkEnd w:id="1132"/>
      <w:r w:rsidR="00214F81" w:rsidRPr="00C97173">
        <w:rPr>
          <w:rFonts w:ascii="Calibri heading" w:hAnsi="Calibri heading"/>
          <w:b/>
          <w:color w:val="2E5496"/>
          <w:sz w:val="28"/>
          <w:lang w:val="en-US"/>
          <w:rPrChange w:id="1137" w:author="Microsoft Word" w:date="2026-09-09T14:54:00Z" w16du:dateUtc="2026-09-09T13:54:00Z">
            <w:rPr/>
          </w:rPrChange>
        </w:rPr>
        <w:t xml:space="preserve"> </w:t>
      </w:r>
      <w:bookmarkEnd w:id="1130"/>
    </w:p>
    <w:p w14:paraId="585215AE" w14:textId="1F83CE85" w:rsidR="00F11D75" w:rsidRPr="001403D1" w:rsidRDefault="001403D1" w:rsidP="00F11D75">
      <w:pPr>
        <w:spacing w:after="120" w:line="278" w:lineRule="auto"/>
        <w:rPr>
          <w:rFonts w:ascii="Aptos" w:hAnsi="Aptos"/>
          <w:sz w:val="18"/>
          <w:lang w:val="en-GB"/>
          <w:rPrChange w:id="1138" w:author="Microsoft Word" w:date="2026-09-09T14:54:00Z" w16du:dateUtc="2026-09-09T13:54:00Z">
            <w:rPr/>
          </w:rPrChange>
        </w:rPr>
      </w:pPr>
      <w:r>
        <w:rPr>
          <w:rFonts w:ascii="Aptos" w:hAnsi="Aptos"/>
          <w:sz w:val="18"/>
        </w:rPr>
        <w:br/>
      </w:r>
      <w:r w:rsidRPr="001403D1">
        <w:rPr>
          <w:rFonts w:ascii="Aptos" w:hAnsi="Aptos"/>
          <w:sz w:val="18"/>
          <w:lang w:val="en-GB"/>
        </w:rPr>
        <w:t>This example demonstrates the application of the System Integration Framework to a representative insurance integration scenario, illustrating how decision guidance, architectural patterns and governance controls are applied together</w:t>
      </w:r>
      <w:r w:rsidR="00F11D75" w:rsidRPr="00F96828">
        <w:rPr>
          <w:rFonts w:ascii="Aptos" w:hAnsi="Aptos"/>
          <w:sz w:val="18"/>
          <w:rPrChange w:id="1139" w:author="Microsoft Word" w:date="2026-09-09T14:02:00Z" w16du:dateUtc="2026-09-09T13:02:00Z">
            <w:rPr/>
          </w:rPrChange>
        </w:rPr>
        <w:t>.</w:t>
      </w:r>
    </w:p>
    <w:p w14:paraId="60169A56" w14:textId="77777777" w:rsidR="00F11D75" w:rsidRPr="00F96828" w:rsidRDefault="00F11D75" w:rsidP="00F11D75">
      <w:pPr>
        <w:spacing w:before="40" w:after="110" w:line="278" w:lineRule="auto"/>
        <w:rPr>
          <w:rFonts w:ascii="Aptos" w:hAnsi="Aptos"/>
          <w:sz w:val="18"/>
          <w:rPrChange w:id="1140" w:author="Microsoft Word" w:date="2026-09-09T14:54:00Z" w16du:dateUtc="2026-09-09T13:54:00Z">
            <w:rPr/>
          </w:rPrChange>
        </w:rPr>
      </w:pPr>
      <w:r w:rsidRPr="00F96828">
        <w:rPr>
          <w:rFonts w:ascii="Aptos" w:hAnsi="Aptos"/>
          <w:b/>
          <w:sz w:val="18"/>
          <w:rPrChange w:id="1141" w:author="Microsoft Word" w:date="2026-09-09T14:54:00Z" w16du:dateUtc="2026-09-09T13:54:00Z">
            <w:rPr>
              <w:b/>
            </w:rPr>
          </w:rPrChange>
        </w:rPr>
        <w:t xml:space="preserve">The problem. </w:t>
      </w:r>
      <w:r w:rsidRPr="00F96828">
        <w:rPr>
          <w:rFonts w:ascii="Aptos" w:hAnsi="Aptos"/>
          <w:sz w:val="18"/>
          <w:rPrChange w:id="1142" w:author="Microsoft Word" w:date="2026-09-09T14:54:00Z" w16du:dateUtc="2026-09-09T13:54:00Z">
            <w:rPr/>
          </w:rPrChange>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5E2BC52F" w14:textId="2DE26F52" w:rsidR="00F11D75" w:rsidRPr="00F96828" w:rsidRDefault="00F11D75" w:rsidP="00F11D75">
      <w:pPr>
        <w:spacing w:before="40" w:after="110" w:line="278" w:lineRule="auto"/>
        <w:rPr>
          <w:rFonts w:ascii="Aptos" w:hAnsi="Aptos"/>
          <w:sz w:val="18"/>
          <w:rPrChange w:id="1143" w:author="Microsoft Word" w:date="2026-09-09T14:54:00Z" w16du:dateUtc="2026-09-09T13:54:00Z">
            <w:rPr/>
          </w:rPrChange>
        </w:rPr>
      </w:pPr>
      <w:r w:rsidRPr="00F96828">
        <w:rPr>
          <w:rFonts w:ascii="Aptos" w:hAnsi="Aptos"/>
          <w:b/>
          <w:sz w:val="18"/>
          <w:rPrChange w:id="1144" w:author="Microsoft Word" w:date="2026-09-09T14:54:00Z" w16du:dateUtc="2026-09-09T13:54:00Z">
            <w:rPr>
              <w:b/>
            </w:rPr>
          </w:rPrChange>
        </w:rPr>
        <w:t xml:space="preserve">Using the document. </w:t>
      </w:r>
    </w:p>
    <w:p w14:paraId="50388426" w14:textId="53ED8FDC" w:rsidR="00F11D75" w:rsidRPr="001B1DE6" w:rsidRDefault="001B1DE6" w:rsidP="00F11D75">
      <w:pPr>
        <w:spacing w:after="46" w:line="270" w:lineRule="auto"/>
        <w:ind w:left="360"/>
        <w:rPr>
          <w:rFonts w:ascii="Aptos" w:hAnsi="Aptos"/>
          <w:b/>
          <w:sz w:val="18"/>
          <w:lang w:val="en-GB"/>
          <w:rPrChange w:id="1145" w:author="Microsoft Word" w:date="2026-09-09T14:54:00Z" w16du:dateUtc="2026-09-09T13:54:00Z">
            <w:rPr/>
          </w:rPrChange>
        </w:rPr>
      </w:pPr>
      <w:r w:rsidRPr="001B1DE6">
        <w:rPr>
          <w:rFonts w:ascii="Aptos" w:hAnsi="Aptos"/>
          <w:b/>
          <w:sz w:val="18"/>
          <w:lang w:val="en-GB"/>
        </w:rPr>
        <w:t>Pattern Selection Process</w:t>
      </w:r>
      <w:r w:rsidR="00F11D75">
        <w:rPr>
          <w:rFonts w:ascii="Aptos" w:hAnsi="Aptos"/>
          <w:b/>
          <w:sz w:val="18"/>
          <w:lang w:val="en-GB"/>
        </w:rPr>
        <w:t xml:space="preserve"> </w:t>
      </w:r>
      <w:r w:rsidR="003F3905" w:rsidRPr="00F96828">
        <w:rPr>
          <w:rFonts w:ascii="Aptos" w:hAnsi="Aptos"/>
          <w:b/>
          <w:sz w:val="18"/>
          <w:rPrChange w:id="1146" w:author="Microsoft Word" w:date="2026-09-09T14:54:00Z" w16du:dateUtc="2026-09-09T13:54:00Z">
            <w:rPr>
              <w:b/>
            </w:rPr>
          </w:rPrChange>
        </w:rPr>
        <w:t xml:space="preserve">- </w:t>
      </w:r>
      <w:r w:rsidR="00F11D75" w:rsidRPr="00F96828">
        <w:rPr>
          <w:rFonts w:ascii="Aptos" w:hAnsi="Aptos"/>
          <w:sz w:val="18"/>
          <w:rPrChange w:id="1147" w:author="Microsoft Word" w:date="2026-09-09T14:54:00Z" w16du:dateUtc="2026-09-09T13:54:00Z">
            <w:rPr/>
          </w:rPrChange>
        </w:rPr>
        <w:t xml:space="preserve">The task is to choose a pattern for a specific need, so the reading path sends the reader to the decision tree in </w:t>
      </w:r>
      <w:r w:rsidR="001B48CA">
        <w:rPr>
          <w:rFonts w:ascii="Aptos" w:hAnsi="Aptos"/>
          <w:sz w:val="18"/>
        </w:rPr>
        <w:t>6</w:t>
      </w:r>
      <w:r w:rsidR="00F11D75" w:rsidRPr="00F96828">
        <w:rPr>
          <w:rFonts w:ascii="Aptos" w:hAnsi="Aptos"/>
          <w:sz w:val="18"/>
          <w:rPrChange w:id="1148" w:author="Microsoft Word" w:date="2026-09-09T14:54:00Z" w16du:dateUtc="2026-09-09T13:54:00Z">
            <w:rPr/>
          </w:rPrChange>
        </w:rPr>
        <w:t>.</w:t>
      </w:r>
      <w:r w:rsidR="00053AA1" w:rsidRPr="00F96828">
        <w:rPr>
          <w:rFonts w:ascii="Aptos" w:hAnsi="Aptos"/>
          <w:sz w:val="18"/>
          <w:rPrChange w:id="1149" w:author="Microsoft Word" w:date="2026-09-09T14:54:00Z" w16du:dateUtc="2026-09-09T13:54:00Z">
            <w:rPr/>
          </w:rPrChange>
        </w:rPr>
        <w:t>3</w:t>
      </w:r>
      <w:r w:rsidR="00F11D75" w:rsidRPr="00F96828">
        <w:rPr>
          <w:rFonts w:ascii="Aptos" w:hAnsi="Aptos"/>
          <w:sz w:val="18"/>
          <w:rPrChange w:id="1150" w:author="Microsoft Word" w:date="2026-09-09T14:54:00Z" w16du:dateUtc="2026-09-09T13:54:00Z">
            <w:rPr/>
          </w:rPrChange>
        </w:rPr>
        <w:t xml:space="preserve"> and then the catalogue in Section </w:t>
      </w:r>
      <w:r w:rsidR="001B48CA">
        <w:rPr>
          <w:rFonts w:ascii="Aptos" w:hAnsi="Aptos"/>
          <w:sz w:val="18"/>
        </w:rPr>
        <w:t>7</w:t>
      </w:r>
      <w:r w:rsidR="00F11D75" w:rsidRPr="00F96828">
        <w:rPr>
          <w:rFonts w:ascii="Aptos" w:hAnsi="Aptos"/>
          <w:sz w:val="18"/>
          <w:rPrChange w:id="1151" w:author="Microsoft Word" w:date="2026-09-09T14:54:00Z" w16du:dateUtc="2026-09-09T13:54:00Z">
            <w:rPr/>
          </w:rPrChange>
        </w:rPr>
        <w:t>.</w:t>
      </w:r>
    </w:p>
    <w:p w14:paraId="23328B1C" w14:textId="611B6EB3" w:rsidR="00F11D75" w:rsidRPr="00F96828" w:rsidRDefault="00F11D75" w:rsidP="00F11D75">
      <w:pPr>
        <w:spacing w:after="46" w:line="270" w:lineRule="auto"/>
        <w:ind w:left="360"/>
        <w:rPr>
          <w:rFonts w:ascii="Aptos" w:hAnsi="Aptos"/>
          <w:sz w:val="18"/>
          <w:rPrChange w:id="1152" w:author="Microsoft Word" w:date="2026-09-09T14:54:00Z" w16du:dateUtc="2026-09-09T13:54:00Z">
            <w:rPr/>
          </w:rPrChange>
        </w:rPr>
      </w:pPr>
      <w:r w:rsidRPr="00F96828">
        <w:rPr>
          <w:rFonts w:ascii="Aptos" w:hAnsi="Aptos"/>
          <w:b/>
          <w:sz w:val="18"/>
          <w:rPrChange w:id="1153" w:author="Microsoft Word" w:date="2026-09-09T14:54:00Z" w16du:dateUtc="2026-09-09T13:54:00Z">
            <w:rPr>
              <w:b/>
            </w:rPr>
          </w:rPrChange>
        </w:rPr>
        <w:t>The decision tree (</w:t>
      </w:r>
      <w:r w:rsidR="001B48CA">
        <w:rPr>
          <w:rFonts w:ascii="Aptos" w:hAnsi="Aptos"/>
          <w:b/>
          <w:sz w:val="18"/>
        </w:rPr>
        <w:t>6</w:t>
      </w:r>
      <w:r w:rsidRPr="00F96828">
        <w:rPr>
          <w:rFonts w:ascii="Aptos" w:hAnsi="Aptos"/>
          <w:b/>
          <w:sz w:val="18"/>
          <w:rPrChange w:id="1154" w:author="Microsoft Word" w:date="2026-09-09T14:54:00Z" w16du:dateUtc="2026-09-09T13:54:00Z">
            <w:rPr>
              <w:b/>
            </w:rPr>
          </w:rPrChange>
        </w:rPr>
        <w:t>.</w:t>
      </w:r>
      <w:r w:rsidR="008A5904" w:rsidRPr="00F96828">
        <w:rPr>
          <w:rFonts w:ascii="Aptos" w:hAnsi="Aptos"/>
          <w:b/>
          <w:sz w:val="18"/>
          <w:rPrChange w:id="1155" w:author="Microsoft Word" w:date="2026-09-09T14:54:00Z" w16du:dateUtc="2026-09-09T13:54:00Z">
            <w:rPr>
              <w:b/>
            </w:rPr>
          </w:rPrChange>
        </w:rPr>
        <w:t>3</w:t>
      </w:r>
      <w:r w:rsidRPr="00F96828">
        <w:rPr>
          <w:rFonts w:ascii="Aptos" w:hAnsi="Aptos"/>
          <w:b/>
          <w:sz w:val="18"/>
          <w:rPrChange w:id="1156" w:author="Microsoft Word" w:date="2026-09-09T14:54:00Z" w16du:dateUtc="2026-09-09T13:54:00Z">
            <w:rPr>
              <w:b/>
            </w:rPr>
          </w:rPrChange>
        </w:rPr>
        <w:t>)</w:t>
      </w:r>
      <w:r w:rsidR="003F3905" w:rsidRPr="00F96828">
        <w:rPr>
          <w:rFonts w:ascii="Aptos" w:hAnsi="Aptos"/>
          <w:b/>
          <w:sz w:val="18"/>
          <w:rPrChange w:id="1157" w:author="Microsoft Word" w:date="2026-09-09T14:54:00Z" w16du:dateUtc="2026-09-09T13:54:00Z">
            <w:rPr>
              <w:b/>
            </w:rPr>
          </w:rPrChange>
        </w:rPr>
        <w:t xml:space="preserve"> -</w:t>
      </w:r>
      <w:r w:rsidRPr="00F96828">
        <w:rPr>
          <w:rFonts w:ascii="Aptos" w:hAnsi="Aptos"/>
          <w:b/>
          <w:sz w:val="18"/>
          <w:rPrChange w:id="1158" w:author="Microsoft Word" w:date="2026-09-09T14:54:00Z" w16du:dateUtc="2026-09-09T13:54:00Z">
            <w:rPr>
              <w:b/>
            </w:rPr>
          </w:rPrChange>
        </w:rPr>
        <w:t xml:space="preserve"> </w:t>
      </w:r>
      <w:r w:rsidRPr="00F96828">
        <w:rPr>
          <w:rFonts w:ascii="Aptos" w:hAnsi="Aptos"/>
          <w:sz w:val="18"/>
          <w:rPrChange w:id="1159" w:author="Microsoft Word" w:date="2026-09-09T14:54:00Z" w16du:dateUtc="2026-09-09T13:54:00Z">
            <w:rPr/>
          </w:rPrChange>
        </w:rPr>
        <w:t>The scenario is plainly multi-step, so it is split into its parts, and each part is read from the top of the tree, landing on one pattern family with no technology chosen yet.</w:t>
      </w:r>
    </w:p>
    <w:p w14:paraId="650F7AD3" w14:textId="49567E87" w:rsidR="00F11D75" w:rsidRPr="00F96828" w:rsidRDefault="00F11D75" w:rsidP="00F11D75">
      <w:pPr>
        <w:spacing w:after="46" w:line="270" w:lineRule="auto"/>
        <w:ind w:left="360"/>
        <w:rPr>
          <w:rFonts w:ascii="Aptos" w:hAnsi="Aptos"/>
          <w:sz w:val="18"/>
          <w:rPrChange w:id="1160" w:author="Microsoft Word" w:date="2026-09-09T14:54:00Z" w16du:dateUtc="2026-09-09T13:54:00Z">
            <w:rPr/>
          </w:rPrChange>
        </w:rPr>
      </w:pPr>
      <w:r w:rsidRPr="00F96828">
        <w:rPr>
          <w:rFonts w:ascii="Aptos" w:hAnsi="Aptos"/>
          <w:b/>
          <w:sz w:val="18"/>
          <w:rPrChange w:id="1161" w:author="Microsoft Word" w:date="2026-09-09T14:54:00Z" w16du:dateUtc="2026-09-09T13:54:00Z">
            <w:rPr>
              <w:b/>
            </w:rPr>
          </w:rPrChange>
        </w:rPr>
        <w:t>The matrix and use cases (</w:t>
      </w:r>
      <w:r w:rsidR="001B48CA">
        <w:rPr>
          <w:rFonts w:ascii="Aptos" w:hAnsi="Aptos"/>
          <w:b/>
          <w:sz w:val="18"/>
        </w:rPr>
        <w:t>6</w:t>
      </w:r>
      <w:r w:rsidRPr="00F96828">
        <w:rPr>
          <w:rFonts w:ascii="Aptos" w:hAnsi="Aptos"/>
          <w:b/>
          <w:sz w:val="18"/>
          <w:rPrChange w:id="1162" w:author="Microsoft Word" w:date="2026-09-09T14:54:00Z" w16du:dateUtc="2026-09-09T13:54:00Z">
            <w:rPr>
              <w:b/>
            </w:rPr>
          </w:rPrChange>
        </w:rPr>
        <w:t>.</w:t>
      </w:r>
      <w:r w:rsidR="008A5904" w:rsidRPr="00F96828">
        <w:rPr>
          <w:rFonts w:ascii="Aptos" w:hAnsi="Aptos"/>
          <w:b/>
          <w:sz w:val="18"/>
          <w:rPrChange w:id="1163" w:author="Microsoft Word" w:date="2026-09-09T14:54:00Z" w16du:dateUtc="2026-09-09T13:54:00Z">
            <w:rPr>
              <w:b/>
            </w:rPr>
          </w:rPrChange>
        </w:rPr>
        <w:t>1</w:t>
      </w:r>
      <w:r w:rsidRPr="00F96828">
        <w:rPr>
          <w:rFonts w:ascii="Aptos" w:hAnsi="Aptos"/>
          <w:b/>
          <w:sz w:val="18"/>
          <w:rPrChange w:id="1164" w:author="Microsoft Word" w:date="2026-09-09T14:54:00Z" w16du:dateUtc="2026-09-09T13:54:00Z">
            <w:rPr>
              <w:b/>
            </w:rPr>
          </w:rPrChange>
        </w:rPr>
        <w:t xml:space="preserve"> and </w:t>
      </w:r>
      <w:r w:rsidR="001B48CA">
        <w:rPr>
          <w:rFonts w:ascii="Aptos" w:hAnsi="Aptos"/>
          <w:b/>
          <w:sz w:val="18"/>
        </w:rPr>
        <w:t>6</w:t>
      </w:r>
      <w:r w:rsidRPr="00F96828">
        <w:rPr>
          <w:rFonts w:ascii="Aptos" w:hAnsi="Aptos"/>
          <w:b/>
          <w:sz w:val="18"/>
          <w:rPrChange w:id="1165" w:author="Microsoft Word" w:date="2026-09-09T14:54:00Z" w16du:dateUtc="2026-09-09T13:54:00Z">
            <w:rPr>
              <w:b/>
            </w:rPr>
          </w:rPrChange>
        </w:rPr>
        <w:t>.</w:t>
      </w:r>
      <w:r w:rsidR="008A5904" w:rsidRPr="00F96828">
        <w:rPr>
          <w:rFonts w:ascii="Aptos" w:hAnsi="Aptos"/>
          <w:b/>
          <w:sz w:val="18"/>
          <w:rPrChange w:id="1166" w:author="Microsoft Word" w:date="2026-09-09T14:54:00Z" w16du:dateUtc="2026-09-09T13:54:00Z">
            <w:rPr>
              <w:b/>
            </w:rPr>
          </w:rPrChange>
        </w:rPr>
        <w:t>2</w:t>
      </w:r>
      <w:r w:rsidRPr="00F96828">
        <w:rPr>
          <w:rFonts w:ascii="Aptos" w:hAnsi="Aptos"/>
          <w:b/>
          <w:sz w:val="18"/>
          <w:rPrChange w:id="1167" w:author="Microsoft Word" w:date="2026-09-09T14:54:00Z" w16du:dateUtc="2026-09-09T13:54:00Z">
            <w:rPr>
              <w:b/>
            </w:rPr>
          </w:rPrChange>
        </w:rPr>
        <w:t>)</w:t>
      </w:r>
      <w:r w:rsidR="003F3905" w:rsidRPr="00F96828">
        <w:rPr>
          <w:rFonts w:ascii="Aptos" w:hAnsi="Aptos"/>
          <w:b/>
          <w:sz w:val="18"/>
          <w:rPrChange w:id="1168" w:author="Microsoft Word" w:date="2026-09-09T14:54:00Z" w16du:dateUtc="2026-09-09T13:54:00Z">
            <w:rPr>
              <w:b/>
            </w:rPr>
          </w:rPrChange>
        </w:rPr>
        <w:t xml:space="preserve"> -</w:t>
      </w:r>
      <w:r w:rsidRPr="00F96828" w:rsidDel="003F3905">
        <w:rPr>
          <w:rFonts w:ascii="Aptos" w:hAnsi="Aptos"/>
          <w:b/>
          <w:sz w:val="18"/>
          <w:rPrChange w:id="1169" w:author="Microsoft Word" w:date="2026-09-09T14:54:00Z" w16du:dateUtc="2026-09-09T13:54:00Z">
            <w:rPr>
              <w:b/>
            </w:rPr>
          </w:rPrChange>
        </w:rPr>
        <w:t xml:space="preserve"> </w:t>
      </w:r>
      <w:r w:rsidRPr="00F96828">
        <w:rPr>
          <w:rFonts w:ascii="Aptos" w:hAnsi="Aptos"/>
          <w:sz w:val="18"/>
          <w:rPrChange w:id="1170" w:author="Microsoft Word" w:date="2026-09-09T14:54:00Z" w16du:dateUtc="2026-09-09T13:54:00Z">
            <w:rPr/>
          </w:rPrChange>
        </w:rPr>
        <w:t>The matrix confirms the Azure capability that realises each family, and the common use cases show the same scenarios already recognised, so nothing is invented.</w:t>
      </w:r>
    </w:p>
    <w:p w14:paraId="1DE7DFB3" w14:textId="105A123B" w:rsidR="00F11D75" w:rsidRPr="00F96828" w:rsidRDefault="00F11D75" w:rsidP="00F11D75">
      <w:pPr>
        <w:spacing w:after="46" w:line="270" w:lineRule="auto"/>
        <w:ind w:left="360"/>
        <w:rPr>
          <w:rFonts w:ascii="Aptos" w:hAnsi="Aptos"/>
          <w:sz w:val="18"/>
          <w:rPrChange w:id="1171" w:author="Microsoft Word" w:date="2026-09-09T14:54:00Z" w16du:dateUtc="2026-09-09T13:54:00Z">
            <w:rPr/>
          </w:rPrChange>
        </w:rPr>
      </w:pPr>
      <w:r w:rsidRPr="00F96828">
        <w:rPr>
          <w:rFonts w:ascii="Aptos" w:hAnsi="Aptos"/>
          <w:b/>
          <w:sz w:val="18"/>
          <w:rPrChange w:id="1172" w:author="Microsoft Word" w:date="2026-09-09T14:54:00Z" w16du:dateUtc="2026-09-09T13:54:00Z">
            <w:rPr>
              <w:b/>
            </w:rPr>
          </w:rPrChange>
        </w:rPr>
        <w:t xml:space="preserve">The catalogue (Section </w:t>
      </w:r>
      <w:r w:rsidR="008C26DF">
        <w:rPr>
          <w:rFonts w:ascii="Aptos" w:hAnsi="Aptos"/>
          <w:b/>
          <w:sz w:val="18"/>
        </w:rPr>
        <w:t>7</w:t>
      </w:r>
      <w:r w:rsidRPr="00F96828">
        <w:rPr>
          <w:rFonts w:ascii="Aptos" w:hAnsi="Aptos"/>
          <w:b/>
          <w:sz w:val="18"/>
          <w:rPrChange w:id="1173" w:author="Microsoft Word" w:date="2026-09-09T14:54:00Z" w16du:dateUtc="2026-09-09T13:54:00Z">
            <w:rPr>
              <w:b/>
            </w:rPr>
          </w:rPrChange>
        </w:rPr>
        <w:t>)</w:t>
      </w:r>
      <w:r w:rsidR="003F3905" w:rsidRPr="00F96828">
        <w:rPr>
          <w:rFonts w:ascii="Aptos" w:hAnsi="Aptos"/>
          <w:b/>
          <w:sz w:val="18"/>
          <w:rPrChange w:id="1174" w:author="Microsoft Word" w:date="2026-09-09T14:54:00Z" w16du:dateUtc="2026-09-09T13:54:00Z">
            <w:rPr>
              <w:b/>
            </w:rPr>
          </w:rPrChange>
        </w:rPr>
        <w:t xml:space="preserve"> - </w:t>
      </w:r>
      <w:r w:rsidRPr="00F96828">
        <w:rPr>
          <w:rFonts w:ascii="Aptos" w:hAnsi="Aptos"/>
          <w:sz w:val="18"/>
          <w:rPrChange w:id="1175" w:author="Microsoft Word" w:date="2026-09-09T14:54:00Z" w16du:dateUtc="2026-09-09T13:54:00Z">
            <w:rPr/>
          </w:rPrChange>
        </w:rPr>
        <w:t>Each chosen pattern is opened for its full specification, the problem it solves, the solution, when to use and avoid it, its security boundary and its non-functional profile.</w:t>
      </w:r>
    </w:p>
    <w:p w14:paraId="637D90D8" w14:textId="40F29DD0" w:rsidR="00F11D75" w:rsidRPr="00F96828" w:rsidRDefault="00F11D75" w:rsidP="00F11D75">
      <w:pPr>
        <w:spacing w:after="46" w:line="270" w:lineRule="auto"/>
        <w:ind w:left="360"/>
        <w:rPr>
          <w:rFonts w:ascii="Aptos" w:hAnsi="Aptos"/>
          <w:sz w:val="18"/>
          <w:rPrChange w:id="1176" w:author="Microsoft Word" w:date="2026-09-09T14:54:00Z" w16du:dateUtc="2026-09-09T13:54:00Z">
            <w:rPr/>
          </w:rPrChange>
        </w:rPr>
      </w:pPr>
      <w:r w:rsidRPr="00F96828">
        <w:rPr>
          <w:rFonts w:ascii="Aptos" w:hAnsi="Aptos"/>
          <w:b/>
          <w:sz w:val="18"/>
          <w:rPrChange w:id="1177" w:author="Microsoft Word" w:date="2026-09-09T14:54:00Z" w16du:dateUtc="2026-09-09T13:54:00Z">
            <w:rPr>
              <w:b/>
            </w:rPr>
          </w:rPrChange>
        </w:rPr>
        <w:t xml:space="preserve">Scope and governance (Sections </w:t>
      </w:r>
      <w:r w:rsidR="00DB65E5">
        <w:rPr>
          <w:rFonts w:ascii="Aptos" w:hAnsi="Aptos"/>
          <w:b/>
          <w:sz w:val="18"/>
        </w:rPr>
        <w:t>8</w:t>
      </w:r>
      <w:r w:rsidRPr="00F96828">
        <w:rPr>
          <w:rFonts w:ascii="Aptos" w:hAnsi="Aptos"/>
          <w:b/>
          <w:sz w:val="18"/>
          <w:rPrChange w:id="1178" w:author="Microsoft Word" w:date="2026-09-09T14:54:00Z" w16du:dateUtc="2026-09-09T13:54:00Z">
            <w:rPr>
              <w:b/>
            </w:rPr>
          </w:rPrChange>
        </w:rPr>
        <w:t>, 11 and 1</w:t>
      </w:r>
      <w:r w:rsidR="00763744" w:rsidRPr="00F96828">
        <w:rPr>
          <w:rFonts w:ascii="Aptos" w:hAnsi="Aptos"/>
          <w:b/>
          <w:sz w:val="18"/>
          <w:rPrChange w:id="1179" w:author="Microsoft Word" w:date="2026-09-09T14:54:00Z" w16du:dateUtc="2026-09-09T13:54:00Z">
            <w:rPr>
              <w:b/>
            </w:rPr>
          </w:rPrChange>
        </w:rPr>
        <w:t>2</w:t>
      </w:r>
      <w:r w:rsidRPr="00F96828">
        <w:rPr>
          <w:rFonts w:ascii="Aptos" w:hAnsi="Aptos"/>
          <w:b/>
          <w:sz w:val="18"/>
          <w:rPrChange w:id="1180" w:author="Microsoft Word" w:date="2026-09-09T14:54:00Z" w16du:dateUtc="2026-09-09T13:54:00Z">
            <w:rPr>
              <w:b/>
            </w:rPr>
          </w:rPrChange>
        </w:rPr>
        <w:t>)</w:t>
      </w:r>
      <w:r w:rsidR="003F3905" w:rsidRPr="00F96828">
        <w:rPr>
          <w:rFonts w:ascii="Aptos" w:hAnsi="Aptos"/>
          <w:b/>
          <w:sz w:val="18"/>
          <w:rPrChange w:id="1181" w:author="Microsoft Word" w:date="2026-09-09T14:54:00Z" w16du:dateUtc="2026-09-09T13:54:00Z">
            <w:rPr>
              <w:b/>
            </w:rPr>
          </w:rPrChange>
        </w:rPr>
        <w:t xml:space="preserve"> -</w:t>
      </w:r>
      <w:r w:rsidRPr="00F96828">
        <w:rPr>
          <w:rFonts w:ascii="Aptos" w:hAnsi="Aptos"/>
          <w:b/>
          <w:sz w:val="18"/>
          <w:rPrChange w:id="1182" w:author="Microsoft Word" w:date="2026-09-09T14:54:00Z" w16du:dateUtc="2026-09-09T13:54:00Z">
            <w:rPr>
              <w:b/>
            </w:rPr>
          </w:rPrChange>
        </w:rPr>
        <w:t xml:space="preserve"> </w:t>
      </w:r>
      <w:r w:rsidRPr="00F96828">
        <w:rPr>
          <w:rFonts w:ascii="Aptos" w:hAnsi="Aptos"/>
          <w:sz w:val="18"/>
          <w:rPrChange w:id="1183" w:author="Microsoft Word" w:date="2026-09-09T14:54:00Z" w16du:dateUtc="2026-09-09T13:54:00Z">
            <w:rPr/>
          </w:rPrChange>
        </w:rPr>
        <w:t xml:space="preserve">Section </w:t>
      </w:r>
      <w:r w:rsidR="008C26DF">
        <w:rPr>
          <w:rFonts w:ascii="Aptos" w:hAnsi="Aptos"/>
          <w:sz w:val="18"/>
        </w:rPr>
        <w:t>8</w:t>
      </w:r>
      <w:r w:rsidRPr="00F96828">
        <w:rPr>
          <w:rFonts w:ascii="Aptos" w:hAnsi="Aptos"/>
          <w:sz w:val="18"/>
          <w:rPrChange w:id="1184" w:author="Microsoft Word" w:date="2026-09-09T14:54:00Z" w16du:dateUtc="2026-09-09T13:54:00Z">
            <w:rPr/>
          </w:rPrChange>
        </w:rPr>
        <w:t xml:space="preserve"> places the insurance scenario, Section 11 sets the guardrails</w:t>
      </w:r>
      <w:r>
        <w:rPr>
          <w:rFonts w:ascii="Aptos" w:hAnsi="Aptos"/>
          <w:sz w:val="18"/>
        </w:rPr>
        <w:t xml:space="preserve"> </w:t>
      </w:r>
      <w:r w:rsidR="00586EF5">
        <w:rPr>
          <w:rFonts w:ascii="Aptos" w:hAnsi="Aptos"/>
          <w:sz w:val="18"/>
        </w:rPr>
        <w:t>and</w:t>
      </w:r>
      <w:r>
        <w:rPr>
          <w:rFonts w:ascii="Aptos" w:hAnsi="Aptos"/>
          <w:sz w:val="18"/>
        </w:rPr>
        <w:t xml:space="preserve"> </w:t>
      </w:r>
      <w:r w:rsidRPr="00F96828">
        <w:rPr>
          <w:rFonts w:ascii="Aptos" w:hAnsi="Aptos"/>
          <w:sz w:val="18"/>
          <w:rPrChange w:id="1185" w:author="Microsoft Word" w:date="2026-09-09T14:54:00Z" w16du:dateUtc="2026-09-09T13:54:00Z">
            <w:rPr/>
          </w:rPrChange>
        </w:rPr>
        <w:t>Section 1</w:t>
      </w:r>
      <w:r w:rsidR="00763744" w:rsidRPr="00F96828">
        <w:rPr>
          <w:rFonts w:ascii="Aptos" w:hAnsi="Aptos"/>
          <w:sz w:val="18"/>
          <w:rPrChange w:id="1186" w:author="Microsoft Word" w:date="2026-09-09T14:54:00Z" w16du:dateUtc="2026-09-09T13:54:00Z">
            <w:rPr/>
          </w:rPrChange>
        </w:rPr>
        <w:t>2</w:t>
      </w:r>
      <w:r>
        <w:rPr>
          <w:rFonts w:ascii="Aptos" w:hAnsi="Aptos"/>
          <w:sz w:val="18"/>
        </w:rPr>
        <w:t xml:space="preserve"> </w:t>
      </w:r>
      <w:r w:rsidR="002C1339">
        <w:rPr>
          <w:rFonts w:ascii="Aptos" w:hAnsi="Aptos"/>
          <w:sz w:val="18"/>
        </w:rPr>
        <w:t>describes how</w:t>
      </w:r>
      <w:r>
        <w:rPr>
          <w:rFonts w:ascii="Aptos" w:hAnsi="Aptos"/>
          <w:sz w:val="18"/>
        </w:rPr>
        <w:t xml:space="preserve"> </w:t>
      </w:r>
      <w:r w:rsidRPr="00F96828">
        <w:rPr>
          <w:rFonts w:ascii="Aptos" w:hAnsi="Aptos"/>
          <w:sz w:val="18"/>
          <w:rPrChange w:id="1187" w:author="Microsoft Word" w:date="2026-09-09T14:54:00Z" w16du:dateUtc="2026-09-09T13:54:00Z">
            <w:rPr/>
          </w:rPrChange>
        </w:rPr>
        <w:t>the design goes to the Technical Design Authority for sign-off.</w:t>
      </w:r>
      <w:r w:rsidR="00916B45">
        <w:rPr>
          <w:rFonts w:ascii="Aptos" w:hAnsi="Aptos"/>
          <w:sz w:val="18"/>
        </w:rPr>
        <w:br/>
      </w:r>
    </w:p>
    <w:p w14:paraId="632A9EDC" w14:textId="1F363EB5" w:rsidR="00F11D75" w:rsidRPr="00F96828" w:rsidRDefault="00F11D75" w:rsidP="00F11D75">
      <w:pPr>
        <w:spacing w:before="40" w:after="110" w:line="278" w:lineRule="auto"/>
        <w:rPr>
          <w:rFonts w:ascii="Aptos" w:hAnsi="Aptos"/>
          <w:sz w:val="18"/>
          <w:rPrChange w:id="1188" w:author="Microsoft Word" w:date="2026-09-09T14:54:00Z" w16du:dateUtc="2026-09-09T13:54:00Z">
            <w:rPr/>
          </w:rPrChange>
        </w:rPr>
      </w:pPr>
      <w:r w:rsidRPr="00F96828">
        <w:rPr>
          <w:rFonts w:ascii="Aptos" w:hAnsi="Aptos"/>
          <w:b/>
          <w:sz w:val="18"/>
          <w:rPrChange w:id="1189" w:author="Microsoft Word" w:date="2026-09-09T14:54:00Z" w16du:dateUtc="2026-09-09T13:54:00Z">
            <w:rPr>
              <w:b/>
            </w:rPr>
          </w:rPrChange>
        </w:rPr>
        <w:t xml:space="preserve">Walking the decision. </w:t>
      </w:r>
    </w:p>
    <w:p w14:paraId="751D4971" w14:textId="77777777" w:rsidR="00F11D75" w:rsidRPr="00F96828" w:rsidRDefault="00F11D75" w:rsidP="00F11D75">
      <w:pPr>
        <w:spacing w:after="46" w:line="270" w:lineRule="auto"/>
        <w:ind w:left="360"/>
        <w:rPr>
          <w:rFonts w:ascii="Aptos" w:hAnsi="Aptos"/>
          <w:sz w:val="18"/>
          <w:rPrChange w:id="1190" w:author="Microsoft Word" w:date="2026-09-09T14:54:00Z" w16du:dateUtc="2026-09-09T13:54:00Z">
            <w:rPr/>
          </w:rPrChange>
        </w:rPr>
      </w:pPr>
      <w:r w:rsidRPr="00F96828">
        <w:rPr>
          <w:rFonts w:ascii="Aptos" w:hAnsi="Aptos"/>
          <w:b/>
          <w:sz w:val="18"/>
          <w:rPrChange w:id="1191" w:author="Microsoft Word" w:date="2026-09-09T14:54:00Z" w16du:dateUtc="2026-09-09T13:54:00Z">
            <w:rPr>
              <w:b/>
            </w:rPr>
          </w:rPrChange>
        </w:rPr>
        <w:t xml:space="preserve">Inbound bordereau. </w:t>
      </w:r>
      <w:r w:rsidRPr="00F96828">
        <w:rPr>
          <w:rFonts w:ascii="Aptos" w:hAnsi="Aptos"/>
          <w:sz w:val="18"/>
          <w:rPrChange w:id="1192" w:author="Microsoft Word" w:date="2026-09-09T14:54:00Z" w16du:dateUtc="2026-09-09T13:54:00Z">
            <w:rPr/>
          </w:rPrChange>
        </w:rPr>
        <w:t>The submission is a file, so it is taken in through event-driven file ingestion (SFINT19).</w:t>
      </w:r>
    </w:p>
    <w:p w14:paraId="7F9766FD" w14:textId="4521F277" w:rsidR="00F11D75" w:rsidRPr="00F96828" w:rsidRDefault="00F11D75" w:rsidP="00F11D75">
      <w:pPr>
        <w:spacing w:after="46" w:line="270" w:lineRule="auto"/>
        <w:ind w:left="360"/>
        <w:rPr>
          <w:rFonts w:ascii="Aptos" w:hAnsi="Aptos"/>
          <w:sz w:val="18"/>
          <w:rPrChange w:id="1193" w:author="Microsoft Word" w:date="2026-09-09T14:54:00Z" w16du:dateUtc="2026-09-09T13:54:00Z">
            <w:rPr/>
          </w:rPrChange>
        </w:rPr>
      </w:pPr>
      <w:r w:rsidRPr="00F96828">
        <w:rPr>
          <w:rFonts w:ascii="Aptos" w:hAnsi="Aptos"/>
          <w:b/>
          <w:sz w:val="18"/>
          <w:rPrChange w:id="1194" w:author="Microsoft Word" w:date="2026-09-09T14:54:00Z" w16du:dateUtc="2026-09-09T13:54:00Z">
            <w:rPr>
              <w:b/>
            </w:rPr>
          </w:rPrChange>
        </w:rPr>
        <w:t xml:space="preserve">Into the internal model. </w:t>
      </w:r>
      <w:r w:rsidRPr="00F96828">
        <w:rPr>
          <w:rFonts w:ascii="Aptos" w:hAnsi="Aptos"/>
          <w:sz w:val="18"/>
          <w:rPrChange w:id="1195" w:author="Microsoft Word" w:date="2026-09-09T14:54:00Z" w16du:dateUtc="2026-09-09T13:54:00Z">
            <w:rPr/>
          </w:rPrChange>
        </w:rPr>
        <w:t>The broker format is not the Chaucer format, so the payload is translated to the canonical model before anything downstream sees it (</w:t>
      </w:r>
      <w:r w:rsidRPr="00F96828">
        <w:rPr>
          <w:rFonts w:ascii="Aptos" w:hAnsi="Aptos"/>
          <w:sz w:val="18"/>
          <w:rPrChange w:id="1196" w:author="Microsoft Word" w:date="2026-09-09T14:02:00Z" w16du:dateUtc="2026-09-09T13:02:00Z">
            <w:rPr/>
          </w:rPrChange>
        </w:rPr>
        <w:t>SFINT2</w:t>
      </w:r>
      <w:r w:rsidR="00B0462A">
        <w:rPr>
          <w:rFonts w:ascii="Aptos" w:hAnsi="Aptos"/>
          <w:sz w:val="18"/>
        </w:rPr>
        <w:t>1</w:t>
      </w:r>
      <w:r w:rsidRPr="00F96828">
        <w:rPr>
          <w:rFonts w:ascii="Aptos" w:hAnsi="Aptos"/>
          <w:sz w:val="18"/>
          <w:rPrChange w:id="1197" w:author="Microsoft Word" w:date="2026-09-09T14:54:00Z" w16du:dateUtc="2026-09-09T13:54:00Z">
            <w:rPr/>
          </w:rPrChange>
        </w:rPr>
        <w:t>).</w:t>
      </w:r>
    </w:p>
    <w:p w14:paraId="6E56EA53" w14:textId="77777777" w:rsidR="00F11D75" w:rsidRPr="00F96828" w:rsidRDefault="00F11D75" w:rsidP="00F11D75">
      <w:pPr>
        <w:spacing w:after="46" w:line="270" w:lineRule="auto"/>
        <w:ind w:left="360"/>
        <w:rPr>
          <w:rFonts w:ascii="Aptos" w:hAnsi="Aptos"/>
          <w:sz w:val="18"/>
          <w:rPrChange w:id="1198" w:author="Microsoft Word" w:date="2026-09-09T14:54:00Z" w16du:dateUtc="2026-09-09T13:54:00Z">
            <w:rPr/>
          </w:rPrChange>
        </w:rPr>
      </w:pPr>
      <w:r w:rsidRPr="00F96828">
        <w:rPr>
          <w:rFonts w:ascii="Aptos" w:hAnsi="Aptos"/>
          <w:b/>
          <w:sz w:val="18"/>
          <w:rPrChange w:id="1199" w:author="Microsoft Word" w:date="2026-09-09T14:54:00Z" w16du:dateUtc="2026-09-09T13:54:00Z">
            <w:rPr>
              <w:b/>
            </w:rPr>
          </w:rPrChange>
        </w:rPr>
        <w:t xml:space="preserve">The core process. </w:t>
      </w:r>
      <w:r w:rsidRPr="00F96828">
        <w:rPr>
          <w:rFonts w:ascii="Aptos" w:hAnsi="Aptos"/>
          <w:sz w:val="18"/>
          <w:rPrChange w:id="1200" w:author="Microsoft Word" w:date="2026-09-09T14:54:00Z" w16du:dateUtc="2026-09-09T13:54:00Z">
            <w:rPr/>
          </w:rPrChange>
        </w:rPr>
        <w:t>The work spans several systems and runs long, with validation and calculation, so it resolves to orchestration (SFINT16), which sequences validate, calculate accumulation and confirm the bind.</w:t>
      </w:r>
    </w:p>
    <w:p w14:paraId="17685A15" w14:textId="77777777" w:rsidR="00F11D75" w:rsidRPr="00F96828" w:rsidRDefault="00F11D75" w:rsidP="00F11D75">
      <w:pPr>
        <w:spacing w:after="46" w:line="270" w:lineRule="auto"/>
        <w:ind w:left="360"/>
        <w:rPr>
          <w:rFonts w:ascii="Aptos" w:hAnsi="Aptos"/>
          <w:sz w:val="18"/>
          <w:rPrChange w:id="1201" w:author="Microsoft Word" w:date="2026-09-09T14:54:00Z" w16du:dateUtc="2026-09-09T13:54:00Z">
            <w:rPr/>
          </w:rPrChange>
        </w:rPr>
      </w:pPr>
      <w:r w:rsidRPr="00F96828">
        <w:rPr>
          <w:rFonts w:ascii="Aptos" w:hAnsi="Aptos"/>
          <w:b/>
          <w:sz w:val="18"/>
          <w:rPrChange w:id="1202" w:author="Microsoft Word" w:date="2026-09-09T14:54:00Z" w16du:dateUtc="2026-09-09T13:54:00Z">
            <w:rPr>
              <w:b/>
            </w:rPr>
          </w:rPrChange>
        </w:rPr>
        <w:t xml:space="preserve">The confirmed instruction. </w:t>
      </w:r>
      <w:r w:rsidRPr="00F96828">
        <w:rPr>
          <w:rFonts w:ascii="Aptos" w:hAnsi="Aptos"/>
          <w:sz w:val="18"/>
          <w:rPrChange w:id="1203" w:author="Microsoft Word" w:date="2026-09-09T14:54:00Z" w16du:dateUtc="2026-09-09T13:54:00Z">
            <w:rPr/>
          </w:rPrChange>
        </w:rPr>
        <w:t>It must reach the policy system without loss, so it travels as guaranteed-delivery reliable messaging (SFINT9).</w:t>
      </w:r>
    </w:p>
    <w:p w14:paraId="195488B6" w14:textId="64526A2F" w:rsidR="00F11D75" w:rsidRPr="00F96828" w:rsidRDefault="00F11D75" w:rsidP="00F11D75">
      <w:pPr>
        <w:spacing w:after="46" w:line="270" w:lineRule="auto"/>
        <w:ind w:left="360"/>
        <w:rPr>
          <w:rFonts w:ascii="Aptos" w:hAnsi="Aptos"/>
          <w:sz w:val="18"/>
          <w:rPrChange w:id="1204" w:author="Microsoft Word" w:date="2026-09-09T14:54:00Z" w16du:dateUtc="2026-09-09T13:54:00Z">
            <w:rPr/>
          </w:rPrChange>
        </w:rPr>
      </w:pPr>
      <w:r w:rsidRPr="00F96828">
        <w:rPr>
          <w:rFonts w:ascii="Aptos" w:hAnsi="Aptos"/>
          <w:b/>
          <w:sz w:val="18"/>
          <w:rPrChange w:id="1205" w:author="Microsoft Word" w:date="2026-09-09T14:54:00Z" w16du:dateUtc="2026-09-09T13:54:00Z">
            <w:rPr>
              <w:b/>
            </w:rPr>
          </w:rPrChange>
        </w:rPr>
        <w:t xml:space="preserve">Telling the rest. </w:t>
      </w:r>
      <w:r w:rsidRPr="00F96828">
        <w:rPr>
          <w:rFonts w:ascii="Aptos" w:hAnsi="Aptos"/>
          <w:sz w:val="18"/>
          <w:rPrChange w:id="1206" w:author="Microsoft Word" w:date="2026-09-09T14:54:00Z" w16du:dateUtc="2026-09-09T13:54:00Z">
            <w:rPr/>
          </w:rPrChange>
        </w:rPr>
        <w:t>Downstream teams need to know but are not on the critical path, so they are told through a discrete event notification (SFINT12).</w:t>
      </w:r>
      <w:r w:rsidR="00916B45">
        <w:rPr>
          <w:rFonts w:ascii="Aptos" w:hAnsi="Aptos"/>
          <w:sz w:val="18"/>
        </w:rPr>
        <w:br/>
      </w:r>
    </w:p>
    <w:p w14:paraId="5B0D609E" w14:textId="5DDEB05E" w:rsidR="00F11D75" w:rsidRPr="00F96828" w:rsidRDefault="00F11D75" w:rsidP="00F11D75">
      <w:pPr>
        <w:spacing w:before="40" w:after="110" w:line="278" w:lineRule="auto"/>
        <w:rPr>
          <w:rFonts w:ascii="Aptos" w:hAnsi="Aptos"/>
          <w:sz w:val="18"/>
          <w:rPrChange w:id="1207" w:author="Microsoft Word" w:date="2026-09-09T14:54:00Z" w16du:dateUtc="2026-09-09T13:54:00Z">
            <w:rPr/>
          </w:rPrChange>
        </w:rPr>
      </w:pPr>
      <w:r w:rsidRPr="00F96828">
        <w:rPr>
          <w:rFonts w:ascii="Aptos" w:hAnsi="Aptos"/>
          <w:b/>
          <w:sz w:val="18"/>
          <w:rPrChange w:id="1208" w:author="Microsoft Word" w:date="2026-09-09T14:54:00Z" w16du:dateUtc="2026-09-09T13:54:00Z">
            <w:rPr>
              <w:b/>
            </w:rPr>
          </w:rPrChange>
        </w:rPr>
        <w:t xml:space="preserve">The solution. </w:t>
      </w:r>
      <w:r w:rsidRPr="00F96828">
        <w:rPr>
          <w:rFonts w:ascii="Aptos" w:hAnsi="Aptos"/>
          <w:sz w:val="18"/>
          <w:rPrChange w:id="1209" w:author="Microsoft Word" w:date="2026-09-09T14:54:00Z" w16du:dateUtc="2026-09-09T13:54:00Z">
            <w:rPr/>
          </w:rPrChange>
        </w:rPr>
        <w:t xml:space="preserve">End to end, the bordereau lands and file ingestion (SFINT19) </w:t>
      </w:r>
      <w:r w:rsidR="00DC149C" w:rsidRPr="00F96828">
        <w:rPr>
          <w:rFonts w:ascii="Aptos" w:hAnsi="Aptos"/>
          <w:sz w:val="18"/>
          <w:rPrChange w:id="1210" w:author="Microsoft Word" w:date="2026-09-09T14:54:00Z" w16du:dateUtc="2026-09-09T13:54:00Z">
            <w:rPr/>
          </w:rPrChange>
        </w:rPr>
        <w:t>pick</w:t>
      </w:r>
      <w:r w:rsidRPr="00F96828">
        <w:rPr>
          <w:rFonts w:ascii="Aptos" w:hAnsi="Aptos"/>
          <w:sz w:val="18"/>
          <w:rPrChange w:id="1211" w:author="Microsoft Word" w:date="2026-09-09T14:54:00Z" w16du:dateUtc="2026-09-09T13:54:00Z">
            <w:rPr/>
          </w:rPrChange>
        </w:rPr>
        <w:t xml:space="preserve"> it up, canonical translation (</w:t>
      </w:r>
      <w:r w:rsidRPr="00F96828">
        <w:rPr>
          <w:rFonts w:ascii="Aptos" w:hAnsi="Aptos"/>
          <w:sz w:val="18"/>
          <w:rPrChange w:id="1212" w:author="Microsoft Word" w:date="2026-09-09T14:02:00Z" w16du:dateUtc="2026-09-09T13:02:00Z">
            <w:rPr/>
          </w:rPrChange>
        </w:rPr>
        <w:t>SFINT2</w:t>
      </w:r>
      <w:r w:rsidR="00986774">
        <w:rPr>
          <w:rFonts w:ascii="Aptos" w:hAnsi="Aptos"/>
          <w:sz w:val="18"/>
        </w:rPr>
        <w:t>1</w:t>
      </w:r>
      <w:r w:rsidRPr="00F96828">
        <w:rPr>
          <w:rFonts w:ascii="Aptos" w:hAnsi="Aptos"/>
          <w:sz w:val="18"/>
          <w:rPrChange w:id="1213" w:author="Microsoft Word" w:date="2026-09-09T14:54:00Z" w16du:dateUtc="2026-09-09T13:54:00Z">
            <w:rPr/>
          </w:rPrChange>
        </w:rPr>
        <w:t>) maps it to the internal model, and an orchestration (SFINT16) validates the risks, calculates the accumulation against current exposure and confirms the bind. Reliable messaging (SFINT9) carries the confirmed instruction to the policy system, and a discrete event (SFINT12) notifies the downstream teams. No step calls another synchronously across the whole chain, so a slow or unavailable system never fails the broker submission.</w:t>
      </w:r>
    </w:p>
    <w:p w14:paraId="3CD2D0C7" w14:textId="5422A0FE" w:rsidR="005372F0" w:rsidRPr="00173FC8" w:rsidRDefault="003813C8" w:rsidP="006F419D">
      <w:pPr>
        <w:spacing w:before="40" w:after="110" w:line="278" w:lineRule="auto"/>
        <w:rPr>
          <w:rFonts w:ascii="Aptos" w:hAnsi="Aptos"/>
          <w:sz w:val="18"/>
          <w:lang w:val="en-GB"/>
          <w:rPrChange w:id="1214" w:author="Microsoft Word" w:date="2026-09-09T14:54:00Z" w16du:dateUtc="2026-09-09T13:54:00Z">
            <w:rPr/>
          </w:rPrChange>
        </w:rPr>
      </w:pPr>
      <w:r w:rsidRPr="003813C8">
        <w:rPr>
          <w:rFonts w:ascii="Aptos" w:hAnsi="Aptos"/>
          <w:b/>
          <w:sz w:val="18"/>
          <w:lang w:val="en-GB"/>
        </w:rPr>
        <w:t>Architectural Rationale</w:t>
      </w:r>
      <w:r w:rsidR="00F11D75" w:rsidRPr="00F96828">
        <w:rPr>
          <w:rFonts w:ascii="Aptos" w:hAnsi="Aptos"/>
          <w:b/>
          <w:sz w:val="18"/>
          <w:rPrChange w:id="1215" w:author="Microsoft Word" w:date="2026-09-09T14:02:00Z" w16du:dateUtc="2026-09-09T13:02:00Z">
            <w:rPr>
              <w:b/>
            </w:rPr>
          </w:rPrChange>
        </w:rPr>
        <w:t>.</w:t>
      </w:r>
      <w:r w:rsidR="00F11D75" w:rsidRPr="00F96828">
        <w:rPr>
          <w:rFonts w:ascii="Aptos" w:hAnsi="Aptos"/>
          <w:sz w:val="18"/>
          <w:rPrChange w:id="1216" w:author="Microsoft Word" w:date="2026-09-09T14:54:00Z" w16du:dateUtc="2026-09-09T13:54:00Z">
            <w:rPr/>
          </w:rPrChange>
        </w:rPr>
        <w:t xml:space="preserve"> A real, multi-step scenario resolves through the decision tree into named catalogue patterns rather than a bespoke design. </w:t>
      </w:r>
      <w:r w:rsidR="00F11D75" w:rsidRPr="00FA32C1">
        <w:rPr>
          <w:rFonts w:ascii="Aptos" w:hAnsi="Aptos"/>
          <w:sz w:val="18"/>
          <w:lang w:val="en-GB"/>
        </w:rPr>
        <w:t xml:space="preserve">Each pattern </w:t>
      </w:r>
      <w:r w:rsidR="00FA32C1" w:rsidRPr="00FA32C1">
        <w:rPr>
          <w:rFonts w:ascii="Aptos" w:hAnsi="Aptos"/>
          <w:sz w:val="18"/>
          <w:lang w:val="en-GB"/>
        </w:rPr>
        <w:t>defines</w:t>
      </w:r>
      <w:r w:rsidR="00F11D75" w:rsidRPr="00FA32C1">
        <w:rPr>
          <w:rFonts w:ascii="Aptos" w:hAnsi="Aptos"/>
          <w:sz w:val="18"/>
          <w:lang w:val="en-GB"/>
        </w:rPr>
        <w:t xml:space="preserve"> its </w:t>
      </w:r>
      <w:r w:rsidR="00FA32C1" w:rsidRPr="00FA32C1">
        <w:rPr>
          <w:rFonts w:ascii="Aptos" w:hAnsi="Aptos"/>
          <w:sz w:val="18"/>
          <w:lang w:val="en-GB"/>
        </w:rPr>
        <w:t>associated</w:t>
      </w:r>
      <w:r w:rsidR="00F11D75" w:rsidRPr="00FA32C1">
        <w:rPr>
          <w:rFonts w:ascii="Aptos" w:hAnsi="Aptos"/>
          <w:sz w:val="18"/>
          <w:lang w:val="en-GB"/>
        </w:rPr>
        <w:t xml:space="preserve"> security boundary</w:t>
      </w:r>
      <w:r w:rsidR="00FA32C1" w:rsidRPr="00FA32C1">
        <w:rPr>
          <w:rFonts w:ascii="Aptos" w:hAnsi="Aptos"/>
          <w:sz w:val="18"/>
          <w:lang w:val="en-GB"/>
        </w:rPr>
        <w:t>, operational considerations</w:t>
      </w:r>
      <w:r w:rsidR="00F11D75" w:rsidRPr="00FA32C1">
        <w:rPr>
          <w:rFonts w:ascii="Aptos" w:hAnsi="Aptos"/>
          <w:sz w:val="18"/>
          <w:lang w:val="en-GB"/>
        </w:rPr>
        <w:t xml:space="preserve"> and non-functional </w:t>
      </w:r>
      <w:r w:rsidR="00FA32C1" w:rsidRPr="00FA32C1">
        <w:rPr>
          <w:rFonts w:ascii="Aptos" w:hAnsi="Aptos"/>
          <w:sz w:val="18"/>
          <w:lang w:val="en-GB"/>
        </w:rPr>
        <w:t>characteristics</w:t>
      </w:r>
      <w:r w:rsidR="00FA32C1">
        <w:rPr>
          <w:rFonts w:ascii="Aptos" w:hAnsi="Aptos"/>
          <w:sz w:val="18"/>
          <w:lang w:val="en-GB"/>
        </w:rPr>
        <w:t xml:space="preserve">. </w:t>
      </w:r>
      <w:r w:rsidR="00E02078" w:rsidRPr="00E02078">
        <w:rPr>
          <w:rFonts w:ascii="Aptos" w:hAnsi="Aptos"/>
          <w:sz w:val="18"/>
          <w:lang w:val="en-GB"/>
        </w:rPr>
        <w:t xml:space="preserve">The resulting solution is governed through the framework's </w:t>
      </w:r>
      <w:r w:rsidR="00F11D75" w:rsidRPr="00E02078">
        <w:rPr>
          <w:rFonts w:ascii="Aptos" w:hAnsi="Aptos"/>
          <w:sz w:val="18"/>
          <w:lang w:val="en-GB"/>
        </w:rPr>
        <w:t>mandatory guardrails</w:t>
      </w:r>
      <w:r w:rsidR="00F11D75" w:rsidRPr="00F96828">
        <w:rPr>
          <w:rFonts w:ascii="Aptos" w:hAnsi="Aptos"/>
          <w:sz w:val="18"/>
          <w:rPrChange w:id="1217" w:author="Microsoft Word" w:date="2026-09-09T14:54:00Z" w16du:dateUtc="2026-09-09T13:54:00Z">
            <w:rPr/>
          </w:rPrChange>
        </w:rPr>
        <w:t xml:space="preserve"> in Section </w:t>
      </w:r>
      <w:r w:rsidR="00F11D75" w:rsidRPr="00F96828">
        <w:rPr>
          <w:rFonts w:ascii="Aptos" w:hAnsi="Aptos"/>
          <w:sz w:val="18"/>
          <w:rPrChange w:id="1218" w:author="Microsoft Word" w:date="2026-09-09T14:02:00Z" w16du:dateUtc="2026-09-09T13:02:00Z">
            <w:rPr/>
          </w:rPrChange>
        </w:rPr>
        <w:t>1</w:t>
      </w:r>
      <w:r w:rsidR="00E02078">
        <w:rPr>
          <w:rFonts w:ascii="Aptos" w:hAnsi="Aptos"/>
          <w:sz w:val="18"/>
        </w:rPr>
        <w:t>1</w:t>
      </w:r>
      <w:r w:rsidR="00F11D75" w:rsidRPr="00F96828">
        <w:rPr>
          <w:rFonts w:ascii="Aptos" w:hAnsi="Aptos"/>
          <w:sz w:val="18"/>
          <w:rPrChange w:id="1219" w:author="Microsoft Word" w:date="2026-09-09T14:54:00Z" w16du:dateUtc="2026-09-09T13:54:00Z">
            <w:rPr/>
          </w:rPrChange>
        </w:rPr>
        <w:t xml:space="preserve"> and the Technical Design Authority</w:t>
      </w:r>
      <w:r w:rsidR="00E2225E">
        <w:rPr>
          <w:rFonts w:ascii="Aptos" w:hAnsi="Aptos"/>
          <w:sz w:val="18"/>
        </w:rPr>
        <w:t xml:space="preserve"> (TDA) </w:t>
      </w:r>
      <w:r w:rsidR="00E2225E" w:rsidRPr="00E2225E">
        <w:rPr>
          <w:rFonts w:ascii="Aptos" w:hAnsi="Aptos"/>
          <w:sz w:val="18"/>
          <w:lang w:val="en-GB"/>
        </w:rPr>
        <w:t>review process</w:t>
      </w:r>
      <w:r w:rsidR="00F11D75" w:rsidRPr="00F96828">
        <w:rPr>
          <w:rFonts w:ascii="Aptos" w:hAnsi="Aptos"/>
          <w:sz w:val="18"/>
          <w:rPrChange w:id="1220" w:author="Microsoft Word" w:date="2026-09-09T14:02:00Z" w16du:dateUtc="2026-09-09T13:02:00Z">
            <w:rPr/>
          </w:rPrChange>
        </w:rPr>
        <w:t>.</w:t>
      </w:r>
      <w:r w:rsidR="00F11D75" w:rsidRPr="00F96828">
        <w:rPr>
          <w:rFonts w:ascii="Aptos" w:hAnsi="Aptos"/>
          <w:sz w:val="18"/>
          <w:rPrChange w:id="1221" w:author="Microsoft Word" w:date="2026-09-09T14:54:00Z" w16du:dateUtc="2026-09-09T13:54:00Z">
            <w:rPr/>
          </w:rPrChange>
        </w:rPr>
        <w:t xml:space="preserve"> </w:t>
      </w:r>
      <w:r w:rsidR="00F11D75" w:rsidRPr="00173FC8">
        <w:rPr>
          <w:rFonts w:ascii="Aptos" w:hAnsi="Aptos"/>
          <w:sz w:val="18"/>
          <w:lang w:val="en-GB"/>
        </w:rPr>
        <w:t xml:space="preserve">The </w:t>
      </w:r>
      <w:r w:rsidR="00173FC8" w:rsidRPr="00173FC8">
        <w:rPr>
          <w:rFonts w:ascii="Aptos" w:hAnsi="Aptos"/>
          <w:sz w:val="18"/>
          <w:lang w:val="en-GB"/>
        </w:rPr>
        <w:t>required levels of reliability, traceability and governance are achieved through the application of approved integration patterns and supporting framework controls.</w:t>
      </w:r>
    </w:p>
    <w:p w14:paraId="6E0933A3" w14:textId="1C4706BA" w:rsidR="001E5517" w:rsidRPr="00C97173" w:rsidRDefault="00DC6EF3">
      <w:pPr>
        <w:pStyle w:val="Heading1"/>
        <w:rPr>
          <w:sz w:val="36"/>
          <w:rPrChange w:id="1222" w:author="Microsoft Word" w:date="2026-09-09T14:54:00Z" w16du:dateUtc="2026-09-09T13:54:00Z">
            <w:rPr/>
          </w:rPrChange>
        </w:rPr>
      </w:pPr>
      <w:bookmarkStart w:id="1223" w:name="_8._Enterprise_Pattern"/>
      <w:bookmarkStart w:id="1224" w:name="_Toc239852294"/>
      <w:bookmarkStart w:id="1225" w:name="_Toc239899867"/>
      <w:bookmarkEnd w:id="1223"/>
      <w:r>
        <w:rPr>
          <w:sz w:val="36"/>
          <w:rPrChange w:id="1226" w:author="Microsoft Word" w:date="2026-09-09T14:02:00Z" w16du:dateUtc="2026-09-09T13:02:00Z">
            <w:rPr/>
          </w:rPrChange>
        </w:rPr>
        <w:t>7</w:t>
      </w:r>
      <w:commentRangeStart w:id="1227"/>
      <w:commentRangeStart w:id="1228"/>
      <w:r w:rsidR="001E5517" w:rsidRPr="00C97173">
        <w:rPr>
          <w:sz w:val="36"/>
          <w:rPrChange w:id="1229" w:author="Microsoft Word" w:date="2026-09-09T14:54:00Z" w16du:dateUtc="2026-09-09T13:54:00Z">
            <w:rPr/>
          </w:rPrChange>
        </w:rPr>
        <w:t>. Enterprise Pattern Catalogue</w:t>
      </w:r>
      <w:bookmarkEnd w:id="1224"/>
      <w:bookmarkEnd w:id="1225"/>
      <w:commentRangeEnd w:id="1228"/>
      <w:r w:rsidR="00BE238D" w:rsidRPr="00C97173">
        <w:rPr>
          <w:rStyle w:val="CommentReference"/>
          <w:sz w:val="36"/>
          <w:szCs w:val="30"/>
          <w:rPrChange w:id="1230" w:author="Microsoft Word" w:date="2026-09-09T14:54:00Z" w16du:dateUtc="2026-09-09T13:54:00Z">
            <w:rPr>
              <w:rStyle w:val="CommentReference"/>
              <w:sz w:val="30"/>
              <w:szCs w:val="30"/>
            </w:rPr>
          </w:rPrChange>
        </w:rPr>
        <w:commentReference w:id="1228"/>
      </w:r>
      <w:commentRangeEnd w:id="1227"/>
      <w:r w:rsidR="00C56193" w:rsidRPr="00C97173">
        <w:rPr>
          <w:rStyle w:val="CommentReference"/>
          <w:sz w:val="36"/>
          <w:szCs w:val="30"/>
          <w:rPrChange w:id="1231" w:author="Microsoft Word" w:date="2026-09-09T14:54:00Z" w16du:dateUtc="2026-09-09T13:54:00Z">
            <w:rPr>
              <w:rStyle w:val="CommentReference"/>
              <w:sz w:val="30"/>
              <w:szCs w:val="30"/>
            </w:rPr>
          </w:rPrChange>
        </w:rPr>
        <w:commentReference w:id="1227"/>
      </w:r>
    </w:p>
    <w:p w14:paraId="6F7F92FB" w14:textId="5CA38010" w:rsidR="001E5517" w:rsidRPr="00C97173" w:rsidRDefault="006F419D" w:rsidP="001E5517">
      <w:pPr>
        <w:pStyle w:val="Heading2"/>
        <w:rPr>
          <w:rFonts w:ascii="Calibri heading" w:hAnsi="Calibri heading"/>
          <w:b/>
          <w:color w:val="2E5496"/>
          <w:sz w:val="28"/>
          <w:lang w:val="en-US"/>
          <w:rPrChange w:id="1232" w:author="Microsoft Word" w:date="2026-09-09T14:54:00Z" w16du:dateUtc="2026-09-09T13:54:00Z">
            <w:rPr/>
          </w:rPrChange>
        </w:rPr>
      </w:pPr>
      <w:bookmarkStart w:id="1233" w:name="_Toc239852295"/>
      <w:bookmarkStart w:id="1234" w:name="_Toc239899868"/>
      <w:r w:rsidRPr="00C97173">
        <w:rPr>
          <w:rFonts w:ascii="Calibri heading" w:hAnsi="Calibri heading"/>
          <w:b/>
          <w:color w:val="2E5496"/>
          <w:sz w:val="28"/>
          <w:lang w:val="en-US"/>
          <w:rPrChange w:id="1235" w:author="Microsoft Word" w:date="2026-09-09T14:54:00Z" w16du:dateUtc="2026-09-09T13:54:00Z">
            <w:rPr/>
          </w:rPrChange>
        </w:rPr>
        <w:t>7</w:t>
      </w:r>
      <w:r w:rsidR="001E5517" w:rsidRPr="00C97173">
        <w:rPr>
          <w:rFonts w:ascii="Calibri heading" w:hAnsi="Calibri heading"/>
          <w:b/>
          <w:color w:val="2E5496"/>
          <w:sz w:val="28"/>
          <w:lang w:val="en-US"/>
          <w:rPrChange w:id="1236" w:author="Microsoft Word" w:date="2026-09-09T14:54:00Z" w16du:dateUtc="2026-09-09T13:54:00Z">
            <w:rPr/>
          </w:rPrChange>
        </w:rPr>
        <w:t>.1 Enterprise Pattern Index and Boundary Applicability</w:t>
      </w:r>
      <w:bookmarkEnd w:id="1233"/>
      <w:bookmarkEnd w:id="1234"/>
    </w:p>
    <w:p w14:paraId="0C3689CB" w14:textId="538EF34A" w:rsidR="001E5517" w:rsidRPr="00F96828" w:rsidRDefault="001E5517" w:rsidP="001E5517">
      <w:pPr>
        <w:rPr>
          <w:ins w:id="1237" w:author="Joycell Sundararaj - Chaucer" w:date="2026-09-06T22:57:00Z" w16du:dateUtc="2026-09-06T21:57:00Z"/>
          <w:rFonts w:ascii="Aptos" w:hAnsi="Aptos"/>
          <w:sz w:val="18"/>
          <w:rPrChange w:id="1238" w:author="Microsoft Word" w:date="2026-09-09T14:54:00Z" w16du:dateUtc="2026-09-09T13:54:00Z">
            <w:rPr>
              <w:ins w:id="1239" w:author="Joycell Sundararaj - Chaucer" w:date="2026-09-06T22:57:00Z" w16du:dateUtc="2026-09-06T21:57:00Z"/>
            </w:rPr>
          </w:rPrChange>
        </w:rPr>
      </w:pPr>
      <w:r w:rsidRPr="00F96828">
        <w:rPr>
          <w:rFonts w:ascii="Aptos" w:hAnsi="Aptos"/>
          <w:sz w:val="18"/>
          <w:rPrChange w:id="1240" w:author="Microsoft Word" w:date="2026-09-09T14:54:00Z" w16du:dateUtc="2026-09-09T13:54:00Z">
            <w:rPr/>
          </w:rPrChange>
        </w:rPr>
        <w:t>The Systems Integration Framework defines a single enterprise pattern catalogue that applies across internal Chaucer integrations and Chaucer-to-third-party integrations. Patterns are classified by integration boundary to ensure that delivery teams and suppliers understand where each pattern is appropriate and what additional controls are required.</w:t>
      </w:r>
    </w:p>
    <w:p w14:paraId="6896C20B" w14:textId="2FF408B2" w:rsidR="00DC149C" w:rsidRPr="00F96828" w:rsidRDefault="001B3F65" w:rsidP="001B3F65">
      <w:pPr>
        <w:tabs>
          <w:tab w:val="left" w:pos="5635"/>
        </w:tabs>
        <w:rPr>
          <w:rFonts w:ascii="Aptos" w:hAnsi="Aptos"/>
          <w:sz w:val="18"/>
          <w:rPrChange w:id="1241" w:author="Microsoft Word" w:date="2026-09-09T14:54:00Z" w16du:dateUtc="2026-09-09T13:54:00Z">
            <w:rPr/>
          </w:rPrChange>
        </w:rPr>
      </w:pPr>
      <w:r w:rsidRPr="00F96828">
        <w:rPr>
          <w:rFonts w:ascii="Aptos" w:hAnsi="Aptos"/>
          <w:sz w:val="18"/>
          <w:rPrChange w:id="1242" w:author="Microsoft Word" w:date="2026-09-09T14:54:00Z" w16du:dateUtc="2026-09-09T13:54:00Z">
            <w:rPr/>
          </w:rPrChange>
        </w:rPr>
        <w:tab/>
      </w:r>
    </w:p>
    <w:p w14:paraId="2350E5B9" w14:textId="77777777" w:rsidR="001E5517" w:rsidRPr="00F96828" w:rsidRDefault="001E5517" w:rsidP="001E5517">
      <w:pPr>
        <w:rPr>
          <w:ins w:id="1243" w:author="Joycell Sundararaj - Chaucer" w:date="2026-09-06T22:57:00Z" w16du:dateUtc="2026-09-06T21:57:00Z"/>
          <w:rFonts w:ascii="Aptos" w:hAnsi="Aptos"/>
          <w:sz w:val="18"/>
          <w:rPrChange w:id="1244" w:author="Microsoft Word" w:date="2026-09-09T14:54:00Z" w16du:dateUtc="2026-09-09T13:54:00Z">
            <w:rPr>
              <w:ins w:id="1245" w:author="Joycell Sundararaj - Chaucer" w:date="2026-09-06T22:57:00Z" w16du:dateUtc="2026-09-06T21:57:00Z"/>
            </w:rPr>
          </w:rPrChange>
        </w:rPr>
      </w:pPr>
      <w:r w:rsidRPr="00F96828">
        <w:rPr>
          <w:rFonts w:ascii="Aptos" w:hAnsi="Aptos"/>
          <w:sz w:val="18"/>
          <w:rPrChange w:id="1246" w:author="Microsoft Word" w:date="2026-09-09T14:54:00Z" w16du:dateUtc="2026-09-09T13:54:00Z">
            <w:rPr/>
          </w:rPrChange>
        </w:rP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494408E9" w14:textId="77777777" w:rsidR="00DC149C" w:rsidRPr="00F96828" w:rsidRDefault="00DC149C" w:rsidP="001E5517">
      <w:pPr>
        <w:rPr>
          <w:rFonts w:ascii="Aptos" w:hAnsi="Aptos"/>
          <w:sz w:val="18"/>
          <w:rPrChange w:id="1247" w:author="Microsoft Word" w:date="2026-09-09T14:54:00Z" w16du:dateUtc="2026-09-09T13:54:00Z">
            <w:rPr/>
          </w:rPrChange>
        </w:rPr>
      </w:pPr>
    </w:p>
    <w:p w14:paraId="7189ADCA" w14:textId="0D634056" w:rsidR="001E5517" w:rsidRPr="00F96828" w:rsidDel="00D34C06" w:rsidRDefault="001E5517" w:rsidP="00D34C06">
      <w:pPr>
        <w:rPr>
          <w:del w:id="1248" w:author="Joycell Sundararaj - Chaucer" w:date="2026-09-06T22:55:00Z" w16du:dateUtc="2026-09-06T21:55:00Z"/>
          <w:rFonts w:ascii="Aptos" w:hAnsi="Aptos"/>
          <w:sz w:val="18"/>
          <w:rPrChange w:id="1249" w:author="Microsoft Word" w:date="2026-09-09T14:54:00Z" w16du:dateUtc="2026-09-09T13:54:00Z">
            <w:rPr>
              <w:del w:id="1250" w:author="Joycell Sundararaj - Chaucer" w:date="2026-09-06T22:55:00Z" w16du:dateUtc="2026-09-06T21:55:00Z"/>
            </w:rPr>
          </w:rPrChange>
        </w:rPr>
      </w:pPr>
      <w:r w:rsidRPr="00F96828">
        <w:rPr>
          <w:rFonts w:ascii="Aptos" w:hAnsi="Aptos"/>
          <w:sz w:val="18"/>
          <w:rPrChange w:id="1251" w:author="Microsoft Word" w:date="2026-09-09T14:54:00Z" w16du:dateUtc="2026-09-09T13:54:00Z">
            <w:rPr/>
          </w:rPrChange>
        </w:rP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r w:rsidR="00E47398">
        <w:rPr>
          <w:rFonts w:ascii="Aptos" w:hAnsi="Aptos"/>
          <w:sz w:val="18"/>
        </w:rPr>
        <w:br/>
      </w:r>
    </w:p>
    <w:p w14:paraId="49DD1871" w14:textId="159AA32E" w:rsidR="001E5517" w:rsidRPr="00D34C06" w:rsidRDefault="00D34C06" w:rsidP="001B3F65">
      <w:r>
        <w:br/>
      </w:r>
      <w:r w:rsidR="001E5517" w:rsidRPr="00D34C06">
        <w:rPr>
          <w:b/>
          <w:color w:val="2E5496"/>
          <w:sz w:val="25"/>
          <w:szCs w:val="25"/>
        </w:rPr>
        <w:t>Pattern Catalogue with Boundary Applicability</w:t>
      </w:r>
      <w:ins w:id="1252" w:author="Joycell Sundararaj - Chaucer" w:date="2026-09-06T22:55:00Z" w16du:dateUtc="2026-09-06T21:55:00Z">
        <w:r>
          <w:br/>
        </w:r>
      </w:ins>
    </w:p>
    <w:tbl>
      <w:tblPr>
        <w:tblStyle w:val="TableGrid"/>
        <w:tblW w:w="0" w:type="auto"/>
        <w:jc w:val="center"/>
        <w:tblLook w:val="04A0" w:firstRow="1" w:lastRow="0" w:firstColumn="1" w:lastColumn="0" w:noHBand="0" w:noVBand="1"/>
      </w:tblPr>
      <w:tblGrid>
        <w:gridCol w:w="834"/>
        <w:gridCol w:w="1288"/>
        <w:gridCol w:w="1050"/>
        <w:gridCol w:w="836"/>
        <w:gridCol w:w="887"/>
        <w:gridCol w:w="887"/>
        <w:gridCol w:w="901"/>
        <w:gridCol w:w="1180"/>
        <w:gridCol w:w="1153"/>
      </w:tblGrid>
      <w:tr w:rsidR="001E5517" w14:paraId="7818E385" w14:textId="77777777" w:rsidTr="00294267">
        <w:trPr>
          <w:jc w:val="center"/>
        </w:trPr>
        <w:tc>
          <w:tcPr>
            <w:tcW w:w="834" w:type="dxa"/>
            <w:shd w:val="clear" w:color="auto" w:fill="1A2B56"/>
            <w:vAlign w:val="center"/>
          </w:tcPr>
          <w:p w14:paraId="41FF7CD8" w14:textId="77777777" w:rsidR="001E5517" w:rsidRPr="00F96828" w:rsidRDefault="001E5517">
            <w:pPr>
              <w:spacing w:before="40" w:after="40"/>
              <w:rPr>
                <w:rFonts w:ascii="Aptos" w:hAnsi="Aptos"/>
                <w:sz w:val="17"/>
                <w:rPrChange w:id="1253" w:author="Microsoft Word" w:date="2026-09-09T14:54:00Z" w16du:dateUtc="2026-09-09T13:54:00Z">
                  <w:rPr/>
                </w:rPrChange>
              </w:rPr>
            </w:pPr>
            <w:r w:rsidRPr="00F96828">
              <w:rPr>
                <w:rFonts w:ascii="Aptos" w:hAnsi="Aptos"/>
                <w:b/>
                <w:color w:val="FFFFFF"/>
                <w:sz w:val="17"/>
                <w:rPrChange w:id="1254" w:author="Microsoft Word" w:date="2026-09-09T14:54:00Z" w16du:dateUtc="2026-09-09T13:54:00Z">
                  <w:rPr>
                    <w:b/>
                    <w:color w:val="FFFFFF"/>
                    <w:sz w:val="16"/>
                  </w:rPr>
                </w:rPrChange>
              </w:rPr>
              <w:t>Pattern ID</w:t>
            </w:r>
          </w:p>
        </w:tc>
        <w:tc>
          <w:tcPr>
            <w:tcW w:w="1288" w:type="dxa"/>
            <w:shd w:val="clear" w:color="auto" w:fill="1A2B56"/>
            <w:vAlign w:val="center"/>
          </w:tcPr>
          <w:p w14:paraId="0165437D" w14:textId="77777777" w:rsidR="001E5517" w:rsidRPr="00F96828" w:rsidRDefault="001E5517">
            <w:pPr>
              <w:spacing w:before="40" w:after="40"/>
              <w:rPr>
                <w:rFonts w:ascii="Aptos" w:hAnsi="Aptos"/>
                <w:sz w:val="17"/>
                <w:rPrChange w:id="1255" w:author="Microsoft Word" w:date="2026-09-09T14:54:00Z" w16du:dateUtc="2026-09-09T13:54:00Z">
                  <w:rPr/>
                </w:rPrChange>
              </w:rPr>
            </w:pPr>
            <w:r w:rsidRPr="00F96828">
              <w:rPr>
                <w:rFonts w:ascii="Aptos" w:hAnsi="Aptos"/>
                <w:b/>
                <w:color w:val="FFFFFF"/>
                <w:sz w:val="17"/>
                <w:rPrChange w:id="1256" w:author="Microsoft Word" w:date="2026-09-09T14:54:00Z" w16du:dateUtc="2026-09-09T13:54:00Z">
                  <w:rPr>
                    <w:b/>
                    <w:color w:val="FFFFFF"/>
                    <w:sz w:val="16"/>
                  </w:rPr>
                </w:rPrChange>
              </w:rPr>
              <w:t>Pattern</w:t>
            </w:r>
          </w:p>
        </w:tc>
        <w:tc>
          <w:tcPr>
            <w:tcW w:w="1050" w:type="dxa"/>
            <w:shd w:val="clear" w:color="auto" w:fill="1A2B56"/>
            <w:vAlign w:val="center"/>
          </w:tcPr>
          <w:p w14:paraId="24DABDCC" w14:textId="77777777" w:rsidR="001E5517" w:rsidRPr="00F96828" w:rsidRDefault="001E5517">
            <w:pPr>
              <w:spacing w:before="40" w:after="40"/>
              <w:rPr>
                <w:rFonts w:ascii="Aptos" w:hAnsi="Aptos"/>
                <w:sz w:val="17"/>
                <w:rPrChange w:id="1257" w:author="Microsoft Word" w:date="2026-09-09T14:54:00Z" w16du:dateUtc="2026-09-09T13:54:00Z">
                  <w:rPr/>
                </w:rPrChange>
              </w:rPr>
            </w:pPr>
            <w:r w:rsidRPr="00F96828">
              <w:rPr>
                <w:rFonts w:ascii="Aptos" w:hAnsi="Aptos"/>
                <w:b/>
                <w:color w:val="FFFFFF"/>
                <w:sz w:val="17"/>
                <w:rPrChange w:id="1258" w:author="Microsoft Word" w:date="2026-09-09T14:54:00Z" w16du:dateUtc="2026-09-09T13:54:00Z">
                  <w:rPr>
                    <w:b/>
                    <w:color w:val="FFFFFF"/>
                    <w:sz w:val="16"/>
                  </w:rPr>
                </w:rPrChange>
              </w:rPr>
              <w:t>Primary Boundary</w:t>
            </w:r>
          </w:p>
        </w:tc>
        <w:tc>
          <w:tcPr>
            <w:tcW w:w="836" w:type="dxa"/>
            <w:shd w:val="clear" w:color="auto" w:fill="1A2B56"/>
            <w:vAlign w:val="center"/>
          </w:tcPr>
          <w:p w14:paraId="76AFF51A" w14:textId="77777777" w:rsidR="001E5517" w:rsidRPr="00F96828" w:rsidRDefault="001E5517">
            <w:pPr>
              <w:spacing w:before="40" w:after="40"/>
              <w:rPr>
                <w:rFonts w:ascii="Aptos" w:hAnsi="Aptos"/>
                <w:sz w:val="17"/>
                <w:rPrChange w:id="1259" w:author="Microsoft Word" w:date="2026-09-09T14:54:00Z" w16du:dateUtc="2026-09-09T13:54:00Z">
                  <w:rPr/>
                </w:rPrChange>
              </w:rPr>
            </w:pPr>
            <w:r w:rsidRPr="00F96828">
              <w:rPr>
                <w:rFonts w:ascii="Aptos" w:hAnsi="Aptos"/>
                <w:b/>
                <w:color w:val="FFFFFF"/>
                <w:sz w:val="17"/>
                <w:rPrChange w:id="1260" w:author="Microsoft Word" w:date="2026-09-09T14:54:00Z" w16du:dateUtc="2026-09-09T13:54:00Z">
                  <w:rPr>
                    <w:b/>
                    <w:color w:val="FFFFFF"/>
                    <w:sz w:val="16"/>
                  </w:rPr>
                </w:rPrChange>
              </w:rPr>
              <w:t>Internal</w:t>
            </w:r>
          </w:p>
        </w:tc>
        <w:tc>
          <w:tcPr>
            <w:tcW w:w="887" w:type="dxa"/>
            <w:shd w:val="clear" w:color="auto" w:fill="1A2B56"/>
            <w:vAlign w:val="center"/>
          </w:tcPr>
          <w:p w14:paraId="575AE26A" w14:textId="77777777" w:rsidR="001E5517" w:rsidRPr="00F96828" w:rsidRDefault="001E5517">
            <w:pPr>
              <w:spacing w:before="40" w:after="40"/>
              <w:rPr>
                <w:rFonts w:ascii="Aptos" w:hAnsi="Aptos"/>
                <w:sz w:val="17"/>
                <w:rPrChange w:id="1261" w:author="Microsoft Word" w:date="2026-09-09T14:54:00Z" w16du:dateUtc="2026-09-09T13:54:00Z">
                  <w:rPr/>
                </w:rPrChange>
              </w:rPr>
            </w:pPr>
            <w:r w:rsidRPr="00F96828">
              <w:rPr>
                <w:rFonts w:ascii="Aptos" w:hAnsi="Aptos"/>
                <w:b/>
                <w:color w:val="FFFFFF"/>
                <w:sz w:val="17"/>
                <w:rPrChange w:id="1262" w:author="Microsoft Word" w:date="2026-09-09T14:54:00Z" w16du:dateUtc="2026-09-09T13:54:00Z">
                  <w:rPr>
                    <w:b/>
                    <w:color w:val="FFFFFF"/>
                    <w:sz w:val="16"/>
                  </w:rPr>
                </w:rPrChange>
              </w:rPr>
              <w:t>3rd Party to Chaucer</w:t>
            </w:r>
          </w:p>
        </w:tc>
        <w:tc>
          <w:tcPr>
            <w:tcW w:w="887" w:type="dxa"/>
            <w:shd w:val="clear" w:color="auto" w:fill="1A2B56"/>
            <w:vAlign w:val="center"/>
          </w:tcPr>
          <w:p w14:paraId="54ACD765" w14:textId="77777777" w:rsidR="001E5517" w:rsidRPr="00F96828" w:rsidRDefault="001E5517">
            <w:pPr>
              <w:spacing w:before="40" w:after="40"/>
              <w:rPr>
                <w:rFonts w:ascii="Aptos" w:hAnsi="Aptos"/>
                <w:sz w:val="17"/>
                <w:rPrChange w:id="1263" w:author="Microsoft Word" w:date="2026-09-09T14:54:00Z" w16du:dateUtc="2026-09-09T13:54:00Z">
                  <w:rPr/>
                </w:rPrChange>
              </w:rPr>
            </w:pPr>
            <w:r w:rsidRPr="00F96828">
              <w:rPr>
                <w:rFonts w:ascii="Aptos" w:hAnsi="Aptos"/>
                <w:b/>
                <w:color w:val="FFFFFF"/>
                <w:sz w:val="17"/>
                <w:rPrChange w:id="1264" w:author="Microsoft Word" w:date="2026-09-09T14:54:00Z" w16du:dateUtc="2026-09-09T13:54:00Z">
                  <w:rPr>
                    <w:b/>
                    <w:color w:val="FFFFFF"/>
                    <w:sz w:val="16"/>
                  </w:rPr>
                </w:rPrChange>
              </w:rPr>
              <w:t>Chaucer to 3rd Party</w:t>
            </w:r>
          </w:p>
        </w:tc>
        <w:tc>
          <w:tcPr>
            <w:tcW w:w="901" w:type="dxa"/>
            <w:shd w:val="clear" w:color="auto" w:fill="1A2B56"/>
            <w:vAlign w:val="center"/>
          </w:tcPr>
          <w:p w14:paraId="05D02432" w14:textId="77777777" w:rsidR="001E5517" w:rsidRPr="00F96828" w:rsidRDefault="001E5517">
            <w:pPr>
              <w:spacing w:before="40" w:after="40"/>
              <w:rPr>
                <w:rFonts w:ascii="Aptos" w:hAnsi="Aptos"/>
                <w:sz w:val="17"/>
                <w:rPrChange w:id="1265" w:author="Microsoft Word" w:date="2026-09-09T14:54:00Z" w16du:dateUtc="2026-09-09T13:54:00Z">
                  <w:rPr/>
                </w:rPrChange>
              </w:rPr>
            </w:pPr>
            <w:r w:rsidRPr="00F96828">
              <w:rPr>
                <w:rFonts w:ascii="Aptos" w:hAnsi="Aptos"/>
                <w:b/>
                <w:color w:val="FFFFFF"/>
                <w:sz w:val="17"/>
                <w:rPrChange w:id="1266" w:author="Microsoft Word" w:date="2026-09-09T14:54:00Z" w16du:dateUtc="2026-09-09T13:54:00Z">
                  <w:rPr>
                    <w:b/>
                    <w:color w:val="FFFFFF"/>
                    <w:sz w:val="16"/>
                  </w:rPr>
                </w:rPrChange>
              </w:rPr>
              <w:t>SIF to Data Platform</w:t>
            </w:r>
          </w:p>
        </w:tc>
        <w:tc>
          <w:tcPr>
            <w:tcW w:w="1180" w:type="dxa"/>
            <w:shd w:val="clear" w:color="auto" w:fill="1A2B56"/>
            <w:vAlign w:val="center"/>
          </w:tcPr>
          <w:p w14:paraId="1D095839" w14:textId="77777777" w:rsidR="001E5517" w:rsidRPr="00F96828" w:rsidRDefault="001E5517">
            <w:pPr>
              <w:spacing w:before="40" w:after="40"/>
              <w:rPr>
                <w:rFonts w:ascii="Aptos" w:hAnsi="Aptos"/>
                <w:sz w:val="17"/>
                <w:rPrChange w:id="1267" w:author="Microsoft Word" w:date="2026-09-09T14:54:00Z" w16du:dateUtc="2026-09-09T13:54:00Z">
                  <w:rPr/>
                </w:rPrChange>
              </w:rPr>
            </w:pPr>
            <w:r w:rsidRPr="00F96828">
              <w:rPr>
                <w:rFonts w:ascii="Aptos" w:hAnsi="Aptos"/>
                <w:b/>
                <w:color w:val="FFFFFF"/>
                <w:sz w:val="17"/>
                <w:rPrChange w:id="1268" w:author="Microsoft Word" w:date="2026-09-09T14:54:00Z" w16du:dateUtc="2026-09-09T13:54:00Z">
                  <w:rPr>
                    <w:b/>
                    <w:color w:val="FFFFFF"/>
                    <w:sz w:val="16"/>
                  </w:rPr>
                </w:rPrChange>
              </w:rPr>
              <w:t>Primary Technology</w:t>
            </w:r>
          </w:p>
        </w:tc>
        <w:tc>
          <w:tcPr>
            <w:tcW w:w="1153" w:type="dxa"/>
            <w:shd w:val="clear" w:color="auto" w:fill="1A2B56"/>
            <w:vAlign w:val="center"/>
          </w:tcPr>
          <w:p w14:paraId="0A8A562E" w14:textId="77777777" w:rsidR="001E5517" w:rsidRPr="00F96828" w:rsidRDefault="001E5517">
            <w:pPr>
              <w:spacing w:before="40" w:after="40"/>
              <w:rPr>
                <w:rFonts w:ascii="Aptos" w:hAnsi="Aptos"/>
                <w:sz w:val="17"/>
                <w:rPrChange w:id="1269" w:author="Microsoft Word" w:date="2026-09-09T14:54:00Z" w16du:dateUtc="2026-09-09T13:54:00Z">
                  <w:rPr/>
                </w:rPrChange>
              </w:rPr>
            </w:pPr>
            <w:r w:rsidRPr="00F96828">
              <w:rPr>
                <w:rFonts w:ascii="Aptos" w:hAnsi="Aptos"/>
                <w:b/>
                <w:color w:val="FFFFFF"/>
                <w:sz w:val="17"/>
                <w:rPrChange w:id="1270" w:author="Microsoft Word" w:date="2026-09-09T14:54:00Z" w16du:dateUtc="2026-09-09T13:54:00Z">
                  <w:rPr>
                    <w:b/>
                    <w:color w:val="FFFFFF"/>
                    <w:sz w:val="16"/>
                  </w:rPr>
                </w:rPrChange>
              </w:rPr>
              <w:t>Usage Approval</w:t>
            </w:r>
          </w:p>
        </w:tc>
      </w:tr>
      <w:tr w:rsidR="001E5517" w14:paraId="3B66448A" w14:textId="77777777" w:rsidTr="00294267">
        <w:trPr>
          <w:jc w:val="center"/>
        </w:trPr>
        <w:tc>
          <w:tcPr>
            <w:tcW w:w="834" w:type="dxa"/>
            <w:vAlign w:val="center"/>
          </w:tcPr>
          <w:p w14:paraId="6DDD6A16" w14:textId="77777777" w:rsidR="001E5517" w:rsidRPr="00F96828" w:rsidRDefault="001E5517">
            <w:pPr>
              <w:spacing w:before="40" w:after="40"/>
              <w:rPr>
                <w:rFonts w:ascii="Aptos" w:hAnsi="Aptos"/>
                <w:sz w:val="17"/>
                <w:rPrChange w:id="1271" w:author="Microsoft Word" w:date="2026-09-09T14:54:00Z" w16du:dateUtc="2026-09-09T13:54:00Z">
                  <w:rPr/>
                </w:rPrChange>
              </w:rPr>
            </w:pPr>
            <w:r w:rsidRPr="00F96828">
              <w:rPr>
                <w:rFonts w:ascii="Aptos" w:hAnsi="Aptos"/>
                <w:sz w:val="17"/>
                <w:rPrChange w:id="1272" w:author="Microsoft Word" w:date="2026-09-09T14:54:00Z" w16du:dateUtc="2026-09-09T13:54:00Z">
                  <w:rPr>
                    <w:sz w:val="16"/>
                  </w:rPr>
                </w:rPrChange>
              </w:rPr>
              <w:t>SIF-P01</w:t>
            </w:r>
          </w:p>
        </w:tc>
        <w:tc>
          <w:tcPr>
            <w:tcW w:w="1288" w:type="dxa"/>
            <w:vAlign w:val="center"/>
          </w:tcPr>
          <w:p w14:paraId="623BC919" w14:textId="77777777" w:rsidR="001E5517" w:rsidRPr="00F96828" w:rsidRDefault="001E5517">
            <w:pPr>
              <w:spacing w:before="40" w:after="40"/>
              <w:rPr>
                <w:rFonts w:ascii="Aptos" w:hAnsi="Aptos"/>
                <w:sz w:val="17"/>
                <w:rPrChange w:id="1273" w:author="Microsoft Word" w:date="2026-09-09T14:54:00Z" w16du:dateUtc="2026-09-09T13:54:00Z">
                  <w:rPr/>
                </w:rPrChange>
              </w:rPr>
            </w:pPr>
            <w:r w:rsidRPr="00F96828">
              <w:rPr>
                <w:rFonts w:ascii="Aptos" w:hAnsi="Aptos"/>
                <w:sz w:val="17"/>
                <w:rPrChange w:id="1274" w:author="Microsoft Word" w:date="2026-09-09T14:54:00Z" w16du:dateUtc="2026-09-09T13:54:00Z">
                  <w:rPr>
                    <w:sz w:val="16"/>
                  </w:rPr>
                </w:rPrChange>
              </w:rPr>
              <w:t>Internal REST API</w:t>
            </w:r>
          </w:p>
        </w:tc>
        <w:tc>
          <w:tcPr>
            <w:tcW w:w="1050" w:type="dxa"/>
            <w:vAlign w:val="center"/>
          </w:tcPr>
          <w:p w14:paraId="2A9EAEB5" w14:textId="77777777" w:rsidR="001E5517" w:rsidRPr="00F96828" w:rsidRDefault="001E5517">
            <w:pPr>
              <w:spacing w:before="40" w:after="40"/>
              <w:rPr>
                <w:rFonts w:ascii="Aptos" w:hAnsi="Aptos"/>
                <w:sz w:val="17"/>
                <w:rPrChange w:id="1275" w:author="Microsoft Word" w:date="2026-09-09T14:54:00Z" w16du:dateUtc="2026-09-09T13:54:00Z">
                  <w:rPr/>
                </w:rPrChange>
              </w:rPr>
            </w:pPr>
            <w:r w:rsidRPr="00F96828">
              <w:rPr>
                <w:rFonts w:ascii="Aptos" w:hAnsi="Aptos"/>
                <w:sz w:val="17"/>
                <w:rPrChange w:id="1276" w:author="Microsoft Word" w:date="2026-09-09T14:54:00Z" w16du:dateUtc="2026-09-09T13:54:00Z">
                  <w:rPr>
                    <w:sz w:val="16"/>
                  </w:rPr>
                </w:rPrChange>
              </w:rPr>
              <w:t>Internal</w:t>
            </w:r>
          </w:p>
        </w:tc>
        <w:tc>
          <w:tcPr>
            <w:tcW w:w="836" w:type="dxa"/>
            <w:vAlign w:val="center"/>
          </w:tcPr>
          <w:p w14:paraId="24A11B70" w14:textId="77777777" w:rsidR="001E5517" w:rsidRDefault="001E5517">
            <w:pPr>
              <w:spacing w:before="40" w:after="40"/>
            </w:pPr>
            <w:r>
              <w:rPr>
                <w:rFonts w:ascii="Segoe UI Emoji" w:hAnsi="Segoe UI Emoji" w:cs="Segoe UI Emoji"/>
                <w:sz w:val="16"/>
              </w:rPr>
              <w:t>✅</w:t>
            </w:r>
          </w:p>
        </w:tc>
        <w:tc>
          <w:tcPr>
            <w:tcW w:w="887" w:type="dxa"/>
            <w:vAlign w:val="center"/>
          </w:tcPr>
          <w:p w14:paraId="53A66EAE" w14:textId="77777777" w:rsidR="001E5517" w:rsidRDefault="001E5517">
            <w:pPr>
              <w:spacing w:before="40" w:after="40"/>
            </w:pPr>
            <w:r>
              <w:rPr>
                <w:rFonts w:ascii="Segoe UI Emoji" w:hAnsi="Segoe UI Emoji" w:cs="Segoe UI Emoji"/>
                <w:sz w:val="16"/>
              </w:rPr>
              <w:t>❌</w:t>
            </w:r>
          </w:p>
        </w:tc>
        <w:tc>
          <w:tcPr>
            <w:tcW w:w="887" w:type="dxa"/>
            <w:vAlign w:val="center"/>
          </w:tcPr>
          <w:p w14:paraId="32F0DEA1" w14:textId="77777777" w:rsidR="001E5517" w:rsidRDefault="001E5517">
            <w:pPr>
              <w:spacing w:before="40" w:after="40"/>
            </w:pPr>
            <w:r>
              <w:rPr>
                <w:rFonts w:ascii="Segoe UI Emoji" w:hAnsi="Segoe UI Emoji" w:cs="Segoe UI Emoji"/>
                <w:sz w:val="16"/>
              </w:rPr>
              <w:t>❌</w:t>
            </w:r>
          </w:p>
        </w:tc>
        <w:tc>
          <w:tcPr>
            <w:tcW w:w="901" w:type="dxa"/>
            <w:vAlign w:val="center"/>
          </w:tcPr>
          <w:p w14:paraId="5D99A306" w14:textId="77777777" w:rsidR="001E5517" w:rsidRDefault="001E5517">
            <w:pPr>
              <w:spacing w:before="40" w:after="40"/>
            </w:pPr>
            <w:r>
              <w:rPr>
                <w:rFonts w:ascii="Segoe UI Emoji" w:hAnsi="Segoe UI Emoji" w:cs="Segoe UI Emoji"/>
                <w:sz w:val="16"/>
              </w:rPr>
              <w:t>⚠️</w:t>
            </w:r>
          </w:p>
        </w:tc>
        <w:tc>
          <w:tcPr>
            <w:tcW w:w="1180" w:type="dxa"/>
            <w:vAlign w:val="center"/>
          </w:tcPr>
          <w:p w14:paraId="6A100388" w14:textId="77777777" w:rsidR="001E5517" w:rsidRPr="00F96828" w:rsidRDefault="001E5517">
            <w:pPr>
              <w:spacing w:before="40" w:after="40"/>
              <w:rPr>
                <w:rFonts w:ascii="Aptos" w:hAnsi="Aptos"/>
                <w:sz w:val="17"/>
                <w:rPrChange w:id="1277" w:author="Microsoft Word" w:date="2026-09-09T14:54:00Z" w16du:dateUtc="2026-09-09T13:54:00Z">
                  <w:rPr/>
                </w:rPrChange>
              </w:rPr>
            </w:pPr>
            <w:r w:rsidRPr="00F96828">
              <w:rPr>
                <w:rFonts w:ascii="Aptos" w:hAnsi="Aptos"/>
                <w:sz w:val="17"/>
                <w:rPrChange w:id="1278" w:author="Microsoft Word" w:date="2026-09-09T14:54:00Z" w16du:dateUtc="2026-09-09T13:54:00Z">
                  <w:rPr>
                    <w:sz w:val="16"/>
                  </w:rPr>
                </w:rPrChange>
              </w:rPr>
              <w:t>Azure API Management + backend API / Logic App / Function</w:t>
            </w:r>
          </w:p>
        </w:tc>
        <w:tc>
          <w:tcPr>
            <w:tcW w:w="1153" w:type="dxa"/>
            <w:vAlign w:val="center"/>
          </w:tcPr>
          <w:p w14:paraId="036456E5" w14:textId="77777777" w:rsidR="001E5517" w:rsidRPr="00F96828" w:rsidRDefault="001E5517">
            <w:pPr>
              <w:spacing w:before="40" w:after="40"/>
              <w:rPr>
                <w:rFonts w:ascii="Aptos" w:hAnsi="Aptos"/>
                <w:sz w:val="17"/>
                <w:rPrChange w:id="1279" w:author="Microsoft Word" w:date="2026-09-09T14:54:00Z" w16du:dateUtc="2026-09-09T13:54:00Z">
                  <w:rPr/>
                </w:rPrChange>
              </w:rPr>
            </w:pPr>
            <w:r w:rsidRPr="00F96828">
              <w:rPr>
                <w:rFonts w:ascii="Aptos" w:hAnsi="Aptos"/>
                <w:sz w:val="17"/>
                <w:rPrChange w:id="1280" w:author="Microsoft Word" w:date="2026-09-09T14:54:00Z" w16du:dateUtc="2026-09-09T13:54:00Z">
                  <w:rPr>
                    <w:sz w:val="16"/>
                  </w:rPr>
                </w:rPrChange>
              </w:rPr>
              <w:t>Standard</w:t>
            </w:r>
          </w:p>
        </w:tc>
      </w:tr>
      <w:tr w:rsidR="001E5517" w14:paraId="5FAF0F04" w14:textId="77777777" w:rsidTr="00294267">
        <w:trPr>
          <w:jc w:val="center"/>
        </w:trPr>
        <w:tc>
          <w:tcPr>
            <w:tcW w:w="834" w:type="dxa"/>
            <w:vAlign w:val="center"/>
          </w:tcPr>
          <w:p w14:paraId="5D60488F" w14:textId="77777777" w:rsidR="001E5517" w:rsidRPr="00F96828" w:rsidRDefault="001E5517">
            <w:pPr>
              <w:spacing w:before="40" w:after="40"/>
              <w:rPr>
                <w:rFonts w:ascii="Aptos" w:hAnsi="Aptos"/>
                <w:sz w:val="17"/>
                <w:rPrChange w:id="1281" w:author="Microsoft Word" w:date="2026-09-09T14:54:00Z" w16du:dateUtc="2026-09-09T13:54:00Z">
                  <w:rPr/>
                </w:rPrChange>
              </w:rPr>
            </w:pPr>
            <w:r w:rsidRPr="00F96828">
              <w:rPr>
                <w:rFonts w:ascii="Aptos" w:hAnsi="Aptos"/>
                <w:sz w:val="17"/>
                <w:rPrChange w:id="1282" w:author="Microsoft Word" w:date="2026-09-09T14:54:00Z" w16du:dateUtc="2026-09-09T13:54:00Z">
                  <w:rPr>
                    <w:sz w:val="16"/>
                  </w:rPr>
                </w:rPrChange>
              </w:rPr>
              <w:t>SIF-P02</w:t>
            </w:r>
          </w:p>
        </w:tc>
        <w:tc>
          <w:tcPr>
            <w:tcW w:w="1288" w:type="dxa"/>
            <w:vAlign w:val="center"/>
          </w:tcPr>
          <w:p w14:paraId="51CC7B67" w14:textId="175C62D3" w:rsidR="001E5517" w:rsidRPr="00F96828" w:rsidRDefault="001E5517">
            <w:pPr>
              <w:spacing w:before="40" w:after="40"/>
              <w:rPr>
                <w:rFonts w:ascii="Aptos" w:hAnsi="Aptos"/>
                <w:sz w:val="17"/>
                <w:rPrChange w:id="1283" w:author="Microsoft Word" w:date="2026-09-09T14:54:00Z" w16du:dateUtc="2026-09-09T13:54:00Z">
                  <w:rPr/>
                </w:rPrChange>
              </w:rPr>
            </w:pPr>
            <w:r w:rsidRPr="00F96828">
              <w:rPr>
                <w:rFonts w:ascii="Aptos" w:hAnsi="Aptos"/>
                <w:sz w:val="17"/>
                <w:rPrChange w:id="1284" w:author="Microsoft Word" w:date="2026-09-09T14:02:00Z" w16du:dateUtc="2026-09-09T13:02:00Z">
                  <w:rPr>
                    <w:sz w:val="16"/>
                  </w:rPr>
                </w:rPrChange>
              </w:rPr>
              <w:t>External API Ingress</w:t>
            </w:r>
            <w:r w:rsidR="00294267">
              <w:rPr>
                <w:rFonts w:ascii="Aptos" w:hAnsi="Aptos"/>
                <w:sz w:val="17"/>
              </w:rPr>
              <w:t xml:space="preserve"> </w:t>
            </w:r>
            <w:r w:rsidR="00294267">
              <w:rPr>
                <w:rFonts w:ascii="Aptos" w:hAnsi="Aptos"/>
                <w:sz w:val="17"/>
              </w:rPr>
              <w:br/>
              <w:t>(Third Party invoking Chaucer API)</w:t>
            </w:r>
          </w:p>
        </w:tc>
        <w:tc>
          <w:tcPr>
            <w:tcW w:w="1050" w:type="dxa"/>
            <w:vAlign w:val="center"/>
          </w:tcPr>
          <w:p w14:paraId="2CA6F603" w14:textId="77777777" w:rsidR="001E5517" w:rsidRPr="00F96828" w:rsidRDefault="001E5517">
            <w:pPr>
              <w:spacing w:before="40" w:after="40"/>
              <w:rPr>
                <w:rFonts w:ascii="Aptos" w:hAnsi="Aptos"/>
                <w:sz w:val="17"/>
                <w:rPrChange w:id="1285" w:author="Microsoft Word" w:date="2026-09-09T14:54:00Z" w16du:dateUtc="2026-09-09T13:54:00Z">
                  <w:rPr/>
                </w:rPrChange>
              </w:rPr>
            </w:pPr>
            <w:r w:rsidRPr="00F96828">
              <w:rPr>
                <w:rFonts w:ascii="Aptos" w:hAnsi="Aptos"/>
                <w:sz w:val="17"/>
                <w:rPrChange w:id="1286" w:author="Microsoft Word" w:date="2026-09-09T14:54:00Z" w16du:dateUtc="2026-09-09T13:54:00Z">
                  <w:rPr>
                    <w:sz w:val="16"/>
                  </w:rPr>
                </w:rPrChange>
              </w:rPr>
              <w:t>Third party to Chaucer</w:t>
            </w:r>
          </w:p>
        </w:tc>
        <w:tc>
          <w:tcPr>
            <w:tcW w:w="836" w:type="dxa"/>
            <w:vAlign w:val="center"/>
          </w:tcPr>
          <w:p w14:paraId="1C389188" w14:textId="77777777" w:rsidR="001E5517" w:rsidRDefault="001E5517">
            <w:pPr>
              <w:spacing w:before="40" w:after="40"/>
            </w:pPr>
            <w:r>
              <w:rPr>
                <w:rFonts w:ascii="Segoe UI Emoji" w:hAnsi="Segoe UI Emoji" w:cs="Segoe UI Emoji"/>
                <w:sz w:val="16"/>
              </w:rPr>
              <w:t>⚠️</w:t>
            </w:r>
          </w:p>
        </w:tc>
        <w:tc>
          <w:tcPr>
            <w:tcW w:w="887" w:type="dxa"/>
            <w:vAlign w:val="center"/>
          </w:tcPr>
          <w:p w14:paraId="4133C9F9" w14:textId="77777777" w:rsidR="001E5517" w:rsidRDefault="001E5517">
            <w:pPr>
              <w:spacing w:before="40" w:after="40"/>
            </w:pPr>
            <w:r>
              <w:rPr>
                <w:rFonts w:ascii="Segoe UI Emoji" w:hAnsi="Segoe UI Emoji" w:cs="Segoe UI Emoji"/>
                <w:sz w:val="16"/>
              </w:rPr>
              <w:t>✅</w:t>
            </w:r>
          </w:p>
        </w:tc>
        <w:tc>
          <w:tcPr>
            <w:tcW w:w="887" w:type="dxa"/>
            <w:vAlign w:val="center"/>
          </w:tcPr>
          <w:p w14:paraId="7AD83ECE" w14:textId="77777777" w:rsidR="001E5517" w:rsidRDefault="001E5517">
            <w:pPr>
              <w:spacing w:before="40" w:after="40"/>
            </w:pPr>
            <w:r>
              <w:rPr>
                <w:rFonts w:ascii="Segoe UI Emoji" w:hAnsi="Segoe UI Emoji" w:cs="Segoe UI Emoji"/>
                <w:sz w:val="16"/>
              </w:rPr>
              <w:t>❌</w:t>
            </w:r>
          </w:p>
        </w:tc>
        <w:tc>
          <w:tcPr>
            <w:tcW w:w="901" w:type="dxa"/>
            <w:vAlign w:val="center"/>
          </w:tcPr>
          <w:p w14:paraId="54EE4D83" w14:textId="77777777" w:rsidR="001E5517" w:rsidRDefault="001E5517">
            <w:pPr>
              <w:spacing w:before="40" w:after="40"/>
            </w:pPr>
            <w:r>
              <w:rPr>
                <w:rFonts w:ascii="Segoe UI Emoji" w:hAnsi="Segoe UI Emoji" w:cs="Segoe UI Emoji"/>
                <w:sz w:val="16"/>
              </w:rPr>
              <w:t>❌</w:t>
            </w:r>
          </w:p>
        </w:tc>
        <w:tc>
          <w:tcPr>
            <w:tcW w:w="1180" w:type="dxa"/>
            <w:vAlign w:val="center"/>
          </w:tcPr>
          <w:p w14:paraId="55206AFD" w14:textId="77777777" w:rsidR="001E5517" w:rsidRPr="00F96828" w:rsidRDefault="001E5517">
            <w:pPr>
              <w:spacing w:before="40" w:after="40"/>
              <w:rPr>
                <w:rFonts w:ascii="Aptos" w:hAnsi="Aptos"/>
                <w:sz w:val="17"/>
                <w:rPrChange w:id="1287" w:author="Microsoft Word" w:date="2026-09-09T14:54:00Z" w16du:dateUtc="2026-09-09T13:54:00Z">
                  <w:rPr/>
                </w:rPrChange>
              </w:rPr>
            </w:pPr>
            <w:r w:rsidRPr="00F96828">
              <w:rPr>
                <w:rFonts w:ascii="Aptos" w:hAnsi="Aptos"/>
                <w:sz w:val="17"/>
                <w:rPrChange w:id="1288" w:author="Microsoft Word" w:date="2026-09-09T14:54:00Z" w16du:dateUtc="2026-09-09T13:54:00Z">
                  <w:rPr>
                    <w:sz w:val="16"/>
                  </w:rPr>
                </w:rPrChange>
              </w:rPr>
              <w:t>Azure API Management</w:t>
            </w:r>
          </w:p>
        </w:tc>
        <w:tc>
          <w:tcPr>
            <w:tcW w:w="1153" w:type="dxa"/>
            <w:vAlign w:val="center"/>
          </w:tcPr>
          <w:p w14:paraId="57B541ED" w14:textId="77777777" w:rsidR="001E5517" w:rsidRPr="00F96828" w:rsidRDefault="001E5517">
            <w:pPr>
              <w:spacing w:before="40" w:after="40"/>
              <w:rPr>
                <w:rFonts w:ascii="Aptos" w:hAnsi="Aptos"/>
                <w:sz w:val="17"/>
                <w:rPrChange w:id="1289" w:author="Microsoft Word" w:date="2026-09-09T14:54:00Z" w16du:dateUtc="2026-09-09T13:54:00Z">
                  <w:rPr/>
                </w:rPrChange>
              </w:rPr>
            </w:pPr>
            <w:r w:rsidRPr="00F96828">
              <w:rPr>
                <w:rFonts w:ascii="Aptos" w:hAnsi="Aptos"/>
                <w:sz w:val="17"/>
                <w:rPrChange w:id="1290" w:author="Microsoft Word" w:date="2026-09-09T14:54:00Z" w16du:dateUtc="2026-09-09T13:54:00Z">
                  <w:rPr>
                    <w:sz w:val="16"/>
                  </w:rPr>
                </w:rPrChange>
              </w:rPr>
              <w:t>Standard</w:t>
            </w:r>
          </w:p>
        </w:tc>
      </w:tr>
      <w:tr w:rsidR="001E5517" w14:paraId="67947D3B" w14:textId="77777777" w:rsidTr="00294267">
        <w:trPr>
          <w:jc w:val="center"/>
        </w:trPr>
        <w:tc>
          <w:tcPr>
            <w:tcW w:w="834" w:type="dxa"/>
            <w:vAlign w:val="center"/>
          </w:tcPr>
          <w:p w14:paraId="59DFF833" w14:textId="77777777" w:rsidR="001E5517" w:rsidRPr="00F96828" w:rsidRDefault="001E5517">
            <w:pPr>
              <w:spacing w:before="40" w:after="40"/>
              <w:rPr>
                <w:rFonts w:ascii="Aptos" w:hAnsi="Aptos"/>
                <w:sz w:val="17"/>
                <w:rPrChange w:id="1291" w:author="Microsoft Word" w:date="2026-09-09T14:54:00Z" w16du:dateUtc="2026-09-09T13:54:00Z">
                  <w:rPr/>
                </w:rPrChange>
              </w:rPr>
            </w:pPr>
            <w:r w:rsidRPr="00F96828">
              <w:rPr>
                <w:rFonts w:ascii="Aptos" w:hAnsi="Aptos"/>
                <w:sz w:val="17"/>
                <w:rPrChange w:id="1292" w:author="Microsoft Word" w:date="2026-09-09T14:54:00Z" w16du:dateUtc="2026-09-09T13:54:00Z">
                  <w:rPr>
                    <w:sz w:val="16"/>
                  </w:rPr>
                </w:rPrChange>
              </w:rPr>
              <w:t>SIF-P03</w:t>
            </w:r>
          </w:p>
        </w:tc>
        <w:tc>
          <w:tcPr>
            <w:tcW w:w="1288" w:type="dxa"/>
            <w:vAlign w:val="center"/>
          </w:tcPr>
          <w:p w14:paraId="00419E03" w14:textId="52DD822F" w:rsidR="001E5517" w:rsidRPr="00F96828" w:rsidRDefault="001E5517">
            <w:pPr>
              <w:spacing w:before="40" w:after="40"/>
              <w:rPr>
                <w:rFonts w:ascii="Aptos" w:hAnsi="Aptos"/>
                <w:sz w:val="17"/>
                <w:rPrChange w:id="1293" w:author="Microsoft Word" w:date="2026-09-09T14:54:00Z" w16du:dateUtc="2026-09-09T13:54:00Z">
                  <w:rPr/>
                </w:rPrChange>
              </w:rPr>
            </w:pPr>
            <w:r w:rsidRPr="00F96828">
              <w:rPr>
                <w:rFonts w:ascii="Aptos" w:hAnsi="Aptos"/>
                <w:sz w:val="17"/>
                <w:rPrChange w:id="1294" w:author="Microsoft Word" w:date="2026-09-09T14:02:00Z" w16du:dateUtc="2026-09-09T13:02:00Z">
                  <w:rPr>
                    <w:sz w:val="16"/>
                  </w:rPr>
                </w:rPrChange>
              </w:rPr>
              <w:t>External API Egress</w:t>
            </w:r>
            <w:r w:rsidR="008318DA">
              <w:rPr>
                <w:rFonts w:ascii="Aptos" w:hAnsi="Aptos"/>
                <w:sz w:val="17"/>
              </w:rPr>
              <w:t xml:space="preserve"> (Chaucer invoking </w:t>
            </w:r>
            <w:r w:rsidR="00294267">
              <w:rPr>
                <w:rFonts w:ascii="Aptos" w:hAnsi="Aptos"/>
                <w:sz w:val="17"/>
              </w:rPr>
              <w:t xml:space="preserve">Third Party </w:t>
            </w:r>
            <w:r w:rsidR="008318DA">
              <w:rPr>
                <w:rFonts w:ascii="Aptos" w:hAnsi="Aptos"/>
                <w:sz w:val="17"/>
              </w:rPr>
              <w:t>API)</w:t>
            </w:r>
          </w:p>
        </w:tc>
        <w:tc>
          <w:tcPr>
            <w:tcW w:w="1050" w:type="dxa"/>
            <w:vAlign w:val="center"/>
          </w:tcPr>
          <w:p w14:paraId="705798A0" w14:textId="76BD21A5" w:rsidR="001E5517" w:rsidRPr="00F96828" w:rsidRDefault="001E5517">
            <w:pPr>
              <w:spacing w:before="40" w:after="40"/>
              <w:rPr>
                <w:rFonts w:ascii="Aptos" w:hAnsi="Aptos"/>
                <w:sz w:val="17"/>
                <w:rPrChange w:id="1295" w:author="Microsoft Word" w:date="2026-09-09T14:54:00Z" w16du:dateUtc="2026-09-09T13:54:00Z">
                  <w:rPr/>
                </w:rPrChange>
              </w:rPr>
            </w:pPr>
            <w:r w:rsidRPr="00F96828">
              <w:rPr>
                <w:rFonts w:ascii="Aptos" w:hAnsi="Aptos"/>
                <w:sz w:val="17"/>
                <w:rPrChange w:id="1296" w:author="Microsoft Word" w:date="2026-09-09T14:54:00Z" w16du:dateUtc="2026-09-09T13:54:00Z">
                  <w:rPr>
                    <w:sz w:val="16"/>
                  </w:rPr>
                </w:rPrChange>
              </w:rPr>
              <w:t xml:space="preserve">Chaucer to </w:t>
            </w:r>
            <w:r w:rsidR="00860EC9" w:rsidRPr="00F96828">
              <w:rPr>
                <w:rFonts w:ascii="Aptos" w:hAnsi="Aptos"/>
                <w:sz w:val="17"/>
                <w:rPrChange w:id="1297" w:author="Microsoft Word" w:date="2026-09-09T14:54:00Z" w16du:dateUtc="2026-09-09T13:54:00Z">
                  <w:rPr>
                    <w:sz w:val="16"/>
                  </w:rPr>
                </w:rPrChange>
              </w:rPr>
              <w:t>T</w:t>
            </w:r>
            <w:r w:rsidRPr="00F96828">
              <w:rPr>
                <w:rFonts w:ascii="Aptos" w:hAnsi="Aptos"/>
                <w:sz w:val="17"/>
                <w:rPrChange w:id="1298" w:author="Microsoft Word" w:date="2026-09-09T14:54:00Z" w16du:dateUtc="2026-09-09T13:54:00Z">
                  <w:rPr>
                    <w:sz w:val="16"/>
                  </w:rPr>
                </w:rPrChange>
              </w:rPr>
              <w:t>hird party</w:t>
            </w:r>
          </w:p>
        </w:tc>
        <w:tc>
          <w:tcPr>
            <w:tcW w:w="836" w:type="dxa"/>
            <w:vAlign w:val="center"/>
          </w:tcPr>
          <w:p w14:paraId="6B873386" w14:textId="77777777" w:rsidR="001E5517" w:rsidRDefault="001E5517">
            <w:pPr>
              <w:spacing w:before="40" w:after="40"/>
            </w:pPr>
            <w:r>
              <w:rPr>
                <w:rFonts w:ascii="Segoe UI Emoji" w:hAnsi="Segoe UI Emoji" w:cs="Segoe UI Emoji"/>
                <w:sz w:val="16"/>
              </w:rPr>
              <w:t>⚠️</w:t>
            </w:r>
          </w:p>
        </w:tc>
        <w:tc>
          <w:tcPr>
            <w:tcW w:w="887" w:type="dxa"/>
            <w:vAlign w:val="center"/>
          </w:tcPr>
          <w:p w14:paraId="3CD09E94" w14:textId="77777777" w:rsidR="001E5517" w:rsidRDefault="001E5517">
            <w:pPr>
              <w:spacing w:before="40" w:after="40"/>
            </w:pPr>
            <w:r>
              <w:rPr>
                <w:rFonts w:ascii="Segoe UI Emoji" w:hAnsi="Segoe UI Emoji" w:cs="Segoe UI Emoji"/>
                <w:sz w:val="16"/>
              </w:rPr>
              <w:t>❌</w:t>
            </w:r>
          </w:p>
        </w:tc>
        <w:tc>
          <w:tcPr>
            <w:tcW w:w="887" w:type="dxa"/>
            <w:vAlign w:val="center"/>
          </w:tcPr>
          <w:p w14:paraId="2A607A32" w14:textId="77777777" w:rsidR="001E5517" w:rsidRDefault="001E5517">
            <w:pPr>
              <w:spacing w:before="40" w:after="40"/>
            </w:pPr>
            <w:r>
              <w:rPr>
                <w:rFonts w:ascii="Segoe UI Emoji" w:hAnsi="Segoe UI Emoji" w:cs="Segoe UI Emoji"/>
                <w:sz w:val="16"/>
              </w:rPr>
              <w:t>✅</w:t>
            </w:r>
          </w:p>
        </w:tc>
        <w:tc>
          <w:tcPr>
            <w:tcW w:w="901" w:type="dxa"/>
            <w:vAlign w:val="center"/>
          </w:tcPr>
          <w:p w14:paraId="523C8F41" w14:textId="77777777" w:rsidR="001E5517" w:rsidRDefault="001E5517">
            <w:pPr>
              <w:spacing w:before="40" w:after="40"/>
            </w:pPr>
            <w:r>
              <w:rPr>
                <w:rFonts w:ascii="Segoe UI Emoji" w:hAnsi="Segoe UI Emoji" w:cs="Segoe UI Emoji"/>
                <w:sz w:val="16"/>
              </w:rPr>
              <w:t>⚠️</w:t>
            </w:r>
          </w:p>
        </w:tc>
        <w:tc>
          <w:tcPr>
            <w:tcW w:w="1180" w:type="dxa"/>
            <w:vAlign w:val="center"/>
          </w:tcPr>
          <w:p w14:paraId="78508834" w14:textId="77777777" w:rsidR="001E5517" w:rsidRPr="00F96828" w:rsidRDefault="001E5517">
            <w:pPr>
              <w:spacing w:before="40" w:after="40"/>
              <w:rPr>
                <w:rFonts w:ascii="Aptos" w:hAnsi="Aptos"/>
                <w:sz w:val="17"/>
                <w:rPrChange w:id="1299" w:author="Microsoft Word" w:date="2026-09-09T14:54:00Z" w16du:dateUtc="2026-09-09T13:54:00Z">
                  <w:rPr/>
                </w:rPrChange>
              </w:rPr>
            </w:pPr>
            <w:r w:rsidRPr="00F96828">
              <w:rPr>
                <w:rFonts w:ascii="Aptos" w:hAnsi="Aptos"/>
                <w:sz w:val="17"/>
                <w:rPrChange w:id="1300" w:author="Microsoft Word" w:date="2026-09-09T14:54:00Z" w16du:dateUtc="2026-09-09T13:54:00Z">
                  <w:rPr>
                    <w:sz w:val="16"/>
                  </w:rPr>
                </w:rPrChange>
              </w:rPr>
              <w:t>Azure API Management / Logic Apps / Functions</w:t>
            </w:r>
          </w:p>
        </w:tc>
        <w:tc>
          <w:tcPr>
            <w:tcW w:w="1153" w:type="dxa"/>
            <w:vAlign w:val="center"/>
          </w:tcPr>
          <w:p w14:paraId="448619B1" w14:textId="77777777" w:rsidR="001E5517" w:rsidRPr="00F96828" w:rsidRDefault="001E5517">
            <w:pPr>
              <w:spacing w:before="40" w:after="40"/>
              <w:rPr>
                <w:rFonts w:ascii="Aptos" w:hAnsi="Aptos"/>
                <w:sz w:val="17"/>
                <w:rPrChange w:id="1301" w:author="Microsoft Word" w:date="2026-09-09T14:54:00Z" w16du:dateUtc="2026-09-09T13:54:00Z">
                  <w:rPr/>
                </w:rPrChange>
              </w:rPr>
            </w:pPr>
            <w:r w:rsidRPr="00F96828">
              <w:rPr>
                <w:rFonts w:ascii="Aptos" w:hAnsi="Aptos"/>
                <w:sz w:val="17"/>
                <w:rPrChange w:id="1302" w:author="Microsoft Word" w:date="2026-09-09T14:54:00Z" w16du:dateUtc="2026-09-09T13:54:00Z">
                  <w:rPr>
                    <w:sz w:val="16"/>
                  </w:rPr>
                </w:rPrChange>
              </w:rPr>
              <w:t>Standard</w:t>
            </w:r>
          </w:p>
        </w:tc>
      </w:tr>
      <w:tr w:rsidR="001E5517" w14:paraId="5F28522C" w14:textId="77777777" w:rsidTr="00294267">
        <w:trPr>
          <w:jc w:val="center"/>
        </w:trPr>
        <w:tc>
          <w:tcPr>
            <w:tcW w:w="834" w:type="dxa"/>
            <w:vAlign w:val="center"/>
          </w:tcPr>
          <w:p w14:paraId="469529C8" w14:textId="77777777" w:rsidR="001E5517" w:rsidRPr="00F96828" w:rsidRDefault="001E5517">
            <w:pPr>
              <w:spacing w:before="40" w:after="40"/>
              <w:rPr>
                <w:rFonts w:ascii="Aptos" w:hAnsi="Aptos"/>
                <w:sz w:val="17"/>
                <w:rPrChange w:id="1303" w:author="Microsoft Word" w:date="2026-09-09T14:54:00Z" w16du:dateUtc="2026-09-09T13:54:00Z">
                  <w:rPr/>
                </w:rPrChange>
              </w:rPr>
            </w:pPr>
            <w:r w:rsidRPr="00F96828">
              <w:rPr>
                <w:rFonts w:ascii="Aptos" w:hAnsi="Aptos"/>
                <w:sz w:val="17"/>
                <w:rPrChange w:id="1304" w:author="Microsoft Word" w:date="2026-09-09T14:54:00Z" w16du:dateUtc="2026-09-09T13:54:00Z">
                  <w:rPr>
                    <w:sz w:val="16"/>
                  </w:rPr>
                </w:rPrChange>
              </w:rPr>
              <w:t>SIF-P04</w:t>
            </w:r>
          </w:p>
        </w:tc>
        <w:tc>
          <w:tcPr>
            <w:tcW w:w="1288" w:type="dxa"/>
            <w:vAlign w:val="center"/>
          </w:tcPr>
          <w:p w14:paraId="6370C654" w14:textId="77777777" w:rsidR="001E5517" w:rsidRPr="00F96828" w:rsidRDefault="001E5517">
            <w:pPr>
              <w:spacing w:before="40" w:after="40"/>
              <w:rPr>
                <w:rFonts w:ascii="Aptos" w:hAnsi="Aptos"/>
                <w:sz w:val="17"/>
                <w:rPrChange w:id="1305" w:author="Microsoft Word" w:date="2026-09-09T14:54:00Z" w16du:dateUtc="2026-09-09T13:54:00Z">
                  <w:rPr/>
                </w:rPrChange>
              </w:rPr>
            </w:pPr>
            <w:r w:rsidRPr="00F96828">
              <w:rPr>
                <w:rFonts w:ascii="Aptos" w:hAnsi="Aptos"/>
                <w:sz w:val="17"/>
                <w:rPrChange w:id="1306" w:author="Microsoft Word" w:date="2026-09-09T14:54:00Z" w16du:dateUtc="2026-09-09T13:54:00Z">
                  <w:rPr>
                    <w:sz w:val="16"/>
                  </w:rPr>
                </w:rPrChange>
              </w:rPr>
              <w:t>API Facade / API Mediation</w:t>
            </w:r>
          </w:p>
        </w:tc>
        <w:tc>
          <w:tcPr>
            <w:tcW w:w="1050" w:type="dxa"/>
            <w:vAlign w:val="center"/>
          </w:tcPr>
          <w:p w14:paraId="78757B33" w14:textId="77777777" w:rsidR="001E5517" w:rsidRPr="00F96828" w:rsidRDefault="001E5517">
            <w:pPr>
              <w:spacing w:before="40" w:after="40"/>
              <w:rPr>
                <w:rFonts w:ascii="Aptos" w:hAnsi="Aptos"/>
                <w:sz w:val="17"/>
                <w:rPrChange w:id="1307" w:author="Microsoft Word" w:date="2026-09-09T14:54:00Z" w16du:dateUtc="2026-09-09T13:54:00Z">
                  <w:rPr/>
                </w:rPrChange>
              </w:rPr>
            </w:pPr>
            <w:r w:rsidRPr="00F96828">
              <w:rPr>
                <w:rFonts w:ascii="Aptos" w:hAnsi="Aptos"/>
                <w:sz w:val="17"/>
                <w:rPrChange w:id="1308" w:author="Microsoft Word" w:date="2026-09-09T14:54:00Z" w16du:dateUtc="2026-09-09T13:54:00Z">
                  <w:rPr>
                    <w:sz w:val="16"/>
                  </w:rPr>
                </w:rPrChange>
              </w:rPr>
              <w:t>Internal and external</w:t>
            </w:r>
          </w:p>
        </w:tc>
        <w:tc>
          <w:tcPr>
            <w:tcW w:w="836" w:type="dxa"/>
            <w:vAlign w:val="center"/>
          </w:tcPr>
          <w:p w14:paraId="4E0448F0" w14:textId="77777777" w:rsidR="001E5517" w:rsidRDefault="001E5517">
            <w:pPr>
              <w:spacing w:before="40" w:after="40"/>
            </w:pPr>
            <w:r>
              <w:rPr>
                <w:rFonts w:ascii="Segoe UI Emoji" w:hAnsi="Segoe UI Emoji" w:cs="Segoe UI Emoji"/>
                <w:sz w:val="16"/>
              </w:rPr>
              <w:t>✅</w:t>
            </w:r>
          </w:p>
        </w:tc>
        <w:tc>
          <w:tcPr>
            <w:tcW w:w="887" w:type="dxa"/>
            <w:vAlign w:val="center"/>
          </w:tcPr>
          <w:p w14:paraId="156F114E" w14:textId="77777777" w:rsidR="001E5517" w:rsidRDefault="001E5517">
            <w:pPr>
              <w:spacing w:before="40" w:after="40"/>
            </w:pPr>
            <w:r>
              <w:rPr>
                <w:rFonts w:ascii="Segoe UI Emoji" w:hAnsi="Segoe UI Emoji" w:cs="Segoe UI Emoji"/>
                <w:sz w:val="16"/>
              </w:rPr>
              <w:t>✅</w:t>
            </w:r>
          </w:p>
        </w:tc>
        <w:tc>
          <w:tcPr>
            <w:tcW w:w="887" w:type="dxa"/>
            <w:vAlign w:val="center"/>
          </w:tcPr>
          <w:p w14:paraId="60F7A950" w14:textId="77777777" w:rsidR="001E5517" w:rsidRDefault="001E5517">
            <w:pPr>
              <w:spacing w:before="40" w:after="40"/>
            </w:pPr>
            <w:r>
              <w:rPr>
                <w:rFonts w:ascii="Segoe UI Emoji" w:hAnsi="Segoe UI Emoji" w:cs="Segoe UI Emoji"/>
                <w:sz w:val="16"/>
              </w:rPr>
              <w:t>✅</w:t>
            </w:r>
          </w:p>
        </w:tc>
        <w:tc>
          <w:tcPr>
            <w:tcW w:w="901" w:type="dxa"/>
            <w:vAlign w:val="center"/>
          </w:tcPr>
          <w:p w14:paraId="182742F3" w14:textId="77777777" w:rsidR="001E5517" w:rsidRDefault="001E5517">
            <w:pPr>
              <w:spacing w:before="40" w:after="40"/>
            </w:pPr>
            <w:r>
              <w:rPr>
                <w:rFonts w:ascii="Segoe UI Emoji" w:hAnsi="Segoe UI Emoji" w:cs="Segoe UI Emoji"/>
                <w:sz w:val="16"/>
              </w:rPr>
              <w:t>⚠️</w:t>
            </w:r>
          </w:p>
        </w:tc>
        <w:tc>
          <w:tcPr>
            <w:tcW w:w="1180" w:type="dxa"/>
            <w:vAlign w:val="center"/>
          </w:tcPr>
          <w:p w14:paraId="3540126F" w14:textId="77777777" w:rsidR="001E5517" w:rsidRPr="00F96828" w:rsidRDefault="001E5517">
            <w:pPr>
              <w:spacing w:before="40" w:after="40"/>
              <w:rPr>
                <w:rFonts w:ascii="Aptos" w:hAnsi="Aptos"/>
                <w:sz w:val="17"/>
                <w:rPrChange w:id="1309" w:author="Microsoft Word" w:date="2026-09-09T14:54:00Z" w16du:dateUtc="2026-09-09T13:54:00Z">
                  <w:rPr/>
                </w:rPrChange>
              </w:rPr>
            </w:pPr>
            <w:r w:rsidRPr="00F96828">
              <w:rPr>
                <w:rFonts w:ascii="Aptos" w:hAnsi="Aptos"/>
                <w:sz w:val="17"/>
                <w:rPrChange w:id="1310" w:author="Microsoft Word" w:date="2026-09-09T14:54:00Z" w16du:dateUtc="2026-09-09T13:54:00Z">
                  <w:rPr>
                    <w:sz w:val="16"/>
                  </w:rPr>
                </w:rPrChange>
              </w:rPr>
              <w:t>Azure API Management + Logic App / Function</w:t>
            </w:r>
          </w:p>
        </w:tc>
        <w:tc>
          <w:tcPr>
            <w:tcW w:w="1153" w:type="dxa"/>
            <w:vAlign w:val="center"/>
          </w:tcPr>
          <w:p w14:paraId="761001F7" w14:textId="77777777" w:rsidR="001E5517" w:rsidRPr="00F96828" w:rsidRDefault="001E5517">
            <w:pPr>
              <w:spacing w:before="40" w:after="40"/>
              <w:rPr>
                <w:rFonts w:ascii="Aptos" w:hAnsi="Aptos"/>
                <w:sz w:val="17"/>
                <w:rPrChange w:id="1311" w:author="Microsoft Word" w:date="2026-09-09T14:54:00Z" w16du:dateUtc="2026-09-09T13:54:00Z">
                  <w:rPr/>
                </w:rPrChange>
              </w:rPr>
            </w:pPr>
            <w:r w:rsidRPr="00F96828">
              <w:rPr>
                <w:rFonts w:ascii="Aptos" w:hAnsi="Aptos"/>
                <w:sz w:val="17"/>
                <w:rPrChange w:id="1312" w:author="Microsoft Word" w:date="2026-09-09T14:54:00Z" w16du:dateUtc="2026-09-09T13:54:00Z">
                  <w:rPr>
                    <w:sz w:val="16"/>
                  </w:rPr>
                </w:rPrChange>
              </w:rPr>
              <w:t>Standard</w:t>
            </w:r>
          </w:p>
        </w:tc>
      </w:tr>
      <w:tr w:rsidR="001E5517" w14:paraId="3766C4C3" w14:textId="77777777" w:rsidTr="00294267">
        <w:trPr>
          <w:jc w:val="center"/>
        </w:trPr>
        <w:tc>
          <w:tcPr>
            <w:tcW w:w="834" w:type="dxa"/>
            <w:vAlign w:val="center"/>
          </w:tcPr>
          <w:p w14:paraId="28E53C20" w14:textId="77777777" w:rsidR="001E5517" w:rsidRPr="00F96828" w:rsidRDefault="001E5517">
            <w:pPr>
              <w:spacing w:before="40" w:after="40"/>
              <w:rPr>
                <w:rFonts w:ascii="Aptos" w:hAnsi="Aptos"/>
                <w:sz w:val="17"/>
                <w:rPrChange w:id="1313" w:author="Microsoft Word" w:date="2026-09-09T14:54:00Z" w16du:dateUtc="2026-09-09T13:54:00Z">
                  <w:rPr/>
                </w:rPrChange>
              </w:rPr>
            </w:pPr>
            <w:r w:rsidRPr="00F96828">
              <w:rPr>
                <w:rFonts w:ascii="Aptos" w:hAnsi="Aptos"/>
                <w:sz w:val="17"/>
                <w:rPrChange w:id="1314" w:author="Microsoft Word" w:date="2026-09-09T14:54:00Z" w16du:dateUtc="2026-09-09T13:54:00Z">
                  <w:rPr>
                    <w:sz w:val="16"/>
                  </w:rPr>
                </w:rPrChange>
              </w:rPr>
              <w:t>SIF-P05</w:t>
            </w:r>
          </w:p>
        </w:tc>
        <w:tc>
          <w:tcPr>
            <w:tcW w:w="1288" w:type="dxa"/>
            <w:vAlign w:val="center"/>
          </w:tcPr>
          <w:p w14:paraId="7D405ECE" w14:textId="77777777" w:rsidR="001E5517" w:rsidRPr="00F96828" w:rsidRDefault="001E5517">
            <w:pPr>
              <w:spacing w:before="40" w:after="40"/>
              <w:rPr>
                <w:rFonts w:ascii="Aptos" w:hAnsi="Aptos"/>
                <w:sz w:val="17"/>
                <w:rPrChange w:id="1315" w:author="Microsoft Word" w:date="2026-09-09T14:54:00Z" w16du:dateUtc="2026-09-09T13:54:00Z">
                  <w:rPr/>
                </w:rPrChange>
              </w:rPr>
            </w:pPr>
            <w:r w:rsidRPr="00F96828">
              <w:rPr>
                <w:rFonts w:ascii="Aptos" w:hAnsi="Aptos"/>
                <w:sz w:val="17"/>
                <w:rPrChange w:id="1316" w:author="Microsoft Word" w:date="2026-09-09T14:54:00Z" w16du:dateUtc="2026-09-09T13:54:00Z">
                  <w:rPr>
                    <w:sz w:val="16"/>
                  </w:rPr>
                </w:rPrChange>
              </w:rPr>
              <w:t>Reliable Queue Messaging</w:t>
            </w:r>
          </w:p>
        </w:tc>
        <w:tc>
          <w:tcPr>
            <w:tcW w:w="1050" w:type="dxa"/>
            <w:vAlign w:val="center"/>
          </w:tcPr>
          <w:p w14:paraId="2981F41B" w14:textId="77777777" w:rsidR="001E5517" w:rsidRPr="00F96828" w:rsidRDefault="001E5517">
            <w:pPr>
              <w:spacing w:before="40" w:after="40"/>
              <w:rPr>
                <w:rFonts w:ascii="Aptos" w:hAnsi="Aptos"/>
                <w:sz w:val="17"/>
                <w:rPrChange w:id="1317" w:author="Microsoft Word" w:date="2026-09-09T14:54:00Z" w16du:dateUtc="2026-09-09T13:54:00Z">
                  <w:rPr/>
                </w:rPrChange>
              </w:rPr>
            </w:pPr>
            <w:r w:rsidRPr="00F96828">
              <w:rPr>
                <w:rFonts w:ascii="Aptos" w:hAnsi="Aptos"/>
                <w:sz w:val="17"/>
                <w:rPrChange w:id="1318" w:author="Microsoft Word" w:date="2026-09-09T14:54:00Z" w16du:dateUtc="2026-09-09T13:54:00Z">
                  <w:rPr>
                    <w:sz w:val="16"/>
                  </w:rPr>
                </w:rPrChange>
              </w:rPr>
              <w:t>Primarily internal</w:t>
            </w:r>
          </w:p>
        </w:tc>
        <w:tc>
          <w:tcPr>
            <w:tcW w:w="836" w:type="dxa"/>
            <w:vAlign w:val="center"/>
          </w:tcPr>
          <w:p w14:paraId="797E7F9B" w14:textId="77777777" w:rsidR="001E5517" w:rsidRDefault="001E5517">
            <w:pPr>
              <w:spacing w:before="40" w:after="40"/>
            </w:pPr>
            <w:r>
              <w:rPr>
                <w:rFonts w:ascii="Segoe UI Emoji" w:hAnsi="Segoe UI Emoji" w:cs="Segoe UI Emoji"/>
                <w:sz w:val="16"/>
              </w:rPr>
              <w:t>✅</w:t>
            </w:r>
          </w:p>
        </w:tc>
        <w:tc>
          <w:tcPr>
            <w:tcW w:w="887" w:type="dxa"/>
            <w:vAlign w:val="center"/>
          </w:tcPr>
          <w:p w14:paraId="04F2484F" w14:textId="77777777" w:rsidR="001E5517" w:rsidRDefault="001E5517">
            <w:pPr>
              <w:spacing w:before="40" w:after="40"/>
            </w:pPr>
            <w:r>
              <w:rPr>
                <w:rFonts w:ascii="Segoe UI Emoji" w:hAnsi="Segoe UI Emoji" w:cs="Segoe UI Emoji"/>
                <w:sz w:val="16"/>
              </w:rPr>
              <w:t>⚠️</w:t>
            </w:r>
          </w:p>
        </w:tc>
        <w:tc>
          <w:tcPr>
            <w:tcW w:w="887" w:type="dxa"/>
            <w:vAlign w:val="center"/>
          </w:tcPr>
          <w:p w14:paraId="5DCCC0DC" w14:textId="77777777" w:rsidR="001E5517" w:rsidRDefault="001E5517">
            <w:pPr>
              <w:spacing w:before="40" w:after="40"/>
            </w:pPr>
            <w:r>
              <w:rPr>
                <w:rFonts w:ascii="Segoe UI Emoji" w:hAnsi="Segoe UI Emoji" w:cs="Segoe UI Emoji"/>
                <w:sz w:val="16"/>
              </w:rPr>
              <w:t>⚠️</w:t>
            </w:r>
          </w:p>
        </w:tc>
        <w:tc>
          <w:tcPr>
            <w:tcW w:w="901" w:type="dxa"/>
            <w:vAlign w:val="center"/>
          </w:tcPr>
          <w:p w14:paraId="130FA0AD" w14:textId="77777777" w:rsidR="001E5517" w:rsidRDefault="001E5517">
            <w:pPr>
              <w:spacing w:before="40" w:after="40"/>
            </w:pPr>
            <w:r>
              <w:rPr>
                <w:rFonts w:ascii="Segoe UI Emoji" w:hAnsi="Segoe UI Emoji" w:cs="Segoe UI Emoji"/>
                <w:sz w:val="16"/>
              </w:rPr>
              <w:t>⚠️</w:t>
            </w:r>
          </w:p>
        </w:tc>
        <w:tc>
          <w:tcPr>
            <w:tcW w:w="1180" w:type="dxa"/>
            <w:vAlign w:val="center"/>
          </w:tcPr>
          <w:p w14:paraId="5993BDC6" w14:textId="77777777" w:rsidR="001E5517" w:rsidRPr="00F96828" w:rsidRDefault="001E5517">
            <w:pPr>
              <w:spacing w:before="40" w:after="40"/>
              <w:rPr>
                <w:rFonts w:ascii="Aptos" w:hAnsi="Aptos"/>
                <w:sz w:val="17"/>
                <w:rPrChange w:id="1319" w:author="Microsoft Word" w:date="2026-09-09T14:54:00Z" w16du:dateUtc="2026-09-09T13:54:00Z">
                  <w:rPr/>
                </w:rPrChange>
              </w:rPr>
            </w:pPr>
            <w:r w:rsidRPr="00F96828">
              <w:rPr>
                <w:rFonts w:ascii="Aptos" w:hAnsi="Aptos"/>
                <w:sz w:val="17"/>
                <w:rPrChange w:id="1320" w:author="Microsoft Word" w:date="2026-09-09T14:54:00Z" w16du:dateUtc="2026-09-09T13:54:00Z">
                  <w:rPr>
                    <w:sz w:val="16"/>
                  </w:rPr>
                </w:rPrChange>
              </w:rPr>
              <w:t>Azure Service Bus Queue</w:t>
            </w:r>
          </w:p>
        </w:tc>
        <w:tc>
          <w:tcPr>
            <w:tcW w:w="1153" w:type="dxa"/>
            <w:vAlign w:val="center"/>
          </w:tcPr>
          <w:p w14:paraId="13E44639" w14:textId="77777777" w:rsidR="001E5517" w:rsidRPr="00F96828" w:rsidRDefault="001E5517">
            <w:pPr>
              <w:spacing w:before="40" w:after="40"/>
              <w:rPr>
                <w:rFonts w:ascii="Aptos" w:hAnsi="Aptos"/>
                <w:sz w:val="17"/>
                <w:rPrChange w:id="1321" w:author="Microsoft Word" w:date="2026-09-09T14:54:00Z" w16du:dateUtc="2026-09-09T13:54:00Z">
                  <w:rPr/>
                </w:rPrChange>
              </w:rPr>
            </w:pPr>
            <w:r w:rsidRPr="00F96828">
              <w:rPr>
                <w:rFonts w:ascii="Aptos" w:hAnsi="Aptos"/>
                <w:sz w:val="17"/>
                <w:rPrChange w:id="1322" w:author="Microsoft Word" w:date="2026-09-09T14:54:00Z" w16du:dateUtc="2026-09-09T13:54:00Z">
                  <w:rPr>
                    <w:sz w:val="16"/>
                  </w:rPr>
                </w:rPrChange>
              </w:rPr>
              <w:t>Standard internally; controlled externally</w:t>
            </w:r>
          </w:p>
        </w:tc>
      </w:tr>
      <w:tr w:rsidR="001E5517" w14:paraId="64F23E20" w14:textId="77777777" w:rsidTr="00294267">
        <w:trPr>
          <w:jc w:val="center"/>
        </w:trPr>
        <w:tc>
          <w:tcPr>
            <w:tcW w:w="834" w:type="dxa"/>
            <w:vAlign w:val="center"/>
          </w:tcPr>
          <w:p w14:paraId="7C972E53" w14:textId="77777777" w:rsidR="001E5517" w:rsidRPr="00F96828" w:rsidRDefault="001E5517">
            <w:pPr>
              <w:spacing w:before="40" w:after="40"/>
              <w:rPr>
                <w:rFonts w:ascii="Aptos" w:hAnsi="Aptos"/>
                <w:sz w:val="17"/>
                <w:rPrChange w:id="1323" w:author="Microsoft Word" w:date="2026-09-09T14:54:00Z" w16du:dateUtc="2026-09-09T13:54:00Z">
                  <w:rPr/>
                </w:rPrChange>
              </w:rPr>
            </w:pPr>
            <w:r w:rsidRPr="00F96828">
              <w:rPr>
                <w:rFonts w:ascii="Aptos" w:hAnsi="Aptos"/>
                <w:sz w:val="17"/>
                <w:rPrChange w:id="1324" w:author="Microsoft Word" w:date="2026-09-09T14:54:00Z" w16du:dateUtc="2026-09-09T13:54:00Z">
                  <w:rPr>
                    <w:sz w:val="16"/>
                  </w:rPr>
                </w:rPrChange>
              </w:rPr>
              <w:t>SIF-P06</w:t>
            </w:r>
          </w:p>
        </w:tc>
        <w:tc>
          <w:tcPr>
            <w:tcW w:w="1288" w:type="dxa"/>
            <w:vAlign w:val="center"/>
          </w:tcPr>
          <w:p w14:paraId="4ED91CEA" w14:textId="77777777" w:rsidR="001E5517" w:rsidRPr="00F96828" w:rsidRDefault="001E5517">
            <w:pPr>
              <w:spacing w:before="40" w:after="40"/>
              <w:rPr>
                <w:rFonts w:ascii="Aptos" w:hAnsi="Aptos"/>
                <w:sz w:val="17"/>
                <w:rPrChange w:id="1325" w:author="Microsoft Word" w:date="2026-09-09T14:54:00Z" w16du:dateUtc="2026-09-09T13:54:00Z">
                  <w:rPr/>
                </w:rPrChange>
              </w:rPr>
            </w:pPr>
            <w:r w:rsidRPr="00F96828">
              <w:rPr>
                <w:rFonts w:ascii="Aptos" w:hAnsi="Aptos"/>
                <w:sz w:val="17"/>
                <w:rPrChange w:id="1326" w:author="Microsoft Word" w:date="2026-09-09T14:54:00Z" w16du:dateUtc="2026-09-09T13:54:00Z">
                  <w:rPr>
                    <w:sz w:val="16"/>
                  </w:rPr>
                </w:rPrChange>
              </w:rPr>
              <w:t>Publish / Subscribe Messaging</w:t>
            </w:r>
          </w:p>
        </w:tc>
        <w:tc>
          <w:tcPr>
            <w:tcW w:w="1050" w:type="dxa"/>
            <w:vAlign w:val="center"/>
          </w:tcPr>
          <w:p w14:paraId="7A371319" w14:textId="77777777" w:rsidR="001E5517" w:rsidRPr="00F96828" w:rsidRDefault="001E5517">
            <w:pPr>
              <w:spacing w:before="40" w:after="40"/>
              <w:rPr>
                <w:rFonts w:ascii="Aptos" w:hAnsi="Aptos"/>
                <w:sz w:val="17"/>
                <w:rPrChange w:id="1327" w:author="Microsoft Word" w:date="2026-09-09T14:54:00Z" w16du:dateUtc="2026-09-09T13:54:00Z">
                  <w:rPr/>
                </w:rPrChange>
              </w:rPr>
            </w:pPr>
            <w:r w:rsidRPr="00F96828">
              <w:rPr>
                <w:rFonts w:ascii="Aptos" w:hAnsi="Aptos"/>
                <w:sz w:val="17"/>
                <w:rPrChange w:id="1328" w:author="Microsoft Word" w:date="2026-09-09T14:54:00Z" w16du:dateUtc="2026-09-09T13:54:00Z">
                  <w:rPr>
                    <w:sz w:val="16"/>
                  </w:rPr>
                </w:rPrChange>
              </w:rPr>
              <w:t>Primarily internal</w:t>
            </w:r>
          </w:p>
        </w:tc>
        <w:tc>
          <w:tcPr>
            <w:tcW w:w="836" w:type="dxa"/>
            <w:vAlign w:val="center"/>
          </w:tcPr>
          <w:p w14:paraId="2DE49AF9" w14:textId="77777777" w:rsidR="001E5517" w:rsidRDefault="001E5517">
            <w:pPr>
              <w:spacing w:before="40" w:after="40"/>
            </w:pPr>
            <w:r>
              <w:rPr>
                <w:rFonts w:ascii="Segoe UI Emoji" w:hAnsi="Segoe UI Emoji" w:cs="Segoe UI Emoji"/>
                <w:sz w:val="16"/>
              </w:rPr>
              <w:t>✅</w:t>
            </w:r>
          </w:p>
        </w:tc>
        <w:tc>
          <w:tcPr>
            <w:tcW w:w="887" w:type="dxa"/>
            <w:vAlign w:val="center"/>
          </w:tcPr>
          <w:p w14:paraId="361A03B8" w14:textId="77777777" w:rsidR="001E5517" w:rsidRDefault="001E5517">
            <w:pPr>
              <w:spacing w:before="40" w:after="40"/>
            </w:pPr>
            <w:r>
              <w:rPr>
                <w:rFonts w:ascii="Segoe UI Emoji" w:hAnsi="Segoe UI Emoji" w:cs="Segoe UI Emoji"/>
                <w:sz w:val="16"/>
              </w:rPr>
              <w:t>⚠️</w:t>
            </w:r>
          </w:p>
        </w:tc>
        <w:tc>
          <w:tcPr>
            <w:tcW w:w="887" w:type="dxa"/>
            <w:vAlign w:val="center"/>
          </w:tcPr>
          <w:p w14:paraId="1F0D8BB4" w14:textId="77777777" w:rsidR="001E5517" w:rsidRDefault="001E5517">
            <w:pPr>
              <w:spacing w:before="40" w:after="40"/>
            </w:pPr>
            <w:r>
              <w:rPr>
                <w:rFonts w:ascii="Segoe UI Emoji" w:hAnsi="Segoe UI Emoji" w:cs="Segoe UI Emoji"/>
                <w:sz w:val="16"/>
              </w:rPr>
              <w:t>⚠️</w:t>
            </w:r>
          </w:p>
        </w:tc>
        <w:tc>
          <w:tcPr>
            <w:tcW w:w="901" w:type="dxa"/>
            <w:vAlign w:val="center"/>
          </w:tcPr>
          <w:p w14:paraId="65B53468" w14:textId="77777777" w:rsidR="001E5517" w:rsidRDefault="001E5517">
            <w:pPr>
              <w:spacing w:before="40" w:after="40"/>
            </w:pPr>
            <w:r>
              <w:rPr>
                <w:rFonts w:ascii="Segoe UI Emoji" w:hAnsi="Segoe UI Emoji" w:cs="Segoe UI Emoji"/>
                <w:sz w:val="16"/>
              </w:rPr>
              <w:t>⚠️</w:t>
            </w:r>
          </w:p>
        </w:tc>
        <w:tc>
          <w:tcPr>
            <w:tcW w:w="1180" w:type="dxa"/>
            <w:vAlign w:val="center"/>
          </w:tcPr>
          <w:p w14:paraId="73A86693" w14:textId="77777777" w:rsidR="001E5517" w:rsidRPr="00F96828" w:rsidRDefault="001E5517">
            <w:pPr>
              <w:spacing w:before="40" w:after="40"/>
              <w:rPr>
                <w:rFonts w:ascii="Aptos" w:hAnsi="Aptos"/>
                <w:sz w:val="17"/>
                <w:rPrChange w:id="1329" w:author="Microsoft Word" w:date="2026-09-09T14:54:00Z" w16du:dateUtc="2026-09-09T13:54:00Z">
                  <w:rPr/>
                </w:rPrChange>
              </w:rPr>
            </w:pPr>
            <w:r w:rsidRPr="00F96828">
              <w:rPr>
                <w:rFonts w:ascii="Aptos" w:hAnsi="Aptos"/>
                <w:sz w:val="17"/>
                <w:rPrChange w:id="1330" w:author="Microsoft Word" w:date="2026-09-09T14:54:00Z" w16du:dateUtc="2026-09-09T13:54:00Z">
                  <w:rPr>
                    <w:sz w:val="16"/>
                  </w:rPr>
                </w:rPrChange>
              </w:rPr>
              <w:t>Azure Service Bus Topic</w:t>
            </w:r>
          </w:p>
        </w:tc>
        <w:tc>
          <w:tcPr>
            <w:tcW w:w="1153" w:type="dxa"/>
            <w:vAlign w:val="center"/>
          </w:tcPr>
          <w:p w14:paraId="1E740BB7" w14:textId="77777777" w:rsidR="001E5517" w:rsidRPr="00F96828" w:rsidRDefault="001E5517">
            <w:pPr>
              <w:spacing w:before="40" w:after="40"/>
              <w:rPr>
                <w:rFonts w:ascii="Aptos" w:hAnsi="Aptos"/>
                <w:sz w:val="17"/>
                <w:rPrChange w:id="1331" w:author="Microsoft Word" w:date="2026-09-09T14:54:00Z" w16du:dateUtc="2026-09-09T13:54:00Z">
                  <w:rPr/>
                </w:rPrChange>
              </w:rPr>
            </w:pPr>
            <w:r w:rsidRPr="00F96828">
              <w:rPr>
                <w:rFonts w:ascii="Aptos" w:hAnsi="Aptos"/>
                <w:sz w:val="17"/>
                <w:rPrChange w:id="1332" w:author="Microsoft Word" w:date="2026-09-09T14:54:00Z" w16du:dateUtc="2026-09-09T13:54:00Z">
                  <w:rPr>
                    <w:sz w:val="16"/>
                  </w:rPr>
                </w:rPrChange>
              </w:rPr>
              <w:t>Standard internally; external by exception</w:t>
            </w:r>
          </w:p>
        </w:tc>
      </w:tr>
      <w:tr w:rsidR="001E5517" w14:paraId="4F3D2EE1" w14:textId="77777777" w:rsidTr="00294267">
        <w:trPr>
          <w:jc w:val="center"/>
        </w:trPr>
        <w:tc>
          <w:tcPr>
            <w:tcW w:w="834" w:type="dxa"/>
            <w:vAlign w:val="center"/>
          </w:tcPr>
          <w:p w14:paraId="3C4638E0" w14:textId="77777777" w:rsidR="001E5517" w:rsidRPr="00F96828" w:rsidRDefault="001E5517">
            <w:pPr>
              <w:spacing w:before="40" w:after="40"/>
              <w:rPr>
                <w:rFonts w:ascii="Aptos" w:hAnsi="Aptos"/>
                <w:sz w:val="17"/>
                <w:rPrChange w:id="1333" w:author="Microsoft Word" w:date="2026-09-09T14:54:00Z" w16du:dateUtc="2026-09-09T13:54:00Z">
                  <w:rPr/>
                </w:rPrChange>
              </w:rPr>
            </w:pPr>
            <w:r w:rsidRPr="00F96828">
              <w:rPr>
                <w:rFonts w:ascii="Aptos" w:hAnsi="Aptos"/>
                <w:sz w:val="17"/>
                <w:rPrChange w:id="1334" w:author="Microsoft Word" w:date="2026-09-09T14:54:00Z" w16du:dateUtc="2026-09-09T13:54:00Z">
                  <w:rPr>
                    <w:sz w:val="16"/>
                  </w:rPr>
                </w:rPrChange>
              </w:rPr>
              <w:t>SIF-P07</w:t>
            </w:r>
          </w:p>
        </w:tc>
        <w:tc>
          <w:tcPr>
            <w:tcW w:w="1288" w:type="dxa"/>
            <w:vAlign w:val="center"/>
          </w:tcPr>
          <w:p w14:paraId="6D00CEC0" w14:textId="77777777" w:rsidR="001E5517" w:rsidRPr="00F96828" w:rsidRDefault="001E5517">
            <w:pPr>
              <w:spacing w:before="40" w:after="40"/>
              <w:rPr>
                <w:rFonts w:ascii="Aptos" w:hAnsi="Aptos"/>
                <w:sz w:val="17"/>
                <w:rPrChange w:id="1335" w:author="Microsoft Word" w:date="2026-09-09T14:54:00Z" w16du:dateUtc="2026-09-09T13:54:00Z">
                  <w:rPr/>
                </w:rPrChange>
              </w:rPr>
            </w:pPr>
            <w:r w:rsidRPr="00F96828">
              <w:rPr>
                <w:rFonts w:ascii="Aptos" w:hAnsi="Aptos"/>
                <w:sz w:val="17"/>
                <w:rPrChange w:id="1336" w:author="Microsoft Word" w:date="2026-09-09T14:54:00Z" w16du:dateUtc="2026-09-09T13:54:00Z">
                  <w:rPr>
                    <w:sz w:val="16"/>
                  </w:rPr>
                </w:rPrChange>
              </w:rPr>
              <w:t>Event Notification</w:t>
            </w:r>
          </w:p>
        </w:tc>
        <w:tc>
          <w:tcPr>
            <w:tcW w:w="1050" w:type="dxa"/>
            <w:vAlign w:val="center"/>
          </w:tcPr>
          <w:p w14:paraId="530892BC" w14:textId="77777777" w:rsidR="001E5517" w:rsidRPr="00F96828" w:rsidRDefault="001E5517">
            <w:pPr>
              <w:spacing w:before="40" w:after="40"/>
              <w:rPr>
                <w:rFonts w:ascii="Aptos" w:hAnsi="Aptos"/>
                <w:sz w:val="17"/>
                <w:rPrChange w:id="1337" w:author="Microsoft Word" w:date="2026-09-09T14:54:00Z" w16du:dateUtc="2026-09-09T13:54:00Z">
                  <w:rPr/>
                </w:rPrChange>
              </w:rPr>
            </w:pPr>
            <w:r w:rsidRPr="00F96828">
              <w:rPr>
                <w:rFonts w:ascii="Aptos" w:hAnsi="Aptos"/>
                <w:sz w:val="17"/>
                <w:rPrChange w:id="1338" w:author="Microsoft Word" w:date="2026-09-09T14:54:00Z" w16du:dateUtc="2026-09-09T13:54:00Z">
                  <w:rPr>
                    <w:sz w:val="16"/>
                  </w:rPr>
                </w:rPrChange>
              </w:rPr>
              <w:t>Internal and external</w:t>
            </w:r>
          </w:p>
        </w:tc>
        <w:tc>
          <w:tcPr>
            <w:tcW w:w="836" w:type="dxa"/>
            <w:vAlign w:val="center"/>
          </w:tcPr>
          <w:p w14:paraId="0AF22139" w14:textId="77777777" w:rsidR="001E5517" w:rsidRDefault="001E5517">
            <w:pPr>
              <w:spacing w:before="40" w:after="40"/>
            </w:pPr>
            <w:r>
              <w:rPr>
                <w:rFonts w:ascii="Segoe UI Emoji" w:hAnsi="Segoe UI Emoji" w:cs="Segoe UI Emoji"/>
                <w:sz w:val="16"/>
              </w:rPr>
              <w:t>✅</w:t>
            </w:r>
          </w:p>
        </w:tc>
        <w:tc>
          <w:tcPr>
            <w:tcW w:w="887" w:type="dxa"/>
            <w:vAlign w:val="center"/>
          </w:tcPr>
          <w:p w14:paraId="05F142E7" w14:textId="77777777" w:rsidR="001E5517" w:rsidRDefault="001E5517">
            <w:pPr>
              <w:spacing w:before="40" w:after="40"/>
            </w:pPr>
            <w:r>
              <w:rPr>
                <w:rFonts w:ascii="Segoe UI Emoji" w:hAnsi="Segoe UI Emoji" w:cs="Segoe UI Emoji"/>
                <w:sz w:val="16"/>
              </w:rPr>
              <w:t>✅</w:t>
            </w:r>
          </w:p>
        </w:tc>
        <w:tc>
          <w:tcPr>
            <w:tcW w:w="887" w:type="dxa"/>
            <w:vAlign w:val="center"/>
          </w:tcPr>
          <w:p w14:paraId="13A05E6E" w14:textId="77777777" w:rsidR="001E5517" w:rsidRDefault="001E5517">
            <w:pPr>
              <w:spacing w:before="40" w:after="40"/>
            </w:pPr>
            <w:r>
              <w:rPr>
                <w:rFonts w:ascii="Segoe UI Emoji" w:hAnsi="Segoe UI Emoji" w:cs="Segoe UI Emoji"/>
                <w:sz w:val="16"/>
              </w:rPr>
              <w:t>✅</w:t>
            </w:r>
          </w:p>
        </w:tc>
        <w:tc>
          <w:tcPr>
            <w:tcW w:w="901" w:type="dxa"/>
            <w:vAlign w:val="center"/>
          </w:tcPr>
          <w:p w14:paraId="0A535285" w14:textId="77777777" w:rsidR="001E5517" w:rsidRDefault="001E5517">
            <w:pPr>
              <w:spacing w:before="40" w:after="40"/>
            </w:pPr>
            <w:r>
              <w:rPr>
                <w:rFonts w:ascii="Segoe UI Emoji" w:hAnsi="Segoe UI Emoji" w:cs="Segoe UI Emoji"/>
                <w:sz w:val="16"/>
              </w:rPr>
              <w:t>✅</w:t>
            </w:r>
          </w:p>
        </w:tc>
        <w:tc>
          <w:tcPr>
            <w:tcW w:w="1180" w:type="dxa"/>
            <w:vAlign w:val="center"/>
          </w:tcPr>
          <w:p w14:paraId="39916067" w14:textId="77777777" w:rsidR="001E5517" w:rsidRPr="00F96828" w:rsidRDefault="001E5517">
            <w:pPr>
              <w:spacing w:before="40" w:after="40"/>
              <w:rPr>
                <w:rFonts w:ascii="Aptos" w:hAnsi="Aptos"/>
                <w:sz w:val="17"/>
                <w:rPrChange w:id="1339" w:author="Microsoft Word" w:date="2026-09-09T14:54:00Z" w16du:dateUtc="2026-09-09T13:54:00Z">
                  <w:rPr/>
                </w:rPrChange>
              </w:rPr>
            </w:pPr>
            <w:r w:rsidRPr="00F96828">
              <w:rPr>
                <w:rFonts w:ascii="Aptos" w:hAnsi="Aptos"/>
                <w:sz w:val="17"/>
                <w:rPrChange w:id="1340" w:author="Microsoft Word" w:date="2026-09-09T14:54:00Z" w16du:dateUtc="2026-09-09T13:54:00Z">
                  <w:rPr>
                    <w:sz w:val="16"/>
                  </w:rPr>
                </w:rPrChange>
              </w:rPr>
              <w:t>Event Grid / Webhook / Logic App Trigger</w:t>
            </w:r>
          </w:p>
        </w:tc>
        <w:tc>
          <w:tcPr>
            <w:tcW w:w="1153" w:type="dxa"/>
            <w:vAlign w:val="center"/>
          </w:tcPr>
          <w:p w14:paraId="192C3014" w14:textId="77777777" w:rsidR="001E5517" w:rsidRPr="00F96828" w:rsidRDefault="001E5517">
            <w:pPr>
              <w:spacing w:before="40" w:after="40"/>
              <w:rPr>
                <w:rFonts w:ascii="Aptos" w:hAnsi="Aptos"/>
                <w:sz w:val="17"/>
                <w:rPrChange w:id="1341" w:author="Microsoft Word" w:date="2026-09-09T14:54:00Z" w16du:dateUtc="2026-09-09T13:54:00Z">
                  <w:rPr/>
                </w:rPrChange>
              </w:rPr>
            </w:pPr>
            <w:r w:rsidRPr="00F96828">
              <w:rPr>
                <w:rFonts w:ascii="Aptos" w:hAnsi="Aptos"/>
                <w:sz w:val="17"/>
                <w:rPrChange w:id="1342" w:author="Microsoft Word" w:date="2026-09-09T14:54:00Z" w16du:dateUtc="2026-09-09T13:54:00Z">
                  <w:rPr>
                    <w:sz w:val="16"/>
                  </w:rPr>
                </w:rPrChange>
              </w:rPr>
              <w:t>Standard</w:t>
            </w:r>
          </w:p>
        </w:tc>
      </w:tr>
      <w:tr w:rsidR="001E5517" w14:paraId="5F554E93" w14:textId="77777777" w:rsidTr="00294267">
        <w:trPr>
          <w:jc w:val="center"/>
        </w:trPr>
        <w:tc>
          <w:tcPr>
            <w:tcW w:w="834" w:type="dxa"/>
            <w:vAlign w:val="center"/>
          </w:tcPr>
          <w:p w14:paraId="793C4FBE" w14:textId="77777777" w:rsidR="001E5517" w:rsidRPr="00F96828" w:rsidRDefault="001E5517">
            <w:pPr>
              <w:spacing w:before="40" w:after="40"/>
              <w:rPr>
                <w:rFonts w:ascii="Aptos" w:hAnsi="Aptos"/>
                <w:sz w:val="17"/>
                <w:rPrChange w:id="1343" w:author="Microsoft Word" w:date="2026-09-09T14:54:00Z" w16du:dateUtc="2026-09-09T13:54:00Z">
                  <w:rPr/>
                </w:rPrChange>
              </w:rPr>
            </w:pPr>
            <w:r w:rsidRPr="00F96828">
              <w:rPr>
                <w:rFonts w:ascii="Aptos" w:hAnsi="Aptos"/>
                <w:sz w:val="17"/>
                <w:rPrChange w:id="1344" w:author="Microsoft Word" w:date="2026-09-09T14:54:00Z" w16du:dateUtc="2026-09-09T13:54:00Z">
                  <w:rPr>
                    <w:sz w:val="16"/>
                  </w:rPr>
                </w:rPrChange>
              </w:rPr>
              <w:t>SIF-P08</w:t>
            </w:r>
          </w:p>
        </w:tc>
        <w:tc>
          <w:tcPr>
            <w:tcW w:w="1288" w:type="dxa"/>
            <w:vAlign w:val="center"/>
          </w:tcPr>
          <w:p w14:paraId="19CC1C58" w14:textId="77777777" w:rsidR="001E5517" w:rsidRPr="00F96828" w:rsidRDefault="001E5517">
            <w:pPr>
              <w:spacing w:before="40" w:after="40"/>
              <w:rPr>
                <w:rFonts w:ascii="Aptos" w:hAnsi="Aptos"/>
                <w:sz w:val="17"/>
                <w:rPrChange w:id="1345" w:author="Microsoft Word" w:date="2026-09-09T14:54:00Z" w16du:dateUtc="2026-09-09T13:54:00Z">
                  <w:rPr/>
                </w:rPrChange>
              </w:rPr>
            </w:pPr>
            <w:r w:rsidRPr="00F96828">
              <w:rPr>
                <w:rFonts w:ascii="Aptos" w:hAnsi="Aptos"/>
                <w:sz w:val="17"/>
                <w:rPrChange w:id="1346" w:author="Microsoft Word" w:date="2026-09-09T14:54:00Z" w16du:dateUtc="2026-09-09T13:54:00Z">
                  <w:rPr>
                    <w:sz w:val="16"/>
                  </w:rPr>
                </w:rPrChange>
              </w:rPr>
              <w:t>High-Volume Event Streaming</w:t>
            </w:r>
          </w:p>
        </w:tc>
        <w:tc>
          <w:tcPr>
            <w:tcW w:w="1050" w:type="dxa"/>
            <w:vAlign w:val="center"/>
          </w:tcPr>
          <w:p w14:paraId="46681A3C" w14:textId="77777777" w:rsidR="001E5517" w:rsidRPr="00F96828" w:rsidRDefault="001E5517">
            <w:pPr>
              <w:spacing w:before="40" w:after="40"/>
              <w:rPr>
                <w:rFonts w:ascii="Aptos" w:hAnsi="Aptos"/>
                <w:sz w:val="17"/>
                <w:rPrChange w:id="1347" w:author="Microsoft Word" w:date="2026-09-09T14:54:00Z" w16du:dateUtc="2026-09-09T13:54:00Z">
                  <w:rPr/>
                </w:rPrChange>
              </w:rPr>
            </w:pPr>
            <w:r w:rsidRPr="00F96828">
              <w:rPr>
                <w:rFonts w:ascii="Aptos" w:hAnsi="Aptos"/>
                <w:sz w:val="17"/>
                <w:rPrChange w:id="1348" w:author="Microsoft Word" w:date="2026-09-09T14:54:00Z" w16du:dateUtc="2026-09-09T13:54:00Z">
                  <w:rPr>
                    <w:sz w:val="16"/>
                  </w:rPr>
                </w:rPrChange>
              </w:rPr>
              <w:t>Internal / analytics / selected external</w:t>
            </w:r>
          </w:p>
        </w:tc>
        <w:tc>
          <w:tcPr>
            <w:tcW w:w="836" w:type="dxa"/>
            <w:vAlign w:val="center"/>
          </w:tcPr>
          <w:p w14:paraId="22C34777" w14:textId="77777777" w:rsidR="001E5517" w:rsidRDefault="001E5517">
            <w:pPr>
              <w:spacing w:before="40" w:after="40"/>
            </w:pPr>
            <w:r>
              <w:rPr>
                <w:rFonts w:ascii="Segoe UI Emoji" w:hAnsi="Segoe UI Emoji" w:cs="Segoe UI Emoji"/>
                <w:sz w:val="16"/>
              </w:rPr>
              <w:t>✅</w:t>
            </w:r>
          </w:p>
        </w:tc>
        <w:tc>
          <w:tcPr>
            <w:tcW w:w="887" w:type="dxa"/>
            <w:vAlign w:val="center"/>
          </w:tcPr>
          <w:p w14:paraId="389967A3" w14:textId="77777777" w:rsidR="001E5517" w:rsidRDefault="001E5517">
            <w:pPr>
              <w:spacing w:before="40" w:after="40"/>
            </w:pPr>
            <w:r>
              <w:rPr>
                <w:rFonts w:ascii="Segoe UI Emoji" w:hAnsi="Segoe UI Emoji" w:cs="Segoe UI Emoji"/>
                <w:sz w:val="16"/>
              </w:rPr>
              <w:t>⚠️</w:t>
            </w:r>
          </w:p>
        </w:tc>
        <w:tc>
          <w:tcPr>
            <w:tcW w:w="887" w:type="dxa"/>
            <w:vAlign w:val="center"/>
          </w:tcPr>
          <w:p w14:paraId="7029B606" w14:textId="77777777" w:rsidR="001E5517" w:rsidRDefault="001E5517">
            <w:pPr>
              <w:spacing w:before="40" w:after="40"/>
            </w:pPr>
            <w:r>
              <w:rPr>
                <w:rFonts w:ascii="Segoe UI Emoji" w:hAnsi="Segoe UI Emoji" w:cs="Segoe UI Emoji"/>
                <w:sz w:val="16"/>
              </w:rPr>
              <w:t>⚠️</w:t>
            </w:r>
          </w:p>
        </w:tc>
        <w:tc>
          <w:tcPr>
            <w:tcW w:w="901" w:type="dxa"/>
            <w:vAlign w:val="center"/>
          </w:tcPr>
          <w:p w14:paraId="0B38EDE8" w14:textId="77777777" w:rsidR="001E5517" w:rsidRDefault="001E5517">
            <w:pPr>
              <w:spacing w:before="40" w:after="40"/>
            </w:pPr>
            <w:r>
              <w:rPr>
                <w:rFonts w:ascii="Segoe UI Emoji" w:hAnsi="Segoe UI Emoji" w:cs="Segoe UI Emoji"/>
                <w:sz w:val="16"/>
              </w:rPr>
              <w:t>✅</w:t>
            </w:r>
          </w:p>
        </w:tc>
        <w:tc>
          <w:tcPr>
            <w:tcW w:w="1180" w:type="dxa"/>
            <w:vAlign w:val="center"/>
          </w:tcPr>
          <w:p w14:paraId="220B9C26" w14:textId="77777777" w:rsidR="001E5517" w:rsidRPr="00F96828" w:rsidRDefault="001E5517">
            <w:pPr>
              <w:spacing w:before="40" w:after="40"/>
              <w:rPr>
                <w:rFonts w:ascii="Aptos" w:hAnsi="Aptos"/>
                <w:sz w:val="17"/>
                <w:rPrChange w:id="1349" w:author="Microsoft Word" w:date="2026-09-09T14:54:00Z" w16du:dateUtc="2026-09-09T13:54:00Z">
                  <w:rPr/>
                </w:rPrChange>
              </w:rPr>
            </w:pPr>
            <w:r w:rsidRPr="00F96828">
              <w:rPr>
                <w:rFonts w:ascii="Aptos" w:hAnsi="Aptos"/>
                <w:sz w:val="17"/>
                <w:rPrChange w:id="1350" w:author="Microsoft Word" w:date="2026-09-09T14:54:00Z" w16du:dateUtc="2026-09-09T13:54:00Z">
                  <w:rPr>
                    <w:sz w:val="16"/>
                  </w:rPr>
                </w:rPrChange>
              </w:rPr>
              <w:t>Azure Event Hubs</w:t>
            </w:r>
          </w:p>
        </w:tc>
        <w:tc>
          <w:tcPr>
            <w:tcW w:w="1153" w:type="dxa"/>
            <w:vAlign w:val="center"/>
          </w:tcPr>
          <w:p w14:paraId="3272207E" w14:textId="77777777" w:rsidR="001E5517" w:rsidRPr="00F96828" w:rsidRDefault="001E5517">
            <w:pPr>
              <w:spacing w:before="40" w:after="40"/>
              <w:rPr>
                <w:rFonts w:ascii="Aptos" w:hAnsi="Aptos"/>
                <w:sz w:val="17"/>
                <w:rPrChange w:id="1351" w:author="Microsoft Word" w:date="2026-09-09T14:54:00Z" w16du:dateUtc="2026-09-09T13:54:00Z">
                  <w:rPr/>
                </w:rPrChange>
              </w:rPr>
            </w:pPr>
            <w:r w:rsidRPr="00F96828">
              <w:rPr>
                <w:rFonts w:ascii="Aptos" w:hAnsi="Aptos"/>
                <w:sz w:val="17"/>
                <w:rPrChange w:id="1352" w:author="Microsoft Word" w:date="2026-09-09T14:54:00Z" w16du:dateUtc="2026-09-09T13:54:00Z">
                  <w:rPr>
                    <w:sz w:val="16"/>
                  </w:rPr>
                </w:rPrChange>
              </w:rPr>
              <w:t>Conditional</w:t>
            </w:r>
          </w:p>
        </w:tc>
      </w:tr>
      <w:tr w:rsidR="001E5517" w14:paraId="6ACFAC84" w14:textId="77777777" w:rsidTr="00294267">
        <w:trPr>
          <w:jc w:val="center"/>
        </w:trPr>
        <w:tc>
          <w:tcPr>
            <w:tcW w:w="834" w:type="dxa"/>
            <w:vAlign w:val="center"/>
          </w:tcPr>
          <w:p w14:paraId="66B43E35" w14:textId="77777777" w:rsidR="001E5517" w:rsidRPr="00F96828" w:rsidRDefault="001E5517">
            <w:pPr>
              <w:spacing w:before="40" w:after="40"/>
              <w:rPr>
                <w:rFonts w:ascii="Aptos" w:hAnsi="Aptos"/>
                <w:sz w:val="17"/>
                <w:rPrChange w:id="1353" w:author="Microsoft Word" w:date="2026-09-09T14:54:00Z" w16du:dateUtc="2026-09-09T13:54:00Z">
                  <w:rPr/>
                </w:rPrChange>
              </w:rPr>
            </w:pPr>
            <w:r w:rsidRPr="00F96828">
              <w:rPr>
                <w:rFonts w:ascii="Aptos" w:hAnsi="Aptos"/>
                <w:sz w:val="17"/>
                <w:rPrChange w:id="1354" w:author="Microsoft Word" w:date="2026-09-09T14:54:00Z" w16du:dateUtc="2026-09-09T13:54:00Z">
                  <w:rPr>
                    <w:sz w:val="16"/>
                  </w:rPr>
                </w:rPrChange>
              </w:rPr>
              <w:t>SIF-P09</w:t>
            </w:r>
          </w:p>
        </w:tc>
        <w:tc>
          <w:tcPr>
            <w:tcW w:w="1288" w:type="dxa"/>
            <w:vAlign w:val="center"/>
          </w:tcPr>
          <w:p w14:paraId="2BC36B2B" w14:textId="77777777" w:rsidR="001E5517" w:rsidRPr="00F96828" w:rsidRDefault="001E5517">
            <w:pPr>
              <w:spacing w:before="40" w:after="40"/>
              <w:rPr>
                <w:rFonts w:ascii="Aptos" w:hAnsi="Aptos"/>
                <w:sz w:val="17"/>
                <w:rPrChange w:id="1355" w:author="Microsoft Word" w:date="2026-09-09T14:54:00Z" w16du:dateUtc="2026-09-09T13:54:00Z">
                  <w:rPr/>
                </w:rPrChange>
              </w:rPr>
            </w:pPr>
            <w:r w:rsidRPr="00F96828">
              <w:rPr>
                <w:rFonts w:ascii="Aptos" w:hAnsi="Aptos"/>
                <w:sz w:val="17"/>
                <w:rPrChange w:id="1356" w:author="Microsoft Word" w:date="2026-09-09T14:54:00Z" w16du:dateUtc="2026-09-09T13:54:00Z">
                  <w:rPr>
                    <w:sz w:val="16"/>
                  </w:rPr>
                </w:rPrChange>
              </w:rPr>
              <w:t>Workflow Orchestration</w:t>
            </w:r>
          </w:p>
        </w:tc>
        <w:tc>
          <w:tcPr>
            <w:tcW w:w="1050" w:type="dxa"/>
            <w:vAlign w:val="center"/>
          </w:tcPr>
          <w:p w14:paraId="02F32A64" w14:textId="77777777" w:rsidR="001E5517" w:rsidRPr="00F96828" w:rsidRDefault="001E5517">
            <w:pPr>
              <w:spacing w:before="40" w:after="40"/>
              <w:rPr>
                <w:rFonts w:ascii="Aptos" w:hAnsi="Aptos"/>
                <w:sz w:val="17"/>
                <w:rPrChange w:id="1357" w:author="Microsoft Word" w:date="2026-09-09T14:54:00Z" w16du:dateUtc="2026-09-09T13:54:00Z">
                  <w:rPr/>
                </w:rPrChange>
              </w:rPr>
            </w:pPr>
            <w:r w:rsidRPr="00F96828">
              <w:rPr>
                <w:rFonts w:ascii="Aptos" w:hAnsi="Aptos"/>
                <w:sz w:val="17"/>
                <w:rPrChange w:id="1358" w:author="Microsoft Word" w:date="2026-09-09T14:54:00Z" w16du:dateUtc="2026-09-09T13:54:00Z">
                  <w:rPr>
                    <w:sz w:val="16"/>
                  </w:rPr>
                </w:rPrChange>
              </w:rPr>
              <w:t>Internal and external</w:t>
            </w:r>
          </w:p>
        </w:tc>
        <w:tc>
          <w:tcPr>
            <w:tcW w:w="836" w:type="dxa"/>
            <w:vAlign w:val="center"/>
          </w:tcPr>
          <w:p w14:paraId="45ADE2AB" w14:textId="77777777" w:rsidR="001E5517" w:rsidRDefault="001E5517">
            <w:pPr>
              <w:spacing w:before="40" w:after="40"/>
            </w:pPr>
            <w:r>
              <w:rPr>
                <w:rFonts w:ascii="Segoe UI Emoji" w:hAnsi="Segoe UI Emoji" w:cs="Segoe UI Emoji"/>
                <w:sz w:val="16"/>
              </w:rPr>
              <w:t>✅</w:t>
            </w:r>
          </w:p>
        </w:tc>
        <w:tc>
          <w:tcPr>
            <w:tcW w:w="887" w:type="dxa"/>
            <w:vAlign w:val="center"/>
          </w:tcPr>
          <w:p w14:paraId="3ADD97A2" w14:textId="77777777" w:rsidR="001E5517" w:rsidRDefault="001E5517">
            <w:pPr>
              <w:spacing w:before="40" w:after="40"/>
            </w:pPr>
            <w:r>
              <w:rPr>
                <w:rFonts w:ascii="Segoe UI Emoji" w:hAnsi="Segoe UI Emoji" w:cs="Segoe UI Emoji"/>
                <w:sz w:val="16"/>
              </w:rPr>
              <w:t>✅</w:t>
            </w:r>
          </w:p>
        </w:tc>
        <w:tc>
          <w:tcPr>
            <w:tcW w:w="887" w:type="dxa"/>
            <w:vAlign w:val="center"/>
          </w:tcPr>
          <w:p w14:paraId="620F06B4" w14:textId="77777777" w:rsidR="001E5517" w:rsidRDefault="001E5517">
            <w:pPr>
              <w:spacing w:before="40" w:after="40"/>
            </w:pPr>
            <w:r>
              <w:rPr>
                <w:rFonts w:ascii="Segoe UI Emoji" w:hAnsi="Segoe UI Emoji" w:cs="Segoe UI Emoji"/>
                <w:sz w:val="16"/>
              </w:rPr>
              <w:t>✅</w:t>
            </w:r>
          </w:p>
        </w:tc>
        <w:tc>
          <w:tcPr>
            <w:tcW w:w="901" w:type="dxa"/>
            <w:vAlign w:val="center"/>
          </w:tcPr>
          <w:p w14:paraId="758113F5" w14:textId="77777777" w:rsidR="001E5517" w:rsidRDefault="001E5517">
            <w:pPr>
              <w:spacing w:before="40" w:after="40"/>
            </w:pPr>
            <w:r>
              <w:rPr>
                <w:rFonts w:ascii="Segoe UI Emoji" w:hAnsi="Segoe UI Emoji" w:cs="Segoe UI Emoji"/>
                <w:sz w:val="16"/>
              </w:rPr>
              <w:t>⚠️</w:t>
            </w:r>
          </w:p>
        </w:tc>
        <w:tc>
          <w:tcPr>
            <w:tcW w:w="1180" w:type="dxa"/>
            <w:vAlign w:val="center"/>
          </w:tcPr>
          <w:p w14:paraId="73E7A5C5" w14:textId="77777777" w:rsidR="001E5517" w:rsidRPr="00F96828" w:rsidRDefault="001E5517">
            <w:pPr>
              <w:spacing w:before="40" w:after="40"/>
              <w:rPr>
                <w:rFonts w:ascii="Aptos" w:hAnsi="Aptos"/>
                <w:sz w:val="17"/>
                <w:rPrChange w:id="1359" w:author="Microsoft Word" w:date="2026-09-09T14:54:00Z" w16du:dateUtc="2026-09-09T13:54:00Z">
                  <w:rPr/>
                </w:rPrChange>
              </w:rPr>
            </w:pPr>
            <w:r w:rsidRPr="00F96828">
              <w:rPr>
                <w:rFonts w:ascii="Aptos" w:hAnsi="Aptos"/>
                <w:sz w:val="17"/>
                <w:rPrChange w:id="1360" w:author="Microsoft Word" w:date="2026-09-09T14:54:00Z" w16du:dateUtc="2026-09-09T13:54:00Z">
                  <w:rPr>
                    <w:sz w:val="16"/>
                  </w:rPr>
                </w:rPrChange>
              </w:rPr>
              <w:t>Azure Logic Apps</w:t>
            </w:r>
          </w:p>
        </w:tc>
        <w:tc>
          <w:tcPr>
            <w:tcW w:w="1153" w:type="dxa"/>
            <w:vAlign w:val="center"/>
          </w:tcPr>
          <w:p w14:paraId="18CF7BDE" w14:textId="77777777" w:rsidR="001E5517" w:rsidRPr="00F96828" w:rsidRDefault="001E5517">
            <w:pPr>
              <w:spacing w:before="40" w:after="40"/>
              <w:rPr>
                <w:rFonts w:ascii="Aptos" w:hAnsi="Aptos"/>
                <w:sz w:val="17"/>
                <w:rPrChange w:id="1361" w:author="Microsoft Word" w:date="2026-09-09T14:54:00Z" w16du:dateUtc="2026-09-09T13:54:00Z">
                  <w:rPr/>
                </w:rPrChange>
              </w:rPr>
            </w:pPr>
            <w:r w:rsidRPr="00F96828">
              <w:rPr>
                <w:rFonts w:ascii="Aptos" w:hAnsi="Aptos"/>
                <w:sz w:val="17"/>
                <w:rPrChange w:id="1362" w:author="Microsoft Word" w:date="2026-09-09T14:54:00Z" w16du:dateUtc="2026-09-09T13:54:00Z">
                  <w:rPr>
                    <w:sz w:val="16"/>
                  </w:rPr>
                </w:rPrChange>
              </w:rPr>
              <w:t>Standard</w:t>
            </w:r>
          </w:p>
        </w:tc>
      </w:tr>
      <w:tr w:rsidR="001E5517" w14:paraId="199D0B01" w14:textId="77777777" w:rsidTr="00294267">
        <w:trPr>
          <w:jc w:val="center"/>
        </w:trPr>
        <w:tc>
          <w:tcPr>
            <w:tcW w:w="834" w:type="dxa"/>
            <w:vAlign w:val="center"/>
          </w:tcPr>
          <w:p w14:paraId="3C1A3EFC" w14:textId="77777777" w:rsidR="001E5517" w:rsidRPr="00F96828" w:rsidRDefault="001E5517">
            <w:pPr>
              <w:spacing w:before="40" w:after="40"/>
              <w:rPr>
                <w:rFonts w:ascii="Aptos" w:hAnsi="Aptos"/>
                <w:sz w:val="17"/>
                <w:rPrChange w:id="1363" w:author="Microsoft Word" w:date="2026-09-09T14:54:00Z" w16du:dateUtc="2026-09-09T13:54:00Z">
                  <w:rPr/>
                </w:rPrChange>
              </w:rPr>
            </w:pPr>
            <w:r w:rsidRPr="00F96828">
              <w:rPr>
                <w:rFonts w:ascii="Aptos" w:hAnsi="Aptos"/>
                <w:sz w:val="17"/>
                <w:rPrChange w:id="1364" w:author="Microsoft Word" w:date="2026-09-09T14:54:00Z" w16du:dateUtc="2026-09-09T13:54:00Z">
                  <w:rPr>
                    <w:sz w:val="16"/>
                  </w:rPr>
                </w:rPrChange>
              </w:rPr>
              <w:t>SIF-P10</w:t>
            </w:r>
          </w:p>
        </w:tc>
        <w:tc>
          <w:tcPr>
            <w:tcW w:w="1288" w:type="dxa"/>
            <w:vAlign w:val="center"/>
          </w:tcPr>
          <w:p w14:paraId="55EF2D47" w14:textId="77777777" w:rsidR="001E5517" w:rsidRPr="00F96828" w:rsidRDefault="001E5517">
            <w:pPr>
              <w:spacing w:before="40" w:after="40"/>
              <w:rPr>
                <w:rFonts w:ascii="Aptos" w:hAnsi="Aptos"/>
                <w:sz w:val="17"/>
                <w:rPrChange w:id="1365" w:author="Microsoft Word" w:date="2026-09-09T14:54:00Z" w16du:dateUtc="2026-09-09T13:54:00Z">
                  <w:rPr/>
                </w:rPrChange>
              </w:rPr>
            </w:pPr>
            <w:r w:rsidRPr="00F96828">
              <w:rPr>
                <w:rFonts w:ascii="Aptos" w:hAnsi="Aptos"/>
                <w:sz w:val="17"/>
                <w:rPrChange w:id="1366" w:author="Microsoft Word" w:date="2026-09-09T14:54:00Z" w16du:dateUtc="2026-09-09T13:54:00Z">
                  <w:rPr>
                    <w:sz w:val="16"/>
                  </w:rPr>
                </w:rPrChange>
              </w:rPr>
              <w:t>Long-Running Workflow</w:t>
            </w:r>
          </w:p>
        </w:tc>
        <w:tc>
          <w:tcPr>
            <w:tcW w:w="1050" w:type="dxa"/>
            <w:vAlign w:val="center"/>
          </w:tcPr>
          <w:p w14:paraId="53A8CD91" w14:textId="77777777" w:rsidR="001E5517" w:rsidRPr="00F96828" w:rsidRDefault="001E5517">
            <w:pPr>
              <w:spacing w:before="40" w:after="40"/>
              <w:rPr>
                <w:rFonts w:ascii="Aptos" w:hAnsi="Aptos"/>
                <w:sz w:val="17"/>
                <w:rPrChange w:id="1367" w:author="Microsoft Word" w:date="2026-09-09T14:54:00Z" w16du:dateUtc="2026-09-09T13:54:00Z">
                  <w:rPr/>
                </w:rPrChange>
              </w:rPr>
            </w:pPr>
            <w:r w:rsidRPr="00F96828">
              <w:rPr>
                <w:rFonts w:ascii="Aptos" w:hAnsi="Aptos"/>
                <w:sz w:val="17"/>
                <w:rPrChange w:id="1368" w:author="Microsoft Word" w:date="2026-09-09T14:54:00Z" w16du:dateUtc="2026-09-09T13:54:00Z">
                  <w:rPr>
                    <w:sz w:val="16"/>
                  </w:rPr>
                </w:rPrChange>
              </w:rPr>
              <w:t>Internal and external</w:t>
            </w:r>
          </w:p>
        </w:tc>
        <w:tc>
          <w:tcPr>
            <w:tcW w:w="836" w:type="dxa"/>
            <w:vAlign w:val="center"/>
          </w:tcPr>
          <w:p w14:paraId="0DE3062D" w14:textId="77777777" w:rsidR="001E5517" w:rsidRDefault="001E5517">
            <w:pPr>
              <w:spacing w:before="40" w:after="40"/>
            </w:pPr>
            <w:r>
              <w:rPr>
                <w:rFonts w:ascii="Segoe UI Emoji" w:hAnsi="Segoe UI Emoji" w:cs="Segoe UI Emoji"/>
                <w:sz w:val="16"/>
              </w:rPr>
              <w:t>✅</w:t>
            </w:r>
          </w:p>
        </w:tc>
        <w:tc>
          <w:tcPr>
            <w:tcW w:w="887" w:type="dxa"/>
            <w:vAlign w:val="center"/>
          </w:tcPr>
          <w:p w14:paraId="59709F4C" w14:textId="77777777" w:rsidR="001E5517" w:rsidRDefault="001E5517">
            <w:pPr>
              <w:spacing w:before="40" w:after="40"/>
            </w:pPr>
            <w:r>
              <w:rPr>
                <w:rFonts w:ascii="Segoe UI Emoji" w:hAnsi="Segoe UI Emoji" w:cs="Segoe UI Emoji"/>
                <w:sz w:val="16"/>
              </w:rPr>
              <w:t>✅</w:t>
            </w:r>
          </w:p>
        </w:tc>
        <w:tc>
          <w:tcPr>
            <w:tcW w:w="887" w:type="dxa"/>
            <w:vAlign w:val="center"/>
          </w:tcPr>
          <w:p w14:paraId="509C143B" w14:textId="77777777" w:rsidR="001E5517" w:rsidRDefault="001E5517">
            <w:pPr>
              <w:spacing w:before="40" w:after="40"/>
            </w:pPr>
            <w:r>
              <w:rPr>
                <w:rFonts w:ascii="Segoe UI Emoji" w:hAnsi="Segoe UI Emoji" w:cs="Segoe UI Emoji"/>
                <w:sz w:val="16"/>
              </w:rPr>
              <w:t>✅</w:t>
            </w:r>
          </w:p>
        </w:tc>
        <w:tc>
          <w:tcPr>
            <w:tcW w:w="901" w:type="dxa"/>
            <w:vAlign w:val="center"/>
          </w:tcPr>
          <w:p w14:paraId="0EC0EB4F" w14:textId="77777777" w:rsidR="001E5517" w:rsidRDefault="001E5517">
            <w:pPr>
              <w:spacing w:before="40" w:after="40"/>
            </w:pPr>
            <w:r>
              <w:rPr>
                <w:rFonts w:ascii="Segoe UI Emoji" w:hAnsi="Segoe UI Emoji" w:cs="Segoe UI Emoji"/>
                <w:sz w:val="16"/>
              </w:rPr>
              <w:t>⚠️</w:t>
            </w:r>
          </w:p>
        </w:tc>
        <w:tc>
          <w:tcPr>
            <w:tcW w:w="1180" w:type="dxa"/>
            <w:vAlign w:val="center"/>
          </w:tcPr>
          <w:p w14:paraId="1A10014E" w14:textId="77777777" w:rsidR="001E5517" w:rsidRPr="00F96828" w:rsidRDefault="001E5517">
            <w:pPr>
              <w:spacing w:before="40" w:after="40"/>
              <w:rPr>
                <w:rFonts w:ascii="Aptos" w:hAnsi="Aptos"/>
                <w:sz w:val="17"/>
                <w:rPrChange w:id="1369" w:author="Microsoft Word" w:date="2026-09-09T14:54:00Z" w16du:dateUtc="2026-09-09T13:54:00Z">
                  <w:rPr/>
                </w:rPrChange>
              </w:rPr>
            </w:pPr>
            <w:r w:rsidRPr="00F96828">
              <w:rPr>
                <w:rFonts w:ascii="Aptos" w:hAnsi="Aptos"/>
                <w:sz w:val="17"/>
                <w:rPrChange w:id="1370" w:author="Microsoft Word" w:date="2026-09-09T14:54:00Z" w16du:dateUtc="2026-09-09T13:54:00Z">
                  <w:rPr>
                    <w:sz w:val="16"/>
                  </w:rPr>
                </w:rPrChange>
              </w:rPr>
              <w:t>Azure Logic Apps Standard</w:t>
            </w:r>
          </w:p>
        </w:tc>
        <w:tc>
          <w:tcPr>
            <w:tcW w:w="1153" w:type="dxa"/>
            <w:vAlign w:val="center"/>
          </w:tcPr>
          <w:p w14:paraId="730ECB60" w14:textId="77777777" w:rsidR="001E5517" w:rsidRPr="00F96828" w:rsidRDefault="001E5517">
            <w:pPr>
              <w:spacing w:before="40" w:after="40"/>
              <w:rPr>
                <w:rFonts w:ascii="Aptos" w:hAnsi="Aptos"/>
                <w:sz w:val="17"/>
                <w:rPrChange w:id="1371" w:author="Microsoft Word" w:date="2026-09-09T14:54:00Z" w16du:dateUtc="2026-09-09T13:54:00Z">
                  <w:rPr/>
                </w:rPrChange>
              </w:rPr>
            </w:pPr>
            <w:r w:rsidRPr="00F96828">
              <w:rPr>
                <w:rFonts w:ascii="Aptos" w:hAnsi="Aptos"/>
                <w:sz w:val="17"/>
                <w:rPrChange w:id="1372" w:author="Microsoft Word" w:date="2026-09-09T14:54:00Z" w16du:dateUtc="2026-09-09T13:54:00Z">
                  <w:rPr>
                    <w:sz w:val="16"/>
                  </w:rPr>
                </w:rPrChange>
              </w:rPr>
              <w:t>Standard</w:t>
            </w:r>
          </w:p>
        </w:tc>
      </w:tr>
      <w:tr w:rsidR="001E5517" w14:paraId="0E04CEFF" w14:textId="77777777" w:rsidTr="00294267">
        <w:trPr>
          <w:jc w:val="center"/>
        </w:trPr>
        <w:tc>
          <w:tcPr>
            <w:tcW w:w="834" w:type="dxa"/>
            <w:vAlign w:val="center"/>
          </w:tcPr>
          <w:p w14:paraId="38BBD2D8" w14:textId="77777777" w:rsidR="001E5517" w:rsidRPr="00F96828" w:rsidRDefault="001E5517">
            <w:pPr>
              <w:spacing w:before="40" w:after="40"/>
              <w:rPr>
                <w:rFonts w:ascii="Aptos" w:hAnsi="Aptos"/>
                <w:sz w:val="17"/>
                <w:rPrChange w:id="1373" w:author="Microsoft Word" w:date="2026-09-09T14:54:00Z" w16du:dateUtc="2026-09-09T13:54:00Z">
                  <w:rPr/>
                </w:rPrChange>
              </w:rPr>
            </w:pPr>
            <w:r w:rsidRPr="00F96828">
              <w:rPr>
                <w:rFonts w:ascii="Aptos" w:hAnsi="Aptos"/>
                <w:sz w:val="17"/>
                <w:rPrChange w:id="1374" w:author="Microsoft Word" w:date="2026-09-09T14:54:00Z" w16du:dateUtc="2026-09-09T13:54:00Z">
                  <w:rPr>
                    <w:sz w:val="16"/>
                  </w:rPr>
                </w:rPrChange>
              </w:rPr>
              <w:t>SIF-P11</w:t>
            </w:r>
          </w:p>
        </w:tc>
        <w:tc>
          <w:tcPr>
            <w:tcW w:w="1288" w:type="dxa"/>
            <w:vAlign w:val="center"/>
          </w:tcPr>
          <w:p w14:paraId="18948C20" w14:textId="77777777" w:rsidR="001E5517" w:rsidRPr="00F96828" w:rsidRDefault="001E5517">
            <w:pPr>
              <w:spacing w:before="40" w:after="40"/>
              <w:rPr>
                <w:rFonts w:ascii="Aptos" w:hAnsi="Aptos"/>
                <w:sz w:val="17"/>
                <w:rPrChange w:id="1375" w:author="Microsoft Word" w:date="2026-09-09T14:54:00Z" w16du:dateUtc="2026-09-09T13:54:00Z">
                  <w:rPr/>
                </w:rPrChange>
              </w:rPr>
            </w:pPr>
            <w:r w:rsidRPr="00F96828">
              <w:rPr>
                <w:rFonts w:ascii="Aptos" w:hAnsi="Aptos"/>
                <w:sz w:val="17"/>
                <w:rPrChange w:id="1376" w:author="Microsoft Word" w:date="2026-09-09T14:54:00Z" w16du:dateUtc="2026-09-09T13:54:00Z">
                  <w:rPr>
                    <w:sz w:val="16"/>
                  </w:rPr>
                </w:rPrChange>
              </w:rPr>
              <w:t>Third-Party Webhook Ingress</w:t>
            </w:r>
          </w:p>
        </w:tc>
        <w:tc>
          <w:tcPr>
            <w:tcW w:w="1050" w:type="dxa"/>
            <w:vAlign w:val="center"/>
          </w:tcPr>
          <w:p w14:paraId="15D0716F" w14:textId="77777777" w:rsidR="001E5517" w:rsidRPr="00F96828" w:rsidRDefault="001E5517">
            <w:pPr>
              <w:spacing w:before="40" w:after="40"/>
              <w:rPr>
                <w:rFonts w:ascii="Aptos" w:hAnsi="Aptos"/>
                <w:sz w:val="17"/>
                <w:rPrChange w:id="1377" w:author="Microsoft Word" w:date="2026-09-09T14:54:00Z" w16du:dateUtc="2026-09-09T13:54:00Z">
                  <w:rPr/>
                </w:rPrChange>
              </w:rPr>
            </w:pPr>
            <w:r w:rsidRPr="00F96828">
              <w:rPr>
                <w:rFonts w:ascii="Aptos" w:hAnsi="Aptos"/>
                <w:sz w:val="17"/>
                <w:rPrChange w:id="1378" w:author="Microsoft Word" w:date="2026-09-09T14:54:00Z" w16du:dateUtc="2026-09-09T13:54:00Z">
                  <w:rPr>
                    <w:sz w:val="16"/>
                  </w:rPr>
                </w:rPrChange>
              </w:rPr>
              <w:t>Third party to Chaucer</w:t>
            </w:r>
          </w:p>
        </w:tc>
        <w:tc>
          <w:tcPr>
            <w:tcW w:w="836" w:type="dxa"/>
            <w:vAlign w:val="center"/>
          </w:tcPr>
          <w:p w14:paraId="789C5F93" w14:textId="77777777" w:rsidR="001E5517" w:rsidRDefault="001E5517">
            <w:pPr>
              <w:spacing w:before="40" w:after="40"/>
            </w:pPr>
            <w:r>
              <w:rPr>
                <w:rFonts w:ascii="Segoe UI Emoji" w:hAnsi="Segoe UI Emoji" w:cs="Segoe UI Emoji"/>
                <w:sz w:val="16"/>
              </w:rPr>
              <w:t>⚠️</w:t>
            </w:r>
          </w:p>
        </w:tc>
        <w:tc>
          <w:tcPr>
            <w:tcW w:w="887" w:type="dxa"/>
            <w:vAlign w:val="center"/>
          </w:tcPr>
          <w:p w14:paraId="220B89B5" w14:textId="77777777" w:rsidR="001E5517" w:rsidRDefault="001E5517">
            <w:pPr>
              <w:spacing w:before="40" w:after="40"/>
            </w:pPr>
            <w:r>
              <w:rPr>
                <w:rFonts w:ascii="Segoe UI Emoji" w:hAnsi="Segoe UI Emoji" w:cs="Segoe UI Emoji"/>
                <w:sz w:val="16"/>
              </w:rPr>
              <w:t>✅</w:t>
            </w:r>
          </w:p>
        </w:tc>
        <w:tc>
          <w:tcPr>
            <w:tcW w:w="887" w:type="dxa"/>
            <w:vAlign w:val="center"/>
          </w:tcPr>
          <w:p w14:paraId="2FAEAF9C" w14:textId="77777777" w:rsidR="001E5517" w:rsidRDefault="001E5517">
            <w:pPr>
              <w:spacing w:before="40" w:after="40"/>
            </w:pPr>
            <w:r>
              <w:rPr>
                <w:rFonts w:ascii="Segoe UI Emoji" w:hAnsi="Segoe UI Emoji" w:cs="Segoe UI Emoji"/>
                <w:sz w:val="16"/>
              </w:rPr>
              <w:t>❌</w:t>
            </w:r>
          </w:p>
        </w:tc>
        <w:tc>
          <w:tcPr>
            <w:tcW w:w="901" w:type="dxa"/>
            <w:vAlign w:val="center"/>
          </w:tcPr>
          <w:p w14:paraId="5B93B8C1" w14:textId="77777777" w:rsidR="001E5517" w:rsidRDefault="001E5517">
            <w:pPr>
              <w:spacing w:before="40" w:after="40"/>
            </w:pPr>
            <w:r>
              <w:rPr>
                <w:rFonts w:ascii="Segoe UI Emoji" w:hAnsi="Segoe UI Emoji" w:cs="Segoe UI Emoji"/>
                <w:sz w:val="16"/>
              </w:rPr>
              <w:t>⚠️</w:t>
            </w:r>
          </w:p>
        </w:tc>
        <w:tc>
          <w:tcPr>
            <w:tcW w:w="1180" w:type="dxa"/>
            <w:vAlign w:val="center"/>
          </w:tcPr>
          <w:p w14:paraId="4D23B016" w14:textId="77777777" w:rsidR="001E5517" w:rsidRPr="00F96828" w:rsidRDefault="001E5517">
            <w:pPr>
              <w:spacing w:before="40" w:after="40"/>
              <w:rPr>
                <w:rFonts w:ascii="Aptos" w:hAnsi="Aptos"/>
                <w:sz w:val="17"/>
                <w:rPrChange w:id="1379" w:author="Microsoft Word" w:date="2026-09-09T14:54:00Z" w16du:dateUtc="2026-09-09T13:54:00Z">
                  <w:rPr/>
                </w:rPrChange>
              </w:rPr>
            </w:pPr>
            <w:r w:rsidRPr="00F96828">
              <w:rPr>
                <w:rFonts w:ascii="Aptos" w:hAnsi="Aptos"/>
                <w:sz w:val="17"/>
                <w:rPrChange w:id="1380" w:author="Microsoft Word" w:date="2026-09-09T14:54:00Z" w16du:dateUtc="2026-09-09T13:54:00Z">
                  <w:rPr>
                    <w:sz w:val="16"/>
                  </w:rPr>
                </w:rPrChange>
              </w:rPr>
              <w:t>APIM + Logic App / Function</w:t>
            </w:r>
          </w:p>
        </w:tc>
        <w:tc>
          <w:tcPr>
            <w:tcW w:w="1153" w:type="dxa"/>
            <w:vAlign w:val="center"/>
          </w:tcPr>
          <w:p w14:paraId="6D270C03" w14:textId="77777777" w:rsidR="001E5517" w:rsidRPr="00F96828" w:rsidRDefault="001E5517">
            <w:pPr>
              <w:spacing w:before="40" w:after="40"/>
              <w:rPr>
                <w:rFonts w:ascii="Aptos" w:hAnsi="Aptos"/>
                <w:sz w:val="17"/>
                <w:rPrChange w:id="1381" w:author="Microsoft Word" w:date="2026-09-09T14:54:00Z" w16du:dateUtc="2026-09-09T13:54:00Z">
                  <w:rPr/>
                </w:rPrChange>
              </w:rPr>
            </w:pPr>
            <w:r w:rsidRPr="00F96828">
              <w:rPr>
                <w:rFonts w:ascii="Aptos" w:hAnsi="Aptos"/>
                <w:sz w:val="17"/>
                <w:rPrChange w:id="1382" w:author="Microsoft Word" w:date="2026-09-09T14:54:00Z" w16du:dateUtc="2026-09-09T13:54:00Z">
                  <w:rPr>
                    <w:sz w:val="16"/>
                  </w:rPr>
                </w:rPrChange>
              </w:rPr>
              <w:t>Standard for SaaS/vendor callback scenarios</w:t>
            </w:r>
          </w:p>
        </w:tc>
      </w:tr>
      <w:tr w:rsidR="001E5517" w14:paraId="575C361E" w14:textId="77777777" w:rsidTr="00294267">
        <w:trPr>
          <w:jc w:val="center"/>
        </w:trPr>
        <w:tc>
          <w:tcPr>
            <w:tcW w:w="834" w:type="dxa"/>
            <w:vAlign w:val="center"/>
          </w:tcPr>
          <w:p w14:paraId="6985C282" w14:textId="77777777" w:rsidR="001E5517" w:rsidRPr="00F96828" w:rsidRDefault="001E5517">
            <w:pPr>
              <w:spacing w:before="40" w:after="40"/>
              <w:rPr>
                <w:rFonts w:ascii="Aptos" w:hAnsi="Aptos"/>
                <w:sz w:val="17"/>
                <w:rPrChange w:id="1383" w:author="Microsoft Word" w:date="2026-09-09T14:54:00Z" w16du:dateUtc="2026-09-09T13:54:00Z">
                  <w:rPr/>
                </w:rPrChange>
              </w:rPr>
            </w:pPr>
            <w:r w:rsidRPr="00F96828">
              <w:rPr>
                <w:rFonts w:ascii="Aptos" w:hAnsi="Aptos"/>
                <w:sz w:val="17"/>
                <w:rPrChange w:id="1384" w:author="Microsoft Word" w:date="2026-09-09T14:54:00Z" w16du:dateUtc="2026-09-09T13:54:00Z">
                  <w:rPr>
                    <w:sz w:val="16"/>
                  </w:rPr>
                </w:rPrChange>
              </w:rPr>
              <w:t>SIF-P12</w:t>
            </w:r>
          </w:p>
        </w:tc>
        <w:tc>
          <w:tcPr>
            <w:tcW w:w="1288" w:type="dxa"/>
            <w:vAlign w:val="center"/>
          </w:tcPr>
          <w:p w14:paraId="4B83E611" w14:textId="77777777" w:rsidR="001E5517" w:rsidRPr="00F96828" w:rsidRDefault="001E5517">
            <w:pPr>
              <w:spacing w:before="40" w:after="40"/>
              <w:rPr>
                <w:rFonts w:ascii="Aptos" w:hAnsi="Aptos"/>
                <w:sz w:val="17"/>
                <w:rPrChange w:id="1385" w:author="Microsoft Word" w:date="2026-09-09T14:54:00Z" w16du:dateUtc="2026-09-09T13:54:00Z">
                  <w:rPr/>
                </w:rPrChange>
              </w:rPr>
            </w:pPr>
            <w:r w:rsidRPr="00F96828">
              <w:rPr>
                <w:rFonts w:ascii="Aptos" w:hAnsi="Aptos"/>
                <w:sz w:val="17"/>
                <w:rPrChange w:id="1386" w:author="Microsoft Word" w:date="2026-09-09T14:54:00Z" w16du:dateUtc="2026-09-09T13:54:00Z">
                  <w:rPr>
                    <w:sz w:val="16"/>
                  </w:rPr>
                </w:rPrChange>
              </w:rPr>
              <w:t>Managed File Exchange</w:t>
            </w:r>
          </w:p>
        </w:tc>
        <w:tc>
          <w:tcPr>
            <w:tcW w:w="1050" w:type="dxa"/>
            <w:vAlign w:val="center"/>
          </w:tcPr>
          <w:p w14:paraId="1E1E0926" w14:textId="77777777" w:rsidR="001E5517" w:rsidRPr="00F96828" w:rsidRDefault="001E5517">
            <w:pPr>
              <w:spacing w:before="40" w:after="40"/>
              <w:rPr>
                <w:rFonts w:ascii="Aptos" w:hAnsi="Aptos"/>
                <w:sz w:val="17"/>
                <w:rPrChange w:id="1387" w:author="Microsoft Word" w:date="2026-09-09T14:54:00Z" w16du:dateUtc="2026-09-09T13:54:00Z">
                  <w:rPr/>
                </w:rPrChange>
              </w:rPr>
            </w:pPr>
            <w:r w:rsidRPr="00F96828">
              <w:rPr>
                <w:rFonts w:ascii="Aptos" w:hAnsi="Aptos"/>
                <w:sz w:val="17"/>
                <w:rPrChange w:id="1388" w:author="Microsoft Word" w:date="2026-09-09T14:54:00Z" w16du:dateUtc="2026-09-09T13:54:00Z">
                  <w:rPr>
                    <w:sz w:val="16"/>
                  </w:rPr>
                </w:rPrChange>
              </w:rPr>
              <w:t>Internal and external</w:t>
            </w:r>
          </w:p>
        </w:tc>
        <w:tc>
          <w:tcPr>
            <w:tcW w:w="836" w:type="dxa"/>
            <w:vAlign w:val="center"/>
          </w:tcPr>
          <w:p w14:paraId="0151AAA9" w14:textId="77777777" w:rsidR="001E5517" w:rsidRDefault="001E5517">
            <w:pPr>
              <w:spacing w:before="40" w:after="40"/>
            </w:pPr>
            <w:r>
              <w:rPr>
                <w:rFonts w:ascii="Segoe UI Emoji" w:hAnsi="Segoe UI Emoji" w:cs="Segoe UI Emoji"/>
                <w:sz w:val="16"/>
              </w:rPr>
              <w:t>✅</w:t>
            </w:r>
          </w:p>
        </w:tc>
        <w:tc>
          <w:tcPr>
            <w:tcW w:w="887" w:type="dxa"/>
            <w:vAlign w:val="center"/>
          </w:tcPr>
          <w:p w14:paraId="350CBD2F" w14:textId="77777777" w:rsidR="001E5517" w:rsidRDefault="001E5517">
            <w:pPr>
              <w:spacing w:before="40" w:after="40"/>
            </w:pPr>
            <w:r>
              <w:rPr>
                <w:rFonts w:ascii="Segoe UI Emoji" w:hAnsi="Segoe UI Emoji" w:cs="Segoe UI Emoji"/>
                <w:sz w:val="16"/>
              </w:rPr>
              <w:t>✅</w:t>
            </w:r>
          </w:p>
        </w:tc>
        <w:tc>
          <w:tcPr>
            <w:tcW w:w="887" w:type="dxa"/>
            <w:vAlign w:val="center"/>
          </w:tcPr>
          <w:p w14:paraId="44C278DC" w14:textId="77777777" w:rsidR="001E5517" w:rsidRDefault="001E5517">
            <w:pPr>
              <w:spacing w:before="40" w:after="40"/>
            </w:pPr>
            <w:r>
              <w:rPr>
                <w:rFonts w:ascii="Segoe UI Emoji" w:hAnsi="Segoe UI Emoji" w:cs="Segoe UI Emoji"/>
                <w:sz w:val="16"/>
              </w:rPr>
              <w:t>✅</w:t>
            </w:r>
          </w:p>
        </w:tc>
        <w:tc>
          <w:tcPr>
            <w:tcW w:w="901" w:type="dxa"/>
            <w:vAlign w:val="center"/>
          </w:tcPr>
          <w:p w14:paraId="73A36B85" w14:textId="77777777" w:rsidR="001E5517" w:rsidRDefault="001E5517">
            <w:pPr>
              <w:spacing w:before="40" w:after="40"/>
            </w:pPr>
            <w:r>
              <w:rPr>
                <w:rFonts w:ascii="Segoe UI Emoji" w:hAnsi="Segoe UI Emoji" w:cs="Segoe UI Emoji"/>
                <w:sz w:val="16"/>
              </w:rPr>
              <w:t>✅</w:t>
            </w:r>
          </w:p>
        </w:tc>
        <w:tc>
          <w:tcPr>
            <w:tcW w:w="1180" w:type="dxa"/>
            <w:vAlign w:val="center"/>
          </w:tcPr>
          <w:p w14:paraId="5F60BC82" w14:textId="77777777" w:rsidR="001E5517" w:rsidRPr="00F96828" w:rsidRDefault="001E5517">
            <w:pPr>
              <w:spacing w:before="40" w:after="40"/>
              <w:rPr>
                <w:rFonts w:ascii="Aptos" w:hAnsi="Aptos"/>
                <w:sz w:val="17"/>
                <w:rPrChange w:id="1389" w:author="Microsoft Word" w:date="2026-09-09T14:54:00Z" w16du:dateUtc="2026-09-09T13:54:00Z">
                  <w:rPr/>
                </w:rPrChange>
              </w:rPr>
            </w:pPr>
            <w:r w:rsidRPr="00F96828">
              <w:rPr>
                <w:rFonts w:ascii="Aptos" w:hAnsi="Aptos"/>
                <w:sz w:val="17"/>
                <w:rPrChange w:id="1390" w:author="Microsoft Word" w:date="2026-09-09T14:54:00Z" w16du:dateUtc="2026-09-09T13:54:00Z">
                  <w:rPr>
                    <w:sz w:val="16"/>
                  </w:rPr>
                </w:rPrChange>
              </w:rPr>
              <w:t>Logic Apps / Storage / SFTP / Service Bus where required</w:t>
            </w:r>
          </w:p>
        </w:tc>
        <w:tc>
          <w:tcPr>
            <w:tcW w:w="1153" w:type="dxa"/>
            <w:vAlign w:val="center"/>
          </w:tcPr>
          <w:p w14:paraId="1D2CB659" w14:textId="77777777" w:rsidR="001E5517" w:rsidRPr="00F96828" w:rsidRDefault="001E5517">
            <w:pPr>
              <w:spacing w:before="40" w:after="40"/>
              <w:rPr>
                <w:rFonts w:ascii="Aptos" w:hAnsi="Aptos"/>
                <w:sz w:val="17"/>
                <w:rPrChange w:id="1391" w:author="Microsoft Word" w:date="2026-09-09T14:54:00Z" w16du:dateUtc="2026-09-09T13:54:00Z">
                  <w:rPr/>
                </w:rPrChange>
              </w:rPr>
            </w:pPr>
            <w:r w:rsidRPr="00F96828">
              <w:rPr>
                <w:rFonts w:ascii="Aptos" w:hAnsi="Aptos"/>
                <w:sz w:val="17"/>
                <w:rPrChange w:id="1392" w:author="Microsoft Word" w:date="2026-09-09T14:54:00Z" w16du:dateUtc="2026-09-09T13:54:00Z">
                  <w:rPr>
                    <w:sz w:val="16"/>
                  </w:rPr>
                </w:rPrChange>
              </w:rPr>
              <w:t>Conditional</w:t>
            </w:r>
          </w:p>
        </w:tc>
      </w:tr>
      <w:tr w:rsidR="001E5517" w14:paraId="01854412" w14:textId="77777777" w:rsidTr="00294267">
        <w:trPr>
          <w:jc w:val="center"/>
        </w:trPr>
        <w:tc>
          <w:tcPr>
            <w:tcW w:w="834" w:type="dxa"/>
            <w:vAlign w:val="center"/>
          </w:tcPr>
          <w:p w14:paraId="0795092C" w14:textId="77777777" w:rsidR="001E5517" w:rsidRPr="00F96828" w:rsidRDefault="001E5517">
            <w:pPr>
              <w:spacing w:before="40" w:after="40"/>
              <w:rPr>
                <w:rFonts w:ascii="Aptos" w:hAnsi="Aptos"/>
                <w:sz w:val="17"/>
                <w:rPrChange w:id="1393" w:author="Microsoft Word" w:date="2026-09-09T14:54:00Z" w16du:dateUtc="2026-09-09T13:54:00Z">
                  <w:rPr/>
                </w:rPrChange>
              </w:rPr>
            </w:pPr>
            <w:r w:rsidRPr="00F96828">
              <w:rPr>
                <w:rFonts w:ascii="Aptos" w:hAnsi="Aptos"/>
                <w:sz w:val="17"/>
                <w:rPrChange w:id="1394" w:author="Microsoft Word" w:date="2026-09-09T14:54:00Z" w16du:dateUtc="2026-09-09T13:54:00Z">
                  <w:rPr>
                    <w:sz w:val="16"/>
                  </w:rPr>
                </w:rPrChange>
              </w:rPr>
              <w:t>SIF-P13</w:t>
            </w:r>
          </w:p>
        </w:tc>
        <w:tc>
          <w:tcPr>
            <w:tcW w:w="1288" w:type="dxa"/>
            <w:vAlign w:val="center"/>
          </w:tcPr>
          <w:p w14:paraId="7B8DA284" w14:textId="77777777" w:rsidR="001E5517" w:rsidRPr="00F96828" w:rsidRDefault="001E5517">
            <w:pPr>
              <w:spacing w:before="40" w:after="40"/>
              <w:rPr>
                <w:rFonts w:ascii="Aptos" w:hAnsi="Aptos"/>
                <w:sz w:val="17"/>
                <w:rPrChange w:id="1395" w:author="Microsoft Word" w:date="2026-09-09T14:54:00Z" w16du:dateUtc="2026-09-09T13:54:00Z">
                  <w:rPr/>
                </w:rPrChange>
              </w:rPr>
            </w:pPr>
            <w:r w:rsidRPr="00F96828">
              <w:rPr>
                <w:rFonts w:ascii="Aptos" w:hAnsi="Aptos"/>
                <w:sz w:val="17"/>
                <w:rPrChange w:id="1396" w:author="Microsoft Word" w:date="2026-09-09T14:54:00Z" w16du:dateUtc="2026-09-09T13:54:00Z">
                  <w:rPr>
                    <w:sz w:val="16"/>
                  </w:rPr>
                </w:rPrChange>
              </w:rPr>
              <w:t>Data Platform Exchange</w:t>
            </w:r>
          </w:p>
        </w:tc>
        <w:tc>
          <w:tcPr>
            <w:tcW w:w="1050" w:type="dxa"/>
            <w:vAlign w:val="center"/>
          </w:tcPr>
          <w:p w14:paraId="03A09160" w14:textId="77777777" w:rsidR="001E5517" w:rsidRPr="00F96828" w:rsidRDefault="001E5517">
            <w:pPr>
              <w:spacing w:before="40" w:after="40"/>
              <w:rPr>
                <w:rFonts w:ascii="Aptos" w:hAnsi="Aptos"/>
                <w:sz w:val="17"/>
                <w:rPrChange w:id="1397" w:author="Microsoft Word" w:date="2026-09-09T14:54:00Z" w16du:dateUtc="2026-09-09T13:54:00Z">
                  <w:rPr/>
                </w:rPrChange>
              </w:rPr>
            </w:pPr>
            <w:r w:rsidRPr="00F96828">
              <w:rPr>
                <w:rFonts w:ascii="Aptos" w:hAnsi="Aptos"/>
                <w:sz w:val="17"/>
                <w:rPrChange w:id="1398" w:author="Microsoft Word" w:date="2026-09-09T14:54:00Z" w16du:dateUtc="2026-09-09T13:54:00Z">
                  <w:rPr>
                    <w:sz w:val="16"/>
                  </w:rPr>
                </w:rPrChange>
              </w:rPr>
              <w:t>SIF to Snowflake / Snowflake to SIF</w:t>
            </w:r>
          </w:p>
        </w:tc>
        <w:tc>
          <w:tcPr>
            <w:tcW w:w="836" w:type="dxa"/>
            <w:vAlign w:val="center"/>
          </w:tcPr>
          <w:p w14:paraId="41F5C73F" w14:textId="77777777" w:rsidR="001E5517" w:rsidRDefault="001E5517">
            <w:pPr>
              <w:spacing w:before="40" w:after="40"/>
            </w:pPr>
            <w:r>
              <w:rPr>
                <w:rFonts w:ascii="Segoe UI Emoji" w:hAnsi="Segoe UI Emoji" w:cs="Segoe UI Emoji"/>
                <w:sz w:val="16"/>
              </w:rPr>
              <w:t>⚠️</w:t>
            </w:r>
          </w:p>
        </w:tc>
        <w:tc>
          <w:tcPr>
            <w:tcW w:w="887" w:type="dxa"/>
            <w:vAlign w:val="center"/>
          </w:tcPr>
          <w:p w14:paraId="0CE99EA5" w14:textId="77777777" w:rsidR="001E5517" w:rsidRDefault="001E5517">
            <w:pPr>
              <w:spacing w:before="40" w:after="40"/>
            </w:pPr>
            <w:r>
              <w:rPr>
                <w:rFonts w:ascii="Segoe UI Emoji" w:hAnsi="Segoe UI Emoji" w:cs="Segoe UI Emoji"/>
                <w:sz w:val="16"/>
              </w:rPr>
              <w:t>✅</w:t>
            </w:r>
          </w:p>
        </w:tc>
        <w:tc>
          <w:tcPr>
            <w:tcW w:w="887" w:type="dxa"/>
            <w:vAlign w:val="center"/>
          </w:tcPr>
          <w:p w14:paraId="7977E2D9" w14:textId="77777777" w:rsidR="001E5517" w:rsidRDefault="001E5517">
            <w:pPr>
              <w:spacing w:before="40" w:after="40"/>
            </w:pPr>
            <w:r>
              <w:rPr>
                <w:rFonts w:ascii="Segoe UI Emoji" w:hAnsi="Segoe UI Emoji" w:cs="Segoe UI Emoji"/>
                <w:sz w:val="16"/>
              </w:rPr>
              <w:t>✅</w:t>
            </w:r>
          </w:p>
        </w:tc>
        <w:tc>
          <w:tcPr>
            <w:tcW w:w="901" w:type="dxa"/>
            <w:vAlign w:val="center"/>
          </w:tcPr>
          <w:p w14:paraId="0746A6E8" w14:textId="77777777" w:rsidR="001E5517" w:rsidRDefault="001E5517">
            <w:pPr>
              <w:spacing w:before="40" w:after="40"/>
            </w:pPr>
            <w:r>
              <w:rPr>
                <w:rFonts w:ascii="Segoe UI Emoji" w:hAnsi="Segoe UI Emoji" w:cs="Segoe UI Emoji"/>
                <w:sz w:val="16"/>
              </w:rPr>
              <w:t>✅</w:t>
            </w:r>
          </w:p>
        </w:tc>
        <w:tc>
          <w:tcPr>
            <w:tcW w:w="1180" w:type="dxa"/>
            <w:vAlign w:val="center"/>
          </w:tcPr>
          <w:p w14:paraId="3C7DC05D" w14:textId="77777777" w:rsidR="001E5517" w:rsidRPr="00F96828" w:rsidRDefault="001E5517">
            <w:pPr>
              <w:spacing w:before="40" w:after="40"/>
              <w:rPr>
                <w:rFonts w:ascii="Aptos" w:hAnsi="Aptos"/>
                <w:sz w:val="17"/>
                <w:rPrChange w:id="1399" w:author="Microsoft Word" w:date="2026-09-09T14:54:00Z" w16du:dateUtc="2026-09-09T13:54:00Z">
                  <w:rPr/>
                </w:rPrChange>
              </w:rPr>
            </w:pPr>
            <w:r w:rsidRPr="00F96828">
              <w:rPr>
                <w:rFonts w:ascii="Aptos" w:hAnsi="Aptos"/>
                <w:sz w:val="17"/>
                <w:rPrChange w:id="1400" w:author="Microsoft Word" w:date="2026-09-09T14:54:00Z" w16du:dateUtc="2026-09-09T13:54:00Z">
                  <w:rPr>
                    <w:sz w:val="16"/>
                  </w:rPr>
                </w:rPrChange>
              </w:rPr>
              <w:t>ADF / Blob or ADLS / Snowpipe / COPY INTO / controlled APIs</w:t>
            </w:r>
          </w:p>
        </w:tc>
        <w:tc>
          <w:tcPr>
            <w:tcW w:w="1153" w:type="dxa"/>
            <w:vAlign w:val="center"/>
          </w:tcPr>
          <w:p w14:paraId="3F497E76" w14:textId="77777777" w:rsidR="001E5517" w:rsidRPr="00F96828" w:rsidRDefault="001E5517">
            <w:pPr>
              <w:spacing w:before="40" w:after="40"/>
              <w:rPr>
                <w:rFonts w:ascii="Aptos" w:hAnsi="Aptos"/>
                <w:sz w:val="17"/>
                <w:rPrChange w:id="1401" w:author="Microsoft Word" w:date="2026-09-09T14:54:00Z" w16du:dateUtc="2026-09-09T13:54:00Z">
                  <w:rPr/>
                </w:rPrChange>
              </w:rPr>
            </w:pPr>
            <w:r w:rsidRPr="00F96828">
              <w:rPr>
                <w:rFonts w:ascii="Aptos" w:hAnsi="Aptos"/>
                <w:sz w:val="17"/>
                <w:rPrChange w:id="1402" w:author="Microsoft Word" w:date="2026-09-09T14:54:00Z" w16du:dateUtc="2026-09-09T13:54:00Z">
                  <w:rPr>
                    <w:sz w:val="16"/>
                  </w:rPr>
                </w:rPrChange>
              </w:rPr>
              <w:t>Conditional; not default operational integration</w:t>
            </w:r>
          </w:p>
        </w:tc>
      </w:tr>
      <w:tr w:rsidR="001E5517" w14:paraId="3BAE616F" w14:textId="77777777" w:rsidTr="00294267">
        <w:trPr>
          <w:jc w:val="center"/>
        </w:trPr>
        <w:tc>
          <w:tcPr>
            <w:tcW w:w="834" w:type="dxa"/>
            <w:vAlign w:val="center"/>
          </w:tcPr>
          <w:p w14:paraId="709119CA" w14:textId="77777777" w:rsidR="001E5517" w:rsidRPr="00F96828" w:rsidRDefault="001E5517">
            <w:pPr>
              <w:spacing w:before="40" w:after="40"/>
              <w:rPr>
                <w:rFonts w:ascii="Aptos" w:hAnsi="Aptos"/>
                <w:sz w:val="17"/>
                <w:rPrChange w:id="1403" w:author="Microsoft Word" w:date="2026-09-09T14:54:00Z" w16du:dateUtc="2026-09-09T13:54:00Z">
                  <w:rPr/>
                </w:rPrChange>
              </w:rPr>
            </w:pPr>
            <w:r w:rsidRPr="00F96828">
              <w:rPr>
                <w:rFonts w:ascii="Aptos" w:hAnsi="Aptos"/>
                <w:sz w:val="17"/>
                <w:rPrChange w:id="1404" w:author="Microsoft Word" w:date="2026-09-09T14:54:00Z" w16du:dateUtc="2026-09-09T13:54:00Z">
                  <w:rPr>
                    <w:sz w:val="16"/>
                  </w:rPr>
                </w:rPrChange>
              </w:rPr>
              <w:t>SIF-P14</w:t>
            </w:r>
          </w:p>
        </w:tc>
        <w:tc>
          <w:tcPr>
            <w:tcW w:w="1288" w:type="dxa"/>
            <w:vAlign w:val="center"/>
          </w:tcPr>
          <w:p w14:paraId="09973D85" w14:textId="77777777" w:rsidR="001E5517" w:rsidRPr="00F96828" w:rsidRDefault="001E5517">
            <w:pPr>
              <w:spacing w:before="40" w:after="40"/>
              <w:rPr>
                <w:rFonts w:ascii="Aptos" w:hAnsi="Aptos"/>
                <w:sz w:val="17"/>
                <w:rPrChange w:id="1405" w:author="Microsoft Word" w:date="2026-09-09T14:54:00Z" w16du:dateUtc="2026-09-09T13:54:00Z">
                  <w:rPr/>
                </w:rPrChange>
              </w:rPr>
            </w:pPr>
            <w:r w:rsidRPr="00F96828">
              <w:rPr>
                <w:rFonts w:ascii="Aptos" w:hAnsi="Aptos"/>
                <w:sz w:val="17"/>
                <w:rPrChange w:id="1406" w:author="Microsoft Word" w:date="2026-09-09T14:54:00Z" w16du:dateUtc="2026-09-09T13:54:00Z">
                  <w:rPr>
                    <w:sz w:val="16"/>
                  </w:rPr>
                </w:rPrChange>
              </w:rPr>
              <w:t>Custom Code Extension</w:t>
            </w:r>
          </w:p>
        </w:tc>
        <w:tc>
          <w:tcPr>
            <w:tcW w:w="1050" w:type="dxa"/>
            <w:vAlign w:val="center"/>
          </w:tcPr>
          <w:p w14:paraId="0A1FBBF6" w14:textId="77777777" w:rsidR="001E5517" w:rsidRPr="00F96828" w:rsidRDefault="001E5517">
            <w:pPr>
              <w:spacing w:before="40" w:after="40"/>
              <w:rPr>
                <w:rFonts w:ascii="Aptos" w:hAnsi="Aptos"/>
                <w:sz w:val="17"/>
                <w:rPrChange w:id="1407" w:author="Microsoft Word" w:date="2026-09-09T14:54:00Z" w16du:dateUtc="2026-09-09T13:54:00Z">
                  <w:rPr/>
                </w:rPrChange>
              </w:rPr>
            </w:pPr>
            <w:r w:rsidRPr="00F96828">
              <w:rPr>
                <w:rFonts w:ascii="Aptos" w:hAnsi="Aptos"/>
                <w:sz w:val="17"/>
                <w:rPrChange w:id="1408" w:author="Microsoft Word" w:date="2026-09-09T14:54:00Z" w16du:dateUtc="2026-09-09T13:54:00Z">
                  <w:rPr>
                    <w:sz w:val="16"/>
                  </w:rPr>
                </w:rPrChange>
              </w:rPr>
              <w:t>Internal and external</w:t>
            </w:r>
          </w:p>
        </w:tc>
        <w:tc>
          <w:tcPr>
            <w:tcW w:w="836" w:type="dxa"/>
            <w:vAlign w:val="center"/>
          </w:tcPr>
          <w:p w14:paraId="7E7A7905" w14:textId="77777777" w:rsidR="001E5517" w:rsidRDefault="001E5517">
            <w:pPr>
              <w:spacing w:before="40" w:after="40"/>
            </w:pPr>
            <w:r>
              <w:rPr>
                <w:rFonts w:ascii="Segoe UI Emoji" w:hAnsi="Segoe UI Emoji" w:cs="Segoe UI Emoji"/>
                <w:sz w:val="16"/>
              </w:rPr>
              <w:t>✅</w:t>
            </w:r>
          </w:p>
        </w:tc>
        <w:tc>
          <w:tcPr>
            <w:tcW w:w="887" w:type="dxa"/>
            <w:vAlign w:val="center"/>
          </w:tcPr>
          <w:p w14:paraId="3B81BEE9" w14:textId="77777777" w:rsidR="001E5517" w:rsidRDefault="001E5517">
            <w:pPr>
              <w:spacing w:before="40" w:after="40"/>
            </w:pPr>
            <w:r>
              <w:rPr>
                <w:rFonts w:ascii="Segoe UI Emoji" w:hAnsi="Segoe UI Emoji" w:cs="Segoe UI Emoji"/>
                <w:sz w:val="16"/>
              </w:rPr>
              <w:t>✅</w:t>
            </w:r>
          </w:p>
        </w:tc>
        <w:tc>
          <w:tcPr>
            <w:tcW w:w="887" w:type="dxa"/>
            <w:vAlign w:val="center"/>
          </w:tcPr>
          <w:p w14:paraId="7B85C17D" w14:textId="77777777" w:rsidR="001E5517" w:rsidRDefault="001E5517">
            <w:pPr>
              <w:spacing w:before="40" w:after="40"/>
            </w:pPr>
            <w:r>
              <w:rPr>
                <w:rFonts w:ascii="Segoe UI Emoji" w:hAnsi="Segoe UI Emoji" w:cs="Segoe UI Emoji"/>
                <w:sz w:val="16"/>
              </w:rPr>
              <w:t>✅</w:t>
            </w:r>
          </w:p>
        </w:tc>
        <w:tc>
          <w:tcPr>
            <w:tcW w:w="901" w:type="dxa"/>
            <w:vAlign w:val="center"/>
          </w:tcPr>
          <w:p w14:paraId="555CD83D" w14:textId="77777777" w:rsidR="001E5517" w:rsidRDefault="001E5517">
            <w:pPr>
              <w:spacing w:before="40" w:after="40"/>
            </w:pPr>
            <w:r>
              <w:rPr>
                <w:rFonts w:ascii="Segoe UI Emoji" w:hAnsi="Segoe UI Emoji" w:cs="Segoe UI Emoji"/>
                <w:sz w:val="16"/>
              </w:rPr>
              <w:t>⚠️</w:t>
            </w:r>
          </w:p>
        </w:tc>
        <w:tc>
          <w:tcPr>
            <w:tcW w:w="1180" w:type="dxa"/>
            <w:vAlign w:val="center"/>
          </w:tcPr>
          <w:p w14:paraId="65E07180" w14:textId="77777777" w:rsidR="001E5517" w:rsidRPr="00F96828" w:rsidRDefault="001E5517">
            <w:pPr>
              <w:spacing w:before="40" w:after="40"/>
              <w:rPr>
                <w:rFonts w:ascii="Aptos" w:hAnsi="Aptos"/>
                <w:sz w:val="17"/>
                <w:rPrChange w:id="1409" w:author="Microsoft Word" w:date="2026-09-09T14:54:00Z" w16du:dateUtc="2026-09-09T13:54:00Z">
                  <w:rPr/>
                </w:rPrChange>
              </w:rPr>
            </w:pPr>
            <w:r w:rsidRPr="00F96828">
              <w:rPr>
                <w:rFonts w:ascii="Aptos" w:hAnsi="Aptos"/>
                <w:sz w:val="17"/>
                <w:rPrChange w:id="1410" w:author="Microsoft Word" w:date="2026-09-09T14:54:00Z" w16du:dateUtc="2026-09-09T13:54:00Z">
                  <w:rPr>
                    <w:sz w:val="16"/>
                  </w:rPr>
                </w:rPrChange>
              </w:rPr>
              <w:t>Azure Functions</w:t>
            </w:r>
          </w:p>
        </w:tc>
        <w:tc>
          <w:tcPr>
            <w:tcW w:w="1153" w:type="dxa"/>
            <w:vAlign w:val="center"/>
          </w:tcPr>
          <w:p w14:paraId="6E6F376E" w14:textId="77777777" w:rsidR="001E5517" w:rsidRPr="00F96828" w:rsidRDefault="001E5517">
            <w:pPr>
              <w:spacing w:before="40" w:after="40"/>
              <w:rPr>
                <w:rFonts w:ascii="Aptos" w:hAnsi="Aptos"/>
                <w:sz w:val="17"/>
                <w:rPrChange w:id="1411" w:author="Microsoft Word" w:date="2026-09-09T14:54:00Z" w16du:dateUtc="2026-09-09T13:54:00Z">
                  <w:rPr/>
                </w:rPrChange>
              </w:rPr>
            </w:pPr>
            <w:r w:rsidRPr="00F96828">
              <w:rPr>
                <w:rFonts w:ascii="Aptos" w:hAnsi="Aptos"/>
                <w:sz w:val="17"/>
                <w:rPrChange w:id="1412" w:author="Microsoft Word" w:date="2026-09-09T14:54:00Z" w16du:dateUtc="2026-09-09T13:54:00Z">
                  <w:rPr>
                    <w:sz w:val="16"/>
                  </w:rPr>
                </w:rPrChange>
              </w:rPr>
              <w:t>Standard with constraints</w:t>
            </w:r>
          </w:p>
        </w:tc>
      </w:tr>
    </w:tbl>
    <w:p w14:paraId="2BDCBD83" w14:textId="77777777" w:rsidR="001E5517" w:rsidRDefault="001E5517" w:rsidP="001E5517"/>
    <w:tbl>
      <w:tblPr>
        <w:tblStyle w:val="TableGrid"/>
        <w:tblW w:w="0" w:type="auto"/>
        <w:jc w:val="center"/>
        <w:tblLook w:val="04A0" w:firstRow="1" w:lastRow="0" w:firstColumn="1" w:lastColumn="0" w:noHBand="0" w:noVBand="1"/>
      </w:tblPr>
      <w:tblGrid>
        <w:gridCol w:w="704"/>
        <w:gridCol w:w="8312"/>
      </w:tblGrid>
      <w:tr w:rsidR="001E5517" w14:paraId="770DD52E" w14:textId="77777777" w:rsidTr="006A5DEA">
        <w:trPr>
          <w:jc w:val="center"/>
        </w:trPr>
        <w:tc>
          <w:tcPr>
            <w:tcW w:w="704" w:type="dxa"/>
            <w:shd w:val="clear" w:color="auto" w:fill="1A2B56"/>
            <w:vAlign w:val="center"/>
          </w:tcPr>
          <w:p w14:paraId="4E5F0A6E" w14:textId="77777777" w:rsidR="001E5517" w:rsidRDefault="001E5517">
            <w:pPr>
              <w:spacing w:before="40" w:after="40"/>
            </w:pPr>
            <w:r>
              <w:rPr>
                <w:rFonts w:ascii="Segoe UI Emoji" w:hAnsi="Segoe UI Emoji" w:cs="Segoe UI Emoji"/>
                <w:b/>
                <w:color w:val="FFFFFF"/>
                <w:sz w:val="16"/>
              </w:rPr>
              <w:t>✅</w:t>
            </w:r>
          </w:p>
        </w:tc>
        <w:tc>
          <w:tcPr>
            <w:tcW w:w="8312" w:type="dxa"/>
            <w:shd w:val="clear" w:color="auto" w:fill="1A2B56"/>
            <w:vAlign w:val="center"/>
          </w:tcPr>
          <w:p w14:paraId="2F1FEE83" w14:textId="77777777" w:rsidR="001E5517" w:rsidRPr="00F96828" w:rsidRDefault="001E5517">
            <w:pPr>
              <w:spacing w:before="40" w:after="40"/>
              <w:rPr>
                <w:rFonts w:ascii="Aptos" w:hAnsi="Aptos"/>
                <w:sz w:val="17"/>
                <w:rPrChange w:id="1413" w:author="Microsoft Word" w:date="2026-09-09T14:54:00Z" w16du:dateUtc="2026-09-09T13:54:00Z">
                  <w:rPr/>
                </w:rPrChange>
              </w:rPr>
            </w:pPr>
            <w:r w:rsidRPr="00F96828">
              <w:rPr>
                <w:rFonts w:ascii="Aptos" w:hAnsi="Aptos"/>
                <w:b/>
                <w:color w:val="FFFFFF"/>
                <w:sz w:val="17"/>
                <w:rPrChange w:id="1414" w:author="Microsoft Word" w:date="2026-09-09T14:54:00Z" w16du:dateUtc="2026-09-09T13:54:00Z">
                  <w:rPr>
                    <w:b/>
                    <w:color w:val="FFFFFF"/>
                    <w:sz w:val="16"/>
                  </w:rPr>
                </w:rPrChange>
              </w:rPr>
              <w:t>Pattern is applicable and normally acceptable for this boundary.</w:t>
            </w:r>
          </w:p>
        </w:tc>
      </w:tr>
      <w:tr w:rsidR="001E5517" w14:paraId="585BA62D" w14:textId="77777777" w:rsidTr="006A5DEA">
        <w:trPr>
          <w:jc w:val="center"/>
        </w:trPr>
        <w:tc>
          <w:tcPr>
            <w:tcW w:w="704" w:type="dxa"/>
            <w:vAlign w:val="center"/>
          </w:tcPr>
          <w:p w14:paraId="68B82B63" w14:textId="77777777" w:rsidR="001E5517" w:rsidRDefault="001E5517">
            <w:pPr>
              <w:spacing w:before="40" w:after="40"/>
            </w:pPr>
            <w:r>
              <w:rPr>
                <w:rFonts w:ascii="Segoe UI Emoji" w:hAnsi="Segoe UI Emoji" w:cs="Segoe UI Emoji"/>
                <w:sz w:val="16"/>
              </w:rPr>
              <w:t>⚠️</w:t>
            </w:r>
          </w:p>
        </w:tc>
        <w:tc>
          <w:tcPr>
            <w:tcW w:w="8312" w:type="dxa"/>
            <w:vAlign w:val="center"/>
          </w:tcPr>
          <w:p w14:paraId="7C656188" w14:textId="77777777" w:rsidR="001E5517" w:rsidRPr="00F96828" w:rsidRDefault="001E5517">
            <w:pPr>
              <w:spacing w:before="40" w:after="40"/>
              <w:rPr>
                <w:rFonts w:ascii="Aptos" w:hAnsi="Aptos"/>
                <w:sz w:val="17"/>
                <w:rPrChange w:id="1415" w:author="Microsoft Word" w:date="2026-09-09T14:54:00Z" w16du:dateUtc="2026-09-09T13:54:00Z">
                  <w:rPr/>
                </w:rPrChange>
              </w:rPr>
            </w:pPr>
            <w:r w:rsidRPr="00F96828">
              <w:rPr>
                <w:rFonts w:ascii="Aptos" w:hAnsi="Aptos"/>
                <w:sz w:val="17"/>
                <w:rPrChange w:id="1416" w:author="Microsoft Word" w:date="2026-09-09T14:54:00Z" w16du:dateUtc="2026-09-09T13:54:00Z">
                  <w:rPr>
                    <w:sz w:val="16"/>
                  </w:rPr>
                </w:rPrChange>
              </w:rPr>
              <w:t>Pattern may be applicable, but requires additional design rationale, controls, or governance review.</w:t>
            </w:r>
          </w:p>
        </w:tc>
      </w:tr>
      <w:tr w:rsidR="001E5517" w14:paraId="7B90D920" w14:textId="77777777" w:rsidTr="006A5DEA">
        <w:trPr>
          <w:jc w:val="center"/>
        </w:trPr>
        <w:tc>
          <w:tcPr>
            <w:tcW w:w="704" w:type="dxa"/>
            <w:vAlign w:val="center"/>
          </w:tcPr>
          <w:p w14:paraId="4F02EB48" w14:textId="77777777" w:rsidR="001E5517" w:rsidRDefault="001E5517">
            <w:pPr>
              <w:spacing w:before="40" w:after="40"/>
            </w:pPr>
            <w:r>
              <w:rPr>
                <w:rFonts w:ascii="Segoe UI Emoji" w:hAnsi="Segoe UI Emoji" w:cs="Segoe UI Emoji"/>
                <w:sz w:val="16"/>
              </w:rPr>
              <w:t>❌</w:t>
            </w:r>
          </w:p>
        </w:tc>
        <w:tc>
          <w:tcPr>
            <w:tcW w:w="8312" w:type="dxa"/>
            <w:vAlign w:val="center"/>
          </w:tcPr>
          <w:p w14:paraId="3E090851" w14:textId="77777777" w:rsidR="001E5517" w:rsidRPr="00F96828" w:rsidRDefault="001E5517">
            <w:pPr>
              <w:spacing w:before="40" w:after="40"/>
              <w:rPr>
                <w:rFonts w:ascii="Aptos" w:hAnsi="Aptos"/>
                <w:sz w:val="17"/>
                <w:rPrChange w:id="1417" w:author="Microsoft Word" w:date="2026-09-09T14:54:00Z" w16du:dateUtc="2026-09-09T13:54:00Z">
                  <w:rPr/>
                </w:rPrChange>
              </w:rPr>
            </w:pPr>
            <w:r w:rsidRPr="00F96828">
              <w:rPr>
                <w:rFonts w:ascii="Aptos" w:hAnsi="Aptos"/>
                <w:sz w:val="17"/>
                <w:rPrChange w:id="1418" w:author="Microsoft Word" w:date="2026-09-09T14:54:00Z" w16du:dateUtc="2026-09-09T13:54:00Z">
                  <w:rPr>
                    <w:sz w:val="16"/>
                  </w:rPr>
                </w:rPrChange>
              </w:rPr>
              <w:t>Pattern is not normally appropriate for this boundary.</w:t>
            </w:r>
          </w:p>
        </w:tc>
      </w:tr>
    </w:tbl>
    <w:p w14:paraId="7EE68852" w14:textId="77777777" w:rsidR="001E5517" w:rsidRDefault="001E5517" w:rsidP="001E5517"/>
    <w:p w14:paraId="5EC892B3" w14:textId="7AE71AA9" w:rsidR="00EC7574" w:rsidRDefault="001E5517" w:rsidP="001E5517">
      <w:pPr>
        <w:rPr>
          <w:ins w:id="1419" w:author="Puneet Kumar - Chaucer" w:date="2026-09-09T21:33:00Z" w16du:dateUtc="2026-09-09T20:33:00Z"/>
          <w:rFonts w:ascii="Aptos" w:hAnsi="Aptos"/>
          <w:sz w:val="18"/>
        </w:rPr>
      </w:pPr>
      <w:r w:rsidRPr="00F96828">
        <w:rPr>
          <w:rFonts w:ascii="Aptos" w:hAnsi="Aptos"/>
          <w:sz w:val="18"/>
          <w:rPrChange w:id="1420" w:author="Microsoft Word" w:date="2026-09-09T14:54:00Z" w16du:dateUtc="2026-09-09T13:54:00Z">
            <w:rPr/>
          </w:rPrChange>
        </w:rPr>
        <w:t>Note: Any pattern implementation for a specific scenario which necessitates the use of technologies not mentioned above requires approval.</w:t>
      </w:r>
      <w:r w:rsidR="00624F45">
        <w:rPr>
          <w:rFonts w:ascii="Aptos" w:hAnsi="Aptos"/>
          <w:sz w:val="18"/>
        </w:rPr>
        <w:br/>
      </w:r>
    </w:p>
    <w:tbl>
      <w:tblPr>
        <w:tblW w:w="7168" w:type="dxa"/>
        <w:tblInd w:w="-5" w:type="dxa"/>
        <w:tblLayout w:type="fixed"/>
        <w:tblCellMar>
          <w:top w:w="100" w:type="dxa"/>
          <w:left w:w="120" w:type="dxa"/>
          <w:bottom w:w="100" w:type="dxa"/>
          <w:right w:w="120" w:type="dxa"/>
        </w:tblCellMar>
        <w:tblLook w:val="04A0" w:firstRow="1" w:lastRow="0" w:firstColumn="1" w:lastColumn="0" w:noHBand="0" w:noVBand="1"/>
      </w:tblPr>
      <w:tblGrid>
        <w:gridCol w:w="2835"/>
        <w:gridCol w:w="4333"/>
      </w:tblGrid>
      <w:tr w:rsidR="00EC7574" w14:paraId="66930DD2" w14:textId="77777777" w:rsidTr="00624F45">
        <w:trPr>
          <w:tblHeader/>
          <w:ins w:id="1421"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shd w:val="clear" w:color="auto" w:fill="1F3864"/>
          </w:tcPr>
          <w:p w14:paraId="0AFD288F" w14:textId="77777777" w:rsidR="00EC7574" w:rsidRDefault="00EC7574" w:rsidP="006F0720">
            <w:pPr>
              <w:rPr>
                <w:ins w:id="1422" w:author="Puneet Kumar - Chaucer" w:date="2026-09-09T21:33:00Z" w16du:dateUtc="2026-09-09T20:33:00Z"/>
                <w:rFonts w:ascii="Aptos" w:hAnsi="Aptos"/>
                <w:sz w:val="17"/>
                <w:szCs w:val="17"/>
              </w:rPr>
            </w:pPr>
            <w:ins w:id="1423" w:author="Puneet Kumar - Chaucer" w:date="2026-09-09T21:33:00Z" w16du:dateUtc="2026-09-09T20:33:00Z">
              <w:r>
                <w:rPr>
                  <w:rFonts w:ascii="Aptos" w:hAnsi="Aptos"/>
                  <w:b/>
                  <w:bCs/>
                  <w:color w:val="FFFFFF"/>
                  <w:sz w:val="17"/>
                  <w:szCs w:val="17"/>
                </w:rPr>
                <w:t>Enterprise pattern</w:t>
              </w:r>
            </w:ins>
          </w:p>
        </w:tc>
        <w:tc>
          <w:tcPr>
            <w:tcW w:w="4333" w:type="dxa"/>
            <w:tcBorders>
              <w:top w:val="single" w:sz="4" w:space="0" w:color="000000"/>
              <w:left w:val="single" w:sz="4" w:space="0" w:color="000000"/>
              <w:bottom w:val="single" w:sz="4" w:space="0" w:color="000000"/>
              <w:right w:val="single" w:sz="4" w:space="0" w:color="000000"/>
            </w:tcBorders>
            <w:shd w:val="clear" w:color="auto" w:fill="1F3864"/>
          </w:tcPr>
          <w:p w14:paraId="2D09A887" w14:textId="77777777" w:rsidR="00EC7574" w:rsidRDefault="00EC7574" w:rsidP="006F0720">
            <w:pPr>
              <w:rPr>
                <w:ins w:id="1424" w:author="Puneet Kumar - Chaucer" w:date="2026-09-09T21:33:00Z" w16du:dateUtc="2026-09-09T20:33:00Z"/>
                <w:rFonts w:ascii="Aptos" w:hAnsi="Aptos"/>
                <w:sz w:val="17"/>
                <w:szCs w:val="17"/>
              </w:rPr>
            </w:pPr>
            <w:ins w:id="1425" w:author="Puneet Kumar - Chaucer" w:date="2026-09-09T21:33:00Z" w16du:dateUtc="2026-09-09T20:33:00Z">
              <w:r>
                <w:rPr>
                  <w:rFonts w:ascii="Aptos" w:hAnsi="Aptos"/>
                  <w:b/>
                  <w:bCs/>
                  <w:color w:val="FFFFFF"/>
                  <w:sz w:val="17"/>
                  <w:szCs w:val="17"/>
                </w:rPr>
                <w:t>Realised by practitioner patterns</w:t>
              </w:r>
            </w:ins>
          </w:p>
        </w:tc>
      </w:tr>
      <w:tr w:rsidR="00EC7574" w14:paraId="14F86343" w14:textId="77777777" w:rsidTr="00624F45">
        <w:trPr>
          <w:ins w:id="1426"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328615C5" w14:textId="77777777" w:rsidR="00EC7574" w:rsidRDefault="00EC7574" w:rsidP="006F0720">
            <w:pPr>
              <w:rPr>
                <w:ins w:id="1427" w:author="Puneet Kumar - Chaucer" w:date="2026-09-09T21:33:00Z" w16du:dateUtc="2026-09-09T20:33:00Z"/>
                <w:rFonts w:ascii="Aptos" w:hAnsi="Aptos"/>
                <w:sz w:val="17"/>
                <w:szCs w:val="17"/>
              </w:rPr>
            </w:pPr>
            <w:ins w:id="1428" w:author="Puneet Kumar - Chaucer" w:date="2026-09-09T21:33:00Z" w16du:dateUtc="2026-09-09T20:33:00Z">
              <w:r>
                <w:rPr>
                  <w:rFonts w:ascii="Aptos" w:hAnsi="Aptos"/>
                  <w:b/>
                  <w:bCs/>
                  <w:sz w:val="17"/>
                  <w:szCs w:val="17"/>
                </w:rPr>
                <w:t>SIF-P01 Internal REST API</w:t>
              </w:r>
            </w:ins>
          </w:p>
        </w:tc>
        <w:tc>
          <w:tcPr>
            <w:tcW w:w="4333" w:type="dxa"/>
            <w:tcBorders>
              <w:top w:val="single" w:sz="4" w:space="0" w:color="000000"/>
              <w:left w:val="single" w:sz="4" w:space="0" w:color="000000"/>
              <w:bottom w:val="single" w:sz="4" w:space="0" w:color="000000"/>
              <w:right w:val="single" w:sz="4" w:space="0" w:color="000000"/>
            </w:tcBorders>
          </w:tcPr>
          <w:p w14:paraId="5CFDF04B" w14:textId="77777777" w:rsidR="00EC7574" w:rsidRDefault="00EC7574" w:rsidP="006F0720">
            <w:pPr>
              <w:rPr>
                <w:ins w:id="1429" w:author="Puneet Kumar - Chaucer" w:date="2026-09-09T21:33:00Z" w16du:dateUtc="2026-09-09T20:33:00Z"/>
                <w:rFonts w:ascii="Aptos" w:hAnsi="Aptos"/>
                <w:sz w:val="17"/>
                <w:szCs w:val="17"/>
              </w:rPr>
            </w:pPr>
            <w:ins w:id="1430" w:author="Puneet Kumar - Chaucer" w:date="2026-09-09T21:33:00Z" w16du:dateUtc="2026-09-09T20:33:00Z">
              <w:r>
                <w:rPr>
                  <w:rFonts w:ascii="Aptos" w:hAnsi="Aptos"/>
                  <w:sz w:val="17"/>
                  <w:szCs w:val="17"/>
                </w:rPr>
                <w:t>SFINT1 (7.3)</w:t>
              </w:r>
            </w:ins>
          </w:p>
        </w:tc>
      </w:tr>
      <w:tr w:rsidR="00EC7574" w14:paraId="2DC79B45" w14:textId="77777777" w:rsidTr="00624F45">
        <w:trPr>
          <w:ins w:id="1431"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1804B80A" w14:textId="77777777" w:rsidR="00EC7574" w:rsidRDefault="00EC7574" w:rsidP="006F0720">
            <w:pPr>
              <w:rPr>
                <w:ins w:id="1432" w:author="Puneet Kumar - Chaucer" w:date="2026-09-09T21:33:00Z" w16du:dateUtc="2026-09-09T20:33:00Z"/>
                <w:rFonts w:ascii="Aptos" w:hAnsi="Aptos"/>
                <w:sz w:val="17"/>
                <w:szCs w:val="17"/>
              </w:rPr>
            </w:pPr>
            <w:ins w:id="1433" w:author="Puneet Kumar - Chaucer" w:date="2026-09-09T21:33:00Z" w16du:dateUtc="2026-09-09T20:33:00Z">
              <w:r w:rsidRPr="00CF2B4E">
                <w:rPr>
                  <w:rFonts w:ascii="Aptos" w:hAnsi="Aptos"/>
                  <w:b/>
                  <w:sz w:val="17"/>
                </w:rPr>
                <w:t>SIF-P02 External API Ingress</w:t>
              </w:r>
              <w:r w:rsidRPr="00294267">
                <w:rPr>
                  <w:rFonts w:ascii="Aptos" w:hAnsi="Aptos"/>
                  <w:b/>
                  <w:sz w:val="17"/>
                </w:rPr>
                <w:t xml:space="preserve"> </w:t>
              </w:r>
              <w:r w:rsidRPr="00294267">
                <w:rPr>
                  <w:rFonts w:ascii="Aptos" w:hAnsi="Aptos"/>
                  <w:b/>
                  <w:sz w:val="17"/>
                </w:rPr>
                <w:br/>
                <w:t>(Third Party invoking Chaucer API)</w:t>
              </w:r>
            </w:ins>
          </w:p>
        </w:tc>
        <w:tc>
          <w:tcPr>
            <w:tcW w:w="4333" w:type="dxa"/>
            <w:tcBorders>
              <w:top w:val="single" w:sz="4" w:space="0" w:color="000000"/>
              <w:left w:val="single" w:sz="4" w:space="0" w:color="000000"/>
              <w:bottom w:val="single" w:sz="4" w:space="0" w:color="000000"/>
              <w:right w:val="single" w:sz="4" w:space="0" w:color="000000"/>
            </w:tcBorders>
          </w:tcPr>
          <w:p w14:paraId="0815220A" w14:textId="77777777" w:rsidR="00EC7574" w:rsidRDefault="00EC7574" w:rsidP="006F0720">
            <w:pPr>
              <w:rPr>
                <w:ins w:id="1434" w:author="Puneet Kumar - Chaucer" w:date="2026-09-09T21:33:00Z" w16du:dateUtc="2026-09-09T20:33:00Z"/>
                <w:rFonts w:ascii="Aptos" w:hAnsi="Aptos"/>
                <w:sz w:val="17"/>
                <w:szCs w:val="17"/>
              </w:rPr>
            </w:pPr>
            <w:ins w:id="1435" w:author="Puneet Kumar - Chaucer" w:date="2026-09-09T21:33:00Z" w16du:dateUtc="2026-09-09T20:33:00Z">
              <w:r>
                <w:rPr>
                  <w:rFonts w:ascii="Aptos" w:hAnsi="Aptos"/>
                  <w:sz w:val="17"/>
                  <w:szCs w:val="17"/>
                </w:rPr>
                <w:t>SFINT1 (7.3)</w:t>
              </w:r>
            </w:ins>
          </w:p>
        </w:tc>
      </w:tr>
      <w:tr w:rsidR="00EC7574" w14:paraId="2EBC1379" w14:textId="77777777" w:rsidTr="00624F45">
        <w:trPr>
          <w:ins w:id="1436"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5D9C8466" w14:textId="77777777" w:rsidR="00EC7574" w:rsidRDefault="00EC7574" w:rsidP="006F0720">
            <w:pPr>
              <w:rPr>
                <w:ins w:id="1437" w:author="Puneet Kumar - Chaucer" w:date="2026-09-09T21:33:00Z" w16du:dateUtc="2026-09-09T20:33:00Z"/>
                <w:rFonts w:ascii="Aptos" w:hAnsi="Aptos"/>
                <w:sz w:val="17"/>
                <w:szCs w:val="17"/>
              </w:rPr>
            </w:pPr>
            <w:commentRangeStart w:id="1438"/>
            <w:commentRangeStart w:id="1439"/>
            <w:commentRangeStart w:id="1440"/>
            <w:commentRangeStart w:id="1441"/>
            <w:commentRangeStart w:id="1442"/>
            <w:ins w:id="1443" w:author="Puneet Kumar - Chaucer" w:date="2026-09-09T21:33:00Z" w16du:dateUtc="2026-09-09T20:33:00Z">
              <w:r w:rsidRPr="00CF2B4E">
                <w:rPr>
                  <w:rFonts w:ascii="Aptos" w:hAnsi="Aptos"/>
                  <w:b/>
                  <w:sz w:val="17"/>
                </w:rPr>
                <w:t>SIF-P03 External API Egress</w:t>
              </w:r>
              <w:commentRangeEnd w:id="1440"/>
              <w:r w:rsidRPr="00294267">
                <w:rPr>
                  <w:rStyle w:val="CommentReference"/>
                  <w:rFonts w:ascii="Aptos" w:hAnsi="Aptos"/>
                  <w:b/>
                  <w:sz w:val="17"/>
                  <w:szCs w:val="21"/>
                </w:rPr>
                <w:commentReference w:id="1440"/>
              </w:r>
              <w:commentRangeEnd w:id="1441"/>
              <w:r w:rsidR="00B53A2F" w:rsidRPr="00294267">
                <w:rPr>
                  <w:rStyle w:val="CommentReference"/>
                  <w:rFonts w:ascii="Aptos" w:hAnsi="Aptos"/>
                  <w:b/>
                  <w:sz w:val="17"/>
                  <w:szCs w:val="21"/>
                </w:rPr>
                <w:commentReference w:id="1441"/>
              </w:r>
            </w:ins>
            <w:commentRangeEnd w:id="1442"/>
            <w:r w:rsidRPr="00294267">
              <w:rPr>
                <w:rStyle w:val="CommentReference"/>
                <w:rFonts w:ascii="Aptos" w:hAnsi="Aptos"/>
                <w:b/>
                <w:sz w:val="17"/>
                <w:szCs w:val="21"/>
              </w:rPr>
              <w:commentReference w:id="1442"/>
            </w:r>
            <w:commentRangeEnd w:id="1438"/>
            <w:r w:rsidRPr="00294267">
              <w:rPr>
                <w:rStyle w:val="CommentReference"/>
                <w:rFonts w:ascii="Aptos" w:hAnsi="Aptos"/>
                <w:b/>
                <w:sz w:val="17"/>
                <w:szCs w:val="21"/>
              </w:rPr>
              <w:commentReference w:id="1438"/>
            </w:r>
            <w:commentRangeEnd w:id="1439"/>
            <w:r w:rsidRPr="00294267">
              <w:rPr>
                <w:rStyle w:val="CommentReference"/>
                <w:rFonts w:ascii="Aptos" w:hAnsi="Aptos"/>
                <w:b/>
                <w:sz w:val="17"/>
                <w:szCs w:val="21"/>
              </w:rPr>
              <w:commentReference w:id="1439"/>
            </w:r>
            <w:ins w:id="1444" w:author="Puneet Kumar - Chaucer" w:date="2026-09-09T21:33:00Z" w16du:dateUtc="2026-09-09T20:33:00Z">
              <w:r w:rsidRPr="00294267">
                <w:rPr>
                  <w:rFonts w:ascii="Aptos" w:hAnsi="Aptos"/>
                  <w:b/>
                  <w:sz w:val="17"/>
                </w:rPr>
                <w:t xml:space="preserve"> (Chaucer invoking Third Party API)</w:t>
              </w:r>
            </w:ins>
          </w:p>
        </w:tc>
        <w:tc>
          <w:tcPr>
            <w:tcW w:w="4333" w:type="dxa"/>
            <w:tcBorders>
              <w:top w:val="single" w:sz="4" w:space="0" w:color="000000"/>
              <w:left w:val="single" w:sz="4" w:space="0" w:color="000000"/>
              <w:bottom w:val="single" w:sz="4" w:space="0" w:color="000000"/>
              <w:right w:val="single" w:sz="4" w:space="0" w:color="000000"/>
            </w:tcBorders>
          </w:tcPr>
          <w:p w14:paraId="58903131" w14:textId="77777777" w:rsidR="00EC7574" w:rsidRDefault="00EC7574" w:rsidP="006F0720">
            <w:pPr>
              <w:rPr>
                <w:ins w:id="1445" w:author="Puneet Kumar - Chaucer" w:date="2026-09-09T21:33:00Z" w16du:dateUtc="2026-09-09T20:33:00Z"/>
                <w:rFonts w:ascii="Aptos" w:hAnsi="Aptos"/>
                <w:sz w:val="17"/>
                <w:szCs w:val="17"/>
              </w:rPr>
            </w:pPr>
            <w:ins w:id="1446" w:author="Puneet Kumar - Chaucer" w:date="2026-09-09T21:33:00Z" w16du:dateUtc="2026-09-09T20:33:00Z">
              <w:r>
                <w:rPr>
                  <w:rFonts w:ascii="Aptos" w:hAnsi="Aptos"/>
                  <w:sz w:val="17"/>
                  <w:szCs w:val="17"/>
                </w:rPr>
                <w:t>SFINT1 (7.3)</w:t>
              </w:r>
            </w:ins>
          </w:p>
        </w:tc>
      </w:tr>
      <w:tr w:rsidR="00EC7574" w14:paraId="44D46D2C" w14:textId="77777777" w:rsidTr="00624F45">
        <w:trPr>
          <w:ins w:id="1447"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0043C74D" w14:textId="77777777" w:rsidR="00EC7574" w:rsidRDefault="00EC7574" w:rsidP="006F0720">
            <w:pPr>
              <w:rPr>
                <w:ins w:id="1448" w:author="Puneet Kumar - Chaucer" w:date="2026-09-09T21:33:00Z" w16du:dateUtc="2026-09-09T20:33:00Z"/>
                <w:rFonts w:ascii="Aptos" w:hAnsi="Aptos"/>
                <w:sz w:val="17"/>
                <w:szCs w:val="17"/>
              </w:rPr>
            </w:pPr>
            <w:ins w:id="1449" w:author="Puneet Kumar - Chaucer" w:date="2026-09-09T21:33:00Z" w16du:dateUtc="2026-09-09T20:33:00Z">
              <w:r>
                <w:rPr>
                  <w:rFonts w:ascii="Aptos" w:hAnsi="Aptos"/>
                  <w:b/>
                  <w:bCs/>
                  <w:sz w:val="17"/>
                  <w:szCs w:val="17"/>
                </w:rPr>
                <w:t>SIF-P04 API Facade / Mediation</w:t>
              </w:r>
            </w:ins>
          </w:p>
        </w:tc>
        <w:tc>
          <w:tcPr>
            <w:tcW w:w="4333" w:type="dxa"/>
            <w:tcBorders>
              <w:top w:val="single" w:sz="4" w:space="0" w:color="000000"/>
              <w:left w:val="single" w:sz="4" w:space="0" w:color="000000"/>
              <w:bottom w:val="single" w:sz="4" w:space="0" w:color="000000"/>
              <w:right w:val="single" w:sz="4" w:space="0" w:color="000000"/>
            </w:tcBorders>
          </w:tcPr>
          <w:p w14:paraId="43418D3E" w14:textId="77777777" w:rsidR="00EC7574" w:rsidRDefault="00EC7574" w:rsidP="006F0720">
            <w:pPr>
              <w:rPr>
                <w:ins w:id="1450" w:author="Puneet Kumar - Chaucer" w:date="2026-09-09T21:33:00Z" w16du:dateUtc="2026-09-09T20:33:00Z"/>
                <w:rFonts w:ascii="Aptos" w:hAnsi="Aptos"/>
                <w:sz w:val="17"/>
                <w:szCs w:val="17"/>
              </w:rPr>
            </w:pPr>
            <w:ins w:id="1451" w:author="Puneet Kumar - Chaucer" w:date="2026-09-09T21:33:00Z" w16du:dateUtc="2026-09-09T20:33:00Z">
              <w:r>
                <w:rPr>
                  <w:rFonts w:ascii="Aptos" w:hAnsi="Aptos"/>
                  <w:sz w:val="17"/>
                  <w:szCs w:val="17"/>
                </w:rPr>
                <w:t>SFINT1, SFINT2, SFINT3 (7.3)</w:t>
              </w:r>
            </w:ins>
          </w:p>
        </w:tc>
      </w:tr>
      <w:tr w:rsidR="00EC7574" w14:paraId="53A03C35" w14:textId="77777777" w:rsidTr="00624F45">
        <w:trPr>
          <w:ins w:id="1452"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246D1D8F" w14:textId="77777777" w:rsidR="00EC7574" w:rsidRDefault="00EC7574" w:rsidP="006F0720">
            <w:pPr>
              <w:rPr>
                <w:ins w:id="1453" w:author="Puneet Kumar - Chaucer" w:date="2026-09-09T21:33:00Z" w16du:dateUtc="2026-09-09T20:33:00Z"/>
                <w:rFonts w:ascii="Aptos" w:hAnsi="Aptos"/>
                <w:sz w:val="17"/>
                <w:szCs w:val="17"/>
              </w:rPr>
            </w:pPr>
            <w:ins w:id="1454" w:author="Puneet Kumar - Chaucer" w:date="2026-09-09T21:33:00Z" w16du:dateUtc="2026-09-09T20:33:00Z">
              <w:r>
                <w:rPr>
                  <w:rFonts w:ascii="Aptos" w:hAnsi="Aptos"/>
                  <w:b/>
                  <w:bCs/>
                  <w:sz w:val="17"/>
                  <w:szCs w:val="17"/>
                </w:rPr>
                <w:t>SIF-P05 Reliable Queue Messaging</w:t>
              </w:r>
            </w:ins>
          </w:p>
        </w:tc>
        <w:tc>
          <w:tcPr>
            <w:tcW w:w="4333" w:type="dxa"/>
            <w:tcBorders>
              <w:top w:val="single" w:sz="4" w:space="0" w:color="000000"/>
              <w:left w:val="single" w:sz="4" w:space="0" w:color="000000"/>
              <w:bottom w:val="single" w:sz="4" w:space="0" w:color="000000"/>
              <w:right w:val="single" w:sz="4" w:space="0" w:color="000000"/>
            </w:tcBorders>
          </w:tcPr>
          <w:p w14:paraId="0913B1FF" w14:textId="77777777" w:rsidR="00EC7574" w:rsidRDefault="00EC7574" w:rsidP="006F0720">
            <w:pPr>
              <w:rPr>
                <w:ins w:id="1455" w:author="Puneet Kumar - Chaucer" w:date="2026-09-09T21:33:00Z" w16du:dateUtc="2026-09-09T20:33:00Z"/>
                <w:rFonts w:ascii="Aptos" w:hAnsi="Aptos"/>
                <w:sz w:val="17"/>
                <w:szCs w:val="17"/>
                <w:lang w:val="de-DE"/>
              </w:rPr>
            </w:pPr>
            <w:ins w:id="1456" w:author="Puneet Kumar - Chaucer" w:date="2026-09-09T21:33:00Z" w16du:dateUtc="2026-09-09T20:33:00Z">
              <w:r>
                <w:rPr>
                  <w:rFonts w:ascii="Aptos" w:hAnsi="Aptos"/>
                  <w:sz w:val="17"/>
                  <w:szCs w:val="17"/>
                  <w:lang w:val="de-DE"/>
                </w:rPr>
                <w:t>SFINT5, SFINT6, SFINT7, SFINT8, SFINT9, SFINT10 (7.4)</w:t>
              </w:r>
            </w:ins>
          </w:p>
        </w:tc>
      </w:tr>
      <w:tr w:rsidR="00EC7574" w14:paraId="4C8944F4" w14:textId="77777777" w:rsidTr="00624F45">
        <w:trPr>
          <w:ins w:id="1457"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45329C6A" w14:textId="77777777" w:rsidR="00EC7574" w:rsidRDefault="00EC7574" w:rsidP="006F0720">
            <w:pPr>
              <w:rPr>
                <w:ins w:id="1458" w:author="Puneet Kumar - Chaucer" w:date="2026-09-09T21:33:00Z" w16du:dateUtc="2026-09-09T20:33:00Z"/>
                <w:rFonts w:ascii="Aptos" w:hAnsi="Aptos"/>
                <w:sz w:val="17"/>
                <w:szCs w:val="17"/>
              </w:rPr>
            </w:pPr>
            <w:ins w:id="1459" w:author="Puneet Kumar - Chaucer" w:date="2026-09-09T21:33:00Z" w16du:dateUtc="2026-09-09T20:33:00Z">
              <w:r>
                <w:rPr>
                  <w:rFonts w:ascii="Aptos" w:hAnsi="Aptos"/>
                  <w:b/>
                  <w:bCs/>
                  <w:sz w:val="17"/>
                  <w:szCs w:val="17"/>
                </w:rPr>
                <w:t>SIF-P06 Publish / Subscribe Messaging</w:t>
              </w:r>
            </w:ins>
          </w:p>
        </w:tc>
        <w:tc>
          <w:tcPr>
            <w:tcW w:w="4333" w:type="dxa"/>
            <w:tcBorders>
              <w:top w:val="single" w:sz="4" w:space="0" w:color="000000"/>
              <w:left w:val="single" w:sz="4" w:space="0" w:color="000000"/>
              <w:bottom w:val="single" w:sz="4" w:space="0" w:color="000000"/>
              <w:right w:val="single" w:sz="4" w:space="0" w:color="000000"/>
            </w:tcBorders>
          </w:tcPr>
          <w:p w14:paraId="41A75C35" w14:textId="77777777" w:rsidR="00EC7574" w:rsidRDefault="00EC7574" w:rsidP="006F0720">
            <w:pPr>
              <w:rPr>
                <w:ins w:id="1460" w:author="Puneet Kumar - Chaucer" w:date="2026-09-09T21:33:00Z" w16du:dateUtc="2026-09-09T20:33:00Z"/>
                <w:rFonts w:ascii="Aptos" w:hAnsi="Aptos"/>
                <w:sz w:val="17"/>
                <w:szCs w:val="17"/>
              </w:rPr>
            </w:pPr>
            <w:ins w:id="1461" w:author="Puneet Kumar - Chaucer" w:date="2026-09-09T21:33:00Z" w16du:dateUtc="2026-09-09T20:33:00Z">
              <w:r>
                <w:rPr>
                  <w:rFonts w:ascii="Aptos" w:hAnsi="Aptos"/>
                  <w:sz w:val="17"/>
                  <w:szCs w:val="17"/>
                </w:rPr>
                <w:t>SFINT11 (7.5)</w:t>
              </w:r>
            </w:ins>
          </w:p>
        </w:tc>
      </w:tr>
      <w:tr w:rsidR="00EC7574" w14:paraId="72D40494" w14:textId="77777777" w:rsidTr="00624F45">
        <w:trPr>
          <w:ins w:id="1462"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49272D77" w14:textId="77777777" w:rsidR="00EC7574" w:rsidRDefault="00EC7574" w:rsidP="006F0720">
            <w:pPr>
              <w:rPr>
                <w:ins w:id="1463" w:author="Puneet Kumar - Chaucer" w:date="2026-09-09T21:33:00Z" w16du:dateUtc="2026-09-09T20:33:00Z"/>
                <w:rFonts w:ascii="Aptos" w:hAnsi="Aptos"/>
                <w:sz w:val="17"/>
                <w:szCs w:val="17"/>
              </w:rPr>
            </w:pPr>
            <w:ins w:id="1464" w:author="Puneet Kumar - Chaucer" w:date="2026-09-09T21:33:00Z" w16du:dateUtc="2026-09-09T20:33:00Z">
              <w:r>
                <w:rPr>
                  <w:rFonts w:ascii="Aptos" w:hAnsi="Aptos"/>
                  <w:b/>
                  <w:bCs/>
                  <w:sz w:val="17"/>
                  <w:szCs w:val="17"/>
                </w:rPr>
                <w:t>SIF-P07 Event Notification</w:t>
              </w:r>
            </w:ins>
          </w:p>
        </w:tc>
        <w:tc>
          <w:tcPr>
            <w:tcW w:w="4333" w:type="dxa"/>
            <w:tcBorders>
              <w:top w:val="single" w:sz="4" w:space="0" w:color="000000"/>
              <w:left w:val="single" w:sz="4" w:space="0" w:color="000000"/>
              <w:bottom w:val="single" w:sz="4" w:space="0" w:color="000000"/>
              <w:right w:val="single" w:sz="4" w:space="0" w:color="000000"/>
            </w:tcBorders>
          </w:tcPr>
          <w:p w14:paraId="7F080C7D" w14:textId="77777777" w:rsidR="00EC7574" w:rsidRDefault="00EC7574" w:rsidP="006F0720">
            <w:pPr>
              <w:rPr>
                <w:ins w:id="1465" w:author="Puneet Kumar - Chaucer" w:date="2026-09-09T21:33:00Z" w16du:dateUtc="2026-09-09T20:33:00Z"/>
                <w:rFonts w:ascii="Aptos" w:hAnsi="Aptos"/>
                <w:sz w:val="17"/>
                <w:szCs w:val="17"/>
              </w:rPr>
            </w:pPr>
            <w:ins w:id="1466" w:author="Puneet Kumar - Chaucer" w:date="2026-09-09T21:33:00Z" w16du:dateUtc="2026-09-09T20:33:00Z">
              <w:r>
                <w:rPr>
                  <w:rFonts w:ascii="Aptos" w:hAnsi="Aptos"/>
                  <w:sz w:val="17"/>
                  <w:szCs w:val="17"/>
                </w:rPr>
                <w:t>SFINT12, SFINT14 (7.5)</w:t>
              </w:r>
            </w:ins>
          </w:p>
        </w:tc>
      </w:tr>
      <w:tr w:rsidR="00EC7574" w14:paraId="41BD0FED" w14:textId="77777777" w:rsidTr="00624F45">
        <w:trPr>
          <w:ins w:id="1467"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4AC094A1" w14:textId="77777777" w:rsidR="00EC7574" w:rsidRDefault="00EC7574" w:rsidP="006F0720">
            <w:pPr>
              <w:rPr>
                <w:ins w:id="1468" w:author="Puneet Kumar - Chaucer" w:date="2026-09-09T21:33:00Z" w16du:dateUtc="2026-09-09T20:33:00Z"/>
                <w:rFonts w:ascii="Aptos" w:hAnsi="Aptos"/>
                <w:sz w:val="17"/>
                <w:szCs w:val="17"/>
              </w:rPr>
            </w:pPr>
            <w:ins w:id="1469" w:author="Puneet Kumar - Chaucer" w:date="2026-09-09T21:33:00Z" w16du:dateUtc="2026-09-09T20:33:00Z">
              <w:r>
                <w:rPr>
                  <w:rFonts w:ascii="Aptos" w:hAnsi="Aptos"/>
                  <w:b/>
                  <w:bCs/>
                  <w:sz w:val="17"/>
                  <w:szCs w:val="17"/>
                </w:rPr>
                <w:t>SIF-P08 High-Volume Event Streaming</w:t>
              </w:r>
            </w:ins>
          </w:p>
        </w:tc>
        <w:tc>
          <w:tcPr>
            <w:tcW w:w="4333" w:type="dxa"/>
            <w:tcBorders>
              <w:top w:val="single" w:sz="4" w:space="0" w:color="000000"/>
              <w:left w:val="single" w:sz="4" w:space="0" w:color="000000"/>
              <w:bottom w:val="single" w:sz="4" w:space="0" w:color="000000"/>
              <w:right w:val="single" w:sz="4" w:space="0" w:color="000000"/>
            </w:tcBorders>
          </w:tcPr>
          <w:p w14:paraId="5912CFDC" w14:textId="77777777" w:rsidR="00EC7574" w:rsidRDefault="00EC7574" w:rsidP="006F0720">
            <w:pPr>
              <w:rPr>
                <w:ins w:id="1470" w:author="Puneet Kumar - Chaucer" w:date="2026-09-09T21:33:00Z" w16du:dateUtc="2026-09-09T20:33:00Z"/>
                <w:rFonts w:ascii="Aptos" w:hAnsi="Aptos"/>
                <w:sz w:val="17"/>
                <w:szCs w:val="17"/>
              </w:rPr>
            </w:pPr>
            <w:ins w:id="1471" w:author="Puneet Kumar - Chaucer" w:date="2026-09-09T21:33:00Z" w16du:dateUtc="2026-09-09T20:33:00Z">
              <w:r>
                <w:rPr>
                  <w:rFonts w:ascii="Aptos" w:hAnsi="Aptos"/>
                  <w:sz w:val="17"/>
                  <w:szCs w:val="17"/>
                </w:rPr>
                <w:t>SFINT15 (7.5)</w:t>
              </w:r>
            </w:ins>
          </w:p>
        </w:tc>
      </w:tr>
      <w:tr w:rsidR="00EC7574" w14:paraId="46BA599F" w14:textId="77777777" w:rsidTr="00624F45">
        <w:trPr>
          <w:ins w:id="1472"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0D18CB3F" w14:textId="77777777" w:rsidR="00EC7574" w:rsidRDefault="00EC7574" w:rsidP="006F0720">
            <w:pPr>
              <w:rPr>
                <w:ins w:id="1473" w:author="Puneet Kumar - Chaucer" w:date="2026-09-09T21:33:00Z" w16du:dateUtc="2026-09-09T20:33:00Z"/>
                <w:rFonts w:ascii="Aptos" w:hAnsi="Aptos"/>
                <w:sz w:val="17"/>
                <w:szCs w:val="17"/>
              </w:rPr>
            </w:pPr>
            <w:ins w:id="1474" w:author="Puneet Kumar - Chaucer" w:date="2026-09-09T21:33:00Z" w16du:dateUtc="2026-09-09T20:33:00Z">
              <w:r>
                <w:rPr>
                  <w:rFonts w:ascii="Aptos" w:hAnsi="Aptos"/>
                  <w:b/>
                  <w:bCs/>
                  <w:sz w:val="17"/>
                  <w:szCs w:val="17"/>
                </w:rPr>
                <w:t>SIF-P09 Workflow Orchestration</w:t>
              </w:r>
            </w:ins>
          </w:p>
        </w:tc>
        <w:tc>
          <w:tcPr>
            <w:tcW w:w="4333" w:type="dxa"/>
            <w:tcBorders>
              <w:top w:val="single" w:sz="4" w:space="0" w:color="000000"/>
              <w:left w:val="single" w:sz="4" w:space="0" w:color="000000"/>
              <w:bottom w:val="single" w:sz="4" w:space="0" w:color="000000"/>
              <w:right w:val="single" w:sz="4" w:space="0" w:color="000000"/>
            </w:tcBorders>
          </w:tcPr>
          <w:p w14:paraId="0B39E2B1" w14:textId="77777777" w:rsidR="00EC7574" w:rsidRDefault="00EC7574" w:rsidP="006F0720">
            <w:pPr>
              <w:rPr>
                <w:ins w:id="1475" w:author="Puneet Kumar - Chaucer" w:date="2026-09-09T21:33:00Z" w16du:dateUtc="2026-09-09T20:33:00Z"/>
                <w:rFonts w:ascii="Aptos" w:hAnsi="Aptos"/>
                <w:sz w:val="17"/>
                <w:szCs w:val="17"/>
              </w:rPr>
            </w:pPr>
            <w:ins w:id="1476" w:author="Puneet Kumar - Chaucer" w:date="2026-09-09T21:33:00Z" w16du:dateUtc="2026-09-09T20:33:00Z">
              <w:r>
                <w:rPr>
                  <w:rFonts w:ascii="Aptos" w:hAnsi="Aptos"/>
                  <w:sz w:val="17"/>
                  <w:szCs w:val="17"/>
                </w:rPr>
                <w:t>SFINT16 (7.6)</w:t>
              </w:r>
            </w:ins>
          </w:p>
        </w:tc>
      </w:tr>
      <w:tr w:rsidR="00EC7574" w14:paraId="2B89C661" w14:textId="77777777" w:rsidTr="00624F45">
        <w:trPr>
          <w:ins w:id="1477"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760D00E0" w14:textId="77777777" w:rsidR="00EC7574" w:rsidRDefault="00EC7574" w:rsidP="006F0720">
            <w:pPr>
              <w:rPr>
                <w:ins w:id="1478" w:author="Puneet Kumar - Chaucer" w:date="2026-09-09T21:33:00Z" w16du:dateUtc="2026-09-09T20:33:00Z"/>
                <w:rFonts w:ascii="Aptos" w:hAnsi="Aptos"/>
                <w:sz w:val="17"/>
                <w:szCs w:val="17"/>
              </w:rPr>
            </w:pPr>
            <w:ins w:id="1479" w:author="Puneet Kumar - Chaucer" w:date="2026-09-09T21:33:00Z" w16du:dateUtc="2026-09-09T20:33:00Z">
              <w:r>
                <w:rPr>
                  <w:rFonts w:ascii="Aptos" w:hAnsi="Aptos"/>
                  <w:b/>
                  <w:bCs/>
                  <w:sz w:val="17"/>
                  <w:szCs w:val="17"/>
                </w:rPr>
                <w:t>SIF-P10 Long-Running Workflow</w:t>
              </w:r>
            </w:ins>
          </w:p>
        </w:tc>
        <w:tc>
          <w:tcPr>
            <w:tcW w:w="4333" w:type="dxa"/>
            <w:tcBorders>
              <w:top w:val="single" w:sz="4" w:space="0" w:color="000000"/>
              <w:left w:val="single" w:sz="4" w:space="0" w:color="000000"/>
              <w:bottom w:val="single" w:sz="4" w:space="0" w:color="000000"/>
              <w:right w:val="single" w:sz="4" w:space="0" w:color="000000"/>
            </w:tcBorders>
          </w:tcPr>
          <w:p w14:paraId="6BE78297" w14:textId="77777777" w:rsidR="00EC7574" w:rsidRDefault="00EC7574" w:rsidP="006F0720">
            <w:pPr>
              <w:rPr>
                <w:ins w:id="1480" w:author="Puneet Kumar - Chaucer" w:date="2026-09-09T21:33:00Z" w16du:dateUtc="2026-09-09T20:33:00Z"/>
                <w:rFonts w:ascii="Aptos" w:hAnsi="Aptos"/>
                <w:sz w:val="17"/>
                <w:szCs w:val="17"/>
              </w:rPr>
            </w:pPr>
            <w:ins w:id="1481" w:author="Puneet Kumar - Chaucer" w:date="2026-09-09T21:33:00Z" w16du:dateUtc="2026-09-09T20:33:00Z">
              <w:r>
                <w:rPr>
                  <w:rFonts w:ascii="Aptos" w:hAnsi="Aptos"/>
                  <w:sz w:val="17"/>
                  <w:szCs w:val="17"/>
                </w:rPr>
                <w:t>SFINT16, SFINT17, SFINT18 (7.6)</w:t>
              </w:r>
            </w:ins>
          </w:p>
        </w:tc>
      </w:tr>
      <w:tr w:rsidR="00EC7574" w14:paraId="045F2CD3" w14:textId="77777777" w:rsidTr="00624F45">
        <w:trPr>
          <w:ins w:id="1482"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5F8C43E3" w14:textId="77777777" w:rsidR="00EC7574" w:rsidRDefault="00EC7574" w:rsidP="006F0720">
            <w:pPr>
              <w:rPr>
                <w:ins w:id="1483" w:author="Puneet Kumar - Chaucer" w:date="2026-09-09T21:33:00Z" w16du:dateUtc="2026-09-09T20:33:00Z"/>
                <w:rFonts w:ascii="Aptos" w:hAnsi="Aptos"/>
                <w:sz w:val="17"/>
                <w:szCs w:val="17"/>
              </w:rPr>
            </w:pPr>
            <w:ins w:id="1484" w:author="Puneet Kumar - Chaucer" w:date="2026-09-09T21:33:00Z" w16du:dateUtc="2026-09-09T20:33:00Z">
              <w:r>
                <w:rPr>
                  <w:rFonts w:ascii="Aptos" w:hAnsi="Aptos"/>
                  <w:b/>
                  <w:bCs/>
                  <w:sz w:val="17"/>
                  <w:szCs w:val="17"/>
                </w:rPr>
                <w:t>SIF-P11 Third-Party Webhook Ingress</w:t>
              </w:r>
            </w:ins>
          </w:p>
        </w:tc>
        <w:tc>
          <w:tcPr>
            <w:tcW w:w="4333" w:type="dxa"/>
            <w:tcBorders>
              <w:top w:val="single" w:sz="4" w:space="0" w:color="000000"/>
              <w:left w:val="single" w:sz="4" w:space="0" w:color="000000"/>
              <w:bottom w:val="single" w:sz="4" w:space="0" w:color="000000"/>
              <w:right w:val="single" w:sz="4" w:space="0" w:color="000000"/>
            </w:tcBorders>
          </w:tcPr>
          <w:p w14:paraId="231554B3" w14:textId="77777777" w:rsidR="00EC7574" w:rsidRDefault="00EC7574" w:rsidP="006F0720">
            <w:pPr>
              <w:rPr>
                <w:ins w:id="1485" w:author="Puneet Kumar - Chaucer" w:date="2026-09-09T21:33:00Z" w16du:dateUtc="2026-09-09T20:33:00Z"/>
                <w:rFonts w:ascii="Aptos" w:hAnsi="Aptos"/>
                <w:sz w:val="17"/>
                <w:szCs w:val="17"/>
              </w:rPr>
            </w:pPr>
            <w:ins w:id="1486" w:author="Puneet Kumar - Chaucer" w:date="2026-09-09T21:33:00Z" w16du:dateUtc="2026-09-09T20:33:00Z">
              <w:r>
                <w:rPr>
                  <w:rFonts w:ascii="Aptos" w:hAnsi="Aptos"/>
                  <w:sz w:val="17"/>
                  <w:szCs w:val="17"/>
                </w:rPr>
                <w:t>SFINT13 (7.5)</w:t>
              </w:r>
            </w:ins>
          </w:p>
        </w:tc>
      </w:tr>
      <w:tr w:rsidR="00EC7574" w14:paraId="4717B4FD" w14:textId="77777777" w:rsidTr="00624F45">
        <w:trPr>
          <w:ins w:id="1487"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52474D4E" w14:textId="77777777" w:rsidR="00EC7574" w:rsidRDefault="00EC7574" w:rsidP="006F0720">
            <w:pPr>
              <w:rPr>
                <w:ins w:id="1488" w:author="Puneet Kumar - Chaucer" w:date="2026-09-09T21:33:00Z" w16du:dateUtc="2026-09-09T20:33:00Z"/>
                <w:rFonts w:ascii="Aptos" w:hAnsi="Aptos"/>
                <w:sz w:val="17"/>
                <w:szCs w:val="17"/>
              </w:rPr>
            </w:pPr>
            <w:ins w:id="1489" w:author="Puneet Kumar - Chaucer" w:date="2026-09-09T21:33:00Z" w16du:dateUtc="2026-09-09T20:33:00Z">
              <w:r>
                <w:rPr>
                  <w:rFonts w:ascii="Aptos" w:hAnsi="Aptos"/>
                  <w:b/>
                  <w:bCs/>
                  <w:sz w:val="17"/>
                  <w:szCs w:val="17"/>
                </w:rPr>
                <w:t>SIF-P12 Managed File Exchange</w:t>
              </w:r>
            </w:ins>
          </w:p>
        </w:tc>
        <w:tc>
          <w:tcPr>
            <w:tcW w:w="4333" w:type="dxa"/>
            <w:tcBorders>
              <w:top w:val="single" w:sz="4" w:space="0" w:color="000000"/>
              <w:left w:val="single" w:sz="4" w:space="0" w:color="000000"/>
              <w:bottom w:val="single" w:sz="4" w:space="0" w:color="000000"/>
              <w:right w:val="single" w:sz="4" w:space="0" w:color="000000"/>
            </w:tcBorders>
          </w:tcPr>
          <w:p w14:paraId="146D7B16" w14:textId="77777777" w:rsidR="00EC7574" w:rsidRDefault="00EC7574" w:rsidP="006F0720">
            <w:pPr>
              <w:rPr>
                <w:ins w:id="1490" w:author="Puneet Kumar - Chaucer" w:date="2026-09-09T21:33:00Z" w16du:dateUtc="2026-09-09T20:33:00Z"/>
                <w:rFonts w:ascii="Aptos" w:hAnsi="Aptos"/>
                <w:sz w:val="17"/>
                <w:szCs w:val="17"/>
              </w:rPr>
            </w:pPr>
            <w:ins w:id="1491" w:author="Puneet Kumar - Chaucer" w:date="2026-09-09T21:33:00Z" w16du:dateUtc="2026-09-09T20:33:00Z">
              <w:r>
                <w:rPr>
                  <w:rFonts w:ascii="Aptos" w:hAnsi="Aptos"/>
                  <w:sz w:val="17"/>
                  <w:szCs w:val="17"/>
                </w:rPr>
                <w:t>SFINT10, SFINT19, SFINT20 (7.4, 7.7)</w:t>
              </w:r>
            </w:ins>
          </w:p>
        </w:tc>
      </w:tr>
      <w:tr w:rsidR="00EC7574" w14:paraId="45C8A596" w14:textId="77777777" w:rsidTr="00624F45">
        <w:trPr>
          <w:ins w:id="1492"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73871803" w14:textId="77777777" w:rsidR="00EC7574" w:rsidRDefault="00EC7574" w:rsidP="006F0720">
            <w:pPr>
              <w:rPr>
                <w:ins w:id="1493" w:author="Puneet Kumar - Chaucer" w:date="2026-09-09T21:33:00Z" w16du:dateUtc="2026-09-09T20:33:00Z"/>
                <w:rFonts w:ascii="Aptos" w:hAnsi="Aptos"/>
                <w:sz w:val="17"/>
                <w:szCs w:val="17"/>
              </w:rPr>
            </w:pPr>
            <w:ins w:id="1494" w:author="Puneet Kumar - Chaucer" w:date="2026-09-09T21:33:00Z" w16du:dateUtc="2026-09-09T20:33:00Z">
              <w:r>
                <w:rPr>
                  <w:rFonts w:ascii="Aptos" w:hAnsi="Aptos"/>
                  <w:b/>
                  <w:bCs/>
                  <w:sz w:val="17"/>
                  <w:szCs w:val="17"/>
                </w:rPr>
                <w:t>SIF-P13 Data Platform Exchange</w:t>
              </w:r>
            </w:ins>
          </w:p>
        </w:tc>
        <w:tc>
          <w:tcPr>
            <w:tcW w:w="4333" w:type="dxa"/>
            <w:tcBorders>
              <w:top w:val="single" w:sz="4" w:space="0" w:color="000000"/>
              <w:left w:val="single" w:sz="4" w:space="0" w:color="000000"/>
              <w:bottom w:val="single" w:sz="4" w:space="0" w:color="000000"/>
              <w:right w:val="single" w:sz="4" w:space="0" w:color="000000"/>
            </w:tcBorders>
          </w:tcPr>
          <w:p w14:paraId="20B11D95" w14:textId="77777777" w:rsidR="00EC7574" w:rsidRDefault="00EC7574" w:rsidP="006F0720">
            <w:pPr>
              <w:rPr>
                <w:ins w:id="1495" w:author="Puneet Kumar - Chaucer" w:date="2026-09-09T21:33:00Z" w16du:dateUtc="2026-09-09T20:33:00Z"/>
                <w:rFonts w:ascii="Aptos" w:hAnsi="Aptos"/>
                <w:sz w:val="17"/>
                <w:szCs w:val="17"/>
              </w:rPr>
            </w:pPr>
            <w:ins w:id="1496" w:author="Puneet Kumar - Chaucer" w:date="2026-09-09T21:33:00Z" w16du:dateUtc="2026-09-09T20:33:00Z">
              <w:r>
                <w:rPr>
                  <w:rFonts w:ascii="Aptos" w:hAnsi="Aptos"/>
                  <w:sz w:val="17"/>
                  <w:szCs w:val="17"/>
                </w:rPr>
                <w:t>SFDEINT1–SFDEINT8 (8.4)</w:t>
              </w:r>
            </w:ins>
          </w:p>
        </w:tc>
      </w:tr>
      <w:tr w:rsidR="00EC7574" w14:paraId="7349DF66" w14:textId="77777777" w:rsidTr="00624F45">
        <w:trPr>
          <w:ins w:id="1497" w:author="Puneet Kumar - Chaucer" w:date="2026-09-09T21:33:00Z"/>
        </w:trPr>
        <w:tc>
          <w:tcPr>
            <w:tcW w:w="2835" w:type="dxa"/>
            <w:tcBorders>
              <w:top w:val="single" w:sz="4" w:space="0" w:color="000000"/>
              <w:left w:val="single" w:sz="4" w:space="0" w:color="000000"/>
              <w:bottom w:val="single" w:sz="4" w:space="0" w:color="000000"/>
              <w:right w:val="single" w:sz="4" w:space="0" w:color="000000"/>
            </w:tcBorders>
          </w:tcPr>
          <w:p w14:paraId="3D8537C5" w14:textId="77777777" w:rsidR="00EC7574" w:rsidRDefault="00EC7574" w:rsidP="006F0720">
            <w:pPr>
              <w:rPr>
                <w:ins w:id="1498" w:author="Puneet Kumar - Chaucer" w:date="2026-09-09T21:33:00Z" w16du:dateUtc="2026-09-09T20:33:00Z"/>
                <w:rFonts w:ascii="Aptos" w:hAnsi="Aptos"/>
                <w:sz w:val="17"/>
                <w:szCs w:val="17"/>
              </w:rPr>
            </w:pPr>
            <w:ins w:id="1499" w:author="Puneet Kumar - Chaucer" w:date="2026-09-09T21:33:00Z" w16du:dateUtc="2026-09-09T20:33:00Z">
              <w:r>
                <w:rPr>
                  <w:rFonts w:ascii="Aptos" w:hAnsi="Aptos"/>
                  <w:b/>
                  <w:bCs/>
                  <w:sz w:val="17"/>
                  <w:szCs w:val="17"/>
                </w:rPr>
                <w:t>SIF-P14 Custom Code Extension</w:t>
              </w:r>
            </w:ins>
          </w:p>
        </w:tc>
        <w:tc>
          <w:tcPr>
            <w:tcW w:w="4333" w:type="dxa"/>
            <w:tcBorders>
              <w:top w:val="single" w:sz="4" w:space="0" w:color="000000"/>
              <w:left w:val="single" w:sz="4" w:space="0" w:color="000000"/>
              <w:bottom w:val="single" w:sz="4" w:space="0" w:color="000000"/>
              <w:right w:val="single" w:sz="4" w:space="0" w:color="000000"/>
            </w:tcBorders>
          </w:tcPr>
          <w:p w14:paraId="3AB956F6" w14:textId="77777777" w:rsidR="00EC7574" w:rsidRDefault="00EC7574" w:rsidP="006F0720">
            <w:pPr>
              <w:rPr>
                <w:ins w:id="1500" w:author="Puneet Kumar - Chaucer" w:date="2026-09-09T21:33:00Z" w16du:dateUtc="2026-09-09T20:33:00Z"/>
                <w:rFonts w:ascii="Aptos" w:hAnsi="Aptos"/>
                <w:sz w:val="17"/>
                <w:szCs w:val="17"/>
              </w:rPr>
            </w:pPr>
            <w:ins w:id="1501" w:author="Puneet Kumar - Chaucer" w:date="2026-09-09T21:33:00Z" w16du:dateUtc="2026-09-09T20:33:00Z">
              <w:r>
                <w:rPr>
                  <w:rFonts w:ascii="Aptos" w:hAnsi="Aptos"/>
                  <w:sz w:val="17"/>
                  <w:szCs w:val="17"/>
                </w:rPr>
                <w:t>SFINT3, SFINT21 (7.3, 7.8)</w:t>
              </w:r>
            </w:ins>
          </w:p>
        </w:tc>
      </w:tr>
    </w:tbl>
    <w:p w14:paraId="09B760B1" w14:textId="5D60A33B" w:rsidR="002B6CD9" w:rsidRDefault="00411F9E" w:rsidP="001E5517">
      <w:ins w:id="1502" w:author="Joycell Sundararaj - Chaucer" w:date="2026-09-06T22:57:00Z" w16du:dateUtc="2026-09-06T21:57:00Z">
        <w:r w:rsidRPr="00F96828">
          <w:rPr>
            <w:rFonts w:ascii="Aptos" w:hAnsi="Aptos"/>
            <w:sz w:val="18"/>
            <w:rPrChange w:id="1503" w:author="Microsoft Word" w:date="2026-09-09T14:54:00Z" w16du:dateUtc="2026-09-09T13:54:00Z">
              <w:rPr/>
            </w:rPrChange>
          </w:rPr>
          <w:br/>
        </w:r>
      </w:ins>
    </w:p>
    <w:p w14:paraId="03E01529" w14:textId="334405B0" w:rsidR="001E5517" w:rsidRPr="00F96828" w:rsidDel="00D34C06" w:rsidRDefault="001E5517" w:rsidP="006A65EE">
      <w:pPr>
        <w:rPr>
          <w:del w:id="1504" w:author="Joycell Sundararaj - Chaucer" w:date="2026-09-06T22:56:00Z" w16du:dateUtc="2026-09-06T21:56:00Z"/>
          <w:rFonts w:ascii="Aptos" w:hAnsi="Aptos"/>
          <w:sz w:val="22"/>
          <w:rPrChange w:id="1505" w:author="Microsoft Word" w:date="2026-09-09T14:54:00Z" w16du:dateUtc="2026-09-09T13:54:00Z">
            <w:rPr>
              <w:del w:id="1506" w:author="Joycell Sundararaj - Chaucer" w:date="2026-09-06T22:56:00Z" w16du:dateUtc="2026-09-06T21:56:00Z"/>
            </w:rPr>
          </w:rPrChange>
        </w:rPr>
      </w:pPr>
      <w:r w:rsidRPr="00F96828">
        <w:rPr>
          <w:rFonts w:ascii="Aptos" w:hAnsi="Aptos"/>
          <w:b/>
          <w:color w:val="2E5496"/>
          <w:sz w:val="22"/>
          <w:rPrChange w:id="1507" w:author="Microsoft Word" w:date="2026-09-09T14:54:00Z" w16du:dateUtc="2026-09-09T13:54:00Z">
            <w:rPr>
              <w:b/>
              <w:bCs/>
              <w:color w:val="2E5496"/>
              <w:sz w:val="25"/>
              <w:szCs w:val="25"/>
            </w:rPr>
          </w:rPrChange>
        </w:rPr>
        <w:t>Pattern Grouping by Integration Boundary</w:t>
      </w:r>
    </w:p>
    <w:p w14:paraId="2FADA838" w14:textId="77777777" w:rsidR="00D34C06" w:rsidRPr="006A65EE" w:rsidRDefault="00D34C06" w:rsidP="00D34C06">
      <w:pPr>
        <w:rPr>
          <w:ins w:id="1508" w:author="Joycell Sundararaj - Chaucer" w:date="2026-09-06T22:56:00Z" w16du:dateUtc="2026-09-06T21:56:00Z"/>
          <w:b/>
          <w:bCs/>
          <w:color w:val="2E5496"/>
          <w:sz w:val="25"/>
          <w:szCs w:val="25"/>
        </w:rPr>
      </w:pPr>
    </w:p>
    <w:p w14:paraId="46986D62" w14:textId="137DAFF4" w:rsidR="001E5517" w:rsidRPr="00F96828" w:rsidRDefault="001E5517" w:rsidP="006A65EE">
      <w:pPr>
        <w:rPr>
          <w:rFonts w:ascii="Aptos" w:hAnsi="Aptos"/>
          <w:sz w:val="18"/>
          <w:rPrChange w:id="1509" w:author="Microsoft Word" w:date="2026-09-09T14:54:00Z" w16du:dateUtc="2026-09-09T13:54:00Z">
            <w:rPr/>
          </w:rPrChange>
        </w:rPr>
      </w:pPr>
      <w:r w:rsidRPr="00F96828">
        <w:rPr>
          <w:rFonts w:ascii="Aptos" w:hAnsi="Aptos"/>
          <w:b/>
          <w:color w:val="2E5496"/>
          <w:sz w:val="18"/>
          <w:rPrChange w:id="1510" w:author="Microsoft Word" w:date="2026-09-09T14:54:00Z" w16du:dateUtc="2026-09-09T13:54:00Z">
            <w:rPr>
              <w:b/>
              <w:bCs/>
              <w:color w:val="2E5496"/>
              <w:sz w:val="22"/>
              <w:szCs w:val="22"/>
            </w:rPr>
          </w:rPrChange>
        </w:rPr>
        <w:t>Internal Chaucer Integration Patterns</w:t>
      </w:r>
      <w:ins w:id="1511" w:author="Joycell Sundararaj - Chaucer" w:date="2026-09-06T22:56:00Z" w16du:dateUtc="2026-09-06T21:56:00Z">
        <w:r w:rsidR="00D34C06" w:rsidRPr="00F96828">
          <w:rPr>
            <w:rFonts w:ascii="Aptos" w:hAnsi="Aptos"/>
            <w:sz w:val="18"/>
            <w:rPrChange w:id="1512" w:author="Microsoft Word" w:date="2026-09-09T14:54:00Z" w16du:dateUtc="2026-09-09T13:54:00Z">
              <w:rPr>
                <w:sz w:val="22"/>
                <w:szCs w:val="22"/>
              </w:rPr>
            </w:rPrChange>
          </w:rPr>
          <w:br/>
        </w:r>
      </w:ins>
    </w:p>
    <w:tbl>
      <w:tblPr>
        <w:tblStyle w:val="TableGrid"/>
        <w:tblW w:w="0" w:type="auto"/>
        <w:jc w:val="center"/>
        <w:tblLook w:val="04A0" w:firstRow="1" w:lastRow="0" w:firstColumn="1" w:lastColumn="0" w:noHBand="0" w:noVBand="1"/>
      </w:tblPr>
      <w:tblGrid>
        <w:gridCol w:w="1271"/>
        <w:gridCol w:w="2693"/>
        <w:gridCol w:w="5052"/>
      </w:tblGrid>
      <w:tr w:rsidR="001E5517" w14:paraId="3A7E0338" w14:textId="77777777" w:rsidTr="006F3116">
        <w:trPr>
          <w:jc w:val="center"/>
        </w:trPr>
        <w:tc>
          <w:tcPr>
            <w:tcW w:w="1271" w:type="dxa"/>
            <w:shd w:val="clear" w:color="auto" w:fill="1A2B56"/>
            <w:vAlign w:val="center"/>
          </w:tcPr>
          <w:p w14:paraId="60A917E0" w14:textId="77777777" w:rsidR="001E5517" w:rsidRPr="00F96828" w:rsidRDefault="001E5517">
            <w:pPr>
              <w:spacing w:before="40" w:after="40"/>
              <w:rPr>
                <w:rFonts w:ascii="Aptos" w:hAnsi="Aptos"/>
                <w:sz w:val="17"/>
                <w:rPrChange w:id="1513" w:author="Microsoft Word" w:date="2026-09-09T14:54:00Z" w16du:dateUtc="2026-09-09T13:54:00Z">
                  <w:rPr/>
                </w:rPrChange>
              </w:rPr>
            </w:pPr>
            <w:r w:rsidRPr="00F96828">
              <w:rPr>
                <w:rFonts w:ascii="Aptos" w:hAnsi="Aptos"/>
                <w:b/>
                <w:color w:val="FFFFFF"/>
                <w:sz w:val="17"/>
                <w:rPrChange w:id="1514" w:author="Microsoft Word" w:date="2026-09-09T14:54:00Z" w16du:dateUtc="2026-09-09T13:54:00Z">
                  <w:rPr>
                    <w:b/>
                    <w:color w:val="FFFFFF"/>
                    <w:sz w:val="16"/>
                  </w:rPr>
                </w:rPrChange>
              </w:rPr>
              <w:t>Pattern ID</w:t>
            </w:r>
          </w:p>
        </w:tc>
        <w:tc>
          <w:tcPr>
            <w:tcW w:w="2693" w:type="dxa"/>
            <w:shd w:val="clear" w:color="auto" w:fill="1A2B56"/>
            <w:vAlign w:val="center"/>
          </w:tcPr>
          <w:p w14:paraId="5205CCF5" w14:textId="77777777" w:rsidR="001E5517" w:rsidRPr="00F96828" w:rsidRDefault="001E5517">
            <w:pPr>
              <w:spacing w:before="40" w:after="40"/>
              <w:rPr>
                <w:rFonts w:ascii="Aptos" w:hAnsi="Aptos"/>
                <w:sz w:val="17"/>
                <w:rPrChange w:id="1515" w:author="Microsoft Word" w:date="2026-09-09T14:54:00Z" w16du:dateUtc="2026-09-09T13:54:00Z">
                  <w:rPr/>
                </w:rPrChange>
              </w:rPr>
            </w:pPr>
            <w:r w:rsidRPr="00F96828">
              <w:rPr>
                <w:rFonts w:ascii="Aptos" w:hAnsi="Aptos"/>
                <w:b/>
                <w:color w:val="FFFFFF"/>
                <w:sz w:val="17"/>
                <w:rPrChange w:id="1516" w:author="Microsoft Word" w:date="2026-09-09T14:54:00Z" w16du:dateUtc="2026-09-09T13:54:00Z">
                  <w:rPr>
                    <w:b/>
                    <w:color w:val="FFFFFF"/>
                    <w:sz w:val="16"/>
                  </w:rPr>
                </w:rPrChange>
              </w:rPr>
              <w:t>Pattern</w:t>
            </w:r>
          </w:p>
        </w:tc>
        <w:tc>
          <w:tcPr>
            <w:tcW w:w="5052" w:type="dxa"/>
            <w:shd w:val="clear" w:color="auto" w:fill="1A2B56"/>
            <w:vAlign w:val="center"/>
          </w:tcPr>
          <w:p w14:paraId="4394B203" w14:textId="77777777" w:rsidR="001E5517" w:rsidRPr="00F96828" w:rsidRDefault="001E5517">
            <w:pPr>
              <w:spacing w:before="40" w:after="40"/>
              <w:rPr>
                <w:rFonts w:ascii="Aptos" w:hAnsi="Aptos"/>
                <w:sz w:val="17"/>
                <w:rPrChange w:id="1517" w:author="Microsoft Word" w:date="2026-09-09T14:54:00Z" w16du:dateUtc="2026-09-09T13:54:00Z">
                  <w:rPr/>
                </w:rPrChange>
              </w:rPr>
            </w:pPr>
            <w:r w:rsidRPr="00F96828">
              <w:rPr>
                <w:rFonts w:ascii="Aptos" w:hAnsi="Aptos"/>
                <w:b/>
                <w:color w:val="FFFFFF"/>
                <w:sz w:val="17"/>
                <w:rPrChange w:id="1518" w:author="Microsoft Word" w:date="2026-09-09T14:54:00Z" w16du:dateUtc="2026-09-09T13:54:00Z">
                  <w:rPr>
                    <w:b/>
                    <w:color w:val="FFFFFF"/>
                    <w:sz w:val="16"/>
                  </w:rPr>
                </w:rPrChange>
              </w:rPr>
              <w:t>Typical Use</w:t>
            </w:r>
          </w:p>
        </w:tc>
      </w:tr>
      <w:tr w:rsidR="001E5517" w14:paraId="734EA184" w14:textId="77777777" w:rsidTr="006F3116">
        <w:trPr>
          <w:jc w:val="center"/>
        </w:trPr>
        <w:tc>
          <w:tcPr>
            <w:tcW w:w="1271" w:type="dxa"/>
            <w:vAlign w:val="center"/>
          </w:tcPr>
          <w:p w14:paraId="0F4E44ED" w14:textId="77777777" w:rsidR="001E5517" w:rsidRPr="00F96828" w:rsidRDefault="001E5517">
            <w:pPr>
              <w:spacing w:before="40" w:after="40"/>
              <w:rPr>
                <w:rFonts w:ascii="Aptos" w:hAnsi="Aptos"/>
                <w:sz w:val="17"/>
                <w:rPrChange w:id="1519" w:author="Microsoft Word" w:date="2026-09-09T14:54:00Z" w16du:dateUtc="2026-09-09T13:54:00Z">
                  <w:rPr/>
                </w:rPrChange>
              </w:rPr>
            </w:pPr>
            <w:r w:rsidRPr="00F96828">
              <w:rPr>
                <w:rFonts w:ascii="Aptos" w:hAnsi="Aptos"/>
                <w:sz w:val="17"/>
                <w:rPrChange w:id="1520" w:author="Microsoft Word" w:date="2026-09-09T14:54:00Z" w16du:dateUtc="2026-09-09T13:54:00Z">
                  <w:rPr>
                    <w:sz w:val="16"/>
                  </w:rPr>
                </w:rPrChange>
              </w:rPr>
              <w:t>SIF-P01</w:t>
            </w:r>
          </w:p>
        </w:tc>
        <w:tc>
          <w:tcPr>
            <w:tcW w:w="2693" w:type="dxa"/>
            <w:vAlign w:val="center"/>
          </w:tcPr>
          <w:p w14:paraId="48B6F9CF" w14:textId="77777777" w:rsidR="001E5517" w:rsidRPr="00F96828" w:rsidRDefault="001E5517">
            <w:pPr>
              <w:spacing w:before="40" w:after="40"/>
              <w:rPr>
                <w:rFonts w:ascii="Aptos" w:hAnsi="Aptos"/>
                <w:sz w:val="17"/>
                <w:rPrChange w:id="1521" w:author="Microsoft Word" w:date="2026-09-09T14:54:00Z" w16du:dateUtc="2026-09-09T13:54:00Z">
                  <w:rPr/>
                </w:rPrChange>
              </w:rPr>
            </w:pPr>
            <w:r w:rsidRPr="00F96828">
              <w:rPr>
                <w:rFonts w:ascii="Aptos" w:hAnsi="Aptos"/>
                <w:sz w:val="17"/>
                <w:rPrChange w:id="1522" w:author="Microsoft Word" w:date="2026-09-09T14:54:00Z" w16du:dateUtc="2026-09-09T13:54:00Z">
                  <w:rPr>
                    <w:sz w:val="16"/>
                  </w:rPr>
                </w:rPrChange>
              </w:rPr>
              <w:t>Internal REST API</w:t>
            </w:r>
          </w:p>
        </w:tc>
        <w:tc>
          <w:tcPr>
            <w:tcW w:w="5052" w:type="dxa"/>
            <w:vAlign w:val="center"/>
          </w:tcPr>
          <w:p w14:paraId="2E9A5F81" w14:textId="77777777" w:rsidR="001E5517" w:rsidRPr="00F96828" w:rsidRDefault="001E5517">
            <w:pPr>
              <w:spacing w:before="40" w:after="40"/>
              <w:rPr>
                <w:rFonts w:ascii="Aptos" w:hAnsi="Aptos"/>
                <w:sz w:val="17"/>
                <w:rPrChange w:id="1523" w:author="Microsoft Word" w:date="2026-09-09T14:54:00Z" w16du:dateUtc="2026-09-09T13:54:00Z">
                  <w:rPr/>
                </w:rPrChange>
              </w:rPr>
            </w:pPr>
            <w:r w:rsidRPr="00F96828">
              <w:rPr>
                <w:rFonts w:ascii="Aptos" w:hAnsi="Aptos"/>
                <w:sz w:val="17"/>
                <w:rPrChange w:id="1524" w:author="Microsoft Word" w:date="2026-09-09T14:54:00Z" w16du:dateUtc="2026-09-09T13:54:00Z">
                  <w:rPr>
                    <w:sz w:val="16"/>
                  </w:rPr>
                </w:rPrChange>
              </w:rPr>
              <w:t>Internal application-to-application request/response integration.</w:t>
            </w:r>
          </w:p>
        </w:tc>
      </w:tr>
      <w:tr w:rsidR="001E5517" w14:paraId="2269EABB" w14:textId="77777777" w:rsidTr="006F3116">
        <w:trPr>
          <w:jc w:val="center"/>
        </w:trPr>
        <w:tc>
          <w:tcPr>
            <w:tcW w:w="1271" w:type="dxa"/>
            <w:vAlign w:val="center"/>
          </w:tcPr>
          <w:p w14:paraId="2A973400" w14:textId="77777777" w:rsidR="001E5517" w:rsidRPr="00F96828" w:rsidRDefault="001E5517">
            <w:pPr>
              <w:spacing w:before="40" w:after="40"/>
              <w:rPr>
                <w:rFonts w:ascii="Aptos" w:hAnsi="Aptos"/>
                <w:sz w:val="17"/>
                <w:rPrChange w:id="1525" w:author="Microsoft Word" w:date="2026-09-09T14:54:00Z" w16du:dateUtc="2026-09-09T13:54:00Z">
                  <w:rPr/>
                </w:rPrChange>
              </w:rPr>
            </w:pPr>
            <w:r w:rsidRPr="00F96828">
              <w:rPr>
                <w:rFonts w:ascii="Aptos" w:hAnsi="Aptos"/>
                <w:sz w:val="17"/>
                <w:rPrChange w:id="1526" w:author="Microsoft Word" w:date="2026-09-09T14:54:00Z" w16du:dateUtc="2026-09-09T13:54:00Z">
                  <w:rPr>
                    <w:sz w:val="16"/>
                  </w:rPr>
                </w:rPrChange>
              </w:rPr>
              <w:t>SIF-P04</w:t>
            </w:r>
          </w:p>
        </w:tc>
        <w:tc>
          <w:tcPr>
            <w:tcW w:w="2693" w:type="dxa"/>
            <w:vAlign w:val="center"/>
          </w:tcPr>
          <w:p w14:paraId="05B29EF9" w14:textId="77777777" w:rsidR="001E5517" w:rsidRPr="00F96828" w:rsidRDefault="001E5517">
            <w:pPr>
              <w:spacing w:before="40" w:after="40"/>
              <w:rPr>
                <w:rFonts w:ascii="Aptos" w:hAnsi="Aptos"/>
                <w:sz w:val="17"/>
                <w:rPrChange w:id="1527" w:author="Microsoft Word" w:date="2026-09-09T14:54:00Z" w16du:dateUtc="2026-09-09T13:54:00Z">
                  <w:rPr/>
                </w:rPrChange>
              </w:rPr>
            </w:pPr>
            <w:r w:rsidRPr="00F96828">
              <w:rPr>
                <w:rFonts w:ascii="Aptos" w:hAnsi="Aptos"/>
                <w:sz w:val="17"/>
                <w:rPrChange w:id="1528" w:author="Microsoft Word" w:date="2026-09-09T14:54:00Z" w16du:dateUtc="2026-09-09T13:54:00Z">
                  <w:rPr>
                    <w:sz w:val="16"/>
                  </w:rPr>
                </w:rPrChange>
              </w:rPr>
              <w:t>API Facade / Mediation</w:t>
            </w:r>
          </w:p>
        </w:tc>
        <w:tc>
          <w:tcPr>
            <w:tcW w:w="5052" w:type="dxa"/>
            <w:vAlign w:val="center"/>
          </w:tcPr>
          <w:p w14:paraId="30896810" w14:textId="77777777" w:rsidR="001E5517" w:rsidRPr="00F96828" w:rsidRDefault="001E5517">
            <w:pPr>
              <w:spacing w:before="40" w:after="40"/>
              <w:rPr>
                <w:rFonts w:ascii="Aptos" w:hAnsi="Aptos"/>
                <w:sz w:val="17"/>
                <w:rPrChange w:id="1529" w:author="Microsoft Word" w:date="2026-09-09T14:54:00Z" w16du:dateUtc="2026-09-09T13:54:00Z">
                  <w:rPr/>
                </w:rPrChange>
              </w:rPr>
            </w:pPr>
            <w:r w:rsidRPr="00F96828">
              <w:rPr>
                <w:rFonts w:ascii="Aptos" w:hAnsi="Aptos"/>
                <w:sz w:val="17"/>
                <w:rPrChange w:id="1530" w:author="Microsoft Word" w:date="2026-09-09T14:54:00Z" w16du:dateUtc="2026-09-09T13:54:00Z">
                  <w:rPr>
                    <w:sz w:val="16"/>
                  </w:rPr>
                </w:rPrChange>
              </w:rPr>
              <w:t>Shielding consumers from backend complexity or legacy constraints.</w:t>
            </w:r>
          </w:p>
        </w:tc>
      </w:tr>
      <w:tr w:rsidR="001E5517" w14:paraId="53D4029B" w14:textId="77777777" w:rsidTr="006F3116">
        <w:trPr>
          <w:jc w:val="center"/>
        </w:trPr>
        <w:tc>
          <w:tcPr>
            <w:tcW w:w="1271" w:type="dxa"/>
            <w:vAlign w:val="center"/>
          </w:tcPr>
          <w:p w14:paraId="545ED542" w14:textId="77777777" w:rsidR="001E5517" w:rsidRPr="00F96828" w:rsidRDefault="001E5517">
            <w:pPr>
              <w:spacing w:before="40" w:after="40"/>
              <w:rPr>
                <w:rFonts w:ascii="Aptos" w:hAnsi="Aptos"/>
                <w:sz w:val="17"/>
                <w:rPrChange w:id="1531" w:author="Microsoft Word" w:date="2026-09-09T14:54:00Z" w16du:dateUtc="2026-09-09T13:54:00Z">
                  <w:rPr/>
                </w:rPrChange>
              </w:rPr>
            </w:pPr>
            <w:r w:rsidRPr="00F96828">
              <w:rPr>
                <w:rFonts w:ascii="Aptos" w:hAnsi="Aptos"/>
                <w:sz w:val="17"/>
                <w:rPrChange w:id="1532" w:author="Microsoft Word" w:date="2026-09-09T14:54:00Z" w16du:dateUtc="2026-09-09T13:54:00Z">
                  <w:rPr>
                    <w:sz w:val="16"/>
                  </w:rPr>
                </w:rPrChange>
              </w:rPr>
              <w:t>SIF-P05</w:t>
            </w:r>
          </w:p>
        </w:tc>
        <w:tc>
          <w:tcPr>
            <w:tcW w:w="2693" w:type="dxa"/>
            <w:vAlign w:val="center"/>
          </w:tcPr>
          <w:p w14:paraId="55283033" w14:textId="77777777" w:rsidR="001E5517" w:rsidRPr="00F96828" w:rsidRDefault="001E5517">
            <w:pPr>
              <w:spacing w:before="40" w:after="40"/>
              <w:rPr>
                <w:rFonts w:ascii="Aptos" w:hAnsi="Aptos"/>
                <w:sz w:val="17"/>
                <w:rPrChange w:id="1533" w:author="Microsoft Word" w:date="2026-09-09T14:54:00Z" w16du:dateUtc="2026-09-09T13:54:00Z">
                  <w:rPr/>
                </w:rPrChange>
              </w:rPr>
            </w:pPr>
            <w:r w:rsidRPr="00F96828">
              <w:rPr>
                <w:rFonts w:ascii="Aptos" w:hAnsi="Aptos"/>
                <w:sz w:val="17"/>
                <w:rPrChange w:id="1534" w:author="Microsoft Word" w:date="2026-09-09T14:54:00Z" w16du:dateUtc="2026-09-09T13:54:00Z">
                  <w:rPr>
                    <w:sz w:val="16"/>
                  </w:rPr>
                </w:rPrChange>
              </w:rPr>
              <w:t>Reliable Queue Messaging</w:t>
            </w:r>
          </w:p>
        </w:tc>
        <w:tc>
          <w:tcPr>
            <w:tcW w:w="5052" w:type="dxa"/>
            <w:vAlign w:val="center"/>
          </w:tcPr>
          <w:p w14:paraId="01CDEB99" w14:textId="77777777" w:rsidR="001E5517" w:rsidRPr="00F96828" w:rsidRDefault="001E5517">
            <w:pPr>
              <w:spacing w:before="40" w:after="40"/>
              <w:rPr>
                <w:rFonts w:ascii="Aptos" w:hAnsi="Aptos"/>
                <w:sz w:val="17"/>
                <w:rPrChange w:id="1535" w:author="Microsoft Word" w:date="2026-09-09T14:54:00Z" w16du:dateUtc="2026-09-09T13:54:00Z">
                  <w:rPr/>
                </w:rPrChange>
              </w:rPr>
            </w:pPr>
            <w:r w:rsidRPr="00F96828">
              <w:rPr>
                <w:rFonts w:ascii="Aptos" w:hAnsi="Aptos"/>
                <w:sz w:val="17"/>
                <w:rPrChange w:id="1536" w:author="Microsoft Word" w:date="2026-09-09T14:54:00Z" w16du:dateUtc="2026-09-09T13:54:00Z">
                  <w:rPr>
                    <w:sz w:val="16"/>
                  </w:rPr>
                </w:rPrChange>
              </w:rPr>
              <w:t>Decoupled internal processing with retry and dead-letter handling.</w:t>
            </w:r>
          </w:p>
        </w:tc>
      </w:tr>
      <w:tr w:rsidR="001E5517" w14:paraId="6D9BFAEC" w14:textId="77777777" w:rsidTr="006F3116">
        <w:trPr>
          <w:jc w:val="center"/>
        </w:trPr>
        <w:tc>
          <w:tcPr>
            <w:tcW w:w="1271" w:type="dxa"/>
            <w:vAlign w:val="center"/>
          </w:tcPr>
          <w:p w14:paraId="0774CCBB" w14:textId="77777777" w:rsidR="001E5517" w:rsidRPr="00F96828" w:rsidRDefault="001E5517">
            <w:pPr>
              <w:spacing w:before="40" w:after="40"/>
              <w:rPr>
                <w:rFonts w:ascii="Aptos" w:hAnsi="Aptos"/>
                <w:sz w:val="17"/>
                <w:rPrChange w:id="1537" w:author="Microsoft Word" w:date="2026-09-09T14:54:00Z" w16du:dateUtc="2026-09-09T13:54:00Z">
                  <w:rPr/>
                </w:rPrChange>
              </w:rPr>
            </w:pPr>
            <w:r w:rsidRPr="00F96828">
              <w:rPr>
                <w:rFonts w:ascii="Aptos" w:hAnsi="Aptos"/>
                <w:sz w:val="17"/>
                <w:rPrChange w:id="1538" w:author="Microsoft Word" w:date="2026-09-09T14:54:00Z" w16du:dateUtc="2026-09-09T13:54:00Z">
                  <w:rPr>
                    <w:sz w:val="16"/>
                  </w:rPr>
                </w:rPrChange>
              </w:rPr>
              <w:t>SIF-P06</w:t>
            </w:r>
          </w:p>
        </w:tc>
        <w:tc>
          <w:tcPr>
            <w:tcW w:w="2693" w:type="dxa"/>
            <w:vAlign w:val="center"/>
          </w:tcPr>
          <w:p w14:paraId="26DED2F0" w14:textId="77777777" w:rsidR="001E5517" w:rsidRPr="00F96828" w:rsidRDefault="001E5517">
            <w:pPr>
              <w:spacing w:before="40" w:after="40"/>
              <w:rPr>
                <w:rFonts w:ascii="Aptos" w:hAnsi="Aptos"/>
                <w:sz w:val="17"/>
                <w:rPrChange w:id="1539" w:author="Microsoft Word" w:date="2026-09-09T14:54:00Z" w16du:dateUtc="2026-09-09T13:54:00Z">
                  <w:rPr/>
                </w:rPrChange>
              </w:rPr>
            </w:pPr>
            <w:r w:rsidRPr="00F96828">
              <w:rPr>
                <w:rFonts w:ascii="Aptos" w:hAnsi="Aptos"/>
                <w:sz w:val="17"/>
                <w:rPrChange w:id="1540" w:author="Microsoft Word" w:date="2026-09-09T14:54:00Z" w16du:dateUtc="2026-09-09T13:54:00Z">
                  <w:rPr>
                    <w:sz w:val="16"/>
                  </w:rPr>
                </w:rPrChange>
              </w:rPr>
              <w:t>Publish / Subscribe Messaging</w:t>
            </w:r>
          </w:p>
        </w:tc>
        <w:tc>
          <w:tcPr>
            <w:tcW w:w="5052" w:type="dxa"/>
            <w:vAlign w:val="center"/>
          </w:tcPr>
          <w:p w14:paraId="4D4F1315" w14:textId="77777777" w:rsidR="001E5517" w:rsidRPr="00F96828" w:rsidRDefault="001E5517">
            <w:pPr>
              <w:spacing w:before="40" w:after="40"/>
              <w:rPr>
                <w:rFonts w:ascii="Aptos" w:hAnsi="Aptos"/>
                <w:sz w:val="17"/>
                <w:rPrChange w:id="1541" w:author="Microsoft Word" w:date="2026-09-09T14:54:00Z" w16du:dateUtc="2026-09-09T13:54:00Z">
                  <w:rPr/>
                </w:rPrChange>
              </w:rPr>
            </w:pPr>
            <w:r w:rsidRPr="00F96828">
              <w:rPr>
                <w:rFonts w:ascii="Aptos" w:hAnsi="Aptos"/>
                <w:sz w:val="17"/>
                <w:rPrChange w:id="1542" w:author="Microsoft Word" w:date="2026-09-09T14:54:00Z" w16du:dateUtc="2026-09-09T13:54:00Z">
                  <w:rPr>
                    <w:sz w:val="16"/>
                  </w:rPr>
                </w:rPrChange>
              </w:rPr>
              <w:t>Internal business event transfer to one or to multiple consumers.</w:t>
            </w:r>
          </w:p>
        </w:tc>
      </w:tr>
      <w:tr w:rsidR="001E5517" w14:paraId="2121D44C" w14:textId="77777777" w:rsidTr="006F3116">
        <w:trPr>
          <w:jc w:val="center"/>
        </w:trPr>
        <w:tc>
          <w:tcPr>
            <w:tcW w:w="1271" w:type="dxa"/>
            <w:vAlign w:val="center"/>
          </w:tcPr>
          <w:p w14:paraId="13F617F6" w14:textId="77777777" w:rsidR="001E5517" w:rsidRPr="00F96828" w:rsidRDefault="001E5517">
            <w:pPr>
              <w:spacing w:before="40" w:after="40"/>
              <w:rPr>
                <w:rFonts w:ascii="Aptos" w:hAnsi="Aptos"/>
                <w:sz w:val="17"/>
                <w:rPrChange w:id="1543" w:author="Microsoft Word" w:date="2026-09-09T14:54:00Z" w16du:dateUtc="2026-09-09T13:54:00Z">
                  <w:rPr/>
                </w:rPrChange>
              </w:rPr>
            </w:pPr>
            <w:r w:rsidRPr="00F96828">
              <w:rPr>
                <w:rFonts w:ascii="Aptos" w:hAnsi="Aptos"/>
                <w:sz w:val="17"/>
                <w:rPrChange w:id="1544" w:author="Microsoft Word" w:date="2026-09-09T14:54:00Z" w16du:dateUtc="2026-09-09T13:54:00Z">
                  <w:rPr>
                    <w:sz w:val="16"/>
                  </w:rPr>
                </w:rPrChange>
              </w:rPr>
              <w:t>SIF-P07</w:t>
            </w:r>
          </w:p>
        </w:tc>
        <w:tc>
          <w:tcPr>
            <w:tcW w:w="2693" w:type="dxa"/>
            <w:vAlign w:val="center"/>
          </w:tcPr>
          <w:p w14:paraId="63020551" w14:textId="77777777" w:rsidR="001E5517" w:rsidRPr="00F96828" w:rsidRDefault="001E5517">
            <w:pPr>
              <w:spacing w:before="40" w:after="40"/>
              <w:rPr>
                <w:rFonts w:ascii="Aptos" w:hAnsi="Aptos"/>
                <w:sz w:val="17"/>
                <w:rPrChange w:id="1545" w:author="Microsoft Word" w:date="2026-09-09T14:54:00Z" w16du:dateUtc="2026-09-09T13:54:00Z">
                  <w:rPr/>
                </w:rPrChange>
              </w:rPr>
            </w:pPr>
            <w:r w:rsidRPr="00F96828">
              <w:rPr>
                <w:rFonts w:ascii="Aptos" w:hAnsi="Aptos"/>
                <w:sz w:val="17"/>
                <w:rPrChange w:id="1546" w:author="Microsoft Word" w:date="2026-09-09T14:54:00Z" w16du:dateUtc="2026-09-09T13:54:00Z">
                  <w:rPr>
                    <w:sz w:val="16"/>
                  </w:rPr>
                </w:rPrChange>
              </w:rPr>
              <w:t>Event Notification</w:t>
            </w:r>
          </w:p>
        </w:tc>
        <w:tc>
          <w:tcPr>
            <w:tcW w:w="5052" w:type="dxa"/>
            <w:vAlign w:val="center"/>
          </w:tcPr>
          <w:p w14:paraId="5F92E32B" w14:textId="77777777" w:rsidR="001E5517" w:rsidRPr="00F96828" w:rsidRDefault="001E5517">
            <w:pPr>
              <w:spacing w:before="40" w:after="40"/>
              <w:rPr>
                <w:rFonts w:ascii="Aptos" w:hAnsi="Aptos"/>
                <w:sz w:val="17"/>
                <w:rPrChange w:id="1547" w:author="Microsoft Word" w:date="2026-09-09T14:54:00Z" w16du:dateUtc="2026-09-09T13:54:00Z">
                  <w:rPr/>
                </w:rPrChange>
              </w:rPr>
            </w:pPr>
            <w:r w:rsidRPr="00F96828">
              <w:rPr>
                <w:rFonts w:ascii="Aptos" w:hAnsi="Aptos"/>
                <w:sz w:val="17"/>
                <w:rPrChange w:id="1548" w:author="Microsoft Word" w:date="2026-09-09T14:54:00Z" w16du:dateUtc="2026-09-09T13:54:00Z">
                  <w:rPr>
                    <w:sz w:val="16"/>
                  </w:rPr>
                </w:rPrChange>
              </w:rPr>
              <w:t>Lightweight internal notification that something has happened.</w:t>
            </w:r>
          </w:p>
        </w:tc>
      </w:tr>
      <w:tr w:rsidR="001E5517" w14:paraId="0569C4DC" w14:textId="77777777" w:rsidTr="006F3116">
        <w:trPr>
          <w:jc w:val="center"/>
        </w:trPr>
        <w:tc>
          <w:tcPr>
            <w:tcW w:w="1271" w:type="dxa"/>
            <w:vAlign w:val="center"/>
          </w:tcPr>
          <w:p w14:paraId="29DA1BC3" w14:textId="77777777" w:rsidR="001E5517" w:rsidRPr="00F96828" w:rsidRDefault="001E5517">
            <w:pPr>
              <w:spacing w:before="40" w:after="40"/>
              <w:rPr>
                <w:rFonts w:ascii="Aptos" w:hAnsi="Aptos"/>
                <w:sz w:val="17"/>
                <w:rPrChange w:id="1549" w:author="Microsoft Word" w:date="2026-09-09T14:54:00Z" w16du:dateUtc="2026-09-09T13:54:00Z">
                  <w:rPr/>
                </w:rPrChange>
              </w:rPr>
            </w:pPr>
            <w:r w:rsidRPr="00F96828">
              <w:rPr>
                <w:rFonts w:ascii="Aptos" w:hAnsi="Aptos"/>
                <w:sz w:val="17"/>
                <w:rPrChange w:id="1550" w:author="Microsoft Word" w:date="2026-09-09T14:54:00Z" w16du:dateUtc="2026-09-09T13:54:00Z">
                  <w:rPr>
                    <w:sz w:val="16"/>
                  </w:rPr>
                </w:rPrChange>
              </w:rPr>
              <w:t>SIF-P09</w:t>
            </w:r>
          </w:p>
        </w:tc>
        <w:tc>
          <w:tcPr>
            <w:tcW w:w="2693" w:type="dxa"/>
            <w:vAlign w:val="center"/>
          </w:tcPr>
          <w:p w14:paraId="2F67CB80" w14:textId="77777777" w:rsidR="001E5517" w:rsidRPr="00F96828" w:rsidRDefault="001E5517">
            <w:pPr>
              <w:spacing w:before="40" w:after="40"/>
              <w:rPr>
                <w:rFonts w:ascii="Aptos" w:hAnsi="Aptos"/>
                <w:sz w:val="17"/>
                <w:rPrChange w:id="1551" w:author="Microsoft Word" w:date="2026-09-09T14:54:00Z" w16du:dateUtc="2026-09-09T13:54:00Z">
                  <w:rPr/>
                </w:rPrChange>
              </w:rPr>
            </w:pPr>
            <w:r w:rsidRPr="00F96828">
              <w:rPr>
                <w:rFonts w:ascii="Aptos" w:hAnsi="Aptos"/>
                <w:sz w:val="17"/>
                <w:rPrChange w:id="1552" w:author="Microsoft Word" w:date="2026-09-09T14:54:00Z" w16du:dateUtc="2026-09-09T13:54:00Z">
                  <w:rPr>
                    <w:sz w:val="16"/>
                  </w:rPr>
                </w:rPrChange>
              </w:rPr>
              <w:t>Workflow Orchestration</w:t>
            </w:r>
          </w:p>
        </w:tc>
        <w:tc>
          <w:tcPr>
            <w:tcW w:w="5052" w:type="dxa"/>
            <w:vAlign w:val="center"/>
          </w:tcPr>
          <w:p w14:paraId="3BF6C82A" w14:textId="77777777" w:rsidR="001E5517" w:rsidRPr="00F96828" w:rsidRDefault="001E5517">
            <w:pPr>
              <w:spacing w:before="40" w:after="40"/>
              <w:rPr>
                <w:rFonts w:ascii="Aptos" w:hAnsi="Aptos"/>
                <w:sz w:val="17"/>
                <w:rPrChange w:id="1553" w:author="Microsoft Word" w:date="2026-09-09T14:54:00Z" w16du:dateUtc="2026-09-09T13:54:00Z">
                  <w:rPr/>
                </w:rPrChange>
              </w:rPr>
            </w:pPr>
            <w:r w:rsidRPr="00F96828">
              <w:rPr>
                <w:rFonts w:ascii="Aptos" w:hAnsi="Aptos"/>
                <w:sz w:val="17"/>
                <w:rPrChange w:id="1554" w:author="Microsoft Word" w:date="2026-09-09T14:54:00Z" w16du:dateUtc="2026-09-09T13:54:00Z">
                  <w:rPr>
                    <w:sz w:val="16"/>
                  </w:rPr>
                </w:rPrChange>
              </w:rPr>
              <w:t>Multi-step integration across Chaucer-owned systems.</w:t>
            </w:r>
          </w:p>
        </w:tc>
      </w:tr>
      <w:tr w:rsidR="001E5517" w14:paraId="4BBD4485" w14:textId="77777777" w:rsidTr="006F3116">
        <w:trPr>
          <w:jc w:val="center"/>
        </w:trPr>
        <w:tc>
          <w:tcPr>
            <w:tcW w:w="1271" w:type="dxa"/>
            <w:vAlign w:val="center"/>
          </w:tcPr>
          <w:p w14:paraId="45B1D7FB" w14:textId="77777777" w:rsidR="001E5517" w:rsidRPr="00F96828" w:rsidRDefault="001E5517">
            <w:pPr>
              <w:spacing w:before="40" w:after="40"/>
              <w:rPr>
                <w:rFonts w:ascii="Aptos" w:hAnsi="Aptos"/>
                <w:sz w:val="17"/>
                <w:rPrChange w:id="1555" w:author="Microsoft Word" w:date="2026-09-09T14:54:00Z" w16du:dateUtc="2026-09-09T13:54:00Z">
                  <w:rPr/>
                </w:rPrChange>
              </w:rPr>
            </w:pPr>
            <w:r w:rsidRPr="00F96828">
              <w:rPr>
                <w:rFonts w:ascii="Aptos" w:hAnsi="Aptos"/>
                <w:sz w:val="17"/>
                <w:rPrChange w:id="1556" w:author="Microsoft Word" w:date="2026-09-09T14:54:00Z" w16du:dateUtc="2026-09-09T13:54:00Z">
                  <w:rPr>
                    <w:sz w:val="16"/>
                  </w:rPr>
                </w:rPrChange>
              </w:rPr>
              <w:t>SIF-P10</w:t>
            </w:r>
          </w:p>
        </w:tc>
        <w:tc>
          <w:tcPr>
            <w:tcW w:w="2693" w:type="dxa"/>
            <w:vAlign w:val="center"/>
          </w:tcPr>
          <w:p w14:paraId="52B78A87" w14:textId="77777777" w:rsidR="001E5517" w:rsidRPr="00F96828" w:rsidRDefault="001E5517">
            <w:pPr>
              <w:spacing w:before="40" w:after="40"/>
              <w:rPr>
                <w:rFonts w:ascii="Aptos" w:hAnsi="Aptos"/>
                <w:sz w:val="17"/>
                <w:rPrChange w:id="1557" w:author="Microsoft Word" w:date="2026-09-09T14:54:00Z" w16du:dateUtc="2026-09-09T13:54:00Z">
                  <w:rPr/>
                </w:rPrChange>
              </w:rPr>
            </w:pPr>
            <w:r w:rsidRPr="00F96828">
              <w:rPr>
                <w:rFonts w:ascii="Aptos" w:hAnsi="Aptos"/>
                <w:sz w:val="17"/>
                <w:rPrChange w:id="1558" w:author="Microsoft Word" w:date="2026-09-09T14:54:00Z" w16du:dateUtc="2026-09-09T13:54:00Z">
                  <w:rPr>
                    <w:sz w:val="16"/>
                  </w:rPr>
                </w:rPrChange>
              </w:rPr>
              <w:t>Long-Running Workflow</w:t>
            </w:r>
          </w:p>
        </w:tc>
        <w:tc>
          <w:tcPr>
            <w:tcW w:w="5052" w:type="dxa"/>
            <w:vAlign w:val="center"/>
          </w:tcPr>
          <w:p w14:paraId="664A4EC8" w14:textId="77777777" w:rsidR="001E5517" w:rsidRPr="00F96828" w:rsidRDefault="001E5517">
            <w:pPr>
              <w:spacing w:before="40" w:after="40"/>
              <w:rPr>
                <w:rFonts w:ascii="Aptos" w:hAnsi="Aptos"/>
                <w:sz w:val="17"/>
                <w:rPrChange w:id="1559" w:author="Microsoft Word" w:date="2026-09-09T14:54:00Z" w16du:dateUtc="2026-09-09T13:54:00Z">
                  <w:rPr/>
                </w:rPrChange>
              </w:rPr>
            </w:pPr>
            <w:r w:rsidRPr="00F96828">
              <w:rPr>
                <w:rFonts w:ascii="Aptos" w:hAnsi="Aptos"/>
                <w:sz w:val="17"/>
                <w:rPrChange w:id="1560" w:author="Microsoft Word" w:date="2026-09-09T14:54:00Z" w16du:dateUtc="2026-09-09T13:54:00Z">
                  <w:rPr>
                    <w:sz w:val="16"/>
                  </w:rPr>
                </w:rPrChange>
              </w:rPr>
              <w:t>Stateful processes, callbacks, retry cycles, or human/system delays.</w:t>
            </w:r>
          </w:p>
        </w:tc>
      </w:tr>
      <w:tr w:rsidR="001E5517" w14:paraId="77681B62" w14:textId="77777777" w:rsidTr="006F3116">
        <w:trPr>
          <w:jc w:val="center"/>
        </w:trPr>
        <w:tc>
          <w:tcPr>
            <w:tcW w:w="1271" w:type="dxa"/>
            <w:vAlign w:val="center"/>
          </w:tcPr>
          <w:p w14:paraId="36FA7171" w14:textId="77777777" w:rsidR="001E5517" w:rsidRPr="00F96828" w:rsidRDefault="001E5517">
            <w:pPr>
              <w:spacing w:before="40" w:after="40"/>
              <w:rPr>
                <w:rFonts w:ascii="Aptos" w:hAnsi="Aptos"/>
                <w:sz w:val="17"/>
                <w:rPrChange w:id="1561" w:author="Microsoft Word" w:date="2026-09-09T14:54:00Z" w16du:dateUtc="2026-09-09T13:54:00Z">
                  <w:rPr/>
                </w:rPrChange>
              </w:rPr>
            </w:pPr>
            <w:r w:rsidRPr="00F96828">
              <w:rPr>
                <w:rFonts w:ascii="Aptos" w:hAnsi="Aptos"/>
                <w:sz w:val="17"/>
                <w:rPrChange w:id="1562" w:author="Microsoft Word" w:date="2026-09-09T14:54:00Z" w16du:dateUtc="2026-09-09T13:54:00Z">
                  <w:rPr>
                    <w:sz w:val="16"/>
                  </w:rPr>
                </w:rPrChange>
              </w:rPr>
              <w:t>SIF-P12</w:t>
            </w:r>
          </w:p>
        </w:tc>
        <w:tc>
          <w:tcPr>
            <w:tcW w:w="2693" w:type="dxa"/>
            <w:vAlign w:val="center"/>
          </w:tcPr>
          <w:p w14:paraId="40DECEB2" w14:textId="77777777" w:rsidR="001E5517" w:rsidRPr="00F96828" w:rsidRDefault="001E5517">
            <w:pPr>
              <w:spacing w:before="40" w:after="40"/>
              <w:rPr>
                <w:rFonts w:ascii="Aptos" w:hAnsi="Aptos"/>
                <w:sz w:val="17"/>
                <w:rPrChange w:id="1563" w:author="Microsoft Word" w:date="2026-09-09T14:54:00Z" w16du:dateUtc="2026-09-09T13:54:00Z">
                  <w:rPr/>
                </w:rPrChange>
              </w:rPr>
            </w:pPr>
            <w:r w:rsidRPr="00F96828">
              <w:rPr>
                <w:rFonts w:ascii="Aptos" w:hAnsi="Aptos"/>
                <w:sz w:val="17"/>
                <w:rPrChange w:id="1564" w:author="Microsoft Word" w:date="2026-09-09T14:54:00Z" w16du:dateUtc="2026-09-09T13:54:00Z">
                  <w:rPr>
                    <w:sz w:val="16"/>
                  </w:rPr>
                </w:rPrChange>
              </w:rPr>
              <w:t>Managed File Exchange</w:t>
            </w:r>
          </w:p>
        </w:tc>
        <w:tc>
          <w:tcPr>
            <w:tcW w:w="5052" w:type="dxa"/>
            <w:vAlign w:val="center"/>
          </w:tcPr>
          <w:p w14:paraId="3EAC69EA" w14:textId="77777777" w:rsidR="001E5517" w:rsidRPr="00F96828" w:rsidRDefault="001E5517">
            <w:pPr>
              <w:spacing w:before="40" w:after="40"/>
              <w:rPr>
                <w:rFonts w:ascii="Aptos" w:hAnsi="Aptos"/>
                <w:sz w:val="17"/>
                <w:rPrChange w:id="1565" w:author="Microsoft Word" w:date="2026-09-09T14:54:00Z" w16du:dateUtc="2026-09-09T13:54:00Z">
                  <w:rPr/>
                </w:rPrChange>
              </w:rPr>
            </w:pPr>
            <w:r w:rsidRPr="00F96828">
              <w:rPr>
                <w:rFonts w:ascii="Aptos" w:hAnsi="Aptos"/>
                <w:sz w:val="17"/>
                <w:rPrChange w:id="1566" w:author="Microsoft Word" w:date="2026-09-09T14:54:00Z" w16du:dateUtc="2026-09-09T13:54:00Z">
                  <w:rPr>
                    <w:sz w:val="16"/>
                  </w:rPr>
                </w:rPrChange>
              </w:rPr>
              <w:t>Controlled file movement between Chaucer systems.</w:t>
            </w:r>
          </w:p>
        </w:tc>
      </w:tr>
      <w:tr w:rsidR="001E5517" w14:paraId="370DFC8E" w14:textId="77777777" w:rsidTr="006F3116">
        <w:trPr>
          <w:jc w:val="center"/>
        </w:trPr>
        <w:tc>
          <w:tcPr>
            <w:tcW w:w="1271" w:type="dxa"/>
            <w:vAlign w:val="center"/>
          </w:tcPr>
          <w:p w14:paraId="6FEF7596" w14:textId="77777777" w:rsidR="001E5517" w:rsidRPr="00F96828" w:rsidRDefault="001E5517">
            <w:pPr>
              <w:spacing w:before="40" w:after="40"/>
              <w:rPr>
                <w:rFonts w:ascii="Aptos" w:hAnsi="Aptos"/>
                <w:sz w:val="17"/>
                <w:rPrChange w:id="1567" w:author="Microsoft Word" w:date="2026-09-09T14:54:00Z" w16du:dateUtc="2026-09-09T13:54:00Z">
                  <w:rPr/>
                </w:rPrChange>
              </w:rPr>
            </w:pPr>
            <w:r w:rsidRPr="00F96828">
              <w:rPr>
                <w:rFonts w:ascii="Aptos" w:hAnsi="Aptos"/>
                <w:sz w:val="17"/>
                <w:rPrChange w:id="1568" w:author="Microsoft Word" w:date="2026-09-09T14:54:00Z" w16du:dateUtc="2026-09-09T13:54:00Z">
                  <w:rPr>
                    <w:sz w:val="16"/>
                  </w:rPr>
                </w:rPrChange>
              </w:rPr>
              <w:t>SIF-P14</w:t>
            </w:r>
          </w:p>
        </w:tc>
        <w:tc>
          <w:tcPr>
            <w:tcW w:w="2693" w:type="dxa"/>
            <w:vAlign w:val="center"/>
          </w:tcPr>
          <w:p w14:paraId="507EE66A" w14:textId="77777777" w:rsidR="001E5517" w:rsidRPr="00F96828" w:rsidRDefault="001E5517">
            <w:pPr>
              <w:spacing w:before="40" w:after="40"/>
              <w:rPr>
                <w:rFonts w:ascii="Aptos" w:hAnsi="Aptos"/>
                <w:sz w:val="17"/>
                <w:rPrChange w:id="1569" w:author="Microsoft Word" w:date="2026-09-09T14:54:00Z" w16du:dateUtc="2026-09-09T13:54:00Z">
                  <w:rPr/>
                </w:rPrChange>
              </w:rPr>
            </w:pPr>
            <w:r w:rsidRPr="00F96828">
              <w:rPr>
                <w:rFonts w:ascii="Aptos" w:hAnsi="Aptos"/>
                <w:sz w:val="17"/>
                <w:rPrChange w:id="1570" w:author="Microsoft Word" w:date="2026-09-09T14:54:00Z" w16du:dateUtc="2026-09-09T13:54:00Z">
                  <w:rPr>
                    <w:sz w:val="16"/>
                  </w:rPr>
                </w:rPrChange>
              </w:rPr>
              <w:t>Custom Code Extension</w:t>
            </w:r>
          </w:p>
        </w:tc>
        <w:tc>
          <w:tcPr>
            <w:tcW w:w="5052" w:type="dxa"/>
            <w:vAlign w:val="center"/>
          </w:tcPr>
          <w:p w14:paraId="2F5A5224" w14:textId="77777777" w:rsidR="001E5517" w:rsidRPr="00F96828" w:rsidRDefault="001E5517">
            <w:pPr>
              <w:spacing w:before="40" w:after="40"/>
              <w:rPr>
                <w:rFonts w:ascii="Aptos" w:hAnsi="Aptos"/>
                <w:sz w:val="17"/>
                <w:rPrChange w:id="1571" w:author="Microsoft Word" w:date="2026-09-09T14:54:00Z" w16du:dateUtc="2026-09-09T13:54:00Z">
                  <w:rPr/>
                </w:rPrChange>
              </w:rPr>
            </w:pPr>
            <w:r w:rsidRPr="00F96828">
              <w:rPr>
                <w:rFonts w:ascii="Aptos" w:hAnsi="Aptos"/>
                <w:sz w:val="17"/>
                <w:rPrChange w:id="1572" w:author="Microsoft Word" w:date="2026-09-09T14:54:00Z" w16du:dateUtc="2026-09-09T13:54:00Z">
                  <w:rPr>
                    <w:sz w:val="16"/>
                  </w:rPr>
                </w:rPrChange>
              </w:rPr>
              <w:t>Small transformation, validation, enrichment, or protocol adaptation.</w:t>
            </w:r>
          </w:p>
        </w:tc>
      </w:tr>
    </w:tbl>
    <w:p w14:paraId="2E9EA662" w14:textId="77777777" w:rsidR="001E5517" w:rsidRDefault="001E5517" w:rsidP="001E5517"/>
    <w:p w14:paraId="2B5D60CE" w14:textId="5E6C3939" w:rsidR="005372F0" w:rsidRPr="006A65EE" w:rsidDel="00842A35" w:rsidRDefault="005372F0" w:rsidP="006A65EE">
      <w:pPr>
        <w:rPr>
          <w:del w:id="1573" w:author="Joycell Sundararaj - Chaucer" w:date="2026-09-06T22:53:00Z" w16du:dateUtc="2026-09-06T21:53:00Z"/>
          <w:color w:val="2E5496"/>
        </w:rPr>
      </w:pPr>
    </w:p>
    <w:p w14:paraId="1761CC6E" w14:textId="5F62A12F" w:rsidR="001E5517" w:rsidRPr="003C506A" w:rsidRDefault="001E5517" w:rsidP="006A65EE">
      <w:pPr>
        <w:rPr>
          <w:rFonts w:ascii="Aptos" w:hAnsi="Aptos"/>
          <w:color w:val="2E5496"/>
          <w:rPrChange w:id="1574" w:author="Microsoft Word" w:date="2026-09-09T14:54:00Z" w16du:dateUtc="2026-09-09T13:54:00Z">
            <w:rPr>
              <w:color w:val="2E5496"/>
            </w:rPr>
          </w:rPrChange>
        </w:rPr>
      </w:pPr>
      <w:r w:rsidRPr="003C506A">
        <w:rPr>
          <w:rFonts w:ascii="Aptos" w:hAnsi="Aptos"/>
          <w:b/>
          <w:color w:val="2E5496"/>
          <w:sz w:val="22"/>
          <w:rPrChange w:id="1575" w:author="Microsoft Word" w:date="2026-09-09T14:54:00Z" w16du:dateUtc="2026-09-09T13:54:00Z">
            <w:rPr>
              <w:b/>
              <w:bCs/>
              <w:color w:val="2E5496"/>
              <w:sz w:val="22"/>
              <w:szCs w:val="22"/>
            </w:rPr>
          </w:rPrChange>
        </w:rPr>
        <w:t>Third Party to Chaucer Inbound Patterns</w:t>
      </w:r>
      <w:ins w:id="1576" w:author="Joycell Sundararaj - Chaucer" w:date="2026-09-06T22:56:00Z" w16du:dateUtc="2026-09-06T21:56:00Z">
        <w:r w:rsidR="00D34C06" w:rsidRPr="003C506A">
          <w:rPr>
            <w:rFonts w:ascii="Aptos" w:hAnsi="Aptos"/>
            <w:b/>
            <w:color w:val="2E5496"/>
            <w:sz w:val="22"/>
            <w:rPrChange w:id="1577" w:author="Microsoft Word" w:date="2026-09-09T14:54:00Z" w16du:dateUtc="2026-09-09T13:54:00Z">
              <w:rPr>
                <w:b/>
                <w:bCs/>
                <w:color w:val="2E5496"/>
                <w:sz w:val="22"/>
                <w:szCs w:val="22"/>
              </w:rPr>
            </w:rPrChange>
          </w:rPr>
          <w:br/>
        </w:r>
      </w:ins>
    </w:p>
    <w:tbl>
      <w:tblPr>
        <w:tblStyle w:val="TableGrid"/>
        <w:tblW w:w="0" w:type="auto"/>
        <w:jc w:val="center"/>
        <w:tblLook w:val="04A0" w:firstRow="1" w:lastRow="0" w:firstColumn="1" w:lastColumn="0" w:noHBand="0" w:noVBand="1"/>
      </w:tblPr>
      <w:tblGrid>
        <w:gridCol w:w="1129"/>
        <w:gridCol w:w="2406"/>
        <w:gridCol w:w="2796"/>
        <w:gridCol w:w="2685"/>
      </w:tblGrid>
      <w:tr w:rsidR="001E5517" w14:paraId="6A3CF95E" w14:textId="77777777" w:rsidTr="006F3116">
        <w:trPr>
          <w:jc w:val="center"/>
        </w:trPr>
        <w:tc>
          <w:tcPr>
            <w:tcW w:w="1129" w:type="dxa"/>
            <w:shd w:val="clear" w:color="auto" w:fill="1A2B56"/>
            <w:vAlign w:val="center"/>
          </w:tcPr>
          <w:p w14:paraId="1DEC4EBC" w14:textId="77777777" w:rsidR="001E5517" w:rsidRPr="00F96828" w:rsidRDefault="001E5517">
            <w:pPr>
              <w:spacing w:before="40" w:after="40"/>
              <w:rPr>
                <w:rFonts w:ascii="Aptos" w:hAnsi="Aptos"/>
                <w:sz w:val="17"/>
                <w:rPrChange w:id="1578" w:author="Microsoft Word" w:date="2026-09-09T14:54:00Z" w16du:dateUtc="2026-09-09T13:54:00Z">
                  <w:rPr/>
                </w:rPrChange>
              </w:rPr>
            </w:pPr>
            <w:r w:rsidRPr="00F96828">
              <w:rPr>
                <w:rFonts w:ascii="Aptos" w:hAnsi="Aptos"/>
                <w:b/>
                <w:color w:val="FFFFFF"/>
                <w:sz w:val="17"/>
                <w:rPrChange w:id="1579" w:author="Microsoft Word" w:date="2026-09-09T14:54:00Z" w16du:dateUtc="2026-09-09T13:54:00Z">
                  <w:rPr>
                    <w:b/>
                    <w:color w:val="FFFFFF"/>
                    <w:sz w:val="16"/>
                  </w:rPr>
                </w:rPrChange>
              </w:rPr>
              <w:t>Pattern ID</w:t>
            </w:r>
          </w:p>
        </w:tc>
        <w:tc>
          <w:tcPr>
            <w:tcW w:w="2406" w:type="dxa"/>
            <w:shd w:val="clear" w:color="auto" w:fill="1A2B56"/>
            <w:vAlign w:val="center"/>
          </w:tcPr>
          <w:p w14:paraId="0D9553AC" w14:textId="77777777" w:rsidR="001E5517" w:rsidRPr="00F96828" w:rsidRDefault="001E5517">
            <w:pPr>
              <w:spacing w:before="40" w:after="40"/>
              <w:rPr>
                <w:rFonts w:ascii="Aptos" w:hAnsi="Aptos"/>
                <w:sz w:val="17"/>
                <w:rPrChange w:id="1580" w:author="Microsoft Word" w:date="2026-09-09T14:54:00Z" w16du:dateUtc="2026-09-09T13:54:00Z">
                  <w:rPr/>
                </w:rPrChange>
              </w:rPr>
            </w:pPr>
            <w:r w:rsidRPr="00F96828">
              <w:rPr>
                <w:rFonts w:ascii="Aptos" w:hAnsi="Aptos"/>
                <w:b/>
                <w:color w:val="FFFFFF"/>
                <w:sz w:val="17"/>
                <w:rPrChange w:id="1581" w:author="Microsoft Word" w:date="2026-09-09T14:54:00Z" w16du:dateUtc="2026-09-09T13:54:00Z">
                  <w:rPr>
                    <w:b/>
                    <w:color w:val="FFFFFF"/>
                    <w:sz w:val="16"/>
                  </w:rPr>
                </w:rPrChange>
              </w:rPr>
              <w:t>Pattern</w:t>
            </w:r>
          </w:p>
        </w:tc>
        <w:tc>
          <w:tcPr>
            <w:tcW w:w="2796" w:type="dxa"/>
            <w:shd w:val="clear" w:color="auto" w:fill="1A2B56"/>
            <w:vAlign w:val="center"/>
          </w:tcPr>
          <w:p w14:paraId="34B7AB00" w14:textId="77777777" w:rsidR="001E5517" w:rsidRPr="00F96828" w:rsidRDefault="001E5517">
            <w:pPr>
              <w:spacing w:before="40" w:after="40"/>
              <w:rPr>
                <w:rFonts w:ascii="Aptos" w:hAnsi="Aptos"/>
                <w:sz w:val="17"/>
                <w:rPrChange w:id="1582" w:author="Microsoft Word" w:date="2026-09-09T14:54:00Z" w16du:dateUtc="2026-09-09T13:54:00Z">
                  <w:rPr/>
                </w:rPrChange>
              </w:rPr>
            </w:pPr>
            <w:r w:rsidRPr="00F96828">
              <w:rPr>
                <w:rFonts w:ascii="Aptos" w:hAnsi="Aptos"/>
                <w:b/>
                <w:color w:val="FFFFFF"/>
                <w:sz w:val="17"/>
                <w:rPrChange w:id="1583" w:author="Microsoft Word" w:date="2026-09-09T14:54:00Z" w16du:dateUtc="2026-09-09T13:54:00Z">
                  <w:rPr>
                    <w:b/>
                    <w:color w:val="FFFFFF"/>
                    <w:sz w:val="16"/>
                  </w:rPr>
                </w:rPrChange>
              </w:rPr>
              <w:t>Typical Use</w:t>
            </w:r>
          </w:p>
        </w:tc>
        <w:tc>
          <w:tcPr>
            <w:tcW w:w="2685" w:type="dxa"/>
            <w:shd w:val="clear" w:color="auto" w:fill="1A2B56"/>
            <w:vAlign w:val="center"/>
          </w:tcPr>
          <w:p w14:paraId="0527FDB7" w14:textId="77777777" w:rsidR="001E5517" w:rsidRPr="00F96828" w:rsidRDefault="001E5517">
            <w:pPr>
              <w:spacing w:before="40" w:after="40"/>
              <w:rPr>
                <w:rFonts w:ascii="Aptos" w:hAnsi="Aptos"/>
                <w:sz w:val="17"/>
                <w:rPrChange w:id="1584" w:author="Microsoft Word" w:date="2026-09-09T14:54:00Z" w16du:dateUtc="2026-09-09T13:54:00Z">
                  <w:rPr/>
                </w:rPrChange>
              </w:rPr>
            </w:pPr>
            <w:r w:rsidRPr="00F96828">
              <w:rPr>
                <w:rFonts w:ascii="Aptos" w:hAnsi="Aptos"/>
                <w:b/>
                <w:color w:val="FFFFFF"/>
                <w:sz w:val="17"/>
                <w:rPrChange w:id="1585" w:author="Microsoft Word" w:date="2026-09-09T14:54:00Z" w16du:dateUtc="2026-09-09T13:54:00Z">
                  <w:rPr>
                    <w:b/>
                    <w:color w:val="FFFFFF"/>
                    <w:sz w:val="16"/>
                  </w:rPr>
                </w:rPrChange>
              </w:rPr>
              <w:t>Additional Controls</w:t>
            </w:r>
          </w:p>
        </w:tc>
      </w:tr>
      <w:tr w:rsidR="001E5517" w14:paraId="02E0CF49" w14:textId="77777777" w:rsidTr="006F3116">
        <w:trPr>
          <w:jc w:val="center"/>
        </w:trPr>
        <w:tc>
          <w:tcPr>
            <w:tcW w:w="1129" w:type="dxa"/>
            <w:vAlign w:val="center"/>
          </w:tcPr>
          <w:p w14:paraId="40378B93" w14:textId="77777777" w:rsidR="001E5517" w:rsidRPr="00F96828" w:rsidRDefault="001E5517">
            <w:pPr>
              <w:spacing w:before="40" w:after="40"/>
              <w:rPr>
                <w:rFonts w:ascii="Aptos" w:hAnsi="Aptos"/>
                <w:sz w:val="17"/>
                <w:rPrChange w:id="1586" w:author="Microsoft Word" w:date="2026-09-09T14:54:00Z" w16du:dateUtc="2026-09-09T13:54:00Z">
                  <w:rPr/>
                </w:rPrChange>
              </w:rPr>
            </w:pPr>
            <w:r w:rsidRPr="00F96828">
              <w:rPr>
                <w:rFonts w:ascii="Aptos" w:hAnsi="Aptos"/>
                <w:sz w:val="17"/>
                <w:rPrChange w:id="1587" w:author="Microsoft Word" w:date="2026-09-09T14:54:00Z" w16du:dateUtc="2026-09-09T13:54:00Z">
                  <w:rPr>
                    <w:sz w:val="16"/>
                  </w:rPr>
                </w:rPrChange>
              </w:rPr>
              <w:t>SIF-P02</w:t>
            </w:r>
          </w:p>
        </w:tc>
        <w:tc>
          <w:tcPr>
            <w:tcW w:w="2406" w:type="dxa"/>
            <w:vAlign w:val="center"/>
          </w:tcPr>
          <w:p w14:paraId="2DF26CFB" w14:textId="02B66F29" w:rsidR="001E5517" w:rsidRPr="00F96828" w:rsidRDefault="0012404C">
            <w:pPr>
              <w:spacing w:before="40" w:after="40"/>
              <w:rPr>
                <w:rFonts w:ascii="Aptos" w:hAnsi="Aptos"/>
                <w:sz w:val="17"/>
                <w:rPrChange w:id="1588" w:author="Microsoft Word" w:date="2026-09-09T14:54:00Z" w16du:dateUtc="2026-09-09T13:54:00Z">
                  <w:rPr/>
                </w:rPrChange>
              </w:rPr>
            </w:pPr>
            <w:r w:rsidRPr="00F96828">
              <w:rPr>
                <w:rFonts w:ascii="Aptos" w:hAnsi="Aptos"/>
                <w:sz w:val="17"/>
                <w:rPrChange w:id="1589" w:author="Microsoft Word" w:date="2026-09-09T14:02:00Z" w16du:dateUtc="2026-09-09T13:02:00Z">
                  <w:rPr>
                    <w:sz w:val="16"/>
                  </w:rPr>
                </w:rPrChange>
              </w:rPr>
              <w:t>External API Ingress</w:t>
            </w:r>
            <w:r>
              <w:rPr>
                <w:rFonts w:ascii="Aptos" w:hAnsi="Aptos"/>
                <w:sz w:val="17"/>
              </w:rPr>
              <w:t xml:space="preserve"> </w:t>
            </w:r>
            <w:r>
              <w:rPr>
                <w:rFonts w:ascii="Aptos" w:hAnsi="Aptos"/>
                <w:sz w:val="17"/>
              </w:rPr>
              <w:br/>
              <w:t>(Third Party invoking Chaucer API)</w:t>
            </w:r>
          </w:p>
        </w:tc>
        <w:tc>
          <w:tcPr>
            <w:tcW w:w="2796" w:type="dxa"/>
            <w:vAlign w:val="center"/>
          </w:tcPr>
          <w:p w14:paraId="484BA636" w14:textId="77777777" w:rsidR="001E5517" w:rsidRPr="00F96828" w:rsidRDefault="001E5517">
            <w:pPr>
              <w:spacing w:before="40" w:after="40"/>
              <w:rPr>
                <w:rFonts w:ascii="Aptos" w:hAnsi="Aptos"/>
                <w:sz w:val="17"/>
                <w:rPrChange w:id="1590" w:author="Microsoft Word" w:date="2026-09-09T14:54:00Z" w16du:dateUtc="2026-09-09T13:54:00Z">
                  <w:rPr/>
                </w:rPrChange>
              </w:rPr>
            </w:pPr>
            <w:r w:rsidRPr="00F96828">
              <w:rPr>
                <w:rFonts w:ascii="Aptos" w:hAnsi="Aptos"/>
                <w:sz w:val="17"/>
                <w:rPrChange w:id="1591" w:author="Microsoft Word" w:date="2026-09-09T14:54:00Z" w16du:dateUtc="2026-09-09T13:54:00Z">
                  <w:rPr>
                    <w:sz w:val="16"/>
                  </w:rPr>
                </w:rPrChange>
              </w:rPr>
              <w:t>Supplier, SaaS, broker, or vendor calls a Chaucer API.</w:t>
            </w:r>
          </w:p>
        </w:tc>
        <w:tc>
          <w:tcPr>
            <w:tcW w:w="2685" w:type="dxa"/>
            <w:vAlign w:val="center"/>
          </w:tcPr>
          <w:p w14:paraId="193434F8" w14:textId="77777777" w:rsidR="001E5517" w:rsidRPr="00F96828" w:rsidRDefault="001E5517">
            <w:pPr>
              <w:spacing w:before="40" w:after="40"/>
              <w:rPr>
                <w:rFonts w:ascii="Aptos" w:hAnsi="Aptos"/>
                <w:sz w:val="17"/>
                <w:rPrChange w:id="1592" w:author="Microsoft Word" w:date="2026-09-09T14:54:00Z" w16du:dateUtc="2026-09-09T13:54:00Z">
                  <w:rPr/>
                </w:rPrChange>
              </w:rPr>
            </w:pPr>
            <w:r w:rsidRPr="00F96828">
              <w:rPr>
                <w:rFonts w:ascii="Aptos" w:hAnsi="Aptos"/>
                <w:sz w:val="17"/>
                <w:rPrChange w:id="1593" w:author="Microsoft Word" w:date="2026-09-09T14:54:00Z" w16du:dateUtc="2026-09-09T13:54:00Z">
                  <w:rPr>
                    <w:sz w:val="16"/>
                  </w:rPr>
                </w:rPrChange>
              </w:rPr>
              <w:t>APIM, OAuth/OIDC or approved auth model, throttling, usage quota, validation, logging.</w:t>
            </w:r>
          </w:p>
        </w:tc>
      </w:tr>
      <w:tr w:rsidR="001E5517" w14:paraId="2A94C031" w14:textId="77777777" w:rsidTr="006F3116">
        <w:trPr>
          <w:jc w:val="center"/>
        </w:trPr>
        <w:tc>
          <w:tcPr>
            <w:tcW w:w="1129" w:type="dxa"/>
            <w:vAlign w:val="center"/>
          </w:tcPr>
          <w:p w14:paraId="057CD80C" w14:textId="77777777" w:rsidR="001E5517" w:rsidRPr="00F96828" w:rsidRDefault="001E5517">
            <w:pPr>
              <w:spacing w:before="40" w:after="40"/>
              <w:rPr>
                <w:rFonts w:ascii="Aptos" w:hAnsi="Aptos"/>
                <w:sz w:val="17"/>
                <w:rPrChange w:id="1594" w:author="Microsoft Word" w:date="2026-09-09T14:54:00Z" w16du:dateUtc="2026-09-09T13:54:00Z">
                  <w:rPr/>
                </w:rPrChange>
              </w:rPr>
            </w:pPr>
            <w:r w:rsidRPr="00F96828">
              <w:rPr>
                <w:rFonts w:ascii="Aptos" w:hAnsi="Aptos"/>
                <w:sz w:val="17"/>
                <w:rPrChange w:id="1595" w:author="Microsoft Word" w:date="2026-09-09T14:54:00Z" w16du:dateUtc="2026-09-09T13:54:00Z">
                  <w:rPr>
                    <w:sz w:val="16"/>
                  </w:rPr>
                </w:rPrChange>
              </w:rPr>
              <w:t>SIF-P04</w:t>
            </w:r>
          </w:p>
        </w:tc>
        <w:tc>
          <w:tcPr>
            <w:tcW w:w="2406" w:type="dxa"/>
            <w:vAlign w:val="center"/>
          </w:tcPr>
          <w:p w14:paraId="21790481" w14:textId="77777777" w:rsidR="001E5517" w:rsidRPr="00F96828" w:rsidRDefault="001E5517">
            <w:pPr>
              <w:spacing w:before="40" w:after="40"/>
              <w:rPr>
                <w:rFonts w:ascii="Aptos" w:hAnsi="Aptos"/>
                <w:sz w:val="17"/>
                <w:rPrChange w:id="1596" w:author="Microsoft Word" w:date="2026-09-09T14:54:00Z" w16du:dateUtc="2026-09-09T13:54:00Z">
                  <w:rPr/>
                </w:rPrChange>
              </w:rPr>
            </w:pPr>
            <w:r w:rsidRPr="00F96828">
              <w:rPr>
                <w:rFonts w:ascii="Aptos" w:hAnsi="Aptos"/>
                <w:sz w:val="17"/>
                <w:rPrChange w:id="1597" w:author="Microsoft Word" w:date="2026-09-09T14:54:00Z" w16du:dateUtc="2026-09-09T13:54:00Z">
                  <w:rPr>
                    <w:sz w:val="16"/>
                  </w:rPr>
                </w:rPrChange>
              </w:rPr>
              <w:t>API Facade / Mediation</w:t>
            </w:r>
          </w:p>
        </w:tc>
        <w:tc>
          <w:tcPr>
            <w:tcW w:w="2796" w:type="dxa"/>
            <w:vAlign w:val="center"/>
          </w:tcPr>
          <w:p w14:paraId="3AAE7F8D" w14:textId="77777777" w:rsidR="001E5517" w:rsidRPr="00F96828" w:rsidRDefault="001E5517">
            <w:pPr>
              <w:spacing w:before="40" w:after="40"/>
              <w:rPr>
                <w:rFonts w:ascii="Aptos" w:hAnsi="Aptos"/>
                <w:sz w:val="17"/>
                <w:rPrChange w:id="1598" w:author="Microsoft Word" w:date="2026-09-09T14:54:00Z" w16du:dateUtc="2026-09-09T13:54:00Z">
                  <w:rPr/>
                </w:rPrChange>
              </w:rPr>
            </w:pPr>
            <w:r w:rsidRPr="00F96828">
              <w:rPr>
                <w:rFonts w:ascii="Aptos" w:hAnsi="Aptos"/>
                <w:sz w:val="17"/>
                <w:rPrChange w:id="1599" w:author="Microsoft Word" w:date="2026-09-09T14:54:00Z" w16du:dateUtc="2026-09-09T13:54:00Z">
                  <w:rPr>
                    <w:sz w:val="16"/>
                  </w:rPr>
                </w:rPrChange>
              </w:rPr>
              <w:t>Chaucer exposes stable contract while shielding internal systems.</w:t>
            </w:r>
          </w:p>
        </w:tc>
        <w:tc>
          <w:tcPr>
            <w:tcW w:w="2685" w:type="dxa"/>
            <w:vAlign w:val="center"/>
          </w:tcPr>
          <w:p w14:paraId="536025BE" w14:textId="77777777" w:rsidR="001E5517" w:rsidRPr="00F96828" w:rsidRDefault="001E5517">
            <w:pPr>
              <w:spacing w:before="40" w:after="40"/>
              <w:rPr>
                <w:rFonts w:ascii="Aptos" w:hAnsi="Aptos"/>
                <w:sz w:val="17"/>
                <w:rPrChange w:id="1600" w:author="Microsoft Word" w:date="2026-09-09T14:54:00Z" w16du:dateUtc="2026-09-09T13:54:00Z">
                  <w:rPr/>
                </w:rPrChange>
              </w:rPr>
            </w:pPr>
            <w:r w:rsidRPr="00F96828">
              <w:rPr>
                <w:rFonts w:ascii="Aptos" w:hAnsi="Aptos"/>
                <w:sz w:val="17"/>
                <w:rPrChange w:id="1601" w:author="Microsoft Word" w:date="2026-09-09T14:54:00Z" w16du:dateUtc="2026-09-09T13:54:00Z">
                  <w:rPr>
                    <w:sz w:val="16"/>
                  </w:rPr>
                </w:rPrChange>
              </w:rPr>
              <w:t>Contract ownership, versioning, backend isolation.</w:t>
            </w:r>
          </w:p>
        </w:tc>
      </w:tr>
      <w:tr w:rsidR="001E5517" w14:paraId="6A91A60E" w14:textId="77777777" w:rsidTr="006F3116">
        <w:trPr>
          <w:jc w:val="center"/>
        </w:trPr>
        <w:tc>
          <w:tcPr>
            <w:tcW w:w="1129" w:type="dxa"/>
            <w:vAlign w:val="center"/>
          </w:tcPr>
          <w:p w14:paraId="279DED4C" w14:textId="77777777" w:rsidR="001E5517" w:rsidRPr="00F96828" w:rsidRDefault="001E5517">
            <w:pPr>
              <w:spacing w:before="40" w:after="40"/>
              <w:rPr>
                <w:rFonts w:ascii="Aptos" w:hAnsi="Aptos"/>
                <w:sz w:val="17"/>
                <w:rPrChange w:id="1602" w:author="Microsoft Word" w:date="2026-09-09T14:54:00Z" w16du:dateUtc="2026-09-09T13:54:00Z">
                  <w:rPr/>
                </w:rPrChange>
              </w:rPr>
            </w:pPr>
            <w:r w:rsidRPr="00F96828">
              <w:rPr>
                <w:rFonts w:ascii="Aptos" w:hAnsi="Aptos"/>
                <w:sz w:val="17"/>
                <w:rPrChange w:id="1603" w:author="Microsoft Word" w:date="2026-09-09T14:54:00Z" w16du:dateUtc="2026-09-09T13:54:00Z">
                  <w:rPr>
                    <w:sz w:val="16"/>
                  </w:rPr>
                </w:rPrChange>
              </w:rPr>
              <w:t>SIF-P07</w:t>
            </w:r>
          </w:p>
        </w:tc>
        <w:tc>
          <w:tcPr>
            <w:tcW w:w="2406" w:type="dxa"/>
            <w:vAlign w:val="center"/>
          </w:tcPr>
          <w:p w14:paraId="70A539C0" w14:textId="77777777" w:rsidR="001E5517" w:rsidRPr="00F96828" w:rsidRDefault="001E5517">
            <w:pPr>
              <w:spacing w:before="40" w:after="40"/>
              <w:rPr>
                <w:rFonts w:ascii="Aptos" w:hAnsi="Aptos"/>
                <w:sz w:val="17"/>
                <w:rPrChange w:id="1604" w:author="Microsoft Word" w:date="2026-09-09T14:54:00Z" w16du:dateUtc="2026-09-09T13:54:00Z">
                  <w:rPr/>
                </w:rPrChange>
              </w:rPr>
            </w:pPr>
            <w:r w:rsidRPr="00F96828">
              <w:rPr>
                <w:rFonts w:ascii="Aptos" w:hAnsi="Aptos"/>
                <w:sz w:val="17"/>
                <w:rPrChange w:id="1605" w:author="Microsoft Word" w:date="2026-09-09T14:54:00Z" w16du:dateUtc="2026-09-09T13:54:00Z">
                  <w:rPr>
                    <w:sz w:val="16"/>
                  </w:rPr>
                </w:rPrChange>
              </w:rPr>
              <w:t>Event Notification</w:t>
            </w:r>
          </w:p>
        </w:tc>
        <w:tc>
          <w:tcPr>
            <w:tcW w:w="2796" w:type="dxa"/>
            <w:vAlign w:val="center"/>
          </w:tcPr>
          <w:p w14:paraId="0DA55CFC" w14:textId="77777777" w:rsidR="001E5517" w:rsidRPr="00F96828" w:rsidRDefault="001E5517">
            <w:pPr>
              <w:spacing w:before="40" w:after="40"/>
              <w:rPr>
                <w:rFonts w:ascii="Aptos" w:hAnsi="Aptos"/>
                <w:sz w:val="17"/>
                <w:rPrChange w:id="1606" w:author="Microsoft Word" w:date="2026-09-09T14:54:00Z" w16du:dateUtc="2026-09-09T13:54:00Z">
                  <w:rPr/>
                </w:rPrChange>
              </w:rPr>
            </w:pPr>
            <w:r w:rsidRPr="00F96828">
              <w:rPr>
                <w:rFonts w:ascii="Aptos" w:hAnsi="Aptos"/>
                <w:sz w:val="17"/>
                <w:rPrChange w:id="1607" w:author="Microsoft Word" w:date="2026-09-09T14:54:00Z" w16du:dateUtc="2026-09-09T13:54:00Z">
                  <w:rPr>
                    <w:sz w:val="16"/>
                  </w:rPr>
                </w:rPrChange>
              </w:rPr>
              <w:t>Third party notifies Chaucer that an event has occurred.</w:t>
            </w:r>
          </w:p>
        </w:tc>
        <w:tc>
          <w:tcPr>
            <w:tcW w:w="2685" w:type="dxa"/>
            <w:vAlign w:val="center"/>
          </w:tcPr>
          <w:p w14:paraId="1BECE81F" w14:textId="77777777" w:rsidR="001E5517" w:rsidRPr="00F96828" w:rsidRDefault="001E5517">
            <w:pPr>
              <w:spacing w:before="40" w:after="40"/>
              <w:rPr>
                <w:rFonts w:ascii="Aptos" w:hAnsi="Aptos"/>
                <w:sz w:val="17"/>
                <w:rPrChange w:id="1608" w:author="Microsoft Word" w:date="2026-09-09T14:54:00Z" w16du:dateUtc="2026-09-09T13:54:00Z">
                  <w:rPr/>
                </w:rPrChange>
              </w:rPr>
            </w:pPr>
            <w:r w:rsidRPr="00F96828">
              <w:rPr>
                <w:rFonts w:ascii="Aptos" w:hAnsi="Aptos"/>
                <w:sz w:val="17"/>
                <w:rPrChange w:id="1609" w:author="Microsoft Word" w:date="2026-09-09T14:54:00Z" w16du:dateUtc="2026-09-09T13:54:00Z">
                  <w:rPr>
                    <w:sz w:val="16"/>
                  </w:rPr>
                </w:rPrChange>
              </w:rPr>
              <w:t>Schema validation, replay controls, monitoring.</w:t>
            </w:r>
          </w:p>
        </w:tc>
      </w:tr>
      <w:tr w:rsidR="001E5517" w14:paraId="4A0B1E7C" w14:textId="77777777" w:rsidTr="006F3116">
        <w:trPr>
          <w:jc w:val="center"/>
        </w:trPr>
        <w:tc>
          <w:tcPr>
            <w:tcW w:w="1129" w:type="dxa"/>
            <w:vAlign w:val="center"/>
          </w:tcPr>
          <w:p w14:paraId="709C5B26" w14:textId="77777777" w:rsidR="001E5517" w:rsidRPr="00F96828" w:rsidRDefault="001E5517">
            <w:pPr>
              <w:spacing w:before="40" w:after="40"/>
              <w:rPr>
                <w:rFonts w:ascii="Aptos" w:hAnsi="Aptos"/>
                <w:sz w:val="17"/>
                <w:rPrChange w:id="1610" w:author="Microsoft Word" w:date="2026-09-09T14:54:00Z" w16du:dateUtc="2026-09-09T13:54:00Z">
                  <w:rPr/>
                </w:rPrChange>
              </w:rPr>
            </w:pPr>
            <w:r w:rsidRPr="00F96828">
              <w:rPr>
                <w:rFonts w:ascii="Aptos" w:hAnsi="Aptos"/>
                <w:sz w:val="17"/>
                <w:rPrChange w:id="1611" w:author="Microsoft Word" w:date="2026-09-09T14:54:00Z" w16du:dateUtc="2026-09-09T13:54:00Z">
                  <w:rPr>
                    <w:sz w:val="16"/>
                  </w:rPr>
                </w:rPrChange>
              </w:rPr>
              <w:t>SIF-P11</w:t>
            </w:r>
          </w:p>
        </w:tc>
        <w:tc>
          <w:tcPr>
            <w:tcW w:w="2406" w:type="dxa"/>
            <w:vAlign w:val="center"/>
          </w:tcPr>
          <w:p w14:paraId="3961A882" w14:textId="77777777" w:rsidR="001E5517" w:rsidRPr="00F96828" w:rsidRDefault="001E5517">
            <w:pPr>
              <w:spacing w:before="40" w:after="40"/>
              <w:rPr>
                <w:rFonts w:ascii="Aptos" w:hAnsi="Aptos"/>
                <w:sz w:val="17"/>
                <w:rPrChange w:id="1612" w:author="Microsoft Word" w:date="2026-09-09T14:54:00Z" w16du:dateUtc="2026-09-09T13:54:00Z">
                  <w:rPr/>
                </w:rPrChange>
              </w:rPr>
            </w:pPr>
            <w:r w:rsidRPr="00F96828">
              <w:rPr>
                <w:rFonts w:ascii="Aptos" w:hAnsi="Aptos"/>
                <w:sz w:val="17"/>
                <w:rPrChange w:id="1613" w:author="Microsoft Word" w:date="2026-09-09T14:54:00Z" w16du:dateUtc="2026-09-09T13:54:00Z">
                  <w:rPr>
                    <w:sz w:val="16"/>
                  </w:rPr>
                </w:rPrChange>
              </w:rPr>
              <w:t>Third-Party Webhook Ingress</w:t>
            </w:r>
          </w:p>
        </w:tc>
        <w:tc>
          <w:tcPr>
            <w:tcW w:w="2796" w:type="dxa"/>
            <w:vAlign w:val="center"/>
          </w:tcPr>
          <w:p w14:paraId="728A45AF" w14:textId="77777777" w:rsidR="001E5517" w:rsidRPr="00F96828" w:rsidRDefault="001E5517">
            <w:pPr>
              <w:spacing w:before="40" w:after="40"/>
              <w:rPr>
                <w:rFonts w:ascii="Aptos" w:hAnsi="Aptos"/>
                <w:sz w:val="17"/>
                <w:rPrChange w:id="1614" w:author="Microsoft Word" w:date="2026-09-09T14:54:00Z" w16du:dateUtc="2026-09-09T13:54:00Z">
                  <w:rPr/>
                </w:rPrChange>
              </w:rPr>
            </w:pPr>
            <w:r w:rsidRPr="00F96828">
              <w:rPr>
                <w:rFonts w:ascii="Aptos" w:hAnsi="Aptos"/>
                <w:sz w:val="17"/>
                <w:rPrChange w:id="1615" w:author="Microsoft Word" w:date="2026-09-09T14:54:00Z" w16du:dateUtc="2026-09-09T13:54:00Z">
                  <w:rPr>
                    <w:sz w:val="16"/>
                  </w:rPr>
                </w:rPrChange>
              </w:rPr>
              <w:t>SaaS callback or vendor event pushed to Chaucer.</w:t>
            </w:r>
          </w:p>
        </w:tc>
        <w:tc>
          <w:tcPr>
            <w:tcW w:w="2685" w:type="dxa"/>
            <w:vAlign w:val="center"/>
          </w:tcPr>
          <w:p w14:paraId="3DA04F33" w14:textId="77777777" w:rsidR="001E5517" w:rsidRPr="00F96828" w:rsidRDefault="001E5517">
            <w:pPr>
              <w:spacing w:before="40" w:after="40"/>
              <w:rPr>
                <w:rFonts w:ascii="Aptos" w:hAnsi="Aptos"/>
                <w:sz w:val="17"/>
                <w:rPrChange w:id="1616" w:author="Microsoft Word" w:date="2026-09-09T14:54:00Z" w16du:dateUtc="2026-09-09T13:54:00Z">
                  <w:rPr/>
                </w:rPrChange>
              </w:rPr>
            </w:pPr>
            <w:r w:rsidRPr="00F96828">
              <w:rPr>
                <w:rFonts w:ascii="Aptos" w:hAnsi="Aptos"/>
                <w:sz w:val="17"/>
                <w:rPrChange w:id="1617" w:author="Microsoft Word" w:date="2026-09-09T14:54:00Z" w16du:dateUtc="2026-09-09T13:54:00Z">
                  <w:rPr>
                    <w:sz w:val="16"/>
                  </w:rPr>
                </w:rPrChange>
              </w:rPr>
              <w:t>Signature validation, replay protection, APIM mediation.</w:t>
            </w:r>
          </w:p>
        </w:tc>
      </w:tr>
      <w:tr w:rsidR="001E5517" w14:paraId="4933D49B" w14:textId="77777777" w:rsidTr="006F3116">
        <w:trPr>
          <w:jc w:val="center"/>
        </w:trPr>
        <w:tc>
          <w:tcPr>
            <w:tcW w:w="1129" w:type="dxa"/>
            <w:vAlign w:val="center"/>
          </w:tcPr>
          <w:p w14:paraId="279D556A" w14:textId="77777777" w:rsidR="001E5517" w:rsidRPr="00F96828" w:rsidRDefault="001E5517">
            <w:pPr>
              <w:spacing w:before="40" w:after="40"/>
              <w:rPr>
                <w:rFonts w:ascii="Aptos" w:hAnsi="Aptos"/>
                <w:sz w:val="17"/>
                <w:rPrChange w:id="1618" w:author="Microsoft Word" w:date="2026-09-09T14:54:00Z" w16du:dateUtc="2026-09-09T13:54:00Z">
                  <w:rPr/>
                </w:rPrChange>
              </w:rPr>
            </w:pPr>
            <w:r w:rsidRPr="00F96828">
              <w:rPr>
                <w:rFonts w:ascii="Aptos" w:hAnsi="Aptos"/>
                <w:sz w:val="17"/>
                <w:rPrChange w:id="1619" w:author="Microsoft Word" w:date="2026-09-09T14:54:00Z" w16du:dateUtc="2026-09-09T13:54:00Z">
                  <w:rPr>
                    <w:sz w:val="16"/>
                  </w:rPr>
                </w:rPrChange>
              </w:rPr>
              <w:t>SIF-P12</w:t>
            </w:r>
          </w:p>
        </w:tc>
        <w:tc>
          <w:tcPr>
            <w:tcW w:w="2406" w:type="dxa"/>
            <w:vAlign w:val="center"/>
          </w:tcPr>
          <w:p w14:paraId="59E2793B" w14:textId="77777777" w:rsidR="001E5517" w:rsidRPr="00F96828" w:rsidRDefault="001E5517">
            <w:pPr>
              <w:spacing w:before="40" w:after="40"/>
              <w:rPr>
                <w:rFonts w:ascii="Aptos" w:hAnsi="Aptos"/>
                <w:sz w:val="17"/>
                <w:rPrChange w:id="1620" w:author="Microsoft Word" w:date="2026-09-09T14:54:00Z" w16du:dateUtc="2026-09-09T13:54:00Z">
                  <w:rPr/>
                </w:rPrChange>
              </w:rPr>
            </w:pPr>
            <w:r w:rsidRPr="00F96828">
              <w:rPr>
                <w:rFonts w:ascii="Aptos" w:hAnsi="Aptos"/>
                <w:sz w:val="17"/>
                <w:rPrChange w:id="1621" w:author="Microsoft Word" w:date="2026-09-09T14:54:00Z" w16du:dateUtc="2026-09-09T13:54:00Z">
                  <w:rPr>
                    <w:sz w:val="16"/>
                  </w:rPr>
                </w:rPrChange>
              </w:rPr>
              <w:t>Managed File Exchange</w:t>
            </w:r>
          </w:p>
        </w:tc>
        <w:tc>
          <w:tcPr>
            <w:tcW w:w="2796" w:type="dxa"/>
            <w:vAlign w:val="center"/>
          </w:tcPr>
          <w:p w14:paraId="6051AF56" w14:textId="77777777" w:rsidR="001E5517" w:rsidRPr="00F96828" w:rsidRDefault="001E5517">
            <w:pPr>
              <w:spacing w:before="40" w:after="40"/>
              <w:rPr>
                <w:rFonts w:ascii="Aptos" w:hAnsi="Aptos"/>
                <w:sz w:val="17"/>
                <w:rPrChange w:id="1622" w:author="Microsoft Word" w:date="2026-09-09T14:54:00Z" w16du:dateUtc="2026-09-09T13:54:00Z">
                  <w:rPr/>
                </w:rPrChange>
              </w:rPr>
            </w:pPr>
            <w:r w:rsidRPr="00F96828">
              <w:rPr>
                <w:rFonts w:ascii="Aptos" w:hAnsi="Aptos"/>
                <w:sz w:val="17"/>
                <w:rPrChange w:id="1623" w:author="Microsoft Word" w:date="2026-09-09T14:54:00Z" w16du:dateUtc="2026-09-09T13:54:00Z">
                  <w:rPr>
                    <w:sz w:val="16"/>
                  </w:rPr>
                </w:rPrChange>
              </w:rPr>
              <w:t>Supplier, broker, or vendor sends files to Chaucer.</w:t>
            </w:r>
          </w:p>
        </w:tc>
        <w:tc>
          <w:tcPr>
            <w:tcW w:w="2685" w:type="dxa"/>
            <w:vAlign w:val="center"/>
          </w:tcPr>
          <w:p w14:paraId="38C06D74" w14:textId="77777777" w:rsidR="001E5517" w:rsidRPr="00F96828" w:rsidRDefault="001E5517">
            <w:pPr>
              <w:spacing w:before="40" w:after="40"/>
              <w:rPr>
                <w:rFonts w:ascii="Aptos" w:hAnsi="Aptos"/>
                <w:sz w:val="17"/>
                <w:rPrChange w:id="1624" w:author="Microsoft Word" w:date="2026-09-09T14:54:00Z" w16du:dateUtc="2026-09-09T13:54:00Z">
                  <w:rPr/>
                </w:rPrChange>
              </w:rPr>
            </w:pPr>
            <w:r w:rsidRPr="00F96828">
              <w:rPr>
                <w:rFonts w:ascii="Aptos" w:hAnsi="Aptos"/>
                <w:sz w:val="17"/>
                <w:rPrChange w:id="1625" w:author="Microsoft Word" w:date="2026-09-09T14:54:00Z" w16du:dateUtc="2026-09-09T13:54:00Z">
                  <w:rPr>
                    <w:sz w:val="16"/>
                  </w:rPr>
                </w:rPrChange>
              </w:rPr>
              <w:t>Malware scanning, encryption, metadata capture, reconciliation.</w:t>
            </w:r>
          </w:p>
        </w:tc>
      </w:tr>
      <w:tr w:rsidR="001E5517" w14:paraId="465B26D8" w14:textId="77777777" w:rsidTr="006F3116">
        <w:trPr>
          <w:jc w:val="center"/>
        </w:trPr>
        <w:tc>
          <w:tcPr>
            <w:tcW w:w="1129" w:type="dxa"/>
            <w:vAlign w:val="center"/>
          </w:tcPr>
          <w:p w14:paraId="64701380" w14:textId="77777777" w:rsidR="001E5517" w:rsidRPr="00F96828" w:rsidRDefault="001E5517">
            <w:pPr>
              <w:spacing w:before="40" w:after="40"/>
              <w:rPr>
                <w:rFonts w:ascii="Aptos" w:hAnsi="Aptos"/>
                <w:sz w:val="17"/>
                <w:rPrChange w:id="1626" w:author="Microsoft Word" w:date="2026-09-09T14:54:00Z" w16du:dateUtc="2026-09-09T13:54:00Z">
                  <w:rPr/>
                </w:rPrChange>
              </w:rPr>
            </w:pPr>
            <w:r w:rsidRPr="00F96828">
              <w:rPr>
                <w:rFonts w:ascii="Aptos" w:hAnsi="Aptos"/>
                <w:sz w:val="17"/>
                <w:rPrChange w:id="1627" w:author="Microsoft Word" w:date="2026-09-09T14:54:00Z" w16du:dateUtc="2026-09-09T13:54:00Z">
                  <w:rPr>
                    <w:sz w:val="16"/>
                  </w:rPr>
                </w:rPrChange>
              </w:rPr>
              <w:t>SIF-P13</w:t>
            </w:r>
          </w:p>
        </w:tc>
        <w:tc>
          <w:tcPr>
            <w:tcW w:w="2406" w:type="dxa"/>
            <w:vAlign w:val="center"/>
          </w:tcPr>
          <w:p w14:paraId="3AA9037F" w14:textId="77777777" w:rsidR="001E5517" w:rsidRPr="00F96828" w:rsidRDefault="001E5517">
            <w:pPr>
              <w:spacing w:before="40" w:after="40"/>
              <w:rPr>
                <w:rFonts w:ascii="Aptos" w:hAnsi="Aptos"/>
                <w:sz w:val="17"/>
                <w:rPrChange w:id="1628" w:author="Microsoft Word" w:date="2026-09-09T14:54:00Z" w16du:dateUtc="2026-09-09T13:54:00Z">
                  <w:rPr/>
                </w:rPrChange>
              </w:rPr>
            </w:pPr>
            <w:r w:rsidRPr="00F96828">
              <w:rPr>
                <w:rFonts w:ascii="Aptos" w:hAnsi="Aptos"/>
                <w:sz w:val="17"/>
                <w:rPrChange w:id="1629" w:author="Microsoft Word" w:date="2026-09-09T14:54:00Z" w16du:dateUtc="2026-09-09T13:54:00Z">
                  <w:rPr>
                    <w:sz w:val="16"/>
                  </w:rPr>
                </w:rPrChange>
              </w:rPr>
              <w:t>Data Platform Exchange</w:t>
            </w:r>
          </w:p>
        </w:tc>
        <w:tc>
          <w:tcPr>
            <w:tcW w:w="2796" w:type="dxa"/>
            <w:vAlign w:val="center"/>
          </w:tcPr>
          <w:p w14:paraId="00F7EB7E" w14:textId="77777777" w:rsidR="001E5517" w:rsidRPr="00F96828" w:rsidRDefault="001E5517">
            <w:pPr>
              <w:spacing w:before="40" w:after="40"/>
              <w:rPr>
                <w:rFonts w:ascii="Aptos" w:hAnsi="Aptos"/>
                <w:sz w:val="17"/>
                <w:rPrChange w:id="1630" w:author="Microsoft Word" w:date="2026-09-09T14:54:00Z" w16du:dateUtc="2026-09-09T13:54:00Z">
                  <w:rPr/>
                </w:rPrChange>
              </w:rPr>
            </w:pPr>
            <w:r w:rsidRPr="00F96828">
              <w:rPr>
                <w:rFonts w:ascii="Aptos" w:hAnsi="Aptos"/>
                <w:sz w:val="17"/>
                <w:rPrChange w:id="1631" w:author="Microsoft Word" w:date="2026-09-09T14:54:00Z" w16du:dateUtc="2026-09-09T13:54:00Z">
                  <w:rPr>
                    <w:sz w:val="16"/>
                  </w:rPr>
                </w:rPrChange>
              </w:rPr>
              <w:t>External data is provided for analytical ingestion.</w:t>
            </w:r>
          </w:p>
        </w:tc>
        <w:tc>
          <w:tcPr>
            <w:tcW w:w="2685" w:type="dxa"/>
            <w:vAlign w:val="center"/>
          </w:tcPr>
          <w:p w14:paraId="4211F7C5" w14:textId="77777777" w:rsidR="001E5517" w:rsidRPr="00F96828" w:rsidRDefault="001E5517">
            <w:pPr>
              <w:spacing w:before="40" w:after="40"/>
              <w:rPr>
                <w:rFonts w:ascii="Aptos" w:hAnsi="Aptos"/>
                <w:sz w:val="17"/>
                <w:rPrChange w:id="1632" w:author="Microsoft Word" w:date="2026-09-09T14:54:00Z" w16du:dateUtc="2026-09-09T13:54:00Z">
                  <w:rPr/>
                </w:rPrChange>
              </w:rPr>
            </w:pPr>
            <w:r w:rsidRPr="00F96828">
              <w:rPr>
                <w:rFonts w:ascii="Aptos" w:hAnsi="Aptos"/>
                <w:sz w:val="17"/>
                <w:rPrChange w:id="1633" w:author="Microsoft Word" w:date="2026-09-09T14:54:00Z" w16du:dateUtc="2026-09-09T13:54:00Z">
                  <w:rPr>
                    <w:sz w:val="16"/>
                  </w:rPr>
                </w:rPrChange>
              </w:rPr>
              <w:t>Data ownership, lineage, classification, ingestion controls.</w:t>
            </w:r>
          </w:p>
        </w:tc>
      </w:tr>
    </w:tbl>
    <w:p w14:paraId="31EE0F73" w14:textId="77777777" w:rsidR="001E5517" w:rsidRDefault="001E5517" w:rsidP="001E5517"/>
    <w:p w14:paraId="61FA8CAC" w14:textId="77777777" w:rsidR="00057458" w:rsidRDefault="00057458" w:rsidP="001E5517"/>
    <w:p w14:paraId="14D38699" w14:textId="45B2BBB1" w:rsidR="001E5517" w:rsidRPr="003C506A" w:rsidRDefault="001E5517" w:rsidP="006A65EE">
      <w:pPr>
        <w:rPr>
          <w:rFonts w:ascii="Aptos" w:hAnsi="Aptos"/>
          <w:color w:val="2E5496"/>
          <w:rPrChange w:id="1634" w:author="Microsoft Word" w:date="2026-09-09T14:54:00Z" w16du:dateUtc="2026-09-09T13:54:00Z">
            <w:rPr>
              <w:color w:val="2E5496"/>
            </w:rPr>
          </w:rPrChange>
        </w:rPr>
      </w:pPr>
      <w:r w:rsidRPr="003C506A">
        <w:rPr>
          <w:rFonts w:ascii="Aptos" w:hAnsi="Aptos"/>
          <w:b/>
          <w:color w:val="2E5496"/>
          <w:sz w:val="22"/>
          <w:rPrChange w:id="1635" w:author="Microsoft Word" w:date="2026-09-09T14:54:00Z" w16du:dateUtc="2026-09-09T13:54:00Z">
            <w:rPr>
              <w:b/>
              <w:bCs/>
              <w:color w:val="2E5496"/>
              <w:sz w:val="22"/>
              <w:szCs w:val="22"/>
            </w:rPr>
          </w:rPrChange>
        </w:rPr>
        <w:t>Chaucer to Third Party Outbound Patterns</w:t>
      </w:r>
      <w:ins w:id="1636" w:author="Joycell Sundararaj - Chaucer" w:date="2026-09-06T22:56:00Z" w16du:dateUtc="2026-09-06T21:56:00Z">
        <w:r w:rsidR="00D34C06" w:rsidRPr="003C506A">
          <w:rPr>
            <w:rFonts w:ascii="Aptos" w:hAnsi="Aptos"/>
            <w:b/>
            <w:color w:val="2E5496"/>
            <w:sz w:val="22"/>
            <w:rPrChange w:id="1637" w:author="Microsoft Word" w:date="2026-09-09T14:54:00Z" w16du:dateUtc="2026-09-09T13:54:00Z">
              <w:rPr>
                <w:b/>
                <w:bCs/>
                <w:color w:val="2E5496"/>
                <w:sz w:val="22"/>
                <w:szCs w:val="22"/>
              </w:rPr>
            </w:rPrChange>
          </w:rPr>
          <w:br/>
        </w:r>
      </w:ins>
    </w:p>
    <w:tbl>
      <w:tblPr>
        <w:tblStyle w:val="TableGrid"/>
        <w:tblW w:w="0" w:type="auto"/>
        <w:jc w:val="center"/>
        <w:tblLook w:val="04A0" w:firstRow="1" w:lastRow="0" w:firstColumn="1" w:lastColumn="0" w:noHBand="0" w:noVBand="1"/>
      </w:tblPr>
      <w:tblGrid>
        <w:gridCol w:w="1308"/>
        <w:gridCol w:w="1977"/>
        <w:gridCol w:w="2715"/>
        <w:gridCol w:w="3016"/>
      </w:tblGrid>
      <w:tr w:rsidR="001E5517" w14:paraId="542068CE" w14:textId="77777777" w:rsidTr="0041590F">
        <w:trPr>
          <w:jc w:val="center"/>
        </w:trPr>
        <w:tc>
          <w:tcPr>
            <w:tcW w:w="1413" w:type="dxa"/>
            <w:shd w:val="clear" w:color="auto" w:fill="1A2B56"/>
            <w:vAlign w:val="center"/>
          </w:tcPr>
          <w:p w14:paraId="11DF4A91" w14:textId="77777777" w:rsidR="001E5517" w:rsidRPr="00F96828" w:rsidRDefault="001E5517">
            <w:pPr>
              <w:spacing w:before="40" w:after="40"/>
              <w:rPr>
                <w:rFonts w:ascii="Aptos" w:hAnsi="Aptos"/>
                <w:sz w:val="17"/>
                <w:rPrChange w:id="1638" w:author="Microsoft Word" w:date="2026-09-09T14:54:00Z" w16du:dateUtc="2026-09-09T13:54:00Z">
                  <w:rPr/>
                </w:rPrChange>
              </w:rPr>
            </w:pPr>
            <w:r w:rsidRPr="00F96828">
              <w:rPr>
                <w:rFonts w:ascii="Aptos" w:hAnsi="Aptos"/>
                <w:b/>
                <w:color w:val="FFFFFF"/>
                <w:sz w:val="17"/>
                <w:rPrChange w:id="1639" w:author="Microsoft Word" w:date="2026-09-09T14:54:00Z" w16du:dateUtc="2026-09-09T13:54:00Z">
                  <w:rPr>
                    <w:b/>
                    <w:color w:val="FFFFFF"/>
                    <w:sz w:val="16"/>
                  </w:rPr>
                </w:rPrChange>
              </w:rPr>
              <w:t>Pattern ID</w:t>
            </w:r>
          </w:p>
        </w:tc>
        <w:tc>
          <w:tcPr>
            <w:tcW w:w="2126" w:type="dxa"/>
            <w:shd w:val="clear" w:color="auto" w:fill="1A2B56"/>
            <w:vAlign w:val="center"/>
          </w:tcPr>
          <w:p w14:paraId="3E3C4BE2" w14:textId="77777777" w:rsidR="001E5517" w:rsidRPr="00F96828" w:rsidRDefault="001E5517">
            <w:pPr>
              <w:spacing w:before="40" w:after="40"/>
              <w:rPr>
                <w:rFonts w:ascii="Aptos" w:hAnsi="Aptos"/>
                <w:sz w:val="17"/>
                <w:rPrChange w:id="1640" w:author="Microsoft Word" w:date="2026-09-09T14:54:00Z" w16du:dateUtc="2026-09-09T13:54:00Z">
                  <w:rPr/>
                </w:rPrChange>
              </w:rPr>
            </w:pPr>
            <w:r w:rsidRPr="00F96828">
              <w:rPr>
                <w:rFonts w:ascii="Aptos" w:hAnsi="Aptos"/>
                <w:b/>
                <w:color w:val="FFFFFF"/>
                <w:sz w:val="17"/>
                <w:rPrChange w:id="1641" w:author="Microsoft Word" w:date="2026-09-09T14:54:00Z" w16du:dateUtc="2026-09-09T13:54:00Z">
                  <w:rPr>
                    <w:b/>
                    <w:color w:val="FFFFFF"/>
                    <w:sz w:val="16"/>
                  </w:rPr>
                </w:rPrChange>
              </w:rPr>
              <w:t>Pattern</w:t>
            </w:r>
          </w:p>
        </w:tc>
        <w:tc>
          <w:tcPr>
            <w:tcW w:w="2977" w:type="dxa"/>
            <w:shd w:val="clear" w:color="auto" w:fill="1A2B56"/>
            <w:vAlign w:val="center"/>
          </w:tcPr>
          <w:p w14:paraId="2A37E137" w14:textId="77777777" w:rsidR="001E5517" w:rsidRPr="00F96828" w:rsidRDefault="001E5517">
            <w:pPr>
              <w:spacing w:before="40" w:after="40"/>
              <w:rPr>
                <w:rFonts w:ascii="Aptos" w:hAnsi="Aptos"/>
                <w:sz w:val="17"/>
                <w:rPrChange w:id="1642" w:author="Microsoft Word" w:date="2026-09-09T14:54:00Z" w16du:dateUtc="2026-09-09T13:54:00Z">
                  <w:rPr/>
                </w:rPrChange>
              </w:rPr>
            </w:pPr>
            <w:r w:rsidRPr="00F96828">
              <w:rPr>
                <w:rFonts w:ascii="Aptos" w:hAnsi="Aptos"/>
                <w:b/>
                <w:color w:val="FFFFFF"/>
                <w:sz w:val="17"/>
                <w:rPrChange w:id="1643" w:author="Microsoft Word" w:date="2026-09-09T14:54:00Z" w16du:dateUtc="2026-09-09T13:54:00Z">
                  <w:rPr>
                    <w:b/>
                    <w:color w:val="FFFFFF"/>
                    <w:sz w:val="16"/>
                  </w:rPr>
                </w:rPrChange>
              </w:rPr>
              <w:t>Typical Use</w:t>
            </w:r>
          </w:p>
        </w:tc>
        <w:tc>
          <w:tcPr>
            <w:tcW w:w="3354" w:type="dxa"/>
            <w:shd w:val="clear" w:color="auto" w:fill="1A2B56"/>
            <w:vAlign w:val="center"/>
          </w:tcPr>
          <w:p w14:paraId="3CC7B2BA" w14:textId="77777777" w:rsidR="001E5517" w:rsidRPr="00F96828" w:rsidRDefault="001E5517">
            <w:pPr>
              <w:spacing w:before="40" w:after="40"/>
              <w:rPr>
                <w:rFonts w:ascii="Aptos" w:hAnsi="Aptos"/>
                <w:sz w:val="17"/>
                <w:rPrChange w:id="1644" w:author="Microsoft Word" w:date="2026-09-09T14:54:00Z" w16du:dateUtc="2026-09-09T13:54:00Z">
                  <w:rPr/>
                </w:rPrChange>
              </w:rPr>
            </w:pPr>
            <w:r w:rsidRPr="00F96828">
              <w:rPr>
                <w:rFonts w:ascii="Aptos" w:hAnsi="Aptos"/>
                <w:b/>
                <w:color w:val="FFFFFF"/>
                <w:sz w:val="17"/>
                <w:rPrChange w:id="1645" w:author="Microsoft Word" w:date="2026-09-09T14:54:00Z" w16du:dateUtc="2026-09-09T13:54:00Z">
                  <w:rPr>
                    <w:b/>
                    <w:color w:val="FFFFFF"/>
                    <w:sz w:val="16"/>
                  </w:rPr>
                </w:rPrChange>
              </w:rPr>
              <w:t>Additional Controls</w:t>
            </w:r>
          </w:p>
        </w:tc>
      </w:tr>
      <w:tr w:rsidR="001E5517" w14:paraId="0DC0545F" w14:textId="77777777" w:rsidTr="0041590F">
        <w:trPr>
          <w:jc w:val="center"/>
        </w:trPr>
        <w:tc>
          <w:tcPr>
            <w:tcW w:w="1413" w:type="dxa"/>
            <w:vAlign w:val="center"/>
          </w:tcPr>
          <w:p w14:paraId="7A617B80" w14:textId="77777777" w:rsidR="001E5517" w:rsidRPr="00F96828" w:rsidRDefault="001E5517">
            <w:pPr>
              <w:spacing w:before="40" w:after="40"/>
              <w:rPr>
                <w:rFonts w:ascii="Aptos" w:hAnsi="Aptos"/>
                <w:sz w:val="17"/>
                <w:rPrChange w:id="1646" w:author="Microsoft Word" w:date="2026-09-09T14:54:00Z" w16du:dateUtc="2026-09-09T13:54:00Z">
                  <w:rPr/>
                </w:rPrChange>
              </w:rPr>
            </w:pPr>
            <w:r w:rsidRPr="00F96828">
              <w:rPr>
                <w:rFonts w:ascii="Aptos" w:hAnsi="Aptos"/>
                <w:sz w:val="17"/>
                <w:rPrChange w:id="1647" w:author="Microsoft Word" w:date="2026-09-09T14:54:00Z" w16du:dateUtc="2026-09-09T13:54:00Z">
                  <w:rPr>
                    <w:sz w:val="16"/>
                  </w:rPr>
                </w:rPrChange>
              </w:rPr>
              <w:t>SIF-P03</w:t>
            </w:r>
          </w:p>
        </w:tc>
        <w:tc>
          <w:tcPr>
            <w:tcW w:w="2126" w:type="dxa"/>
            <w:vAlign w:val="center"/>
          </w:tcPr>
          <w:p w14:paraId="08CBE772" w14:textId="0223ECDA" w:rsidR="001E5517" w:rsidRPr="00F96828" w:rsidRDefault="0012404C">
            <w:pPr>
              <w:spacing w:before="40" w:after="40"/>
              <w:rPr>
                <w:rFonts w:ascii="Aptos" w:hAnsi="Aptos"/>
                <w:sz w:val="17"/>
                <w:rPrChange w:id="1648" w:author="Microsoft Word" w:date="2026-09-09T14:54:00Z" w16du:dateUtc="2026-09-09T13:54:00Z">
                  <w:rPr/>
                </w:rPrChange>
              </w:rPr>
            </w:pPr>
            <w:r w:rsidRPr="00F96828">
              <w:rPr>
                <w:rFonts w:ascii="Aptos" w:hAnsi="Aptos"/>
                <w:sz w:val="17"/>
                <w:rPrChange w:id="1649" w:author="Microsoft Word" w:date="2026-09-09T14:02:00Z" w16du:dateUtc="2026-09-09T13:02:00Z">
                  <w:rPr>
                    <w:sz w:val="16"/>
                  </w:rPr>
                </w:rPrChange>
              </w:rPr>
              <w:t>External API Egress</w:t>
            </w:r>
            <w:r>
              <w:rPr>
                <w:rFonts w:ascii="Aptos" w:hAnsi="Aptos"/>
                <w:sz w:val="17"/>
              </w:rPr>
              <w:t xml:space="preserve"> (Chaucer invoking Third Party API)</w:t>
            </w:r>
          </w:p>
        </w:tc>
        <w:tc>
          <w:tcPr>
            <w:tcW w:w="2977" w:type="dxa"/>
            <w:vAlign w:val="center"/>
          </w:tcPr>
          <w:p w14:paraId="117AC354" w14:textId="77777777" w:rsidR="001E5517" w:rsidRPr="00F96828" w:rsidRDefault="001E5517">
            <w:pPr>
              <w:spacing w:before="40" w:after="40"/>
              <w:rPr>
                <w:rFonts w:ascii="Aptos" w:hAnsi="Aptos"/>
                <w:sz w:val="17"/>
                <w:rPrChange w:id="1650" w:author="Microsoft Word" w:date="2026-09-09T14:54:00Z" w16du:dateUtc="2026-09-09T13:54:00Z">
                  <w:rPr/>
                </w:rPrChange>
              </w:rPr>
            </w:pPr>
            <w:r w:rsidRPr="00F96828">
              <w:rPr>
                <w:rFonts w:ascii="Aptos" w:hAnsi="Aptos"/>
                <w:sz w:val="17"/>
                <w:rPrChange w:id="1651" w:author="Microsoft Word" w:date="2026-09-09T14:54:00Z" w16du:dateUtc="2026-09-09T13:54:00Z">
                  <w:rPr>
                    <w:sz w:val="16"/>
                  </w:rPr>
                </w:rPrChange>
              </w:rPr>
              <w:t>Chaucer calls supplier, SaaS, market, or vendor APIs.</w:t>
            </w:r>
          </w:p>
        </w:tc>
        <w:tc>
          <w:tcPr>
            <w:tcW w:w="3354" w:type="dxa"/>
            <w:vAlign w:val="center"/>
          </w:tcPr>
          <w:p w14:paraId="2DA428DC" w14:textId="77777777" w:rsidR="001E5517" w:rsidRPr="00F96828" w:rsidRDefault="001E5517">
            <w:pPr>
              <w:spacing w:before="40" w:after="40"/>
              <w:rPr>
                <w:rFonts w:ascii="Aptos" w:hAnsi="Aptos"/>
                <w:sz w:val="17"/>
                <w:rPrChange w:id="1652" w:author="Microsoft Word" w:date="2026-09-09T14:54:00Z" w16du:dateUtc="2026-09-09T13:54:00Z">
                  <w:rPr/>
                </w:rPrChange>
              </w:rPr>
            </w:pPr>
            <w:r w:rsidRPr="00F96828">
              <w:rPr>
                <w:rFonts w:ascii="Aptos" w:hAnsi="Aptos"/>
                <w:sz w:val="17"/>
                <w:rPrChange w:id="1653" w:author="Microsoft Word" w:date="2026-09-09T14:54:00Z" w16du:dateUtc="2026-09-09T13:54:00Z">
                  <w:rPr>
                    <w:sz w:val="16"/>
                  </w:rPr>
                </w:rPrChange>
              </w:rPr>
              <w:t>Credential management, timeout, retry with exponential fall back, throttling, error mapping.</w:t>
            </w:r>
          </w:p>
        </w:tc>
      </w:tr>
      <w:tr w:rsidR="001E5517" w14:paraId="03217146" w14:textId="77777777" w:rsidTr="0041590F">
        <w:trPr>
          <w:jc w:val="center"/>
        </w:trPr>
        <w:tc>
          <w:tcPr>
            <w:tcW w:w="1413" w:type="dxa"/>
            <w:vAlign w:val="center"/>
          </w:tcPr>
          <w:p w14:paraId="267168D3" w14:textId="77777777" w:rsidR="001E5517" w:rsidRPr="00F96828" w:rsidRDefault="001E5517">
            <w:pPr>
              <w:spacing w:before="40" w:after="40"/>
              <w:rPr>
                <w:rFonts w:ascii="Aptos" w:hAnsi="Aptos"/>
                <w:sz w:val="17"/>
                <w:rPrChange w:id="1654" w:author="Microsoft Word" w:date="2026-09-09T14:54:00Z" w16du:dateUtc="2026-09-09T13:54:00Z">
                  <w:rPr/>
                </w:rPrChange>
              </w:rPr>
            </w:pPr>
            <w:r w:rsidRPr="00F96828">
              <w:rPr>
                <w:rFonts w:ascii="Aptos" w:hAnsi="Aptos"/>
                <w:sz w:val="17"/>
                <w:rPrChange w:id="1655" w:author="Microsoft Word" w:date="2026-09-09T14:54:00Z" w16du:dateUtc="2026-09-09T13:54:00Z">
                  <w:rPr>
                    <w:sz w:val="16"/>
                  </w:rPr>
                </w:rPrChange>
              </w:rPr>
              <w:t>SIF-P04</w:t>
            </w:r>
          </w:p>
        </w:tc>
        <w:tc>
          <w:tcPr>
            <w:tcW w:w="2126" w:type="dxa"/>
            <w:vAlign w:val="center"/>
          </w:tcPr>
          <w:p w14:paraId="67CF35D9" w14:textId="77777777" w:rsidR="001E5517" w:rsidRPr="00F96828" w:rsidRDefault="001E5517">
            <w:pPr>
              <w:spacing w:before="40" w:after="40"/>
              <w:rPr>
                <w:rFonts w:ascii="Aptos" w:hAnsi="Aptos"/>
                <w:sz w:val="17"/>
                <w:rPrChange w:id="1656" w:author="Microsoft Word" w:date="2026-09-09T14:54:00Z" w16du:dateUtc="2026-09-09T13:54:00Z">
                  <w:rPr/>
                </w:rPrChange>
              </w:rPr>
            </w:pPr>
            <w:r w:rsidRPr="00F96828">
              <w:rPr>
                <w:rFonts w:ascii="Aptos" w:hAnsi="Aptos"/>
                <w:sz w:val="17"/>
                <w:rPrChange w:id="1657" w:author="Microsoft Word" w:date="2026-09-09T14:54:00Z" w16du:dateUtc="2026-09-09T13:54:00Z">
                  <w:rPr>
                    <w:sz w:val="16"/>
                  </w:rPr>
                </w:rPrChange>
              </w:rPr>
              <w:t>API Facade / Mediation</w:t>
            </w:r>
          </w:p>
        </w:tc>
        <w:tc>
          <w:tcPr>
            <w:tcW w:w="2977" w:type="dxa"/>
            <w:vAlign w:val="center"/>
          </w:tcPr>
          <w:p w14:paraId="1351C5D0" w14:textId="208677C8" w:rsidR="001E5517" w:rsidRPr="00F96828" w:rsidRDefault="001E5517">
            <w:pPr>
              <w:spacing w:before="40" w:after="40"/>
              <w:rPr>
                <w:rFonts w:ascii="Aptos" w:hAnsi="Aptos"/>
                <w:sz w:val="17"/>
                <w:rPrChange w:id="1658" w:author="Microsoft Word" w:date="2026-09-09T14:54:00Z" w16du:dateUtc="2026-09-09T13:54:00Z">
                  <w:rPr/>
                </w:rPrChange>
              </w:rPr>
            </w:pPr>
            <w:r w:rsidRPr="00F96828">
              <w:rPr>
                <w:rFonts w:ascii="Aptos" w:hAnsi="Aptos"/>
                <w:sz w:val="17"/>
                <w:rPrChange w:id="1659" w:author="Microsoft Word" w:date="2026-09-09T14:54:00Z" w16du:dateUtc="2026-09-09T13:54:00Z">
                  <w:rPr>
                    <w:sz w:val="16"/>
                  </w:rPr>
                </w:rPrChange>
              </w:rPr>
              <w:t xml:space="preserve">Chaucer </w:t>
            </w:r>
            <w:r w:rsidR="006A65EE" w:rsidRPr="00F96828">
              <w:rPr>
                <w:rFonts w:ascii="Aptos" w:hAnsi="Aptos"/>
                <w:sz w:val="17"/>
                <w:rPrChange w:id="1660" w:author="Microsoft Word" w:date="2026-09-09T14:54:00Z" w16du:dateUtc="2026-09-09T13:54:00Z">
                  <w:rPr>
                    <w:sz w:val="16"/>
                  </w:rPr>
                </w:rPrChange>
              </w:rPr>
              <w:t>standardizes</w:t>
            </w:r>
            <w:r w:rsidRPr="00F96828">
              <w:rPr>
                <w:rFonts w:ascii="Aptos" w:hAnsi="Aptos"/>
                <w:sz w:val="17"/>
                <w:rPrChange w:id="1661" w:author="Microsoft Word" w:date="2026-09-09T14:54:00Z" w16du:dateUtc="2026-09-09T13:54:00Z">
                  <w:rPr>
                    <w:sz w:val="16"/>
                  </w:rPr>
                </w:rPrChange>
              </w:rPr>
              <w:t xml:space="preserve"> access to third-party APIs for internal consumers.</w:t>
            </w:r>
          </w:p>
        </w:tc>
        <w:tc>
          <w:tcPr>
            <w:tcW w:w="3354" w:type="dxa"/>
            <w:vAlign w:val="center"/>
          </w:tcPr>
          <w:p w14:paraId="431E7954" w14:textId="77777777" w:rsidR="001E5517" w:rsidRPr="00F96828" w:rsidRDefault="001E5517">
            <w:pPr>
              <w:spacing w:before="40" w:after="40"/>
              <w:rPr>
                <w:rFonts w:ascii="Aptos" w:hAnsi="Aptos"/>
                <w:sz w:val="17"/>
                <w:rPrChange w:id="1662" w:author="Microsoft Word" w:date="2026-09-09T14:54:00Z" w16du:dateUtc="2026-09-09T13:54:00Z">
                  <w:rPr/>
                </w:rPrChange>
              </w:rPr>
            </w:pPr>
            <w:r w:rsidRPr="00F96828">
              <w:rPr>
                <w:rFonts w:ascii="Aptos" w:hAnsi="Aptos"/>
                <w:sz w:val="17"/>
                <w:rPrChange w:id="1663" w:author="Microsoft Word" w:date="2026-09-09T14:54:00Z" w16du:dateUtc="2026-09-09T13:54:00Z">
                  <w:rPr>
                    <w:sz w:val="16"/>
                  </w:rPr>
                </w:rPrChange>
              </w:rPr>
              <w:t>Abstraction, versioning, supplier contract management.</w:t>
            </w:r>
          </w:p>
        </w:tc>
      </w:tr>
      <w:tr w:rsidR="001E5517" w14:paraId="7E8428CE" w14:textId="77777777" w:rsidTr="0041590F">
        <w:trPr>
          <w:jc w:val="center"/>
        </w:trPr>
        <w:tc>
          <w:tcPr>
            <w:tcW w:w="1413" w:type="dxa"/>
            <w:vAlign w:val="center"/>
          </w:tcPr>
          <w:p w14:paraId="3503312B" w14:textId="77777777" w:rsidR="001E5517" w:rsidRPr="00F96828" w:rsidRDefault="001E5517">
            <w:pPr>
              <w:spacing w:before="40" w:after="40"/>
              <w:rPr>
                <w:rFonts w:ascii="Aptos" w:hAnsi="Aptos"/>
                <w:sz w:val="17"/>
                <w:rPrChange w:id="1664" w:author="Microsoft Word" w:date="2026-09-09T14:54:00Z" w16du:dateUtc="2026-09-09T13:54:00Z">
                  <w:rPr/>
                </w:rPrChange>
              </w:rPr>
            </w:pPr>
            <w:r w:rsidRPr="00F96828">
              <w:rPr>
                <w:rFonts w:ascii="Aptos" w:hAnsi="Aptos"/>
                <w:sz w:val="17"/>
                <w:rPrChange w:id="1665" w:author="Microsoft Word" w:date="2026-09-09T14:54:00Z" w16du:dateUtc="2026-09-09T13:54:00Z">
                  <w:rPr>
                    <w:sz w:val="16"/>
                  </w:rPr>
                </w:rPrChange>
              </w:rPr>
              <w:t>SIF-P07</w:t>
            </w:r>
          </w:p>
        </w:tc>
        <w:tc>
          <w:tcPr>
            <w:tcW w:w="2126" w:type="dxa"/>
            <w:vAlign w:val="center"/>
          </w:tcPr>
          <w:p w14:paraId="568214F1" w14:textId="77777777" w:rsidR="001E5517" w:rsidRPr="00F96828" w:rsidRDefault="001E5517">
            <w:pPr>
              <w:spacing w:before="40" w:after="40"/>
              <w:rPr>
                <w:rFonts w:ascii="Aptos" w:hAnsi="Aptos"/>
                <w:sz w:val="17"/>
                <w:rPrChange w:id="1666" w:author="Microsoft Word" w:date="2026-09-09T14:54:00Z" w16du:dateUtc="2026-09-09T13:54:00Z">
                  <w:rPr/>
                </w:rPrChange>
              </w:rPr>
            </w:pPr>
            <w:r w:rsidRPr="00F96828">
              <w:rPr>
                <w:rFonts w:ascii="Aptos" w:hAnsi="Aptos"/>
                <w:sz w:val="17"/>
                <w:rPrChange w:id="1667" w:author="Microsoft Word" w:date="2026-09-09T14:54:00Z" w16du:dateUtc="2026-09-09T13:54:00Z">
                  <w:rPr>
                    <w:sz w:val="16"/>
                  </w:rPr>
                </w:rPrChange>
              </w:rPr>
              <w:t>Event Notification</w:t>
            </w:r>
          </w:p>
        </w:tc>
        <w:tc>
          <w:tcPr>
            <w:tcW w:w="2977" w:type="dxa"/>
            <w:vAlign w:val="center"/>
          </w:tcPr>
          <w:p w14:paraId="576A359F" w14:textId="77777777" w:rsidR="001E5517" w:rsidRPr="00F96828" w:rsidRDefault="001E5517">
            <w:pPr>
              <w:spacing w:before="40" w:after="40"/>
              <w:rPr>
                <w:rFonts w:ascii="Aptos" w:hAnsi="Aptos"/>
                <w:sz w:val="17"/>
                <w:rPrChange w:id="1668" w:author="Microsoft Word" w:date="2026-09-09T14:54:00Z" w16du:dateUtc="2026-09-09T13:54:00Z">
                  <w:rPr/>
                </w:rPrChange>
              </w:rPr>
            </w:pPr>
            <w:r w:rsidRPr="00F96828">
              <w:rPr>
                <w:rFonts w:ascii="Aptos" w:hAnsi="Aptos"/>
                <w:sz w:val="17"/>
                <w:rPrChange w:id="1669" w:author="Microsoft Word" w:date="2026-09-09T14:54:00Z" w16du:dateUtc="2026-09-09T13:54:00Z">
                  <w:rPr>
                    <w:sz w:val="16"/>
                  </w:rPr>
                </w:rPrChange>
              </w:rPr>
              <w:t>Chaucer notifies an external party of a process or status event.</w:t>
            </w:r>
          </w:p>
        </w:tc>
        <w:tc>
          <w:tcPr>
            <w:tcW w:w="3354" w:type="dxa"/>
            <w:vAlign w:val="center"/>
          </w:tcPr>
          <w:p w14:paraId="2097E6F6" w14:textId="77777777" w:rsidR="001E5517" w:rsidRPr="00F96828" w:rsidRDefault="001E5517">
            <w:pPr>
              <w:spacing w:before="40" w:after="40"/>
              <w:rPr>
                <w:rFonts w:ascii="Aptos" w:hAnsi="Aptos"/>
                <w:sz w:val="17"/>
                <w:rPrChange w:id="1670" w:author="Microsoft Word" w:date="2026-09-09T14:54:00Z" w16du:dateUtc="2026-09-09T13:54:00Z">
                  <w:rPr/>
                </w:rPrChange>
              </w:rPr>
            </w:pPr>
            <w:r w:rsidRPr="00F96828">
              <w:rPr>
                <w:rFonts w:ascii="Aptos" w:hAnsi="Aptos"/>
                <w:sz w:val="17"/>
                <w:rPrChange w:id="1671" w:author="Microsoft Word" w:date="2026-09-09T14:54:00Z" w16du:dateUtc="2026-09-09T13:54:00Z">
                  <w:rPr>
                    <w:sz w:val="16"/>
                  </w:rPr>
                </w:rPrChange>
              </w:rPr>
              <w:t>Contracted endpoint, failure handling, audit trail.</w:t>
            </w:r>
          </w:p>
        </w:tc>
      </w:tr>
      <w:tr w:rsidR="001E5517" w14:paraId="739035BB" w14:textId="77777777" w:rsidTr="0041590F">
        <w:trPr>
          <w:jc w:val="center"/>
        </w:trPr>
        <w:tc>
          <w:tcPr>
            <w:tcW w:w="1413" w:type="dxa"/>
            <w:vAlign w:val="center"/>
          </w:tcPr>
          <w:p w14:paraId="2F1E64F1" w14:textId="77777777" w:rsidR="001E5517" w:rsidRPr="00F96828" w:rsidRDefault="001E5517">
            <w:pPr>
              <w:spacing w:before="40" w:after="40"/>
              <w:rPr>
                <w:rFonts w:ascii="Aptos" w:hAnsi="Aptos"/>
                <w:sz w:val="17"/>
                <w:rPrChange w:id="1672" w:author="Microsoft Word" w:date="2026-09-09T14:54:00Z" w16du:dateUtc="2026-09-09T13:54:00Z">
                  <w:rPr/>
                </w:rPrChange>
              </w:rPr>
            </w:pPr>
            <w:r w:rsidRPr="00F96828">
              <w:rPr>
                <w:rFonts w:ascii="Aptos" w:hAnsi="Aptos"/>
                <w:sz w:val="17"/>
                <w:rPrChange w:id="1673" w:author="Microsoft Word" w:date="2026-09-09T14:54:00Z" w16du:dateUtc="2026-09-09T13:54:00Z">
                  <w:rPr>
                    <w:sz w:val="16"/>
                  </w:rPr>
                </w:rPrChange>
              </w:rPr>
              <w:t>SIF-P09</w:t>
            </w:r>
          </w:p>
        </w:tc>
        <w:tc>
          <w:tcPr>
            <w:tcW w:w="2126" w:type="dxa"/>
            <w:vAlign w:val="center"/>
          </w:tcPr>
          <w:p w14:paraId="3C134000" w14:textId="77777777" w:rsidR="001E5517" w:rsidRPr="00F96828" w:rsidRDefault="001E5517">
            <w:pPr>
              <w:spacing w:before="40" w:after="40"/>
              <w:rPr>
                <w:rFonts w:ascii="Aptos" w:hAnsi="Aptos"/>
                <w:sz w:val="17"/>
                <w:rPrChange w:id="1674" w:author="Microsoft Word" w:date="2026-09-09T14:54:00Z" w16du:dateUtc="2026-09-09T13:54:00Z">
                  <w:rPr/>
                </w:rPrChange>
              </w:rPr>
            </w:pPr>
            <w:r w:rsidRPr="00F96828">
              <w:rPr>
                <w:rFonts w:ascii="Aptos" w:hAnsi="Aptos"/>
                <w:sz w:val="17"/>
                <w:rPrChange w:id="1675" w:author="Microsoft Word" w:date="2026-09-09T14:54:00Z" w16du:dateUtc="2026-09-09T13:54:00Z">
                  <w:rPr>
                    <w:sz w:val="16"/>
                  </w:rPr>
                </w:rPrChange>
              </w:rPr>
              <w:t>Workflow Orchestration</w:t>
            </w:r>
          </w:p>
        </w:tc>
        <w:tc>
          <w:tcPr>
            <w:tcW w:w="2977" w:type="dxa"/>
            <w:vAlign w:val="center"/>
          </w:tcPr>
          <w:p w14:paraId="498B20A8" w14:textId="77777777" w:rsidR="001E5517" w:rsidRPr="00F96828" w:rsidRDefault="001E5517">
            <w:pPr>
              <w:spacing w:before="40" w:after="40"/>
              <w:rPr>
                <w:rFonts w:ascii="Aptos" w:hAnsi="Aptos"/>
                <w:sz w:val="17"/>
                <w:rPrChange w:id="1676" w:author="Microsoft Word" w:date="2026-09-09T14:54:00Z" w16du:dateUtc="2026-09-09T13:54:00Z">
                  <w:rPr/>
                </w:rPrChange>
              </w:rPr>
            </w:pPr>
            <w:r w:rsidRPr="00F96828">
              <w:rPr>
                <w:rFonts w:ascii="Aptos" w:hAnsi="Aptos"/>
                <w:sz w:val="17"/>
                <w:rPrChange w:id="1677" w:author="Microsoft Word" w:date="2026-09-09T14:54:00Z" w16du:dateUtc="2026-09-09T13:54:00Z">
                  <w:rPr>
                    <w:sz w:val="16"/>
                  </w:rPr>
                </w:rPrChange>
              </w:rPr>
              <w:t>Chaucer coordinates multi-step third-party process.</w:t>
            </w:r>
          </w:p>
        </w:tc>
        <w:tc>
          <w:tcPr>
            <w:tcW w:w="3354" w:type="dxa"/>
            <w:vAlign w:val="center"/>
          </w:tcPr>
          <w:p w14:paraId="7970B301" w14:textId="77777777" w:rsidR="001E5517" w:rsidRPr="00F96828" w:rsidRDefault="001E5517">
            <w:pPr>
              <w:spacing w:before="40" w:after="40"/>
              <w:rPr>
                <w:rFonts w:ascii="Aptos" w:hAnsi="Aptos"/>
                <w:sz w:val="17"/>
                <w:rPrChange w:id="1678" w:author="Microsoft Word" w:date="2026-09-09T14:54:00Z" w16du:dateUtc="2026-09-09T13:54:00Z">
                  <w:rPr/>
                </w:rPrChange>
              </w:rPr>
            </w:pPr>
            <w:r w:rsidRPr="00F96828">
              <w:rPr>
                <w:rFonts w:ascii="Aptos" w:hAnsi="Aptos"/>
                <w:sz w:val="17"/>
                <w:rPrChange w:id="1679" w:author="Microsoft Word" w:date="2026-09-09T14:54:00Z" w16du:dateUtc="2026-09-09T13:54:00Z">
                  <w:rPr>
                    <w:sz w:val="16"/>
                  </w:rPr>
                </w:rPrChange>
              </w:rPr>
              <w:t>Operational ownership, compensating action, monitoring.</w:t>
            </w:r>
          </w:p>
        </w:tc>
      </w:tr>
      <w:tr w:rsidR="001E5517" w14:paraId="49F7D74A" w14:textId="77777777" w:rsidTr="0041590F">
        <w:trPr>
          <w:jc w:val="center"/>
        </w:trPr>
        <w:tc>
          <w:tcPr>
            <w:tcW w:w="1413" w:type="dxa"/>
            <w:vAlign w:val="center"/>
          </w:tcPr>
          <w:p w14:paraId="7E6A373F" w14:textId="77777777" w:rsidR="001E5517" w:rsidRPr="00F96828" w:rsidRDefault="001E5517">
            <w:pPr>
              <w:spacing w:before="40" w:after="40"/>
              <w:rPr>
                <w:rFonts w:ascii="Aptos" w:hAnsi="Aptos"/>
                <w:sz w:val="17"/>
                <w:rPrChange w:id="1680" w:author="Microsoft Word" w:date="2026-09-09T14:54:00Z" w16du:dateUtc="2026-09-09T13:54:00Z">
                  <w:rPr/>
                </w:rPrChange>
              </w:rPr>
            </w:pPr>
            <w:r w:rsidRPr="00F96828">
              <w:rPr>
                <w:rFonts w:ascii="Aptos" w:hAnsi="Aptos"/>
                <w:sz w:val="17"/>
                <w:rPrChange w:id="1681" w:author="Microsoft Word" w:date="2026-09-09T14:54:00Z" w16du:dateUtc="2026-09-09T13:54:00Z">
                  <w:rPr>
                    <w:sz w:val="16"/>
                  </w:rPr>
                </w:rPrChange>
              </w:rPr>
              <w:t>SIF-P10</w:t>
            </w:r>
          </w:p>
        </w:tc>
        <w:tc>
          <w:tcPr>
            <w:tcW w:w="2126" w:type="dxa"/>
            <w:vAlign w:val="center"/>
          </w:tcPr>
          <w:p w14:paraId="4BD676E1" w14:textId="77777777" w:rsidR="001E5517" w:rsidRPr="00F96828" w:rsidRDefault="001E5517">
            <w:pPr>
              <w:spacing w:before="40" w:after="40"/>
              <w:rPr>
                <w:rFonts w:ascii="Aptos" w:hAnsi="Aptos"/>
                <w:sz w:val="17"/>
                <w:rPrChange w:id="1682" w:author="Microsoft Word" w:date="2026-09-09T14:54:00Z" w16du:dateUtc="2026-09-09T13:54:00Z">
                  <w:rPr/>
                </w:rPrChange>
              </w:rPr>
            </w:pPr>
            <w:r w:rsidRPr="00F96828">
              <w:rPr>
                <w:rFonts w:ascii="Aptos" w:hAnsi="Aptos"/>
                <w:sz w:val="17"/>
                <w:rPrChange w:id="1683" w:author="Microsoft Word" w:date="2026-09-09T14:54:00Z" w16du:dateUtc="2026-09-09T13:54:00Z">
                  <w:rPr>
                    <w:sz w:val="16"/>
                  </w:rPr>
                </w:rPrChange>
              </w:rPr>
              <w:t>Long-Running Workflow</w:t>
            </w:r>
          </w:p>
        </w:tc>
        <w:tc>
          <w:tcPr>
            <w:tcW w:w="2977" w:type="dxa"/>
            <w:vAlign w:val="center"/>
          </w:tcPr>
          <w:p w14:paraId="7D9B6D7A" w14:textId="77777777" w:rsidR="001E5517" w:rsidRPr="00F96828" w:rsidRDefault="001E5517">
            <w:pPr>
              <w:spacing w:before="40" w:after="40"/>
              <w:rPr>
                <w:rFonts w:ascii="Aptos" w:hAnsi="Aptos"/>
                <w:sz w:val="17"/>
                <w:rPrChange w:id="1684" w:author="Microsoft Word" w:date="2026-09-09T14:54:00Z" w16du:dateUtc="2026-09-09T13:54:00Z">
                  <w:rPr/>
                </w:rPrChange>
              </w:rPr>
            </w:pPr>
            <w:r w:rsidRPr="00F96828">
              <w:rPr>
                <w:rFonts w:ascii="Aptos" w:hAnsi="Aptos"/>
                <w:sz w:val="17"/>
                <w:rPrChange w:id="1685" w:author="Microsoft Word" w:date="2026-09-09T14:54:00Z" w16du:dateUtc="2026-09-09T13:54:00Z">
                  <w:rPr>
                    <w:sz w:val="16"/>
                  </w:rPr>
                </w:rPrChange>
              </w:rPr>
              <w:t>Supplier interaction requires polling, callbacks, or delayed response.</w:t>
            </w:r>
          </w:p>
        </w:tc>
        <w:tc>
          <w:tcPr>
            <w:tcW w:w="3354" w:type="dxa"/>
            <w:vAlign w:val="center"/>
          </w:tcPr>
          <w:p w14:paraId="4EC3D60F" w14:textId="77777777" w:rsidR="001E5517" w:rsidRPr="00F96828" w:rsidRDefault="001E5517">
            <w:pPr>
              <w:spacing w:before="40" w:after="40"/>
              <w:rPr>
                <w:rFonts w:ascii="Aptos" w:hAnsi="Aptos"/>
                <w:sz w:val="17"/>
                <w:rPrChange w:id="1686" w:author="Microsoft Word" w:date="2026-09-09T14:54:00Z" w16du:dateUtc="2026-09-09T13:54:00Z">
                  <w:rPr/>
                </w:rPrChange>
              </w:rPr>
            </w:pPr>
            <w:r w:rsidRPr="00F96828">
              <w:rPr>
                <w:rFonts w:ascii="Aptos" w:hAnsi="Aptos"/>
                <w:sz w:val="17"/>
                <w:rPrChange w:id="1687" w:author="Microsoft Word" w:date="2026-09-09T14:54:00Z" w16du:dateUtc="2026-09-09T13:54:00Z">
                  <w:rPr>
                    <w:sz w:val="16"/>
                  </w:rPr>
                </w:rPrChange>
              </w:rPr>
              <w:t>State management, timeout, escalation, retry policy.</w:t>
            </w:r>
          </w:p>
        </w:tc>
      </w:tr>
      <w:tr w:rsidR="001E5517" w14:paraId="78349C82" w14:textId="77777777" w:rsidTr="0041590F">
        <w:trPr>
          <w:jc w:val="center"/>
        </w:trPr>
        <w:tc>
          <w:tcPr>
            <w:tcW w:w="1413" w:type="dxa"/>
            <w:vAlign w:val="center"/>
          </w:tcPr>
          <w:p w14:paraId="440B038E" w14:textId="77777777" w:rsidR="001E5517" w:rsidRPr="00F96828" w:rsidRDefault="001E5517">
            <w:pPr>
              <w:spacing w:before="40" w:after="40"/>
              <w:rPr>
                <w:rFonts w:ascii="Aptos" w:hAnsi="Aptos"/>
                <w:sz w:val="17"/>
                <w:rPrChange w:id="1688" w:author="Microsoft Word" w:date="2026-09-09T14:54:00Z" w16du:dateUtc="2026-09-09T13:54:00Z">
                  <w:rPr/>
                </w:rPrChange>
              </w:rPr>
            </w:pPr>
            <w:r w:rsidRPr="00F96828">
              <w:rPr>
                <w:rFonts w:ascii="Aptos" w:hAnsi="Aptos"/>
                <w:sz w:val="17"/>
                <w:rPrChange w:id="1689" w:author="Microsoft Word" w:date="2026-09-09T14:54:00Z" w16du:dateUtc="2026-09-09T13:54:00Z">
                  <w:rPr>
                    <w:sz w:val="16"/>
                  </w:rPr>
                </w:rPrChange>
              </w:rPr>
              <w:t>SIF-P12</w:t>
            </w:r>
          </w:p>
        </w:tc>
        <w:tc>
          <w:tcPr>
            <w:tcW w:w="2126" w:type="dxa"/>
            <w:vAlign w:val="center"/>
          </w:tcPr>
          <w:p w14:paraId="759437F9" w14:textId="77777777" w:rsidR="001E5517" w:rsidRPr="00F96828" w:rsidRDefault="001E5517">
            <w:pPr>
              <w:spacing w:before="40" w:after="40"/>
              <w:rPr>
                <w:rFonts w:ascii="Aptos" w:hAnsi="Aptos"/>
                <w:sz w:val="17"/>
                <w:rPrChange w:id="1690" w:author="Microsoft Word" w:date="2026-09-09T14:54:00Z" w16du:dateUtc="2026-09-09T13:54:00Z">
                  <w:rPr/>
                </w:rPrChange>
              </w:rPr>
            </w:pPr>
            <w:r w:rsidRPr="00F96828">
              <w:rPr>
                <w:rFonts w:ascii="Aptos" w:hAnsi="Aptos"/>
                <w:sz w:val="17"/>
                <w:rPrChange w:id="1691" w:author="Microsoft Word" w:date="2026-09-09T14:54:00Z" w16du:dateUtc="2026-09-09T13:54:00Z">
                  <w:rPr>
                    <w:sz w:val="16"/>
                  </w:rPr>
                </w:rPrChange>
              </w:rPr>
              <w:t>Managed File Exchange</w:t>
            </w:r>
          </w:p>
        </w:tc>
        <w:tc>
          <w:tcPr>
            <w:tcW w:w="2977" w:type="dxa"/>
            <w:vAlign w:val="center"/>
          </w:tcPr>
          <w:p w14:paraId="5234400B" w14:textId="77777777" w:rsidR="001E5517" w:rsidRPr="00F96828" w:rsidRDefault="001E5517">
            <w:pPr>
              <w:spacing w:before="40" w:after="40"/>
              <w:rPr>
                <w:rFonts w:ascii="Aptos" w:hAnsi="Aptos"/>
                <w:sz w:val="17"/>
                <w:rPrChange w:id="1692" w:author="Microsoft Word" w:date="2026-09-09T14:54:00Z" w16du:dateUtc="2026-09-09T13:54:00Z">
                  <w:rPr/>
                </w:rPrChange>
              </w:rPr>
            </w:pPr>
            <w:r w:rsidRPr="00F96828">
              <w:rPr>
                <w:rFonts w:ascii="Aptos" w:hAnsi="Aptos"/>
                <w:sz w:val="17"/>
                <w:rPrChange w:id="1693" w:author="Microsoft Word" w:date="2026-09-09T14:54:00Z" w16du:dateUtc="2026-09-09T13:54:00Z">
                  <w:rPr>
                    <w:sz w:val="16"/>
                  </w:rPr>
                </w:rPrChange>
              </w:rPr>
              <w:t>Chaucer sends files to supplier, broker, or vendor.</w:t>
            </w:r>
          </w:p>
        </w:tc>
        <w:tc>
          <w:tcPr>
            <w:tcW w:w="3354" w:type="dxa"/>
            <w:vAlign w:val="center"/>
          </w:tcPr>
          <w:p w14:paraId="3989D81D" w14:textId="77777777" w:rsidR="001E5517" w:rsidRPr="00F96828" w:rsidRDefault="001E5517">
            <w:pPr>
              <w:spacing w:before="40" w:after="40"/>
              <w:rPr>
                <w:rFonts w:ascii="Aptos" w:hAnsi="Aptos"/>
                <w:sz w:val="17"/>
                <w:rPrChange w:id="1694" w:author="Microsoft Word" w:date="2026-09-09T14:54:00Z" w16du:dateUtc="2026-09-09T13:54:00Z">
                  <w:rPr/>
                </w:rPrChange>
              </w:rPr>
            </w:pPr>
            <w:r w:rsidRPr="00F96828">
              <w:rPr>
                <w:rFonts w:ascii="Aptos" w:hAnsi="Aptos"/>
                <w:sz w:val="17"/>
                <w:rPrChange w:id="1695" w:author="Microsoft Word" w:date="2026-09-09T14:54:00Z" w16du:dateUtc="2026-09-09T13:54:00Z">
                  <w:rPr>
                    <w:sz w:val="16"/>
                  </w:rPr>
                </w:rPrChange>
              </w:rPr>
              <w:t>Encryption, confirmation handling, reconciliation, support model.</w:t>
            </w:r>
          </w:p>
        </w:tc>
      </w:tr>
      <w:tr w:rsidR="001E5517" w14:paraId="31E22664" w14:textId="77777777" w:rsidTr="0041590F">
        <w:trPr>
          <w:jc w:val="center"/>
        </w:trPr>
        <w:tc>
          <w:tcPr>
            <w:tcW w:w="1413" w:type="dxa"/>
            <w:vAlign w:val="center"/>
          </w:tcPr>
          <w:p w14:paraId="15652E7A" w14:textId="77777777" w:rsidR="001E5517" w:rsidRPr="00F96828" w:rsidRDefault="001E5517">
            <w:pPr>
              <w:spacing w:before="40" w:after="40"/>
              <w:rPr>
                <w:rFonts w:ascii="Aptos" w:hAnsi="Aptos"/>
                <w:sz w:val="17"/>
                <w:rPrChange w:id="1696" w:author="Microsoft Word" w:date="2026-09-09T14:54:00Z" w16du:dateUtc="2026-09-09T13:54:00Z">
                  <w:rPr/>
                </w:rPrChange>
              </w:rPr>
            </w:pPr>
            <w:r w:rsidRPr="00F96828">
              <w:rPr>
                <w:rFonts w:ascii="Aptos" w:hAnsi="Aptos"/>
                <w:sz w:val="17"/>
                <w:rPrChange w:id="1697" w:author="Microsoft Word" w:date="2026-09-09T14:54:00Z" w16du:dateUtc="2026-09-09T13:54:00Z">
                  <w:rPr>
                    <w:sz w:val="16"/>
                  </w:rPr>
                </w:rPrChange>
              </w:rPr>
              <w:t>SIF-P14</w:t>
            </w:r>
          </w:p>
        </w:tc>
        <w:tc>
          <w:tcPr>
            <w:tcW w:w="2126" w:type="dxa"/>
            <w:vAlign w:val="center"/>
          </w:tcPr>
          <w:p w14:paraId="65B4AC8D" w14:textId="77777777" w:rsidR="001E5517" w:rsidRPr="00F96828" w:rsidRDefault="001E5517">
            <w:pPr>
              <w:spacing w:before="40" w:after="40"/>
              <w:rPr>
                <w:rFonts w:ascii="Aptos" w:hAnsi="Aptos"/>
                <w:sz w:val="17"/>
                <w:rPrChange w:id="1698" w:author="Microsoft Word" w:date="2026-09-09T14:54:00Z" w16du:dateUtc="2026-09-09T13:54:00Z">
                  <w:rPr/>
                </w:rPrChange>
              </w:rPr>
            </w:pPr>
            <w:r w:rsidRPr="00F96828">
              <w:rPr>
                <w:rFonts w:ascii="Aptos" w:hAnsi="Aptos"/>
                <w:sz w:val="17"/>
                <w:rPrChange w:id="1699" w:author="Microsoft Word" w:date="2026-09-09T14:54:00Z" w16du:dateUtc="2026-09-09T13:54:00Z">
                  <w:rPr>
                    <w:sz w:val="16"/>
                  </w:rPr>
                </w:rPrChange>
              </w:rPr>
              <w:t>Custom Code Extension</w:t>
            </w:r>
          </w:p>
        </w:tc>
        <w:tc>
          <w:tcPr>
            <w:tcW w:w="2977" w:type="dxa"/>
            <w:vAlign w:val="center"/>
          </w:tcPr>
          <w:p w14:paraId="5F4C79D5" w14:textId="77777777" w:rsidR="001E5517" w:rsidRPr="00F96828" w:rsidRDefault="001E5517">
            <w:pPr>
              <w:spacing w:before="40" w:after="40"/>
              <w:rPr>
                <w:rFonts w:ascii="Aptos" w:hAnsi="Aptos"/>
                <w:sz w:val="17"/>
                <w:rPrChange w:id="1700" w:author="Microsoft Word" w:date="2026-09-09T14:54:00Z" w16du:dateUtc="2026-09-09T13:54:00Z">
                  <w:rPr/>
                </w:rPrChange>
              </w:rPr>
            </w:pPr>
            <w:r w:rsidRPr="00F96828">
              <w:rPr>
                <w:rFonts w:ascii="Aptos" w:hAnsi="Aptos"/>
                <w:sz w:val="17"/>
                <w:rPrChange w:id="1701" w:author="Microsoft Word" w:date="2026-09-09T14:54:00Z" w16du:dateUtc="2026-09-09T13:54:00Z">
                  <w:rPr>
                    <w:sz w:val="16"/>
                  </w:rPr>
                </w:rPrChange>
              </w:rPr>
              <w:t>Adapter logic for supplier-specific payload, protocol, or transformation.</w:t>
            </w:r>
          </w:p>
        </w:tc>
        <w:tc>
          <w:tcPr>
            <w:tcW w:w="3354" w:type="dxa"/>
            <w:vAlign w:val="center"/>
          </w:tcPr>
          <w:p w14:paraId="13EACDB4" w14:textId="77777777" w:rsidR="001E5517" w:rsidRPr="00F96828" w:rsidRDefault="001E5517">
            <w:pPr>
              <w:spacing w:before="40" w:after="40"/>
              <w:rPr>
                <w:rFonts w:ascii="Aptos" w:hAnsi="Aptos"/>
                <w:sz w:val="17"/>
                <w:rPrChange w:id="1702" w:author="Microsoft Word" w:date="2026-09-09T14:54:00Z" w16du:dateUtc="2026-09-09T13:54:00Z">
                  <w:rPr/>
                </w:rPrChange>
              </w:rPr>
            </w:pPr>
            <w:r w:rsidRPr="00F96828">
              <w:rPr>
                <w:rFonts w:ascii="Aptos" w:hAnsi="Aptos"/>
                <w:sz w:val="17"/>
                <w:rPrChange w:id="1703" w:author="Microsoft Word" w:date="2026-09-09T14:54:00Z" w16du:dateUtc="2026-09-09T13:54:00Z">
                  <w:rPr>
                    <w:sz w:val="16"/>
                  </w:rPr>
                </w:rPrChange>
              </w:rPr>
              <w:t>Code review, testing, version control, CI/CD.</w:t>
            </w:r>
          </w:p>
        </w:tc>
      </w:tr>
    </w:tbl>
    <w:p w14:paraId="4BE7A66A" w14:textId="77777777" w:rsidR="001E5517" w:rsidRDefault="001E5517" w:rsidP="001E5517"/>
    <w:p w14:paraId="10E8136B" w14:textId="5094A1CB" w:rsidR="001E5517" w:rsidRPr="003C506A" w:rsidRDefault="001E5517" w:rsidP="006A65EE">
      <w:pPr>
        <w:rPr>
          <w:rFonts w:ascii="Aptos" w:hAnsi="Aptos"/>
          <w:color w:val="2E5496"/>
          <w:rPrChange w:id="1704" w:author="Microsoft Word" w:date="2026-09-09T14:54:00Z" w16du:dateUtc="2026-09-09T13:54:00Z">
            <w:rPr>
              <w:color w:val="2E5496"/>
            </w:rPr>
          </w:rPrChange>
        </w:rPr>
      </w:pPr>
      <w:r w:rsidRPr="003C506A">
        <w:rPr>
          <w:rFonts w:ascii="Aptos" w:hAnsi="Aptos"/>
          <w:b/>
          <w:color w:val="2E5496"/>
          <w:sz w:val="22"/>
          <w:rPrChange w:id="1705" w:author="Microsoft Word" w:date="2026-09-09T14:54:00Z" w16du:dateUtc="2026-09-09T13:54:00Z">
            <w:rPr>
              <w:b/>
              <w:bCs/>
              <w:color w:val="2E5496"/>
              <w:sz w:val="22"/>
              <w:szCs w:val="22"/>
            </w:rPr>
          </w:rPrChange>
        </w:rPr>
        <w:t>SIF to Data Platform / Snowflake Exchange Patterns</w:t>
      </w:r>
      <w:ins w:id="1706" w:author="Joycell Sundararaj - Chaucer" w:date="2026-09-06T22:57:00Z" w16du:dateUtc="2026-09-06T21:57:00Z">
        <w:r w:rsidR="00D34C06" w:rsidRPr="003C506A">
          <w:rPr>
            <w:rFonts w:ascii="Aptos" w:hAnsi="Aptos"/>
            <w:b/>
            <w:color w:val="2E5496"/>
            <w:sz w:val="22"/>
            <w:rPrChange w:id="1707" w:author="Microsoft Word" w:date="2026-09-09T14:54:00Z" w16du:dateUtc="2026-09-09T13:54:00Z">
              <w:rPr>
                <w:b/>
                <w:bCs/>
                <w:color w:val="2E5496"/>
                <w:sz w:val="22"/>
                <w:szCs w:val="22"/>
              </w:rPr>
            </w:rPrChange>
          </w:rPr>
          <w:br/>
        </w:r>
      </w:ins>
    </w:p>
    <w:tbl>
      <w:tblPr>
        <w:tblStyle w:val="TableGrid"/>
        <w:tblW w:w="0" w:type="auto"/>
        <w:jc w:val="center"/>
        <w:tblLook w:val="04A0" w:firstRow="1" w:lastRow="0" w:firstColumn="1" w:lastColumn="0" w:noHBand="0" w:noVBand="1"/>
      </w:tblPr>
      <w:tblGrid>
        <w:gridCol w:w="1316"/>
        <w:gridCol w:w="2330"/>
        <w:gridCol w:w="2815"/>
        <w:gridCol w:w="2555"/>
      </w:tblGrid>
      <w:tr w:rsidR="001E5517" w14:paraId="459A9377" w14:textId="77777777" w:rsidTr="0041590F">
        <w:trPr>
          <w:jc w:val="center"/>
        </w:trPr>
        <w:tc>
          <w:tcPr>
            <w:tcW w:w="1413" w:type="dxa"/>
            <w:shd w:val="clear" w:color="auto" w:fill="1A2B56"/>
            <w:vAlign w:val="center"/>
          </w:tcPr>
          <w:p w14:paraId="323D9A5B" w14:textId="77777777" w:rsidR="001E5517" w:rsidRPr="00F96828" w:rsidRDefault="001E5517">
            <w:pPr>
              <w:spacing w:before="40" w:after="40"/>
              <w:rPr>
                <w:rFonts w:ascii="Aptos" w:hAnsi="Aptos"/>
                <w:sz w:val="17"/>
                <w:rPrChange w:id="1708" w:author="Microsoft Word" w:date="2026-09-09T14:54:00Z" w16du:dateUtc="2026-09-09T13:54:00Z">
                  <w:rPr/>
                </w:rPrChange>
              </w:rPr>
            </w:pPr>
            <w:r w:rsidRPr="00F96828">
              <w:rPr>
                <w:rFonts w:ascii="Aptos" w:hAnsi="Aptos"/>
                <w:b/>
                <w:color w:val="FFFFFF"/>
                <w:sz w:val="17"/>
                <w:rPrChange w:id="1709" w:author="Microsoft Word" w:date="2026-09-09T14:54:00Z" w16du:dateUtc="2026-09-09T13:54:00Z">
                  <w:rPr>
                    <w:b/>
                    <w:color w:val="FFFFFF"/>
                    <w:sz w:val="16"/>
                  </w:rPr>
                </w:rPrChange>
              </w:rPr>
              <w:t>Pattern ID</w:t>
            </w:r>
          </w:p>
        </w:tc>
        <w:tc>
          <w:tcPr>
            <w:tcW w:w="2551" w:type="dxa"/>
            <w:shd w:val="clear" w:color="auto" w:fill="1A2B56"/>
            <w:vAlign w:val="center"/>
          </w:tcPr>
          <w:p w14:paraId="00576E87" w14:textId="77777777" w:rsidR="001E5517" w:rsidRPr="00F96828" w:rsidRDefault="001E5517">
            <w:pPr>
              <w:spacing w:before="40" w:after="40"/>
              <w:rPr>
                <w:rFonts w:ascii="Aptos" w:hAnsi="Aptos"/>
                <w:sz w:val="17"/>
                <w:rPrChange w:id="1710" w:author="Microsoft Word" w:date="2026-09-09T14:54:00Z" w16du:dateUtc="2026-09-09T13:54:00Z">
                  <w:rPr/>
                </w:rPrChange>
              </w:rPr>
            </w:pPr>
            <w:r w:rsidRPr="00F96828">
              <w:rPr>
                <w:rFonts w:ascii="Aptos" w:hAnsi="Aptos"/>
                <w:b/>
                <w:color w:val="FFFFFF"/>
                <w:sz w:val="17"/>
                <w:rPrChange w:id="1711" w:author="Microsoft Word" w:date="2026-09-09T14:54:00Z" w16du:dateUtc="2026-09-09T13:54:00Z">
                  <w:rPr>
                    <w:b/>
                    <w:color w:val="FFFFFF"/>
                    <w:sz w:val="16"/>
                  </w:rPr>
                </w:rPrChange>
              </w:rPr>
              <w:t>Pattern</w:t>
            </w:r>
          </w:p>
        </w:tc>
        <w:tc>
          <w:tcPr>
            <w:tcW w:w="3119" w:type="dxa"/>
            <w:shd w:val="clear" w:color="auto" w:fill="1A2B56"/>
            <w:vAlign w:val="center"/>
          </w:tcPr>
          <w:p w14:paraId="3537DFE0" w14:textId="77777777" w:rsidR="001E5517" w:rsidRPr="00F96828" w:rsidRDefault="001E5517">
            <w:pPr>
              <w:spacing w:before="40" w:after="40"/>
              <w:rPr>
                <w:rFonts w:ascii="Aptos" w:hAnsi="Aptos"/>
                <w:sz w:val="17"/>
                <w:rPrChange w:id="1712" w:author="Microsoft Word" w:date="2026-09-09T14:54:00Z" w16du:dateUtc="2026-09-09T13:54:00Z">
                  <w:rPr/>
                </w:rPrChange>
              </w:rPr>
            </w:pPr>
            <w:r w:rsidRPr="00F96828">
              <w:rPr>
                <w:rFonts w:ascii="Aptos" w:hAnsi="Aptos"/>
                <w:b/>
                <w:color w:val="FFFFFF"/>
                <w:sz w:val="17"/>
                <w:rPrChange w:id="1713" w:author="Microsoft Word" w:date="2026-09-09T14:54:00Z" w16du:dateUtc="2026-09-09T13:54:00Z">
                  <w:rPr>
                    <w:b/>
                    <w:color w:val="FFFFFF"/>
                    <w:sz w:val="16"/>
                  </w:rPr>
                </w:rPrChange>
              </w:rPr>
              <w:t>Typical Use</w:t>
            </w:r>
          </w:p>
        </w:tc>
        <w:tc>
          <w:tcPr>
            <w:tcW w:w="2787" w:type="dxa"/>
            <w:shd w:val="clear" w:color="auto" w:fill="1A2B56"/>
            <w:vAlign w:val="center"/>
          </w:tcPr>
          <w:p w14:paraId="3B945C02" w14:textId="77777777" w:rsidR="001E5517" w:rsidRPr="00F96828" w:rsidRDefault="001E5517">
            <w:pPr>
              <w:spacing w:before="40" w:after="40"/>
              <w:rPr>
                <w:rFonts w:ascii="Aptos" w:hAnsi="Aptos"/>
                <w:sz w:val="17"/>
                <w:rPrChange w:id="1714" w:author="Microsoft Word" w:date="2026-09-09T14:54:00Z" w16du:dateUtc="2026-09-09T13:54:00Z">
                  <w:rPr/>
                </w:rPrChange>
              </w:rPr>
            </w:pPr>
            <w:r w:rsidRPr="00F96828">
              <w:rPr>
                <w:rFonts w:ascii="Aptos" w:hAnsi="Aptos"/>
                <w:b/>
                <w:color w:val="FFFFFF"/>
                <w:sz w:val="17"/>
                <w:rPrChange w:id="1715" w:author="Microsoft Word" w:date="2026-09-09T14:54:00Z" w16du:dateUtc="2026-09-09T13:54:00Z">
                  <w:rPr>
                    <w:b/>
                    <w:color w:val="FFFFFF"/>
                    <w:sz w:val="16"/>
                  </w:rPr>
                </w:rPrChange>
              </w:rPr>
              <w:t>Guardrail</w:t>
            </w:r>
          </w:p>
        </w:tc>
      </w:tr>
      <w:tr w:rsidR="001E5517" w14:paraId="2571441F" w14:textId="77777777" w:rsidTr="0041590F">
        <w:trPr>
          <w:jc w:val="center"/>
        </w:trPr>
        <w:tc>
          <w:tcPr>
            <w:tcW w:w="1413" w:type="dxa"/>
            <w:vAlign w:val="center"/>
          </w:tcPr>
          <w:p w14:paraId="561814CB" w14:textId="77777777" w:rsidR="001E5517" w:rsidRPr="00F96828" w:rsidRDefault="001E5517">
            <w:pPr>
              <w:spacing w:before="40" w:after="40"/>
              <w:rPr>
                <w:rFonts w:ascii="Aptos" w:hAnsi="Aptos"/>
                <w:sz w:val="17"/>
                <w:rPrChange w:id="1716" w:author="Microsoft Word" w:date="2026-09-09T14:54:00Z" w16du:dateUtc="2026-09-09T13:54:00Z">
                  <w:rPr/>
                </w:rPrChange>
              </w:rPr>
            </w:pPr>
            <w:r w:rsidRPr="00F96828">
              <w:rPr>
                <w:rFonts w:ascii="Aptos" w:hAnsi="Aptos"/>
                <w:sz w:val="17"/>
                <w:rPrChange w:id="1717" w:author="Microsoft Word" w:date="2026-09-09T14:54:00Z" w16du:dateUtc="2026-09-09T13:54:00Z">
                  <w:rPr>
                    <w:sz w:val="16"/>
                  </w:rPr>
                </w:rPrChange>
              </w:rPr>
              <w:t>SIF-P07</w:t>
            </w:r>
          </w:p>
        </w:tc>
        <w:tc>
          <w:tcPr>
            <w:tcW w:w="2551" w:type="dxa"/>
            <w:vAlign w:val="center"/>
          </w:tcPr>
          <w:p w14:paraId="74E2A468" w14:textId="77777777" w:rsidR="001E5517" w:rsidRPr="00F96828" w:rsidRDefault="001E5517">
            <w:pPr>
              <w:spacing w:before="40" w:after="40"/>
              <w:rPr>
                <w:rFonts w:ascii="Aptos" w:hAnsi="Aptos"/>
                <w:sz w:val="17"/>
                <w:rPrChange w:id="1718" w:author="Microsoft Word" w:date="2026-09-09T14:54:00Z" w16du:dateUtc="2026-09-09T13:54:00Z">
                  <w:rPr/>
                </w:rPrChange>
              </w:rPr>
            </w:pPr>
            <w:r w:rsidRPr="00F96828">
              <w:rPr>
                <w:rFonts w:ascii="Aptos" w:hAnsi="Aptos"/>
                <w:sz w:val="17"/>
                <w:rPrChange w:id="1719" w:author="Microsoft Word" w:date="2026-09-09T14:54:00Z" w16du:dateUtc="2026-09-09T13:54:00Z">
                  <w:rPr>
                    <w:sz w:val="16"/>
                  </w:rPr>
                </w:rPrChange>
              </w:rPr>
              <w:t>Event Notification</w:t>
            </w:r>
          </w:p>
        </w:tc>
        <w:tc>
          <w:tcPr>
            <w:tcW w:w="3119" w:type="dxa"/>
            <w:vAlign w:val="center"/>
          </w:tcPr>
          <w:p w14:paraId="35CA22DE" w14:textId="77777777" w:rsidR="001E5517" w:rsidRPr="00F96828" w:rsidRDefault="001E5517">
            <w:pPr>
              <w:spacing w:before="40" w:after="40"/>
              <w:rPr>
                <w:rFonts w:ascii="Aptos" w:hAnsi="Aptos"/>
                <w:sz w:val="17"/>
                <w:rPrChange w:id="1720" w:author="Microsoft Word" w:date="2026-09-09T14:54:00Z" w16du:dateUtc="2026-09-09T13:54:00Z">
                  <w:rPr/>
                </w:rPrChange>
              </w:rPr>
            </w:pPr>
            <w:r w:rsidRPr="00F96828">
              <w:rPr>
                <w:rFonts w:ascii="Aptos" w:hAnsi="Aptos"/>
                <w:sz w:val="17"/>
                <w:rPrChange w:id="1721" w:author="Microsoft Word" w:date="2026-09-09T14:54:00Z" w16du:dateUtc="2026-09-09T13:54:00Z">
                  <w:rPr>
                    <w:sz w:val="16"/>
                  </w:rPr>
                </w:rPrChange>
              </w:rPr>
              <w:t>Notify data platform that data is available for ingestion.</w:t>
            </w:r>
          </w:p>
        </w:tc>
        <w:tc>
          <w:tcPr>
            <w:tcW w:w="2787" w:type="dxa"/>
            <w:vAlign w:val="center"/>
          </w:tcPr>
          <w:p w14:paraId="26A86682" w14:textId="6A8B56A4" w:rsidR="001E5517" w:rsidRPr="00F96828" w:rsidRDefault="001E5517">
            <w:pPr>
              <w:spacing w:before="40" w:after="40"/>
              <w:rPr>
                <w:rFonts w:ascii="Aptos" w:hAnsi="Aptos"/>
                <w:sz w:val="17"/>
                <w:rPrChange w:id="1722" w:author="Microsoft Word" w:date="2026-09-09T14:54:00Z" w16du:dateUtc="2026-09-09T13:54:00Z">
                  <w:rPr/>
                </w:rPrChange>
              </w:rPr>
            </w:pPr>
            <w:r w:rsidRPr="00F96828">
              <w:rPr>
                <w:rFonts w:ascii="Aptos" w:hAnsi="Aptos"/>
                <w:sz w:val="17"/>
                <w:rPrChange w:id="1723" w:author="Microsoft Word" w:date="2026-09-09T14:54:00Z" w16du:dateUtc="2026-09-09T13:54:00Z">
                  <w:rPr>
                    <w:sz w:val="16"/>
                  </w:rPr>
                </w:rPrChange>
              </w:rPr>
              <w:t>Notification only</w:t>
            </w:r>
            <w:r w:rsidR="00C155AF" w:rsidRPr="00F96828">
              <w:rPr>
                <w:rFonts w:ascii="Aptos" w:hAnsi="Aptos"/>
                <w:sz w:val="17"/>
                <w:rPrChange w:id="1724" w:author="Microsoft Word" w:date="2026-09-09T14:54:00Z" w16du:dateUtc="2026-09-09T13:54:00Z">
                  <w:rPr>
                    <w:sz w:val="16"/>
                  </w:rPr>
                </w:rPrChange>
              </w:rPr>
              <w:t>,</w:t>
            </w:r>
            <w:r w:rsidRPr="00F96828">
              <w:rPr>
                <w:rFonts w:ascii="Aptos" w:hAnsi="Aptos"/>
                <w:sz w:val="17"/>
                <w:rPrChange w:id="1725" w:author="Microsoft Word" w:date="2026-09-09T14:54:00Z" w16du:dateUtc="2026-09-09T13:54:00Z">
                  <w:rPr>
                    <w:sz w:val="16"/>
                  </w:rPr>
                </w:rPrChange>
              </w:rPr>
              <w:t xml:space="preserve"> not operational process orchestration.</w:t>
            </w:r>
          </w:p>
        </w:tc>
      </w:tr>
      <w:tr w:rsidR="001E5517" w14:paraId="25A93763" w14:textId="77777777" w:rsidTr="0041590F">
        <w:trPr>
          <w:jc w:val="center"/>
        </w:trPr>
        <w:tc>
          <w:tcPr>
            <w:tcW w:w="1413" w:type="dxa"/>
            <w:vAlign w:val="center"/>
          </w:tcPr>
          <w:p w14:paraId="054F2A43" w14:textId="77777777" w:rsidR="001E5517" w:rsidRPr="00F96828" w:rsidRDefault="001E5517">
            <w:pPr>
              <w:spacing w:before="40" w:after="40"/>
              <w:rPr>
                <w:rFonts w:ascii="Aptos" w:hAnsi="Aptos"/>
                <w:sz w:val="17"/>
                <w:rPrChange w:id="1726" w:author="Microsoft Word" w:date="2026-09-09T14:54:00Z" w16du:dateUtc="2026-09-09T13:54:00Z">
                  <w:rPr/>
                </w:rPrChange>
              </w:rPr>
            </w:pPr>
            <w:r w:rsidRPr="00F96828">
              <w:rPr>
                <w:rFonts w:ascii="Aptos" w:hAnsi="Aptos"/>
                <w:sz w:val="17"/>
                <w:rPrChange w:id="1727" w:author="Microsoft Word" w:date="2026-09-09T14:54:00Z" w16du:dateUtc="2026-09-09T13:54:00Z">
                  <w:rPr>
                    <w:sz w:val="16"/>
                  </w:rPr>
                </w:rPrChange>
              </w:rPr>
              <w:t>SIF-P08</w:t>
            </w:r>
          </w:p>
        </w:tc>
        <w:tc>
          <w:tcPr>
            <w:tcW w:w="2551" w:type="dxa"/>
            <w:vAlign w:val="center"/>
          </w:tcPr>
          <w:p w14:paraId="49150D61" w14:textId="77777777" w:rsidR="001E5517" w:rsidRPr="00F96828" w:rsidRDefault="001E5517">
            <w:pPr>
              <w:spacing w:before="40" w:after="40"/>
              <w:rPr>
                <w:rFonts w:ascii="Aptos" w:hAnsi="Aptos"/>
                <w:sz w:val="17"/>
                <w:rPrChange w:id="1728" w:author="Microsoft Word" w:date="2026-09-09T14:54:00Z" w16du:dateUtc="2026-09-09T13:54:00Z">
                  <w:rPr/>
                </w:rPrChange>
              </w:rPr>
            </w:pPr>
            <w:r w:rsidRPr="00F96828">
              <w:rPr>
                <w:rFonts w:ascii="Aptos" w:hAnsi="Aptos"/>
                <w:sz w:val="17"/>
                <w:rPrChange w:id="1729" w:author="Microsoft Word" w:date="2026-09-09T14:54:00Z" w16du:dateUtc="2026-09-09T13:54:00Z">
                  <w:rPr>
                    <w:sz w:val="16"/>
                  </w:rPr>
                </w:rPrChange>
              </w:rPr>
              <w:t>High-Volume Event Streaming</w:t>
            </w:r>
          </w:p>
        </w:tc>
        <w:tc>
          <w:tcPr>
            <w:tcW w:w="3119" w:type="dxa"/>
            <w:vAlign w:val="center"/>
          </w:tcPr>
          <w:p w14:paraId="47AF0F31" w14:textId="77777777" w:rsidR="001E5517" w:rsidRPr="00F96828" w:rsidRDefault="001E5517">
            <w:pPr>
              <w:spacing w:before="40" w:after="40"/>
              <w:rPr>
                <w:rFonts w:ascii="Aptos" w:hAnsi="Aptos"/>
                <w:sz w:val="17"/>
                <w:rPrChange w:id="1730" w:author="Microsoft Word" w:date="2026-09-09T14:54:00Z" w16du:dateUtc="2026-09-09T13:54:00Z">
                  <w:rPr/>
                </w:rPrChange>
              </w:rPr>
            </w:pPr>
            <w:r w:rsidRPr="00F96828">
              <w:rPr>
                <w:rFonts w:ascii="Aptos" w:hAnsi="Aptos"/>
                <w:sz w:val="17"/>
                <w:rPrChange w:id="1731" w:author="Microsoft Word" w:date="2026-09-09T14:54:00Z" w16du:dateUtc="2026-09-09T13:54:00Z">
                  <w:rPr>
                    <w:sz w:val="16"/>
                  </w:rPr>
                </w:rPrChange>
              </w:rPr>
              <w:t>Stream high-volume events or telemetry for analytical use.</w:t>
            </w:r>
          </w:p>
        </w:tc>
        <w:tc>
          <w:tcPr>
            <w:tcW w:w="2787" w:type="dxa"/>
            <w:vAlign w:val="center"/>
          </w:tcPr>
          <w:p w14:paraId="21E6932F" w14:textId="77777777" w:rsidR="001E5517" w:rsidRPr="00F96828" w:rsidRDefault="001E5517">
            <w:pPr>
              <w:spacing w:before="40" w:after="40"/>
              <w:rPr>
                <w:rFonts w:ascii="Aptos" w:hAnsi="Aptos"/>
                <w:sz w:val="17"/>
                <w:rPrChange w:id="1732" w:author="Microsoft Word" w:date="2026-09-09T14:54:00Z" w16du:dateUtc="2026-09-09T13:54:00Z">
                  <w:rPr/>
                </w:rPrChange>
              </w:rPr>
            </w:pPr>
            <w:r w:rsidRPr="00F96828">
              <w:rPr>
                <w:rFonts w:ascii="Aptos" w:hAnsi="Aptos"/>
                <w:sz w:val="17"/>
                <w:rPrChange w:id="1733" w:author="Microsoft Word" w:date="2026-09-09T14:54:00Z" w16du:dateUtc="2026-09-09T13:54:00Z">
                  <w:rPr>
                    <w:sz w:val="16"/>
                  </w:rPr>
                </w:rPrChange>
              </w:rPr>
              <w:t>Use only where event-streaming requirements are proven.</w:t>
            </w:r>
          </w:p>
        </w:tc>
      </w:tr>
      <w:tr w:rsidR="001E5517" w14:paraId="146F7847" w14:textId="77777777" w:rsidTr="0041590F">
        <w:trPr>
          <w:jc w:val="center"/>
        </w:trPr>
        <w:tc>
          <w:tcPr>
            <w:tcW w:w="1413" w:type="dxa"/>
            <w:vAlign w:val="center"/>
          </w:tcPr>
          <w:p w14:paraId="67BE851D" w14:textId="77777777" w:rsidR="001E5517" w:rsidRPr="00F96828" w:rsidRDefault="001E5517">
            <w:pPr>
              <w:spacing w:before="40" w:after="40"/>
              <w:rPr>
                <w:rFonts w:ascii="Aptos" w:hAnsi="Aptos"/>
                <w:sz w:val="17"/>
                <w:rPrChange w:id="1734" w:author="Microsoft Word" w:date="2026-09-09T14:54:00Z" w16du:dateUtc="2026-09-09T13:54:00Z">
                  <w:rPr/>
                </w:rPrChange>
              </w:rPr>
            </w:pPr>
            <w:r w:rsidRPr="00F96828">
              <w:rPr>
                <w:rFonts w:ascii="Aptos" w:hAnsi="Aptos"/>
                <w:sz w:val="17"/>
                <w:rPrChange w:id="1735" w:author="Microsoft Word" w:date="2026-09-09T14:54:00Z" w16du:dateUtc="2026-09-09T13:54:00Z">
                  <w:rPr>
                    <w:sz w:val="16"/>
                  </w:rPr>
                </w:rPrChange>
              </w:rPr>
              <w:t>SIF-P12</w:t>
            </w:r>
          </w:p>
        </w:tc>
        <w:tc>
          <w:tcPr>
            <w:tcW w:w="2551" w:type="dxa"/>
            <w:vAlign w:val="center"/>
          </w:tcPr>
          <w:p w14:paraId="13059390" w14:textId="77777777" w:rsidR="001E5517" w:rsidRPr="00F96828" w:rsidRDefault="001E5517">
            <w:pPr>
              <w:spacing w:before="40" w:after="40"/>
              <w:rPr>
                <w:rFonts w:ascii="Aptos" w:hAnsi="Aptos"/>
                <w:sz w:val="17"/>
                <w:rPrChange w:id="1736" w:author="Microsoft Word" w:date="2026-09-09T14:54:00Z" w16du:dateUtc="2026-09-09T13:54:00Z">
                  <w:rPr/>
                </w:rPrChange>
              </w:rPr>
            </w:pPr>
            <w:r w:rsidRPr="00F96828">
              <w:rPr>
                <w:rFonts w:ascii="Aptos" w:hAnsi="Aptos"/>
                <w:sz w:val="17"/>
                <w:rPrChange w:id="1737" w:author="Microsoft Word" w:date="2026-09-09T14:54:00Z" w16du:dateUtc="2026-09-09T13:54:00Z">
                  <w:rPr>
                    <w:sz w:val="16"/>
                  </w:rPr>
                </w:rPrChange>
              </w:rPr>
              <w:t>Managed File Exchange</w:t>
            </w:r>
          </w:p>
        </w:tc>
        <w:tc>
          <w:tcPr>
            <w:tcW w:w="3119" w:type="dxa"/>
            <w:vAlign w:val="center"/>
          </w:tcPr>
          <w:p w14:paraId="57FAAF9C" w14:textId="77777777" w:rsidR="001E5517" w:rsidRPr="00F96828" w:rsidRDefault="001E5517">
            <w:pPr>
              <w:spacing w:before="40" w:after="40"/>
              <w:rPr>
                <w:rFonts w:ascii="Aptos" w:hAnsi="Aptos"/>
                <w:sz w:val="17"/>
                <w:rPrChange w:id="1738" w:author="Microsoft Word" w:date="2026-09-09T14:54:00Z" w16du:dateUtc="2026-09-09T13:54:00Z">
                  <w:rPr/>
                </w:rPrChange>
              </w:rPr>
            </w:pPr>
            <w:r w:rsidRPr="00F96828">
              <w:rPr>
                <w:rFonts w:ascii="Aptos" w:hAnsi="Aptos"/>
                <w:sz w:val="17"/>
                <w:rPrChange w:id="1739" w:author="Microsoft Word" w:date="2026-09-09T14:54:00Z" w16du:dateUtc="2026-09-09T13:54:00Z">
                  <w:rPr>
                    <w:sz w:val="16"/>
                  </w:rPr>
                </w:rPrChange>
              </w:rPr>
              <w:t>Land files for analytical ingestion.</w:t>
            </w:r>
          </w:p>
        </w:tc>
        <w:tc>
          <w:tcPr>
            <w:tcW w:w="2787" w:type="dxa"/>
            <w:vAlign w:val="center"/>
          </w:tcPr>
          <w:p w14:paraId="472FEBA2" w14:textId="77777777" w:rsidR="001E5517" w:rsidRPr="00F96828" w:rsidRDefault="001E5517">
            <w:pPr>
              <w:spacing w:before="40" w:after="40"/>
              <w:rPr>
                <w:rFonts w:ascii="Aptos" w:hAnsi="Aptos"/>
                <w:sz w:val="17"/>
                <w:rPrChange w:id="1740" w:author="Microsoft Word" w:date="2026-09-09T14:54:00Z" w16du:dateUtc="2026-09-09T13:54:00Z">
                  <w:rPr/>
                </w:rPrChange>
              </w:rPr>
            </w:pPr>
            <w:r w:rsidRPr="00F96828">
              <w:rPr>
                <w:rFonts w:ascii="Aptos" w:hAnsi="Aptos"/>
                <w:sz w:val="17"/>
                <w:rPrChange w:id="1741" w:author="Microsoft Word" w:date="2026-09-09T14:54:00Z" w16du:dateUtc="2026-09-09T13:54:00Z">
                  <w:rPr>
                    <w:sz w:val="16"/>
                  </w:rPr>
                </w:rPrChange>
              </w:rPr>
              <w:t>Must include ownership, metadata, retention, and monitoring.</w:t>
            </w:r>
          </w:p>
        </w:tc>
      </w:tr>
      <w:tr w:rsidR="001E5517" w14:paraId="661D4821" w14:textId="77777777" w:rsidTr="0041590F">
        <w:trPr>
          <w:jc w:val="center"/>
        </w:trPr>
        <w:tc>
          <w:tcPr>
            <w:tcW w:w="1413" w:type="dxa"/>
            <w:vAlign w:val="center"/>
          </w:tcPr>
          <w:p w14:paraId="1365E7C7" w14:textId="77777777" w:rsidR="001E5517" w:rsidRPr="00F96828" w:rsidRDefault="001E5517">
            <w:pPr>
              <w:spacing w:before="40" w:after="40"/>
              <w:rPr>
                <w:rFonts w:ascii="Aptos" w:hAnsi="Aptos"/>
                <w:sz w:val="17"/>
                <w:rPrChange w:id="1742" w:author="Microsoft Word" w:date="2026-09-09T14:54:00Z" w16du:dateUtc="2026-09-09T13:54:00Z">
                  <w:rPr/>
                </w:rPrChange>
              </w:rPr>
            </w:pPr>
            <w:r w:rsidRPr="00F96828">
              <w:rPr>
                <w:rFonts w:ascii="Aptos" w:hAnsi="Aptos"/>
                <w:sz w:val="17"/>
                <w:rPrChange w:id="1743" w:author="Microsoft Word" w:date="2026-09-09T14:54:00Z" w16du:dateUtc="2026-09-09T13:54:00Z">
                  <w:rPr>
                    <w:sz w:val="16"/>
                  </w:rPr>
                </w:rPrChange>
              </w:rPr>
              <w:t>SIF-P13</w:t>
            </w:r>
          </w:p>
        </w:tc>
        <w:tc>
          <w:tcPr>
            <w:tcW w:w="2551" w:type="dxa"/>
            <w:vAlign w:val="center"/>
          </w:tcPr>
          <w:p w14:paraId="477988AC" w14:textId="77777777" w:rsidR="001E5517" w:rsidRPr="00F96828" w:rsidRDefault="001E5517">
            <w:pPr>
              <w:spacing w:before="40" w:after="40"/>
              <w:rPr>
                <w:rFonts w:ascii="Aptos" w:hAnsi="Aptos"/>
                <w:sz w:val="17"/>
                <w:rPrChange w:id="1744" w:author="Microsoft Word" w:date="2026-09-09T14:54:00Z" w16du:dateUtc="2026-09-09T13:54:00Z">
                  <w:rPr/>
                </w:rPrChange>
              </w:rPr>
            </w:pPr>
            <w:r w:rsidRPr="00F96828">
              <w:rPr>
                <w:rFonts w:ascii="Aptos" w:hAnsi="Aptos"/>
                <w:sz w:val="17"/>
                <w:rPrChange w:id="1745" w:author="Microsoft Word" w:date="2026-09-09T14:54:00Z" w16du:dateUtc="2026-09-09T13:54:00Z">
                  <w:rPr>
                    <w:sz w:val="16"/>
                  </w:rPr>
                </w:rPrChange>
              </w:rPr>
              <w:t>Data Platform Exchange</w:t>
            </w:r>
          </w:p>
        </w:tc>
        <w:tc>
          <w:tcPr>
            <w:tcW w:w="3119" w:type="dxa"/>
            <w:vAlign w:val="center"/>
          </w:tcPr>
          <w:p w14:paraId="1C7CFDFC" w14:textId="77777777" w:rsidR="001E5517" w:rsidRPr="00F96828" w:rsidRDefault="001E5517">
            <w:pPr>
              <w:spacing w:before="40" w:after="40"/>
              <w:rPr>
                <w:rFonts w:ascii="Aptos" w:hAnsi="Aptos"/>
                <w:sz w:val="17"/>
                <w:rPrChange w:id="1746" w:author="Microsoft Word" w:date="2026-09-09T14:54:00Z" w16du:dateUtc="2026-09-09T13:54:00Z">
                  <w:rPr/>
                </w:rPrChange>
              </w:rPr>
            </w:pPr>
            <w:r w:rsidRPr="00F96828">
              <w:rPr>
                <w:rFonts w:ascii="Aptos" w:hAnsi="Aptos"/>
                <w:sz w:val="17"/>
                <w:rPrChange w:id="1747" w:author="Microsoft Word" w:date="2026-09-09T14:54:00Z" w16du:dateUtc="2026-09-09T13:54:00Z">
                  <w:rPr>
                    <w:sz w:val="16"/>
                  </w:rPr>
                </w:rPrChange>
              </w:rPr>
              <w:t>Controlled exchange between SIF and Snowflake.</w:t>
            </w:r>
          </w:p>
        </w:tc>
        <w:tc>
          <w:tcPr>
            <w:tcW w:w="2787" w:type="dxa"/>
            <w:vAlign w:val="center"/>
          </w:tcPr>
          <w:p w14:paraId="02287BAD" w14:textId="77777777" w:rsidR="001E5517" w:rsidRPr="00F96828" w:rsidRDefault="001E5517">
            <w:pPr>
              <w:spacing w:before="40" w:after="40"/>
              <w:rPr>
                <w:rFonts w:ascii="Aptos" w:hAnsi="Aptos"/>
                <w:sz w:val="17"/>
                <w:rPrChange w:id="1748" w:author="Microsoft Word" w:date="2026-09-09T14:54:00Z" w16du:dateUtc="2026-09-09T13:54:00Z">
                  <w:rPr/>
                </w:rPrChange>
              </w:rPr>
            </w:pPr>
            <w:r w:rsidRPr="00F96828">
              <w:rPr>
                <w:rFonts w:ascii="Aptos" w:hAnsi="Aptos"/>
                <w:sz w:val="17"/>
                <w:rPrChange w:id="1749" w:author="Microsoft Word" w:date="2026-09-09T14:54:00Z" w16du:dateUtc="2026-09-09T13:54:00Z">
                  <w:rPr>
                    <w:sz w:val="16"/>
                  </w:rPr>
                </w:rPrChange>
              </w:rPr>
              <w:t>Data platform must not be the default operational integration mechanism.</w:t>
            </w:r>
          </w:p>
        </w:tc>
      </w:tr>
      <w:tr w:rsidR="001E5517" w14:paraId="38547014" w14:textId="77777777" w:rsidTr="0041590F">
        <w:trPr>
          <w:jc w:val="center"/>
        </w:trPr>
        <w:tc>
          <w:tcPr>
            <w:tcW w:w="1413" w:type="dxa"/>
            <w:vAlign w:val="center"/>
          </w:tcPr>
          <w:p w14:paraId="0C65013F" w14:textId="77777777" w:rsidR="001E5517" w:rsidRPr="00F96828" w:rsidRDefault="001E5517">
            <w:pPr>
              <w:spacing w:before="40" w:after="40"/>
              <w:rPr>
                <w:rFonts w:ascii="Aptos" w:hAnsi="Aptos"/>
                <w:sz w:val="17"/>
                <w:rPrChange w:id="1750" w:author="Microsoft Word" w:date="2026-09-09T14:54:00Z" w16du:dateUtc="2026-09-09T13:54:00Z">
                  <w:rPr/>
                </w:rPrChange>
              </w:rPr>
            </w:pPr>
            <w:r w:rsidRPr="00F96828">
              <w:rPr>
                <w:rFonts w:ascii="Aptos" w:hAnsi="Aptos"/>
                <w:sz w:val="17"/>
                <w:rPrChange w:id="1751" w:author="Microsoft Word" w:date="2026-09-09T14:54:00Z" w16du:dateUtc="2026-09-09T13:54:00Z">
                  <w:rPr>
                    <w:sz w:val="16"/>
                  </w:rPr>
                </w:rPrChange>
              </w:rPr>
              <w:t>SIF-P14</w:t>
            </w:r>
          </w:p>
        </w:tc>
        <w:tc>
          <w:tcPr>
            <w:tcW w:w="2551" w:type="dxa"/>
            <w:vAlign w:val="center"/>
          </w:tcPr>
          <w:p w14:paraId="19ED7D8B" w14:textId="77777777" w:rsidR="001E5517" w:rsidRPr="00F96828" w:rsidRDefault="001E5517">
            <w:pPr>
              <w:spacing w:before="40" w:after="40"/>
              <w:rPr>
                <w:rFonts w:ascii="Aptos" w:hAnsi="Aptos"/>
                <w:sz w:val="17"/>
                <w:rPrChange w:id="1752" w:author="Microsoft Word" w:date="2026-09-09T14:54:00Z" w16du:dateUtc="2026-09-09T13:54:00Z">
                  <w:rPr/>
                </w:rPrChange>
              </w:rPr>
            </w:pPr>
            <w:r w:rsidRPr="00F96828">
              <w:rPr>
                <w:rFonts w:ascii="Aptos" w:hAnsi="Aptos"/>
                <w:sz w:val="17"/>
                <w:rPrChange w:id="1753" w:author="Microsoft Word" w:date="2026-09-09T14:54:00Z" w16du:dateUtc="2026-09-09T13:54:00Z">
                  <w:rPr>
                    <w:sz w:val="16"/>
                  </w:rPr>
                </w:rPrChange>
              </w:rPr>
              <w:t>Custom Code Extension</w:t>
            </w:r>
          </w:p>
        </w:tc>
        <w:tc>
          <w:tcPr>
            <w:tcW w:w="3119" w:type="dxa"/>
            <w:vAlign w:val="center"/>
          </w:tcPr>
          <w:p w14:paraId="46F6050D" w14:textId="77777777" w:rsidR="001E5517" w:rsidRPr="00F96828" w:rsidRDefault="001E5517">
            <w:pPr>
              <w:spacing w:before="40" w:after="40"/>
              <w:rPr>
                <w:rFonts w:ascii="Aptos" w:hAnsi="Aptos"/>
                <w:sz w:val="17"/>
                <w:rPrChange w:id="1754" w:author="Microsoft Word" w:date="2026-09-09T14:54:00Z" w16du:dateUtc="2026-09-09T13:54:00Z">
                  <w:rPr/>
                </w:rPrChange>
              </w:rPr>
            </w:pPr>
            <w:r w:rsidRPr="00F96828">
              <w:rPr>
                <w:rFonts w:ascii="Aptos" w:hAnsi="Aptos"/>
                <w:sz w:val="17"/>
                <w:rPrChange w:id="1755" w:author="Microsoft Word" w:date="2026-09-09T14:54:00Z" w16du:dateUtc="2026-09-09T13:54:00Z">
                  <w:rPr>
                    <w:sz w:val="16"/>
                  </w:rPr>
                </w:rPrChange>
              </w:rPr>
              <w:t>Lightweight extraction, validation, or formatting helper.</w:t>
            </w:r>
          </w:p>
        </w:tc>
        <w:tc>
          <w:tcPr>
            <w:tcW w:w="2787" w:type="dxa"/>
            <w:vAlign w:val="center"/>
          </w:tcPr>
          <w:p w14:paraId="672CAF78" w14:textId="77777777" w:rsidR="001E5517" w:rsidRPr="00F96828" w:rsidRDefault="001E5517">
            <w:pPr>
              <w:spacing w:before="40" w:after="40"/>
              <w:rPr>
                <w:rFonts w:ascii="Aptos" w:hAnsi="Aptos"/>
                <w:sz w:val="17"/>
                <w:rPrChange w:id="1756" w:author="Microsoft Word" w:date="2026-09-09T14:54:00Z" w16du:dateUtc="2026-09-09T13:54:00Z">
                  <w:rPr/>
                </w:rPrChange>
              </w:rPr>
            </w:pPr>
            <w:r w:rsidRPr="00F96828">
              <w:rPr>
                <w:rFonts w:ascii="Aptos" w:hAnsi="Aptos"/>
                <w:sz w:val="17"/>
                <w:rPrChange w:id="1757" w:author="Microsoft Word" w:date="2026-09-09T14:54:00Z" w16du:dateUtc="2026-09-09T13:54:00Z">
                  <w:rPr>
                    <w:sz w:val="16"/>
                  </w:rPr>
                </w:rPrChange>
              </w:rPr>
              <w:t>Avoid embedding business process orchestration in code.</w:t>
            </w:r>
          </w:p>
        </w:tc>
      </w:tr>
    </w:tbl>
    <w:p w14:paraId="3129DE17" w14:textId="77777777" w:rsidR="004F1001" w:rsidRDefault="004F1001" w:rsidP="004F1001"/>
    <w:p w14:paraId="6E76DD16" w14:textId="006EDA81" w:rsidR="004F1001" w:rsidRDefault="006F419D" w:rsidP="004F1001">
      <w:pPr>
        <w:pStyle w:val="Heading2"/>
        <w:rPr>
          <w:ins w:id="1758" w:author="Puneet Kumar - Chaucer" w:date="2026-09-09T21:40:00Z" w16du:dateUtc="2026-09-09T20:40:00Z"/>
          <w:rFonts w:ascii="Calibri heading" w:hAnsi="Calibri heading"/>
          <w:b/>
          <w:color w:val="2E5496"/>
          <w:sz w:val="28"/>
          <w:lang w:val="en-US"/>
        </w:rPr>
      </w:pPr>
      <w:bookmarkStart w:id="1759" w:name="_Toc239852296"/>
      <w:bookmarkStart w:id="1760" w:name="_Toc239899869"/>
      <w:r w:rsidRPr="00C97173">
        <w:rPr>
          <w:rFonts w:ascii="Calibri heading" w:hAnsi="Calibri heading"/>
          <w:b/>
          <w:color w:val="2E5496"/>
          <w:sz w:val="28"/>
          <w:lang w:val="en-US"/>
          <w:rPrChange w:id="1761" w:author="Microsoft Word" w:date="2026-09-09T14:54:00Z" w16du:dateUtc="2026-09-09T13:54:00Z">
            <w:rPr/>
          </w:rPrChange>
        </w:rPr>
        <w:t>7</w:t>
      </w:r>
      <w:commentRangeStart w:id="1762"/>
      <w:commentRangeStart w:id="1763"/>
      <w:commentRangeStart w:id="1764"/>
      <w:commentRangeStart w:id="1765"/>
      <w:commentRangeStart w:id="1766"/>
      <w:commentRangeStart w:id="1767"/>
      <w:r w:rsidR="004F1001" w:rsidRPr="00C97173">
        <w:rPr>
          <w:rFonts w:ascii="Calibri heading" w:hAnsi="Calibri heading"/>
          <w:b/>
          <w:color w:val="2E5496"/>
          <w:sz w:val="28"/>
          <w:lang w:val="en-US"/>
          <w:rPrChange w:id="1768" w:author="Microsoft Word" w:date="2026-09-09T14:54:00Z" w16du:dateUtc="2026-09-09T13:54:00Z">
            <w:rPr/>
          </w:rPrChange>
        </w:rPr>
        <w:t xml:space="preserve">.2 </w:t>
      </w:r>
      <w:commentRangeStart w:id="1769"/>
      <w:commentRangeStart w:id="1770"/>
      <w:commentRangeStart w:id="1771"/>
      <w:r w:rsidR="004F1001" w:rsidRPr="00C97173">
        <w:rPr>
          <w:rFonts w:ascii="Calibri heading" w:hAnsi="Calibri heading"/>
          <w:b/>
          <w:color w:val="2E5496"/>
          <w:sz w:val="28"/>
          <w:lang w:val="en-US"/>
          <w:rPrChange w:id="1772" w:author="Microsoft Word" w:date="2026-09-09T14:54:00Z" w16du:dateUtc="2026-09-09T13:54:00Z">
            <w:rPr/>
          </w:rPrChange>
        </w:rPr>
        <w:t>Detailed Practitioner Patterns</w:t>
      </w:r>
      <w:bookmarkEnd w:id="1759"/>
      <w:bookmarkEnd w:id="1760"/>
      <w:commentRangeEnd w:id="1765"/>
      <w:r w:rsidR="0041590F">
        <w:rPr>
          <w:rStyle w:val="CommentReference"/>
          <w:rFonts w:ascii="Calibri heading" w:hAnsi="Calibri heading"/>
          <w:b/>
          <w:color w:val="2E5496"/>
          <w:sz w:val="28"/>
          <w:szCs w:val="26"/>
          <w:lang w:val="en-US"/>
        </w:rPr>
        <w:commentReference w:id="1765"/>
      </w:r>
      <w:commentRangeEnd w:id="1766"/>
      <w:r w:rsidR="005372F0">
        <w:rPr>
          <w:rStyle w:val="CommentReference"/>
          <w:rFonts w:ascii="Calibri heading" w:hAnsi="Calibri heading"/>
          <w:b/>
          <w:color w:val="2E5496"/>
          <w:sz w:val="28"/>
          <w:szCs w:val="26"/>
          <w:lang w:val="en-US"/>
        </w:rPr>
        <w:commentReference w:id="1766"/>
      </w:r>
      <w:commentRangeEnd w:id="1767"/>
      <w:r w:rsidR="005372F0">
        <w:rPr>
          <w:rStyle w:val="CommentReference"/>
          <w:rFonts w:ascii="Calibri heading" w:hAnsi="Calibri heading"/>
          <w:b/>
          <w:color w:val="2E5496"/>
          <w:sz w:val="28"/>
          <w:szCs w:val="26"/>
          <w:lang w:val="en-US"/>
        </w:rPr>
        <w:commentReference w:id="1767"/>
      </w:r>
      <w:commentRangeEnd w:id="1762"/>
      <w:r w:rsidR="00C56193">
        <w:rPr>
          <w:rStyle w:val="CommentReference"/>
          <w:rFonts w:ascii="Calibri heading" w:hAnsi="Calibri heading"/>
          <w:b/>
          <w:color w:val="2E5496"/>
          <w:sz w:val="28"/>
          <w:szCs w:val="26"/>
          <w:lang w:val="en-US"/>
        </w:rPr>
        <w:commentReference w:id="1762"/>
      </w:r>
      <w:commentRangeEnd w:id="1763"/>
      <w:r w:rsidR="00E95995">
        <w:rPr>
          <w:rStyle w:val="CommentReference"/>
          <w:rFonts w:ascii="Calibri heading" w:hAnsi="Calibri heading"/>
          <w:b/>
          <w:color w:val="2E5496"/>
          <w:sz w:val="28"/>
          <w:szCs w:val="26"/>
          <w:lang w:val="en-US"/>
        </w:rPr>
        <w:commentReference w:id="1763"/>
      </w:r>
      <w:commentRangeEnd w:id="1764"/>
      <w:r w:rsidR="00E95995">
        <w:rPr>
          <w:rStyle w:val="CommentReference"/>
          <w:rFonts w:ascii="Calibri heading" w:hAnsi="Calibri heading"/>
          <w:b/>
          <w:color w:val="2E5496"/>
          <w:sz w:val="28"/>
          <w:szCs w:val="26"/>
          <w:lang w:val="en-US"/>
        </w:rPr>
        <w:commentReference w:id="1764"/>
      </w:r>
      <w:commentRangeEnd w:id="1769"/>
      <w:r w:rsidR="003F10DE">
        <w:rPr>
          <w:rStyle w:val="CommentReference"/>
          <w:rFonts w:ascii="Calibri heading" w:hAnsi="Calibri heading"/>
          <w:b/>
          <w:color w:val="2E5496"/>
          <w:sz w:val="28"/>
          <w:szCs w:val="26"/>
          <w:lang w:val="en-US"/>
        </w:rPr>
        <w:commentReference w:id="1769"/>
      </w:r>
      <w:commentRangeEnd w:id="1770"/>
      <w:r w:rsidR="00F737B3">
        <w:rPr>
          <w:rStyle w:val="CommentReference"/>
          <w:rFonts w:ascii="Calibri heading" w:hAnsi="Calibri heading"/>
          <w:b/>
          <w:color w:val="2E5496"/>
          <w:sz w:val="28"/>
          <w:szCs w:val="26"/>
          <w:lang w:val="en-US"/>
        </w:rPr>
        <w:commentReference w:id="1770"/>
      </w:r>
      <w:commentRangeEnd w:id="1771"/>
      <w:r w:rsidR="008660F0">
        <w:rPr>
          <w:rStyle w:val="CommentReference"/>
          <w:rFonts w:ascii="Calibri heading" w:hAnsi="Calibri heading"/>
          <w:b/>
          <w:color w:val="2E5496"/>
          <w:sz w:val="28"/>
          <w:szCs w:val="26"/>
          <w:lang w:val="en-US"/>
        </w:rPr>
        <w:commentReference w:id="1771"/>
      </w:r>
    </w:p>
    <w:p w14:paraId="3525483A" w14:textId="77777777" w:rsidR="00DA620F" w:rsidRPr="00DA620F" w:rsidRDefault="00DA620F">
      <w:pPr>
        <w:rPr>
          <w:lang w:val="en-US"/>
          <w:rPrChange w:id="1773" w:author="Puneet Kumar - Chaucer" w:date="2026-09-09T21:40:00Z" w16du:dateUtc="2026-09-09T20:40:00Z">
            <w:rPr/>
          </w:rPrChange>
        </w:rPr>
        <w:pPrChange w:id="1774" w:author="Puneet Kumar - Chaucer" w:date="2026-09-09T21:40:00Z" w16du:dateUtc="2026-09-09T20:40:00Z">
          <w:pPr>
            <w:pStyle w:val="Heading2"/>
          </w:pPr>
        </w:pPrChange>
      </w:pPr>
    </w:p>
    <w:p w14:paraId="3F08A74E" w14:textId="77777777" w:rsidR="007B273A" w:rsidRDefault="004F1001" w:rsidP="004F1001">
      <w:pPr>
        <w:rPr>
          <w:rFonts w:ascii="Aptos" w:hAnsi="Aptos"/>
          <w:sz w:val="18"/>
          <w:szCs w:val="18"/>
        </w:rPr>
      </w:pPr>
      <w:r>
        <w:rPr>
          <w:rFonts w:ascii="Aptos" w:hAnsi="Aptos"/>
          <w:sz w:val="18"/>
          <w:szCs w:val="18"/>
        </w:rPr>
        <w:t>The catalogue is organised by interaction style</w:t>
      </w:r>
      <w:r w:rsidR="007B273A">
        <w:rPr>
          <w:rFonts w:ascii="Aptos" w:hAnsi="Aptos"/>
          <w:sz w:val="18"/>
          <w:szCs w:val="18"/>
        </w:rPr>
        <w:t>:</w:t>
      </w:r>
      <w:r>
        <w:rPr>
          <w:rFonts w:ascii="Aptos" w:hAnsi="Aptos"/>
          <w:sz w:val="18"/>
          <w:szCs w:val="18"/>
        </w:rPr>
        <w:t xml:space="preserve"> request/response, asynchronous messaging, event-driven, orchestration, file-based exchange, and data-platform exchange. It mirrors the very first decision a developer makes. </w:t>
      </w:r>
    </w:p>
    <w:p w14:paraId="37D072D9" w14:textId="22BA9C09" w:rsidR="004F1001" w:rsidRDefault="007B273A" w:rsidP="004F1001">
      <w:pPr>
        <w:rPr>
          <w:rFonts w:ascii="Aptos" w:hAnsi="Aptos"/>
          <w:sz w:val="18"/>
          <w:szCs w:val="18"/>
        </w:rPr>
      </w:pPr>
      <w:r>
        <w:rPr>
          <w:rFonts w:ascii="Aptos" w:hAnsi="Aptos"/>
          <w:sz w:val="18"/>
          <w:szCs w:val="18"/>
        </w:rPr>
        <w:t>I</w:t>
      </w:r>
      <w:r w:rsidR="004F1001">
        <w:rPr>
          <w:rFonts w:ascii="Aptos" w:hAnsi="Aptos"/>
          <w:sz w:val="18"/>
          <w:szCs w:val="18"/>
        </w:rPr>
        <w:t>t lines up one-to-one with the decision tree, and each style maps cleanly onto a primary Azure service, file-based being the one that spans a few, because a file is a transport rather than a service.</w:t>
      </w:r>
    </w:p>
    <w:p w14:paraId="2E0DBEA1" w14:textId="77777777" w:rsidR="00317B72" w:rsidRDefault="00317B72" w:rsidP="004F1001">
      <w:pPr>
        <w:rPr>
          <w:rFonts w:ascii="Aptos" w:hAnsi="Aptos"/>
          <w:sz w:val="18"/>
          <w:szCs w:val="18"/>
        </w:rPr>
      </w:pPr>
    </w:p>
    <w:p w14:paraId="52D2D1E3" w14:textId="7367F332" w:rsidR="004F1001" w:rsidRDefault="004F1001" w:rsidP="004F1001">
      <w:pPr>
        <w:rPr>
          <w:ins w:id="1775" w:author="Puneet Kumar - Chaucer" w:date="2026-09-09T21:40:00Z" w16du:dateUtc="2026-09-09T20:40:00Z"/>
          <w:rFonts w:ascii="Aptos" w:hAnsi="Aptos"/>
          <w:sz w:val="18"/>
          <w:szCs w:val="18"/>
        </w:rPr>
      </w:pPr>
      <w:r>
        <w:rPr>
          <w:rFonts w:ascii="Aptos" w:hAnsi="Aptos"/>
          <w:sz w:val="18"/>
          <w:szCs w:val="18"/>
        </w:rPr>
        <w:t xml:space="preserve">Each pattern is written the same way, so any of them </w:t>
      </w:r>
      <w:r w:rsidR="00317B72">
        <w:rPr>
          <w:rFonts w:ascii="Aptos" w:hAnsi="Aptos"/>
          <w:sz w:val="18"/>
          <w:szCs w:val="18"/>
        </w:rPr>
        <w:t xml:space="preserve">can be read </w:t>
      </w:r>
      <w:r>
        <w:rPr>
          <w:rFonts w:ascii="Aptos" w:hAnsi="Aptos"/>
          <w:sz w:val="18"/>
          <w:szCs w:val="18"/>
        </w:rPr>
        <w:t xml:space="preserve">quickly. A one-line statement of what it is for, a diagram, the problem and the solution in plain terms, when to use and avoid it, the risks worth planning for, the </w:t>
      </w:r>
      <w:r w:rsidR="003A7BD2">
        <w:rPr>
          <w:rFonts w:ascii="Aptos" w:hAnsi="Aptos"/>
          <w:sz w:val="18"/>
          <w:szCs w:val="18"/>
        </w:rPr>
        <w:t>common pitfall</w:t>
      </w:r>
      <w:r>
        <w:rPr>
          <w:rFonts w:ascii="Aptos" w:hAnsi="Aptos"/>
          <w:sz w:val="18"/>
          <w:szCs w:val="18"/>
        </w:rPr>
        <w:t xml:space="preserve"> to steer around, and a</w:t>
      </w:r>
      <w:r w:rsidR="0066337A">
        <w:rPr>
          <w:rFonts w:ascii="Aptos" w:hAnsi="Aptos"/>
          <w:sz w:val="18"/>
          <w:szCs w:val="18"/>
        </w:rPr>
        <w:t>n</w:t>
      </w:r>
      <w:r>
        <w:rPr>
          <w:rFonts w:ascii="Aptos" w:hAnsi="Aptos"/>
          <w:sz w:val="18"/>
          <w:szCs w:val="18"/>
        </w:rPr>
        <w:t xml:space="preserve"> </w:t>
      </w:r>
      <w:r w:rsidR="0066337A">
        <w:rPr>
          <w:rFonts w:ascii="Aptos" w:hAnsi="Aptos"/>
          <w:sz w:val="18"/>
          <w:szCs w:val="18"/>
        </w:rPr>
        <w:t>insurance</w:t>
      </w:r>
      <w:r>
        <w:rPr>
          <w:rFonts w:ascii="Aptos" w:hAnsi="Aptos"/>
          <w:sz w:val="18"/>
          <w:szCs w:val="18"/>
        </w:rPr>
        <w:t xml:space="preserve"> example. The diagrams share a visual language, blue is the gateway, purple is orchestration, teal is Service Bus, green is Event Grid, orange is Event Hubs, amber is Functions, and a cylinder is a store.</w:t>
      </w:r>
    </w:p>
    <w:p w14:paraId="1056AC1B" w14:textId="77777777" w:rsidR="00DA620F" w:rsidRDefault="00DA620F" w:rsidP="00DA620F">
      <w:pPr>
        <w:rPr>
          <w:rFonts w:ascii="Aptos" w:hAnsi="Aptos"/>
          <w:sz w:val="18"/>
          <w:szCs w:val="18"/>
        </w:rPr>
      </w:pPr>
    </w:p>
    <w:p w14:paraId="4009A187" w14:textId="6A9121E1" w:rsidR="00DA620F" w:rsidRDefault="00DA620F" w:rsidP="00DA620F">
      <w:pPr>
        <w:rPr>
          <w:rFonts w:ascii="Aptos" w:hAnsi="Aptos"/>
          <w:sz w:val="18"/>
          <w:szCs w:val="18"/>
        </w:rPr>
      </w:pPr>
      <w:r>
        <w:rPr>
          <w:rFonts w:ascii="Aptos" w:hAnsi="Aptos"/>
          <w:sz w:val="18"/>
          <w:szCs w:val="18"/>
        </w:rPr>
        <w:t xml:space="preserve">Security, routing and observability are established once at the conceptual level (5.1) and held constant here: every pattern below applies that same baseline, through its Security boundary and common pitfalls, to its own interaction style, rather than each pattern reinventing its own approach. A pattern that needs to depart from the baseline is an exception to raise through the TDA process (12.1), not a design choice to make pattern by pattern. Concretely, every pattern inherits the same set of cross-cutting concerns: secrets and credentials held in Key Vault and referenced, never embedded (10.1); logs, metrics and traces surfaced through the standard observability matrix (10.3); and delivery through the single DevSecOps pipeline, built once and promoted unchanged through every environment (10.5). </w:t>
      </w:r>
      <w:r w:rsidR="009E518C">
        <w:rPr>
          <w:rFonts w:ascii="Aptos" w:hAnsi="Aptos"/>
          <w:sz w:val="18"/>
          <w:szCs w:val="18"/>
        </w:rPr>
        <w:br/>
      </w:r>
    </w:p>
    <w:p w14:paraId="1E508231" w14:textId="0AAE6FDE" w:rsidR="0095094A" w:rsidRPr="00C97173" w:rsidRDefault="006F419D">
      <w:pPr>
        <w:pStyle w:val="Heading2"/>
        <w:rPr>
          <w:rFonts w:ascii="Calibri heading" w:hAnsi="Calibri heading"/>
          <w:b/>
          <w:color w:val="2E5496"/>
          <w:sz w:val="28"/>
          <w:lang w:val="en-US"/>
          <w:rPrChange w:id="1776" w:author="Microsoft Word" w:date="2026-09-09T14:54:00Z" w16du:dateUtc="2026-09-09T13:54:00Z">
            <w:rPr/>
          </w:rPrChange>
        </w:rPr>
      </w:pPr>
      <w:bookmarkStart w:id="1777" w:name="_Toc239852297"/>
      <w:bookmarkStart w:id="1778" w:name="_Toc239899870"/>
      <w:r w:rsidRPr="00C97173">
        <w:rPr>
          <w:rFonts w:ascii="Calibri heading" w:hAnsi="Calibri heading"/>
          <w:b/>
          <w:color w:val="2E5496"/>
          <w:sz w:val="28"/>
          <w:lang w:val="en-US"/>
          <w:rPrChange w:id="1779" w:author="Microsoft Word" w:date="2026-09-09T14:54:00Z" w16du:dateUtc="2026-09-09T13:54:00Z">
            <w:rPr/>
          </w:rPrChange>
        </w:rPr>
        <w:t>7</w:t>
      </w:r>
      <w:r w:rsidR="00474299" w:rsidRPr="00C97173">
        <w:rPr>
          <w:rFonts w:ascii="Calibri heading" w:hAnsi="Calibri heading"/>
          <w:b/>
          <w:color w:val="2E5496"/>
          <w:sz w:val="28"/>
          <w:lang w:val="en-US"/>
          <w:rPrChange w:id="1780" w:author="Microsoft Word" w:date="2026-09-09T14:54:00Z" w16du:dateUtc="2026-09-09T13:54:00Z">
            <w:rPr/>
          </w:rPrChange>
        </w:rPr>
        <w:t xml:space="preserve">.3 </w:t>
      </w:r>
      <w:commentRangeStart w:id="1781"/>
      <w:r w:rsidR="00474299" w:rsidRPr="00C97173">
        <w:rPr>
          <w:rFonts w:ascii="Calibri heading" w:hAnsi="Calibri heading"/>
          <w:b/>
          <w:color w:val="2E5496"/>
          <w:sz w:val="28"/>
          <w:lang w:val="en-US"/>
          <w:rPrChange w:id="1782" w:author="Microsoft Word" w:date="2026-09-09T14:54:00Z" w16du:dateUtc="2026-09-09T13:54:00Z">
            <w:rPr/>
          </w:rPrChange>
        </w:rPr>
        <w:t>API Patterns</w:t>
      </w:r>
      <w:bookmarkEnd w:id="1777"/>
      <w:bookmarkEnd w:id="1778"/>
      <w:commentRangeEnd w:id="1781"/>
      <w:r w:rsidR="005A7524" w:rsidRPr="00C97173">
        <w:rPr>
          <w:rStyle w:val="CommentReference"/>
          <w:rFonts w:ascii="Calibri heading" w:hAnsi="Calibri heading"/>
          <w:b/>
          <w:color w:val="2E5496"/>
          <w:sz w:val="28"/>
          <w:szCs w:val="26"/>
          <w:lang w:val="en-US"/>
          <w:rPrChange w:id="1783" w:author="Microsoft Word" w:date="2026-09-09T14:54:00Z" w16du:dateUtc="2026-09-09T13:54:00Z">
            <w:rPr>
              <w:rStyle w:val="CommentReference"/>
              <w:sz w:val="26"/>
              <w:szCs w:val="26"/>
            </w:rPr>
          </w:rPrChange>
        </w:rPr>
        <w:commentReference w:id="1781"/>
      </w:r>
    </w:p>
    <w:p w14:paraId="119F5FE1" w14:textId="11B9AC5F" w:rsidR="0095094A" w:rsidRPr="005F0377" w:rsidRDefault="006F419D">
      <w:pPr>
        <w:pStyle w:val="Heading3"/>
        <w:rPr>
          <w:rFonts w:ascii="Calibri heading" w:hAnsi="Calibri heading"/>
          <w:color w:val="2E5496"/>
          <w:lang w:val="en-US"/>
          <w:rPrChange w:id="1784" w:author="Microsoft Word" w:date="2026-09-09T14:54:00Z" w16du:dateUtc="2026-09-09T13:54:00Z">
            <w:rPr/>
          </w:rPrChange>
        </w:rPr>
      </w:pPr>
      <w:bookmarkStart w:id="1785" w:name="_Toc239852298"/>
      <w:bookmarkStart w:id="1786" w:name="_Toc239899871"/>
      <w:r w:rsidRPr="005F0377">
        <w:rPr>
          <w:rFonts w:ascii="Calibri heading" w:hAnsi="Calibri heading"/>
          <w:color w:val="2E5496"/>
          <w:lang w:val="en-US"/>
          <w:rPrChange w:id="1787" w:author="Microsoft Word" w:date="2026-09-09T14:54:00Z" w16du:dateUtc="2026-09-09T13:54:00Z">
            <w:rPr/>
          </w:rPrChange>
        </w:rPr>
        <w:t>7</w:t>
      </w:r>
      <w:r w:rsidR="000514FA" w:rsidRPr="005F0377">
        <w:rPr>
          <w:rFonts w:ascii="Calibri heading" w:hAnsi="Calibri heading"/>
          <w:color w:val="2E5496"/>
          <w:lang w:val="en-US"/>
          <w:rPrChange w:id="1788" w:author="Microsoft Word" w:date="2026-09-09T14:54:00Z" w16du:dateUtc="2026-09-09T13:54:00Z">
            <w:rPr/>
          </w:rPrChange>
        </w:rPr>
        <w:t xml:space="preserve">.3.1 Managed API </w:t>
      </w:r>
      <w:r w:rsidR="000514FA" w:rsidRPr="009A31CB">
        <w:rPr>
          <w:rFonts w:ascii="Calibri heading" w:hAnsi="Calibri heading"/>
          <w:color w:val="2E5496"/>
          <w:lang w:val="en-US"/>
        </w:rPr>
        <w:t>fa</w:t>
      </w:r>
      <w:r w:rsidR="00725DCA" w:rsidRPr="009A31CB">
        <w:rPr>
          <w:rFonts w:ascii="Calibri heading" w:hAnsi="Calibri heading"/>
          <w:color w:val="2E5496"/>
          <w:lang w:val="en-US"/>
        </w:rPr>
        <w:t>c</w:t>
      </w:r>
      <w:r w:rsidR="000514FA" w:rsidRPr="009A31CB">
        <w:rPr>
          <w:rFonts w:ascii="Calibri heading" w:hAnsi="Calibri heading"/>
          <w:color w:val="2E5496"/>
          <w:lang w:val="en-US"/>
        </w:rPr>
        <w:t>ade (</w:t>
      </w:r>
      <w:r w:rsidR="000514FA" w:rsidRPr="005F0377">
        <w:rPr>
          <w:rFonts w:ascii="Calibri heading" w:hAnsi="Calibri heading"/>
          <w:color w:val="2E5496"/>
          <w:lang w:val="en-US"/>
          <w:rPrChange w:id="1789" w:author="Microsoft Word" w:date="2026-09-09T14:54:00Z" w16du:dateUtc="2026-09-09T13:54:00Z">
            <w:rPr/>
          </w:rPrChange>
        </w:rPr>
        <w:t>SFINT1)</w:t>
      </w:r>
      <w:bookmarkEnd w:id="1785"/>
      <w:bookmarkEnd w:id="1786"/>
    </w:p>
    <w:p w14:paraId="2A2DF88E" w14:textId="77777777" w:rsidR="0095094A" w:rsidRPr="00F96828" w:rsidRDefault="007B5EA1">
      <w:pPr>
        <w:spacing w:before="10" w:after="90"/>
        <w:rPr>
          <w:rFonts w:ascii="Aptos" w:hAnsi="Aptos"/>
          <w:sz w:val="18"/>
          <w:rPrChange w:id="1790" w:author="Microsoft Word" w:date="2026-09-09T14:54:00Z" w16du:dateUtc="2026-09-09T13:54:00Z">
            <w:rPr/>
          </w:rPrChange>
        </w:rPr>
      </w:pPr>
      <w:r w:rsidRPr="00F96828">
        <w:rPr>
          <w:rFonts w:ascii="Aptos" w:hAnsi="Aptos"/>
          <w:i/>
          <w:color w:val="5A6470"/>
          <w:sz w:val="18"/>
          <w:rPrChange w:id="1791" w:author="Microsoft Word" w:date="2026-09-09T14:54:00Z" w16du:dateUtc="2026-09-09T13:54:00Z">
            <w:rPr>
              <w:i/>
              <w:iCs/>
              <w:color w:val="5A6470"/>
            </w:rPr>
          </w:rPrChange>
        </w:rPr>
        <w:t>Put every exposed capability behind the shared gateway, so consumers never bind to a backend directly.</w:t>
      </w:r>
    </w:p>
    <w:p w14:paraId="40A533CE" w14:textId="3C5FB7AA" w:rsidR="0095094A" w:rsidRDefault="00AF095D">
      <w:pPr>
        <w:spacing w:before="90" w:after="130"/>
        <w:jc w:val="center"/>
      </w:pPr>
      <w:r w:rsidRPr="00AF095D">
        <w:rPr>
          <w:noProof/>
        </w:rPr>
        <w:drawing>
          <wp:inline distT="0" distB="0" distL="0" distR="0" wp14:anchorId="2DD5879C" wp14:editId="051029B9">
            <wp:extent cx="5369560" cy="1167192"/>
            <wp:effectExtent l="19050" t="19050" r="21590" b="13970"/>
            <wp:docPr id="194995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2706" name=""/>
                    <pic:cNvPicPr/>
                  </pic:nvPicPr>
                  <pic:blipFill>
                    <a:blip r:embed="rId23"/>
                    <a:stretch>
                      <a:fillRect/>
                    </a:stretch>
                  </pic:blipFill>
                  <pic:spPr>
                    <a:xfrm>
                      <a:off x="0" y="0"/>
                      <a:ext cx="5407069" cy="1175345"/>
                    </a:xfrm>
                    <a:prstGeom prst="rect">
                      <a:avLst/>
                    </a:prstGeom>
                    <a:ln w="9525">
                      <a:solidFill>
                        <a:srgbClr val="AEB6C2"/>
                      </a:solidFill>
                    </a:ln>
                  </pic:spPr>
                </pic:pic>
              </a:graphicData>
            </a:graphic>
          </wp:inline>
        </w:drawing>
      </w:r>
    </w:p>
    <w:p w14:paraId="1CC145F9" w14:textId="3EC0DAA4" w:rsidR="0095094A" w:rsidRPr="00220E55" w:rsidRDefault="007B5EA1">
      <w:pPr>
        <w:spacing w:before="40" w:after="110" w:line="278" w:lineRule="auto"/>
        <w:ind w:left="360"/>
        <w:rPr>
          <w:rFonts w:ascii="Aptos" w:hAnsi="Aptos"/>
          <w:sz w:val="18"/>
          <w:lang w:val="en-GB"/>
          <w:rPrChange w:id="1792" w:author="Microsoft Word" w:date="2026-09-09T14:54:00Z" w16du:dateUtc="2026-09-09T13:54:00Z">
            <w:rPr/>
          </w:rPrChange>
        </w:rPr>
      </w:pPr>
      <w:r w:rsidRPr="00F96828">
        <w:rPr>
          <w:rFonts w:ascii="Aptos" w:hAnsi="Aptos"/>
          <w:b/>
          <w:color w:val="1F3864"/>
          <w:sz w:val="18"/>
          <w:rPrChange w:id="1793" w:author="Microsoft Word" w:date="2026-09-09T14:02:00Z" w16du:dateUtc="2026-09-09T13:02:00Z">
            <w:rPr>
              <w:b/>
              <w:bCs/>
              <w:color w:val="1F3864"/>
            </w:rPr>
          </w:rPrChange>
        </w:rPr>
        <w:t xml:space="preserve">Problem. </w:t>
      </w:r>
      <w:r w:rsidR="00220E55" w:rsidRPr="00220E55">
        <w:rPr>
          <w:rFonts w:ascii="Aptos" w:hAnsi="Aptos"/>
          <w:sz w:val="18"/>
          <w:lang w:val="en-GB"/>
        </w:rPr>
        <w:t>A consuming application requires synchronous access to a capability exposed by another system. Direct access to backend systems creates tight coupling, distributes security and access-control responsibilities, and increases the impact of system changes on dependent consumers.</w:t>
      </w:r>
    </w:p>
    <w:p w14:paraId="0C53F304" w14:textId="03B1F613" w:rsidR="0095094A" w:rsidRDefault="007B5EA1" w:rsidP="00DA620F">
      <w:pPr>
        <w:spacing w:before="40" w:after="110" w:line="278" w:lineRule="auto"/>
        <w:ind w:left="360"/>
      </w:pPr>
      <w:r w:rsidRPr="00F96828">
        <w:rPr>
          <w:rFonts w:ascii="Aptos" w:hAnsi="Aptos"/>
          <w:b/>
          <w:color w:val="1F3864"/>
          <w:sz w:val="18"/>
          <w:rPrChange w:id="1794" w:author="Microsoft Word" w:date="2026-09-09T14:54:00Z" w16du:dateUtc="2026-09-09T13:54:00Z">
            <w:rPr>
              <w:b/>
              <w:bCs/>
              <w:color w:val="1F3864"/>
            </w:rPr>
          </w:rPrChange>
        </w:rPr>
        <w:t xml:space="preserve">Solution. </w:t>
      </w:r>
      <w:r w:rsidRPr="00F96828">
        <w:rPr>
          <w:rFonts w:ascii="Aptos" w:hAnsi="Aptos"/>
          <w:sz w:val="18"/>
          <w:rPrChange w:id="1795" w:author="Microsoft Word" w:date="2026-09-09T14:54:00Z" w16du:dateUtc="2026-09-09T13:54:00Z">
            <w:rPr/>
          </w:rPrChange>
        </w:rPr>
        <w:t xml:space="preserve">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w:t>
      </w:r>
      <w:r w:rsidR="00C02D5A" w:rsidRPr="00F96828">
        <w:rPr>
          <w:rFonts w:ascii="Aptos" w:hAnsi="Aptos"/>
          <w:sz w:val="18"/>
          <w:rPrChange w:id="1796" w:author="Microsoft Word" w:date="2026-09-09T14:54:00Z" w16du:dateUtc="2026-09-09T13:54:00Z">
            <w:rPr/>
          </w:rPrChange>
        </w:rPr>
        <w:t xml:space="preserve">an appropriate network edge protection </w:t>
      </w:r>
      <w:r w:rsidR="00906024" w:rsidRPr="00F96828">
        <w:rPr>
          <w:rFonts w:ascii="Aptos" w:hAnsi="Aptos"/>
          <w:sz w:val="18"/>
          <w:rPrChange w:id="1797" w:author="Microsoft Word" w:date="2026-09-09T14:54:00Z" w16du:dateUtc="2026-09-09T13:54:00Z">
            <w:rPr/>
          </w:rPrChange>
        </w:rPr>
        <w:t>service</w:t>
      </w:r>
      <w:r w:rsidRPr="00F96828">
        <w:rPr>
          <w:rFonts w:ascii="Aptos" w:hAnsi="Aptos"/>
          <w:sz w:val="18"/>
          <w:rPrChange w:id="1798" w:author="Microsoft Word" w:date="2026-09-09T14:54:00Z" w16du:dateUtc="2026-09-09T13:54:00Z">
            <w:rPr/>
          </w:rPrChange>
        </w:rPr>
        <w:t>, it is never public itself.</w:t>
      </w:r>
    </w:p>
    <w:p w14:paraId="0B9E90EF" w14:textId="343DED99" w:rsidR="0095094A" w:rsidRPr="006C3B8F" w:rsidRDefault="007B5EA1">
      <w:pPr>
        <w:spacing w:before="40" w:after="110" w:line="278" w:lineRule="auto"/>
        <w:ind w:left="360"/>
        <w:rPr>
          <w:rFonts w:ascii="Aptos" w:hAnsi="Aptos"/>
          <w:sz w:val="18"/>
          <w:lang w:val="en-GB"/>
          <w:rPrChange w:id="1799" w:author="Microsoft Word" w:date="2026-09-09T14:54:00Z" w16du:dateUtc="2026-09-09T13:54:00Z">
            <w:rPr/>
          </w:rPrChange>
        </w:rPr>
      </w:pPr>
      <w:r w:rsidRPr="00F96828">
        <w:rPr>
          <w:rFonts w:ascii="Aptos" w:hAnsi="Aptos"/>
          <w:b/>
          <w:color w:val="1F3864"/>
          <w:sz w:val="18"/>
          <w:rPrChange w:id="1800" w:author="Microsoft Word" w:date="2026-09-09T14:02:00Z" w16du:dateUtc="2026-09-09T13:02:00Z">
            <w:rPr>
              <w:b/>
              <w:bCs/>
              <w:color w:val="1F3864"/>
            </w:rPr>
          </w:rPrChange>
        </w:rPr>
        <w:t xml:space="preserve">Use it when. </w:t>
      </w:r>
      <w:r w:rsidR="006C3B8F" w:rsidRPr="006C3B8F">
        <w:rPr>
          <w:rFonts w:ascii="Aptos" w:hAnsi="Aptos"/>
          <w:sz w:val="18"/>
          <w:lang w:val="en-GB"/>
        </w:rPr>
        <w:t xml:space="preserve">The consumer requires an immediate </w:t>
      </w:r>
      <w:r w:rsidR="00EE7FF9" w:rsidRPr="006C3B8F">
        <w:rPr>
          <w:rFonts w:ascii="Aptos" w:hAnsi="Aptos"/>
          <w:sz w:val="18"/>
          <w:lang w:val="en-GB"/>
        </w:rPr>
        <w:t>response,</w:t>
      </w:r>
      <w:r w:rsidR="006C3B8F" w:rsidRPr="006C3B8F">
        <w:rPr>
          <w:rFonts w:ascii="Aptos" w:hAnsi="Aptos"/>
          <w:sz w:val="18"/>
          <w:lang w:val="en-GB"/>
        </w:rPr>
        <w:t xml:space="preserve"> and the capability must be exposed through a governed, reusable and discoverable API contract</w:t>
      </w:r>
      <w:r w:rsidRPr="00F96828">
        <w:rPr>
          <w:rFonts w:ascii="Aptos" w:hAnsi="Aptos"/>
          <w:sz w:val="18"/>
          <w:rPrChange w:id="1801" w:author="Microsoft Word" w:date="2026-09-09T14:02:00Z" w16du:dateUtc="2026-09-09T13:02:00Z">
            <w:rPr/>
          </w:rPrChange>
        </w:rPr>
        <w:t>.</w:t>
      </w:r>
    </w:p>
    <w:p w14:paraId="5D2AE84E" w14:textId="2B594947" w:rsidR="0095094A" w:rsidRPr="00F96828" w:rsidRDefault="007B5EA1">
      <w:pPr>
        <w:spacing w:before="40" w:after="110" w:line="278" w:lineRule="auto"/>
        <w:ind w:left="360"/>
        <w:rPr>
          <w:rFonts w:ascii="Aptos" w:hAnsi="Aptos"/>
          <w:sz w:val="18"/>
          <w:rPrChange w:id="1802" w:author="Microsoft Word" w:date="2026-09-09T14:54:00Z" w16du:dateUtc="2026-09-09T13:54:00Z">
            <w:rPr/>
          </w:rPrChange>
        </w:rPr>
      </w:pPr>
      <w:r w:rsidRPr="00F96828">
        <w:rPr>
          <w:rFonts w:ascii="Aptos" w:hAnsi="Aptos"/>
          <w:b/>
          <w:color w:val="1F3864"/>
          <w:sz w:val="18"/>
          <w:rPrChange w:id="1803" w:author="Microsoft Word" w:date="2026-09-09T14:54:00Z" w16du:dateUtc="2026-09-09T13:54:00Z">
            <w:rPr>
              <w:b/>
              <w:bCs/>
              <w:color w:val="1F3864"/>
            </w:rPr>
          </w:rPrChange>
        </w:rPr>
        <w:t xml:space="preserve">Avoid it when. </w:t>
      </w:r>
      <w:r w:rsidR="00A27753" w:rsidRPr="00F96828">
        <w:rPr>
          <w:rFonts w:ascii="Aptos" w:hAnsi="Aptos"/>
          <w:sz w:val="18"/>
          <w:rPrChange w:id="1804" w:author="Microsoft Word" w:date="2026-09-09T14:54:00Z" w16du:dateUtc="2026-09-09T13:54:00Z">
            <w:rPr/>
          </w:rPrChange>
        </w:rPr>
        <w:t>T</w:t>
      </w:r>
      <w:r w:rsidRPr="00F96828">
        <w:rPr>
          <w:rFonts w:ascii="Aptos" w:hAnsi="Aptos"/>
          <w:sz w:val="18"/>
          <w:rPrChange w:id="1805" w:author="Microsoft Word" w:date="2026-09-09T14:54:00Z" w16du:dateUtc="2026-09-09T13:54:00Z">
            <w:rPr/>
          </w:rPrChange>
        </w:rPr>
        <w:t xml:space="preserve">he </w:t>
      </w:r>
      <w:r w:rsidR="00EE7FF9">
        <w:rPr>
          <w:rFonts w:ascii="Aptos" w:hAnsi="Aptos"/>
          <w:sz w:val="18"/>
        </w:rPr>
        <w:t>request</w:t>
      </w:r>
      <w:r w:rsidRPr="00F96828">
        <w:rPr>
          <w:rFonts w:ascii="Aptos" w:hAnsi="Aptos"/>
          <w:sz w:val="18"/>
          <w:rPrChange w:id="1806" w:author="Microsoft Word" w:date="2026-09-09T14:54:00Z" w16du:dateUtc="2026-09-09T13:54:00Z">
            <w:rPr/>
          </w:rPrChange>
        </w:rPr>
        <w:t xml:space="preserve"> is long-running or unpredictable (orchestrat</w:t>
      </w:r>
      <w:r w:rsidR="00A27753" w:rsidRPr="00F96828">
        <w:rPr>
          <w:rFonts w:ascii="Aptos" w:hAnsi="Aptos"/>
          <w:sz w:val="18"/>
          <w:rPrChange w:id="1807" w:author="Microsoft Word" w:date="2026-09-09T14:54:00Z" w16du:dateUtc="2026-09-09T13:54:00Z">
            <w:rPr/>
          </w:rPrChange>
        </w:rPr>
        <w:t>ion needed</w:t>
      </w:r>
      <w:r w:rsidRPr="00F96828">
        <w:rPr>
          <w:rFonts w:ascii="Aptos" w:hAnsi="Aptos"/>
          <w:sz w:val="18"/>
          <w:rPrChange w:id="1808" w:author="Microsoft Word" w:date="2026-09-09T14:54:00Z" w16du:dateUtc="2026-09-09T13:54:00Z">
            <w:rPr/>
          </w:rPrChange>
        </w:rPr>
        <w:t>), or the interaction is really fire-and-forget (messaging).</w:t>
      </w:r>
    </w:p>
    <w:p w14:paraId="521EDD1D" w14:textId="7A9329E3" w:rsidR="0095094A" w:rsidRPr="00F96828" w:rsidRDefault="007B5EA1">
      <w:pPr>
        <w:spacing w:before="40" w:after="110" w:line="278" w:lineRule="auto"/>
        <w:ind w:left="360"/>
        <w:rPr>
          <w:rFonts w:ascii="Aptos" w:hAnsi="Aptos"/>
          <w:sz w:val="18"/>
          <w:rPrChange w:id="1809" w:author="Microsoft Word" w:date="2026-09-09T14:54:00Z" w16du:dateUtc="2026-09-09T13:54:00Z">
            <w:rPr/>
          </w:rPrChange>
        </w:rPr>
      </w:pPr>
      <w:r w:rsidRPr="00F96828">
        <w:rPr>
          <w:rFonts w:ascii="Aptos" w:hAnsi="Aptos"/>
          <w:b/>
          <w:color w:val="1F3864"/>
          <w:sz w:val="18"/>
          <w:rPrChange w:id="1810" w:author="Microsoft Word" w:date="2026-09-09T14:54:00Z" w16du:dateUtc="2026-09-09T13:54:00Z">
            <w:rPr>
              <w:b/>
              <w:bCs/>
              <w:color w:val="1F3864"/>
            </w:rPr>
          </w:rPrChange>
        </w:rPr>
        <w:t xml:space="preserve">Risks and considerations. </w:t>
      </w:r>
      <w:r w:rsidR="00AE1A25" w:rsidRPr="00F96828">
        <w:rPr>
          <w:rFonts w:ascii="Aptos" w:hAnsi="Aptos"/>
          <w:sz w:val="18"/>
          <w:lang w:val="en-GB"/>
          <w:rPrChange w:id="1811" w:author="Microsoft Word" w:date="2026-09-09T14:54:00Z" w16du:dateUtc="2026-09-09T13:54:00Z">
            <w:rPr>
              <w:lang w:val="en-GB"/>
            </w:rPr>
          </w:rPrChange>
        </w:rPr>
        <w:t xml:space="preserve">APIM provides a consistent API </w:t>
      </w:r>
      <w:r w:rsidR="00AE1A25" w:rsidRPr="00F96828">
        <w:rPr>
          <w:rFonts w:ascii="Aptos" w:hAnsi="Aptos"/>
          <w:sz w:val="18"/>
          <w:lang w:val="en-GB"/>
          <w:rPrChange w:id="1812" w:author="Microsoft Word" w:date="2026-09-09T14:02:00Z" w16du:dateUtc="2026-09-09T13:02:00Z">
            <w:rPr>
              <w:lang w:val="en-GB"/>
            </w:rPr>
          </w:rPrChange>
        </w:rPr>
        <w:t>fa</w:t>
      </w:r>
      <w:r w:rsidR="005645C8">
        <w:rPr>
          <w:rFonts w:ascii="Aptos" w:hAnsi="Aptos"/>
          <w:sz w:val="18"/>
          <w:lang w:val="en-GB"/>
        </w:rPr>
        <w:t>c</w:t>
      </w:r>
      <w:r w:rsidR="00AE1A25" w:rsidRPr="00F96828">
        <w:rPr>
          <w:rFonts w:ascii="Aptos" w:hAnsi="Aptos"/>
          <w:sz w:val="18"/>
          <w:lang w:val="en-GB"/>
          <w:rPrChange w:id="1813" w:author="Microsoft Word" w:date="2026-09-09T14:02:00Z" w16du:dateUtc="2026-09-09T13:02:00Z">
            <w:rPr>
              <w:lang w:val="en-GB"/>
            </w:rPr>
          </w:rPrChange>
        </w:rPr>
        <w:t>ade</w:t>
      </w:r>
      <w:r w:rsidR="00AE1A25" w:rsidRPr="00F96828">
        <w:rPr>
          <w:rFonts w:ascii="Aptos" w:hAnsi="Aptos"/>
          <w:sz w:val="18"/>
          <w:lang w:val="en-GB"/>
          <w:rPrChange w:id="1814" w:author="Microsoft Word" w:date="2026-09-09T14:54:00Z" w16du:dateUtc="2026-09-09T13:54:00Z">
            <w:rPr>
              <w:lang w:val="en-GB"/>
            </w:rPr>
          </w:rPrChange>
        </w:rPr>
        <w:t xml:space="preserv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t>
      </w:r>
    </w:p>
    <w:p w14:paraId="05158724" w14:textId="2E4049CF" w:rsidR="0095094A" w:rsidRPr="00F96828" w:rsidRDefault="007B5EA1">
      <w:pPr>
        <w:spacing w:before="40" w:after="110" w:line="278" w:lineRule="auto"/>
        <w:ind w:left="360"/>
        <w:rPr>
          <w:rFonts w:ascii="Aptos" w:hAnsi="Aptos"/>
          <w:sz w:val="18"/>
          <w:rPrChange w:id="1815" w:author="Microsoft Word" w:date="2026-09-09T14:54:00Z" w16du:dateUtc="2026-09-09T13:54:00Z">
            <w:rPr/>
          </w:rPrChange>
        </w:rPr>
      </w:pPr>
      <w:r w:rsidRPr="00F96828">
        <w:rPr>
          <w:rFonts w:ascii="Aptos" w:hAnsi="Aptos"/>
          <w:b/>
          <w:color w:val="1F3864"/>
          <w:sz w:val="18"/>
          <w:rPrChange w:id="1816" w:author="Microsoft Word" w:date="2026-09-09T14:54:00Z" w16du:dateUtc="2026-09-09T13:54:00Z">
            <w:rPr>
              <w:b/>
              <w:bCs/>
              <w:color w:val="1F3864"/>
            </w:rPr>
          </w:rPrChange>
        </w:rPr>
        <w:t xml:space="preserve">Security boundary. </w:t>
      </w:r>
      <w:r w:rsidR="00AE1A25" w:rsidRPr="00F96828">
        <w:rPr>
          <w:rFonts w:ascii="Aptos" w:hAnsi="Aptos"/>
          <w:sz w:val="18"/>
          <w:lang w:val="en-GB"/>
          <w:rPrChange w:id="1817" w:author="Microsoft Word" w:date="2026-09-09T14:54:00Z" w16du:dateUtc="2026-09-09T13:54:00Z">
            <w:rPr>
              <w:lang w:val="en-GB"/>
            </w:rPr>
          </w:rPrChange>
        </w:rPr>
        <w:t>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mTLS protection at the edge, managed as a registered exception. APIM is not exposed directly to the internet.</w:t>
      </w:r>
    </w:p>
    <w:p w14:paraId="25EE2F3F" w14:textId="39452E68" w:rsidR="0095094A" w:rsidRPr="00220832" w:rsidRDefault="00D47B36">
      <w:pPr>
        <w:spacing w:before="40" w:after="110" w:line="278" w:lineRule="auto"/>
        <w:ind w:left="360"/>
        <w:rPr>
          <w:rFonts w:ascii="Aptos" w:hAnsi="Aptos"/>
          <w:sz w:val="18"/>
          <w:lang w:val="en-GB"/>
          <w:rPrChange w:id="1818" w:author="Microsoft Word" w:date="2026-09-09T14:54:00Z" w16du:dateUtc="2026-09-09T13:54:00Z">
            <w:rPr/>
          </w:rPrChange>
        </w:rPr>
      </w:pPr>
      <w:r w:rsidRPr="00F96828">
        <w:rPr>
          <w:rFonts w:ascii="Aptos" w:hAnsi="Aptos"/>
          <w:b/>
          <w:color w:val="1F3864"/>
          <w:sz w:val="18"/>
          <w:rPrChange w:id="1819" w:author="Microsoft Word" w:date="2026-09-09T14:02:00Z" w16du:dateUtc="2026-09-09T13:02:00Z">
            <w:rPr>
              <w:b/>
              <w:bCs/>
              <w:color w:val="1F3864"/>
            </w:rPr>
          </w:rPrChange>
        </w:rPr>
        <w:t>Common</w:t>
      </w:r>
      <w:r w:rsidR="00CE060C" w:rsidRPr="00F96828">
        <w:rPr>
          <w:rFonts w:ascii="Aptos" w:hAnsi="Aptos"/>
          <w:b/>
          <w:color w:val="1F3864"/>
          <w:sz w:val="18"/>
          <w:rPrChange w:id="1820" w:author="Microsoft Word" w:date="2026-09-09T14:02:00Z" w16du:dateUtc="2026-09-09T13:02:00Z">
            <w:rPr>
              <w:b/>
              <w:bCs/>
              <w:color w:val="1F3864"/>
            </w:rPr>
          </w:rPrChange>
        </w:rPr>
        <w:t xml:space="preserve"> pitfall.</w:t>
      </w:r>
      <w:r w:rsidR="007B5EA1" w:rsidRPr="00F96828">
        <w:rPr>
          <w:rFonts w:ascii="Aptos" w:hAnsi="Aptos"/>
          <w:b/>
          <w:color w:val="1F3864"/>
          <w:sz w:val="18"/>
          <w:rPrChange w:id="1821" w:author="Microsoft Word" w:date="2026-09-09T14:02:00Z" w16du:dateUtc="2026-09-09T13:02:00Z">
            <w:rPr>
              <w:b/>
              <w:bCs/>
              <w:color w:val="1F3864"/>
            </w:rPr>
          </w:rPrChange>
        </w:rPr>
        <w:t xml:space="preserve"> </w:t>
      </w:r>
      <w:r w:rsidR="00220832" w:rsidRPr="00220832">
        <w:rPr>
          <w:rFonts w:ascii="Aptos" w:hAnsi="Aptos"/>
          <w:sz w:val="18"/>
          <w:lang w:val="en-GB"/>
        </w:rPr>
        <w:t xml:space="preserve">Implementing the API facade as a simple pass-through layer with no governance </w:t>
      </w:r>
      <w:r w:rsidR="00211C52" w:rsidRPr="00220832">
        <w:rPr>
          <w:rFonts w:ascii="Aptos" w:hAnsi="Aptos"/>
          <w:sz w:val="18"/>
          <w:lang w:val="en-GB"/>
        </w:rPr>
        <w:t>value or</w:t>
      </w:r>
      <w:r w:rsidR="00220832" w:rsidRPr="00220832">
        <w:rPr>
          <w:rFonts w:ascii="Aptos" w:hAnsi="Aptos"/>
          <w:sz w:val="18"/>
          <w:lang w:val="en-GB"/>
        </w:rPr>
        <w:t xml:space="preserve"> embedding business logic and orchestration behaviour within API policies</w:t>
      </w:r>
      <w:r w:rsidR="007B5EA1" w:rsidRPr="00F96828">
        <w:rPr>
          <w:rFonts w:ascii="Aptos" w:hAnsi="Aptos"/>
          <w:sz w:val="18"/>
          <w:rPrChange w:id="1822" w:author="Microsoft Word" w:date="2026-09-09T14:02:00Z" w16du:dateUtc="2026-09-09T13:02:00Z">
            <w:rPr/>
          </w:rPrChange>
        </w:rPr>
        <w:t>.</w:t>
      </w:r>
    </w:p>
    <w:p w14:paraId="3D973C15" w14:textId="393736ED" w:rsidR="0095094A" w:rsidRPr="00211C52" w:rsidRDefault="007B5EA1">
      <w:pPr>
        <w:spacing w:before="40" w:after="110" w:line="278" w:lineRule="auto"/>
        <w:ind w:left="360"/>
        <w:rPr>
          <w:rFonts w:ascii="Aptos" w:hAnsi="Aptos"/>
          <w:sz w:val="18"/>
          <w:lang w:val="en-GB"/>
          <w:rPrChange w:id="1823" w:author="Microsoft Word" w:date="2026-09-09T14:54:00Z" w16du:dateUtc="2026-09-09T13:54:00Z">
            <w:rPr/>
          </w:rPrChange>
        </w:rPr>
      </w:pPr>
      <w:r w:rsidRPr="00F96828">
        <w:rPr>
          <w:rFonts w:ascii="Aptos" w:hAnsi="Aptos"/>
          <w:b/>
          <w:color w:val="1F3864"/>
          <w:sz w:val="18"/>
          <w:rPrChange w:id="1824" w:author="Microsoft Word" w:date="2026-09-09T14:54:00Z" w16du:dateUtc="2026-09-09T13:54:00Z">
            <w:rPr>
              <w:b/>
              <w:bCs/>
              <w:color w:val="1F3864"/>
            </w:rPr>
          </w:rPrChange>
        </w:rPr>
        <w:t xml:space="preserve">In practice. </w:t>
      </w:r>
      <w:r w:rsidR="00211C52">
        <w:rPr>
          <w:rFonts w:ascii="Aptos" w:hAnsi="Aptos"/>
          <w:b/>
          <w:color w:val="1F3864"/>
          <w:sz w:val="18"/>
        </w:rPr>
        <w:t xml:space="preserve"> </w:t>
      </w:r>
      <w:r w:rsidR="00211C52" w:rsidRPr="00211C52">
        <w:rPr>
          <w:rFonts w:ascii="Aptos" w:hAnsi="Aptos"/>
          <w:sz w:val="18"/>
          <w:lang w:val="en-GB"/>
        </w:rPr>
        <w:t xml:space="preserve">A broker portal requires real-time access to policy information. Instead of integrating directly with the policy administration platform, the capability is exposed through APIM as a managed API facade. </w:t>
      </w:r>
      <w:r>
        <w:rPr>
          <w:rFonts w:ascii="Aptos" w:hAnsi="Aptos"/>
          <w:sz w:val="18"/>
        </w:rPr>
        <w:t>T</w:t>
      </w:r>
      <w:r w:rsidRPr="00F96828">
        <w:rPr>
          <w:rFonts w:ascii="Aptos" w:hAnsi="Aptos"/>
          <w:sz w:val="18"/>
          <w:rPrChange w:id="1825" w:author="Microsoft Word" w:date="2026-09-09T14:54:00Z" w16du:dateUtc="2026-09-09T13:54:00Z">
            <w:rPr/>
          </w:rPrChange>
        </w:rPr>
        <w:t xml:space="preserve">he </w:t>
      </w:r>
      <w:r w:rsidR="0072067C">
        <w:rPr>
          <w:rFonts w:ascii="Aptos" w:hAnsi="Aptos"/>
          <w:sz w:val="18"/>
        </w:rPr>
        <w:t>policy</w:t>
      </w:r>
      <w:r w:rsidRPr="00F96828">
        <w:rPr>
          <w:rFonts w:ascii="Aptos" w:hAnsi="Aptos"/>
          <w:sz w:val="18"/>
          <w:rPrChange w:id="1826" w:author="Microsoft Word" w:date="2026-09-09T14:54:00Z" w16du:dateUtc="2026-09-09T13:54:00Z">
            <w:rPr/>
          </w:rPrChange>
        </w:rPr>
        <w:t xml:space="preserve"> system exposes get-policy-summary through APIM</w:t>
      </w:r>
      <w:r w:rsidR="00B17329">
        <w:rPr>
          <w:rFonts w:ascii="Aptos" w:hAnsi="Aptos"/>
          <w:sz w:val="18"/>
        </w:rPr>
        <w:t xml:space="preserve"> ,</w:t>
      </w:r>
      <w:r>
        <w:rPr>
          <w:rFonts w:ascii="Aptos" w:hAnsi="Aptos"/>
          <w:sz w:val="18"/>
        </w:rPr>
        <w:t xml:space="preserve"> </w:t>
      </w:r>
      <w:r w:rsidRPr="00F96828">
        <w:rPr>
          <w:rFonts w:ascii="Aptos" w:hAnsi="Aptos"/>
          <w:sz w:val="18"/>
          <w:rPrChange w:id="1827" w:author="Microsoft Word" w:date="2026-09-09T14:54:00Z" w16du:dateUtc="2026-09-09T13:54:00Z">
            <w:rPr/>
          </w:rPrChange>
        </w:rPr>
        <w:t>the broker portal calls the API and has no knowledge of the policy admin system behind it.</w:t>
      </w:r>
    </w:p>
    <w:p w14:paraId="6DE8D44F" w14:textId="77777777" w:rsidR="0095094A" w:rsidRDefault="0095094A">
      <w:pPr>
        <w:spacing w:after="150"/>
        <w:rPr>
          <w:ins w:id="1828" w:author="Microsoft Word" w:date="2026-09-09T14:02:00Z" w16du:dateUtc="2026-09-09T13:02:00Z"/>
        </w:rPr>
      </w:pPr>
    </w:p>
    <w:p w14:paraId="1825BD02" w14:textId="0B9E3248" w:rsidR="0095094A" w:rsidRPr="005F0377" w:rsidRDefault="006F419D">
      <w:pPr>
        <w:pStyle w:val="Heading3"/>
        <w:rPr>
          <w:rFonts w:ascii="Calibri heading" w:hAnsi="Calibri heading"/>
          <w:color w:val="2E5496"/>
          <w:lang w:val="en-US"/>
          <w:rPrChange w:id="1829" w:author="Microsoft Word" w:date="2026-09-09T14:54:00Z" w16du:dateUtc="2026-09-09T13:54:00Z">
            <w:rPr/>
          </w:rPrChange>
        </w:rPr>
      </w:pPr>
      <w:bookmarkStart w:id="1830" w:name="_Toc239852299"/>
      <w:bookmarkStart w:id="1831" w:name="_Toc239899872"/>
      <w:r w:rsidRPr="002049ED">
        <w:rPr>
          <w:rFonts w:ascii="Calibri heading" w:hAnsi="Calibri heading"/>
          <w:color w:val="2E5496"/>
          <w:lang w:val="en-US"/>
        </w:rPr>
        <w:t>7</w:t>
      </w:r>
      <w:r w:rsidR="000514FA" w:rsidRPr="002049ED">
        <w:rPr>
          <w:rFonts w:ascii="Calibri heading" w:hAnsi="Calibri heading"/>
          <w:color w:val="2E5496"/>
          <w:lang w:val="en-US"/>
        </w:rPr>
        <w:t>.3.2 API</w:t>
      </w:r>
      <w:r w:rsidR="000514FA" w:rsidRPr="005F0377">
        <w:rPr>
          <w:rFonts w:ascii="Calibri heading" w:hAnsi="Calibri heading"/>
          <w:color w:val="2E5496"/>
          <w:lang w:val="en-US"/>
          <w:rPrChange w:id="1832" w:author="Microsoft Word" w:date="2026-09-09T14:54:00Z" w16du:dateUtc="2026-09-09T13:54:00Z">
            <w:rPr/>
          </w:rPrChange>
        </w:rPr>
        <w:t xml:space="preserve"> composition / </w:t>
      </w:r>
      <w:r w:rsidR="000514FA" w:rsidRPr="0072067C">
        <w:rPr>
          <w:rFonts w:ascii="Calibri heading" w:hAnsi="Calibri heading"/>
          <w:color w:val="2E5496"/>
          <w:lang w:val="en-US"/>
        </w:rPr>
        <w:t>aggregation (</w:t>
      </w:r>
      <w:r w:rsidR="000514FA" w:rsidRPr="005F0377">
        <w:rPr>
          <w:rFonts w:ascii="Calibri heading" w:hAnsi="Calibri heading"/>
          <w:color w:val="2E5496"/>
          <w:lang w:val="en-US"/>
          <w:rPrChange w:id="1833" w:author="Microsoft Word" w:date="2026-09-09T14:54:00Z" w16du:dateUtc="2026-09-09T13:54:00Z">
            <w:rPr/>
          </w:rPrChange>
        </w:rPr>
        <w:t>SFINT2)</w:t>
      </w:r>
      <w:bookmarkEnd w:id="1830"/>
      <w:bookmarkEnd w:id="1831"/>
    </w:p>
    <w:p w14:paraId="7AD0B530" w14:textId="77777777" w:rsidR="0095094A" w:rsidRPr="00F96828" w:rsidRDefault="007B5EA1">
      <w:pPr>
        <w:spacing w:before="10" w:after="90"/>
        <w:rPr>
          <w:rFonts w:ascii="Aptos" w:hAnsi="Aptos"/>
          <w:sz w:val="18"/>
          <w:rPrChange w:id="1834" w:author="Microsoft Word" w:date="2026-09-09T14:54:00Z" w16du:dateUtc="2026-09-09T13:54:00Z">
            <w:rPr/>
          </w:rPrChange>
        </w:rPr>
      </w:pPr>
      <w:r w:rsidRPr="00F96828">
        <w:rPr>
          <w:rFonts w:ascii="Aptos" w:hAnsi="Aptos"/>
          <w:i/>
          <w:color w:val="5A6470"/>
          <w:sz w:val="18"/>
          <w:rPrChange w:id="1835" w:author="Microsoft Word" w:date="2026-09-09T14:54:00Z" w16du:dateUtc="2026-09-09T13:54:00Z">
            <w:rPr>
              <w:i/>
              <w:iCs/>
              <w:color w:val="5A6470"/>
            </w:rPr>
          </w:rPrChange>
        </w:rPr>
        <w:t>Assemble one coarse-grained business response from a few backend reads, so the consumer makes a single call.</w:t>
      </w:r>
    </w:p>
    <w:p w14:paraId="33C3ECDF" w14:textId="77777777" w:rsidR="0095094A" w:rsidRDefault="007B5EA1">
      <w:pPr>
        <w:spacing w:before="90" w:after="130"/>
        <w:jc w:val="center"/>
      </w:pPr>
      <w:r>
        <w:rPr>
          <w:noProof/>
        </w:rPr>
        <w:drawing>
          <wp:inline distT="0" distB="0" distL="0" distR="0" wp14:anchorId="7FF11A59" wp14:editId="5F8CBCB2">
            <wp:extent cx="5191125" cy="1733550"/>
            <wp:effectExtent l="19050" t="19050" r="19050" b="19050"/>
            <wp:docPr id="5877968" name="Picture 587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91125" cy="1733550"/>
                    </a:xfrm>
                    <a:prstGeom prst="rect">
                      <a:avLst/>
                    </a:prstGeom>
                    <a:noFill/>
                    <a:ln w="9525">
                      <a:solidFill>
                        <a:srgbClr val="AEB6C2"/>
                      </a:solidFill>
                    </a:ln>
                  </pic:spPr>
                </pic:pic>
              </a:graphicData>
            </a:graphic>
          </wp:inline>
        </w:drawing>
      </w:r>
    </w:p>
    <w:p w14:paraId="7E62F95B" w14:textId="77777777" w:rsidR="0095094A" w:rsidRPr="00F96828" w:rsidRDefault="007B5EA1">
      <w:pPr>
        <w:spacing w:before="40" w:after="110" w:line="278" w:lineRule="auto"/>
        <w:ind w:left="360"/>
        <w:rPr>
          <w:rFonts w:ascii="Aptos" w:hAnsi="Aptos"/>
          <w:sz w:val="18"/>
          <w:rPrChange w:id="1836" w:author="Microsoft Word" w:date="2026-09-09T14:54:00Z" w16du:dateUtc="2026-09-09T13:54:00Z">
            <w:rPr/>
          </w:rPrChange>
        </w:rPr>
      </w:pPr>
      <w:r w:rsidRPr="00F96828">
        <w:rPr>
          <w:rFonts w:ascii="Aptos" w:hAnsi="Aptos"/>
          <w:b/>
          <w:color w:val="1F3864"/>
          <w:sz w:val="18"/>
          <w:rPrChange w:id="1837" w:author="Microsoft Word" w:date="2026-09-09T14:54:00Z" w16du:dateUtc="2026-09-09T13:54:00Z">
            <w:rPr>
              <w:b/>
              <w:bCs/>
              <w:color w:val="1F3864"/>
            </w:rPr>
          </w:rPrChange>
        </w:rPr>
        <w:t xml:space="preserve">Problem. </w:t>
      </w:r>
      <w:r w:rsidRPr="00F96828">
        <w:rPr>
          <w:rFonts w:ascii="Aptos" w:hAnsi="Aptos"/>
          <w:sz w:val="18"/>
          <w:rPrChange w:id="1838" w:author="Microsoft Word" w:date="2026-09-09T14:54:00Z" w16du:dateUtc="2026-09-09T13:54:00Z">
            <w:rPr/>
          </w:rPrChange>
        </w:rPr>
        <w:t>A servicing screen needs a "client 360" view whose data lives across three systems. Making the consumer call all three couples it to three contracts and three failure modes; doing the joins in the browser is worse.</w:t>
      </w:r>
    </w:p>
    <w:p w14:paraId="48AAFB53" w14:textId="016651AC" w:rsidR="0095094A" w:rsidRDefault="007B5EA1" w:rsidP="00DA620F">
      <w:pPr>
        <w:spacing w:before="40" w:after="110" w:line="278" w:lineRule="auto"/>
        <w:ind w:left="360"/>
      </w:pPr>
      <w:r w:rsidRPr="00F96828">
        <w:rPr>
          <w:rFonts w:ascii="Aptos" w:hAnsi="Aptos"/>
          <w:b/>
          <w:color w:val="1F3864"/>
          <w:sz w:val="18"/>
          <w:rPrChange w:id="1839" w:author="Microsoft Word" w:date="2026-09-09T14:54:00Z" w16du:dateUtc="2026-09-09T13:54:00Z">
            <w:rPr>
              <w:b/>
              <w:bCs/>
              <w:color w:val="1F3864"/>
            </w:rPr>
          </w:rPrChange>
        </w:rPr>
        <w:t xml:space="preserve">Solution. </w:t>
      </w:r>
      <w:r w:rsidRPr="00F96828">
        <w:rPr>
          <w:rFonts w:ascii="Aptos" w:hAnsi="Aptos"/>
          <w:sz w:val="18"/>
          <w:rPrChange w:id="1840" w:author="Microsoft Word" w:date="2026-09-09T14:54:00Z" w16du:dateUtc="2026-09-09T13:54:00Z">
            <w:rPr/>
          </w:rPrChange>
        </w:rPr>
        <w:t>Expos</w:t>
      </w:r>
      <w:r w:rsidR="00246ABB" w:rsidRPr="00F96828">
        <w:rPr>
          <w:rFonts w:ascii="Aptos" w:hAnsi="Aptos"/>
          <w:sz w:val="18"/>
          <w:rPrChange w:id="1841" w:author="Microsoft Word" w:date="2026-09-09T14:54:00Z" w16du:dateUtc="2026-09-09T13:54:00Z">
            <w:rPr/>
          </w:rPrChange>
        </w:rPr>
        <w:t>ing</w:t>
      </w:r>
      <w:r w:rsidRPr="00F96828">
        <w:rPr>
          <w:rFonts w:ascii="Aptos" w:hAnsi="Aptos"/>
          <w:sz w:val="18"/>
          <w:rPrChange w:id="1842" w:author="Microsoft Word" w:date="2026-09-09T14:54:00Z" w16du:dateUtc="2026-09-09T13:54:00Z">
            <w:rPr/>
          </w:rPrChange>
        </w:rPr>
        <w:t xml:space="preserve"> a single composed API on APIM backed by a Function that fans out to the underlying systems, assembles a coarse-grained response and returns it. The composition stays read-mostly and business-shaped, SOA granularity, not a mesh of fine-grained calls.</w:t>
      </w:r>
    </w:p>
    <w:p w14:paraId="627869B4" w14:textId="6E6A2B74" w:rsidR="0095094A" w:rsidRPr="00F96828" w:rsidRDefault="007B5EA1">
      <w:pPr>
        <w:spacing w:before="40" w:after="110" w:line="278" w:lineRule="auto"/>
        <w:ind w:left="360"/>
        <w:rPr>
          <w:rFonts w:ascii="Aptos" w:hAnsi="Aptos"/>
          <w:sz w:val="18"/>
          <w:rPrChange w:id="1843" w:author="Microsoft Word" w:date="2026-09-09T14:54:00Z" w16du:dateUtc="2026-09-09T13:54:00Z">
            <w:rPr/>
          </w:rPrChange>
        </w:rPr>
      </w:pPr>
      <w:r w:rsidRPr="00F96828">
        <w:rPr>
          <w:rFonts w:ascii="Aptos" w:hAnsi="Aptos"/>
          <w:b/>
          <w:color w:val="1F3864"/>
          <w:sz w:val="18"/>
          <w:rPrChange w:id="1844" w:author="Microsoft Word" w:date="2026-09-09T14:54:00Z" w16du:dateUtc="2026-09-09T13:54:00Z">
            <w:rPr>
              <w:b/>
              <w:bCs/>
              <w:color w:val="1F3864"/>
            </w:rPr>
          </w:rPrChange>
        </w:rPr>
        <w:t xml:space="preserve">Use it when. </w:t>
      </w:r>
      <w:r w:rsidR="00303FEC" w:rsidRPr="00F96828">
        <w:rPr>
          <w:rFonts w:ascii="Aptos" w:hAnsi="Aptos"/>
          <w:sz w:val="18"/>
          <w:rPrChange w:id="1845" w:author="Microsoft Word" w:date="2026-09-09T14:54:00Z" w16du:dateUtc="2026-09-09T13:54:00Z">
            <w:rPr/>
          </w:rPrChange>
        </w:rPr>
        <w:t>A</w:t>
      </w:r>
      <w:r w:rsidRPr="00F96828">
        <w:rPr>
          <w:rFonts w:ascii="Aptos" w:hAnsi="Aptos"/>
          <w:sz w:val="18"/>
          <w:rPrChange w:id="1846" w:author="Microsoft Word" w:date="2026-09-09T14:54:00Z" w16du:dateUtc="2026-09-09T13:54:00Z">
            <w:rPr/>
          </w:rPrChange>
        </w:rPr>
        <w:t xml:space="preserve"> consumer needs one logical business object drawn from two or three sources and a single round-trip materially simplifies the caller.</w:t>
      </w:r>
    </w:p>
    <w:p w14:paraId="407C1454" w14:textId="21EC6C0C" w:rsidR="0095094A" w:rsidRPr="00F96828" w:rsidRDefault="007B5EA1">
      <w:pPr>
        <w:spacing w:before="40" w:after="110" w:line="278" w:lineRule="auto"/>
        <w:ind w:left="360"/>
        <w:rPr>
          <w:rFonts w:ascii="Aptos" w:hAnsi="Aptos"/>
          <w:sz w:val="18"/>
          <w:rPrChange w:id="1847" w:author="Microsoft Word" w:date="2026-09-09T14:54:00Z" w16du:dateUtc="2026-09-09T13:54:00Z">
            <w:rPr/>
          </w:rPrChange>
        </w:rPr>
      </w:pPr>
      <w:r w:rsidRPr="00F96828">
        <w:rPr>
          <w:rFonts w:ascii="Aptos" w:hAnsi="Aptos"/>
          <w:b/>
          <w:color w:val="1F3864"/>
          <w:sz w:val="18"/>
          <w:rPrChange w:id="1848" w:author="Microsoft Word" w:date="2026-09-09T14:54:00Z" w16du:dateUtc="2026-09-09T13:54:00Z">
            <w:rPr>
              <w:b/>
              <w:bCs/>
              <w:color w:val="1F3864"/>
            </w:rPr>
          </w:rPrChange>
        </w:rPr>
        <w:t xml:space="preserve">Avoid it when. </w:t>
      </w:r>
      <w:r w:rsidR="00303FEC" w:rsidRPr="00F96828">
        <w:rPr>
          <w:rFonts w:ascii="Aptos" w:hAnsi="Aptos"/>
          <w:sz w:val="18"/>
          <w:rPrChange w:id="1849" w:author="Microsoft Word" w:date="2026-09-09T14:54:00Z" w16du:dateUtc="2026-09-09T13:54:00Z">
            <w:rPr/>
          </w:rPrChange>
        </w:rPr>
        <w:t>T</w:t>
      </w:r>
      <w:r w:rsidRPr="00F96828">
        <w:rPr>
          <w:rFonts w:ascii="Aptos" w:hAnsi="Aptos"/>
          <w:sz w:val="18"/>
          <w:rPrChange w:id="1850" w:author="Microsoft Word" w:date="2026-09-09T14:54:00Z" w16du:dateUtc="2026-09-09T13:54:00Z">
            <w:rPr/>
          </w:rPrChange>
        </w:rPr>
        <w:t xml:space="preserve">he composition needs transactional writes or long-running steps (orchestrate), or </w:t>
      </w:r>
      <w:r w:rsidR="00AB4153" w:rsidRPr="00F96828">
        <w:rPr>
          <w:rFonts w:ascii="Aptos" w:hAnsi="Aptos"/>
          <w:sz w:val="18"/>
          <w:rPrChange w:id="1851" w:author="Microsoft Word" w:date="2026-09-09T14:54:00Z" w16du:dateUtc="2026-09-09T13:54:00Z">
            <w:rPr/>
          </w:rPrChange>
        </w:rPr>
        <w:t>the need is to fan out</w:t>
      </w:r>
      <w:r w:rsidRPr="00F96828">
        <w:rPr>
          <w:rFonts w:ascii="Aptos" w:hAnsi="Aptos"/>
          <w:sz w:val="18"/>
          <w:rPrChange w:id="1852" w:author="Microsoft Word" w:date="2026-09-09T14:54:00Z" w16du:dateUtc="2026-09-09T13:54:00Z">
            <w:rPr/>
          </w:rPrChange>
        </w:rPr>
        <w:t xml:space="preserve"> to many fine-grained services, that is a granularity problem to fix, not to aggregate around.</w:t>
      </w:r>
    </w:p>
    <w:p w14:paraId="7324B09B" w14:textId="67A4CDC8" w:rsidR="0095094A" w:rsidRPr="00F96828" w:rsidRDefault="007B5EA1">
      <w:pPr>
        <w:spacing w:before="40" w:after="110" w:line="278" w:lineRule="auto"/>
        <w:ind w:left="360"/>
        <w:rPr>
          <w:rFonts w:ascii="Aptos" w:hAnsi="Aptos"/>
          <w:sz w:val="18"/>
          <w:rPrChange w:id="1853" w:author="Microsoft Word" w:date="2026-09-09T14:54:00Z" w16du:dateUtc="2026-09-09T13:54:00Z">
            <w:rPr/>
          </w:rPrChange>
        </w:rPr>
      </w:pPr>
      <w:r w:rsidRPr="00F96828">
        <w:rPr>
          <w:rFonts w:ascii="Aptos" w:hAnsi="Aptos"/>
          <w:b/>
          <w:color w:val="1F3864"/>
          <w:sz w:val="18"/>
          <w:rPrChange w:id="1854" w:author="Microsoft Word" w:date="2026-09-09T14:54:00Z" w16du:dateUtc="2026-09-09T13:54:00Z">
            <w:rPr>
              <w:b/>
              <w:bCs/>
              <w:color w:val="1F3864"/>
            </w:rPr>
          </w:rPrChange>
        </w:rPr>
        <w:t xml:space="preserve">Risks and considerations. </w:t>
      </w:r>
      <w:r w:rsidRPr="00F96828">
        <w:rPr>
          <w:rFonts w:ascii="Aptos" w:hAnsi="Aptos"/>
          <w:sz w:val="18"/>
          <w:rPrChange w:id="1855" w:author="Microsoft Word" w:date="2026-09-09T14:54:00Z" w16du:dateUtc="2026-09-09T13:54:00Z">
            <w:rPr/>
          </w:rPrChange>
        </w:rPr>
        <w:t xml:space="preserve">Response time is governed by the slowest dependency and availability by their product, so decide up front how the API behaves when one source is down, a partial response with a clear indicator usually beats failing the whole call. Put a timeout and a circuit breaker around each </w:t>
      </w:r>
      <w:r w:rsidR="002A643A" w:rsidRPr="00F96828">
        <w:rPr>
          <w:rFonts w:ascii="Aptos" w:hAnsi="Aptos"/>
          <w:sz w:val="18"/>
          <w:rPrChange w:id="1856" w:author="Microsoft Word" w:date="2026-09-09T14:54:00Z" w16du:dateUtc="2026-09-09T13:54:00Z">
            <w:rPr/>
          </w:rPrChange>
        </w:rPr>
        <w:t>backend and</w:t>
      </w:r>
      <w:r w:rsidRPr="00F96828">
        <w:rPr>
          <w:rFonts w:ascii="Aptos" w:hAnsi="Aptos"/>
          <w:sz w:val="18"/>
          <w:rPrChange w:id="1857" w:author="Microsoft Word" w:date="2026-09-09T14:54:00Z" w16du:dateUtc="2026-09-09T13:54:00Z">
            <w:rPr/>
          </w:rPrChange>
        </w:rPr>
        <w:t xml:space="preserve"> cache </w:t>
      </w:r>
      <w:r w:rsidR="000500CD" w:rsidRPr="00F96828">
        <w:rPr>
          <w:rFonts w:ascii="Aptos" w:hAnsi="Aptos"/>
          <w:sz w:val="18"/>
          <w:rPrChange w:id="1858" w:author="Microsoft Word" w:date="2026-09-09T14:54:00Z" w16du:dateUtc="2026-09-09T13:54:00Z">
            <w:rPr/>
          </w:rPrChange>
        </w:rPr>
        <w:t>responses wherever feasible</w:t>
      </w:r>
      <w:r w:rsidRPr="00F96828">
        <w:rPr>
          <w:rFonts w:ascii="Aptos" w:hAnsi="Aptos"/>
          <w:sz w:val="18"/>
          <w:rPrChange w:id="1859" w:author="Microsoft Word" w:date="2026-09-09T14:54:00Z" w16du:dateUtc="2026-09-09T13:54:00Z">
            <w:rPr/>
          </w:rPrChange>
        </w:rPr>
        <w:t>.</w:t>
      </w:r>
    </w:p>
    <w:p w14:paraId="61981F32" w14:textId="1EFDCD2D" w:rsidR="0095094A" w:rsidRPr="00F96828" w:rsidRDefault="007B5EA1">
      <w:pPr>
        <w:spacing w:before="40" w:after="110" w:line="278" w:lineRule="auto"/>
        <w:ind w:left="360"/>
        <w:rPr>
          <w:rFonts w:ascii="Aptos" w:hAnsi="Aptos"/>
          <w:sz w:val="18"/>
          <w:rPrChange w:id="1860" w:author="Microsoft Word" w:date="2026-09-09T14:54:00Z" w16du:dateUtc="2026-09-09T13:54:00Z">
            <w:rPr/>
          </w:rPrChange>
        </w:rPr>
      </w:pPr>
      <w:r w:rsidRPr="00F96828">
        <w:rPr>
          <w:rFonts w:ascii="Aptos" w:hAnsi="Aptos"/>
          <w:b/>
          <w:color w:val="1F3864"/>
          <w:sz w:val="18"/>
          <w:rPrChange w:id="1861" w:author="Microsoft Word" w:date="2026-09-09T14:54:00Z" w16du:dateUtc="2026-09-09T13:54:00Z">
            <w:rPr>
              <w:b/>
              <w:bCs/>
              <w:color w:val="1F3864"/>
            </w:rPr>
          </w:rPrChange>
        </w:rPr>
        <w:t xml:space="preserve">Security boundary. </w:t>
      </w:r>
      <w:r w:rsidRPr="00F96828">
        <w:rPr>
          <w:rFonts w:ascii="Aptos" w:hAnsi="Aptos"/>
          <w:sz w:val="18"/>
          <w:rPrChange w:id="1862" w:author="Microsoft Word" w:date="2026-09-09T14:54:00Z" w16du:dateUtc="2026-09-09T13:54:00Z">
            <w:rPr/>
          </w:rPrChange>
        </w:rPr>
        <w:t>APIM (shared) and the aggregator Function (workload); the source systems in their spokes. Fully internal. Within Azure: the Function reaches each source over a Private Endpoint with a managed identity, no secrets in configuration (Key Vault references only), TLS throughout. Outside Azure: none.</w:t>
      </w:r>
    </w:p>
    <w:p w14:paraId="23F1A8CB" w14:textId="6E81BF03" w:rsidR="0095094A" w:rsidRDefault="00D47B36">
      <w:pPr>
        <w:spacing w:before="40" w:after="110" w:line="278" w:lineRule="auto"/>
        <w:ind w:left="360"/>
        <w:rPr>
          <w:rFonts w:ascii="Aptos" w:hAnsi="Aptos"/>
          <w:sz w:val="18"/>
        </w:rPr>
      </w:pPr>
      <w:r w:rsidRPr="00F96828">
        <w:rPr>
          <w:rFonts w:ascii="Aptos" w:hAnsi="Aptos"/>
          <w:b/>
          <w:color w:val="1F3864"/>
          <w:sz w:val="18"/>
          <w:rPrChange w:id="1863" w:author="Microsoft Word" w:date="2026-09-09T14:54:00Z" w16du:dateUtc="2026-09-09T13:54:00Z">
            <w:rPr>
              <w:b/>
              <w:bCs/>
              <w:color w:val="1F3864"/>
            </w:rPr>
          </w:rPrChange>
        </w:rPr>
        <w:t>Common</w:t>
      </w:r>
      <w:r w:rsidR="00CE060C" w:rsidRPr="00F96828">
        <w:rPr>
          <w:rFonts w:ascii="Aptos" w:hAnsi="Aptos"/>
          <w:b/>
          <w:color w:val="1F3864"/>
          <w:sz w:val="18"/>
          <w:rPrChange w:id="1864" w:author="Microsoft Word" w:date="2026-09-09T14:54:00Z" w16du:dateUtc="2026-09-09T13:54:00Z">
            <w:rPr>
              <w:b/>
              <w:bCs/>
              <w:color w:val="1F3864"/>
            </w:rPr>
          </w:rPrChange>
        </w:rPr>
        <w:t xml:space="preserve"> pitfall.</w:t>
      </w:r>
      <w:r w:rsidR="007B5EA1" w:rsidRPr="00F96828">
        <w:rPr>
          <w:rFonts w:ascii="Aptos" w:hAnsi="Aptos"/>
          <w:b/>
          <w:color w:val="1F3864"/>
          <w:sz w:val="18"/>
          <w:rPrChange w:id="1865" w:author="Microsoft Word" w:date="2026-09-09T14:54:00Z" w16du:dateUtc="2026-09-09T13:54:00Z">
            <w:rPr>
              <w:b/>
              <w:bCs/>
              <w:color w:val="1F3864"/>
            </w:rPr>
          </w:rPrChange>
        </w:rPr>
        <w:t xml:space="preserve"> </w:t>
      </w:r>
      <w:r w:rsidR="007B5EA1" w:rsidRPr="00F96828">
        <w:rPr>
          <w:rFonts w:ascii="Aptos" w:hAnsi="Aptos"/>
          <w:sz w:val="18"/>
          <w:rPrChange w:id="1866" w:author="Microsoft Word" w:date="2026-09-09T14:54:00Z" w16du:dateUtc="2026-09-09T13:54:00Z">
            <w:rPr/>
          </w:rPrChange>
        </w:rPr>
        <w:t>Fine-grained, chatty aggregation that recreates a distributed monolith; pushing heavy composition into APIM policies instead of a Function</w:t>
      </w:r>
      <w:r w:rsidR="007B5EA1">
        <w:rPr>
          <w:rFonts w:ascii="Aptos" w:hAnsi="Aptos"/>
          <w:sz w:val="18"/>
        </w:rPr>
        <w:t>.</w:t>
      </w:r>
    </w:p>
    <w:p w14:paraId="7A5A7ABF" w14:textId="77777777" w:rsidR="009A079B" w:rsidRPr="009A079B" w:rsidRDefault="002F1FC1" w:rsidP="009A079B">
      <w:pPr>
        <w:spacing w:before="40" w:after="110" w:line="278" w:lineRule="auto"/>
        <w:ind w:left="360"/>
        <w:rPr>
          <w:rFonts w:ascii="Aptos" w:hAnsi="Aptos"/>
          <w:sz w:val="18"/>
          <w:lang w:val="en-GB"/>
        </w:rPr>
      </w:pPr>
      <w:r>
        <w:rPr>
          <w:rFonts w:ascii="Aptos" w:hAnsi="Aptos"/>
          <w:b/>
          <w:color w:val="1F3864"/>
          <w:sz w:val="18"/>
        </w:rPr>
        <w:t xml:space="preserve">In practice. </w:t>
      </w:r>
      <w:r w:rsidR="009A079B" w:rsidRPr="009A079B">
        <w:rPr>
          <w:rFonts w:ascii="Aptos" w:hAnsi="Aptos"/>
          <w:sz w:val="18"/>
          <w:lang w:val="en-GB"/>
        </w:rPr>
        <w:t>A servicing application requires a consolidated client view spanning policy, claims and customer systems. Rather than calling multiple backend services directly, the application consumes a single aggregated API exposed through APIM. A composition service retrieves and assembles the required information, providing a unified response while maintaining separation between consumers and source systems.</w:t>
      </w:r>
    </w:p>
    <w:p w14:paraId="641E1A99" w14:textId="7C23F389" w:rsidR="002F1FC1" w:rsidRPr="00F96828" w:rsidRDefault="002F1FC1">
      <w:pPr>
        <w:spacing w:before="40" w:after="110" w:line="278" w:lineRule="auto"/>
        <w:ind w:left="360"/>
        <w:rPr>
          <w:rFonts w:ascii="Aptos" w:hAnsi="Aptos"/>
          <w:sz w:val="18"/>
          <w:rPrChange w:id="1867" w:author="Microsoft Word" w:date="2026-09-09T14:02:00Z" w16du:dateUtc="2026-09-09T13:02:00Z">
            <w:rPr/>
          </w:rPrChange>
        </w:rPr>
      </w:pPr>
    </w:p>
    <w:p w14:paraId="3E77E631" w14:textId="22A64DC3" w:rsidR="003C506A" w:rsidRPr="00F96828" w:rsidRDefault="002F1FC1" w:rsidP="00C56193">
      <w:pPr>
        <w:spacing w:before="40" w:after="110" w:line="278" w:lineRule="auto"/>
        <w:ind w:left="360"/>
        <w:rPr>
          <w:del w:id="1868" w:author="Microsoft Word" w:date="2026-09-09T14:02:00Z" w16du:dateUtc="2026-09-09T13:02:00Z"/>
          <w:rFonts w:ascii="Aptos" w:hAnsi="Aptos"/>
          <w:sz w:val="18"/>
          <w:szCs w:val="18"/>
        </w:rPr>
      </w:pPr>
      <w:r>
        <w:rPr>
          <w:rFonts w:ascii="Aptos" w:hAnsi="Aptos"/>
          <w:sz w:val="18"/>
        </w:rPr>
        <w:br/>
      </w:r>
    </w:p>
    <w:p w14:paraId="4A7B78A5" w14:textId="77777777" w:rsidR="00C56193" w:rsidRDefault="00C56193" w:rsidP="00C56193">
      <w:pPr>
        <w:spacing w:after="150"/>
        <w:rPr>
          <w:del w:id="1869" w:author="Microsoft Word" w:date="2026-09-09T14:02:00Z" w16du:dateUtc="2026-09-09T13:02:00Z"/>
        </w:rPr>
      </w:pPr>
    </w:p>
    <w:p w14:paraId="77AAAFED" w14:textId="207CEB3B" w:rsidR="0095094A" w:rsidRPr="005F0377" w:rsidRDefault="006F419D">
      <w:pPr>
        <w:pStyle w:val="Heading3"/>
        <w:rPr>
          <w:rFonts w:ascii="Calibri heading" w:hAnsi="Calibri heading"/>
          <w:color w:val="2E5496"/>
          <w:lang w:val="en-US"/>
          <w:rPrChange w:id="1870" w:author="Microsoft Word" w:date="2026-09-09T14:54:00Z" w16du:dateUtc="2026-09-09T13:54:00Z">
            <w:rPr/>
          </w:rPrChange>
        </w:rPr>
      </w:pPr>
      <w:bookmarkStart w:id="1871" w:name="_Toc239852300"/>
      <w:bookmarkStart w:id="1872" w:name="_Toc239899873"/>
      <w:r w:rsidRPr="002F1FC1">
        <w:rPr>
          <w:rFonts w:ascii="Calibri heading" w:hAnsi="Calibri heading"/>
          <w:color w:val="2E5496"/>
          <w:lang w:val="en-US"/>
        </w:rPr>
        <w:t>7</w:t>
      </w:r>
      <w:r w:rsidR="000514FA" w:rsidRPr="002F1FC1">
        <w:rPr>
          <w:rFonts w:ascii="Calibri heading" w:hAnsi="Calibri heading"/>
          <w:color w:val="2E5496"/>
          <w:lang w:val="en-US"/>
        </w:rPr>
        <w:t>.3.3 Protocol</w:t>
      </w:r>
      <w:r w:rsidR="000514FA" w:rsidRPr="005F0377">
        <w:rPr>
          <w:rFonts w:ascii="Calibri heading" w:hAnsi="Calibri heading"/>
          <w:color w:val="2E5496"/>
          <w:lang w:val="en-US"/>
          <w:rPrChange w:id="1873" w:author="Microsoft Word" w:date="2026-09-09T14:54:00Z" w16du:dateUtc="2026-09-09T13:54:00Z">
            <w:rPr/>
          </w:rPrChange>
        </w:rPr>
        <w:t xml:space="preserve"> / format </w:t>
      </w:r>
      <w:r w:rsidR="000514FA" w:rsidRPr="00125C95">
        <w:rPr>
          <w:rFonts w:ascii="Calibri heading" w:hAnsi="Calibri heading"/>
          <w:color w:val="2E5496"/>
          <w:lang w:val="en-US"/>
        </w:rPr>
        <w:t>mediation (</w:t>
      </w:r>
      <w:r w:rsidR="000514FA" w:rsidRPr="005F0377">
        <w:rPr>
          <w:rFonts w:ascii="Calibri heading" w:hAnsi="Calibri heading"/>
          <w:color w:val="2E5496"/>
          <w:lang w:val="en-US"/>
          <w:rPrChange w:id="1874" w:author="Microsoft Word" w:date="2026-09-09T14:54:00Z" w16du:dateUtc="2026-09-09T13:54:00Z">
            <w:rPr/>
          </w:rPrChange>
        </w:rPr>
        <w:t>SFINT3)</w:t>
      </w:r>
      <w:bookmarkEnd w:id="1871"/>
      <w:bookmarkEnd w:id="1872"/>
    </w:p>
    <w:p w14:paraId="6A2C0D68" w14:textId="77777777" w:rsidR="0095094A" w:rsidRPr="00F96828" w:rsidRDefault="007B5EA1">
      <w:pPr>
        <w:spacing w:before="10" w:after="90"/>
        <w:rPr>
          <w:rFonts w:ascii="Aptos" w:hAnsi="Aptos"/>
          <w:sz w:val="18"/>
          <w:rPrChange w:id="1875" w:author="Microsoft Word" w:date="2026-09-09T14:54:00Z" w16du:dateUtc="2026-09-09T13:54:00Z">
            <w:rPr/>
          </w:rPrChange>
        </w:rPr>
      </w:pPr>
      <w:r w:rsidRPr="00F96828">
        <w:rPr>
          <w:rFonts w:ascii="Aptos" w:hAnsi="Aptos"/>
          <w:i/>
          <w:color w:val="5A6470"/>
          <w:sz w:val="18"/>
          <w:rPrChange w:id="1876" w:author="Microsoft Word" w:date="2026-09-09T14:54:00Z" w16du:dateUtc="2026-09-09T13:54:00Z">
            <w:rPr>
              <w:i/>
              <w:iCs/>
              <w:color w:val="5A6470"/>
            </w:rPr>
          </w:rPrChange>
        </w:rPr>
        <w:t>Translate a legacy protocol to REST/JSON at the edge so modern consumers stay clean.</w:t>
      </w:r>
    </w:p>
    <w:p w14:paraId="370B47CB" w14:textId="77777777" w:rsidR="0095094A" w:rsidRDefault="007B5EA1">
      <w:pPr>
        <w:spacing w:before="90" w:after="130"/>
        <w:jc w:val="center"/>
      </w:pPr>
      <w:r>
        <w:rPr>
          <w:noProof/>
        </w:rPr>
        <w:drawing>
          <wp:inline distT="0" distB="0" distL="0" distR="0" wp14:anchorId="4AB01821" wp14:editId="609A8972">
            <wp:extent cx="5191125" cy="981075"/>
            <wp:effectExtent l="19050" t="19050" r="19050" b="19050"/>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91125" cy="981075"/>
                    </a:xfrm>
                    <a:prstGeom prst="rect">
                      <a:avLst/>
                    </a:prstGeom>
                    <a:noFill/>
                    <a:ln w="9525">
                      <a:solidFill>
                        <a:srgbClr val="AEB6C2"/>
                      </a:solidFill>
                    </a:ln>
                  </pic:spPr>
                </pic:pic>
              </a:graphicData>
            </a:graphic>
          </wp:inline>
        </w:drawing>
      </w:r>
    </w:p>
    <w:p w14:paraId="46CDF7A2" w14:textId="77777777" w:rsidR="0095094A" w:rsidRPr="00F96828" w:rsidRDefault="007B5EA1">
      <w:pPr>
        <w:spacing w:before="40" w:after="110" w:line="278" w:lineRule="auto"/>
        <w:ind w:left="360"/>
        <w:rPr>
          <w:rFonts w:ascii="Aptos" w:hAnsi="Aptos"/>
          <w:sz w:val="18"/>
          <w:rPrChange w:id="1877" w:author="Microsoft Word" w:date="2026-09-09T14:54:00Z" w16du:dateUtc="2026-09-09T13:54:00Z">
            <w:rPr/>
          </w:rPrChange>
        </w:rPr>
      </w:pPr>
      <w:r w:rsidRPr="00F96828">
        <w:rPr>
          <w:rFonts w:ascii="Aptos" w:hAnsi="Aptos"/>
          <w:b/>
          <w:color w:val="1F3864"/>
          <w:sz w:val="18"/>
          <w:rPrChange w:id="1878" w:author="Microsoft Word" w:date="2026-09-09T14:54:00Z" w16du:dateUtc="2026-09-09T13:54:00Z">
            <w:rPr>
              <w:b/>
              <w:bCs/>
              <w:color w:val="1F3864"/>
            </w:rPr>
          </w:rPrChange>
        </w:rPr>
        <w:t xml:space="preserve">Problem. </w:t>
      </w:r>
      <w:r w:rsidRPr="00F96828">
        <w:rPr>
          <w:rFonts w:ascii="Aptos" w:hAnsi="Aptos"/>
          <w:sz w:val="18"/>
          <w:rPrChange w:id="1879" w:author="Microsoft Word" w:date="2026-09-09T14:54:00Z" w16du:dateUtc="2026-09-09T13:54:00Z">
            <w:rPr/>
          </w:rPrChange>
        </w:rPr>
        <w:t>A cloud-native consumer must talk to a system that only speaks SOAP/XML or a fixed-width format. Letting that leak into the consumer spreads legacy concerns across the estate.</w:t>
      </w:r>
    </w:p>
    <w:p w14:paraId="1E866B03" w14:textId="06F81A64" w:rsidR="0095094A" w:rsidRPr="00AC24AA" w:rsidRDefault="007B5EA1" w:rsidP="00DA620F">
      <w:pPr>
        <w:spacing w:before="40" w:after="110" w:line="278" w:lineRule="auto"/>
        <w:ind w:left="360"/>
        <w:rPr>
          <w:rFonts w:ascii="Aptos" w:hAnsi="Aptos"/>
          <w:sz w:val="18"/>
          <w:lang w:val="en-GB"/>
        </w:rPr>
      </w:pPr>
      <w:r w:rsidRPr="00F96828">
        <w:rPr>
          <w:rFonts w:ascii="Aptos" w:hAnsi="Aptos"/>
          <w:b/>
          <w:color w:val="1F3864"/>
          <w:sz w:val="18"/>
          <w:rPrChange w:id="1880" w:author="Microsoft Word" w:date="2026-09-09T14:02:00Z" w16du:dateUtc="2026-09-09T13:02:00Z">
            <w:rPr>
              <w:b/>
              <w:bCs/>
              <w:color w:val="1F3864"/>
            </w:rPr>
          </w:rPrChange>
        </w:rPr>
        <w:t xml:space="preserve">Solution. </w:t>
      </w:r>
      <w:r w:rsidR="00AC24AA" w:rsidRPr="00AC24AA">
        <w:rPr>
          <w:rFonts w:ascii="Aptos" w:hAnsi="Aptos"/>
          <w:sz w:val="18"/>
          <w:lang w:val="en-GB"/>
        </w:rPr>
        <w:t>Terminate the REST/JSON contract at APIM for lightweight protocol mediation or use Azure Functions where more advanced transformation is required. Protocol and format conversion are performed within the integration layer, allowing consumers to interact through standard REST/JSON contracts while legacy implementation details remain isolated from consuming applications.</w:t>
      </w:r>
    </w:p>
    <w:p w14:paraId="25C40D5C" w14:textId="5E093C89" w:rsidR="0095094A" w:rsidRPr="00F96828" w:rsidRDefault="007B5EA1">
      <w:pPr>
        <w:spacing w:before="40" w:after="110" w:line="278" w:lineRule="auto"/>
        <w:ind w:left="360"/>
        <w:rPr>
          <w:rFonts w:ascii="Aptos" w:hAnsi="Aptos"/>
          <w:sz w:val="18"/>
          <w:rPrChange w:id="1881" w:author="Microsoft Word" w:date="2026-09-09T14:54:00Z" w16du:dateUtc="2026-09-09T13:54:00Z">
            <w:rPr/>
          </w:rPrChange>
        </w:rPr>
      </w:pPr>
      <w:r w:rsidRPr="00F96828">
        <w:rPr>
          <w:rFonts w:ascii="Aptos" w:hAnsi="Aptos"/>
          <w:b/>
          <w:color w:val="1F3864"/>
          <w:sz w:val="18"/>
          <w:rPrChange w:id="1882" w:author="Microsoft Word" w:date="2026-09-09T14:54:00Z" w16du:dateUtc="2026-09-09T13:54:00Z">
            <w:rPr>
              <w:b/>
              <w:bCs/>
              <w:color w:val="1F3864"/>
            </w:rPr>
          </w:rPrChange>
        </w:rPr>
        <w:t xml:space="preserve">Use it when. </w:t>
      </w:r>
      <w:r w:rsidR="00BE0734" w:rsidRPr="00F96828">
        <w:rPr>
          <w:rFonts w:ascii="Aptos" w:hAnsi="Aptos"/>
          <w:sz w:val="18"/>
          <w:rPrChange w:id="1883" w:author="Microsoft Word" w:date="2026-09-09T14:54:00Z" w16du:dateUtc="2026-09-09T13:54:00Z">
            <w:rPr/>
          </w:rPrChange>
        </w:rPr>
        <w:t>S</w:t>
      </w:r>
      <w:r w:rsidRPr="00F96828">
        <w:rPr>
          <w:rFonts w:ascii="Aptos" w:hAnsi="Aptos"/>
          <w:sz w:val="18"/>
          <w:rPrChange w:id="1884" w:author="Microsoft Word" w:date="2026-09-09T14:54:00Z" w16du:dateUtc="2026-09-09T13:54:00Z">
            <w:rPr/>
          </w:rPrChange>
        </w:rPr>
        <w:t>tandardising the estate on REST/JSON and need to front a legacy protocol.</w:t>
      </w:r>
    </w:p>
    <w:p w14:paraId="6D414FE5" w14:textId="2066C068" w:rsidR="0095094A" w:rsidRPr="00F96828" w:rsidRDefault="007B5EA1">
      <w:pPr>
        <w:spacing w:before="40" w:after="110" w:line="278" w:lineRule="auto"/>
        <w:ind w:left="360"/>
        <w:rPr>
          <w:rFonts w:ascii="Aptos" w:hAnsi="Aptos"/>
          <w:sz w:val="18"/>
          <w:rPrChange w:id="1885" w:author="Microsoft Word" w:date="2026-09-09T14:54:00Z" w16du:dateUtc="2026-09-09T13:54:00Z">
            <w:rPr/>
          </w:rPrChange>
        </w:rPr>
      </w:pPr>
      <w:r w:rsidRPr="00F96828">
        <w:rPr>
          <w:rFonts w:ascii="Aptos" w:hAnsi="Aptos"/>
          <w:b/>
          <w:color w:val="1F3864"/>
          <w:sz w:val="18"/>
          <w:rPrChange w:id="1886" w:author="Microsoft Word" w:date="2026-09-09T14:54:00Z" w16du:dateUtc="2026-09-09T13:54:00Z">
            <w:rPr>
              <w:b/>
              <w:bCs/>
              <w:color w:val="1F3864"/>
            </w:rPr>
          </w:rPrChange>
        </w:rPr>
        <w:t xml:space="preserve">Avoid it when. </w:t>
      </w:r>
      <w:r w:rsidR="00180ECC" w:rsidRPr="00F96828">
        <w:rPr>
          <w:rFonts w:ascii="Aptos" w:hAnsi="Aptos"/>
          <w:sz w:val="18"/>
          <w:rPrChange w:id="1887" w:author="Microsoft Word" w:date="2026-09-09T14:54:00Z" w16du:dateUtc="2026-09-09T13:54:00Z">
            <w:rPr/>
          </w:rPrChange>
        </w:rPr>
        <w:t>T</w:t>
      </w:r>
      <w:r w:rsidRPr="00F96828">
        <w:rPr>
          <w:rFonts w:ascii="Aptos" w:hAnsi="Aptos"/>
          <w:sz w:val="18"/>
          <w:rPrChange w:id="1888" w:author="Microsoft Word" w:date="2026-09-09T14:54:00Z" w16du:dateUtc="2026-09-09T13:54:00Z">
            <w:rPr/>
          </w:rPrChange>
        </w:rPr>
        <w:t>he requirement is really business transformation rather than protocol translation, that is implementation logic and belongs in a Function with tests, not in a mediation policy.</w:t>
      </w:r>
    </w:p>
    <w:p w14:paraId="210957B6" w14:textId="77777777" w:rsidR="008D6F88" w:rsidRPr="008D6F88" w:rsidRDefault="007B5EA1" w:rsidP="008D6F88">
      <w:pPr>
        <w:spacing w:before="40" w:after="110" w:line="278" w:lineRule="auto"/>
        <w:ind w:left="360"/>
        <w:rPr>
          <w:rFonts w:ascii="Aptos" w:hAnsi="Aptos"/>
          <w:sz w:val="18"/>
          <w:lang w:val="en-GB"/>
        </w:rPr>
      </w:pPr>
      <w:r w:rsidRPr="00F96828">
        <w:rPr>
          <w:rFonts w:ascii="Aptos" w:hAnsi="Aptos"/>
          <w:b/>
          <w:color w:val="1F3864"/>
          <w:sz w:val="18"/>
          <w:rPrChange w:id="1889" w:author="Microsoft Word" w:date="2026-09-09T14:02:00Z" w16du:dateUtc="2026-09-09T13:02:00Z">
            <w:rPr>
              <w:b/>
              <w:bCs/>
              <w:color w:val="1F3864"/>
            </w:rPr>
          </w:rPrChange>
        </w:rPr>
        <w:t xml:space="preserve">Risks and considerations. </w:t>
      </w:r>
      <w:r w:rsidR="008D6F88" w:rsidRPr="008D6F88">
        <w:rPr>
          <w:rFonts w:ascii="Aptos" w:hAnsi="Aptos"/>
          <w:sz w:val="18"/>
          <w:lang w:val="en-GB"/>
        </w:rPr>
        <w:t>Translation should remain stateless and limited to protocol and format conversion. Introducing business logic into the mediation layer increases complexity and can result in hidden or difficult-to-test behaviour. Schema validation should be applied during transformation to identify malformed payloads before they propagate downstream.</w:t>
      </w:r>
    </w:p>
    <w:p w14:paraId="70DE3498" w14:textId="669F3557" w:rsidR="0095094A" w:rsidRPr="00F96828" w:rsidRDefault="007B5EA1">
      <w:pPr>
        <w:spacing w:before="40" w:after="110" w:line="278" w:lineRule="auto"/>
        <w:ind w:left="360"/>
        <w:rPr>
          <w:rFonts w:ascii="Aptos" w:hAnsi="Aptos"/>
          <w:sz w:val="18"/>
          <w:rPrChange w:id="1890" w:author="Microsoft Word" w:date="2026-09-09T14:54:00Z" w16du:dateUtc="2026-09-09T13:54:00Z">
            <w:rPr/>
          </w:rPrChange>
        </w:rPr>
      </w:pPr>
      <w:r w:rsidRPr="00F96828">
        <w:rPr>
          <w:rFonts w:ascii="Aptos" w:hAnsi="Aptos"/>
          <w:b/>
          <w:color w:val="1F3864"/>
          <w:sz w:val="18"/>
          <w:rPrChange w:id="1891" w:author="Microsoft Word" w:date="2026-09-09T14:54:00Z" w16du:dateUtc="2026-09-09T13:54:00Z">
            <w:rPr>
              <w:b/>
              <w:bCs/>
              <w:color w:val="1F3864"/>
            </w:rPr>
          </w:rPrChange>
        </w:rPr>
        <w:t xml:space="preserve">Security boundary. </w:t>
      </w:r>
      <w:r w:rsidRPr="00F96828">
        <w:rPr>
          <w:rFonts w:ascii="Aptos" w:hAnsi="Aptos"/>
          <w:sz w:val="18"/>
          <w:rPrChange w:id="1892" w:author="Microsoft Word" w:date="2026-09-09T14:54:00Z" w16du:dateUtc="2026-09-09T13:54:00Z">
            <w:rPr/>
          </w:rPrChange>
        </w:rPr>
        <w:t>APIM or the mediation Function in the shared subscription / a spoke; the legacy backend in its spoke or on-premises. Within Azure: Private Endpoint, managed identity and TLS</w:t>
      </w:r>
      <w:r w:rsidR="003E3C01" w:rsidRPr="00F96828">
        <w:rPr>
          <w:rFonts w:ascii="Aptos" w:hAnsi="Aptos"/>
          <w:sz w:val="18"/>
          <w:rPrChange w:id="1893" w:author="Microsoft Word" w:date="2026-09-09T14:54:00Z" w16du:dateUtc="2026-09-09T13:54:00Z">
            <w:rPr/>
          </w:rPrChange>
        </w:rPr>
        <w:t>,</w:t>
      </w:r>
      <w:r w:rsidRPr="00F96828">
        <w:rPr>
          <w:rFonts w:ascii="Aptos" w:hAnsi="Aptos"/>
          <w:sz w:val="18"/>
          <w:rPrChange w:id="1894" w:author="Microsoft Word" w:date="2026-09-09T14:54:00Z" w16du:dateUtc="2026-09-09T13:54:00Z">
            <w:rPr/>
          </w:rPrChange>
        </w:rPr>
        <w:t xml:space="preserve"> an on-premises backend is reached over the private vWAN path, not the internet. Outside Azure: none, an internet-only legacy partner uses the inbound-webhook edge instead.</w:t>
      </w:r>
    </w:p>
    <w:p w14:paraId="17948F67" w14:textId="62556145" w:rsidR="0095094A" w:rsidRPr="00F96828" w:rsidRDefault="00D47B36">
      <w:pPr>
        <w:spacing w:before="40" w:after="110" w:line="278" w:lineRule="auto"/>
        <w:ind w:left="360"/>
        <w:rPr>
          <w:rFonts w:ascii="Aptos" w:hAnsi="Aptos"/>
          <w:sz w:val="18"/>
          <w:rPrChange w:id="1895" w:author="Microsoft Word" w:date="2026-09-09T14:54:00Z" w16du:dateUtc="2026-09-09T13:54:00Z">
            <w:rPr/>
          </w:rPrChange>
        </w:rPr>
      </w:pPr>
      <w:r w:rsidRPr="00F96828">
        <w:rPr>
          <w:rFonts w:ascii="Aptos" w:hAnsi="Aptos"/>
          <w:b/>
          <w:color w:val="1F3864"/>
          <w:sz w:val="18"/>
          <w:rPrChange w:id="1896" w:author="Microsoft Word" w:date="2026-09-09T14:54:00Z" w16du:dateUtc="2026-09-09T13:54:00Z">
            <w:rPr>
              <w:b/>
              <w:bCs/>
              <w:color w:val="1F3864"/>
            </w:rPr>
          </w:rPrChange>
        </w:rPr>
        <w:t>Common</w:t>
      </w:r>
      <w:r w:rsidR="00CE060C" w:rsidRPr="00F96828">
        <w:rPr>
          <w:rFonts w:ascii="Aptos" w:hAnsi="Aptos"/>
          <w:b/>
          <w:color w:val="1F3864"/>
          <w:sz w:val="18"/>
          <w:rPrChange w:id="1897" w:author="Microsoft Word" w:date="2026-09-09T14:54:00Z" w16du:dateUtc="2026-09-09T13:54:00Z">
            <w:rPr>
              <w:b/>
              <w:bCs/>
              <w:color w:val="1F3864"/>
            </w:rPr>
          </w:rPrChange>
        </w:rPr>
        <w:t xml:space="preserve"> pitfall.</w:t>
      </w:r>
      <w:r w:rsidR="007B5EA1" w:rsidRPr="00F96828">
        <w:rPr>
          <w:rFonts w:ascii="Aptos" w:hAnsi="Aptos"/>
          <w:b/>
          <w:color w:val="1F3864"/>
          <w:sz w:val="18"/>
          <w:rPrChange w:id="1898" w:author="Microsoft Word" w:date="2026-09-09T14:54:00Z" w16du:dateUtc="2026-09-09T13:54:00Z">
            <w:rPr>
              <w:b/>
              <w:bCs/>
              <w:color w:val="1F3864"/>
            </w:rPr>
          </w:rPrChange>
        </w:rPr>
        <w:t xml:space="preserve"> </w:t>
      </w:r>
      <w:r w:rsidR="007B5EA1" w:rsidRPr="00F96828">
        <w:rPr>
          <w:rFonts w:ascii="Aptos" w:hAnsi="Aptos"/>
          <w:sz w:val="18"/>
          <w:rPrChange w:id="1899" w:author="Microsoft Word" w:date="2026-09-09T14:54:00Z" w16du:dateUtc="2026-09-09T13:54:00Z">
            <w:rPr/>
          </w:rPrChange>
        </w:rPr>
        <w:t>Business rules embedded in the translation layer; unbounded transformation inside APIM policies.</w:t>
      </w:r>
    </w:p>
    <w:p w14:paraId="394E105A" w14:textId="31C6A050" w:rsidR="0095094A" w:rsidRPr="00F96828" w:rsidDel="00747CBE" w:rsidRDefault="007B5EA1">
      <w:pPr>
        <w:spacing w:before="40" w:after="110" w:line="278" w:lineRule="auto"/>
        <w:ind w:left="360"/>
        <w:rPr>
          <w:del w:id="1900" w:author="Joycell Sundararaj - Chaucer" w:date="2026-09-07T22:54:00Z" w16du:dateUtc="2026-09-07T21:54:00Z"/>
          <w:rFonts w:ascii="Aptos" w:hAnsi="Aptos"/>
          <w:sz w:val="18"/>
          <w:rPrChange w:id="1901" w:author="Microsoft Word" w:date="2026-09-09T14:54:00Z" w16du:dateUtc="2026-09-09T13:54:00Z">
            <w:rPr>
              <w:del w:id="1902" w:author="Joycell Sundararaj - Chaucer" w:date="2026-09-07T22:54:00Z" w16du:dateUtc="2026-09-07T21:54:00Z"/>
            </w:rPr>
          </w:rPrChange>
        </w:rPr>
      </w:pPr>
      <w:r w:rsidRPr="00F96828">
        <w:rPr>
          <w:rFonts w:ascii="Aptos" w:hAnsi="Aptos"/>
          <w:b/>
          <w:color w:val="1F3864"/>
          <w:sz w:val="18"/>
          <w:rPrChange w:id="1903" w:author="Microsoft Word" w:date="2026-09-09T14:02:00Z" w16du:dateUtc="2026-09-09T13:02:00Z">
            <w:rPr>
              <w:b/>
              <w:bCs/>
              <w:color w:val="1F3864"/>
            </w:rPr>
          </w:rPrChange>
        </w:rPr>
        <w:t xml:space="preserve">In practice. </w:t>
      </w:r>
      <w:r w:rsidR="00D57034" w:rsidRPr="00D57034">
        <w:rPr>
          <w:rFonts w:ascii="Aptos" w:hAnsi="Aptos"/>
          <w:sz w:val="18"/>
        </w:rPr>
        <w:t>A cloud-native application requires access to a reinsurance capability exposed through a legacy SOAP/XML interface. Protocol mediation presents the capability through a REST/JSON contract while isolating legacy implementation details from consuming applications</w:t>
      </w:r>
      <w:r w:rsidRPr="00F96828">
        <w:rPr>
          <w:rFonts w:ascii="Aptos" w:hAnsi="Aptos"/>
          <w:sz w:val="18"/>
          <w:rPrChange w:id="1904" w:author="Microsoft Word" w:date="2026-09-09T14:02:00Z" w16du:dateUtc="2026-09-09T13:02:00Z">
            <w:rPr/>
          </w:rPrChange>
        </w:rPr>
        <w:t>.</w:t>
      </w:r>
    </w:p>
    <w:p w14:paraId="02D60D70" w14:textId="77777777" w:rsidR="0095094A" w:rsidRDefault="0095094A" w:rsidP="00747CBE">
      <w:pPr>
        <w:spacing w:before="40" w:after="110" w:line="278" w:lineRule="auto"/>
        <w:ind w:left="360"/>
      </w:pPr>
    </w:p>
    <w:p w14:paraId="68CE32C3" w14:textId="3DE596E6" w:rsidR="0095094A" w:rsidRPr="005F0377" w:rsidRDefault="006F419D">
      <w:pPr>
        <w:pStyle w:val="Heading3"/>
        <w:rPr>
          <w:rFonts w:ascii="Calibri heading" w:hAnsi="Calibri heading"/>
          <w:color w:val="2E5496"/>
          <w:lang w:val="en-US"/>
          <w:rPrChange w:id="1905" w:author="Microsoft Word" w:date="2026-09-09T14:54:00Z" w16du:dateUtc="2026-09-09T13:54:00Z">
            <w:rPr/>
          </w:rPrChange>
        </w:rPr>
      </w:pPr>
      <w:bookmarkStart w:id="1906" w:name="_Toc239852301"/>
      <w:bookmarkStart w:id="1907" w:name="_Toc239899874"/>
      <w:r w:rsidRPr="00FD4DC3">
        <w:rPr>
          <w:rFonts w:ascii="Calibri heading" w:hAnsi="Calibri heading"/>
          <w:color w:val="2E5496"/>
          <w:lang w:val="en-US"/>
        </w:rPr>
        <w:t>7</w:t>
      </w:r>
      <w:r w:rsidR="000514FA" w:rsidRPr="00FD4DC3">
        <w:rPr>
          <w:rFonts w:ascii="Calibri heading" w:hAnsi="Calibri heading"/>
          <w:color w:val="2E5496"/>
          <w:lang w:val="en-US"/>
        </w:rPr>
        <w:t>.</w:t>
      </w:r>
      <w:commentRangeStart w:id="1908"/>
      <w:r w:rsidR="000514FA" w:rsidRPr="00FD4DC3">
        <w:rPr>
          <w:rFonts w:ascii="Calibri heading" w:hAnsi="Calibri heading"/>
          <w:color w:val="2E5496"/>
          <w:lang w:val="en-US"/>
        </w:rPr>
        <w:t>3.4 Synchronous</w:t>
      </w:r>
      <w:r w:rsidR="000514FA" w:rsidRPr="005F0377">
        <w:rPr>
          <w:rFonts w:ascii="Calibri heading" w:hAnsi="Calibri heading"/>
          <w:color w:val="2E5496"/>
          <w:lang w:val="en-US"/>
          <w:rPrChange w:id="1909" w:author="Microsoft Word" w:date="2026-09-09T14:54:00Z" w16du:dateUtc="2026-09-09T13:54:00Z">
            <w:rPr/>
          </w:rPrChange>
        </w:rPr>
        <w:t xml:space="preserve"> request-reply (bounded) (SFINT4)</w:t>
      </w:r>
      <w:bookmarkEnd w:id="1906"/>
      <w:bookmarkEnd w:id="1907"/>
      <w:commentRangeEnd w:id="1908"/>
      <w:r w:rsidR="00DD5FB1" w:rsidRPr="005F0377">
        <w:rPr>
          <w:rStyle w:val="CommentReference"/>
          <w:rFonts w:ascii="Calibri heading" w:hAnsi="Calibri heading"/>
          <w:color w:val="2E5496"/>
          <w:sz w:val="22"/>
          <w:szCs w:val="22"/>
          <w:lang w:val="en-US"/>
          <w:rPrChange w:id="1910" w:author="Microsoft Word" w:date="2026-09-09T14:54:00Z" w16du:dateUtc="2026-09-09T13:54:00Z">
            <w:rPr>
              <w:rStyle w:val="CommentReference"/>
              <w:sz w:val="22"/>
              <w:szCs w:val="22"/>
            </w:rPr>
          </w:rPrChange>
        </w:rPr>
        <w:commentReference w:id="1908"/>
      </w:r>
    </w:p>
    <w:p w14:paraId="497E6212" w14:textId="77777777" w:rsidR="0095094A" w:rsidRPr="00F96828" w:rsidRDefault="007B5EA1">
      <w:pPr>
        <w:spacing w:before="10" w:after="90"/>
        <w:rPr>
          <w:rFonts w:ascii="Aptos" w:hAnsi="Aptos"/>
          <w:sz w:val="18"/>
          <w:rPrChange w:id="1911" w:author="Microsoft Word" w:date="2026-09-09T14:54:00Z" w16du:dateUtc="2026-09-09T13:54:00Z">
            <w:rPr/>
          </w:rPrChange>
        </w:rPr>
      </w:pPr>
      <w:r w:rsidRPr="00F96828">
        <w:rPr>
          <w:rFonts w:ascii="Aptos" w:hAnsi="Aptos"/>
          <w:i/>
          <w:color w:val="5A6470"/>
          <w:sz w:val="18"/>
          <w:rPrChange w:id="1912" w:author="Microsoft Word" w:date="2026-09-09T14:54:00Z" w16du:dateUtc="2026-09-09T13:54:00Z">
            <w:rPr>
              <w:i/>
              <w:iCs/>
              <w:color w:val="5A6470"/>
            </w:rPr>
          </w:rPrChange>
        </w:rPr>
        <w:t>The considered synchronous exception, a short, bounded call where the caller needs the answer now.</w:t>
      </w:r>
    </w:p>
    <w:p w14:paraId="1085275B" w14:textId="77777777" w:rsidR="0095094A" w:rsidRDefault="007B5EA1">
      <w:pPr>
        <w:spacing w:before="90" w:after="130"/>
        <w:jc w:val="center"/>
      </w:pPr>
      <w:r>
        <w:rPr>
          <w:noProof/>
        </w:rPr>
        <w:drawing>
          <wp:inline distT="0" distB="0" distL="0" distR="0" wp14:anchorId="7F46EDF2" wp14:editId="5F235373">
            <wp:extent cx="5191125" cy="1152525"/>
            <wp:effectExtent l="19050" t="19050" r="19050" b="19050"/>
            <wp:docPr id="1496769869" name="Picture 149676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91125" cy="1152525"/>
                    </a:xfrm>
                    <a:prstGeom prst="rect">
                      <a:avLst/>
                    </a:prstGeom>
                    <a:noFill/>
                    <a:ln w="9525">
                      <a:solidFill>
                        <a:srgbClr val="AEB6C2"/>
                      </a:solidFill>
                    </a:ln>
                  </pic:spPr>
                </pic:pic>
              </a:graphicData>
            </a:graphic>
          </wp:inline>
        </w:drawing>
      </w:r>
    </w:p>
    <w:p w14:paraId="49CA9EBE" w14:textId="77460B7B" w:rsidR="0044138A" w:rsidRPr="00F96828" w:rsidRDefault="007B5EA1">
      <w:pPr>
        <w:spacing w:before="40" w:after="110" w:line="278" w:lineRule="auto"/>
        <w:ind w:left="360"/>
        <w:rPr>
          <w:rFonts w:ascii="Aptos" w:hAnsi="Aptos"/>
          <w:sz w:val="18"/>
          <w:rPrChange w:id="1913" w:author="Microsoft Word" w:date="2026-09-09T14:54:00Z" w16du:dateUtc="2026-09-09T13:54:00Z">
            <w:rPr/>
          </w:rPrChange>
        </w:rPr>
      </w:pPr>
      <w:r w:rsidRPr="00F96828">
        <w:rPr>
          <w:rFonts w:ascii="Aptos" w:hAnsi="Aptos"/>
          <w:b/>
          <w:color w:val="1F3864"/>
          <w:sz w:val="18"/>
          <w:rPrChange w:id="1914" w:author="Microsoft Word" w:date="2026-09-09T14:54:00Z" w16du:dateUtc="2026-09-09T13:54:00Z">
            <w:rPr>
              <w:b/>
              <w:bCs/>
              <w:color w:val="1F3864"/>
            </w:rPr>
          </w:rPrChange>
        </w:rPr>
        <w:t xml:space="preserve">Problem. </w:t>
      </w:r>
      <w:r w:rsidRPr="00F96828">
        <w:rPr>
          <w:rFonts w:ascii="Aptos" w:hAnsi="Aptos"/>
          <w:sz w:val="18"/>
          <w:rPrChange w:id="1915" w:author="Microsoft Word" w:date="2026-09-09T14:54:00Z" w16du:dateUtc="2026-09-09T13:54:00Z">
            <w:rPr/>
          </w:rPrChange>
        </w:rPr>
        <w:t xml:space="preserve">Some interactions really are synchronous: a quote figure the user is waiting on. The danger is that </w:t>
      </w:r>
    </w:p>
    <w:p w14:paraId="5F43873A" w14:textId="3978B756" w:rsidR="0095094A" w:rsidRPr="00F96828" w:rsidRDefault="0044138A">
      <w:pPr>
        <w:spacing w:before="40" w:after="110" w:line="278" w:lineRule="auto"/>
        <w:ind w:left="360"/>
        <w:rPr>
          <w:rFonts w:ascii="Aptos" w:hAnsi="Aptos"/>
          <w:sz w:val="18"/>
          <w:rPrChange w:id="1916" w:author="Microsoft Word" w:date="2026-09-09T14:54:00Z" w16du:dateUtc="2026-09-09T13:54:00Z">
            <w:rPr/>
          </w:rPrChange>
        </w:rPr>
      </w:pPr>
      <w:r w:rsidRPr="00F96828">
        <w:rPr>
          <w:rFonts w:ascii="Aptos" w:hAnsi="Aptos"/>
          <w:b/>
          <w:color w:val="1F3864"/>
          <w:sz w:val="18"/>
          <w:rPrChange w:id="1917" w:author="Microsoft Word" w:date="2026-09-09T14:54:00Z" w16du:dateUtc="2026-09-09T13:54:00Z">
            <w:rPr>
              <w:b/>
              <w:bCs/>
              <w:color w:val="1F3864"/>
            </w:rPr>
          </w:rPrChange>
        </w:rPr>
        <w:t>“</w:t>
      </w:r>
      <w:r w:rsidRPr="00F96828">
        <w:rPr>
          <w:rFonts w:ascii="Aptos" w:hAnsi="Aptos"/>
          <w:sz w:val="18"/>
          <w:rPrChange w:id="1918" w:author="Microsoft Word" w:date="2026-09-09T14:54:00Z" w16du:dateUtc="2026-09-09T13:54:00Z">
            <w:rPr/>
          </w:rPrChange>
        </w:rPr>
        <w:t>synchronous</w:t>
      </w:r>
      <w:r w:rsidR="003E3C01" w:rsidRPr="00F96828">
        <w:rPr>
          <w:rFonts w:ascii="Aptos" w:hAnsi="Aptos"/>
          <w:sz w:val="18"/>
          <w:rPrChange w:id="1919" w:author="Microsoft Word" w:date="2026-09-09T14:54:00Z" w16du:dateUtc="2026-09-09T13:54:00Z">
            <w:rPr/>
          </w:rPrChange>
        </w:rPr>
        <w:t>”</w:t>
      </w:r>
      <w:r w:rsidRPr="00F96828">
        <w:rPr>
          <w:rFonts w:ascii="Aptos" w:hAnsi="Aptos"/>
          <w:sz w:val="18"/>
          <w:rPrChange w:id="1920" w:author="Microsoft Word" w:date="2026-09-09T14:54:00Z" w16du:dateUtc="2026-09-09T13:54:00Z">
            <w:rPr/>
          </w:rPrChange>
        </w:rPr>
        <w:t xml:space="preserve"> quietly becomes </w:t>
      </w:r>
      <w:r w:rsidR="003E3C01" w:rsidRPr="00F96828">
        <w:rPr>
          <w:rFonts w:ascii="Aptos" w:hAnsi="Aptos"/>
          <w:sz w:val="18"/>
          <w:rPrChange w:id="1921" w:author="Microsoft Word" w:date="2026-09-09T14:54:00Z" w16du:dateUtc="2026-09-09T13:54:00Z">
            <w:rPr/>
          </w:rPrChange>
        </w:rPr>
        <w:t>“</w:t>
      </w:r>
      <w:r w:rsidRPr="00F96828">
        <w:rPr>
          <w:rFonts w:ascii="Aptos" w:hAnsi="Aptos"/>
          <w:sz w:val="18"/>
          <w:rPrChange w:id="1922" w:author="Microsoft Word" w:date="2026-09-09T14:54:00Z" w16du:dateUtc="2026-09-09T13:54:00Z">
            <w:rPr/>
          </w:rPrChange>
        </w:rPr>
        <w:t>long-running</w:t>
      </w:r>
      <w:r w:rsidR="003E3C01" w:rsidRPr="00F96828">
        <w:rPr>
          <w:rFonts w:ascii="Aptos" w:hAnsi="Aptos"/>
          <w:sz w:val="18"/>
          <w:rPrChange w:id="1923" w:author="Microsoft Word" w:date="2026-09-09T14:54:00Z" w16du:dateUtc="2026-09-09T13:54:00Z">
            <w:rPr/>
          </w:rPrChange>
        </w:rPr>
        <w:t>”</w:t>
      </w:r>
      <w:r w:rsidRPr="00F96828">
        <w:rPr>
          <w:rFonts w:ascii="Aptos" w:hAnsi="Aptos"/>
          <w:sz w:val="18"/>
          <w:rPrChange w:id="1924" w:author="Microsoft Word" w:date="2026-09-09T14:54:00Z" w16du:dateUtc="2026-09-09T13:54:00Z">
            <w:rPr/>
          </w:rPrChange>
        </w:rPr>
        <w:t>, and callers start timing out and retrying.</w:t>
      </w:r>
    </w:p>
    <w:p w14:paraId="1A449AB0" w14:textId="5CC06AB2" w:rsidR="0095094A" w:rsidRDefault="007B5EA1" w:rsidP="00DA620F">
      <w:pPr>
        <w:spacing w:before="40" w:after="110" w:line="278" w:lineRule="auto"/>
        <w:ind w:left="360"/>
      </w:pPr>
      <w:r w:rsidRPr="00F96828">
        <w:rPr>
          <w:rFonts w:ascii="Aptos" w:hAnsi="Aptos"/>
          <w:b/>
          <w:color w:val="1F3864"/>
          <w:sz w:val="18"/>
          <w:rPrChange w:id="1925" w:author="Microsoft Word" w:date="2026-09-09T14:54:00Z" w16du:dateUtc="2026-09-09T13:54:00Z">
            <w:rPr>
              <w:b/>
              <w:bCs/>
              <w:color w:val="1F3864"/>
            </w:rPr>
          </w:rPrChange>
        </w:rPr>
        <w:t xml:space="preserve">Solution. </w:t>
      </w:r>
      <w:r w:rsidRPr="00F96828">
        <w:rPr>
          <w:rFonts w:ascii="Aptos" w:hAnsi="Aptos"/>
          <w:sz w:val="18"/>
          <w:rPrChange w:id="1926" w:author="Microsoft Word" w:date="2026-09-09T14:54:00Z" w16du:dateUtc="2026-09-09T13:54:00Z">
            <w:rPr/>
          </w:rPrChange>
        </w:rPr>
        <w:t>Expos</w:t>
      </w:r>
      <w:r w:rsidR="00F608E9" w:rsidRPr="00F96828">
        <w:rPr>
          <w:rFonts w:ascii="Aptos" w:hAnsi="Aptos"/>
          <w:sz w:val="18"/>
          <w:rPrChange w:id="1927" w:author="Microsoft Word" w:date="2026-09-09T14:54:00Z" w16du:dateUtc="2026-09-09T13:54:00Z">
            <w:rPr/>
          </w:rPrChange>
        </w:rPr>
        <w:t>ing</w:t>
      </w:r>
      <w:r w:rsidRPr="00F96828">
        <w:rPr>
          <w:rFonts w:ascii="Aptos" w:hAnsi="Aptos"/>
          <w:sz w:val="18"/>
          <w:rPrChange w:id="1928" w:author="Microsoft Word" w:date="2026-09-09T14:54:00Z" w16du:dateUtc="2026-09-09T13:54:00Z">
            <w:rPr/>
          </w:rPrChange>
        </w:rPr>
        <w:t xml:space="preserve"> the operation on APIM to a Function that completes in sub-second-to-low-second time, with a hard timeout. If the work cannot reliably finish that quickly, it is not this pattern, </w:t>
      </w:r>
      <w:r w:rsidR="0062177A" w:rsidRPr="00F96828">
        <w:rPr>
          <w:rFonts w:ascii="Aptos" w:hAnsi="Aptos"/>
          <w:sz w:val="18"/>
          <w:rPrChange w:id="1929" w:author="Microsoft Word" w:date="2026-09-09T14:54:00Z" w16du:dateUtc="2026-09-09T13:54:00Z">
            <w:rPr/>
          </w:rPrChange>
        </w:rPr>
        <w:t>and</w:t>
      </w:r>
      <w:r w:rsidRPr="00F96828">
        <w:rPr>
          <w:rFonts w:ascii="Aptos" w:hAnsi="Aptos"/>
          <w:sz w:val="18"/>
          <w:rPrChange w:id="1930" w:author="Microsoft Word" w:date="2026-09-09T14:54:00Z" w16du:dateUtc="2026-09-09T13:54:00Z">
            <w:rPr/>
          </w:rPrChange>
        </w:rPr>
        <w:t xml:space="preserve"> asynchronous request-reply or orchestration</w:t>
      </w:r>
      <w:r w:rsidR="0062177A" w:rsidRPr="00F96828">
        <w:rPr>
          <w:rFonts w:ascii="Aptos" w:hAnsi="Aptos"/>
          <w:sz w:val="18"/>
          <w:rPrChange w:id="1931" w:author="Microsoft Word" w:date="2026-09-09T14:54:00Z" w16du:dateUtc="2026-09-09T13:54:00Z">
            <w:rPr/>
          </w:rPrChange>
        </w:rPr>
        <w:t xml:space="preserve"> should be considered</w:t>
      </w:r>
      <w:r w:rsidRPr="00F96828">
        <w:rPr>
          <w:rFonts w:ascii="Aptos" w:hAnsi="Aptos"/>
          <w:sz w:val="18"/>
          <w:rPrChange w:id="1932" w:author="Microsoft Word" w:date="2026-09-09T14:54:00Z" w16du:dateUtc="2026-09-09T13:54:00Z">
            <w:rPr/>
          </w:rPrChange>
        </w:rPr>
        <w:t>.</w:t>
      </w:r>
    </w:p>
    <w:p w14:paraId="54EF1E97" w14:textId="2CFBCC3B" w:rsidR="0095094A" w:rsidRPr="00F96828" w:rsidRDefault="007B5EA1">
      <w:pPr>
        <w:spacing w:before="40" w:after="110" w:line="278" w:lineRule="auto"/>
        <w:ind w:left="360"/>
        <w:rPr>
          <w:rFonts w:ascii="Aptos" w:hAnsi="Aptos"/>
          <w:sz w:val="18"/>
          <w:rPrChange w:id="1933" w:author="Microsoft Word" w:date="2026-09-09T14:54:00Z" w16du:dateUtc="2026-09-09T13:54:00Z">
            <w:rPr/>
          </w:rPrChange>
        </w:rPr>
      </w:pPr>
      <w:r w:rsidRPr="00F96828">
        <w:rPr>
          <w:rFonts w:ascii="Aptos" w:hAnsi="Aptos"/>
          <w:b/>
          <w:color w:val="1F3864"/>
          <w:sz w:val="18"/>
          <w:rPrChange w:id="1934" w:author="Microsoft Word" w:date="2026-09-09T14:54:00Z" w16du:dateUtc="2026-09-09T13:54:00Z">
            <w:rPr>
              <w:b/>
              <w:bCs/>
              <w:color w:val="1F3864"/>
            </w:rPr>
          </w:rPrChange>
        </w:rPr>
        <w:t xml:space="preserve">Use it when. </w:t>
      </w:r>
      <w:r w:rsidR="00FC261B" w:rsidRPr="00F96828">
        <w:rPr>
          <w:rFonts w:ascii="Aptos" w:hAnsi="Aptos"/>
          <w:sz w:val="18"/>
          <w:rPrChange w:id="1935" w:author="Microsoft Word" w:date="2026-09-09T14:54:00Z" w16du:dateUtc="2026-09-09T13:54:00Z">
            <w:rPr/>
          </w:rPrChange>
        </w:rPr>
        <w:t>T</w:t>
      </w:r>
      <w:r w:rsidRPr="00F96828">
        <w:rPr>
          <w:rFonts w:ascii="Aptos" w:hAnsi="Aptos"/>
          <w:sz w:val="18"/>
          <w:rPrChange w:id="1936" w:author="Microsoft Word" w:date="2026-09-09T14:54:00Z" w16du:dateUtc="2026-09-09T13:54:00Z">
            <w:rPr/>
          </w:rPrChange>
        </w:rPr>
        <w:t>he work is short and bounded and the caller must have the result to proceed.</w:t>
      </w:r>
    </w:p>
    <w:p w14:paraId="747559B9" w14:textId="6FD82172" w:rsidR="0095094A" w:rsidRPr="00F96828" w:rsidRDefault="007B5EA1">
      <w:pPr>
        <w:spacing w:before="40" w:after="110" w:line="278" w:lineRule="auto"/>
        <w:ind w:left="360"/>
        <w:rPr>
          <w:rFonts w:ascii="Aptos" w:hAnsi="Aptos"/>
          <w:sz w:val="18"/>
          <w:rPrChange w:id="1937" w:author="Microsoft Word" w:date="2026-09-09T14:54:00Z" w16du:dateUtc="2026-09-09T13:54:00Z">
            <w:rPr/>
          </w:rPrChange>
        </w:rPr>
      </w:pPr>
      <w:r w:rsidRPr="00F96828">
        <w:rPr>
          <w:rFonts w:ascii="Aptos" w:hAnsi="Aptos"/>
          <w:b/>
          <w:color w:val="1F3864"/>
          <w:sz w:val="18"/>
          <w:rPrChange w:id="1938" w:author="Microsoft Word" w:date="2026-09-09T14:54:00Z" w16du:dateUtc="2026-09-09T13:54:00Z">
            <w:rPr>
              <w:b/>
              <w:bCs/>
              <w:color w:val="1F3864"/>
            </w:rPr>
          </w:rPrChange>
        </w:rPr>
        <w:t xml:space="preserve">Avoid it when. </w:t>
      </w:r>
      <w:r w:rsidR="00FC261B" w:rsidRPr="00F96828">
        <w:rPr>
          <w:rFonts w:ascii="Aptos" w:hAnsi="Aptos"/>
          <w:sz w:val="18"/>
          <w:rPrChange w:id="1939" w:author="Microsoft Word" w:date="2026-09-09T14:54:00Z" w16du:dateUtc="2026-09-09T13:54:00Z">
            <w:rPr/>
          </w:rPrChange>
        </w:rPr>
        <w:t xml:space="preserve">The </w:t>
      </w:r>
      <w:r w:rsidRPr="00F96828">
        <w:rPr>
          <w:rFonts w:ascii="Aptos" w:hAnsi="Aptos"/>
          <w:sz w:val="18"/>
          <w:rPrChange w:id="1940" w:author="Microsoft Word" w:date="2026-09-09T14:54:00Z" w16du:dateUtc="2026-09-09T13:54:00Z">
            <w:rPr/>
          </w:rPrChange>
        </w:rPr>
        <w:t>duration is unpredictable or can run long, the classic cause of retry storms.</w:t>
      </w:r>
    </w:p>
    <w:p w14:paraId="55000A5D" w14:textId="77777777" w:rsidR="0095094A" w:rsidRPr="00F96828" w:rsidRDefault="007B5EA1">
      <w:pPr>
        <w:spacing w:before="40" w:after="110" w:line="278" w:lineRule="auto"/>
        <w:ind w:left="360"/>
        <w:rPr>
          <w:rFonts w:ascii="Aptos" w:hAnsi="Aptos"/>
          <w:sz w:val="18"/>
          <w:rPrChange w:id="1941" w:author="Microsoft Word" w:date="2026-09-09T14:54:00Z" w16du:dateUtc="2026-09-09T13:54:00Z">
            <w:rPr/>
          </w:rPrChange>
        </w:rPr>
      </w:pPr>
      <w:r w:rsidRPr="00F96828">
        <w:rPr>
          <w:rFonts w:ascii="Aptos" w:hAnsi="Aptos"/>
          <w:b/>
          <w:color w:val="1F3864"/>
          <w:sz w:val="18"/>
          <w:rPrChange w:id="1942" w:author="Microsoft Word" w:date="2026-09-09T14:54:00Z" w16du:dateUtc="2026-09-09T13:54:00Z">
            <w:rPr>
              <w:b/>
              <w:bCs/>
              <w:color w:val="1F3864"/>
            </w:rPr>
          </w:rPrChange>
        </w:rPr>
        <w:t xml:space="preserve">Risks and considerations. </w:t>
      </w:r>
      <w:r w:rsidRPr="00F96828">
        <w:rPr>
          <w:rFonts w:ascii="Aptos" w:hAnsi="Aptos"/>
          <w:sz w:val="18"/>
          <w:rPrChange w:id="1943" w:author="Microsoft Word" w:date="2026-09-09T14:54:00Z" w16du:dateUtc="2026-09-09T13:54:00Z">
            <w:rPr/>
          </w:rPrChange>
        </w:rPr>
        <w:t>Enforce timeouts and make the operation idempotent so a client retry cannot double-apply. Treat a creeping p99 latency as an early signal that this should become asynchronous.</w:t>
      </w:r>
    </w:p>
    <w:p w14:paraId="7D9A6ADF" w14:textId="3AE4063A" w:rsidR="0095094A" w:rsidRPr="00F96828" w:rsidRDefault="007B5EA1">
      <w:pPr>
        <w:spacing w:before="40" w:after="110" w:line="278" w:lineRule="auto"/>
        <w:ind w:left="360"/>
        <w:rPr>
          <w:rFonts w:ascii="Aptos" w:hAnsi="Aptos"/>
          <w:sz w:val="18"/>
          <w:rPrChange w:id="1944" w:author="Microsoft Word" w:date="2026-09-09T14:54:00Z" w16du:dateUtc="2026-09-09T13:54:00Z">
            <w:rPr/>
          </w:rPrChange>
        </w:rPr>
      </w:pPr>
      <w:r w:rsidRPr="00F96828">
        <w:rPr>
          <w:rFonts w:ascii="Aptos" w:hAnsi="Aptos"/>
          <w:b/>
          <w:color w:val="1F3864"/>
          <w:sz w:val="18"/>
          <w:rPrChange w:id="1945" w:author="Microsoft Word" w:date="2026-09-09T14:54:00Z" w16du:dateUtc="2026-09-09T13:54:00Z">
            <w:rPr>
              <w:b/>
              <w:bCs/>
              <w:color w:val="1F3864"/>
            </w:rPr>
          </w:rPrChange>
        </w:rPr>
        <w:t xml:space="preserve">Security boundary. </w:t>
      </w:r>
      <w:r w:rsidRPr="00F96828">
        <w:rPr>
          <w:rFonts w:ascii="Aptos" w:hAnsi="Aptos"/>
          <w:sz w:val="18"/>
          <w:rPrChange w:id="1946" w:author="Microsoft Word" w:date="2026-09-09T14:54:00Z" w16du:dateUtc="2026-09-09T13:54:00Z">
            <w:rPr/>
          </w:rPrChange>
        </w:rPr>
        <w:t>APIM (shared) and Function (spoke), fully internal. Within Azure: Private Endpoint, managed identity, TLS, with enforced timeouts. Outside Azure: none.</w:t>
      </w:r>
    </w:p>
    <w:p w14:paraId="2802EC18" w14:textId="69E16AEB" w:rsidR="0095094A" w:rsidRPr="00F96828" w:rsidRDefault="00D47B36">
      <w:pPr>
        <w:spacing w:before="40" w:after="110" w:line="278" w:lineRule="auto"/>
        <w:ind w:left="360"/>
        <w:rPr>
          <w:rFonts w:ascii="Aptos" w:hAnsi="Aptos"/>
          <w:sz w:val="18"/>
          <w:rPrChange w:id="1947" w:author="Microsoft Word" w:date="2026-09-09T14:54:00Z" w16du:dateUtc="2026-09-09T13:54:00Z">
            <w:rPr/>
          </w:rPrChange>
        </w:rPr>
      </w:pPr>
      <w:r w:rsidRPr="00F96828">
        <w:rPr>
          <w:rFonts w:ascii="Aptos" w:hAnsi="Aptos"/>
          <w:b/>
          <w:color w:val="1F3864"/>
          <w:sz w:val="18"/>
          <w:rPrChange w:id="1948" w:author="Microsoft Word" w:date="2026-09-09T14:54:00Z" w16du:dateUtc="2026-09-09T13:54:00Z">
            <w:rPr>
              <w:b/>
              <w:bCs/>
              <w:color w:val="1F3864"/>
            </w:rPr>
          </w:rPrChange>
        </w:rPr>
        <w:t>Common</w:t>
      </w:r>
      <w:r w:rsidR="00CE060C" w:rsidRPr="00F96828">
        <w:rPr>
          <w:rFonts w:ascii="Aptos" w:hAnsi="Aptos"/>
          <w:b/>
          <w:color w:val="1F3864"/>
          <w:sz w:val="18"/>
          <w:rPrChange w:id="1949" w:author="Microsoft Word" w:date="2026-09-09T14:54:00Z" w16du:dateUtc="2026-09-09T13:54:00Z">
            <w:rPr>
              <w:b/>
              <w:bCs/>
              <w:color w:val="1F3864"/>
            </w:rPr>
          </w:rPrChange>
        </w:rPr>
        <w:t xml:space="preserve"> pitfall</w:t>
      </w:r>
      <w:r w:rsidR="007B5EA1" w:rsidRPr="00F96828">
        <w:rPr>
          <w:rFonts w:ascii="Aptos" w:hAnsi="Aptos"/>
          <w:b/>
          <w:color w:val="1F3864"/>
          <w:sz w:val="18"/>
          <w:rPrChange w:id="1950" w:author="Microsoft Word" w:date="2026-09-09T14:54:00Z" w16du:dateUtc="2026-09-09T13:54:00Z">
            <w:rPr>
              <w:b/>
              <w:bCs/>
              <w:color w:val="1F3864"/>
            </w:rPr>
          </w:rPrChange>
        </w:rPr>
        <w:t xml:space="preserve">. </w:t>
      </w:r>
      <w:r w:rsidR="007B5EA1" w:rsidRPr="00F96828">
        <w:rPr>
          <w:rFonts w:ascii="Aptos" w:hAnsi="Aptos"/>
          <w:sz w:val="18"/>
          <w:rPrChange w:id="1951" w:author="Microsoft Word" w:date="2026-09-09T14:54:00Z" w16du:dateUtc="2026-09-09T13:54:00Z">
            <w:rPr/>
          </w:rPrChange>
        </w:rPr>
        <w:t>Long-running or unbounded work behind a synchronous endpoint.</w:t>
      </w:r>
    </w:p>
    <w:p w14:paraId="022B33B4" w14:textId="73A1D005" w:rsidR="0095094A" w:rsidRPr="00F96828" w:rsidRDefault="007B5EA1" w:rsidP="00C94B9B">
      <w:pPr>
        <w:spacing w:before="40" w:after="110" w:line="278" w:lineRule="auto"/>
        <w:ind w:left="360"/>
        <w:rPr>
          <w:rFonts w:ascii="Aptos" w:hAnsi="Aptos"/>
          <w:sz w:val="18"/>
          <w:rPrChange w:id="1952" w:author="Microsoft Word" w:date="2026-09-09T14:54:00Z" w16du:dateUtc="2026-09-09T13:54:00Z">
            <w:rPr/>
          </w:rPrChange>
        </w:rPr>
      </w:pPr>
      <w:r w:rsidRPr="00F96828">
        <w:rPr>
          <w:rFonts w:ascii="Aptos" w:hAnsi="Aptos"/>
          <w:b/>
          <w:color w:val="1F3864"/>
          <w:sz w:val="18"/>
          <w:rPrChange w:id="1953" w:author="Microsoft Word" w:date="2026-09-09T14:54:00Z" w16du:dateUtc="2026-09-09T13:54:00Z">
            <w:rPr>
              <w:b/>
              <w:bCs/>
              <w:color w:val="1F3864"/>
            </w:rPr>
          </w:rPrChange>
        </w:rPr>
        <w:t xml:space="preserve">In practice. </w:t>
      </w:r>
      <w:r w:rsidRPr="00F96828">
        <w:rPr>
          <w:rFonts w:ascii="Aptos" w:hAnsi="Aptos"/>
          <w:sz w:val="18"/>
          <w:rPrChange w:id="1954" w:author="Microsoft Word" w:date="2026-09-09T14:54:00Z" w16du:dateUtc="2026-09-09T13:54:00Z">
            <w:rPr/>
          </w:rPrChange>
        </w:rPr>
        <w:t>A real-time premium calculation returns a figure within a second.</w:t>
      </w:r>
    </w:p>
    <w:p w14:paraId="4E6B22A2" w14:textId="46E4DB8F" w:rsidR="0095094A" w:rsidRPr="00C97173" w:rsidRDefault="006F419D">
      <w:pPr>
        <w:pStyle w:val="Heading2"/>
        <w:rPr>
          <w:rFonts w:ascii="Calibri heading" w:hAnsi="Calibri heading"/>
          <w:b/>
          <w:color w:val="2E5496"/>
          <w:sz w:val="28"/>
          <w:lang w:val="en-US"/>
          <w:rPrChange w:id="1955" w:author="Microsoft Word" w:date="2026-09-09T14:54:00Z" w16du:dateUtc="2026-09-09T13:54:00Z">
            <w:rPr/>
          </w:rPrChange>
        </w:rPr>
      </w:pPr>
      <w:bookmarkStart w:id="1956" w:name="_Toc239852302"/>
      <w:bookmarkStart w:id="1957" w:name="_Toc239899875"/>
      <w:r w:rsidRPr="00C97173">
        <w:rPr>
          <w:rFonts w:ascii="Calibri heading" w:hAnsi="Calibri heading"/>
          <w:b/>
          <w:color w:val="2E5496"/>
          <w:sz w:val="28"/>
          <w:lang w:val="en-US"/>
          <w:rPrChange w:id="1958" w:author="Microsoft Word" w:date="2026-09-09T14:54:00Z" w16du:dateUtc="2026-09-09T13:54:00Z">
            <w:rPr/>
          </w:rPrChange>
        </w:rPr>
        <w:t>7</w:t>
      </w:r>
      <w:r w:rsidR="000514FA" w:rsidRPr="00C97173">
        <w:rPr>
          <w:rFonts w:ascii="Calibri heading" w:hAnsi="Calibri heading"/>
          <w:b/>
          <w:color w:val="2E5496"/>
          <w:sz w:val="28"/>
          <w:lang w:val="en-US"/>
          <w:rPrChange w:id="1959" w:author="Microsoft Word" w:date="2026-09-09T14:54:00Z" w16du:dateUtc="2026-09-09T13:54:00Z">
            <w:rPr/>
          </w:rPrChange>
        </w:rPr>
        <w:t>.4 Messaging Patterns</w:t>
      </w:r>
      <w:bookmarkEnd w:id="1956"/>
      <w:bookmarkEnd w:id="1957"/>
    </w:p>
    <w:p w14:paraId="7F1C7B10" w14:textId="34505658" w:rsidR="0095094A" w:rsidRPr="005F0377" w:rsidRDefault="006F419D">
      <w:pPr>
        <w:pStyle w:val="Heading3"/>
        <w:rPr>
          <w:rFonts w:ascii="Calibri heading" w:hAnsi="Calibri heading"/>
          <w:color w:val="2E5496"/>
          <w:lang w:val="en-US"/>
          <w:rPrChange w:id="1960" w:author="Microsoft Word" w:date="2026-09-09T14:54:00Z" w16du:dateUtc="2026-09-09T13:54:00Z">
            <w:rPr/>
          </w:rPrChange>
        </w:rPr>
      </w:pPr>
      <w:bookmarkStart w:id="1961" w:name="_Toc239852303"/>
      <w:bookmarkStart w:id="1962" w:name="_Toc239899876"/>
      <w:r w:rsidRPr="002049ED">
        <w:rPr>
          <w:rFonts w:ascii="Calibri heading" w:hAnsi="Calibri heading"/>
          <w:color w:val="2E5496"/>
          <w:lang w:val="en-US"/>
        </w:rPr>
        <w:t>7</w:t>
      </w:r>
      <w:r w:rsidR="000514FA" w:rsidRPr="002049ED">
        <w:rPr>
          <w:rFonts w:ascii="Calibri heading" w:hAnsi="Calibri heading"/>
          <w:color w:val="2E5496"/>
          <w:lang w:val="en-US"/>
        </w:rPr>
        <w:t xml:space="preserve">.4.1 </w:t>
      </w:r>
      <w:commentRangeStart w:id="1963"/>
      <w:commentRangeStart w:id="1964"/>
      <w:commentRangeStart w:id="1965"/>
      <w:commentRangeStart w:id="1966"/>
      <w:commentRangeStart w:id="1967"/>
      <w:commentRangeStart w:id="1968"/>
      <w:r w:rsidR="000514FA" w:rsidRPr="002049ED">
        <w:rPr>
          <w:rFonts w:ascii="Calibri heading" w:hAnsi="Calibri heading"/>
          <w:color w:val="2E5496"/>
          <w:lang w:val="en-US"/>
        </w:rPr>
        <w:t>Queue</w:t>
      </w:r>
      <w:r w:rsidR="000514FA" w:rsidRPr="005F0377">
        <w:rPr>
          <w:rFonts w:ascii="Calibri heading" w:hAnsi="Calibri heading"/>
          <w:color w:val="2E5496"/>
          <w:lang w:val="en-US"/>
          <w:rPrChange w:id="1969" w:author="Microsoft Word" w:date="2026-09-09T14:54:00Z" w16du:dateUtc="2026-09-09T13:54:00Z">
            <w:rPr/>
          </w:rPrChange>
        </w:rPr>
        <w:t>-based load levelling (SFINT5)</w:t>
      </w:r>
      <w:bookmarkEnd w:id="1961"/>
      <w:bookmarkEnd w:id="1962"/>
      <w:commentRangeEnd w:id="1967"/>
      <w:r w:rsidR="00073E5C" w:rsidRPr="005F0377">
        <w:rPr>
          <w:rStyle w:val="CommentReference"/>
          <w:rFonts w:ascii="Calibri heading" w:hAnsi="Calibri heading"/>
          <w:color w:val="2E5496"/>
          <w:sz w:val="22"/>
          <w:szCs w:val="22"/>
          <w:lang w:val="en-US"/>
          <w:rPrChange w:id="1970" w:author="Microsoft Word" w:date="2026-09-09T14:54:00Z" w16du:dateUtc="2026-09-09T13:54:00Z">
            <w:rPr>
              <w:rStyle w:val="CommentReference"/>
              <w:sz w:val="22"/>
              <w:szCs w:val="22"/>
            </w:rPr>
          </w:rPrChange>
        </w:rPr>
        <w:commentReference w:id="1967"/>
      </w:r>
      <w:commentRangeEnd w:id="1968"/>
      <w:r w:rsidR="003D13D7" w:rsidRPr="005F0377">
        <w:rPr>
          <w:rStyle w:val="CommentReference"/>
          <w:rFonts w:ascii="Calibri heading" w:hAnsi="Calibri heading"/>
          <w:color w:val="2E5496"/>
          <w:sz w:val="22"/>
          <w:szCs w:val="22"/>
          <w:lang w:val="en-US"/>
          <w:rPrChange w:id="1971" w:author="Microsoft Word" w:date="2026-09-09T14:54:00Z" w16du:dateUtc="2026-09-09T13:54:00Z">
            <w:rPr>
              <w:rStyle w:val="CommentReference"/>
              <w:sz w:val="22"/>
              <w:szCs w:val="22"/>
            </w:rPr>
          </w:rPrChange>
        </w:rPr>
        <w:commentReference w:id="1968"/>
      </w:r>
      <w:commentRangeEnd w:id="1963"/>
      <w:r w:rsidR="00C56193" w:rsidRPr="005F0377">
        <w:rPr>
          <w:rStyle w:val="CommentReference"/>
          <w:rFonts w:ascii="Calibri heading" w:hAnsi="Calibri heading"/>
          <w:color w:val="2E5496"/>
          <w:sz w:val="22"/>
          <w:szCs w:val="22"/>
          <w:lang w:val="en-US"/>
          <w:rPrChange w:id="1972" w:author="Microsoft Word" w:date="2026-09-09T14:54:00Z" w16du:dateUtc="2026-09-09T13:54:00Z">
            <w:rPr>
              <w:rStyle w:val="CommentReference"/>
              <w:sz w:val="22"/>
              <w:szCs w:val="22"/>
            </w:rPr>
          </w:rPrChange>
        </w:rPr>
        <w:commentReference w:id="1963"/>
      </w:r>
      <w:commentRangeEnd w:id="1964"/>
      <w:r w:rsidR="00E95995" w:rsidRPr="005F0377">
        <w:rPr>
          <w:rStyle w:val="CommentReference"/>
          <w:rFonts w:ascii="Calibri heading" w:hAnsi="Calibri heading"/>
          <w:color w:val="2E5496"/>
          <w:sz w:val="22"/>
          <w:szCs w:val="22"/>
          <w:lang w:val="en-US"/>
          <w:rPrChange w:id="1973" w:author="Microsoft Word" w:date="2026-09-09T14:54:00Z" w16du:dateUtc="2026-09-09T13:54:00Z">
            <w:rPr>
              <w:rStyle w:val="CommentReference"/>
              <w:sz w:val="22"/>
              <w:szCs w:val="22"/>
            </w:rPr>
          </w:rPrChange>
        </w:rPr>
        <w:commentReference w:id="1964"/>
      </w:r>
      <w:commentRangeEnd w:id="1965"/>
      <w:r w:rsidR="00AA3623" w:rsidRPr="005F0377">
        <w:rPr>
          <w:rStyle w:val="CommentReference"/>
          <w:rFonts w:ascii="Calibri heading" w:hAnsi="Calibri heading"/>
          <w:color w:val="2E5496"/>
          <w:sz w:val="22"/>
          <w:szCs w:val="22"/>
          <w:lang w:val="en-US"/>
          <w:rPrChange w:id="1974" w:author="Microsoft Word" w:date="2026-09-09T14:54:00Z" w16du:dateUtc="2026-09-09T13:54:00Z">
            <w:rPr>
              <w:rStyle w:val="CommentReference"/>
              <w:sz w:val="22"/>
              <w:szCs w:val="22"/>
            </w:rPr>
          </w:rPrChange>
        </w:rPr>
        <w:commentReference w:id="1965"/>
      </w:r>
      <w:commentRangeEnd w:id="1966"/>
      <w:r w:rsidR="00060C7A" w:rsidRPr="005F0377">
        <w:rPr>
          <w:rStyle w:val="CommentReference"/>
          <w:rFonts w:ascii="Calibri heading" w:hAnsi="Calibri heading"/>
          <w:color w:val="2E5496"/>
          <w:sz w:val="22"/>
          <w:szCs w:val="22"/>
          <w:lang w:val="en-US"/>
          <w:rPrChange w:id="1975" w:author="Microsoft Word" w:date="2026-09-09T14:54:00Z" w16du:dateUtc="2026-09-09T13:54:00Z">
            <w:rPr>
              <w:rStyle w:val="CommentReference"/>
              <w:sz w:val="22"/>
              <w:szCs w:val="22"/>
            </w:rPr>
          </w:rPrChange>
        </w:rPr>
        <w:commentReference w:id="1966"/>
      </w:r>
    </w:p>
    <w:p w14:paraId="02AA2055" w14:textId="77777777" w:rsidR="0095094A" w:rsidRPr="00F96828" w:rsidRDefault="007B5EA1">
      <w:pPr>
        <w:spacing w:before="10" w:after="90"/>
        <w:rPr>
          <w:rFonts w:ascii="Aptos" w:hAnsi="Aptos"/>
          <w:sz w:val="18"/>
          <w:rPrChange w:id="1976" w:author="Microsoft Word" w:date="2026-09-09T14:54:00Z" w16du:dateUtc="2026-09-09T13:54:00Z">
            <w:rPr/>
          </w:rPrChange>
        </w:rPr>
      </w:pPr>
      <w:r w:rsidRPr="00F96828">
        <w:rPr>
          <w:rFonts w:ascii="Aptos" w:hAnsi="Aptos"/>
          <w:i/>
          <w:color w:val="5A6470"/>
          <w:sz w:val="18"/>
          <w:rPrChange w:id="1977" w:author="Microsoft Word" w:date="2026-09-09T14:54:00Z" w16du:dateUtc="2026-09-09T13:54:00Z">
            <w:rPr>
              <w:i/>
              <w:iCs/>
              <w:color w:val="5A6470"/>
            </w:rPr>
          </w:rPrChange>
        </w:rPr>
        <w:t>Put a queue between a spiky producer and a limited backend so load is absorbed, not amplified.</w:t>
      </w:r>
    </w:p>
    <w:p w14:paraId="53A718BF" w14:textId="4F86CC9D" w:rsidR="0095094A" w:rsidRDefault="007F7559">
      <w:pPr>
        <w:spacing w:before="90" w:after="130"/>
        <w:jc w:val="center"/>
        <w:rPr>
          <w:ins w:id="1978" w:author="Puneet Kumar - Chaucer" w:date="2026-09-09T21:47:00Z" w16du:dateUtc="2026-09-09T20:47:00Z"/>
        </w:rPr>
      </w:pPr>
      <w:del w:id="1979" w:author="Puneet Kumar - Chaucer" w:date="2026-09-09T21:47:00Z" w16du:dateUtc="2026-09-09T20:47:00Z">
        <w:r>
          <w:rPr>
            <w:noProof/>
          </w:rPr>
          <w:drawing>
            <wp:inline distT="0" distB="0" distL="0" distR="0" wp14:anchorId="016471CA" wp14:editId="056E0231">
              <wp:extent cx="5191125" cy="843681"/>
              <wp:effectExtent l="19050" t="19050" r="19050" b="19050"/>
              <wp:docPr id="2808745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91125" cy="843681"/>
                      </a:xfrm>
                      <a:prstGeom prst="rect">
                        <a:avLst/>
                      </a:prstGeom>
                      <a:noFill/>
                      <a:ln w="9525">
                        <a:solidFill>
                          <a:srgbClr val="AEB6C2"/>
                        </a:solidFill>
                      </a:ln>
                    </pic:spPr>
                  </pic:pic>
                </a:graphicData>
              </a:graphic>
            </wp:inline>
          </w:drawing>
        </w:r>
      </w:del>
    </w:p>
    <w:p w14:paraId="4411B8BB" w14:textId="0E3E6867" w:rsidR="00D047C2" w:rsidRDefault="00D047C2">
      <w:pPr>
        <w:spacing w:before="90" w:after="130"/>
        <w:jc w:val="center"/>
      </w:pPr>
      <w:ins w:id="1980" w:author="Puneet Kumar - Chaucer" w:date="2026-09-09T21:47:00Z" w16du:dateUtc="2026-09-09T20:47:00Z">
        <w:r>
          <w:rPr>
            <w:noProof/>
          </w:rPr>
          <w:drawing>
            <wp:inline distT="0" distB="0" distL="0" distR="0" wp14:anchorId="1C0B168B" wp14:editId="706CA43D">
              <wp:extent cx="5191125" cy="843915"/>
              <wp:effectExtent l="0" t="0" r="0" b="0"/>
              <wp:docPr id="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0874511"/>
                      <pic:cNvPicPr>
                        <a:picLocks noChangeAspect="1" noChangeArrowheads="1"/>
                      </pic:cNvPicPr>
                    </pic:nvPicPr>
                    <pic:blipFill>
                      <a:blip r:embed="rId28"/>
                      <a:stretch>
                        <a:fillRect/>
                      </a:stretch>
                    </pic:blipFill>
                    <pic:spPr bwMode="auto">
                      <a:xfrm>
                        <a:off x="0" y="0"/>
                        <a:ext cx="5191125" cy="843915"/>
                      </a:xfrm>
                      <a:prstGeom prst="rect">
                        <a:avLst/>
                      </a:prstGeom>
                      <a:ln w="9525">
                        <a:solidFill>
                          <a:srgbClr val="AEB6C2"/>
                        </a:solidFill>
                      </a:ln>
                    </pic:spPr>
                  </pic:pic>
                </a:graphicData>
              </a:graphic>
            </wp:inline>
          </w:drawing>
        </w:r>
      </w:ins>
      <w:r w:rsidR="001F3FA0">
        <w:br/>
      </w:r>
    </w:p>
    <w:p w14:paraId="4C6D363F" w14:textId="30BBD50E" w:rsidR="0095094A" w:rsidRPr="006E6E9D" w:rsidRDefault="007B5EA1">
      <w:pPr>
        <w:spacing w:before="40" w:after="110" w:line="278" w:lineRule="auto"/>
        <w:ind w:left="360"/>
        <w:rPr>
          <w:rFonts w:ascii="Aptos" w:hAnsi="Aptos"/>
          <w:sz w:val="18"/>
          <w:lang w:val="en-GB"/>
          <w:rPrChange w:id="1981" w:author="Microsoft Word" w:date="2026-09-09T14:54:00Z" w16du:dateUtc="2026-09-09T13:54:00Z">
            <w:rPr/>
          </w:rPrChange>
        </w:rPr>
      </w:pPr>
      <w:r w:rsidRPr="00526831">
        <w:rPr>
          <w:rFonts w:ascii="Aptos" w:hAnsi="Aptos"/>
          <w:b/>
          <w:color w:val="1F3864"/>
          <w:sz w:val="18"/>
          <w:rPrChange w:id="1982" w:author="Microsoft Word" w:date="2026-09-09T14:02:00Z" w16du:dateUtc="2026-09-09T13:02:00Z">
            <w:rPr>
              <w:b/>
              <w:bCs/>
              <w:color w:val="1F3864"/>
            </w:rPr>
          </w:rPrChange>
        </w:rPr>
        <w:t xml:space="preserve">Problem. </w:t>
      </w:r>
      <w:r w:rsidR="006E6E9D" w:rsidRPr="006E6E9D">
        <w:rPr>
          <w:rFonts w:ascii="Aptos" w:hAnsi="Aptos"/>
          <w:sz w:val="18"/>
          <w:lang w:val="en-GB"/>
        </w:rPr>
        <w:t>A producer generate</w:t>
      </w:r>
      <w:r w:rsidR="006E6E9D">
        <w:rPr>
          <w:rFonts w:ascii="Aptos" w:hAnsi="Aptos"/>
          <w:sz w:val="18"/>
          <w:lang w:val="en-GB"/>
        </w:rPr>
        <w:t>s</w:t>
      </w:r>
      <w:r w:rsidR="006E6E9D" w:rsidRPr="006E6E9D">
        <w:rPr>
          <w:rFonts w:ascii="Aptos" w:hAnsi="Aptos"/>
          <w:sz w:val="18"/>
          <w:lang w:val="en-GB"/>
        </w:rPr>
        <w:t xml:space="preserve"> work at a higher rate than a consuming system can process it. Tight coupling between producer and consumer can result in reduced availability, processing bottlenecks and failure propagation during periods of increased load</w:t>
      </w:r>
      <w:r w:rsidRPr="00526831">
        <w:rPr>
          <w:rFonts w:ascii="Aptos" w:hAnsi="Aptos"/>
          <w:sz w:val="18"/>
          <w:rPrChange w:id="1983" w:author="Microsoft Word" w:date="2026-09-09T14:02:00Z" w16du:dateUtc="2026-09-09T13:02:00Z">
            <w:rPr/>
          </w:rPrChange>
        </w:rPr>
        <w:t>.</w:t>
      </w:r>
    </w:p>
    <w:p w14:paraId="08FC7BC1" w14:textId="013D92F8" w:rsidR="0095094A" w:rsidRPr="00026D7B" w:rsidRDefault="007B5EA1" w:rsidP="00DA620F">
      <w:pPr>
        <w:spacing w:before="40" w:after="110" w:line="278" w:lineRule="auto"/>
        <w:ind w:left="360"/>
        <w:rPr>
          <w:rFonts w:ascii="Aptos" w:hAnsi="Aptos"/>
          <w:sz w:val="18"/>
          <w:lang w:val="en-GB"/>
        </w:rPr>
      </w:pPr>
      <w:r w:rsidRPr="00526831">
        <w:rPr>
          <w:rFonts w:ascii="Aptos" w:hAnsi="Aptos"/>
          <w:b/>
          <w:color w:val="1F3864"/>
          <w:sz w:val="18"/>
          <w:rPrChange w:id="1984" w:author="Microsoft Word" w:date="2026-09-09T14:54:00Z" w16du:dateUtc="2026-09-09T13:54:00Z">
            <w:rPr>
              <w:b/>
              <w:bCs/>
              <w:color w:val="1F3864"/>
            </w:rPr>
          </w:rPrChange>
        </w:rPr>
        <w:t xml:space="preserve">Solution. </w:t>
      </w:r>
      <w:r w:rsidR="00026D7B" w:rsidRPr="00026D7B">
        <w:rPr>
          <w:rFonts w:ascii="Aptos" w:hAnsi="Aptos"/>
          <w:sz w:val="18"/>
          <w:lang w:val="en-GB"/>
        </w:rPr>
        <w:t>Introduce</w:t>
      </w:r>
      <w:r w:rsidR="007F7559" w:rsidRPr="00026D7B">
        <w:rPr>
          <w:rFonts w:ascii="Aptos" w:hAnsi="Aptos"/>
          <w:sz w:val="18"/>
          <w:lang w:val="en-GB"/>
        </w:rPr>
        <w:t xml:space="preserve"> </w:t>
      </w:r>
      <w:r w:rsidR="007F7559" w:rsidRPr="00526831">
        <w:rPr>
          <w:rFonts w:ascii="Aptos" w:hAnsi="Aptos"/>
          <w:sz w:val="18"/>
          <w:rPrChange w:id="1985" w:author="Microsoft Word" w:date="2026-09-09T14:54:00Z" w16du:dateUtc="2026-09-09T13:54:00Z">
            <w:rPr/>
          </w:rPrChange>
        </w:rPr>
        <w:t xml:space="preserve">a Service Bus queue between the producer and the backend so each </w:t>
      </w:r>
      <w:r w:rsidR="00590581" w:rsidRPr="00590581">
        <w:rPr>
          <w:rFonts w:ascii="Aptos" w:hAnsi="Aptos"/>
          <w:sz w:val="18"/>
        </w:rPr>
        <w:t>run</w:t>
      </w:r>
      <w:r w:rsidR="007F7559" w:rsidRPr="00526831">
        <w:rPr>
          <w:rFonts w:ascii="Aptos" w:hAnsi="Aptos"/>
          <w:sz w:val="18"/>
          <w:rPrChange w:id="1986" w:author="Microsoft Word" w:date="2026-09-09T14:54:00Z" w16du:dateUtc="2026-09-09T13:54:00Z">
            <w:rPr/>
          </w:rPrChange>
        </w:rPr>
        <w:t xml:space="preserve">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w:t>
      </w:r>
      <w:r w:rsidR="007F7559" w:rsidRPr="00590581">
        <w:rPr>
          <w:rFonts w:ascii="Aptos" w:hAnsi="Aptos"/>
          <w:sz w:val="18"/>
        </w:rPr>
        <w:t>time</w:t>
      </w:r>
      <w:r w:rsidR="00590581" w:rsidRPr="00590581">
        <w:rPr>
          <w:rFonts w:ascii="Aptos" w:hAnsi="Aptos"/>
          <w:sz w:val="18"/>
        </w:rPr>
        <w:t>,</w:t>
      </w:r>
      <w:r w:rsidR="007F7559" w:rsidRPr="00526831">
        <w:rPr>
          <w:rFonts w:ascii="Aptos" w:hAnsi="Aptos"/>
          <w:sz w:val="18"/>
          <w:rPrChange w:id="1987" w:author="Microsoft Word" w:date="2026-09-09T14:54:00Z" w16du:dateUtc="2026-09-09T13:54:00Z">
            <w:rPr/>
          </w:rPrChange>
        </w:rPr>
        <w:t xml:space="preserve"> and a backend outage becomes a growing queue rather than a wave of errors.</w:t>
      </w:r>
    </w:p>
    <w:p w14:paraId="59246105" w14:textId="426CE24E" w:rsidR="0095094A" w:rsidRPr="000D75C5" w:rsidRDefault="007B5EA1">
      <w:pPr>
        <w:spacing w:before="40" w:after="110" w:line="278" w:lineRule="auto"/>
        <w:ind w:left="360"/>
        <w:rPr>
          <w:rFonts w:ascii="Aptos" w:hAnsi="Aptos"/>
          <w:sz w:val="18"/>
          <w:rPrChange w:id="1988" w:author="Microsoft Word" w:date="2026-09-09T14:54:00Z" w16du:dateUtc="2026-09-09T13:54:00Z">
            <w:rPr/>
          </w:rPrChange>
        </w:rPr>
      </w:pPr>
      <w:r w:rsidRPr="000D75C5">
        <w:rPr>
          <w:rFonts w:ascii="Aptos" w:hAnsi="Aptos"/>
          <w:b/>
          <w:color w:val="1F3864"/>
          <w:sz w:val="18"/>
          <w:rPrChange w:id="1989" w:author="Microsoft Word" w:date="2026-09-09T14:54:00Z" w16du:dateUtc="2026-09-09T13:54:00Z">
            <w:rPr>
              <w:b/>
              <w:bCs/>
              <w:color w:val="1F3864"/>
            </w:rPr>
          </w:rPrChange>
        </w:rPr>
        <w:t xml:space="preserve">Use it when. </w:t>
      </w:r>
      <w:r w:rsidR="005A0F18" w:rsidRPr="000D75C5">
        <w:rPr>
          <w:rFonts w:ascii="Aptos" w:hAnsi="Aptos"/>
          <w:sz w:val="18"/>
          <w:rPrChange w:id="1990" w:author="Microsoft Word" w:date="2026-09-09T14:54:00Z" w16du:dateUtc="2026-09-09T13:54:00Z">
            <w:rPr/>
          </w:rPrChange>
        </w:rPr>
        <w:t xml:space="preserve">The </w:t>
      </w:r>
      <w:r w:rsidRPr="000D75C5">
        <w:rPr>
          <w:rFonts w:ascii="Aptos" w:hAnsi="Aptos"/>
          <w:sz w:val="18"/>
          <w:rPrChange w:id="1991" w:author="Microsoft Word" w:date="2026-09-09T14:54:00Z" w16du:dateUtc="2026-09-09T13:54:00Z">
            <w:rPr/>
          </w:rPrChange>
        </w:rPr>
        <w:t>producer is spikier or faster than the consumer, or the backend's availability must be decoupled from producer load.</w:t>
      </w:r>
    </w:p>
    <w:p w14:paraId="63AAE8B6" w14:textId="5E09F323" w:rsidR="0095094A" w:rsidRPr="000D75C5" w:rsidRDefault="007B5EA1">
      <w:pPr>
        <w:spacing w:before="40" w:after="110" w:line="278" w:lineRule="auto"/>
        <w:ind w:left="360"/>
        <w:rPr>
          <w:rFonts w:ascii="Aptos" w:hAnsi="Aptos"/>
          <w:sz w:val="18"/>
          <w:rPrChange w:id="1992" w:author="Microsoft Word" w:date="2026-09-09T14:54:00Z" w16du:dateUtc="2026-09-09T13:54:00Z">
            <w:rPr/>
          </w:rPrChange>
        </w:rPr>
      </w:pPr>
      <w:r w:rsidRPr="000D75C5">
        <w:rPr>
          <w:rFonts w:ascii="Aptos" w:hAnsi="Aptos"/>
          <w:b/>
          <w:color w:val="1F3864"/>
          <w:sz w:val="18"/>
          <w:rPrChange w:id="1993" w:author="Microsoft Word" w:date="2026-09-09T14:54:00Z" w16du:dateUtc="2026-09-09T13:54:00Z">
            <w:rPr>
              <w:b/>
              <w:bCs/>
              <w:color w:val="1F3864"/>
            </w:rPr>
          </w:rPrChange>
        </w:rPr>
        <w:t xml:space="preserve">Avoid it when. </w:t>
      </w:r>
      <w:r w:rsidR="00D16C00" w:rsidRPr="000D75C5">
        <w:rPr>
          <w:rFonts w:ascii="Aptos" w:hAnsi="Aptos"/>
          <w:sz w:val="18"/>
          <w:rPrChange w:id="1994" w:author="Microsoft Word" w:date="2026-09-09T14:54:00Z" w16du:dateUtc="2026-09-09T13:54:00Z">
            <w:rPr/>
          </w:rPrChange>
        </w:rPr>
        <w:t xml:space="preserve">The </w:t>
      </w:r>
      <w:r w:rsidRPr="000D75C5">
        <w:rPr>
          <w:rFonts w:ascii="Aptos" w:hAnsi="Aptos"/>
          <w:sz w:val="18"/>
          <w:rPrChange w:id="1995" w:author="Microsoft Word" w:date="2026-09-09T14:54:00Z" w16du:dateUtc="2026-09-09T13:54:00Z">
            <w:rPr/>
          </w:rPrChange>
        </w:rPr>
        <w:t xml:space="preserve">caller needs an immediate answer (request/response), </w:t>
      </w:r>
      <w:r w:rsidR="00D16C00" w:rsidRPr="000D75C5">
        <w:rPr>
          <w:rFonts w:ascii="Aptos" w:hAnsi="Aptos"/>
          <w:sz w:val="18"/>
          <w:rPrChange w:id="1996" w:author="Microsoft Word" w:date="2026-09-09T14:54:00Z" w16du:dateUtc="2026-09-09T13:54:00Z">
            <w:rPr/>
          </w:rPrChange>
        </w:rPr>
        <w:t xml:space="preserve">the input </w:t>
      </w:r>
      <w:r w:rsidR="007507E3" w:rsidRPr="000D75C5">
        <w:rPr>
          <w:rFonts w:ascii="Aptos" w:hAnsi="Aptos"/>
          <w:sz w:val="18"/>
          <w:rPrChange w:id="1997" w:author="Microsoft Word" w:date="2026-09-09T14:54:00Z" w16du:dateUtc="2026-09-09T13:54:00Z">
            <w:rPr/>
          </w:rPrChange>
        </w:rPr>
        <w:t>being</w:t>
      </w:r>
      <w:r w:rsidRPr="000D75C5">
        <w:rPr>
          <w:rFonts w:ascii="Aptos" w:hAnsi="Aptos"/>
          <w:sz w:val="18"/>
          <w:rPrChange w:id="1998" w:author="Microsoft Word" w:date="2026-09-09T14:54:00Z" w16du:dateUtc="2026-09-09T13:54:00Z">
            <w:rPr/>
          </w:rPrChange>
        </w:rPr>
        <w:t xml:space="preserve"> ingest</w:t>
      </w:r>
      <w:r w:rsidR="007507E3" w:rsidRPr="000D75C5">
        <w:rPr>
          <w:rFonts w:ascii="Aptos" w:hAnsi="Aptos"/>
          <w:sz w:val="18"/>
          <w:rPrChange w:id="1999" w:author="Microsoft Word" w:date="2026-09-09T14:54:00Z" w16du:dateUtc="2026-09-09T13:54:00Z">
            <w:rPr/>
          </w:rPrChange>
        </w:rPr>
        <w:t xml:space="preserve">ed is </w:t>
      </w:r>
      <w:r w:rsidRPr="000D75C5">
        <w:rPr>
          <w:rFonts w:ascii="Aptos" w:hAnsi="Aptos"/>
          <w:sz w:val="18"/>
          <w:rPrChange w:id="2000" w:author="Microsoft Word" w:date="2026-09-09T14:54:00Z" w16du:dateUtc="2026-09-09T13:54:00Z">
            <w:rPr/>
          </w:rPrChange>
        </w:rPr>
        <w:t>a high-volume telemetry (Event Hubs).</w:t>
      </w:r>
    </w:p>
    <w:p w14:paraId="2EAE7D89" w14:textId="339DFEC1" w:rsidR="0095094A" w:rsidRPr="004476B2" w:rsidRDefault="007B5EA1">
      <w:pPr>
        <w:spacing w:before="40" w:after="110" w:line="278" w:lineRule="auto"/>
        <w:ind w:left="360"/>
        <w:rPr>
          <w:rFonts w:ascii="Aptos" w:hAnsi="Aptos"/>
          <w:sz w:val="18"/>
          <w:lang w:val="en-GB"/>
          <w:rPrChange w:id="2001" w:author="Microsoft Word" w:date="2026-09-09T14:54:00Z" w16du:dateUtc="2026-09-09T13:54:00Z">
            <w:rPr/>
          </w:rPrChange>
        </w:rPr>
      </w:pPr>
      <w:r w:rsidRPr="000D75C5">
        <w:rPr>
          <w:rFonts w:ascii="Aptos" w:hAnsi="Aptos"/>
          <w:b/>
          <w:color w:val="1F3864"/>
          <w:sz w:val="18"/>
          <w:rPrChange w:id="2002" w:author="Microsoft Word" w:date="2026-09-09T14:02:00Z" w16du:dateUtc="2026-09-09T13:02:00Z">
            <w:rPr>
              <w:b/>
              <w:bCs/>
              <w:color w:val="1F3864"/>
            </w:rPr>
          </w:rPrChange>
        </w:rPr>
        <w:t xml:space="preserve">Risks and considerations. </w:t>
      </w:r>
      <w:r w:rsidR="004476B2" w:rsidRPr="004476B2">
        <w:rPr>
          <w:rFonts w:ascii="Aptos" w:hAnsi="Aptos"/>
          <w:sz w:val="18"/>
          <w:lang w:val="en-GB"/>
        </w:rPr>
        <w:t>Service Bus provides buffering rather than unlimited capacity. Queue depth, consumer lag and dead-letter queues should be monitored to identify processing bottlenecks and capacity constraints. Consumers should support idempotent processing, as delivery semantics remain at-least-once and duplicate deliveries may occur.</w:t>
      </w:r>
      <w:r w:rsidRPr="000D75C5">
        <w:rPr>
          <w:rFonts w:ascii="Aptos" w:hAnsi="Aptos"/>
          <w:sz w:val="18"/>
          <w:rPrChange w:id="2003" w:author="Microsoft Word" w:date="2026-09-09T14:02:00Z" w16du:dateUtc="2026-09-09T13:02:00Z">
            <w:rPr/>
          </w:rPrChange>
        </w:rPr>
        <w:t xml:space="preserve"> </w:t>
      </w:r>
    </w:p>
    <w:p w14:paraId="7712CE6D" w14:textId="0608FB03" w:rsidR="0095094A" w:rsidRPr="000D75C5" w:rsidRDefault="007B5EA1">
      <w:pPr>
        <w:spacing w:before="40" w:after="110" w:line="278" w:lineRule="auto"/>
        <w:ind w:left="360"/>
        <w:rPr>
          <w:rFonts w:ascii="Aptos" w:hAnsi="Aptos"/>
          <w:sz w:val="18"/>
          <w:rPrChange w:id="2004" w:author="Microsoft Word" w:date="2026-09-09T14:54:00Z" w16du:dateUtc="2026-09-09T13:54:00Z">
            <w:rPr/>
          </w:rPrChange>
        </w:rPr>
      </w:pPr>
      <w:r w:rsidRPr="000D75C5">
        <w:rPr>
          <w:rFonts w:ascii="Aptos" w:hAnsi="Aptos"/>
          <w:b/>
          <w:color w:val="1F3864"/>
          <w:sz w:val="18"/>
          <w:rPrChange w:id="2005" w:author="Microsoft Word" w:date="2026-09-09T14:54:00Z" w16du:dateUtc="2026-09-09T13:54:00Z">
            <w:rPr>
              <w:b/>
              <w:bCs/>
              <w:color w:val="1F3864"/>
            </w:rPr>
          </w:rPrChange>
        </w:rPr>
        <w:t xml:space="preserve">Security boundary. </w:t>
      </w:r>
      <w:r w:rsidRPr="000D75C5">
        <w:rPr>
          <w:rFonts w:ascii="Aptos" w:hAnsi="Aptos"/>
          <w:sz w:val="18"/>
          <w:rPrChange w:id="2006" w:author="Microsoft Word" w:date="2026-09-09T14:54:00Z" w16du:dateUtc="2026-09-09T13:54:00Z">
            <w:rPr/>
          </w:rPrChange>
        </w:rPr>
        <w:t>APIM (shared), Service Bus and the consumer Function (spokes), internal. Within Azure: producers and consumer reach Service Bus over a Private Endpoint using a managed identity with Sender/Receiver RBAC (no SAS keys)</w:t>
      </w:r>
      <w:r w:rsidR="0044138A" w:rsidRPr="000D75C5">
        <w:rPr>
          <w:rFonts w:ascii="Aptos" w:hAnsi="Aptos"/>
          <w:sz w:val="18"/>
          <w:rPrChange w:id="2007" w:author="Microsoft Word" w:date="2026-09-09T14:54:00Z" w16du:dateUtc="2026-09-09T13:54:00Z">
            <w:rPr/>
          </w:rPrChange>
        </w:rPr>
        <w:t>,</w:t>
      </w:r>
      <w:r w:rsidRPr="000D75C5">
        <w:rPr>
          <w:rFonts w:ascii="Aptos" w:hAnsi="Aptos"/>
          <w:sz w:val="18"/>
          <w:rPrChange w:id="2008" w:author="Microsoft Word" w:date="2026-09-09T14:54:00Z" w16du:dateUtc="2026-09-09T13:54:00Z">
            <w:rPr/>
          </w:rPrChange>
        </w:rPr>
        <w:t xml:space="preserve"> TLS throughout. Outside Azure: none, an external producer is taken through the edge first.</w:t>
      </w:r>
    </w:p>
    <w:p w14:paraId="27862DC0" w14:textId="0CB1B0E5" w:rsidR="0095094A" w:rsidRPr="000D75C5" w:rsidRDefault="00D47B36">
      <w:pPr>
        <w:spacing w:before="40" w:after="110" w:line="278" w:lineRule="auto"/>
        <w:ind w:left="360"/>
        <w:rPr>
          <w:rFonts w:ascii="Aptos" w:hAnsi="Aptos"/>
          <w:sz w:val="18"/>
          <w:rPrChange w:id="2009" w:author="Microsoft Word" w:date="2026-09-09T14:54:00Z" w16du:dateUtc="2026-09-09T13:54:00Z">
            <w:rPr/>
          </w:rPrChange>
        </w:rPr>
      </w:pPr>
      <w:r w:rsidRPr="000D75C5">
        <w:rPr>
          <w:rFonts w:ascii="Aptos" w:hAnsi="Aptos"/>
          <w:b/>
          <w:color w:val="1F3864"/>
          <w:sz w:val="18"/>
          <w:rPrChange w:id="2010" w:author="Microsoft Word" w:date="2026-09-09T14:54:00Z" w16du:dateUtc="2026-09-09T13:54:00Z">
            <w:rPr>
              <w:b/>
              <w:bCs/>
              <w:color w:val="1F3864"/>
            </w:rPr>
          </w:rPrChange>
        </w:rPr>
        <w:t>Common</w:t>
      </w:r>
      <w:r w:rsidR="00CE060C" w:rsidRPr="000D75C5">
        <w:rPr>
          <w:rFonts w:ascii="Aptos" w:hAnsi="Aptos"/>
          <w:b/>
          <w:color w:val="1F3864"/>
          <w:sz w:val="18"/>
          <w:rPrChange w:id="2011" w:author="Microsoft Word" w:date="2026-09-09T14:54:00Z" w16du:dateUtc="2026-09-09T13:54:00Z">
            <w:rPr>
              <w:b/>
              <w:bCs/>
              <w:color w:val="1F3864"/>
            </w:rPr>
          </w:rPrChange>
        </w:rPr>
        <w:t xml:space="preserve"> pitfall.</w:t>
      </w:r>
      <w:r w:rsidR="007B5EA1" w:rsidRPr="000D75C5">
        <w:rPr>
          <w:rFonts w:ascii="Aptos" w:hAnsi="Aptos"/>
          <w:b/>
          <w:color w:val="1F3864"/>
          <w:sz w:val="18"/>
          <w:rPrChange w:id="2012" w:author="Microsoft Word" w:date="2026-09-09T14:54:00Z" w16du:dateUtc="2026-09-09T13:54:00Z">
            <w:rPr>
              <w:b/>
              <w:bCs/>
              <w:color w:val="1F3864"/>
            </w:rPr>
          </w:rPrChange>
        </w:rPr>
        <w:t xml:space="preserve"> </w:t>
      </w:r>
      <w:r w:rsidR="007B5EA1" w:rsidRPr="000D75C5">
        <w:rPr>
          <w:rFonts w:ascii="Aptos" w:hAnsi="Aptos"/>
          <w:sz w:val="18"/>
          <w:rPrChange w:id="2013" w:author="Microsoft Word" w:date="2026-09-09T14:54:00Z" w16du:dateUtc="2026-09-09T13:54:00Z">
            <w:rPr/>
          </w:rPrChange>
        </w:rPr>
        <w:t xml:space="preserve">Hammering a fragile backend synchronously; ignoring the dead-letter queue; reaching for storage queues </w:t>
      </w:r>
      <w:r w:rsidR="00423A2D" w:rsidRPr="000D75C5">
        <w:rPr>
          <w:rFonts w:ascii="Aptos" w:hAnsi="Aptos"/>
          <w:sz w:val="18"/>
          <w:rPrChange w:id="2014" w:author="Microsoft Word" w:date="2026-09-09T14:54:00Z" w16du:dateUtc="2026-09-09T13:54:00Z">
            <w:rPr/>
          </w:rPrChange>
        </w:rPr>
        <w:t>when</w:t>
      </w:r>
      <w:r w:rsidR="007B5EA1" w:rsidRPr="000D75C5">
        <w:rPr>
          <w:rFonts w:ascii="Aptos" w:hAnsi="Aptos"/>
          <w:sz w:val="18"/>
          <w:rPrChange w:id="2015" w:author="Microsoft Word" w:date="2026-09-09T14:54:00Z" w16du:dateUtc="2026-09-09T13:54:00Z">
            <w:rPr/>
          </w:rPrChange>
        </w:rPr>
        <w:t xml:space="preserve"> sessions, DLQ and richer delivery semantics</w:t>
      </w:r>
      <w:r w:rsidR="00423A2D" w:rsidRPr="000D75C5">
        <w:rPr>
          <w:rFonts w:ascii="Aptos" w:hAnsi="Aptos"/>
          <w:sz w:val="18"/>
          <w:rPrChange w:id="2016" w:author="Microsoft Word" w:date="2026-09-09T14:54:00Z" w16du:dateUtc="2026-09-09T13:54:00Z">
            <w:rPr/>
          </w:rPrChange>
        </w:rPr>
        <w:t xml:space="preserve"> are needed</w:t>
      </w:r>
    </w:p>
    <w:p w14:paraId="254B0F56" w14:textId="23F29146" w:rsidR="00E272A3" w:rsidRPr="00E272A3" w:rsidRDefault="007B5EA1" w:rsidP="00971774">
      <w:pPr>
        <w:spacing w:before="40" w:after="110" w:line="278" w:lineRule="auto"/>
        <w:ind w:left="360"/>
        <w:rPr>
          <w:rFonts w:ascii="Aptos" w:hAnsi="Aptos"/>
          <w:sz w:val="18"/>
          <w:lang w:val="en-GB"/>
        </w:rPr>
      </w:pPr>
      <w:r w:rsidRPr="000D75C5">
        <w:rPr>
          <w:rFonts w:ascii="Aptos" w:hAnsi="Aptos"/>
          <w:b/>
          <w:color w:val="1F3864"/>
          <w:sz w:val="18"/>
          <w:rPrChange w:id="2017" w:author="Microsoft Word" w:date="2026-09-09T14:02:00Z" w16du:dateUtc="2026-09-09T13:02:00Z">
            <w:rPr>
              <w:b/>
              <w:bCs/>
              <w:color w:val="1F3864"/>
            </w:rPr>
          </w:rPrChange>
        </w:rPr>
        <w:t xml:space="preserve">In practice. </w:t>
      </w:r>
      <w:r w:rsidR="00971774" w:rsidRPr="00971774">
        <w:rPr>
          <w:rFonts w:ascii="Aptos" w:hAnsi="Aptos"/>
          <w:sz w:val="18"/>
          <w:lang w:val="en-GB"/>
        </w:rPr>
        <w:t>During renewal season, large volumes of broker submissions may arrive within a short period of time. Rather than overloading downstream policy administration systems, submissions are queued and processed asynchronously, allowing business operations to continue without affecting service availability or delivery reliability</w:t>
      </w:r>
      <w:r w:rsidR="00E272A3" w:rsidRPr="00E272A3">
        <w:rPr>
          <w:rFonts w:ascii="Aptos" w:hAnsi="Aptos"/>
          <w:sz w:val="18"/>
          <w:lang w:val="en-GB"/>
        </w:rPr>
        <w:t>.</w:t>
      </w:r>
    </w:p>
    <w:p w14:paraId="4E9FEADC" w14:textId="77777777" w:rsidR="0095094A" w:rsidRDefault="0095094A">
      <w:pPr>
        <w:spacing w:after="150"/>
        <w:rPr>
          <w:ins w:id="2018" w:author="Microsoft Word" w:date="2026-09-09T14:02:00Z" w16du:dateUtc="2026-09-09T13:02:00Z"/>
        </w:rPr>
      </w:pPr>
    </w:p>
    <w:p w14:paraId="6801CDC4" w14:textId="51C32F7F" w:rsidR="0095094A" w:rsidRPr="005F0377" w:rsidRDefault="006F419D">
      <w:pPr>
        <w:pStyle w:val="Heading3"/>
        <w:rPr>
          <w:rFonts w:ascii="Calibri heading" w:hAnsi="Calibri heading"/>
          <w:color w:val="2E5496"/>
          <w:lang w:val="en-US"/>
          <w:rPrChange w:id="2019" w:author="Microsoft Word" w:date="2026-09-09T14:54:00Z" w16du:dateUtc="2026-09-09T13:54:00Z">
            <w:rPr/>
          </w:rPrChange>
        </w:rPr>
      </w:pPr>
      <w:bookmarkStart w:id="2020" w:name="_Toc239852304"/>
      <w:bookmarkStart w:id="2021" w:name="_Toc239899877"/>
      <w:r w:rsidRPr="002049ED">
        <w:rPr>
          <w:rFonts w:ascii="Calibri heading" w:hAnsi="Calibri heading"/>
          <w:color w:val="2E5496"/>
          <w:lang w:val="en-US"/>
        </w:rPr>
        <w:t>7</w:t>
      </w:r>
      <w:r w:rsidR="000514FA" w:rsidRPr="002049ED">
        <w:rPr>
          <w:rFonts w:ascii="Calibri heading" w:hAnsi="Calibri heading"/>
          <w:color w:val="2E5496"/>
          <w:lang w:val="en-US"/>
        </w:rPr>
        <w:t xml:space="preserve">.4.2 </w:t>
      </w:r>
      <w:commentRangeStart w:id="2022"/>
      <w:commentRangeStart w:id="2023"/>
      <w:r w:rsidR="000514FA" w:rsidRPr="002049ED">
        <w:rPr>
          <w:rFonts w:ascii="Calibri heading" w:hAnsi="Calibri heading"/>
          <w:color w:val="2E5496"/>
          <w:lang w:val="en-US"/>
        </w:rPr>
        <w:t>Competing</w:t>
      </w:r>
      <w:r w:rsidR="000514FA" w:rsidRPr="005F0377">
        <w:rPr>
          <w:rFonts w:ascii="Calibri heading" w:hAnsi="Calibri heading"/>
          <w:color w:val="2E5496"/>
          <w:lang w:val="en-US"/>
          <w:rPrChange w:id="2024" w:author="Microsoft Word" w:date="2026-09-09T14:54:00Z" w16du:dateUtc="2026-09-09T13:54:00Z">
            <w:rPr/>
          </w:rPrChange>
        </w:rPr>
        <w:t xml:space="preserve"> </w:t>
      </w:r>
      <w:r w:rsidR="000514FA" w:rsidRPr="00EF740C">
        <w:rPr>
          <w:rFonts w:ascii="Calibri heading" w:hAnsi="Calibri heading"/>
          <w:color w:val="2E5496"/>
          <w:lang w:val="en-US"/>
        </w:rPr>
        <w:t>consumers (</w:t>
      </w:r>
      <w:r w:rsidR="000514FA" w:rsidRPr="005F0377">
        <w:rPr>
          <w:rFonts w:ascii="Calibri heading" w:hAnsi="Calibri heading"/>
          <w:color w:val="2E5496"/>
          <w:lang w:val="en-US"/>
          <w:rPrChange w:id="2025" w:author="Microsoft Word" w:date="2026-09-09T14:54:00Z" w16du:dateUtc="2026-09-09T13:54:00Z">
            <w:rPr/>
          </w:rPrChange>
        </w:rPr>
        <w:t>SFINT6)</w:t>
      </w:r>
      <w:bookmarkEnd w:id="2020"/>
      <w:bookmarkEnd w:id="2021"/>
      <w:commentRangeEnd w:id="2022"/>
      <w:r w:rsidR="00C461B7" w:rsidRPr="005F0377">
        <w:rPr>
          <w:rStyle w:val="CommentReference"/>
          <w:rFonts w:ascii="Calibri heading" w:hAnsi="Calibri heading"/>
          <w:color w:val="2E5496"/>
          <w:sz w:val="22"/>
          <w:szCs w:val="22"/>
          <w:lang w:val="en-US"/>
          <w:rPrChange w:id="2026" w:author="Microsoft Word" w:date="2026-09-09T14:54:00Z" w16du:dateUtc="2026-09-09T13:54:00Z">
            <w:rPr>
              <w:rStyle w:val="CommentReference"/>
              <w:sz w:val="22"/>
              <w:szCs w:val="22"/>
            </w:rPr>
          </w:rPrChange>
        </w:rPr>
        <w:commentReference w:id="2022"/>
      </w:r>
      <w:commentRangeEnd w:id="2023"/>
      <w:r w:rsidR="0003384F" w:rsidRPr="005F0377">
        <w:rPr>
          <w:rStyle w:val="CommentReference"/>
          <w:rFonts w:ascii="Calibri heading" w:hAnsi="Calibri heading"/>
          <w:color w:val="2E5496"/>
          <w:sz w:val="22"/>
          <w:szCs w:val="22"/>
          <w:lang w:val="en-US"/>
          <w:rPrChange w:id="2027" w:author="Microsoft Word" w:date="2026-09-09T14:54:00Z" w16du:dateUtc="2026-09-09T13:54:00Z">
            <w:rPr>
              <w:rStyle w:val="CommentReference"/>
              <w:sz w:val="22"/>
              <w:szCs w:val="22"/>
            </w:rPr>
          </w:rPrChange>
        </w:rPr>
        <w:commentReference w:id="2023"/>
      </w:r>
    </w:p>
    <w:p w14:paraId="283FBBDC" w14:textId="77777777" w:rsidR="0095094A" w:rsidRPr="000D75C5" w:rsidRDefault="007B5EA1">
      <w:pPr>
        <w:spacing w:before="10" w:after="90"/>
        <w:rPr>
          <w:rFonts w:ascii="Aptos" w:hAnsi="Aptos"/>
          <w:sz w:val="18"/>
          <w:rPrChange w:id="2028" w:author="Microsoft Word" w:date="2026-09-09T14:54:00Z" w16du:dateUtc="2026-09-09T13:54:00Z">
            <w:rPr/>
          </w:rPrChange>
        </w:rPr>
      </w:pPr>
      <w:r w:rsidRPr="000D75C5">
        <w:rPr>
          <w:rFonts w:ascii="Aptos" w:hAnsi="Aptos"/>
          <w:i/>
          <w:color w:val="5A6470"/>
          <w:sz w:val="18"/>
          <w:rPrChange w:id="2029" w:author="Microsoft Word" w:date="2026-09-09T14:54:00Z" w16du:dateUtc="2026-09-09T13:54:00Z">
            <w:rPr>
              <w:i/>
              <w:iCs/>
              <w:color w:val="5A6470"/>
            </w:rPr>
          </w:rPrChange>
        </w:rPr>
        <w:t>Scale out throughput by letting several workers pull from one queue.</w:t>
      </w:r>
    </w:p>
    <w:p w14:paraId="3016B0BA" w14:textId="50C18E82" w:rsidR="0095094A" w:rsidRDefault="00356872">
      <w:pPr>
        <w:spacing w:before="90" w:after="130"/>
        <w:jc w:val="center"/>
        <w:rPr>
          <w:ins w:id="2030" w:author="Puneet Kumar - Chaucer" w:date="2026-09-09T21:48:00Z" w16du:dateUtc="2026-09-09T20:48:00Z"/>
        </w:rPr>
      </w:pPr>
      <w:del w:id="2031" w:author="Puneet Kumar - Chaucer" w:date="2026-09-09T21:47:00Z" w16du:dateUtc="2026-09-09T20:47:00Z">
        <w:r w:rsidRPr="00356872">
          <w:rPr>
            <w:noProof/>
          </w:rPr>
          <w:drawing>
            <wp:inline distT="0" distB="0" distL="0" distR="0" wp14:anchorId="7AE99A74" wp14:editId="013B59D7">
              <wp:extent cx="5731510" cy="2849245"/>
              <wp:effectExtent l="19050" t="19050" r="21590" b="27305"/>
              <wp:docPr id="98541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14699" name=""/>
                      <pic:cNvPicPr/>
                    </pic:nvPicPr>
                    <pic:blipFill>
                      <a:blip r:embed="rId29"/>
                      <a:stretch>
                        <a:fillRect/>
                      </a:stretch>
                    </pic:blipFill>
                    <pic:spPr>
                      <a:xfrm>
                        <a:off x="0" y="0"/>
                        <a:ext cx="5731510" cy="2849245"/>
                      </a:xfrm>
                      <a:prstGeom prst="rect">
                        <a:avLst/>
                      </a:prstGeom>
                      <a:ln w="9525">
                        <a:solidFill>
                          <a:srgbClr val="AEB6C2"/>
                        </a:solidFill>
                      </a:ln>
                    </pic:spPr>
                  </pic:pic>
                </a:graphicData>
              </a:graphic>
            </wp:inline>
          </w:drawing>
        </w:r>
      </w:del>
    </w:p>
    <w:p w14:paraId="19D3702F" w14:textId="04136CF0" w:rsidR="00014758" w:rsidRDefault="00014758">
      <w:pPr>
        <w:spacing w:before="90" w:after="130"/>
        <w:jc w:val="center"/>
      </w:pPr>
      <w:ins w:id="2032" w:author="Puneet Kumar - Chaucer" w:date="2026-09-09T21:48:00Z" w16du:dateUtc="2026-09-09T20:48:00Z">
        <w:r>
          <w:rPr>
            <w:noProof/>
          </w:rPr>
          <w:drawing>
            <wp:inline distT="0" distB="0" distL="0" distR="0" wp14:anchorId="7846DB6C" wp14:editId="515CACD4">
              <wp:extent cx="5191125" cy="2333625"/>
              <wp:effectExtent l="0" t="0" r="0" b="0"/>
              <wp:docPr id="13"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37998629"/>
                      <pic:cNvPicPr>
                        <a:picLocks noChangeAspect="1" noChangeArrowheads="1"/>
                      </pic:cNvPicPr>
                    </pic:nvPicPr>
                    <pic:blipFill>
                      <a:blip r:embed="rId30"/>
                      <a:stretch>
                        <a:fillRect/>
                      </a:stretch>
                    </pic:blipFill>
                    <pic:spPr bwMode="auto">
                      <a:xfrm>
                        <a:off x="0" y="0"/>
                        <a:ext cx="5191125" cy="2333625"/>
                      </a:xfrm>
                      <a:prstGeom prst="rect">
                        <a:avLst/>
                      </a:prstGeom>
                      <a:ln w="9525">
                        <a:solidFill>
                          <a:srgbClr val="AEB6C2"/>
                        </a:solidFill>
                      </a:ln>
                    </pic:spPr>
                  </pic:pic>
                </a:graphicData>
              </a:graphic>
            </wp:inline>
          </w:drawing>
        </w:r>
      </w:ins>
    </w:p>
    <w:p w14:paraId="7186A62F" w14:textId="641C3AAC" w:rsidR="0095094A" w:rsidRPr="00DD7EC6" w:rsidRDefault="007B5EA1">
      <w:pPr>
        <w:spacing w:before="40" w:after="110" w:line="278" w:lineRule="auto"/>
        <w:ind w:left="360"/>
        <w:rPr>
          <w:rFonts w:ascii="Aptos" w:hAnsi="Aptos"/>
          <w:sz w:val="18"/>
          <w:lang w:val="en-GB"/>
          <w:rPrChange w:id="2033" w:author="Microsoft Word" w:date="2026-09-09T14:54:00Z" w16du:dateUtc="2026-09-09T13:54:00Z">
            <w:rPr/>
          </w:rPrChange>
        </w:rPr>
      </w:pPr>
      <w:r w:rsidRPr="000D75C5">
        <w:rPr>
          <w:rFonts w:ascii="Aptos" w:hAnsi="Aptos"/>
          <w:b/>
          <w:color w:val="1F3864"/>
          <w:sz w:val="18"/>
          <w:rPrChange w:id="2034" w:author="Microsoft Word" w:date="2026-09-09T14:02:00Z" w16du:dateUtc="2026-09-09T13:02:00Z">
            <w:rPr>
              <w:b/>
              <w:bCs/>
              <w:color w:val="1F3864"/>
            </w:rPr>
          </w:rPrChange>
        </w:rPr>
        <w:t xml:space="preserve">Problem. </w:t>
      </w:r>
      <w:r w:rsidR="00DD7EC6" w:rsidRPr="00DD7EC6">
        <w:rPr>
          <w:rFonts w:ascii="Aptos" w:hAnsi="Aptos"/>
          <w:sz w:val="18"/>
          <w:lang w:val="en-GB"/>
        </w:rPr>
        <w:t>A single consumer instance is unable to process incoming work at the required rate. As message volumes increase, processing latency and queue backlogs can grow, limiting overall throughput and responsiveness</w:t>
      </w:r>
      <w:r w:rsidRPr="000D75C5">
        <w:rPr>
          <w:rFonts w:ascii="Aptos" w:hAnsi="Aptos"/>
          <w:sz w:val="18"/>
          <w:rPrChange w:id="2035" w:author="Microsoft Word" w:date="2026-09-09T14:02:00Z" w16du:dateUtc="2026-09-09T13:02:00Z">
            <w:rPr/>
          </w:rPrChange>
        </w:rPr>
        <w:t>.</w:t>
      </w:r>
    </w:p>
    <w:p w14:paraId="41E4F9CE" w14:textId="3D99DFD5" w:rsidR="0095094A" w:rsidRPr="007A2E71" w:rsidRDefault="007B5EA1" w:rsidP="00DA620F">
      <w:pPr>
        <w:spacing w:before="40" w:after="110" w:line="278" w:lineRule="auto"/>
        <w:ind w:left="360"/>
        <w:rPr>
          <w:rFonts w:ascii="Aptos" w:hAnsi="Aptos"/>
          <w:sz w:val="18"/>
          <w:lang w:val="en-GB"/>
        </w:rPr>
      </w:pPr>
      <w:r w:rsidRPr="000D75C5">
        <w:rPr>
          <w:rFonts w:ascii="Aptos" w:hAnsi="Aptos"/>
          <w:b/>
          <w:color w:val="1F3864"/>
          <w:sz w:val="18"/>
          <w:rPrChange w:id="2036" w:author="Microsoft Word" w:date="2026-09-09T14:54:00Z" w16du:dateUtc="2026-09-09T13:54:00Z">
            <w:rPr>
              <w:b/>
              <w:bCs/>
              <w:color w:val="1F3864"/>
            </w:rPr>
          </w:rPrChange>
        </w:rPr>
        <w:t xml:space="preserve">Solution. </w:t>
      </w:r>
      <w:r w:rsidR="007A2E71" w:rsidRPr="007A2E71">
        <w:rPr>
          <w:rFonts w:ascii="Aptos" w:hAnsi="Aptos"/>
          <w:sz w:val="18"/>
          <w:lang w:val="en-GB"/>
        </w:rPr>
        <w:t>Multiple</w:t>
      </w:r>
      <w:r w:rsidRPr="007A2E71">
        <w:rPr>
          <w:rFonts w:ascii="Aptos" w:hAnsi="Aptos"/>
          <w:sz w:val="18"/>
          <w:lang w:val="en-GB"/>
        </w:rPr>
        <w:t xml:space="preserve"> consumer instances </w:t>
      </w:r>
      <w:r w:rsidR="007A2E71" w:rsidRPr="007A2E71">
        <w:rPr>
          <w:rFonts w:ascii="Aptos" w:hAnsi="Aptos"/>
          <w:sz w:val="18"/>
          <w:lang w:val="en-GB"/>
        </w:rPr>
        <w:t>process messages from a shared</w:t>
      </w:r>
      <w:r w:rsidRPr="007A2E71">
        <w:rPr>
          <w:rFonts w:ascii="Aptos" w:hAnsi="Aptos"/>
          <w:sz w:val="18"/>
          <w:lang w:val="en-GB"/>
        </w:rPr>
        <w:t xml:space="preserve"> queue</w:t>
      </w:r>
      <w:r w:rsidR="007A2E71" w:rsidRPr="007A2E71">
        <w:rPr>
          <w:rFonts w:ascii="Aptos" w:hAnsi="Aptos"/>
          <w:sz w:val="18"/>
          <w:lang w:val="en-GB"/>
        </w:rPr>
        <w:t xml:space="preserve"> in parallel.</w:t>
      </w:r>
      <w:r w:rsidRPr="007A2E71">
        <w:rPr>
          <w:rFonts w:ascii="Aptos" w:hAnsi="Aptos"/>
          <w:sz w:val="18"/>
          <w:lang w:val="en-GB"/>
        </w:rPr>
        <w:t xml:space="preserve"> Service Bus </w:t>
      </w:r>
      <w:r w:rsidR="007A2E71" w:rsidRPr="007A2E71">
        <w:rPr>
          <w:rFonts w:ascii="Aptos" w:hAnsi="Aptos"/>
          <w:sz w:val="18"/>
          <w:lang w:val="en-GB"/>
        </w:rPr>
        <w:t>distributes messages across available consumers, enabling horizontal scale-out while maintaining controlled processing.</w:t>
      </w:r>
    </w:p>
    <w:p w14:paraId="08501973" w14:textId="537F1C06" w:rsidR="0095094A" w:rsidRPr="000D75C5" w:rsidRDefault="007B5EA1">
      <w:pPr>
        <w:spacing w:before="40" w:after="110" w:line="278" w:lineRule="auto"/>
        <w:ind w:left="360"/>
        <w:rPr>
          <w:rFonts w:ascii="Aptos" w:hAnsi="Aptos"/>
          <w:sz w:val="18"/>
          <w:rPrChange w:id="2037" w:author="Microsoft Word" w:date="2026-09-09T14:54:00Z" w16du:dateUtc="2026-09-09T13:54:00Z">
            <w:rPr/>
          </w:rPrChange>
        </w:rPr>
      </w:pPr>
      <w:r w:rsidRPr="000D75C5">
        <w:rPr>
          <w:rFonts w:ascii="Aptos" w:hAnsi="Aptos"/>
          <w:b/>
          <w:color w:val="1F3864"/>
          <w:sz w:val="18"/>
          <w:rPrChange w:id="2038" w:author="Microsoft Word" w:date="2026-09-09T14:54:00Z" w16du:dateUtc="2026-09-09T13:54:00Z">
            <w:rPr>
              <w:b/>
              <w:bCs/>
              <w:color w:val="1F3864"/>
            </w:rPr>
          </w:rPrChange>
        </w:rPr>
        <w:t xml:space="preserve">Use it when. </w:t>
      </w:r>
      <w:r w:rsidR="00282942" w:rsidRPr="000D75C5">
        <w:rPr>
          <w:rFonts w:ascii="Aptos" w:hAnsi="Aptos"/>
          <w:sz w:val="18"/>
          <w:rPrChange w:id="2039" w:author="Microsoft Word" w:date="2026-09-09T14:54:00Z" w16du:dateUtc="2026-09-09T13:54:00Z">
            <w:rPr/>
          </w:rPrChange>
        </w:rPr>
        <w:t xml:space="preserve">Throughput </w:t>
      </w:r>
      <w:r w:rsidRPr="000D75C5">
        <w:rPr>
          <w:rFonts w:ascii="Aptos" w:hAnsi="Aptos"/>
          <w:sz w:val="18"/>
          <w:rPrChange w:id="2040" w:author="Microsoft Word" w:date="2026-09-09T14:54:00Z" w16du:dateUtc="2026-09-09T13:54:00Z">
            <w:rPr/>
          </w:rPrChange>
        </w:rPr>
        <w:t xml:space="preserve">exceeds a single </w:t>
      </w:r>
      <w:r w:rsidR="00282942" w:rsidRPr="000D75C5">
        <w:rPr>
          <w:rFonts w:ascii="Aptos" w:hAnsi="Aptos"/>
          <w:sz w:val="18"/>
          <w:rPrChange w:id="2041" w:author="Microsoft Word" w:date="2026-09-09T14:54:00Z" w16du:dateUtc="2026-09-09T13:54:00Z">
            <w:rPr/>
          </w:rPrChange>
        </w:rPr>
        <w:t>consumer,</w:t>
      </w:r>
      <w:r w:rsidRPr="000D75C5">
        <w:rPr>
          <w:rFonts w:ascii="Aptos" w:hAnsi="Aptos"/>
          <w:sz w:val="18"/>
          <w:rPrChange w:id="2042" w:author="Microsoft Word" w:date="2026-09-09T14:54:00Z" w16du:dateUtc="2026-09-09T13:54:00Z">
            <w:rPr/>
          </w:rPrChange>
        </w:rPr>
        <w:t xml:space="preserve"> and the work items are independent and </w:t>
      </w:r>
      <w:r w:rsidR="00AD6B42" w:rsidRPr="000D75C5">
        <w:rPr>
          <w:rFonts w:ascii="Aptos" w:hAnsi="Aptos"/>
          <w:sz w:val="18"/>
          <w:rPrChange w:id="2043" w:author="Microsoft Word" w:date="2026-09-09T14:54:00Z" w16du:dateUtc="2026-09-09T13:54:00Z">
            <w:rPr/>
          </w:rPrChange>
        </w:rPr>
        <w:t xml:space="preserve"> can be run in parallel</w:t>
      </w:r>
      <w:r w:rsidRPr="000D75C5">
        <w:rPr>
          <w:rFonts w:ascii="Aptos" w:hAnsi="Aptos"/>
          <w:sz w:val="18"/>
          <w:rPrChange w:id="2044" w:author="Microsoft Word" w:date="2026-09-09T14:54:00Z" w16du:dateUtc="2026-09-09T13:54:00Z">
            <w:rPr/>
          </w:rPrChange>
        </w:rPr>
        <w:t>.</w:t>
      </w:r>
    </w:p>
    <w:p w14:paraId="03ECFA71" w14:textId="501183C4" w:rsidR="0095094A" w:rsidRPr="000D75C5" w:rsidRDefault="007B5EA1">
      <w:pPr>
        <w:spacing w:before="40" w:after="110" w:line="278" w:lineRule="auto"/>
        <w:ind w:left="360"/>
        <w:rPr>
          <w:rFonts w:ascii="Aptos" w:hAnsi="Aptos"/>
          <w:sz w:val="18"/>
          <w:rPrChange w:id="2045" w:author="Microsoft Word" w:date="2026-09-09T14:54:00Z" w16du:dateUtc="2026-09-09T13:54:00Z">
            <w:rPr/>
          </w:rPrChange>
        </w:rPr>
      </w:pPr>
      <w:r w:rsidRPr="000D75C5">
        <w:rPr>
          <w:rFonts w:ascii="Aptos" w:hAnsi="Aptos"/>
          <w:b/>
          <w:color w:val="1F3864"/>
          <w:sz w:val="18"/>
          <w:rPrChange w:id="2046" w:author="Microsoft Word" w:date="2026-09-09T14:54:00Z" w16du:dateUtc="2026-09-09T13:54:00Z">
            <w:rPr>
              <w:b/>
              <w:bCs/>
              <w:color w:val="1F3864"/>
            </w:rPr>
          </w:rPrChange>
        </w:rPr>
        <w:t xml:space="preserve">Avoid it when. </w:t>
      </w:r>
      <w:r w:rsidR="008756AB" w:rsidRPr="000D75C5">
        <w:rPr>
          <w:rFonts w:ascii="Aptos" w:hAnsi="Aptos"/>
          <w:sz w:val="18"/>
          <w:rPrChange w:id="2047" w:author="Microsoft Word" w:date="2026-09-09T14:54:00Z" w16du:dateUtc="2026-09-09T13:54:00Z">
            <w:rPr/>
          </w:rPrChange>
        </w:rPr>
        <w:t>Strict</w:t>
      </w:r>
      <w:r w:rsidRPr="000D75C5">
        <w:rPr>
          <w:rFonts w:ascii="Aptos" w:hAnsi="Aptos"/>
          <w:sz w:val="18"/>
          <w:rPrChange w:id="2048" w:author="Microsoft Word" w:date="2026-09-09T14:54:00Z" w16du:dateUtc="2026-09-09T13:54:00Z">
            <w:rPr/>
          </w:rPrChange>
        </w:rPr>
        <w:t xml:space="preserve"> global ordering without sessions</w:t>
      </w:r>
      <w:r w:rsidR="008756AB" w:rsidRPr="000D75C5">
        <w:rPr>
          <w:rFonts w:ascii="Aptos" w:hAnsi="Aptos"/>
          <w:sz w:val="18"/>
          <w:rPrChange w:id="2049" w:author="Microsoft Word" w:date="2026-09-09T14:54:00Z" w16du:dateUtc="2026-09-09T13:54:00Z">
            <w:rPr/>
          </w:rPrChange>
        </w:rPr>
        <w:t xml:space="preserve"> is needed</w:t>
      </w:r>
      <w:r w:rsidRPr="000D75C5">
        <w:rPr>
          <w:rFonts w:ascii="Aptos" w:hAnsi="Aptos"/>
          <w:sz w:val="18"/>
          <w:rPrChange w:id="2050" w:author="Microsoft Word" w:date="2026-09-09T14:54:00Z" w16du:dateUtc="2026-09-09T13:54:00Z">
            <w:rPr/>
          </w:rPrChange>
        </w:rPr>
        <w:t>, or workers must share mutable state.</w:t>
      </w:r>
    </w:p>
    <w:p w14:paraId="3550743A" w14:textId="5BD4F552" w:rsidR="0095094A" w:rsidRPr="000D75C5" w:rsidRDefault="007B5EA1">
      <w:pPr>
        <w:spacing w:before="40" w:after="110" w:line="278" w:lineRule="auto"/>
        <w:ind w:left="360"/>
        <w:rPr>
          <w:rFonts w:ascii="Aptos" w:hAnsi="Aptos"/>
          <w:sz w:val="18"/>
          <w:rPrChange w:id="2051" w:author="Microsoft Word" w:date="2026-09-09T14:54:00Z" w16du:dateUtc="2026-09-09T13:54:00Z">
            <w:rPr/>
          </w:rPrChange>
        </w:rPr>
      </w:pPr>
      <w:r w:rsidRPr="000D75C5">
        <w:rPr>
          <w:rFonts w:ascii="Aptos" w:hAnsi="Aptos"/>
          <w:b/>
          <w:color w:val="1F3864"/>
          <w:sz w:val="18"/>
          <w:rPrChange w:id="2052" w:author="Microsoft Word" w:date="2026-09-09T14:54:00Z" w16du:dateUtc="2026-09-09T13:54:00Z">
            <w:rPr>
              <w:b/>
              <w:bCs/>
              <w:color w:val="1F3864"/>
            </w:rPr>
          </w:rPrChange>
        </w:rPr>
        <w:t xml:space="preserve">Risks and considerations. </w:t>
      </w:r>
      <w:r w:rsidRPr="000D75C5">
        <w:rPr>
          <w:rFonts w:ascii="Aptos" w:hAnsi="Aptos"/>
          <w:sz w:val="18"/>
          <w:rPrChange w:id="2053" w:author="Microsoft Word" w:date="2026-09-09T14:02:00Z" w16du:dateUtc="2026-09-09T13:02:00Z">
            <w:rPr/>
          </w:rPrChange>
        </w:rPr>
        <w:t xml:space="preserve">Duplicate delivery </w:t>
      </w:r>
      <w:r w:rsidR="002D6B1A">
        <w:rPr>
          <w:rFonts w:ascii="Aptos" w:hAnsi="Aptos"/>
          <w:sz w:val="18"/>
        </w:rPr>
        <w:t xml:space="preserve">is still a </w:t>
      </w:r>
      <w:r w:rsidR="0041135C">
        <w:rPr>
          <w:rFonts w:ascii="Aptos" w:hAnsi="Aptos"/>
          <w:sz w:val="18"/>
        </w:rPr>
        <w:t>possibility</w:t>
      </w:r>
      <w:r w:rsidR="0041135C" w:rsidRPr="0041135C">
        <w:rPr>
          <w:rFonts w:ascii="Aptos" w:hAnsi="Aptos"/>
          <w:sz w:val="18"/>
        </w:rPr>
        <w:t>;</w:t>
      </w:r>
      <w:r w:rsidRPr="000D75C5">
        <w:rPr>
          <w:rFonts w:ascii="Aptos" w:hAnsi="Aptos"/>
          <w:sz w:val="18"/>
          <w:rPrChange w:id="2054" w:author="Microsoft Word" w:date="2026-09-09T14:02:00Z" w16du:dateUtc="2026-09-09T13:02:00Z">
            <w:rPr/>
          </w:rPrChange>
        </w:rPr>
        <w:t xml:space="preserve"> </w:t>
      </w:r>
      <w:r w:rsidR="0041135C">
        <w:rPr>
          <w:rFonts w:ascii="Aptos" w:hAnsi="Aptos"/>
          <w:sz w:val="18"/>
        </w:rPr>
        <w:t>t</w:t>
      </w:r>
      <w:r w:rsidR="0041135C" w:rsidRPr="00543105">
        <w:rPr>
          <w:rFonts w:ascii="Aptos" w:hAnsi="Aptos"/>
          <w:sz w:val="18"/>
          <w:lang w:val="en-GB"/>
        </w:rPr>
        <w:t>herefore,</w:t>
      </w:r>
      <w:r w:rsidR="00543105" w:rsidRPr="00543105">
        <w:rPr>
          <w:rFonts w:ascii="Aptos" w:hAnsi="Aptos"/>
          <w:sz w:val="18"/>
          <w:lang w:val="en-GB"/>
        </w:rPr>
        <w:t xml:space="preserve"> consumers should be idempotent</w:t>
      </w:r>
      <w:r w:rsidR="00543105">
        <w:rPr>
          <w:rFonts w:ascii="Aptos" w:hAnsi="Aptos"/>
          <w:sz w:val="18"/>
          <w:lang w:val="en-GB"/>
        </w:rPr>
        <w:t>.</w:t>
      </w:r>
      <w:r w:rsidRPr="000D75C5">
        <w:rPr>
          <w:rFonts w:ascii="Aptos" w:hAnsi="Aptos"/>
          <w:sz w:val="18"/>
          <w:rPrChange w:id="2055" w:author="Microsoft Word" w:date="2026-09-09T14:02:00Z" w16du:dateUtc="2026-09-09T13:02:00Z">
            <w:rPr/>
          </w:rPrChange>
        </w:rPr>
        <w:t xml:space="preserve"> </w:t>
      </w:r>
      <w:r w:rsidR="00192BF3">
        <w:rPr>
          <w:rFonts w:ascii="Aptos" w:hAnsi="Aptos"/>
          <w:sz w:val="18"/>
        </w:rPr>
        <w:t>Monitor</w:t>
      </w:r>
      <w:r w:rsidRPr="000D75C5">
        <w:rPr>
          <w:rFonts w:ascii="Aptos" w:hAnsi="Aptos"/>
          <w:sz w:val="18"/>
          <w:rPrChange w:id="2056" w:author="Microsoft Word" w:date="2026-09-09T14:54:00Z" w16du:dateUtc="2026-09-09T13:54:00Z">
            <w:rPr/>
          </w:rPrChange>
        </w:rPr>
        <w:t xml:space="preserve"> for hot sessions that serialise work and cap </w:t>
      </w:r>
      <w:r w:rsidR="00192BF3">
        <w:rPr>
          <w:rFonts w:ascii="Aptos" w:hAnsi="Aptos"/>
          <w:sz w:val="18"/>
        </w:rPr>
        <w:t>the</w:t>
      </w:r>
      <w:r w:rsidRPr="000D75C5">
        <w:rPr>
          <w:rFonts w:ascii="Aptos" w:hAnsi="Aptos"/>
          <w:sz w:val="18"/>
          <w:rPrChange w:id="2057" w:author="Microsoft Word" w:date="2026-09-09T14:54:00Z" w16du:dateUtc="2026-09-09T13:54:00Z">
            <w:rPr/>
          </w:rPrChange>
        </w:rPr>
        <w:t xml:space="preserve"> scale-out</w:t>
      </w:r>
      <w:r w:rsidR="0053794C">
        <w:rPr>
          <w:rFonts w:ascii="Aptos" w:hAnsi="Aptos"/>
          <w:sz w:val="18"/>
        </w:rPr>
        <w:t>. To address this</w:t>
      </w:r>
      <w:r>
        <w:rPr>
          <w:rFonts w:ascii="Aptos" w:hAnsi="Aptos"/>
          <w:sz w:val="18"/>
        </w:rPr>
        <w:t xml:space="preserve"> </w:t>
      </w:r>
      <w:r w:rsidR="008756AB">
        <w:rPr>
          <w:rFonts w:ascii="Aptos" w:hAnsi="Aptos"/>
          <w:sz w:val="18"/>
        </w:rPr>
        <w:t>a</w:t>
      </w:r>
      <w:r w:rsidR="008756AB" w:rsidRPr="000D75C5">
        <w:rPr>
          <w:rFonts w:ascii="Aptos" w:hAnsi="Aptos"/>
          <w:sz w:val="18"/>
          <w:rPrChange w:id="2058" w:author="Microsoft Word" w:date="2026-09-09T14:54:00Z" w16du:dateUtc="2026-09-09T13:54:00Z">
            <w:rPr/>
          </w:rPrChange>
        </w:rPr>
        <w:t>uto scale</w:t>
      </w:r>
      <w:r w:rsidRPr="000D75C5">
        <w:rPr>
          <w:rFonts w:ascii="Aptos" w:hAnsi="Aptos"/>
          <w:sz w:val="18"/>
          <w:rPrChange w:id="2059" w:author="Microsoft Word" w:date="2026-09-09T14:54:00Z" w16du:dateUtc="2026-09-09T13:54:00Z">
            <w:rPr/>
          </w:rPrChange>
        </w:rPr>
        <w:t xml:space="preserve"> on queue depth rather than CPU.</w:t>
      </w:r>
    </w:p>
    <w:p w14:paraId="6A87B13B" w14:textId="14F257AD" w:rsidR="0095094A" w:rsidRPr="000D75C5" w:rsidRDefault="007B5EA1">
      <w:pPr>
        <w:spacing w:before="40" w:after="110" w:line="278" w:lineRule="auto"/>
        <w:ind w:left="360"/>
        <w:rPr>
          <w:rFonts w:ascii="Aptos" w:hAnsi="Aptos"/>
          <w:sz w:val="18"/>
          <w:rPrChange w:id="2060" w:author="Microsoft Word" w:date="2026-09-09T14:54:00Z" w16du:dateUtc="2026-09-09T13:54:00Z">
            <w:rPr/>
          </w:rPrChange>
        </w:rPr>
      </w:pPr>
      <w:r w:rsidRPr="000D75C5">
        <w:rPr>
          <w:rFonts w:ascii="Aptos" w:hAnsi="Aptos"/>
          <w:b/>
          <w:color w:val="1F3864"/>
          <w:sz w:val="18"/>
          <w:rPrChange w:id="2061" w:author="Microsoft Word" w:date="2026-09-09T14:54:00Z" w16du:dateUtc="2026-09-09T13:54:00Z">
            <w:rPr>
              <w:b/>
              <w:bCs/>
              <w:color w:val="1F3864"/>
            </w:rPr>
          </w:rPrChange>
        </w:rPr>
        <w:t xml:space="preserve">Security boundary. </w:t>
      </w:r>
      <w:r w:rsidRPr="000D75C5">
        <w:rPr>
          <w:rFonts w:ascii="Aptos" w:hAnsi="Aptos"/>
          <w:sz w:val="18"/>
          <w:rPrChange w:id="2062" w:author="Microsoft Word" w:date="2026-09-09T14:54:00Z" w16du:dateUtc="2026-09-09T13:54:00Z">
            <w:rPr/>
          </w:rPrChange>
        </w:rPr>
        <w:t>Service Bus and the Function pool in spokes, internal. Within Azure: Private Endpoint, managed identity with least-privilege RBAC, TLS. Outside Azure: none.</w:t>
      </w:r>
    </w:p>
    <w:p w14:paraId="72A70E4E" w14:textId="38868295" w:rsidR="0095094A" w:rsidRPr="000D75C5" w:rsidRDefault="00D47B36">
      <w:pPr>
        <w:spacing w:before="40" w:after="110" w:line="278" w:lineRule="auto"/>
        <w:ind w:left="360"/>
        <w:rPr>
          <w:rFonts w:ascii="Aptos" w:hAnsi="Aptos"/>
          <w:sz w:val="18"/>
          <w:rPrChange w:id="2063" w:author="Microsoft Word" w:date="2026-09-09T14:54:00Z" w16du:dateUtc="2026-09-09T13:54:00Z">
            <w:rPr/>
          </w:rPrChange>
        </w:rPr>
      </w:pPr>
      <w:r w:rsidRPr="000D75C5">
        <w:rPr>
          <w:rFonts w:ascii="Aptos" w:hAnsi="Aptos"/>
          <w:b/>
          <w:color w:val="1F3864"/>
          <w:sz w:val="18"/>
          <w:rPrChange w:id="2064" w:author="Microsoft Word" w:date="2026-09-09T14:54:00Z" w16du:dateUtc="2026-09-09T13:54:00Z">
            <w:rPr>
              <w:b/>
              <w:bCs/>
              <w:color w:val="1F3864"/>
            </w:rPr>
          </w:rPrChange>
        </w:rPr>
        <w:t>Common</w:t>
      </w:r>
      <w:r w:rsidR="00CE060C" w:rsidRPr="000D75C5">
        <w:rPr>
          <w:rFonts w:ascii="Aptos" w:hAnsi="Aptos"/>
          <w:b/>
          <w:color w:val="1F3864"/>
          <w:sz w:val="18"/>
          <w:rPrChange w:id="2065" w:author="Microsoft Word" w:date="2026-09-09T14:54:00Z" w16du:dateUtc="2026-09-09T13:54:00Z">
            <w:rPr>
              <w:b/>
              <w:bCs/>
              <w:color w:val="1F3864"/>
            </w:rPr>
          </w:rPrChange>
        </w:rPr>
        <w:t xml:space="preserve"> pitfall.</w:t>
      </w:r>
      <w:r w:rsidR="007B5EA1" w:rsidRPr="000D75C5">
        <w:rPr>
          <w:rFonts w:ascii="Aptos" w:hAnsi="Aptos"/>
          <w:b/>
          <w:color w:val="1F3864"/>
          <w:sz w:val="18"/>
          <w:rPrChange w:id="2066" w:author="Microsoft Word" w:date="2026-09-09T14:54:00Z" w16du:dateUtc="2026-09-09T13:54:00Z">
            <w:rPr>
              <w:b/>
              <w:bCs/>
              <w:color w:val="1F3864"/>
            </w:rPr>
          </w:rPrChange>
        </w:rPr>
        <w:t xml:space="preserve"> </w:t>
      </w:r>
      <w:r w:rsidR="007B5EA1" w:rsidRPr="000D75C5">
        <w:rPr>
          <w:rFonts w:ascii="Aptos" w:hAnsi="Aptos"/>
          <w:sz w:val="18"/>
          <w:rPrChange w:id="2067" w:author="Microsoft Word" w:date="2026-09-09T14:54:00Z" w16du:dateUtc="2026-09-09T13:54:00Z">
            <w:rPr/>
          </w:rPrChange>
        </w:rPr>
        <w:t>Assuming ordering without sessions</w:t>
      </w:r>
      <w:r w:rsidR="0044138A" w:rsidRPr="000D75C5">
        <w:rPr>
          <w:rFonts w:ascii="Aptos" w:hAnsi="Aptos"/>
          <w:sz w:val="18"/>
          <w:rPrChange w:id="2068" w:author="Microsoft Word" w:date="2026-09-09T14:54:00Z" w16du:dateUtc="2026-09-09T13:54:00Z">
            <w:rPr/>
          </w:rPrChange>
        </w:rPr>
        <w:t xml:space="preserve"> or </w:t>
      </w:r>
      <w:r w:rsidR="007B5EA1" w:rsidRPr="000D75C5">
        <w:rPr>
          <w:rFonts w:ascii="Aptos" w:hAnsi="Aptos"/>
          <w:sz w:val="18"/>
          <w:rPrChange w:id="2069" w:author="Microsoft Word" w:date="2026-09-09T14:54:00Z" w16du:dateUtc="2026-09-09T13:54:00Z">
            <w:rPr/>
          </w:rPrChange>
        </w:rPr>
        <w:t>sharing mutable state between workers.</w:t>
      </w:r>
    </w:p>
    <w:p w14:paraId="0DDCB96E" w14:textId="77777777" w:rsidR="0095094A" w:rsidRPr="000D75C5" w:rsidRDefault="007B5EA1">
      <w:pPr>
        <w:spacing w:before="40" w:after="110" w:line="278" w:lineRule="auto"/>
        <w:ind w:left="360"/>
        <w:rPr>
          <w:rFonts w:ascii="Aptos" w:hAnsi="Aptos"/>
          <w:sz w:val="18"/>
          <w:rPrChange w:id="2070" w:author="Microsoft Word" w:date="2026-09-09T14:54:00Z" w16du:dateUtc="2026-09-09T13:54:00Z">
            <w:rPr/>
          </w:rPrChange>
        </w:rPr>
      </w:pPr>
      <w:r w:rsidRPr="000D75C5">
        <w:rPr>
          <w:rFonts w:ascii="Aptos" w:hAnsi="Aptos"/>
          <w:b/>
          <w:color w:val="1F3864"/>
          <w:sz w:val="18"/>
          <w:rPrChange w:id="2071" w:author="Microsoft Word" w:date="2026-09-09T14:54:00Z" w16du:dateUtc="2026-09-09T13:54:00Z">
            <w:rPr>
              <w:b/>
              <w:bCs/>
              <w:color w:val="1F3864"/>
            </w:rPr>
          </w:rPrChange>
        </w:rPr>
        <w:t xml:space="preserve">In practice. </w:t>
      </w:r>
      <w:r w:rsidRPr="000D75C5">
        <w:rPr>
          <w:rFonts w:ascii="Aptos" w:hAnsi="Aptos"/>
          <w:sz w:val="18"/>
          <w:rPrChange w:id="2072" w:author="Microsoft Word" w:date="2026-09-09T14:54:00Z" w16du:dateUtc="2026-09-09T13:54:00Z">
            <w:rPr/>
          </w:rPrChange>
        </w:rPr>
        <w:t>A backlog of document-processing jobs is cleared by an autoscaling pool of Function workers.</w:t>
      </w:r>
    </w:p>
    <w:p w14:paraId="67C2646F" w14:textId="77777777" w:rsidR="0095094A" w:rsidRDefault="0095094A">
      <w:pPr>
        <w:spacing w:after="150"/>
      </w:pPr>
    </w:p>
    <w:p w14:paraId="2793EE5C" w14:textId="43A00CC2" w:rsidR="0095094A" w:rsidRPr="005F0377" w:rsidRDefault="006F419D">
      <w:pPr>
        <w:pStyle w:val="Heading3"/>
        <w:rPr>
          <w:rFonts w:ascii="Calibri heading" w:hAnsi="Calibri heading"/>
          <w:color w:val="2E5496"/>
          <w:lang w:val="en-US"/>
          <w:rPrChange w:id="2073" w:author="Microsoft Word" w:date="2026-09-09T14:54:00Z" w16du:dateUtc="2026-09-09T13:54:00Z">
            <w:rPr/>
          </w:rPrChange>
        </w:rPr>
      </w:pPr>
      <w:bookmarkStart w:id="2074" w:name="_Toc239852305"/>
      <w:bookmarkStart w:id="2075" w:name="_Toc239899878"/>
      <w:r w:rsidRPr="00440A9A">
        <w:rPr>
          <w:rFonts w:ascii="Calibri heading" w:hAnsi="Calibri heading"/>
          <w:color w:val="2E5496"/>
          <w:lang w:val="en-US"/>
        </w:rPr>
        <w:t>7</w:t>
      </w:r>
      <w:r w:rsidR="000514FA" w:rsidRPr="00440A9A">
        <w:rPr>
          <w:rFonts w:ascii="Calibri heading" w:hAnsi="Calibri heading"/>
          <w:color w:val="2E5496"/>
          <w:lang w:val="en-US"/>
        </w:rPr>
        <w:t>.4.3 Asynchronous</w:t>
      </w:r>
      <w:r w:rsidR="000514FA" w:rsidRPr="005F0377">
        <w:rPr>
          <w:rFonts w:ascii="Calibri heading" w:hAnsi="Calibri heading"/>
          <w:color w:val="2E5496"/>
          <w:lang w:val="en-US"/>
          <w:rPrChange w:id="2076" w:author="Microsoft Word" w:date="2026-09-09T14:54:00Z" w16du:dateUtc="2026-09-09T13:54:00Z">
            <w:rPr/>
          </w:rPrChange>
        </w:rPr>
        <w:t xml:space="preserve"> request-</w:t>
      </w:r>
      <w:r w:rsidR="000514FA" w:rsidRPr="00440A9A">
        <w:rPr>
          <w:rFonts w:ascii="Calibri heading" w:hAnsi="Calibri heading"/>
          <w:color w:val="2E5496"/>
          <w:lang w:val="en-US"/>
        </w:rPr>
        <w:t>reply (</w:t>
      </w:r>
      <w:r w:rsidR="000514FA" w:rsidRPr="005F0377">
        <w:rPr>
          <w:rFonts w:ascii="Calibri heading" w:hAnsi="Calibri heading"/>
          <w:color w:val="2E5496"/>
          <w:lang w:val="en-US"/>
          <w:rPrChange w:id="2077" w:author="Microsoft Word" w:date="2026-09-09T14:54:00Z" w16du:dateUtc="2026-09-09T13:54:00Z">
            <w:rPr/>
          </w:rPrChange>
        </w:rPr>
        <w:t>SFINT7)</w:t>
      </w:r>
      <w:bookmarkEnd w:id="2074"/>
      <w:bookmarkEnd w:id="2075"/>
    </w:p>
    <w:p w14:paraId="712C18CF" w14:textId="0C9EA445" w:rsidR="0095094A" w:rsidRPr="000D75C5" w:rsidRDefault="007B5EA1">
      <w:pPr>
        <w:spacing w:before="10" w:after="90"/>
        <w:rPr>
          <w:rFonts w:ascii="Aptos" w:hAnsi="Aptos"/>
          <w:sz w:val="18"/>
          <w:rPrChange w:id="2078" w:author="Microsoft Word" w:date="2026-09-09T14:54:00Z" w16du:dateUtc="2026-09-09T13:54:00Z">
            <w:rPr/>
          </w:rPrChange>
        </w:rPr>
      </w:pPr>
      <w:r w:rsidRPr="000D75C5">
        <w:rPr>
          <w:rFonts w:ascii="Aptos" w:hAnsi="Aptos"/>
          <w:i/>
          <w:color w:val="5A6470"/>
          <w:sz w:val="18"/>
          <w:rPrChange w:id="2079" w:author="Microsoft Word" w:date="2026-09-09T14:54:00Z" w16du:dateUtc="2026-09-09T13:54:00Z">
            <w:rPr>
              <w:i/>
              <w:iCs/>
              <w:color w:val="5A6470"/>
            </w:rPr>
          </w:rPrChange>
        </w:rPr>
        <w:t xml:space="preserve">Accept now, answer later, a </w:t>
      </w:r>
      <w:r w:rsidR="004B3A1F">
        <w:rPr>
          <w:rFonts w:ascii="Aptos" w:hAnsi="Aptos"/>
          <w:i/>
          <w:color w:val="5A6470"/>
          <w:sz w:val="18"/>
        </w:rPr>
        <w:t>201/</w:t>
      </w:r>
      <w:r w:rsidRPr="000D75C5">
        <w:rPr>
          <w:rFonts w:ascii="Aptos" w:hAnsi="Aptos"/>
          <w:i/>
          <w:color w:val="5A6470"/>
          <w:sz w:val="18"/>
          <w:rPrChange w:id="2080" w:author="Microsoft Word" w:date="2026-09-09T14:54:00Z" w16du:dateUtc="2026-09-09T13:54:00Z">
            <w:rPr>
              <w:i/>
              <w:iCs/>
              <w:color w:val="5A6470"/>
            </w:rPr>
          </w:rPrChange>
        </w:rPr>
        <w:t>202 and a status endpoint instead of a held-open connection.</w:t>
      </w:r>
    </w:p>
    <w:p w14:paraId="43C0B1CA" w14:textId="77777777" w:rsidR="0095094A" w:rsidRDefault="007B5EA1">
      <w:pPr>
        <w:spacing w:before="90" w:after="130"/>
        <w:jc w:val="center"/>
        <w:rPr>
          <w:ins w:id="2081" w:author="Puneet Kumar - Chaucer" w:date="2026-09-09T21:48:00Z" w16du:dateUtc="2026-09-09T20:48:00Z"/>
        </w:rPr>
      </w:pPr>
      <w:del w:id="2082" w:author="Puneet Kumar - Chaucer" w:date="2026-09-09T21:48:00Z" w16du:dateUtc="2026-09-09T20:48:00Z">
        <w:r>
          <w:rPr>
            <w:noProof/>
          </w:rPr>
          <w:drawing>
            <wp:inline distT="0" distB="0" distL="0" distR="0" wp14:anchorId="5F4B1AC5" wp14:editId="5F4EE290">
              <wp:extent cx="5191125" cy="723900"/>
              <wp:effectExtent l="19050" t="19050" r="19050" b="19050"/>
              <wp:docPr id="1650731611"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91125" cy="723900"/>
                      </a:xfrm>
                      <a:prstGeom prst="rect">
                        <a:avLst/>
                      </a:prstGeom>
                      <a:noFill/>
                      <a:ln w="9525">
                        <a:solidFill>
                          <a:srgbClr val="AEB6C2"/>
                        </a:solidFill>
                      </a:ln>
                    </pic:spPr>
                  </pic:pic>
                </a:graphicData>
              </a:graphic>
            </wp:inline>
          </w:drawing>
        </w:r>
      </w:del>
    </w:p>
    <w:p w14:paraId="04283B2C" w14:textId="5656549B" w:rsidR="00D63C35" w:rsidRDefault="00D63C35">
      <w:pPr>
        <w:spacing w:before="90" w:after="130"/>
        <w:jc w:val="center"/>
      </w:pPr>
      <w:ins w:id="2083" w:author="Puneet Kumar - Chaucer" w:date="2026-09-09T21:48:00Z" w16du:dateUtc="2026-09-09T20:48:00Z">
        <w:r>
          <w:rPr>
            <w:noProof/>
          </w:rPr>
          <w:drawing>
            <wp:inline distT="0" distB="0" distL="0" distR="0" wp14:anchorId="48F89DC4" wp14:editId="04C951C8">
              <wp:extent cx="5191125" cy="836930"/>
              <wp:effectExtent l="0" t="0" r="0" b="0"/>
              <wp:docPr id="15"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50731611"/>
                      <pic:cNvPicPr>
                        <a:picLocks noChangeAspect="1" noChangeArrowheads="1"/>
                      </pic:cNvPicPr>
                    </pic:nvPicPr>
                    <pic:blipFill>
                      <a:blip r:embed="rId32"/>
                      <a:stretch>
                        <a:fillRect/>
                      </a:stretch>
                    </pic:blipFill>
                    <pic:spPr bwMode="auto">
                      <a:xfrm>
                        <a:off x="0" y="0"/>
                        <a:ext cx="5191125" cy="836930"/>
                      </a:xfrm>
                      <a:prstGeom prst="rect">
                        <a:avLst/>
                      </a:prstGeom>
                      <a:ln w="9525">
                        <a:solidFill>
                          <a:srgbClr val="AEB6C2"/>
                        </a:solidFill>
                      </a:ln>
                    </pic:spPr>
                  </pic:pic>
                </a:graphicData>
              </a:graphic>
            </wp:inline>
          </w:drawing>
        </w:r>
      </w:ins>
    </w:p>
    <w:p w14:paraId="52715E22" w14:textId="182DFCF7" w:rsidR="0095094A" w:rsidRPr="000D75C5" w:rsidRDefault="007B5EA1">
      <w:pPr>
        <w:spacing w:before="40" w:after="110" w:line="278" w:lineRule="auto"/>
        <w:ind w:left="360"/>
        <w:rPr>
          <w:rFonts w:ascii="Aptos" w:hAnsi="Aptos"/>
          <w:sz w:val="18"/>
          <w:rPrChange w:id="2084" w:author="Microsoft Word" w:date="2026-09-09T14:54:00Z" w16du:dateUtc="2026-09-09T13:54:00Z">
            <w:rPr/>
          </w:rPrChange>
        </w:rPr>
      </w:pPr>
      <w:r w:rsidRPr="000D75C5">
        <w:rPr>
          <w:rFonts w:ascii="Aptos" w:hAnsi="Aptos"/>
          <w:b/>
          <w:color w:val="1F3864"/>
          <w:sz w:val="18"/>
          <w:rPrChange w:id="2085" w:author="Microsoft Word" w:date="2026-09-09T14:54:00Z" w16du:dateUtc="2026-09-09T13:54:00Z">
            <w:rPr>
              <w:b/>
              <w:bCs/>
              <w:color w:val="1F3864"/>
            </w:rPr>
          </w:rPrChange>
        </w:rPr>
        <w:t xml:space="preserve">Problem. </w:t>
      </w:r>
      <w:r w:rsidRPr="000D75C5">
        <w:rPr>
          <w:rFonts w:ascii="Aptos" w:hAnsi="Aptos"/>
          <w:sz w:val="18"/>
          <w:rPrChange w:id="2086" w:author="Microsoft Word" w:date="2026-09-09T14:54:00Z" w16du:dateUtc="2026-09-09T13:54:00Z">
            <w:rPr/>
          </w:rPrChange>
        </w:rPr>
        <w:t xml:space="preserve">A </w:t>
      </w:r>
      <w:r w:rsidR="00FF501A">
        <w:rPr>
          <w:rFonts w:ascii="Aptos" w:hAnsi="Aptos"/>
          <w:sz w:val="18"/>
        </w:rPr>
        <w:t>consumer</w:t>
      </w:r>
      <w:r w:rsidRPr="000D75C5">
        <w:rPr>
          <w:rFonts w:ascii="Aptos" w:hAnsi="Aptos"/>
          <w:sz w:val="18"/>
          <w:rPrChange w:id="2087" w:author="Microsoft Word" w:date="2026-09-09T14:54:00Z" w16du:dateUtc="2026-09-09T13:54:00Z">
            <w:rPr/>
          </w:rPrChange>
        </w:rPr>
        <w:t xml:space="preserve"> wants a result from an operation that takes too long to hold a synchronous HTTP connection open for.</w:t>
      </w:r>
    </w:p>
    <w:p w14:paraId="01E0FA99" w14:textId="533E7EAE" w:rsidR="0095094A" w:rsidRDefault="007B5EA1" w:rsidP="00DA620F">
      <w:pPr>
        <w:spacing w:before="40" w:after="110" w:line="278" w:lineRule="auto"/>
        <w:ind w:left="360"/>
      </w:pPr>
      <w:r w:rsidRPr="000D75C5">
        <w:rPr>
          <w:rFonts w:ascii="Aptos" w:hAnsi="Aptos"/>
          <w:b/>
          <w:color w:val="1F3864"/>
          <w:sz w:val="18"/>
          <w:rPrChange w:id="2088" w:author="Microsoft Word" w:date="2026-09-09T14:54:00Z" w16du:dateUtc="2026-09-09T13:54:00Z">
            <w:rPr>
              <w:b/>
              <w:bCs/>
              <w:color w:val="1F3864"/>
            </w:rPr>
          </w:rPrChange>
        </w:rPr>
        <w:t xml:space="preserve">Solution. </w:t>
      </w:r>
      <w:r w:rsidRPr="000D75C5">
        <w:rPr>
          <w:rFonts w:ascii="Aptos" w:hAnsi="Aptos"/>
          <w:sz w:val="18"/>
          <w:rPrChange w:id="2089" w:author="Microsoft Word" w:date="2026-09-09T14:54:00Z" w16du:dateUtc="2026-09-09T13:54:00Z">
            <w:rPr/>
          </w:rPrChange>
        </w:rPr>
        <w:t xml:space="preserve">APIM accepts the request, returns </w:t>
      </w:r>
      <w:r w:rsidR="004B3A1F">
        <w:rPr>
          <w:rFonts w:ascii="Aptos" w:hAnsi="Aptos"/>
          <w:sz w:val="18"/>
        </w:rPr>
        <w:t>201/</w:t>
      </w:r>
      <w:r w:rsidRPr="000D75C5">
        <w:rPr>
          <w:rFonts w:ascii="Aptos" w:hAnsi="Aptos"/>
          <w:sz w:val="18"/>
          <w:rPrChange w:id="2090" w:author="Microsoft Word" w:date="2026-09-09T14:54:00Z" w16du:dateUtc="2026-09-09T13:54:00Z">
            <w:rPr/>
          </w:rPrChange>
        </w:rPr>
        <w:t>202 with a status URL and a correlation id, and drops the work on a queue. A Function processes it and updates a status store or calls back; the caller polls the status endpoint or receives the callback.</w:t>
      </w:r>
    </w:p>
    <w:p w14:paraId="2EFA6EDD" w14:textId="2DC6D570" w:rsidR="0095094A" w:rsidRPr="000D75C5" w:rsidRDefault="007B5EA1">
      <w:pPr>
        <w:spacing w:before="40" w:after="110" w:line="278" w:lineRule="auto"/>
        <w:ind w:left="360"/>
        <w:rPr>
          <w:rFonts w:ascii="Aptos" w:hAnsi="Aptos"/>
          <w:sz w:val="18"/>
          <w:rPrChange w:id="2091" w:author="Microsoft Word" w:date="2026-09-09T14:54:00Z" w16du:dateUtc="2026-09-09T13:54:00Z">
            <w:rPr/>
          </w:rPrChange>
        </w:rPr>
      </w:pPr>
      <w:r w:rsidRPr="000D75C5">
        <w:rPr>
          <w:rFonts w:ascii="Aptos" w:hAnsi="Aptos"/>
          <w:b/>
          <w:color w:val="1F3864"/>
          <w:sz w:val="18"/>
          <w:rPrChange w:id="2092" w:author="Microsoft Word" w:date="2026-09-09T14:54:00Z" w16du:dateUtc="2026-09-09T13:54:00Z">
            <w:rPr>
              <w:b/>
              <w:bCs/>
              <w:color w:val="1F3864"/>
            </w:rPr>
          </w:rPrChange>
        </w:rPr>
        <w:t xml:space="preserve">Use it when. </w:t>
      </w:r>
      <w:r w:rsidR="00604408" w:rsidRPr="000D75C5">
        <w:rPr>
          <w:rFonts w:ascii="Aptos" w:hAnsi="Aptos"/>
          <w:sz w:val="18"/>
          <w:rPrChange w:id="2093" w:author="Microsoft Word" w:date="2026-09-09T14:54:00Z" w16du:dateUtc="2026-09-09T13:54:00Z">
            <w:rPr/>
          </w:rPrChange>
        </w:rPr>
        <w:t xml:space="preserve">The </w:t>
      </w:r>
      <w:r w:rsidRPr="000D75C5">
        <w:rPr>
          <w:rFonts w:ascii="Aptos" w:hAnsi="Aptos"/>
          <w:sz w:val="18"/>
          <w:rPrChange w:id="2094" w:author="Microsoft Word" w:date="2026-09-09T14:54:00Z" w16du:dateUtc="2026-09-09T13:54:00Z">
            <w:rPr/>
          </w:rPrChange>
        </w:rPr>
        <w:t xml:space="preserve">operation is too long for a synchronous </w:t>
      </w:r>
      <w:r w:rsidR="00CA6DE1" w:rsidRPr="000D75C5">
        <w:rPr>
          <w:rFonts w:ascii="Aptos" w:hAnsi="Aptos"/>
          <w:sz w:val="18"/>
          <w:rPrChange w:id="2095" w:author="Microsoft Word" w:date="2026-09-09T14:54:00Z" w16du:dateUtc="2026-09-09T13:54:00Z">
            <w:rPr/>
          </w:rPrChange>
        </w:rPr>
        <w:t>reply,</w:t>
      </w:r>
      <w:r w:rsidRPr="000D75C5">
        <w:rPr>
          <w:rFonts w:ascii="Aptos" w:hAnsi="Aptos"/>
          <w:sz w:val="18"/>
          <w:rPrChange w:id="2096" w:author="Microsoft Word" w:date="2026-09-09T14:54:00Z" w16du:dateUtc="2026-09-09T13:54:00Z">
            <w:rPr/>
          </w:rPrChange>
        </w:rPr>
        <w:t xml:space="preserve"> but the caller still needs the eventual result.</w:t>
      </w:r>
    </w:p>
    <w:p w14:paraId="587BDF5D" w14:textId="43ABF2D1" w:rsidR="0095094A" w:rsidRPr="000D75C5" w:rsidRDefault="007B5EA1">
      <w:pPr>
        <w:spacing w:before="40" w:after="110" w:line="278" w:lineRule="auto"/>
        <w:ind w:left="360"/>
        <w:rPr>
          <w:rFonts w:ascii="Aptos" w:hAnsi="Aptos"/>
          <w:sz w:val="18"/>
          <w:rPrChange w:id="2097" w:author="Microsoft Word" w:date="2026-09-09T14:54:00Z" w16du:dateUtc="2026-09-09T13:54:00Z">
            <w:rPr/>
          </w:rPrChange>
        </w:rPr>
      </w:pPr>
      <w:r w:rsidRPr="000D75C5">
        <w:rPr>
          <w:rFonts w:ascii="Aptos" w:hAnsi="Aptos"/>
          <w:b/>
          <w:color w:val="1F3864"/>
          <w:sz w:val="18"/>
          <w:rPrChange w:id="2098" w:author="Microsoft Word" w:date="2026-09-09T14:54:00Z" w16du:dateUtc="2026-09-09T13:54:00Z">
            <w:rPr>
              <w:b/>
              <w:bCs/>
              <w:color w:val="1F3864"/>
            </w:rPr>
          </w:rPrChange>
        </w:rPr>
        <w:t xml:space="preserve">Avoid it when. </w:t>
      </w:r>
      <w:r w:rsidR="00E20E3A" w:rsidRPr="000D75C5">
        <w:rPr>
          <w:rFonts w:ascii="Aptos" w:hAnsi="Aptos"/>
          <w:sz w:val="18"/>
          <w:rPrChange w:id="2099" w:author="Microsoft Word" w:date="2026-09-09T14:54:00Z" w16du:dateUtc="2026-09-09T13:54:00Z">
            <w:rPr/>
          </w:rPrChange>
        </w:rPr>
        <w:t xml:space="preserve">The </w:t>
      </w:r>
      <w:r w:rsidRPr="000D75C5">
        <w:rPr>
          <w:rFonts w:ascii="Aptos" w:hAnsi="Aptos"/>
          <w:sz w:val="18"/>
          <w:rPrChange w:id="2100" w:author="Microsoft Word" w:date="2026-09-09T14:54:00Z" w16du:dateUtc="2026-09-09T13:54:00Z">
            <w:rPr/>
          </w:rPrChange>
        </w:rPr>
        <w:t>result is instant (synchronous) or there is no way to correlate request and reply.</w:t>
      </w:r>
    </w:p>
    <w:p w14:paraId="2334E3C7" w14:textId="5FB076C4" w:rsidR="0095094A" w:rsidRPr="000D75C5" w:rsidRDefault="007B5EA1">
      <w:pPr>
        <w:spacing w:before="40" w:after="110" w:line="278" w:lineRule="auto"/>
        <w:ind w:left="360"/>
        <w:rPr>
          <w:rFonts w:ascii="Aptos" w:hAnsi="Aptos"/>
          <w:sz w:val="18"/>
          <w:rPrChange w:id="2101" w:author="Microsoft Word" w:date="2026-09-09T14:54:00Z" w16du:dateUtc="2026-09-09T13:54:00Z">
            <w:rPr/>
          </w:rPrChange>
        </w:rPr>
      </w:pPr>
      <w:r w:rsidRPr="000D75C5">
        <w:rPr>
          <w:rFonts w:ascii="Aptos" w:hAnsi="Aptos"/>
          <w:b/>
          <w:color w:val="1F3864"/>
          <w:sz w:val="18"/>
          <w:rPrChange w:id="2102" w:author="Microsoft Word" w:date="2026-09-09T14:02:00Z" w16du:dateUtc="2026-09-09T13:02:00Z">
            <w:rPr>
              <w:b/>
              <w:bCs/>
              <w:color w:val="1F3864"/>
            </w:rPr>
          </w:rPrChange>
        </w:rPr>
        <w:t xml:space="preserve">Risks and considerations. </w:t>
      </w:r>
      <w:r w:rsidR="0021214A" w:rsidRPr="0021214A">
        <w:rPr>
          <w:rFonts w:ascii="Aptos" w:hAnsi="Aptos"/>
          <w:sz w:val="18"/>
        </w:rPr>
        <w:t>Th</w:t>
      </w:r>
      <w:r w:rsidR="0021214A">
        <w:rPr>
          <w:rFonts w:ascii="Aptos" w:hAnsi="Aptos"/>
          <w:sz w:val="18"/>
        </w:rPr>
        <w:t>is</w:t>
      </w:r>
      <w:r w:rsidR="0021214A" w:rsidRPr="0021214A">
        <w:rPr>
          <w:rFonts w:ascii="Aptos" w:hAnsi="Aptos"/>
          <w:sz w:val="18"/>
        </w:rPr>
        <w:t xml:space="preserve"> interaction model becomes multi-stage and requires clear status-tracking behaviour. Correlation identifiers should be maintained throughout the processing lifecycle, and status information should be stored durably with appropriate retention and cleanup controls. Documentation should clearly define the expected client interaction pattern</w:t>
      </w:r>
      <w:r w:rsidRPr="000D75C5">
        <w:rPr>
          <w:rFonts w:ascii="Aptos" w:hAnsi="Aptos"/>
          <w:sz w:val="18"/>
          <w:rPrChange w:id="2103" w:author="Microsoft Word" w:date="2026-09-09T14:02:00Z" w16du:dateUtc="2026-09-09T13:02:00Z">
            <w:rPr/>
          </w:rPrChange>
        </w:rPr>
        <w:t>.</w:t>
      </w:r>
    </w:p>
    <w:p w14:paraId="3F131FD6" w14:textId="0F21DEC4" w:rsidR="0095094A" w:rsidRPr="000D75C5" w:rsidRDefault="007B5EA1">
      <w:pPr>
        <w:spacing w:before="40" w:after="110" w:line="278" w:lineRule="auto"/>
        <w:ind w:left="360"/>
        <w:rPr>
          <w:rFonts w:ascii="Aptos" w:hAnsi="Aptos"/>
          <w:sz w:val="18"/>
          <w:rPrChange w:id="2104" w:author="Microsoft Word" w:date="2026-09-09T14:54:00Z" w16du:dateUtc="2026-09-09T13:54:00Z">
            <w:rPr/>
          </w:rPrChange>
        </w:rPr>
      </w:pPr>
      <w:r w:rsidRPr="000D75C5">
        <w:rPr>
          <w:rFonts w:ascii="Aptos" w:hAnsi="Aptos"/>
          <w:b/>
          <w:color w:val="1F3864"/>
          <w:sz w:val="18"/>
          <w:rPrChange w:id="2105" w:author="Microsoft Word" w:date="2026-09-09T14:54:00Z" w16du:dateUtc="2026-09-09T13:54:00Z">
            <w:rPr>
              <w:b/>
              <w:bCs/>
              <w:color w:val="1F3864"/>
            </w:rPr>
          </w:rPrChange>
        </w:rPr>
        <w:t xml:space="preserve">Security boundary. </w:t>
      </w:r>
      <w:r w:rsidRPr="000D75C5">
        <w:rPr>
          <w:rFonts w:ascii="Aptos" w:hAnsi="Aptos"/>
          <w:sz w:val="18"/>
          <w:rPrChange w:id="2106" w:author="Microsoft Word" w:date="2026-09-09T14:54:00Z" w16du:dateUtc="2026-09-09T13:54:00Z">
            <w:rPr/>
          </w:rPrChange>
        </w:rPr>
        <w:t>APIM (shared), Service Bus and Function (spokes), internal. Within Azure: Private Endpoints, managed identity, TLS</w:t>
      </w:r>
      <w:r w:rsidR="0044138A" w:rsidRPr="000D75C5">
        <w:rPr>
          <w:rFonts w:ascii="Aptos" w:hAnsi="Aptos"/>
          <w:sz w:val="18"/>
          <w:rPrChange w:id="2107" w:author="Microsoft Word" w:date="2026-09-09T14:54:00Z" w16du:dateUtc="2026-09-09T13:54:00Z">
            <w:rPr/>
          </w:rPrChange>
        </w:rPr>
        <w:t>,</w:t>
      </w:r>
      <w:r w:rsidRPr="000D75C5">
        <w:rPr>
          <w:rFonts w:ascii="Aptos" w:hAnsi="Aptos"/>
          <w:sz w:val="18"/>
          <w:rPrChange w:id="2108" w:author="Microsoft Word" w:date="2026-09-09T14:54:00Z" w16du:dateUtc="2026-09-09T13:54:00Z">
            <w:rPr/>
          </w:rPrChange>
        </w:rPr>
        <w:t xml:space="preserve"> the correlation id carries no secret material. Outside Azure: none unless the caller is external, in which case the request and status endpoints are exposed through the edge (</w:t>
      </w:r>
      <w:r w:rsidR="00AA6EDE" w:rsidRPr="000D75C5">
        <w:rPr>
          <w:rFonts w:ascii="Aptos" w:hAnsi="Aptos"/>
          <w:sz w:val="18"/>
          <w:rPrChange w:id="2109" w:author="Microsoft Word" w:date="2026-09-09T14:54:00Z" w16du:dateUtc="2026-09-09T13:54:00Z">
            <w:rPr/>
          </w:rPrChange>
        </w:rPr>
        <w:t xml:space="preserve">Network Edge </w:t>
      </w:r>
      <w:r w:rsidR="00906024" w:rsidRPr="000D75C5">
        <w:rPr>
          <w:rFonts w:ascii="Aptos" w:hAnsi="Aptos"/>
          <w:sz w:val="18"/>
          <w:rPrChange w:id="2110" w:author="Microsoft Word" w:date="2026-09-09T14:54:00Z" w16du:dateUtc="2026-09-09T13:54:00Z">
            <w:rPr/>
          </w:rPrChange>
        </w:rPr>
        <w:t>Service</w:t>
      </w:r>
      <w:r w:rsidRPr="000D75C5">
        <w:rPr>
          <w:rFonts w:ascii="Aptos" w:hAnsi="Aptos"/>
          <w:sz w:val="18"/>
          <w:rPrChange w:id="2111" w:author="Microsoft Word" w:date="2026-09-09T14:54:00Z" w16du:dateUtc="2026-09-09T13:54:00Z">
            <w:rPr/>
          </w:rPrChange>
        </w:rPr>
        <w:t>, OAuth).</w:t>
      </w:r>
    </w:p>
    <w:p w14:paraId="5BB926B6" w14:textId="3A75FF9C" w:rsidR="0095094A" w:rsidRPr="000D75C5" w:rsidRDefault="00D47B36">
      <w:pPr>
        <w:spacing w:before="40" w:after="110" w:line="278" w:lineRule="auto"/>
        <w:ind w:left="360"/>
        <w:rPr>
          <w:rFonts w:ascii="Aptos" w:hAnsi="Aptos"/>
          <w:sz w:val="18"/>
          <w:rPrChange w:id="2112" w:author="Microsoft Word" w:date="2026-09-09T14:54:00Z" w16du:dateUtc="2026-09-09T13:54:00Z">
            <w:rPr/>
          </w:rPrChange>
        </w:rPr>
      </w:pPr>
      <w:r w:rsidRPr="000D75C5">
        <w:rPr>
          <w:rFonts w:ascii="Aptos" w:hAnsi="Aptos"/>
          <w:b/>
          <w:color w:val="1F3864"/>
          <w:sz w:val="18"/>
          <w:rPrChange w:id="2113" w:author="Microsoft Word" w:date="2026-09-09T14:54:00Z" w16du:dateUtc="2026-09-09T13:54:00Z">
            <w:rPr>
              <w:b/>
              <w:bCs/>
              <w:color w:val="1F3864"/>
            </w:rPr>
          </w:rPrChange>
        </w:rPr>
        <w:t>Common</w:t>
      </w:r>
      <w:r w:rsidR="00CE060C" w:rsidRPr="000D75C5">
        <w:rPr>
          <w:rFonts w:ascii="Aptos" w:hAnsi="Aptos"/>
          <w:b/>
          <w:color w:val="1F3864"/>
          <w:sz w:val="18"/>
          <w:rPrChange w:id="2114" w:author="Microsoft Word" w:date="2026-09-09T14:54:00Z" w16du:dateUtc="2026-09-09T13:54:00Z">
            <w:rPr>
              <w:b/>
              <w:bCs/>
              <w:color w:val="1F3864"/>
            </w:rPr>
          </w:rPrChange>
        </w:rPr>
        <w:t xml:space="preserve"> pitfall.</w:t>
      </w:r>
      <w:r w:rsidR="007B5EA1" w:rsidRPr="000D75C5">
        <w:rPr>
          <w:rFonts w:ascii="Aptos" w:hAnsi="Aptos"/>
          <w:b/>
          <w:color w:val="1F3864"/>
          <w:sz w:val="18"/>
          <w:rPrChange w:id="2115" w:author="Microsoft Word" w:date="2026-09-09T14:54:00Z" w16du:dateUtc="2026-09-09T13:54:00Z">
            <w:rPr>
              <w:b/>
              <w:bCs/>
              <w:color w:val="1F3864"/>
            </w:rPr>
          </w:rPrChange>
        </w:rPr>
        <w:t xml:space="preserve"> </w:t>
      </w:r>
      <w:r w:rsidR="007B5EA1" w:rsidRPr="000D75C5">
        <w:rPr>
          <w:rFonts w:ascii="Aptos" w:hAnsi="Aptos"/>
          <w:sz w:val="18"/>
          <w:rPrChange w:id="2116" w:author="Microsoft Word" w:date="2026-09-09T14:54:00Z" w16du:dateUtc="2026-09-09T13:54:00Z">
            <w:rPr/>
          </w:rPrChange>
        </w:rPr>
        <w:t>Holding a synchronous connection open for minutes; omitting a correlation id.</w:t>
      </w:r>
    </w:p>
    <w:p w14:paraId="690F0961" w14:textId="6B8BA3A4" w:rsidR="0095094A" w:rsidRPr="00BE71EB" w:rsidRDefault="007B5EA1">
      <w:pPr>
        <w:spacing w:before="40" w:after="110" w:line="278" w:lineRule="auto"/>
        <w:ind w:left="360"/>
        <w:rPr>
          <w:rFonts w:ascii="Aptos" w:hAnsi="Aptos"/>
          <w:sz w:val="18"/>
          <w:lang w:val="en-GB"/>
          <w:rPrChange w:id="2117" w:author="Microsoft Word" w:date="2026-09-09T14:54:00Z" w16du:dateUtc="2026-09-09T13:54:00Z">
            <w:rPr/>
          </w:rPrChange>
        </w:rPr>
      </w:pPr>
      <w:r w:rsidRPr="000D75C5">
        <w:rPr>
          <w:rFonts w:ascii="Aptos" w:hAnsi="Aptos"/>
          <w:b/>
          <w:color w:val="1F3864"/>
          <w:sz w:val="18"/>
          <w:rPrChange w:id="2118" w:author="Microsoft Word" w:date="2026-09-09T14:02:00Z" w16du:dateUtc="2026-09-09T13:02:00Z">
            <w:rPr>
              <w:b/>
              <w:bCs/>
              <w:color w:val="1F3864"/>
            </w:rPr>
          </w:rPrChange>
        </w:rPr>
        <w:t xml:space="preserve">In practice. </w:t>
      </w:r>
      <w:r w:rsidR="00BE71EB" w:rsidRPr="00BE71EB">
        <w:rPr>
          <w:rFonts w:ascii="Aptos" w:hAnsi="Aptos"/>
          <w:sz w:val="18"/>
          <w:lang w:val="en-GB"/>
        </w:rPr>
        <w:t>A bulk quotation or pricing request cannot be completed within the expected synchronous response window. The request is accepted immediately and processed asynchronously, while the consumer retrieves the final outcome through a status endpoint once processing has completed.</w:t>
      </w:r>
    </w:p>
    <w:p w14:paraId="00E7B259" w14:textId="77777777" w:rsidR="0095094A" w:rsidRDefault="0095094A">
      <w:pPr>
        <w:spacing w:before="40" w:after="110" w:line="278" w:lineRule="auto"/>
        <w:ind w:left="360"/>
        <w:rPr>
          <w:rFonts w:ascii="Aptos" w:hAnsi="Aptos"/>
          <w:sz w:val="18"/>
          <w:rPrChange w:id="2119" w:author="Microsoft Word" w:date="2026-09-09T14:54:00Z" w16du:dateUtc="2026-09-09T13:54:00Z">
            <w:rPr/>
          </w:rPrChange>
        </w:rPr>
        <w:pPrChange w:id="2120" w:author="Microsoft Word" w:date="2026-09-09T14:54:00Z" w16du:dateUtc="2026-09-09T13:54:00Z">
          <w:pPr>
            <w:spacing w:after="150"/>
          </w:pPr>
        </w:pPrChange>
      </w:pPr>
    </w:p>
    <w:p w14:paraId="07B863D7" w14:textId="77777777" w:rsidR="003C506A" w:rsidRDefault="003C506A" w:rsidP="00C56193">
      <w:pPr>
        <w:spacing w:before="40" w:after="110" w:line="278" w:lineRule="auto"/>
        <w:ind w:left="360"/>
        <w:rPr>
          <w:del w:id="2121" w:author="Microsoft Word" w:date="2026-09-09T14:02:00Z" w16du:dateUtc="2026-09-09T13:02:00Z"/>
          <w:rFonts w:ascii="Aptos" w:hAnsi="Aptos"/>
          <w:sz w:val="18"/>
          <w:szCs w:val="18"/>
        </w:rPr>
      </w:pPr>
    </w:p>
    <w:p w14:paraId="1D3ABC1C" w14:textId="77777777" w:rsidR="003C506A" w:rsidRDefault="003C506A" w:rsidP="00C56193">
      <w:pPr>
        <w:spacing w:before="40" w:after="110" w:line="278" w:lineRule="auto"/>
        <w:ind w:left="360"/>
        <w:rPr>
          <w:del w:id="2122" w:author="Microsoft Word" w:date="2026-09-09T14:02:00Z" w16du:dateUtc="2026-09-09T13:02:00Z"/>
          <w:rFonts w:ascii="Aptos" w:hAnsi="Aptos"/>
          <w:sz w:val="18"/>
          <w:szCs w:val="18"/>
        </w:rPr>
      </w:pPr>
    </w:p>
    <w:p w14:paraId="5727B844" w14:textId="77777777" w:rsidR="003C506A" w:rsidRDefault="003C506A" w:rsidP="00C56193">
      <w:pPr>
        <w:spacing w:before="40" w:after="110" w:line="278" w:lineRule="auto"/>
        <w:ind w:left="360"/>
        <w:rPr>
          <w:del w:id="2123" w:author="Microsoft Word" w:date="2026-09-09T14:02:00Z" w16du:dateUtc="2026-09-09T13:02:00Z"/>
          <w:rFonts w:ascii="Aptos" w:hAnsi="Aptos"/>
          <w:sz w:val="18"/>
          <w:szCs w:val="18"/>
        </w:rPr>
      </w:pPr>
    </w:p>
    <w:p w14:paraId="3841144D" w14:textId="77777777" w:rsidR="003C506A" w:rsidRDefault="003C506A" w:rsidP="00C56193">
      <w:pPr>
        <w:spacing w:before="40" w:after="110" w:line="278" w:lineRule="auto"/>
        <w:ind w:left="360"/>
        <w:rPr>
          <w:del w:id="2124" w:author="Microsoft Word" w:date="2026-09-09T14:02:00Z" w16du:dateUtc="2026-09-09T13:02:00Z"/>
          <w:rFonts w:ascii="Aptos" w:hAnsi="Aptos"/>
          <w:sz w:val="18"/>
          <w:szCs w:val="18"/>
        </w:rPr>
      </w:pPr>
    </w:p>
    <w:p w14:paraId="2344E6EA" w14:textId="77777777" w:rsidR="003C506A" w:rsidRDefault="003C506A" w:rsidP="00C56193">
      <w:pPr>
        <w:spacing w:before="40" w:after="110" w:line="278" w:lineRule="auto"/>
        <w:ind w:left="360"/>
        <w:rPr>
          <w:del w:id="2125" w:author="Microsoft Word" w:date="2026-09-09T14:02:00Z" w16du:dateUtc="2026-09-09T13:02:00Z"/>
          <w:rFonts w:ascii="Aptos" w:hAnsi="Aptos"/>
          <w:sz w:val="18"/>
          <w:szCs w:val="18"/>
        </w:rPr>
      </w:pPr>
    </w:p>
    <w:p w14:paraId="435B2E50" w14:textId="77777777" w:rsidR="003C506A" w:rsidRDefault="003C506A" w:rsidP="00C56193">
      <w:pPr>
        <w:spacing w:before="40" w:after="110" w:line="278" w:lineRule="auto"/>
        <w:ind w:left="360"/>
        <w:rPr>
          <w:del w:id="2126" w:author="Microsoft Word" w:date="2026-09-09T14:02:00Z" w16du:dateUtc="2026-09-09T13:02:00Z"/>
          <w:rFonts w:ascii="Aptos" w:hAnsi="Aptos"/>
          <w:sz w:val="18"/>
          <w:szCs w:val="18"/>
        </w:rPr>
      </w:pPr>
    </w:p>
    <w:p w14:paraId="0865A8F6" w14:textId="77777777" w:rsidR="003C506A" w:rsidRPr="000D75C5" w:rsidRDefault="003C506A" w:rsidP="00C56193">
      <w:pPr>
        <w:spacing w:before="40" w:after="110" w:line="278" w:lineRule="auto"/>
        <w:ind w:left="360"/>
        <w:rPr>
          <w:del w:id="2127" w:author="Microsoft Word" w:date="2026-09-09T14:02:00Z" w16du:dateUtc="2026-09-09T13:02:00Z"/>
          <w:rFonts w:ascii="Aptos" w:hAnsi="Aptos"/>
          <w:sz w:val="18"/>
          <w:szCs w:val="18"/>
        </w:rPr>
      </w:pPr>
    </w:p>
    <w:p w14:paraId="6501A15D" w14:textId="77777777" w:rsidR="00C56193" w:rsidRDefault="00C56193" w:rsidP="00C56193">
      <w:pPr>
        <w:spacing w:after="150"/>
        <w:rPr>
          <w:del w:id="2128" w:author="Microsoft Word" w:date="2026-09-09T14:02:00Z" w16du:dateUtc="2026-09-09T13:02:00Z"/>
        </w:rPr>
      </w:pPr>
    </w:p>
    <w:p w14:paraId="53B1A738" w14:textId="436AF77A" w:rsidR="0095094A" w:rsidRPr="005F0377" w:rsidRDefault="006F419D">
      <w:pPr>
        <w:pStyle w:val="Heading3"/>
        <w:rPr>
          <w:rFonts w:ascii="Calibri heading" w:hAnsi="Calibri heading"/>
          <w:color w:val="2E5496"/>
          <w:lang w:val="en-US"/>
          <w:rPrChange w:id="2129" w:author="Microsoft Word" w:date="2026-09-09T14:54:00Z" w16du:dateUtc="2026-09-09T13:54:00Z">
            <w:rPr/>
          </w:rPrChange>
        </w:rPr>
      </w:pPr>
      <w:bookmarkStart w:id="2130" w:name="_Toc239852306"/>
      <w:bookmarkStart w:id="2131" w:name="_Toc239899879"/>
      <w:r w:rsidRPr="00440A9A">
        <w:rPr>
          <w:rFonts w:ascii="Calibri heading" w:hAnsi="Calibri heading"/>
          <w:color w:val="2E5496"/>
          <w:lang w:val="en-US"/>
        </w:rPr>
        <w:t>7</w:t>
      </w:r>
      <w:r w:rsidR="000514FA" w:rsidRPr="00440A9A">
        <w:rPr>
          <w:rFonts w:ascii="Calibri heading" w:hAnsi="Calibri heading"/>
          <w:color w:val="2E5496"/>
          <w:lang w:val="en-US"/>
        </w:rPr>
        <w:t>.4.4 Claim</w:t>
      </w:r>
      <w:r w:rsidR="000514FA" w:rsidRPr="005F0377">
        <w:rPr>
          <w:rFonts w:ascii="Calibri heading" w:hAnsi="Calibri heading"/>
          <w:color w:val="2E5496"/>
          <w:lang w:val="en-US"/>
          <w:rPrChange w:id="2132" w:author="Microsoft Word" w:date="2026-09-09T14:54:00Z" w16du:dateUtc="2026-09-09T13:54:00Z">
            <w:rPr/>
          </w:rPrChange>
        </w:rPr>
        <w:t>-</w:t>
      </w:r>
      <w:r w:rsidR="000514FA" w:rsidRPr="00440A9A">
        <w:rPr>
          <w:rFonts w:ascii="Calibri heading" w:hAnsi="Calibri heading"/>
          <w:color w:val="2E5496"/>
          <w:lang w:val="en-US"/>
        </w:rPr>
        <w:t>check (</w:t>
      </w:r>
      <w:r w:rsidR="000514FA" w:rsidRPr="005F0377">
        <w:rPr>
          <w:rFonts w:ascii="Calibri heading" w:hAnsi="Calibri heading"/>
          <w:color w:val="2E5496"/>
          <w:lang w:val="en-US"/>
          <w:rPrChange w:id="2133" w:author="Microsoft Word" w:date="2026-09-09T14:54:00Z" w16du:dateUtc="2026-09-09T13:54:00Z">
            <w:rPr/>
          </w:rPrChange>
        </w:rPr>
        <w:t>SFINT8)</w:t>
      </w:r>
      <w:bookmarkEnd w:id="2130"/>
      <w:bookmarkEnd w:id="2131"/>
    </w:p>
    <w:p w14:paraId="6168F399" w14:textId="77777777" w:rsidR="0095094A" w:rsidRPr="000D75C5" w:rsidRDefault="007B5EA1">
      <w:pPr>
        <w:spacing w:before="10" w:after="90"/>
        <w:rPr>
          <w:rFonts w:ascii="Aptos" w:hAnsi="Aptos"/>
          <w:sz w:val="18"/>
          <w:rPrChange w:id="2134" w:author="Microsoft Word" w:date="2026-09-09T14:54:00Z" w16du:dateUtc="2026-09-09T13:54:00Z">
            <w:rPr/>
          </w:rPrChange>
        </w:rPr>
      </w:pPr>
      <w:r w:rsidRPr="000D75C5">
        <w:rPr>
          <w:rFonts w:ascii="Aptos" w:hAnsi="Aptos"/>
          <w:i/>
          <w:color w:val="5A6470"/>
          <w:sz w:val="18"/>
          <w:rPrChange w:id="2135" w:author="Microsoft Word" w:date="2026-09-09T14:54:00Z" w16du:dateUtc="2026-09-09T13:54:00Z">
            <w:rPr>
              <w:i/>
              <w:iCs/>
              <w:color w:val="5A6470"/>
            </w:rPr>
          </w:rPrChange>
        </w:rPr>
        <w:t>Keep large payloads off the bus, pass a reference, store the body in Blob.</w:t>
      </w:r>
    </w:p>
    <w:p w14:paraId="12561B3D" w14:textId="77777777" w:rsidR="0095094A" w:rsidRDefault="007B5EA1">
      <w:pPr>
        <w:spacing w:before="90" w:after="130"/>
        <w:jc w:val="center"/>
      </w:pPr>
      <w:r>
        <w:rPr>
          <w:noProof/>
        </w:rPr>
        <w:drawing>
          <wp:inline distT="0" distB="0" distL="0" distR="0" wp14:anchorId="324C5137" wp14:editId="34D483D9">
            <wp:extent cx="5191125" cy="1971675"/>
            <wp:effectExtent l="19050" t="19050" r="19050" b="19050"/>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91125" cy="1971675"/>
                    </a:xfrm>
                    <a:prstGeom prst="rect">
                      <a:avLst/>
                    </a:prstGeom>
                    <a:noFill/>
                    <a:ln w="9525">
                      <a:solidFill>
                        <a:srgbClr val="AEB6C2"/>
                      </a:solidFill>
                    </a:ln>
                  </pic:spPr>
                </pic:pic>
              </a:graphicData>
            </a:graphic>
          </wp:inline>
        </w:drawing>
      </w:r>
    </w:p>
    <w:p w14:paraId="0C5FA0CC" w14:textId="0068DEDB" w:rsidR="0095094A" w:rsidRPr="00D60219" w:rsidRDefault="007B5EA1">
      <w:pPr>
        <w:spacing w:before="40" w:after="110" w:line="278" w:lineRule="auto"/>
        <w:ind w:left="360"/>
        <w:rPr>
          <w:rFonts w:ascii="Aptos" w:hAnsi="Aptos"/>
          <w:sz w:val="18"/>
          <w:lang w:val="en-GB"/>
          <w:rPrChange w:id="2136" w:author="Microsoft Word" w:date="2026-09-09T14:54:00Z" w16du:dateUtc="2026-09-09T13:54:00Z">
            <w:rPr/>
          </w:rPrChange>
        </w:rPr>
      </w:pPr>
      <w:r w:rsidRPr="000D75C5">
        <w:rPr>
          <w:rFonts w:ascii="Aptos" w:hAnsi="Aptos"/>
          <w:b/>
          <w:color w:val="1F3864"/>
          <w:sz w:val="18"/>
          <w:rPrChange w:id="2137" w:author="Microsoft Word" w:date="2026-09-09T14:02:00Z" w16du:dateUtc="2026-09-09T13:02:00Z">
            <w:rPr>
              <w:b/>
              <w:bCs/>
              <w:color w:val="1F3864"/>
            </w:rPr>
          </w:rPrChange>
        </w:rPr>
        <w:t xml:space="preserve">Problem. </w:t>
      </w:r>
      <w:r w:rsidR="00D60219" w:rsidRPr="00D60219">
        <w:rPr>
          <w:rFonts w:ascii="Aptos" w:hAnsi="Aptos"/>
          <w:sz w:val="18"/>
          <w:lang w:val="en-GB"/>
        </w:rPr>
        <w:t xml:space="preserve">A messaging-based integration needs to process payloads </w:t>
      </w:r>
      <w:r w:rsidR="001D3DDE">
        <w:rPr>
          <w:rFonts w:ascii="Aptos" w:hAnsi="Aptos"/>
          <w:sz w:val="18"/>
          <w:lang w:val="en-GB"/>
        </w:rPr>
        <w:t xml:space="preserve">created by the producer </w:t>
      </w:r>
      <w:r w:rsidR="00D60219" w:rsidRPr="00D60219">
        <w:rPr>
          <w:rFonts w:ascii="Aptos" w:hAnsi="Aptos"/>
          <w:sz w:val="18"/>
          <w:lang w:val="en-GB"/>
        </w:rPr>
        <w:t>that exceed recommended message sizes</w:t>
      </w:r>
      <w:r w:rsidR="00D60219">
        <w:rPr>
          <w:rFonts w:ascii="Aptos" w:hAnsi="Aptos"/>
          <w:sz w:val="18"/>
          <w:lang w:val="en-GB"/>
        </w:rPr>
        <w:t>.</w:t>
      </w:r>
    </w:p>
    <w:p w14:paraId="495364F8" w14:textId="5D5401AE" w:rsidR="0095094A" w:rsidRDefault="007B5EA1" w:rsidP="00DA620F">
      <w:pPr>
        <w:spacing w:before="40" w:after="110" w:line="278" w:lineRule="auto"/>
        <w:ind w:left="360"/>
      </w:pPr>
      <w:r w:rsidRPr="000D75C5">
        <w:rPr>
          <w:rFonts w:ascii="Aptos" w:hAnsi="Aptos"/>
          <w:b/>
          <w:color w:val="1F3864"/>
          <w:sz w:val="18"/>
          <w:rPrChange w:id="2138" w:author="Microsoft Word" w:date="2026-09-09T14:54:00Z" w16du:dateUtc="2026-09-09T13:54:00Z">
            <w:rPr>
              <w:b/>
              <w:bCs/>
              <w:color w:val="1F3864"/>
            </w:rPr>
          </w:rPrChange>
        </w:rPr>
        <w:t xml:space="preserve">Solution. </w:t>
      </w:r>
      <w:r w:rsidRPr="000D75C5">
        <w:rPr>
          <w:rFonts w:ascii="Aptos" w:hAnsi="Aptos"/>
          <w:sz w:val="18"/>
          <w:rPrChange w:id="2139" w:author="Microsoft Word" w:date="2026-09-09T14:54:00Z" w16du:dateUtc="2026-09-09T13:54:00Z">
            <w:rPr/>
          </w:rPrChange>
        </w:rPr>
        <w:t xml:space="preserve">The producer writes the payload to Blob storage and puts only a reference on the queue; the consumer reads the reference and fetches the body from </w:t>
      </w:r>
      <w:r w:rsidR="00ED0FEC">
        <w:rPr>
          <w:rFonts w:ascii="Aptos" w:hAnsi="Aptos"/>
          <w:sz w:val="18"/>
        </w:rPr>
        <w:t>b</w:t>
      </w:r>
      <w:r w:rsidRPr="000D75C5">
        <w:rPr>
          <w:rFonts w:ascii="Aptos" w:hAnsi="Aptos"/>
          <w:sz w:val="18"/>
          <w:rPrChange w:id="2140" w:author="Microsoft Word" w:date="2026-09-09T14:02:00Z" w16du:dateUtc="2026-09-09T13:02:00Z">
            <w:rPr/>
          </w:rPrChange>
        </w:rPr>
        <w:t>lob.</w:t>
      </w:r>
      <w:r w:rsidRPr="000D75C5">
        <w:rPr>
          <w:rFonts w:ascii="Aptos" w:hAnsi="Aptos"/>
          <w:sz w:val="18"/>
          <w:rPrChange w:id="2141" w:author="Microsoft Word" w:date="2026-09-09T14:54:00Z" w16du:dateUtc="2026-09-09T13:54:00Z">
            <w:rPr/>
          </w:rPrChange>
        </w:rPr>
        <w:t xml:space="preserve"> The messaging layer stays lean.</w:t>
      </w:r>
    </w:p>
    <w:p w14:paraId="1F554FFE" w14:textId="1C7EB33A" w:rsidR="0095094A" w:rsidRPr="000D75C5" w:rsidRDefault="007B5EA1">
      <w:pPr>
        <w:spacing w:before="40" w:after="110" w:line="278" w:lineRule="auto"/>
        <w:ind w:left="360"/>
        <w:rPr>
          <w:rFonts w:ascii="Aptos" w:hAnsi="Aptos"/>
          <w:sz w:val="18"/>
          <w:rPrChange w:id="2142" w:author="Microsoft Word" w:date="2026-09-09T14:54:00Z" w16du:dateUtc="2026-09-09T13:54:00Z">
            <w:rPr/>
          </w:rPrChange>
        </w:rPr>
      </w:pPr>
      <w:r w:rsidRPr="000D75C5">
        <w:rPr>
          <w:rFonts w:ascii="Aptos" w:hAnsi="Aptos"/>
          <w:b/>
          <w:color w:val="1F3864"/>
          <w:sz w:val="18"/>
          <w:rPrChange w:id="2143" w:author="Microsoft Word" w:date="2026-09-09T14:54:00Z" w16du:dateUtc="2026-09-09T13:54:00Z">
            <w:rPr>
              <w:b/>
              <w:bCs/>
              <w:color w:val="1F3864"/>
            </w:rPr>
          </w:rPrChange>
        </w:rPr>
        <w:t xml:space="preserve">Use it when. </w:t>
      </w:r>
      <w:r w:rsidR="006A5894" w:rsidRPr="000D75C5">
        <w:rPr>
          <w:rFonts w:ascii="Aptos" w:hAnsi="Aptos"/>
          <w:sz w:val="18"/>
          <w:rPrChange w:id="2144" w:author="Microsoft Word" w:date="2026-09-09T14:54:00Z" w16du:dateUtc="2026-09-09T13:54:00Z">
            <w:rPr/>
          </w:rPrChange>
        </w:rPr>
        <w:t xml:space="preserve">Payloads </w:t>
      </w:r>
      <w:r w:rsidRPr="000D75C5">
        <w:rPr>
          <w:rFonts w:ascii="Aptos" w:hAnsi="Aptos"/>
          <w:sz w:val="18"/>
          <w:rPrChange w:id="2145" w:author="Microsoft Word" w:date="2026-09-09T14:54:00Z" w16du:dateUtc="2026-09-09T13:54:00Z">
            <w:rPr/>
          </w:rPrChange>
        </w:rPr>
        <w:t>approach or exceed message-size limits within an otherwise message-based flow.</w:t>
      </w:r>
    </w:p>
    <w:p w14:paraId="26EA8B35" w14:textId="3EE23817" w:rsidR="0095094A" w:rsidRPr="000D75C5" w:rsidRDefault="007B5EA1">
      <w:pPr>
        <w:spacing w:before="40" w:after="110" w:line="278" w:lineRule="auto"/>
        <w:ind w:left="360"/>
        <w:rPr>
          <w:rFonts w:ascii="Aptos" w:hAnsi="Aptos"/>
          <w:sz w:val="18"/>
          <w:rPrChange w:id="2146" w:author="Microsoft Word" w:date="2026-09-09T14:54:00Z" w16du:dateUtc="2026-09-09T13:54:00Z">
            <w:rPr/>
          </w:rPrChange>
        </w:rPr>
      </w:pPr>
      <w:r w:rsidRPr="000D75C5">
        <w:rPr>
          <w:rFonts w:ascii="Aptos" w:hAnsi="Aptos"/>
          <w:b/>
          <w:color w:val="1F3864"/>
          <w:sz w:val="18"/>
          <w:rPrChange w:id="2147" w:author="Microsoft Word" w:date="2026-09-09T14:54:00Z" w16du:dateUtc="2026-09-09T13:54:00Z">
            <w:rPr>
              <w:b/>
              <w:bCs/>
              <w:color w:val="1F3864"/>
            </w:rPr>
          </w:rPrChange>
        </w:rPr>
        <w:t xml:space="preserve">Avoid it when. </w:t>
      </w:r>
      <w:r w:rsidR="006A5894" w:rsidRPr="000D75C5">
        <w:rPr>
          <w:rFonts w:ascii="Aptos" w:hAnsi="Aptos"/>
          <w:sz w:val="18"/>
          <w:rPrChange w:id="2148" w:author="Microsoft Word" w:date="2026-09-09T14:54:00Z" w16du:dateUtc="2026-09-09T13:54:00Z">
            <w:rPr/>
          </w:rPrChange>
        </w:rPr>
        <w:t xml:space="preserve">Payloads </w:t>
      </w:r>
      <w:r w:rsidRPr="000D75C5">
        <w:rPr>
          <w:rFonts w:ascii="Aptos" w:hAnsi="Aptos"/>
          <w:sz w:val="18"/>
          <w:rPrChange w:id="2149" w:author="Microsoft Word" w:date="2026-09-09T14:54:00Z" w16du:dateUtc="2026-09-09T13:54:00Z">
            <w:rPr/>
          </w:rPrChange>
        </w:rPr>
        <w:t>are small enough to carry inline, or the data is really a bulk data-platform concern.</w:t>
      </w:r>
    </w:p>
    <w:p w14:paraId="0EEB321F" w14:textId="08C688FF" w:rsidR="0095094A" w:rsidRPr="000D75C5" w:rsidRDefault="007B5EA1">
      <w:pPr>
        <w:spacing w:before="40" w:after="110" w:line="278" w:lineRule="auto"/>
        <w:ind w:left="360"/>
        <w:rPr>
          <w:rFonts w:ascii="Aptos" w:hAnsi="Aptos"/>
          <w:sz w:val="18"/>
          <w:rPrChange w:id="2150" w:author="Microsoft Word" w:date="2026-09-09T14:54:00Z" w16du:dateUtc="2026-09-09T13:54:00Z">
            <w:rPr/>
          </w:rPrChange>
        </w:rPr>
      </w:pPr>
      <w:r w:rsidRPr="000D75C5">
        <w:rPr>
          <w:rFonts w:ascii="Aptos" w:hAnsi="Aptos"/>
          <w:b/>
          <w:color w:val="1F3864"/>
          <w:sz w:val="18"/>
          <w:rPrChange w:id="2151" w:author="Microsoft Word" w:date="2026-09-09T14:54:00Z" w16du:dateUtc="2026-09-09T13:54:00Z">
            <w:rPr>
              <w:b/>
              <w:bCs/>
              <w:color w:val="1F3864"/>
            </w:rPr>
          </w:rPrChange>
        </w:rPr>
        <w:t xml:space="preserve">Risks and considerations. </w:t>
      </w:r>
      <w:r w:rsidRPr="000D75C5">
        <w:rPr>
          <w:rFonts w:ascii="Aptos" w:hAnsi="Aptos"/>
          <w:sz w:val="18"/>
          <w:rPrChange w:id="2152" w:author="Microsoft Word" w:date="2026-09-09T14:54:00Z" w16du:dateUtc="2026-09-09T13:54:00Z">
            <w:rPr/>
          </w:rPrChange>
        </w:rPr>
        <w:t xml:space="preserve">Reference and payload now have independent lifetimes, a lifecycle policy must purge transient </w:t>
      </w:r>
      <w:r w:rsidR="006A5894" w:rsidRPr="000D75C5">
        <w:rPr>
          <w:rFonts w:ascii="Aptos" w:hAnsi="Aptos"/>
          <w:sz w:val="18"/>
          <w:rPrChange w:id="2153" w:author="Microsoft Word" w:date="2026-09-09T14:54:00Z" w16du:dateUtc="2026-09-09T13:54:00Z">
            <w:rPr/>
          </w:rPrChange>
        </w:rPr>
        <w:t>blobs,</w:t>
      </w:r>
      <w:r w:rsidRPr="000D75C5">
        <w:rPr>
          <w:rFonts w:ascii="Aptos" w:hAnsi="Aptos"/>
          <w:sz w:val="18"/>
          <w:rPrChange w:id="2154" w:author="Microsoft Word" w:date="2026-09-09T14:54:00Z" w16du:dateUtc="2026-09-09T13:54:00Z">
            <w:rPr/>
          </w:rPrChange>
        </w:rPr>
        <w:t xml:space="preserve"> </w:t>
      </w:r>
      <w:r w:rsidR="00E745A8" w:rsidRPr="000D75C5">
        <w:rPr>
          <w:rFonts w:ascii="Aptos" w:hAnsi="Aptos"/>
          <w:sz w:val="18"/>
          <w:rPrChange w:id="2155" w:author="Microsoft Word" w:date="2026-09-09T14:54:00Z" w16du:dateUtc="2026-09-09T13:54:00Z">
            <w:rPr/>
          </w:rPrChange>
        </w:rPr>
        <w:t>to avoid cost increase</w:t>
      </w:r>
      <w:r w:rsidRPr="000D75C5">
        <w:rPr>
          <w:rFonts w:ascii="Aptos" w:hAnsi="Aptos"/>
          <w:sz w:val="18"/>
          <w:rPrChange w:id="2156" w:author="Microsoft Word" w:date="2026-09-09T14:54:00Z" w16du:dateUtc="2026-09-09T13:54:00Z">
            <w:rPr/>
          </w:rPrChange>
        </w:rPr>
        <w:t xml:space="preserve">, and the reference is </w:t>
      </w:r>
      <w:r w:rsidR="00A1447F" w:rsidRPr="000D75C5">
        <w:rPr>
          <w:rFonts w:ascii="Aptos" w:hAnsi="Aptos"/>
          <w:sz w:val="18"/>
          <w:rPrChange w:id="2157" w:author="Microsoft Word" w:date="2026-09-09T14:54:00Z" w16du:dateUtc="2026-09-09T13:54:00Z">
            <w:rPr/>
          </w:rPrChange>
        </w:rPr>
        <w:t>ineffective</w:t>
      </w:r>
      <w:r w:rsidRPr="000D75C5">
        <w:rPr>
          <w:rFonts w:ascii="Aptos" w:hAnsi="Aptos"/>
          <w:sz w:val="18"/>
          <w:rPrChange w:id="2158" w:author="Microsoft Word" w:date="2026-09-09T14:54:00Z" w16du:dateUtc="2026-09-09T13:54:00Z">
            <w:rPr/>
          </w:rPrChange>
        </w:rPr>
        <w:t xml:space="preserve"> if the blob has gone. </w:t>
      </w:r>
      <w:r w:rsidR="003E4BDE">
        <w:rPr>
          <w:rFonts w:ascii="Aptos" w:hAnsi="Aptos"/>
          <w:sz w:val="18"/>
        </w:rPr>
        <w:t>The</w:t>
      </w:r>
      <w:r w:rsidRPr="000D75C5">
        <w:rPr>
          <w:rFonts w:ascii="Aptos" w:hAnsi="Aptos"/>
          <w:sz w:val="18"/>
          <w:rPrChange w:id="2159" w:author="Microsoft Word" w:date="2026-09-09T14:02:00Z" w16du:dateUtc="2026-09-09T13:02:00Z">
            <w:rPr/>
          </w:rPrChange>
        </w:rPr>
        <w:t xml:space="preserve"> Blob</w:t>
      </w:r>
      <w:r w:rsidR="003E4BDE">
        <w:rPr>
          <w:rFonts w:ascii="Aptos" w:hAnsi="Aptos"/>
          <w:sz w:val="18"/>
        </w:rPr>
        <w:t xml:space="preserve"> should be reached</w:t>
      </w:r>
      <w:r w:rsidRPr="000D75C5">
        <w:rPr>
          <w:rFonts w:ascii="Aptos" w:hAnsi="Aptos"/>
          <w:sz w:val="18"/>
          <w:rPrChange w:id="2160" w:author="Microsoft Word" w:date="2026-09-09T14:54:00Z" w16du:dateUtc="2026-09-09T13:54:00Z">
            <w:rPr/>
          </w:rPrChange>
        </w:rPr>
        <w:t xml:space="preserve"> over a Private Endpoint with RBAC; no account keys, no public SAS.</w:t>
      </w:r>
    </w:p>
    <w:p w14:paraId="6FEE75C6" w14:textId="72C1A691" w:rsidR="0095094A" w:rsidRPr="000D75C5" w:rsidRDefault="007B5EA1">
      <w:pPr>
        <w:spacing w:before="40" w:after="110" w:line="278" w:lineRule="auto"/>
        <w:ind w:left="360"/>
        <w:rPr>
          <w:rFonts w:ascii="Aptos" w:hAnsi="Aptos"/>
          <w:sz w:val="18"/>
          <w:rPrChange w:id="2161" w:author="Microsoft Word" w:date="2026-09-09T14:54:00Z" w16du:dateUtc="2026-09-09T13:54:00Z">
            <w:rPr/>
          </w:rPrChange>
        </w:rPr>
      </w:pPr>
      <w:r w:rsidRPr="000D75C5">
        <w:rPr>
          <w:rFonts w:ascii="Aptos" w:hAnsi="Aptos"/>
          <w:b/>
          <w:color w:val="1F3864"/>
          <w:sz w:val="18"/>
          <w:rPrChange w:id="2162" w:author="Microsoft Word" w:date="2026-09-09T14:54:00Z" w16du:dateUtc="2026-09-09T13:54:00Z">
            <w:rPr>
              <w:b/>
              <w:bCs/>
              <w:color w:val="1F3864"/>
            </w:rPr>
          </w:rPrChange>
        </w:rPr>
        <w:t xml:space="preserve">Security boundary. </w:t>
      </w:r>
      <w:r w:rsidRPr="000D75C5">
        <w:rPr>
          <w:rFonts w:ascii="Aptos" w:hAnsi="Aptos"/>
          <w:sz w:val="18"/>
          <w:rPrChange w:id="2163" w:author="Microsoft Word" w:date="2026-09-09T14:54:00Z" w16du:dateUtc="2026-09-09T13:54:00Z">
            <w:rPr/>
          </w:rPrChange>
        </w:rPr>
        <w:t>Service Bus, Blob and Function in spokes</w:t>
      </w:r>
      <w:r w:rsidR="00515A8D" w:rsidRPr="000D75C5">
        <w:rPr>
          <w:rFonts w:ascii="Aptos" w:hAnsi="Aptos"/>
          <w:sz w:val="18"/>
          <w:rPrChange w:id="2164" w:author="Microsoft Word" w:date="2026-09-09T14:54:00Z" w16du:dateUtc="2026-09-09T13:54:00Z">
            <w:rPr/>
          </w:rPrChange>
        </w:rPr>
        <w:t>,</w:t>
      </w:r>
      <w:r w:rsidRPr="000D75C5">
        <w:rPr>
          <w:rFonts w:ascii="Aptos" w:hAnsi="Aptos"/>
          <w:sz w:val="18"/>
          <w:rPrChange w:id="2165" w:author="Microsoft Word" w:date="2026-09-09T14:54:00Z" w16du:dateUtc="2026-09-09T13:54:00Z">
            <w:rPr/>
          </w:rPrChange>
        </w:rPr>
        <w:t xml:space="preserve"> the storage account is firewalled with public access disabled. Within Azure: Blob is reached over a Private Endpoint with managed-identity RBAC, no account keys, no public SAS, and TLS. Outside Azure: none</w:t>
      </w:r>
      <w:r w:rsidR="00515A8D" w:rsidRPr="000D75C5">
        <w:rPr>
          <w:rFonts w:ascii="Aptos" w:hAnsi="Aptos"/>
          <w:sz w:val="18"/>
          <w:rPrChange w:id="2166" w:author="Microsoft Word" w:date="2026-09-09T14:54:00Z" w16du:dateUtc="2026-09-09T13:54:00Z">
            <w:rPr/>
          </w:rPrChange>
        </w:rPr>
        <w:t>,</w:t>
      </w:r>
      <w:r w:rsidRPr="000D75C5">
        <w:rPr>
          <w:rFonts w:ascii="Aptos" w:hAnsi="Aptos"/>
          <w:sz w:val="18"/>
          <w:rPrChange w:id="2167" w:author="Microsoft Word" w:date="2026-09-09T14:54:00Z" w16du:dateUtc="2026-09-09T13:54:00Z">
            <w:rPr/>
          </w:rPrChange>
        </w:rPr>
        <w:t xml:space="preserve"> the payload never leaves the private boundary.</w:t>
      </w:r>
    </w:p>
    <w:p w14:paraId="2A2914B5" w14:textId="33B2E2A7" w:rsidR="0095094A" w:rsidRPr="000D75C5" w:rsidRDefault="00D47B36">
      <w:pPr>
        <w:spacing w:before="40" w:after="110" w:line="278" w:lineRule="auto"/>
        <w:ind w:left="360"/>
        <w:rPr>
          <w:rFonts w:ascii="Aptos" w:hAnsi="Aptos"/>
          <w:sz w:val="18"/>
          <w:rPrChange w:id="2168" w:author="Microsoft Word" w:date="2026-09-09T14:54:00Z" w16du:dateUtc="2026-09-09T13:54:00Z">
            <w:rPr/>
          </w:rPrChange>
        </w:rPr>
      </w:pPr>
      <w:r w:rsidRPr="000D75C5">
        <w:rPr>
          <w:rFonts w:ascii="Aptos" w:hAnsi="Aptos"/>
          <w:b/>
          <w:color w:val="1F3864"/>
          <w:sz w:val="18"/>
          <w:rPrChange w:id="2169" w:author="Microsoft Word" w:date="2026-09-09T14:54:00Z" w16du:dateUtc="2026-09-09T13:54:00Z">
            <w:rPr>
              <w:b/>
              <w:bCs/>
              <w:color w:val="1F3864"/>
            </w:rPr>
          </w:rPrChange>
        </w:rPr>
        <w:t>Common</w:t>
      </w:r>
      <w:r w:rsidR="00CE060C" w:rsidRPr="000D75C5">
        <w:rPr>
          <w:rFonts w:ascii="Aptos" w:hAnsi="Aptos"/>
          <w:b/>
          <w:color w:val="1F3864"/>
          <w:sz w:val="18"/>
          <w:rPrChange w:id="2170" w:author="Microsoft Word" w:date="2026-09-09T14:54:00Z" w16du:dateUtc="2026-09-09T13:54:00Z">
            <w:rPr>
              <w:b/>
              <w:bCs/>
              <w:color w:val="1F3864"/>
            </w:rPr>
          </w:rPrChange>
        </w:rPr>
        <w:t xml:space="preserve"> </w:t>
      </w:r>
      <w:r w:rsidR="004A7B6E" w:rsidRPr="000D75C5">
        <w:rPr>
          <w:rFonts w:ascii="Aptos" w:hAnsi="Aptos"/>
          <w:b/>
          <w:color w:val="1F3864"/>
          <w:sz w:val="18"/>
          <w:rPrChange w:id="2171" w:author="Microsoft Word" w:date="2026-09-09T14:54:00Z" w16du:dateUtc="2026-09-09T13:54:00Z">
            <w:rPr>
              <w:b/>
              <w:bCs/>
              <w:color w:val="1F3864"/>
            </w:rPr>
          </w:rPrChange>
        </w:rPr>
        <w:t xml:space="preserve">pitfall. </w:t>
      </w:r>
      <w:r w:rsidR="004A7B6E" w:rsidRPr="000D75C5">
        <w:rPr>
          <w:rFonts w:ascii="Aptos" w:hAnsi="Aptos"/>
          <w:sz w:val="18"/>
          <w:rPrChange w:id="2172" w:author="Microsoft Word" w:date="2026-09-09T14:54:00Z" w16du:dateUtc="2026-09-09T13:54:00Z">
            <w:rPr/>
          </w:rPrChange>
        </w:rPr>
        <w:t>Large</w:t>
      </w:r>
      <w:r w:rsidR="007B5EA1" w:rsidRPr="000D75C5">
        <w:rPr>
          <w:rFonts w:ascii="Aptos" w:hAnsi="Aptos"/>
          <w:sz w:val="18"/>
          <w:rPrChange w:id="2173" w:author="Microsoft Word" w:date="2026-09-09T14:54:00Z" w16du:dateUtc="2026-09-09T13:54:00Z">
            <w:rPr/>
          </w:rPrChange>
        </w:rPr>
        <w:t xml:space="preserve"> binaries on the bus; public or long-lived SAS URLs to the payload.</w:t>
      </w:r>
    </w:p>
    <w:p w14:paraId="050C2D43" w14:textId="42EB8FAF" w:rsidR="0095094A" w:rsidRPr="000D75C5" w:rsidRDefault="007B5EA1">
      <w:pPr>
        <w:spacing w:before="40" w:after="110" w:line="278" w:lineRule="auto"/>
        <w:ind w:left="360"/>
        <w:rPr>
          <w:rFonts w:ascii="Aptos" w:hAnsi="Aptos"/>
          <w:sz w:val="18"/>
          <w:rPrChange w:id="2174" w:author="Microsoft Word" w:date="2026-09-09T14:54:00Z" w16du:dateUtc="2026-09-09T13:54:00Z">
            <w:rPr/>
          </w:rPrChange>
        </w:rPr>
      </w:pPr>
      <w:r w:rsidRPr="000D75C5">
        <w:rPr>
          <w:rFonts w:ascii="Aptos" w:hAnsi="Aptos"/>
          <w:b/>
          <w:color w:val="1F3864"/>
          <w:sz w:val="18"/>
          <w:rPrChange w:id="2175" w:author="Microsoft Word" w:date="2026-09-09T14:02:00Z" w16du:dateUtc="2026-09-09T13:02:00Z">
            <w:rPr>
              <w:b/>
              <w:bCs/>
              <w:color w:val="1F3864"/>
            </w:rPr>
          </w:rPrChange>
        </w:rPr>
        <w:t xml:space="preserve">In practice. </w:t>
      </w:r>
      <w:r w:rsidR="00B14A99" w:rsidRPr="00B14A99">
        <w:rPr>
          <w:rFonts w:ascii="Aptos" w:hAnsi="Aptos"/>
          <w:sz w:val="18"/>
          <w:lang w:val="en-GB"/>
        </w:rPr>
        <w:t>A bordereau</w:t>
      </w:r>
      <w:r w:rsidR="00B14A99">
        <w:rPr>
          <w:rFonts w:ascii="Aptos" w:hAnsi="Aptos"/>
          <w:sz w:val="18"/>
          <w:lang w:val="en-GB"/>
        </w:rPr>
        <w:t>,</w:t>
      </w:r>
      <w:r w:rsidR="00B14A99" w:rsidRPr="00B14A99">
        <w:rPr>
          <w:rFonts w:ascii="Aptos" w:hAnsi="Aptos"/>
          <w:sz w:val="18"/>
          <w:lang w:val="en-GB"/>
        </w:rPr>
        <w:t xml:space="preserve"> claims file or other large business document exceeds recommended message sizes for direct transport through the messaging platform. The document is stored in Blob Storage, while a reference is distributed through Service Bus for downstream processing and orchestration</w:t>
      </w:r>
      <w:r w:rsidR="00B14A99">
        <w:rPr>
          <w:rFonts w:ascii="Aptos" w:hAnsi="Aptos"/>
          <w:sz w:val="18"/>
          <w:lang w:val="en-GB"/>
        </w:rPr>
        <w:t>.</w:t>
      </w:r>
    </w:p>
    <w:p w14:paraId="3F311E16" w14:textId="77777777" w:rsidR="0095094A" w:rsidRDefault="0095094A">
      <w:pPr>
        <w:spacing w:after="150"/>
      </w:pPr>
    </w:p>
    <w:p w14:paraId="5A5BF50D" w14:textId="15AF877C" w:rsidR="0095094A" w:rsidRPr="005F0377" w:rsidRDefault="006F419D">
      <w:pPr>
        <w:pStyle w:val="Heading3"/>
        <w:rPr>
          <w:rFonts w:ascii="Calibri heading" w:hAnsi="Calibri heading"/>
          <w:color w:val="2E5496"/>
          <w:lang w:val="en-US"/>
          <w:rPrChange w:id="2176" w:author="Microsoft Word" w:date="2026-09-09T14:54:00Z" w16du:dateUtc="2026-09-09T13:54:00Z">
            <w:rPr/>
          </w:rPrChange>
        </w:rPr>
      </w:pPr>
      <w:bookmarkStart w:id="2177" w:name="_Toc239852307"/>
      <w:bookmarkStart w:id="2178" w:name="_Toc239899880"/>
      <w:r w:rsidRPr="00440A9A">
        <w:rPr>
          <w:rFonts w:ascii="Calibri heading" w:hAnsi="Calibri heading"/>
          <w:color w:val="2E5496"/>
          <w:lang w:val="en-US"/>
        </w:rPr>
        <w:t>7</w:t>
      </w:r>
      <w:r w:rsidR="000514FA" w:rsidRPr="00440A9A">
        <w:rPr>
          <w:rFonts w:ascii="Calibri heading" w:hAnsi="Calibri heading"/>
          <w:color w:val="2E5496"/>
          <w:lang w:val="en-US"/>
        </w:rPr>
        <w:t>.4.5 Reliable</w:t>
      </w:r>
      <w:r w:rsidR="000514FA" w:rsidRPr="005F0377">
        <w:rPr>
          <w:rFonts w:ascii="Calibri heading" w:hAnsi="Calibri heading"/>
          <w:color w:val="2E5496"/>
          <w:lang w:val="en-US"/>
          <w:rPrChange w:id="2179" w:author="Microsoft Word" w:date="2026-09-09T14:54:00Z" w16du:dateUtc="2026-09-09T13:54:00Z">
            <w:rPr/>
          </w:rPrChange>
        </w:rPr>
        <w:t xml:space="preserve"> </w:t>
      </w:r>
      <w:r w:rsidR="000514FA" w:rsidRPr="00B14A99">
        <w:rPr>
          <w:rFonts w:ascii="Calibri heading" w:hAnsi="Calibri heading"/>
          <w:color w:val="2E5496"/>
          <w:lang w:val="en-US"/>
        </w:rPr>
        <w:t>messaging (</w:t>
      </w:r>
      <w:r w:rsidR="000514FA" w:rsidRPr="005F0377">
        <w:rPr>
          <w:rFonts w:ascii="Calibri heading" w:hAnsi="Calibri heading"/>
          <w:color w:val="2E5496"/>
          <w:lang w:val="en-US"/>
          <w:rPrChange w:id="2180" w:author="Microsoft Word" w:date="2026-09-09T14:54:00Z" w16du:dateUtc="2026-09-09T13:54:00Z">
            <w:rPr/>
          </w:rPrChange>
        </w:rPr>
        <w:t>SFINT9)</w:t>
      </w:r>
      <w:bookmarkEnd w:id="2177"/>
      <w:bookmarkEnd w:id="2178"/>
    </w:p>
    <w:p w14:paraId="14D4E35E" w14:textId="6EB50050" w:rsidR="0095094A" w:rsidRPr="000D75C5" w:rsidRDefault="007B5EA1">
      <w:pPr>
        <w:spacing w:before="10" w:after="90"/>
        <w:rPr>
          <w:rFonts w:ascii="Aptos" w:hAnsi="Aptos"/>
          <w:sz w:val="18"/>
          <w:rPrChange w:id="2181" w:author="Microsoft Word" w:date="2026-09-09T14:54:00Z" w16du:dateUtc="2026-09-09T13:54:00Z">
            <w:rPr/>
          </w:rPrChange>
        </w:rPr>
      </w:pPr>
      <w:r w:rsidRPr="000D75C5">
        <w:rPr>
          <w:rFonts w:ascii="Aptos" w:hAnsi="Aptos"/>
          <w:i/>
          <w:color w:val="5A6470"/>
          <w:sz w:val="18"/>
          <w:rPrChange w:id="2182" w:author="Microsoft Word" w:date="2026-09-09T14:54:00Z" w16du:dateUtc="2026-09-09T13:54:00Z">
            <w:rPr>
              <w:i/>
              <w:iCs/>
              <w:color w:val="5A6470"/>
            </w:rPr>
          </w:rPrChange>
        </w:rPr>
        <w:t xml:space="preserve">For business-critical </w:t>
      </w:r>
      <w:r w:rsidR="006A2566" w:rsidRPr="000D75C5">
        <w:rPr>
          <w:rFonts w:ascii="Aptos" w:hAnsi="Aptos"/>
          <w:i/>
          <w:color w:val="5A6470"/>
          <w:sz w:val="18"/>
          <w:rPrChange w:id="2183" w:author="Microsoft Word" w:date="2026-09-09T14:54:00Z" w16du:dateUtc="2026-09-09T13:54:00Z">
            <w:rPr>
              <w:i/>
              <w:iCs/>
              <w:color w:val="5A6470"/>
            </w:rPr>
          </w:rPrChange>
        </w:rPr>
        <w:t>messages</w:t>
      </w:r>
      <w:r w:rsidRPr="000D75C5">
        <w:rPr>
          <w:rFonts w:ascii="Aptos" w:hAnsi="Aptos"/>
          <w:i/>
          <w:color w:val="5A6470"/>
          <w:sz w:val="18"/>
          <w:rPrChange w:id="2184" w:author="Microsoft Word" w:date="2026-09-09T14:54:00Z" w16du:dateUtc="2026-09-09T13:54:00Z">
            <w:rPr>
              <w:i/>
              <w:iCs/>
              <w:color w:val="5A6470"/>
            </w:rPr>
          </w:rPrChange>
        </w:rPr>
        <w:t xml:space="preserve"> never </w:t>
      </w:r>
      <w:r w:rsidR="00D9131E" w:rsidRPr="000D75C5">
        <w:rPr>
          <w:rFonts w:ascii="Aptos" w:hAnsi="Aptos"/>
          <w:i/>
          <w:color w:val="5A6470"/>
          <w:sz w:val="18"/>
          <w:rPrChange w:id="2185" w:author="Microsoft Word" w:date="2026-09-09T14:54:00Z" w16du:dateUtc="2026-09-09T13:54:00Z">
            <w:rPr>
              <w:i/>
              <w:iCs/>
              <w:color w:val="5A6470"/>
            </w:rPr>
          </w:rPrChange>
        </w:rPr>
        <w:t>lost and</w:t>
      </w:r>
      <w:r w:rsidRPr="000D75C5">
        <w:rPr>
          <w:rFonts w:ascii="Aptos" w:hAnsi="Aptos"/>
          <w:i/>
          <w:color w:val="5A6470"/>
          <w:sz w:val="18"/>
          <w:rPrChange w:id="2186" w:author="Microsoft Word" w:date="2026-09-09T14:54:00Z" w16du:dateUtc="2026-09-09T13:54:00Z">
            <w:rPr>
              <w:i/>
              <w:iCs/>
              <w:color w:val="5A6470"/>
            </w:rPr>
          </w:rPrChange>
        </w:rPr>
        <w:t xml:space="preserve"> effectively processed once.</w:t>
      </w:r>
    </w:p>
    <w:p w14:paraId="4623595A" w14:textId="77777777" w:rsidR="0095094A" w:rsidRDefault="007B5EA1">
      <w:pPr>
        <w:spacing w:before="90" w:after="130"/>
        <w:jc w:val="center"/>
      </w:pPr>
      <w:r>
        <w:rPr>
          <w:noProof/>
        </w:rPr>
        <w:drawing>
          <wp:inline distT="0" distB="0" distL="0" distR="0" wp14:anchorId="0C4DD112" wp14:editId="205A4C59">
            <wp:extent cx="5191125" cy="723900"/>
            <wp:effectExtent l="19050" t="19050" r="19050" b="19050"/>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91125" cy="723900"/>
                    </a:xfrm>
                    <a:prstGeom prst="rect">
                      <a:avLst/>
                    </a:prstGeom>
                    <a:noFill/>
                    <a:ln w="9525">
                      <a:solidFill>
                        <a:srgbClr val="AEB6C2"/>
                      </a:solidFill>
                    </a:ln>
                  </pic:spPr>
                </pic:pic>
              </a:graphicData>
            </a:graphic>
          </wp:inline>
        </w:drawing>
      </w:r>
    </w:p>
    <w:p w14:paraId="5527A11E" w14:textId="10FDC990" w:rsidR="0095094A" w:rsidRPr="008F444E" w:rsidRDefault="007B5EA1">
      <w:pPr>
        <w:spacing w:before="40" w:after="110" w:line="278" w:lineRule="auto"/>
        <w:ind w:left="360"/>
        <w:rPr>
          <w:rFonts w:ascii="Aptos" w:hAnsi="Aptos"/>
          <w:sz w:val="18"/>
          <w:lang w:val="en-GB"/>
          <w:rPrChange w:id="2187" w:author="Microsoft Word" w:date="2026-09-09T14:54:00Z" w16du:dateUtc="2026-09-09T13:54:00Z">
            <w:rPr/>
          </w:rPrChange>
        </w:rPr>
      </w:pPr>
      <w:r w:rsidRPr="000D75C5">
        <w:rPr>
          <w:rFonts w:ascii="Aptos" w:hAnsi="Aptos"/>
          <w:b/>
          <w:color w:val="1F3864"/>
          <w:sz w:val="18"/>
          <w:rPrChange w:id="2188" w:author="Microsoft Word" w:date="2026-09-09T14:02:00Z" w16du:dateUtc="2026-09-09T13:02:00Z">
            <w:rPr>
              <w:b/>
              <w:bCs/>
              <w:color w:val="1F3864"/>
            </w:rPr>
          </w:rPrChange>
        </w:rPr>
        <w:t xml:space="preserve">Problem. </w:t>
      </w:r>
      <w:r w:rsidR="008F444E" w:rsidRPr="008F444E">
        <w:rPr>
          <w:rFonts w:ascii="Aptos" w:hAnsi="Aptos"/>
          <w:sz w:val="18"/>
          <w:lang w:val="en-GB"/>
        </w:rPr>
        <w:t>A messaging scenario requires reliable delivery and protection against duplicate processing, where message loss or repeated processing would result in operational, financial or data-integrity impacts</w:t>
      </w:r>
      <w:r w:rsidRPr="000D75C5">
        <w:rPr>
          <w:rFonts w:ascii="Aptos" w:hAnsi="Aptos"/>
          <w:sz w:val="18"/>
          <w:rPrChange w:id="2189" w:author="Microsoft Word" w:date="2026-09-09T14:02:00Z" w16du:dateUtc="2026-09-09T13:02:00Z">
            <w:rPr/>
          </w:rPrChange>
        </w:rPr>
        <w:t>.</w:t>
      </w:r>
    </w:p>
    <w:p w14:paraId="18C19CE5" w14:textId="0F128D66" w:rsidR="00D11311" w:rsidRDefault="007B5EA1" w:rsidP="00D11311">
      <w:pPr>
        <w:spacing w:before="40" w:after="110" w:line="278" w:lineRule="auto"/>
        <w:ind w:left="360"/>
        <w:rPr>
          <w:rFonts w:ascii="Aptos" w:hAnsi="Aptos"/>
          <w:sz w:val="18"/>
          <w:lang w:val="en-GB"/>
        </w:rPr>
      </w:pPr>
      <w:r w:rsidRPr="000D75C5">
        <w:rPr>
          <w:rFonts w:ascii="Aptos" w:hAnsi="Aptos"/>
          <w:b/>
          <w:color w:val="1F3864"/>
          <w:sz w:val="18"/>
          <w:rPrChange w:id="2190" w:author="Microsoft Word" w:date="2026-09-09T14:02:00Z" w16du:dateUtc="2026-09-09T13:02:00Z">
            <w:rPr>
              <w:b/>
              <w:bCs/>
              <w:color w:val="1F3864"/>
            </w:rPr>
          </w:rPrChange>
        </w:rPr>
        <w:t xml:space="preserve">Solution. </w:t>
      </w:r>
      <w:r w:rsidR="00D11311" w:rsidRPr="00D11311">
        <w:rPr>
          <w:rFonts w:ascii="Aptos" w:hAnsi="Aptos"/>
          <w:sz w:val="18"/>
          <w:lang w:val="en-GB"/>
        </w:rPr>
        <w:t>Use Service Bus with appropriate delivery controls, including duplicate detection and sessions where message ordering is required. Consumers should implement idempotent processing to safely handle redelivery scenarios. Where message publication must remain consistent with local state changes, a transactional outbox pattern should be considered. Exactly-once outcomes are achieved through at-least-once delivery combined with idempotent processing</w:t>
      </w:r>
      <w:r w:rsidR="009342DE">
        <w:rPr>
          <w:rFonts w:ascii="Aptos" w:hAnsi="Aptos"/>
          <w:sz w:val="18"/>
          <w:lang w:val="en-GB"/>
        </w:rPr>
        <w:t>.</w:t>
      </w:r>
    </w:p>
    <w:p w14:paraId="100C4800" w14:textId="109B10E0" w:rsidR="0095094A" w:rsidRPr="000D75C5" w:rsidRDefault="007B5EA1">
      <w:pPr>
        <w:spacing w:before="40" w:after="110" w:line="278" w:lineRule="auto"/>
        <w:ind w:left="360"/>
        <w:rPr>
          <w:rFonts w:ascii="Aptos" w:hAnsi="Aptos"/>
          <w:sz w:val="18"/>
          <w:rPrChange w:id="2191" w:author="Microsoft Word" w:date="2026-09-09T14:54:00Z" w16du:dateUtc="2026-09-09T13:54:00Z">
            <w:rPr/>
          </w:rPrChange>
        </w:rPr>
      </w:pPr>
      <w:r w:rsidRPr="000D75C5">
        <w:rPr>
          <w:rFonts w:ascii="Aptos" w:hAnsi="Aptos"/>
          <w:b/>
          <w:color w:val="1F3864"/>
          <w:sz w:val="18"/>
          <w:rPrChange w:id="2192" w:author="Microsoft Word" w:date="2026-09-09T14:54:00Z" w16du:dateUtc="2026-09-09T13:54:00Z">
            <w:rPr>
              <w:b/>
              <w:bCs/>
              <w:color w:val="1F3864"/>
            </w:rPr>
          </w:rPrChange>
        </w:rPr>
        <w:t xml:space="preserve">Use it when. </w:t>
      </w:r>
      <w:r w:rsidR="007B43C2" w:rsidRPr="000D75C5">
        <w:rPr>
          <w:rFonts w:ascii="Aptos" w:hAnsi="Aptos"/>
          <w:sz w:val="18"/>
          <w:rPrChange w:id="2193" w:author="Microsoft Word" w:date="2026-09-09T14:54:00Z" w16du:dateUtc="2026-09-09T13:54:00Z">
            <w:rPr/>
          </w:rPrChange>
        </w:rPr>
        <w:t xml:space="preserve">Message </w:t>
      </w:r>
      <w:r w:rsidRPr="000D75C5">
        <w:rPr>
          <w:rFonts w:ascii="Aptos" w:hAnsi="Aptos"/>
          <w:sz w:val="18"/>
          <w:rPrChange w:id="2194" w:author="Microsoft Word" w:date="2026-09-09T14:54:00Z" w16du:dateUtc="2026-09-09T13:54:00Z">
            <w:rPr/>
          </w:rPrChange>
        </w:rPr>
        <w:t xml:space="preserve">loss or double-processing has </w:t>
      </w:r>
      <w:r w:rsidR="007B43C2" w:rsidRPr="000D75C5">
        <w:rPr>
          <w:rFonts w:ascii="Aptos" w:hAnsi="Aptos"/>
          <w:sz w:val="18"/>
          <w:rPrChange w:id="2195" w:author="Microsoft Word" w:date="2026-09-09T14:02:00Z" w16du:dateUtc="2026-09-09T13:02:00Z">
            <w:rPr/>
          </w:rPrChange>
        </w:rPr>
        <w:t>real</w:t>
      </w:r>
      <w:r w:rsidRPr="000D75C5">
        <w:rPr>
          <w:rFonts w:ascii="Aptos" w:hAnsi="Aptos"/>
          <w:sz w:val="18"/>
          <w:rPrChange w:id="2196" w:author="Microsoft Word" w:date="2026-09-09T14:54:00Z" w16du:dateUtc="2026-09-09T13:54:00Z">
            <w:rPr/>
          </w:rPrChange>
        </w:rPr>
        <w:t xml:space="preserve"> financial or data-integrity impact.</w:t>
      </w:r>
    </w:p>
    <w:p w14:paraId="4232DEA0" w14:textId="218C80F6" w:rsidR="0095094A" w:rsidRPr="000D75C5" w:rsidRDefault="007B5EA1">
      <w:pPr>
        <w:spacing w:before="40" w:after="110" w:line="278" w:lineRule="auto"/>
        <w:ind w:left="360"/>
        <w:rPr>
          <w:rFonts w:ascii="Aptos" w:hAnsi="Aptos"/>
          <w:sz w:val="18"/>
          <w:rPrChange w:id="2197" w:author="Microsoft Word" w:date="2026-09-09T14:54:00Z" w16du:dateUtc="2026-09-09T13:54:00Z">
            <w:rPr/>
          </w:rPrChange>
        </w:rPr>
      </w:pPr>
      <w:r w:rsidRPr="000D75C5">
        <w:rPr>
          <w:rFonts w:ascii="Aptos" w:hAnsi="Aptos"/>
          <w:b/>
          <w:color w:val="1F3864"/>
          <w:sz w:val="18"/>
          <w:rPrChange w:id="2198" w:author="Microsoft Word" w:date="2026-09-09T14:54:00Z" w16du:dateUtc="2026-09-09T13:54:00Z">
            <w:rPr>
              <w:b/>
              <w:bCs/>
              <w:color w:val="1F3864"/>
            </w:rPr>
          </w:rPrChange>
        </w:rPr>
        <w:t xml:space="preserve">Avoid it when. </w:t>
      </w:r>
      <w:r w:rsidR="00310AC9" w:rsidRPr="000D75C5">
        <w:rPr>
          <w:rFonts w:ascii="Aptos" w:hAnsi="Aptos"/>
          <w:sz w:val="18"/>
          <w:rPrChange w:id="2199" w:author="Microsoft Word" w:date="2026-09-09T14:54:00Z" w16du:dateUtc="2026-09-09T13:54:00Z">
            <w:rPr/>
          </w:rPrChange>
        </w:rPr>
        <w:t xml:space="preserve">The </w:t>
      </w:r>
      <w:r w:rsidRPr="000D75C5">
        <w:rPr>
          <w:rFonts w:ascii="Aptos" w:hAnsi="Aptos"/>
          <w:sz w:val="18"/>
          <w:rPrChange w:id="2200" w:author="Microsoft Word" w:date="2026-09-09T14:54:00Z" w16du:dateUtc="2026-09-09T13:54:00Z">
            <w:rPr/>
          </w:rPrChange>
        </w:rPr>
        <w:t>notification is best-effort and replaceable, use Event Grid.</w:t>
      </w:r>
    </w:p>
    <w:p w14:paraId="34936F10" w14:textId="2218F3B7" w:rsidR="0095094A" w:rsidRPr="00452848" w:rsidRDefault="007B5EA1">
      <w:pPr>
        <w:spacing w:before="40" w:after="110" w:line="278" w:lineRule="auto"/>
        <w:ind w:left="360"/>
        <w:rPr>
          <w:rFonts w:ascii="Aptos" w:hAnsi="Aptos"/>
          <w:sz w:val="18"/>
          <w:lang w:val="en-GB"/>
          <w:rPrChange w:id="2201" w:author="Microsoft Word" w:date="2026-09-09T14:54:00Z" w16du:dateUtc="2026-09-09T13:54:00Z">
            <w:rPr/>
          </w:rPrChange>
        </w:rPr>
      </w:pPr>
      <w:r w:rsidRPr="000D75C5">
        <w:rPr>
          <w:rFonts w:ascii="Aptos" w:hAnsi="Aptos"/>
          <w:b/>
          <w:color w:val="1F3864"/>
          <w:sz w:val="18"/>
          <w:rPrChange w:id="2202" w:author="Microsoft Word" w:date="2026-09-09T14:02:00Z" w16du:dateUtc="2026-09-09T13:02:00Z">
            <w:rPr>
              <w:b/>
              <w:bCs/>
              <w:color w:val="1F3864"/>
            </w:rPr>
          </w:rPrChange>
        </w:rPr>
        <w:t xml:space="preserve">Risks and considerations. </w:t>
      </w:r>
      <w:r w:rsidR="00452848" w:rsidRPr="00452848">
        <w:rPr>
          <w:rFonts w:ascii="Aptos" w:hAnsi="Aptos"/>
          <w:sz w:val="18"/>
          <w:lang w:val="en-GB"/>
        </w:rPr>
        <w:t>Duplicate-detection windows are finite; idempotent processing should remain the primary protection against duplicate message handling. Capacity and resilience should align to the required service level</w:t>
      </w:r>
      <w:r w:rsidRPr="000D75C5">
        <w:rPr>
          <w:rFonts w:ascii="Aptos" w:hAnsi="Aptos"/>
          <w:sz w:val="18"/>
          <w:rPrChange w:id="2203" w:author="Microsoft Word" w:date="2026-09-09T14:02:00Z" w16du:dateUtc="2026-09-09T13:02:00Z">
            <w:rPr/>
          </w:rPrChange>
        </w:rPr>
        <w:t>.</w:t>
      </w:r>
    </w:p>
    <w:p w14:paraId="17188D2F" w14:textId="4C73E0C6" w:rsidR="0095094A" w:rsidRPr="000D75C5" w:rsidRDefault="007B5EA1">
      <w:pPr>
        <w:spacing w:before="40" w:after="110" w:line="278" w:lineRule="auto"/>
        <w:ind w:left="360"/>
        <w:rPr>
          <w:rFonts w:ascii="Aptos" w:hAnsi="Aptos"/>
          <w:sz w:val="18"/>
          <w:rPrChange w:id="2204" w:author="Microsoft Word" w:date="2026-09-09T14:54:00Z" w16du:dateUtc="2026-09-09T13:54:00Z">
            <w:rPr/>
          </w:rPrChange>
        </w:rPr>
      </w:pPr>
      <w:r w:rsidRPr="000D75C5">
        <w:rPr>
          <w:rFonts w:ascii="Aptos" w:hAnsi="Aptos"/>
          <w:b/>
          <w:color w:val="1F3864"/>
          <w:sz w:val="18"/>
          <w:rPrChange w:id="2205" w:author="Microsoft Word" w:date="2026-09-09T14:54:00Z" w16du:dateUtc="2026-09-09T13:54:00Z">
            <w:rPr>
              <w:b/>
              <w:bCs/>
              <w:color w:val="1F3864"/>
            </w:rPr>
          </w:rPrChange>
        </w:rPr>
        <w:t xml:space="preserve">Security boundary. </w:t>
      </w:r>
      <w:r w:rsidRPr="000D75C5">
        <w:rPr>
          <w:rFonts w:ascii="Aptos" w:hAnsi="Aptos"/>
          <w:sz w:val="18"/>
          <w:rPrChange w:id="2206" w:author="Microsoft Word" w:date="2026-09-09T14:54:00Z" w16du:dateUtc="2026-09-09T13:54:00Z">
            <w:rPr/>
          </w:rPrChange>
        </w:rPr>
        <w:t>Service Bus and consumer in spokes, internal. Within Azure: Private Endpoint, managed identity, TLS</w:t>
      </w:r>
      <w:r w:rsidR="00515A8D" w:rsidRPr="000D75C5">
        <w:rPr>
          <w:rFonts w:ascii="Aptos" w:hAnsi="Aptos"/>
          <w:sz w:val="18"/>
          <w:rPrChange w:id="2207" w:author="Microsoft Word" w:date="2026-09-09T14:54:00Z" w16du:dateUtc="2026-09-09T13:54:00Z">
            <w:rPr/>
          </w:rPrChange>
        </w:rPr>
        <w:t>,</w:t>
      </w:r>
      <w:r w:rsidRPr="000D75C5">
        <w:rPr>
          <w:rFonts w:ascii="Aptos" w:hAnsi="Aptos"/>
          <w:sz w:val="18"/>
          <w:rPrChange w:id="2208" w:author="Microsoft Word" w:date="2026-09-09T14:54:00Z" w16du:dateUtc="2026-09-09T13:54:00Z">
            <w:rPr/>
          </w:rPrChange>
        </w:rPr>
        <w:t xml:space="preserve"> idempotency keys carry no secrets. Outside Azure: none.</w:t>
      </w:r>
    </w:p>
    <w:p w14:paraId="23ED0BC8" w14:textId="5A364665" w:rsidR="0095094A" w:rsidRPr="00DB29D0" w:rsidRDefault="00D47B36">
      <w:pPr>
        <w:spacing w:before="40" w:after="110" w:line="278" w:lineRule="auto"/>
        <w:ind w:left="360"/>
        <w:rPr>
          <w:rFonts w:ascii="Aptos" w:hAnsi="Aptos"/>
          <w:sz w:val="18"/>
          <w:lang w:val="en-GB"/>
          <w:rPrChange w:id="2209" w:author="Microsoft Word" w:date="2026-09-09T14:54:00Z" w16du:dateUtc="2026-09-09T13:54:00Z">
            <w:rPr/>
          </w:rPrChange>
        </w:rPr>
      </w:pPr>
      <w:r w:rsidRPr="000D75C5">
        <w:rPr>
          <w:rFonts w:ascii="Aptos" w:hAnsi="Aptos"/>
          <w:b/>
          <w:color w:val="1F3864"/>
          <w:sz w:val="18"/>
          <w:rPrChange w:id="2210" w:author="Microsoft Word" w:date="2026-09-09T14:02:00Z" w16du:dateUtc="2026-09-09T13:02:00Z">
            <w:rPr>
              <w:b/>
              <w:bCs/>
              <w:color w:val="1F3864"/>
            </w:rPr>
          </w:rPrChange>
        </w:rPr>
        <w:t>Common</w:t>
      </w:r>
      <w:r w:rsidR="00CE060C" w:rsidRPr="000D75C5">
        <w:rPr>
          <w:rFonts w:ascii="Aptos" w:hAnsi="Aptos"/>
          <w:b/>
          <w:color w:val="1F3864"/>
          <w:sz w:val="18"/>
          <w:rPrChange w:id="2211" w:author="Microsoft Word" w:date="2026-09-09T14:02:00Z" w16du:dateUtc="2026-09-09T13:02:00Z">
            <w:rPr>
              <w:b/>
              <w:bCs/>
              <w:color w:val="1F3864"/>
            </w:rPr>
          </w:rPrChange>
        </w:rPr>
        <w:t xml:space="preserve"> pitfall.</w:t>
      </w:r>
      <w:r w:rsidR="007B5EA1" w:rsidRPr="000D75C5">
        <w:rPr>
          <w:rFonts w:ascii="Aptos" w:hAnsi="Aptos"/>
          <w:b/>
          <w:color w:val="1F3864"/>
          <w:sz w:val="18"/>
          <w:rPrChange w:id="2212" w:author="Microsoft Word" w:date="2026-09-09T14:02:00Z" w16du:dateUtc="2026-09-09T13:02:00Z">
            <w:rPr>
              <w:b/>
              <w:bCs/>
              <w:color w:val="1F3864"/>
            </w:rPr>
          </w:rPrChange>
        </w:rPr>
        <w:t xml:space="preserve"> </w:t>
      </w:r>
      <w:r w:rsidR="00DB29D0" w:rsidRPr="00DB29D0">
        <w:rPr>
          <w:rFonts w:ascii="Aptos" w:hAnsi="Aptos"/>
          <w:sz w:val="18"/>
          <w:lang w:val="en-GB"/>
        </w:rPr>
        <w:t>Assuming transport-level exactly-once delivery guarantees and implementing consumers without idempotent processing controls</w:t>
      </w:r>
      <w:r w:rsidR="007B5EA1" w:rsidRPr="000D75C5">
        <w:rPr>
          <w:rFonts w:ascii="Aptos" w:hAnsi="Aptos"/>
          <w:sz w:val="18"/>
          <w:rPrChange w:id="2213" w:author="Microsoft Word" w:date="2026-09-09T14:02:00Z" w16du:dateUtc="2026-09-09T13:02:00Z">
            <w:rPr/>
          </w:rPrChange>
        </w:rPr>
        <w:t>.</w:t>
      </w:r>
    </w:p>
    <w:p w14:paraId="57E9CAFA" w14:textId="6FC27A15" w:rsidR="0095094A" w:rsidRPr="007B632C" w:rsidRDefault="007B5EA1">
      <w:pPr>
        <w:spacing w:before="40" w:after="110" w:line="278" w:lineRule="auto"/>
        <w:ind w:left="360"/>
        <w:rPr>
          <w:rFonts w:ascii="Aptos" w:hAnsi="Aptos"/>
          <w:sz w:val="18"/>
          <w:lang w:val="en-GB"/>
          <w:rPrChange w:id="2214" w:author="Microsoft Word" w:date="2026-09-09T14:54:00Z" w16du:dateUtc="2026-09-09T13:54:00Z">
            <w:rPr/>
          </w:rPrChange>
        </w:rPr>
      </w:pPr>
      <w:r w:rsidRPr="000D75C5">
        <w:rPr>
          <w:rFonts w:ascii="Aptos" w:hAnsi="Aptos"/>
          <w:b/>
          <w:color w:val="1F3864"/>
          <w:sz w:val="18"/>
          <w:rPrChange w:id="2215" w:author="Microsoft Word" w:date="2026-09-09T14:02:00Z" w16du:dateUtc="2026-09-09T13:02:00Z">
            <w:rPr>
              <w:b/>
              <w:bCs/>
              <w:color w:val="1F3864"/>
            </w:rPr>
          </w:rPrChange>
        </w:rPr>
        <w:t xml:space="preserve">In practice. </w:t>
      </w:r>
      <w:r w:rsidR="007B632C" w:rsidRPr="007B632C">
        <w:rPr>
          <w:rFonts w:ascii="Aptos" w:hAnsi="Aptos"/>
          <w:sz w:val="18"/>
          <w:lang w:val="en-GB"/>
        </w:rPr>
        <w:t>A financial or policy-processing workflow requires reliable message delivery and protection against duplicate processing. Service Bus provides durable message handling, while consumers use idempotent processing to ensure a message can be safely reprocessed without introducing duplicate business outcomes</w:t>
      </w:r>
      <w:r w:rsidRPr="000D75C5">
        <w:rPr>
          <w:rFonts w:ascii="Aptos" w:hAnsi="Aptos"/>
          <w:sz w:val="18"/>
          <w:rPrChange w:id="2216" w:author="Microsoft Word" w:date="2026-09-09T14:02:00Z" w16du:dateUtc="2026-09-09T13:02:00Z">
            <w:rPr/>
          </w:rPrChange>
        </w:rPr>
        <w:t>.</w:t>
      </w:r>
    </w:p>
    <w:p w14:paraId="3F1CB20F" w14:textId="77777777" w:rsidR="0095094A" w:rsidRDefault="0095094A">
      <w:pPr>
        <w:spacing w:after="150"/>
      </w:pPr>
    </w:p>
    <w:p w14:paraId="4AE7D01A" w14:textId="3BD67271" w:rsidR="0095094A" w:rsidRPr="005F0377" w:rsidRDefault="006F419D">
      <w:pPr>
        <w:pStyle w:val="Heading3"/>
        <w:rPr>
          <w:rFonts w:ascii="Calibri heading" w:hAnsi="Calibri heading"/>
          <w:color w:val="2E5496"/>
          <w:lang w:val="en-US"/>
          <w:rPrChange w:id="2217" w:author="Microsoft Word" w:date="2026-09-09T14:54:00Z" w16du:dateUtc="2026-09-09T13:54:00Z">
            <w:rPr/>
          </w:rPrChange>
        </w:rPr>
      </w:pPr>
      <w:bookmarkStart w:id="2218" w:name="_Toc239852308"/>
      <w:bookmarkStart w:id="2219" w:name="_Toc239899881"/>
      <w:r w:rsidRPr="00440A9A">
        <w:rPr>
          <w:rFonts w:ascii="Calibri heading" w:hAnsi="Calibri heading"/>
          <w:color w:val="2E5496"/>
          <w:lang w:val="en-US"/>
        </w:rPr>
        <w:t>7</w:t>
      </w:r>
      <w:r w:rsidR="000514FA" w:rsidRPr="00440A9A">
        <w:rPr>
          <w:rFonts w:ascii="Calibri heading" w:hAnsi="Calibri heading"/>
          <w:color w:val="2E5496"/>
          <w:lang w:val="en-US"/>
        </w:rPr>
        <w:t>.4.6 Scheduled</w:t>
      </w:r>
      <w:r w:rsidR="000514FA" w:rsidRPr="005F0377">
        <w:rPr>
          <w:rFonts w:ascii="Calibri heading" w:hAnsi="Calibri heading"/>
          <w:color w:val="2E5496"/>
          <w:lang w:val="en-US"/>
          <w:rPrChange w:id="2220" w:author="Microsoft Word" w:date="2026-09-09T14:54:00Z" w16du:dateUtc="2026-09-09T13:54:00Z">
            <w:rPr/>
          </w:rPrChange>
        </w:rPr>
        <w:t xml:space="preserve"> / timed trigger (SFINT10)</w:t>
      </w:r>
      <w:bookmarkEnd w:id="2218"/>
      <w:bookmarkEnd w:id="2219"/>
    </w:p>
    <w:p w14:paraId="3A274971" w14:textId="77777777" w:rsidR="0095094A" w:rsidRDefault="007B5EA1">
      <w:pPr>
        <w:spacing w:before="10" w:after="90"/>
      </w:pPr>
      <w:r>
        <w:rPr>
          <w:i/>
          <w:iCs/>
          <w:color w:val="5A6470"/>
        </w:rPr>
        <w:t>Kick off integration work on a clock when there is no event to react to.</w:t>
      </w:r>
    </w:p>
    <w:p w14:paraId="10393F48" w14:textId="42E27536" w:rsidR="0095094A" w:rsidRDefault="00AD46BF">
      <w:pPr>
        <w:spacing w:before="90" w:after="130"/>
        <w:jc w:val="center"/>
        <w:rPr>
          <w:ins w:id="2221" w:author="Puneet Kumar - Chaucer" w:date="2026-09-09T21:48:00Z" w16du:dateUtc="2026-09-09T20:48:00Z"/>
        </w:rPr>
      </w:pPr>
      <w:del w:id="2222" w:author="Puneet Kumar - Chaucer" w:date="2026-09-09T21:48:00Z" w16du:dateUtc="2026-09-09T20:48:00Z">
        <w:r w:rsidRPr="00AD46BF">
          <w:rPr>
            <w:noProof/>
          </w:rPr>
          <w:drawing>
            <wp:inline distT="0" distB="0" distL="0" distR="0" wp14:anchorId="24A144DE" wp14:editId="427B2431">
              <wp:extent cx="5731510" cy="1942465"/>
              <wp:effectExtent l="19050" t="19050" r="21590" b="19685"/>
              <wp:docPr id="173477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72537" name=""/>
                      <pic:cNvPicPr/>
                    </pic:nvPicPr>
                    <pic:blipFill>
                      <a:blip r:embed="rId35"/>
                      <a:stretch>
                        <a:fillRect/>
                      </a:stretch>
                    </pic:blipFill>
                    <pic:spPr>
                      <a:xfrm>
                        <a:off x="0" y="0"/>
                        <a:ext cx="5731510" cy="1942465"/>
                      </a:xfrm>
                      <a:prstGeom prst="rect">
                        <a:avLst/>
                      </a:prstGeom>
                      <a:ln w="9525">
                        <a:solidFill>
                          <a:srgbClr val="AEB6C2"/>
                        </a:solidFill>
                      </a:ln>
                    </pic:spPr>
                  </pic:pic>
                </a:graphicData>
              </a:graphic>
            </wp:inline>
          </w:drawing>
        </w:r>
      </w:del>
    </w:p>
    <w:p w14:paraId="17A2343D" w14:textId="18094FBD" w:rsidR="00C23984" w:rsidRDefault="00C23984">
      <w:pPr>
        <w:spacing w:before="90" w:after="130"/>
        <w:jc w:val="center"/>
      </w:pPr>
      <w:ins w:id="2223" w:author="Puneet Kumar - Chaucer" w:date="2026-09-09T21:48:00Z" w16du:dateUtc="2026-09-09T20:48:00Z">
        <w:r>
          <w:rPr>
            <w:noProof/>
          </w:rPr>
          <w:drawing>
            <wp:inline distT="0" distB="0" distL="0" distR="0" wp14:anchorId="3844D024" wp14:editId="42F1BDAF">
              <wp:extent cx="5191125" cy="847725"/>
              <wp:effectExtent l="0" t="0" r="0" b="0"/>
              <wp:docPr id="21"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94215517"/>
                      <pic:cNvPicPr>
                        <a:picLocks noChangeAspect="1" noChangeArrowheads="1"/>
                      </pic:cNvPicPr>
                    </pic:nvPicPr>
                    <pic:blipFill>
                      <a:blip r:embed="rId36"/>
                      <a:stretch>
                        <a:fillRect/>
                      </a:stretch>
                    </pic:blipFill>
                    <pic:spPr bwMode="auto">
                      <a:xfrm>
                        <a:off x="0" y="0"/>
                        <a:ext cx="5191125" cy="847725"/>
                      </a:xfrm>
                      <a:prstGeom prst="rect">
                        <a:avLst/>
                      </a:prstGeom>
                      <a:ln w="9525">
                        <a:solidFill>
                          <a:srgbClr val="AEB6C2"/>
                        </a:solidFill>
                      </a:ln>
                    </pic:spPr>
                  </pic:pic>
                </a:graphicData>
              </a:graphic>
            </wp:inline>
          </w:drawing>
        </w:r>
      </w:ins>
    </w:p>
    <w:p w14:paraId="7F3D6EB7" w14:textId="5B831465" w:rsidR="0095094A" w:rsidRPr="00766693" w:rsidRDefault="007B5EA1">
      <w:pPr>
        <w:spacing w:before="40" w:after="110" w:line="278" w:lineRule="auto"/>
        <w:ind w:left="360"/>
        <w:rPr>
          <w:rFonts w:ascii="Aptos" w:hAnsi="Aptos"/>
          <w:sz w:val="18"/>
          <w:lang w:val="en-GB"/>
          <w:rPrChange w:id="2224" w:author="Microsoft Word" w:date="2026-09-09T14:54:00Z" w16du:dateUtc="2026-09-09T13:54:00Z">
            <w:rPr/>
          </w:rPrChange>
        </w:rPr>
      </w:pPr>
      <w:r w:rsidRPr="000D75C5">
        <w:rPr>
          <w:rFonts w:ascii="Aptos" w:hAnsi="Aptos"/>
          <w:b/>
          <w:color w:val="1F3864"/>
          <w:sz w:val="18"/>
          <w:rPrChange w:id="2225" w:author="Microsoft Word" w:date="2026-09-09T14:02:00Z" w16du:dateUtc="2026-09-09T13:02:00Z">
            <w:rPr>
              <w:b/>
              <w:bCs/>
              <w:color w:val="1F3864"/>
            </w:rPr>
          </w:rPrChange>
        </w:rPr>
        <w:t xml:space="preserve">Problem. </w:t>
      </w:r>
      <w:r w:rsidR="00766693" w:rsidRPr="00766693">
        <w:rPr>
          <w:rFonts w:ascii="Aptos" w:hAnsi="Aptos"/>
          <w:sz w:val="18"/>
          <w:lang w:val="en-GB"/>
        </w:rPr>
        <w:t>Certain integrations are inherently time-based and require execution on a defined schedule. In these scenarios, event-driven approaches may not be available or appropriate</w:t>
      </w:r>
      <w:r w:rsidRPr="000D75C5">
        <w:rPr>
          <w:rFonts w:ascii="Aptos" w:hAnsi="Aptos"/>
          <w:sz w:val="18"/>
          <w:rPrChange w:id="2226" w:author="Microsoft Word" w:date="2026-09-09T14:02:00Z" w16du:dateUtc="2026-09-09T13:02:00Z">
            <w:rPr/>
          </w:rPrChange>
        </w:rPr>
        <w:t>.</w:t>
      </w:r>
    </w:p>
    <w:p w14:paraId="6F7554B3" w14:textId="34CD5063" w:rsidR="0095094A" w:rsidRDefault="007B5EA1" w:rsidP="00DA620F">
      <w:pPr>
        <w:spacing w:before="40" w:after="110" w:line="278" w:lineRule="auto"/>
        <w:ind w:left="360"/>
      </w:pPr>
      <w:r w:rsidRPr="000D75C5">
        <w:rPr>
          <w:rFonts w:ascii="Aptos" w:hAnsi="Aptos"/>
          <w:b/>
          <w:color w:val="1F3864"/>
          <w:sz w:val="18"/>
          <w:rPrChange w:id="2227" w:author="Microsoft Word" w:date="2026-09-09T14:54:00Z" w16du:dateUtc="2026-09-09T13:54:00Z">
            <w:rPr>
              <w:b/>
              <w:bCs/>
              <w:color w:val="1F3864"/>
            </w:rPr>
          </w:rPrChange>
        </w:rPr>
        <w:t xml:space="preserve">Solution. </w:t>
      </w:r>
      <w:commentRangeStart w:id="2228"/>
      <w:commentRangeStart w:id="2229"/>
      <w:r w:rsidRPr="000D75C5">
        <w:rPr>
          <w:rFonts w:ascii="Aptos" w:hAnsi="Aptos"/>
          <w:sz w:val="18"/>
          <w:rPrChange w:id="2230" w:author="Microsoft Word" w:date="2026-09-09T14:54:00Z" w16du:dateUtc="2026-09-09T13:54:00Z">
            <w:rPr/>
          </w:rPrChange>
        </w:rPr>
        <w:t>A Logic App (Standard</w:t>
      </w:r>
      <w:r w:rsidRPr="000D75C5">
        <w:rPr>
          <w:rFonts w:ascii="Aptos" w:hAnsi="Aptos"/>
          <w:sz w:val="18"/>
          <w:rPrChange w:id="2231" w:author="Microsoft Word" w:date="2026-09-09T14:02:00Z" w16du:dateUtc="2026-09-09T13:02:00Z">
            <w:rPr/>
          </w:rPrChange>
        </w:rPr>
        <w:t>)</w:t>
      </w:r>
      <w:r w:rsidR="00534FDF">
        <w:rPr>
          <w:rFonts w:ascii="Aptos" w:hAnsi="Aptos"/>
          <w:sz w:val="18"/>
        </w:rPr>
        <w:t>/Function r</w:t>
      </w:r>
      <w:r w:rsidRPr="000D75C5">
        <w:rPr>
          <w:rFonts w:ascii="Aptos" w:hAnsi="Aptos"/>
          <w:sz w:val="18"/>
          <w:rPrChange w:id="2232" w:author="Microsoft Word" w:date="2026-09-09T14:02:00Z" w16du:dateUtc="2026-09-09T13:02:00Z">
            <w:rPr/>
          </w:rPrChange>
        </w:rPr>
        <w:t>ecurrence trigger</w:t>
      </w:r>
      <w:r w:rsidR="00534FDF">
        <w:rPr>
          <w:rFonts w:ascii="Aptos" w:hAnsi="Aptos"/>
          <w:sz w:val="18"/>
        </w:rPr>
        <w:t xml:space="preserve"> or </w:t>
      </w:r>
      <w:r w:rsidR="009305B0">
        <w:rPr>
          <w:rFonts w:ascii="Aptos" w:hAnsi="Aptos"/>
          <w:sz w:val="18"/>
        </w:rPr>
        <w:t>web job</w:t>
      </w:r>
      <w:r w:rsidRPr="000D75C5">
        <w:rPr>
          <w:rFonts w:ascii="Aptos" w:hAnsi="Aptos"/>
          <w:sz w:val="18"/>
          <w:rPrChange w:id="2233" w:author="Microsoft Word" w:date="2026-09-09T14:54:00Z" w16du:dateUtc="2026-09-09T13:54:00Z">
            <w:rPr/>
          </w:rPrChange>
        </w:rPr>
        <w:t xml:space="preserve"> </w:t>
      </w:r>
      <w:commentRangeEnd w:id="2228"/>
      <w:r w:rsidR="00EC3228" w:rsidRPr="000D75C5">
        <w:rPr>
          <w:rStyle w:val="CommentReference"/>
          <w:rFonts w:ascii="Aptos" w:hAnsi="Aptos"/>
          <w:sz w:val="18"/>
          <w:szCs w:val="21"/>
          <w:rPrChange w:id="2234" w:author="Microsoft Word" w:date="2026-09-09T14:54:00Z" w16du:dateUtc="2026-09-09T13:54:00Z">
            <w:rPr>
              <w:rStyle w:val="CommentReference"/>
              <w:sz w:val="21"/>
              <w:szCs w:val="21"/>
            </w:rPr>
          </w:rPrChange>
        </w:rPr>
        <w:commentReference w:id="2228"/>
      </w:r>
      <w:commentRangeEnd w:id="2229"/>
      <w:r w:rsidR="00356872" w:rsidRPr="000D75C5">
        <w:rPr>
          <w:rStyle w:val="CommentReference"/>
          <w:rFonts w:ascii="Aptos" w:hAnsi="Aptos"/>
          <w:sz w:val="18"/>
          <w:szCs w:val="21"/>
          <w:rPrChange w:id="2235" w:author="Microsoft Word" w:date="2026-09-09T14:54:00Z" w16du:dateUtc="2026-09-09T13:54:00Z">
            <w:rPr>
              <w:rStyle w:val="CommentReference"/>
              <w:sz w:val="21"/>
              <w:szCs w:val="21"/>
            </w:rPr>
          </w:rPrChange>
        </w:rPr>
        <w:commentReference w:id="2229"/>
      </w:r>
      <w:r w:rsidRPr="000D75C5">
        <w:rPr>
          <w:rFonts w:ascii="Aptos" w:hAnsi="Aptos"/>
          <w:sz w:val="18"/>
          <w:rPrChange w:id="2236" w:author="Microsoft Word" w:date="2026-09-09T14:54:00Z" w16du:dateUtc="2026-09-09T13:54:00Z">
            <w:rPr/>
          </w:rPrChange>
        </w:rPr>
        <w:t xml:space="preserve">fires on a schedule and runs the work, calling a Function or dropping messages on Service Bus for downstream processing. </w:t>
      </w:r>
    </w:p>
    <w:p w14:paraId="033F3DFC" w14:textId="666D55F2" w:rsidR="0095094A" w:rsidRPr="000D75C5" w:rsidRDefault="007B5EA1">
      <w:pPr>
        <w:spacing w:before="40" w:after="110" w:line="278" w:lineRule="auto"/>
        <w:ind w:left="360"/>
        <w:rPr>
          <w:rFonts w:ascii="Aptos" w:hAnsi="Aptos"/>
          <w:sz w:val="18"/>
          <w:rPrChange w:id="2237" w:author="Microsoft Word" w:date="2026-09-09T14:54:00Z" w16du:dateUtc="2026-09-09T13:54:00Z">
            <w:rPr/>
          </w:rPrChange>
        </w:rPr>
      </w:pPr>
      <w:r w:rsidRPr="000D75C5">
        <w:rPr>
          <w:rFonts w:ascii="Aptos" w:hAnsi="Aptos"/>
          <w:b/>
          <w:color w:val="1F3864"/>
          <w:sz w:val="18"/>
          <w:rPrChange w:id="2238" w:author="Microsoft Word" w:date="2026-09-09T14:54:00Z" w16du:dateUtc="2026-09-09T13:54:00Z">
            <w:rPr>
              <w:b/>
              <w:bCs/>
              <w:color w:val="1F3864"/>
            </w:rPr>
          </w:rPrChange>
        </w:rPr>
        <w:t xml:space="preserve">Use it when. </w:t>
      </w:r>
      <w:r w:rsidR="005114F1" w:rsidRPr="000D75C5">
        <w:rPr>
          <w:rFonts w:ascii="Aptos" w:hAnsi="Aptos"/>
          <w:sz w:val="18"/>
          <w:rPrChange w:id="2239" w:author="Microsoft Word" w:date="2026-09-09T14:54:00Z" w16du:dateUtc="2026-09-09T13:54:00Z">
            <w:rPr/>
          </w:rPrChange>
        </w:rPr>
        <w:t xml:space="preserve">The </w:t>
      </w:r>
      <w:r w:rsidRPr="000D75C5">
        <w:rPr>
          <w:rFonts w:ascii="Aptos" w:hAnsi="Aptos"/>
          <w:sz w:val="18"/>
          <w:rPrChange w:id="2240" w:author="Microsoft Word" w:date="2026-09-09T14:54:00Z" w16du:dateUtc="2026-09-09T13:54:00Z">
            <w:rPr/>
          </w:rPrChange>
        </w:rPr>
        <w:t>cadence is time-based (end-of-day, regulatory windows) or the source cannot notify and there is no event to subscribe to.</w:t>
      </w:r>
    </w:p>
    <w:p w14:paraId="2C398FD7" w14:textId="20F9B8A9" w:rsidR="0095094A" w:rsidRPr="00534FDF" w:rsidRDefault="007B5EA1">
      <w:pPr>
        <w:spacing w:before="40" w:after="110" w:line="278" w:lineRule="auto"/>
        <w:ind w:left="360"/>
        <w:rPr>
          <w:rFonts w:ascii="Aptos" w:hAnsi="Aptos"/>
          <w:sz w:val="18"/>
          <w:lang w:val="en-GB"/>
          <w:rPrChange w:id="2241" w:author="Microsoft Word" w:date="2026-09-09T14:54:00Z" w16du:dateUtc="2026-09-09T13:54:00Z">
            <w:rPr/>
          </w:rPrChange>
        </w:rPr>
      </w:pPr>
      <w:r w:rsidRPr="000D75C5">
        <w:rPr>
          <w:rFonts w:ascii="Aptos" w:hAnsi="Aptos"/>
          <w:b/>
          <w:color w:val="1F3864"/>
          <w:sz w:val="18"/>
          <w:rPrChange w:id="2242" w:author="Microsoft Word" w:date="2026-09-09T14:02:00Z" w16du:dateUtc="2026-09-09T13:02:00Z">
            <w:rPr>
              <w:b/>
              <w:bCs/>
              <w:color w:val="1F3864"/>
            </w:rPr>
          </w:rPrChange>
        </w:rPr>
        <w:t xml:space="preserve">Avoid it when. </w:t>
      </w:r>
      <w:r w:rsidR="00534FDF" w:rsidRPr="00534FDF">
        <w:rPr>
          <w:rFonts w:ascii="Aptos" w:hAnsi="Aptos"/>
          <w:sz w:val="18"/>
          <w:lang w:val="en-GB"/>
        </w:rPr>
        <w:t>An event source is available, or polling is being used to emulate near-real-time processing</w:t>
      </w:r>
      <w:r w:rsidR="00534FDF">
        <w:rPr>
          <w:rFonts w:ascii="Aptos" w:hAnsi="Aptos"/>
          <w:sz w:val="18"/>
          <w:lang w:val="en-GB"/>
        </w:rPr>
        <w:t>.</w:t>
      </w:r>
    </w:p>
    <w:p w14:paraId="7E2F511C" w14:textId="77777777" w:rsidR="005D52C9" w:rsidRPr="005D52C9" w:rsidRDefault="007B5EA1" w:rsidP="005D52C9">
      <w:pPr>
        <w:spacing w:before="40" w:after="110" w:line="278" w:lineRule="auto"/>
        <w:ind w:left="360"/>
        <w:rPr>
          <w:rFonts w:ascii="Aptos" w:hAnsi="Aptos"/>
          <w:sz w:val="18"/>
          <w:lang w:val="en-GB"/>
        </w:rPr>
      </w:pPr>
      <w:r w:rsidRPr="000D75C5">
        <w:rPr>
          <w:rFonts w:ascii="Aptos" w:hAnsi="Aptos"/>
          <w:b/>
          <w:color w:val="1F3864"/>
          <w:sz w:val="18"/>
          <w:rPrChange w:id="2243" w:author="Microsoft Word" w:date="2026-09-09T14:02:00Z" w16du:dateUtc="2026-09-09T13:02:00Z">
            <w:rPr>
              <w:b/>
              <w:bCs/>
              <w:color w:val="1F3864"/>
            </w:rPr>
          </w:rPrChange>
        </w:rPr>
        <w:t xml:space="preserve">Risks and considerations. </w:t>
      </w:r>
      <w:r w:rsidRPr="000D75C5">
        <w:rPr>
          <w:rFonts w:ascii="Aptos" w:hAnsi="Aptos"/>
          <w:sz w:val="18"/>
          <w:rPrChange w:id="2244" w:author="Microsoft Word" w:date="2026-09-09T14:02:00Z" w16du:dateUtc="2026-09-09T13:02:00Z">
            <w:rPr/>
          </w:rPrChange>
        </w:rPr>
        <w:t xml:space="preserve">Schedules </w:t>
      </w:r>
      <w:r w:rsidR="009B0F60">
        <w:rPr>
          <w:rFonts w:ascii="Aptos" w:hAnsi="Aptos"/>
          <w:sz w:val="18"/>
        </w:rPr>
        <w:t>can</w:t>
      </w:r>
      <w:r w:rsidR="00BD2374">
        <w:rPr>
          <w:rFonts w:ascii="Aptos" w:hAnsi="Aptos"/>
          <w:sz w:val="18"/>
        </w:rPr>
        <w:t xml:space="preserve"> result</w:t>
      </w:r>
      <w:r w:rsidR="009B0F60">
        <w:rPr>
          <w:rFonts w:ascii="Aptos" w:hAnsi="Aptos"/>
          <w:sz w:val="18"/>
        </w:rPr>
        <w:t xml:space="preserve"> </w:t>
      </w:r>
      <w:r w:rsidRPr="000D75C5">
        <w:rPr>
          <w:rFonts w:ascii="Aptos" w:hAnsi="Aptos"/>
          <w:sz w:val="18"/>
          <w:rPrChange w:id="2245" w:author="Microsoft Word" w:date="2026-09-09T14:02:00Z" w16du:dateUtc="2026-09-09T13:02:00Z">
            <w:rPr/>
          </w:rPrChange>
        </w:rPr>
        <w:t xml:space="preserve"> into hidden coupling and surprise load spikes</w:t>
      </w:r>
      <w:r w:rsidR="005D52C9">
        <w:rPr>
          <w:rFonts w:ascii="Aptos" w:hAnsi="Aptos"/>
          <w:sz w:val="18"/>
        </w:rPr>
        <w:t xml:space="preserve">. </w:t>
      </w:r>
      <w:r w:rsidR="005D52C9" w:rsidRPr="005D52C9">
        <w:rPr>
          <w:rFonts w:ascii="Aptos" w:hAnsi="Aptos"/>
          <w:sz w:val="18"/>
          <w:lang w:val="en-GB"/>
        </w:rPr>
        <w:t>Execution schedules should be documented, idempotent and monitored, with alerts configured for missed or failed runs.</w:t>
      </w:r>
    </w:p>
    <w:p w14:paraId="11485E35" w14:textId="1B81C2AF" w:rsidR="0095094A" w:rsidRPr="000D75C5" w:rsidRDefault="007B5EA1">
      <w:pPr>
        <w:spacing w:before="40" w:after="110" w:line="278" w:lineRule="auto"/>
        <w:ind w:left="360"/>
        <w:rPr>
          <w:rFonts w:ascii="Aptos" w:hAnsi="Aptos"/>
          <w:sz w:val="18"/>
          <w:rPrChange w:id="2246" w:author="Microsoft Word" w:date="2026-09-09T14:54:00Z" w16du:dateUtc="2026-09-09T13:54:00Z">
            <w:rPr/>
          </w:rPrChange>
        </w:rPr>
      </w:pPr>
      <w:r w:rsidRPr="000D75C5">
        <w:rPr>
          <w:rFonts w:ascii="Aptos" w:hAnsi="Aptos"/>
          <w:b/>
          <w:color w:val="1F3864"/>
          <w:sz w:val="18"/>
          <w:rPrChange w:id="2247" w:author="Microsoft Word" w:date="2026-09-09T14:54:00Z" w16du:dateUtc="2026-09-09T13:54:00Z">
            <w:rPr>
              <w:b/>
              <w:bCs/>
              <w:color w:val="1F3864"/>
            </w:rPr>
          </w:rPrChange>
        </w:rPr>
        <w:t xml:space="preserve">Security boundary. </w:t>
      </w:r>
      <w:r w:rsidR="005D52C9">
        <w:rPr>
          <w:rFonts w:ascii="Aptos" w:hAnsi="Aptos"/>
          <w:sz w:val="18"/>
        </w:rPr>
        <w:t>T</w:t>
      </w:r>
      <w:r w:rsidRPr="000D75C5">
        <w:rPr>
          <w:rFonts w:ascii="Aptos" w:hAnsi="Aptos"/>
          <w:sz w:val="18"/>
          <w:rPrChange w:id="2248" w:author="Microsoft Word" w:date="2026-09-09T14:02:00Z" w16du:dateUtc="2026-09-09T13:02:00Z">
            <w:rPr/>
          </w:rPrChange>
        </w:rPr>
        <w:t xml:space="preserve">he </w:t>
      </w:r>
      <w:r w:rsidR="005D52C9">
        <w:rPr>
          <w:rFonts w:ascii="Aptos" w:hAnsi="Aptos"/>
          <w:sz w:val="18"/>
        </w:rPr>
        <w:t>trigger</w:t>
      </w:r>
      <w:r w:rsidRPr="000D75C5">
        <w:rPr>
          <w:rFonts w:ascii="Aptos" w:hAnsi="Aptos"/>
          <w:sz w:val="18"/>
          <w:rPrChange w:id="2249" w:author="Microsoft Word" w:date="2026-09-09T14:54:00Z" w16du:dateUtc="2026-09-09T13:54:00Z">
            <w:rPr/>
          </w:rPrChange>
        </w:rPr>
        <w:t xml:space="preserve">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p>
    <w:p w14:paraId="2052D838" w14:textId="0DFCB41D" w:rsidR="0095094A" w:rsidRPr="000D75C5" w:rsidRDefault="00D47B36">
      <w:pPr>
        <w:spacing w:before="40" w:after="110" w:line="278" w:lineRule="auto"/>
        <w:ind w:left="360"/>
        <w:rPr>
          <w:rFonts w:ascii="Aptos" w:hAnsi="Aptos"/>
          <w:sz w:val="18"/>
          <w:rPrChange w:id="2250" w:author="Microsoft Word" w:date="2026-09-09T14:54:00Z" w16du:dateUtc="2026-09-09T13:54:00Z">
            <w:rPr/>
          </w:rPrChange>
        </w:rPr>
      </w:pPr>
      <w:r w:rsidRPr="000D75C5">
        <w:rPr>
          <w:rFonts w:ascii="Aptos" w:hAnsi="Aptos"/>
          <w:b/>
          <w:color w:val="1F3864"/>
          <w:sz w:val="18"/>
          <w:rPrChange w:id="2251" w:author="Microsoft Word" w:date="2026-09-09T14:54:00Z" w16du:dateUtc="2026-09-09T13:54:00Z">
            <w:rPr>
              <w:b/>
              <w:bCs/>
              <w:color w:val="1F3864"/>
            </w:rPr>
          </w:rPrChange>
        </w:rPr>
        <w:t>Common</w:t>
      </w:r>
      <w:r w:rsidR="00CE060C" w:rsidRPr="000D75C5">
        <w:rPr>
          <w:rFonts w:ascii="Aptos" w:hAnsi="Aptos"/>
          <w:b/>
          <w:color w:val="1F3864"/>
          <w:sz w:val="18"/>
          <w:rPrChange w:id="2252" w:author="Microsoft Word" w:date="2026-09-09T14:54:00Z" w16du:dateUtc="2026-09-09T13:54:00Z">
            <w:rPr>
              <w:b/>
              <w:bCs/>
              <w:color w:val="1F3864"/>
            </w:rPr>
          </w:rPrChange>
        </w:rPr>
        <w:t xml:space="preserve"> pitfall.</w:t>
      </w:r>
      <w:r w:rsidR="007B5EA1" w:rsidRPr="000D75C5">
        <w:rPr>
          <w:rFonts w:ascii="Aptos" w:hAnsi="Aptos"/>
          <w:b/>
          <w:color w:val="1F3864"/>
          <w:sz w:val="18"/>
          <w:rPrChange w:id="2253" w:author="Microsoft Word" w:date="2026-09-09T14:54:00Z" w16du:dateUtc="2026-09-09T13:54:00Z">
            <w:rPr>
              <w:b/>
              <w:bCs/>
              <w:color w:val="1F3864"/>
            </w:rPr>
          </w:rPrChange>
        </w:rPr>
        <w:t xml:space="preserve"> </w:t>
      </w:r>
      <w:r w:rsidR="007B5EA1" w:rsidRPr="000D75C5">
        <w:rPr>
          <w:rFonts w:ascii="Aptos" w:hAnsi="Aptos"/>
          <w:sz w:val="18"/>
          <w:rPrChange w:id="2254" w:author="Microsoft Word" w:date="2026-09-09T14:54:00Z" w16du:dateUtc="2026-09-09T13:54:00Z">
            <w:rPr/>
          </w:rPrChange>
        </w:rPr>
        <w:t>Timer-polling a data source or folder to simulate real-time; overlapping runs with no idempotency; schedules scattered across teams with no visibility.</w:t>
      </w:r>
    </w:p>
    <w:p w14:paraId="253DA254" w14:textId="70E6F59B" w:rsidR="0095094A" w:rsidRPr="00FE2815" w:rsidRDefault="007B5EA1">
      <w:pPr>
        <w:spacing w:before="40" w:after="110" w:line="278" w:lineRule="auto"/>
        <w:ind w:left="360"/>
        <w:rPr>
          <w:rFonts w:ascii="Aptos" w:hAnsi="Aptos"/>
          <w:sz w:val="18"/>
          <w:lang w:val="en-GB"/>
          <w:rPrChange w:id="2255" w:author="Microsoft Word" w:date="2026-09-09T14:54:00Z" w16du:dateUtc="2026-09-09T13:54:00Z">
            <w:rPr/>
          </w:rPrChange>
        </w:rPr>
      </w:pPr>
      <w:r w:rsidRPr="000D75C5">
        <w:rPr>
          <w:rFonts w:ascii="Aptos" w:hAnsi="Aptos"/>
          <w:b/>
          <w:color w:val="1F3864"/>
          <w:sz w:val="18"/>
          <w:rPrChange w:id="2256" w:author="Microsoft Word" w:date="2026-09-09T14:02:00Z" w16du:dateUtc="2026-09-09T13:02:00Z">
            <w:rPr>
              <w:b/>
              <w:bCs/>
              <w:color w:val="1F3864"/>
            </w:rPr>
          </w:rPrChange>
        </w:rPr>
        <w:t xml:space="preserve">In practice. </w:t>
      </w:r>
      <w:r w:rsidR="00FE2815" w:rsidRPr="00FE2815">
        <w:rPr>
          <w:rFonts w:ascii="Aptos" w:hAnsi="Aptos"/>
          <w:sz w:val="18"/>
          <w:lang w:val="en-GB"/>
        </w:rPr>
        <w:t>Financial reconciliation processes often run at defined business intervals rather than in response to events. A scheduled integration executes at the required time, identifies changes and distributes them for downstream processing and reporting.</w:t>
      </w:r>
    </w:p>
    <w:p w14:paraId="48893D04" w14:textId="77777777" w:rsidR="0095094A" w:rsidRDefault="0095094A">
      <w:pPr>
        <w:spacing w:after="150"/>
      </w:pPr>
    </w:p>
    <w:p w14:paraId="53F6ADC0" w14:textId="1ED650A0" w:rsidR="0095094A" w:rsidRPr="00C97173" w:rsidRDefault="006F419D">
      <w:pPr>
        <w:pStyle w:val="Heading2"/>
        <w:rPr>
          <w:rFonts w:ascii="Calibri heading" w:hAnsi="Calibri heading"/>
          <w:b/>
          <w:color w:val="2E5496"/>
          <w:sz w:val="28"/>
          <w:lang w:val="en-US"/>
          <w:rPrChange w:id="2257" w:author="Microsoft Word" w:date="2026-09-09T14:54:00Z" w16du:dateUtc="2026-09-09T13:54:00Z">
            <w:rPr/>
          </w:rPrChange>
        </w:rPr>
      </w:pPr>
      <w:bookmarkStart w:id="2258" w:name="_Toc239852309"/>
      <w:bookmarkStart w:id="2259" w:name="_Toc239899882"/>
      <w:r w:rsidRPr="00C97173">
        <w:rPr>
          <w:rFonts w:ascii="Calibri heading" w:hAnsi="Calibri heading"/>
          <w:b/>
          <w:color w:val="2E5496"/>
          <w:sz w:val="28"/>
          <w:lang w:val="en-US"/>
          <w:rPrChange w:id="2260" w:author="Microsoft Word" w:date="2026-09-09T14:54:00Z" w16du:dateUtc="2026-09-09T13:54:00Z">
            <w:rPr/>
          </w:rPrChange>
        </w:rPr>
        <w:t>7</w:t>
      </w:r>
      <w:r w:rsidR="000514FA" w:rsidRPr="00C97173">
        <w:rPr>
          <w:rFonts w:ascii="Calibri heading" w:hAnsi="Calibri heading"/>
          <w:b/>
          <w:color w:val="2E5496"/>
          <w:sz w:val="28"/>
          <w:lang w:val="en-US"/>
          <w:rPrChange w:id="2261" w:author="Microsoft Word" w:date="2026-09-09T14:54:00Z" w16du:dateUtc="2026-09-09T13:54:00Z">
            <w:rPr/>
          </w:rPrChange>
        </w:rPr>
        <w:t>.5 Event Patterns</w:t>
      </w:r>
      <w:bookmarkEnd w:id="2258"/>
      <w:bookmarkEnd w:id="2259"/>
    </w:p>
    <w:p w14:paraId="39747CC9" w14:textId="10F0EADE" w:rsidR="0095094A" w:rsidRPr="005F0377" w:rsidRDefault="006F419D">
      <w:pPr>
        <w:pStyle w:val="Heading3"/>
        <w:rPr>
          <w:rFonts w:ascii="Calibri heading" w:hAnsi="Calibri heading"/>
          <w:color w:val="2E5496"/>
          <w:lang w:val="en-US"/>
          <w:rPrChange w:id="2262" w:author="Microsoft Word" w:date="2026-09-09T14:54:00Z" w16du:dateUtc="2026-09-09T13:54:00Z">
            <w:rPr/>
          </w:rPrChange>
        </w:rPr>
      </w:pPr>
      <w:bookmarkStart w:id="2263" w:name="_Toc239852310"/>
      <w:bookmarkStart w:id="2264" w:name="_Toc239899883"/>
      <w:r w:rsidRPr="00440A9A">
        <w:rPr>
          <w:rFonts w:ascii="Calibri heading" w:hAnsi="Calibri heading"/>
          <w:color w:val="2E5496"/>
          <w:lang w:val="en-US"/>
        </w:rPr>
        <w:t>7</w:t>
      </w:r>
      <w:r w:rsidR="000514FA" w:rsidRPr="00440A9A">
        <w:rPr>
          <w:rFonts w:ascii="Calibri heading" w:hAnsi="Calibri heading"/>
          <w:color w:val="2E5496"/>
          <w:lang w:val="en-US"/>
        </w:rPr>
        <w:t>.5.1 Publish</w:t>
      </w:r>
      <w:r w:rsidR="000514FA" w:rsidRPr="005F0377">
        <w:rPr>
          <w:rFonts w:ascii="Calibri heading" w:hAnsi="Calibri heading"/>
          <w:color w:val="2E5496"/>
          <w:lang w:val="en-US"/>
          <w:rPrChange w:id="2265" w:author="Microsoft Word" w:date="2026-09-09T14:54:00Z" w16du:dateUtc="2026-09-09T13:54:00Z">
            <w:rPr/>
          </w:rPrChange>
        </w:rPr>
        <w:t xml:space="preserve"> / subscribe fan-</w:t>
      </w:r>
      <w:r w:rsidR="000514FA" w:rsidRPr="005F0377">
        <w:rPr>
          <w:rFonts w:ascii="Calibri heading" w:hAnsi="Calibri heading"/>
          <w:color w:val="2E5496"/>
          <w:lang w:val="en-US"/>
        </w:rPr>
        <w:t>out (</w:t>
      </w:r>
      <w:r w:rsidR="000514FA" w:rsidRPr="005F0377">
        <w:rPr>
          <w:rFonts w:ascii="Calibri heading" w:hAnsi="Calibri heading"/>
          <w:color w:val="2E5496"/>
          <w:lang w:val="en-US"/>
          <w:rPrChange w:id="2266" w:author="Microsoft Word" w:date="2026-09-09T14:54:00Z" w16du:dateUtc="2026-09-09T13:54:00Z">
            <w:rPr/>
          </w:rPrChange>
        </w:rPr>
        <w:t>SFINT11)</w:t>
      </w:r>
      <w:bookmarkEnd w:id="2263"/>
      <w:bookmarkEnd w:id="2264"/>
    </w:p>
    <w:p w14:paraId="44E40349" w14:textId="77777777" w:rsidR="0095094A" w:rsidRPr="000D75C5" w:rsidRDefault="007B5EA1">
      <w:pPr>
        <w:spacing w:before="10" w:after="90"/>
        <w:rPr>
          <w:rFonts w:ascii="Aptos" w:hAnsi="Aptos"/>
          <w:sz w:val="18"/>
          <w:rPrChange w:id="2267" w:author="Microsoft Word" w:date="2026-09-09T14:54:00Z" w16du:dateUtc="2026-09-09T13:54:00Z">
            <w:rPr/>
          </w:rPrChange>
        </w:rPr>
      </w:pPr>
      <w:r w:rsidRPr="000D75C5">
        <w:rPr>
          <w:rFonts w:ascii="Aptos" w:hAnsi="Aptos"/>
          <w:i/>
          <w:color w:val="5A6470"/>
          <w:sz w:val="18"/>
          <w:rPrChange w:id="2268" w:author="Microsoft Word" w:date="2026-09-09T14:54:00Z" w16du:dateUtc="2026-09-09T13:54:00Z">
            <w:rPr>
              <w:i/>
              <w:iCs/>
              <w:color w:val="5A6470"/>
            </w:rPr>
          </w:rPrChange>
        </w:rPr>
        <w:t>Publish a business event once; let interested consumers subscribe independently.</w:t>
      </w:r>
    </w:p>
    <w:p w14:paraId="7A5EE04E" w14:textId="77777777" w:rsidR="0095094A" w:rsidRDefault="007B5EA1">
      <w:pPr>
        <w:spacing w:before="90" w:after="130"/>
        <w:jc w:val="center"/>
      </w:pPr>
      <w:r>
        <w:rPr>
          <w:noProof/>
        </w:rPr>
        <w:drawing>
          <wp:inline distT="0" distB="0" distL="0" distR="0" wp14:anchorId="4B10EE82" wp14:editId="639AD614">
            <wp:extent cx="5191125" cy="2333625"/>
            <wp:effectExtent l="19050" t="19050" r="19050" b="19050"/>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91125" cy="2333625"/>
                    </a:xfrm>
                    <a:prstGeom prst="rect">
                      <a:avLst/>
                    </a:prstGeom>
                    <a:noFill/>
                    <a:ln w="9525">
                      <a:solidFill>
                        <a:srgbClr val="AEB6C2"/>
                      </a:solidFill>
                    </a:ln>
                  </pic:spPr>
                </pic:pic>
              </a:graphicData>
            </a:graphic>
          </wp:inline>
        </w:drawing>
      </w:r>
    </w:p>
    <w:p w14:paraId="6EAEC9AB" w14:textId="7F5D26C7" w:rsidR="00CB22B2" w:rsidRPr="00CB22B2" w:rsidRDefault="007B5EA1" w:rsidP="00CB22B2">
      <w:pPr>
        <w:spacing w:before="40" w:after="110" w:line="278" w:lineRule="auto"/>
        <w:ind w:left="360"/>
        <w:rPr>
          <w:rFonts w:ascii="Aptos" w:hAnsi="Aptos"/>
          <w:sz w:val="18"/>
          <w:lang w:val="en-GB"/>
        </w:rPr>
      </w:pPr>
      <w:r w:rsidRPr="000D75C5">
        <w:rPr>
          <w:rFonts w:ascii="Aptos" w:hAnsi="Aptos"/>
          <w:b/>
          <w:color w:val="1F3864"/>
          <w:sz w:val="18"/>
          <w:rPrChange w:id="2269" w:author="Microsoft Word" w:date="2026-09-09T14:02:00Z" w16du:dateUtc="2026-09-09T13:02:00Z">
            <w:rPr>
              <w:b/>
              <w:bCs/>
              <w:color w:val="1F3864"/>
            </w:rPr>
          </w:rPrChange>
        </w:rPr>
        <w:t xml:space="preserve">Problem. </w:t>
      </w:r>
      <w:r w:rsidR="00CB22B2" w:rsidRPr="00CB22B2">
        <w:rPr>
          <w:rFonts w:ascii="Aptos" w:hAnsi="Aptos"/>
          <w:sz w:val="18"/>
          <w:lang w:val="en-GB"/>
        </w:rPr>
        <w:t>Multiple consumers need to react to the same business event independently. Direct point-to-point integration between the publisher and each consumer increases coupling and creates additional maintenance overhead</w:t>
      </w:r>
    </w:p>
    <w:p w14:paraId="512A87A4" w14:textId="6BBFD298" w:rsidR="0095094A" w:rsidRDefault="007B5EA1" w:rsidP="00DA620F">
      <w:pPr>
        <w:spacing w:before="40" w:after="110" w:line="278" w:lineRule="auto"/>
        <w:ind w:left="360"/>
      </w:pPr>
      <w:r w:rsidRPr="000D75C5">
        <w:rPr>
          <w:rFonts w:ascii="Aptos" w:hAnsi="Aptos"/>
          <w:b/>
          <w:color w:val="1F3864"/>
          <w:sz w:val="18"/>
          <w:rPrChange w:id="2270" w:author="Microsoft Word" w:date="2026-09-09T14:54:00Z" w16du:dateUtc="2026-09-09T13:54:00Z">
            <w:rPr>
              <w:b/>
              <w:bCs/>
              <w:color w:val="1F3864"/>
            </w:rPr>
          </w:rPrChange>
        </w:rPr>
        <w:t xml:space="preserve">Solution. </w:t>
      </w:r>
      <w:r w:rsidRPr="000D75C5">
        <w:rPr>
          <w:rFonts w:ascii="Aptos" w:hAnsi="Aptos"/>
          <w:sz w:val="18"/>
          <w:rPrChange w:id="2271" w:author="Microsoft Word" w:date="2026-09-09T14:54:00Z" w16du:dateUtc="2026-09-09T13:54:00Z">
            <w:rPr/>
          </w:rPrChange>
        </w:rPr>
        <w:t xml:space="preserve">The publisher emits </w:t>
      </w:r>
      <w:r w:rsidRPr="000D75C5">
        <w:rPr>
          <w:rFonts w:ascii="Aptos" w:hAnsi="Aptos"/>
          <w:sz w:val="18"/>
          <w:rPrChange w:id="2272" w:author="Microsoft Word" w:date="2026-09-09T14:02:00Z" w16du:dateUtc="2026-09-09T13:02:00Z">
            <w:rPr/>
          </w:rPrChange>
        </w:rPr>
        <w:t>a</w:t>
      </w:r>
      <w:r w:rsidR="000073A0">
        <w:rPr>
          <w:rFonts w:ascii="Aptos" w:hAnsi="Aptos"/>
          <w:sz w:val="18"/>
        </w:rPr>
        <w:t>n</w:t>
      </w:r>
      <w:r>
        <w:rPr>
          <w:rFonts w:ascii="Aptos" w:hAnsi="Aptos"/>
          <w:sz w:val="18"/>
        </w:rPr>
        <w:t xml:space="preserve"> </w:t>
      </w:r>
      <w:r w:rsidRPr="000D75C5">
        <w:rPr>
          <w:rFonts w:ascii="Aptos" w:hAnsi="Aptos"/>
          <w:sz w:val="18"/>
          <w:rPrChange w:id="2273" w:author="Microsoft Word" w:date="2026-09-09T14:54:00Z" w16du:dateUtc="2026-09-09T13:54:00Z">
            <w:rPr/>
          </w:rPrChange>
        </w:rPr>
        <w:t>event to a Service Bus topic; each consumer owns a subscription with its own filter and dead-letter queue. Consumers come and go without the publisher knowing. This is the primary tool for eliminating point-to-point integration.</w:t>
      </w:r>
    </w:p>
    <w:p w14:paraId="67A27E7C" w14:textId="0776E323" w:rsidR="0095094A" w:rsidRPr="000D75C5" w:rsidRDefault="007B5EA1">
      <w:pPr>
        <w:spacing w:before="40" w:after="110" w:line="278" w:lineRule="auto"/>
        <w:ind w:left="360"/>
        <w:rPr>
          <w:rFonts w:ascii="Aptos" w:hAnsi="Aptos"/>
          <w:sz w:val="18"/>
          <w:rPrChange w:id="2274" w:author="Microsoft Word" w:date="2026-09-09T14:54:00Z" w16du:dateUtc="2026-09-09T13:54:00Z">
            <w:rPr/>
          </w:rPrChange>
        </w:rPr>
      </w:pPr>
      <w:r w:rsidRPr="000D75C5">
        <w:rPr>
          <w:rFonts w:ascii="Aptos" w:hAnsi="Aptos"/>
          <w:b/>
          <w:color w:val="1F3864"/>
          <w:sz w:val="18"/>
          <w:rPrChange w:id="2275" w:author="Microsoft Word" w:date="2026-09-09T14:54:00Z" w16du:dateUtc="2026-09-09T13:54:00Z">
            <w:rPr>
              <w:b/>
              <w:bCs/>
              <w:color w:val="1F3864"/>
            </w:rPr>
          </w:rPrChange>
        </w:rPr>
        <w:t xml:space="preserve">Use it when. </w:t>
      </w:r>
      <w:r w:rsidR="008A5CBA" w:rsidRPr="000D75C5">
        <w:rPr>
          <w:rFonts w:ascii="Aptos" w:hAnsi="Aptos"/>
          <w:sz w:val="18"/>
          <w:rPrChange w:id="2276" w:author="Microsoft Word" w:date="2026-09-09T14:54:00Z" w16du:dateUtc="2026-09-09T13:54:00Z">
            <w:rPr/>
          </w:rPrChange>
        </w:rPr>
        <w:t xml:space="preserve">Several </w:t>
      </w:r>
      <w:r w:rsidRPr="000D75C5">
        <w:rPr>
          <w:rFonts w:ascii="Aptos" w:hAnsi="Aptos"/>
          <w:sz w:val="18"/>
          <w:rPrChange w:id="2277" w:author="Microsoft Word" w:date="2026-09-09T14:54:00Z" w16du:dateUtc="2026-09-09T13:54:00Z">
            <w:rPr/>
          </w:rPrChange>
        </w:rPr>
        <w:t xml:space="preserve">consumers must react to the same business </w:t>
      </w:r>
      <w:r w:rsidR="00B77762" w:rsidRPr="000D75C5">
        <w:rPr>
          <w:rFonts w:ascii="Aptos" w:hAnsi="Aptos"/>
          <w:sz w:val="18"/>
          <w:rPrChange w:id="2278" w:author="Microsoft Word" w:date="2026-09-09T14:54:00Z" w16du:dateUtc="2026-09-09T13:54:00Z">
            <w:rPr/>
          </w:rPrChange>
        </w:rPr>
        <w:t>event,</w:t>
      </w:r>
      <w:r w:rsidRPr="000D75C5">
        <w:rPr>
          <w:rFonts w:ascii="Aptos" w:hAnsi="Aptos"/>
          <w:sz w:val="18"/>
          <w:rPrChange w:id="2279" w:author="Microsoft Word" w:date="2026-09-09T14:54:00Z" w16du:dateUtc="2026-09-09T13:54:00Z">
            <w:rPr/>
          </w:rPrChange>
        </w:rPr>
        <w:t xml:space="preserve"> and durable, filterable, independently-consumed delivery</w:t>
      </w:r>
      <w:r w:rsidR="008A5CBA" w:rsidRPr="000D75C5">
        <w:rPr>
          <w:rFonts w:ascii="Aptos" w:hAnsi="Aptos"/>
          <w:sz w:val="18"/>
          <w:rPrChange w:id="2280" w:author="Microsoft Word" w:date="2026-09-09T14:54:00Z" w16du:dateUtc="2026-09-09T13:54:00Z">
            <w:rPr/>
          </w:rPrChange>
        </w:rPr>
        <w:t xml:space="preserve"> is required.</w:t>
      </w:r>
    </w:p>
    <w:p w14:paraId="5FDB4811" w14:textId="41EDFE3A" w:rsidR="0095094A" w:rsidRPr="000D75C5" w:rsidRDefault="007B5EA1">
      <w:pPr>
        <w:spacing w:before="40" w:after="110" w:line="278" w:lineRule="auto"/>
        <w:ind w:left="360"/>
        <w:rPr>
          <w:rFonts w:ascii="Aptos" w:hAnsi="Aptos"/>
          <w:sz w:val="18"/>
          <w:rPrChange w:id="2281" w:author="Microsoft Word" w:date="2026-09-09T14:54:00Z" w16du:dateUtc="2026-09-09T13:54:00Z">
            <w:rPr/>
          </w:rPrChange>
        </w:rPr>
      </w:pPr>
      <w:r w:rsidRPr="000D75C5">
        <w:rPr>
          <w:rFonts w:ascii="Aptos" w:hAnsi="Aptos"/>
          <w:b/>
          <w:color w:val="1F3864"/>
          <w:sz w:val="18"/>
          <w:rPrChange w:id="2282" w:author="Microsoft Word" w:date="2026-09-09T14:54:00Z" w16du:dateUtc="2026-09-09T13:54:00Z">
            <w:rPr>
              <w:b/>
              <w:bCs/>
              <w:color w:val="1F3864"/>
            </w:rPr>
          </w:rPrChange>
        </w:rPr>
        <w:t xml:space="preserve">Avoid it when. </w:t>
      </w:r>
      <w:r w:rsidR="00606C53" w:rsidRPr="000D75C5">
        <w:rPr>
          <w:rFonts w:ascii="Aptos" w:hAnsi="Aptos"/>
          <w:sz w:val="18"/>
          <w:rPrChange w:id="2283" w:author="Microsoft Word" w:date="2026-09-09T14:54:00Z" w16du:dateUtc="2026-09-09T13:54:00Z">
            <w:rPr/>
          </w:rPrChange>
        </w:rPr>
        <w:t xml:space="preserve">It </w:t>
      </w:r>
      <w:r w:rsidRPr="000D75C5">
        <w:rPr>
          <w:rFonts w:ascii="Aptos" w:hAnsi="Aptos"/>
          <w:sz w:val="18"/>
          <w:rPrChange w:id="2284" w:author="Microsoft Word" w:date="2026-09-09T14:54:00Z" w16du:dateUtc="2026-09-09T13:54:00Z">
            <w:rPr/>
          </w:rPrChange>
        </w:rPr>
        <w:t>is a lightweight reactive trigger with no durability need (Event Grid), or a high-volume stream (Event Hubs).</w:t>
      </w:r>
    </w:p>
    <w:p w14:paraId="7EA33994" w14:textId="77777777" w:rsidR="00093AA1" w:rsidRPr="00093AA1" w:rsidRDefault="007B5EA1" w:rsidP="00093AA1">
      <w:pPr>
        <w:spacing w:before="40" w:after="110" w:line="278" w:lineRule="auto"/>
        <w:ind w:left="360"/>
        <w:rPr>
          <w:rFonts w:ascii="Aptos" w:hAnsi="Aptos"/>
          <w:sz w:val="18"/>
          <w:lang w:val="en-GB"/>
        </w:rPr>
      </w:pPr>
      <w:r w:rsidRPr="000D75C5">
        <w:rPr>
          <w:rFonts w:ascii="Aptos" w:hAnsi="Aptos"/>
          <w:b/>
          <w:color w:val="1F3864"/>
          <w:sz w:val="18"/>
          <w:rPrChange w:id="2285" w:author="Microsoft Word" w:date="2026-09-09T14:02:00Z" w16du:dateUtc="2026-09-09T13:02:00Z">
            <w:rPr>
              <w:b/>
              <w:bCs/>
              <w:color w:val="1F3864"/>
            </w:rPr>
          </w:rPrChange>
        </w:rPr>
        <w:t xml:space="preserve">Risks and considerations. </w:t>
      </w:r>
      <w:r w:rsidR="00093AA1" w:rsidRPr="00093AA1">
        <w:rPr>
          <w:rFonts w:ascii="Aptos" w:hAnsi="Aptos"/>
          <w:sz w:val="18"/>
          <w:lang w:val="en-GB"/>
        </w:rPr>
        <w:t>Subscription growth should be governed and monitored. Each subscription should implement appropriate dead-letter handling, monitoring and alerting. Consumer backlogs should be monitored independently to prevent processing delays</w:t>
      </w:r>
    </w:p>
    <w:p w14:paraId="19C38E1E" w14:textId="3F0FF142" w:rsidR="0095094A" w:rsidRPr="000D75C5" w:rsidRDefault="007B5EA1">
      <w:pPr>
        <w:spacing w:before="40" w:after="110" w:line="278" w:lineRule="auto"/>
        <w:ind w:left="360"/>
        <w:rPr>
          <w:rFonts w:ascii="Aptos" w:hAnsi="Aptos"/>
          <w:sz w:val="18"/>
          <w:rPrChange w:id="2286" w:author="Microsoft Word" w:date="2026-09-09T14:54:00Z" w16du:dateUtc="2026-09-09T13:54:00Z">
            <w:rPr/>
          </w:rPrChange>
        </w:rPr>
      </w:pPr>
      <w:r w:rsidRPr="000D75C5">
        <w:rPr>
          <w:rFonts w:ascii="Aptos" w:hAnsi="Aptos"/>
          <w:b/>
          <w:color w:val="1F3864"/>
          <w:sz w:val="18"/>
          <w:rPrChange w:id="2287" w:author="Microsoft Word" w:date="2026-09-09T14:54:00Z" w16du:dateUtc="2026-09-09T13:54:00Z">
            <w:rPr>
              <w:b/>
              <w:bCs/>
              <w:color w:val="1F3864"/>
            </w:rPr>
          </w:rPrChange>
        </w:rPr>
        <w:t>Security boundary</w:t>
      </w:r>
      <w:r w:rsidRPr="000D75C5">
        <w:rPr>
          <w:rFonts w:ascii="Aptos" w:hAnsi="Aptos"/>
          <w:b/>
          <w:color w:val="1F3864"/>
          <w:sz w:val="18"/>
          <w:rPrChange w:id="2288" w:author="Microsoft Word" w:date="2026-09-09T14:02:00Z" w16du:dateUtc="2026-09-09T13:02:00Z">
            <w:rPr>
              <w:b/>
              <w:bCs/>
              <w:color w:val="1F3864"/>
            </w:rPr>
          </w:rPrChange>
        </w:rPr>
        <w:t>.</w:t>
      </w:r>
      <w:r w:rsidR="00AE14CD">
        <w:rPr>
          <w:rFonts w:ascii="Aptos" w:hAnsi="Aptos"/>
          <w:sz w:val="18"/>
        </w:rPr>
        <w:t xml:space="preserve"> Th</w:t>
      </w:r>
      <w:r w:rsidRPr="000D75C5">
        <w:rPr>
          <w:rFonts w:ascii="Aptos" w:hAnsi="Aptos"/>
          <w:sz w:val="18"/>
          <w:rPrChange w:id="2289" w:author="Microsoft Word" w:date="2026-09-09T14:02:00Z" w16du:dateUtc="2026-09-09T13:02:00Z">
            <w:rPr/>
          </w:rPrChange>
        </w:rPr>
        <w:t>e</w:t>
      </w:r>
      <w:r w:rsidRPr="000D75C5">
        <w:rPr>
          <w:rFonts w:ascii="Aptos" w:hAnsi="Aptos"/>
          <w:sz w:val="18"/>
          <w:rPrChange w:id="2290" w:author="Microsoft Word" w:date="2026-09-09T14:54:00Z" w16du:dateUtc="2026-09-09T13:54:00Z">
            <w:rPr/>
          </w:rPrChange>
        </w:rPr>
        <w:t xml:space="preserve"> Service Bus topic and its subscribers in spokes, internal. Within Azure: Private Endpoint, per-subscription managed-identity RBAC, TLS. Outside Azure: none.</w:t>
      </w:r>
    </w:p>
    <w:p w14:paraId="7E2FD003" w14:textId="370D79E4" w:rsidR="0095094A" w:rsidRPr="00521A4E" w:rsidRDefault="00D47B36">
      <w:pPr>
        <w:spacing w:before="40" w:after="110" w:line="278" w:lineRule="auto"/>
        <w:ind w:left="360"/>
        <w:rPr>
          <w:rFonts w:ascii="Aptos" w:hAnsi="Aptos"/>
          <w:sz w:val="18"/>
          <w:lang w:val="en-GB"/>
          <w:rPrChange w:id="2291" w:author="Microsoft Word" w:date="2026-09-09T14:54:00Z" w16du:dateUtc="2026-09-09T13:54:00Z">
            <w:rPr/>
          </w:rPrChange>
        </w:rPr>
      </w:pPr>
      <w:r w:rsidRPr="000D75C5">
        <w:rPr>
          <w:rFonts w:ascii="Aptos" w:hAnsi="Aptos"/>
          <w:b/>
          <w:color w:val="1F3864"/>
          <w:sz w:val="18"/>
          <w:rPrChange w:id="2292" w:author="Microsoft Word" w:date="2026-09-09T14:02:00Z" w16du:dateUtc="2026-09-09T13:02:00Z">
            <w:rPr>
              <w:b/>
              <w:bCs/>
              <w:color w:val="1F3864"/>
            </w:rPr>
          </w:rPrChange>
        </w:rPr>
        <w:t>Common</w:t>
      </w:r>
      <w:r w:rsidR="00CE060C" w:rsidRPr="000D75C5">
        <w:rPr>
          <w:rFonts w:ascii="Aptos" w:hAnsi="Aptos"/>
          <w:b/>
          <w:color w:val="1F3864"/>
          <w:sz w:val="18"/>
          <w:rPrChange w:id="2293" w:author="Microsoft Word" w:date="2026-09-09T14:02:00Z" w16du:dateUtc="2026-09-09T13:02:00Z">
            <w:rPr>
              <w:b/>
              <w:bCs/>
              <w:color w:val="1F3864"/>
            </w:rPr>
          </w:rPrChange>
        </w:rPr>
        <w:t xml:space="preserve"> pitfall.</w:t>
      </w:r>
      <w:r w:rsidR="007B5EA1" w:rsidRPr="000D75C5">
        <w:rPr>
          <w:rFonts w:ascii="Aptos" w:hAnsi="Aptos"/>
          <w:b/>
          <w:color w:val="1F3864"/>
          <w:sz w:val="18"/>
          <w:rPrChange w:id="2294" w:author="Microsoft Word" w:date="2026-09-09T14:02:00Z" w16du:dateUtc="2026-09-09T13:02:00Z">
            <w:rPr>
              <w:b/>
              <w:bCs/>
              <w:color w:val="1F3864"/>
            </w:rPr>
          </w:rPrChange>
        </w:rPr>
        <w:t xml:space="preserve"> </w:t>
      </w:r>
      <w:r w:rsidR="00521A4E" w:rsidRPr="00521A4E">
        <w:rPr>
          <w:rFonts w:ascii="Aptos" w:hAnsi="Aptos"/>
          <w:sz w:val="18"/>
          <w:lang w:val="en-GB"/>
        </w:rPr>
        <w:t>Creating direct dependencies between publishers and consumers, or using Event Grid where durable, filterable and independently consumable messaging is required</w:t>
      </w:r>
      <w:ins w:id="2295" w:author="Joycell Sundararaj - Chaucer" w:date="2026-09-07T23:49:00Z" w16du:dateUtc="2026-09-07T22:49:00Z">
        <w:r w:rsidR="009504D4" w:rsidRPr="000D75C5">
          <w:rPr>
            <w:rFonts w:ascii="Aptos" w:hAnsi="Aptos"/>
            <w:sz w:val="18"/>
            <w:rPrChange w:id="2296" w:author="Microsoft Word" w:date="2026-09-09T14:02:00Z" w16du:dateUtc="2026-09-09T13:02:00Z">
              <w:rPr/>
            </w:rPrChange>
          </w:rPr>
          <w:t>.</w:t>
        </w:r>
      </w:ins>
    </w:p>
    <w:p w14:paraId="0B4C0F5C" w14:textId="0DFD0A70" w:rsidR="0095094A" w:rsidRPr="0001228A" w:rsidRDefault="007B5EA1">
      <w:pPr>
        <w:spacing w:before="40" w:after="110" w:line="278" w:lineRule="auto"/>
        <w:ind w:left="360"/>
        <w:rPr>
          <w:rFonts w:ascii="Aptos" w:hAnsi="Aptos"/>
          <w:sz w:val="18"/>
          <w:lang w:val="en-GB"/>
          <w:rPrChange w:id="2297" w:author="Microsoft Word" w:date="2026-09-09T14:54:00Z" w16du:dateUtc="2026-09-09T13:54:00Z">
            <w:rPr/>
          </w:rPrChange>
        </w:rPr>
      </w:pPr>
      <w:r w:rsidRPr="000D75C5">
        <w:rPr>
          <w:rFonts w:ascii="Aptos" w:hAnsi="Aptos"/>
          <w:b/>
          <w:color w:val="1F3864"/>
          <w:sz w:val="18"/>
          <w:rPrChange w:id="2298" w:author="Microsoft Word" w:date="2026-09-09T14:02:00Z" w16du:dateUtc="2026-09-09T13:02:00Z">
            <w:rPr>
              <w:b/>
              <w:bCs/>
              <w:color w:val="1F3864"/>
            </w:rPr>
          </w:rPrChange>
        </w:rPr>
        <w:t xml:space="preserve">In practice. </w:t>
      </w:r>
      <w:r w:rsidR="0001228A" w:rsidRPr="0001228A">
        <w:rPr>
          <w:rFonts w:ascii="Aptos" w:hAnsi="Aptos"/>
          <w:sz w:val="18"/>
          <w:lang w:val="en-GB"/>
        </w:rPr>
        <w:t>When a policy is bound, multiple downstream functions such as finance processing, document generation and analytics require notification of the event. Publish/subscribe messaging enables each consumer to process the event independently without introducing direct dependencies on the publishing application</w:t>
      </w:r>
      <w:r w:rsidRPr="000D75C5">
        <w:rPr>
          <w:rFonts w:ascii="Aptos" w:hAnsi="Aptos"/>
          <w:sz w:val="18"/>
          <w:rPrChange w:id="2299" w:author="Microsoft Word" w:date="2026-09-09T14:02:00Z" w16du:dateUtc="2026-09-09T13:02:00Z">
            <w:rPr/>
          </w:rPrChange>
        </w:rPr>
        <w:t>.</w:t>
      </w:r>
    </w:p>
    <w:p w14:paraId="7FF5F118" w14:textId="77777777" w:rsidR="0095094A" w:rsidRDefault="0095094A">
      <w:pPr>
        <w:spacing w:after="150"/>
      </w:pPr>
    </w:p>
    <w:p w14:paraId="192F1A29" w14:textId="78357E7D" w:rsidR="0095094A" w:rsidRPr="005F0377" w:rsidRDefault="006F419D">
      <w:pPr>
        <w:pStyle w:val="Heading3"/>
        <w:rPr>
          <w:rFonts w:ascii="Calibri heading" w:hAnsi="Calibri heading"/>
          <w:color w:val="2E5496"/>
          <w:lang w:val="en-US"/>
          <w:rPrChange w:id="2300" w:author="Microsoft Word" w:date="2026-09-09T14:54:00Z" w16du:dateUtc="2026-09-09T13:54:00Z">
            <w:rPr/>
          </w:rPrChange>
        </w:rPr>
      </w:pPr>
      <w:bookmarkStart w:id="2301" w:name="_Toc239852311"/>
      <w:bookmarkStart w:id="2302" w:name="_Toc239899884"/>
      <w:r w:rsidRPr="002049ED">
        <w:rPr>
          <w:rFonts w:ascii="Calibri heading" w:hAnsi="Calibri heading"/>
          <w:color w:val="2E5496"/>
          <w:lang w:val="en-US"/>
        </w:rPr>
        <w:t>7</w:t>
      </w:r>
      <w:r w:rsidR="000514FA" w:rsidRPr="002049ED">
        <w:rPr>
          <w:rFonts w:ascii="Calibri heading" w:hAnsi="Calibri heading"/>
          <w:color w:val="2E5496"/>
          <w:lang w:val="en-US"/>
        </w:rPr>
        <w:t>.5.2 Discrete</w:t>
      </w:r>
      <w:r w:rsidR="000514FA" w:rsidRPr="005F0377">
        <w:rPr>
          <w:rFonts w:ascii="Calibri heading" w:hAnsi="Calibri heading"/>
          <w:color w:val="2E5496"/>
          <w:lang w:val="en-US"/>
          <w:rPrChange w:id="2303" w:author="Microsoft Word" w:date="2026-09-09T14:54:00Z" w16du:dateUtc="2026-09-09T13:54:00Z">
            <w:rPr/>
          </w:rPrChange>
        </w:rPr>
        <w:t xml:space="preserve"> event notification (SFINT12)</w:t>
      </w:r>
      <w:bookmarkEnd w:id="2301"/>
      <w:bookmarkEnd w:id="2302"/>
    </w:p>
    <w:p w14:paraId="3F0B54DC" w14:textId="77777777" w:rsidR="0095094A" w:rsidRPr="000D75C5" w:rsidRDefault="007B5EA1">
      <w:pPr>
        <w:spacing w:before="10" w:after="90"/>
        <w:rPr>
          <w:rFonts w:ascii="Aptos" w:hAnsi="Aptos"/>
          <w:sz w:val="18"/>
          <w:rPrChange w:id="2304" w:author="Microsoft Word" w:date="2026-09-09T14:54:00Z" w16du:dateUtc="2026-09-09T13:54:00Z">
            <w:rPr/>
          </w:rPrChange>
        </w:rPr>
      </w:pPr>
      <w:r w:rsidRPr="000D75C5">
        <w:rPr>
          <w:rFonts w:ascii="Aptos" w:hAnsi="Aptos"/>
          <w:i/>
          <w:color w:val="5A6470"/>
          <w:sz w:val="18"/>
          <w:rPrChange w:id="2305" w:author="Microsoft Word" w:date="2026-09-09T14:54:00Z" w16du:dateUtc="2026-09-09T13:54:00Z">
            <w:rPr>
              <w:i/>
              <w:iCs/>
              <w:color w:val="5A6470"/>
            </w:rPr>
          </w:rPrChange>
        </w:rPr>
        <w:t>A thin "it happened" signal for near-real-time reactions.</w:t>
      </w:r>
    </w:p>
    <w:p w14:paraId="30C35E14" w14:textId="77777777" w:rsidR="0095094A" w:rsidRDefault="007B5EA1">
      <w:pPr>
        <w:spacing w:before="90" w:after="130"/>
        <w:jc w:val="center"/>
      </w:pPr>
      <w:r>
        <w:rPr>
          <w:noProof/>
        </w:rPr>
        <w:drawing>
          <wp:inline distT="0" distB="0" distL="0" distR="0" wp14:anchorId="46AD88BD" wp14:editId="0A6399E6">
            <wp:extent cx="5191125" cy="1657350"/>
            <wp:effectExtent l="19050" t="19050" r="19050" b="190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91125" cy="1657350"/>
                    </a:xfrm>
                    <a:prstGeom prst="rect">
                      <a:avLst/>
                    </a:prstGeom>
                    <a:noFill/>
                    <a:ln w="9525">
                      <a:solidFill>
                        <a:srgbClr val="AEB6C2"/>
                      </a:solidFill>
                    </a:ln>
                  </pic:spPr>
                </pic:pic>
              </a:graphicData>
            </a:graphic>
          </wp:inline>
        </w:drawing>
      </w:r>
    </w:p>
    <w:p w14:paraId="51FCFD28" w14:textId="3B92CE73" w:rsidR="0095094A" w:rsidRPr="00B73E23" w:rsidRDefault="007B5EA1">
      <w:pPr>
        <w:spacing w:before="40" w:after="110" w:line="278" w:lineRule="auto"/>
        <w:ind w:left="360"/>
        <w:rPr>
          <w:rFonts w:ascii="Aptos" w:hAnsi="Aptos"/>
          <w:sz w:val="18"/>
          <w:lang w:val="en-GB"/>
          <w:rPrChange w:id="2306" w:author="Microsoft Word" w:date="2026-09-09T14:54:00Z" w16du:dateUtc="2026-09-09T13:54:00Z">
            <w:rPr/>
          </w:rPrChange>
        </w:rPr>
      </w:pPr>
      <w:r w:rsidRPr="000D75C5">
        <w:rPr>
          <w:rFonts w:ascii="Aptos" w:hAnsi="Aptos"/>
          <w:b/>
          <w:color w:val="1F3864"/>
          <w:sz w:val="18"/>
          <w:rPrChange w:id="2307" w:author="Microsoft Word" w:date="2026-09-09T14:02:00Z" w16du:dateUtc="2026-09-09T13:02:00Z">
            <w:rPr>
              <w:b/>
              <w:bCs/>
              <w:color w:val="1F3864"/>
            </w:rPr>
          </w:rPrChange>
        </w:rPr>
        <w:t xml:space="preserve">Problem. </w:t>
      </w:r>
      <w:r w:rsidR="00B73E23" w:rsidRPr="00B73E23">
        <w:rPr>
          <w:rFonts w:ascii="Aptos" w:hAnsi="Aptos"/>
          <w:sz w:val="18"/>
          <w:lang w:val="en-GB"/>
        </w:rPr>
        <w:t>A change in state or business event must be communicated to one or more consumers with minimal latency, without requiring durable enterprise messaging or workflow orchestration.</w:t>
      </w:r>
    </w:p>
    <w:p w14:paraId="48EC29EE" w14:textId="53F43037" w:rsidR="0095094A" w:rsidRDefault="007B5EA1" w:rsidP="00DA620F">
      <w:pPr>
        <w:spacing w:before="40" w:after="110" w:line="278" w:lineRule="auto"/>
        <w:ind w:left="360"/>
      </w:pPr>
      <w:r w:rsidRPr="000D75C5">
        <w:rPr>
          <w:rFonts w:ascii="Aptos" w:hAnsi="Aptos"/>
          <w:b/>
          <w:color w:val="1F3864"/>
          <w:sz w:val="18"/>
          <w:rPrChange w:id="2308" w:author="Microsoft Word" w:date="2026-09-09T14:54:00Z" w16du:dateUtc="2026-09-09T13:54:00Z">
            <w:rPr>
              <w:b/>
              <w:bCs/>
              <w:color w:val="1F3864"/>
            </w:rPr>
          </w:rPrChange>
        </w:rPr>
        <w:t xml:space="preserve">Solution. </w:t>
      </w:r>
      <w:r w:rsidRPr="000D75C5">
        <w:rPr>
          <w:rFonts w:ascii="Aptos" w:hAnsi="Aptos"/>
          <w:sz w:val="18"/>
          <w:rPrChange w:id="2309" w:author="Microsoft Word" w:date="2026-09-09T14:54:00Z" w16du:dateUtc="2026-09-09T13:54:00Z">
            <w:rPr/>
          </w:rPrChange>
        </w:rPr>
        <w:t>Emit a thin event to Event Grid</w:t>
      </w:r>
      <w:r w:rsidR="004C2737" w:rsidRPr="000D75C5">
        <w:rPr>
          <w:rFonts w:ascii="Aptos" w:hAnsi="Aptos"/>
          <w:sz w:val="18"/>
          <w:rPrChange w:id="2310" w:author="Microsoft Word" w:date="2026-09-09T14:54:00Z" w16du:dateUtc="2026-09-09T13:54:00Z">
            <w:rPr/>
          </w:rPrChange>
        </w:rPr>
        <w:t>,</w:t>
      </w:r>
      <w:r w:rsidRPr="000D75C5">
        <w:rPr>
          <w:rFonts w:ascii="Aptos" w:hAnsi="Aptos"/>
          <w:sz w:val="18"/>
          <w:rPrChange w:id="2311" w:author="Microsoft Word" w:date="2026-09-09T14:54:00Z" w16du:dateUtc="2026-09-09T13:54:00Z">
            <w:rPr/>
          </w:rPrChange>
        </w:rPr>
        <w:t xml:space="preserve"> handlers (Functions, Logic Apps, webhooks) subscribe and react. The event is a pointer, not a state carrier, a handler fetches authoritative state if it needs it.</w:t>
      </w:r>
    </w:p>
    <w:p w14:paraId="27117105" w14:textId="7E197C19" w:rsidR="0095094A" w:rsidRPr="000D75C5" w:rsidRDefault="007B5EA1">
      <w:pPr>
        <w:spacing w:before="40" w:after="110" w:line="278" w:lineRule="auto"/>
        <w:ind w:left="360"/>
        <w:rPr>
          <w:rFonts w:ascii="Aptos" w:hAnsi="Aptos"/>
          <w:sz w:val="18"/>
          <w:rPrChange w:id="2312" w:author="Microsoft Word" w:date="2026-09-09T14:54:00Z" w16du:dateUtc="2026-09-09T13:54:00Z">
            <w:rPr/>
          </w:rPrChange>
        </w:rPr>
      </w:pPr>
      <w:r w:rsidRPr="000D75C5">
        <w:rPr>
          <w:rFonts w:ascii="Aptos" w:hAnsi="Aptos"/>
          <w:b/>
          <w:color w:val="1F3864"/>
          <w:sz w:val="18"/>
          <w:rPrChange w:id="2313" w:author="Microsoft Word" w:date="2026-09-09T14:54:00Z" w16du:dateUtc="2026-09-09T13:54:00Z">
            <w:rPr>
              <w:b/>
              <w:bCs/>
              <w:color w:val="1F3864"/>
            </w:rPr>
          </w:rPrChange>
        </w:rPr>
        <w:t xml:space="preserve">Use it when. </w:t>
      </w:r>
      <w:r w:rsidR="00B97FB2" w:rsidRPr="000D75C5">
        <w:rPr>
          <w:rFonts w:ascii="Aptos" w:hAnsi="Aptos"/>
          <w:sz w:val="18"/>
          <w:rPrChange w:id="2314" w:author="Microsoft Word" w:date="2026-09-09T14:54:00Z" w16du:dateUtc="2026-09-09T13:54:00Z">
            <w:rPr/>
          </w:rPrChange>
        </w:rPr>
        <w:t>Lightweight</w:t>
      </w:r>
      <w:r w:rsidRPr="000D75C5">
        <w:rPr>
          <w:rFonts w:ascii="Aptos" w:hAnsi="Aptos"/>
          <w:sz w:val="18"/>
          <w:rPrChange w:id="2315" w:author="Microsoft Word" w:date="2026-09-09T14:54:00Z" w16du:dateUtc="2026-09-09T13:54:00Z">
            <w:rPr/>
          </w:rPrChange>
        </w:rPr>
        <w:t>, low-latency reactive fan-out to Azure-native handlers</w:t>
      </w:r>
      <w:r w:rsidR="00B97FB2" w:rsidRPr="000D75C5">
        <w:rPr>
          <w:rFonts w:ascii="Aptos" w:hAnsi="Aptos"/>
          <w:sz w:val="18"/>
          <w:rPrChange w:id="2316" w:author="Microsoft Word" w:date="2026-09-09T14:54:00Z" w16du:dateUtc="2026-09-09T13:54:00Z">
            <w:rPr/>
          </w:rPrChange>
        </w:rPr>
        <w:t xml:space="preserve"> is needed</w:t>
      </w:r>
      <w:del w:id="2317" w:author="Joycell Sundararaj - Chaucer" w:date="2026-09-07T23:50:00Z" w16du:dateUtc="2026-09-07T22:50:00Z">
        <w:r w:rsidRPr="000D75C5" w:rsidDel="00B97FB2">
          <w:rPr>
            <w:rFonts w:ascii="Aptos" w:hAnsi="Aptos"/>
            <w:sz w:val="18"/>
            <w:rPrChange w:id="2318" w:author="Microsoft Word" w:date="2026-09-09T14:54:00Z" w16du:dateUtc="2026-09-09T13:54:00Z">
              <w:rPr/>
            </w:rPrChange>
          </w:rPr>
          <w:delText>.</w:delText>
        </w:r>
      </w:del>
    </w:p>
    <w:p w14:paraId="63299352" w14:textId="28150612" w:rsidR="0095094A" w:rsidRPr="000D75C5" w:rsidRDefault="007B5EA1">
      <w:pPr>
        <w:spacing w:before="40" w:after="110" w:line="278" w:lineRule="auto"/>
        <w:ind w:left="360"/>
        <w:rPr>
          <w:rFonts w:ascii="Aptos" w:hAnsi="Aptos"/>
          <w:sz w:val="18"/>
          <w:rPrChange w:id="2319" w:author="Microsoft Word" w:date="2026-09-09T14:54:00Z" w16du:dateUtc="2026-09-09T13:54:00Z">
            <w:rPr/>
          </w:rPrChange>
        </w:rPr>
      </w:pPr>
      <w:r w:rsidRPr="000D75C5">
        <w:rPr>
          <w:rFonts w:ascii="Aptos" w:hAnsi="Aptos"/>
          <w:b/>
          <w:color w:val="1F3864"/>
          <w:sz w:val="18"/>
          <w:rPrChange w:id="2320" w:author="Microsoft Word" w:date="2026-09-09T14:54:00Z" w16du:dateUtc="2026-09-09T13:54:00Z">
            <w:rPr>
              <w:b/>
              <w:bCs/>
              <w:color w:val="1F3864"/>
            </w:rPr>
          </w:rPrChange>
        </w:rPr>
        <w:t xml:space="preserve">Avoid it when. </w:t>
      </w:r>
      <w:r w:rsidR="00B97FB2" w:rsidRPr="000D75C5">
        <w:rPr>
          <w:rFonts w:ascii="Aptos" w:hAnsi="Aptos"/>
          <w:sz w:val="18"/>
          <w:rPrChange w:id="2321" w:author="Microsoft Word" w:date="2026-09-09T14:54:00Z" w16du:dateUtc="2026-09-09T13:54:00Z">
            <w:rPr/>
          </w:rPrChange>
        </w:rPr>
        <w:t xml:space="preserve">Consumers </w:t>
      </w:r>
      <w:r w:rsidRPr="000D75C5">
        <w:rPr>
          <w:rFonts w:ascii="Aptos" w:hAnsi="Aptos"/>
          <w:sz w:val="18"/>
          <w:rPrChange w:id="2322" w:author="Microsoft Word" w:date="2026-09-09T14:54:00Z" w16du:dateUtc="2026-09-09T13:54:00Z">
            <w:rPr/>
          </w:rPrChange>
        </w:rPr>
        <w:t>need durable ordered delivery or competing consumers (Service Bus topics), or the volume is a stream (Event Hubs).</w:t>
      </w:r>
    </w:p>
    <w:p w14:paraId="4D05AE12" w14:textId="49F55C21" w:rsidR="0095094A" w:rsidRPr="00191E2B" w:rsidRDefault="007B5EA1">
      <w:pPr>
        <w:spacing w:before="40" w:after="110" w:line="278" w:lineRule="auto"/>
        <w:ind w:left="360"/>
        <w:rPr>
          <w:rFonts w:ascii="Aptos" w:hAnsi="Aptos"/>
          <w:sz w:val="18"/>
          <w:lang w:val="en-GB"/>
          <w:rPrChange w:id="2323" w:author="Microsoft Word" w:date="2026-09-09T14:54:00Z" w16du:dateUtc="2026-09-09T13:54:00Z">
            <w:rPr/>
          </w:rPrChange>
        </w:rPr>
      </w:pPr>
      <w:r w:rsidRPr="000D75C5">
        <w:rPr>
          <w:rFonts w:ascii="Aptos" w:hAnsi="Aptos"/>
          <w:b/>
          <w:color w:val="1F3864"/>
          <w:sz w:val="18"/>
          <w:rPrChange w:id="2324" w:author="Microsoft Word" w:date="2026-09-09T14:54:00Z" w16du:dateUtc="2026-09-09T13:54:00Z">
            <w:rPr>
              <w:b/>
              <w:bCs/>
              <w:color w:val="1F3864"/>
            </w:rPr>
          </w:rPrChange>
        </w:rPr>
        <w:t xml:space="preserve">Risks and considerations. </w:t>
      </w:r>
      <w:r w:rsidRPr="000D75C5">
        <w:rPr>
          <w:rFonts w:ascii="Aptos" w:hAnsi="Aptos"/>
          <w:sz w:val="18"/>
          <w:rPrChange w:id="2325" w:author="Microsoft Word" w:date="2026-09-09T14:54:00Z" w16du:dateUtc="2026-09-09T13:54:00Z">
            <w:rPr/>
          </w:rPrChange>
        </w:rPr>
        <w:t>Delivery is at-least-once and unordered, so handlers must be idempotent and order-independent</w:t>
      </w:r>
      <w:r w:rsidRPr="000D75C5">
        <w:rPr>
          <w:rFonts w:ascii="Aptos" w:hAnsi="Aptos"/>
          <w:sz w:val="18"/>
          <w:rPrChange w:id="2326" w:author="Microsoft Word" w:date="2026-09-09T14:02:00Z" w16du:dateUtc="2026-09-09T13:02:00Z">
            <w:rPr/>
          </w:rPrChange>
        </w:rPr>
        <w:t>.</w:t>
      </w:r>
      <w:r w:rsidR="00805852">
        <w:rPr>
          <w:rFonts w:ascii="Aptos" w:hAnsi="Aptos"/>
          <w:sz w:val="18"/>
        </w:rPr>
        <w:t xml:space="preserve"> </w:t>
      </w:r>
      <w:r w:rsidR="00805852" w:rsidRPr="00805852">
        <w:rPr>
          <w:rFonts w:ascii="Aptos" w:hAnsi="Aptos"/>
          <w:sz w:val="18"/>
          <w:lang w:val="en-GB"/>
        </w:rPr>
        <w:t>Dead</w:t>
      </w:r>
      <w:r w:rsidRPr="00805852">
        <w:rPr>
          <w:rFonts w:ascii="Aptos" w:hAnsi="Aptos"/>
          <w:sz w:val="18"/>
          <w:lang w:val="en-GB"/>
        </w:rPr>
        <w:t xml:space="preserve">-letter </w:t>
      </w:r>
      <w:r w:rsidR="00805852" w:rsidRPr="00805852">
        <w:rPr>
          <w:rFonts w:ascii="Aptos" w:hAnsi="Aptos"/>
          <w:sz w:val="18"/>
          <w:lang w:val="en-GB"/>
        </w:rPr>
        <w:t>handling should</w:t>
      </w:r>
      <w:r w:rsidRPr="00805852">
        <w:rPr>
          <w:rFonts w:ascii="Aptos" w:hAnsi="Aptos"/>
          <w:sz w:val="18"/>
          <w:lang w:val="en-GB"/>
        </w:rPr>
        <w:t xml:space="preserve"> be configured </w:t>
      </w:r>
      <w:r w:rsidR="00805852" w:rsidRPr="00805852">
        <w:rPr>
          <w:rFonts w:ascii="Aptos" w:hAnsi="Aptos"/>
          <w:sz w:val="18"/>
          <w:lang w:val="en-GB"/>
        </w:rPr>
        <w:t>for failed deliveries</w:t>
      </w:r>
      <w:r w:rsidR="00805852">
        <w:rPr>
          <w:rFonts w:ascii="Aptos" w:hAnsi="Aptos"/>
          <w:sz w:val="18"/>
          <w:lang w:val="en-GB"/>
        </w:rPr>
        <w:t xml:space="preserve">. </w:t>
      </w:r>
      <w:r w:rsidR="00191E2B" w:rsidRPr="00191E2B">
        <w:rPr>
          <w:rFonts w:ascii="Aptos" w:hAnsi="Aptos"/>
          <w:sz w:val="18"/>
          <w:lang w:val="en-GB"/>
        </w:rPr>
        <w:t>Events should</w:t>
      </w:r>
      <w:r w:rsidRPr="00191E2B">
        <w:rPr>
          <w:rFonts w:ascii="Aptos" w:hAnsi="Aptos"/>
          <w:sz w:val="18"/>
          <w:lang w:val="en-GB"/>
        </w:rPr>
        <w:t xml:space="preserve"> not </w:t>
      </w:r>
      <w:r w:rsidR="00191E2B" w:rsidRPr="00191E2B">
        <w:rPr>
          <w:rFonts w:ascii="Aptos" w:hAnsi="Aptos"/>
          <w:sz w:val="18"/>
          <w:lang w:val="en-GB"/>
        </w:rPr>
        <w:t>be treated as authoritative business records, as this can introduce coupling and data-consistency challenges</w:t>
      </w:r>
      <w:r w:rsidR="00191E2B">
        <w:rPr>
          <w:rFonts w:ascii="Aptos" w:hAnsi="Aptos"/>
          <w:sz w:val="18"/>
          <w:lang w:val="en-GB"/>
        </w:rPr>
        <w:t>.</w:t>
      </w:r>
    </w:p>
    <w:p w14:paraId="6DF3B6FD" w14:textId="191F2A90" w:rsidR="0095094A" w:rsidRPr="000D75C5" w:rsidRDefault="007B5EA1">
      <w:pPr>
        <w:spacing w:before="40" w:after="110" w:line="278" w:lineRule="auto"/>
        <w:ind w:left="360"/>
        <w:rPr>
          <w:rFonts w:ascii="Aptos" w:hAnsi="Aptos"/>
          <w:sz w:val="18"/>
          <w:rPrChange w:id="2327" w:author="Microsoft Word" w:date="2026-09-09T14:54:00Z" w16du:dateUtc="2026-09-09T13:54:00Z">
            <w:rPr/>
          </w:rPrChange>
        </w:rPr>
      </w:pPr>
      <w:r w:rsidRPr="000D75C5">
        <w:rPr>
          <w:rFonts w:ascii="Aptos" w:hAnsi="Aptos"/>
          <w:b/>
          <w:color w:val="1F3864"/>
          <w:sz w:val="18"/>
          <w:rPrChange w:id="2328" w:author="Microsoft Word" w:date="2026-09-09T14:54:00Z" w16du:dateUtc="2026-09-09T13:54:00Z">
            <w:rPr>
              <w:b/>
              <w:bCs/>
              <w:color w:val="1F3864"/>
            </w:rPr>
          </w:rPrChange>
        </w:rPr>
        <w:t xml:space="preserve">Security boundary. </w:t>
      </w:r>
      <w:r w:rsidRPr="000D75C5">
        <w:rPr>
          <w:rFonts w:ascii="Aptos" w:hAnsi="Aptos"/>
          <w:sz w:val="18"/>
          <w:rPrChange w:id="2329" w:author="Microsoft Word" w:date="2026-09-09T14:54:00Z" w16du:dateUtc="2026-09-09T13:54:00Z">
            <w:rPr/>
          </w:rPrChange>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39BFE892" w14:textId="10D173A5" w:rsidR="0095094A" w:rsidRPr="00AC6F30" w:rsidRDefault="00D47B36">
      <w:pPr>
        <w:spacing w:before="40" w:after="110" w:line="278" w:lineRule="auto"/>
        <w:ind w:left="360"/>
        <w:rPr>
          <w:rFonts w:ascii="Aptos" w:hAnsi="Aptos"/>
          <w:sz w:val="18"/>
          <w:lang w:val="en-GB"/>
          <w:rPrChange w:id="2330" w:author="Microsoft Word" w:date="2026-09-09T14:54:00Z" w16du:dateUtc="2026-09-09T13:54:00Z">
            <w:rPr/>
          </w:rPrChange>
        </w:rPr>
      </w:pPr>
      <w:r w:rsidRPr="000D75C5">
        <w:rPr>
          <w:rFonts w:ascii="Aptos" w:hAnsi="Aptos"/>
          <w:b/>
          <w:color w:val="1F3864"/>
          <w:sz w:val="18"/>
          <w:rPrChange w:id="2331" w:author="Microsoft Word" w:date="2026-09-09T14:02:00Z" w16du:dateUtc="2026-09-09T13:02:00Z">
            <w:rPr>
              <w:b/>
              <w:bCs/>
              <w:color w:val="1F3864"/>
            </w:rPr>
          </w:rPrChange>
        </w:rPr>
        <w:t>Common</w:t>
      </w:r>
      <w:r w:rsidR="00CE060C" w:rsidRPr="000D75C5">
        <w:rPr>
          <w:rFonts w:ascii="Aptos" w:hAnsi="Aptos"/>
          <w:b/>
          <w:color w:val="1F3864"/>
          <w:sz w:val="18"/>
          <w:rPrChange w:id="2332" w:author="Microsoft Word" w:date="2026-09-09T14:02:00Z" w16du:dateUtc="2026-09-09T13:02:00Z">
            <w:rPr>
              <w:b/>
              <w:bCs/>
              <w:color w:val="1F3864"/>
            </w:rPr>
          </w:rPrChange>
        </w:rPr>
        <w:t xml:space="preserve"> pitfall.</w:t>
      </w:r>
      <w:r w:rsidR="007B5EA1" w:rsidRPr="000D75C5">
        <w:rPr>
          <w:rFonts w:ascii="Aptos" w:hAnsi="Aptos"/>
          <w:b/>
          <w:color w:val="1F3864"/>
          <w:sz w:val="18"/>
          <w:rPrChange w:id="2333" w:author="Microsoft Word" w:date="2026-09-09T14:02:00Z" w16du:dateUtc="2026-09-09T13:02:00Z">
            <w:rPr>
              <w:b/>
              <w:bCs/>
              <w:color w:val="1F3864"/>
            </w:rPr>
          </w:rPrChange>
        </w:rPr>
        <w:t xml:space="preserve"> </w:t>
      </w:r>
      <w:r w:rsidR="00AC6F30" w:rsidRPr="00AC6F30">
        <w:rPr>
          <w:rFonts w:ascii="Aptos" w:hAnsi="Aptos"/>
          <w:sz w:val="18"/>
          <w:lang w:val="en-GB"/>
        </w:rPr>
        <w:t>Using event notifications for streaming workloads or durable business messaging, or publishing events that become de facto sources of truth.</w:t>
      </w:r>
    </w:p>
    <w:p w14:paraId="3874F06B" w14:textId="26E6A007" w:rsidR="0095094A" w:rsidRDefault="007B5EA1" w:rsidP="0085411C">
      <w:pPr>
        <w:spacing w:before="40" w:after="110" w:line="278" w:lineRule="auto"/>
        <w:ind w:left="360"/>
      </w:pPr>
      <w:r w:rsidRPr="000D75C5">
        <w:rPr>
          <w:rFonts w:ascii="Aptos" w:hAnsi="Aptos"/>
          <w:b/>
          <w:color w:val="1F3864"/>
          <w:sz w:val="18"/>
          <w:rPrChange w:id="2334" w:author="Microsoft Word" w:date="2026-09-09T14:02:00Z" w16du:dateUtc="2026-09-09T13:02:00Z">
            <w:rPr>
              <w:b/>
              <w:bCs/>
              <w:color w:val="1F3864"/>
            </w:rPr>
          </w:rPrChange>
        </w:rPr>
        <w:t xml:space="preserve">In practice. </w:t>
      </w:r>
      <w:r w:rsidR="0085411C" w:rsidRPr="0085411C">
        <w:rPr>
          <w:rFonts w:ascii="Aptos" w:hAnsi="Aptos"/>
          <w:sz w:val="18"/>
          <w:lang w:val="en-GB"/>
        </w:rPr>
        <w:t>A document, file or business record changes state and downstream services need to react quickly. Event notifications allow interested consumers to respond independently without introducing direct dependencies or additional workflow coordination</w:t>
      </w:r>
      <w:r w:rsidR="0085411C">
        <w:rPr>
          <w:rFonts w:ascii="Aptos" w:hAnsi="Aptos"/>
          <w:sz w:val="18"/>
          <w:lang w:val="en-GB"/>
        </w:rPr>
        <w:t>.</w:t>
      </w:r>
      <w:r w:rsidR="0085411C">
        <w:rPr>
          <w:rFonts w:ascii="Aptos" w:hAnsi="Aptos"/>
          <w:sz w:val="18"/>
          <w:lang w:val="en-GB"/>
        </w:rPr>
        <w:br/>
      </w:r>
    </w:p>
    <w:p w14:paraId="7937FA94" w14:textId="4E1A4AC3" w:rsidR="0095094A" w:rsidRPr="005F0377" w:rsidRDefault="006F419D">
      <w:pPr>
        <w:pStyle w:val="Heading3"/>
        <w:rPr>
          <w:rFonts w:ascii="Calibri heading" w:hAnsi="Calibri heading"/>
          <w:color w:val="2E5496"/>
          <w:lang w:val="en-US"/>
          <w:rPrChange w:id="2335" w:author="Microsoft Word" w:date="2026-09-09T14:54:00Z" w16du:dateUtc="2026-09-09T13:54:00Z">
            <w:rPr/>
          </w:rPrChange>
        </w:rPr>
      </w:pPr>
      <w:bookmarkStart w:id="2336" w:name="_Toc239852312"/>
      <w:bookmarkStart w:id="2337" w:name="_Toc239899885"/>
      <w:r w:rsidRPr="002049ED">
        <w:rPr>
          <w:rFonts w:ascii="Calibri heading" w:hAnsi="Calibri heading"/>
          <w:color w:val="2E5496"/>
          <w:lang w:val="en-US"/>
        </w:rPr>
        <w:t>7</w:t>
      </w:r>
      <w:r w:rsidR="000514FA" w:rsidRPr="002049ED">
        <w:rPr>
          <w:rFonts w:ascii="Calibri heading" w:hAnsi="Calibri heading"/>
          <w:color w:val="2E5496"/>
          <w:lang w:val="en-US"/>
        </w:rPr>
        <w:t xml:space="preserve">.5.3 </w:t>
      </w:r>
      <w:commentRangeStart w:id="2338"/>
      <w:commentRangeStart w:id="2339"/>
      <w:commentRangeStart w:id="2340"/>
      <w:commentRangeStart w:id="2341"/>
      <w:r w:rsidR="000514FA" w:rsidRPr="002049ED">
        <w:rPr>
          <w:rFonts w:ascii="Calibri heading" w:hAnsi="Calibri heading"/>
          <w:color w:val="2E5496"/>
          <w:lang w:val="en-US"/>
        </w:rPr>
        <w:t>Inbound</w:t>
      </w:r>
      <w:r w:rsidR="000514FA" w:rsidRPr="005F0377">
        <w:rPr>
          <w:rFonts w:ascii="Calibri heading" w:hAnsi="Calibri heading"/>
          <w:color w:val="2E5496"/>
          <w:lang w:val="en-US"/>
          <w:rPrChange w:id="2342" w:author="Microsoft Word" w:date="2026-09-09T14:54:00Z" w16du:dateUtc="2026-09-09T13:54:00Z">
            <w:rPr/>
          </w:rPrChange>
        </w:rPr>
        <w:t xml:space="preserve"> webhook i</w:t>
      </w:r>
      <w:r w:rsidR="000514FA" w:rsidRPr="002049ED">
        <w:rPr>
          <w:rFonts w:ascii="Calibri heading" w:hAnsi="Calibri heading"/>
          <w:color w:val="2E5496"/>
          <w:lang w:val="en-US"/>
        </w:rPr>
        <w:t>ngestion (</w:t>
      </w:r>
      <w:r w:rsidR="000514FA">
        <w:rPr>
          <w:rFonts w:ascii="Calibri heading" w:hAnsi="Calibri heading"/>
          <w:color w:val="2E5496"/>
          <w:lang w:val="en-US"/>
        </w:rPr>
        <w:t>S</w:t>
      </w:r>
      <w:r w:rsidR="000514FA" w:rsidRPr="005F0377">
        <w:rPr>
          <w:rFonts w:ascii="Calibri heading" w:hAnsi="Calibri heading"/>
          <w:color w:val="2E5496"/>
          <w:lang w:val="en-US"/>
          <w:rPrChange w:id="2343" w:author="Microsoft Word" w:date="2026-09-09T14:54:00Z" w16du:dateUtc="2026-09-09T13:54:00Z">
            <w:rPr/>
          </w:rPrChange>
        </w:rPr>
        <w:t>FINT13)</w:t>
      </w:r>
      <w:bookmarkEnd w:id="2336"/>
      <w:bookmarkEnd w:id="2337"/>
      <w:commentRangeEnd w:id="2340"/>
      <w:r w:rsidR="00D42A0B" w:rsidRPr="005F0377">
        <w:rPr>
          <w:rStyle w:val="CommentReference"/>
          <w:rFonts w:ascii="Calibri heading" w:hAnsi="Calibri heading"/>
          <w:color w:val="2E5496"/>
          <w:sz w:val="22"/>
          <w:szCs w:val="22"/>
          <w:lang w:val="en-US"/>
          <w:rPrChange w:id="2344" w:author="Microsoft Word" w:date="2026-09-09T14:54:00Z" w16du:dateUtc="2026-09-09T13:54:00Z">
            <w:rPr>
              <w:rStyle w:val="CommentReference"/>
              <w:sz w:val="22"/>
              <w:szCs w:val="22"/>
            </w:rPr>
          </w:rPrChange>
        </w:rPr>
        <w:commentReference w:id="2340"/>
      </w:r>
      <w:commentRangeEnd w:id="2341"/>
      <w:r w:rsidR="002B2448" w:rsidRPr="005F0377">
        <w:rPr>
          <w:rStyle w:val="CommentReference"/>
          <w:rFonts w:ascii="Calibri heading" w:hAnsi="Calibri heading"/>
          <w:color w:val="2E5496"/>
          <w:sz w:val="22"/>
          <w:szCs w:val="22"/>
          <w:lang w:val="en-US"/>
          <w:rPrChange w:id="2345" w:author="Microsoft Word" w:date="2026-09-09T14:54:00Z" w16du:dateUtc="2026-09-09T13:54:00Z">
            <w:rPr>
              <w:rStyle w:val="CommentReference"/>
              <w:sz w:val="22"/>
              <w:szCs w:val="22"/>
            </w:rPr>
          </w:rPrChange>
        </w:rPr>
        <w:commentReference w:id="2341"/>
      </w:r>
      <w:commentRangeEnd w:id="2338"/>
      <w:r w:rsidR="00C56193" w:rsidRPr="005F0377">
        <w:rPr>
          <w:rStyle w:val="CommentReference"/>
          <w:rFonts w:ascii="Calibri heading" w:hAnsi="Calibri heading"/>
          <w:color w:val="2E5496"/>
          <w:sz w:val="22"/>
          <w:szCs w:val="22"/>
          <w:lang w:val="en-US"/>
          <w:rPrChange w:id="2346" w:author="Microsoft Word" w:date="2026-09-09T14:54:00Z" w16du:dateUtc="2026-09-09T13:54:00Z">
            <w:rPr>
              <w:rStyle w:val="CommentReference"/>
              <w:sz w:val="22"/>
              <w:szCs w:val="22"/>
            </w:rPr>
          </w:rPrChange>
        </w:rPr>
        <w:commentReference w:id="2338"/>
      </w:r>
      <w:commentRangeEnd w:id="2339"/>
      <w:r w:rsidR="00E95995" w:rsidRPr="005F0377">
        <w:rPr>
          <w:rStyle w:val="CommentReference"/>
          <w:rFonts w:ascii="Calibri heading" w:hAnsi="Calibri heading"/>
          <w:color w:val="2E5496"/>
          <w:sz w:val="22"/>
          <w:szCs w:val="22"/>
          <w:lang w:val="en-US"/>
          <w:rPrChange w:id="2347" w:author="Microsoft Word" w:date="2026-09-09T14:54:00Z" w16du:dateUtc="2026-09-09T13:54:00Z">
            <w:rPr>
              <w:rStyle w:val="CommentReference"/>
              <w:sz w:val="22"/>
              <w:szCs w:val="22"/>
            </w:rPr>
          </w:rPrChange>
        </w:rPr>
        <w:commentReference w:id="2339"/>
      </w:r>
    </w:p>
    <w:p w14:paraId="73950B6E" w14:textId="288DC9D7" w:rsidR="0095094A" w:rsidRPr="000D75C5" w:rsidRDefault="007B5EA1">
      <w:pPr>
        <w:spacing w:before="10" w:after="90"/>
        <w:rPr>
          <w:rFonts w:ascii="Aptos" w:hAnsi="Aptos"/>
          <w:sz w:val="18"/>
          <w:rPrChange w:id="2348" w:author="Microsoft Word" w:date="2026-09-09T14:54:00Z" w16du:dateUtc="2026-09-09T13:54:00Z">
            <w:rPr/>
          </w:rPrChange>
        </w:rPr>
      </w:pPr>
      <w:r w:rsidRPr="000D75C5">
        <w:rPr>
          <w:rFonts w:ascii="Aptos" w:hAnsi="Aptos"/>
          <w:i/>
          <w:color w:val="5A6470"/>
          <w:sz w:val="18"/>
          <w:rPrChange w:id="2349" w:author="Microsoft Word" w:date="2026-09-09T14:54:00Z" w16du:dateUtc="2026-09-09T13:54:00Z">
            <w:rPr>
              <w:i/>
              <w:iCs/>
              <w:color w:val="5A6470"/>
            </w:rPr>
          </w:rPrChange>
        </w:rPr>
        <w:t xml:space="preserve">Take partner callbacks safely through the </w:t>
      </w:r>
      <w:r w:rsidR="00D42A0B" w:rsidRPr="000D75C5">
        <w:rPr>
          <w:rFonts w:ascii="Aptos" w:hAnsi="Aptos"/>
          <w:i/>
          <w:color w:val="5A6470"/>
          <w:sz w:val="18"/>
          <w:rPrChange w:id="2350" w:author="Microsoft Word" w:date="2026-09-09T14:54:00Z" w16du:dateUtc="2026-09-09T13:54:00Z">
            <w:rPr>
              <w:i/>
              <w:iCs/>
              <w:color w:val="5A6470"/>
            </w:rPr>
          </w:rPrChange>
        </w:rPr>
        <w:t xml:space="preserve">network </w:t>
      </w:r>
      <w:r w:rsidR="001C6993" w:rsidRPr="000D75C5">
        <w:rPr>
          <w:rFonts w:ascii="Aptos" w:hAnsi="Aptos"/>
          <w:i/>
          <w:color w:val="5A6470"/>
          <w:sz w:val="18"/>
          <w:rPrChange w:id="2351" w:author="Microsoft Word" w:date="2026-09-09T14:54:00Z" w16du:dateUtc="2026-09-09T13:54:00Z">
            <w:rPr>
              <w:i/>
              <w:iCs/>
              <w:color w:val="5A6470"/>
            </w:rPr>
          </w:rPrChange>
        </w:rPr>
        <w:t>edge service</w:t>
      </w:r>
      <w:r w:rsidRPr="000D75C5">
        <w:rPr>
          <w:rFonts w:ascii="Aptos" w:hAnsi="Aptos"/>
          <w:i/>
          <w:color w:val="5A6470"/>
          <w:sz w:val="18"/>
          <w:rPrChange w:id="2352" w:author="Microsoft Word" w:date="2026-09-09T14:54:00Z" w16du:dateUtc="2026-09-09T13:54:00Z">
            <w:rPr>
              <w:i/>
              <w:iCs/>
              <w:color w:val="5A6470"/>
            </w:rPr>
          </w:rPrChange>
        </w:rPr>
        <w:t>, then process them asynchronously.</w:t>
      </w:r>
    </w:p>
    <w:p w14:paraId="37E46AFB" w14:textId="40FD2DDC" w:rsidR="0095094A" w:rsidRDefault="00D921C3">
      <w:pPr>
        <w:spacing w:before="90" w:after="130"/>
        <w:jc w:val="center"/>
      </w:pPr>
      <w:r w:rsidRPr="00D921C3">
        <w:rPr>
          <w:noProof/>
        </w:rPr>
        <w:drawing>
          <wp:inline distT="0" distB="0" distL="0" distR="0" wp14:anchorId="4BD51A93" wp14:editId="7A3895A5">
            <wp:extent cx="5732585" cy="1336040"/>
            <wp:effectExtent l="0" t="0" r="1905" b="0"/>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39"/>
                    <a:stretch>
                      <a:fillRect/>
                    </a:stretch>
                  </pic:blipFill>
                  <pic:spPr>
                    <a:xfrm>
                      <a:off x="0" y="0"/>
                      <a:ext cx="5755144" cy="1341298"/>
                    </a:xfrm>
                    <a:prstGeom prst="rect">
                      <a:avLst/>
                    </a:prstGeom>
                    <a:ln w="9525">
                      <a:solidFill>
                        <a:srgbClr val="AEB6C2"/>
                      </a:solidFill>
                    </a:ln>
                  </pic:spPr>
                </pic:pic>
              </a:graphicData>
            </a:graphic>
          </wp:inline>
        </w:drawing>
      </w:r>
    </w:p>
    <w:p w14:paraId="50E8E7F0" w14:textId="106B9853" w:rsidR="0095094A" w:rsidRPr="009542E6" w:rsidRDefault="007B5EA1">
      <w:pPr>
        <w:spacing w:before="40" w:after="110" w:line="278" w:lineRule="auto"/>
        <w:ind w:left="360"/>
        <w:rPr>
          <w:rFonts w:ascii="Aptos" w:hAnsi="Aptos"/>
          <w:sz w:val="18"/>
          <w:lang w:val="en-GB"/>
          <w:rPrChange w:id="2353" w:author="Microsoft Word" w:date="2026-09-09T14:54:00Z" w16du:dateUtc="2026-09-09T13:54:00Z">
            <w:rPr/>
          </w:rPrChange>
        </w:rPr>
      </w:pPr>
      <w:r w:rsidRPr="000D75C5">
        <w:rPr>
          <w:rFonts w:ascii="Aptos" w:hAnsi="Aptos"/>
          <w:b/>
          <w:color w:val="1F3864"/>
          <w:sz w:val="18"/>
          <w:rPrChange w:id="2354" w:author="Microsoft Word" w:date="2026-09-09T14:02:00Z" w16du:dateUtc="2026-09-09T13:02:00Z">
            <w:rPr>
              <w:b/>
              <w:bCs/>
              <w:color w:val="1F3864"/>
            </w:rPr>
          </w:rPrChange>
        </w:rPr>
        <w:t xml:space="preserve">Problem. </w:t>
      </w:r>
      <w:r w:rsidR="009542E6" w:rsidRPr="009542E6">
        <w:rPr>
          <w:rFonts w:ascii="Aptos" w:hAnsi="Aptos"/>
          <w:sz w:val="18"/>
          <w:lang w:val="en-GB"/>
        </w:rPr>
        <w:t xml:space="preserve">An external party needs to notify Chaucer of an event through a callback or webhook mechanism. Direct exposure of internal integration endpoints </w:t>
      </w:r>
      <w:r w:rsidR="00300DBF">
        <w:rPr>
          <w:rFonts w:ascii="Aptos" w:hAnsi="Aptos"/>
          <w:sz w:val="18"/>
          <w:lang w:val="en-GB"/>
        </w:rPr>
        <w:t>is a security risk.</w:t>
      </w:r>
    </w:p>
    <w:p w14:paraId="05415A7E" w14:textId="4E56A470" w:rsidR="0095094A" w:rsidRDefault="007B5EA1" w:rsidP="00DA620F">
      <w:pPr>
        <w:spacing w:before="40" w:after="110" w:line="278" w:lineRule="auto"/>
        <w:ind w:left="360"/>
      </w:pPr>
      <w:r w:rsidRPr="000D75C5">
        <w:rPr>
          <w:rFonts w:ascii="Aptos" w:hAnsi="Aptos"/>
          <w:b/>
          <w:color w:val="1F3864"/>
          <w:sz w:val="18"/>
          <w:rPrChange w:id="2355" w:author="Microsoft Word" w:date="2026-09-09T14:54:00Z" w16du:dateUtc="2026-09-09T13:54:00Z">
            <w:rPr>
              <w:b/>
              <w:bCs/>
              <w:color w:val="1F3864"/>
            </w:rPr>
          </w:rPrChange>
        </w:rPr>
        <w:t xml:space="preserve">Solution. </w:t>
      </w:r>
      <w:r w:rsidRPr="000D75C5">
        <w:rPr>
          <w:rFonts w:ascii="Aptos" w:hAnsi="Aptos"/>
          <w:sz w:val="18"/>
          <w:rPrChange w:id="2356" w:author="Microsoft Word" w:date="2026-09-09T14:54:00Z" w16du:dateUtc="2026-09-09T13:54:00Z">
            <w:rPr/>
          </w:rPrChange>
        </w:rPr>
        <w:t xml:space="preserve">This is the sanctioned public-ingress exception. Traffic enters through </w:t>
      </w:r>
      <w:r w:rsidR="00C71D12" w:rsidRPr="000D75C5">
        <w:rPr>
          <w:rFonts w:ascii="Aptos" w:hAnsi="Aptos"/>
          <w:sz w:val="18"/>
          <w:rPrChange w:id="2357" w:author="Microsoft Word" w:date="2026-09-09T14:54:00Z" w16du:dateUtc="2026-09-09T13:54:00Z">
            <w:rPr/>
          </w:rPrChange>
        </w:rPr>
        <w:t>an appropriate network edge service</w:t>
      </w:r>
      <w:r w:rsidRPr="000D75C5">
        <w:rPr>
          <w:rFonts w:ascii="Aptos" w:hAnsi="Aptos"/>
          <w:sz w:val="18"/>
          <w:rPrChange w:id="2358" w:author="Microsoft Word" w:date="2026-09-09T14:54:00Z" w16du:dateUtc="2026-09-09T13:54:00Z">
            <w:rPr/>
          </w:rPrChange>
        </w:rPr>
        <w:t>, terminates at APIM as the single ingress point, is authenticated (mTLS, OAuth, or a signed-payload check) and validated, then dropped onto Service Bus or Event Grid for asynchronous processing. No Function or Logic App HTTP trigger is ever exposed directly.</w:t>
      </w:r>
    </w:p>
    <w:p w14:paraId="37393677" w14:textId="756F4E8B" w:rsidR="0095094A" w:rsidRPr="000D75C5" w:rsidRDefault="007B5EA1">
      <w:pPr>
        <w:spacing w:before="40" w:after="110" w:line="278" w:lineRule="auto"/>
        <w:ind w:left="360"/>
        <w:rPr>
          <w:rFonts w:ascii="Aptos" w:hAnsi="Aptos"/>
          <w:sz w:val="18"/>
          <w:rPrChange w:id="2359" w:author="Microsoft Word" w:date="2026-09-09T14:54:00Z" w16du:dateUtc="2026-09-09T13:54:00Z">
            <w:rPr/>
          </w:rPrChange>
        </w:rPr>
      </w:pPr>
      <w:r w:rsidRPr="000D75C5">
        <w:rPr>
          <w:rFonts w:ascii="Aptos" w:hAnsi="Aptos"/>
          <w:b/>
          <w:color w:val="1F3864"/>
          <w:sz w:val="18"/>
          <w:rPrChange w:id="2360" w:author="Microsoft Word" w:date="2026-09-09T14:54:00Z" w16du:dateUtc="2026-09-09T13:54:00Z">
            <w:rPr>
              <w:b/>
              <w:bCs/>
              <w:color w:val="1F3864"/>
            </w:rPr>
          </w:rPrChange>
        </w:rPr>
        <w:t xml:space="preserve">Use it when. </w:t>
      </w:r>
      <w:r w:rsidR="00224E71" w:rsidRPr="000D75C5">
        <w:rPr>
          <w:rFonts w:ascii="Aptos" w:hAnsi="Aptos"/>
          <w:sz w:val="18"/>
          <w:rPrChange w:id="2361" w:author="Microsoft Word" w:date="2026-09-09T14:54:00Z" w16du:dateUtc="2026-09-09T13:54:00Z">
            <w:rPr/>
          </w:rPrChange>
        </w:rPr>
        <w:t>An</w:t>
      </w:r>
      <w:r w:rsidRPr="000D75C5">
        <w:rPr>
          <w:rFonts w:ascii="Aptos" w:hAnsi="Aptos"/>
          <w:sz w:val="18"/>
          <w:rPrChange w:id="2362" w:author="Microsoft Word" w:date="2026-09-09T14:54:00Z" w16du:dateUtc="2026-09-09T13:54:00Z">
            <w:rPr/>
          </w:rPrChange>
        </w:rPr>
        <w:t xml:space="preserve"> external party must push events to us and private networking is not possible.</w:t>
      </w:r>
    </w:p>
    <w:p w14:paraId="28EB50E4" w14:textId="7BB640A0" w:rsidR="0095094A" w:rsidRPr="000D75C5" w:rsidRDefault="007B5EA1">
      <w:pPr>
        <w:spacing w:before="40" w:after="110" w:line="278" w:lineRule="auto"/>
        <w:ind w:left="360"/>
        <w:rPr>
          <w:rFonts w:ascii="Aptos" w:hAnsi="Aptos"/>
          <w:sz w:val="18"/>
          <w:rPrChange w:id="2363" w:author="Microsoft Word" w:date="2026-09-09T14:54:00Z" w16du:dateUtc="2026-09-09T13:54:00Z">
            <w:rPr/>
          </w:rPrChange>
        </w:rPr>
      </w:pPr>
      <w:r w:rsidRPr="000D75C5">
        <w:rPr>
          <w:rFonts w:ascii="Aptos" w:hAnsi="Aptos"/>
          <w:b/>
          <w:color w:val="1F3864"/>
          <w:sz w:val="18"/>
          <w:rPrChange w:id="2364" w:author="Microsoft Word" w:date="2026-09-09T14:54:00Z" w16du:dateUtc="2026-09-09T13:54:00Z">
            <w:rPr>
              <w:b/>
              <w:bCs/>
              <w:color w:val="1F3864"/>
            </w:rPr>
          </w:rPrChange>
        </w:rPr>
        <w:t xml:space="preserve">Avoid it when. </w:t>
      </w:r>
      <w:r w:rsidR="000D27DD" w:rsidRPr="000D75C5">
        <w:rPr>
          <w:rFonts w:ascii="Aptos" w:hAnsi="Aptos"/>
          <w:sz w:val="18"/>
          <w:rPrChange w:id="2365" w:author="Microsoft Word" w:date="2026-09-09T14:54:00Z" w16du:dateUtc="2026-09-09T13:54:00Z">
            <w:rPr/>
          </w:rPrChange>
        </w:rPr>
        <w:t>The</w:t>
      </w:r>
      <w:r w:rsidRPr="000D75C5">
        <w:rPr>
          <w:rFonts w:ascii="Aptos" w:hAnsi="Aptos"/>
          <w:sz w:val="18"/>
          <w:rPrChange w:id="2366" w:author="Microsoft Word" w:date="2026-09-09T14:54:00Z" w16du:dateUtc="2026-09-09T13:54:00Z">
            <w:rPr/>
          </w:rPrChange>
        </w:rPr>
        <w:t xml:space="preserve"> integration can use private networking, prefer that every time.</w:t>
      </w:r>
    </w:p>
    <w:p w14:paraId="668B169D" w14:textId="33A1188C" w:rsidR="0095094A" w:rsidRPr="00157B8B" w:rsidRDefault="007B5EA1">
      <w:pPr>
        <w:spacing w:before="40" w:after="110" w:line="278" w:lineRule="auto"/>
        <w:ind w:left="360"/>
        <w:rPr>
          <w:rFonts w:ascii="Aptos" w:hAnsi="Aptos"/>
          <w:sz w:val="18"/>
          <w:lang w:val="en-GB"/>
          <w:rPrChange w:id="2367" w:author="Microsoft Word" w:date="2026-09-09T14:54:00Z" w16du:dateUtc="2026-09-09T13:54:00Z">
            <w:rPr/>
          </w:rPrChange>
        </w:rPr>
      </w:pPr>
      <w:r w:rsidRPr="000D75C5">
        <w:rPr>
          <w:rFonts w:ascii="Aptos" w:hAnsi="Aptos"/>
          <w:b/>
          <w:color w:val="1F3864"/>
          <w:sz w:val="18"/>
          <w:rPrChange w:id="2368" w:author="Microsoft Word" w:date="2026-09-09T14:02:00Z" w16du:dateUtc="2026-09-09T13:02:00Z">
            <w:rPr>
              <w:b/>
              <w:bCs/>
              <w:color w:val="1F3864"/>
            </w:rPr>
          </w:rPrChange>
        </w:rPr>
        <w:t xml:space="preserve">Risks and considerations. </w:t>
      </w:r>
      <w:r w:rsidR="00157B8B" w:rsidRPr="00157B8B">
        <w:rPr>
          <w:rFonts w:ascii="Aptos" w:hAnsi="Aptos"/>
          <w:sz w:val="18"/>
          <w:lang w:val="en-GB"/>
        </w:rPr>
        <w:t>Internet-facing integrations require additional controls to mitigate replay, forgery and abuse scenarios. Request validation, rate limiting, deduplication and asynchronous processing should be implemented. Where public exposure is required, the integration should follow the approved exception process and maintain clear ownership and review arrangements</w:t>
      </w:r>
      <w:r w:rsidRPr="000D75C5">
        <w:rPr>
          <w:rFonts w:ascii="Aptos" w:hAnsi="Aptos"/>
          <w:sz w:val="18"/>
          <w:rPrChange w:id="2369" w:author="Microsoft Word" w:date="2026-09-09T14:02:00Z" w16du:dateUtc="2026-09-09T13:02:00Z">
            <w:rPr/>
          </w:rPrChange>
        </w:rPr>
        <w:t>.</w:t>
      </w:r>
    </w:p>
    <w:p w14:paraId="00EF726F" w14:textId="6567E6BE" w:rsidR="0095094A" w:rsidRPr="000D75C5" w:rsidRDefault="007B5EA1">
      <w:pPr>
        <w:spacing w:before="40" w:after="110" w:line="278" w:lineRule="auto"/>
        <w:ind w:left="360"/>
        <w:rPr>
          <w:rFonts w:ascii="Aptos" w:hAnsi="Aptos"/>
          <w:sz w:val="18"/>
          <w:rPrChange w:id="2370" w:author="Microsoft Word" w:date="2026-09-09T14:54:00Z" w16du:dateUtc="2026-09-09T13:54:00Z">
            <w:rPr/>
          </w:rPrChange>
        </w:rPr>
      </w:pPr>
      <w:r w:rsidRPr="000D75C5">
        <w:rPr>
          <w:rFonts w:ascii="Aptos" w:hAnsi="Aptos"/>
          <w:b/>
          <w:color w:val="1F3864"/>
          <w:sz w:val="18"/>
          <w:rPrChange w:id="2371" w:author="Microsoft Word" w:date="2026-09-09T14:54:00Z" w16du:dateUtc="2026-09-09T13:54:00Z">
            <w:rPr>
              <w:b/>
              <w:bCs/>
              <w:color w:val="1F3864"/>
            </w:rPr>
          </w:rPrChange>
        </w:rPr>
        <w:t xml:space="preserve">Security boundary. </w:t>
      </w:r>
      <w:r w:rsidR="00ED4932">
        <w:rPr>
          <w:rFonts w:ascii="Aptos" w:hAnsi="Aptos"/>
          <w:sz w:val="18"/>
        </w:rPr>
        <w:t>T</w:t>
      </w:r>
      <w:r w:rsidRPr="000D75C5">
        <w:rPr>
          <w:rFonts w:ascii="Aptos" w:hAnsi="Aptos"/>
          <w:sz w:val="18"/>
          <w:rPrChange w:id="2372" w:author="Microsoft Word" w:date="2026-09-09T14:02:00Z" w16du:dateUtc="2026-09-09T13:02:00Z">
            <w:rPr/>
          </w:rPrChange>
        </w:rPr>
        <w:t>his</w:t>
      </w:r>
      <w:r w:rsidRPr="000D75C5">
        <w:rPr>
          <w:rFonts w:ascii="Aptos" w:hAnsi="Aptos"/>
          <w:sz w:val="18"/>
          <w:rPrChange w:id="2373" w:author="Microsoft Word" w:date="2026-09-09T14:54:00Z" w16du:dateUtc="2026-09-09T13:54:00Z">
            <w:rPr/>
          </w:rPrChange>
        </w:rPr>
        <w:t xml:space="preserve"> pattern crosses the internet boundary, </w:t>
      </w:r>
      <w:r>
        <w:rPr>
          <w:rFonts w:ascii="Aptos" w:hAnsi="Aptos"/>
          <w:sz w:val="18"/>
        </w:rPr>
        <w:t xml:space="preserve">so </w:t>
      </w:r>
      <w:r w:rsidR="00D907B3">
        <w:rPr>
          <w:rFonts w:ascii="Aptos" w:hAnsi="Aptos"/>
          <w:sz w:val="18"/>
        </w:rPr>
        <w:t>a</w:t>
      </w:r>
      <w:r w:rsidR="00107AA6" w:rsidRPr="000D75C5">
        <w:rPr>
          <w:rFonts w:ascii="Aptos" w:hAnsi="Aptos"/>
          <w:sz w:val="18"/>
          <w:rPrChange w:id="2374" w:author="Microsoft Word" w:date="2026-09-09T14:02:00Z" w16du:dateUtc="2026-09-09T13:02:00Z">
            <w:rPr/>
          </w:rPrChange>
        </w:rPr>
        <w:t>n</w:t>
      </w:r>
      <w:r w:rsidR="00107AA6" w:rsidRPr="000D75C5">
        <w:rPr>
          <w:rFonts w:ascii="Aptos" w:hAnsi="Aptos"/>
          <w:sz w:val="18"/>
          <w:rPrChange w:id="2375" w:author="Microsoft Word" w:date="2026-09-09T14:54:00Z" w16du:dateUtc="2026-09-09T13:54:00Z">
            <w:rPr/>
          </w:rPrChange>
        </w:rPr>
        <w:t xml:space="preserve"> appropriate network edge service</w:t>
      </w:r>
      <w:r w:rsidRPr="000D75C5">
        <w:rPr>
          <w:rFonts w:ascii="Aptos" w:hAnsi="Aptos"/>
          <w:sz w:val="18"/>
          <w:rPrChange w:id="2376" w:author="Microsoft Word" w:date="2026-09-09T14:54:00Z" w16du:dateUtc="2026-09-09T13:54:00Z">
            <w:rPr/>
          </w:rPrChange>
        </w:rPr>
        <w:t xml:space="preserve"> terminate</w:t>
      </w:r>
      <w:r w:rsidR="00107AA6" w:rsidRPr="000D75C5">
        <w:rPr>
          <w:rFonts w:ascii="Aptos" w:hAnsi="Aptos"/>
          <w:sz w:val="18"/>
          <w:rPrChange w:id="2377" w:author="Microsoft Word" w:date="2026-09-09T14:54:00Z" w16du:dateUtc="2026-09-09T13:54:00Z">
            <w:rPr/>
          </w:rPrChange>
        </w:rPr>
        <w:t>s</w:t>
      </w:r>
      <w:r w:rsidRPr="000D75C5">
        <w:rPr>
          <w:rFonts w:ascii="Aptos" w:hAnsi="Aptos"/>
          <w:sz w:val="18"/>
          <w:rPrChange w:id="2378" w:author="Microsoft Word" w:date="2026-09-09T14:54:00Z" w16du:dateUtc="2026-09-09T13:54:00Z">
            <w:rPr/>
          </w:rPrChange>
        </w:rPr>
        <w:t xml:space="preserve"> the public endpoint, APIM  is the single ingress, and processing happens back in the private spokes. Within Azure: past the edge everything is private, Service Bus/Event Grid and Functions over Private Endpoints with managed identity and TLS. Outside Azure: mTLS, OAuth or signed-payload validation, IP allow-listing and rate-limiting at the edge</w:t>
      </w:r>
      <w:r w:rsidR="004C2737" w:rsidRPr="000D75C5">
        <w:rPr>
          <w:rFonts w:ascii="Aptos" w:hAnsi="Aptos"/>
          <w:sz w:val="18"/>
          <w:rPrChange w:id="2379" w:author="Microsoft Word" w:date="2026-09-09T14:54:00Z" w16du:dateUtc="2026-09-09T13:54:00Z">
            <w:rPr/>
          </w:rPrChange>
        </w:rPr>
        <w:t>,</w:t>
      </w:r>
      <w:r w:rsidRPr="000D75C5">
        <w:rPr>
          <w:rFonts w:ascii="Aptos" w:hAnsi="Aptos"/>
          <w:sz w:val="18"/>
          <w:rPrChange w:id="2380" w:author="Microsoft Word" w:date="2026-09-09T14:54:00Z" w16du:dateUtc="2026-09-09T13:54:00Z">
            <w:rPr/>
          </w:rPrChange>
        </w:rPr>
        <w:t xml:space="preserve"> no Function or Logic App trigger is ever exposed</w:t>
      </w:r>
      <w:r w:rsidR="004C2737" w:rsidRPr="000D75C5">
        <w:rPr>
          <w:rFonts w:ascii="Aptos" w:hAnsi="Aptos"/>
          <w:sz w:val="18"/>
          <w:rPrChange w:id="2381" w:author="Microsoft Word" w:date="2026-09-09T14:54:00Z" w16du:dateUtc="2026-09-09T13:54:00Z">
            <w:rPr/>
          </w:rPrChange>
        </w:rPr>
        <w:t>,</w:t>
      </w:r>
      <w:r w:rsidRPr="000D75C5">
        <w:rPr>
          <w:rFonts w:ascii="Aptos" w:hAnsi="Aptos"/>
          <w:sz w:val="18"/>
          <w:rPrChange w:id="2382" w:author="Microsoft Word" w:date="2026-09-09T14:54:00Z" w16du:dateUtc="2026-09-09T13:54:00Z">
            <w:rPr/>
          </w:rPrChange>
        </w:rPr>
        <w:t xml:space="preserve"> the exposure is a registered, time-boxed exception.</w:t>
      </w:r>
    </w:p>
    <w:p w14:paraId="7D05C74A" w14:textId="15A487C8" w:rsidR="0095094A" w:rsidRPr="000D75C5" w:rsidRDefault="00D47B36">
      <w:pPr>
        <w:spacing w:before="40" w:after="110" w:line="278" w:lineRule="auto"/>
        <w:ind w:left="360"/>
        <w:rPr>
          <w:rFonts w:ascii="Aptos" w:hAnsi="Aptos"/>
          <w:sz w:val="18"/>
          <w:rPrChange w:id="2383" w:author="Microsoft Word" w:date="2026-09-09T14:54:00Z" w16du:dateUtc="2026-09-09T13:54:00Z">
            <w:rPr/>
          </w:rPrChange>
        </w:rPr>
      </w:pPr>
      <w:r w:rsidRPr="000D75C5">
        <w:rPr>
          <w:rFonts w:ascii="Aptos" w:hAnsi="Aptos"/>
          <w:b/>
          <w:color w:val="1F3864"/>
          <w:sz w:val="18"/>
          <w:rPrChange w:id="2384" w:author="Microsoft Word" w:date="2026-09-09T14:54:00Z" w16du:dateUtc="2026-09-09T13:54:00Z">
            <w:rPr>
              <w:b/>
              <w:bCs/>
              <w:color w:val="1F3864"/>
            </w:rPr>
          </w:rPrChange>
        </w:rPr>
        <w:t>Common</w:t>
      </w:r>
      <w:r w:rsidR="00CE060C" w:rsidRPr="000D75C5">
        <w:rPr>
          <w:rFonts w:ascii="Aptos" w:hAnsi="Aptos"/>
          <w:b/>
          <w:color w:val="1F3864"/>
          <w:sz w:val="18"/>
          <w:rPrChange w:id="2385" w:author="Microsoft Word" w:date="2026-09-09T14:54:00Z" w16du:dateUtc="2026-09-09T13:54:00Z">
            <w:rPr>
              <w:b/>
              <w:bCs/>
              <w:color w:val="1F3864"/>
            </w:rPr>
          </w:rPrChange>
        </w:rPr>
        <w:t xml:space="preserve"> pitfall.</w:t>
      </w:r>
      <w:r w:rsidR="007B5EA1" w:rsidRPr="000D75C5">
        <w:rPr>
          <w:rFonts w:ascii="Aptos" w:hAnsi="Aptos"/>
          <w:b/>
          <w:color w:val="1F3864"/>
          <w:sz w:val="18"/>
          <w:rPrChange w:id="2386" w:author="Microsoft Word" w:date="2026-09-09T14:54:00Z" w16du:dateUtc="2026-09-09T13:54:00Z">
            <w:rPr>
              <w:b/>
              <w:bCs/>
              <w:color w:val="1F3864"/>
            </w:rPr>
          </w:rPrChange>
        </w:rPr>
        <w:t xml:space="preserve"> </w:t>
      </w:r>
      <w:r w:rsidR="007B5EA1" w:rsidRPr="000D75C5">
        <w:rPr>
          <w:rFonts w:ascii="Aptos" w:hAnsi="Aptos"/>
          <w:sz w:val="18"/>
          <w:rPrChange w:id="2387" w:author="Microsoft Word" w:date="2026-09-09T14:54:00Z" w16du:dateUtc="2026-09-09T13:54:00Z">
            <w:rPr/>
          </w:rPrChange>
        </w:rPr>
        <w:t xml:space="preserve">Exposing a Logic App or Function HTTP trigger straight to the internet, bypassing APIM and the </w:t>
      </w:r>
      <w:r w:rsidR="00C416B7">
        <w:rPr>
          <w:rFonts w:ascii="Aptos" w:hAnsi="Aptos"/>
          <w:sz w:val="18"/>
        </w:rPr>
        <w:t>network edge service</w:t>
      </w:r>
      <w:r w:rsidR="007B5EA1" w:rsidRPr="000D75C5">
        <w:rPr>
          <w:rFonts w:ascii="Aptos" w:hAnsi="Aptos"/>
          <w:sz w:val="18"/>
          <w:rPrChange w:id="2388" w:author="Microsoft Word" w:date="2026-09-09T14:54:00Z" w16du:dateUtc="2026-09-09T13:54:00Z">
            <w:rPr/>
          </w:rPrChange>
        </w:rPr>
        <w:t>; processing synchronously in the handler.</w:t>
      </w:r>
    </w:p>
    <w:p w14:paraId="61BB6036" w14:textId="7EBF1640" w:rsidR="0095094A" w:rsidRPr="000D75C5" w:rsidRDefault="007B5EA1">
      <w:pPr>
        <w:spacing w:before="40" w:after="110" w:line="278" w:lineRule="auto"/>
        <w:ind w:left="360"/>
        <w:rPr>
          <w:rFonts w:ascii="Aptos" w:hAnsi="Aptos"/>
          <w:sz w:val="18"/>
          <w:rPrChange w:id="2389" w:author="Microsoft Word" w:date="2026-09-09T14:54:00Z" w16du:dateUtc="2026-09-09T13:54:00Z">
            <w:rPr/>
          </w:rPrChange>
        </w:rPr>
      </w:pPr>
      <w:r w:rsidRPr="000D75C5">
        <w:rPr>
          <w:rFonts w:ascii="Aptos" w:hAnsi="Aptos"/>
          <w:b/>
          <w:color w:val="1F3864"/>
          <w:sz w:val="18"/>
          <w:rPrChange w:id="2390" w:author="Microsoft Word" w:date="2026-09-09T14:54:00Z" w16du:dateUtc="2026-09-09T13:54:00Z">
            <w:rPr>
              <w:b/>
              <w:bCs/>
              <w:color w:val="1F3864"/>
            </w:rPr>
          </w:rPrChange>
        </w:rPr>
        <w:t xml:space="preserve">In practice. </w:t>
      </w:r>
      <w:r w:rsidRPr="000D75C5">
        <w:rPr>
          <w:rFonts w:ascii="Aptos" w:hAnsi="Aptos"/>
          <w:sz w:val="18"/>
          <w:rPrChange w:id="2391" w:author="Microsoft Word" w:date="2026-09-09T14:54:00Z" w16du:dateUtc="2026-09-09T13:54:00Z">
            <w:rPr/>
          </w:rPrChange>
        </w:rPr>
        <w:t xml:space="preserve">A payment provider posts settlement </w:t>
      </w:r>
      <w:r w:rsidR="00BF3623">
        <w:rPr>
          <w:rFonts w:ascii="Aptos" w:hAnsi="Aptos"/>
          <w:sz w:val="18"/>
        </w:rPr>
        <w:t>events</w:t>
      </w:r>
      <w:r w:rsidR="00820E44">
        <w:rPr>
          <w:rFonts w:ascii="Aptos" w:hAnsi="Aptos"/>
          <w:sz w:val="18"/>
        </w:rPr>
        <w:t xml:space="preserve"> </w:t>
      </w:r>
      <w:r w:rsidRPr="000D75C5">
        <w:rPr>
          <w:rFonts w:ascii="Aptos" w:hAnsi="Aptos"/>
          <w:sz w:val="18"/>
          <w:rPrChange w:id="2392" w:author="Microsoft Word" w:date="2026-09-09T14:54:00Z" w16du:dateUtc="2026-09-09T13:54:00Z">
            <w:rPr/>
          </w:rPrChange>
        </w:rPr>
        <w:t>webhooks; APIM validates the signature and drops the event on Service Bus.</w:t>
      </w:r>
    </w:p>
    <w:p w14:paraId="6C66E66F" w14:textId="77777777" w:rsidR="0095094A" w:rsidRDefault="0095094A">
      <w:pPr>
        <w:spacing w:after="150"/>
      </w:pPr>
    </w:p>
    <w:p w14:paraId="42A322F7" w14:textId="4D7FAACB" w:rsidR="0095094A" w:rsidRPr="005F0377" w:rsidRDefault="006F419D">
      <w:pPr>
        <w:pStyle w:val="Heading3"/>
        <w:rPr>
          <w:rFonts w:ascii="Calibri heading" w:hAnsi="Calibri heading"/>
          <w:color w:val="2E5496"/>
          <w:lang w:val="en-US"/>
          <w:rPrChange w:id="2393" w:author="Microsoft Word" w:date="2026-09-09T14:54:00Z" w16du:dateUtc="2026-09-09T13:54:00Z">
            <w:rPr/>
          </w:rPrChange>
        </w:rPr>
      </w:pPr>
      <w:bookmarkStart w:id="2394" w:name="_Toc239852313"/>
      <w:bookmarkStart w:id="2395" w:name="_Toc239899886"/>
      <w:r w:rsidRPr="005F0377">
        <w:rPr>
          <w:rFonts w:ascii="Calibri heading" w:hAnsi="Calibri heading"/>
          <w:color w:val="2E5496"/>
          <w:lang w:val="en-US"/>
        </w:rPr>
        <w:t>7</w:t>
      </w:r>
      <w:r w:rsidR="000514FA" w:rsidRPr="005F0377">
        <w:rPr>
          <w:rFonts w:ascii="Calibri heading" w:hAnsi="Calibri heading"/>
          <w:color w:val="2E5496"/>
          <w:lang w:val="en-US"/>
        </w:rPr>
        <w:t>.5.4 Outbound</w:t>
      </w:r>
      <w:r w:rsidR="000514FA" w:rsidRPr="005F0377">
        <w:rPr>
          <w:rFonts w:ascii="Calibri heading" w:hAnsi="Calibri heading"/>
          <w:color w:val="2E5496"/>
          <w:lang w:val="en-US"/>
          <w:rPrChange w:id="2396" w:author="Microsoft Word" w:date="2026-09-09T14:54:00Z" w16du:dateUtc="2026-09-09T13:54:00Z">
            <w:rPr/>
          </w:rPrChange>
        </w:rPr>
        <w:t xml:space="preserve"> webhook / </w:t>
      </w:r>
      <w:r w:rsidR="000514FA" w:rsidRPr="00820E44">
        <w:rPr>
          <w:rFonts w:ascii="Calibri heading" w:hAnsi="Calibri heading"/>
          <w:color w:val="2E5496"/>
          <w:lang w:val="en-US"/>
        </w:rPr>
        <w:t>notification (</w:t>
      </w:r>
      <w:r w:rsidR="000514FA" w:rsidRPr="005F0377">
        <w:rPr>
          <w:rFonts w:ascii="Calibri heading" w:hAnsi="Calibri heading"/>
          <w:color w:val="2E5496"/>
          <w:lang w:val="en-US"/>
          <w:rPrChange w:id="2397" w:author="Microsoft Word" w:date="2026-09-09T14:54:00Z" w16du:dateUtc="2026-09-09T13:54:00Z">
            <w:rPr/>
          </w:rPrChange>
        </w:rPr>
        <w:t>SFINT14)</w:t>
      </w:r>
      <w:bookmarkEnd w:id="2394"/>
      <w:bookmarkEnd w:id="2395"/>
    </w:p>
    <w:p w14:paraId="07813447" w14:textId="77777777" w:rsidR="0095094A" w:rsidRPr="000D75C5" w:rsidRDefault="007B5EA1">
      <w:pPr>
        <w:spacing w:before="10" w:after="90"/>
        <w:rPr>
          <w:rFonts w:ascii="Aptos" w:hAnsi="Aptos"/>
          <w:sz w:val="18"/>
          <w:rPrChange w:id="2398" w:author="Microsoft Word" w:date="2026-09-09T14:54:00Z" w16du:dateUtc="2026-09-09T13:54:00Z">
            <w:rPr/>
          </w:rPrChange>
        </w:rPr>
      </w:pPr>
      <w:r w:rsidRPr="000D75C5">
        <w:rPr>
          <w:rFonts w:ascii="Aptos" w:hAnsi="Aptos"/>
          <w:i/>
          <w:color w:val="5A6470"/>
          <w:sz w:val="18"/>
          <w:rPrChange w:id="2399" w:author="Microsoft Word" w:date="2026-09-09T14:54:00Z" w16du:dateUtc="2026-09-09T13:54:00Z">
            <w:rPr>
              <w:i/>
              <w:iCs/>
              <w:color w:val="5A6470"/>
            </w:rPr>
          </w:rPrChange>
        </w:rPr>
        <w:t>Push events out to subscribers instead of making them poll.</w:t>
      </w:r>
    </w:p>
    <w:p w14:paraId="02BF3368" w14:textId="77777777" w:rsidR="0095094A" w:rsidRDefault="007B5EA1">
      <w:pPr>
        <w:spacing w:before="90" w:after="130"/>
        <w:jc w:val="center"/>
      </w:pPr>
      <w:r>
        <w:rPr>
          <w:noProof/>
        </w:rPr>
        <w:drawing>
          <wp:inline distT="0" distB="0" distL="0" distR="0" wp14:anchorId="4B577E5E" wp14:editId="7697CA5D">
            <wp:extent cx="5191125" cy="981075"/>
            <wp:effectExtent l="19050" t="19050" r="19050" b="19050"/>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91125" cy="981075"/>
                    </a:xfrm>
                    <a:prstGeom prst="rect">
                      <a:avLst/>
                    </a:prstGeom>
                    <a:noFill/>
                    <a:ln w="9525">
                      <a:solidFill>
                        <a:srgbClr val="AEB6C2"/>
                      </a:solidFill>
                    </a:ln>
                  </pic:spPr>
                </pic:pic>
              </a:graphicData>
            </a:graphic>
          </wp:inline>
        </w:drawing>
      </w:r>
    </w:p>
    <w:p w14:paraId="7C23C550" w14:textId="629CD60C" w:rsidR="0095094A" w:rsidRPr="000D75C5" w:rsidRDefault="007B5EA1">
      <w:pPr>
        <w:spacing w:before="40" w:after="110" w:line="278" w:lineRule="auto"/>
        <w:ind w:left="360"/>
        <w:rPr>
          <w:rFonts w:ascii="Aptos" w:hAnsi="Aptos"/>
          <w:sz w:val="18"/>
          <w:rPrChange w:id="2400" w:author="Microsoft Word" w:date="2026-09-09T14:54:00Z" w16du:dateUtc="2026-09-09T13:54:00Z">
            <w:rPr/>
          </w:rPrChange>
        </w:rPr>
      </w:pPr>
      <w:r w:rsidRPr="000D75C5">
        <w:rPr>
          <w:rFonts w:ascii="Aptos" w:hAnsi="Aptos"/>
          <w:b/>
          <w:color w:val="1F3864"/>
          <w:sz w:val="18"/>
          <w:rPrChange w:id="2401" w:author="Microsoft Word" w:date="2026-09-09T14:02:00Z" w16du:dateUtc="2026-09-09T13:02:00Z">
            <w:rPr>
              <w:b/>
              <w:bCs/>
              <w:color w:val="1F3864"/>
            </w:rPr>
          </w:rPrChange>
        </w:rPr>
        <w:t xml:space="preserve">Problem. </w:t>
      </w:r>
      <w:r w:rsidRPr="000D75C5">
        <w:rPr>
          <w:rFonts w:ascii="Aptos" w:hAnsi="Aptos"/>
          <w:sz w:val="18"/>
          <w:rPrChange w:id="2402" w:author="Microsoft Word" w:date="2026-09-09T14:02:00Z" w16du:dateUtc="2026-09-09T13:02:00Z">
            <w:rPr/>
          </w:rPrChange>
        </w:rPr>
        <w:t>An external</w:t>
      </w:r>
      <w:r w:rsidR="00CA3E92">
        <w:rPr>
          <w:rFonts w:ascii="Aptos" w:hAnsi="Aptos"/>
          <w:sz w:val="18"/>
        </w:rPr>
        <w:t xml:space="preserve"> </w:t>
      </w:r>
      <w:r w:rsidR="00CA3E92" w:rsidRPr="00CA3E92">
        <w:rPr>
          <w:rFonts w:ascii="Aptos" w:hAnsi="Aptos"/>
          <w:sz w:val="18"/>
          <w:lang w:val="en-GB"/>
        </w:rPr>
        <w:t>consumer requires timely notification of a business or system event without repeatedly polling for status or changes</w:t>
      </w:r>
      <w:r w:rsidR="006134AE">
        <w:rPr>
          <w:rFonts w:ascii="Aptos" w:hAnsi="Aptos"/>
          <w:sz w:val="18"/>
          <w:lang w:val="en-GB"/>
        </w:rPr>
        <w:t>.</w:t>
      </w:r>
    </w:p>
    <w:p w14:paraId="1DE97775" w14:textId="0BAAF6D9" w:rsidR="0095094A" w:rsidRDefault="007B5EA1" w:rsidP="00DA620F">
      <w:pPr>
        <w:spacing w:before="40" w:after="110" w:line="278" w:lineRule="auto"/>
        <w:ind w:left="360"/>
      </w:pPr>
      <w:r w:rsidRPr="000D75C5">
        <w:rPr>
          <w:rFonts w:ascii="Aptos" w:hAnsi="Aptos"/>
          <w:b/>
          <w:color w:val="1F3864"/>
          <w:sz w:val="18"/>
          <w:rPrChange w:id="2403" w:author="Microsoft Word" w:date="2026-09-09T14:54:00Z" w16du:dateUtc="2026-09-09T13:54:00Z">
            <w:rPr>
              <w:b/>
              <w:bCs/>
              <w:color w:val="1F3864"/>
            </w:rPr>
          </w:rPrChange>
        </w:rPr>
        <w:t xml:space="preserve">Solution. </w:t>
      </w:r>
      <w:r w:rsidRPr="000D75C5">
        <w:rPr>
          <w:rFonts w:ascii="Aptos" w:hAnsi="Aptos"/>
          <w:sz w:val="18"/>
          <w:rPrChange w:id="2404" w:author="Microsoft Word" w:date="2026-09-09T14:54:00Z" w16du:dateUtc="2026-09-09T13:54:00Z">
            <w:rPr/>
          </w:rPrChange>
        </w:rPr>
        <w:t>On the event, dispatch via Event Grid subscriptions or a Logic App connector, webhook, email or Teams. Subscribers are configured, not coded into the publisher.</w:t>
      </w:r>
    </w:p>
    <w:p w14:paraId="20987509" w14:textId="2436D216" w:rsidR="0095094A" w:rsidRPr="000D75C5" w:rsidRDefault="007B5EA1">
      <w:pPr>
        <w:spacing w:before="40" w:after="110" w:line="278" w:lineRule="auto"/>
        <w:ind w:left="360"/>
        <w:rPr>
          <w:rFonts w:ascii="Aptos" w:hAnsi="Aptos"/>
          <w:sz w:val="18"/>
          <w:rPrChange w:id="2405" w:author="Microsoft Word" w:date="2026-09-09T14:54:00Z" w16du:dateUtc="2026-09-09T13:54:00Z">
            <w:rPr/>
          </w:rPrChange>
        </w:rPr>
      </w:pPr>
      <w:r w:rsidRPr="000D75C5">
        <w:rPr>
          <w:rFonts w:ascii="Aptos" w:hAnsi="Aptos"/>
          <w:b/>
          <w:color w:val="1F3864"/>
          <w:sz w:val="18"/>
          <w:rPrChange w:id="2406" w:author="Microsoft Word" w:date="2026-09-09T14:54:00Z" w16du:dateUtc="2026-09-09T13:54:00Z">
            <w:rPr>
              <w:b/>
              <w:bCs/>
              <w:color w:val="1F3864"/>
            </w:rPr>
          </w:rPrChange>
        </w:rPr>
        <w:t xml:space="preserve">Use it when. </w:t>
      </w:r>
      <w:r w:rsidR="0090325A" w:rsidRPr="000D75C5">
        <w:rPr>
          <w:rFonts w:ascii="Aptos" w:hAnsi="Aptos"/>
          <w:sz w:val="18"/>
          <w:rPrChange w:id="2407" w:author="Microsoft Word" w:date="2026-09-09T14:54:00Z" w16du:dateUtc="2026-09-09T13:54:00Z">
            <w:rPr/>
          </w:rPrChange>
        </w:rPr>
        <w:t>Subscribers</w:t>
      </w:r>
      <w:r w:rsidRPr="000D75C5">
        <w:rPr>
          <w:rFonts w:ascii="Aptos" w:hAnsi="Aptos"/>
          <w:sz w:val="18"/>
          <w:rPrChange w:id="2408" w:author="Microsoft Word" w:date="2026-09-09T14:54:00Z" w16du:dateUtc="2026-09-09T13:54:00Z">
            <w:rPr/>
          </w:rPrChange>
        </w:rPr>
        <w:t xml:space="preserve"> expect to be pushed to on an event.</w:t>
      </w:r>
    </w:p>
    <w:p w14:paraId="13CE9039" w14:textId="0C2B7DCF" w:rsidR="0095094A" w:rsidRPr="000D75C5" w:rsidRDefault="007B5EA1">
      <w:pPr>
        <w:spacing w:before="40" w:after="110" w:line="278" w:lineRule="auto"/>
        <w:ind w:left="360"/>
        <w:rPr>
          <w:rFonts w:ascii="Aptos" w:hAnsi="Aptos"/>
          <w:sz w:val="18"/>
          <w:rPrChange w:id="2409" w:author="Microsoft Word" w:date="2026-09-09T14:54:00Z" w16du:dateUtc="2026-09-09T13:54:00Z">
            <w:rPr/>
          </w:rPrChange>
        </w:rPr>
      </w:pPr>
      <w:r w:rsidRPr="000D75C5">
        <w:rPr>
          <w:rFonts w:ascii="Aptos" w:hAnsi="Aptos"/>
          <w:b/>
          <w:color w:val="1F3864"/>
          <w:sz w:val="18"/>
          <w:rPrChange w:id="2410" w:author="Microsoft Word" w:date="2026-09-09T14:54:00Z" w16du:dateUtc="2026-09-09T13:54:00Z">
            <w:rPr>
              <w:b/>
              <w:bCs/>
              <w:color w:val="1F3864"/>
            </w:rPr>
          </w:rPrChange>
        </w:rPr>
        <w:t xml:space="preserve">Avoid it when. </w:t>
      </w:r>
      <w:r w:rsidR="0090325A" w:rsidRPr="000D75C5">
        <w:rPr>
          <w:rFonts w:ascii="Aptos" w:hAnsi="Aptos"/>
          <w:sz w:val="18"/>
          <w:rPrChange w:id="2411" w:author="Microsoft Word" w:date="2026-09-09T14:54:00Z" w16du:dateUtc="2026-09-09T13:54:00Z">
            <w:rPr/>
          </w:rPrChange>
        </w:rPr>
        <w:t>Subscribers</w:t>
      </w:r>
      <w:r w:rsidRPr="000D75C5">
        <w:rPr>
          <w:rFonts w:ascii="Aptos" w:hAnsi="Aptos"/>
          <w:sz w:val="18"/>
          <w:rPrChange w:id="2412" w:author="Microsoft Word" w:date="2026-09-09T14:54:00Z" w16du:dateUtc="2026-09-09T13:54:00Z">
            <w:rPr/>
          </w:rPrChange>
        </w:rPr>
        <w:t xml:space="preserve"> should really pull current state through an API.</w:t>
      </w:r>
    </w:p>
    <w:p w14:paraId="767F85CA" w14:textId="6A0C0BEE" w:rsidR="0095094A" w:rsidRPr="00861EAC" w:rsidRDefault="007B5EA1">
      <w:pPr>
        <w:spacing w:before="40" w:after="110" w:line="278" w:lineRule="auto"/>
        <w:ind w:left="360"/>
        <w:rPr>
          <w:rFonts w:ascii="Aptos" w:hAnsi="Aptos"/>
          <w:sz w:val="18"/>
          <w:lang w:val="en-GB"/>
          <w:rPrChange w:id="2413" w:author="Microsoft Word" w:date="2026-09-09T14:54:00Z" w16du:dateUtc="2026-09-09T13:54:00Z">
            <w:rPr/>
          </w:rPrChange>
        </w:rPr>
      </w:pPr>
      <w:r w:rsidRPr="000D75C5">
        <w:rPr>
          <w:rFonts w:ascii="Aptos" w:hAnsi="Aptos"/>
          <w:b/>
          <w:color w:val="1F3864"/>
          <w:sz w:val="18"/>
          <w:rPrChange w:id="2414" w:author="Microsoft Word" w:date="2026-09-09T14:54:00Z" w16du:dateUtc="2026-09-09T13:54:00Z">
            <w:rPr>
              <w:b/>
              <w:bCs/>
              <w:color w:val="1F3864"/>
            </w:rPr>
          </w:rPrChange>
        </w:rPr>
        <w:t xml:space="preserve">Risks and considerations. </w:t>
      </w:r>
      <w:r w:rsidR="00861EAC" w:rsidRPr="00861EAC">
        <w:rPr>
          <w:rFonts w:ascii="Aptos" w:hAnsi="Aptos"/>
          <w:sz w:val="18"/>
          <w:lang w:val="en-GB"/>
        </w:rPr>
        <w:t>Subscriber availability can impact delivery success and increase retry activity. Appropriate retry, backoff and dead-letter handling should be implemented. Authentication material should be managed through</w:t>
      </w:r>
      <w:r w:rsidRPr="000D75C5">
        <w:rPr>
          <w:rFonts w:ascii="Aptos" w:hAnsi="Aptos"/>
          <w:sz w:val="18"/>
          <w:rPrChange w:id="2415" w:author="Microsoft Word" w:date="2026-09-09T14:54:00Z" w16du:dateUtc="2026-09-09T13:54:00Z">
            <w:rPr/>
          </w:rPrChange>
        </w:rPr>
        <w:t xml:space="preserve">, sign payloads where supported, and </w:t>
      </w:r>
      <w:r w:rsidR="00861EAC">
        <w:rPr>
          <w:rFonts w:ascii="Aptos" w:hAnsi="Aptos"/>
          <w:sz w:val="18"/>
        </w:rPr>
        <w:t>use</w:t>
      </w:r>
      <w:r w:rsidRPr="000D75C5">
        <w:rPr>
          <w:rFonts w:ascii="Aptos" w:hAnsi="Aptos"/>
          <w:sz w:val="18"/>
          <w:rPrChange w:id="2416" w:author="Microsoft Word" w:date="2026-09-09T14:54:00Z" w16du:dateUtc="2026-09-09T13:54:00Z">
            <w:rPr/>
          </w:rPrChange>
        </w:rPr>
        <w:t xml:space="preserve"> a circuit breaker around </w:t>
      </w:r>
      <w:r w:rsidR="00710B9A">
        <w:rPr>
          <w:rFonts w:ascii="Aptos" w:hAnsi="Aptos"/>
          <w:sz w:val="18"/>
        </w:rPr>
        <w:t>inconsistent</w:t>
      </w:r>
      <w:r w:rsidRPr="000D75C5">
        <w:rPr>
          <w:rFonts w:ascii="Aptos" w:hAnsi="Aptos"/>
          <w:sz w:val="18"/>
          <w:rPrChange w:id="2417" w:author="Microsoft Word" w:date="2026-09-09T14:54:00Z" w16du:dateUtc="2026-09-09T13:54:00Z">
            <w:rPr/>
          </w:rPrChange>
        </w:rPr>
        <w:t xml:space="preserve"> endpoints.</w:t>
      </w:r>
    </w:p>
    <w:p w14:paraId="153C813C" w14:textId="5DD94B3D" w:rsidR="0095094A" w:rsidRPr="000D75C5" w:rsidRDefault="007B5EA1">
      <w:pPr>
        <w:spacing w:before="40" w:after="110" w:line="278" w:lineRule="auto"/>
        <w:ind w:left="360"/>
        <w:rPr>
          <w:rFonts w:ascii="Aptos" w:hAnsi="Aptos"/>
          <w:sz w:val="18"/>
          <w:rPrChange w:id="2418" w:author="Microsoft Word" w:date="2026-09-09T14:54:00Z" w16du:dateUtc="2026-09-09T13:54:00Z">
            <w:rPr/>
          </w:rPrChange>
        </w:rPr>
      </w:pPr>
      <w:r w:rsidRPr="000D75C5">
        <w:rPr>
          <w:rFonts w:ascii="Aptos" w:hAnsi="Aptos"/>
          <w:b/>
          <w:color w:val="1F3864"/>
          <w:sz w:val="18"/>
          <w:rPrChange w:id="2419" w:author="Microsoft Word" w:date="2026-09-09T14:54:00Z" w16du:dateUtc="2026-09-09T13:54:00Z">
            <w:rPr>
              <w:b/>
              <w:bCs/>
              <w:color w:val="1F3864"/>
            </w:rPr>
          </w:rPrChange>
        </w:rPr>
        <w:t xml:space="preserve">Security boundary. </w:t>
      </w:r>
      <w:r w:rsidRPr="000D75C5">
        <w:rPr>
          <w:rFonts w:ascii="Aptos" w:hAnsi="Aptos"/>
          <w:sz w:val="18"/>
          <w:rPrChange w:id="2420" w:author="Microsoft Word" w:date="2026-09-09T14:54:00Z" w16du:dateUtc="2026-09-09T13:54:00Z">
            <w:rPr/>
          </w:rPrChange>
        </w:rPr>
        <w:t>Event Grid or the Logic App in spokes</w:t>
      </w:r>
      <w:r w:rsidR="004C2737" w:rsidRPr="000D75C5">
        <w:rPr>
          <w:rFonts w:ascii="Aptos" w:hAnsi="Aptos"/>
          <w:sz w:val="18"/>
          <w:rPrChange w:id="2421" w:author="Microsoft Word" w:date="2026-09-09T14:54:00Z" w16du:dateUtc="2026-09-09T13:54:00Z">
            <w:rPr/>
          </w:rPrChange>
        </w:rPr>
        <w:t>,</w:t>
      </w:r>
      <w:r w:rsidRPr="000D75C5">
        <w:rPr>
          <w:rFonts w:ascii="Aptos" w:hAnsi="Aptos"/>
          <w:sz w:val="18"/>
          <w:rPrChange w:id="2422" w:author="Microsoft Word" w:date="2026-09-09T14:54:00Z" w16du:dateUtc="2026-09-09T13:54:00Z">
            <w:rPr/>
          </w:rPrChange>
        </w:rPr>
        <w:t xml:space="preserve">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14:paraId="4D368F2C" w14:textId="5DAB7E21" w:rsidR="0095094A" w:rsidRPr="000D75C5" w:rsidRDefault="00D47B36">
      <w:pPr>
        <w:spacing w:before="40" w:after="110" w:line="278" w:lineRule="auto"/>
        <w:ind w:left="360"/>
        <w:rPr>
          <w:rFonts w:ascii="Aptos" w:hAnsi="Aptos"/>
          <w:sz w:val="18"/>
          <w:rPrChange w:id="2423" w:author="Microsoft Word" w:date="2026-09-09T14:54:00Z" w16du:dateUtc="2026-09-09T13:54:00Z">
            <w:rPr/>
          </w:rPrChange>
        </w:rPr>
      </w:pPr>
      <w:r w:rsidRPr="000D75C5">
        <w:rPr>
          <w:rFonts w:ascii="Aptos" w:hAnsi="Aptos"/>
          <w:b/>
          <w:color w:val="1F3864"/>
          <w:sz w:val="18"/>
          <w:rPrChange w:id="2424" w:author="Microsoft Word" w:date="2026-09-09T14:54:00Z" w16du:dateUtc="2026-09-09T13:54:00Z">
            <w:rPr>
              <w:b/>
              <w:bCs/>
              <w:color w:val="1F3864"/>
            </w:rPr>
          </w:rPrChange>
        </w:rPr>
        <w:t>Common</w:t>
      </w:r>
      <w:r w:rsidR="00CE060C" w:rsidRPr="000D75C5">
        <w:rPr>
          <w:rFonts w:ascii="Aptos" w:hAnsi="Aptos"/>
          <w:b/>
          <w:color w:val="1F3864"/>
          <w:sz w:val="18"/>
          <w:rPrChange w:id="2425" w:author="Microsoft Word" w:date="2026-09-09T14:54:00Z" w16du:dateUtc="2026-09-09T13:54:00Z">
            <w:rPr>
              <w:b/>
              <w:bCs/>
              <w:color w:val="1F3864"/>
            </w:rPr>
          </w:rPrChange>
        </w:rPr>
        <w:t xml:space="preserve"> pitfall.</w:t>
      </w:r>
      <w:r w:rsidR="007B5EA1" w:rsidRPr="000D75C5">
        <w:rPr>
          <w:rFonts w:ascii="Aptos" w:hAnsi="Aptos"/>
          <w:b/>
          <w:color w:val="1F3864"/>
          <w:sz w:val="18"/>
          <w:rPrChange w:id="2426" w:author="Microsoft Word" w:date="2026-09-09T14:54:00Z" w16du:dateUtc="2026-09-09T13:54:00Z">
            <w:rPr>
              <w:b/>
              <w:bCs/>
              <w:color w:val="1F3864"/>
            </w:rPr>
          </w:rPrChange>
        </w:rPr>
        <w:t xml:space="preserve"> </w:t>
      </w:r>
      <w:r w:rsidR="007B5EA1" w:rsidRPr="000D75C5">
        <w:rPr>
          <w:rFonts w:ascii="Aptos" w:hAnsi="Aptos"/>
          <w:sz w:val="18"/>
          <w:rPrChange w:id="2427" w:author="Microsoft Word" w:date="2026-09-09T14:54:00Z" w16du:dateUtc="2026-09-09T13:54:00Z">
            <w:rPr/>
          </w:rPrChange>
        </w:rPr>
        <w:t>Polling to simulate push; bespoke per-subscriber dispatch code instead of subscriptions.</w:t>
      </w:r>
    </w:p>
    <w:p w14:paraId="411F638D" w14:textId="77777777" w:rsidR="0095094A" w:rsidRPr="000D75C5" w:rsidRDefault="007B5EA1">
      <w:pPr>
        <w:spacing w:before="40" w:after="110" w:line="278" w:lineRule="auto"/>
        <w:ind w:left="360"/>
        <w:rPr>
          <w:rFonts w:ascii="Aptos" w:hAnsi="Aptos"/>
          <w:sz w:val="18"/>
          <w:rPrChange w:id="2428" w:author="Microsoft Word" w:date="2026-09-09T14:54:00Z" w16du:dateUtc="2026-09-09T13:54:00Z">
            <w:rPr/>
          </w:rPrChange>
        </w:rPr>
      </w:pPr>
      <w:r w:rsidRPr="000D75C5">
        <w:rPr>
          <w:rFonts w:ascii="Aptos" w:hAnsi="Aptos"/>
          <w:b/>
          <w:color w:val="1F3864"/>
          <w:sz w:val="18"/>
          <w:rPrChange w:id="2429" w:author="Microsoft Word" w:date="2026-09-09T14:54:00Z" w16du:dateUtc="2026-09-09T13:54:00Z">
            <w:rPr>
              <w:b/>
              <w:bCs/>
              <w:color w:val="1F3864"/>
            </w:rPr>
          </w:rPrChange>
        </w:rPr>
        <w:t xml:space="preserve">In practice. </w:t>
      </w:r>
      <w:r w:rsidRPr="000D75C5">
        <w:rPr>
          <w:rFonts w:ascii="Aptos" w:hAnsi="Aptos"/>
          <w:sz w:val="18"/>
          <w:rPrChange w:id="2430" w:author="Microsoft Word" w:date="2026-09-09T14:54:00Z" w16du:dateUtc="2026-09-09T13:54:00Z">
            <w:rPr/>
          </w:rPrChange>
        </w:rPr>
        <w:t>The broker's system is notified automatically when a claim status changes.</w:t>
      </w:r>
    </w:p>
    <w:p w14:paraId="6C3AE685" w14:textId="77777777" w:rsidR="0095094A" w:rsidRDefault="0095094A">
      <w:pPr>
        <w:spacing w:after="150"/>
      </w:pPr>
    </w:p>
    <w:p w14:paraId="2AAA7567" w14:textId="57E8CF5E" w:rsidR="0095094A" w:rsidRPr="005F0377" w:rsidRDefault="006F419D">
      <w:pPr>
        <w:pStyle w:val="Heading3"/>
        <w:rPr>
          <w:rFonts w:ascii="Calibri heading" w:hAnsi="Calibri heading"/>
          <w:color w:val="2E5496"/>
          <w:lang w:val="en-US"/>
          <w:rPrChange w:id="2431" w:author="Microsoft Word" w:date="2026-09-09T14:54:00Z" w16du:dateUtc="2026-09-09T13:54:00Z">
            <w:rPr/>
          </w:rPrChange>
        </w:rPr>
      </w:pPr>
      <w:bookmarkStart w:id="2432" w:name="_Toc239852314"/>
      <w:bookmarkStart w:id="2433" w:name="_Toc239899887"/>
      <w:r w:rsidRPr="005F0377">
        <w:rPr>
          <w:rFonts w:ascii="Calibri heading" w:hAnsi="Calibri heading"/>
          <w:color w:val="2E5496"/>
          <w:lang w:val="en-US"/>
          <w:rPrChange w:id="2434" w:author="Microsoft Word" w:date="2026-09-09T14:54:00Z" w16du:dateUtc="2026-09-09T13:54:00Z">
            <w:rPr/>
          </w:rPrChange>
        </w:rPr>
        <w:t>7</w:t>
      </w:r>
      <w:r w:rsidR="000514FA" w:rsidRPr="005F0377">
        <w:rPr>
          <w:rFonts w:ascii="Calibri heading" w:hAnsi="Calibri heading"/>
          <w:color w:val="2E5496"/>
          <w:lang w:val="en-US"/>
          <w:rPrChange w:id="2435" w:author="Microsoft Word" w:date="2026-09-09T14:54:00Z" w16du:dateUtc="2026-09-09T13:54:00Z">
            <w:rPr/>
          </w:rPrChange>
        </w:rPr>
        <w:t>.5.5</w:t>
      </w:r>
      <w:commentRangeStart w:id="2436"/>
      <w:commentRangeStart w:id="2437"/>
      <w:r w:rsidR="000514FA" w:rsidRPr="005F0377">
        <w:rPr>
          <w:rFonts w:ascii="Calibri heading" w:hAnsi="Calibri heading"/>
          <w:color w:val="2E5496"/>
          <w:lang w:val="en-US"/>
          <w:rPrChange w:id="2438" w:author="Microsoft Word" w:date="2026-09-09T14:54:00Z" w16du:dateUtc="2026-09-09T13:54:00Z">
            <w:rPr/>
          </w:rPrChange>
        </w:rPr>
        <w:t xml:space="preserve"> Stream / telemetry </w:t>
      </w:r>
      <w:r w:rsidR="000514FA" w:rsidRPr="005F0377">
        <w:rPr>
          <w:rFonts w:ascii="Calibri heading" w:hAnsi="Calibri heading"/>
          <w:color w:val="2E5496"/>
          <w:lang w:val="en-US"/>
        </w:rPr>
        <w:t>ingestion (</w:t>
      </w:r>
      <w:r w:rsidR="000514FA" w:rsidRPr="005F0377">
        <w:rPr>
          <w:rFonts w:ascii="Calibri heading" w:hAnsi="Calibri heading"/>
          <w:color w:val="2E5496"/>
          <w:lang w:val="en-US"/>
          <w:rPrChange w:id="2439" w:author="Microsoft Word" w:date="2026-09-09T14:54:00Z" w16du:dateUtc="2026-09-09T13:54:00Z">
            <w:rPr/>
          </w:rPrChange>
        </w:rPr>
        <w:t>SFINT15)</w:t>
      </w:r>
      <w:bookmarkEnd w:id="2432"/>
      <w:bookmarkEnd w:id="2433"/>
      <w:commentRangeEnd w:id="2436"/>
      <w:r w:rsidR="008907D2" w:rsidRPr="005F0377">
        <w:rPr>
          <w:rStyle w:val="CommentReference"/>
          <w:rFonts w:ascii="Calibri heading" w:hAnsi="Calibri heading"/>
          <w:color w:val="2E5496"/>
          <w:sz w:val="22"/>
          <w:szCs w:val="22"/>
          <w:lang w:val="en-US"/>
          <w:rPrChange w:id="2440" w:author="Microsoft Word" w:date="2026-09-09T14:54:00Z" w16du:dateUtc="2026-09-09T13:54:00Z">
            <w:rPr>
              <w:rStyle w:val="CommentReference"/>
              <w:sz w:val="22"/>
              <w:szCs w:val="22"/>
            </w:rPr>
          </w:rPrChange>
        </w:rPr>
        <w:commentReference w:id="2436"/>
      </w:r>
      <w:commentRangeEnd w:id="2437"/>
      <w:r w:rsidR="00AD46BF" w:rsidRPr="005F0377">
        <w:rPr>
          <w:rStyle w:val="CommentReference"/>
          <w:rFonts w:ascii="Calibri heading" w:hAnsi="Calibri heading"/>
          <w:color w:val="2E5496"/>
          <w:sz w:val="22"/>
          <w:szCs w:val="22"/>
          <w:lang w:val="en-US"/>
          <w:rPrChange w:id="2441" w:author="Microsoft Word" w:date="2026-09-09T14:54:00Z" w16du:dateUtc="2026-09-09T13:54:00Z">
            <w:rPr>
              <w:rStyle w:val="CommentReference"/>
              <w:sz w:val="22"/>
              <w:szCs w:val="22"/>
            </w:rPr>
          </w:rPrChange>
        </w:rPr>
        <w:commentReference w:id="2437"/>
      </w:r>
    </w:p>
    <w:p w14:paraId="6866B846" w14:textId="77777777" w:rsidR="0095094A" w:rsidRPr="000D75C5" w:rsidRDefault="007B5EA1">
      <w:pPr>
        <w:spacing w:before="10" w:after="90"/>
        <w:rPr>
          <w:rFonts w:ascii="Aptos" w:hAnsi="Aptos"/>
          <w:sz w:val="18"/>
          <w:rPrChange w:id="2442" w:author="Microsoft Word" w:date="2026-09-09T14:54:00Z" w16du:dateUtc="2026-09-09T13:54:00Z">
            <w:rPr/>
          </w:rPrChange>
        </w:rPr>
      </w:pPr>
      <w:r w:rsidRPr="000D75C5">
        <w:rPr>
          <w:rFonts w:ascii="Aptos" w:hAnsi="Aptos"/>
          <w:i/>
          <w:color w:val="5A6470"/>
          <w:sz w:val="18"/>
          <w:rPrChange w:id="2443" w:author="Microsoft Word" w:date="2026-09-09T14:54:00Z" w16du:dateUtc="2026-09-09T13:54:00Z">
            <w:rPr>
              <w:i/>
              <w:iCs/>
              <w:color w:val="5A6470"/>
            </w:rPr>
          </w:rPrChange>
        </w:rPr>
        <w:t>Ingest high-volume continuous data and hand it to processors or the data platform.</w:t>
      </w:r>
    </w:p>
    <w:p w14:paraId="47B836B0" w14:textId="2DCEECFC" w:rsidR="0095094A" w:rsidRDefault="00593AF5">
      <w:pPr>
        <w:spacing w:before="90" w:after="130"/>
        <w:jc w:val="center"/>
        <w:rPr>
          <w:ins w:id="2444" w:author="Puneet Kumar - Chaucer" w:date="2026-09-09T21:49:00Z" w16du:dateUtc="2026-09-09T20:49:00Z"/>
        </w:rPr>
      </w:pPr>
      <w:r>
        <w:rPr>
          <w:noProof/>
        </w:rPr>
        <w:drawing>
          <wp:inline distT="0" distB="0" distL="0" distR="0" wp14:anchorId="77E19847" wp14:editId="249BC0CC">
            <wp:extent cx="5191125" cy="723900"/>
            <wp:effectExtent l="0" t="0" r="0" b="0"/>
            <wp:docPr id="3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38931171"/>
                    <pic:cNvPicPr>
                      <a:picLocks noChangeAspect="1" noChangeArrowheads="1"/>
                    </pic:cNvPicPr>
                  </pic:nvPicPr>
                  <pic:blipFill>
                    <a:blip r:embed="rId41"/>
                    <a:stretch>
                      <a:fillRect/>
                    </a:stretch>
                  </pic:blipFill>
                  <pic:spPr bwMode="auto">
                    <a:xfrm>
                      <a:off x="0" y="0"/>
                      <a:ext cx="5191125" cy="723900"/>
                    </a:xfrm>
                    <a:prstGeom prst="rect">
                      <a:avLst/>
                    </a:prstGeom>
                    <a:ln w="9525">
                      <a:solidFill>
                        <a:srgbClr val="AEB6C2"/>
                      </a:solidFill>
                    </a:ln>
                  </pic:spPr>
                </pic:pic>
              </a:graphicData>
            </a:graphic>
          </wp:inline>
        </w:drawing>
      </w:r>
    </w:p>
    <w:p w14:paraId="77CEBC1C" w14:textId="12876D08" w:rsidR="00593AF5" w:rsidRDefault="00593AF5">
      <w:pPr>
        <w:spacing w:before="90" w:after="130"/>
        <w:jc w:val="center"/>
      </w:pPr>
    </w:p>
    <w:p w14:paraId="0116CEF0" w14:textId="77777777" w:rsidR="0095094A" w:rsidRPr="000D75C5" w:rsidRDefault="007B5EA1">
      <w:pPr>
        <w:spacing w:before="40" w:after="110" w:line="278" w:lineRule="auto"/>
        <w:ind w:left="360"/>
        <w:rPr>
          <w:rFonts w:ascii="Aptos" w:hAnsi="Aptos"/>
          <w:sz w:val="18"/>
          <w:rPrChange w:id="2445" w:author="Microsoft Word" w:date="2026-09-09T14:54:00Z" w16du:dateUtc="2026-09-09T13:54:00Z">
            <w:rPr/>
          </w:rPrChange>
        </w:rPr>
      </w:pPr>
      <w:r w:rsidRPr="000D75C5">
        <w:rPr>
          <w:rFonts w:ascii="Aptos" w:hAnsi="Aptos"/>
          <w:b/>
          <w:color w:val="1F3864"/>
          <w:sz w:val="18"/>
          <w:rPrChange w:id="2446" w:author="Microsoft Word" w:date="2026-09-09T14:54:00Z" w16du:dateUtc="2026-09-09T13:54:00Z">
            <w:rPr>
              <w:b/>
              <w:bCs/>
              <w:color w:val="1F3864"/>
            </w:rPr>
          </w:rPrChange>
        </w:rPr>
        <w:t xml:space="preserve">Problem. </w:t>
      </w:r>
      <w:r w:rsidRPr="000D75C5">
        <w:rPr>
          <w:rFonts w:ascii="Aptos" w:hAnsi="Aptos"/>
          <w:sz w:val="18"/>
          <w:rPrChange w:id="2447" w:author="Microsoft Word" w:date="2026-09-09T14:54:00Z" w16du:dateUtc="2026-09-09T13:54:00Z">
            <w:rPr/>
          </w:rPrChange>
        </w:rPr>
        <w:t>A high-frequency feed produces far more events than a business-messaging queue is designed for, and it needs partitioned, ordered processing.</w:t>
      </w:r>
    </w:p>
    <w:p w14:paraId="630D8E39" w14:textId="1CDC52CB" w:rsidR="0095094A" w:rsidRPr="000D75C5" w:rsidRDefault="007B5EA1">
      <w:pPr>
        <w:spacing w:before="40" w:after="110" w:line="278" w:lineRule="auto"/>
        <w:ind w:left="360"/>
        <w:rPr>
          <w:rFonts w:ascii="Aptos" w:hAnsi="Aptos"/>
          <w:sz w:val="18"/>
          <w:rPrChange w:id="2448" w:author="Microsoft Word" w:date="2026-09-09T14:54:00Z" w16du:dateUtc="2026-09-09T13:54:00Z">
            <w:rPr/>
          </w:rPrChange>
        </w:rPr>
      </w:pPr>
      <w:r w:rsidRPr="000D75C5">
        <w:rPr>
          <w:rFonts w:ascii="Aptos" w:hAnsi="Aptos"/>
          <w:b/>
          <w:color w:val="1F3864"/>
          <w:sz w:val="18"/>
          <w:rPrChange w:id="2449" w:author="Microsoft Word" w:date="2026-09-09T14:54:00Z" w16du:dateUtc="2026-09-09T13:54:00Z">
            <w:rPr>
              <w:b/>
              <w:bCs/>
              <w:color w:val="1F3864"/>
            </w:rPr>
          </w:rPrChange>
        </w:rPr>
        <w:t xml:space="preserve">Solution. </w:t>
      </w:r>
      <w:r w:rsidRPr="000D75C5">
        <w:rPr>
          <w:rFonts w:ascii="Aptos" w:hAnsi="Aptos"/>
          <w:sz w:val="18"/>
          <w:rPrChange w:id="2450" w:author="Microsoft Word" w:date="2026-09-09T14:54:00Z" w16du:dateUtc="2026-09-09T13:54:00Z">
            <w:rPr/>
          </w:rPrChange>
        </w:rPr>
        <w:t xml:space="preserve">Ingest into Event Hubs, partitioned for throughput; process with Functions; and typically capture or offload to </w:t>
      </w:r>
      <w:r w:rsidR="00532EC7">
        <w:rPr>
          <w:rFonts w:ascii="Aptos" w:hAnsi="Aptos"/>
          <w:sz w:val="18"/>
        </w:rPr>
        <w:t>Data Platform</w:t>
      </w:r>
      <w:r w:rsidRPr="000D75C5">
        <w:rPr>
          <w:rFonts w:ascii="Aptos" w:hAnsi="Aptos"/>
          <w:sz w:val="18"/>
          <w:rPrChange w:id="2451" w:author="Microsoft Word" w:date="2026-09-09T14:54:00Z" w16du:dateUtc="2026-09-09T13:54:00Z">
            <w:rPr/>
          </w:rPrChange>
        </w:rPr>
        <w:t xml:space="preserve"> for analytics. Event Hubs is </w:t>
      </w:r>
      <w:r w:rsidR="00C53C45" w:rsidRPr="000D75C5">
        <w:rPr>
          <w:rFonts w:ascii="Aptos" w:hAnsi="Aptos"/>
          <w:sz w:val="18"/>
          <w:rPrChange w:id="2452" w:author="Microsoft Word" w:date="2026-09-09T14:54:00Z" w16du:dateUtc="2026-09-09T13:54:00Z">
            <w:rPr/>
          </w:rPrChange>
        </w:rPr>
        <w:t>designed for high-volume event ingestion and streaming</w:t>
      </w:r>
      <w:r w:rsidR="00743851" w:rsidRPr="000D75C5">
        <w:rPr>
          <w:rFonts w:ascii="Aptos" w:hAnsi="Aptos"/>
          <w:sz w:val="18"/>
          <w:rPrChange w:id="2453" w:author="Microsoft Word" w:date="2026-09-09T14:54:00Z" w16du:dateUtc="2026-09-09T13:54:00Z">
            <w:rPr/>
          </w:rPrChange>
        </w:rPr>
        <w:t>;</w:t>
      </w:r>
      <w:r w:rsidRPr="000D75C5">
        <w:rPr>
          <w:rFonts w:ascii="Aptos" w:hAnsi="Aptos"/>
          <w:sz w:val="18"/>
          <w:rPrChange w:id="2454" w:author="Microsoft Word" w:date="2026-09-09T14:54:00Z" w16du:dateUtc="2026-09-09T13:54:00Z">
            <w:rPr/>
          </w:rPrChange>
        </w:rPr>
        <w:t xml:space="preserve"> Service Bus is not.</w:t>
      </w:r>
    </w:p>
    <w:p w14:paraId="2CC00FD6" w14:textId="706F0003" w:rsidR="0095094A" w:rsidRPr="000D75C5" w:rsidRDefault="007B5EA1">
      <w:pPr>
        <w:spacing w:before="40" w:after="110" w:line="278" w:lineRule="auto"/>
        <w:ind w:left="360"/>
        <w:rPr>
          <w:rFonts w:ascii="Aptos" w:hAnsi="Aptos"/>
          <w:sz w:val="18"/>
          <w:rPrChange w:id="2455" w:author="Microsoft Word" w:date="2026-09-09T14:54:00Z" w16du:dateUtc="2026-09-09T13:54:00Z">
            <w:rPr/>
          </w:rPrChange>
        </w:rPr>
      </w:pPr>
      <w:r w:rsidRPr="000D75C5">
        <w:rPr>
          <w:rFonts w:ascii="Aptos" w:hAnsi="Aptos"/>
          <w:b/>
          <w:color w:val="1F3864"/>
          <w:sz w:val="18"/>
          <w:rPrChange w:id="2456" w:author="Microsoft Word" w:date="2026-09-09T14:54:00Z" w16du:dateUtc="2026-09-09T13:54:00Z">
            <w:rPr>
              <w:b/>
              <w:bCs/>
              <w:color w:val="1F3864"/>
            </w:rPr>
          </w:rPrChange>
        </w:rPr>
        <w:t xml:space="preserve">Use it when. </w:t>
      </w:r>
      <w:r w:rsidR="005E0BA6" w:rsidRPr="000D75C5">
        <w:rPr>
          <w:rFonts w:ascii="Aptos" w:hAnsi="Aptos"/>
          <w:sz w:val="18"/>
          <w:rPrChange w:id="2457" w:author="Microsoft Word" w:date="2026-09-09T14:54:00Z" w16du:dateUtc="2026-09-09T13:54:00Z">
            <w:rPr/>
          </w:rPrChange>
        </w:rPr>
        <w:t>Sustained</w:t>
      </w:r>
      <w:r w:rsidRPr="000D75C5">
        <w:rPr>
          <w:rFonts w:ascii="Aptos" w:hAnsi="Aptos"/>
          <w:sz w:val="18"/>
          <w:rPrChange w:id="2458" w:author="Microsoft Word" w:date="2026-09-09T14:54:00Z" w16du:dateUtc="2026-09-09T13:54:00Z">
            <w:rPr/>
          </w:rPrChange>
        </w:rPr>
        <w:t xml:space="preserve"> high event rates need partitioned stream processing.</w:t>
      </w:r>
    </w:p>
    <w:p w14:paraId="5F2C4E8C" w14:textId="3CF4C890" w:rsidR="0095094A" w:rsidRPr="000D75C5" w:rsidRDefault="007B5EA1">
      <w:pPr>
        <w:spacing w:before="40" w:after="110" w:line="278" w:lineRule="auto"/>
        <w:ind w:left="360"/>
        <w:rPr>
          <w:rFonts w:ascii="Aptos" w:hAnsi="Aptos"/>
          <w:sz w:val="18"/>
          <w:rPrChange w:id="2459" w:author="Microsoft Word" w:date="2026-09-09T14:54:00Z" w16du:dateUtc="2026-09-09T13:54:00Z">
            <w:rPr/>
          </w:rPrChange>
        </w:rPr>
      </w:pPr>
      <w:r w:rsidRPr="000D75C5">
        <w:rPr>
          <w:rFonts w:ascii="Aptos" w:hAnsi="Aptos"/>
          <w:b/>
          <w:color w:val="1F3864"/>
          <w:sz w:val="18"/>
          <w:rPrChange w:id="2460" w:author="Microsoft Word" w:date="2026-09-09T14:54:00Z" w16du:dateUtc="2026-09-09T13:54:00Z">
            <w:rPr>
              <w:b/>
              <w:bCs/>
              <w:color w:val="1F3864"/>
            </w:rPr>
          </w:rPrChange>
        </w:rPr>
        <w:t xml:space="preserve">Avoid it when. </w:t>
      </w:r>
      <w:r w:rsidR="0089344D" w:rsidRPr="000D75C5">
        <w:rPr>
          <w:rFonts w:ascii="Aptos" w:hAnsi="Aptos"/>
          <w:sz w:val="18"/>
          <w:rPrChange w:id="2461" w:author="Microsoft Word" w:date="2026-09-09T14:54:00Z" w16du:dateUtc="2026-09-09T13:54:00Z">
            <w:rPr/>
          </w:rPrChange>
        </w:rPr>
        <w:t>These</w:t>
      </w:r>
      <w:r w:rsidRPr="000D75C5">
        <w:rPr>
          <w:rFonts w:ascii="Aptos" w:hAnsi="Aptos"/>
          <w:sz w:val="18"/>
          <w:rPrChange w:id="2462" w:author="Microsoft Word" w:date="2026-09-09T14:54:00Z" w16du:dateUtc="2026-09-09T13:54:00Z">
            <w:rPr/>
          </w:rPrChange>
        </w:rPr>
        <w:t xml:space="preserve"> are transactional business commands needing per-message dead-lettering and sessions (Service Bus), or low-volume discrete notifications (Event Grid).</w:t>
      </w:r>
    </w:p>
    <w:p w14:paraId="41CE277A" w14:textId="7101836B" w:rsidR="0095094A" w:rsidRPr="00DC7641" w:rsidRDefault="007B5EA1">
      <w:pPr>
        <w:spacing w:before="40" w:after="110" w:line="278" w:lineRule="auto"/>
        <w:ind w:left="360"/>
        <w:rPr>
          <w:rFonts w:ascii="Aptos" w:hAnsi="Aptos"/>
          <w:sz w:val="18"/>
          <w:lang w:val="en-GB"/>
          <w:rPrChange w:id="2463" w:author="Microsoft Word" w:date="2026-09-09T14:54:00Z" w16du:dateUtc="2026-09-09T13:54:00Z">
            <w:rPr/>
          </w:rPrChange>
        </w:rPr>
      </w:pPr>
      <w:r w:rsidRPr="000D75C5">
        <w:rPr>
          <w:rFonts w:ascii="Aptos" w:hAnsi="Aptos"/>
          <w:b/>
          <w:color w:val="1F3864"/>
          <w:sz w:val="18"/>
          <w:rPrChange w:id="2464" w:author="Microsoft Word" w:date="2026-09-09T14:02:00Z" w16du:dateUtc="2026-09-09T13:02:00Z">
            <w:rPr>
              <w:b/>
              <w:bCs/>
              <w:color w:val="1F3864"/>
            </w:rPr>
          </w:rPrChange>
        </w:rPr>
        <w:t xml:space="preserve">Risks and considerations. </w:t>
      </w:r>
      <w:r w:rsidR="00DC7641" w:rsidRPr="00DC7641">
        <w:rPr>
          <w:rFonts w:ascii="Aptos" w:hAnsi="Aptos"/>
          <w:sz w:val="18"/>
          <w:lang w:val="en-GB"/>
        </w:rPr>
        <w:t>Partitioning strategy should be planned against throughput and consumer parallelism requirements. Consumer lag, checkpoint management and processing latency should be monitored. Ordering guarantees apply only within an individual partition, and capacity requirements should be aligned to expected event volumes</w:t>
      </w:r>
    </w:p>
    <w:p w14:paraId="1CCD4C43" w14:textId="5020A79D" w:rsidR="0095094A" w:rsidRPr="000D75C5" w:rsidRDefault="007B5EA1">
      <w:pPr>
        <w:spacing w:before="40" w:after="110" w:line="278" w:lineRule="auto"/>
        <w:ind w:left="360"/>
        <w:rPr>
          <w:rFonts w:ascii="Aptos" w:hAnsi="Aptos"/>
          <w:sz w:val="18"/>
          <w:rPrChange w:id="2465" w:author="Microsoft Word" w:date="2026-09-09T14:54:00Z" w16du:dateUtc="2026-09-09T13:54:00Z">
            <w:rPr/>
          </w:rPrChange>
        </w:rPr>
      </w:pPr>
      <w:r w:rsidRPr="000D75C5">
        <w:rPr>
          <w:rFonts w:ascii="Aptos" w:hAnsi="Aptos"/>
          <w:b/>
          <w:color w:val="1F3864"/>
          <w:sz w:val="18"/>
          <w:rPrChange w:id="2466" w:author="Microsoft Word" w:date="2026-09-09T14:54:00Z" w16du:dateUtc="2026-09-09T13:54:00Z">
            <w:rPr>
              <w:b/>
              <w:bCs/>
              <w:color w:val="1F3864"/>
            </w:rPr>
          </w:rPrChange>
        </w:rPr>
        <w:t xml:space="preserve">Security boundary. </w:t>
      </w:r>
      <w:r w:rsidRPr="000D75C5">
        <w:rPr>
          <w:rFonts w:ascii="Aptos" w:hAnsi="Aptos"/>
          <w:sz w:val="18"/>
          <w:rPrChange w:id="2467" w:author="Microsoft Word" w:date="2026-09-09T14:54:00Z" w16du:dateUtc="2026-09-09T13:54:00Z">
            <w:rPr/>
          </w:rPrChange>
        </w:rPr>
        <w:t>Event Hubs and its processors in spokes</w:t>
      </w:r>
      <w:r w:rsidR="00436CB0" w:rsidRPr="000D75C5">
        <w:rPr>
          <w:rFonts w:ascii="Aptos" w:hAnsi="Aptos"/>
          <w:sz w:val="18"/>
          <w:rPrChange w:id="2468" w:author="Microsoft Word" w:date="2026-09-09T14:54:00Z" w16du:dateUtc="2026-09-09T13:54:00Z">
            <w:rPr/>
          </w:rPrChange>
        </w:rPr>
        <w:t>,</w:t>
      </w:r>
      <w:r w:rsidRPr="000D75C5">
        <w:rPr>
          <w:rFonts w:ascii="Aptos" w:hAnsi="Aptos"/>
          <w:sz w:val="18"/>
          <w:rPrChange w:id="2469" w:author="Microsoft Word" w:date="2026-09-09T14:54:00Z" w16du:dateUtc="2026-09-09T13:54:00Z">
            <w:rPr/>
          </w:rPrChange>
        </w:rPr>
        <w:t xml:space="preserve"> capture to a firewalled storage account. Within Azure: Private Endpoint, managed identity, TLS, with capture storage under RBAC. Outside Azure: an external feed enters through the edge</w:t>
      </w:r>
      <w:r w:rsidR="0089344D" w:rsidRPr="000D75C5">
        <w:rPr>
          <w:rFonts w:ascii="Aptos" w:hAnsi="Aptos"/>
          <w:sz w:val="18"/>
          <w:rPrChange w:id="2470" w:author="Microsoft Word" w:date="2026-09-09T14:54:00Z" w16du:dateUtc="2026-09-09T13:54:00Z">
            <w:rPr/>
          </w:rPrChange>
        </w:rPr>
        <w:t>;</w:t>
      </w:r>
      <w:r w:rsidRPr="000D75C5">
        <w:rPr>
          <w:rFonts w:ascii="Aptos" w:hAnsi="Aptos"/>
          <w:sz w:val="18"/>
          <w:rPrChange w:id="2471" w:author="Microsoft Word" w:date="2026-09-09T14:54:00Z" w16du:dateUtc="2026-09-09T13:54:00Z">
            <w:rPr/>
          </w:rPrChange>
        </w:rPr>
        <w:t xml:space="preserve"> internal streams cross no boundary.</w:t>
      </w:r>
    </w:p>
    <w:p w14:paraId="0AF3711F" w14:textId="73BD5BFB" w:rsidR="0095094A" w:rsidRPr="000D75C5" w:rsidRDefault="00D47B36">
      <w:pPr>
        <w:spacing w:before="40" w:after="110" w:line="278" w:lineRule="auto"/>
        <w:ind w:left="360"/>
        <w:rPr>
          <w:rFonts w:ascii="Aptos" w:hAnsi="Aptos"/>
          <w:sz w:val="18"/>
          <w:rPrChange w:id="2472" w:author="Microsoft Word" w:date="2026-09-09T14:54:00Z" w16du:dateUtc="2026-09-09T13:54:00Z">
            <w:rPr/>
          </w:rPrChange>
        </w:rPr>
      </w:pPr>
      <w:r w:rsidRPr="000D75C5">
        <w:rPr>
          <w:rFonts w:ascii="Aptos" w:hAnsi="Aptos"/>
          <w:b/>
          <w:color w:val="1F3864"/>
          <w:sz w:val="18"/>
          <w:rPrChange w:id="2473" w:author="Microsoft Word" w:date="2026-09-09T14:54:00Z" w16du:dateUtc="2026-09-09T13:54:00Z">
            <w:rPr>
              <w:b/>
              <w:bCs/>
              <w:color w:val="1F3864"/>
            </w:rPr>
          </w:rPrChange>
        </w:rPr>
        <w:t>Common</w:t>
      </w:r>
      <w:r w:rsidR="00CE060C" w:rsidRPr="000D75C5">
        <w:rPr>
          <w:rFonts w:ascii="Aptos" w:hAnsi="Aptos"/>
          <w:b/>
          <w:color w:val="1F3864"/>
          <w:sz w:val="18"/>
          <w:rPrChange w:id="2474" w:author="Microsoft Word" w:date="2026-09-09T14:54:00Z" w16du:dateUtc="2026-09-09T13:54:00Z">
            <w:rPr>
              <w:b/>
              <w:bCs/>
              <w:color w:val="1F3864"/>
            </w:rPr>
          </w:rPrChange>
        </w:rPr>
        <w:t xml:space="preserve"> pitfall.</w:t>
      </w:r>
      <w:r w:rsidR="007B5EA1" w:rsidRPr="000D75C5">
        <w:rPr>
          <w:rFonts w:ascii="Aptos" w:hAnsi="Aptos"/>
          <w:b/>
          <w:color w:val="1F3864"/>
          <w:sz w:val="18"/>
          <w:rPrChange w:id="2475" w:author="Microsoft Word" w:date="2026-09-09T14:54:00Z" w16du:dateUtc="2026-09-09T13:54:00Z">
            <w:rPr>
              <w:b/>
              <w:bCs/>
              <w:color w:val="1F3864"/>
            </w:rPr>
          </w:rPrChange>
        </w:rPr>
        <w:t xml:space="preserve"> </w:t>
      </w:r>
      <w:r w:rsidR="00117EEA">
        <w:rPr>
          <w:rFonts w:ascii="Aptos" w:hAnsi="Aptos"/>
          <w:sz w:val="18"/>
        </w:rPr>
        <w:t xml:space="preserve">Usage of </w:t>
      </w:r>
      <w:r w:rsidR="007B5EA1">
        <w:rPr>
          <w:rFonts w:ascii="Aptos" w:hAnsi="Aptos"/>
          <w:sz w:val="18"/>
        </w:rPr>
        <w:t>S</w:t>
      </w:r>
      <w:r w:rsidR="007B5EA1" w:rsidRPr="000D75C5">
        <w:rPr>
          <w:rFonts w:ascii="Aptos" w:hAnsi="Aptos"/>
          <w:sz w:val="18"/>
          <w:rPrChange w:id="2476" w:author="Microsoft Word" w:date="2026-09-09T14:54:00Z" w16du:dateUtc="2026-09-09T13:54:00Z">
            <w:rPr/>
          </w:rPrChange>
        </w:rPr>
        <w:t xml:space="preserve">ervice Bus for </w:t>
      </w:r>
      <w:r w:rsidR="008C60A6" w:rsidRPr="000D75C5">
        <w:rPr>
          <w:rFonts w:ascii="Aptos" w:hAnsi="Aptos"/>
          <w:sz w:val="18"/>
          <w:rPrChange w:id="2477" w:author="Microsoft Word" w:date="2026-09-09T14:54:00Z" w16du:dateUtc="2026-09-09T13:54:00Z">
            <w:rPr/>
          </w:rPrChange>
        </w:rPr>
        <w:t>high</w:t>
      </w:r>
      <w:r w:rsidR="007B5EA1" w:rsidRPr="000D75C5">
        <w:rPr>
          <w:rFonts w:ascii="Aptos" w:hAnsi="Aptos"/>
          <w:sz w:val="18"/>
          <w:rPrChange w:id="2478" w:author="Microsoft Word" w:date="2026-09-09T14:54:00Z" w16du:dateUtc="2026-09-09T13:54:00Z">
            <w:rPr/>
          </w:rPrChange>
        </w:rPr>
        <w:t xml:space="preserve"> volumes</w:t>
      </w:r>
      <w:r w:rsidR="00436CB0" w:rsidRPr="000D75C5">
        <w:rPr>
          <w:rFonts w:ascii="Aptos" w:hAnsi="Aptos"/>
          <w:sz w:val="18"/>
          <w:rPrChange w:id="2479" w:author="Microsoft Word" w:date="2026-09-09T14:54:00Z" w16du:dateUtc="2026-09-09T13:54:00Z">
            <w:rPr/>
          </w:rPrChange>
        </w:rPr>
        <w:t>,</w:t>
      </w:r>
      <w:r w:rsidR="007B5EA1" w:rsidRPr="000D75C5">
        <w:rPr>
          <w:rFonts w:ascii="Aptos" w:hAnsi="Aptos"/>
          <w:sz w:val="18"/>
          <w:rPrChange w:id="2480" w:author="Microsoft Word" w:date="2026-09-09T14:54:00Z" w16du:dateUtc="2026-09-09T13:54:00Z">
            <w:rPr/>
          </w:rPrChange>
        </w:rPr>
        <w:t xml:space="preserve"> Event Hubs for transactional commands; </w:t>
      </w:r>
      <w:r w:rsidR="002F3829">
        <w:rPr>
          <w:rFonts w:ascii="Aptos" w:hAnsi="Aptos"/>
          <w:sz w:val="18"/>
        </w:rPr>
        <w:t xml:space="preserve">or designing </w:t>
      </w:r>
      <w:r w:rsidR="007B5EA1" w:rsidRPr="000D75C5">
        <w:rPr>
          <w:rFonts w:ascii="Aptos" w:hAnsi="Aptos"/>
          <w:sz w:val="18"/>
          <w:rPrChange w:id="2481" w:author="Microsoft Word" w:date="2026-09-09T14:54:00Z" w16du:dateUtc="2026-09-09T13:54:00Z">
            <w:rPr/>
          </w:rPrChange>
        </w:rPr>
        <w:t>synchronous consumers on a stream.</w:t>
      </w:r>
    </w:p>
    <w:p w14:paraId="38477061" w14:textId="77777777" w:rsidR="0095094A" w:rsidRPr="000D75C5" w:rsidRDefault="007B5EA1">
      <w:pPr>
        <w:spacing w:before="40" w:after="110" w:line="278" w:lineRule="auto"/>
        <w:ind w:left="360"/>
        <w:rPr>
          <w:rFonts w:ascii="Aptos" w:hAnsi="Aptos"/>
          <w:sz w:val="18"/>
          <w:rPrChange w:id="2482" w:author="Microsoft Word" w:date="2026-09-09T14:54:00Z" w16du:dateUtc="2026-09-09T13:54:00Z">
            <w:rPr/>
          </w:rPrChange>
        </w:rPr>
      </w:pPr>
      <w:r w:rsidRPr="000D75C5">
        <w:rPr>
          <w:rFonts w:ascii="Aptos" w:hAnsi="Aptos"/>
          <w:b/>
          <w:color w:val="1F3864"/>
          <w:sz w:val="18"/>
          <w:rPrChange w:id="2483" w:author="Microsoft Word" w:date="2026-09-09T14:54:00Z" w16du:dateUtc="2026-09-09T13:54:00Z">
            <w:rPr>
              <w:b/>
              <w:bCs/>
              <w:color w:val="1F3864"/>
            </w:rPr>
          </w:rPrChange>
        </w:rPr>
        <w:t xml:space="preserve">In practice. </w:t>
      </w:r>
      <w:r w:rsidRPr="000D75C5">
        <w:rPr>
          <w:rFonts w:ascii="Aptos" w:hAnsi="Aptos"/>
          <w:sz w:val="18"/>
          <w:rPrChange w:id="2484" w:author="Microsoft Word" w:date="2026-09-09T14:54:00Z" w16du:dateUtc="2026-09-09T13:54:00Z">
            <w:rPr/>
          </w:rPrChange>
        </w:rPr>
        <w:t>A high-frequency exposure feed is ingested, processed near-real-time and offloaded to Snowflake.</w:t>
      </w:r>
    </w:p>
    <w:p w14:paraId="27AF02F8" w14:textId="77777777" w:rsidR="0095094A" w:rsidRDefault="0095094A">
      <w:pPr>
        <w:spacing w:after="150"/>
      </w:pPr>
    </w:p>
    <w:p w14:paraId="0011B3BF" w14:textId="259A4EC5" w:rsidR="0095094A" w:rsidRPr="00C97173" w:rsidRDefault="006F419D">
      <w:pPr>
        <w:pStyle w:val="Heading2"/>
        <w:rPr>
          <w:rFonts w:ascii="Calibri heading" w:hAnsi="Calibri heading"/>
          <w:b/>
          <w:color w:val="2E5496"/>
          <w:sz w:val="28"/>
          <w:lang w:val="en-US"/>
          <w:rPrChange w:id="2485" w:author="Microsoft Word" w:date="2026-09-09T14:54:00Z" w16du:dateUtc="2026-09-09T13:54:00Z">
            <w:rPr/>
          </w:rPrChange>
        </w:rPr>
      </w:pPr>
      <w:bookmarkStart w:id="2486" w:name="_Toc239852315"/>
      <w:bookmarkStart w:id="2487" w:name="_Toc239899888"/>
      <w:r w:rsidRPr="00C97173">
        <w:rPr>
          <w:rFonts w:ascii="Calibri heading" w:hAnsi="Calibri heading"/>
          <w:b/>
          <w:color w:val="2E5496"/>
          <w:sz w:val="28"/>
          <w:lang w:val="en-US"/>
          <w:rPrChange w:id="2488" w:author="Microsoft Word" w:date="2026-09-09T14:54:00Z" w16du:dateUtc="2026-09-09T13:54:00Z">
            <w:rPr/>
          </w:rPrChange>
        </w:rPr>
        <w:t>7</w:t>
      </w:r>
      <w:r w:rsidR="000514FA" w:rsidRPr="00C97173">
        <w:rPr>
          <w:rFonts w:ascii="Calibri heading" w:hAnsi="Calibri heading"/>
          <w:b/>
          <w:color w:val="2E5496"/>
          <w:sz w:val="28"/>
          <w:lang w:val="en-US"/>
          <w:rPrChange w:id="2489" w:author="Microsoft Word" w:date="2026-09-09T14:54:00Z" w16du:dateUtc="2026-09-09T13:54:00Z">
            <w:rPr/>
          </w:rPrChange>
        </w:rPr>
        <w:t xml:space="preserve">.6 </w:t>
      </w:r>
      <w:commentRangeStart w:id="2490"/>
      <w:r w:rsidR="000514FA" w:rsidRPr="00C97173">
        <w:rPr>
          <w:rFonts w:ascii="Calibri heading" w:hAnsi="Calibri heading"/>
          <w:b/>
          <w:color w:val="2E5496"/>
          <w:sz w:val="28"/>
          <w:lang w:val="en-US"/>
          <w:rPrChange w:id="2491" w:author="Microsoft Word" w:date="2026-09-09T14:54:00Z" w16du:dateUtc="2026-09-09T13:54:00Z">
            <w:rPr/>
          </w:rPrChange>
        </w:rPr>
        <w:t>Orchestration Patterns</w:t>
      </w:r>
      <w:bookmarkEnd w:id="2486"/>
      <w:bookmarkEnd w:id="2487"/>
      <w:commentRangeEnd w:id="2490"/>
      <w:r w:rsidR="00946634" w:rsidRPr="00C97173">
        <w:rPr>
          <w:rStyle w:val="CommentReference"/>
          <w:rFonts w:ascii="Calibri heading" w:hAnsi="Calibri heading"/>
          <w:b/>
          <w:color w:val="2E5496"/>
          <w:sz w:val="28"/>
          <w:szCs w:val="26"/>
          <w:lang w:val="en-US"/>
          <w:rPrChange w:id="2492" w:author="Microsoft Word" w:date="2026-09-09T14:54:00Z" w16du:dateUtc="2026-09-09T13:54:00Z">
            <w:rPr>
              <w:rStyle w:val="CommentReference"/>
              <w:sz w:val="26"/>
              <w:szCs w:val="26"/>
            </w:rPr>
          </w:rPrChange>
        </w:rPr>
        <w:commentReference w:id="2490"/>
      </w:r>
    </w:p>
    <w:p w14:paraId="42295D16" w14:textId="0674BA3C" w:rsidR="0095094A" w:rsidRPr="005F0377" w:rsidRDefault="006F419D">
      <w:pPr>
        <w:pStyle w:val="Heading3"/>
        <w:rPr>
          <w:rFonts w:ascii="Calibri heading" w:hAnsi="Calibri heading"/>
          <w:color w:val="2E5496"/>
          <w:lang w:val="en-US"/>
          <w:rPrChange w:id="2493" w:author="Microsoft Word" w:date="2026-09-09T14:54:00Z" w16du:dateUtc="2026-09-09T13:54:00Z">
            <w:rPr/>
          </w:rPrChange>
        </w:rPr>
      </w:pPr>
      <w:bookmarkStart w:id="2494" w:name="_Toc239852316"/>
      <w:bookmarkStart w:id="2495" w:name="_Toc239899889"/>
      <w:r w:rsidRPr="005F0377">
        <w:rPr>
          <w:rFonts w:ascii="Calibri heading" w:hAnsi="Calibri heading"/>
          <w:color w:val="2E5496"/>
          <w:lang w:val="en-US"/>
        </w:rPr>
        <w:t>7</w:t>
      </w:r>
      <w:r w:rsidR="000514FA" w:rsidRPr="005F0377">
        <w:rPr>
          <w:rFonts w:ascii="Calibri heading" w:hAnsi="Calibri heading"/>
          <w:color w:val="2E5496"/>
          <w:lang w:val="en-US"/>
        </w:rPr>
        <w:t>.6.1 Stateful</w:t>
      </w:r>
      <w:r w:rsidR="000514FA" w:rsidRPr="005F0377">
        <w:rPr>
          <w:rFonts w:ascii="Calibri heading" w:hAnsi="Calibri heading"/>
          <w:color w:val="2E5496"/>
          <w:lang w:val="en-US"/>
          <w:rPrChange w:id="2496" w:author="Microsoft Word" w:date="2026-09-09T14:54:00Z" w16du:dateUtc="2026-09-09T13:54:00Z">
            <w:rPr/>
          </w:rPrChange>
        </w:rPr>
        <w:t xml:space="preserve"> process </w:t>
      </w:r>
      <w:r w:rsidR="000514FA" w:rsidRPr="003D6E42">
        <w:rPr>
          <w:rFonts w:ascii="Calibri heading" w:hAnsi="Calibri heading"/>
          <w:color w:val="2E5496"/>
          <w:lang w:val="en-US"/>
        </w:rPr>
        <w:t>orchestration (</w:t>
      </w:r>
      <w:r w:rsidR="000514FA" w:rsidRPr="005F0377">
        <w:rPr>
          <w:rFonts w:ascii="Calibri heading" w:hAnsi="Calibri heading"/>
          <w:color w:val="2E5496"/>
          <w:lang w:val="en-US"/>
          <w:rPrChange w:id="2497" w:author="Microsoft Word" w:date="2026-09-09T14:54:00Z" w16du:dateUtc="2026-09-09T13:54:00Z">
            <w:rPr/>
          </w:rPrChange>
        </w:rPr>
        <w:t>SFINT16)</w:t>
      </w:r>
      <w:bookmarkEnd w:id="2494"/>
      <w:bookmarkEnd w:id="2495"/>
    </w:p>
    <w:p w14:paraId="47E4DF66" w14:textId="77777777" w:rsidR="0095094A" w:rsidRPr="000D75C5" w:rsidRDefault="007B5EA1">
      <w:pPr>
        <w:spacing w:before="10" w:after="90"/>
        <w:rPr>
          <w:rFonts w:ascii="Aptos" w:hAnsi="Aptos"/>
          <w:sz w:val="18"/>
          <w:rPrChange w:id="2498" w:author="Microsoft Word" w:date="2026-09-09T14:54:00Z" w16du:dateUtc="2026-09-09T13:54:00Z">
            <w:rPr/>
          </w:rPrChange>
        </w:rPr>
      </w:pPr>
      <w:r w:rsidRPr="000D75C5">
        <w:rPr>
          <w:rFonts w:ascii="Aptos" w:hAnsi="Aptos"/>
          <w:i/>
          <w:color w:val="5A6470"/>
          <w:sz w:val="18"/>
          <w:rPrChange w:id="2499" w:author="Microsoft Word" w:date="2026-09-09T14:54:00Z" w16du:dateUtc="2026-09-09T13:54:00Z">
            <w:rPr>
              <w:i/>
              <w:iCs/>
              <w:color w:val="5A6470"/>
            </w:rPr>
          </w:rPrChange>
        </w:rPr>
        <w:t>Coordinate a multi-step, multi-system business process with state, retries and visibility.</w:t>
      </w:r>
    </w:p>
    <w:p w14:paraId="325B1B54" w14:textId="77777777" w:rsidR="0095094A" w:rsidRDefault="007B5EA1">
      <w:pPr>
        <w:spacing w:before="90" w:after="130"/>
        <w:jc w:val="center"/>
      </w:pPr>
      <w:r>
        <w:rPr>
          <w:noProof/>
        </w:rPr>
        <w:drawing>
          <wp:inline distT="0" distB="0" distL="0" distR="0" wp14:anchorId="3A7F6F22" wp14:editId="45D739BA">
            <wp:extent cx="5191125" cy="2333625"/>
            <wp:effectExtent l="19050" t="19050" r="19050" b="19050"/>
            <wp:docPr id="1394172956" name="Picture 139417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91125" cy="2333625"/>
                    </a:xfrm>
                    <a:prstGeom prst="rect">
                      <a:avLst/>
                    </a:prstGeom>
                    <a:noFill/>
                    <a:ln w="9525">
                      <a:solidFill>
                        <a:srgbClr val="AEB6C2"/>
                      </a:solidFill>
                    </a:ln>
                  </pic:spPr>
                </pic:pic>
              </a:graphicData>
            </a:graphic>
          </wp:inline>
        </w:drawing>
      </w:r>
    </w:p>
    <w:p w14:paraId="5FFD1C87" w14:textId="65B5CE54" w:rsidR="006C0DAA" w:rsidRPr="006C0DAA" w:rsidRDefault="007B5EA1" w:rsidP="006C0DAA">
      <w:pPr>
        <w:spacing w:before="40" w:after="110" w:line="278" w:lineRule="auto"/>
        <w:ind w:left="360"/>
        <w:rPr>
          <w:rFonts w:ascii="Aptos" w:hAnsi="Aptos"/>
          <w:sz w:val="18"/>
          <w:lang w:val="en-GB"/>
        </w:rPr>
      </w:pPr>
      <w:r w:rsidRPr="000D75C5">
        <w:rPr>
          <w:rFonts w:ascii="Aptos" w:hAnsi="Aptos"/>
          <w:b/>
          <w:color w:val="1F3864"/>
          <w:sz w:val="18"/>
          <w:rPrChange w:id="2500" w:author="Microsoft Word" w:date="2026-09-09T14:54:00Z" w16du:dateUtc="2026-09-09T13:54:00Z">
            <w:rPr>
              <w:b/>
              <w:bCs/>
              <w:color w:val="1F3864"/>
            </w:rPr>
          </w:rPrChange>
        </w:rPr>
        <w:t xml:space="preserve">Problem. </w:t>
      </w:r>
      <w:r w:rsidR="006C0DAA" w:rsidRPr="006C0DAA">
        <w:rPr>
          <w:rFonts w:ascii="Aptos" w:hAnsi="Aptos"/>
          <w:sz w:val="18"/>
          <w:lang w:val="en-GB"/>
        </w:rPr>
        <w:t>A business process spans multiple systems, requires coordinated execution across several steps, and cannot be reliably owned or managed by a single application</w:t>
      </w:r>
    </w:p>
    <w:p w14:paraId="6C344619" w14:textId="7C70ADB7" w:rsidR="0095094A" w:rsidRPr="000D75C5" w:rsidRDefault="007B5EA1">
      <w:pPr>
        <w:spacing w:before="40" w:after="110" w:line="278" w:lineRule="auto"/>
        <w:ind w:left="360"/>
        <w:rPr>
          <w:rFonts w:ascii="Aptos" w:hAnsi="Aptos"/>
          <w:sz w:val="18"/>
          <w:rPrChange w:id="2501" w:author="Microsoft Word" w:date="2026-09-09T14:54:00Z" w16du:dateUtc="2026-09-09T13:54:00Z">
            <w:rPr/>
          </w:rPrChange>
        </w:rPr>
      </w:pPr>
      <w:r>
        <w:rPr>
          <w:rFonts w:ascii="Aptos" w:hAnsi="Aptos"/>
          <w:sz w:val="18"/>
        </w:rPr>
        <w:t>N</w:t>
      </w:r>
      <w:r w:rsidRPr="000D75C5">
        <w:rPr>
          <w:rFonts w:ascii="Aptos" w:hAnsi="Aptos"/>
          <w:sz w:val="18"/>
          <w:rPrChange w:id="2502" w:author="Microsoft Word" w:date="2026-09-09T14:54:00Z" w16du:dateUtc="2026-09-09T13:54:00Z">
            <w:rPr/>
          </w:rPrChange>
        </w:rPr>
        <w:t>ew-business onboarding spans validation, pricing, document generation, notification and system updates. No single system owns the process and stitching it together point-to-point makes it invisible and brittle.</w:t>
      </w:r>
    </w:p>
    <w:p w14:paraId="2C720C18" w14:textId="7339CAF3" w:rsidR="0095094A" w:rsidRPr="000D75C5" w:rsidRDefault="007B5EA1">
      <w:pPr>
        <w:spacing w:before="40" w:after="110" w:line="278" w:lineRule="auto"/>
        <w:ind w:left="360"/>
        <w:rPr>
          <w:rFonts w:ascii="Aptos" w:hAnsi="Aptos"/>
          <w:sz w:val="18"/>
          <w:rPrChange w:id="2503" w:author="Microsoft Word" w:date="2026-09-09T14:54:00Z" w16du:dateUtc="2026-09-09T13:54:00Z">
            <w:rPr/>
          </w:rPrChange>
        </w:rPr>
      </w:pPr>
      <w:r w:rsidRPr="000D75C5">
        <w:rPr>
          <w:rFonts w:ascii="Aptos" w:hAnsi="Aptos"/>
          <w:b/>
          <w:color w:val="1F3864"/>
          <w:sz w:val="18"/>
          <w:rPrChange w:id="2504" w:author="Microsoft Word" w:date="2026-09-09T14:54:00Z" w16du:dateUtc="2026-09-09T13:54:00Z">
            <w:rPr>
              <w:b/>
              <w:bCs/>
              <w:color w:val="1F3864"/>
            </w:rPr>
          </w:rPrChange>
        </w:rPr>
        <w:t xml:space="preserve">Solution. </w:t>
      </w:r>
      <w:r w:rsidR="00272A81" w:rsidRPr="00272A81">
        <w:rPr>
          <w:rFonts w:ascii="Aptos" w:hAnsi="Aptos"/>
          <w:sz w:val="18"/>
        </w:rPr>
        <w:t>Azure</w:t>
      </w:r>
      <w:r w:rsidRPr="00272A81">
        <w:rPr>
          <w:rFonts w:ascii="Aptos" w:hAnsi="Aptos"/>
          <w:sz w:val="18"/>
        </w:rPr>
        <w:t xml:space="preserve"> Logic </w:t>
      </w:r>
      <w:r w:rsidR="00272A81" w:rsidRPr="00272A81">
        <w:rPr>
          <w:rFonts w:ascii="Aptos" w:hAnsi="Aptos"/>
          <w:sz w:val="18"/>
        </w:rPr>
        <w:t>Apps orchestrates</w:t>
      </w:r>
      <w:r w:rsidRPr="000D75C5">
        <w:rPr>
          <w:rFonts w:ascii="Aptos" w:hAnsi="Aptos"/>
          <w:sz w:val="18"/>
          <w:rPrChange w:id="2505" w:author="Microsoft Word" w:date="2026-09-09T14:54:00Z" w16du:dateUtc="2026-09-09T13:54:00Z">
            <w:rPr/>
          </w:rPrChange>
        </w:rPr>
        <w:t xml:space="preserve">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14:paraId="71E55C33" w14:textId="123C0DB4" w:rsidR="0095094A" w:rsidRPr="000D75C5" w:rsidRDefault="007B5EA1">
      <w:pPr>
        <w:spacing w:before="40" w:after="110" w:line="278" w:lineRule="auto"/>
        <w:ind w:left="360"/>
        <w:rPr>
          <w:rFonts w:ascii="Aptos" w:hAnsi="Aptos"/>
          <w:sz w:val="18"/>
          <w:rPrChange w:id="2506" w:author="Microsoft Word" w:date="2026-09-09T14:54:00Z" w16du:dateUtc="2026-09-09T13:54:00Z">
            <w:rPr/>
          </w:rPrChange>
        </w:rPr>
      </w:pPr>
      <w:r w:rsidRPr="000D75C5">
        <w:rPr>
          <w:rFonts w:ascii="Aptos" w:hAnsi="Aptos"/>
          <w:b/>
          <w:color w:val="1F3864"/>
          <w:sz w:val="18"/>
          <w:rPrChange w:id="2507" w:author="Microsoft Word" w:date="2026-09-09T14:54:00Z" w16du:dateUtc="2026-09-09T13:54:00Z">
            <w:rPr>
              <w:b/>
              <w:bCs/>
              <w:color w:val="1F3864"/>
            </w:rPr>
          </w:rPrChange>
        </w:rPr>
        <w:t xml:space="preserve">Use it when. </w:t>
      </w:r>
      <w:r w:rsidR="00940B28" w:rsidRPr="000D75C5">
        <w:rPr>
          <w:rFonts w:ascii="Aptos" w:hAnsi="Aptos"/>
          <w:sz w:val="18"/>
          <w:rPrChange w:id="2508" w:author="Microsoft Word" w:date="2026-09-09T14:54:00Z" w16du:dateUtc="2026-09-09T13:54:00Z">
            <w:rPr/>
          </w:rPrChange>
        </w:rPr>
        <w:t>A</w:t>
      </w:r>
      <w:r w:rsidRPr="000D75C5">
        <w:rPr>
          <w:rFonts w:ascii="Aptos" w:hAnsi="Aptos"/>
          <w:sz w:val="18"/>
          <w:rPrChange w:id="2509" w:author="Microsoft Word" w:date="2026-09-09T14:54:00Z" w16du:dateUtc="2026-09-09T13:54:00Z">
            <w:rPr/>
          </w:rPrChange>
        </w:rPr>
        <w:t xml:space="preserve"> business process crosses several systems and steps and needs state, retries and auditability over minutes, hours or days.</w:t>
      </w:r>
    </w:p>
    <w:p w14:paraId="070EF5D6" w14:textId="11C57097" w:rsidR="0095094A" w:rsidRPr="000D75C5" w:rsidRDefault="007B5EA1">
      <w:pPr>
        <w:spacing w:before="40" w:after="110" w:line="278" w:lineRule="auto"/>
        <w:ind w:left="360"/>
        <w:rPr>
          <w:rFonts w:ascii="Aptos" w:hAnsi="Aptos"/>
          <w:sz w:val="18"/>
          <w:rPrChange w:id="2510" w:author="Microsoft Word" w:date="2026-09-09T14:54:00Z" w16du:dateUtc="2026-09-09T13:54:00Z">
            <w:rPr/>
          </w:rPrChange>
        </w:rPr>
      </w:pPr>
      <w:r w:rsidRPr="000D75C5">
        <w:rPr>
          <w:rFonts w:ascii="Aptos" w:hAnsi="Aptos"/>
          <w:b/>
          <w:color w:val="1F3864"/>
          <w:sz w:val="18"/>
          <w:rPrChange w:id="2511" w:author="Microsoft Word" w:date="2026-09-09T14:54:00Z" w16du:dateUtc="2026-09-09T13:54:00Z">
            <w:rPr>
              <w:b/>
              <w:bCs/>
              <w:color w:val="1F3864"/>
            </w:rPr>
          </w:rPrChange>
        </w:rPr>
        <w:t xml:space="preserve">Avoid it when. </w:t>
      </w:r>
      <w:r w:rsidR="00940B28" w:rsidRPr="000D75C5">
        <w:rPr>
          <w:rFonts w:ascii="Aptos" w:hAnsi="Aptos"/>
          <w:sz w:val="18"/>
          <w:rPrChange w:id="2512" w:author="Microsoft Word" w:date="2026-09-09T14:54:00Z" w16du:dateUtc="2026-09-09T13:54:00Z">
            <w:rPr/>
          </w:rPrChange>
        </w:rPr>
        <w:t>A</w:t>
      </w:r>
      <w:r w:rsidRPr="000D75C5">
        <w:rPr>
          <w:rFonts w:ascii="Aptos" w:hAnsi="Aptos"/>
          <w:sz w:val="18"/>
          <w:rPrChange w:id="2513" w:author="Microsoft Word" w:date="2026-09-09T14:54:00Z" w16du:dateUtc="2026-09-09T13:54:00Z">
            <w:rPr/>
          </w:rPrChange>
        </w:rPr>
        <w:t xml:space="preserve"> single synchronous call suffices, or it is really just message buffering.</w:t>
      </w:r>
    </w:p>
    <w:p w14:paraId="63F9B608" w14:textId="57131AFF" w:rsidR="0095094A" w:rsidRPr="009A2E62" w:rsidRDefault="007B5EA1">
      <w:pPr>
        <w:spacing w:before="40" w:after="110" w:line="278" w:lineRule="auto"/>
        <w:ind w:left="360"/>
        <w:rPr>
          <w:rFonts w:ascii="Aptos" w:hAnsi="Aptos"/>
          <w:sz w:val="18"/>
          <w:lang w:val="en-GB"/>
          <w:rPrChange w:id="2514" w:author="Microsoft Word" w:date="2026-09-09T14:54:00Z" w16du:dateUtc="2026-09-09T13:54:00Z">
            <w:rPr/>
          </w:rPrChange>
        </w:rPr>
      </w:pPr>
      <w:r w:rsidRPr="000D75C5">
        <w:rPr>
          <w:rFonts w:ascii="Aptos" w:hAnsi="Aptos"/>
          <w:b/>
          <w:color w:val="1F3864"/>
          <w:sz w:val="18"/>
          <w:rPrChange w:id="2515" w:author="Microsoft Word" w:date="2026-09-09T14:54:00Z" w16du:dateUtc="2026-09-09T13:54:00Z">
            <w:rPr>
              <w:b/>
              <w:bCs/>
              <w:color w:val="1F3864"/>
            </w:rPr>
          </w:rPrChange>
        </w:rPr>
        <w:t xml:space="preserve">Risks and considerations. </w:t>
      </w:r>
      <w:r w:rsidR="009A2E62" w:rsidRPr="009A2E62">
        <w:rPr>
          <w:rFonts w:ascii="Aptos" w:hAnsi="Aptos"/>
          <w:sz w:val="18"/>
          <w:lang w:val="en-GB"/>
        </w:rPr>
        <w:t>Workflow orchestration should remain focused on process coordination rather than business logic execution</w:t>
      </w:r>
      <w:r w:rsidR="009A2E62">
        <w:rPr>
          <w:rFonts w:ascii="Aptos" w:hAnsi="Aptos"/>
          <w:sz w:val="18"/>
          <w:lang w:val="en-GB"/>
        </w:rPr>
        <w:t>.</w:t>
      </w:r>
      <w:r w:rsidR="009A2E62" w:rsidRPr="009A2E62">
        <w:rPr>
          <w:rFonts w:ascii="Segoe UI" w:eastAsia="Times New Roman" w:hAnsi="Segoe UI" w:cs="Segoe UI"/>
          <w:color w:val="auto"/>
          <w:lang w:val="en-GB" w:eastAsia="en-GB"/>
        </w:rPr>
        <w:t xml:space="preserve"> </w:t>
      </w:r>
      <w:r w:rsidR="009A2E62" w:rsidRPr="009A2E62">
        <w:rPr>
          <w:rFonts w:ascii="Aptos" w:hAnsi="Aptos"/>
          <w:sz w:val="18"/>
          <w:lang w:val="en-GB"/>
        </w:rPr>
        <w:t>Process</w:t>
      </w:r>
      <w:r w:rsidRPr="009A2E62">
        <w:rPr>
          <w:rFonts w:ascii="Aptos" w:hAnsi="Aptos"/>
          <w:sz w:val="18"/>
          <w:lang w:val="en-GB"/>
        </w:rPr>
        <w:t xml:space="preserve"> steps </w:t>
      </w:r>
      <w:r w:rsidR="009A2E62" w:rsidRPr="009A2E62">
        <w:rPr>
          <w:rFonts w:ascii="Aptos" w:hAnsi="Aptos"/>
          <w:sz w:val="18"/>
          <w:lang w:val="en-GB"/>
        </w:rPr>
        <w:t xml:space="preserve">should support restartability and </w:t>
      </w:r>
      <w:r w:rsidRPr="009A2E62">
        <w:rPr>
          <w:rFonts w:ascii="Aptos" w:hAnsi="Aptos"/>
          <w:sz w:val="18"/>
          <w:lang w:val="en-GB"/>
        </w:rPr>
        <w:t xml:space="preserve">idempotent </w:t>
      </w:r>
      <w:r w:rsidR="009A2E62" w:rsidRPr="009A2E62">
        <w:rPr>
          <w:rFonts w:ascii="Aptos" w:hAnsi="Aptos"/>
          <w:sz w:val="18"/>
          <w:lang w:val="en-GB"/>
        </w:rPr>
        <w:t>execution</w:t>
      </w:r>
      <w:r w:rsidRPr="000D75C5">
        <w:rPr>
          <w:rFonts w:ascii="Aptos" w:hAnsi="Aptos"/>
          <w:sz w:val="18"/>
          <w:rPrChange w:id="2516" w:author="Microsoft Word" w:date="2026-09-09T14:02:00Z" w16du:dateUtc="2026-09-09T13:02:00Z">
            <w:rPr/>
          </w:rPrChange>
        </w:rPr>
        <w:t>.</w:t>
      </w:r>
      <w:r w:rsidRPr="000D75C5">
        <w:rPr>
          <w:rFonts w:ascii="Aptos" w:hAnsi="Aptos"/>
          <w:sz w:val="18"/>
          <w:rPrChange w:id="2517" w:author="Microsoft Word" w:date="2026-09-09T14:54:00Z" w16du:dateUtc="2026-09-09T13:54:00Z">
            <w:rPr/>
          </w:rPrChange>
        </w:rPr>
        <w:t xml:space="preserve"> Connectors have throttling limits, long-running state has a cost, and </w:t>
      </w:r>
      <w:r w:rsidR="00DD6164" w:rsidRPr="000D75C5">
        <w:rPr>
          <w:rFonts w:ascii="Aptos" w:hAnsi="Aptos"/>
          <w:sz w:val="18"/>
          <w:rPrChange w:id="2518" w:author="Microsoft Word" w:date="2026-09-09T14:54:00Z" w16du:dateUtc="2026-09-09T13:54:00Z">
            <w:rPr/>
          </w:rPrChange>
        </w:rPr>
        <w:t>maintain</w:t>
      </w:r>
      <w:r w:rsidRPr="000D75C5">
        <w:rPr>
          <w:rFonts w:ascii="Aptos" w:hAnsi="Aptos"/>
          <w:sz w:val="18"/>
          <w:rPrChange w:id="2519" w:author="Microsoft Word" w:date="2026-09-09T14:54:00Z" w16du:dateUtc="2026-09-09T13:54:00Z">
            <w:rPr/>
          </w:rPrChange>
        </w:rPr>
        <w:t xml:space="preserve"> a versioning strategy for changing a workflow while runs are in flight.</w:t>
      </w:r>
    </w:p>
    <w:p w14:paraId="7DC93FF2" w14:textId="7A8A0BEC" w:rsidR="0095094A" w:rsidRPr="000D75C5" w:rsidRDefault="007B5EA1">
      <w:pPr>
        <w:spacing w:before="40" w:after="110" w:line="278" w:lineRule="auto"/>
        <w:ind w:left="360"/>
        <w:rPr>
          <w:rFonts w:ascii="Aptos" w:hAnsi="Aptos"/>
          <w:sz w:val="18"/>
          <w:rPrChange w:id="2520" w:author="Microsoft Word" w:date="2026-09-09T14:54:00Z" w16du:dateUtc="2026-09-09T13:54:00Z">
            <w:rPr/>
          </w:rPrChange>
        </w:rPr>
      </w:pPr>
      <w:r w:rsidRPr="000D75C5">
        <w:rPr>
          <w:rFonts w:ascii="Aptos" w:hAnsi="Aptos"/>
          <w:b/>
          <w:color w:val="1F3864"/>
          <w:sz w:val="18"/>
          <w:rPrChange w:id="2521" w:author="Microsoft Word" w:date="2026-09-09T14:54:00Z" w16du:dateUtc="2026-09-09T13:54:00Z">
            <w:rPr>
              <w:b/>
              <w:bCs/>
              <w:color w:val="1F3864"/>
            </w:rPr>
          </w:rPrChange>
        </w:rPr>
        <w:t xml:space="preserve">Security boundary. </w:t>
      </w:r>
      <w:r w:rsidR="008229F8">
        <w:rPr>
          <w:rFonts w:ascii="Aptos" w:hAnsi="Aptos"/>
          <w:sz w:val="18"/>
        </w:rPr>
        <w:t>Th</w:t>
      </w:r>
      <w:r w:rsidRPr="000D75C5">
        <w:rPr>
          <w:rFonts w:ascii="Aptos" w:hAnsi="Aptos"/>
          <w:sz w:val="18"/>
          <w:rPrChange w:id="2522" w:author="Microsoft Word" w:date="2026-09-09T14:02:00Z" w16du:dateUtc="2026-09-09T13:02:00Z">
            <w:rPr/>
          </w:rPrChange>
        </w:rPr>
        <w:t>e</w:t>
      </w:r>
      <w:r w:rsidRPr="000D75C5">
        <w:rPr>
          <w:rFonts w:ascii="Aptos" w:hAnsi="Aptos"/>
          <w:sz w:val="18"/>
          <w:rPrChange w:id="2523" w:author="Microsoft Word" w:date="2026-09-09T14:54:00Z" w16du:dateUtc="2026-09-09T13:54:00Z">
            <w:rPr/>
          </w:rPrChange>
        </w:rPr>
        <w:t xml:space="preserve"> Logic App </w:t>
      </w:r>
      <w:r>
        <w:rPr>
          <w:rFonts w:ascii="Aptos" w:hAnsi="Aptos"/>
          <w:sz w:val="18"/>
        </w:rPr>
        <w:t xml:space="preserve">is </w:t>
      </w:r>
      <w:r w:rsidR="006F4843">
        <w:rPr>
          <w:rFonts w:ascii="Aptos" w:hAnsi="Aptos"/>
          <w:sz w:val="18"/>
        </w:rPr>
        <w:t xml:space="preserve">present </w:t>
      </w:r>
      <w:r w:rsidR="00F43E2D">
        <w:rPr>
          <w:rFonts w:ascii="Aptos" w:hAnsi="Aptos"/>
          <w:sz w:val="18"/>
        </w:rPr>
        <w:t>in</w:t>
      </w:r>
      <w:r w:rsidR="006F4843">
        <w:rPr>
          <w:rFonts w:ascii="Aptos" w:hAnsi="Aptos"/>
          <w:sz w:val="18"/>
        </w:rPr>
        <w:t xml:space="preserve"> an</w:t>
      </w:r>
      <w:r w:rsidR="00F43E2D">
        <w:rPr>
          <w:rFonts w:ascii="Aptos" w:hAnsi="Aptos"/>
          <w:sz w:val="18"/>
        </w:rPr>
        <w:t xml:space="preserve"> ASE</w:t>
      </w:r>
      <w:r w:rsidRPr="000D75C5">
        <w:rPr>
          <w:rFonts w:ascii="Aptos" w:hAnsi="Aptos"/>
          <w:sz w:val="18"/>
          <w:rPrChange w:id="2524" w:author="Microsoft Word" w:date="2026-09-09T14:54:00Z" w16du:dateUtc="2026-09-09T13:54:00Z">
            <w:rPr/>
          </w:rPrChange>
        </w:rPr>
        <w:t xml:space="preserve">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14:paraId="2CA72E76" w14:textId="7546D89B" w:rsidR="0095094A" w:rsidRPr="000D75C5" w:rsidRDefault="00D47B36">
      <w:pPr>
        <w:spacing w:before="40" w:after="110" w:line="278" w:lineRule="auto"/>
        <w:ind w:left="360"/>
        <w:rPr>
          <w:rFonts w:ascii="Aptos" w:hAnsi="Aptos"/>
          <w:sz w:val="18"/>
          <w:rPrChange w:id="2525" w:author="Microsoft Word" w:date="2026-09-09T14:54:00Z" w16du:dateUtc="2026-09-09T13:54:00Z">
            <w:rPr/>
          </w:rPrChange>
        </w:rPr>
      </w:pPr>
      <w:r w:rsidRPr="000D75C5">
        <w:rPr>
          <w:rFonts w:ascii="Aptos" w:hAnsi="Aptos"/>
          <w:b/>
          <w:color w:val="1F3864"/>
          <w:sz w:val="18"/>
          <w:rPrChange w:id="2526" w:author="Microsoft Word" w:date="2026-09-09T14:54:00Z" w16du:dateUtc="2026-09-09T13:54:00Z">
            <w:rPr>
              <w:b/>
              <w:bCs/>
              <w:color w:val="1F3864"/>
            </w:rPr>
          </w:rPrChange>
        </w:rPr>
        <w:t>Common</w:t>
      </w:r>
      <w:r w:rsidR="00CE060C" w:rsidRPr="000D75C5">
        <w:rPr>
          <w:rFonts w:ascii="Aptos" w:hAnsi="Aptos"/>
          <w:b/>
          <w:color w:val="1F3864"/>
          <w:sz w:val="18"/>
          <w:rPrChange w:id="2527" w:author="Microsoft Word" w:date="2026-09-09T14:54:00Z" w16du:dateUtc="2026-09-09T13:54:00Z">
            <w:rPr>
              <w:b/>
              <w:bCs/>
              <w:color w:val="1F3864"/>
            </w:rPr>
          </w:rPrChange>
        </w:rPr>
        <w:t xml:space="preserve"> pitfall.</w:t>
      </w:r>
      <w:r w:rsidR="007B5EA1" w:rsidRPr="000D75C5">
        <w:rPr>
          <w:rFonts w:ascii="Aptos" w:hAnsi="Aptos"/>
          <w:b/>
          <w:color w:val="1F3864"/>
          <w:sz w:val="18"/>
          <w:rPrChange w:id="2528" w:author="Microsoft Word" w:date="2026-09-09T14:54:00Z" w16du:dateUtc="2026-09-09T13:54:00Z">
            <w:rPr>
              <w:b/>
              <w:bCs/>
              <w:color w:val="1F3864"/>
            </w:rPr>
          </w:rPrChange>
        </w:rPr>
        <w:t xml:space="preserve"> </w:t>
      </w:r>
      <w:r w:rsidR="007B5EA1" w:rsidRPr="000D75C5">
        <w:rPr>
          <w:rFonts w:ascii="Aptos" w:hAnsi="Aptos"/>
          <w:sz w:val="18"/>
          <w:rPrChange w:id="2529" w:author="Microsoft Word" w:date="2026-09-09T14:54:00Z" w16du:dateUtc="2026-09-09T13:54:00Z">
            <w:rPr/>
          </w:rPrChange>
        </w:rPr>
        <w:t xml:space="preserve">Business, compute or transformation logic inside the workflow; orchestration </w:t>
      </w:r>
      <w:r w:rsidR="00600B67" w:rsidRPr="000D75C5">
        <w:rPr>
          <w:rFonts w:ascii="Aptos" w:hAnsi="Aptos"/>
          <w:sz w:val="18"/>
          <w:rPrChange w:id="2530" w:author="Microsoft Word" w:date="2026-09-09T14:54:00Z" w16du:dateUtc="2026-09-09T13:54:00Z">
            <w:rPr/>
          </w:rPrChange>
        </w:rPr>
        <w:t>spread</w:t>
      </w:r>
      <w:r w:rsidR="007B5EA1" w:rsidRPr="000D75C5">
        <w:rPr>
          <w:rFonts w:ascii="Aptos" w:hAnsi="Aptos"/>
          <w:sz w:val="18"/>
          <w:rPrChange w:id="2531" w:author="Microsoft Word" w:date="2026-09-09T14:54:00Z" w16du:dateUtc="2026-09-09T13:54:00Z">
            <w:rPr/>
          </w:rPrChange>
        </w:rPr>
        <w:t xml:space="preserve"> across many uncoordinated workflows; microservices-style choreography with no owning process.</w:t>
      </w:r>
    </w:p>
    <w:p w14:paraId="494CD295" w14:textId="308FEDE2" w:rsidR="0095094A" w:rsidRDefault="007B5EA1" w:rsidP="00387282">
      <w:pPr>
        <w:spacing w:before="40" w:after="110" w:line="278" w:lineRule="auto"/>
        <w:ind w:left="360"/>
      </w:pPr>
      <w:r w:rsidRPr="000D75C5">
        <w:rPr>
          <w:rFonts w:ascii="Aptos" w:hAnsi="Aptos"/>
          <w:b/>
          <w:color w:val="1F3864"/>
          <w:sz w:val="18"/>
          <w:rPrChange w:id="2532" w:author="Microsoft Word" w:date="2026-09-09T14:02:00Z" w16du:dateUtc="2026-09-09T13:02:00Z">
            <w:rPr>
              <w:b/>
              <w:bCs/>
              <w:color w:val="1F3864"/>
            </w:rPr>
          </w:rPrChange>
        </w:rPr>
        <w:t xml:space="preserve">In practice. </w:t>
      </w:r>
      <w:r w:rsidR="00387282" w:rsidRPr="00387282">
        <w:rPr>
          <w:rFonts w:ascii="Aptos" w:hAnsi="Aptos"/>
          <w:sz w:val="18"/>
          <w:lang w:val="en-GB"/>
        </w:rPr>
        <w:t>A new-business onboarding process requires validation, pricing, document generation, notifications and updates across multiple platforms. A centrally managed orchestration coordinates the end-to-end process while maintaining visibility, traceability and controlled error handling across all participating systems</w:t>
      </w:r>
      <w:r w:rsidR="00387282">
        <w:rPr>
          <w:rFonts w:ascii="Aptos" w:hAnsi="Aptos"/>
          <w:sz w:val="18"/>
          <w:lang w:val="en-GB"/>
        </w:rPr>
        <w:br/>
      </w:r>
    </w:p>
    <w:p w14:paraId="23378CF3" w14:textId="7E472C7C" w:rsidR="0095094A" w:rsidRPr="005F0377" w:rsidRDefault="006F419D">
      <w:pPr>
        <w:pStyle w:val="Heading3"/>
        <w:rPr>
          <w:rFonts w:ascii="Calibri heading" w:hAnsi="Calibri heading"/>
          <w:color w:val="2E5496"/>
          <w:lang w:val="en-US"/>
          <w:rPrChange w:id="2533" w:author="Microsoft Word" w:date="2026-09-09T14:54:00Z" w16du:dateUtc="2026-09-09T13:54:00Z">
            <w:rPr/>
          </w:rPrChange>
        </w:rPr>
      </w:pPr>
      <w:bookmarkStart w:id="2534" w:name="_Toc239852317"/>
      <w:bookmarkStart w:id="2535" w:name="_Toc239899890"/>
      <w:r w:rsidRPr="002049ED">
        <w:rPr>
          <w:rFonts w:ascii="Calibri heading" w:hAnsi="Calibri heading"/>
          <w:color w:val="2E5496"/>
          <w:lang w:val="en-US"/>
        </w:rPr>
        <w:t>7</w:t>
      </w:r>
      <w:r w:rsidR="000514FA" w:rsidRPr="002049ED">
        <w:rPr>
          <w:rFonts w:ascii="Calibri heading" w:hAnsi="Calibri heading"/>
          <w:color w:val="2E5496"/>
          <w:lang w:val="en-US"/>
        </w:rPr>
        <w:t>.6.2 Process</w:t>
      </w:r>
      <w:r w:rsidR="000514FA" w:rsidRPr="005F0377">
        <w:rPr>
          <w:rFonts w:ascii="Calibri heading" w:hAnsi="Calibri heading"/>
          <w:color w:val="2E5496"/>
          <w:lang w:val="en-US"/>
          <w:rPrChange w:id="2536" w:author="Microsoft Word" w:date="2026-09-09T14:54:00Z" w16du:dateUtc="2026-09-09T13:54:00Z">
            <w:rPr/>
          </w:rPrChange>
        </w:rPr>
        <w:t xml:space="preserve"> with compensation (SFINT17)</w:t>
      </w:r>
      <w:bookmarkEnd w:id="2534"/>
      <w:bookmarkEnd w:id="2535"/>
    </w:p>
    <w:p w14:paraId="2527128E" w14:textId="77777777" w:rsidR="0095094A" w:rsidRPr="000D75C5" w:rsidRDefault="007B5EA1">
      <w:pPr>
        <w:spacing w:before="10" w:after="90"/>
        <w:rPr>
          <w:rFonts w:ascii="Aptos" w:hAnsi="Aptos"/>
          <w:sz w:val="18"/>
          <w:rPrChange w:id="2537" w:author="Microsoft Word" w:date="2026-09-09T14:54:00Z" w16du:dateUtc="2026-09-09T13:54:00Z">
            <w:rPr/>
          </w:rPrChange>
        </w:rPr>
      </w:pPr>
      <w:r w:rsidRPr="000D75C5">
        <w:rPr>
          <w:rFonts w:ascii="Aptos" w:hAnsi="Aptos"/>
          <w:i/>
          <w:color w:val="5A6470"/>
          <w:sz w:val="18"/>
          <w:rPrChange w:id="2538" w:author="Microsoft Word" w:date="2026-09-09T14:54:00Z" w16du:dateUtc="2026-09-09T13:54:00Z">
            <w:rPr>
              <w:i/>
              <w:iCs/>
              <w:color w:val="5A6470"/>
            </w:rPr>
          </w:rPrChange>
        </w:rPr>
        <w:t>When a later step fails, undo the earlier ones, orchestrated centrally, not choreographed.</w:t>
      </w:r>
    </w:p>
    <w:p w14:paraId="66FFA7FA" w14:textId="77777777" w:rsidR="0095094A" w:rsidRDefault="007B5EA1">
      <w:pPr>
        <w:spacing w:before="90" w:after="130"/>
        <w:jc w:val="center"/>
      </w:pPr>
      <w:r>
        <w:rPr>
          <w:noProof/>
        </w:rPr>
        <w:drawing>
          <wp:inline distT="0" distB="0" distL="0" distR="0" wp14:anchorId="7106598A" wp14:editId="1BA5F22E">
            <wp:extent cx="5191125" cy="981075"/>
            <wp:effectExtent l="19050" t="19050" r="19050" b="1905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91125" cy="981075"/>
                    </a:xfrm>
                    <a:prstGeom prst="rect">
                      <a:avLst/>
                    </a:prstGeom>
                    <a:noFill/>
                    <a:ln w="9525">
                      <a:solidFill>
                        <a:srgbClr val="AEB6C2"/>
                      </a:solidFill>
                    </a:ln>
                  </pic:spPr>
                </pic:pic>
              </a:graphicData>
            </a:graphic>
          </wp:inline>
        </w:drawing>
      </w:r>
    </w:p>
    <w:p w14:paraId="78DC0C37" w14:textId="38EEDEEF" w:rsidR="0095094A" w:rsidRPr="00DB5309" w:rsidRDefault="007B5EA1">
      <w:pPr>
        <w:spacing w:before="40" w:after="110" w:line="278" w:lineRule="auto"/>
        <w:ind w:left="360"/>
        <w:rPr>
          <w:rFonts w:ascii="Aptos" w:hAnsi="Aptos"/>
          <w:sz w:val="18"/>
          <w:lang w:val="en-GB"/>
          <w:rPrChange w:id="2539" w:author="Microsoft Word" w:date="2026-09-09T14:54:00Z" w16du:dateUtc="2026-09-09T13:54:00Z">
            <w:rPr/>
          </w:rPrChange>
        </w:rPr>
      </w:pPr>
      <w:r w:rsidRPr="000D75C5">
        <w:rPr>
          <w:rFonts w:ascii="Aptos" w:hAnsi="Aptos"/>
          <w:b/>
          <w:color w:val="1F3864"/>
          <w:sz w:val="18"/>
          <w:rPrChange w:id="2540" w:author="Microsoft Word" w:date="2026-09-09T14:02:00Z" w16du:dateUtc="2026-09-09T13:02:00Z">
            <w:rPr>
              <w:b/>
              <w:bCs/>
              <w:color w:val="1F3864"/>
            </w:rPr>
          </w:rPrChange>
        </w:rPr>
        <w:t xml:space="preserve">Problem. </w:t>
      </w:r>
      <w:r w:rsidR="00DB5309" w:rsidRPr="00DB5309">
        <w:rPr>
          <w:rFonts w:ascii="Aptos" w:hAnsi="Aptos"/>
          <w:sz w:val="18"/>
          <w:lang w:val="en-GB"/>
        </w:rPr>
        <w:t>A process spans multiple systems where a later step may fail after earlier steps have completed, creating the need to restore a consistent business state without relying on distributed transactions.</w:t>
      </w:r>
    </w:p>
    <w:p w14:paraId="2CCD977D" w14:textId="221C1D5A" w:rsidR="0095094A" w:rsidRPr="000D75C5" w:rsidRDefault="007B5EA1">
      <w:pPr>
        <w:spacing w:before="40" w:after="110" w:line="278" w:lineRule="auto"/>
        <w:ind w:left="360"/>
        <w:rPr>
          <w:rFonts w:ascii="Aptos" w:hAnsi="Aptos"/>
          <w:sz w:val="18"/>
          <w:rPrChange w:id="2541" w:author="Microsoft Word" w:date="2026-09-09T14:54:00Z" w16du:dateUtc="2026-09-09T13:54:00Z">
            <w:rPr/>
          </w:rPrChange>
        </w:rPr>
      </w:pPr>
      <w:r w:rsidRPr="000D75C5">
        <w:rPr>
          <w:rFonts w:ascii="Aptos" w:hAnsi="Aptos"/>
          <w:b/>
          <w:color w:val="1F3864"/>
          <w:sz w:val="18"/>
          <w:rPrChange w:id="2542" w:author="Microsoft Word" w:date="2026-09-09T14:02:00Z" w16du:dateUtc="2026-09-09T13:02:00Z">
            <w:rPr>
              <w:b/>
              <w:bCs/>
              <w:color w:val="1F3864"/>
            </w:rPr>
          </w:rPrChange>
        </w:rPr>
        <w:t xml:space="preserve">Solution. </w:t>
      </w:r>
      <w:r w:rsidR="00A33354" w:rsidRPr="00A33354">
        <w:rPr>
          <w:rFonts w:ascii="Aptos" w:hAnsi="Aptos"/>
          <w:sz w:val="18"/>
        </w:rPr>
        <w:t>The orchestration layer coordinates compensating actions when a downstream failure occurs. Compensation logic is centrally managed as part of the overall process, ensuring that recovery actions are applied consistently and remain traceable</w:t>
      </w:r>
    </w:p>
    <w:p w14:paraId="16EE191D" w14:textId="384C0EFA" w:rsidR="0095094A" w:rsidRPr="000D75C5" w:rsidRDefault="007B5EA1">
      <w:pPr>
        <w:spacing w:before="40" w:after="110" w:line="278" w:lineRule="auto"/>
        <w:ind w:left="360"/>
        <w:rPr>
          <w:rFonts w:ascii="Aptos" w:hAnsi="Aptos"/>
          <w:sz w:val="18"/>
          <w:rPrChange w:id="2543" w:author="Microsoft Word" w:date="2026-09-09T14:54:00Z" w16du:dateUtc="2026-09-09T13:54:00Z">
            <w:rPr/>
          </w:rPrChange>
        </w:rPr>
      </w:pPr>
      <w:r w:rsidRPr="000D75C5">
        <w:rPr>
          <w:rFonts w:ascii="Aptos" w:hAnsi="Aptos"/>
          <w:b/>
          <w:color w:val="1F3864"/>
          <w:sz w:val="18"/>
          <w:rPrChange w:id="2544" w:author="Microsoft Word" w:date="2026-09-09T14:54:00Z" w16du:dateUtc="2026-09-09T13:54:00Z">
            <w:rPr>
              <w:b/>
              <w:bCs/>
              <w:color w:val="1F3864"/>
            </w:rPr>
          </w:rPrChange>
        </w:rPr>
        <w:t xml:space="preserve">Use it when. </w:t>
      </w:r>
      <w:r w:rsidR="00717130" w:rsidRPr="000D75C5">
        <w:rPr>
          <w:rFonts w:ascii="Aptos" w:hAnsi="Aptos"/>
          <w:sz w:val="18"/>
          <w:rPrChange w:id="2545" w:author="Microsoft Word" w:date="2026-09-09T14:54:00Z" w16du:dateUtc="2026-09-09T13:54:00Z">
            <w:rPr/>
          </w:rPrChange>
        </w:rPr>
        <w:t>C</w:t>
      </w:r>
      <w:r w:rsidRPr="000D75C5">
        <w:rPr>
          <w:rFonts w:ascii="Aptos" w:hAnsi="Aptos"/>
          <w:sz w:val="18"/>
          <w:rPrChange w:id="2546" w:author="Microsoft Word" w:date="2026-09-09T14:54:00Z" w16du:dateUtc="2026-09-09T13:54:00Z">
            <w:rPr/>
          </w:rPrChange>
        </w:rPr>
        <w:t xml:space="preserve">ross-system consistency </w:t>
      </w:r>
      <w:r w:rsidR="00717130" w:rsidRPr="000D75C5">
        <w:rPr>
          <w:rFonts w:ascii="Aptos" w:hAnsi="Aptos"/>
          <w:sz w:val="18"/>
          <w:rPrChange w:id="2547" w:author="Microsoft Word" w:date="2026-09-09T14:54:00Z" w16du:dateUtc="2026-09-09T13:54:00Z">
            <w:rPr/>
          </w:rPrChange>
        </w:rPr>
        <w:t xml:space="preserve">is needed </w:t>
      </w:r>
      <w:r w:rsidRPr="000D75C5">
        <w:rPr>
          <w:rFonts w:ascii="Aptos" w:hAnsi="Aptos"/>
          <w:sz w:val="18"/>
          <w:rPrChange w:id="2548" w:author="Microsoft Word" w:date="2026-09-09T14:54:00Z" w16du:dateUtc="2026-09-09T13:54:00Z">
            <w:rPr/>
          </w:rPrChange>
        </w:rPr>
        <w:t>without distributed transactions</w:t>
      </w:r>
      <w:r w:rsidR="00717130" w:rsidRPr="000D75C5">
        <w:rPr>
          <w:rFonts w:ascii="Aptos" w:hAnsi="Aptos"/>
          <w:sz w:val="18"/>
          <w:rPrChange w:id="2549" w:author="Microsoft Word" w:date="2026-09-09T14:54:00Z" w16du:dateUtc="2026-09-09T13:54:00Z">
            <w:rPr/>
          </w:rPrChange>
        </w:rPr>
        <w:t>,</w:t>
      </w:r>
      <w:r w:rsidRPr="000D75C5">
        <w:rPr>
          <w:rFonts w:ascii="Aptos" w:hAnsi="Aptos"/>
          <w:sz w:val="18"/>
          <w:rPrChange w:id="2550" w:author="Microsoft Word" w:date="2026-09-09T14:54:00Z" w16du:dateUtc="2026-09-09T13:54:00Z">
            <w:rPr/>
          </w:rPrChange>
        </w:rPr>
        <w:t xml:space="preserve"> and a single process can own the compensation.</w:t>
      </w:r>
    </w:p>
    <w:p w14:paraId="47461EFD" w14:textId="60EDBC9D" w:rsidR="0095094A" w:rsidRPr="000D75C5" w:rsidRDefault="007B5EA1">
      <w:pPr>
        <w:spacing w:before="40" w:after="110" w:line="278" w:lineRule="auto"/>
        <w:ind w:left="360"/>
        <w:rPr>
          <w:rFonts w:ascii="Aptos" w:hAnsi="Aptos"/>
          <w:sz w:val="18"/>
          <w:rPrChange w:id="2551" w:author="Microsoft Word" w:date="2026-09-09T14:54:00Z" w16du:dateUtc="2026-09-09T13:54:00Z">
            <w:rPr/>
          </w:rPrChange>
        </w:rPr>
      </w:pPr>
      <w:r w:rsidRPr="000D75C5">
        <w:rPr>
          <w:rFonts w:ascii="Aptos" w:hAnsi="Aptos"/>
          <w:b/>
          <w:color w:val="1F3864"/>
          <w:sz w:val="18"/>
          <w:rPrChange w:id="2552" w:author="Microsoft Word" w:date="2026-09-09T14:54:00Z" w16du:dateUtc="2026-09-09T13:54:00Z">
            <w:rPr>
              <w:b/>
              <w:bCs/>
              <w:color w:val="1F3864"/>
            </w:rPr>
          </w:rPrChange>
        </w:rPr>
        <w:t xml:space="preserve">Avoid it when. </w:t>
      </w:r>
      <w:r w:rsidR="00717130" w:rsidRPr="000D75C5">
        <w:rPr>
          <w:rFonts w:ascii="Aptos" w:hAnsi="Aptos"/>
          <w:sz w:val="18"/>
          <w:rPrChange w:id="2553" w:author="Microsoft Word" w:date="2026-09-09T14:54:00Z" w16du:dateUtc="2026-09-09T13:54:00Z">
            <w:rPr/>
          </w:rPrChange>
        </w:rPr>
        <w:t>An</w:t>
      </w:r>
      <w:r w:rsidRPr="000D75C5">
        <w:rPr>
          <w:rFonts w:ascii="Aptos" w:hAnsi="Aptos"/>
          <w:sz w:val="18"/>
          <w:rPrChange w:id="2554" w:author="Microsoft Word" w:date="2026-09-09T14:54:00Z" w16du:dateUtc="2026-09-09T13:54:00Z">
            <w:rPr/>
          </w:rPrChange>
        </w:rPr>
        <w:t xml:space="preserve"> ACID transaction within one system suffices, or a microservices-style distributed </w:t>
      </w:r>
      <w:r w:rsidR="00571C40" w:rsidRPr="000D75C5">
        <w:rPr>
          <w:rFonts w:ascii="Aptos" w:hAnsi="Aptos"/>
          <w:sz w:val="18"/>
          <w:rPrChange w:id="2555" w:author="Microsoft Word" w:date="2026-09-09T14:54:00Z" w16du:dateUtc="2026-09-09T13:54:00Z">
            <w:rPr/>
          </w:rPrChange>
        </w:rPr>
        <w:t>style is</w:t>
      </w:r>
      <w:r w:rsidR="001651F2" w:rsidRPr="000D75C5">
        <w:rPr>
          <w:rFonts w:ascii="Aptos" w:hAnsi="Aptos"/>
          <w:sz w:val="18"/>
          <w:rPrChange w:id="2556" w:author="Microsoft Word" w:date="2026-09-09T14:54:00Z" w16du:dateUtc="2026-09-09T13:54:00Z">
            <w:rPr/>
          </w:rPrChange>
        </w:rPr>
        <w:t xml:space="preserve"> proposed</w:t>
      </w:r>
      <w:r w:rsidRPr="000D75C5">
        <w:rPr>
          <w:rFonts w:ascii="Aptos" w:hAnsi="Aptos"/>
          <w:sz w:val="18"/>
          <w:rPrChange w:id="2557" w:author="Microsoft Word" w:date="2026-09-09T14:54:00Z" w16du:dateUtc="2026-09-09T13:54:00Z">
            <w:rPr/>
          </w:rPrChange>
        </w:rPr>
        <w:t xml:space="preserve"> (out of scope here).</w:t>
      </w:r>
    </w:p>
    <w:p w14:paraId="681FA540" w14:textId="13C70F9A" w:rsidR="0095094A" w:rsidRPr="00355DA2" w:rsidRDefault="007B5EA1">
      <w:pPr>
        <w:spacing w:before="40" w:after="110" w:line="278" w:lineRule="auto"/>
        <w:ind w:left="360"/>
        <w:rPr>
          <w:rFonts w:ascii="Aptos" w:hAnsi="Aptos"/>
          <w:sz w:val="18"/>
          <w:lang w:val="en-GB"/>
          <w:rPrChange w:id="2558" w:author="Microsoft Word" w:date="2026-09-09T14:54:00Z" w16du:dateUtc="2026-09-09T13:54:00Z">
            <w:rPr/>
          </w:rPrChange>
        </w:rPr>
      </w:pPr>
      <w:r w:rsidRPr="000D75C5">
        <w:rPr>
          <w:rFonts w:ascii="Aptos" w:hAnsi="Aptos"/>
          <w:b/>
          <w:color w:val="1F3864"/>
          <w:sz w:val="18"/>
          <w:rPrChange w:id="2559" w:author="Microsoft Word" w:date="2026-09-09T14:02:00Z" w16du:dateUtc="2026-09-09T13:02:00Z">
            <w:rPr>
              <w:b/>
              <w:bCs/>
              <w:color w:val="1F3864"/>
            </w:rPr>
          </w:rPrChange>
        </w:rPr>
        <w:t xml:space="preserve">Risks and considerations. </w:t>
      </w:r>
      <w:r w:rsidR="00355DA2" w:rsidRPr="00355DA2">
        <w:rPr>
          <w:rFonts w:ascii="Aptos" w:hAnsi="Aptos"/>
          <w:sz w:val="18"/>
          <w:lang w:val="en-GB"/>
        </w:rPr>
        <w:t>Compensation actions are not transactional and may themselves fail. Compensation steps should therefore be idempotent, retryable and fully auditable. Recovery paths should be monitored and tested to ensure consistent behaviour during failure scenarios.</w:t>
      </w:r>
    </w:p>
    <w:p w14:paraId="2113842F" w14:textId="4163D594" w:rsidR="0095094A" w:rsidRPr="000D75C5" w:rsidRDefault="007B5EA1">
      <w:pPr>
        <w:spacing w:before="40" w:after="110" w:line="278" w:lineRule="auto"/>
        <w:ind w:left="360"/>
        <w:rPr>
          <w:rFonts w:ascii="Aptos" w:hAnsi="Aptos"/>
          <w:sz w:val="18"/>
          <w:rPrChange w:id="2560" w:author="Microsoft Word" w:date="2026-09-09T14:54:00Z" w16du:dateUtc="2026-09-09T13:54:00Z">
            <w:rPr/>
          </w:rPrChange>
        </w:rPr>
      </w:pPr>
      <w:r w:rsidRPr="000D75C5">
        <w:rPr>
          <w:rFonts w:ascii="Aptos" w:hAnsi="Aptos"/>
          <w:b/>
          <w:color w:val="1F3864"/>
          <w:sz w:val="18"/>
          <w:rPrChange w:id="2561" w:author="Microsoft Word" w:date="2026-09-09T14:54:00Z" w16du:dateUtc="2026-09-09T13:54:00Z">
            <w:rPr>
              <w:b/>
              <w:bCs/>
              <w:color w:val="1F3864"/>
            </w:rPr>
          </w:rPrChange>
        </w:rPr>
        <w:t xml:space="preserve">Security boundary. </w:t>
      </w:r>
      <w:r w:rsidRPr="000D75C5">
        <w:rPr>
          <w:rFonts w:ascii="Aptos" w:hAnsi="Aptos"/>
          <w:sz w:val="18"/>
          <w:rPrChange w:id="2562" w:author="Microsoft Word" w:date="2026-09-09T14:54:00Z" w16du:dateUtc="2026-09-09T13:54:00Z">
            <w:rPr/>
          </w:rPrChange>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04C2C330" w14:textId="06B2B138" w:rsidR="0095094A" w:rsidRPr="00355DA2" w:rsidRDefault="00D47B36">
      <w:pPr>
        <w:spacing w:before="40" w:after="110" w:line="278" w:lineRule="auto"/>
        <w:ind w:left="360"/>
        <w:rPr>
          <w:rFonts w:ascii="Aptos" w:hAnsi="Aptos"/>
          <w:sz w:val="18"/>
          <w:lang w:val="en-GB"/>
          <w:rPrChange w:id="2563" w:author="Microsoft Word" w:date="2026-09-09T14:54:00Z" w16du:dateUtc="2026-09-09T13:54:00Z">
            <w:rPr/>
          </w:rPrChange>
        </w:rPr>
      </w:pPr>
      <w:r w:rsidRPr="000D75C5">
        <w:rPr>
          <w:rFonts w:ascii="Aptos" w:hAnsi="Aptos"/>
          <w:b/>
          <w:color w:val="1F3864"/>
          <w:sz w:val="18"/>
          <w:rPrChange w:id="2564" w:author="Microsoft Word" w:date="2026-09-09T14:02:00Z" w16du:dateUtc="2026-09-09T13:02:00Z">
            <w:rPr>
              <w:b/>
              <w:bCs/>
              <w:color w:val="1F3864"/>
            </w:rPr>
          </w:rPrChange>
        </w:rPr>
        <w:t>Common</w:t>
      </w:r>
      <w:r w:rsidR="00CE060C" w:rsidRPr="000D75C5">
        <w:rPr>
          <w:rFonts w:ascii="Aptos" w:hAnsi="Aptos"/>
          <w:b/>
          <w:color w:val="1F3864"/>
          <w:sz w:val="18"/>
          <w:rPrChange w:id="2565" w:author="Microsoft Word" w:date="2026-09-09T14:02:00Z" w16du:dateUtc="2026-09-09T13:02:00Z">
            <w:rPr>
              <w:b/>
              <w:bCs/>
              <w:color w:val="1F3864"/>
            </w:rPr>
          </w:rPrChange>
        </w:rPr>
        <w:t xml:space="preserve"> pitfall.</w:t>
      </w:r>
      <w:r w:rsidR="007B5EA1" w:rsidRPr="000D75C5">
        <w:rPr>
          <w:rFonts w:ascii="Aptos" w:hAnsi="Aptos"/>
          <w:b/>
          <w:color w:val="1F3864"/>
          <w:sz w:val="18"/>
          <w:rPrChange w:id="2566" w:author="Microsoft Word" w:date="2026-09-09T14:02:00Z" w16du:dateUtc="2026-09-09T13:02:00Z">
            <w:rPr>
              <w:b/>
              <w:bCs/>
              <w:color w:val="1F3864"/>
            </w:rPr>
          </w:rPrChange>
        </w:rPr>
        <w:t xml:space="preserve"> </w:t>
      </w:r>
      <w:r w:rsidR="00355DA2" w:rsidRPr="00355DA2">
        <w:rPr>
          <w:rFonts w:ascii="Aptos" w:hAnsi="Aptos"/>
          <w:sz w:val="18"/>
          <w:lang w:val="en-GB"/>
        </w:rPr>
        <w:t>Relying on distributed transaction models across systems or implementing compensation logic without clear process ownership</w:t>
      </w:r>
      <w:r w:rsidR="007B5EA1" w:rsidRPr="000D75C5">
        <w:rPr>
          <w:rFonts w:ascii="Aptos" w:hAnsi="Aptos"/>
          <w:sz w:val="18"/>
          <w:rPrChange w:id="2567" w:author="Microsoft Word" w:date="2026-09-09T14:02:00Z" w16du:dateUtc="2026-09-09T13:02:00Z">
            <w:rPr/>
          </w:rPrChange>
        </w:rPr>
        <w:t>.</w:t>
      </w:r>
    </w:p>
    <w:p w14:paraId="69C7AA4E" w14:textId="5E2D34C3" w:rsidR="0095094A" w:rsidRDefault="007B5EA1" w:rsidP="00F9211E">
      <w:pPr>
        <w:spacing w:before="40" w:after="110" w:line="278" w:lineRule="auto"/>
        <w:ind w:left="360"/>
      </w:pPr>
      <w:r w:rsidRPr="000D75C5">
        <w:rPr>
          <w:rFonts w:ascii="Aptos" w:hAnsi="Aptos"/>
          <w:b/>
          <w:color w:val="1F3864"/>
          <w:sz w:val="18"/>
          <w:rPrChange w:id="2568" w:author="Microsoft Word" w:date="2026-09-09T14:02:00Z" w16du:dateUtc="2026-09-09T13:02:00Z">
            <w:rPr>
              <w:b/>
              <w:bCs/>
              <w:color w:val="1F3864"/>
            </w:rPr>
          </w:rPrChange>
        </w:rPr>
        <w:t xml:space="preserve">In practice. </w:t>
      </w:r>
      <w:r w:rsidR="00F9211E" w:rsidRPr="00F9211E">
        <w:rPr>
          <w:rFonts w:ascii="Aptos" w:hAnsi="Aptos"/>
          <w:sz w:val="18"/>
          <w:lang w:val="en-GB"/>
        </w:rPr>
        <w:t>A multi-step underwriting or policy-processing workflow completes activity in several systems before a downstream validation or financial operation fails. The orchestration process coordinates compensating actions to restore a consistent business outcome and prevent partially completed processing from remaining unresolved</w:t>
      </w:r>
      <w:r w:rsidR="00F9211E">
        <w:rPr>
          <w:rFonts w:ascii="Aptos" w:hAnsi="Aptos"/>
          <w:sz w:val="18"/>
          <w:lang w:val="en-GB"/>
        </w:rPr>
        <w:t>.</w:t>
      </w:r>
      <w:r w:rsidR="00F9211E">
        <w:rPr>
          <w:rFonts w:ascii="Aptos" w:hAnsi="Aptos"/>
          <w:sz w:val="18"/>
          <w:lang w:val="en-GB"/>
        </w:rPr>
        <w:br/>
      </w:r>
    </w:p>
    <w:p w14:paraId="2BDD6D5F" w14:textId="4B4A70C9" w:rsidR="0095094A" w:rsidRPr="005F0377" w:rsidRDefault="006F419D">
      <w:pPr>
        <w:pStyle w:val="Heading3"/>
        <w:rPr>
          <w:rFonts w:ascii="Calibri heading" w:hAnsi="Calibri heading"/>
          <w:color w:val="2E5496"/>
          <w:lang w:val="en-US"/>
          <w:rPrChange w:id="2569" w:author="Microsoft Word" w:date="2026-09-09T14:54:00Z" w16du:dateUtc="2026-09-09T13:54:00Z">
            <w:rPr/>
          </w:rPrChange>
        </w:rPr>
      </w:pPr>
      <w:bookmarkStart w:id="2570" w:name="_Toc239852318"/>
      <w:bookmarkStart w:id="2571" w:name="_Toc239899891"/>
      <w:r w:rsidRPr="005F0377">
        <w:rPr>
          <w:rFonts w:ascii="Calibri heading" w:hAnsi="Calibri heading"/>
          <w:color w:val="2E5496"/>
          <w:lang w:val="en-US"/>
          <w:rPrChange w:id="2572" w:author="Microsoft Word" w:date="2026-09-09T14:54:00Z" w16du:dateUtc="2026-09-09T13:54:00Z">
            <w:rPr/>
          </w:rPrChange>
        </w:rPr>
        <w:t>7</w:t>
      </w:r>
      <w:r w:rsidR="000514FA" w:rsidRPr="005F0377">
        <w:rPr>
          <w:rFonts w:ascii="Calibri heading" w:hAnsi="Calibri heading"/>
          <w:color w:val="2E5496"/>
          <w:lang w:val="en-US"/>
          <w:rPrChange w:id="2573" w:author="Microsoft Word" w:date="2026-09-09T14:54:00Z" w16du:dateUtc="2026-09-09T13:54:00Z">
            <w:rPr/>
          </w:rPrChange>
        </w:rPr>
        <w:t xml:space="preserve">.6.3 Human-in-the-loop / </w:t>
      </w:r>
      <w:r w:rsidR="000514FA" w:rsidRPr="002049ED">
        <w:rPr>
          <w:rFonts w:ascii="Calibri heading" w:hAnsi="Calibri heading"/>
          <w:color w:val="2E5496"/>
          <w:lang w:val="en-US"/>
        </w:rPr>
        <w:t>approval (</w:t>
      </w:r>
      <w:r w:rsidR="000514FA" w:rsidRPr="005F0377">
        <w:rPr>
          <w:rFonts w:ascii="Calibri heading" w:hAnsi="Calibri heading"/>
          <w:color w:val="2E5496"/>
          <w:lang w:val="en-US"/>
          <w:rPrChange w:id="2574" w:author="Microsoft Word" w:date="2026-09-09T14:54:00Z" w16du:dateUtc="2026-09-09T13:54:00Z">
            <w:rPr/>
          </w:rPrChange>
        </w:rPr>
        <w:t>SFINT18)</w:t>
      </w:r>
      <w:bookmarkEnd w:id="2570"/>
      <w:bookmarkEnd w:id="2571"/>
    </w:p>
    <w:p w14:paraId="68B992BA" w14:textId="77777777" w:rsidR="0095094A" w:rsidRPr="000D75C5" w:rsidRDefault="007B5EA1">
      <w:pPr>
        <w:spacing w:before="10" w:after="90"/>
        <w:rPr>
          <w:rFonts w:ascii="Aptos" w:hAnsi="Aptos"/>
          <w:sz w:val="18"/>
          <w:rPrChange w:id="2575" w:author="Microsoft Word" w:date="2026-09-09T14:54:00Z" w16du:dateUtc="2026-09-09T13:54:00Z">
            <w:rPr/>
          </w:rPrChange>
        </w:rPr>
      </w:pPr>
      <w:r w:rsidRPr="000D75C5">
        <w:rPr>
          <w:rFonts w:ascii="Aptos" w:hAnsi="Aptos"/>
          <w:i/>
          <w:color w:val="5A6470"/>
          <w:sz w:val="18"/>
          <w:rPrChange w:id="2576" w:author="Microsoft Word" w:date="2026-09-09T14:54:00Z" w16du:dateUtc="2026-09-09T13:54:00Z">
            <w:rPr>
              <w:i/>
              <w:iCs/>
              <w:color w:val="5A6470"/>
            </w:rPr>
          </w:rPrChange>
        </w:rPr>
        <w:t>Insert a human decision into an automated process, with audit and escalation.</w:t>
      </w:r>
    </w:p>
    <w:p w14:paraId="323ED2C5" w14:textId="77777777" w:rsidR="0095094A" w:rsidRDefault="007B5EA1">
      <w:pPr>
        <w:spacing w:before="90" w:after="130"/>
        <w:jc w:val="center"/>
      </w:pPr>
      <w:r>
        <w:rPr>
          <w:noProof/>
        </w:rPr>
        <w:drawing>
          <wp:inline distT="0" distB="0" distL="0" distR="0" wp14:anchorId="443191A1" wp14:editId="3CAC9AD1">
            <wp:extent cx="5191125" cy="981075"/>
            <wp:effectExtent l="19050" t="19050" r="19050" b="19050"/>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91125" cy="981075"/>
                    </a:xfrm>
                    <a:prstGeom prst="rect">
                      <a:avLst/>
                    </a:prstGeom>
                    <a:noFill/>
                    <a:ln w="9525">
                      <a:solidFill>
                        <a:srgbClr val="AEB6C2"/>
                      </a:solidFill>
                    </a:ln>
                  </pic:spPr>
                </pic:pic>
              </a:graphicData>
            </a:graphic>
          </wp:inline>
        </w:drawing>
      </w:r>
    </w:p>
    <w:p w14:paraId="2F28AA4E" w14:textId="5E3D6535" w:rsidR="0095094A" w:rsidRPr="00286D97" w:rsidRDefault="007B5EA1">
      <w:pPr>
        <w:spacing w:before="40" w:after="110" w:line="278" w:lineRule="auto"/>
        <w:ind w:left="360"/>
        <w:rPr>
          <w:rFonts w:ascii="Aptos" w:hAnsi="Aptos"/>
          <w:sz w:val="18"/>
          <w:lang w:val="en-GB"/>
          <w:rPrChange w:id="2577" w:author="Microsoft Word" w:date="2026-09-09T14:54:00Z" w16du:dateUtc="2026-09-09T13:54:00Z">
            <w:rPr/>
          </w:rPrChange>
        </w:rPr>
      </w:pPr>
      <w:r w:rsidRPr="000D75C5">
        <w:rPr>
          <w:rFonts w:ascii="Aptos" w:hAnsi="Aptos"/>
          <w:b/>
          <w:color w:val="1F3864"/>
          <w:sz w:val="18"/>
          <w:rPrChange w:id="2578" w:author="Microsoft Word" w:date="2026-09-09T14:02:00Z" w16du:dateUtc="2026-09-09T13:02:00Z">
            <w:rPr>
              <w:b/>
              <w:bCs/>
              <w:color w:val="1F3864"/>
            </w:rPr>
          </w:rPrChange>
        </w:rPr>
        <w:t xml:space="preserve">Problem. </w:t>
      </w:r>
      <w:r w:rsidR="00286D97" w:rsidRPr="00286D97">
        <w:rPr>
          <w:rFonts w:ascii="Aptos" w:hAnsi="Aptos"/>
          <w:sz w:val="18"/>
          <w:lang w:val="en-GB"/>
        </w:rPr>
        <w:t>A process requires a human decision or approval before it can continue, with the decision and approval outcome needing to be auditable and traceable.</w:t>
      </w:r>
    </w:p>
    <w:p w14:paraId="461A4AE7" w14:textId="77777777" w:rsidR="0095094A" w:rsidRPr="000D75C5" w:rsidRDefault="007B5EA1">
      <w:pPr>
        <w:spacing w:before="40" w:after="110" w:line="278" w:lineRule="auto"/>
        <w:ind w:left="360"/>
        <w:rPr>
          <w:rFonts w:ascii="Aptos" w:hAnsi="Aptos"/>
          <w:sz w:val="18"/>
          <w:rPrChange w:id="2579" w:author="Microsoft Word" w:date="2026-09-09T14:54:00Z" w16du:dateUtc="2026-09-09T13:54:00Z">
            <w:rPr/>
          </w:rPrChange>
        </w:rPr>
      </w:pPr>
      <w:r w:rsidRPr="000D75C5">
        <w:rPr>
          <w:rFonts w:ascii="Aptos" w:hAnsi="Aptos"/>
          <w:b/>
          <w:color w:val="1F3864"/>
          <w:sz w:val="18"/>
          <w:rPrChange w:id="2580" w:author="Microsoft Word" w:date="2026-09-09T14:54:00Z" w16du:dateUtc="2026-09-09T13:54:00Z">
            <w:rPr>
              <w:b/>
              <w:bCs/>
              <w:color w:val="1F3864"/>
            </w:rPr>
          </w:rPrChange>
        </w:rPr>
        <w:t xml:space="preserve">Solution. </w:t>
      </w:r>
      <w:r w:rsidRPr="000D75C5">
        <w:rPr>
          <w:rFonts w:ascii="Aptos" w:hAnsi="Aptos"/>
          <w:sz w:val="18"/>
          <w:rPrChange w:id="2581" w:author="Microsoft Word" w:date="2026-09-09T14:54:00Z" w16du:dateUtc="2026-09-09T13:54:00Z">
            <w:rPr/>
          </w:rPrChange>
        </w:rPr>
        <w:t>The Logic App pauses for an approval over Teams or email, captures the decision with the approver's identity, and resumes. Timeouts and escalation keep the process from stalling.</w:t>
      </w:r>
    </w:p>
    <w:p w14:paraId="6D398D08" w14:textId="18203A54" w:rsidR="0095094A" w:rsidRPr="000D75C5" w:rsidRDefault="007B5EA1">
      <w:pPr>
        <w:spacing w:before="40" w:after="110" w:line="278" w:lineRule="auto"/>
        <w:ind w:left="360"/>
        <w:rPr>
          <w:rFonts w:ascii="Aptos" w:hAnsi="Aptos"/>
          <w:sz w:val="18"/>
          <w:rPrChange w:id="2582" w:author="Microsoft Word" w:date="2026-09-09T14:54:00Z" w16du:dateUtc="2026-09-09T13:54:00Z">
            <w:rPr/>
          </w:rPrChange>
        </w:rPr>
      </w:pPr>
      <w:r w:rsidRPr="000D75C5">
        <w:rPr>
          <w:rFonts w:ascii="Aptos" w:hAnsi="Aptos"/>
          <w:b/>
          <w:color w:val="1F3864"/>
          <w:sz w:val="18"/>
          <w:rPrChange w:id="2583" w:author="Microsoft Word" w:date="2026-09-09T14:54:00Z" w16du:dateUtc="2026-09-09T13:54:00Z">
            <w:rPr>
              <w:b/>
              <w:bCs/>
              <w:color w:val="1F3864"/>
            </w:rPr>
          </w:rPrChange>
        </w:rPr>
        <w:t xml:space="preserve">Use it when. </w:t>
      </w:r>
      <w:r w:rsidR="00D51802" w:rsidRPr="000D75C5">
        <w:rPr>
          <w:rFonts w:ascii="Aptos" w:hAnsi="Aptos"/>
          <w:sz w:val="18"/>
          <w:rPrChange w:id="2584" w:author="Microsoft Word" w:date="2026-09-09T14:54:00Z" w16du:dateUtc="2026-09-09T13:54:00Z">
            <w:rPr/>
          </w:rPrChange>
        </w:rPr>
        <w:t>A</w:t>
      </w:r>
      <w:r w:rsidRPr="000D75C5">
        <w:rPr>
          <w:rFonts w:ascii="Aptos" w:hAnsi="Aptos"/>
          <w:sz w:val="18"/>
          <w:rPrChange w:id="2585" w:author="Microsoft Word" w:date="2026-09-09T14:54:00Z" w16du:dateUtc="2026-09-09T13:54:00Z">
            <w:rPr/>
          </w:rPrChange>
        </w:rPr>
        <w:t xml:space="preserve"> process needs human sign-off and an audit trail.</w:t>
      </w:r>
    </w:p>
    <w:p w14:paraId="53E44D2A" w14:textId="61A9E01C" w:rsidR="0095094A" w:rsidRPr="000D75C5" w:rsidRDefault="007B5EA1">
      <w:pPr>
        <w:spacing w:before="40" w:after="110" w:line="278" w:lineRule="auto"/>
        <w:ind w:left="360"/>
        <w:rPr>
          <w:rFonts w:ascii="Aptos" w:hAnsi="Aptos"/>
          <w:sz w:val="18"/>
          <w:rPrChange w:id="2586" w:author="Microsoft Word" w:date="2026-09-09T14:54:00Z" w16du:dateUtc="2026-09-09T13:54:00Z">
            <w:rPr/>
          </w:rPrChange>
        </w:rPr>
      </w:pPr>
      <w:r w:rsidRPr="000D75C5">
        <w:rPr>
          <w:rFonts w:ascii="Aptos" w:hAnsi="Aptos"/>
          <w:b/>
          <w:color w:val="1F3864"/>
          <w:sz w:val="18"/>
          <w:rPrChange w:id="2587" w:author="Microsoft Word" w:date="2026-09-09T14:54:00Z" w16du:dateUtc="2026-09-09T13:54:00Z">
            <w:rPr>
              <w:b/>
              <w:bCs/>
              <w:color w:val="1F3864"/>
            </w:rPr>
          </w:rPrChange>
        </w:rPr>
        <w:t xml:space="preserve">Avoid it when. </w:t>
      </w:r>
      <w:r w:rsidR="00D51802" w:rsidRPr="000D75C5">
        <w:rPr>
          <w:rFonts w:ascii="Aptos" w:hAnsi="Aptos"/>
          <w:sz w:val="18"/>
          <w:rPrChange w:id="2588" w:author="Microsoft Word" w:date="2026-09-09T14:54:00Z" w16du:dateUtc="2026-09-09T13:54:00Z">
            <w:rPr/>
          </w:rPrChange>
        </w:rPr>
        <w:t>The</w:t>
      </w:r>
      <w:r w:rsidRPr="000D75C5">
        <w:rPr>
          <w:rFonts w:ascii="Aptos" w:hAnsi="Aptos"/>
          <w:sz w:val="18"/>
          <w:rPrChange w:id="2589" w:author="Microsoft Word" w:date="2026-09-09T14:54:00Z" w16du:dateUtc="2026-09-09T13:54:00Z">
            <w:rPr/>
          </w:rPrChange>
        </w:rPr>
        <w:t xml:space="preserve"> decision can be made by rules, keep it straight-through.</w:t>
      </w:r>
    </w:p>
    <w:p w14:paraId="78711567" w14:textId="70B734C3" w:rsidR="0095094A" w:rsidRPr="006E5138" w:rsidRDefault="007B5EA1">
      <w:pPr>
        <w:spacing w:before="40" w:after="110" w:line="278" w:lineRule="auto"/>
        <w:ind w:left="360"/>
        <w:rPr>
          <w:rFonts w:ascii="Aptos" w:hAnsi="Aptos"/>
          <w:sz w:val="18"/>
          <w:lang w:val="en-GB"/>
          <w:rPrChange w:id="2590" w:author="Microsoft Word" w:date="2026-09-09T14:54:00Z" w16du:dateUtc="2026-09-09T13:54:00Z">
            <w:rPr/>
          </w:rPrChange>
        </w:rPr>
      </w:pPr>
      <w:r w:rsidRPr="000D75C5">
        <w:rPr>
          <w:rFonts w:ascii="Aptos" w:hAnsi="Aptos"/>
          <w:b/>
          <w:color w:val="1F3864"/>
          <w:sz w:val="18"/>
          <w:rPrChange w:id="2591" w:author="Microsoft Word" w:date="2026-09-09T14:02:00Z" w16du:dateUtc="2026-09-09T13:02:00Z">
            <w:rPr>
              <w:b/>
              <w:bCs/>
              <w:color w:val="1F3864"/>
            </w:rPr>
          </w:rPrChange>
        </w:rPr>
        <w:t xml:space="preserve">Risks and considerations. </w:t>
      </w:r>
      <w:r w:rsidR="006E5138" w:rsidRPr="006E5138">
        <w:rPr>
          <w:rFonts w:ascii="Aptos" w:hAnsi="Aptos"/>
          <w:sz w:val="18"/>
          <w:lang w:val="en-GB"/>
        </w:rPr>
        <w:t>Approval steps introduce dependency on human response times and may delay overall process completion. Timeouts, reminders and escalation paths should be defined, and approval outcomes recorded for audit and compliance purposes.</w:t>
      </w:r>
    </w:p>
    <w:p w14:paraId="254F05C2" w14:textId="2DF12540" w:rsidR="0095094A" w:rsidRPr="000D75C5" w:rsidRDefault="007B5EA1">
      <w:pPr>
        <w:spacing w:before="40" w:after="110" w:line="278" w:lineRule="auto"/>
        <w:ind w:left="360"/>
        <w:rPr>
          <w:rFonts w:ascii="Aptos" w:hAnsi="Aptos"/>
          <w:sz w:val="18"/>
          <w:rPrChange w:id="2592" w:author="Microsoft Word" w:date="2026-09-09T14:54:00Z" w16du:dateUtc="2026-09-09T13:54:00Z">
            <w:rPr/>
          </w:rPrChange>
        </w:rPr>
      </w:pPr>
      <w:r w:rsidRPr="000D75C5">
        <w:rPr>
          <w:rFonts w:ascii="Aptos" w:hAnsi="Aptos"/>
          <w:b/>
          <w:color w:val="1F3864"/>
          <w:sz w:val="18"/>
          <w:rPrChange w:id="2593" w:author="Microsoft Word" w:date="2026-09-09T14:54:00Z" w16du:dateUtc="2026-09-09T13:54:00Z">
            <w:rPr>
              <w:b/>
              <w:bCs/>
              <w:color w:val="1F3864"/>
            </w:rPr>
          </w:rPrChange>
        </w:rPr>
        <w:t xml:space="preserve">Security boundary. </w:t>
      </w:r>
      <w:r w:rsidRPr="000D75C5">
        <w:rPr>
          <w:rFonts w:ascii="Aptos" w:hAnsi="Aptos"/>
          <w:sz w:val="18"/>
          <w:rPrChange w:id="2594" w:author="Microsoft Word" w:date="2026-09-09T14:54:00Z" w16du:dateUtc="2026-09-09T13:54:00Z">
            <w:rPr/>
          </w:rPrChange>
        </w:rPr>
        <w:t>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639CA855" w14:textId="48AB03A4" w:rsidR="0095094A" w:rsidRPr="000D75C5" w:rsidRDefault="00D47B36">
      <w:pPr>
        <w:spacing w:before="40" w:after="110" w:line="278" w:lineRule="auto"/>
        <w:ind w:left="360"/>
        <w:rPr>
          <w:rFonts w:ascii="Aptos" w:hAnsi="Aptos"/>
          <w:sz w:val="18"/>
          <w:rPrChange w:id="2595" w:author="Microsoft Word" w:date="2026-09-09T14:54:00Z" w16du:dateUtc="2026-09-09T13:54:00Z">
            <w:rPr/>
          </w:rPrChange>
        </w:rPr>
      </w:pPr>
      <w:r w:rsidRPr="000D75C5">
        <w:rPr>
          <w:rFonts w:ascii="Aptos" w:hAnsi="Aptos"/>
          <w:b/>
          <w:color w:val="1F3864"/>
          <w:sz w:val="18"/>
          <w:rPrChange w:id="2596" w:author="Microsoft Word" w:date="2026-09-09T14:54:00Z" w16du:dateUtc="2026-09-09T13:54:00Z">
            <w:rPr>
              <w:b/>
              <w:bCs/>
              <w:color w:val="1F3864"/>
            </w:rPr>
          </w:rPrChange>
        </w:rPr>
        <w:t>Common</w:t>
      </w:r>
      <w:r w:rsidR="00CE060C" w:rsidRPr="000D75C5">
        <w:rPr>
          <w:rFonts w:ascii="Aptos" w:hAnsi="Aptos"/>
          <w:b/>
          <w:color w:val="1F3864"/>
          <w:sz w:val="18"/>
          <w:rPrChange w:id="2597" w:author="Microsoft Word" w:date="2026-09-09T14:54:00Z" w16du:dateUtc="2026-09-09T13:54:00Z">
            <w:rPr>
              <w:b/>
              <w:bCs/>
              <w:color w:val="1F3864"/>
            </w:rPr>
          </w:rPrChange>
        </w:rPr>
        <w:t xml:space="preserve"> pitfall.</w:t>
      </w:r>
      <w:r w:rsidR="007B5EA1" w:rsidRPr="000D75C5">
        <w:rPr>
          <w:rFonts w:ascii="Aptos" w:hAnsi="Aptos"/>
          <w:b/>
          <w:color w:val="1F3864"/>
          <w:sz w:val="18"/>
          <w:rPrChange w:id="2598" w:author="Microsoft Word" w:date="2026-09-09T14:54:00Z" w16du:dateUtc="2026-09-09T13:54:00Z">
            <w:rPr>
              <w:b/>
              <w:bCs/>
              <w:color w:val="1F3864"/>
            </w:rPr>
          </w:rPrChange>
        </w:rPr>
        <w:t xml:space="preserve"> </w:t>
      </w:r>
      <w:r w:rsidR="007B5EA1" w:rsidRPr="000D75C5">
        <w:rPr>
          <w:rFonts w:ascii="Aptos" w:hAnsi="Aptos"/>
          <w:sz w:val="18"/>
          <w:rPrChange w:id="2599" w:author="Microsoft Word" w:date="2026-09-09T14:54:00Z" w16du:dateUtc="2026-09-09T13:54:00Z">
            <w:rPr/>
          </w:rPrChange>
        </w:rPr>
        <w:t>Approvals handled over untracked email outside the platform</w:t>
      </w:r>
      <w:r w:rsidR="00D14D6D" w:rsidRPr="000D75C5">
        <w:rPr>
          <w:rFonts w:ascii="Aptos" w:hAnsi="Aptos"/>
          <w:sz w:val="18"/>
          <w:rPrChange w:id="2600" w:author="Microsoft Word" w:date="2026-09-09T14:54:00Z" w16du:dateUtc="2026-09-09T13:54:00Z">
            <w:rPr/>
          </w:rPrChange>
        </w:rPr>
        <w:t xml:space="preserve">, </w:t>
      </w:r>
      <w:r w:rsidR="007B5EA1" w:rsidRPr="000D75C5">
        <w:rPr>
          <w:rFonts w:ascii="Aptos" w:hAnsi="Aptos"/>
          <w:sz w:val="18"/>
          <w:rPrChange w:id="2601" w:author="Microsoft Word" w:date="2026-09-09T14:54:00Z" w16du:dateUtc="2026-09-09T13:54:00Z">
            <w:rPr/>
          </w:rPrChange>
        </w:rPr>
        <w:t>no timeout or escalation.</w:t>
      </w:r>
    </w:p>
    <w:p w14:paraId="0BF2C250" w14:textId="6253AEF7" w:rsidR="0095094A" w:rsidRPr="003B7D4B" w:rsidRDefault="007B5EA1">
      <w:pPr>
        <w:spacing w:before="40" w:after="110" w:line="278" w:lineRule="auto"/>
        <w:ind w:left="360"/>
        <w:rPr>
          <w:rFonts w:ascii="Aptos" w:hAnsi="Aptos"/>
          <w:sz w:val="18"/>
          <w:lang w:val="en-GB"/>
          <w:rPrChange w:id="2602" w:author="Microsoft Word" w:date="2026-09-09T14:54:00Z" w16du:dateUtc="2026-09-09T13:54:00Z">
            <w:rPr/>
          </w:rPrChange>
        </w:rPr>
      </w:pPr>
      <w:r w:rsidRPr="000D75C5">
        <w:rPr>
          <w:rFonts w:ascii="Aptos" w:hAnsi="Aptos"/>
          <w:b/>
          <w:color w:val="1F3864"/>
          <w:sz w:val="18"/>
          <w:rPrChange w:id="2603" w:author="Microsoft Word" w:date="2026-09-09T14:02:00Z" w16du:dateUtc="2026-09-09T13:02:00Z">
            <w:rPr>
              <w:b/>
              <w:bCs/>
              <w:color w:val="1F3864"/>
            </w:rPr>
          </w:rPrChange>
        </w:rPr>
        <w:t xml:space="preserve">In practice. </w:t>
      </w:r>
      <w:r w:rsidR="003B7D4B" w:rsidRPr="003B7D4B">
        <w:rPr>
          <w:rFonts w:ascii="Aptos" w:hAnsi="Aptos"/>
          <w:sz w:val="18"/>
          <w:lang w:val="en-GB"/>
        </w:rPr>
        <w:t>An underwriting referral requires manual review and approval before a policy can proceed to the next stage of processing. The approval is captured within the workflow, providing a complete audit trail while ensuring the process resumes automatically once a decision has been made</w:t>
      </w:r>
      <w:r w:rsidRPr="000D75C5">
        <w:rPr>
          <w:rFonts w:ascii="Aptos" w:hAnsi="Aptos"/>
          <w:sz w:val="18"/>
          <w:rPrChange w:id="2604" w:author="Microsoft Word" w:date="2026-09-09T14:02:00Z" w16du:dateUtc="2026-09-09T13:02:00Z">
            <w:rPr/>
          </w:rPrChange>
        </w:rPr>
        <w:t>.</w:t>
      </w:r>
    </w:p>
    <w:p w14:paraId="7B152D15" w14:textId="77777777" w:rsidR="0095094A" w:rsidRDefault="0095094A">
      <w:pPr>
        <w:spacing w:after="150"/>
      </w:pPr>
    </w:p>
    <w:p w14:paraId="766F7D68" w14:textId="352D7A01" w:rsidR="0095094A" w:rsidRPr="00C97173" w:rsidRDefault="006F419D">
      <w:pPr>
        <w:pStyle w:val="Heading2"/>
        <w:rPr>
          <w:rFonts w:ascii="Calibri heading" w:hAnsi="Calibri heading"/>
          <w:b/>
          <w:color w:val="2E5496"/>
          <w:sz w:val="28"/>
          <w:lang w:val="en-US"/>
          <w:rPrChange w:id="2605" w:author="Microsoft Word" w:date="2026-09-09T14:54:00Z" w16du:dateUtc="2026-09-09T13:54:00Z">
            <w:rPr/>
          </w:rPrChange>
        </w:rPr>
      </w:pPr>
      <w:bookmarkStart w:id="2606" w:name="_Toc239852319"/>
      <w:bookmarkStart w:id="2607" w:name="_Toc239899892"/>
      <w:r w:rsidRPr="00C97173">
        <w:rPr>
          <w:rFonts w:ascii="Calibri heading" w:hAnsi="Calibri heading"/>
          <w:b/>
          <w:color w:val="2E5496"/>
          <w:sz w:val="28"/>
          <w:lang w:val="en-US"/>
          <w:rPrChange w:id="2608" w:author="Microsoft Word" w:date="2026-09-09T14:54:00Z" w16du:dateUtc="2026-09-09T13:54:00Z">
            <w:rPr/>
          </w:rPrChange>
        </w:rPr>
        <w:t>7</w:t>
      </w:r>
      <w:r w:rsidR="000514FA" w:rsidRPr="00C97173">
        <w:rPr>
          <w:rFonts w:ascii="Calibri heading" w:hAnsi="Calibri heading"/>
          <w:b/>
          <w:color w:val="2E5496"/>
          <w:sz w:val="28"/>
          <w:lang w:val="en-US"/>
          <w:rPrChange w:id="2609" w:author="Microsoft Word" w:date="2026-09-09T14:54:00Z" w16du:dateUtc="2026-09-09T13:54:00Z">
            <w:rPr/>
          </w:rPrChange>
        </w:rPr>
        <w:t>.7 File Patterns</w:t>
      </w:r>
      <w:bookmarkEnd w:id="2606"/>
      <w:bookmarkEnd w:id="2607"/>
    </w:p>
    <w:p w14:paraId="2E2AE582" w14:textId="654D644B" w:rsidR="0095094A" w:rsidRPr="005F0377" w:rsidRDefault="006F419D">
      <w:pPr>
        <w:pStyle w:val="Heading3"/>
        <w:rPr>
          <w:rFonts w:ascii="Calibri heading" w:hAnsi="Calibri heading"/>
          <w:color w:val="2E5496"/>
          <w:lang w:val="en-US"/>
          <w:rPrChange w:id="2610" w:author="Microsoft Word" w:date="2026-09-09T14:54:00Z" w16du:dateUtc="2026-09-09T13:54:00Z">
            <w:rPr/>
          </w:rPrChange>
        </w:rPr>
      </w:pPr>
      <w:bookmarkStart w:id="2611" w:name="_Toc239852320"/>
      <w:bookmarkStart w:id="2612" w:name="_Toc239899893"/>
      <w:r w:rsidRPr="005F0377">
        <w:rPr>
          <w:rFonts w:ascii="Calibri heading" w:hAnsi="Calibri heading"/>
          <w:color w:val="2E5496"/>
          <w:lang w:val="en-US"/>
          <w:rPrChange w:id="2613" w:author="Microsoft Word" w:date="2026-09-09T14:54:00Z" w16du:dateUtc="2026-09-09T13:54:00Z">
            <w:rPr/>
          </w:rPrChange>
        </w:rPr>
        <w:t>7</w:t>
      </w:r>
      <w:r w:rsidR="000514FA" w:rsidRPr="005F0377">
        <w:rPr>
          <w:rFonts w:ascii="Calibri heading" w:hAnsi="Calibri heading"/>
          <w:color w:val="2E5496"/>
          <w:lang w:val="en-US"/>
          <w:rPrChange w:id="2614" w:author="Microsoft Word" w:date="2026-09-09T14:54:00Z" w16du:dateUtc="2026-09-09T13:54:00Z">
            <w:rPr/>
          </w:rPrChange>
        </w:rPr>
        <w:t>.7.</w:t>
      </w:r>
      <w:commentRangeStart w:id="2615"/>
      <w:commentRangeStart w:id="2616"/>
      <w:commentRangeStart w:id="2617"/>
      <w:commentRangeStart w:id="2618"/>
      <w:r w:rsidR="000514FA" w:rsidRPr="005F0377">
        <w:rPr>
          <w:rFonts w:ascii="Calibri heading" w:hAnsi="Calibri heading"/>
          <w:color w:val="2E5496"/>
          <w:lang w:val="en-US"/>
          <w:rPrChange w:id="2619" w:author="Microsoft Word" w:date="2026-09-09T14:54:00Z" w16du:dateUtc="2026-09-09T13:54:00Z">
            <w:rPr/>
          </w:rPrChange>
        </w:rPr>
        <w:t xml:space="preserve">1 Event-driven file </w:t>
      </w:r>
      <w:r w:rsidR="000514FA" w:rsidRPr="005F0377">
        <w:rPr>
          <w:rFonts w:ascii="Calibri heading" w:hAnsi="Calibri heading"/>
          <w:color w:val="2E5496"/>
          <w:lang w:val="en-US"/>
        </w:rPr>
        <w:t>ingestion (</w:t>
      </w:r>
      <w:r w:rsidR="000514FA" w:rsidRPr="005F0377">
        <w:rPr>
          <w:rFonts w:ascii="Calibri heading" w:hAnsi="Calibri heading"/>
          <w:color w:val="2E5496"/>
          <w:lang w:val="en-US"/>
          <w:rPrChange w:id="2620" w:author="Microsoft Word" w:date="2026-09-09T14:54:00Z" w16du:dateUtc="2026-09-09T13:54:00Z">
            <w:rPr/>
          </w:rPrChange>
        </w:rPr>
        <w:t>SFINT19)</w:t>
      </w:r>
      <w:bookmarkEnd w:id="2611"/>
      <w:bookmarkEnd w:id="2612"/>
      <w:commentRangeEnd w:id="2617"/>
      <w:r w:rsidR="00EB2B47" w:rsidRPr="005F0377">
        <w:rPr>
          <w:rStyle w:val="CommentReference"/>
          <w:rFonts w:ascii="Calibri heading" w:hAnsi="Calibri heading"/>
          <w:color w:val="2E5496"/>
          <w:sz w:val="22"/>
          <w:szCs w:val="22"/>
          <w:lang w:val="en-US"/>
          <w:rPrChange w:id="2621" w:author="Microsoft Word" w:date="2026-09-09T14:54:00Z" w16du:dateUtc="2026-09-09T13:54:00Z">
            <w:rPr>
              <w:rStyle w:val="CommentReference"/>
              <w:sz w:val="22"/>
              <w:szCs w:val="22"/>
            </w:rPr>
          </w:rPrChange>
        </w:rPr>
        <w:commentReference w:id="2617"/>
      </w:r>
      <w:commentRangeEnd w:id="2618"/>
      <w:r w:rsidR="0020501B" w:rsidRPr="005F0377">
        <w:rPr>
          <w:rStyle w:val="CommentReference"/>
          <w:rFonts w:ascii="Calibri heading" w:hAnsi="Calibri heading"/>
          <w:color w:val="2E5496"/>
          <w:sz w:val="22"/>
          <w:szCs w:val="22"/>
          <w:lang w:val="en-US"/>
          <w:rPrChange w:id="2622" w:author="Microsoft Word" w:date="2026-09-09T14:54:00Z" w16du:dateUtc="2026-09-09T13:54:00Z">
            <w:rPr>
              <w:rStyle w:val="CommentReference"/>
              <w:sz w:val="22"/>
              <w:szCs w:val="22"/>
            </w:rPr>
          </w:rPrChange>
        </w:rPr>
        <w:commentReference w:id="2618"/>
      </w:r>
      <w:commentRangeEnd w:id="2615"/>
      <w:r w:rsidR="00C56193" w:rsidRPr="005F0377">
        <w:rPr>
          <w:rStyle w:val="CommentReference"/>
          <w:rFonts w:ascii="Calibri heading" w:hAnsi="Calibri heading"/>
          <w:color w:val="2E5496"/>
          <w:sz w:val="22"/>
          <w:szCs w:val="22"/>
          <w:lang w:val="en-US"/>
          <w:rPrChange w:id="2623" w:author="Microsoft Word" w:date="2026-09-09T14:54:00Z" w16du:dateUtc="2026-09-09T13:54:00Z">
            <w:rPr>
              <w:rStyle w:val="CommentReference"/>
              <w:sz w:val="22"/>
              <w:szCs w:val="22"/>
            </w:rPr>
          </w:rPrChange>
        </w:rPr>
        <w:commentReference w:id="2615"/>
      </w:r>
      <w:commentRangeEnd w:id="2616"/>
      <w:r w:rsidR="00E95995" w:rsidRPr="005F0377">
        <w:rPr>
          <w:rStyle w:val="CommentReference"/>
          <w:rFonts w:ascii="Calibri heading" w:hAnsi="Calibri heading"/>
          <w:color w:val="2E5496"/>
          <w:sz w:val="22"/>
          <w:szCs w:val="22"/>
          <w:lang w:val="en-US"/>
          <w:rPrChange w:id="2624" w:author="Microsoft Word" w:date="2026-09-09T14:54:00Z" w16du:dateUtc="2026-09-09T13:54:00Z">
            <w:rPr>
              <w:rStyle w:val="CommentReference"/>
              <w:sz w:val="22"/>
              <w:szCs w:val="22"/>
            </w:rPr>
          </w:rPrChange>
        </w:rPr>
        <w:commentReference w:id="2616"/>
      </w:r>
    </w:p>
    <w:p w14:paraId="3EB38744" w14:textId="77777777" w:rsidR="0095094A" w:rsidRPr="000D75C5" w:rsidRDefault="007B5EA1">
      <w:pPr>
        <w:spacing w:before="10" w:after="90"/>
        <w:rPr>
          <w:rFonts w:ascii="Aptos" w:hAnsi="Aptos"/>
          <w:sz w:val="18"/>
          <w:rPrChange w:id="2625" w:author="Microsoft Word" w:date="2026-09-09T14:54:00Z" w16du:dateUtc="2026-09-09T13:54:00Z">
            <w:rPr/>
          </w:rPrChange>
        </w:rPr>
      </w:pPr>
      <w:r w:rsidRPr="000D75C5">
        <w:rPr>
          <w:rFonts w:ascii="Aptos" w:hAnsi="Aptos"/>
          <w:i/>
          <w:color w:val="5A6470"/>
          <w:sz w:val="18"/>
          <w:rPrChange w:id="2626" w:author="Microsoft Word" w:date="2026-09-09T14:54:00Z" w16du:dateUtc="2026-09-09T13:54:00Z">
            <w:rPr>
              <w:i/>
              <w:iCs/>
              <w:color w:val="5A6470"/>
            </w:rPr>
          </w:rPrChange>
        </w:rPr>
        <w:t>A partner or system drops a file; pick it up on arrival, validate and parse it, and turn its contents into messages the platform can process.</w:t>
      </w:r>
    </w:p>
    <w:p w14:paraId="085909C8" w14:textId="5D26CC2A" w:rsidR="0095094A" w:rsidRDefault="002B2448">
      <w:pPr>
        <w:spacing w:before="90" w:after="130"/>
        <w:jc w:val="center"/>
      </w:pPr>
      <w:r w:rsidRPr="002B2448">
        <w:rPr>
          <w:noProof/>
        </w:rPr>
        <w:drawing>
          <wp:inline distT="0" distB="0" distL="0" distR="0" wp14:anchorId="34735D7F" wp14:editId="155730D2">
            <wp:extent cx="5900216" cy="1048044"/>
            <wp:effectExtent l="19050" t="19050" r="24765" b="1905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45"/>
                    <a:stretch>
                      <a:fillRect/>
                    </a:stretch>
                  </pic:blipFill>
                  <pic:spPr>
                    <a:xfrm>
                      <a:off x="0" y="0"/>
                      <a:ext cx="5926914" cy="1052786"/>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a:solidFill>
                        <a:srgbClr val="AEB6C2"/>
                      </a:solidFill>
                    </a:ln>
                  </pic:spPr>
                </pic:pic>
              </a:graphicData>
            </a:graphic>
          </wp:inline>
        </w:drawing>
      </w:r>
    </w:p>
    <w:p w14:paraId="0443A974" w14:textId="77777777" w:rsidR="0022751D" w:rsidRPr="0022751D" w:rsidRDefault="007B5EA1" w:rsidP="0022751D">
      <w:pPr>
        <w:spacing w:before="40" w:after="110" w:line="278" w:lineRule="auto"/>
        <w:ind w:left="360"/>
        <w:rPr>
          <w:rFonts w:ascii="Aptos" w:hAnsi="Aptos"/>
          <w:sz w:val="18"/>
          <w:lang w:val="en-GB"/>
        </w:rPr>
      </w:pPr>
      <w:r w:rsidRPr="000D75C5">
        <w:rPr>
          <w:rFonts w:ascii="Aptos" w:hAnsi="Aptos"/>
          <w:b/>
          <w:color w:val="1F3864"/>
          <w:sz w:val="18"/>
          <w:rPrChange w:id="2627" w:author="Microsoft Word" w:date="2026-09-09T14:02:00Z" w16du:dateUtc="2026-09-09T13:02:00Z">
            <w:rPr>
              <w:b/>
              <w:bCs/>
              <w:color w:val="1F3864"/>
            </w:rPr>
          </w:rPrChange>
        </w:rPr>
        <w:t xml:space="preserve">Problem. </w:t>
      </w:r>
      <w:r w:rsidR="0022751D" w:rsidRPr="0022751D">
        <w:rPr>
          <w:rFonts w:ascii="Aptos" w:hAnsi="Aptos"/>
          <w:sz w:val="18"/>
          <w:lang w:val="en-GB"/>
        </w:rPr>
        <w:t>A source system can provide data only through file-based exchange mechanisms. Traditional polling approaches can introduce unnecessary latency, operational overhead and tighter coupling between systems.</w:t>
      </w:r>
    </w:p>
    <w:p w14:paraId="5134252D" w14:textId="7A614BF7" w:rsidR="0095094A" w:rsidRPr="000D75C5" w:rsidRDefault="007B5EA1">
      <w:pPr>
        <w:spacing w:before="40" w:after="110" w:line="278" w:lineRule="auto"/>
        <w:ind w:left="360"/>
        <w:rPr>
          <w:rFonts w:ascii="Aptos" w:hAnsi="Aptos"/>
          <w:sz w:val="18"/>
          <w:rPrChange w:id="2628" w:author="Microsoft Word" w:date="2026-09-09T14:54:00Z" w16du:dateUtc="2026-09-09T13:54:00Z">
            <w:rPr/>
          </w:rPrChange>
        </w:rPr>
      </w:pPr>
      <w:r w:rsidRPr="000D75C5">
        <w:rPr>
          <w:rFonts w:ascii="Aptos" w:hAnsi="Aptos"/>
          <w:b/>
          <w:color w:val="1F3864"/>
          <w:sz w:val="18"/>
          <w:rPrChange w:id="2629" w:author="Microsoft Word" w:date="2026-09-09T14:54:00Z" w16du:dateUtc="2026-09-09T13:54:00Z">
            <w:rPr>
              <w:b/>
              <w:bCs/>
              <w:color w:val="1F3864"/>
            </w:rPr>
          </w:rPrChange>
        </w:rPr>
        <w:t xml:space="preserve">Solution. </w:t>
      </w:r>
      <w:r w:rsidR="002C0FF3">
        <w:rPr>
          <w:rFonts w:ascii="Aptos" w:hAnsi="Aptos"/>
          <w:sz w:val="18"/>
        </w:rPr>
        <w:t>Files are landed</w:t>
      </w:r>
      <w:r>
        <w:rPr>
          <w:rFonts w:ascii="Aptos" w:hAnsi="Aptos"/>
          <w:sz w:val="18"/>
        </w:rPr>
        <w:t xml:space="preserve"> i</w:t>
      </w:r>
      <w:r w:rsidRPr="000D75C5">
        <w:rPr>
          <w:rFonts w:ascii="Aptos" w:hAnsi="Aptos"/>
          <w:sz w:val="18"/>
          <w:rPrChange w:id="2630" w:author="Microsoft Word" w:date="2026-09-09T14:54:00Z" w16du:dateUtc="2026-09-09T13:54:00Z">
            <w:rPr/>
          </w:rPrChange>
        </w:rPr>
        <w:t xml:space="preserve">n Blob </w:t>
      </w:r>
      <w:r w:rsidR="00EF6814" w:rsidRPr="000D75C5">
        <w:rPr>
          <w:rFonts w:ascii="Aptos" w:hAnsi="Aptos"/>
          <w:sz w:val="18"/>
          <w:rPrChange w:id="2631" w:author="Microsoft Word" w:date="2026-09-09T14:54:00Z" w16du:dateUtc="2026-09-09T13:54:00Z">
            <w:rPr/>
          </w:rPrChange>
        </w:rPr>
        <w:t xml:space="preserve">using Logic App or Azure </w:t>
      </w:r>
      <w:r w:rsidR="00EF6814" w:rsidRPr="00381A05">
        <w:rPr>
          <w:rFonts w:ascii="Aptos" w:hAnsi="Aptos"/>
          <w:sz w:val="18"/>
        </w:rPr>
        <w:t>Function</w:t>
      </w:r>
      <w:r w:rsidR="00381A05" w:rsidRPr="00381A05">
        <w:rPr>
          <w:rFonts w:ascii="Aptos" w:hAnsi="Aptos"/>
          <w:sz w:val="18"/>
        </w:rPr>
        <w:t>,</w:t>
      </w:r>
      <w:r w:rsidRPr="000D75C5">
        <w:rPr>
          <w:rFonts w:ascii="Aptos" w:hAnsi="Aptos"/>
          <w:sz w:val="18"/>
          <w:rPrChange w:id="2632" w:author="Microsoft Word" w:date="2026-09-09T14:02:00Z" w16du:dateUtc="2026-09-09T13:02:00Z">
            <w:rPr/>
          </w:rPrChange>
        </w:rPr>
        <w:t xml:space="preserve"> and</w:t>
      </w:r>
      <w:r w:rsidR="002C0FF3">
        <w:rPr>
          <w:rFonts w:ascii="Aptos" w:hAnsi="Aptos"/>
          <w:sz w:val="18"/>
        </w:rPr>
        <w:t xml:space="preserve"> they can</w:t>
      </w:r>
      <w:r w:rsidRPr="000D75C5">
        <w:rPr>
          <w:rFonts w:ascii="Aptos" w:hAnsi="Aptos"/>
          <w:sz w:val="18"/>
          <w:rPrChange w:id="2633" w:author="Microsoft Word" w:date="2026-09-09T14:54:00Z" w16du:dateUtc="2026-09-09T13:54:00Z">
            <w:rPr/>
          </w:rPrChange>
        </w:rPr>
        <w:t xml:space="preserve"> react to its arrival with an Event Grid blob-created event, event-driven, not polled. </w:t>
      </w:r>
      <w:r w:rsidR="00381A05" w:rsidRPr="00381A05">
        <w:rPr>
          <w:rFonts w:ascii="Aptos" w:hAnsi="Aptos"/>
          <w:sz w:val="18"/>
        </w:rPr>
        <w:t>Validation, transformation and downstream distribution are performed through standard integration services, allowing file exchange to act as a transport mechanism while processing continues using approved messaging and orchestration patterns.</w:t>
      </w:r>
    </w:p>
    <w:p w14:paraId="0C69F261" w14:textId="1AE08647" w:rsidR="0095094A" w:rsidRPr="000D75C5" w:rsidRDefault="007B5EA1">
      <w:pPr>
        <w:spacing w:before="40" w:after="110" w:line="278" w:lineRule="auto"/>
        <w:ind w:left="360"/>
        <w:rPr>
          <w:rFonts w:ascii="Aptos" w:hAnsi="Aptos"/>
          <w:sz w:val="18"/>
          <w:rPrChange w:id="2634" w:author="Microsoft Word" w:date="2026-09-09T14:54:00Z" w16du:dateUtc="2026-09-09T13:54:00Z">
            <w:rPr/>
          </w:rPrChange>
        </w:rPr>
      </w:pPr>
      <w:r w:rsidRPr="000D75C5">
        <w:rPr>
          <w:rFonts w:ascii="Aptos" w:hAnsi="Aptos"/>
          <w:b/>
          <w:color w:val="1F3864"/>
          <w:sz w:val="18"/>
          <w:rPrChange w:id="2635" w:author="Microsoft Word" w:date="2026-09-09T14:54:00Z" w16du:dateUtc="2026-09-09T13:54:00Z">
            <w:rPr>
              <w:b/>
              <w:bCs/>
              <w:color w:val="1F3864"/>
            </w:rPr>
          </w:rPrChange>
        </w:rPr>
        <w:t xml:space="preserve">Use it when. </w:t>
      </w:r>
      <w:r w:rsidR="003110A8" w:rsidRPr="000D75C5">
        <w:rPr>
          <w:rFonts w:ascii="Aptos" w:hAnsi="Aptos"/>
          <w:sz w:val="18"/>
          <w:rPrChange w:id="2636" w:author="Microsoft Word" w:date="2026-09-09T14:54:00Z" w16du:dateUtc="2026-09-09T13:54:00Z">
            <w:rPr/>
          </w:rPrChange>
        </w:rPr>
        <w:t>A</w:t>
      </w:r>
      <w:r w:rsidRPr="000D75C5">
        <w:rPr>
          <w:rFonts w:ascii="Aptos" w:hAnsi="Aptos"/>
          <w:sz w:val="18"/>
          <w:rPrChange w:id="2637" w:author="Microsoft Word" w:date="2026-09-09T14:54:00Z" w16du:dateUtc="2026-09-09T13:54:00Z">
            <w:rPr/>
          </w:rPrChange>
        </w:rPr>
        <w:t xml:space="preserve"> source can only deliver operational data as files (partner SFTP, legacy extract, scheduled drop) and the contents are records to process.</w:t>
      </w:r>
    </w:p>
    <w:p w14:paraId="57843A92" w14:textId="447DC4C8" w:rsidR="0095094A" w:rsidRPr="0025784E" w:rsidRDefault="007B5EA1">
      <w:pPr>
        <w:spacing w:before="40" w:after="110" w:line="278" w:lineRule="auto"/>
        <w:ind w:left="360"/>
        <w:rPr>
          <w:rFonts w:ascii="Aptos" w:hAnsi="Aptos"/>
          <w:sz w:val="18"/>
          <w:lang w:val="en-GB"/>
          <w:rPrChange w:id="2638" w:author="Microsoft Word" w:date="2026-09-09T14:54:00Z" w16du:dateUtc="2026-09-09T13:54:00Z">
            <w:rPr/>
          </w:rPrChange>
        </w:rPr>
      </w:pPr>
      <w:r w:rsidRPr="000D75C5">
        <w:rPr>
          <w:rFonts w:ascii="Aptos" w:hAnsi="Aptos"/>
          <w:b/>
          <w:color w:val="1F3864"/>
          <w:sz w:val="18"/>
          <w:rPrChange w:id="2639" w:author="Microsoft Word" w:date="2026-09-09T14:02:00Z" w16du:dateUtc="2026-09-09T13:02:00Z">
            <w:rPr>
              <w:b/>
              <w:bCs/>
              <w:color w:val="1F3864"/>
            </w:rPr>
          </w:rPrChange>
        </w:rPr>
        <w:t xml:space="preserve">Avoid it when. </w:t>
      </w:r>
      <w:r w:rsidR="0025784E" w:rsidRPr="0025784E">
        <w:rPr>
          <w:rFonts w:ascii="Aptos" w:hAnsi="Aptos"/>
          <w:sz w:val="18"/>
          <w:lang w:val="en-GB"/>
        </w:rPr>
        <w:t>Direct API or event-based integration is available, or the primary objective is analytical or bulk data ingestion better suited to the data platform.</w:t>
      </w:r>
    </w:p>
    <w:p w14:paraId="06C7C9E3" w14:textId="0ECA949E" w:rsidR="0095094A" w:rsidRPr="0005614D" w:rsidRDefault="007B5EA1">
      <w:pPr>
        <w:spacing w:before="40" w:after="110" w:line="278" w:lineRule="auto"/>
        <w:ind w:left="360"/>
        <w:rPr>
          <w:ins w:id="2640" w:author="Puneet Kumar" w:date="2026-09-05T23:14:00Z" w16du:dateUtc="2026-09-05T22:14:00Z"/>
          <w:rFonts w:ascii="Aptos" w:hAnsi="Aptos"/>
          <w:sz w:val="18"/>
          <w:szCs w:val="18"/>
          <w:lang w:val="en-GB"/>
          <w:rPrChange w:id="2641" w:author="Microsoft Word" w:date="2026-09-09T14:54:00Z" w16du:dateUtc="2026-09-09T13:54:00Z">
            <w:rPr>
              <w:ins w:id="2642" w:author="Puneet Kumar" w:date="2026-09-05T23:14:00Z" w16du:dateUtc="2026-09-05T22:14:00Z"/>
            </w:rPr>
          </w:rPrChange>
        </w:rPr>
      </w:pPr>
      <w:commentRangeStart w:id="2643"/>
      <w:commentRangeStart w:id="2644"/>
      <w:r w:rsidRPr="000D75C5">
        <w:rPr>
          <w:rFonts w:ascii="Aptos" w:hAnsi="Aptos"/>
          <w:b/>
          <w:color w:val="1F3864"/>
          <w:sz w:val="18"/>
          <w:rPrChange w:id="2645" w:author="Microsoft Word" w:date="2026-09-09T14:54:00Z" w16du:dateUtc="2026-09-09T13:54:00Z">
            <w:rPr>
              <w:b/>
              <w:bCs/>
              <w:color w:val="1F3864"/>
            </w:rPr>
          </w:rPrChange>
        </w:rPr>
        <w:t>Risks and considerations</w:t>
      </w:r>
      <w:r w:rsidR="00D41B2B">
        <w:rPr>
          <w:rFonts w:ascii="Aptos" w:hAnsi="Aptos"/>
          <w:b/>
          <w:color w:val="1F3864"/>
          <w:sz w:val="18"/>
        </w:rPr>
        <w:t>.</w:t>
      </w:r>
      <w:del w:id="2646" w:author="Joycell Sundararaj - Chaucer" w:date="2026-09-10T01:21:00Z" w16du:dateUtc="2026-09-10T00:21:00Z">
        <w:r w:rsidRPr="008778C7">
          <w:rPr>
            <w:rFonts w:ascii="Aptos" w:hAnsi="Aptos"/>
            <w:sz w:val="18"/>
            <w:szCs w:val="18"/>
          </w:rPr>
          <w:delText xml:space="preserve"> </w:delText>
        </w:r>
        <w:r>
          <w:rPr>
            <w:rFonts w:ascii="Aptos" w:hAnsi="Aptos"/>
            <w:sz w:val="18"/>
            <w:szCs w:val="18"/>
          </w:rPr>
          <w:delText xml:space="preserve">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w:delText>
        </w:r>
        <w:r w:rsidR="008778C7">
          <w:rPr>
            <w:rFonts w:ascii="Aptos" w:hAnsi="Aptos"/>
            <w:sz w:val="18"/>
            <w:szCs w:val="18"/>
          </w:rPr>
          <w:delText>arrival timestamp</w:delText>
        </w:r>
        <w:r>
          <w:rPr>
            <w:rFonts w:ascii="Aptos" w:hAnsi="Aptos"/>
            <w:sz w:val="18"/>
            <w:szCs w:val="18"/>
          </w:rPr>
          <w:delText>, because partners resend. Large files follow claim-check semantics (SFINT8)</w:delText>
        </w:r>
        <w:r w:rsidR="00E6315A">
          <w:rPr>
            <w:rFonts w:ascii="Aptos" w:hAnsi="Aptos"/>
            <w:sz w:val="18"/>
            <w:szCs w:val="18"/>
          </w:rPr>
          <w:delText xml:space="preserve"> and</w:delText>
        </w:r>
        <w:r>
          <w:rPr>
            <w:rFonts w:ascii="Aptos" w:hAnsi="Aptos"/>
            <w:sz w:val="18"/>
            <w:szCs w:val="18"/>
          </w:rPr>
          <w:delText xml:space="preserve"> pass the reference</w:delText>
        </w:r>
        <w:r w:rsidR="00EA346F">
          <w:rPr>
            <w:rFonts w:ascii="Aptos" w:hAnsi="Aptos"/>
            <w:sz w:val="18"/>
            <w:szCs w:val="18"/>
          </w:rPr>
          <w:delText>.</w:delText>
        </w:r>
        <w:r>
          <w:rPr>
            <w:rFonts w:ascii="Aptos" w:hAnsi="Aptos"/>
            <w:sz w:val="18"/>
            <w:szCs w:val="18"/>
          </w:rPr>
          <w:delText xml:space="preserve"> Secure the transport: SFTP over a Private Endpoint with no anonymous access, a managed identity to Blob, encryption in transit and at rest, and PII handling for the contents</w:delText>
        </w:r>
      </w:del>
      <w:ins w:id="2647" w:author="Joycell Sundararaj - Chaucer" w:date="2026-09-10T01:21:00Z" w16du:dateUtc="2026-09-10T00:21:00Z">
        <w:r w:rsidR="0005614D" w:rsidRPr="0005614D">
          <w:rPr>
            <w:rFonts w:ascii="Segoe UI" w:eastAsia="Times New Roman" w:hAnsi="Segoe UI" w:cs="Segoe UI"/>
            <w:color w:val="auto"/>
            <w:lang w:val="en-GB" w:eastAsia="en-GB"/>
          </w:rPr>
          <w:t xml:space="preserve"> </w:t>
        </w:r>
      </w:ins>
      <w:ins w:id="2648" w:author="Joycell Sundararaj - Chaucer" w:date="2026-09-10T01:21:00Z">
        <w:r w:rsidR="0005614D" w:rsidRPr="0005614D">
          <w:rPr>
            <w:rFonts w:ascii="Aptos" w:hAnsi="Aptos"/>
            <w:sz w:val="18"/>
            <w:szCs w:val="18"/>
            <w:lang w:val="en-GB"/>
          </w:rPr>
          <w:t>File completeness, validation, replay and duplicate handling should be considered during design. Invalid files should be isolated using approved error-handling processes. File lifecycle, retention and storage costs should also be governed appropriately</w:t>
        </w:r>
      </w:ins>
      <w:r>
        <w:rPr>
          <w:rFonts w:ascii="Aptos" w:hAnsi="Aptos"/>
          <w:sz w:val="18"/>
          <w:szCs w:val="18"/>
        </w:rPr>
        <w:t>.</w:t>
      </w:r>
    </w:p>
    <w:commentRangeEnd w:id="2643"/>
    <w:p w14:paraId="3998AA95" w14:textId="6D94E8CE" w:rsidR="0095094A" w:rsidRPr="000D75C5" w:rsidRDefault="00744363">
      <w:pPr>
        <w:spacing w:before="40" w:after="110" w:line="278" w:lineRule="auto"/>
        <w:ind w:left="360"/>
        <w:rPr>
          <w:rFonts w:ascii="Aptos" w:hAnsi="Aptos"/>
          <w:sz w:val="18"/>
          <w:rPrChange w:id="2649" w:author="Microsoft Word" w:date="2026-09-09T14:54:00Z" w16du:dateUtc="2026-09-09T13:54:00Z">
            <w:rPr/>
          </w:rPrChange>
        </w:rPr>
      </w:pPr>
      <w:r w:rsidRPr="000D75C5">
        <w:rPr>
          <w:rStyle w:val="CommentReference"/>
          <w:rFonts w:ascii="Aptos" w:hAnsi="Aptos"/>
          <w:b/>
          <w:color w:val="1F3864"/>
          <w:sz w:val="18"/>
          <w:szCs w:val="21"/>
          <w:rPrChange w:id="2650" w:author="Microsoft Word" w:date="2026-09-09T14:54:00Z" w16du:dateUtc="2026-09-09T13:54:00Z">
            <w:rPr>
              <w:rStyle w:val="CommentReference"/>
              <w:b/>
              <w:bCs/>
              <w:color w:val="1F3864"/>
              <w:sz w:val="21"/>
              <w:szCs w:val="21"/>
            </w:rPr>
          </w:rPrChange>
        </w:rPr>
        <w:commentReference w:id="2643"/>
      </w:r>
      <w:commentRangeEnd w:id="2644"/>
      <w:r w:rsidR="00F315FC" w:rsidRPr="000D75C5">
        <w:rPr>
          <w:rStyle w:val="CommentReference"/>
          <w:rFonts w:ascii="Aptos" w:hAnsi="Aptos"/>
          <w:b/>
          <w:color w:val="1F3864"/>
          <w:sz w:val="18"/>
          <w:szCs w:val="21"/>
          <w:rPrChange w:id="2651" w:author="Microsoft Word" w:date="2026-09-09T14:54:00Z" w16du:dateUtc="2026-09-09T13:54:00Z">
            <w:rPr>
              <w:rStyle w:val="CommentReference"/>
              <w:b/>
              <w:bCs/>
              <w:color w:val="1F3864"/>
              <w:sz w:val="21"/>
              <w:szCs w:val="21"/>
            </w:rPr>
          </w:rPrChange>
        </w:rPr>
        <w:commentReference w:id="2644"/>
      </w:r>
      <w:r w:rsidR="007B5EA1" w:rsidRPr="000D75C5">
        <w:rPr>
          <w:rFonts w:ascii="Aptos" w:hAnsi="Aptos"/>
          <w:b/>
          <w:color w:val="1F3864"/>
          <w:sz w:val="18"/>
          <w:rPrChange w:id="2652" w:author="Microsoft Word" w:date="2026-09-09T14:54:00Z" w16du:dateUtc="2026-09-09T13:54:00Z">
            <w:rPr>
              <w:b/>
              <w:bCs/>
              <w:color w:val="1F3864"/>
            </w:rPr>
          </w:rPrChange>
        </w:rPr>
        <w:t xml:space="preserve">Security boundary. </w:t>
      </w:r>
      <w:r w:rsidR="00A53456">
        <w:rPr>
          <w:rFonts w:ascii="Aptos" w:hAnsi="Aptos"/>
          <w:b/>
          <w:color w:val="1F3864"/>
          <w:sz w:val="18"/>
        </w:rPr>
        <w:t>T</w:t>
      </w:r>
      <w:r w:rsidR="007B5EA1" w:rsidRPr="000D75C5">
        <w:rPr>
          <w:rFonts w:ascii="Aptos" w:hAnsi="Aptos"/>
          <w:sz w:val="18"/>
          <w:rPrChange w:id="2653" w:author="Microsoft Word" w:date="2026-09-09T14:02:00Z" w16du:dateUtc="2026-09-09T13:02:00Z">
            <w:rPr/>
          </w:rPrChange>
        </w:rPr>
        <w:t>he</w:t>
      </w:r>
      <w:r w:rsidR="007B5EA1" w:rsidRPr="000D75C5">
        <w:rPr>
          <w:rFonts w:ascii="Aptos" w:hAnsi="Aptos"/>
          <w:sz w:val="18"/>
          <w:rPrChange w:id="2654" w:author="Microsoft Word" w:date="2026-09-09T14:54:00Z" w16du:dateUtc="2026-09-09T13:54:00Z">
            <w:rPr/>
          </w:rPrChange>
        </w:rPr>
        <w:t xml:space="preserve"> Blob landing (firewalled, public access disabled), Event Grid, the Logic App/Function and Service Bus all sit in spokes; a partner SFTP is the external boundary. Within Azure: Blob over a Private Endpoint with managed-identity RBAC (no account keys, no public SAS)</w:t>
      </w:r>
      <w:r w:rsidR="00D14D6D" w:rsidRPr="000D75C5">
        <w:rPr>
          <w:rFonts w:ascii="Aptos" w:hAnsi="Aptos"/>
          <w:sz w:val="18"/>
          <w:rPrChange w:id="2655" w:author="Microsoft Word" w:date="2026-09-09T14:54:00Z" w16du:dateUtc="2026-09-09T13:54:00Z">
            <w:rPr/>
          </w:rPrChange>
        </w:rPr>
        <w:t>,</w:t>
      </w:r>
      <w:r w:rsidR="007B5EA1" w:rsidRPr="000D75C5">
        <w:rPr>
          <w:rFonts w:ascii="Aptos" w:hAnsi="Aptos"/>
          <w:sz w:val="18"/>
          <w:rPrChange w:id="2656" w:author="Microsoft Word" w:date="2026-09-09T14:54:00Z" w16du:dateUtc="2026-09-09T13:54:00Z">
            <w:rPr/>
          </w:rPrChange>
        </w:rPr>
        <w:t xml:space="preserve"> Event Grid and the Function private</w:t>
      </w:r>
      <w:r w:rsidR="00D14D6D" w:rsidRPr="000D75C5">
        <w:rPr>
          <w:rFonts w:ascii="Aptos" w:hAnsi="Aptos"/>
          <w:sz w:val="18"/>
          <w:rPrChange w:id="2657" w:author="Microsoft Word" w:date="2026-09-09T14:54:00Z" w16du:dateUtc="2026-09-09T13:54:00Z">
            <w:rPr/>
          </w:rPrChange>
        </w:rPr>
        <w:t>,</w:t>
      </w:r>
      <w:r w:rsidR="007B5EA1" w:rsidRPr="000D75C5">
        <w:rPr>
          <w:rFonts w:ascii="Aptos" w:hAnsi="Aptos"/>
          <w:sz w:val="18"/>
          <w:rPrChange w:id="2658" w:author="Microsoft Word" w:date="2026-09-09T14:54:00Z" w16du:dateUtc="2026-09-09T13:54:00Z">
            <w:rPr/>
          </w:rPrChange>
        </w:rPr>
        <w:t xml:space="preserv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30D4FAE9" w14:textId="08617C2B" w:rsidR="0095094A" w:rsidRPr="000A2137" w:rsidRDefault="00D47B36">
      <w:pPr>
        <w:spacing w:before="40" w:after="110" w:line="278" w:lineRule="auto"/>
        <w:ind w:left="360"/>
        <w:rPr>
          <w:rFonts w:ascii="Aptos" w:hAnsi="Aptos"/>
          <w:sz w:val="18"/>
          <w:lang w:val="en-GB"/>
          <w:rPrChange w:id="2659" w:author="Microsoft Word" w:date="2026-09-09T14:54:00Z" w16du:dateUtc="2026-09-09T13:54:00Z">
            <w:rPr/>
          </w:rPrChange>
        </w:rPr>
      </w:pPr>
      <w:r w:rsidRPr="000D75C5">
        <w:rPr>
          <w:rFonts w:ascii="Aptos" w:hAnsi="Aptos"/>
          <w:b/>
          <w:color w:val="1F3864"/>
          <w:sz w:val="18"/>
          <w:rPrChange w:id="2660" w:author="Microsoft Word" w:date="2026-09-09T14:02:00Z" w16du:dateUtc="2026-09-09T13:02:00Z">
            <w:rPr>
              <w:b/>
              <w:bCs/>
              <w:color w:val="1F3864"/>
            </w:rPr>
          </w:rPrChange>
        </w:rPr>
        <w:t>Common</w:t>
      </w:r>
      <w:r w:rsidR="00CE060C" w:rsidRPr="000D75C5">
        <w:rPr>
          <w:rFonts w:ascii="Aptos" w:hAnsi="Aptos"/>
          <w:b/>
          <w:color w:val="1F3864"/>
          <w:sz w:val="18"/>
          <w:rPrChange w:id="2661" w:author="Microsoft Word" w:date="2026-09-09T14:02:00Z" w16du:dateUtc="2026-09-09T13:02:00Z">
            <w:rPr>
              <w:b/>
              <w:bCs/>
              <w:color w:val="1F3864"/>
            </w:rPr>
          </w:rPrChange>
        </w:rPr>
        <w:t xml:space="preserve"> pitfall.</w:t>
      </w:r>
      <w:r w:rsidR="007B5EA1" w:rsidRPr="000D75C5">
        <w:rPr>
          <w:rFonts w:ascii="Aptos" w:hAnsi="Aptos"/>
          <w:b/>
          <w:color w:val="1F3864"/>
          <w:sz w:val="18"/>
          <w:rPrChange w:id="2662" w:author="Microsoft Word" w:date="2026-09-09T14:02:00Z" w16du:dateUtc="2026-09-09T13:02:00Z">
            <w:rPr>
              <w:b/>
              <w:bCs/>
              <w:color w:val="1F3864"/>
            </w:rPr>
          </w:rPrChange>
        </w:rPr>
        <w:t xml:space="preserve"> </w:t>
      </w:r>
      <w:r w:rsidR="000A2137" w:rsidRPr="000A2137">
        <w:rPr>
          <w:rFonts w:ascii="Aptos" w:hAnsi="Aptos"/>
          <w:sz w:val="18"/>
          <w:lang w:val="en-GB"/>
        </w:rPr>
        <w:t>Treating file structures as long-term system contracts or processing large files without validation, decomposition and error-handling controls.</w:t>
      </w:r>
    </w:p>
    <w:p w14:paraId="285F72A2" w14:textId="4D7A8E92" w:rsidR="0095094A" w:rsidRDefault="007B5EA1" w:rsidP="00E43E4E">
      <w:pPr>
        <w:spacing w:before="40" w:after="110" w:line="278" w:lineRule="auto"/>
        <w:ind w:left="360"/>
      </w:pPr>
      <w:r w:rsidRPr="000D75C5">
        <w:rPr>
          <w:rFonts w:ascii="Aptos" w:hAnsi="Aptos"/>
          <w:b/>
          <w:color w:val="1F3864"/>
          <w:sz w:val="18"/>
          <w:rPrChange w:id="2663" w:author="Microsoft Word" w:date="2026-09-09T14:02:00Z" w16du:dateUtc="2026-09-09T13:02:00Z">
            <w:rPr>
              <w:b/>
              <w:bCs/>
              <w:color w:val="1F3864"/>
            </w:rPr>
          </w:rPrChange>
        </w:rPr>
        <w:t xml:space="preserve">In practice. </w:t>
      </w:r>
      <w:r w:rsidR="00A53456" w:rsidRPr="00A53456">
        <w:rPr>
          <w:rFonts w:ascii="Aptos" w:hAnsi="Aptos"/>
          <w:sz w:val="18"/>
          <w:lang w:val="en-GB"/>
        </w:rPr>
        <w:t>A delegated authority or third-party provider delivers operational data through an SFTP-based file exchange. The file is validated, transformed</w:t>
      </w:r>
      <w:r w:rsidR="00E43E4E">
        <w:rPr>
          <w:rFonts w:ascii="Aptos" w:hAnsi="Aptos"/>
          <w:sz w:val="18"/>
          <w:lang w:val="en-GB"/>
        </w:rPr>
        <w:t xml:space="preserve"> (if applicable)</w:t>
      </w:r>
      <w:r w:rsidR="00A53456" w:rsidRPr="00A53456">
        <w:rPr>
          <w:rFonts w:ascii="Aptos" w:hAnsi="Aptos"/>
          <w:sz w:val="18"/>
          <w:lang w:val="en-GB"/>
        </w:rPr>
        <w:t xml:space="preserve"> and distributed through messaging and orchestration patterns, allowing downstream systems to process individual business records independently of the original file format.</w:t>
      </w:r>
    </w:p>
    <w:p w14:paraId="70BD691F" w14:textId="1DE9FDBF" w:rsidR="0095094A" w:rsidRPr="005F0377" w:rsidRDefault="006F419D">
      <w:pPr>
        <w:pStyle w:val="Heading3"/>
        <w:rPr>
          <w:rFonts w:ascii="Calibri heading" w:hAnsi="Calibri heading"/>
          <w:color w:val="2E5496"/>
          <w:lang w:val="en-US"/>
          <w:rPrChange w:id="2664" w:author="Microsoft Word" w:date="2026-09-09T14:54:00Z" w16du:dateUtc="2026-09-09T13:54:00Z">
            <w:rPr/>
          </w:rPrChange>
        </w:rPr>
      </w:pPr>
      <w:bookmarkStart w:id="2665" w:name="_Toc239852321"/>
      <w:bookmarkStart w:id="2666" w:name="_Toc239899894"/>
      <w:r w:rsidRPr="005F0377">
        <w:rPr>
          <w:rFonts w:ascii="Calibri heading" w:hAnsi="Calibri heading"/>
          <w:color w:val="2E5496"/>
          <w:lang w:val="en-US"/>
        </w:rPr>
        <w:t>7</w:t>
      </w:r>
      <w:r w:rsidR="000514FA" w:rsidRPr="005F0377">
        <w:rPr>
          <w:rFonts w:ascii="Calibri heading" w:hAnsi="Calibri heading"/>
          <w:color w:val="2E5496"/>
          <w:lang w:val="en-US"/>
        </w:rPr>
        <w:t>.7.2 File</w:t>
      </w:r>
      <w:r w:rsidR="000514FA" w:rsidRPr="005F0377">
        <w:rPr>
          <w:rFonts w:ascii="Calibri heading" w:hAnsi="Calibri heading"/>
          <w:color w:val="2E5496"/>
          <w:lang w:val="en-US"/>
          <w:rPrChange w:id="2667" w:author="Microsoft Word" w:date="2026-09-09T14:54:00Z" w16du:dateUtc="2026-09-09T13:54:00Z">
            <w:rPr/>
          </w:rPrChange>
        </w:rPr>
        <w:t xml:space="preserve"> generation and </w:t>
      </w:r>
      <w:r w:rsidR="000514FA" w:rsidRPr="00E43E4E">
        <w:rPr>
          <w:rFonts w:ascii="Calibri heading" w:hAnsi="Calibri heading"/>
          <w:color w:val="2E5496"/>
          <w:lang w:val="en-US"/>
        </w:rPr>
        <w:t>delivery (</w:t>
      </w:r>
      <w:r w:rsidR="000514FA" w:rsidRPr="005F0377">
        <w:rPr>
          <w:rFonts w:ascii="Calibri heading" w:hAnsi="Calibri heading"/>
          <w:color w:val="2E5496"/>
          <w:lang w:val="en-US"/>
          <w:rPrChange w:id="2668" w:author="Microsoft Word" w:date="2026-09-09T14:54:00Z" w16du:dateUtc="2026-09-09T13:54:00Z">
            <w:rPr/>
          </w:rPrChange>
        </w:rPr>
        <w:t>SFINT20)</w:t>
      </w:r>
      <w:bookmarkEnd w:id="2665"/>
      <w:bookmarkEnd w:id="2666"/>
    </w:p>
    <w:p w14:paraId="2D76B3E9" w14:textId="77777777" w:rsidR="0095094A" w:rsidRPr="000D75C5" w:rsidRDefault="007B5EA1">
      <w:pPr>
        <w:spacing w:before="10" w:after="90"/>
        <w:rPr>
          <w:rFonts w:ascii="Aptos" w:hAnsi="Aptos"/>
          <w:sz w:val="18"/>
          <w:rPrChange w:id="2669" w:author="Microsoft Word" w:date="2026-09-09T14:54:00Z" w16du:dateUtc="2026-09-09T13:54:00Z">
            <w:rPr/>
          </w:rPrChange>
        </w:rPr>
      </w:pPr>
      <w:r w:rsidRPr="000D75C5">
        <w:rPr>
          <w:rFonts w:ascii="Aptos" w:hAnsi="Aptos"/>
          <w:i/>
          <w:color w:val="5A6470"/>
          <w:sz w:val="18"/>
          <w:rPrChange w:id="2670" w:author="Microsoft Word" w:date="2026-09-09T14:54:00Z" w16du:dateUtc="2026-09-09T13:54:00Z">
            <w:rPr>
              <w:i/>
              <w:iCs/>
              <w:color w:val="5A6470"/>
            </w:rPr>
          </w:rPrChange>
        </w:rPr>
        <w:t>The platform produces a file from records or events and delivers it to a partner or system that can only consume files.</w:t>
      </w:r>
    </w:p>
    <w:p w14:paraId="3DE0CFFB" w14:textId="77777777" w:rsidR="0095094A" w:rsidRDefault="007B5EA1">
      <w:pPr>
        <w:spacing w:before="90" w:after="130"/>
        <w:jc w:val="center"/>
      </w:pPr>
      <w:r>
        <w:rPr>
          <w:noProof/>
        </w:rPr>
        <w:drawing>
          <wp:inline distT="0" distB="0" distL="0" distR="0" wp14:anchorId="45CF5557" wp14:editId="3E09CF62">
            <wp:extent cx="5191125" cy="581025"/>
            <wp:effectExtent l="19050" t="19050" r="19050" b="19050"/>
            <wp:docPr id="992467691" name="Picture 99246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91125" cy="581025"/>
                    </a:xfrm>
                    <a:prstGeom prst="rect">
                      <a:avLst/>
                    </a:prstGeom>
                    <a:noFill/>
                    <a:ln w="9525">
                      <a:solidFill>
                        <a:srgbClr val="AEB6C2"/>
                      </a:solidFill>
                    </a:ln>
                  </pic:spPr>
                </pic:pic>
              </a:graphicData>
            </a:graphic>
          </wp:inline>
        </w:drawing>
      </w:r>
    </w:p>
    <w:p w14:paraId="74979DF5" w14:textId="7F2D12F4" w:rsidR="0095094A" w:rsidRPr="000D75C5" w:rsidRDefault="007B5EA1">
      <w:pPr>
        <w:spacing w:before="40" w:after="110" w:line="278" w:lineRule="auto"/>
        <w:ind w:left="360"/>
        <w:rPr>
          <w:rFonts w:ascii="Aptos" w:hAnsi="Aptos"/>
          <w:sz w:val="18"/>
          <w:rPrChange w:id="2671" w:author="Microsoft Word" w:date="2026-09-09T14:54:00Z" w16du:dateUtc="2026-09-09T13:54:00Z">
            <w:rPr/>
          </w:rPrChange>
        </w:rPr>
      </w:pPr>
      <w:r w:rsidRPr="000D75C5">
        <w:rPr>
          <w:rFonts w:ascii="Aptos" w:hAnsi="Aptos"/>
          <w:b/>
          <w:color w:val="1F3864"/>
          <w:sz w:val="18"/>
          <w:rPrChange w:id="2672" w:author="Microsoft Word" w:date="2026-09-09T14:54:00Z" w16du:dateUtc="2026-09-09T13:54:00Z">
            <w:rPr>
              <w:b/>
              <w:bCs/>
              <w:color w:val="1F3864"/>
            </w:rPr>
          </w:rPrChange>
        </w:rPr>
        <w:t xml:space="preserve">Problem. </w:t>
      </w:r>
      <w:r w:rsidRPr="000D75C5">
        <w:rPr>
          <w:rFonts w:ascii="Aptos" w:hAnsi="Aptos"/>
          <w:sz w:val="18"/>
          <w:rPrChange w:id="2673" w:author="Microsoft Word" w:date="2026-09-09T14:54:00Z" w16du:dateUtc="2026-09-09T13:54:00Z">
            <w:rPr/>
          </w:rPrChange>
        </w:rPr>
        <w:t>A downstream party, a partner, a legacy system, a regulator, needs data as a file, on a schedule or on an event</w:t>
      </w:r>
      <w:r w:rsidR="00095345">
        <w:rPr>
          <w:rFonts w:ascii="Aptos" w:hAnsi="Aptos"/>
          <w:sz w:val="18"/>
        </w:rPr>
        <w:t>.</w:t>
      </w:r>
    </w:p>
    <w:p w14:paraId="7793AEAC" w14:textId="77777777" w:rsidR="0095094A" w:rsidRPr="000D75C5" w:rsidRDefault="007B5EA1">
      <w:pPr>
        <w:spacing w:before="40" w:after="110" w:line="278" w:lineRule="auto"/>
        <w:ind w:left="360"/>
        <w:rPr>
          <w:rFonts w:ascii="Aptos" w:hAnsi="Aptos"/>
          <w:sz w:val="18"/>
          <w:rPrChange w:id="2674" w:author="Microsoft Word" w:date="2026-09-09T14:54:00Z" w16du:dateUtc="2026-09-09T13:54:00Z">
            <w:rPr/>
          </w:rPrChange>
        </w:rPr>
      </w:pPr>
      <w:r w:rsidRPr="000D75C5">
        <w:rPr>
          <w:rFonts w:ascii="Aptos" w:hAnsi="Aptos"/>
          <w:b/>
          <w:color w:val="1F3864"/>
          <w:sz w:val="18"/>
          <w:rPrChange w:id="2675" w:author="Microsoft Word" w:date="2026-09-09T14:54:00Z" w16du:dateUtc="2026-09-09T13:54:00Z">
            <w:rPr>
              <w:b/>
              <w:bCs/>
              <w:color w:val="1F3864"/>
            </w:rPr>
          </w:rPrChange>
        </w:rPr>
        <w:t xml:space="preserve">Solution. </w:t>
      </w:r>
      <w:r w:rsidRPr="000D75C5">
        <w:rPr>
          <w:rFonts w:ascii="Aptos" w:hAnsi="Aptos"/>
          <w:sz w:val="18"/>
          <w:rPrChange w:id="2676" w:author="Microsoft Word" w:date="2026-09-09T14:54:00Z" w16du:dateUtc="2026-09-09T13:54:00Z">
            <w:rPr/>
          </w:rPrChange>
        </w:rPr>
        <w:t>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14:paraId="6C705F06" w14:textId="36715235" w:rsidR="0095094A" w:rsidRPr="000D75C5" w:rsidRDefault="007B5EA1">
      <w:pPr>
        <w:spacing w:before="40" w:after="110" w:line="278" w:lineRule="auto"/>
        <w:ind w:left="360"/>
        <w:rPr>
          <w:rFonts w:ascii="Aptos" w:hAnsi="Aptos"/>
          <w:sz w:val="18"/>
          <w:rPrChange w:id="2677" w:author="Microsoft Word" w:date="2026-09-09T14:54:00Z" w16du:dateUtc="2026-09-09T13:54:00Z">
            <w:rPr/>
          </w:rPrChange>
        </w:rPr>
      </w:pPr>
      <w:r w:rsidRPr="000D75C5">
        <w:rPr>
          <w:rFonts w:ascii="Aptos" w:hAnsi="Aptos"/>
          <w:b/>
          <w:color w:val="1F3864"/>
          <w:sz w:val="18"/>
          <w:rPrChange w:id="2678" w:author="Microsoft Word" w:date="2026-09-09T14:54:00Z" w16du:dateUtc="2026-09-09T13:54:00Z">
            <w:rPr>
              <w:b/>
              <w:bCs/>
              <w:color w:val="1F3864"/>
            </w:rPr>
          </w:rPrChange>
        </w:rPr>
        <w:t xml:space="preserve">Use it when. </w:t>
      </w:r>
      <w:r w:rsidR="00802A18" w:rsidRPr="000D75C5">
        <w:rPr>
          <w:rFonts w:ascii="Aptos" w:hAnsi="Aptos"/>
          <w:sz w:val="18"/>
          <w:rPrChange w:id="2679" w:author="Microsoft Word" w:date="2026-09-09T14:54:00Z" w16du:dateUtc="2026-09-09T13:54:00Z">
            <w:rPr/>
          </w:rPrChange>
        </w:rPr>
        <w:t>A</w:t>
      </w:r>
      <w:r w:rsidRPr="000D75C5">
        <w:rPr>
          <w:rFonts w:ascii="Aptos" w:hAnsi="Aptos"/>
          <w:sz w:val="18"/>
          <w:rPrChange w:id="2680" w:author="Microsoft Word" w:date="2026-09-09T14:54:00Z" w16du:dateUtc="2026-09-09T13:54:00Z">
            <w:rPr/>
          </w:rPrChange>
        </w:rPr>
        <w:t xml:space="preserve"> consumer can only ingest files, or a scheduled or regulatory extract is required.</w:t>
      </w:r>
    </w:p>
    <w:p w14:paraId="2DFA4AAA" w14:textId="74604E4F" w:rsidR="0095094A" w:rsidRPr="000D75C5" w:rsidRDefault="007B5EA1">
      <w:pPr>
        <w:spacing w:before="40" w:after="110" w:line="278" w:lineRule="auto"/>
        <w:ind w:left="360"/>
        <w:rPr>
          <w:rFonts w:ascii="Aptos" w:hAnsi="Aptos"/>
          <w:sz w:val="18"/>
          <w:rPrChange w:id="2681" w:author="Microsoft Word" w:date="2026-09-09T14:54:00Z" w16du:dateUtc="2026-09-09T13:54:00Z">
            <w:rPr/>
          </w:rPrChange>
        </w:rPr>
      </w:pPr>
      <w:r w:rsidRPr="000D75C5">
        <w:rPr>
          <w:rFonts w:ascii="Aptos" w:hAnsi="Aptos"/>
          <w:b/>
          <w:color w:val="1F3864"/>
          <w:sz w:val="18"/>
          <w:rPrChange w:id="2682" w:author="Microsoft Word" w:date="2026-09-09T14:54:00Z" w16du:dateUtc="2026-09-09T13:54:00Z">
            <w:rPr>
              <w:b/>
              <w:bCs/>
              <w:color w:val="1F3864"/>
            </w:rPr>
          </w:rPrChange>
        </w:rPr>
        <w:t xml:space="preserve">Avoid it when. </w:t>
      </w:r>
      <w:r w:rsidR="00802A18" w:rsidRPr="000D75C5">
        <w:rPr>
          <w:rFonts w:ascii="Aptos" w:hAnsi="Aptos"/>
          <w:sz w:val="18"/>
          <w:rPrChange w:id="2683" w:author="Microsoft Word" w:date="2026-09-09T14:54:00Z" w16du:dateUtc="2026-09-09T13:54:00Z">
            <w:rPr/>
          </w:rPrChange>
        </w:rPr>
        <w:t>The</w:t>
      </w:r>
      <w:r w:rsidRPr="000D75C5">
        <w:rPr>
          <w:rFonts w:ascii="Aptos" w:hAnsi="Aptos"/>
          <w:sz w:val="18"/>
          <w:rPrChange w:id="2684" w:author="Microsoft Word" w:date="2026-09-09T14:54:00Z" w16du:dateUtc="2026-09-09T13:54:00Z">
            <w:rPr/>
          </w:rPrChange>
        </w:rPr>
        <w:t xml:space="preserve"> consumer could call an API or subscribe to events, offer that instead.</w:t>
      </w:r>
    </w:p>
    <w:p w14:paraId="760F1B5E" w14:textId="34738F97" w:rsidR="0095094A" w:rsidRPr="000D75C5" w:rsidRDefault="007B5EA1">
      <w:pPr>
        <w:spacing w:before="40" w:after="110" w:line="278" w:lineRule="auto"/>
        <w:ind w:left="360"/>
        <w:rPr>
          <w:rFonts w:ascii="Aptos" w:hAnsi="Aptos"/>
          <w:sz w:val="18"/>
          <w:rPrChange w:id="2685" w:author="Microsoft Word" w:date="2026-09-09T14:54:00Z" w16du:dateUtc="2026-09-09T13:54:00Z">
            <w:rPr/>
          </w:rPrChange>
        </w:rPr>
      </w:pPr>
      <w:r w:rsidRPr="000D75C5">
        <w:rPr>
          <w:rFonts w:ascii="Aptos" w:hAnsi="Aptos"/>
          <w:b/>
          <w:color w:val="1F3864"/>
          <w:sz w:val="18"/>
          <w:rPrChange w:id="2686" w:author="Microsoft Word" w:date="2026-09-09T14:54:00Z" w16du:dateUtc="2026-09-09T13:54:00Z">
            <w:rPr>
              <w:b/>
              <w:bCs/>
              <w:color w:val="1F3864"/>
            </w:rPr>
          </w:rPrChange>
        </w:rPr>
        <w:t xml:space="preserve">Risks and considerations. </w:t>
      </w:r>
      <w:r w:rsidR="003F10CB" w:rsidRPr="003F10CB">
        <w:rPr>
          <w:rFonts w:ascii="Aptos" w:hAnsi="Aptos"/>
          <w:sz w:val="18"/>
          <w:lang w:val="en-GB"/>
        </w:rPr>
        <w:t>File delivery should include confirmation, retry and monitoring mechanisms. File retention, encryption, naming standards and delivery reconciliation should be considered as part of the solution design.</w:t>
      </w:r>
      <w:r w:rsidR="00A66CAA">
        <w:rPr>
          <w:rFonts w:ascii="Aptos" w:hAnsi="Aptos"/>
          <w:sz w:val="18"/>
          <w:lang w:val="en-GB"/>
        </w:rPr>
        <w:t xml:space="preserve"> P</w:t>
      </w:r>
      <w:r w:rsidRPr="000D75C5">
        <w:rPr>
          <w:rFonts w:ascii="Aptos" w:hAnsi="Aptos"/>
          <w:sz w:val="18"/>
          <w:rPrChange w:id="2687" w:author="Microsoft Word" w:date="2026-09-09T14:02:00Z" w16du:dateUtc="2026-09-09T13:02:00Z">
            <w:rPr/>
          </w:rPrChange>
        </w:rPr>
        <w:t>artner</w:t>
      </w:r>
      <w:r w:rsidRPr="000D75C5">
        <w:rPr>
          <w:rFonts w:ascii="Aptos" w:hAnsi="Aptos"/>
          <w:sz w:val="18"/>
          <w:rPrChange w:id="2688" w:author="Microsoft Word" w:date="2026-09-09T14:54:00Z" w16du:dateUtc="2026-09-09T13:54:00Z">
            <w:rPr/>
          </w:rPrChange>
        </w:rPr>
        <w:t xml:space="preserve"> SFTP credentials</w:t>
      </w:r>
      <w:r>
        <w:rPr>
          <w:rFonts w:ascii="Aptos" w:hAnsi="Aptos"/>
          <w:sz w:val="18"/>
        </w:rPr>
        <w:t xml:space="preserve"> </w:t>
      </w:r>
      <w:r w:rsidR="00A66CAA">
        <w:rPr>
          <w:rFonts w:ascii="Aptos" w:hAnsi="Aptos"/>
          <w:sz w:val="18"/>
        </w:rPr>
        <w:t>are held</w:t>
      </w:r>
      <w:r w:rsidRPr="000D75C5">
        <w:rPr>
          <w:rFonts w:ascii="Aptos" w:hAnsi="Aptos"/>
          <w:sz w:val="18"/>
          <w:rPrChange w:id="2689" w:author="Microsoft Word" w:date="2026-09-09T14:02:00Z" w16du:dateUtc="2026-09-09T13:02:00Z">
            <w:rPr/>
          </w:rPrChange>
        </w:rPr>
        <w:t xml:space="preserve"> </w:t>
      </w:r>
      <w:r w:rsidRPr="000D75C5">
        <w:rPr>
          <w:rFonts w:ascii="Aptos" w:hAnsi="Aptos"/>
          <w:sz w:val="18"/>
          <w:rPrChange w:id="2690" w:author="Microsoft Word" w:date="2026-09-09T14:54:00Z" w16du:dateUtc="2026-09-09T13:54:00Z">
            <w:rPr/>
          </w:rPrChange>
        </w:rPr>
        <w:t>in Key Vault, and sign or encrypt sensitive files (where required). Write-then-rename so a partner never collects a half-written file and manage retention so generated files do not accumulate cost.</w:t>
      </w:r>
    </w:p>
    <w:p w14:paraId="3C99ED85" w14:textId="227A874C" w:rsidR="0095094A" w:rsidRPr="000D75C5" w:rsidRDefault="007B5EA1">
      <w:pPr>
        <w:spacing w:before="40" w:after="110" w:line="278" w:lineRule="auto"/>
        <w:ind w:left="360"/>
        <w:rPr>
          <w:rFonts w:ascii="Aptos" w:hAnsi="Aptos"/>
          <w:sz w:val="18"/>
          <w:rPrChange w:id="2691" w:author="Microsoft Word" w:date="2026-09-09T14:54:00Z" w16du:dateUtc="2026-09-09T13:54:00Z">
            <w:rPr/>
          </w:rPrChange>
        </w:rPr>
      </w:pPr>
      <w:r w:rsidRPr="000D75C5">
        <w:rPr>
          <w:rFonts w:ascii="Aptos" w:hAnsi="Aptos"/>
          <w:b/>
          <w:color w:val="1F3864"/>
          <w:sz w:val="18"/>
          <w:rPrChange w:id="2692" w:author="Microsoft Word" w:date="2026-09-09T14:54:00Z" w16du:dateUtc="2026-09-09T13:54:00Z">
            <w:rPr>
              <w:b/>
              <w:bCs/>
              <w:color w:val="1F3864"/>
            </w:rPr>
          </w:rPrChange>
        </w:rPr>
        <w:t xml:space="preserve">Security boundary. </w:t>
      </w:r>
      <w:del w:id="2693" w:author="Puneet Kumar - Chaucer" w:date="2026-09-08T21:23:00Z" w16du:dateUtc="2026-09-08T20:23:00Z">
        <w:r w:rsidRPr="000D75C5" w:rsidDel="00310E34">
          <w:rPr>
            <w:rFonts w:ascii="Aptos" w:hAnsi="Aptos"/>
            <w:sz w:val="18"/>
            <w:rPrChange w:id="2694" w:author="Microsoft Word" w:date="2026-09-09T14:54:00Z" w16du:dateUtc="2026-09-09T13:54:00Z">
              <w:rPr/>
            </w:rPrChange>
          </w:rPr>
          <w:delText xml:space="preserve">: </w:delText>
        </w:r>
      </w:del>
      <w:r w:rsidR="005139D3">
        <w:rPr>
          <w:rFonts w:ascii="Aptos" w:hAnsi="Aptos"/>
          <w:sz w:val="18"/>
        </w:rPr>
        <w:t>T</w:t>
      </w:r>
      <w:r w:rsidRPr="000D75C5">
        <w:rPr>
          <w:rFonts w:ascii="Aptos" w:hAnsi="Aptos"/>
          <w:sz w:val="18"/>
          <w:rPrChange w:id="2695" w:author="Microsoft Word" w:date="2026-09-09T14:02:00Z" w16du:dateUtc="2026-09-09T13:02:00Z">
            <w:rPr/>
          </w:rPrChange>
        </w:rPr>
        <w:t>he</w:t>
      </w:r>
      <w:r w:rsidRPr="000D75C5">
        <w:rPr>
          <w:rFonts w:ascii="Aptos" w:hAnsi="Aptos"/>
          <w:sz w:val="18"/>
          <w:rPrChange w:id="2696" w:author="Microsoft Word" w:date="2026-09-09T14:54:00Z" w16du:dateUtc="2026-09-09T13:54:00Z">
            <w:rPr/>
          </w:rPrChange>
        </w:rPr>
        <w:t xml:space="preserv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and egress over the controlled path rather than default routing.</w:t>
      </w:r>
    </w:p>
    <w:p w14:paraId="7839D144" w14:textId="0E2857F5" w:rsidR="0095094A" w:rsidRPr="000D75C5" w:rsidRDefault="00D47B36">
      <w:pPr>
        <w:spacing w:before="40" w:after="110" w:line="278" w:lineRule="auto"/>
        <w:ind w:left="360"/>
        <w:rPr>
          <w:rFonts w:ascii="Aptos" w:hAnsi="Aptos"/>
          <w:sz w:val="18"/>
          <w:rPrChange w:id="2697" w:author="Microsoft Word" w:date="2026-09-09T14:54:00Z" w16du:dateUtc="2026-09-09T13:54:00Z">
            <w:rPr/>
          </w:rPrChange>
        </w:rPr>
      </w:pPr>
      <w:r w:rsidRPr="000D75C5">
        <w:rPr>
          <w:rFonts w:ascii="Aptos" w:hAnsi="Aptos"/>
          <w:b/>
          <w:color w:val="1F3864"/>
          <w:sz w:val="18"/>
          <w:rPrChange w:id="2698" w:author="Microsoft Word" w:date="2026-09-09T14:54:00Z" w16du:dateUtc="2026-09-09T13:54:00Z">
            <w:rPr>
              <w:b/>
              <w:bCs/>
              <w:color w:val="1F3864"/>
            </w:rPr>
          </w:rPrChange>
        </w:rPr>
        <w:t>Common</w:t>
      </w:r>
      <w:r w:rsidR="00CE060C" w:rsidRPr="000D75C5">
        <w:rPr>
          <w:rFonts w:ascii="Aptos" w:hAnsi="Aptos"/>
          <w:b/>
          <w:color w:val="1F3864"/>
          <w:sz w:val="18"/>
          <w:rPrChange w:id="2699" w:author="Microsoft Word" w:date="2026-09-09T14:54:00Z" w16du:dateUtc="2026-09-09T13:54:00Z">
            <w:rPr>
              <w:b/>
              <w:bCs/>
              <w:color w:val="1F3864"/>
            </w:rPr>
          </w:rPrChange>
        </w:rPr>
        <w:t xml:space="preserve"> pitfall.</w:t>
      </w:r>
      <w:r w:rsidR="007B5EA1" w:rsidRPr="000D75C5">
        <w:rPr>
          <w:rFonts w:ascii="Aptos" w:hAnsi="Aptos"/>
          <w:b/>
          <w:color w:val="1F3864"/>
          <w:sz w:val="18"/>
          <w:rPrChange w:id="2700" w:author="Microsoft Word" w:date="2026-09-09T14:54:00Z" w16du:dateUtc="2026-09-09T13:54:00Z">
            <w:rPr>
              <w:b/>
              <w:bCs/>
              <w:color w:val="1F3864"/>
            </w:rPr>
          </w:rPrChange>
        </w:rPr>
        <w:t xml:space="preserve"> </w:t>
      </w:r>
      <w:r w:rsidR="007B5EA1" w:rsidRPr="000D75C5">
        <w:rPr>
          <w:rFonts w:ascii="Aptos" w:hAnsi="Aptos"/>
          <w:sz w:val="18"/>
          <w:rPrChange w:id="2701" w:author="Microsoft Word" w:date="2026-09-09T14:54:00Z" w16du:dateUtc="2026-09-09T13:54:00Z">
            <w:rPr/>
          </w:rPrChange>
        </w:rPr>
        <w:t>Hand-rolled scheduled scripts running outside the platform with credentials in config</w:t>
      </w:r>
      <w:r w:rsidR="006F2468" w:rsidRPr="000D75C5">
        <w:rPr>
          <w:rFonts w:ascii="Aptos" w:hAnsi="Aptos"/>
          <w:sz w:val="18"/>
          <w:rPrChange w:id="2702" w:author="Microsoft Word" w:date="2026-09-09T14:54:00Z" w16du:dateUtc="2026-09-09T13:54:00Z">
            <w:rPr/>
          </w:rPrChange>
        </w:rPr>
        <w:t xml:space="preserve"> with</w:t>
      </w:r>
      <w:r w:rsidR="007B5EA1" w:rsidRPr="000D75C5">
        <w:rPr>
          <w:rFonts w:ascii="Aptos" w:hAnsi="Aptos"/>
          <w:sz w:val="18"/>
          <w:rPrChange w:id="2703" w:author="Microsoft Word" w:date="2026-09-09T14:54:00Z" w16du:dateUtc="2026-09-09T13:54:00Z">
            <w:rPr/>
          </w:rPrChange>
        </w:rPr>
        <w:t xml:space="preserve"> no delivery confirmation or retry.</w:t>
      </w:r>
    </w:p>
    <w:p w14:paraId="69092C9B" w14:textId="733A70A2" w:rsidR="0095094A" w:rsidRDefault="007B5EA1" w:rsidP="00C405D3">
      <w:pPr>
        <w:spacing w:before="40" w:after="110" w:line="278" w:lineRule="auto"/>
        <w:ind w:left="360"/>
      </w:pPr>
      <w:r w:rsidRPr="000D75C5">
        <w:rPr>
          <w:rFonts w:ascii="Aptos" w:hAnsi="Aptos"/>
          <w:b/>
          <w:color w:val="1F3864"/>
          <w:sz w:val="18"/>
          <w:rPrChange w:id="2704" w:author="Microsoft Word" w:date="2026-09-09T14:54:00Z" w16du:dateUtc="2026-09-09T13:54:00Z">
            <w:rPr>
              <w:b/>
              <w:bCs/>
              <w:color w:val="1F3864"/>
            </w:rPr>
          </w:rPrChange>
        </w:rPr>
        <w:t xml:space="preserve">In practice. </w:t>
      </w:r>
      <w:r w:rsidRPr="000D75C5">
        <w:rPr>
          <w:rFonts w:ascii="Aptos" w:hAnsi="Aptos"/>
          <w:sz w:val="18"/>
          <w:rPrChange w:id="2705" w:author="Microsoft Word" w:date="2026-09-09T14:54:00Z" w16du:dateUtc="2026-09-09T13:54:00Z">
            <w:rPr/>
          </w:rPrChange>
        </w:rPr>
        <w:t>A nightly settlement extract is generated and pushed to the partner's SFTP, with a completion event notifying the finance team.</w:t>
      </w:r>
      <w:r w:rsidR="00E01831">
        <w:rPr>
          <w:rFonts w:ascii="Aptos" w:hAnsi="Aptos"/>
          <w:sz w:val="18"/>
        </w:rPr>
        <w:t xml:space="preserve"> </w:t>
      </w:r>
      <w:r w:rsidR="00C405D3">
        <w:rPr>
          <w:rFonts w:ascii="Aptos" w:hAnsi="Aptos"/>
          <w:sz w:val="18"/>
        </w:rPr>
        <w:br/>
      </w:r>
    </w:p>
    <w:p w14:paraId="1A737D2F" w14:textId="39A5B271" w:rsidR="0095094A" w:rsidRPr="00C97173" w:rsidRDefault="006F419D">
      <w:pPr>
        <w:pStyle w:val="Heading2"/>
        <w:rPr>
          <w:rFonts w:ascii="Calibri heading" w:hAnsi="Calibri heading"/>
          <w:b/>
          <w:color w:val="2E5496"/>
          <w:sz w:val="28"/>
          <w:lang w:val="en-US"/>
          <w:rPrChange w:id="2706" w:author="Microsoft Word" w:date="2026-09-09T14:54:00Z" w16du:dateUtc="2026-09-09T13:54:00Z">
            <w:rPr/>
          </w:rPrChange>
        </w:rPr>
      </w:pPr>
      <w:bookmarkStart w:id="2707" w:name="_Toc239852322"/>
      <w:bookmarkStart w:id="2708" w:name="_Toc239899895"/>
      <w:ins w:id="2709" w:author="Microsoft Word" w:date="2026-09-09T14:02:00Z" w16du:dateUtc="2026-09-09T13:02:00Z">
        <w:r w:rsidRPr="00C405D3">
          <w:rPr>
            <w:rFonts w:ascii="Calibri heading" w:hAnsi="Calibri heading"/>
            <w:b/>
            <w:color w:val="2E5496"/>
            <w:sz w:val="28"/>
            <w:lang w:val="en-US"/>
          </w:rPr>
          <w:t>7</w:t>
        </w:r>
        <w:commentRangeStart w:id="2710"/>
        <w:r w:rsidR="000514FA" w:rsidRPr="00C405D3">
          <w:rPr>
            <w:rFonts w:ascii="Calibri heading" w:hAnsi="Calibri heading"/>
            <w:b/>
            <w:color w:val="2E5496"/>
            <w:sz w:val="28"/>
            <w:lang w:val="en-US"/>
          </w:rPr>
          <w:t>.</w:t>
        </w:r>
      </w:ins>
      <w:r w:rsidR="000514FA" w:rsidRPr="00C405D3">
        <w:rPr>
          <w:rFonts w:ascii="Calibri heading" w:hAnsi="Calibri heading"/>
          <w:b/>
          <w:color w:val="2E5496"/>
          <w:sz w:val="28"/>
          <w:lang w:val="en-US"/>
        </w:rPr>
        <w:t>8</w:t>
      </w:r>
      <w:ins w:id="2711" w:author="Microsoft Word" w:date="2026-09-09T14:02:00Z" w16du:dateUtc="2026-09-09T13:02:00Z">
        <w:r w:rsidR="000514FA" w:rsidRPr="00C405D3">
          <w:rPr>
            <w:rFonts w:ascii="Calibri heading" w:hAnsi="Calibri heading"/>
            <w:b/>
            <w:color w:val="2E5496"/>
            <w:sz w:val="28"/>
            <w:lang w:val="en-US"/>
          </w:rPr>
          <w:t xml:space="preserve"> </w:t>
        </w:r>
      </w:ins>
      <w:r w:rsidR="000514FA" w:rsidRPr="00C97173">
        <w:rPr>
          <w:rFonts w:ascii="Calibri heading" w:hAnsi="Calibri heading"/>
          <w:b/>
          <w:color w:val="2E5496"/>
          <w:sz w:val="28"/>
          <w:lang w:val="en-US"/>
          <w:rPrChange w:id="2712" w:author="Microsoft Word" w:date="2026-09-09T14:54:00Z" w16du:dateUtc="2026-09-09T13:54:00Z">
            <w:rPr/>
          </w:rPrChange>
        </w:rPr>
        <w:t>Transformation and Routing Patterns</w:t>
      </w:r>
      <w:bookmarkEnd w:id="2707"/>
      <w:bookmarkEnd w:id="2708"/>
      <w:del w:id="2713" w:author="Microsoft Word" w:date="2026-09-09T14:02:00Z" w16du:dateUtc="2026-09-09T13:02:00Z">
        <w:r w:rsidR="00C97173" w:rsidRPr="00C405D3">
          <w:rPr>
            <w:rFonts w:ascii="Calibri heading" w:hAnsi="Calibri heading"/>
            <w:b/>
            <w:color w:val="2E5496"/>
            <w:sz w:val="28"/>
            <w:lang w:val="en-US"/>
          </w:rPr>
          <w:delText xml:space="preserve"> </w:delText>
        </w:r>
      </w:del>
      <w:commentRangeEnd w:id="2710"/>
      <w:r w:rsidR="00C56193" w:rsidRPr="00C97173">
        <w:rPr>
          <w:rStyle w:val="CommentReference"/>
          <w:rFonts w:ascii="Calibri heading" w:hAnsi="Calibri heading"/>
          <w:b/>
          <w:color w:val="2E5496"/>
          <w:sz w:val="28"/>
          <w:szCs w:val="26"/>
          <w:lang w:val="en-US"/>
          <w:rPrChange w:id="2714" w:author="Microsoft Word" w:date="2026-09-09T14:54:00Z" w16du:dateUtc="2026-09-09T13:54:00Z">
            <w:rPr>
              <w:rStyle w:val="CommentReference"/>
              <w:sz w:val="26"/>
              <w:szCs w:val="26"/>
            </w:rPr>
          </w:rPrChange>
        </w:rPr>
        <w:commentReference w:id="2710"/>
      </w:r>
    </w:p>
    <w:p w14:paraId="5B9644B2" w14:textId="60DFA0D9" w:rsidR="0095094A" w:rsidRPr="005F0377" w:rsidRDefault="006F419D">
      <w:pPr>
        <w:pStyle w:val="Heading3"/>
        <w:rPr>
          <w:rFonts w:ascii="Calibri heading" w:hAnsi="Calibri heading"/>
          <w:color w:val="2E5496"/>
          <w:lang w:val="en-US"/>
          <w:rPrChange w:id="2715" w:author="Microsoft Word" w:date="2026-09-09T14:54:00Z" w16du:dateUtc="2026-09-09T13:54:00Z">
            <w:rPr/>
          </w:rPrChange>
        </w:rPr>
      </w:pPr>
      <w:bookmarkStart w:id="2716" w:name="_Toc239852323"/>
      <w:bookmarkStart w:id="2717" w:name="_Toc239899896"/>
      <w:r w:rsidRPr="005F0377">
        <w:rPr>
          <w:rFonts w:ascii="Calibri heading" w:hAnsi="Calibri heading"/>
          <w:color w:val="2E5496"/>
          <w:lang w:val="en-US"/>
          <w:rPrChange w:id="2718" w:author="Microsoft Word" w:date="2026-09-09T14:54:00Z" w16du:dateUtc="2026-09-09T13:54:00Z">
            <w:rPr/>
          </w:rPrChange>
        </w:rPr>
        <w:t>7</w:t>
      </w:r>
      <w:r w:rsidR="000514FA" w:rsidRPr="005F0377">
        <w:rPr>
          <w:rFonts w:ascii="Calibri heading" w:hAnsi="Calibri heading"/>
          <w:color w:val="2E5496"/>
          <w:lang w:val="en-US"/>
          <w:rPrChange w:id="2719" w:author="Microsoft Word" w:date="2026-09-09T14:54:00Z" w16du:dateUtc="2026-09-09T13:54:00Z">
            <w:rPr/>
          </w:rPrChange>
        </w:rPr>
        <w:t>.</w:t>
      </w:r>
      <w:del w:id="2720" w:author="Microsoft Word" w:date="2026-09-09T14:02:00Z" w16du:dateUtc="2026-09-09T13:02:00Z">
        <w:r w:rsidR="000D1E23" w:rsidRPr="00C405D3">
          <w:rPr>
            <w:rFonts w:ascii="Calibri heading" w:hAnsi="Calibri heading"/>
            <w:color w:val="2E5496"/>
            <w:lang w:val="en-US"/>
          </w:rPr>
          <w:delText>8</w:delText>
        </w:r>
      </w:del>
      <w:r w:rsidR="001F709D">
        <w:rPr>
          <w:rFonts w:ascii="Calibri heading" w:hAnsi="Calibri heading"/>
          <w:color w:val="2E5496"/>
          <w:lang w:val="en-US"/>
        </w:rPr>
        <w:t>8</w:t>
      </w:r>
      <w:r w:rsidR="000514FA" w:rsidRPr="005F0377">
        <w:rPr>
          <w:rFonts w:ascii="Calibri heading" w:hAnsi="Calibri heading"/>
          <w:color w:val="2E5496"/>
          <w:lang w:val="en-US"/>
          <w:rPrChange w:id="2721" w:author="Microsoft Word" w:date="2026-09-09T14:54:00Z" w16du:dateUtc="2026-09-09T13:54:00Z">
            <w:rPr/>
          </w:rPrChange>
        </w:rPr>
        <w:t>.</w:t>
      </w:r>
      <w:r w:rsidR="000514FA" w:rsidRPr="005F0377">
        <w:rPr>
          <w:rFonts w:ascii="Calibri heading" w:hAnsi="Calibri heading"/>
          <w:color w:val="2E5496"/>
          <w:lang w:val="en-US"/>
        </w:rPr>
        <w:t>1 Canonical</w:t>
      </w:r>
      <w:r w:rsidR="000514FA" w:rsidRPr="005F0377">
        <w:rPr>
          <w:rFonts w:ascii="Calibri heading" w:hAnsi="Calibri heading"/>
          <w:color w:val="2E5496"/>
          <w:lang w:val="en-US"/>
          <w:rPrChange w:id="2722" w:author="Microsoft Word" w:date="2026-09-09T14:54:00Z" w16du:dateUtc="2026-09-09T13:54:00Z">
            <w:rPr/>
          </w:rPrChange>
        </w:rPr>
        <w:t xml:space="preserve"> data model and message </w:t>
      </w:r>
      <w:r w:rsidR="000514FA" w:rsidRPr="002049ED">
        <w:rPr>
          <w:rFonts w:ascii="Calibri heading" w:hAnsi="Calibri heading"/>
          <w:color w:val="2E5496"/>
          <w:lang w:val="en-US"/>
        </w:rPr>
        <w:t>translator (</w:t>
      </w:r>
      <w:r w:rsidR="000514FA" w:rsidRPr="005F0377">
        <w:rPr>
          <w:rFonts w:ascii="Calibri heading" w:hAnsi="Calibri heading"/>
          <w:color w:val="2E5496"/>
          <w:lang w:val="en-US"/>
          <w:rPrChange w:id="2723" w:author="Microsoft Word" w:date="2026-09-09T14:54:00Z" w16du:dateUtc="2026-09-09T13:54:00Z">
            <w:rPr/>
          </w:rPrChange>
        </w:rPr>
        <w:t>SFINT2</w:t>
      </w:r>
      <w:r w:rsidR="00A538A8" w:rsidRPr="005F0377">
        <w:rPr>
          <w:rFonts w:ascii="Calibri heading" w:hAnsi="Calibri heading"/>
          <w:color w:val="2E5496"/>
          <w:lang w:val="en-US"/>
          <w:rPrChange w:id="2724" w:author="Microsoft Word" w:date="2026-09-09T14:54:00Z" w16du:dateUtc="2026-09-09T13:54:00Z">
            <w:rPr/>
          </w:rPrChange>
        </w:rPr>
        <w:t>1</w:t>
      </w:r>
      <w:r w:rsidR="000514FA" w:rsidRPr="005F0377">
        <w:rPr>
          <w:rFonts w:ascii="Calibri heading" w:hAnsi="Calibri heading"/>
          <w:color w:val="2E5496"/>
          <w:lang w:val="en-US"/>
          <w:rPrChange w:id="2725" w:author="Microsoft Word" w:date="2026-09-09T14:54:00Z" w16du:dateUtc="2026-09-09T13:54:00Z">
            <w:rPr/>
          </w:rPrChange>
        </w:rPr>
        <w:t>)</w:t>
      </w:r>
      <w:bookmarkEnd w:id="2716"/>
      <w:bookmarkEnd w:id="2717"/>
    </w:p>
    <w:p w14:paraId="2ED64B97" w14:textId="77777777" w:rsidR="0095094A" w:rsidRPr="000D75C5" w:rsidRDefault="007B5EA1">
      <w:pPr>
        <w:spacing w:before="10" w:after="90"/>
        <w:rPr>
          <w:rFonts w:ascii="Aptos" w:hAnsi="Aptos"/>
          <w:sz w:val="18"/>
          <w:rPrChange w:id="2726" w:author="Microsoft Word" w:date="2026-09-09T14:54:00Z" w16du:dateUtc="2026-09-09T13:54:00Z">
            <w:rPr/>
          </w:rPrChange>
        </w:rPr>
      </w:pPr>
      <w:r w:rsidRPr="000D75C5">
        <w:rPr>
          <w:rFonts w:ascii="Aptos" w:hAnsi="Aptos"/>
          <w:i/>
          <w:color w:val="5A6470"/>
          <w:sz w:val="18"/>
          <w:rPrChange w:id="2727" w:author="Microsoft Word" w:date="2026-09-09T14:54:00Z" w16du:dateUtc="2026-09-09T13:54:00Z">
            <w:rPr>
              <w:i/>
              <w:iCs/>
              <w:color w:val="5A6470"/>
            </w:rPr>
          </w:rPrChange>
        </w:rPr>
        <w:t>Map every external format to one internal canonical model, so internal systems never bind to a partner's format.</w:t>
      </w:r>
    </w:p>
    <w:p w14:paraId="6E1E9B0C" w14:textId="77777777" w:rsidR="0095094A" w:rsidRDefault="007B5EA1">
      <w:pPr>
        <w:spacing w:before="90" w:after="130"/>
        <w:jc w:val="center"/>
      </w:pPr>
      <w:r>
        <w:rPr>
          <w:noProof/>
        </w:rPr>
        <w:drawing>
          <wp:inline distT="0" distB="0" distL="0" distR="0" wp14:anchorId="642A9E5F" wp14:editId="520A815F">
            <wp:extent cx="5191125" cy="1847850"/>
            <wp:effectExtent l="19050" t="19050" r="19050" b="19050"/>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91125" cy="1847850"/>
                    </a:xfrm>
                    <a:prstGeom prst="rect">
                      <a:avLst/>
                    </a:prstGeom>
                    <a:noFill/>
                    <a:ln w="9525">
                      <a:solidFill>
                        <a:srgbClr val="AEB6C2"/>
                      </a:solidFill>
                    </a:ln>
                  </pic:spPr>
                </pic:pic>
              </a:graphicData>
            </a:graphic>
          </wp:inline>
        </w:drawing>
      </w:r>
    </w:p>
    <w:p w14:paraId="5BD1EC44" w14:textId="2AAADB9E" w:rsidR="002D7D03" w:rsidRDefault="007B5EA1">
      <w:pPr>
        <w:spacing w:before="40" w:after="110" w:line="278" w:lineRule="auto"/>
        <w:ind w:left="360"/>
        <w:rPr>
          <w:rFonts w:ascii="Aptos" w:hAnsi="Aptos"/>
          <w:sz w:val="18"/>
        </w:rPr>
      </w:pPr>
      <w:r w:rsidRPr="000D75C5">
        <w:rPr>
          <w:rFonts w:ascii="Aptos" w:hAnsi="Aptos"/>
          <w:b/>
          <w:color w:val="1F3864"/>
          <w:sz w:val="18"/>
          <w:rPrChange w:id="2728" w:author="Microsoft Word" w:date="2026-09-09T14:02:00Z" w16du:dateUtc="2026-09-09T13:02:00Z">
            <w:rPr>
              <w:b/>
              <w:bCs/>
              <w:color w:val="1F3864"/>
            </w:rPr>
          </w:rPrChange>
        </w:rPr>
        <w:t xml:space="preserve">Problem. </w:t>
      </w:r>
      <w:r w:rsidR="002D7D03" w:rsidRPr="002D7D03">
        <w:rPr>
          <w:rFonts w:ascii="Aptos" w:hAnsi="Aptos"/>
          <w:sz w:val="18"/>
        </w:rPr>
        <w:t>Multiple external and internal systems exchange information using different schemas, message formats and data models. Direct system-to-system mappings increase complexity, coupling and change impact across the integration landscape</w:t>
      </w:r>
    </w:p>
    <w:p w14:paraId="7AAEDAFC" w14:textId="7E537F69" w:rsidR="0095094A" w:rsidRPr="00B62640" w:rsidRDefault="007B5EA1" w:rsidP="00DA620F">
      <w:pPr>
        <w:spacing w:before="40" w:after="110" w:line="278" w:lineRule="auto"/>
        <w:ind w:left="360"/>
        <w:rPr>
          <w:rFonts w:ascii="Aptos" w:hAnsi="Aptos"/>
          <w:sz w:val="18"/>
          <w:lang w:val="en-GB"/>
        </w:rPr>
      </w:pPr>
      <w:r w:rsidRPr="000D75C5">
        <w:rPr>
          <w:rFonts w:ascii="Aptos" w:hAnsi="Aptos"/>
          <w:b/>
          <w:color w:val="1F3864"/>
          <w:sz w:val="18"/>
          <w:rPrChange w:id="2729" w:author="Microsoft Word" w:date="2026-09-09T14:02:00Z" w16du:dateUtc="2026-09-09T13:02:00Z">
            <w:rPr>
              <w:b/>
              <w:bCs/>
              <w:color w:val="1F3864"/>
            </w:rPr>
          </w:rPrChange>
        </w:rPr>
        <w:t xml:space="preserve">Solution. </w:t>
      </w:r>
      <w:r w:rsidR="00B62640" w:rsidRPr="00B62640">
        <w:rPr>
          <w:rFonts w:ascii="Aptos" w:hAnsi="Aptos"/>
          <w:sz w:val="18"/>
          <w:lang w:val="en-GB"/>
        </w:rPr>
        <w:t>Define a canonical enterprise model for each business domain and perform translation at the integration boundary. External formats are mapped to the canonical model on ingress and transformed from the canonical model on egress. Internal systems interact using the canonical representation rather than external schemas</w:t>
      </w:r>
      <w:r w:rsidRPr="000D75C5">
        <w:rPr>
          <w:rFonts w:ascii="Aptos" w:hAnsi="Aptos"/>
          <w:sz w:val="18"/>
          <w:rPrChange w:id="2730" w:author="Microsoft Word" w:date="2026-09-09T14:02:00Z" w16du:dateUtc="2026-09-09T13:02:00Z">
            <w:rPr/>
          </w:rPrChange>
        </w:rPr>
        <w:t>.</w:t>
      </w:r>
    </w:p>
    <w:p w14:paraId="21140244" w14:textId="36DA9263" w:rsidR="0095094A" w:rsidRPr="000D75C5" w:rsidRDefault="007B5EA1">
      <w:pPr>
        <w:spacing w:before="40" w:after="110" w:line="278" w:lineRule="auto"/>
        <w:ind w:left="360"/>
        <w:rPr>
          <w:rFonts w:ascii="Aptos" w:hAnsi="Aptos"/>
          <w:sz w:val="18"/>
          <w:rPrChange w:id="2731" w:author="Microsoft Word" w:date="2026-09-09T14:54:00Z" w16du:dateUtc="2026-09-09T13:54:00Z">
            <w:rPr/>
          </w:rPrChange>
        </w:rPr>
      </w:pPr>
      <w:r w:rsidRPr="000D75C5">
        <w:rPr>
          <w:rFonts w:ascii="Aptos" w:hAnsi="Aptos"/>
          <w:b/>
          <w:color w:val="1F3864"/>
          <w:sz w:val="18"/>
          <w:rPrChange w:id="2732" w:author="Microsoft Word" w:date="2026-09-09T14:54:00Z" w16du:dateUtc="2026-09-09T13:54:00Z">
            <w:rPr>
              <w:b/>
              <w:bCs/>
              <w:color w:val="1F3864"/>
            </w:rPr>
          </w:rPrChange>
        </w:rPr>
        <w:t xml:space="preserve">Use it when. </w:t>
      </w:r>
      <w:r w:rsidR="003301B4" w:rsidRPr="000D75C5">
        <w:rPr>
          <w:rFonts w:ascii="Aptos" w:hAnsi="Aptos"/>
          <w:sz w:val="18"/>
          <w:rPrChange w:id="2733" w:author="Microsoft Word" w:date="2026-09-09T14:54:00Z" w16du:dateUtc="2026-09-09T13:54:00Z">
            <w:rPr/>
          </w:rPrChange>
        </w:rPr>
        <w:t>Integration is needed</w:t>
      </w:r>
      <w:r w:rsidRPr="000D75C5">
        <w:rPr>
          <w:rFonts w:ascii="Aptos" w:hAnsi="Aptos"/>
          <w:sz w:val="18"/>
          <w:rPrChange w:id="2734" w:author="Microsoft Word" w:date="2026-09-09T14:54:00Z" w16du:dateUtc="2026-09-09T13:54:00Z">
            <w:rPr/>
          </w:rPrChange>
        </w:rPr>
        <w:t xml:space="preserve"> with several external parties or standards for the same business concept</w:t>
      </w:r>
    </w:p>
    <w:p w14:paraId="17A7A2FA" w14:textId="47B31E2B" w:rsidR="0095094A" w:rsidRPr="000D75C5" w:rsidRDefault="007B5EA1">
      <w:pPr>
        <w:spacing w:before="40" w:after="110" w:line="278" w:lineRule="auto"/>
        <w:ind w:left="360"/>
        <w:rPr>
          <w:rFonts w:ascii="Aptos" w:hAnsi="Aptos"/>
          <w:sz w:val="18"/>
          <w:rPrChange w:id="2735" w:author="Microsoft Word" w:date="2026-09-09T14:54:00Z" w16du:dateUtc="2026-09-09T13:54:00Z">
            <w:rPr/>
          </w:rPrChange>
        </w:rPr>
      </w:pPr>
      <w:r w:rsidRPr="000D75C5">
        <w:rPr>
          <w:rFonts w:ascii="Aptos" w:hAnsi="Aptos"/>
          <w:b/>
          <w:color w:val="1F3864"/>
          <w:sz w:val="18"/>
          <w:rPrChange w:id="2736" w:author="Microsoft Word" w:date="2026-09-09T14:54:00Z" w16du:dateUtc="2026-09-09T13:54:00Z">
            <w:rPr>
              <w:b/>
              <w:bCs/>
              <w:color w:val="1F3864"/>
            </w:rPr>
          </w:rPrChange>
        </w:rPr>
        <w:t xml:space="preserve">Avoid it when. </w:t>
      </w:r>
      <w:r w:rsidR="003301B4" w:rsidRPr="000D75C5">
        <w:rPr>
          <w:rFonts w:ascii="Aptos" w:hAnsi="Aptos"/>
          <w:sz w:val="18"/>
          <w:rPrChange w:id="2737" w:author="Microsoft Word" w:date="2026-09-09T14:54:00Z" w16du:dateUtc="2026-09-09T13:54:00Z">
            <w:rPr/>
          </w:rPrChange>
        </w:rPr>
        <w:t>T</w:t>
      </w:r>
      <w:r w:rsidRPr="000D75C5">
        <w:rPr>
          <w:rFonts w:ascii="Aptos" w:hAnsi="Aptos"/>
          <w:sz w:val="18"/>
          <w:rPrChange w:id="2738" w:author="Microsoft Word" w:date="2026-09-09T14:54:00Z" w16du:dateUtc="2026-09-09T13:54:00Z">
            <w:rPr/>
          </w:rPrChange>
        </w:rPr>
        <w:t>here really is a single, stable format on both sides</w:t>
      </w:r>
      <w:r w:rsidR="00573CCB" w:rsidRPr="000D75C5">
        <w:rPr>
          <w:rFonts w:ascii="Aptos" w:hAnsi="Aptos"/>
          <w:sz w:val="18"/>
          <w:rPrChange w:id="2739" w:author="Microsoft Word" w:date="2026-09-09T14:54:00Z" w16du:dateUtc="2026-09-09T13:54:00Z">
            <w:rPr/>
          </w:rPrChange>
        </w:rPr>
        <w:t>,</w:t>
      </w:r>
      <w:r w:rsidRPr="000D75C5">
        <w:rPr>
          <w:rFonts w:ascii="Aptos" w:hAnsi="Aptos"/>
          <w:sz w:val="18"/>
          <w:rPrChange w:id="2740" w:author="Microsoft Word" w:date="2026-09-09T14:54:00Z" w16du:dateUtc="2026-09-09T13:54:00Z">
            <w:rPr/>
          </w:rPrChange>
        </w:rPr>
        <w:t xml:space="preserve"> a straight protocol mediation (SFINT3) is enough.</w:t>
      </w:r>
    </w:p>
    <w:p w14:paraId="1524141C" w14:textId="3C654331" w:rsidR="0095094A" w:rsidRPr="00A51286" w:rsidRDefault="007B5EA1">
      <w:pPr>
        <w:spacing w:before="40" w:after="110" w:line="278" w:lineRule="auto"/>
        <w:ind w:left="360"/>
        <w:rPr>
          <w:rFonts w:ascii="Aptos" w:hAnsi="Aptos"/>
          <w:sz w:val="18"/>
          <w:lang w:val="en-GB"/>
          <w:rPrChange w:id="2741" w:author="Microsoft Word" w:date="2026-09-09T14:54:00Z" w16du:dateUtc="2026-09-09T13:54:00Z">
            <w:rPr/>
          </w:rPrChange>
        </w:rPr>
      </w:pPr>
      <w:r w:rsidRPr="000D75C5">
        <w:rPr>
          <w:rFonts w:ascii="Aptos" w:hAnsi="Aptos"/>
          <w:b/>
          <w:color w:val="1F3864"/>
          <w:sz w:val="18"/>
          <w:rPrChange w:id="2742" w:author="Microsoft Word" w:date="2026-09-09T14:02:00Z" w16du:dateUtc="2026-09-09T13:02:00Z">
            <w:rPr>
              <w:b/>
              <w:bCs/>
              <w:color w:val="1F3864"/>
            </w:rPr>
          </w:rPrChange>
        </w:rPr>
        <w:t xml:space="preserve">Risks and considerations. </w:t>
      </w:r>
      <w:r w:rsidR="00A51286" w:rsidRPr="00A51286">
        <w:rPr>
          <w:rFonts w:ascii="Aptos" w:hAnsi="Aptos"/>
          <w:sz w:val="18"/>
          <w:lang w:val="en-GB"/>
        </w:rPr>
        <w:t>Canonical models require clear ownership, versioning and governance. Mapping rules should be maintained, tested and reviewed as part of the integration lifecycle. Schema changes should be assessed against the canonical model before implementation.</w:t>
      </w:r>
    </w:p>
    <w:p w14:paraId="24242DFF" w14:textId="493BF7C4" w:rsidR="0095094A" w:rsidRPr="000D75C5" w:rsidRDefault="007B5EA1">
      <w:pPr>
        <w:spacing w:before="40" w:after="110" w:line="278" w:lineRule="auto"/>
        <w:ind w:left="360"/>
        <w:rPr>
          <w:rFonts w:ascii="Aptos" w:hAnsi="Aptos"/>
          <w:sz w:val="18"/>
          <w:rPrChange w:id="2743" w:author="Microsoft Word" w:date="2026-09-09T14:54:00Z" w16du:dateUtc="2026-09-09T13:54:00Z">
            <w:rPr/>
          </w:rPrChange>
        </w:rPr>
      </w:pPr>
      <w:r w:rsidRPr="000D75C5">
        <w:rPr>
          <w:rFonts w:ascii="Aptos" w:hAnsi="Aptos"/>
          <w:b/>
          <w:color w:val="1F3864"/>
          <w:sz w:val="18"/>
          <w:rPrChange w:id="2744" w:author="Microsoft Word" w:date="2026-09-09T14:54:00Z" w16du:dateUtc="2026-09-09T13:54:00Z">
            <w:rPr>
              <w:b/>
              <w:bCs/>
              <w:color w:val="1F3864"/>
            </w:rPr>
          </w:rPrChange>
        </w:rPr>
        <w:t xml:space="preserve">Security boundary. </w:t>
      </w:r>
      <w:r w:rsidR="004447C7">
        <w:rPr>
          <w:rFonts w:ascii="Aptos" w:hAnsi="Aptos"/>
          <w:sz w:val="18"/>
        </w:rPr>
        <w:t>T</w:t>
      </w:r>
      <w:r w:rsidRPr="000D75C5">
        <w:rPr>
          <w:rFonts w:ascii="Aptos" w:hAnsi="Aptos"/>
          <w:sz w:val="18"/>
          <w:rPrChange w:id="2745" w:author="Microsoft Word" w:date="2026-09-09T14:02:00Z" w16du:dateUtc="2026-09-09T13:02:00Z">
            <w:rPr/>
          </w:rPrChange>
        </w:rPr>
        <w:t>he</w:t>
      </w:r>
      <w:r w:rsidRPr="000D75C5">
        <w:rPr>
          <w:rFonts w:ascii="Aptos" w:hAnsi="Aptos"/>
          <w:sz w:val="18"/>
          <w:rPrChange w:id="2746" w:author="Microsoft Word" w:date="2026-09-09T14:54:00Z" w16du:dateUtc="2026-09-09T13:54:00Z">
            <w:rPr/>
          </w:rPrChange>
        </w:rPr>
        <w:t xml:space="preserv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B054F7A" w14:textId="6EDD372D" w:rsidR="0095094A" w:rsidRPr="000D75C5" w:rsidRDefault="00D47B36">
      <w:pPr>
        <w:spacing w:before="40" w:after="110" w:line="278" w:lineRule="auto"/>
        <w:ind w:left="360"/>
        <w:rPr>
          <w:rFonts w:ascii="Aptos" w:hAnsi="Aptos"/>
          <w:sz w:val="18"/>
          <w:rPrChange w:id="2747" w:author="Microsoft Word" w:date="2026-09-09T14:54:00Z" w16du:dateUtc="2026-09-09T13:54:00Z">
            <w:rPr/>
          </w:rPrChange>
        </w:rPr>
      </w:pPr>
      <w:r w:rsidRPr="000D75C5">
        <w:rPr>
          <w:rFonts w:ascii="Aptos" w:hAnsi="Aptos"/>
          <w:b/>
          <w:color w:val="1F3864"/>
          <w:sz w:val="18"/>
          <w:rPrChange w:id="2748" w:author="Microsoft Word" w:date="2026-09-09T14:54:00Z" w16du:dateUtc="2026-09-09T13:54:00Z">
            <w:rPr>
              <w:b/>
              <w:bCs/>
              <w:color w:val="1F3864"/>
            </w:rPr>
          </w:rPrChange>
        </w:rPr>
        <w:t>Common</w:t>
      </w:r>
      <w:r w:rsidR="00CE060C" w:rsidRPr="000D75C5">
        <w:rPr>
          <w:rFonts w:ascii="Aptos" w:hAnsi="Aptos"/>
          <w:b/>
          <w:color w:val="1F3864"/>
          <w:sz w:val="18"/>
          <w:rPrChange w:id="2749" w:author="Microsoft Word" w:date="2026-09-09T14:54:00Z" w16du:dateUtc="2026-09-09T13:54:00Z">
            <w:rPr>
              <w:b/>
              <w:bCs/>
              <w:color w:val="1F3864"/>
            </w:rPr>
          </w:rPrChange>
        </w:rPr>
        <w:t xml:space="preserve"> pitfall.</w:t>
      </w:r>
      <w:r w:rsidR="007B5EA1" w:rsidRPr="000D75C5">
        <w:rPr>
          <w:rFonts w:ascii="Aptos" w:hAnsi="Aptos"/>
          <w:b/>
          <w:color w:val="1F3864"/>
          <w:sz w:val="18"/>
          <w:rPrChange w:id="2750" w:author="Microsoft Word" w:date="2026-09-09T14:54:00Z" w16du:dateUtc="2026-09-09T13:54:00Z">
            <w:rPr>
              <w:b/>
              <w:bCs/>
              <w:color w:val="1F3864"/>
            </w:rPr>
          </w:rPrChange>
        </w:rPr>
        <w:t xml:space="preserve"> </w:t>
      </w:r>
      <w:r w:rsidR="007B5EA1" w:rsidRPr="000D75C5">
        <w:rPr>
          <w:rFonts w:ascii="Aptos" w:hAnsi="Aptos"/>
          <w:sz w:val="18"/>
          <w:rPrChange w:id="2751" w:author="Microsoft Word" w:date="2026-09-09T14:54:00Z" w16du:dateUtc="2026-09-09T13:54:00Z">
            <w:rPr/>
          </w:rPrChange>
        </w:rPr>
        <w:t>Point-to-point mapping between every internal system and every partner format</w:t>
      </w:r>
    </w:p>
    <w:p w14:paraId="35C6CBDF" w14:textId="634750EE" w:rsidR="0095094A" w:rsidRPr="00833D1D" w:rsidRDefault="007B5EA1">
      <w:pPr>
        <w:spacing w:before="40" w:after="110" w:line="278" w:lineRule="auto"/>
        <w:ind w:left="360"/>
        <w:rPr>
          <w:rFonts w:ascii="Aptos" w:hAnsi="Aptos"/>
          <w:sz w:val="18"/>
          <w:lang w:val="en-GB"/>
          <w:rPrChange w:id="2752" w:author="Microsoft Word" w:date="2026-09-09T14:54:00Z" w16du:dateUtc="2026-09-09T13:54:00Z">
            <w:rPr/>
          </w:rPrChange>
        </w:rPr>
      </w:pPr>
      <w:r w:rsidRPr="000D75C5">
        <w:rPr>
          <w:rFonts w:ascii="Aptos" w:hAnsi="Aptos"/>
          <w:b/>
          <w:color w:val="1F3864"/>
          <w:sz w:val="18"/>
          <w:rPrChange w:id="2753" w:author="Microsoft Word" w:date="2026-09-09T14:02:00Z" w16du:dateUtc="2026-09-09T13:02:00Z">
            <w:rPr>
              <w:b/>
              <w:bCs/>
              <w:color w:val="1F3864"/>
            </w:rPr>
          </w:rPrChange>
        </w:rPr>
        <w:t xml:space="preserve">In practice. </w:t>
      </w:r>
      <w:r w:rsidR="00833D1D" w:rsidRPr="00833D1D">
        <w:rPr>
          <w:rFonts w:ascii="Aptos" w:hAnsi="Aptos"/>
          <w:sz w:val="18"/>
          <w:lang w:val="en-GB"/>
        </w:rPr>
        <w:t>Insurance integrations frequently involve brokers, cover holders, delegated claims administrators, reinsurers, bureau services and market platforms, each exposing different formats such as EDI, ACORD XML, bordereaux spreadsheets or Core Data Record structures. Without a canonical model, each internal system must integrate directly with each external format, increasing the number of interfaces and amplifying the impact of schema changes. The canonical data model and message translator pattern provides a consistent internal representation of business concepts such as risk, premium and claims, reducing coupling and simplifying partner onboarding and change management.</w:t>
      </w:r>
    </w:p>
    <w:p w14:paraId="2687E79B" w14:textId="77777777" w:rsidR="0095094A" w:rsidRDefault="0095094A">
      <w:pPr>
        <w:spacing w:after="150"/>
      </w:pPr>
    </w:p>
    <w:p w14:paraId="46CCE49F" w14:textId="082FDBB8" w:rsidR="0095094A" w:rsidRPr="005F0377" w:rsidRDefault="006F419D">
      <w:pPr>
        <w:pStyle w:val="Heading3"/>
        <w:rPr>
          <w:rFonts w:ascii="Calibri heading" w:hAnsi="Calibri heading"/>
          <w:color w:val="2E5496"/>
          <w:lang w:val="en-US"/>
          <w:rPrChange w:id="2754" w:author="Microsoft Word" w:date="2026-09-09T14:54:00Z" w16du:dateUtc="2026-09-09T13:54:00Z">
            <w:rPr/>
          </w:rPrChange>
        </w:rPr>
      </w:pPr>
      <w:bookmarkStart w:id="2755" w:name="_Toc239852324"/>
      <w:bookmarkStart w:id="2756" w:name="_Toc239899897"/>
      <w:r w:rsidRPr="005F0377">
        <w:rPr>
          <w:rFonts w:ascii="Calibri heading" w:hAnsi="Calibri heading"/>
          <w:color w:val="2E5496"/>
          <w:lang w:val="en-US"/>
          <w:rPrChange w:id="2757" w:author="Microsoft Word" w:date="2026-09-09T14:54:00Z" w16du:dateUtc="2026-09-09T13:54:00Z">
            <w:rPr/>
          </w:rPrChange>
        </w:rPr>
        <w:t>7</w:t>
      </w:r>
      <w:r w:rsidR="000514FA" w:rsidRPr="005F0377">
        <w:rPr>
          <w:rFonts w:ascii="Calibri heading" w:hAnsi="Calibri heading"/>
          <w:color w:val="2E5496"/>
          <w:lang w:val="en-US"/>
          <w:rPrChange w:id="2758" w:author="Microsoft Word" w:date="2026-09-09T14:54:00Z" w16du:dateUtc="2026-09-09T13:54:00Z">
            <w:rPr/>
          </w:rPrChange>
        </w:rPr>
        <w:t>.</w:t>
      </w:r>
      <w:del w:id="2759" w:author="Microsoft Word" w:date="2026-09-09T14:02:00Z" w16du:dateUtc="2026-09-09T13:02:00Z">
        <w:r w:rsidR="000D1E23" w:rsidRPr="005F0377">
          <w:rPr>
            <w:rFonts w:ascii="Calibri heading" w:eastAsiaTheme="majorEastAsia" w:hAnsi="Calibri heading" w:cstheme="majorBidi"/>
            <w:color w:val="2E5496"/>
            <w:lang w:val="en-US" w:eastAsia="en-US"/>
          </w:rPr>
          <w:delText>8</w:delText>
        </w:r>
      </w:del>
      <w:r w:rsidR="00433A40">
        <w:rPr>
          <w:rFonts w:ascii="Calibri heading" w:eastAsiaTheme="majorEastAsia" w:hAnsi="Calibri heading" w:cstheme="majorBidi"/>
          <w:color w:val="2E5496"/>
          <w:lang w:val="en-US" w:eastAsia="en-US"/>
        </w:rPr>
        <w:t>8</w:t>
      </w:r>
      <w:r w:rsidR="000514FA" w:rsidRPr="005F0377">
        <w:rPr>
          <w:rFonts w:ascii="Calibri heading" w:hAnsi="Calibri heading"/>
          <w:color w:val="2E5496"/>
          <w:lang w:val="en-US"/>
          <w:rPrChange w:id="2760" w:author="Microsoft Word" w:date="2026-09-09T14:54:00Z" w16du:dateUtc="2026-09-09T13:54:00Z">
            <w:rPr/>
          </w:rPrChange>
        </w:rPr>
        <w:t>.</w:t>
      </w:r>
      <w:r w:rsidR="000514FA" w:rsidRPr="002049ED">
        <w:rPr>
          <w:rFonts w:ascii="Calibri heading" w:hAnsi="Calibri heading"/>
          <w:color w:val="2E5496"/>
          <w:lang w:val="en-US"/>
        </w:rPr>
        <w:t>2 Content</w:t>
      </w:r>
      <w:r w:rsidR="000514FA" w:rsidRPr="005F0377">
        <w:rPr>
          <w:rFonts w:ascii="Calibri heading" w:hAnsi="Calibri heading"/>
          <w:color w:val="2E5496"/>
          <w:lang w:val="en-US"/>
          <w:rPrChange w:id="2761" w:author="Microsoft Word" w:date="2026-09-09T14:54:00Z" w16du:dateUtc="2026-09-09T13:54:00Z">
            <w:rPr/>
          </w:rPrChange>
        </w:rPr>
        <w:t>-based routing (SFINT2</w:t>
      </w:r>
      <w:r w:rsidR="00A538A8" w:rsidRPr="005F0377">
        <w:rPr>
          <w:rFonts w:ascii="Calibri heading" w:hAnsi="Calibri heading"/>
          <w:color w:val="2E5496"/>
          <w:lang w:val="en-US"/>
          <w:rPrChange w:id="2762" w:author="Microsoft Word" w:date="2026-09-09T14:54:00Z" w16du:dateUtc="2026-09-09T13:54:00Z">
            <w:rPr/>
          </w:rPrChange>
        </w:rPr>
        <w:t>2</w:t>
      </w:r>
      <w:r w:rsidR="000514FA" w:rsidRPr="005F0377">
        <w:rPr>
          <w:rFonts w:ascii="Calibri heading" w:hAnsi="Calibri heading"/>
          <w:color w:val="2E5496"/>
          <w:lang w:val="en-US"/>
          <w:rPrChange w:id="2763" w:author="Microsoft Word" w:date="2026-09-09T14:54:00Z" w16du:dateUtc="2026-09-09T13:54:00Z">
            <w:rPr/>
          </w:rPrChange>
        </w:rPr>
        <w:t>)</w:t>
      </w:r>
      <w:bookmarkEnd w:id="2755"/>
      <w:bookmarkEnd w:id="2756"/>
    </w:p>
    <w:p w14:paraId="3D6B9442" w14:textId="77777777" w:rsidR="0095094A" w:rsidRPr="000D75C5" w:rsidRDefault="007B5EA1">
      <w:pPr>
        <w:spacing w:before="10" w:after="90"/>
        <w:rPr>
          <w:rFonts w:ascii="Aptos" w:hAnsi="Aptos"/>
          <w:sz w:val="18"/>
          <w:rPrChange w:id="2764" w:author="Microsoft Word" w:date="2026-09-09T14:54:00Z" w16du:dateUtc="2026-09-09T13:54:00Z">
            <w:rPr/>
          </w:rPrChange>
        </w:rPr>
      </w:pPr>
      <w:r w:rsidRPr="000D75C5">
        <w:rPr>
          <w:rFonts w:ascii="Aptos" w:hAnsi="Aptos"/>
          <w:i/>
          <w:color w:val="5A6470"/>
          <w:sz w:val="18"/>
          <w:rPrChange w:id="2765" w:author="Microsoft Word" w:date="2026-09-09T14:54:00Z" w16du:dateUtc="2026-09-09T13:54:00Z">
            <w:rPr>
              <w:i/>
              <w:iCs/>
              <w:color w:val="5A6470"/>
            </w:rPr>
          </w:rPrChange>
        </w:rPr>
        <w:t>Route a message or event to the right destination based on what is in it.</w:t>
      </w:r>
    </w:p>
    <w:p w14:paraId="6323826A" w14:textId="77777777" w:rsidR="0095094A" w:rsidRDefault="007B5EA1">
      <w:pPr>
        <w:spacing w:before="90" w:after="130"/>
        <w:jc w:val="center"/>
      </w:pPr>
      <w:r>
        <w:rPr>
          <w:noProof/>
        </w:rPr>
        <w:drawing>
          <wp:inline distT="0" distB="0" distL="0" distR="0" wp14:anchorId="34AEF6F2" wp14:editId="374467E6">
            <wp:extent cx="5191125" cy="2333625"/>
            <wp:effectExtent l="19050" t="19050" r="19050" b="1905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191125" cy="2333625"/>
                    </a:xfrm>
                    <a:prstGeom prst="rect">
                      <a:avLst/>
                    </a:prstGeom>
                    <a:noFill/>
                    <a:ln w="9525">
                      <a:solidFill>
                        <a:srgbClr val="AEB6C2"/>
                      </a:solidFill>
                    </a:ln>
                  </pic:spPr>
                </pic:pic>
              </a:graphicData>
            </a:graphic>
          </wp:inline>
        </w:drawing>
      </w:r>
    </w:p>
    <w:p w14:paraId="758ED849" w14:textId="7975062A" w:rsidR="003732C6" w:rsidRPr="003732C6" w:rsidRDefault="007B5EA1" w:rsidP="003732C6">
      <w:pPr>
        <w:spacing w:before="40" w:after="110" w:line="278" w:lineRule="auto"/>
        <w:ind w:left="360"/>
        <w:rPr>
          <w:rFonts w:ascii="Aptos" w:hAnsi="Aptos"/>
          <w:sz w:val="18"/>
          <w:lang w:val="en-GB"/>
        </w:rPr>
      </w:pPr>
      <w:r w:rsidRPr="000D75C5">
        <w:rPr>
          <w:rFonts w:ascii="Aptos" w:hAnsi="Aptos"/>
          <w:b/>
          <w:color w:val="1F3864"/>
          <w:sz w:val="18"/>
          <w:rPrChange w:id="2766" w:author="Microsoft Word" w:date="2026-09-09T14:02:00Z" w16du:dateUtc="2026-09-09T13:02:00Z">
            <w:rPr>
              <w:b/>
              <w:bCs/>
              <w:color w:val="1F3864"/>
            </w:rPr>
          </w:rPrChange>
        </w:rPr>
        <w:t xml:space="preserve">Problem. </w:t>
      </w:r>
      <w:r w:rsidR="003732C6" w:rsidRPr="003732C6">
        <w:rPr>
          <w:rFonts w:ascii="Aptos" w:hAnsi="Aptos"/>
          <w:sz w:val="18"/>
          <w:lang w:val="en-GB"/>
        </w:rPr>
        <w:t>Messages received through a shared channel require routing to different processing paths based on their content, attributes or business context</w:t>
      </w:r>
    </w:p>
    <w:p w14:paraId="45AF1619" w14:textId="77777777" w:rsidR="0095094A" w:rsidRPr="000D75C5" w:rsidRDefault="007B5EA1">
      <w:pPr>
        <w:spacing w:before="40" w:after="110" w:line="278" w:lineRule="auto"/>
        <w:ind w:left="360"/>
        <w:rPr>
          <w:rFonts w:ascii="Aptos" w:hAnsi="Aptos"/>
          <w:sz w:val="18"/>
          <w:rPrChange w:id="2767" w:author="Microsoft Word" w:date="2026-09-09T14:54:00Z" w16du:dateUtc="2026-09-09T13:54:00Z">
            <w:rPr/>
          </w:rPrChange>
        </w:rPr>
      </w:pPr>
      <w:r w:rsidRPr="000D75C5">
        <w:rPr>
          <w:rFonts w:ascii="Aptos" w:hAnsi="Aptos"/>
          <w:b/>
          <w:color w:val="1F3864"/>
          <w:sz w:val="18"/>
          <w:rPrChange w:id="2768" w:author="Microsoft Word" w:date="2026-09-09T14:54:00Z" w16du:dateUtc="2026-09-09T13:54:00Z">
            <w:rPr>
              <w:b/>
              <w:bCs/>
              <w:color w:val="1F3864"/>
            </w:rPr>
          </w:rPrChange>
        </w:rPr>
        <w:t xml:space="preserve">Solution. </w:t>
      </w:r>
      <w:r w:rsidRPr="000D75C5">
        <w:rPr>
          <w:rFonts w:ascii="Aptos" w:hAnsi="Aptos"/>
          <w:sz w:val="18"/>
          <w:rPrChange w:id="2769" w:author="Microsoft Word" w:date="2026-09-09T14:54:00Z" w16du:dateUtc="2026-09-09T13:54:00Z">
            <w:rPr/>
          </w:rPrChange>
        </w:rPr>
        <w:t>Route on content using Service Bus subscription filters or Event Grid routing, or a Function for richer rules, so each message reaches the right handler without the producer knowing the routing map.</w:t>
      </w:r>
    </w:p>
    <w:p w14:paraId="48D0B6BF" w14:textId="2CA76EB0" w:rsidR="0095094A" w:rsidRPr="000D75C5" w:rsidRDefault="007B5EA1">
      <w:pPr>
        <w:spacing w:before="40" w:after="110" w:line="278" w:lineRule="auto"/>
        <w:ind w:left="360"/>
        <w:rPr>
          <w:rFonts w:ascii="Aptos" w:hAnsi="Aptos"/>
          <w:sz w:val="18"/>
          <w:rPrChange w:id="2770" w:author="Microsoft Word" w:date="2026-09-09T14:54:00Z" w16du:dateUtc="2026-09-09T13:54:00Z">
            <w:rPr/>
          </w:rPrChange>
        </w:rPr>
      </w:pPr>
      <w:r w:rsidRPr="000D75C5">
        <w:rPr>
          <w:rFonts w:ascii="Aptos" w:hAnsi="Aptos"/>
          <w:b/>
          <w:color w:val="1F3864"/>
          <w:sz w:val="18"/>
          <w:rPrChange w:id="2771" w:author="Microsoft Word" w:date="2026-09-09T14:54:00Z" w16du:dateUtc="2026-09-09T13:54:00Z">
            <w:rPr>
              <w:b/>
              <w:bCs/>
              <w:color w:val="1F3864"/>
            </w:rPr>
          </w:rPrChange>
        </w:rPr>
        <w:t xml:space="preserve">Use it when. </w:t>
      </w:r>
      <w:r w:rsidR="0028743B" w:rsidRPr="000D75C5">
        <w:rPr>
          <w:rFonts w:ascii="Aptos" w:hAnsi="Aptos"/>
          <w:sz w:val="18"/>
          <w:rPrChange w:id="2772" w:author="Microsoft Word" w:date="2026-09-09T14:54:00Z" w16du:dateUtc="2026-09-09T13:54:00Z">
            <w:rPr/>
          </w:rPrChange>
        </w:rPr>
        <w:t>Items</w:t>
      </w:r>
      <w:r w:rsidRPr="000D75C5">
        <w:rPr>
          <w:rFonts w:ascii="Aptos" w:hAnsi="Aptos"/>
          <w:sz w:val="18"/>
          <w:rPrChange w:id="2773" w:author="Microsoft Word" w:date="2026-09-09T14:54:00Z" w16du:dateUtc="2026-09-09T13:54:00Z">
            <w:rPr/>
          </w:rPrChange>
        </w:rPr>
        <w:t xml:space="preserve"> on a shared channel need to diverge to different handlers according to their content.</w:t>
      </w:r>
    </w:p>
    <w:p w14:paraId="09FF86E5" w14:textId="55D2C58C" w:rsidR="0095094A" w:rsidRPr="000D75C5" w:rsidRDefault="007B5EA1">
      <w:pPr>
        <w:spacing w:before="40" w:after="110" w:line="278" w:lineRule="auto"/>
        <w:ind w:left="360"/>
        <w:rPr>
          <w:rFonts w:ascii="Aptos" w:hAnsi="Aptos"/>
          <w:sz w:val="18"/>
          <w:rPrChange w:id="2774" w:author="Microsoft Word" w:date="2026-09-09T14:54:00Z" w16du:dateUtc="2026-09-09T13:54:00Z">
            <w:rPr/>
          </w:rPrChange>
        </w:rPr>
      </w:pPr>
      <w:r w:rsidRPr="000D75C5">
        <w:rPr>
          <w:rFonts w:ascii="Aptos" w:hAnsi="Aptos"/>
          <w:b/>
          <w:color w:val="1F3864"/>
          <w:sz w:val="18"/>
          <w:rPrChange w:id="2775" w:author="Microsoft Word" w:date="2026-09-09T14:54:00Z" w16du:dateUtc="2026-09-09T13:54:00Z">
            <w:rPr>
              <w:b/>
              <w:bCs/>
              <w:color w:val="1F3864"/>
            </w:rPr>
          </w:rPrChange>
        </w:rPr>
        <w:t xml:space="preserve">Avoid it when. </w:t>
      </w:r>
      <w:r w:rsidR="0028743B" w:rsidRPr="000D75C5">
        <w:rPr>
          <w:rFonts w:ascii="Aptos" w:hAnsi="Aptos"/>
          <w:sz w:val="18"/>
          <w:rPrChange w:id="2776" w:author="Microsoft Word" w:date="2026-09-09T14:54:00Z" w16du:dateUtc="2026-09-09T13:54:00Z">
            <w:rPr/>
          </w:rPrChange>
        </w:rPr>
        <w:t>There</w:t>
      </w:r>
      <w:r w:rsidRPr="000D75C5">
        <w:rPr>
          <w:rFonts w:ascii="Aptos" w:hAnsi="Aptos"/>
          <w:sz w:val="18"/>
          <w:rPrChange w:id="2777" w:author="Microsoft Word" w:date="2026-09-09T14:54:00Z" w16du:dateUtc="2026-09-09T13:54:00Z">
            <w:rPr/>
          </w:rPrChange>
        </w:rPr>
        <w:t xml:space="preserve"> is only one destination, or the routing depends on external lookups better handled by a short orchestration.</w:t>
      </w:r>
    </w:p>
    <w:p w14:paraId="2AE6B9F0" w14:textId="4C9951A4" w:rsidR="0095094A" w:rsidRPr="00295F39" w:rsidRDefault="007B5EA1">
      <w:pPr>
        <w:spacing w:before="40" w:after="110" w:line="278" w:lineRule="auto"/>
        <w:ind w:left="360"/>
        <w:rPr>
          <w:rFonts w:ascii="Aptos" w:hAnsi="Aptos"/>
          <w:sz w:val="18"/>
          <w:lang w:val="en-GB"/>
          <w:rPrChange w:id="2778" w:author="Microsoft Word" w:date="2026-09-09T14:54:00Z" w16du:dateUtc="2026-09-09T13:54:00Z">
            <w:rPr/>
          </w:rPrChange>
        </w:rPr>
      </w:pPr>
      <w:r w:rsidRPr="000D75C5">
        <w:rPr>
          <w:rFonts w:ascii="Aptos" w:hAnsi="Aptos"/>
          <w:b/>
          <w:color w:val="1F3864"/>
          <w:sz w:val="18"/>
          <w:rPrChange w:id="2779" w:author="Microsoft Word" w:date="2026-09-09T14:02:00Z" w16du:dateUtc="2026-09-09T13:02:00Z">
            <w:rPr>
              <w:b/>
              <w:bCs/>
              <w:color w:val="1F3864"/>
            </w:rPr>
          </w:rPrChange>
        </w:rPr>
        <w:t xml:space="preserve">Risks and considerations. </w:t>
      </w:r>
      <w:r w:rsidR="00295F39" w:rsidRPr="00295F39">
        <w:rPr>
          <w:rFonts w:ascii="Aptos" w:hAnsi="Aptos"/>
          <w:sz w:val="18"/>
          <w:lang w:val="en-GB"/>
        </w:rPr>
        <w:t>Routing rules should be centrally governed, version-controlled and regularly reviewed. Messages that do not match an expected route should be directed to a default handling path or dead-letter destination to avoid silent processing failures</w:t>
      </w:r>
      <w:r w:rsidRPr="000D75C5">
        <w:rPr>
          <w:rFonts w:ascii="Aptos" w:hAnsi="Aptos"/>
          <w:sz w:val="18"/>
          <w:rPrChange w:id="2780" w:author="Microsoft Word" w:date="2026-09-09T14:02:00Z" w16du:dateUtc="2026-09-09T13:02:00Z">
            <w:rPr/>
          </w:rPrChange>
        </w:rPr>
        <w:t>.</w:t>
      </w:r>
    </w:p>
    <w:p w14:paraId="7077EF3F" w14:textId="4D6793CC" w:rsidR="0095094A" w:rsidRPr="000D75C5" w:rsidRDefault="007B5EA1">
      <w:pPr>
        <w:spacing w:before="40" w:after="110" w:line="278" w:lineRule="auto"/>
        <w:ind w:left="360"/>
        <w:rPr>
          <w:rFonts w:ascii="Aptos" w:hAnsi="Aptos"/>
          <w:sz w:val="18"/>
          <w:rPrChange w:id="2781" w:author="Microsoft Word" w:date="2026-09-09T14:54:00Z" w16du:dateUtc="2026-09-09T13:54:00Z">
            <w:rPr/>
          </w:rPrChange>
        </w:rPr>
      </w:pPr>
      <w:r w:rsidRPr="000D75C5">
        <w:rPr>
          <w:rFonts w:ascii="Aptos" w:hAnsi="Aptos"/>
          <w:b/>
          <w:color w:val="1F3864"/>
          <w:sz w:val="18"/>
          <w:rPrChange w:id="2782" w:author="Microsoft Word" w:date="2026-09-09T14:54:00Z" w16du:dateUtc="2026-09-09T13:54:00Z">
            <w:rPr>
              <w:b/>
              <w:bCs/>
              <w:color w:val="1F3864"/>
            </w:rPr>
          </w:rPrChange>
        </w:rPr>
        <w:t xml:space="preserve">Security boundary. </w:t>
      </w:r>
      <w:r w:rsidR="00295F39">
        <w:rPr>
          <w:rFonts w:ascii="Aptos" w:hAnsi="Aptos"/>
          <w:sz w:val="18"/>
        </w:rPr>
        <w:t>T</w:t>
      </w:r>
      <w:r w:rsidRPr="000D75C5">
        <w:rPr>
          <w:rFonts w:ascii="Aptos" w:hAnsi="Aptos"/>
          <w:sz w:val="18"/>
          <w:rPrChange w:id="2783" w:author="Microsoft Word" w:date="2026-09-09T14:02:00Z" w16du:dateUtc="2026-09-09T13:02:00Z">
            <w:rPr/>
          </w:rPrChange>
        </w:rPr>
        <w:t>he</w:t>
      </w:r>
      <w:r w:rsidRPr="000D75C5">
        <w:rPr>
          <w:rFonts w:ascii="Aptos" w:hAnsi="Aptos"/>
          <w:sz w:val="18"/>
          <w:rPrChange w:id="2784" w:author="Microsoft Word" w:date="2026-09-09T14:54:00Z" w16du:dateUtc="2026-09-09T13:54:00Z">
            <w:rPr/>
          </w:rPrChange>
        </w:rPr>
        <w:t xml:space="preserve"> Service Bus/Event Grid routing rules, or a routing Function, in spokes, internal. Within Azure: Private Endpoint, managed identity, TLS, with a default/dead-letter route captured. Outside Azure: none.</w:t>
      </w:r>
    </w:p>
    <w:p w14:paraId="44223388" w14:textId="350B044A" w:rsidR="0095094A" w:rsidRDefault="00D47B36">
      <w:pPr>
        <w:spacing w:before="40" w:after="110" w:line="278" w:lineRule="auto"/>
        <w:ind w:left="360"/>
        <w:rPr>
          <w:rFonts w:ascii="Aptos" w:hAnsi="Aptos"/>
          <w:sz w:val="18"/>
        </w:rPr>
      </w:pPr>
      <w:r w:rsidRPr="000D75C5">
        <w:rPr>
          <w:rFonts w:ascii="Aptos" w:hAnsi="Aptos"/>
          <w:b/>
          <w:color w:val="1F3864"/>
          <w:sz w:val="18"/>
          <w:rPrChange w:id="2785" w:author="Microsoft Word" w:date="2026-09-09T14:54:00Z" w16du:dateUtc="2026-09-09T13:54:00Z">
            <w:rPr>
              <w:b/>
              <w:bCs/>
              <w:color w:val="1F3864"/>
            </w:rPr>
          </w:rPrChange>
        </w:rPr>
        <w:t>Common</w:t>
      </w:r>
      <w:r w:rsidR="00CE060C" w:rsidRPr="000D75C5">
        <w:rPr>
          <w:rFonts w:ascii="Aptos" w:hAnsi="Aptos"/>
          <w:b/>
          <w:color w:val="1F3864"/>
          <w:sz w:val="18"/>
          <w:rPrChange w:id="2786" w:author="Microsoft Word" w:date="2026-09-09T14:54:00Z" w16du:dateUtc="2026-09-09T13:54:00Z">
            <w:rPr>
              <w:b/>
              <w:bCs/>
              <w:color w:val="1F3864"/>
            </w:rPr>
          </w:rPrChange>
        </w:rPr>
        <w:t xml:space="preserve"> pitfall.</w:t>
      </w:r>
      <w:r w:rsidR="007B5EA1" w:rsidRPr="000D75C5">
        <w:rPr>
          <w:rFonts w:ascii="Aptos" w:hAnsi="Aptos"/>
          <w:b/>
          <w:color w:val="1F3864"/>
          <w:sz w:val="18"/>
          <w:rPrChange w:id="2787" w:author="Microsoft Word" w:date="2026-09-09T14:54:00Z" w16du:dateUtc="2026-09-09T13:54:00Z">
            <w:rPr>
              <w:b/>
              <w:bCs/>
              <w:color w:val="1F3864"/>
            </w:rPr>
          </w:rPrChange>
        </w:rPr>
        <w:t xml:space="preserve"> </w:t>
      </w:r>
      <w:r w:rsidR="007B5EA1" w:rsidRPr="000D75C5">
        <w:rPr>
          <w:rFonts w:ascii="Aptos" w:hAnsi="Aptos"/>
          <w:sz w:val="18"/>
          <w:rPrChange w:id="2788" w:author="Microsoft Word" w:date="2026-09-09T14:54:00Z" w16du:dateUtc="2026-09-09T13:54:00Z">
            <w:rPr/>
          </w:rPrChange>
        </w:rPr>
        <w:t>A monolithic if/else router hard-coded in one place; no default route for unmatched content.</w:t>
      </w:r>
    </w:p>
    <w:p w14:paraId="274326B5" w14:textId="01930600" w:rsidR="0003294B" w:rsidRPr="000D75C5" w:rsidRDefault="00232976" w:rsidP="0003294B">
      <w:pPr>
        <w:spacing w:before="40" w:after="110" w:line="278" w:lineRule="auto"/>
        <w:ind w:left="360"/>
        <w:rPr>
          <w:rFonts w:ascii="Aptos" w:hAnsi="Aptos"/>
          <w:sz w:val="18"/>
          <w:rPrChange w:id="2789" w:author="Microsoft Word" w:date="2026-09-09T14:02:00Z" w16du:dateUtc="2026-09-09T13:02:00Z">
            <w:rPr/>
          </w:rPrChange>
        </w:rPr>
      </w:pPr>
      <w:r>
        <w:rPr>
          <w:rFonts w:ascii="Aptos" w:hAnsi="Aptos"/>
          <w:b/>
          <w:color w:val="1F3864"/>
          <w:sz w:val="18"/>
        </w:rPr>
        <w:t>In practice.</w:t>
      </w:r>
      <w:r>
        <w:rPr>
          <w:rFonts w:ascii="Aptos" w:hAnsi="Aptos"/>
          <w:sz w:val="18"/>
        </w:rPr>
        <w:t xml:space="preserve"> </w:t>
      </w:r>
      <w:r w:rsidR="0082382A" w:rsidRPr="0082382A">
        <w:rPr>
          <w:rFonts w:ascii="Aptos" w:hAnsi="Aptos"/>
          <w:sz w:val="18"/>
          <w:lang w:val="en-GB"/>
        </w:rPr>
        <w:t>Insurance integrations frequently receive submissions, bordereaux, claims notifications and market messages through shared channels. These messages often require processing by different systems, teams or business functions based on attributes such as line of business, territory, cover holder or claim type. Content-based routing enables a single intake channel while directing messages to the appropriate downstream processing path without creating direct dependencies between producers and consumers</w:t>
      </w:r>
      <w:r w:rsidR="0082382A">
        <w:rPr>
          <w:rFonts w:ascii="Aptos" w:hAnsi="Aptos"/>
          <w:sz w:val="18"/>
          <w:lang w:val="en-GB"/>
        </w:rPr>
        <w:t>.</w:t>
      </w:r>
      <w:r w:rsidR="003732C6">
        <w:rPr>
          <w:rFonts w:ascii="Aptos" w:hAnsi="Aptos"/>
          <w:sz w:val="18"/>
        </w:rPr>
        <w:br/>
      </w:r>
    </w:p>
    <w:p w14:paraId="77C88CA6" w14:textId="08E2922F" w:rsidR="00257AC4" w:rsidRPr="000D75C5" w:rsidDel="00C80DCC" w:rsidRDefault="00257AC4">
      <w:pPr>
        <w:spacing w:before="40" w:after="110" w:line="278" w:lineRule="auto"/>
        <w:ind w:left="360"/>
        <w:rPr>
          <w:del w:id="2790" w:author="Puneet Kumar - Chaucer" w:date="2026-09-08T16:40:00Z" w16du:dateUtc="2026-09-08T15:40:00Z"/>
          <w:rFonts w:ascii="Aptos" w:hAnsi="Aptos"/>
          <w:sz w:val="18"/>
          <w:rPrChange w:id="2791" w:author="Microsoft Word" w:date="2026-09-09T14:54:00Z" w16du:dateUtc="2026-09-09T13:54:00Z">
            <w:rPr>
              <w:del w:id="2792" w:author="Puneet Kumar - Chaucer" w:date="2026-09-08T16:40:00Z" w16du:dateUtc="2026-09-08T15:40:00Z"/>
            </w:rPr>
          </w:rPrChange>
        </w:rPr>
      </w:pPr>
    </w:p>
    <w:p w14:paraId="4E221A12" w14:textId="01453DC4" w:rsidR="00257AC4" w:rsidRDefault="006F419D" w:rsidP="00257AC4">
      <w:pPr>
        <w:pStyle w:val="Heading2"/>
        <w:rPr>
          <w:rFonts w:ascii="Calibri heading" w:hAnsi="Calibri heading"/>
          <w:b/>
          <w:color w:val="2E5496"/>
          <w:sz w:val="28"/>
          <w:lang w:val="en-US"/>
        </w:rPr>
      </w:pPr>
      <w:bookmarkStart w:id="2793" w:name="_Toc239852325"/>
      <w:bookmarkStart w:id="2794" w:name="_Toc239899898"/>
      <w:r w:rsidRPr="000D1E23">
        <w:rPr>
          <w:rFonts w:ascii="Calibri heading" w:hAnsi="Calibri heading"/>
          <w:b/>
          <w:color w:val="2E5496"/>
          <w:sz w:val="28"/>
          <w:lang w:val="en-US"/>
          <w:rPrChange w:id="2795" w:author="Microsoft Word" w:date="2026-09-09T14:54:00Z" w16du:dateUtc="2026-09-09T13:54:00Z">
            <w:rPr/>
          </w:rPrChange>
        </w:rPr>
        <w:t>7</w:t>
      </w:r>
      <w:r w:rsidR="00257AC4" w:rsidRPr="000D1E23">
        <w:rPr>
          <w:rFonts w:ascii="Calibri heading" w:hAnsi="Calibri heading"/>
          <w:b/>
          <w:color w:val="2E5496"/>
          <w:sz w:val="28"/>
          <w:lang w:val="en-US"/>
          <w:rPrChange w:id="2796" w:author="Microsoft Word" w:date="2026-09-09T14:54:00Z" w16du:dateUtc="2026-09-09T13:54:00Z">
            <w:rPr/>
          </w:rPrChange>
        </w:rPr>
        <w:t>.</w:t>
      </w:r>
      <w:del w:id="2797" w:author="Microsoft Word" w:date="2026-09-09T14:02:00Z" w16du:dateUtc="2026-09-09T13:02:00Z">
        <w:r w:rsidR="000D1E23" w:rsidRPr="0003294B">
          <w:rPr>
            <w:rFonts w:ascii="Calibri heading" w:hAnsi="Calibri heading"/>
            <w:b/>
            <w:color w:val="2E5496"/>
            <w:sz w:val="28"/>
            <w:lang w:val="en-US"/>
          </w:rPr>
          <w:delText>9</w:delText>
        </w:r>
      </w:del>
      <w:r w:rsidR="00A3233E" w:rsidRPr="0003294B">
        <w:rPr>
          <w:rFonts w:ascii="Calibri heading" w:hAnsi="Calibri heading"/>
          <w:b/>
          <w:color w:val="2E5496"/>
          <w:sz w:val="28"/>
          <w:lang w:val="en-US"/>
        </w:rPr>
        <w:t>9</w:t>
      </w:r>
      <w:r w:rsidR="00257AC4" w:rsidRPr="000D1E23">
        <w:rPr>
          <w:rFonts w:ascii="Calibri heading" w:hAnsi="Calibri heading"/>
          <w:b/>
          <w:color w:val="2E5496"/>
          <w:sz w:val="28"/>
          <w:lang w:val="en-US"/>
          <w:rPrChange w:id="2798" w:author="Microsoft Word" w:date="2026-09-09T14:54:00Z" w16du:dateUtc="2026-09-09T13:54:00Z">
            <w:rPr/>
          </w:rPrChange>
        </w:rPr>
        <w:t xml:space="preserve"> Anti Patterns</w:t>
      </w:r>
      <w:bookmarkEnd w:id="2793"/>
      <w:bookmarkEnd w:id="2794"/>
    </w:p>
    <w:p w14:paraId="7D26ABD5" w14:textId="77777777" w:rsidR="003E6F11" w:rsidRPr="003E6F11" w:rsidRDefault="003E6F11" w:rsidP="003E6F11">
      <w:pPr>
        <w:rPr>
          <w:lang w:val="en-US"/>
          <w:rPrChange w:id="2799" w:author="Microsoft Word" w:date="2026-09-09T14:02:00Z" w16du:dateUtc="2026-09-09T13:02:00Z">
            <w:rPr/>
          </w:rPrChange>
        </w:rPr>
      </w:pPr>
    </w:p>
    <w:p w14:paraId="777DBD60" w14:textId="5B5DC0DD" w:rsidR="00C80DCC" w:rsidRPr="003D1ACC" w:rsidRDefault="00C80DCC" w:rsidP="00C80DCC">
      <w:pPr>
        <w:spacing w:after="120" w:line="278" w:lineRule="auto"/>
        <w:rPr>
          <w:rFonts w:ascii="Aptos" w:hAnsi="Aptos"/>
          <w:sz w:val="18"/>
          <w:lang w:val="en-GB"/>
          <w:rPrChange w:id="2800" w:author="Microsoft Word" w:date="2026-09-09T14:54:00Z" w16du:dateUtc="2026-09-09T13:54:00Z">
            <w:rPr/>
          </w:rPrChange>
        </w:rPr>
      </w:pPr>
      <w:r w:rsidRPr="000D75C5">
        <w:rPr>
          <w:rFonts w:ascii="Aptos" w:hAnsi="Aptos"/>
          <w:sz w:val="18"/>
          <w:rPrChange w:id="2801" w:author="Microsoft Word" w:date="2026-09-09T14:54:00Z" w16du:dateUtc="2026-09-09T13:54:00Z">
            <w:rPr/>
          </w:rPrChange>
        </w:rPr>
        <w:t xml:space="preserve">The following are treated as anti-patterns. Where </w:t>
      </w:r>
      <w:r w:rsidR="003D1ACC" w:rsidRPr="003D1ACC">
        <w:rPr>
          <w:rFonts w:ascii="Aptos" w:hAnsi="Aptos"/>
          <w:sz w:val="18"/>
          <w:lang w:val="en-GB"/>
        </w:rPr>
        <w:t>an anti-pattern</w:t>
      </w:r>
      <w:r w:rsidRPr="003D1ACC">
        <w:rPr>
          <w:rFonts w:ascii="Aptos" w:hAnsi="Aptos"/>
          <w:sz w:val="18"/>
          <w:lang w:val="en-GB"/>
        </w:rPr>
        <w:t xml:space="preserve"> </w:t>
      </w:r>
      <w:r w:rsidRPr="000D75C5">
        <w:rPr>
          <w:rFonts w:ascii="Aptos" w:hAnsi="Aptos"/>
          <w:sz w:val="18"/>
          <w:rPrChange w:id="2802" w:author="Microsoft Word" w:date="2026-09-09T14:54:00Z" w16du:dateUtc="2026-09-09T13:54:00Z">
            <w:rPr/>
          </w:rPrChange>
        </w:rPr>
        <w:t xml:space="preserve">cannot be avoided it is </w:t>
      </w:r>
      <w:r w:rsidR="003D1ACC" w:rsidRPr="003D1ACC">
        <w:rPr>
          <w:rFonts w:ascii="Aptos" w:hAnsi="Aptos"/>
          <w:sz w:val="18"/>
          <w:lang w:val="en-GB"/>
        </w:rPr>
        <w:t>must be reviewed and approved</w:t>
      </w:r>
      <w:r w:rsidRPr="003D1ACC">
        <w:rPr>
          <w:rFonts w:ascii="Aptos" w:hAnsi="Aptos"/>
          <w:sz w:val="18"/>
          <w:lang w:val="en-GB"/>
        </w:rPr>
        <w:t xml:space="preserve"> </w:t>
      </w:r>
      <w:r w:rsidRPr="000D75C5">
        <w:rPr>
          <w:rFonts w:ascii="Aptos" w:hAnsi="Aptos"/>
          <w:sz w:val="18"/>
          <w:rPrChange w:id="2803" w:author="Microsoft Word" w:date="2026-09-09T14:54:00Z" w16du:dateUtc="2026-09-09T13:54:00Z">
            <w:rPr/>
          </w:rPrChange>
        </w:rPr>
        <w:t>through the exception process.</w:t>
      </w:r>
    </w:p>
    <w:p w14:paraId="2DD71512" w14:textId="6EB758FF" w:rsidR="00C80DCC" w:rsidRPr="000D75C5" w:rsidRDefault="00C80DCC" w:rsidP="00C80DCC">
      <w:pPr>
        <w:spacing w:after="120" w:line="278" w:lineRule="auto"/>
        <w:rPr>
          <w:rFonts w:ascii="Aptos" w:hAnsi="Aptos"/>
          <w:sz w:val="18"/>
          <w:lang w:val="en-GB"/>
          <w:rPrChange w:id="2804" w:author="Microsoft Word" w:date="2026-09-09T14:54:00Z" w16du:dateUtc="2026-09-09T13:54:00Z">
            <w:rPr>
              <w:lang w:val="en-GB"/>
            </w:rPr>
          </w:rPrChange>
        </w:rPr>
      </w:pPr>
      <w:r w:rsidRPr="000D75C5">
        <w:rPr>
          <w:rFonts w:ascii="Aptos" w:hAnsi="Aptos"/>
          <w:sz w:val="18"/>
          <w:lang w:val="en-GB"/>
          <w:rPrChange w:id="2805" w:author="Microsoft Word" w:date="2026-09-09T14:54:00Z" w16du:dateUtc="2026-09-09T13:54:00Z">
            <w:rPr>
              <w:lang w:val="en-GB"/>
            </w:rPr>
          </w:rPrChange>
        </w:rPr>
        <w:t xml:space="preserve">Each pattern within the Integration Pattern Catalogue includes a "Common </w:t>
      </w:r>
      <w:r>
        <w:rPr>
          <w:rFonts w:ascii="Aptos" w:hAnsi="Aptos"/>
          <w:sz w:val="18"/>
          <w:lang w:val="en-GB"/>
        </w:rPr>
        <w:t>p</w:t>
      </w:r>
      <w:r w:rsidRPr="000D75C5">
        <w:rPr>
          <w:rFonts w:ascii="Aptos" w:hAnsi="Aptos"/>
          <w:sz w:val="18"/>
          <w:lang w:val="en-GB"/>
          <w:rPrChange w:id="2806" w:author="Microsoft Word" w:date="2026-09-09T14:54:00Z" w16du:dateUtc="2026-09-09T13:54:00Z">
            <w:rPr>
              <w:lang w:val="en-GB"/>
            </w:rPr>
          </w:rPrChange>
        </w:rPr>
        <w:t xml:space="preserve">itfall" heading, providing guidance on practices that may lead to increased coupling, operational complexity or deviation from the principles defined in this </w:t>
      </w:r>
      <w:r w:rsidR="00310E34" w:rsidRPr="000D75C5">
        <w:rPr>
          <w:rFonts w:ascii="Aptos" w:hAnsi="Aptos"/>
          <w:sz w:val="18"/>
          <w:lang w:val="en-GB"/>
          <w:rPrChange w:id="2807" w:author="Microsoft Word" w:date="2026-09-09T14:54:00Z" w16du:dateUtc="2026-09-09T13:54:00Z">
            <w:rPr>
              <w:lang w:val="en-GB"/>
            </w:rPr>
          </w:rPrChange>
        </w:rPr>
        <w:t xml:space="preserve">System Integration </w:t>
      </w:r>
      <w:r w:rsidRPr="000D75C5">
        <w:rPr>
          <w:rFonts w:ascii="Aptos" w:hAnsi="Aptos"/>
          <w:sz w:val="18"/>
          <w:lang w:val="en-GB"/>
          <w:rPrChange w:id="2808" w:author="Microsoft Word" w:date="2026-09-09T14:54:00Z" w16du:dateUtc="2026-09-09T13:54:00Z">
            <w:rPr>
              <w:lang w:val="en-GB"/>
            </w:rPr>
          </w:rPrChange>
        </w:rPr>
        <w:t>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390"/>
        <w:gridCol w:w="4970"/>
      </w:tblGrid>
      <w:tr w:rsidR="00C80DCC" w14:paraId="1B581A37" w14:textId="77777777" w:rsidTr="00766A30">
        <w:trPr>
          <w:tblHeader/>
        </w:trPr>
        <w:tc>
          <w:tcPr>
            <w:tcW w:w="4390" w:type="dxa"/>
            <w:shd w:val="clear" w:color="auto" w:fill="24446E"/>
            <w:tcMar>
              <w:top w:w="70" w:type="dxa"/>
              <w:left w:w="110" w:type="dxa"/>
              <w:bottom w:w="70" w:type="dxa"/>
              <w:right w:w="110" w:type="dxa"/>
            </w:tcMar>
          </w:tcPr>
          <w:p w14:paraId="2F501D7F" w14:textId="77777777" w:rsidR="00C80DCC" w:rsidRPr="000D75C5" w:rsidRDefault="00C80DCC" w:rsidP="009A559C">
            <w:pPr>
              <w:rPr>
                <w:rFonts w:ascii="Aptos" w:hAnsi="Aptos"/>
                <w:sz w:val="17"/>
                <w:rPrChange w:id="2809" w:author="Microsoft Word" w:date="2026-09-09T14:54:00Z" w16du:dateUtc="2026-09-09T13:54:00Z">
                  <w:rPr/>
                </w:rPrChange>
              </w:rPr>
            </w:pPr>
            <w:r w:rsidRPr="000D75C5">
              <w:rPr>
                <w:rFonts w:ascii="Aptos" w:hAnsi="Aptos"/>
                <w:b/>
                <w:color w:val="FFFFFF"/>
                <w:sz w:val="17"/>
                <w:rPrChange w:id="2810" w:author="Microsoft Word" w:date="2026-09-09T14:54:00Z" w16du:dateUtc="2026-09-09T13:54:00Z">
                  <w:rPr>
                    <w:b/>
                    <w:bCs/>
                    <w:color w:val="FFFFFF"/>
                    <w:sz w:val="18"/>
                    <w:szCs w:val="18"/>
                  </w:rPr>
                </w:rPrChange>
              </w:rPr>
              <w:t>Anti-pattern</w:t>
            </w:r>
          </w:p>
        </w:tc>
        <w:tc>
          <w:tcPr>
            <w:tcW w:w="4970" w:type="dxa"/>
            <w:shd w:val="clear" w:color="auto" w:fill="24446E"/>
            <w:tcMar>
              <w:top w:w="70" w:type="dxa"/>
              <w:left w:w="110" w:type="dxa"/>
              <w:bottom w:w="70" w:type="dxa"/>
              <w:right w:w="110" w:type="dxa"/>
            </w:tcMar>
          </w:tcPr>
          <w:p w14:paraId="2F884F54" w14:textId="77777777" w:rsidR="00C80DCC" w:rsidRPr="000D75C5" w:rsidRDefault="00C80DCC" w:rsidP="009A559C">
            <w:pPr>
              <w:rPr>
                <w:rFonts w:ascii="Aptos" w:hAnsi="Aptos"/>
                <w:sz w:val="17"/>
                <w:rPrChange w:id="2811" w:author="Microsoft Word" w:date="2026-09-09T14:54:00Z" w16du:dateUtc="2026-09-09T13:54:00Z">
                  <w:rPr/>
                </w:rPrChange>
              </w:rPr>
            </w:pPr>
            <w:r w:rsidRPr="000D75C5">
              <w:rPr>
                <w:rFonts w:ascii="Aptos" w:hAnsi="Aptos"/>
                <w:b/>
                <w:color w:val="FFFFFF"/>
                <w:sz w:val="17"/>
                <w:rPrChange w:id="2812" w:author="Microsoft Word" w:date="2026-09-09T14:54:00Z" w16du:dateUtc="2026-09-09T13:54:00Z">
                  <w:rPr>
                    <w:b/>
                    <w:bCs/>
                    <w:color w:val="FFFFFF"/>
                    <w:sz w:val="18"/>
                    <w:szCs w:val="18"/>
                  </w:rPr>
                </w:rPrChange>
              </w:rPr>
              <w:t>Preferred approach</w:t>
            </w:r>
          </w:p>
        </w:tc>
      </w:tr>
      <w:tr w:rsidR="00C80DCC" w14:paraId="1027CBA5" w14:textId="77777777" w:rsidTr="00766A30">
        <w:tc>
          <w:tcPr>
            <w:tcW w:w="4390" w:type="dxa"/>
            <w:shd w:val="clear" w:color="auto" w:fill="FFFFFF"/>
            <w:tcMar>
              <w:top w:w="70" w:type="dxa"/>
              <w:left w:w="110" w:type="dxa"/>
              <w:bottom w:w="70" w:type="dxa"/>
              <w:right w:w="110" w:type="dxa"/>
            </w:tcMar>
            <w:vAlign w:val="center"/>
          </w:tcPr>
          <w:p w14:paraId="1DF27B83" w14:textId="77777777" w:rsidR="00C80DCC" w:rsidRPr="000D75C5" w:rsidRDefault="00C80DCC" w:rsidP="009A559C">
            <w:pPr>
              <w:spacing w:after="10" w:line="258" w:lineRule="auto"/>
              <w:rPr>
                <w:rFonts w:ascii="Aptos" w:hAnsi="Aptos"/>
                <w:sz w:val="17"/>
                <w:rPrChange w:id="2813" w:author="Microsoft Word" w:date="2026-09-09T14:54:00Z" w16du:dateUtc="2026-09-09T13:54:00Z">
                  <w:rPr/>
                </w:rPrChange>
              </w:rPr>
            </w:pPr>
            <w:r w:rsidRPr="000D75C5">
              <w:rPr>
                <w:rFonts w:ascii="Aptos" w:hAnsi="Aptos"/>
                <w:sz w:val="17"/>
                <w:rPrChange w:id="2814" w:author="Microsoft Word" w:date="2026-09-09T14:54:00Z" w16du:dateUtc="2026-09-09T13:54:00Z">
                  <w:rPr>
                    <w:sz w:val="18"/>
                    <w:szCs w:val="18"/>
                  </w:rPr>
                </w:rPrChange>
              </w:rPr>
              <w:t>Direct point-to-point connection between two systems</w:t>
            </w:r>
          </w:p>
        </w:tc>
        <w:tc>
          <w:tcPr>
            <w:tcW w:w="4970" w:type="dxa"/>
            <w:shd w:val="clear" w:color="auto" w:fill="FFFFFF"/>
            <w:tcMar>
              <w:top w:w="70" w:type="dxa"/>
              <w:left w:w="110" w:type="dxa"/>
              <w:bottom w:w="70" w:type="dxa"/>
              <w:right w:w="110" w:type="dxa"/>
            </w:tcMar>
            <w:vAlign w:val="center"/>
          </w:tcPr>
          <w:p w14:paraId="7A7907A9" w14:textId="77777777" w:rsidR="00C80DCC" w:rsidRPr="000D75C5" w:rsidRDefault="00C80DCC" w:rsidP="009A559C">
            <w:pPr>
              <w:spacing w:after="10" w:line="258" w:lineRule="auto"/>
              <w:rPr>
                <w:rFonts w:ascii="Aptos" w:hAnsi="Aptos"/>
                <w:sz w:val="17"/>
                <w:rPrChange w:id="2815" w:author="Microsoft Word" w:date="2026-09-09T14:54:00Z" w16du:dateUtc="2026-09-09T13:54:00Z">
                  <w:rPr/>
                </w:rPrChange>
              </w:rPr>
            </w:pPr>
            <w:r w:rsidRPr="000D75C5">
              <w:rPr>
                <w:rFonts w:ascii="Aptos" w:hAnsi="Aptos"/>
                <w:sz w:val="17"/>
                <w:rPrChange w:id="2816" w:author="Microsoft Word" w:date="2026-09-09T14:54:00Z" w16du:dateUtc="2026-09-09T13:54:00Z">
                  <w:rPr>
                    <w:sz w:val="18"/>
                    <w:szCs w:val="18"/>
                  </w:rPr>
                </w:rPrChange>
              </w:rPr>
              <w:t>Mediate through the platform using an approved pattern</w:t>
            </w:r>
          </w:p>
        </w:tc>
      </w:tr>
      <w:tr w:rsidR="00C80DCC" w14:paraId="0B18AD13" w14:textId="77777777" w:rsidTr="00766A30">
        <w:tc>
          <w:tcPr>
            <w:tcW w:w="4390" w:type="dxa"/>
            <w:shd w:val="clear" w:color="auto" w:fill="F4F6FA"/>
            <w:tcMar>
              <w:top w:w="70" w:type="dxa"/>
              <w:left w:w="110" w:type="dxa"/>
              <w:bottom w:w="70" w:type="dxa"/>
              <w:right w:w="110" w:type="dxa"/>
            </w:tcMar>
            <w:vAlign w:val="center"/>
          </w:tcPr>
          <w:p w14:paraId="61BC261F" w14:textId="77777777" w:rsidR="00C80DCC" w:rsidRPr="000D75C5" w:rsidRDefault="00C80DCC" w:rsidP="009A559C">
            <w:pPr>
              <w:spacing w:after="10" w:line="258" w:lineRule="auto"/>
              <w:rPr>
                <w:rFonts w:ascii="Aptos" w:hAnsi="Aptos"/>
                <w:sz w:val="17"/>
                <w:rPrChange w:id="2817" w:author="Microsoft Word" w:date="2026-09-09T14:54:00Z" w16du:dateUtc="2026-09-09T13:54:00Z">
                  <w:rPr/>
                </w:rPrChange>
              </w:rPr>
            </w:pPr>
            <w:r w:rsidRPr="000D75C5">
              <w:rPr>
                <w:rFonts w:ascii="Aptos" w:hAnsi="Aptos"/>
                <w:sz w:val="17"/>
                <w:rPrChange w:id="2818" w:author="Microsoft Word" w:date="2026-09-09T14:54:00Z" w16du:dateUtc="2026-09-09T13:54:00Z">
                  <w:rPr>
                    <w:sz w:val="18"/>
                    <w:szCs w:val="18"/>
                  </w:rPr>
                </w:rPrChange>
              </w:rPr>
              <w:t>Public exposure justified by a firewall alone</w:t>
            </w:r>
          </w:p>
        </w:tc>
        <w:tc>
          <w:tcPr>
            <w:tcW w:w="4970" w:type="dxa"/>
            <w:shd w:val="clear" w:color="auto" w:fill="F4F6FA"/>
            <w:tcMar>
              <w:top w:w="70" w:type="dxa"/>
              <w:left w:w="110" w:type="dxa"/>
              <w:bottom w:w="70" w:type="dxa"/>
              <w:right w:w="110" w:type="dxa"/>
            </w:tcMar>
            <w:vAlign w:val="center"/>
          </w:tcPr>
          <w:p w14:paraId="0A0F6169" w14:textId="77777777" w:rsidR="00C80DCC" w:rsidRPr="000D75C5" w:rsidRDefault="00C80DCC" w:rsidP="009A559C">
            <w:pPr>
              <w:spacing w:after="10" w:line="258" w:lineRule="auto"/>
              <w:rPr>
                <w:rFonts w:ascii="Aptos" w:hAnsi="Aptos"/>
                <w:sz w:val="17"/>
                <w:rPrChange w:id="2819" w:author="Microsoft Word" w:date="2026-09-09T14:54:00Z" w16du:dateUtc="2026-09-09T13:54:00Z">
                  <w:rPr/>
                </w:rPrChange>
              </w:rPr>
            </w:pPr>
            <w:r w:rsidRPr="000D75C5">
              <w:rPr>
                <w:rFonts w:ascii="Aptos" w:hAnsi="Aptos"/>
                <w:sz w:val="17"/>
                <w:rPrChange w:id="2820" w:author="Microsoft Word" w:date="2026-09-09T14:54:00Z" w16du:dateUtc="2026-09-09T13:54:00Z">
                  <w:rPr>
                    <w:sz w:val="18"/>
                    <w:szCs w:val="18"/>
                  </w:rPr>
                </w:rPrChange>
              </w:rPr>
              <w:t>Treat public exposure as an exception with approval and risk acceptance</w:t>
            </w:r>
          </w:p>
        </w:tc>
      </w:tr>
      <w:tr w:rsidR="00C80DCC" w14:paraId="235BB3ED" w14:textId="77777777" w:rsidTr="00766A30">
        <w:tc>
          <w:tcPr>
            <w:tcW w:w="4390" w:type="dxa"/>
            <w:shd w:val="clear" w:color="auto" w:fill="FFFFFF"/>
            <w:tcMar>
              <w:top w:w="70" w:type="dxa"/>
              <w:left w:w="110" w:type="dxa"/>
              <w:bottom w:w="70" w:type="dxa"/>
              <w:right w:w="110" w:type="dxa"/>
            </w:tcMar>
            <w:vAlign w:val="center"/>
          </w:tcPr>
          <w:p w14:paraId="4CB460A8" w14:textId="77777777" w:rsidR="00C80DCC" w:rsidRPr="000D75C5" w:rsidRDefault="00C80DCC" w:rsidP="009A559C">
            <w:pPr>
              <w:spacing w:after="10" w:line="258" w:lineRule="auto"/>
              <w:rPr>
                <w:rFonts w:ascii="Aptos" w:hAnsi="Aptos"/>
                <w:sz w:val="17"/>
                <w:rPrChange w:id="2821" w:author="Microsoft Word" w:date="2026-09-09T14:54:00Z" w16du:dateUtc="2026-09-09T13:54:00Z">
                  <w:rPr/>
                </w:rPrChange>
              </w:rPr>
            </w:pPr>
            <w:r w:rsidRPr="000D75C5">
              <w:rPr>
                <w:rFonts w:ascii="Aptos" w:hAnsi="Aptos"/>
                <w:sz w:val="17"/>
                <w:rPrChange w:id="2822" w:author="Microsoft Word" w:date="2026-09-09T14:54:00Z" w16du:dateUtc="2026-09-09T13:54:00Z">
                  <w:rPr>
                    <w:sz w:val="18"/>
                    <w:szCs w:val="18"/>
                  </w:rPr>
                </w:rPrChange>
              </w:rPr>
              <w:t>Timer-polling a source to simulate real-time</w:t>
            </w:r>
          </w:p>
        </w:tc>
        <w:tc>
          <w:tcPr>
            <w:tcW w:w="4970" w:type="dxa"/>
            <w:shd w:val="clear" w:color="auto" w:fill="FFFFFF"/>
            <w:tcMar>
              <w:top w:w="70" w:type="dxa"/>
              <w:left w:w="110" w:type="dxa"/>
              <w:bottom w:w="70" w:type="dxa"/>
              <w:right w:w="110" w:type="dxa"/>
            </w:tcMar>
            <w:vAlign w:val="center"/>
          </w:tcPr>
          <w:p w14:paraId="3EECF40F" w14:textId="77777777" w:rsidR="00C80DCC" w:rsidRPr="000D75C5" w:rsidRDefault="00C80DCC" w:rsidP="009A559C">
            <w:pPr>
              <w:spacing w:after="10" w:line="258" w:lineRule="auto"/>
              <w:rPr>
                <w:rFonts w:ascii="Aptos" w:hAnsi="Aptos"/>
                <w:sz w:val="17"/>
                <w:rPrChange w:id="2823" w:author="Microsoft Word" w:date="2026-09-09T14:54:00Z" w16du:dateUtc="2026-09-09T13:54:00Z">
                  <w:rPr/>
                </w:rPrChange>
              </w:rPr>
            </w:pPr>
            <w:r w:rsidRPr="000D75C5">
              <w:rPr>
                <w:rFonts w:ascii="Aptos" w:hAnsi="Aptos"/>
                <w:sz w:val="17"/>
                <w:rPrChange w:id="2824" w:author="Microsoft Word" w:date="2026-09-09T14:54:00Z" w16du:dateUtc="2026-09-09T13:54:00Z">
                  <w:rPr>
                    <w:sz w:val="18"/>
                    <w:szCs w:val="18"/>
                  </w:rPr>
                </w:rPrChange>
              </w:rPr>
              <w:t>React to an event, or use a scheduled trigger only where no event exists</w:t>
            </w:r>
          </w:p>
        </w:tc>
      </w:tr>
      <w:tr w:rsidR="00C80DCC" w14:paraId="129494B4" w14:textId="77777777" w:rsidTr="00766A30">
        <w:tc>
          <w:tcPr>
            <w:tcW w:w="4390" w:type="dxa"/>
            <w:shd w:val="clear" w:color="auto" w:fill="F4F6FA"/>
            <w:tcMar>
              <w:top w:w="70" w:type="dxa"/>
              <w:left w:w="110" w:type="dxa"/>
              <w:bottom w:w="70" w:type="dxa"/>
              <w:right w:w="110" w:type="dxa"/>
            </w:tcMar>
            <w:vAlign w:val="center"/>
          </w:tcPr>
          <w:p w14:paraId="101241B9" w14:textId="77777777" w:rsidR="00C80DCC" w:rsidRPr="000D75C5" w:rsidRDefault="00C80DCC" w:rsidP="009A559C">
            <w:pPr>
              <w:spacing w:after="10" w:line="258" w:lineRule="auto"/>
              <w:rPr>
                <w:rFonts w:ascii="Aptos" w:hAnsi="Aptos"/>
                <w:sz w:val="17"/>
                <w:rPrChange w:id="2825" w:author="Microsoft Word" w:date="2026-09-09T14:54:00Z" w16du:dateUtc="2026-09-09T13:54:00Z">
                  <w:rPr/>
                </w:rPrChange>
              </w:rPr>
            </w:pPr>
            <w:r w:rsidRPr="000D75C5">
              <w:rPr>
                <w:rFonts w:ascii="Aptos" w:hAnsi="Aptos"/>
                <w:sz w:val="17"/>
                <w:rPrChange w:id="2826" w:author="Microsoft Word" w:date="2026-09-09T14:54:00Z" w16du:dateUtc="2026-09-09T13:54:00Z">
                  <w:rPr>
                    <w:sz w:val="18"/>
                    <w:szCs w:val="18"/>
                  </w:rPr>
                </w:rPrChange>
              </w:rPr>
              <w:t>Long-lived SAS tokens for access</w:t>
            </w:r>
          </w:p>
        </w:tc>
        <w:tc>
          <w:tcPr>
            <w:tcW w:w="4970" w:type="dxa"/>
            <w:shd w:val="clear" w:color="auto" w:fill="F4F6FA"/>
            <w:tcMar>
              <w:top w:w="70" w:type="dxa"/>
              <w:left w:w="110" w:type="dxa"/>
              <w:bottom w:w="70" w:type="dxa"/>
              <w:right w:w="110" w:type="dxa"/>
            </w:tcMar>
            <w:vAlign w:val="center"/>
          </w:tcPr>
          <w:p w14:paraId="277019A5" w14:textId="77777777" w:rsidR="00C80DCC" w:rsidRPr="000D75C5" w:rsidRDefault="00C80DCC" w:rsidP="009A559C">
            <w:pPr>
              <w:spacing w:after="10" w:line="258" w:lineRule="auto"/>
              <w:rPr>
                <w:rFonts w:ascii="Aptos" w:hAnsi="Aptos"/>
                <w:sz w:val="17"/>
                <w:rPrChange w:id="2827" w:author="Microsoft Word" w:date="2026-09-09T14:54:00Z" w16du:dateUtc="2026-09-09T13:54:00Z">
                  <w:rPr/>
                </w:rPrChange>
              </w:rPr>
            </w:pPr>
            <w:r w:rsidRPr="000D75C5">
              <w:rPr>
                <w:rFonts w:ascii="Aptos" w:hAnsi="Aptos"/>
                <w:sz w:val="17"/>
                <w:rPrChange w:id="2828" w:author="Microsoft Word" w:date="2026-09-09T14:54:00Z" w16du:dateUtc="2026-09-09T13:54:00Z">
                  <w:rPr>
                    <w:sz w:val="18"/>
                    <w:szCs w:val="18"/>
                  </w:rPr>
                </w:rPrChange>
              </w:rPr>
              <w:t>Managed identity and OAuth 2.0, with the risk register where unavoidable</w:t>
            </w:r>
          </w:p>
        </w:tc>
      </w:tr>
      <w:tr w:rsidR="00C80DCC" w14:paraId="5FE4D12A" w14:textId="77777777" w:rsidTr="00766A30">
        <w:tc>
          <w:tcPr>
            <w:tcW w:w="4390" w:type="dxa"/>
            <w:shd w:val="clear" w:color="auto" w:fill="FFFFFF"/>
            <w:tcMar>
              <w:top w:w="70" w:type="dxa"/>
              <w:left w:w="110" w:type="dxa"/>
              <w:bottom w:w="70" w:type="dxa"/>
              <w:right w:w="110" w:type="dxa"/>
            </w:tcMar>
            <w:vAlign w:val="center"/>
          </w:tcPr>
          <w:p w14:paraId="691974FC" w14:textId="77777777" w:rsidR="00C80DCC" w:rsidRPr="000D75C5" w:rsidRDefault="00C80DCC" w:rsidP="009A559C">
            <w:pPr>
              <w:spacing w:after="10" w:line="258" w:lineRule="auto"/>
              <w:rPr>
                <w:rFonts w:ascii="Aptos" w:hAnsi="Aptos"/>
                <w:sz w:val="17"/>
                <w:rPrChange w:id="2829" w:author="Microsoft Word" w:date="2026-09-09T14:54:00Z" w16du:dateUtc="2026-09-09T13:54:00Z">
                  <w:rPr/>
                </w:rPrChange>
              </w:rPr>
            </w:pPr>
            <w:r w:rsidRPr="000D75C5">
              <w:rPr>
                <w:rFonts w:ascii="Aptos" w:hAnsi="Aptos"/>
                <w:sz w:val="17"/>
                <w:rPrChange w:id="2830" w:author="Microsoft Word" w:date="2026-09-09T14:54:00Z" w16du:dateUtc="2026-09-09T13:54:00Z">
                  <w:rPr>
                    <w:sz w:val="18"/>
                    <w:szCs w:val="18"/>
                  </w:rPr>
                </w:rPrChange>
              </w:rPr>
              <w:t>Large binary payloads on the message bus</w:t>
            </w:r>
          </w:p>
        </w:tc>
        <w:tc>
          <w:tcPr>
            <w:tcW w:w="4970" w:type="dxa"/>
            <w:shd w:val="clear" w:color="auto" w:fill="FFFFFF"/>
            <w:tcMar>
              <w:top w:w="70" w:type="dxa"/>
              <w:left w:w="110" w:type="dxa"/>
              <w:bottom w:w="70" w:type="dxa"/>
              <w:right w:w="110" w:type="dxa"/>
            </w:tcMar>
            <w:vAlign w:val="center"/>
          </w:tcPr>
          <w:p w14:paraId="10A9DF36" w14:textId="77777777" w:rsidR="00C80DCC" w:rsidRPr="000D75C5" w:rsidRDefault="00C80DCC" w:rsidP="009A559C">
            <w:pPr>
              <w:spacing w:after="10" w:line="258" w:lineRule="auto"/>
              <w:rPr>
                <w:rFonts w:ascii="Aptos" w:hAnsi="Aptos"/>
                <w:sz w:val="17"/>
                <w:rPrChange w:id="2831" w:author="Microsoft Word" w:date="2026-09-09T14:54:00Z" w16du:dateUtc="2026-09-09T13:54:00Z">
                  <w:rPr/>
                </w:rPrChange>
              </w:rPr>
            </w:pPr>
            <w:r w:rsidRPr="000D75C5">
              <w:rPr>
                <w:rFonts w:ascii="Aptos" w:hAnsi="Aptos"/>
                <w:sz w:val="17"/>
                <w:rPrChange w:id="2832" w:author="Microsoft Word" w:date="2026-09-09T14:54:00Z" w16du:dateUtc="2026-09-09T13:54:00Z">
                  <w:rPr>
                    <w:sz w:val="18"/>
                    <w:szCs w:val="18"/>
                  </w:rPr>
                </w:rPrChange>
              </w:rPr>
              <w:t>Claim-check, with the payload in storage and a reference on the bus</w:t>
            </w:r>
          </w:p>
        </w:tc>
      </w:tr>
      <w:tr w:rsidR="00C80DCC" w14:paraId="7BA8DA61" w14:textId="77777777" w:rsidTr="00766A30">
        <w:tc>
          <w:tcPr>
            <w:tcW w:w="4390" w:type="dxa"/>
            <w:shd w:val="clear" w:color="auto" w:fill="F4F6FA"/>
            <w:tcMar>
              <w:top w:w="70" w:type="dxa"/>
              <w:left w:w="110" w:type="dxa"/>
              <w:bottom w:w="70" w:type="dxa"/>
              <w:right w:w="110" w:type="dxa"/>
            </w:tcMar>
            <w:vAlign w:val="center"/>
          </w:tcPr>
          <w:p w14:paraId="68391B16" w14:textId="77777777" w:rsidR="00C80DCC" w:rsidRPr="000D75C5" w:rsidRDefault="00C80DCC" w:rsidP="009A559C">
            <w:pPr>
              <w:spacing w:after="10" w:line="258" w:lineRule="auto"/>
              <w:rPr>
                <w:rFonts w:ascii="Aptos" w:hAnsi="Aptos"/>
                <w:sz w:val="17"/>
                <w:rPrChange w:id="2833" w:author="Microsoft Word" w:date="2026-09-09T14:54:00Z" w16du:dateUtc="2026-09-09T13:54:00Z">
                  <w:rPr/>
                </w:rPrChange>
              </w:rPr>
            </w:pPr>
            <w:r w:rsidRPr="000D75C5">
              <w:rPr>
                <w:rFonts w:ascii="Aptos" w:hAnsi="Aptos"/>
                <w:sz w:val="17"/>
                <w:rPrChange w:id="2834" w:author="Microsoft Word" w:date="2026-09-09T14:54:00Z" w16du:dateUtc="2026-09-09T13:54:00Z">
                  <w:rPr>
                    <w:sz w:val="18"/>
                    <w:szCs w:val="18"/>
                  </w:rPr>
                </w:rPrChange>
              </w:rPr>
              <w:t>Business logic embedded in gateway policy</w:t>
            </w:r>
          </w:p>
        </w:tc>
        <w:tc>
          <w:tcPr>
            <w:tcW w:w="4970" w:type="dxa"/>
            <w:shd w:val="clear" w:color="auto" w:fill="F4F6FA"/>
            <w:tcMar>
              <w:top w:w="70" w:type="dxa"/>
              <w:left w:w="110" w:type="dxa"/>
              <w:bottom w:w="70" w:type="dxa"/>
              <w:right w:w="110" w:type="dxa"/>
            </w:tcMar>
            <w:vAlign w:val="center"/>
          </w:tcPr>
          <w:p w14:paraId="71D10B3B" w14:textId="77777777" w:rsidR="00C80DCC" w:rsidRPr="000D75C5" w:rsidRDefault="00C80DCC" w:rsidP="009A559C">
            <w:pPr>
              <w:spacing w:after="10" w:line="258" w:lineRule="auto"/>
              <w:rPr>
                <w:rFonts w:ascii="Aptos" w:hAnsi="Aptos"/>
                <w:sz w:val="17"/>
                <w:rPrChange w:id="2835" w:author="Microsoft Word" w:date="2026-09-09T14:54:00Z" w16du:dateUtc="2026-09-09T13:54:00Z">
                  <w:rPr/>
                </w:rPrChange>
              </w:rPr>
            </w:pPr>
            <w:r w:rsidRPr="000D75C5">
              <w:rPr>
                <w:rFonts w:ascii="Aptos" w:hAnsi="Aptos"/>
                <w:sz w:val="17"/>
                <w:rPrChange w:id="2836" w:author="Microsoft Word" w:date="2026-09-09T14:54:00Z" w16du:dateUtc="2026-09-09T13:54:00Z">
                  <w:rPr>
                    <w:sz w:val="18"/>
                    <w:szCs w:val="18"/>
                  </w:rPr>
                </w:rPrChange>
              </w:rPr>
              <w:t>Keep logic in Functions, and keep the gateway to mediation</w:t>
            </w:r>
          </w:p>
        </w:tc>
      </w:tr>
      <w:tr w:rsidR="00C80DCC" w14:paraId="47B2B8AF" w14:textId="77777777" w:rsidTr="00766A30">
        <w:tc>
          <w:tcPr>
            <w:tcW w:w="4390" w:type="dxa"/>
            <w:shd w:val="clear" w:color="auto" w:fill="FFFFFF"/>
            <w:tcMar>
              <w:top w:w="70" w:type="dxa"/>
              <w:left w:w="110" w:type="dxa"/>
              <w:bottom w:w="70" w:type="dxa"/>
              <w:right w:w="110" w:type="dxa"/>
            </w:tcMar>
            <w:vAlign w:val="center"/>
          </w:tcPr>
          <w:p w14:paraId="17CEB680" w14:textId="77777777" w:rsidR="00C80DCC" w:rsidRPr="000D75C5" w:rsidRDefault="00C80DCC" w:rsidP="009A559C">
            <w:pPr>
              <w:spacing w:after="10" w:line="258" w:lineRule="auto"/>
              <w:rPr>
                <w:rFonts w:ascii="Aptos" w:hAnsi="Aptos"/>
                <w:sz w:val="17"/>
                <w:rPrChange w:id="2837" w:author="Microsoft Word" w:date="2026-09-09T14:54:00Z" w16du:dateUtc="2026-09-09T13:54:00Z">
                  <w:rPr/>
                </w:rPrChange>
              </w:rPr>
            </w:pPr>
            <w:r w:rsidRPr="000D75C5">
              <w:rPr>
                <w:rFonts w:ascii="Aptos" w:hAnsi="Aptos"/>
                <w:sz w:val="17"/>
                <w:rPrChange w:id="2838" w:author="Microsoft Word" w:date="2026-09-09T14:54:00Z" w16du:dateUtc="2026-09-09T13:54:00Z">
                  <w:rPr>
                    <w:sz w:val="18"/>
                    <w:szCs w:val="18"/>
                  </w:rPr>
                </w:rPrChange>
              </w:rPr>
              <w:t>Distributed transactions across services</w:t>
            </w:r>
          </w:p>
        </w:tc>
        <w:tc>
          <w:tcPr>
            <w:tcW w:w="4970" w:type="dxa"/>
            <w:shd w:val="clear" w:color="auto" w:fill="FFFFFF"/>
            <w:tcMar>
              <w:top w:w="70" w:type="dxa"/>
              <w:left w:w="110" w:type="dxa"/>
              <w:bottom w:w="70" w:type="dxa"/>
              <w:right w:w="110" w:type="dxa"/>
            </w:tcMar>
            <w:vAlign w:val="center"/>
          </w:tcPr>
          <w:p w14:paraId="703BF855" w14:textId="77777777" w:rsidR="00C80DCC" w:rsidRPr="000D75C5" w:rsidRDefault="00C80DCC" w:rsidP="009A559C">
            <w:pPr>
              <w:spacing w:after="10" w:line="258" w:lineRule="auto"/>
              <w:rPr>
                <w:rFonts w:ascii="Aptos" w:hAnsi="Aptos"/>
                <w:sz w:val="17"/>
                <w:rPrChange w:id="2839" w:author="Microsoft Word" w:date="2026-09-09T14:54:00Z" w16du:dateUtc="2026-09-09T13:54:00Z">
                  <w:rPr/>
                </w:rPrChange>
              </w:rPr>
            </w:pPr>
            <w:r w:rsidRPr="000D75C5">
              <w:rPr>
                <w:rFonts w:ascii="Aptos" w:hAnsi="Aptos"/>
                <w:sz w:val="17"/>
                <w:rPrChange w:id="2840" w:author="Microsoft Word" w:date="2026-09-09T14:54:00Z" w16du:dateUtc="2026-09-09T13:54:00Z">
                  <w:rPr>
                    <w:sz w:val="18"/>
                    <w:szCs w:val="18"/>
                  </w:rPr>
                </w:rPrChange>
              </w:rPr>
              <w:t>Orchestrated compensation owned by the process</w:t>
            </w:r>
          </w:p>
        </w:tc>
      </w:tr>
      <w:tr w:rsidR="00C80DCC" w14:paraId="2D78102A" w14:textId="77777777" w:rsidTr="00766A30">
        <w:tc>
          <w:tcPr>
            <w:tcW w:w="4390" w:type="dxa"/>
            <w:shd w:val="clear" w:color="auto" w:fill="F4F6FA"/>
            <w:tcMar>
              <w:top w:w="70" w:type="dxa"/>
              <w:left w:w="110" w:type="dxa"/>
              <w:bottom w:w="70" w:type="dxa"/>
              <w:right w:w="110" w:type="dxa"/>
            </w:tcMar>
            <w:vAlign w:val="center"/>
          </w:tcPr>
          <w:p w14:paraId="2E63E951" w14:textId="77777777" w:rsidR="00C80DCC" w:rsidRPr="000D75C5" w:rsidRDefault="00C80DCC" w:rsidP="009A559C">
            <w:pPr>
              <w:spacing w:after="10" w:line="258" w:lineRule="auto"/>
              <w:rPr>
                <w:rFonts w:ascii="Aptos" w:hAnsi="Aptos"/>
                <w:sz w:val="17"/>
                <w:rPrChange w:id="2841" w:author="Microsoft Word" w:date="2026-09-09T14:54:00Z" w16du:dateUtc="2026-09-09T13:54:00Z">
                  <w:rPr/>
                </w:rPrChange>
              </w:rPr>
            </w:pPr>
            <w:r w:rsidRPr="000D75C5">
              <w:rPr>
                <w:rFonts w:ascii="Aptos" w:hAnsi="Aptos"/>
                <w:sz w:val="17"/>
                <w:rPrChange w:id="2842" w:author="Microsoft Word" w:date="2026-09-09T14:54:00Z" w16du:dateUtc="2026-09-09T13:54:00Z">
                  <w:rPr>
                    <w:sz w:val="18"/>
                    <w:szCs w:val="18"/>
                  </w:rPr>
                </w:rPrChange>
              </w:rPr>
              <w:t>Secrets in configuration or code</w:t>
            </w:r>
          </w:p>
        </w:tc>
        <w:tc>
          <w:tcPr>
            <w:tcW w:w="4970" w:type="dxa"/>
            <w:shd w:val="clear" w:color="auto" w:fill="F4F6FA"/>
            <w:tcMar>
              <w:top w:w="70" w:type="dxa"/>
              <w:left w:w="110" w:type="dxa"/>
              <w:bottom w:w="70" w:type="dxa"/>
              <w:right w:w="110" w:type="dxa"/>
            </w:tcMar>
            <w:vAlign w:val="center"/>
          </w:tcPr>
          <w:p w14:paraId="49FA96CD" w14:textId="77777777" w:rsidR="00C80DCC" w:rsidRPr="000D75C5" w:rsidRDefault="00C80DCC" w:rsidP="009A559C">
            <w:pPr>
              <w:spacing w:after="10" w:line="258" w:lineRule="auto"/>
              <w:rPr>
                <w:rFonts w:ascii="Aptos" w:hAnsi="Aptos"/>
                <w:sz w:val="17"/>
                <w:rPrChange w:id="2843" w:author="Microsoft Word" w:date="2026-09-09T14:54:00Z" w16du:dateUtc="2026-09-09T13:54:00Z">
                  <w:rPr/>
                </w:rPrChange>
              </w:rPr>
            </w:pPr>
            <w:r w:rsidRPr="000D75C5">
              <w:rPr>
                <w:rFonts w:ascii="Aptos" w:hAnsi="Aptos"/>
                <w:sz w:val="17"/>
                <w:rPrChange w:id="2844" w:author="Microsoft Word" w:date="2026-09-09T14:54:00Z" w16du:dateUtc="2026-09-09T13:54:00Z">
                  <w:rPr>
                    <w:sz w:val="18"/>
                    <w:szCs w:val="18"/>
                  </w:rPr>
                </w:rPrChange>
              </w:rPr>
              <w:t>Key Vault references and privileged access management</w:t>
            </w:r>
          </w:p>
        </w:tc>
      </w:tr>
    </w:tbl>
    <w:p w14:paraId="2E6653D7" w14:textId="77777777" w:rsidR="0095094A" w:rsidRDefault="0095094A">
      <w:pPr>
        <w:spacing w:after="150"/>
      </w:pPr>
    </w:p>
    <w:p w14:paraId="05899DA8" w14:textId="6C8A16AF" w:rsidR="002B44A0" w:rsidRPr="00C97173" w:rsidRDefault="00331A53" w:rsidP="002B44A0">
      <w:pPr>
        <w:pStyle w:val="Heading1"/>
        <w:rPr>
          <w:sz w:val="36"/>
          <w:rPrChange w:id="2845" w:author="Microsoft Word" w:date="2026-09-09T14:54:00Z" w16du:dateUtc="2026-09-09T13:54:00Z">
            <w:rPr/>
          </w:rPrChange>
        </w:rPr>
      </w:pPr>
      <w:bookmarkStart w:id="2846" w:name="_10._Data_Platform"/>
      <w:bookmarkStart w:id="2847" w:name="_Toc239421380"/>
      <w:bookmarkStart w:id="2848" w:name="_Toc239852327"/>
      <w:bookmarkStart w:id="2849" w:name="_Toc239899900"/>
      <w:bookmarkEnd w:id="2846"/>
      <w:r>
        <w:rPr>
          <w:sz w:val="36"/>
        </w:rPr>
        <w:t>8</w:t>
      </w:r>
      <w:r w:rsidR="002B44A0" w:rsidRPr="00C97173">
        <w:rPr>
          <w:sz w:val="36"/>
          <w:rPrChange w:id="2850" w:author="Microsoft Word" w:date="2026-09-09T14:54:00Z" w16du:dateUtc="2026-09-09T13:54:00Z">
            <w:rPr/>
          </w:rPrChange>
        </w:rPr>
        <w:t>. Data Platform Position and Guardrails</w:t>
      </w:r>
      <w:bookmarkEnd w:id="2847"/>
      <w:bookmarkEnd w:id="2848"/>
      <w:bookmarkEnd w:id="2849"/>
    </w:p>
    <w:p w14:paraId="0B71E8D6" w14:textId="6024D80E" w:rsidR="002B44A0" w:rsidRDefault="00331A53" w:rsidP="002B44A0">
      <w:pPr>
        <w:pStyle w:val="Heading2"/>
        <w:rPr>
          <w:rFonts w:ascii="Calibri heading" w:hAnsi="Calibri heading"/>
          <w:b/>
          <w:color w:val="2E5496"/>
          <w:sz w:val="28"/>
          <w:lang w:val="en-US"/>
        </w:rPr>
      </w:pPr>
      <w:bookmarkStart w:id="2851" w:name="_Toc239421381"/>
      <w:bookmarkStart w:id="2852" w:name="_Toc239852328"/>
      <w:bookmarkStart w:id="2853" w:name="_Toc239899901"/>
      <w:r>
        <w:rPr>
          <w:rFonts w:ascii="Calibri heading" w:hAnsi="Calibri heading"/>
          <w:b/>
          <w:color w:val="2E5496"/>
          <w:sz w:val="28"/>
          <w:lang w:val="en-US"/>
        </w:rPr>
        <w:t>8</w:t>
      </w:r>
      <w:r w:rsidR="002B44A0" w:rsidRPr="000D1E23">
        <w:rPr>
          <w:rFonts w:ascii="Calibri heading" w:hAnsi="Calibri heading"/>
          <w:b/>
          <w:color w:val="2E5496"/>
          <w:sz w:val="28"/>
          <w:lang w:val="en-US"/>
          <w:rPrChange w:id="2854" w:author="Microsoft Word" w:date="2026-09-09T14:54:00Z" w16du:dateUtc="2026-09-09T13:54:00Z">
            <w:rPr/>
          </w:rPrChange>
        </w:rPr>
        <w:t>.1 Core Position</w:t>
      </w:r>
      <w:bookmarkEnd w:id="2851"/>
      <w:bookmarkEnd w:id="2852"/>
      <w:bookmarkEnd w:id="2853"/>
    </w:p>
    <w:p w14:paraId="62476E78" w14:textId="77777777" w:rsidR="00642B2F" w:rsidRPr="00642B2F" w:rsidRDefault="00642B2F" w:rsidP="00642B2F">
      <w:pPr>
        <w:rPr>
          <w:lang w:val="en-US"/>
          <w:rPrChange w:id="2855" w:author="Microsoft Word" w:date="2026-09-09T14:02:00Z" w16du:dateUtc="2026-09-09T13:02:00Z">
            <w:rPr/>
          </w:rPrChange>
        </w:rPr>
      </w:pPr>
    </w:p>
    <w:p w14:paraId="2BFE1310" w14:textId="4A7CF6A9" w:rsidR="002B44A0" w:rsidRDefault="002B44A0" w:rsidP="002B44A0">
      <w:pPr>
        <w:spacing w:after="120" w:line="278" w:lineRule="auto"/>
      </w:pPr>
      <w:r w:rsidRPr="000D75C5">
        <w:rPr>
          <w:rFonts w:ascii="Aptos" w:hAnsi="Aptos"/>
          <w:sz w:val="18"/>
          <w:rPrChange w:id="2856" w:author="Microsoft Word" w:date="2026-09-09T14:54:00Z" w16du:dateUtc="2026-09-09T13:54:00Z">
            <w:rPr/>
          </w:rPrChange>
        </w:rPr>
        <w:t xml:space="preserve">The data platform is owned by the data team and is not a general integration endpoint. The </w:t>
      </w:r>
      <w:r w:rsidR="00A22181" w:rsidRPr="000D75C5">
        <w:rPr>
          <w:rFonts w:ascii="Aptos" w:hAnsi="Aptos"/>
          <w:sz w:val="18"/>
          <w:lang w:val="en-GB"/>
          <w:rPrChange w:id="2857" w:author="Microsoft Word" w:date="2026-09-09T14:54:00Z" w16du:dateUtc="2026-09-09T13:54:00Z">
            <w:rPr>
              <w:lang w:val="en-GB"/>
            </w:rPr>
          </w:rPrChange>
        </w:rPr>
        <w:t>System Integration framework</w:t>
      </w:r>
      <w:r w:rsidR="00A22181" w:rsidRPr="000D75C5" w:rsidDel="00A22181">
        <w:rPr>
          <w:rFonts w:ascii="Aptos" w:hAnsi="Aptos"/>
          <w:sz w:val="18"/>
          <w:rPrChange w:id="2858" w:author="Microsoft Word" w:date="2026-09-09T14:54:00Z" w16du:dateUtc="2026-09-09T13:54:00Z">
            <w:rPr/>
          </w:rPrChange>
        </w:rPr>
        <w:t xml:space="preserve"> </w:t>
      </w:r>
      <w:r w:rsidR="00F328B3" w:rsidRPr="00F328B3">
        <w:rPr>
          <w:rFonts w:ascii="Aptos" w:hAnsi="Aptos"/>
          <w:sz w:val="18"/>
        </w:rPr>
        <w:t>interacts</w:t>
      </w:r>
      <w:r w:rsidR="00C24713" w:rsidRPr="000D75C5">
        <w:rPr>
          <w:rFonts w:ascii="Aptos" w:hAnsi="Aptos"/>
          <w:sz w:val="18"/>
          <w:rPrChange w:id="2859" w:author="Microsoft Word" w:date="2026-09-09T14:54:00Z" w16du:dateUtc="2026-09-09T13:54:00Z">
            <w:rPr/>
          </w:rPrChange>
        </w:rPr>
        <w:t xml:space="preserve"> with data platform </w:t>
      </w:r>
      <w:r w:rsidRPr="000D75C5">
        <w:rPr>
          <w:rFonts w:ascii="Aptos" w:hAnsi="Aptos"/>
          <w:sz w:val="18"/>
          <w:rPrChange w:id="2860" w:author="Microsoft Word" w:date="2026-09-09T14:54:00Z" w16du:dateUtc="2026-09-09T13:54:00Z">
            <w:rPr/>
          </w:rPrChange>
        </w:rPr>
        <w:t xml:space="preserve">at two governed hand-offs only, a push into the </w:t>
      </w:r>
      <w:r w:rsidR="00C24713" w:rsidRPr="000D75C5">
        <w:rPr>
          <w:rFonts w:ascii="Aptos" w:hAnsi="Aptos"/>
          <w:sz w:val="18"/>
          <w:rPrChange w:id="2861" w:author="Microsoft Word" w:date="2026-09-09T14:54:00Z" w16du:dateUtc="2026-09-09T13:54:00Z">
            <w:rPr/>
          </w:rPrChange>
        </w:rPr>
        <w:t xml:space="preserve">Data </w:t>
      </w:r>
      <w:r w:rsidRPr="000D75C5">
        <w:rPr>
          <w:rFonts w:ascii="Aptos" w:hAnsi="Aptos"/>
          <w:sz w:val="18"/>
          <w:rPrChange w:id="2862" w:author="Microsoft Word" w:date="2026-09-09T14:54:00Z" w16du:dateUtc="2026-09-09T13:54:00Z">
            <w:rPr/>
          </w:rPrChange>
        </w:rPr>
        <w:t xml:space="preserve">platform and a curated </w:t>
      </w:r>
      <w:r w:rsidR="00C24713" w:rsidRPr="000D75C5">
        <w:rPr>
          <w:rFonts w:ascii="Aptos" w:hAnsi="Aptos"/>
          <w:sz w:val="18"/>
          <w:rPrChange w:id="2863" w:author="Microsoft Word" w:date="2026-09-09T14:54:00Z" w16du:dateUtc="2026-09-09T13:54:00Z">
            <w:rPr/>
          </w:rPrChange>
        </w:rPr>
        <w:t xml:space="preserve">data to be </w:t>
      </w:r>
      <w:r w:rsidRPr="000D75C5">
        <w:rPr>
          <w:rFonts w:ascii="Aptos" w:hAnsi="Aptos"/>
          <w:sz w:val="18"/>
          <w:rPrChange w:id="2864" w:author="Microsoft Word" w:date="2026-09-09T14:54:00Z" w16du:dateUtc="2026-09-09T13:54:00Z">
            <w:rPr/>
          </w:rPrChange>
        </w:rPr>
        <w:t>consume from it. Bulk movement and transformation remain inside the data platform. This boundary keeps operational integration and analytical data cleanly separated and governed</w:t>
      </w:r>
      <w:r>
        <w:t>.</w:t>
      </w:r>
    </w:p>
    <w:p w14:paraId="4D2E24ED" w14:textId="2D08B114" w:rsidR="002B44A0" w:rsidRDefault="004C24AC" w:rsidP="002B44A0">
      <w:pPr>
        <w:pStyle w:val="Heading2"/>
        <w:rPr>
          <w:rFonts w:ascii="Calibri heading" w:hAnsi="Calibri heading"/>
          <w:b/>
          <w:color w:val="2E5496"/>
          <w:sz w:val="28"/>
          <w:lang w:val="en-US"/>
        </w:rPr>
      </w:pPr>
      <w:bookmarkStart w:id="2865" w:name="_Toc239421382"/>
      <w:bookmarkStart w:id="2866" w:name="_Toc239852329"/>
      <w:bookmarkStart w:id="2867" w:name="_Toc239899902"/>
      <w:r>
        <w:rPr>
          <w:rFonts w:ascii="Calibri heading" w:hAnsi="Calibri heading"/>
          <w:b/>
          <w:color w:val="2E5496"/>
          <w:sz w:val="28"/>
          <w:lang w:val="en-US"/>
        </w:rPr>
        <w:t>8</w:t>
      </w:r>
      <w:r w:rsidR="002B44A0" w:rsidRPr="000D1E23">
        <w:rPr>
          <w:rFonts w:ascii="Calibri heading" w:hAnsi="Calibri heading"/>
          <w:b/>
          <w:color w:val="2E5496"/>
          <w:sz w:val="28"/>
          <w:lang w:val="en-US"/>
          <w:rPrChange w:id="2868" w:author="Microsoft Word" w:date="2026-09-09T14:54:00Z" w16du:dateUtc="2026-09-09T13:54:00Z">
            <w:rPr/>
          </w:rPrChange>
        </w:rPr>
        <w:t>.2 Appropriate Uses</w:t>
      </w:r>
      <w:bookmarkEnd w:id="2865"/>
      <w:bookmarkEnd w:id="2866"/>
      <w:bookmarkEnd w:id="2867"/>
    </w:p>
    <w:p w14:paraId="76A45640" w14:textId="77777777" w:rsidR="00642B2F" w:rsidRPr="00642B2F" w:rsidRDefault="00642B2F" w:rsidP="00642B2F">
      <w:pPr>
        <w:rPr>
          <w:lang w:val="en-US"/>
          <w:rPrChange w:id="2869" w:author="Microsoft Word" w:date="2026-09-09T14:02:00Z" w16du:dateUtc="2026-09-09T13:02:00Z">
            <w:rPr/>
          </w:rPrChange>
        </w:rPr>
      </w:pPr>
    </w:p>
    <w:p w14:paraId="1FAF398B" w14:textId="2B9A02A4" w:rsidR="00633D91" w:rsidRPr="000D75C5" w:rsidRDefault="002B44A0" w:rsidP="003B7574">
      <w:pPr>
        <w:spacing w:after="46" w:line="270" w:lineRule="auto"/>
        <w:rPr>
          <w:rFonts w:ascii="Aptos" w:hAnsi="Aptos"/>
          <w:sz w:val="18"/>
          <w:rPrChange w:id="2870" w:author="Microsoft Word" w:date="2026-09-09T14:54:00Z" w16du:dateUtc="2026-09-09T13:54:00Z">
            <w:rPr/>
          </w:rPrChange>
        </w:rPr>
      </w:pPr>
      <w:r w:rsidRPr="000D75C5">
        <w:rPr>
          <w:rFonts w:ascii="Aptos" w:hAnsi="Aptos"/>
          <w:sz w:val="18"/>
          <w:rPrChange w:id="2871" w:author="Microsoft Word" w:date="2026-09-09T14:54:00Z" w16du:dateUtc="2026-09-09T13:54:00Z">
            <w:rPr/>
          </w:rPrChange>
        </w:rPr>
        <w:t>Landing operational data into the platform for analytics and reporting</w:t>
      </w:r>
      <w:r w:rsidR="00C94B9B" w:rsidRPr="000D75C5">
        <w:rPr>
          <w:rFonts w:ascii="Aptos" w:hAnsi="Aptos"/>
          <w:sz w:val="18"/>
          <w:rPrChange w:id="2872" w:author="Microsoft Word" w:date="2026-09-09T14:54:00Z" w16du:dateUtc="2026-09-09T13:54:00Z">
            <w:rPr/>
          </w:rPrChange>
        </w:rPr>
        <w:t>.</w:t>
      </w:r>
    </w:p>
    <w:p w14:paraId="149CEF8F" w14:textId="33B115B1" w:rsidR="00633D91" w:rsidRPr="000D75C5" w:rsidRDefault="002B44A0" w:rsidP="003B7574">
      <w:pPr>
        <w:spacing w:after="46" w:line="270" w:lineRule="auto"/>
        <w:rPr>
          <w:rFonts w:ascii="Aptos" w:hAnsi="Aptos"/>
          <w:sz w:val="18"/>
          <w:rPrChange w:id="2873" w:author="Microsoft Word" w:date="2026-09-09T14:54:00Z" w16du:dateUtc="2026-09-09T13:54:00Z">
            <w:rPr/>
          </w:rPrChange>
        </w:rPr>
      </w:pPr>
      <w:r w:rsidRPr="000D75C5">
        <w:rPr>
          <w:rFonts w:ascii="Aptos" w:hAnsi="Aptos"/>
          <w:sz w:val="18"/>
          <w:rPrChange w:id="2874" w:author="Microsoft Word" w:date="2026-09-09T14:54:00Z" w16du:dateUtc="2026-09-09T13:54:00Z">
            <w:rPr/>
          </w:rPrChange>
        </w:rPr>
        <w:t>Serving a curated, read-only dataset back to an operational consumer through the platform's serving layer</w:t>
      </w:r>
      <w:r w:rsidR="00C94B9B" w:rsidRPr="000D75C5">
        <w:rPr>
          <w:rFonts w:ascii="Aptos" w:hAnsi="Aptos"/>
          <w:sz w:val="18"/>
          <w:rPrChange w:id="2875" w:author="Microsoft Word" w:date="2026-09-09T14:54:00Z" w16du:dateUtc="2026-09-09T13:54:00Z">
            <w:rPr/>
          </w:rPrChange>
        </w:rPr>
        <w:t>.</w:t>
      </w:r>
    </w:p>
    <w:p w14:paraId="4A104059" w14:textId="306B237F" w:rsidR="002B44A0" w:rsidRDefault="002B44A0" w:rsidP="003B7574">
      <w:pPr>
        <w:spacing w:after="46" w:line="270" w:lineRule="auto"/>
        <w:rPr>
          <w:rFonts w:ascii="Aptos" w:hAnsi="Aptos"/>
          <w:sz w:val="18"/>
        </w:rPr>
      </w:pPr>
      <w:r w:rsidRPr="000D75C5">
        <w:rPr>
          <w:rFonts w:ascii="Aptos" w:hAnsi="Aptos"/>
          <w:sz w:val="18"/>
          <w:rPrChange w:id="2876" w:author="Microsoft Word" w:date="2026-09-09T14:54:00Z" w16du:dateUtc="2026-09-09T13:54:00Z">
            <w:rPr/>
          </w:rPrChange>
        </w:rPr>
        <w:t>Streaming high-volume telemetry into the platform for downstream processing.</w:t>
      </w:r>
    </w:p>
    <w:p w14:paraId="14D43597" w14:textId="77777777" w:rsidR="00642B2F" w:rsidRPr="000D75C5" w:rsidRDefault="00642B2F" w:rsidP="003B7574">
      <w:pPr>
        <w:spacing w:after="46" w:line="270" w:lineRule="auto"/>
        <w:rPr>
          <w:rFonts w:ascii="Aptos" w:hAnsi="Aptos"/>
          <w:sz w:val="18"/>
          <w:rPrChange w:id="2877" w:author="Microsoft Word" w:date="2026-09-09T14:02:00Z" w16du:dateUtc="2026-09-09T13:02:00Z">
            <w:rPr/>
          </w:rPrChange>
        </w:rPr>
      </w:pPr>
    </w:p>
    <w:p w14:paraId="6C81744A" w14:textId="1ED9535F" w:rsidR="002B44A0" w:rsidRDefault="004C24AC" w:rsidP="002B44A0">
      <w:pPr>
        <w:pStyle w:val="Heading2"/>
        <w:rPr>
          <w:rFonts w:ascii="Calibri heading" w:hAnsi="Calibri heading"/>
          <w:b/>
          <w:color w:val="2E5496"/>
          <w:sz w:val="28"/>
          <w:lang w:val="en-US"/>
        </w:rPr>
      </w:pPr>
      <w:bookmarkStart w:id="2878" w:name="_Toc239421383"/>
      <w:bookmarkStart w:id="2879" w:name="_Toc239852330"/>
      <w:bookmarkStart w:id="2880" w:name="_Toc239899903"/>
      <w:r>
        <w:rPr>
          <w:rFonts w:ascii="Calibri heading" w:hAnsi="Calibri heading"/>
          <w:b/>
          <w:color w:val="2E5496"/>
          <w:sz w:val="28"/>
          <w:lang w:val="en-US"/>
        </w:rPr>
        <w:t>8</w:t>
      </w:r>
      <w:r w:rsidR="002B44A0" w:rsidRPr="000D1E23">
        <w:rPr>
          <w:rFonts w:ascii="Calibri heading" w:hAnsi="Calibri heading"/>
          <w:b/>
          <w:color w:val="2E5496"/>
          <w:sz w:val="28"/>
          <w:lang w:val="en-US"/>
          <w:rPrChange w:id="2881" w:author="Microsoft Word" w:date="2026-09-09T14:54:00Z" w16du:dateUtc="2026-09-09T13:54:00Z">
            <w:rPr/>
          </w:rPrChange>
        </w:rPr>
        <w:t>.3 Inappropriate Uses</w:t>
      </w:r>
      <w:bookmarkEnd w:id="2878"/>
      <w:bookmarkEnd w:id="2879"/>
      <w:bookmarkEnd w:id="2880"/>
    </w:p>
    <w:p w14:paraId="251EF9F3" w14:textId="77777777" w:rsidR="00642B2F" w:rsidRPr="00642B2F" w:rsidRDefault="00642B2F" w:rsidP="00642B2F">
      <w:pPr>
        <w:rPr>
          <w:lang w:val="en-US"/>
          <w:rPrChange w:id="2882" w:author="Microsoft Word" w:date="2026-09-09T14:02:00Z" w16du:dateUtc="2026-09-09T13:02:00Z">
            <w:rPr/>
          </w:rPrChange>
        </w:rPr>
      </w:pPr>
    </w:p>
    <w:p w14:paraId="3D57328B" w14:textId="77777777" w:rsidR="002B44A0" w:rsidRPr="000D75C5" w:rsidRDefault="002B44A0" w:rsidP="003B7574">
      <w:pPr>
        <w:spacing w:after="46" w:line="270" w:lineRule="auto"/>
        <w:rPr>
          <w:rFonts w:ascii="Aptos" w:hAnsi="Aptos"/>
          <w:sz w:val="18"/>
          <w:rPrChange w:id="2883" w:author="Microsoft Word" w:date="2026-09-09T14:54:00Z" w16du:dateUtc="2026-09-09T13:54:00Z">
            <w:rPr/>
          </w:rPrChange>
        </w:rPr>
      </w:pPr>
      <w:r w:rsidRPr="000D75C5">
        <w:rPr>
          <w:rFonts w:ascii="Aptos" w:hAnsi="Aptos"/>
          <w:sz w:val="18"/>
          <w:rPrChange w:id="2884" w:author="Microsoft Word" w:date="2026-09-09T14:54:00Z" w16du:dateUtc="2026-09-09T13:54:00Z">
            <w:rPr/>
          </w:rPrChange>
        </w:rPr>
        <w:t>Treating Snowflake as an operational source of truth for live transactions.</w:t>
      </w:r>
    </w:p>
    <w:p w14:paraId="553ADB7B" w14:textId="77777777" w:rsidR="002B44A0" w:rsidRPr="000D75C5" w:rsidRDefault="002B44A0" w:rsidP="003B7574">
      <w:pPr>
        <w:spacing w:after="46" w:line="270" w:lineRule="auto"/>
        <w:rPr>
          <w:rFonts w:ascii="Aptos" w:hAnsi="Aptos"/>
          <w:sz w:val="18"/>
          <w:rPrChange w:id="2885" w:author="Microsoft Word" w:date="2026-09-09T14:54:00Z" w16du:dateUtc="2026-09-09T13:54:00Z">
            <w:rPr/>
          </w:rPrChange>
        </w:rPr>
      </w:pPr>
      <w:r w:rsidRPr="000D75C5">
        <w:rPr>
          <w:rFonts w:ascii="Aptos" w:hAnsi="Aptos"/>
          <w:sz w:val="18"/>
          <w:rPrChange w:id="2886" w:author="Microsoft Word" w:date="2026-09-09T14:54:00Z" w16du:dateUtc="2026-09-09T13:54:00Z">
            <w:rPr/>
          </w:rPrChange>
        </w:rPr>
        <w:t>Reaching into the platform's internals from an integration flow, or into operational systems from the platform.</w:t>
      </w:r>
    </w:p>
    <w:p w14:paraId="4E02E77B" w14:textId="77777777" w:rsidR="002B44A0" w:rsidRDefault="002B44A0" w:rsidP="003B7574">
      <w:pPr>
        <w:spacing w:after="46" w:line="270" w:lineRule="auto"/>
        <w:rPr>
          <w:rFonts w:ascii="Aptos" w:hAnsi="Aptos"/>
          <w:sz w:val="18"/>
        </w:rPr>
      </w:pPr>
      <w:r w:rsidRPr="000D75C5">
        <w:rPr>
          <w:rFonts w:ascii="Aptos" w:hAnsi="Aptos"/>
          <w:sz w:val="18"/>
          <w:rPrChange w:id="2887" w:author="Microsoft Word" w:date="2026-09-09T14:54:00Z" w16du:dateUtc="2026-09-09T13:54:00Z">
            <w:rPr/>
          </w:rPrChange>
        </w:rPr>
        <w:t>Using the platform as a message bus or a general-purpose integration hub.</w:t>
      </w:r>
    </w:p>
    <w:p w14:paraId="53922A95" w14:textId="77777777" w:rsidR="00642B2F" w:rsidRPr="000D75C5" w:rsidRDefault="00642B2F" w:rsidP="003B7574">
      <w:pPr>
        <w:spacing w:after="46" w:line="270" w:lineRule="auto"/>
        <w:rPr>
          <w:rFonts w:ascii="Aptos" w:hAnsi="Aptos"/>
          <w:sz w:val="18"/>
          <w:rPrChange w:id="2888" w:author="Microsoft Word" w:date="2026-09-09T14:02:00Z" w16du:dateUtc="2026-09-09T13:02:00Z">
            <w:rPr/>
          </w:rPrChange>
        </w:rPr>
      </w:pPr>
    </w:p>
    <w:p w14:paraId="607745CE" w14:textId="0E7AF5C3" w:rsidR="002B44A0" w:rsidRDefault="004C24AC" w:rsidP="002B44A0">
      <w:pPr>
        <w:pStyle w:val="Heading2"/>
        <w:rPr>
          <w:rFonts w:ascii="Calibri heading" w:hAnsi="Calibri heading"/>
          <w:b/>
          <w:color w:val="2E5496"/>
          <w:sz w:val="28"/>
          <w:lang w:val="en-US"/>
        </w:rPr>
      </w:pPr>
      <w:bookmarkStart w:id="2889" w:name="_Toc239421384"/>
      <w:bookmarkStart w:id="2890" w:name="_Toc239852331"/>
      <w:bookmarkStart w:id="2891" w:name="_Toc239899904"/>
      <w:r>
        <w:rPr>
          <w:rFonts w:ascii="Calibri heading" w:hAnsi="Calibri heading"/>
          <w:b/>
          <w:color w:val="2E5496"/>
          <w:sz w:val="28"/>
          <w:lang w:val="en-US"/>
        </w:rPr>
        <w:t>8</w:t>
      </w:r>
      <w:commentRangeStart w:id="2892"/>
      <w:r w:rsidR="002B44A0" w:rsidRPr="000D1E23">
        <w:rPr>
          <w:rFonts w:ascii="Calibri heading" w:hAnsi="Calibri heading"/>
          <w:b/>
          <w:color w:val="2E5496"/>
          <w:sz w:val="28"/>
          <w:lang w:val="en-US"/>
          <w:rPrChange w:id="2893" w:author="Microsoft Word" w:date="2026-09-09T14:54:00Z" w16du:dateUtc="2026-09-09T13:54:00Z">
            <w:rPr/>
          </w:rPrChange>
        </w:rPr>
        <w:t>.4 Exchange Patterns</w:t>
      </w:r>
      <w:bookmarkEnd w:id="2889"/>
      <w:bookmarkEnd w:id="2890"/>
      <w:bookmarkEnd w:id="2891"/>
      <w:commentRangeEnd w:id="2892"/>
      <w:r w:rsidR="00B72CD0">
        <w:rPr>
          <w:rStyle w:val="CommentReference"/>
          <w:rFonts w:ascii="Calibri heading" w:hAnsi="Calibri heading"/>
          <w:b/>
          <w:color w:val="2E5496"/>
          <w:sz w:val="28"/>
          <w:szCs w:val="26"/>
          <w:lang w:val="en-US"/>
        </w:rPr>
        <w:commentReference w:id="2892"/>
      </w:r>
    </w:p>
    <w:p w14:paraId="5C3DCE9A" w14:textId="77777777" w:rsidR="00C14B84" w:rsidRPr="00C14B84" w:rsidRDefault="00C14B84" w:rsidP="00C14B84">
      <w:pPr>
        <w:rPr>
          <w:lang w:val="en-US"/>
          <w:rPrChange w:id="2894" w:author="Microsoft Word" w:date="2026-09-09T14:02:00Z" w16du:dateUtc="2026-09-09T13:02:00Z">
            <w:rPr/>
          </w:rPrChange>
        </w:rPr>
      </w:pPr>
    </w:p>
    <w:p w14:paraId="5410D6AE" w14:textId="45CB4F77" w:rsidR="00D813B7" w:rsidRPr="000D75C5" w:rsidRDefault="002B44A0" w:rsidP="002B44A0">
      <w:pPr>
        <w:spacing w:after="120" w:line="278" w:lineRule="auto"/>
        <w:rPr>
          <w:rFonts w:ascii="Aptos" w:hAnsi="Aptos"/>
          <w:sz w:val="18"/>
          <w:rPrChange w:id="2895" w:author="Microsoft Word" w:date="2026-09-09T14:54:00Z" w16du:dateUtc="2026-09-09T13:54:00Z">
            <w:rPr/>
          </w:rPrChange>
        </w:rPr>
      </w:pPr>
      <w:r w:rsidRPr="000D75C5">
        <w:rPr>
          <w:rFonts w:ascii="Aptos" w:hAnsi="Aptos"/>
          <w:sz w:val="18"/>
          <w:rPrChange w:id="2896" w:author="Microsoft Word" w:date="2026-09-09T14:54:00Z" w16du:dateUtc="2026-09-09T13:54:00Z">
            <w:rPr/>
          </w:rPrChange>
        </w:rPr>
        <w:t xml:space="preserve">Three import routes and two export routes are approved. Each marks the </w:t>
      </w:r>
      <w:r w:rsidR="00A22181" w:rsidRPr="000D75C5">
        <w:rPr>
          <w:rFonts w:ascii="Aptos" w:hAnsi="Aptos"/>
          <w:sz w:val="18"/>
          <w:lang w:val="en-GB"/>
          <w:rPrChange w:id="2897" w:author="Microsoft Word" w:date="2026-09-09T14:54:00Z" w16du:dateUtc="2026-09-09T13:54:00Z">
            <w:rPr>
              <w:lang w:val="en-GB"/>
            </w:rPr>
          </w:rPrChange>
        </w:rPr>
        <w:t>System Integration framework</w:t>
      </w:r>
      <w:r w:rsidR="00A22181" w:rsidRPr="000D75C5" w:rsidDel="00A22181">
        <w:rPr>
          <w:rFonts w:ascii="Aptos" w:hAnsi="Aptos"/>
          <w:sz w:val="18"/>
          <w:rPrChange w:id="2898" w:author="Microsoft Word" w:date="2026-09-09T14:54:00Z" w16du:dateUtc="2026-09-09T13:54:00Z">
            <w:rPr/>
          </w:rPrChange>
        </w:rPr>
        <w:t xml:space="preserve"> </w:t>
      </w:r>
      <w:r w:rsidRPr="000D75C5">
        <w:rPr>
          <w:rFonts w:ascii="Aptos" w:hAnsi="Aptos"/>
          <w:sz w:val="18"/>
          <w:rPrChange w:id="2899" w:author="Microsoft Word" w:date="2026-09-09T14:54:00Z" w16du:dateUtc="2026-09-09T13:54:00Z">
            <w:rPr/>
          </w:rPrChange>
        </w:rPr>
        <w:t>side, the platform side and the hand-off boundary, with private connectivity, managed identity and TLS on every hop.</w:t>
      </w:r>
    </w:p>
    <w:p w14:paraId="5B880182" w14:textId="6A46A78D" w:rsidR="00D813B7" w:rsidRPr="00D813B7" w:rsidRDefault="00D813B7" w:rsidP="00AF1EFE">
      <w:pPr>
        <w:pStyle w:val="Heading3"/>
        <w:rPr>
          <w:b w:val="0"/>
          <w:bCs w:val="0"/>
          <w:color w:val="2E5496"/>
          <w:sz w:val="25"/>
          <w:szCs w:val="25"/>
        </w:rPr>
      </w:pPr>
      <w:bookmarkStart w:id="2900" w:name="_Toc239852332"/>
      <w:bookmarkStart w:id="2901" w:name="_Toc239899905"/>
      <w:r w:rsidRPr="000D1E23">
        <w:rPr>
          <w:rFonts w:ascii="Calibri heading" w:eastAsiaTheme="majorEastAsia" w:hAnsi="Calibri heading" w:cstheme="majorBidi"/>
          <w:b w:val="0"/>
          <w:color w:val="2E5496"/>
          <w:sz w:val="28"/>
          <w:szCs w:val="26"/>
          <w:lang w:val="en-US"/>
          <w:rPrChange w:id="2902" w:author="Microsoft Word" w:date="2026-09-09T14:54:00Z" w16du:dateUtc="2026-09-09T13:54:00Z">
            <w:rPr>
              <w:color w:val="2E5496"/>
              <w:sz w:val="25"/>
              <w:szCs w:val="25"/>
            </w:rPr>
          </w:rPrChange>
        </w:rPr>
        <w:t>Import Patterns</w:t>
      </w:r>
      <w:bookmarkEnd w:id="2900"/>
      <w:bookmarkEnd w:id="2901"/>
    </w:p>
    <w:p w14:paraId="35958AA2" w14:textId="24CF6E50" w:rsidR="00587646" w:rsidRPr="005F0377" w:rsidRDefault="004C24AC" w:rsidP="00AF1EFE">
      <w:pPr>
        <w:pStyle w:val="Heading4"/>
        <w:rPr>
          <w:rFonts w:ascii="Calibri heading" w:hAnsi="Calibri heading"/>
          <w:color w:val="2E5496"/>
          <w:lang w:val="en-US"/>
          <w:rPrChange w:id="2903" w:author="Microsoft Word" w:date="2026-09-09T14:54:00Z" w16du:dateUtc="2026-09-09T13:54:00Z">
            <w:rPr/>
          </w:rPrChange>
        </w:rPr>
      </w:pPr>
      <w:bookmarkStart w:id="2904" w:name="_Toc239852333"/>
      <w:bookmarkEnd w:id="2904"/>
      <w:r>
        <w:rPr>
          <w:rFonts w:ascii="Calibri heading" w:hAnsi="Calibri heading"/>
          <w:color w:val="2E5496"/>
          <w:lang w:val="en-US"/>
        </w:rPr>
        <w:t xml:space="preserve">8.4.1 Streaming ingestion (SFDEINT1)</w:t>
      </w:r>
    </w:p>
    <w:p w14:paraId="69E02FC6" w14:textId="1692BE08" w:rsidR="00587646" w:rsidRPr="000D75C5" w:rsidRDefault="00587646" w:rsidP="00C24713">
      <w:pPr>
        <w:spacing w:before="10" w:after="90"/>
        <w:rPr>
          <w:ins w:id="2907" w:author="Puneet Kumar - Chaucer" w:date="2026-09-08T23:04:00Z" w16du:dateUtc="2026-09-08T22:04:00Z"/>
          <w:rFonts w:ascii="Aptos" w:hAnsi="Aptos"/>
          <w:sz w:val="18"/>
          <w:rPrChange w:id="2908" w:author="Microsoft Word" w:date="2026-09-09T14:54:00Z" w16du:dateUtc="2026-09-09T13:54:00Z">
            <w:rPr>
              <w:ins w:id="2909" w:author="Puneet Kumar - Chaucer" w:date="2026-09-08T23:04:00Z" w16du:dateUtc="2026-09-08T22:04:00Z"/>
            </w:rPr>
          </w:rPrChange>
        </w:rPr>
      </w:pPr>
      <w:r>
        <w:rPr>
          <w:rFonts w:ascii="Aptos" w:hAnsi="Aptos"/>
          <w:i/>
          <w:color w:val="5A6470"/>
          <w:sz w:val="18"/>
          <w:rPrChange w:id="2910" w:author="Microsoft Word" w:date="2026-09-09T14:54:00Z" w16du:dateUtc="2026-09-09T13:54:00Z">
            <w:rPr>
              <w:i/>
              <w:iCs/>
              <w:color w:val="5A6470"/>
            </w:rPr>
          </w:rPrChange>
        </w:rPr>
        <w:t xml:space="preserve">Land operational data and events into the platform continuously and with low latency, without coupling operations to the warehouse. Two approved approaches apply, chosen by where the data already flows.</w:t>
      </w:r>
    </w:p>
    <w:p w14:paraId="149ABD49" w14:textId="35526C9A" w:rsidR="00C24713" w:rsidRDefault="00C24713" w:rsidP="00587646">
      <w:pPr>
        <w:spacing w:before="90" w:after="130"/>
        <w:jc w:val="center"/>
      </w:pPr>
      <w:r>
        <w:rPr>
          <w:noProof/>
        </w:rPr>
        <w:drawing>
          <wp:inline distT="0" distB="0" distL="0" distR="0" wp14:anchorId="361D20A5" wp14:editId="4A36782D">
            <wp:extent cx="5810250" cy="120015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810250" cy="1200150"/>
                    </a:xfrm>
                    <a:prstGeom prst="rect">
                      <a:avLst/>
                    </a:prstGeom>
                    <a:ln w="9525">
                      <a:solidFill>
                        <a:srgbClr val="AEB6C2"/>
                      </a:solidFill>
                    </a:ln>
                  </pic:spPr>
                </pic:pic>
              </a:graphicData>
            </a:graphic>
          </wp:inline>
        </w:drawing>
      </w:r>
    </w:p>
    <w:p w14:paraId="4C61E412" w14:textId="2D46FC90" w:rsidR="00F6743A" w:rsidRDefault="00F6743A">
      <w:pPr>
        <w:pPrChange w:id="2951" w:author="Microsoft Word" w:date="2026-09-09T14:54:00Z" w16du:dateUtc="2026-09-09T13:54:00Z">
          <w:pPr>
            <w:pStyle w:val="Heading3"/>
          </w:pPr>
        </w:pPrChange>
      </w:pPr>
      <w:r>
        <w:rPr>
          <w:noProof/>
        </w:rPr>
        <w:drawing>
          <wp:inline distT="0" distB="0" distL="0" distR="0" wp14:anchorId="1753FAD4" wp14:editId="0BCA5AAE">
            <wp:extent cx="5810250" cy="1200150"/>
            <wp:effectExtent l="19050" t="19050" r="19050" b="19050"/>
            <wp:docPr id="1818153112"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810250" cy="1200150"/>
                    </a:xfrm>
                    <a:prstGeom prst="rect">
                      <a:avLst/>
                    </a:prstGeom>
                    <a:ln w="9525">
                      <a:solidFill>
                        <a:srgbClr val="AEB6C2"/>
                      </a:solidFill>
                    </a:ln>
                  </pic:spPr>
                </pic:pic>
              </a:graphicData>
            </a:graphic>
          </wp:inline>
        </w:drawing>
      </w:r>
    </w:p>
    <w:p w14:paraId="58959EFD" w14:textId="5815C723" w:rsidR="00587646" w:rsidRPr="000D75C5" w:rsidRDefault="00587646" w:rsidP="00EA46EC">
      <w:pPr>
        <w:spacing w:after="120"/>
        <w:rPr>
          <w:rFonts w:ascii="Aptos" w:hAnsi="Aptos"/>
          <w:sz w:val="18"/>
          <w:rPrChange w:id="2911" w:author="Microsoft Word" w:date="2026-09-09T14:54:00Z" w16du:dateUtc="2026-09-09T13:54:00Z">
            <w:rPr/>
          </w:rPrChange>
        </w:rPr>
      </w:pPr>
      <w:r>
        <w:rPr>
          <w:b/>
        </w:rPr>
        <w:t xml:space="preserve">Problem. </w:t>
      </w:r>
      <w:r>
        <w:t xml:space="preserve">Event data must reach Snowflake continuously and with low latency, and neither a nightly batch nor a per-file load is fast enough. The open question is whether to own the ingestion in code or let a managed connector carry it.</w:t>
      </w:r>
    </w:p>
    <w:p w14:paraId="7F012480" w14:textId="41D2F003" w:rsidR="00587646" w:rsidRDefault="00587646" w:rsidP="00DA620F">
      <w:pPr>
        <w:spacing w:after="120"/>
      </w:pPr>
      <w:r>
        <w:rPr>
          <w:b/>
        </w:rPr>
        <w:t xml:space="preserve">Solution. </w:t>
      </w:r>
      <w:r>
        <w:t xml:space="preserve">Two approaches are approved, and the choice comes down to where the events already flow. Where they flow through Azure event services such as Event Hub, Service Bus or Event Grid, an Azure Function is triggered by the source and uses the Snowpipe Streaming API to write rows into Snowflake in near real time, keeping ingestion in first-party code you control and can test. Where a Kafka estate is already the backbone, producers write to Kafka topics and the Snowflake Kafka Connector runs in Kafka Connect as a sink, landing records into Snowflake by configuration rather than code. In short, the Function approach is code-first and fits when you want to own the logic, and the Kafka approach is config-first and fits when Kafka is already carrying the events.</w:t>
      </w:r>
    </w:p>
    <w:p w14:paraId="3D8DC406" w14:textId="76C24AE7" w:rsidR="00C24713" w:rsidRPr="000D75C5" w:rsidRDefault="00587646" w:rsidP="00C24713">
      <w:pPr>
        <w:spacing w:after="120"/>
        <w:rPr>
          <w:rFonts w:ascii="Aptos" w:hAnsi="Aptos"/>
          <w:sz w:val="18"/>
          <w:rPrChange w:id="2918" w:author="Microsoft Word" w:date="2026-09-09T14:54:00Z" w16du:dateUtc="2026-09-09T13:54:00Z">
            <w:rPr/>
          </w:rPrChange>
        </w:rPr>
      </w:pPr>
      <w:r>
        <w:rPr>
          <w:b/>
        </w:rPr>
        <w:t xml:space="preserve">Use it when. </w:t>
      </w:r>
      <w:r>
        <w:t xml:space="preserve">Events already flow continuously and near-real-time ingestion matters. Reach for the Function and Snowpipe Streaming API when the events are on Azure event services and you want ingestion in code you control. Reach for the Kafka Connector when Kafka, or Kafka on Event Hubs, is already the backbone and you would rather manage ingestion by configuration.</w:t>
      </w:r>
    </w:p>
    <w:p w14:paraId="0585449C" w14:textId="3691DEB5" w:rsidR="00C24713" w:rsidRPr="000D75C5" w:rsidRDefault="00587646" w:rsidP="00C24713">
      <w:pPr>
        <w:spacing w:after="120"/>
        <w:rPr>
          <w:rFonts w:ascii="Aptos" w:hAnsi="Aptos"/>
          <w:sz w:val="18"/>
          <w:rPrChange w:id="2922" w:author="Microsoft Word" w:date="2026-09-09T14:54:00Z" w16du:dateUtc="2026-09-09T13:54:00Z">
            <w:rPr/>
          </w:rPrChange>
        </w:rPr>
      </w:pPr>
      <w:r>
        <w:rPr>
          <w:b/>
        </w:rPr>
        <w:t xml:space="preserve">Avoid it when. </w:t>
      </w:r>
      <w:r>
        <w:t xml:space="preserve">Data arrives as files rather than a stream, where Snowpipe auto-ingest or a scheduled batch is the better fit. Do not stand up a Kafka estate purely to ingest, and do not hand-build streaming code where a managed connector would do the job.</w:t>
      </w:r>
    </w:p>
    <w:p w14:paraId="20A2504E" w14:textId="5EB40635" w:rsidR="00587646" w:rsidRPr="000D75C5" w:rsidRDefault="00587646" w:rsidP="00AF1EFE">
      <w:pPr>
        <w:spacing w:after="120"/>
        <w:rPr>
          <w:rFonts w:ascii="Aptos" w:hAnsi="Aptos"/>
          <w:sz w:val="18"/>
          <w:rPrChange w:id="2927" w:author="Microsoft Word" w:date="2026-09-09T14:54:00Z" w16du:dateUtc="2026-09-09T13:54:00Z">
            <w:rPr/>
          </w:rPrChange>
        </w:rPr>
      </w:pPr>
      <w:r>
        <w:rPr>
          <w:b/>
        </w:rPr>
        <w:t xml:space="preserve">Risks and considerations. </w:t>
      </w:r>
      <w:r>
        <w:t xml:space="preserve">With the Function, you now have operational code on the ingest path, so its scaling, cold starts, retries and checkpoints have to be owned. With Kafka Connect, you are running and governing a platform of its own, with connector workers, scaling and dead-letter topics to look after. Either way, write in batches rather than a row at a time to keep the API call count and cost sane.</w:t>
      </w:r>
    </w:p>
    <w:p w14:paraId="3D643073" w14:textId="1033A8F5" w:rsidR="00C24713" w:rsidRPr="000D75C5" w:rsidRDefault="00587646" w:rsidP="00C24713">
      <w:pPr>
        <w:spacing w:after="120"/>
        <w:rPr>
          <w:rFonts w:ascii="Aptos" w:hAnsi="Aptos"/>
          <w:sz w:val="18"/>
          <w:rPrChange w:id="2931" w:author="Microsoft Word" w:date="2026-09-09T14:54:00Z" w16du:dateUtc="2026-09-09T13:54:00Z">
            <w:rPr/>
          </w:rPrChange>
        </w:rPr>
      </w:pPr>
      <w:r>
        <w:rPr>
          <w:b/>
        </w:rPr>
        <w:t xml:space="preserve">Security boundary. </w:t>
      </w:r>
      <w:r>
        <w:t xml:space="preserve">The trust boundary is the event source and the ingesting identity, not Snowflake. For the Function it is the event source and the Function managed identity, and for Kafka it is the cluster and the Connect worker identity. Both reach Snowflake over private connectivity with no embedded credentials.</w:t>
      </w:r>
    </w:p>
    <w:p w14:paraId="3AA1918A" w14:textId="315744B6" w:rsidR="00587646" w:rsidRPr="000D75C5" w:rsidRDefault="00587646" w:rsidP="00C24713">
      <w:pPr>
        <w:spacing w:after="120"/>
        <w:rPr>
          <w:rFonts w:ascii="Aptos" w:hAnsi="Aptos"/>
          <w:sz w:val="18"/>
          <w:rPrChange w:id="2934" w:author="Microsoft Word" w:date="2026-09-09T14:54:00Z" w16du:dateUtc="2026-09-09T13:54:00Z">
            <w:rPr/>
          </w:rPrChange>
        </w:rPr>
      </w:pPr>
      <w:commentRangeStart w:id="2937"/>
      <w:commentRangeEnd w:id="2937"/>
      <w:r>
        <w:rPr>
          <w:b/>
        </w:rPr>
        <w:t xml:space="preserve">Common pitfall. </w:t>
      </w:r>
      <w:r>
        <w:t xml:space="preserve">Writing one row per invocation with no batching, which multiplies API calls and cost. Treating Kafka Connect as zero-ops because it is config-driven, when an unmonitored connector can quietly lag or dead-letter.</w:t>
      </w:r>
    </w:p>
    <w:p w14:paraId="435C8EFD" w14:textId="77777777" w:rsidR="00C24713" w:rsidRDefault="00587646" w:rsidP="00C24713">
      <w:pPr>
        <w:spacing w:after="120"/>
        <w:rPr>
          <w:rFonts w:ascii="Aptos" w:hAnsi="Aptos"/>
          <w:sz w:val="18"/>
        </w:rPr>
      </w:pPr>
      <w:r>
        <w:rPr>
          <w:b/>
        </w:rPr>
        <w:t xml:space="preserve">In practice. </w:t>
      </w:r>
      <w:r>
        <w:t xml:space="preserve">Connected-property or fleet telemetry lands on Event Hub, and an Azure Function enriches each reading and streams it into Snowflake. Where policy and claims domain events already flow through Kafka, the Snowflake connector sinks them into raw schemas for downstream conforming.</w:t>
      </w:r>
    </w:p>
    <w:p w14:paraId="309C730F" w14:textId="77777777" w:rsidR="0096313A" w:rsidRPr="000D75C5" w:rsidRDefault="0096313A" w:rsidP="00AF1EFE">
      <w:pPr>
        <w:spacing w:after="120"/>
        <w:rPr>
          <w:rFonts w:ascii="Aptos" w:hAnsi="Aptos"/>
          <w:sz w:val="18"/>
          <w:rPrChange w:id="2943" w:author="Microsoft Word" w:date="2026-09-09T14:02:00Z" w16du:dateUtc="2026-09-09T13:02:00Z">
            <w:rPr/>
          </w:rPrChange>
        </w:rPr>
      </w:pPr>
    </w:p>
    <w:p w14:paraId="26A88FCA" w14:textId="112305E7" w:rsidR="00C24713" w:rsidRDefault="004C24AC" w:rsidP="00AF1EFE">
      <w:pPr>
        <w:pStyle w:val="Heading4"/>
        <w:rPr>
          <w:rFonts w:ascii="Calibri heading" w:hAnsi="Calibri heading"/>
          <w:color w:val="2E5496"/>
          <w:lang w:val="en-US"/>
        </w:rPr>
      </w:pPr>
      <w:bookmarkStart w:id="2981" w:name="_Toc239852343"/>
      <w:commentRangeStart w:id="2982"/>
      <w:bookmarkEnd w:id="2981"/>
      <w:commentRangeEnd w:id="2982"/>
      <w:r>
        <w:rPr>
          <w:rFonts w:ascii="Calibri heading" w:hAnsi="Calibri heading"/>
          <w:color w:val="2E5496"/>
          <w:lang w:val="en-US"/>
        </w:rPr>
        <w:t xml:space="preserve">8.4.2 File Ingestion: Snowpipe auto-ingest (SFDEINT2)</w:t>
      </w:r>
    </w:p>
    <w:p w14:paraId="554B0A0D" w14:textId="42EB8B24" w:rsidR="00F6743A" w:rsidRDefault="00F6743A" w:rsidP="00AF1EFE">
      <w:r>
        <w:rPr>
          <w:noProof/>
        </w:rPr>
        <w:drawing>
          <wp:inline distT="0" distB="0" distL="0" distR="0" wp14:anchorId="7351C344" wp14:editId="22BCEFEE">
            <wp:extent cx="5810250" cy="1200150"/>
            <wp:effectExtent l="19050" t="19050" r="19050" b="19050"/>
            <wp:docPr id="1827492141" name="Picture 182749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810250" cy="1200150"/>
                    </a:xfrm>
                    <a:prstGeom prst="rect">
                      <a:avLst/>
                    </a:prstGeom>
                    <a:ln w="9525">
                      <a:solidFill>
                        <a:srgbClr val="AEB6C2"/>
                      </a:solidFill>
                    </a:ln>
                  </pic:spPr>
                </pic:pic>
              </a:graphicData>
            </a:graphic>
          </wp:inline>
        </w:drawing>
      </w:r>
      <w:r w:rsidR="0096313A">
        <w:br/>
      </w:r>
    </w:p>
    <w:p w14:paraId="65088F1D" w14:textId="77777777" w:rsidR="0096313A" w:rsidRDefault="0096313A" w:rsidP="0096313A"/>
    <w:p w14:paraId="196A8DAF" w14:textId="77777777" w:rsidR="0096313A" w:rsidRDefault="0096313A" w:rsidP="0096313A"/>
    <w:p w14:paraId="430AE74D" w14:textId="190FBC55" w:rsidR="00C24713" w:rsidRPr="000D75C5" w:rsidRDefault="00C24713" w:rsidP="00C24713">
      <w:pPr>
        <w:spacing w:after="120"/>
        <w:rPr>
          <w:rFonts w:ascii="Aptos" w:hAnsi="Aptos"/>
          <w:sz w:val="18"/>
          <w:rPrChange w:id="2986" w:author="Microsoft Word" w:date="2026-09-09T14:54:00Z" w16du:dateUtc="2026-09-09T13:54:00Z">
            <w:rPr/>
          </w:rPrChange>
        </w:rPr>
      </w:pPr>
      <w:bookmarkStart w:id="2987" w:name="_Toc239852344"/>
      <w:r w:rsidRPr="0028043C">
        <w:rPr>
          <w:rFonts w:ascii="Aptos" w:hAnsi="Aptos"/>
          <w:b/>
          <w:color w:val="1F3864"/>
          <w:sz w:val="18"/>
          <w:rPrChange w:id="2988" w:author="Microsoft Word" w:date="2026-09-09T14:54:00Z" w16du:dateUtc="2026-09-09T13:54:00Z">
            <w:rPr/>
          </w:rPrChange>
        </w:rPr>
        <w:t>Problem</w:t>
      </w:r>
      <w:bookmarkEnd w:id="2987"/>
      <w:r w:rsidR="0028043C">
        <w:rPr>
          <w:rFonts w:ascii="Aptos" w:hAnsi="Aptos"/>
          <w:sz w:val="18"/>
        </w:rPr>
        <w:t>.</w:t>
      </w:r>
      <w:r w:rsidR="0028043C" w:rsidRPr="0028043C">
        <w:rPr>
          <w:rFonts w:ascii="Aptos" w:hAnsi="Aptos"/>
          <w:sz w:val="18"/>
        </w:rPr>
        <w:t xml:space="preserve"> </w:t>
      </w:r>
      <w:r w:rsidRPr="000D75C5">
        <w:rPr>
          <w:rFonts w:ascii="Aptos" w:hAnsi="Aptos"/>
          <w:sz w:val="18"/>
          <w:rPrChange w:id="2989" w:author="Microsoft Word" w:date="2026-09-09T14:54:00Z" w16du:dateUtc="2026-09-09T13:54:00Z">
            <w:rPr/>
          </w:rPrChange>
        </w:rPr>
        <w:t>Source systems and third parties deliver data as files on their own schedule. Polling for new files wastes compute; hand-built loaders drift and fail silently. We need near-real-time, event-triggered loading without an operational service owning the load path.</w:t>
      </w:r>
    </w:p>
    <w:p w14:paraId="1B10B085" w14:textId="5A8C6C44" w:rsidR="00C24713" w:rsidRPr="000D75C5" w:rsidRDefault="00C24713" w:rsidP="00C24713">
      <w:pPr>
        <w:spacing w:after="120"/>
        <w:rPr>
          <w:rFonts w:ascii="Aptos" w:hAnsi="Aptos"/>
          <w:sz w:val="18"/>
          <w:rPrChange w:id="2990" w:author="Microsoft Word" w:date="2026-09-09T14:54:00Z" w16du:dateUtc="2026-09-09T13:54:00Z">
            <w:rPr/>
          </w:rPrChange>
        </w:rPr>
      </w:pPr>
      <w:bookmarkStart w:id="2991" w:name="_Toc239852345"/>
      <w:bookmarkEnd w:id="2991"/>
      <w:r>
        <w:rPr>
          <w:b/>
        </w:rPr>
        <w:t xml:space="preserve">Solution. </w:t>
      </w:r>
      <w:r>
        <w:t xml:space="preserve">A file lands in an ADLS Gen2 landing zone. The moving parts are the landing zone in ADLS Gen2, an Event Grid subscription on blob-created events, a Snowflake storage integration and external stage over that container, and a Snowpipe pipe with auto-ingest turned on. When a blob is created, Event Grid notifies the pipe and Snowpipe runs COPY INTO the target raw schema. Loading is serverless and notification-driven, so a file is usually ingested within seconds of landing and there is no compute to run or scale. This is the default for near-real-time file feeds, and where a source can only deliver on a fixed schedule the same pipe still fires as each file lands, so a scheduled drop is picked up the moment it arrives rather than on a polling cycle.</w:t>
      </w:r>
    </w:p>
    <w:p w14:paraId="342BD9EC" w14:textId="501FB69F" w:rsidR="00C24713" w:rsidRPr="000D75C5" w:rsidRDefault="00C24713" w:rsidP="00C24713">
      <w:pPr>
        <w:spacing w:after="120"/>
        <w:rPr>
          <w:rFonts w:ascii="Aptos" w:hAnsi="Aptos"/>
          <w:sz w:val="18"/>
          <w:rPrChange w:id="2994" w:author="Microsoft Word" w:date="2026-09-09T14:54:00Z" w16du:dateUtc="2026-09-09T13:54:00Z">
            <w:rPr/>
          </w:rPrChange>
        </w:rPr>
      </w:pPr>
      <w:bookmarkStart w:id="2995" w:name="_Toc239852346"/>
      <w:r w:rsidRPr="0028043C">
        <w:rPr>
          <w:rFonts w:ascii="Aptos" w:hAnsi="Aptos"/>
          <w:b/>
          <w:color w:val="1F3864"/>
          <w:sz w:val="18"/>
          <w:rPrChange w:id="2996" w:author="Microsoft Word" w:date="2026-09-09T14:54:00Z" w16du:dateUtc="2026-09-09T13:54:00Z">
            <w:rPr/>
          </w:rPrChange>
        </w:rPr>
        <w:t>Use it when</w:t>
      </w:r>
      <w:bookmarkEnd w:id="2995"/>
      <w:r w:rsidR="0028043C">
        <w:rPr>
          <w:rFonts w:ascii="Aptos" w:hAnsi="Aptos"/>
          <w:sz w:val="18"/>
        </w:rPr>
        <w:t xml:space="preserve">. </w:t>
      </w:r>
      <w:r w:rsidRPr="000D75C5">
        <w:rPr>
          <w:rFonts w:ascii="Aptos" w:hAnsi="Aptos"/>
          <w:sz w:val="18"/>
          <w:rPrChange w:id="2997" w:author="Microsoft Word" w:date="2026-09-09T14:54:00Z" w16du:dateUtc="2026-09-09T13:54:00Z">
            <w:rPr/>
          </w:rPrChange>
        </w:rPr>
        <w:t>Data arrives as discrete files (CSV, Parquet, JSON), near-real-time (seconds-to-minutes) is sufficient; volume is continuous or unpredictable rather than one large periodic dump; the producer can write to a landing zone.</w:t>
      </w:r>
    </w:p>
    <w:p w14:paraId="5EC1289A" w14:textId="7771DBDF" w:rsidR="00C24713" w:rsidRPr="000D75C5" w:rsidRDefault="00C24713" w:rsidP="00C24713">
      <w:pPr>
        <w:spacing w:after="120"/>
        <w:rPr>
          <w:rFonts w:ascii="Aptos" w:hAnsi="Aptos"/>
          <w:sz w:val="18"/>
          <w:rPrChange w:id="2998" w:author="Microsoft Word" w:date="2026-09-09T14:54:00Z" w16du:dateUtc="2026-09-09T13:54:00Z">
            <w:rPr/>
          </w:rPrChange>
        </w:rPr>
      </w:pPr>
      <w:bookmarkStart w:id="2999" w:name="_Toc239852347"/>
      <w:r w:rsidRPr="0028043C">
        <w:rPr>
          <w:rFonts w:ascii="Aptos" w:hAnsi="Aptos"/>
          <w:b/>
          <w:color w:val="1F3864"/>
          <w:sz w:val="18"/>
          <w:rPrChange w:id="3000" w:author="Microsoft Word" w:date="2026-09-09T14:54:00Z" w16du:dateUtc="2026-09-09T13:54:00Z">
            <w:rPr/>
          </w:rPrChange>
        </w:rPr>
        <w:t>Avoid it when</w:t>
      </w:r>
      <w:bookmarkEnd w:id="2999"/>
      <w:r w:rsidR="0028043C">
        <w:rPr>
          <w:rFonts w:ascii="Aptos" w:hAnsi="Aptos"/>
          <w:sz w:val="18"/>
        </w:rPr>
        <w:t xml:space="preserve">. </w:t>
      </w:r>
      <w:r w:rsidRPr="000D75C5">
        <w:rPr>
          <w:rFonts w:ascii="Aptos" w:hAnsi="Aptos"/>
          <w:sz w:val="18"/>
          <w:rPrChange w:id="3001" w:author="Microsoft Word" w:date="2026-09-09T14:54:00Z" w16du:dateUtc="2026-09-09T13:54:00Z">
            <w:rPr/>
          </w:rPrChange>
        </w:rPr>
        <w:t>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25CA03DB" w14:textId="346211D5" w:rsidR="00C24713" w:rsidRPr="000D75C5" w:rsidRDefault="00C24713" w:rsidP="00C24713">
      <w:pPr>
        <w:spacing w:after="120"/>
        <w:rPr>
          <w:rFonts w:ascii="Aptos" w:hAnsi="Aptos"/>
          <w:sz w:val="18"/>
          <w:rPrChange w:id="3002" w:author="Microsoft Word" w:date="2026-09-09T14:54:00Z" w16du:dateUtc="2026-09-09T13:54:00Z">
            <w:rPr/>
          </w:rPrChange>
        </w:rPr>
      </w:pPr>
      <w:bookmarkStart w:id="3003" w:name="_Toc239852348"/>
      <w:bookmarkEnd w:id="3003"/>
      <w:commentRangeStart w:id="3006"/>
      <w:commentRangeEnd w:id="3006"/>
      <w:r>
        <w:rPr>
          <w:b/>
        </w:rPr>
        <w:t xml:space="preserve">Risk and consideration. </w:t>
      </w:r>
      <w:r>
        <w:t xml:space="preserve">Snowpipe carries per-file overhead, so many tiny files cost disproportionately. Landing-zone retention, replay and idempotency need explicit design. Notification loss is rare, and it is handled by a scheduled reconciliation that periodically runs ALTER PIPE REFRESH, comparing the stage against Snowpipe load history and loading anything a missed notification left behind, so no file fails silently.</w:t>
      </w:r>
    </w:p>
    <w:p w14:paraId="4C001639" w14:textId="7878E896" w:rsidR="00C24713" w:rsidRPr="000D75C5" w:rsidRDefault="00C24713" w:rsidP="00C24713">
      <w:pPr>
        <w:spacing w:after="120"/>
        <w:rPr>
          <w:rFonts w:ascii="Aptos" w:hAnsi="Aptos"/>
          <w:sz w:val="18"/>
          <w:rPrChange w:id="3009" w:author="Microsoft Word" w:date="2026-09-09T14:54:00Z" w16du:dateUtc="2026-09-09T13:54:00Z">
            <w:rPr/>
          </w:rPrChange>
        </w:rPr>
      </w:pPr>
      <w:bookmarkStart w:id="3010" w:name="_Toc239852349"/>
      <w:r w:rsidRPr="0028043C">
        <w:rPr>
          <w:rFonts w:ascii="Aptos" w:hAnsi="Aptos"/>
          <w:b/>
          <w:color w:val="1F3864"/>
          <w:sz w:val="18"/>
          <w:rPrChange w:id="3011" w:author="Microsoft Word" w:date="2026-09-09T14:54:00Z" w16du:dateUtc="2026-09-09T13:54:00Z">
            <w:rPr/>
          </w:rPrChange>
        </w:rPr>
        <w:t>Security boundary</w:t>
      </w:r>
      <w:bookmarkEnd w:id="3010"/>
      <w:r w:rsidR="0028043C">
        <w:rPr>
          <w:rFonts w:ascii="Aptos" w:hAnsi="Aptos"/>
          <w:sz w:val="18"/>
        </w:rPr>
        <w:t xml:space="preserve">. </w:t>
      </w:r>
      <w:r w:rsidRPr="000D75C5">
        <w:rPr>
          <w:rFonts w:ascii="Aptos" w:hAnsi="Aptos"/>
          <w:sz w:val="18"/>
          <w:rPrChange w:id="3012" w:author="Microsoft Word" w:date="2026-09-09T14:54:00Z" w16du:dateUtc="2026-09-09T13:54:00Z">
            <w:rPr/>
          </w:rPrChange>
        </w:rPr>
        <w:t>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14:paraId="43F79313" w14:textId="38FC16A8" w:rsidR="00C24713" w:rsidRPr="000D75C5" w:rsidRDefault="00C24713" w:rsidP="00C24713">
      <w:pPr>
        <w:spacing w:after="120"/>
        <w:rPr>
          <w:rFonts w:ascii="Aptos" w:hAnsi="Aptos"/>
          <w:sz w:val="18"/>
          <w:rPrChange w:id="3013" w:author="Microsoft Word" w:date="2026-09-09T14:54:00Z" w16du:dateUtc="2026-09-09T13:54:00Z">
            <w:rPr/>
          </w:rPrChange>
        </w:rPr>
      </w:pPr>
      <w:bookmarkStart w:id="3014" w:name="_Toc239852350"/>
      <w:r w:rsidRPr="0028043C">
        <w:rPr>
          <w:rFonts w:ascii="Aptos" w:hAnsi="Aptos"/>
          <w:b/>
          <w:color w:val="1F3864"/>
          <w:sz w:val="18"/>
          <w:rPrChange w:id="3015" w:author="Microsoft Word" w:date="2026-09-09T14:54:00Z" w16du:dateUtc="2026-09-09T13:54:00Z">
            <w:rPr/>
          </w:rPrChange>
        </w:rPr>
        <w:t>Common pitfall</w:t>
      </w:r>
      <w:bookmarkEnd w:id="3014"/>
      <w:r w:rsidR="0028043C">
        <w:rPr>
          <w:rFonts w:ascii="Aptos" w:hAnsi="Aptos"/>
          <w:sz w:val="18"/>
        </w:rPr>
        <w:t xml:space="preserve">. </w:t>
      </w:r>
      <w:r w:rsidRPr="000D75C5">
        <w:rPr>
          <w:rFonts w:ascii="Aptos" w:hAnsi="Aptos"/>
          <w:sz w:val="18"/>
          <w:rPrChange w:id="3016" w:author="Microsoft Word" w:date="2026-09-09T14:54:00Z" w16du:dateUtc="2026-09-09T13:54:00Z">
            <w:rPr/>
          </w:rPrChange>
        </w:rPr>
        <w:t>Treating the landing zone as durable or queryable storage. It is a transient ingress buffer; wherever possible, lifecycle-expire loaded files and reconcile landed-vs-loaded counts. Unbatched fan-out of tiny files quietly inflates Snowpipe cost.</w:t>
      </w:r>
    </w:p>
    <w:p w14:paraId="2D0A7C34" w14:textId="2064402B" w:rsidR="00C24713" w:rsidRDefault="00C24713" w:rsidP="00176394">
      <w:pPr>
        <w:spacing w:after="120"/>
      </w:pPr>
      <w:bookmarkStart w:id="3017" w:name="_Toc239852351"/>
      <w:r w:rsidRPr="0028043C">
        <w:rPr>
          <w:rFonts w:ascii="Aptos" w:hAnsi="Aptos"/>
          <w:b/>
          <w:color w:val="1F3864"/>
          <w:sz w:val="18"/>
          <w:rPrChange w:id="3018" w:author="Microsoft Word" w:date="2026-09-09T14:54:00Z" w16du:dateUtc="2026-09-09T13:54:00Z">
            <w:rPr/>
          </w:rPrChange>
        </w:rPr>
        <w:t>In practice</w:t>
      </w:r>
      <w:bookmarkEnd w:id="3017"/>
      <w:r w:rsidR="0028043C">
        <w:rPr>
          <w:rFonts w:ascii="Aptos" w:hAnsi="Aptos"/>
          <w:sz w:val="18"/>
        </w:rPr>
        <w:t xml:space="preserve">. </w:t>
      </w:r>
      <w:r w:rsidRPr="000D75C5">
        <w:rPr>
          <w:rFonts w:ascii="Aptos" w:hAnsi="Aptos"/>
          <w:sz w:val="18"/>
          <w:rPrChange w:id="3019" w:author="Microsoft Word" w:date="2026-09-09T14:54:00Z" w16du:dateUtc="2026-09-09T13:54:00Z">
            <w:rPr/>
          </w:rPrChange>
        </w:rPr>
        <w:t xml:space="preserve">Delegated-authority bordereaux from a coverholder arrive as monthly spreadsheet/CSV files. Each </w:t>
      </w:r>
      <w:r w:rsidR="0028043C" w:rsidRPr="0028043C">
        <w:rPr>
          <w:rFonts w:ascii="Aptos" w:hAnsi="Aptos"/>
          <w:sz w:val="18"/>
        </w:rPr>
        <w:t>land</w:t>
      </w:r>
      <w:r w:rsidRPr="000D75C5">
        <w:rPr>
          <w:rFonts w:ascii="Aptos" w:hAnsi="Aptos"/>
          <w:sz w:val="18"/>
          <w:rPrChange w:id="3020" w:author="Microsoft Word" w:date="2026-09-09T14:54:00Z" w16du:dateUtc="2026-09-09T13:54:00Z">
            <w:rPr/>
          </w:rPrChange>
        </w:rPr>
        <w:t xml:space="preserve"> in that coverholder's landing-zone path; Event Grid triggers Snowpipe to load it into a raw bordereaux schema for downstream conforming and exposure aggregation. Underwriting reporting consumes the conformed data, never the raw landing zone.</w:t>
      </w:r>
    </w:p>
    <w:p w14:paraId="3101BD52" w14:textId="0D4B59CE" w:rsidR="00C24713" w:rsidRDefault="004C24AC" w:rsidP="00AF1EFE">
      <w:pPr>
        <w:pStyle w:val="Heading4"/>
        <w:rPr>
          <w:rFonts w:ascii="Calibri heading" w:hAnsi="Calibri heading"/>
          <w:color w:val="2E5496"/>
          <w:lang w:val="en-US"/>
        </w:rPr>
      </w:pPr>
      <w:bookmarkStart w:id="3021" w:name="_Toc239852352"/>
      <w:bookmarkEnd w:id="3021"/>
      <w:r>
        <w:rPr>
          <w:rFonts w:ascii="Calibri heading" w:hAnsi="Calibri heading"/>
          <w:color w:val="2E5496"/>
          <w:lang w:val="en-US"/>
        </w:rPr>
        <w:t xml:space="preserve">8.4.3 Scheduled batch: CDC/ Watermark (SFDEINT3)</w:t>
      </w:r>
    </w:p>
    <w:p w14:paraId="3D5D673D" w14:textId="62FE2B3A" w:rsidR="00F6743A" w:rsidRDefault="00F6743A">
      <w:pPr>
        <w:pPrChange w:id="3028" w:author="Microsoft Word" w:date="2026-09-09T14:54:00Z" w16du:dateUtc="2026-09-09T13:54:00Z">
          <w:pPr>
            <w:pStyle w:val="Heading3"/>
          </w:pPr>
        </w:pPrChange>
      </w:pPr>
      <w:commentRangeStart w:id="3029"/>
      <w:r>
        <w:rPr>
          <w:noProof/>
        </w:rPr>
        <w:drawing>
          <wp:inline distT="0" distB="0" distL="0" distR="0" wp14:anchorId="4BCD2C88" wp14:editId="19323CCB">
            <wp:extent cx="5810250" cy="1200150"/>
            <wp:effectExtent l="19050" t="19050" r="19050" b="19050"/>
            <wp:docPr id="1526219177" name="Picture 152621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810250" cy="1200150"/>
                    </a:xfrm>
                    <a:prstGeom prst="rect">
                      <a:avLst/>
                    </a:prstGeom>
                    <a:ln w="9525">
                      <a:solidFill>
                        <a:srgbClr val="AEB6C2"/>
                      </a:solidFill>
                    </a:ln>
                  </pic:spPr>
                </pic:pic>
              </a:graphicData>
            </a:graphic>
          </wp:inline>
        </w:drawing>
      </w:r>
      <w:commentRangeEnd w:id="3029"/>
      <w:r w:rsidR="006D3BBF">
        <w:rPr>
          <w:rStyle w:val="CommentReference"/>
          <w:sz w:val="21"/>
          <w:szCs w:val="21"/>
        </w:rPr>
        <w:commentReference w:id="3029"/>
      </w:r>
    </w:p>
    <w:p w14:paraId="0DD5A549" w14:textId="68F5E101" w:rsidR="00C24713" w:rsidRPr="000D75C5" w:rsidRDefault="00176394" w:rsidP="00C24713">
      <w:pPr>
        <w:spacing w:after="120"/>
        <w:rPr>
          <w:rFonts w:ascii="Aptos" w:hAnsi="Aptos"/>
          <w:sz w:val="18"/>
          <w:rPrChange w:id="3030" w:author="Microsoft Word" w:date="2026-09-09T14:54:00Z" w16du:dateUtc="2026-09-09T13:54:00Z">
            <w:rPr/>
          </w:rPrChange>
        </w:rPr>
      </w:pPr>
      <w:bookmarkStart w:id="3031" w:name="_Toc239852353"/>
      <w:r>
        <w:rPr>
          <w:rFonts w:ascii="Aptos" w:hAnsi="Aptos"/>
          <w:b/>
          <w:color w:val="1F3864"/>
          <w:sz w:val="18"/>
        </w:rPr>
        <w:br/>
      </w:r>
      <w:r w:rsidR="00C24713" w:rsidRPr="00176394">
        <w:rPr>
          <w:rFonts w:ascii="Aptos" w:hAnsi="Aptos"/>
          <w:b/>
          <w:color w:val="1F3864"/>
          <w:sz w:val="18"/>
          <w:rPrChange w:id="3032" w:author="Microsoft Word" w:date="2026-09-09T14:54:00Z" w16du:dateUtc="2026-09-09T13:54:00Z">
            <w:rPr/>
          </w:rPrChange>
        </w:rPr>
        <w:t>Problem</w:t>
      </w:r>
      <w:bookmarkEnd w:id="3031"/>
      <w:r>
        <w:rPr>
          <w:rFonts w:ascii="Aptos" w:hAnsi="Aptos"/>
          <w:sz w:val="18"/>
        </w:rPr>
        <w:t xml:space="preserve">. </w:t>
      </w:r>
      <w:r w:rsidR="00C24713" w:rsidRPr="000D75C5">
        <w:rPr>
          <w:rFonts w:ascii="Aptos" w:hAnsi="Aptos"/>
          <w:sz w:val="18"/>
          <w:rPrChange w:id="3033" w:author="Microsoft Word" w:date="2026-09-09T14:54:00Z" w16du:dateUtc="2026-09-09T13:54:00Z">
            <w:rPr/>
          </w:rPrChange>
        </w:rPr>
        <w:t>Bulk or periodic movement of data from a system of record into the platform, where near-real-time is not needed and full reloads waste time and resources.</w:t>
      </w:r>
    </w:p>
    <w:p w14:paraId="28E69CA9" w14:textId="293CDC84" w:rsidR="00C24713" w:rsidRPr="000D75C5" w:rsidRDefault="00C24713" w:rsidP="00C24713">
      <w:pPr>
        <w:spacing w:after="120"/>
        <w:rPr>
          <w:rFonts w:ascii="Aptos" w:hAnsi="Aptos"/>
          <w:sz w:val="18"/>
          <w:rPrChange w:id="3034" w:author="Microsoft Word" w:date="2026-09-09T14:54:00Z" w16du:dateUtc="2026-09-09T13:54:00Z">
            <w:rPr/>
          </w:rPrChange>
        </w:rPr>
      </w:pPr>
      <w:bookmarkStart w:id="3035" w:name="_Toc239852354"/>
      <w:bookmarkEnd w:id="3035"/>
      <w:commentRangeStart w:id="3037"/>
      <w:commentRangeEnd w:id="3037"/>
      <w:r>
        <w:rPr>
          <w:b/>
        </w:rPr>
        <w:t xml:space="preserve">Solution. </w:t>
      </w:r>
      <w:r>
        <w:t xml:space="preserve">On a schedule, changed rows are extracted by watermark or change data capture, staged to ADLS Gen2, and bulk-loaded into Snowflake with COPY. The extractor is chosen to fit the job. A Logic App suits a connector-based pull with little custom logic, a Function suits custom extraction or shaping logic you want to own in code, and Azure Data Factory suits higher-volume parallel copy with built-in staging and monitoring. The load stays periodic, incremental and cost-efficient.</w:t>
      </w:r>
    </w:p>
    <w:p w14:paraId="64D0451D" w14:textId="58648ABC" w:rsidR="00C24713" w:rsidRPr="000D75C5" w:rsidRDefault="00C24713" w:rsidP="00C24713">
      <w:pPr>
        <w:spacing w:after="120"/>
        <w:rPr>
          <w:rFonts w:ascii="Aptos" w:hAnsi="Aptos"/>
          <w:sz w:val="18"/>
          <w:rPrChange w:id="3041" w:author="Microsoft Word" w:date="2026-09-09T14:54:00Z" w16du:dateUtc="2026-09-09T13:54:00Z">
            <w:rPr/>
          </w:rPrChange>
        </w:rPr>
      </w:pPr>
      <w:bookmarkStart w:id="3042" w:name="_Toc239852355"/>
      <w:r w:rsidRPr="00176394">
        <w:rPr>
          <w:rFonts w:ascii="Aptos" w:hAnsi="Aptos"/>
          <w:b/>
          <w:color w:val="1F3864"/>
          <w:sz w:val="18"/>
          <w:rPrChange w:id="3043" w:author="Microsoft Word" w:date="2026-09-09T14:54:00Z" w16du:dateUtc="2026-09-09T13:54:00Z">
            <w:rPr/>
          </w:rPrChange>
        </w:rPr>
        <w:t>Use it when</w:t>
      </w:r>
      <w:bookmarkEnd w:id="3042"/>
      <w:r w:rsidR="00176394" w:rsidRPr="00176394">
        <w:rPr>
          <w:rFonts w:ascii="Aptos" w:hAnsi="Aptos"/>
          <w:b/>
          <w:color w:val="1F3864"/>
          <w:sz w:val="18"/>
        </w:rPr>
        <w:t>.</w:t>
      </w:r>
      <w:r w:rsidR="00176394">
        <w:rPr>
          <w:rFonts w:ascii="Aptos" w:hAnsi="Aptos"/>
          <w:sz w:val="18"/>
        </w:rPr>
        <w:t xml:space="preserve"> </w:t>
      </w:r>
      <w:r w:rsidRPr="000D75C5">
        <w:rPr>
          <w:rFonts w:ascii="Aptos" w:hAnsi="Aptos"/>
          <w:sz w:val="18"/>
          <w:rPrChange w:id="3044" w:author="Microsoft Word" w:date="2026-09-09T14:54:00Z" w16du:dateUtc="2026-09-09T13:54:00Z">
            <w:rPr/>
          </w:rPrChange>
        </w:rPr>
        <w:t>Movement is periodic (hourly, daily), the source supports a reliable watermark or CDC feed,near-real-time is unnecessary, large volumes are better moved in batches than per-event.</w:t>
      </w:r>
    </w:p>
    <w:p w14:paraId="6642C8C2" w14:textId="0AFC7910" w:rsidR="00C24713" w:rsidRPr="000D75C5" w:rsidRDefault="00C24713" w:rsidP="00C24713">
      <w:pPr>
        <w:spacing w:after="120"/>
        <w:rPr>
          <w:rFonts w:ascii="Aptos" w:hAnsi="Aptos"/>
          <w:sz w:val="18"/>
          <w:rPrChange w:id="3045" w:author="Microsoft Word" w:date="2026-09-09T14:54:00Z" w16du:dateUtc="2026-09-09T13:54:00Z">
            <w:rPr/>
          </w:rPrChange>
        </w:rPr>
      </w:pPr>
      <w:bookmarkStart w:id="3046" w:name="_Toc239852356"/>
      <w:r w:rsidRPr="00176394">
        <w:rPr>
          <w:rFonts w:ascii="Aptos" w:hAnsi="Aptos"/>
          <w:b/>
          <w:color w:val="1F3864"/>
          <w:sz w:val="18"/>
          <w:rPrChange w:id="3047" w:author="Microsoft Word" w:date="2026-09-09T14:54:00Z" w16du:dateUtc="2026-09-09T13:54:00Z">
            <w:rPr/>
          </w:rPrChange>
        </w:rPr>
        <w:t>Avoid it when</w:t>
      </w:r>
      <w:bookmarkEnd w:id="3046"/>
      <w:r w:rsidR="00176394">
        <w:rPr>
          <w:rFonts w:ascii="Aptos" w:hAnsi="Aptos"/>
          <w:sz w:val="18"/>
        </w:rPr>
        <w:t xml:space="preserve">. </w:t>
      </w:r>
      <w:r w:rsidRPr="000D75C5">
        <w:rPr>
          <w:rFonts w:ascii="Aptos" w:hAnsi="Aptos"/>
          <w:sz w:val="18"/>
          <w:rPrChange w:id="3048" w:author="Microsoft Word" w:date="2026-09-09T14:54:00Z" w16du:dateUtc="2026-09-09T13:54:00Z">
            <w:rPr/>
          </w:rPrChange>
        </w:rPr>
        <w:t>Sub-minute latency is required (stream instead); the source has no dependable change marker, forcing brittle full scans; the extraction is really transformation that belongs pushed down into Snowflake.</w:t>
      </w:r>
    </w:p>
    <w:p w14:paraId="02F9D306" w14:textId="131A4990" w:rsidR="00C24713" w:rsidRPr="000D75C5" w:rsidRDefault="00C24713" w:rsidP="00C24713">
      <w:pPr>
        <w:spacing w:after="120"/>
        <w:rPr>
          <w:rFonts w:ascii="Aptos" w:hAnsi="Aptos"/>
          <w:sz w:val="18"/>
          <w:rPrChange w:id="3049" w:author="Microsoft Word" w:date="2026-09-09T14:54:00Z" w16du:dateUtc="2026-09-09T13:54:00Z">
            <w:rPr/>
          </w:rPrChange>
        </w:rPr>
      </w:pPr>
      <w:bookmarkStart w:id="3050" w:name="_Toc239852357"/>
      <w:r w:rsidRPr="00176394">
        <w:rPr>
          <w:rFonts w:ascii="Aptos" w:hAnsi="Aptos"/>
          <w:b/>
          <w:color w:val="1F3864"/>
          <w:sz w:val="18"/>
          <w:rPrChange w:id="3051" w:author="Microsoft Word" w:date="2026-09-09T14:54:00Z" w16du:dateUtc="2026-09-09T13:54:00Z">
            <w:rPr/>
          </w:rPrChange>
        </w:rPr>
        <w:t>Risk &amp; consideration</w:t>
      </w:r>
      <w:bookmarkEnd w:id="3050"/>
      <w:r w:rsidR="00176394">
        <w:rPr>
          <w:rFonts w:ascii="Aptos" w:hAnsi="Aptos"/>
          <w:sz w:val="18"/>
        </w:rPr>
        <w:t xml:space="preserve">. </w:t>
      </w:r>
      <w:r w:rsidRPr="000D75C5">
        <w:rPr>
          <w:rFonts w:ascii="Aptos" w:hAnsi="Aptos"/>
          <w:sz w:val="18"/>
          <w:rPrChange w:id="3052" w:author="Microsoft Word" w:date="2026-09-09T14:54:00Z" w16du:dateUtc="2026-09-09T13:54:00Z">
            <w:rPr/>
          </w:rPrChange>
        </w:rPr>
        <w:t xml:space="preserve">Watermark/CDC state must be persisted and idempotent so failed runs resume without gaps or duplicates. Clock skew and soft-deletes need handling. Schedule contention and source load windows must be respected. Schema drift breaks </w:t>
      </w:r>
      <w:r w:rsidRPr="00176394">
        <w:rPr>
          <w:rFonts w:ascii="Aptos" w:hAnsi="Aptos"/>
          <w:sz w:val="18"/>
        </w:rPr>
        <w:t>loads</w:t>
      </w:r>
    </w:p>
    <w:p w14:paraId="276122B7" w14:textId="487C48E9" w:rsidR="00C24713" w:rsidRPr="000D75C5" w:rsidRDefault="00C24713" w:rsidP="00C24713">
      <w:pPr>
        <w:spacing w:after="120"/>
        <w:rPr>
          <w:rFonts w:ascii="Aptos" w:hAnsi="Aptos"/>
          <w:sz w:val="18"/>
          <w:rPrChange w:id="3053" w:author="Microsoft Word" w:date="2026-09-09T14:54:00Z" w16du:dateUtc="2026-09-09T13:54:00Z">
            <w:rPr/>
          </w:rPrChange>
        </w:rPr>
      </w:pPr>
      <w:bookmarkStart w:id="3054" w:name="_Toc239852358"/>
      <w:r w:rsidRPr="00176394">
        <w:rPr>
          <w:rFonts w:ascii="Aptos" w:hAnsi="Aptos"/>
          <w:b/>
          <w:color w:val="1F3864"/>
          <w:sz w:val="18"/>
          <w:rPrChange w:id="3055" w:author="Microsoft Word" w:date="2026-09-09T14:54:00Z" w16du:dateUtc="2026-09-09T13:54:00Z">
            <w:rPr/>
          </w:rPrChange>
        </w:rPr>
        <w:t>Security boundary</w:t>
      </w:r>
      <w:bookmarkEnd w:id="3054"/>
      <w:r w:rsidR="00176394">
        <w:rPr>
          <w:rFonts w:ascii="Aptos" w:hAnsi="Aptos"/>
          <w:sz w:val="18"/>
        </w:rPr>
        <w:t xml:space="preserve">. </w:t>
      </w:r>
      <w:r w:rsidRPr="000D75C5">
        <w:rPr>
          <w:rFonts w:ascii="Aptos" w:hAnsi="Aptos"/>
          <w:sz w:val="18"/>
          <w:rPrChange w:id="3056" w:author="Microsoft Word" w:date="2026-09-09T14:54:00Z" w16du:dateUtc="2026-09-09T13:54:00Z">
            <w:rPr/>
          </w:rPrChange>
        </w:rPr>
        <w:t>Two trust boundaries—the source connection and the stage. Managed identity to both, no embedded credentials; stage reached over private endpoint with least-privilege RBAC. Data-in-transit posture inherits from the Cloud Engineering Standards. Snowflake is the load target only.</w:t>
      </w:r>
    </w:p>
    <w:p w14:paraId="720380E4" w14:textId="60FC1F02" w:rsidR="00C24713" w:rsidRPr="000D75C5" w:rsidRDefault="00C24713" w:rsidP="00C24713">
      <w:pPr>
        <w:spacing w:after="120"/>
        <w:rPr>
          <w:rFonts w:ascii="Aptos" w:hAnsi="Aptos"/>
          <w:sz w:val="18"/>
          <w:rPrChange w:id="3057" w:author="Microsoft Word" w:date="2026-09-09T14:54:00Z" w16du:dateUtc="2026-09-09T13:54:00Z">
            <w:rPr/>
          </w:rPrChange>
        </w:rPr>
      </w:pPr>
      <w:bookmarkStart w:id="3058" w:name="_Toc239852359"/>
      <w:r w:rsidRPr="00176394">
        <w:rPr>
          <w:rFonts w:ascii="Aptos" w:hAnsi="Aptos"/>
          <w:b/>
          <w:color w:val="1F3864"/>
          <w:sz w:val="18"/>
          <w:rPrChange w:id="3059" w:author="Microsoft Word" w:date="2026-09-09T14:54:00Z" w16du:dateUtc="2026-09-09T13:54:00Z">
            <w:rPr/>
          </w:rPrChange>
        </w:rPr>
        <w:t>Common pitfall</w:t>
      </w:r>
      <w:bookmarkEnd w:id="3058"/>
      <w:r w:rsidR="00176394">
        <w:rPr>
          <w:rFonts w:ascii="Aptos" w:hAnsi="Aptos"/>
          <w:sz w:val="18"/>
        </w:rPr>
        <w:t xml:space="preserve">. </w:t>
      </w:r>
      <w:r w:rsidRPr="000D75C5">
        <w:rPr>
          <w:rFonts w:ascii="Aptos" w:hAnsi="Aptos"/>
          <w:sz w:val="18"/>
          <w:rPrChange w:id="3060" w:author="Microsoft Word" w:date="2026-09-09T14:54:00Z" w16du:dateUtc="2026-09-09T13:54:00Z">
            <w:rPr/>
          </w:rPrChange>
        </w:rPr>
        <w:t>A watermark that is not transactional with the read, causing silent gaps under concurrency. Full reloads quietly replacing incremental logic when CDC breaks, inflating cost and load time.</w:t>
      </w:r>
    </w:p>
    <w:p w14:paraId="12F244C3" w14:textId="2BBD3131" w:rsidR="00C24713" w:rsidRPr="00176394" w:rsidRDefault="00C24713" w:rsidP="00C24713">
      <w:pPr>
        <w:spacing w:after="120"/>
        <w:rPr>
          <w:rFonts w:ascii="Aptos" w:hAnsi="Aptos"/>
          <w:b/>
          <w:color w:val="1F3864"/>
          <w:sz w:val="18"/>
          <w:rPrChange w:id="3061" w:author="Microsoft Word" w:date="2026-09-09T14:54:00Z" w16du:dateUtc="2026-09-09T13:54:00Z">
            <w:rPr/>
          </w:rPrChange>
        </w:rPr>
      </w:pPr>
      <w:bookmarkStart w:id="3062" w:name="_Toc239852360"/>
      <w:r w:rsidRPr="00176394">
        <w:rPr>
          <w:rFonts w:ascii="Aptos" w:hAnsi="Aptos"/>
          <w:b/>
          <w:color w:val="1F3864"/>
          <w:sz w:val="18"/>
          <w:rPrChange w:id="3063" w:author="Microsoft Word" w:date="2026-09-09T14:54:00Z" w16du:dateUtc="2026-09-09T13:54:00Z">
            <w:rPr/>
          </w:rPrChange>
        </w:rPr>
        <w:t>In practice</w:t>
      </w:r>
      <w:bookmarkEnd w:id="3062"/>
      <w:r w:rsidR="00176394">
        <w:rPr>
          <w:rFonts w:ascii="Aptos" w:hAnsi="Aptos"/>
          <w:sz w:val="18"/>
        </w:rPr>
        <w:t xml:space="preserve">. </w:t>
      </w:r>
      <w:r w:rsidRPr="000D75C5">
        <w:rPr>
          <w:rFonts w:ascii="Aptos" w:hAnsi="Aptos"/>
          <w:sz w:val="18"/>
          <w:rPrChange w:id="3064" w:author="Microsoft Word" w:date="2026-09-09T14:54:00Z" w16du:dateUtc="2026-09-09T13:54:00Z">
            <w:rPr/>
          </w:rPrChange>
        </w:rPr>
        <w:t>Nightly incremental extract of policy and premium movements from a policy-administration system, staged and loaded for finance and actuarial reporting. The operational system is never queried live by reporting.</w:t>
      </w:r>
      <w:r w:rsidR="00176394">
        <w:rPr>
          <w:rFonts w:ascii="Aptos" w:hAnsi="Aptos"/>
          <w:b/>
          <w:color w:val="1F3864"/>
          <w:sz w:val="18"/>
        </w:rPr>
        <w:br/>
      </w:r>
    </w:p>
    <w:p w14:paraId="69550427" w14:textId="68EF9FCF" w:rsidR="00C24713" w:rsidRPr="005F0377" w:rsidRDefault="004C24AC" w:rsidP="00AF1EFE">
      <w:pPr>
        <w:pStyle w:val="Heading4"/>
        <w:rPr>
          <w:rFonts w:ascii="Calibri heading" w:hAnsi="Calibri heading"/>
          <w:color w:val="2E5496"/>
          <w:lang w:val="en-US"/>
          <w:rPrChange w:id="3065" w:author="Microsoft Word" w:date="2026-09-09T14:54:00Z" w16du:dateUtc="2026-09-09T13:54:00Z">
            <w:rPr/>
          </w:rPrChange>
        </w:rPr>
      </w:pPr>
      <w:bookmarkStart w:id="3066" w:name="_Toc239852361"/>
      <w:commentRangeStart w:id="3067"/>
      <w:bookmarkEnd w:id="3066"/>
      <w:commentRangeEnd w:id="3067"/>
      <w:r>
        <w:rPr>
          <w:rFonts w:ascii="Calibri heading" w:hAnsi="Calibri heading"/>
          <w:color w:val="2E5496"/>
          <w:lang w:val="en-US"/>
        </w:rPr>
        <w:t xml:space="preserve">8.4.4 Staged Multi Source Ingestion (SFDEINT4)</w:t>
      </w:r>
    </w:p>
    <w:p w14:paraId="6AB58FB6" w14:textId="2302CFF7" w:rsidR="00F6743A" w:rsidRDefault="00F6743A">
      <w:pPr>
        <w:pPrChange w:id="3070" w:author="Microsoft Word" w:date="2026-09-09T14:54:00Z" w16du:dateUtc="2026-09-09T13:54:00Z">
          <w:pPr>
            <w:pStyle w:val="Heading3"/>
          </w:pPr>
        </w:pPrChange>
      </w:pPr>
      <w:r>
        <w:rPr>
          <w:noProof/>
        </w:rPr>
        <w:drawing>
          <wp:inline distT="0" distB="0" distL="0" distR="0" wp14:anchorId="7654D557" wp14:editId="2F897406">
            <wp:extent cx="5810250" cy="1200150"/>
            <wp:effectExtent l="19050" t="19050" r="19050" b="19050"/>
            <wp:docPr id="1846179379" name="Picture 184617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810250" cy="1200150"/>
                    </a:xfrm>
                    <a:prstGeom prst="rect">
                      <a:avLst/>
                    </a:prstGeom>
                    <a:ln w="9525">
                      <a:solidFill>
                        <a:srgbClr val="AEB6C2"/>
                      </a:solidFill>
                    </a:ln>
                  </pic:spPr>
                </pic:pic>
              </a:graphicData>
            </a:graphic>
          </wp:inline>
        </w:drawing>
      </w:r>
      <w:r w:rsidR="00176394">
        <w:br/>
      </w:r>
    </w:p>
    <w:p w14:paraId="6A0B2AF4" w14:textId="77C66079" w:rsidR="00C24713" w:rsidRPr="000D75C5" w:rsidRDefault="00C24713" w:rsidP="00C24713">
      <w:pPr>
        <w:spacing w:after="120"/>
        <w:rPr>
          <w:rFonts w:ascii="Aptos" w:hAnsi="Aptos"/>
          <w:sz w:val="18"/>
          <w:rPrChange w:id="3071" w:author="Microsoft Word" w:date="2026-09-09T14:54:00Z" w16du:dateUtc="2026-09-09T13:54:00Z">
            <w:rPr/>
          </w:rPrChange>
        </w:rPr>
      </w:pPr>
      <w:bookmarkStart w:id="3072" w:name="_Toc239852362"/>
      <w:r w:rsidRPr="00052AFA">
        <w:rPr>
          <w:rFonts w:ascii="Aptos" w:hAnsi="Aptos"/>
          <w:b/>
          <w:color w:val="1F3864"/>
          <w:sz w:val="18"/>
          <w:rPrChange w:id="3073" w:author="Microsoft Word" w:date="2026-09-09T14:54:00Z" w16du:dateUtc="2026-09-09T13:54:00Z">
            <w:rPr/>
          </w:rPrChange>
        </w:rPr>
        <w:t>Problem</w:t>
      </w:r>
      <w:bookmarkEnd w:id="3072"/>
      <w:r w:rsidR="001F4F4D">
        <w:rPr>
          <w:rFonts w:ascii="Aptos" w:hAnsi="Aptos"/>
          <w:sz w:val="18"/>
        </w:rPr>
        <w:t xml:space="preserve">. </w:t>
      </w:r>
      <w:r w:rsidRPr="000D75C5">
        <w:rPr>
          <w:rFonts w:ascii="Aptos" w:hAnsi="Aptos"/>
          <w:sz w:val="18"/>
          <w:rPrChange w:id="3074" w:author="Microsoft Word" w:date="2026-09-09T14:54:00Z" w16du:dateUtc="2026-09-09T13:54:00Z">
            <w:rPr/>
          </w:rPrChange>
        </w:rPr>
        <w:t>Multiple related sources must be brought together with dependencies, retries and observability, and transformation should happen where compute is cheapest and closest to the data.</w:t>
      </w:r>
    </w:p>
    <w:p w14:paraId="2C633084" w14:textId="5A04604E" w:rsidR="00C24713" w:rsidRPr="000D75C5" w:rsidRDefault="00C24713" w:rsidP="00C24713">
      <w:pPr>
        <w:spacing w:after="120"/>
        <w:rPr>
          <w:rFonts w:ascii="Aptos" w:hAnsi="Aptos"/>
          <w:sz w:val="18"/>
          <w:rPrChange w:id="3075" w:author="Microsoft Word" w:date="2026-09-09T14:54:00Z" w16du:dateUtc="2026-09-09T13:54:00Z">
            <w:rPr/>
          </w:rPrChange>
        </w:rPr>
      </w:pPr>
      <w:bookmarkStart w:id="3076" w:name="_Toc239852363"/>
      <w:bookmarkEnd w:id="3076"/>
      <w:commentRangeStart w:id="3079"/>
      <w:commentRangeEnd w:id="3079"/>
      <w:r>
        <w:rPr>
          <w:b/>
        </w:rPr>
        <w:t xml:space="preserve">Solution. </w:t>
      </w:r>
      <w:r>
        <w:t xml:space="preserve">An orchestration layer, Azure Data Factory, coordinates extract, stage and load across sources. Each source is extracted and landed in an ADLS Gen2 stage, and Snowpipe loads the staged files into Snowflake as they arrive, so the orchestrator does not hold a bulk load open. Transformation is then pushed down into Snowflake as ELT rather than ETL. The orchestrator owns sequencing and recovery, Snowpipe owns the load, and Snowflake owns the transform.</w:t>
      </w:r>
    </w:p>
    <w:p w14:paraId="2FC6E6BE" w14:textId="6CAD2217" w:rsidR="00C24713" w:rsidRPr="000D75C5" w:rsidRDefault="00C24713" w:rsidP="00C24713">
      <w:pPr>
        <w:spacing w:after="120"/>
        <w:rPr>
          <w:rFonts w:ascii="Aptos" w:hAnsi="Aptos"/>
          <w:sz w:val="18"/>
          <w:rPrChange w:id="3085" w:author="Microsoft Word" w:date="2026-09-09T14:54:00Z" w16du:dateUtc="2026-09-09T13:54:00Z">
            <w:rPr/>
          </w:rPrChange>
        </w:rPr>
      </w:pPr>
      <w:bookmarkStart w:id="3086" w:name="_Toc239852364"/>
      <w:r w:rsidRPr="00052AFA">
        <w:rPr>
          <w:rFonts w:ascii="Aptos" w:hAnsi="Aptos"/>
          <w:b/>
          <w:color w:val="1F3864"/>
          <w:sz w:val="18"/>
          <w:rPrChange w:id="3087" w:author="Microsoft Word" w:date="2026-09-09T14:54:00Z" w16du:dateUtc="2026-09-09T13:54:00Z">
            <w:rPr/>
          </w:rPrChange>
        </w:rPr>
        <w:t>Use it when</w:t>
      </w:r>
      <w:bookmarkEnd w:id="3086"/>
      <w:r w:rsidR="001F4F4D" w:rsidRPr="00052AFA">
        <w:rPr>
          <w:rFonts w:ascii="Aptos" w:hAnsi="Aptos"/>
          <w:b/>
          <w:color w:val="1F3864"/>
          <w:sz w:val="18"/>
        </w:rPr>
        <w:t>.</w:t>
      </w:r>
      <w:r w:rsidR="001F4F4D">
        <w:rPr>
          <w:rFonts w:ascii="Aptos" w:hAnsi="Aptos"/>
          <w:sz w:val="18"/>
        </w:rPr>
        <w:t xml:space="preserve"> </w:t>
      </w:r>
      <w:r w:rsidRPr="000D75C5">
        <w:rPr>
          <w:rFonts w:ascii="Aptos" w:hAnsi="Aptos"/>
          <w:sz w:val="18"/>
          <w:rPrChange w:id="3088" w:author="Microsoft Word" w:date="2026-09-09T14:54:00Z" w16du:dateUtc="2026-09-09T13:54:00Z">
            <w:rPr/>
          </w:rPrChange>
        </w:rPr>
        <w:t>Coordinated multi-source loads with inter-dependencies; you want lineage, retries and alerting over the pipeline; transformation is set-based and belongs in the warehouse.</w:t>
      </w:r>
    </w:p>
    <w:p w14:paraId="0D8C7009" w14:textId="7CA6878D" w:rsidR="00C24713" w:rsidRPr="000D75C5" w:rsidRDefault="00C24713" w:rsidP="00C24713">
      <w:pPr>
        <w:spacing w:after="120"/>
        <w:rPr>
          <w:rFonts w:ascii="Aptos" w:hAnsi="Aptos"/>
          <w:sz w:val="18"/>
          <w:rPrChange w:id="3089" w:author="Microsoft Word" w:date="2026-09-09T14:54:00Z" w16du:dateUtc="2026-09-09T13:54:00Z">
            <w:rPr/>
          </w:rPrChange>
        </w:rPr>
      </w:pPr>
      <w:bookmarkStart w:id="3090" w:name="_Toc239852365"/>
      <w:r w:rsidRPr="00052AFA">
        <w:rPr>
          <w:rFonts w:ascii="Aptos" w:hAnsi="Aptos"/>
          <w:b/>
          <w:color w:val="1F3864"/>
          <w:sz w:val="18"/>
          <w:rPrChange w:id="3091" w:author="Microsoft Word" w:date="2026-09-09T14:54:00Z" w16du:dateUtc="2026-09-09T13:54:00Z">
            <w:rPr/>
          </w:rPrChange>
        </w:rPr>
        <w:t>Avoid it when</w:t>
      </w:r>
      <w:bookmarkEnd w:id="3090"/>
      <w:r w:rsidR="001F4F4D" w:rsidRPr="00052AFA">
        <w:rPr>
          <w:rFonts w:ascii="Aptos" w:hAnsi="Aptos"/>
          <w:b/>
          <w:color w:val="1F3864"/>
          <w:sz w:val="18"/>
        </w:rPr>
        <w:t>.</w:t>
      </w:r>
      <w:r w:rsidR="001F4F4D">
        <w:rPr>
          <w:rFonts w:ascii="Aptos" w:hAnsi="Aptos"/>
          <w:sz w:val="18"/>
        </w:rPr>
        <w:t xml:space="preserve"> </w:t>
      </w:r>
      <w:r w:rsidRPr="000D75C5">
        <w:rPr>
          <w:rFonts w:ascii="Aptos" w:hAnsi="Aptos"/>
          <w:sz w:val="18"/>
          <w:rPrChange w:id="3092" w:author="Microsoft Word" w:date="2026-09-09T14:54:00Z" w16du:dateUtc="2026-09-09T13:54:00Z">
            <w:rPr/>
          </w:rPrChange>
        </w:rPr>
        <w:t>A single simple feed (a plain batch or Snowpipe load is lighter); transformation must happen before landing for compliance or redaction; latency needs are real-time.</w:t>
      </w:r>
    </w:p>
    <w:p w14:paraId="64E3555F" w14:textId="1AA8166C" w:rsidR="00C24713" w:rsidRPr="000D75C5" w:rsidRDefault="00C24713" w:rsidP="00C24713">
      <w:pPr>
        <w:spacing w:after="120"/>
        <w:rPr>
          <w:rFonts w:ascii="Aptos" w:hAnsi="Aptos"/>
          <w:sz w:val="18"/>
          <w:rPrChange w:id="3093" w:author="Microsoft Word" w:date="2026-09-09T14:54:00Z" w16du:dateUtc="2026-09-09T13:54:00Z">
            <w:rPr/>
          </w:rPrChange>
        </w:rPr>
      </w:pPr>
      <w:bookmarkStart w:id="3094" w:name="_Toc239852366"/>
      <w:r w:rsidRPr="00052AFA">
        <w:rPr>
          <w:rFonts w:ascii="Aptos" w:hAnsi="Aptos"/>
          <w:b/>
          <w:color w:val="1F3864"/>
          <w:sz w:val="18"/>
          <w:rPrChange w:id="3095" w:author="Microsoft Word" w:date="2026-09-09T14:54:00Z" w16du:dateUtc="2026-09-09T13:54:00Z">
            <w:rPr/>
          </w:rPrChange>
        </w:rPr>
        <w:t>Risk &amp; consideration</w:t>
      </w:r>
      <w:bookmarkEnd w:id="3094"/>
      <w:r w:rsidR="001F4F4D">
        <w:rPr>
          <w:rFonts w:ascii="Aptos" w:hAnsi="Aptos"/>
          <w:sz w:val="18"/>
        </w:rPr>
        <w:t xml:space="preserve">. </w:t>
      </w:r>
      <w:r w:rsidRPr="000D75C5">
        <w:rPr>
          <w:rFonts w:ascii="Aptos" w:hAnsi="Aptos"/>
          <w:sz w:val="18"/>
          <w:rPrChange w:id="3096" w:author="Microsoft Word" w:date="2026-09-09T14:54:00Z" w16du:dateUtc="2026-09-09T13:54:00Z">
            <w:rPr/>
          </w:rPrChange>
        </w:rPr>
        <w:t>The orchestrator becomes a critical dependency—its availability, secrets and permissions need the same rigour as any operational service. Partial failures and re-run semantics must be idempotent. Pushdown transforms consume Snowflake compute and need cost governance.</w:t>
      </w:r>
    </w:p>
    <w:p w14:paraId="71823D35" w14:textId="2C58F0E4" w:rsidR="00C24713" w:rsidRPr="000D75C5" w:rsidRDefault="00C24713" w:rsidP="00C24713">
      <w:pPr>
        <w:spacing w:after="120"/>
        <w:rPr>
          <w:rFonts w:ascii="Aptos" w:hAnsi="Aptos"/>
          <w:sz w:val="18"/>
          <w:rPrChange w:id="3097" w:author="Microsoft Word" w:date="2026-09-09T14:54:00Z" w16du:dateUtc="2026-09-09T13:54:00Z">
            <w:rPr/>
          </w:rPrChange>
        </w:rPr>
      </w:pPr>
      <w:bookmarkStart w:id="3098" w:name="_Toc239852367"/>
      <w:r w:rsidRPr="00052AFA">
        <w:rPr>
          <w:rFonts w:ascii="Aptos" w:hAnsi="Aptos"/>
          <w:b/>
          <w:color w:val="1F3864"/>
          <w:sz w:val="18"/>
          <w:rPrChange w:id="3099" w:author="Microsoft Word" w:date="2026-09-09T14:54:00Z" w16du:dateUtc="2026-09-09T13:54:00Z">
            <w:rPr/>
          </w:rPrChange>
        </w:rPr>
        <w:t>Security boundary</w:t>
      </w:r>
      <w:bookmarkEnd w:id="3098"/>
      <w:r w:rsidR="001F4F4D" w:rsidRPr="00052AFA">
        <w:rPr>
          <w:rFonts w:ascii="Aptos" w:hAnsi="Aptos"/>
          <w:b/>
          <w:color w:val="1F3864"/>
          <w:sz w:val="18"/>
        </w:rPr>
        <w:t>.</w:t>
      </w:r>
      <w:r w:rsidR="001F4F4D">
        <w:rPr>
          <w:rFonts w:ascii="Aptos" w:hAnsi="Aptos"/>
          <w:sz w:val="18"/>
        </w:rPr>
        <w:t xml:space="preserve"> </w:t>
      </w:r>
      <w:r w:rsidRPr="000D75C5">
        <w:rPr>
          <w:rFonts w:ascii="Aptos" w:hAnsi="Aptos"/>
          <w:sz w:val="18"/>
          <w:rPrChange w:id="3100" w:author="Microsoft Word" w:date="2026-09-09T14:54:00Z" w16du:dateUtc="2026-09-09T13:54:00Z">
            <w:rPr/>
          </w:rPrChange>
        </w:rPr>
        <w:t>The orchestrator holds credentials to many systems—managed identity and a secrets vault are mandatory, with least-privilege per connection. Staging over private endpoint. Transformation runs inside Snowflake, keeping data off intermediate compute in transit.</w:t>
      </w:r>
    </w:p>
    <w:p w14:paraId="5629E1E1" w14:textId="24BA6375" w:rsidR="00C24713" w:rsidRPr="000D75C5" w:rsidRDefault="00C24713" w:rsidP="00C24713">
      <w:pPr>
        <w:spacing w:after="120"/>
        <w:rPr>
          <w:rFonts w:ascii="Aptos" w:hAnsi="Aptos"/>
          <w:sz w:val="18"/>
          <w:rPrChange w:id="3101" w:author="Microsoft Word" w:date="2026-09-09T14:54:00Z" w16du:dateUtc="2026-09-09T13:54:00Z">
            <w:rPr/>
          </w:rPrChange>
        </w:rPr>
      </w:pPr>
      <w:bookmarkStart w:id="3102" w:name="_Toc239852368"/>
      <w:r w:rsidRPr="00052AFA">
        <w:rPr>
          <w:rFonts w:ascii="Aptos" w:hAnsi="Aptos"/>
          <w:b/>
          <w:color w:val="1F3864"/>
          <w:sz w:val="18"/>
          <w:rPrChange w:id="3103" w:author="Microsoft Word" w:date="2026-09-09T14:54:00Z" w16du:dateUtc="2026-09-09T13:54:00Z">
            <w:rPr/>
          </w:rPrChange>
        </w:rPr>
        <w:t>Common pitfall</w:t>
      </w:r>
      <w:bookmarkEnd w:id="3102"/>
      <w:r w:rsidR="001F4F4D">
        <w:rPr>
          <w:rFonts w:ascii="Aptos" w:hAnsi="Aptos"/>
          <w:sz w:val="18"/>
        </w:rPr>
        <w:t xml:space="preserve">. </w:t>
      </w:r>
      <w:r w:rsidRPr="000D75C5">
        <w:rPr>
          <w:rFonts w:ascii="Aptos" w:hAnsi="Aptos"/>
          <w:sz w:val="18"/>
          <w:rPrChange w:id="3104" w:author="Microsoft Word" w:date="2026-09-09T14:54:00Z" w16du:dateUtc="2026-09-09T13:54:00Z">
            <w:rPr/>
          </w:rPrChange>
        </w:rPr>
        <w:t>Letting the orchestrator become a transformation engine (row-by-row processing in transit) instead of pushing set-based work into Snowflake. Unbounded retries that mask a persistent upstream failure.</w:t>
      </w:r>
    </w:p>
    <w:p w14:paraId="259EBED2" w14:textId="44B49D0A" w:rsidR="00D813B7" w:rsidRPr="000D75C5" w:rsidRDefault="00C24713" w:rsidP="00EA46EC">
      <w:pPr>
        <w:spacing w:after="120"/>
        <w:rPr>
          <w:rFonts w:ascii="Aptos" w:hAnsi="Aptos"/>
          <w:sz w:val="18"/>
          <w:rPrChange w:id="3105" w:author="Microsoft Word" w:date="2026-09-09T14:54:00Z" w16du:dateUtc="2026-09-09T13:54:00Z">
            <w:rPr/>
          </w:rPrChange>
        </w:rPr>
      </w:pPr>
      <w:bookmarkStart w:id="3106" w:name="_Toc239852369"/>
      <w:r w:rsidRPr="00052AFA">
        <w:rPr>
          <w:rFonts w:ascii="Aptos" w:hAnsi="Aptos"/>
          <w:b/>
          <w:color w:val="1F3864"/>
          <w:sz w:val="18"/>
          <w:rPrChange w:id="3107" w:author="Microsoft Word" w:date="2026-09-09T14:54:00Z" w16du:dateUtc="2026-09-09T13:54:00Z">
            <w:rPr/>
          </w:rPrChange>
        </w:rPr>
        <w:t>In practice</w:t>
      </w:r>
      <w:bookmarkEnd w:id="3106"/>
      <w:r w:rsidR="001F4F4D">
        <w:rPr>
          <w:rFonts w:ascii="Aptos" w:hAnsi="Aptos"/>
          <w:sz w:val="18"/>
        </w:rPr>
        <w:t xml:space="preserve">. </w:t>
      </w:r>
      <w:r w:rsidRPr="000D75C5">
        <w:rPr>
          <w:rFonts w:ascii="Aptos" w:hAnsi="Aptos"/>
          <w:sz w:val="18"/>
          <w:rPrChange w:id="3108" w:author="Microsoft Word" w:date="2026-09-09T14:54:00Z" w16du:dateUtc="2026-09-09T13:54:00Z">
            <w:rPr/>
          </w:rPrChange>
        </w:rPr>
        <w:t>Building a conformed claims dataset that joins claims, policy and reinsurance-treaty feeds. The orchestrator sequences the loads and kicks off in-warehouse conforming for exposure and recoveries reporting.</w:t>
      </w:r>
      <w:r w:rsidR="00176394">
        <w:rPr>
          <w:rFonts w:ascii="Aptos" w:hAnsi="Aptos"/>
          <w:sz w:val="18"/>
        </w:rPr>
        <w:br/>
      </w:r>
    </w:p>
    <w:p w14:paraId="38F28C22" w14:textId="709586A1" w:rsidR="005D0433" w:rsidRPr="005F0377" w:rsidRDefault="004C24AC" w:rsidP="005D0433">
      <w:pPr>
        <w:pStyle w:val="Heading4"/>
        <w:rPr>
          <w:rFonts w:ascii="Calibri heading" w:hAnsi="Calibri heading"/>
          <w:color w:val="2E5496"/>
          <w:lang w:val="en-US"/>
          <w:rPrChange w:id="3109" w:author="Microsoft Word" w:date="2026-09-09T14:02:00Z" w16du:dateUtc="2026-09-09T13:02:00Z">
            <w:rPr/>
          </w:rPrChange>
        </w:rPr>
      </w:pPr>
      <w:bookmarkStart w:id="3110" w:name="_Toc239852370"/>
      <w:bookmarkStart w:id="3111" w:name="_Toc239899906"/>
      <w:r>
        <w:rPr>
          <w:rFonts w:ascii="Calibri heading" w:hAnsi="Calibri heading"/>
          <w:color w:val="2E5496"/>
          <w:lang w:val="en-US"/>
        </w:rPr>
        <w:t xml:space="preserve">8.4.5 Governed API write (SFDEINT5)</w:t>
      </w:r>
    </w:p>
    <w:p w14:paraId="4BF6C37A" w14:textId="77777777" w:rsidR="005D0433" w:rsidRPr="00607B7E" w:rsidRDefault="005D0433" w:rsidP="005D0433">
      <w:pPr>
        <w:spacing w:before="10" w:after="90"/>
        <w:rPr>
          <w:rFonts w:ascii="Aptos" w:hAnsi="Aptos"/>
          <w:i/>
          <w:color w:val="5A6470"/>
          <w:sz w:val="18"/>
          <w:rPrChange w:id="3114" w:author="Microsoft Word" w:date="2026-09-09T14:02:00Z" w16du:dateUtc="2026-09-09T13:02:00Z">
            <w:rPr/>
          </w:rPrChange>
        </w:rPr>
      </w:pPr>
      <w:r w:rsidRPr="00607B7E">
        <w:rPr>
          <w:rFonts w:ascii="Aptos" w:hAnsi="Aptos"/>
          <w:i/>
          <w:color w:val="5A6470"/>
          <w:sz w:val="18"/>
          <w:rPrChange w:id="3115" w:author="Microsoft Word" w:date="2026-09-09T14:02:00Z" w16du:dateUtc="2026-09-09T13:02:00Z">
            <w:rPr/>
          </w:rPrChange>
        </w:rPr>
        <w:t>A small, well-defined set of records is written into the platform through a governed API on the shared gateway, rather than opening a bulk data path for a handful of values.</w:t>
      </w:r>
    </w:p>
    <w:p w14:paraId="54B5F1F7" w14:textId="77777777" w:rsidR="005D0433" w:rsidRDefault="005D0433" w:rsidP="005D0433">
      <w:pPr>
        <w:spacing w:before="40" w:after="120"/>
        <w:jc w:val="center"/>
      </w:pPr>
      <w:r>
        <w:rPr>
          <w:noProof/>
        </w:rPr>
        <w:drawing>
          <wp:inline distT="0" distB="0" distL="0" distR="0" wp14:anchorId="428E9E6C" wp14:editId="74606C26">
            <wp:extent cx="5191125" cy="987442"/>
            <wp:effectExtent l="19050" t="19050" r="9525" b="22225"/>
            <wp:docPr id="425860982"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54"/>
                    <a:srcRect/>
                    <a:stretch>
                      <a:fillRect/>
                    </a:stretch>
                  </pic:blipFill>
                  <pic:spPr bwMode="auto">
                    <a:xfrm>
                      <a:off x="0" y="0"/>
                      <a:ext cx="5191125" cy="987442"/>
                    </a:xfrm>
                    <a:prstGeom prst="rect">
                      <a:avLst/>
                    </a:prstGeom>
                    <a:solidFill>
                      <a:srgbClr val="222831"/>
                    </a:solidFill>
                    <a:ln w="9525">
                      <a:solidFill>
                        <a:srgbClr val="AEB6C2"/>
                      </a:solidFill>
                    </a:ln>
                  </pic:spPr>
                </pic:pic>
              </a:graphicData>
            </a:graphic>
          </wp:inline>
        </w:drawing>
      </w:r>
    </w:p>
    <w:p w14:paraId="631077FB" w14:textId="77777777" w:rsidR="005D0433" w:rsidRPr="000D75C5" w:rsidRDefault="005D0433" w:rsidP="005D0433">
      <w:pPr>
        <w:spacing w:before="40" w:after="110" w:line="278" w:lineRule="auto"/>
        <w:rPr>
          <w:rFonts w:ascii="Aptos" w:hAnsi="Aptos"/>
          <w:sz w:val="18"/>
          <w:rPrChange w:id="3116" w:author="Microsoft Word" w:date="2026-09-09T14:02:00Z" w16du:dateUtc="2026-09-09T13:02:00Z">
            <w:rPr/>
          </w:rPrChange>
        </w:rPr>
      </w:pPr>
      <w:r w:rsidRPr="00607B7E">
        <w:rPr>
          <w:rFonts w:ascii="Aptos" w:hAnsi="Aptos"/>
          <w:b/>
          <w:color w:val="1F3864"/>
          <w:sz w:val="18"/>
          <w:rPrChange w:id="3117" w:author="Microsoft Word" w:date="2026-09-09T14:02:00Z" w16du:dateUtc="2026-09-09T13:02:00Z">
            <w:rPr>
              <w:b/>
            </w:rPr>
          </w:rPrChange>
        </w:rPr>
        <w:t>Problem.</w:t>
      </w:r>
      <w:r w:rsidRPr="000D75C5">
        <w:rPr>
          <w:rFonts w:ascii="Aptos" w:hAnsi="Aptos"/>
          <w:b/>
          <w:sz w:val="18"/>
          <w:rPrChange w:id="3118" w:author="Microsoft Word" w:date="2026-09-09T14:02:00Z" w16du:dateUtc="2026-09-09T13:02:00Z">
            <w:rPr>
              <w:b/>
            </w:rPr>
          </w:rPrChange>
        </w:rPr>
        <w:t xml:space="preserve"> </w:t>
      </w:r>
      <w:r w:rsidRPr="000D75C5">
        <w:rPr>
          <w:rFonts w:ascii="Aptos" w:hAnsi="Aptos"/>
          <w:sz w:val="18"/>
          <w:rPrChange w:id="3119" w:author="Microsoft Word" w:date="2026-09-09T14:02:00Z" w16du:dateUtc="2026-09-09T13:02:00Z">
            <w:rPr/>
          </w:rPrChange>
        </w:rPr>
        <w:t>An application needs to place a small volume of records into the analytical platform, such as a manual adjustment or a reference override, where standing up a file or streaming pipeline would be disproportionate.</w:t>
      </w:r>
    </w:p>
    <w:p w14:paraId="09D7BD91" w14:textId="77777777" w:rsidR="005D0433" w:rsidRPr="000D75C5" w:rsidRDefault="005D0433" w:rsidP="005D0433">
      <w:pPr>
        <w:spacing w:before="40" w:after="110" w:line="278" w:lineRule="auto"/>
        <w:rPr>
          <w:rFonts w:ascii="Aptos" w:hAnsi="Aptos"/>
          <w:sz w:val="18"/>
          <w:rPrChange w:id="3120" w:author="Microsoft Word" w:date="2026-09-09T14:02:00Z" w16du:dateUtc="2026-09-09T13:02:00Z">
            <w:rPr/>
          </w:rPrChange>
        </w:rPr>
      </w:pPr>
      <w:commentRangeStart w:id="3124"/>
      <w:commentRangeEnd w:id="3124"/>
      <w:r>
        <w:rPr>
          <w:b/>
        </w:rPr>
        <w:t xml:space="preserve">Solution. </w:t>
      </w:r>
      <w:r>
        <w:t xml:space="preserve">This is an import pattern, the low-volume write counterpart to the staged and streaming loads. Snowflake does not publish an API of its own, so a thin serving layer sits in front of it, an Azure Function or small container app that holds a private connection to Snowflake and performs the write. That serving layer is published as an operation on API Management, which applies identity, schema validation, throttling and logging. The gateway is the front door and the Function is the only thing that talks to Snowflake, so the caller reaches API Management over the private network and never touches the platform directly.</w:t>
      </w:r>
    </w:p>
    <w:p w14:paraId="34900DF0" w14:textId="77777777" w:rsidR="005D0433" w:rsidRPr="000D75C5" w:rsidRDefault="005D0433" w:rsidP="005D0433">
      <w:pPr>
        <w:spacing w:before="40" w:after="110" w:line="278" w:lineRule="auto"/>
        <w:rPr>
          <w:rFonts w:ascii="Aptos" w:hAnsi="Aptos"/>
          <w:sz w:val="18"/>
          <w:rPrChange w:id="3128" w:author="Microsoft Word" w:date="2026-09-09T14:02:00Z" w16du:dateUtc="2026-09-09T13:02:00Z">
            <w:rPr/>
          </w:rPrChange>
        </w:rPr>
      </w:pPr>
      <w:r w:rsidRPr="00607B7E">
        <w:rPr>
          <w:rFonts w:ascii="Aptos" w:hAnsi="Aptos"/>
          <w:b/>
          <w:color w:val="1F3864"/>
          <w:sz w:val="18"/>
          <w:rPrChange w:id="3129" w:author="Microsoft Word" w:date="2026-09-09T14:02:00Z" w16du:dateUtc="2026-09-09T13:02:00Z">
            <w:rPr>
              <w:b/>
            </w:rPr>
          </w:rPrChange>
        </w:rPr>
        <w:t>Use it when</w:t>
      </w:r>
      <w:r w:rsidRPr="000D75C5">
        <w:rPr>
          <w:rFonts w:ascii="Aptos" w:hAnsi="Aptos"/>
          <w:b/>
          <w:sz w:val="18"/>
          <w:rPrChange w:id="3130" w:author="Microsoft Word" w:date="2026-09-09T14:02:00Z" w16du:dateUtc="2026-09-09T13:02:00Z">
            <w:rPr>
              <w:b/>
            </w:rPr>
          </w:rPrChange>
        </w:rPr>
        <w:t xml:space="preserve">. </w:t>
      </w:r>
      <w:r w:rsidRPr="000D75C5">
        <w:rPr>
          <w:rFonts w:ascii="Aptos" w:hAnsi="Aptos"/>
          <w:sz w:val="18"/>
          <w:rPrChange w:id="3131" w:author="Microsoft Word" w:date="2026-09-09T14:02:00Z" w16du:dateUtc="2026-09-09T13:02:00Z">
            <w:rPr/>
          </w:rPrChange>
        </w:rPr>
        <w:t>The write is small, well defined and low in volume, and needs to be synchronous or near synchronous.</w:t>
      </w:r>
    </w:p>
    <w:p w14:paraId="157374C0" w14:textId="77777777" w:rsidR="005D0433" w:rsidRPr="000D75C5" w:rsidRDefault="005D0433" w:rsidP="005D0433">
      <w:pPr>
        <w:spacing w:before="40" w:after="110" w:line="278" w:lineRule="auto"/>
        <w:rPr>
          <w:rFonts w:ascii="Aptos" w:hAnsi="Aptos"/>
          <w:sz w:val="18"/>
          <w:rPrChange w:id="3132" w:author="Microsoft Word" w:date="2026-09-09T14:02:00Z" w16du:dateUtc="2026-09-09T13:02:00Z">
            <w:rPr/>
          </w:rPrChange>
        </w:rPr>
      </w:pPr>
      <w:r w:rsidRPr="00607B7E">
        <w:rPr>
          <w:rFonts w:ascii="Aptos" w:hAnsi="Aptos"/>
          <w:b/>
          <w:color w:val="1F3864"/>
          <w:sz w:val="18"/>
          <w:rPrChange w:id="3133" w:author="Microsoft Word" w:date="2026-09-09T14:02:00Z" w16du:dateUtc="2026-09-09T13:02:00Z">
            <w:rPr>
              <w:b/>
            </w:rPr>
          </w:rPrChange>
        </w:rPr>
        <w:t>Avoid it when.</w:t>
      </w:r>
      <w:r w:rsidRPr="000D75C5">
        <w:rPr>
          <w:rFonts w:ascii="Aptos" w:hAnsi="Aptos"/>
          <w:b/>
          <w:sz w:val="18"/>
          <w:rPrChange w:id="3134" w:author="Microsoft Word" w:date="2026-09-09T14:02:00Z" w16du:dateUtc="2026-09-09T13:02:00Z">
            <w:rPr>
              <w:b/>
            </w:rPr>
          </w:rPrChange>
        </w:rPr>
        <w:t xml:space="preserve"> </w:t>
      </w:r>
      <w:r w:rsidRPr="000D75C5">
        <w:rPr>
          <w:rFonts w:ascii="Aptos" w:hAnsi="Aptos"/>
          <w:sz w:val="18"/>
          <w:rPrChange w:id="3135" w:author="Microsoft Word" w:date="2026-09-09T14:02:00Z" w16du:dateUtc="2026-09-09T13:02:00Z">
            <w:rPr/>
          </w:rPrChange>
        </w:rPr>
        <w:t>The volume is high or the shape is variable, where a staged batch import is the right tool. An API is not a bulk loader.</w:t>
      </w:r>
    </w:p>
    <w:p w14:paraId="0952A4F2" w14:textId="77777777" w:rsidR="005D0433" w:rsidRPr="000D75C5" w:rsidRDefault="005D0433" w:rsidP="005D0433">
      <w:pPr>
        <w:spacing w:before="40" w:after="110" w:line="278" w:lineRule="auto"/>
        <w:rPr>
          <w:rFonts w:ascii="Aptos" w:hAnsi="Aptos"/>
          <w:sz w:val="18"/>
          <w:rPrChange w:id="3136" w:author="Microsoft Word" w:date="2026-09-09T14:02:00Z" w16du:dateUtc="2026-09-09T13:02:00Z">
            <w:rPr/>
          </w:rPrChange>
        </w:rPr>
      </w:pPr>
      <w:r w:rsidRPr="00607B7E">
        <w:rPr>
          <w:rFonts w:ascii="Aptos" w:hAnsi="Aptos"/>
          <w:b/>
          <w:color w:val="1F3864"/>
          <w:sz w:val="18"/>
          <w:rPrChange w:id="3137" w:author="Microsoft Word" w:date="2026-09-09T14:02:00Z" w16du:dateUtc="2026-09-09T13:02:00Z">
            <w:rPr>
              <w:b/>
            </w:rPr>
          </w:rPrChange>
        </w:rPr>
        <w:t>In practice</w:t>
      </w:r>
      <w:r w:rsidRPr="000D75C5">
        <w:rPr>
          <w:rFonts w:ascii="Aptos" w:hAnsi="Aptos"/>
          <w:b/>
          <w:sz w:val="18"/>
          <w:rPrChange w:id="3138" w:author="Microsoft Word" w:date="2026-09-09T14:02:00Z" w16du:dateUtc="2026-09-09T13:02:00Z">
            <w:rPr>
              <w:b/>
            </w:rPr>
          </w:rPrChange>
        </w:rPr>
        <w:t xml:space="preserve">. </w:t>
      </w:r>
      <w:r w:rsidRPr="000D75C5">
        <w:rPr>
          <w:rFonts w:ascii="Aptos" w:hAnsi="Aptos"/>
          <w:sz w:val="18"/>
          <w:rPrChange w:id="3139" w:author="Microsoft Word" w:date="2026-09-09T14:02:00Z" w16du:dateUtc="2026-09-09T13:02:00Z">
            <w:rPr/>
          </w:rPrChange>
        </w:rPr>
        <w:t>An operations tool posts a corrected reference value through an APIM operation, which validates it and writes it to the platform, with the call logged end to end.</w:t>
      </w:r>
    </w:p>
    <w:p w14:paraId="0886669A" w14:textId="15777E4F" w:rsidR="00D813B7" w:rsidRPr="00176394" w:rsidRDefault="00D813B7">
      <w:pPr>
        <w:pStyle w:val="Heading3"/>
        <w:rPr>
          <w:rFonts w:ascii="Calibri heading" w:eastAsiaTheme="majorEastAsia" w:hAnsi="Calibri heading" w:cstheme="majorBidi"/>
          <w:color w:val="2E5496"/>
          <w:sz w:val="28"/>
          <w:szCs w:val="26"/>
          <w:lang w:val="en-US"/>
          <w:rPrChange w:id="3140" w:author="Microsoft Word" w:date="2026-09-09T14:54:00Z" w16du:dateUtc="2026-09-09T13:54:00Z">
            <w:rPr/>
          </w:rPrChange>
        </w:rPr>
        <w:pPrChange w:id="3141" w:author="Microsoft Word" w:date="2026-09-09T14:54:00Z" w16du:dateUtc="2026-09-09T13:54:00Z">
          <w:pPr>
            <w:spacing w:after="120" w:line="278" w:lineRule="auto"/>
          </w:pPr>
        </w:pPrChange>
      </w:pPr>
      <w:r w:rsidRPr="000D1E23">
        <w:rPr>
          <w:rFonts w:ascii="Calibri heading" w:eastAsiaTheme="majorEastAsia" w:hAnsi="Calibri heading" w:cstheme="majorBidi"/>
          <w:b w:val="0"/>
          <w:color w:val="2E5496"/>
          <w:sz w:val="28"/>
          <w:szCs w:val="26"/>
          <w:lang w:val="en-US"/>
          <w:rPrChange w:id="3142" w:author="Microsoft Word" w:date="2026-09-09T14:54:00Z" w16du:dateUtc="2026-09-09T13:54:00Z">
            <w:rPr>
              <w:b/>
              <w:bCs/>
              <w:color w:val="2E5496"/>
              <w:sz w:val="25"/>
              <w:szCs w:val="25"/>
            </w:rPr>
          </w:rPrChange>
        </w:rPr>
        <w:t>Export</w:t>
      </w:r>
      <w:r w:rsidRPr="00176394">
        <w:rPr>
          <w:rFonts w:ascii="Calibri heading" w:eastAsiaTheme="majorEastAsia" w:hAnsi="Calibri heading" w:cstheme="majorBidi"/>
          <w:b w:val="0"/>
          <w:color w:val="2E5496"/>
          <w:sz w:val="28"/>
          <w:szCs w:val="26"/>
          <w:lang w:val="en-US"/>
        </w:rPr>
        <w:t xml:space="preserve"> Patterns</w:t>
      </w:r>
      <w:bookmarkEnd w:id="3110"/>
      <w:bookmarkEnd w:id="3111"/>
      <w:r w:rsidR="00716901">
        <w:rPr>
          <w:rFonts w:ascii="Calibri heading" w:eastAsiaTheme="majorEastAsia" w:hAnsi="Calibri heading" w:cstheme="majorBidi"/>
          <w:b w:val="0"/>
          <w:bCs w:val="0"/>
          <w:color w:val="2E5496"/>
          <w:sz w:val="28"/>
          <w:szCs w:val="26"/>
          <w:lang w:val="en-US"/>
        </w:rPr>
        <w:br/>
      </w:r>
    </w:p>
    <w:p w14:paraId="10916988" w14:textId="3D6A9177" w:rsidR="00716901" w:rsidRPr="005F0377" w:rsidRDefault="004C24AC" w:rsidP="00716901">
      <w:pPr>
        <w:pStyle w:val="Heading4"/>
        <w:rPr>
          <w:rFonts w:ascii="Calibri heading" w:hAnsi="Calibri heading"/>
          <w:color w:val="2E5496"/>
          <w:lang w:val="en-US"/>
          <w:rPrChange w:id="3143" w:author="Microsoft Word" w:date="2026-09-09T14:02:00Z" w16du:dateUtc="2026-09-09T13:02:00Z">
            <w:rPr/>
          </w:rPrChange>
        </w:rPr>
      </w:pPr>
      <w:commentRangeStart w:id="3144"/>
      <w:commentRangeEnd w:id="3144"/>
      <w:r>
        <w:rPr>
          <w:rFonts w:ascii="Calibri heading" w:hAnsi="Calibri heading"/>
          <w:color w:val="2E5496"/>
          <w:lang w:val="en-US"/>
        </w:rPr>
        <w:t xml:space="preserve">8.4.6 Serve curated data (SFDEINT6)</w:t>
      </w:r>
    </w:p>
    <w:p w14:paraId="358A413A" w14:textId="77777777" w:rsidR="00587646" w:rsidRPr="000D75C5" w:rsidRDefault="00587646" w:rsidP="00587646">
      <w:pPr>
        <w:spacing w:before="10" w:after="90"/>
        <w:rPr>
          <w:rFonts w:ascii="Aptos" w:hAnsi="Aptos"/>
          <w:sz w:val="18"/>
          <w:rPrChange w:id="3148" w:author="Microsoft Word" w:date="2026-09-09T14:54:00Z" w16du:dateUtc="2026-09-09T13:54:00Z">
            <w:rPr/>
          </w:rPrChange>
        </w:rPr>
      </w:pPr>
      <w:r w:rsidRPr="000D75C5">
        <w:rPr>
          <w:rFonts w:ascii="Aptos" w:hAnsi="Aptos"/>
          <w:i/>
          <w:color w:val="5A6470"/>
          <w:sz w:val="18"/>
          <w:rPrChange w:id="3149" w:author="Microsoft Word" w:date="2026-09-09T14:54:00Z" w16du:dateUtc="2026-09-09T13:54:00Z">
            <w:rPr>
              <w:i/>
              <w:iCs/>
              <w:color w:val="5A6470"/>
            </w:rPr>
          </w:rPrChange>
        </w:rPr>
        <w:t>Pull curated data from the platform and serve it to a consumer through the gateway, analytical, not a system of record.</w:t>
      </w:r>
    </w:p>
    <w:p w14:paraId="13F5181A" w14:textId="77777777" w:rsidR="00587646" w:rsidRDefault="00716901" w:rsidP="00587646">
      <w:pPr>
        <w:spacing w:before="90" w:after="130"/>
        <w:jc w:val="center"/>
      </w:pPr>
      <w:r>
        <w:rPr>
          <w:noProof/>
        </w:rPr>
        <w:drawing>
          <wp:inline distT="0" distB="0" distL="0" distR="0" wp14:anchorId="31798877" wp14:editId="1E751161">
            <wp:extent cx="5191125" cy="723900"/>
            <wp:effectExtent l="19050" t="19050" r="19050" b="19050"/>
            <wp:docPr id="359906185" name="Picture 35990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91125" cy="723900"/>
                    </a:xfrm>
                    <a:prstGeom prst="rect">
                      <a:avLst/>
                    </a:prstGeom>
                    <a:noFill/>
                    <a:ln w="9525">
                      <a:solidFill>
                        <a:srgbClr val="AEB6C2"/>
                      </a:solidFill>
                    </a:ln>
                  </pic:spPr>
                </pic:pic>
              </a:graphicData>
            </a:graphic>
          </wp:inline>
        </w:drawing>
      </w:r>
    </w:p>
    <w:p w14:paraId="3CAA629B" w14:textId="77777777" w:rsidR="00587646" w:rsidRPr="000D75C5" w:rsidRDefault="00587646" w:rsidP="00F6743A">
      <w:pPr>
        <w:spacing w:before="40" w:after="110" w:line="278" w:lineRule="auto"/>
        <w:rPr>
          <w:rFonts w:ascii="Aptos" w:hAnsi="Aptos"/>
          <w:sz w:val="18"/>
          <w:rPrChange w:id="3150" w:author="Microsoft Word" w:date="2026-09-09T14:54:00Z" w16du:dateUtc="2026-09-09T13:54:00Z">
            <w:rPr/>
          </w:rPrChange>
        </w:rPr>
      </w:pPr>
      <w:r w:rsidRPr="000D75C5">
        <w:rPr>
          <w:rFonts w:ascii="Aptos" w:hAnsi="Aptos"/>
          <w:b/>
          <w:color w:val="1F3864"/>
          <w:sz w:val="18"/>
          <w:rPrChange w:id="3151" w:author="Microsoft Word" w:date="2026-09-09T14:54:00Z" w16du:dateUtc="2026-09-09T13:54:00Z">
            <w:rPr>
              <w:b/>
              <w:bCs/>
              <w:color w:val="1F3864"/>
            </w:rPr>
          </w:rPrChange>
        </w:rPr>
        <w:t xml:space="preserve">Problem. </w:t>
      </w:r>
      <w:r w:rsidRPr="000D75C5">
        <w:rPr>
          <w:rFonts w:ascii="Aptos" w:hAnsi="Aptos"/>
          <w:sz w:val="18"/>
          <w:rPrChange w:id="3152" w:author="Microsoft Word" w:date="2026-09-09T14:54:00Z" w16du:dateUtc="2026-09-09T13:54:00Z">
            <w:rPr/>
          </w:rPrChange>
        </w:rPr>
        <w:t>An internal app or partner wants curated, aggregated data that lives in Snowflake, but it should not be running warehouse queries in a latency-sensitive path or treating analytics as the source of truth.</w:t>
      </w:r>
    </w:p>
    <w:p w14:paraId="6F95A0E2" w14:textId="43566A6E" w:rsidR="00587646" w:rsidRPr="000D75C5" w:rsidRDefault="00587646" w:rsidP="00F6743A">
      <w:pPr>
        <w:spacing w:before="40" w:after="110" w:line="278" w:lineRule="auto"/>
        <w:rPr>
          <w:rFonts w:ascii="Aptos" w:hAnsi="Aptos"/>
          <w:sz w:val="18"/>
          <w:rPrChange w:id="3153" w:author="Microsoft Word" w:date="2026-09-09T14:54:00Z" w16du:dateUtc="2026-09-09T13:54:00Z">
            <w:rPr/>
          </w:rPrChange>
        </w:rPr>
      </w:pPr>
      <w:r w:rsidRPr="000D75C5">
        <w:rPr>
          <w:rFonts w:ascii="Aptos" w:hAnsi="Aptos"/>
          <w:b/>
          <w:color w:val="1F3864"/>
          <w:sz w:val="18"/>
          <w:rPrChange w:id="3154" w:author="Microsoft Word" w:date="2026-09-09T14:54:00Z" w16du:dateUtc="2026-09-09T13:54:00Z">
            <w:rPr>
              <w:b/>
              <w:bCs/>
              <w:color w:val="1F3864"/>
            </w:rPr>
          </w:rPrChange>
        </w:rPr>
        <w:t xml:space="preserve">Solution. </w:t>
      </w:r>
      <w:r w:rsidRPr="000D75C5">
        <w:rPr>
          <w:rFonts w:ascii="Aptos" w:hAnsi="Aptos"/>
          <w:sz w:val="18"/>
          <w:rPrChange w:id="3155" w:author="Microsoft Word" w:date="2026-09-09T14:54:00Z" w16du:dateUtc="2026-09-09T13:54:00Z">
            <w:rPr/>
          </w:rPrChange>
        </w:rPr>
        <w:t xml:space="preserve">Expose the curated data through an APIM product backed by </w:t>
      </w:r>
      <w:r w:rsidR="00716901" w:rsidRPr="000D75C5">
        <w:rPr>
          <w:rFonts w:ascii="Aptos" w:hAnsi="Aptos"/>
          <w:sz w:val="18"/>
          <w:rPrChange w:id="3156" w:author="Microsoft Word" w:date="2026-09-09T14:02:00Z" w16du:dateUtc="2026-09-09T13:02:00Z">
            <w:rPr/>
          </w:rPrChange>
        </w:rPr>
        <w:t>a</w:t>
      </w:r>
      <w:r w:rsidR="002A724B">
        <w:rPr>
          <w:rFonts w:ascii="Aptos" w:hAnsi="Aptos"/>
          <w:sz w:val="18"/>
        </w:rPr>
        <w:t>n appropriate</w:t>
      </w:r>
      <w:r w:rsidR="00716901" w:rsidRPr="000D75C5">
        <w:rPr>
          <w:rFonts w:ascii="Aptos" w:hAnsi="Aptos"/>
          <w:sz w:val="18"/>
          <w:rPrChange w:id="3157" w:author="Microsoft Word" w:date="2026-09-09T14:02:00Z" w16du:dateUtc="2026-09-09T13:02:00Z">
            <w:rPr/>
          </w:rPrChange>
        </w:rPr>
        <w:t xml:space="preserve"> </w:t>
      </w:r>
      <w:r w:rsidR="002A724B">
        <w:rPr>
          <w:rFonts w:ascii="Aptos" w:hAnsi="Aptos"/>
          <w:sz w:val="18"/>
        </w:rPr>
        <w:t>service layer</w:t>
      </w:r>
      <w:r w:rsidRPr="000D75C5">
        <w:rPr>
          <w:rFonts w:ascii="Aptos" w:hAnsi="Aptos"/>
          <w:sz w:val="18"/>
          <w:rPrChange w:id="3158" w:author="Microsoft Word" w:date="2026-09-09T14:54:00Z" w16du:dateUtc="2026-09-09T13:54:00Z">
            <w:rPr/>
          </w:rPrChange>
        </w:rPr>
        <w:t xml:space="preserve"> over Snowflake </w:t>
      </w:r>
      <w:r w:rsidR="002A724B">
        <w:rPr>
          <w:rFonts w:ascii="Aptos" w:hAnsi="Aptos"/>
          <w:sz w:val="18"/>
        </w:rPr>
        <w:t>privately</w:t>
      </w:r>
      <w:r w:rsidR="00716901" w:rsidRPr="000D75C5">
        <w:rPr>
          <w:rFonts w:ascii="Aptos" w:hAnsi="Aptos"/>
          <w:sz w:val="18"/>
          <w:rPrChange w:id="3159" w:author="Microsoft Word" w:date="2026-09-09T14:02:00Z" w16du:dateUtc="2026-09-09T13:02:00Z">
            <w:rPr/>
          </w:rPrChange>
        </w:rPr>
        <w:t>.</w:t>
      </w:r>
      <w:r w:rsidRPr="000D75C5">
        <w:rPr>
          <w:rFonts w:ascii="Aptos" w:hAnsi="Aptos"/>
          <w:sz w:val="18"/>
          <w:rPrChange w:id="3160" w:author="Microsoft Word" w:date="2026-09-09T14:54:00Z" w16du:dateUtc="2026-09-09T13:54:00Z">
            <w:rPr/>
          </w:rPrChange>
        </w:rPr>
        <w:t xml:space="preserve"> The platform owns the curation the SIF owns only the exposure, the API contract, authentication, caching and SLA. The contract is explicitly analytical and eventually-consistent.</w:t>
      </w:r>
    </w:p>
    <w:p w14:paraId="5A49F05E" w14:textId="77777777" w:rsidR="00587646" w:rsidRPr="000D75C5" w:rsidRDefault="00587646" w:rsidP="00F6743A">
      <w:pPr>
        <w:spacing w:before="40" w:after="110" w:line="278" w:lineRule="auto"/>
        <w:rPr>
          <w:rFonts w:ascii="Aptos" w:hAnsi="Aptos"/>
          <w:sz w:val="18"/>
          <w:rPrChange w:id="3161" w:author="Microsoft Word" w:date="2026-09-09T14:54:00Z" w16du:dateUtc="2026-09-09T13:54:00Z">
            <w:rPr/>
          </w:rPrChange>
        </w:rPr>
      </w:pPr>
      <w:r w:rsidRPr="000D75C5">
        <w:rPr>
          <w:rFonts w:ascii="Aptos" w:hAnsi="Aptos"/>
          <w:b/>
          <w:color w:val="1F3864"/>
          <w:sz w:val="18"/>
          <w:rPrChange w:id="3162" w:author="Microsoft Word" w:date="2026-09-09T14:54:00Z" w16du:dateUtc="2026-09-09T13:54:00Z">
            <w:rPr>
              <w:b/>
              <w:bCs/>
              <w:color w:val="1F3864"/>
            </w:rPr>
          </w:rPrChange>
        </w:rPr>
        <w:t xml:space="preserve">Use it when. </w:t>
      </w:r>
      <w:r w:rsidRPr="000D75C5">
        <w:rPr>
          <w:rFonts w:ascii="Aptos" w:hAnsi="Aptos"/>
          <w:sz w:val="18"/>
          <w:rPrChange w:id="3163" w:author="Microsoft Word" w:date="2026-09-09T14:54:00Z" w16du:dateUtc="2026-09-09T13:54:00Z">
            <w:rPr/>
          </w:rPrChange>
        </w:rPr>
        <w:t>consumers need governed, curated data products and can tolerate analytical latency.</w:t>
      </w:r>
    </w:p>
    <w:p w14:paraId="61972023" w14:textId="77777777" w:rsidR="00587646" w:rsidRPr="000D75C5" w:rsidRDefault="00587646" w:rsidP="00F6743A">
      <w:pPr>
        <w:spacing w:before="40" w:after="110" w:line="278" w:lineRule="auto"/>
        <w:rPr>
          <w:rFonts w:ascii="Aptos" w:hAnsi="Aptos"/>
          <w:sz w:val="18"/>
          <w:rPrChange w:id="3164" w:author="Microsoft Word" w:date="2026-09-09T14:54:00Z" w16du:dateUtc="2026-09-09T13:54:00Z">
            <w:rPr/>
          </w:rPrChange>
        </w:rPr>
      </w:pPr>
      <w:r w:rsidRPr="000D75C5">
        <w:rPr>
          <w:rFonts w:ascii="Aptos" w:hAnsi="Aptos"/>
          <w:b/>
          <w:color w:val="1F3864"/>
          <w:sz w:val="18"/>
          <w:rPrChange w:id="3165" w:author="Microsoft Word" w:date="2026-09-09T14:54:00Z" w16du:dateUtc="2026-09-09T13:54:00Z">
            <w:rPr>
              <w:b/>
              <w:bCs/>
              <w:color w:val="1F3864"/>
            </w:rPr>
          </w:rPrChange>
        </w:rPr>
        <w:t xml:space="preserve">Avoid it when. </w:t>
      </w:r>
      <w:r w:rsidRPr="000D75C5">
        <w:rPr>
          <w:rFonts w:ascii="Aptos" w:hAnsi="Aptos"/>
          <w:sz w:val="18"/>
          <w:rPrChange w:id="3166" w:author="Microsoft Word" w:date="2026-09-09T14:54:00Z" w16du:dateUtc="2026-09-09T13:54:00Z">
            <w:rPr/>
          </w:rPrChange>
        </w:rPr>
        <w:t>The read is latency-sensitive or transactional, go to the operational system through a request/response API.</w:t>
      </w:r>
    </w:p>
    <w:p w14:paraId="7DB8BE52" w14:textId="77777777" w:rsidR="00587646" w:rsidRPr="000D75C5" w:rsidRDefault="00587646" w:rsidP="00F6743A">
      <w:pPr>
        <w:spacing w:before="40" w:after="110" w:line="278" w:lineRule="auto"/>
        <w:rPr>
          <w:rFonts w:ascii="Aptos" w:hAnsi="Aptos"/>
          <w:sz w:val="18"/>
          <w:rPrChange w:id="3167" w:author="Microsoft Word" w:date="2026-09-09T14:54:00Z" w16du:dateUtc="2026-09-09T13:54:00Z">
            <w:rPr/>
          </w:rPrChange>
        </w:rPr>
      </w:pPr>
      <w:r w:rsidRPr="000D75C5">
        <w:rPr>
          <w:rFonts w:ascii="Aptos" w:hAnsi="Aptos"/>
          <w:b/>
          <w:color w:val="1F3864"/>
          <w:sz w:val="18"/>
          <w:rPrChange w:id="3168" w:author="Microsoft Word" w:date="2026-09-09T14:54:00Z" w16du:dateUtc="2026-09-09T13:54:00Z">
            <w:rPr>
              <w:b/>
              <w:bCs/>
              <w:color w:val="1F3864"/>
            </w:rPr>
          </w:rPrChange>
        </w:rPr>
        <w:t xml:space="preserve">Risks and considerations. </w:t>
      </w:r>
      <w:r w:rsidRPr="000D75C5">
        <w:rPr>
          <w:rFonts w:ascii="Aptos" w:hAnsi="Aptos"/>
          <w:sz w:val="18"/>
          <w:rPrChange w:id="3169" w:author="Microsoft Word" w:date="2026-09-09T14:54:00Z" w16du:dateUtc="2026-09-09T13:54:00Z">
            <w:rPr/>
          </w:rPrChange>
        </w:rPr>
        <w:t>Warehouse latency and cost under API load are real, so cache aggressively and set a clear SLA. Make consumers understand this is a curated, eventually-consistent product, not the operational source of truth.</w:t>
      </w:r>
    </w:p>
    <w:p w14:paraId="336A474D" w14:textId="23F635F2" w:rsidR="00587646" w:rsidRPr="000D75C5" w:rsidRDefault="00587646" w:rsidP="00F6743A">
      <w:pPr>
        <w:spacing w:before="40" w:after="110" w:line="278" w:lineRule="auto"/>
        <w:rPr>
          <w:rFonts w:ascii="Aptos" w:hAnsi="Aptos"/>
          <w:sz w:val="18"/>
          <w:rPrChange w:id="3170" w:author="Microsoft Word" w:date="2026-09-09T14:54:00Z" w16du:dateUtc="2026-09-09T13:54:00Z">
            <w:rPr/>
          </w:rPrChange>
        </w:rPr>
      </w:pPr>
      <w:r w:rsidRPr="000D75C5">
        <w:rPr>
          <w:rFonts w:ascii="Aptos" w:hAnsi="Aptos"/>
          <w:b/>
          <w:color w:val="1F3864"/>
          <w:sz w:val="18"/>
          <w:rPrChange w:id="3171" w:author="Microsoft Word" w:date="2026-09-09T14:54:00Z" w16du:dateUtc="2026-09-09T13:54:00Z">
            <w:rPr>
              <w:b/>
              <w:bCs/>
              <w:color w:val="1F3864"/>
            </w:rPr>
          </w:rPrChange>
        </w:rPr>
        <w:t xml:space="preserve">Security boundary. </w:t>
      </w:r>
      <w:r w:rsidRPr="000D75C5">
        <w:rPr>
          <w:rFonts w:ascii="Aptos" w:hAnsi="Aptos"/>
          <w:sz w:val="18"/>
          <w:rPrChange w:id="3172" w:author="Microsoft Word" w:date="2026-09-09T14:54:00Z" w16du:dateUtc="2026-09-09T13:54:00Z">
            <w:rPr/>
          </w:rPrChange>
        </w:rPr>
        <w:t>APIM (shared) and the serving Function (spoke</w:t>
      </w:r>
      <w:r w:rsidR="00716901" w:rsidRPr="000D75C5">
        <w:rPr>
          <w:rFonts w:ascii="Aptos" w:hAnsi="Aptos"/>
          <w:sz w:val="18"/>
          <w:rPrChange w:id="3173" w:author="Microsoft Word" w:date="2026-09-09T14:02:00Z" w16du:dateUtc="2026-09-09T13:02:00Z">
            <w:rPr/>
          </w:rPrChange>
        </w:rPr>
        <w:t xml:space="preserve">); Snowflake read </w:t>
      </w:r>
      <w:r w:rsidR="008F5DB3">
        <w:rPr>
          <w:rFonts w:ascii="Aptos" w:hAnsi="Aptos"/>
          <w:sz w:val="18"/>
        </w:rPr>
        <w:t>privately</w:t>
      </w:r>
      <w:r w:rsidR="00716901" w:rsidRPr="000D75C5">
        <w:rPr>
          <w:rFonts w:ascii="Aptos" w:hAnsi="Aptos"/>
          <w:sz w:val="18"/>
          <w:rPrChange w:id="3174" w:author="Microsoft Word" w:date="2026-09-09T14:02:00Z" w16du:dateUtc="2026-09-09T13:02:00Z">
            <w:rPr/>
          </w:rPrChange>
        </w:rPr>
        <w:t>.</w:t>
      </w:r>
      <w:r w:rsidRPr="000D75C5">
        <w:rPr>
          <w:rFonts w:ascii="Aptos" w:hAnsi="Aptos"/>
          <w:sz w:val="18"/>
          <w:rPrChange w:id="3175" w:author="Microsoft Word" w:date="2026-09-09T14:54:00Z" w16du:dateUtc="2026-09-09T13:54:00Z">
            <w:rPr/>
          </w:rPrChange>
        </w:rPr>
        <w:t xml:space="preserve"> Within Azure: Private Endpoint, managed identity, TLS, the consumer is authenticated at APIM (Entra), data access is least-privilege, and caching limits how much is exposed. Outside Azure: only where the consumer is external, through the </w:t>
      </w:r>
      <w:r w:rsidR="00993DB7">
        <w:rPr>
          <w:rFonts w:ascii="Aptos" w:hAnsi="Aptos"/>
          <w:sz w:val="18"/>
        </w:rPr>
        <w:t xml:space="preserve">network </w:t>
      </w:r>
      <w:r w:rsidR="00716901" w:rsidRPr="000D75C5">
        <w:rPr>
          <w:rFonts w:ascii="Aptos" w:hAnsi="Aptos"/>
          <w:sz w:val="18"/>
          <w:rPrChange w:id="3176" w:author="Microsoft Word" w:date="2026-09-09T14:02:00Z" w16du:dateUtc="2026-09-09T13:02:00Z">
            <w:rPr/>
          </w:rPrChange>
        </w:rPr>
        <w:t>edge</w:t>
      </w:r>
      <w:r w:rsidR="00D25059">
        <w:rPr>
          <w:rFonts w:ascii="Aptos" w:hAnsi="Aptos"/>
          <w:sz w:val="18"/>
        </w:rPr>
        <w:t xml:space="preserve"> and</w:t>
      </w:r>
      <w:r w:rsidR="00716901" w:rsidRPr="000D75C5">
        <w:rPr>
          <w:rFonts w:ascii="Aptos" w:hAnsi="Aptos"/>
          <w:sz w:val="18"/>
          <w:rPrChange w:id="3177" w:author="Microsoft Word" w:date="2026-09-09T14:02:00Z" w16du:dateUtc="2026-09-09T13:02:00Z">
            <w:rPr/>
          </w:rPrChange>
        </w:rPr>
        <w:t xml:space="preserve"> OAuth.</w:t>
      </w:r>
    </w:p>
    <w:p w14:paraId="0F3E2406" w14:textId="77777777" w:rsidR="00587646" w:rsidRPr="000D75C5" w:rsidRDefault="00587646" w:rsidP="00F6743A">
      <w:pPr>
        <w:spacing w:before="40" w:after="110" w:line="278" w:lineRule="auto"/>
        <w:rPr>
          <w:rFonts w:ascii="Aptos" w:hAnsi="Aptos"/>
          <w:sz w:val="18"/>
          <w:rPrChange w:id="3178" w:author="Microsoft Word" w:date="2026-09-09T14:54:00Z" w16du:dateUtc="2026-09-09T13:54:00Z">
            <w:rPr/>
          </w:rPrChange>
        </w:rPr>
      </w:pPr>
      <w:r w:rsidRPr="000D75C5">
        <w:rPr>
          <w:rFonts w:ascii="Aptos" w:hAnsi="Aptos"/>
          <w:b/>
          <w:color w:val="1F3864"/>
          <w:sz w:val="18"/>
          <w:rPrChange w:id="3179" w:author="Microsoft Word" w:date="2026-09-09T14:54:00Z" w16du:dateUtc="2026-09-09T13:54:00Z">
            <w:rPr>
              <w:b/>
              <w:bCs/>
              <w:color w:val="1F3864"/>
            </w:rPr>
          </w:rPrChange>
        </w:rPr>
        <w:t>Common pitfall</w:t>
      </w:r>
      <w:r w:rsidRPr="000D75C5" w:rsidDel="00386A61">
        <w:rPr>
          <w:rFonts w:ascii="Aptos" w:hAnsi="Aptos"/>
          <w:b/>
          <w:color w:val="1F3864"/>
          <w:sz w:val="18"/>
          <w:rPrChange w:id="3180" w:author="Microsoft Word" w:date="2026-09-09T14:54:00Z" w16du:dateUtc="2026-09-09T13:54:00Z">
            <w:rPr>
              <w:b/>
              <w:bCs/>
              <w:color w:val="1F3864"/>
            </w:rPr>
          </w:rPrChange>
        </w:rPr>
        <w:t>.</w:t>
      </w:r>
      <w:r w:rsidRPr="000D75C5">
        <w:rPr>
          <w:rFonts w:ascii="Aptos" w:hAnsi="Aptos"/>
          <w:b/>
          <w:color w:val="1F3864"/>
          <w:sz w:val="18"/>
          <w:rPrChange w:id="3181" w:author="Microsoft Word" w:date="2026-09-09T14:54:00Z" w16du:dateUtc="2026-09-09T13:54:00Z">
            <w:rPr>
              <w:b/>
              <w:bCs/>
              <w:color w:val="1F3864"/>
            </w:rPr>
          </w:rPrChange>
        </w:rPr>
        <w:t xml:space="preserve"> </w:t>
      </w:r>
      <w:r w:rsidRPr="000D75C5">
        <w:rPr>
          <w:rFonts w:ascii="Aptos" w:hAnsi="Aptos"/>
          <w:sz w:val="18"/>
          <w:rPrChange w:id="3182" w:author="Microsoft Word" w:date="2026-09-09T14:54:00Z" w16du:dateUtc="2026-09-09T13:54:00Z">
            <w:rPr/>
          </w:rPrChange>
        </w:rPr>
        <w:t>Synchronous warehouse queries in a hot transactional path, bypassing APIM to hit Snowflake directly.</w:t>
      </w:r>
    </w:p>
    <w:p w14:paraId="5DF8C5DB" w14:textId="77777777" w:rsidR="00587646" w:rsidRDefault="00587646" w:rsidP="00F6743A">
      <w:pPr>
        <w:spacing w:before="40" w:after="110" w:line="278" w:lineRule="auto"/>
      </w:pPr>
      <w:r w:rsidRPr="000D75C5">
        <w:rPr>
          <w:rFonts w:ascii="Aptos" w:hAnsi="Aptos"/>
          <w:b/>
          <w:color w:val="1F3864"/>
          <w:sz w:val="18"/>
          <w:rPrChange w:id="3183" w:author="Microsoft Word" w:date="2026-09-09T14:54:00Z" w16du:dateUtc="2026-09-09T13:54:00Z">
            <w:rPr>
              <w:b/>
              <w:bCs/>
              <w:color w:val="1F3864"/>
            </w:rPr>
          </w:rPrChange>
        </w:rPr>
        <w:t xml:space="preserve">In practice. </w:t>
      </w:r>
      <w:r w:rsidRPr="000D75C5">
        <w:rPr>
          <w:rFonts w:ascii="Aptos" w:hAnsi="Aptos"/>
          <w:sz w:val="18"/>
          <w:rPrChange w:id="3184" w:author="Microsoft Word" w:date="2026-09-09T14:54:00Z" w16du:dateUtc="2026-09-09T13:54:00Z">
            <w:rPr/>
          </w:rPrChange>
        </w:rPr>
        <w:t>Aggregated exposure metrics are exposed as a governed product API to an internal application.</w:t>
      </w:r>
    </w:p>
    <w:p w14:paraId="2BCB4DEF" w14:textId="77777777" w:rsidR="00587646" w:rsidRDefault="00587646" w:rsidP="00587646">
      <w:pPr>
        <w:spacing w:after="150"/>
      </w:pPr>
    </w:p>
    <w:p w14:paraId="20A9CA28" w14:textId="17441796" w:rsidR="00587646" w:rsidRPr="005F0377" w:rsidRDefault="004C24AC" w:rsidP="00AF1EFE">
      <w:pPr>
        <w:pStyle w:val="Heading4"/>
        <w:rPr>
          <w:rFonts w:ascii="Calibri heading" w:hAnsi="Calibri heading"/>
          <w:color w:val="2E5496"/>
          <w:lang w:val="en-US"/>
          <w:rPrChange w:id="3185" w:author="Microsoft Word" w:date="2026-09-09T14:54:00Z" w16du:dateUtc="2026-09-09T13:54:00Z">
            <w:rPr/>
          </w:rPrChange>
        </w:rPr>
      </w:pPr>
      <w:commentRangeStart w:id="3186"/>
      <w:commentRangeEnd w:id="3186"/>
      <w:r>
        <w:rPr>
          <w:rFonts w:ascii="Calibri heading" w:hAnsi="Calibri heading"/>
          <w:color w:val="2E5496"/>
          <w:lang w:val="en-US"/>
        </w:rPr>
        <w:t xml:space="preserve">8.4.7 Data export (SFDEINT7)</w:t>
      </w:r>
    </w:p>
    <w:p>
      <w:pPr>
        <w:spacing w:after="120" w:line="278" w:lineRule="auto"/>
      </w:pPr>
      <w:r>
        <w:t xml:space="preserve">Move curated results out of the platform to the framework side so consumers never query it directly. This takes two forms, a file export for systems that consume files, and a bulk unload to a framework-owned serving store for services that need whole datasets.</w:t>
      </w:r>
    </w:p>
    <w:p>
      <w:pPr>
        <w:pStyle w:val="Heading5"/>
      </w:pPr>
      <w:r>
        <w:t xml:space="preserve">File export</w:t>
      </w:r>
    </w:p>
    <w:p w14:paraId="355E534D" w14:textId="2EEB5B52" w:rsidR="00F6743A" w:rsidRDefault="00F6743A" w:rsidP="00AF1EFE">
      <w:r>
        <w:rPr>
          <w:noProof/>
        </w:rPr>
        <w:drawing>
          <wp:inline distT="0" distB="0" distL="0" distR="0" wp14:anchorId="161B291D" wp14:editId="2B050C96">
            <wp:extent cx="5810250" cy="1200150"/>
            <wp:effectExtent l="19050" t="19050" r="19050" b="19050"/>
            <wp:docPr id="679269780" name="Picture 67926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810250" cy="1200150"/>
                    </a:xfrm>
                    <a:prstGeom prst="rect">
                      <a:avLst/>
                    </a:prstGeom>
                    <a:ln w="9525">
                      <a:solidFill>
                        <a:srgbClr val="AEB6C2"/>
                      </a:solidFill>
                    </a:ln>
                  </pic:spPr>
                </pic:pic>
              </a:graphicData>
            </a:graphic>
          </wp:inline>
        </w:drawing>
      </w:r>
    </w:p>
    <w:p w14:paraId="2B2870E5" w14:textId="77777777" w:rsidR="005811AF" w:rsidRDefault="005811AF" w:rsidP="005811AF"/>
    <w:p w14:paraId="2F963EE1" w14:textId="534FCC51" w:rsidR="00315CBE" w:rsidRPr="000D75C5" w:rsidRDefault="00315CBE" w:rsidP="005811AF">
      <w:pPr>
        <w:spacing w:before="40" w:after="110" w:line="278" w:lineRule="auto"/>
        <w:rPr>
          <w:rFonts w:ascii="Aptos" w:hAnsi="Aptos"/>
          <w:sz w:val="18"/>
          <w:rPrChange w:id="3195" w:author="Microsoft Word" w:date="2026-09-09T14:54:00Z" w16du:dateUtc="2026-09-09T13:54:00Z">
            <w:rPr/>
          </w:rPrChange>
        </w:rPr>
      </w:pPr>
      <w:bookmarkStart w:id="3196" w:name="_Toc239852375"/>
      <w:bookmarkEnd w:id="3196"/>
      <w:r>
        <w:t xml:space="preserve">A Snowflake scheduled task writes a curated data product as a file, in Parquet, CSV or Delta format, to ADLS. Event Grid then raises a blob-created notification and a Logic App or Function triggers the downstream pickup, so consumers are driven by arrival rather than polling. This fits when downstream systems consume data in file form and the export schedule can be coordinated with Snowflake. Keep to slices rather than whole tables to hold down cost, and reconcile the schedule so a missed export is noticed. In practice, curated features for a claims-prediction model are exported nightly as Parquet to ADLS, and an Azure ML job runs when the file lands.</w:t>
      </w:r>
    </w:p>
    <w:p w14:paraId="5600BA41" w14:textId="77777777" w:rsidR="002813C0" w:rsidRPr="005811AF" w:rsidRDefault="002813C0" w:rsidP="005811AF">
      <w:pPr>
        <w:spacing w:before="40" w:after="110" w:line="278" w:lineRule="auto"/>
        <w:rPr>
          <w:rFonts w:ascii="Aptos" w:hAnsi="Aptos"/>
          <w:b/>
          <w:color w:val="1F3864"/>
          <w:sz w:val="18"/>
          <w:rPrChange w:id="3222" w:author="Microsoft Word" w:date="2026-09-10T09:33:00Z" w16du:dateUtc="2026-09-10T08:33:00Z">
            <w:rPr/>
          </w:rPrChange>
        </w:rPr>
      </w:pPr>
    </w:p>
    <w:p w14:paraId="5F9ABC17" w14:textId="62BC3C64" w:rsidR="00655122" w:rsidRPr="005F0377" w:rsidRDefault="004C24AC" w:rsidP="00AF1EFE">
      <w:pPr>
        <w:pStyle w:val="Heading5"/>
        <w:rPr>
          <w:rFonts w:ascii="Calibri heading" w:hAnsi="Calibri heading"/>
          <w:color w:val="2E5496"/>
          <w:lang w:val="en-US"/>
          <w:rPrChange w:id="3223" w:author="Microsoft Word" w:date="2026-09-09T14:02:00Z" w16du:dateUtc="2026-09-09T13:02:00Z">
            <w:rPr/>
          </w:rPrChange>
        </w:rPr>
      </w:pPr>
      <w:bookmarkStart w:id="3224" w:name="_Toc239852382"/>
      <w:commentRangeStart w:id="3225"/>
      <w:bookmarkEnd w:id="3224"/>
      <w:commentRangeEnd w:id="3225"/>
      <w:r>
        <w:rPr>
          <w:rFonts w:ascii="Calibri heading" w:hAnsi="Calibri heading"/>
          <w:color w:val="2E5496"/>
          <w:lang w:val="en-US"/>
        </w:rPr>
        <w:t xml:space="preserve">Bulk unload to a serving store</w:t>
      </w:r>
    </w:p>
    <w:p w14:paraId="29A51DF3" w14:textId="38E6FAFE" w:rsidR="002813C0" w:rsidRPr="00655122" w:rsidRDefault="002813C0" w:rsidP="002813C0">
      <w:pPr>
        <w:spacing w:before="10" w:after="90"/>
        <w:rPr>
          <w:rFonts w:ascii="Aptos" w:hAnsi="Aptos"/>
          <w:i/>
          <w:color w:val="5A6470"/>
          <w:sz w:val="18"/>
          <w:rPrChange w:id="3227" w:author="Microsoft Word" w:date="2026-09-09T14:54:00Z" w16du:dateUtc="2026-09-09T13:54:00Z">
            <w:rPr/>
          </w:rPrChange>
        </w:rPr>
      </w:pPr>
      <w:r>
        <w:t xml:space="preserve">The platform writes results in bulk to an agreed serving store on the framework side, normally ADLS or Blob, over private connectivity, and framework services read them from there rather than from the platform. This fits when a consumer needs whole datasets or large result sets, on a schedule or after a platform job completes. Where the consumer needs a small, specific, on-demand answer, a governed API read fits better. In practice, a nightly risk-scoring job unloads its output to a framework-owned ADLS container, and the pricing service reads the scores from there.</w:t>
      </w:r>
    </w:p>
    <w:p w14:paraId="3E7ABDFB" w14:textId="77777777" w:rsidR="002813C0" w:rsidRDefault="002813C0" w:rsidP="002813C0">
      <w:pPr>
        <w:spacing w:before="40" w:after="120"/>
        <w:jc w:val="center"/>
      </w:pPr>
      <w:r>
        <w:rPr>
          <w:noProof/>
        </w:rPr>
        <w:drawing>
          <wp:inline distT="0" distB="0" distL="0" distR="0" wp14:anchorId="66AFD0F9" wp14:editId="01F0D067">
            <wp:extent cx="5191125" cy="1128505"/>
            <wp:effectExtent l="19050" t="19050" r="9525" b="14605"/>
            <wp:docPr id="1830746197" name="Reference diagram 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Reference diagram export1"/>
                    <pic:cNvPicPr>
                      <a:picLocks noChangeAspect="1" noChangeArrowheads="1"/>
                    </pic:cNvPicPr>
                  </pic:nvPicPr>
                  <pic:blipFill>
                    <a:blip r:embed="rId57"/>
                    <a:srcRect/>
                    <a:stretch>
                      <a:fillRect/>
                    </a:stretch>
                  </pic:blipFill>
                  <pic:spPr bwMode="auto">
                    <a:xfrm>
                      <a:off x="0" y="0"/>
                      <a:ext cx="5191125" cy="1128505"/>
                    </a:xfrm>
                    <a:prstGeom prst="rect">
                      <a:avLst/>
                    </a:prstGeom>
                    <a:solidFill>
                      <a:srgbClr val="222831"/>
                    </a:solidFill>
                    <a:ln w="9525">
                      <a:solidFill>
                        <a:srgbClr val="AEB6C2"/>
                      </a:solidFill>
                    </a:ln>
                  </pic:spPr>
                </pic:pic>
              </a:graphicData>
            </a:graphic>
          </wp:inline>
        </w:drawing>
      </w:r>
    </w:p>
    <w:p w14:paraId="2DE2F30D" w14:textId="5D048400" w:rsidR="002813C0" w:rsidRPr="005F0377" w:rsidRDefault="004C24AC" w:rsidP="00AF1EFE">
      <w:pPr>
        <w:pStyle w:val="Heading4"/>
        <w:rPr>
          <w:rFonts w:ascii="Calibri heading" w:hAnsi="Calibri heading"/>
          <w:color w:val="2E5496"/>
          <w:lang w:val="en-US"/>
          <w:rPrChange w:id="3245" w:author="Microsoft Word" w:date="2026-09-09T14:54:00Z" w16du:dateUtc="2026-09-09T13:54:00Z">
            <w:rPr/>
          </w:rPrChange>
        </w:rPr>
      </w:pPr>
      <w:bookmarkStart w:id="3246" w:name="_Toc239852383"/>
      <w:bookmarkEnd w:id="3246"/>
      <w:r>
        <w:rPr>
          <w:rFonts w:ascii="Calibri heading" w:hAnsi="Calibri heading"/>
          <w:color w:val="2E5496"/>
          <w:lang w:val="en-US"/>
        </w:rPr>
        <w:t xml:space="preserve">8.4.8 Governed API read (SFDEINT8)</w:t>
      </w:r>
    </w:p>
    <w:p w14:paraId="5CE999C0" w14:textId="733C476A" w:rsidR="002813C0" w:rsidRPr="00655122" w:rsidRDefault="002813C0" w:rsidP="002813C0">
      <w:pPr>
        <w:spacing w:before="10" w:after="90"/>
        <w:rPr>
          <w:rFonts w:ascii="Aptos" w:hAnsi="Aptos"/>
          <w:i/>
          <w:color w:val="5A6470"/>
          <w:sz w:val="18"/>
          <w:rPrChange w:id="3250" w:author="Microsoft Word" w:date="2026-09-09T14:54:00Z" w16du:dateUtc="2026-09-09T13:54:00Z">
            <w:rPr/>
          </w:rPrChange>
        </w:rPr>
      </w:pPr>
      <w:r w:rsidRPr="00655122">
        <w:rPr>
          <w:rFonts w:ascii="Aptos" w:hAnsi="Aptos"/>
          <w:i/>
          <w:color w:val="5A6470"/>
          <w:sz w:val="18"/>
          <w:rPrChange w:id="3251" w:author="Microsoft Word" w:date="2026-09-09T14:54:00Z" w16du:dateUtc="2026-09-09T13:54:00Z">
            <w:rPr/>
          </w:rPrChange>
        </w:rPr>
        <w:t>Small, curated analytical results are served on demand through a governed API on the shared gateway, so callers get a specific answer without reaching into the platform.</w:t>
      </w:r>
      <w:r w:rsidR="00655122">
        <w:rPr>
          <w:rFonts w:ascii="Aptos" w:hAnsi="Aptos"/>
          <w:i/>
          <w:color w:val="5A6470"/>
          <w:sz w:val="18"/>
        </w:rPr>
        <w:br/>
      </w:r>
    </w:p>
    <w:p w14:paraId="08BC4F0B" w14:textId="77777777" w:rsidR="002813C0" w:rsidRDefault="002813C0" w:rsidP="002813C0">
      <w:pPr>
        <w:spacing w:before="40" w:after="120"/>
        <w:jc w:val="center"/>
      </w:pPr>
      <w:r>
        <w:rPr>
          <w:noProof/>
        </w:rPr>
        <w:drawing>
          <wp:inline distT="0" distB="0" distL="0" distR="0" wp14:anchorId="4EFED184" wp14:editId="20B888A6">
            <wp:extent cx="5191125" cy="987442"/>
            <wp:effectExtent l="19050" t="19050" r="9525" b="22225"/>
            <wp:docPr id="14183599" name="Reference diagram ex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Reference diagram export2"/>
                    <pic:cNvPicPr>
                      <a:picLocks noChangeAspect="1" noChangeArrowheads="1"/>
                    </pic:cNvPicPr>
                  </pic:nvPicPr>
                  <pic:blipFill>
                    <a:blip r:embed="rId58"/>
                    <a:srcRect/>
                    <a:stretch>
                      <a:fillRect/>
                    </a:stretch>
                  </pic:blipFill>
                  <pic:spPr bwMode="auto">
                    <a:xfrm>
                      <a:off x="0" y="0"/>
                      <a:ext cx="5191125" cy="987442"/>
                    </a:xfrm>
                    <a:prstGeom prst="rect">
                      <a:avLst/>
                    </a:prstGeom>
                    <a:solidFill>
                      <a:srgbClr val="222831"/>
                    </a:solidFill>
                    <a:ln w="9525">
                      <a:solidFill>
                        <a:srgbClr val="AEB6C2"/>
                      </a:solidFill>
                    </a:ln>
                  </pic:spPr>
                </pic:pic>
              </a:graphicData>
            </a:graphic>
          </wp:inline>
        </w:drawing>
      </w:r>
    </w:p>
    <w:p w14:paraId="3B3108E0" w14:textId="77777777" w:rsidR="002813C0" w:rsidRPr="000D75C5" w:rsidRDefault="002813C0" w:rsidP="002813C0">
      <w:pPr>
        <w:spacing w:before="40" w:after="110" w:line="278" w:lineRule="auto"/>
        <w:rPr>
          <w:rFonts w:ascii="Aptos" w:hAnsi="Aptos"/>
          <w:sz w:val="18"/>
          <w:rPrChange w:id="3252" w:author="Microsoft Word" w:date="2026-09-09T14:54:00Z" w16du:dateUtc="2026-09-09T13:54:00Z">
            <w:rPr/>
          </w:rPrChange>
        </w:rPr>
      </w:pPr>
      <w:r w:rsidRPr="000D75C5">
        <w:rPr>
          <w:rFonts w:ascii="Aptos" w:hAnsi="Aptos"/>
          <w:b/>
          <w:sz w:val="18"/>
          <w:rPrChange w:id="3253" w:author="Microsoft Word" w:date="2026-09-09T14:54:00Z" w16du:dateUtc="2026-09-09T13:54:00Z">
            <w:rPr>
              <w:b/>
            </w:rPr>
          </w:rPrChange>
        </w:rPr>
        <w:t xml:space="preserve">Problem. </w:t>
      </w:r>
      <w:r w:rsidRPr="000D75C5">
        <w:rPr>
          <w:rFonts w:ascii="Aptos" w:hAnsi="Aptos"/>
          <w:sz w:val="18"/>
          <w:rPrChange w:id="3254" w:author="Microsoft Word" w:date="2026-09-09T14:54:00Z" w16du:dateUtc="2026-09-09T13:54:00Z">
            <w:rPr/>
          </w:rPrChange>
        </w:rPr>
        <w:t>A consumer needs a specific analytical value or small result on demand, such as an aggregate or a lookup, and should not be given a live connection into the analytical platform.</w:t>
      </w:r>
    </w:p>
    <w:p w14:paraId="632E55D6" w14:textId="77777777" w:rsidR="002813C0" w:rsidRPr="000D75C5" w:rsidRDefault="002813C0" w:rsidP="002813C0">
      <w:pPr>
        <w:spacing w:before="40" w:after="110" w:line="278" w:lineRule="auto"/>
        <w:rPr>
          <w:rFonts w:ascii="Aptos" w:hAnsi="Aptos"/>
          <w:sz w:val="18"/>
          <w:rPrChange w:id="3255" w:author="Microsoft Word" w:date="2026-09-09T14:54:00Z" w16du:dateUtc="2026-09-09T13:54:00Z">
            <w:rPr/>
          </w:rPrChange>
        </w:rPr>
      </w:pPr>
      <w:r w:rsidRPr="000D75C5">
        <w:rPr>
          <w:rFonts w:ascii="Aptos" w:hAnsi="Aptos"/>
          <w:b/>
          <w:sz w:val="18"/>
          <w:rPrChange w:id="3256" w:author="Microsoft Word" w:date="2026-09-09T14:54:00Z" w16du:dateUtc="2026-09-09T13:54:00Z">
            <w:rPr>
              <w:b/>
            </w:rPr>
          </w:rPrChange>
        </w:rPr>
        <w:t xml:space="preserve">Solution. </w:t>
      </w:r>
      <w:r w:rsidRPr="000D75C5">
        <w:rPr>
          <w:rFonts w:ascii="Aptos" w:hAnsi="Aptos"/>
          <w:sz w:val="18"/>
          <w:rPrChange w:id="3257" w:author="Microsoft Word" w:date="2026-09-09T14:54:00Z" w16du:dateUtc="2026-09-09T13:54:00Z">
            <w:rPr/>
          </w:rPrChange>
        </w:rPr>
        <w:t>A curated read operation is published through API Management, backed by a controlled query against the platform or a serving store. APIM applies identity, caching and throttling, and returns a shaped response. The platform stays behind the boundary.</w:t>
      </w:r>
    </w:p>
    <w:p w14:paraId="039FD221" w14:textId="77777777" w:rsidR="002813C0" w:rsidRPr="000D75C5" w:rsidRDefault="002813C0" w:rsidP="002813C0">
      <w:pPr>
        <w:spacing w:before="40" w:after="110" w:line="278" w:lineRule="auto"/>
        <w:rPr>
          <w:rFonts w:ascii="Aptos" w:hAnsi="Aptos"/>
          <w:sz w:val="18"/>
          <w:rPrChange w:id="3258" w:author="Microsoft Word" w:date="2026-09-09T14:54:00Z" w16du:dateUtc="2026-09-09T13:54:00Z">
            <w:rPr/>
          </w:rPrChange>
        </w:rPr>
      </w:pPr>
      <w:r w:rsidRPr="000D75C5">
        <w:rPr>
          <w:rFonts w:ascii="Aptos" w:hAnsi="Aptos"/>
          <w:b/>
          <w:sz w:val="18"/>
          <w:rPrChange w:id="3259" w:author="Microsoft Word" w:date="2026-09-09T14:54:00Z" w16du:dateUtc="2026-09-09T13:54:00Z">
            <w:rPr>
              <w:b/>
            </w:rPr>
          </w:rPrChange>
        </w:rPr>
        <w:t xml:space="preserve">Use it when. </w:t>
      </w:r>
      <w:r w:rsidRPr="000D75C5">
        <w:rPr>
          <w:rFonts w:ascii="Aptos" w:hAnsi="Aptos"/>
          <w:sz w:val="18"/>
          <w:rPrChange w:id="3260" w:author="Microsoft Word" w:date="2026-09-09T14:54:00Z" w16du:dateUtc="2026-09-09T13:54:00Z">
            <w:rPr/>
          </w:rPrChange>
        </w:rPr>
        <w:t>The result is small and well defined, needs to be on demand and synchronous, and benefits from caching and rate control.</w:t>
      </w:r>
    </w:p>
    <w:p w14:paraId="254CF83C" w14:textId="77777777" w:rsidR="002813C0" w:rsidRPr="000D75C5" w:rsidRDefault="002813C0" w:rsidP="002813C0">
      <w:pPr>
        <w:spacing w:before="40" w:after="110" w:line="278" w:lineRule="auto"/>
        <w:rPr>
          <w:rFonts w:ascii="Aptos" w:hAnsi="Aptos"/>
          <w:sz w:val="18"/>
          <w:rPrChange w:id="3261" w:author="Microsoft Word" w:date="2026-09-09T14:54:00Z" w16du:dateUtc="2026-09-09T13:54:00Z">
            <w:rPr/>
          </w:rPrChange>
        </w:rPr>
      </w:pPr>
      <w:r w:rsidRPr="000D75C5">
        <w:rPr>
          <w:rFonts w:ascii="Aptos" w:hAnsi="Aptos"/>
          <w:b/>
          <w:sz w:val="18"/>
          <w:rPrChange w:id="3262" w:author="Microsoft Word" w:date="2026-09-09T14:54:00Z" w16du:dateUtc="2026-09-09T13:54:00Z">
            <w:rPr>
              <w:b/>
            </w:rPr>
          </w:rPrChange>
        </w:rPr>
        <w:t xml:space="preserve">Avoid it when. </w:t>
      </w:r>
      <w:r w:rsidRPr="000D75C5">
        <w:rPr>
          <w:rFonts w:ascii="Aptos" w:hAnsi="Aptos"/>
          <w:sz w:val="18"/>
          <w:rPrChange w:id="3263" w:author="Microsoft Word" w:date="2026-09-09T14:54:00Z" w16du:dateUtc="2026-09-09T13:54:00Z">
            <w:rPr/>
          </w:rPrChange>
        </w:rPr>
        <w:t>The consumer needs large or whole datasets, where a bulk unload is the right route. An API is not a bulk extract path.</w:t>
      </w:r>
    </w:p>
    <w:p w14:paraId="6419957C" w14:textId="7B2DF12B" w:rsidR="0095094A" w:rsidRPr="000D75C5" w:rsidRDefault="002813C0" w:rsidP="00F6743A">
      <w:pPr>
        <w:spacing w:after="120" w:line="278" w:lineRule="auto"/>
        <w:rPr>
          <w:rFonts w:ascii="Aptos" w:hAnsi="Aptos"/>
          <w:sz w:val="18"/>
          <w:rPrChange w:id="3264" w:author="Microsoft Word" w:date="2026-09-09T14:54:00Z" w16du:dateUtc="2026-09-09T13:54:00Z">
            <w:rPr/>
          </w:rPrChange>
        </w:rPr>
      </w:pPr>
      <w:r w:rsidRPr="000D75C5">
        <w:rPr>
          <w:rFonts w:ascii="Aptos" w:hAnsi="Aptos"/>
          <w:b/>
          <w:sz w:val="18"/>
          <w:rPrChange w:id="3265" w:author="Microsoft Word" w:date="2026-09-09T14:54:00Z" w16du:dateUtc="2026-09-09T13:54:00Z">
            <w:rPr>
              <w:b/>
            </w:rPr>
          </w:rPrChange>
        </w:rPr>
        <w:t xml:space="preserve">In practice. </w:t>
      </w:r>
      <w:r w:rsidRPr="000D75C5">
        <w:rPr>
          <w:rFonts w:ascii="Aptos" w:hAnsi="Aptos"/>
          <w:sz w:val="18"/>
          <w:rPrChange w:id="3266" w:author="Microsoft Word" w:date="2026-09-09T14:54:00Z" w16du:dateUtc="2026-09-09T13:54:00Z">
            <w:rPr/>
          </w:rPrChange>
        </w:rPr>
        <w:t>A portal requests an aggregated exposure figure through an APIM operation, which reads a curated result and returns it in milliseconds, cached for repeat calls.</w:t>
      </w:r>
    </w:p>
    <w:p w14:paraId="0E1457A9" w14:textId="77777777" w:rsidR="003C506A" w:rsidRPr="008C0CFE" w:rsidRDefault="003C506A" w:rsidP="00C56193">
      <w:pPr>
        <w:pStyle w:val="Heading1"/>
        <w:rPr>
          <w:del w:id="3267" w:author="Microsoft Word" w:date="2026-09-09T14:02:00Z" w16du:dateUtc="2026-09-09T13:02:00Z"/>
          <w:rFonts w:ascii="Calibri heading" w:eastAsiaTheme="majorEastAsia" w:hAnsi="Calibri heading" w:cstheme="majorBidi"/>
          <w:color w:val="2E5496"/>
          <w:sz w:val="32"/>
          <w:szCs w:val="32"/>
          <w:lang w:val="en-US"/>
        </w:rPr>
      </w:pPr>
      <w:bookmarkStart w:id="3268" w:name="_Toc239507151"/>
      <w:bookmarkStart w:id="3269" w:name="_Toc239852384"/>
    </w:p>
    <w:p w14:paraId="204199F6" w14:textId="335AC844" w:rsidR="00013582" w:rsidRPr="00C97173" w:rsidRDefault="004C24AC" w:rsidP="00013582">
      <w:pPr>
        <w:pStyle w:val="Heading1"/>
        <w:rPr>
          <w:sz w:val="36"/>
          <w:rPrChange w:id="3270" w:author="Microsoft Word" w:date="2026-09-09T14:54:00Z" w16du:dateUtc="2026-09-09T13:54:00Z">
            <w:rPr/>
          </w:rPrChange>
        </w:rPr>
      </w:pPr>
      <w:bookmarkStart w:id="3271" w:name="_Toc239899907"/>
      <w:bookmarkStart w:id="3272" w:name="_Toc239852326"/>
      <w:bookmarkStart w:id="3273" w:name="_Toc239899899"/>
      <w:r>
        <w:rPr>
          <w:sz w:val="36"/>
        </w:rPr>
        <w:t>9</w:t>
      </w:r>
      <w:r w:rsidR="00013582" w:rsidRPr="00C97173">
        <w:rPr>
          <w:sz w:val="36"/>
          <w:rPrChange w:id="3274" w:author="Microsoft Word" w:date="2026-09-09T14:54:00Z" w16du:dateUtc="2026-09-09T13:54:00Z">
            <w:rPr/>
          </w:rPrChange>
        </w:rPr>
        <w:t xml:space="preserve">. </w:t>
      </w:r>
      <w:commentRangeStart w:id="3275"/>
      <w:commentRangeStart w:id="3276"/>
      <w:commentRangeStart w:id="3277"/>
      <w:commentRangeStart w:id="3278"/>
      <w:r w:rsidR="00013582" w:rsidRPr="00C97173">
        <w:rPr>
          <w:sz w:val="36"/>
          <w:rPrChange w:id="3279" w:author="Microsoft Word" w:date="2026-09-09T14:54:00Z" w16du:dateUtc="2026-09-09T13:54:00Z">
            <w:rPr/>
          </w:rPrChange>
        </w:rPr>
        <w:t>Insurance Integration Scenarios</w:t>
      </w:r>
      <w:bookmarkEnd w:id="3272"/>
      <w:bookmarkEnd w:id="3273"/>
      <w:commentRangeEnd w:id="3277"/>
      <w:r w:rsidR="00013582" w:rsidRPr="00C97173">
        <w:rPr>
          <w:rStyle w:val="CommentReference"/>
          <w:sz w:val="36"/>
          <w:szCs w:val="30"/>
          <w:rPrChange w:id="3280" w:author="Microsoft Word" w:date="2026-09-09T14:54:00Z" w16du:dateUtc="2026-09-09T13:54:00Z">
            <w:rPr>
              <w:rStyle w:val="CommentReference"/>
              <w:sz w:val="30"/>
              <w:szCs w:val="30"/>
            </w:rPr>
          </w:rPrChange>
        </w:rPr>
        <w:commentReference w:id="3277"/>
      </w:r>
      <w:commentRangeEnd w:id="3278"/>
      <w:r w:rsidR="00D047C2" w:rsidRPr="00C97173">
        <w:rPr>
          <w:rStyle w:val="CommentReference"/>
          <w:sz w:val="36"/>
          <w:szCs w:val="30"/>
          <w:rPrChange w:id="3281" w:author="Microsoft Word" w:date="2026-09-09T14:54:00Z" w16du:dateUtc="2026-09-09T13:54:00Z">
            <w:rPr>
              <w:rStyle w:val="CommentReference"/>
              <w:sz w:val="30"/>
              <w:szCs w:val="30"/>
            </w:rPr>
          </w:rPrChange>
        </w:rPr>
        <w:commentReference w:id="3278"/>
      </w:r>
      <w:commentRangeEnd w:id="3275"/>
      <w:r w:rsidR="00013582" w:rsidRPr="00C97173">
        <w:rPr>
          <w:rStyle w:val="CommentReference"/>
          <w:sz w:val="36"/>
          <w:szCs w:val="30"/>
          <w:rPrChange w:id="3282" w:author="Microsoft Word" w:date="2026-09-09T14:54:00Z" w16du:dateUtc="2026-09-09T13:54:00Z">
            <w:rPr>
              <w:rStyle w:val="CommentReference"/>
              <w:sz w:val="30"/>
              <w:szCs w:val="30"/>
            </w:rPr>
          </w:rPrChange>
        </w:rPr>
        <w:commentReference w:id="3275"/>
      </w:r>
      <w:commentRangeEnd w:id="3276"/>
      <w:r w:rsidR="00D047C2" w:rsidRPr="00C97173">
        <w:rPr>
          <w:rStyle w:val="CommentReference"/>
          <w:sz w:val="36"/>
          <w:szCs w:val="30"/>
          <w:rPrChange w:id="3283" w:author="Microsoft Word" w:date="2026-09-09T14:54:00Z" w16du:dateUtc="2026-09-09T13:54:00Z">
            <w:rPr>
              <w:rStyle w:val="CommentReference"/>
              <w:sz w:val="30"/>
              <w:szCs w:val="30"/>
            </w:rPr>
          </w:rPrChange>
        </w:rPr>
        <w:commentReference w:id="3276"/>
      </w:r>
    </w:p>
    <w:p w14:paraId="0FBC47B7" w14:textId="77777777" w:rsidR="00013582" w:rsidRPr="00F1678C" w:rsidRDefault="00013582" w:rsidP="00013582">
      <w:pPr>
        <w:spacing w:after="120" w:line="278" w:lineRule="auto"/>
        <w:rPr>
          <w:ins w:id="3284" w:author="Puneet Kumar - Chaucer" w:date="2026-09-09T21:45:00Z" w16du:dateUtc="2026-09-09T20:45:00Z"/>
          <w:rFonts w:ascii="Aptos" w:hAnsi="Aptos"/>
          <w:sz w:val="18"/>
          <w:lang w:val="en-GB"/>
        </w:rPr>
      </w:pPr>
      <w:r w:rsidRPr="000D75C5">
        <w:rPr>
          <w:rFonts w:ascii="Aptos" w:hAnsi="Aptos"/>
          <w:sz w:val="18"/>
          <w:rPrChange w:id="3285" w:author="Microsoft Word" w:date="2026-09-09T14:54:00Z" w16du:dateUtc="2026-09-09T13:54:00Z">
            <w:rPr/>
          </w:rPrChange>
        </w:rPr>
        <w:t xml:space="preserve">The table </w:t>
      </w:r>
      <w:r w:rsidRPr="00F1678C">
        <w:rPr>
          <w:rFonts w:ascii="Aptos" w:hAnsi="Aptos"/>
          <w:sz w:val="18"/>
          <w:lang w:val="en-GB"/>
        </w:rPr>
        <w:t xml:space="preserve">illustrates </w:t>
      </w:r>
      <w:r w:rsidRPr="000D75C5">
        <w:rPr>
          <w:rFonts w:ascii="Aptos" w:hAnsi="Aptos"/>
          <w:sz w:val="18"/>
          <w:rPrChange w:id="3286" w:author="Microsoft Word" w:date="2026-09-09T14:54:00Z" w16du:dateUtc="2026-09-09T13:54:00Z">
            <w:rPr/>
          </w:rPrChange>
        </w:rPr>
        <w:t xml:space="preserve">how the catalogue resolves characteristic Chaucer integrations. Each scenario names the patterns it composes, the primary Azure components and the purpose it serves. Pattern references point to the catalogue in Section </w:t>
      </w:r>
      <w:r>
        <w:rPr>
          <w:rFonts w:ascii="Aptos" w:hAnsi="Aptos"/>
          <w:sz w:val="18"/>
        </w:rPr>
        <w:t>7</w:t>
      </w:r>
      <w:r w:rsidRPr="000D75C5">
        <w:rPr>
          <w:rFonts w:ascii="Aptos" w:hAnsi="Aptos"/>
          <w:sz w:val="18"/>
          <w:rPrChange w:id="3287" w:author="Microsoft Word" w:date="2026-09-09T14:54:00Z" w16du:dateUtc="2026-09-09T13:54:00Z">
            <w:rPr/>
          </w:rPrChange>
        </w:rPr>
        <w:t>.</w:t>
      </w:r>
    </w:p>
    <w:tbl>
      <w:tblPr>
        <w:tblW w:w="9634"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450"/>
        <w:gridCol w:w="2798"/>
        <w:gridCol w:w="2268"/>
        <w:gridCol w:w="3118"/>
      </w:tblGrid>
      <w:tr w:rsidR="00013582" w14:paraId="7FB3BFAE" w14:textId="77777777">
        <w:trPr>
          <w:tblHeader/>
          <w:ins w:id="3288" w:author="Puneet Kumar - Chaucer" w:date="2026-09-09T21:45:00Z"/>
        </w:trPr>
        <w:tc>
          <w:tcPr>
            <w:tcW w:w="1450"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517E6AF" w14:textId="77777777" w:rsidR="00013582" w:rsidRPr="00D047C2" w:rsidRDefault="00013582">
            <w:pPr>
              <w:rPr>
                <w:ins w:id="3289" w:author="Puneet Kumar - Chaucer" w:date="2026-09-09T21:45:00Z" w16du:dateUtc="2026-09-09T20:45:00Z"/>
                <w:rFonts w:ascii="Aptos" w:hAnsi="Aptos"/>
                <w:b/>
                <w:color w:val="FFFFFF"/>
                <w:sz w:val="17"/>
              </w:rPr>
            </w:pPr>
            <w:ins w:id="3290" w:author="Puneet Kumar - Chaucer" w:date="2026-09-09T21:45:00Z" w16du:dateUtc="2026-09-09T20:45:00Z">
              <w:r w:rsidRPr="00D047C2">
                <w:rPr>
                  <w:rFonts w:ascii="Aptos" w:hAnsi="Aptos"/>
                  <w:b/>
                  <w:color w:val="FFFFFF"/>
                  <w:sz w:val="17"/>
                </w:rPr>
                <w:t>Scenario</w:t>
              </w:r>
            </w:ins>
          </w:p>
        </w:tc>
        <w:tc>
          <w:tcPr>
            <w:tcW w:w="279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0F9B20C" w14:textId="77777777" w:rsidR="00013582" w:rsidRPr="00D047C2" w:rsidRDefault="00013582">
            <w:pPr>
              <w:rPr>
                <w:ins w:id="3291" w:author="Puneet Kumar - Chaucer" w:date="2026-09-09T21:45:00Z" w16du:dateUtc="2026-09-09T20:45:00Z"/>
                <w:rFonts w:ascii="Aptos" w:hAnsi="Aptos"/>
                <w:b/>
                <w:color w:val="FFFFFF"/>
                <w:sz w:val="17"/>
              </w:rPr>
            </w:pPr>
            <w:ins w:id="3292" w:author="Puneet Kumar - Chaucer" w:date="2026-09-09T21:45:00Z" w16du:dateUtc="2026-09-09T20:45:00Z">
              <w:r w:rsidRPr="00D047C2">
                <w:rPr>
                  <w:rFonts w:ascii="Aptos" w:hAnsi="Aptos"/>
                  <w:b/>
                  <w:color w:val="FFFFFF"/>
                  <w:sz w:val="17"/>
                </w:rPr>
                <w:t>Patterns</w:t>
              </w:r>
            </w:ins>
          </w:p>
        </w:tc>
        <w:tc>
          <w:tcPr>
            <w:tcW w:w="226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6305478" w14:textId="77777777" w:rsidR="00013582" w:rsidRPr="00D047C2" w:rsidRDefault="00013582">
            <w:pPr>
              <w:rPr>
                <w:ins w:id="3293" w:author="Puneet Kumar - Chaucer" w:date="2026-09-09T21:45:00Z" w16du:dateUtc="2026-09-09T20:45:00Z"/>
                <w:rFonts w:ascii="Aptos" w:hAnsi="Aptos"/>
                <w:b/>
                <w:color w:val="FFFFFF"/>
                <w:sz w:val="17"/>
              </w:rPr>
            </w:pPr>
            <w:ins w:id="3294" w:author="Puneet Kumar - Chaucer" w:date="2026-09-09T21:45:00Z" w16du:dateUtc="2026-09-09T20:45:00Z">
              <w:r w:rsidRPr="00D047C2">
                <w:rPr>
                  <w:rFonts w:ascii="Aptos" w:hAnsi="Aptos"/>
                  <w:b/>
                  <w:color w:val="FFFFFF"/>
                  <w:sz w:val="17"/>
                </w:rPr>
                <w:t>Primary components</w:t>
              </w:r>
            </w:ins>
          </w:p>
        </w:tc>
        <w:tc>
          <w:tcPr>
            <w:tcW w:w="311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7255ED4" w14:textId="77777777" w:rsidR="00013582" w:rsidRPr="00D047C2" w:rsidRDefault="00013582">
            <w:pPr>
              <w:rPr>
                <w:ins w:id="3295" w:author="Puneet Kumar - Chaucer" w:date="2026-09-09T21:45:00Z" w16du:dateUtc="2026-09-09T20:45:00Z"/>
                <w:rFonts w:ascii="Aptos" w:hAnsi="Aptos"/>
                <w:b/>
                <w:color w:val="FFFFFF"/>
                <w:sz w:val="17"/>
              </w:rPr>
            </w:pPr>
            <w:ins w:id="3296" w:author="Puneet Kumar - Chaucer" w:date="2026-09-09T21:45:00Z" w16du:dateUtc="2026-09-09T20:45:00Z">
              <w:r w:rsidRPr="00D047C2">
                <w:rPr>
                  <w:rFonts w:ascii="Aptos" w:hAnsi="Aptos"/>
                  <w:b/>
                  <w:color w:val="FFFFFF"/>
                  <w:sz w:val="17"/>
                </w:rPr>
                <w:t>Purpose</w:t>
              </w:r>
            </w:ins>
          </w:p>
        </w:tc>
      </w:tr>
      <w:tr w:rsidR="00013582" w14:paraId="02F04F6A" w14:textId="77777777">
        <w:trPr>
          <w:tblHeader/>
          <w:ins w:id="3297" w:author="Puneet Kumar - Chaucer" w:date="2026-09-09T21:45:00Z"/>
        </w:trPr>
        <w:tc>
          <w:tcPr>
            <w:tcW w:w="1450"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2DCD8028" w14:textId="77777777" w:rsidR="00013582" w:rsidRPr="00D047C2" w:rsidRDefault="00013582">
            <w:pPr>
              <w:rPr>
                <w:ins w:id="3298" w:author="Puneet Kumar - Chaucer" w:date="2026-09-09T21:45:00Z" w16du:dateUtc="2026-09-09T20:45:00Z"/>
                <w:rFonts w:ascii="Aptos" w:hAnsi="Aptos"/>
                <w:b/>
                <w:color w:val="FFFFFF"/>
                <w:sz w:val="17"/>
              </w:rPr>
            </w:pPr>
            <w:ins w:id="3299" w:author="Puneet Kumar - Chaucer" w:date="2026-09-09T21:45:00Z" w16du:dateUtc="2026-09-09T20:45:00Z">
              <w:r w:rsidRPr="00D047C2">
                <w:rPr>
                  <w:rFonts w:ascii="Aptos" w:hAnsi="Aptos"/>
                  <w:b/>
                  <w:color w:val="FFFFFF"/>
                  <w:sz w:val="17"/>
                </w:rPr>
                <w:t>Delegated Authority</w:t>
              </w:r>
            </w:ins>
          </w:p>
        </w:tc>
        <w:tc>
          <w:tcPr>
            <w:tcW w:w="279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3FBA4171" w14:textId="77777777" w:rsidR="00013582" w:rsidRPr="00D047C2" w:rsidRDefault="00013582">
            <w:pPr>
              <w:rPr>
                <w:ins w:id="3300" w:author="Puneet Kumar - Chaucer" w:date="2026-09-09T21:45:00Z" w16du:dateUtc="2026-09-09T20:45:00Z"/>
                <w:rFonts w:ascii="Aptos" w:hAnsi="Aptos"/>
                <w:b/>
                <w:color w:val="FFFFFF"/>
                <w:sz w:val="17"/>
              </w:rPr>
            </w:pPr>
            <w:ins w:id="3301" w:author="Puneet Kumar - Chaucer" w:date="2026-09-09T21:45:00Z" w16du:dateUtc="2026-09-09T20:45:00Z">
              <w:r w:rsidRPr="00D047C2">
                <w:rPr>
                  <w:rFonts w:ascii="Aptos" w:hAnsi="Aptos"/>
                  <w:b/>
                  <w:color w:val="FFFFFF"/>
                  <w:sz w:val="17"/>
                </w:rPr>
                <w:t>File ingestion (SFINT19), canonical model (SFINT21), content routing (SFINT22), micro-batch file ingestion to the data platform (SFDEINT2)</w:t>
              </w:r>
            </w:ins>
          </w:p>
        </w:tc>
        <w:tc>
          <w:tcPr>
            <w:tcW w:w="226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676D6DC1" w14:textId="77777777" w:rsidR="00013582" w:rsidRPr="00D047C2" w:rsidRDefault="00013582">
            <w:pPr>
              <w:rPr>
                <w:ins w:id="3302" w:author="Puneet Kumar - Chaucer" w:date="2026-09-09T21:45:00Z" w16du:dateUtc="2026-09-09T20:45:00Z"/>
                <w:rFonts w:ascii="Aptos" w:hAnsi="Aptos"/>
                <w:b/>
                <w:color w:val="FFFFFF"/>
                <w:sz w:val="17"/>
              </w:rPr>
            </w:pPr>
            <w:ins w:id="3303" w:author="Puneet Kumar - Chaucer" w:date="2026-09-09T21:45:00Z" w16du:dateUtc="2026-09-09T20:45:00Z">
              <w:r w:rsidRPr="00D047C2">
                <w:rPr>
                  <w:rFonts w:ascii="Aptos" w:hAnsi="Aptos"/>
                  <w:b/>
                  <w:color w:val="FFFFFF"/>
                  <w:sz w:val="17"/>
                </w:rPr>
                <w:t>Logic Apps, Functions, Blob, Service Bus, Snowflake</w:t>
              </w:r>
            </w:ins>
          </w:p>
        </w:tc>
        <w:tc>
          <w:tcPr>
            <w:tcW w:w="311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6C187FEB" w14:textId="77777777" w:rsidR="00013582" w:rsidRPr="00D047C2" w:rsidRDefault="00013582">
            <w:pPr>
              <w:rPr>
                <w:ins w:id="3304" w:author="Puneet Kumar - Chaucer" w:date="2026-09-09T21:45:00Z" w16du:dateUtc="2026-09-09T20:45:00Z"/>
                <w:rFonts w:ascii="Aptos" w:hAnsi="Aptos"/>
                <w:b/>
                <w:color w:val="FFFFFF"/>
                <w:sz w:val="17"/>
              </w:rPr>
            </w:pPr>
            <w:ins w:id="3305" w:author="Puneet Kumar - Chaucer" w:date="2026-09-09T21:45:00Z" w16du:dateUtc="2026-09-09T20:45:00Z">
              <w:r w:rsidRPr="00D047C2">
                <w:rPr>
                  <w:rFonts w:ascii="Aptos" w:hAnsi="Aptos"/>
                  <w:b/>
                  <w:color w:val="FFFFFF"/>
                  <w:sz w:val="17"/>
                </w:rPr>
                <w:t>Validate cover holder reporting, capture at source where possible, and retire manual bordereau re-keying.</w:t>
              </w:r>
            </w:ins>
          </w:p>
        </w:tc>
      </w:tr>
      <w:tr w:rsidR="00013582" w14:paraId="237B7D35" w14:textId="77777777">
        <w:trPr>
          <w:tblHeader/>
          <w:ins w:id="3306" w:author="Puneet Kumar - Chaucer" w:date="2026-09-09T21:45:00Z"/>
        </w:trPr>
        <w:tc>
          <w:tcPr>
            <w:tcW w:w="1450"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58233E7E" w14:textId="77777777" w:rsidR="00013582" w:rsidRPr="00D047C2" w:rsidRDefault="00013582">
            <w:pPr>
              <w:rPr>
                <w:ins w:id="3307" w:author="Puneet Kumar - Chaucer" w:date="2026-09-09T21:45:00Z" w16du:dateUtc="2026-09-09T20:45:00Z"/>
                <w:rFonts w:ascii="Aptos" w:hAnsi="Aptos"/>
                <w:b/>
                <w:color w:val="FFFFFF"/>
                <w:sz w:val="17"/>
              </w:rPr>
            </w:pPr>
            <w:ins w:id="3308" w:author="Puneet Kumar - Chaucer" w:date="2026-09-09T21:45:00Z" w16du:dateUtc="2026-09-09T20:45:00Z">
              <w:r w:rsidRPr="00D047C2">
                <w:rPr>
                  <w:rFonts w:ascii="Aptos" w:hAnsi="Aptos"/>
                  <w:b/>
                  <w:color w:val="FFFFFF"/>
                  <w:sz w:val="17"/>
                </w:rPr>
                <w:t>London Market</w:t>
              </w:r>
            </w:ins>
          </w:p>
        </w:tc>
        <w:tc>
          <w:tcPr>
            <w:tcW w:w="279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5B214F53" w14:textId="77777777" w:rsidR="00013582" w:rsidRPr="00D047C2" w:rsidRDefault="00013582">
            <w:pPr>
              <w:rPr>
                <w:ins w:id="3309" w:author="Puneet Kumar - Chaucer" w:date="2026-09-09T21:45:00Z" w16du:dateUtc="2026-09-09T20:45:00Z"/>
                <w:rFonts w:ascii="Aptos" w:hAnsi="Aptos"/>
                <w:b/>
                <w:color w:val="FFFFFF"/>
                <w:sz w:val="17"/>
              </w:rPr>
            </w:pPr>
            <w:ins w:id="3310" w:author="Puneet Kumar - Chaucer" w:date="2026-09-09T21:45:00Z" w16du:dateUtc="2026-09-09T20:45:00Z">
              <w:r w:rsidRPr="00D047C2">
                <w:rPr>
                  <w:rFonts w:ascii="Aptos" w:hAnsi="Aptos"/>
                  <w:b/>
                  <w:color w:val="FFFFFF"/>
                  <w:sz w:val="17"/>
                </w:rPr>
                <w:t>Canonical model (SFINT21), messaging (SFINT9), orchestration (SFINT16), data platform exchange (9.4)</w:t>
              </w:r>
            </w:ins>
          </w:p>
        </w:tc>
        <w:tc>
          <w:tcPr>
            <w:tcW w:w="226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27ED150C" w14:textId="77777777" w:rsidR="00013582" w:rsidRPr="00D047C2" w:rsidRDefault="00013582">
            <w:pPr>
              <w:rPr>
                <w:ins w:id="3311" w:author="Puneet Kumar - Chaucer" w:date="2026-09-09T21:45:00Z" w16du:dateUtc="2026-09-09T20:45:00Z"/>
                <w:rFonts w:ascii="Aptos" w:hAnsi="Aptos"/>
                <w:b/>
                <w:color w:val="FFFFFF"/>
                <w:sz w:val="17"/>
              </w:rPr>
            </w:pPr>
            <w:ins w:id="3312" w:author="Puneet Kumar - Chaucer" w:date="2026-09-09T21:45:00Z" w16du:dateUtc="2026-09-09T20:45:00Z">
              <w:r w:rsidRPr="00D047C2">
                <w:rPr>
                  <w:rFonts w:ascii="Aptos" w:hAnsi="Aptos"/>
                  <w:b/>
                  <w:color w:val="FFFFFF"/>
                  <w:sz w:val="17"/>
                </w:rPr>
                <w:t>API Management, Logic Apps, Service Bus, Functions</w:t>
              </w:r>
            </w:ins>
          </w:p>
        </w:tc>
        <w:tc>
          <w:tcPr>
            <w:tcW w:w="311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D4D246E" w14:textId="77777777" w:rsidR="00013582" w:rsidRPr="00D047C2" w:rsidRDefault="00013582">
            <w:pPr>
              <w:rPr>
                <w:ins w:id="3313" w:author="Puneet Kumar - Chaucer" w:date="2026-09-09T21:45:00Z" w16du:dateUtc="2026-09-09T20:45:00Z"/>
                <w:rFonts w:ascii="Aptos" w:hAnsi="Aptos"/>
                <w:b/>
                <w:color w:val="FFFFFF"/>
                <w:sz w:val="17"/>
              </w:rPr>
            </w:pPr>
            <w:ins w:id="3314" w:author="Puneet Kumar - Chaucer" w:date="2026-09-09T21:45:00Z" w16du:dateUtc="2026-09-09T20:45:00Z">
              <w:r w:rsidRPr="00D047C2">
                <w:rPr>
                  <w:rFonts w:ascii="Aptos" w:hAnsi="Aptos"/>
                  <w:b/>
                  <w:color w:val="FFFFFF"/>
                  <w:sz w:val="17"/>
                </w:rPr>
                <w:t>Align processing to the core data record and design for incremental modernisation.</w:t>
              </w:r>
            </w:ins>
          </w:p>
        </w:tc>
      </w:tr>
      <w:tr w:rsidR="00013582" w14:paraId="0E1B2490" w14:textId="77777777">
        <w:trPr>
          <w:tblHeader/>
          <w:ins w:id="3315" w:author="Puneet Kumar - Chaucer" w:date="2026-09-09T21:45:00Z"/>
        </w:trPr>
        <w:tc>
          <w:tcPr>
            <w:tcW w:w="1450"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537F2DA6" w14:textId="77777777" w:rsidR="00013582" w:rsidRPr="00D047C2" w:rsidRDefault="00013582">
            <w:pPr>
              <w:rPr>
                <w:ins w:id="3316" w:author="Puneet Kumar - Chaucer" w:date="2026-09-09T21:45:00Z" w16du:dateUtc="2026-09-09T20:45:00Z"/>
                <w:rFonts w:ascii="Aptos" w:hAnsi="Aptos"/>
                <w:b/>
                <w:color w:val="FFFFFF"/>
                <w:sz w:val="17"/>
              </w:rPr>
            </w:pPr>
            <w:ins w:id="3317" w:author="Puneet Kumar - Chaucer" w:date="2026-09-09T21:45:00Z" w16du:dateUtc="2026-09-09T20:45:00Z">
              <w:r w:rsidRPr="00D047C2">
                <w:rPr>
                  <w:rFonts w:ascii="Aptos" w:hAnsi="Aptos"/>
                  <w:b/>
                  <w:color w:val="FFFFFF"/>
                  <w:sz w:val="17"/>
                </w:rPr>
                <w:t>Submissions</w:t>
              </w:r>
            </w:ins>
          </w:p>
        </w:tc>
        <w:tc>
          <w:tcPr>
            <w:tcW w:w="279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51071983" w14:textId="77777777" w:rsidR="00013582" w:rsidRPr="00D047C2" w:rsidRDefault="00013582">
            <w:pPr>
              <w:rPr>
                <w:ins w:id="3318" w:author="Puneet Kumar - Chaucer" w:date="2026-09-09T21:45:00Z" w16du:dateUtc="2026-09-09T20:45:00Z"/>
                <w:rFonts w:ascii="Aptos" w:hAnsi="Aptos"/>
                <w:b/>
                <w:color w:val="FFFFFF"/>
                <w:sz w:val="17"/>
              </w:rPr>
            </w:pPr>
            <w:ins w:id="3319" w:author="Puneet Kumar - Chaucer" w:date="2026-09-09T21:45:00Z" w16du:dateUtc="2026-09-09T20:45:00Z">
              <w:r w:rsidRPr="00D047C2">
                <w:rPr>
                  <w:rFonts w:ascii="Aptos" w:hAnsi="Aptos"/>
                  <w:b/>
                  <w:color w:val="FFFFFF"/>
                  <w:sz w:val="17"/>
                </w:rPr>
                <w:t>Inbound webhook or API (SFINT1, SFINT13), file ingestion (SFINT19), content routing (SFINT22), composition (SFINT2)</w:t>
              </w:r>
            </w:ins>
          </w:p>
        </w:tc>
        <w:tc>
          <w:tcPr>
            <w:tcW w:w="226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186A9920" w14:textId="77777777" w:rsidR="00013582" w:rsidRPr="00D047C2" w:rsidRDefault="00013582">
            <w:pPr>
              <w:rPr>
                <w:ins w:id="3320" w:author="Puneet Kumar - Chaucer" w:date="2026-09-09T21:45:00Z" w16du:dateUtc="2026-09-09T20:45:00Z"/>
                <w:rFonts w:ascii="Aptos" w:hAnsi="Aptos"/>
                <w:b/>
                <w:color w:val="FFFFFF"/>
                <w:sz w:val="17"/>
              </w:rPr>
            </w:pPr>
            <w:ins w:id="3321" w:author="Puneet Kumar - Chaucer" w:date="2026-09-09T21:45:00Z" w16du:dateUtc="2026-09-09T20:45:00Z">
              <w:r w:rsidRPr="00D047C2">
                <w:rPr>
                  <w:rFonts w:ascii="Aptos" w:hAnsi="Aptos"/>
                  <w:b/>
                  <w:color w:val="FFFFFF"/>
                  <w:sz w:val="17"/>
                </w:rPr>
                <w:t>API Management, Front Door and WAF, Logic Apps, Functions</w:t>
              </w:r>
            </w:ins>
          </w:p>
        </w:tc>
        <w:tc>
          <w:tcPr>
            <w:tcW w:w="311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C810EA1" w14:textId="77777777" w:rsidR="00013582" w:rsidRPr="00D047C2" w:rsidRDefault="00013582">
            <w:pPr>
              <w:rPr>
                <w:ins w:id="3322" w:author="Puneet Kumar - Chaucer" w:date="2026-09-09T21:45:00Z" w16du:dateUtc="2026-09-09T20:45:00Z"/>
                <w:rFonts w:ascii="Aptos" w:hAnsi="Aptos"/>
                <w:b/>
                <w:color w:val="FFFFFF"/>
                <w:sz w:val="17"/>
              </w:rPr>
            </w:pPr>
            <w:ins w:id="3323" w:author="Puneet Kumar - Chaucer" w:date="2026-09-09T21:45:00Z" w16du:dateUtc="2026-09-09T20:45:00Z">
              <w:r w:rsidRPr="00D047C2">
                <w:rPr>
                  <w:rFonts w:ascii="Aptos" w:hAnsi="Aptos"/>
                  <w:b/>
                  <w:color w:val="FFFFFF"/>
                  <w:sz w:val="17"/>
                </w:rPr>
                <w:t>Accept submissions by API, file or portal, triage and route to the right underwriting team and system.</w:t>
              </w:r>
            </w:ins>
          </w:p>
        </w:tc>
      </w:tr>
      <w:tr w:rsidR="00013582" w14:paraId="155A5383" w14:textId="77777777">
        <w:trPr>
          <w:tblHeader/>
          <w:ins w:id="3324" w:author="Puneet Kumar - Chaucer" w:date="2026-09-09T21:45:00Z"/>
        </w:trPr>
        <w:tc>
          <w:tcPr>
            <w:tcW w:w="1450"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2565545" w14:textId="77777777" w:rsidR="00013582" w:rsidRPr="00D047C2" w:rsidRDefault="00013582">
            <w:pPr>
              <w:rPr>
                <w:ins w:id="3325" w:author="Puneet Kumar - Chaucer" w:date="2026-09-09T21:45:00Z" w16du:dateUtc="2026-09-09T20:45:00Z"/>
                <w:rFonts w:ascii="Aptos" w:hAnsi="Aptos"/>
                <w:b/>
                <w:color w:val="FFFFFF"/>
                <w:sz w:val="17"/>
              </w:rPr>
            </w:pPr>
            <w:ins w:id="3326" w:author="Puneet Kumar - Chaucer" w:date="2026-09-09T21:45:00Z" w16du:dateUtc="2026-09-09T20:45:00Z">
              <w:r w:rsidRPr="00D047C2">
                <w:rPr>
                  <w:rFonts w:ascii="Aptos" w:hAnsi="Aptos"/>
                  <w:b/>
                  <w:color w:val="FFFFFF"/>
                  <w:sz w:val="17"/>
                </w:rPr>
                <w:t>Claims</w:t>
              </w:r>
            </w:ins>
          </w:p>
        </w:tc>
        <w:tc>
          <w:tcPr>
            <w:tcW w:w="279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0512114F" w14:textId="77777777" w:rsidR="00013582" w:rsidRPr="00D047C2" w:rsidRDefault="00013582">
            <w:pPr>
              <w:rPr>
                <w:ins w:id="3327" w:author="Puneet Kumar - Chaucer" w:date="2026-09-09T21:45:00Z" w16du:dateUtc="2026-09-09T20:45:00Z"/>
                <w:rFonts w:ascii="Aptos" w:hAnsi="Aptos"/>
                <w:b/>
                <w:color w:val="FFFFFF"/>
                <w:sz w:val="17"/>
              </w:rPr>
            </w:pPr>
            <w:ins w:id="3328" w:author="Puneet Kumar - Chaucer" w:date="2026-09-09T21:45:00Z" w16du:dateUtc="2026-09-09T20:45:00Z">
              <w:r w:rsidRPr="00D047C2">
                <w:rPr>
                  <w:rFonts w:ascii="Aptos" w:hAnsi="Aptos"/>
                  <w:b/>
                  <w:color w:val="FFFFFF"/>
                  <w:sz w:val="17"/>
                </w:rPr>
                <w:t>Inbound webhook or API (SFINT13), orchestration with compensation (SFINT16 and SFINT17), outbound webhook (SFINT14), data platform exchange (9.4)</w:t>
              </w:r>
            </w:ins>
          </w:p>
        </w:tc>
        <w:tc>
          <w:tcPr>
            <w:tcW w:w="226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212EC3FD" w14:textId="77777777" w:rsidR="00013582" w:rsidRPr="00D047C2" w:rsidRDefault="00013582">
            <w:pPr>
              <w:rPr>
                <w:ins w:id="3329" w:author="Puneet Kumar - Chaucer" w:date="2026-09-09T21:45:00Z" w16du:dateUtc="2026-09-09T20:45:00Z"/>
                <w:rFonts w:ascii="Aptos" w:hAnsi="Aptos"/>
                <w:b/>
                <w:color w:val="FFFFFF"/>
                <w:sz w:val="17"/>
              </w:rPr>
            </w:pPr>
            <w:ins w:id="3330" w:author="Puneet Kumar - Chaucer" w:date="2026-09-09T21:45:00Z" w16du:dateUtc="2026-09-09T20:45:00Z">
              <w:r w:rsidRPr="00D047C2">
                <w:rPr>
                  <w:rFonts w:ascii="Aptos" w:hAnsi="Aptos"/>
                  <w:b/>
                  <w:color w:val="FFFFFF"/>
                  <w:sz w:val="17"/>
                </w:rPr>
                <w:t>API Management, Logic Apps, Service Bus, Functions</w:t>
              </w:r>
            </w:ins>
          </w:p>
        </w:tc>
        <w:tc>
          <w:tcPr>
            <w:tcW w:w="311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1A2194E8" w14:textId="77777777" w:rsidR="00013582" w:rsidRPr="00D047C2" w:rsidRDefault="00013582">
            <w:pPr>
              <w:rPr>
                <w:ins w:id="3331" w:author="Puneet Kumar - Chaucer" w:date="2026-09-09T21:45:00Z" w16du:dateUtc="2026-09-09T20:45:00Z"/>
                <w:rFonts w:ascii="Aptos" w:hAnsi="Aptos"/>
                <w:b/>
                <w:color w:val="FFFFFF"/>
                <w:sz w:val="17"/>
              </w:rPr>
            </w:pPr>
            <w:ins w:id="3332" w:author="Puneet Kumar - Chaucer" w:date="2026-09-09T21:45:00Z" w16du:dateUtc="2026-09-09T20:45:00Z">
              <w:r w:rsidRPr="00D047C2">
                <w:rPr>
                  <w:rFonts w:ascii="Aptos" w:hAnsi="Aptos"/>
                  <w:b/>
                  <w:color w:val="FFFFFF"/>
                  <w:sz w:val="17"/>
                </w:rPr>
                <w:t>First notification of loss from portals and third-party administrators, orchestrated across systems, with status notifications outbound.</w:t>
              </w:r>
            </w:ins>
          </w:p>
        </w:tc>
      </w:tr>
      <w:tr w:rsidR="00013582" w14:paraId="6C4498F2" w14:textId="77777777">
        <w:trPr>
          <w:tblHeader/>
          <w:ins w:id="3333" w:author="Puneet Kumar - Chaucer" w:date="2026-09-09T21:45:00Z"/>
        </w:trPr>
        <w:tc>
          <w:tcPr>
            <w:tcW w:w="1450"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5428A27" w14:textId="77777777" w:rsidR="00013582" w:rsidRPr="00D047C2" w:rsidRDefault="00013582">
            <w:pPr>
              <w:rPr>
                <w:ins w:id="3334" w:author="Puneet Kumar - Chaucer" w:date="2026-09-09T21:45:00Z" w16du:dateUtc="2026-09-09T20:45:00Z"/>
                <w:rFonts w:ascii="Aptos" w:hAnsi="Aptos"/>
                <w:b/>
                <w:color w:val="FFFFFF"/>
                <w:sz w:val="17"/>
              </w:rPr>
            </w:pPr>
            <w:ins w:id="3335" w:author="Puneet Kumar - Chaucer" w:date="2026-09-09T21:45:00Z" w16du:dateUtc="2026-09-09T20:45:00Z">
              <w:r w:rsidRPr="00D047C2">
                <w:rPr>
                  <w:rFonts w:ascii="Aptos" w:hAnsi="Aptos"/>
                  <w:b/>
                  <w:color w:val="FFFFFF"/>
                  <w:sz w:val="17"/>
                </w:rPr>
                <w:t>Reinsurance</w:t>
              </w:r>
            </w:ins>
          </w:p>
        </w:tc>
        <w:tc>
          <w:tcPr>
            <w:tcW w:w="279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24BAD189" w14:textId="77777777" w:rsidR="00013582" w:rsidRPr="00D047C2" w:rsidRDefault="00013582">
            <w:pPr>
              <w:rPr>
                <w:ins w:id="3336" w:author="Puneet Kumar - Chaucer" w:date="2026-09-09T21:45:00Z" w16du:dateUtc="2026-09-09T20:45:00Z"/>
                <w:rFonts w:ascii="Aptos" w:hAnsi="Aptos"/>
                <w:b/>
                <w:color w:val="FFFFFF"/>
                <w:sz w:val="17"/>
              </w:rPr>
            </w:pPr>
            <w:ins w:id="3337" w:author="Puneet Kumar - Chaucer" w:date="2026-09-09T21:45:00Z" w16du:dateUtc="2026-09-09T20:45:00Z">
              <w:r w:rsidRPr="00D047C2">
                <w:rPr>
                  <w:rFonts w:ascii="Aptos" w:hAnsi="Aptos"/>
                  <w:b/>
                  <w:color w:val="FFFFFF"/>
                  <w:sz w:val="17"/>
                </w:rPr>
                <w:t>Canonical model (SFINT21), file and messaging (SFINT19, SFINT9), orchestration (SFINT16)</w:t>
              </w:r>
            </w:ins>
          </w:p>
        </w:tc>
        <w:tc>
          <w:tcPr>
            <w:tcW w:w="226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2E0546AB" w14:textId="77777777" w:rsidR="00013582" w:rsidRPr="00D047C2" w:rsidRDefault="00013582">
            <w:pPr>
              <w:rPr>
                <w:ins w:id="3338" w:author="Puneet Kumar - Chaucer" w:date="2026-09-09T21:45:00Z" w16du:dateUtc="2026-09-09T20:45:00Z"/>
                <w:rFonts w:ascii="Aptos" w:hAnsi="Aptos"/>
                <w:b/>
                <w:color w:val="FFFFFF"/>
                <w:sz w:val="17"/>
              </w:rPr>
            </w:pPr>
            <w:ins w:id="3339" w:author="Puneet Kumar - Chaucer" w:date="2026-09-09T21:45:00Z" w16du:dateUtc="2026-09-09T20:45:00Z">
              <w:r w:rsidRPr="00D047C2">
                <w:rPr>
                  <w:rFonts w:ascii="Aptos" w:hAnsi="Aptos"/>
                  <w:b/>
                  <w:color w:val="FFFFFF"/>
                  <w:sz w:val="17"/>
                </w:rPr>
                <w:t>Logic Apps, Functions, Service Bus, Snowflake</w:t>
              </w:r>
            </w:ins>
          </w:p>
        </w:tc>
        <w:tc>
          <w:tcPr>
            <w:tcW w:w="311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1B74D60E" w14:textId="77777777" w:rsidR="00013582" w:rsidRPr="00D047C2" w:rsidRDefault="00013582">
            <w:pPr>
              <w:rPr>
                <w:ins w:id="3340" w:author="Puneet Kumar - Chaucer" w:date="2026-09-09T21:45:00Z" w16du:dateUtc="2026-09-09T20:45:00Z"/>
                <w:rFonts w:ascii="Aptos" w:hAnsi="Aptos"/>
                <w:b/>
                <w:color w:val="FFFFFF"/>
                <w:sz w:val="17"/>
              </w:rPr>
            </w:pPr>
            <w:ins w:id="3341" w:author="Puneet Kumar - Chaucer" w:date="2026-09-09T21:45:00Z" w16du:dateUtc="2026-09-09T20:45:00Z">
              <w:r w:rsidRPr="00D047C2">
                <w:rPr>
                  <w:rFonts w:ascii="Aptos" w:hAnsi="Aptos"/>
                  <w:b/>
                  <w:color w:val="FFFFFF"/>
                  <w:sz w:val="17"/>
                </w:rPr>
                <w:t>Cede risk, premium and claims to treaty and facultative systems and reinsurers and manage recoveries.</w:t>
              </w:r>
            </w:ins>
          </w:p>
        </w:tc>
      </w:tr>
      <w:tr w:rsidR="00013582" w14:paraId="7FBCCAD5" w14:textId="77777777">
        <w:trPr>
          <w:tblHeader/>
          <w:ins w:id="3342" w:author="Puneet Kumar - Chaucer" w:date="2026-09-09T21:45:00Z"/>
        </w:trPr>
        <w:tc>
          <w:tcPr>
            <w:tcW w:w="1450"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1EAC6F28" w14:textId="77777777" w:rsidR="00013582" w:rsidRPr="00D047C2" w:rsidRDefault="00013582">
            <w:pPr>
              <w:rPr>
                <w:ins w:id="3343" w:author="Puneet Kumar - Chaucer" w:date="2026-09-09T21:45:00Z" w16du:dateUtc="2026-09-09T20:45:00Z"/>
                <w:rFonts w:ascii="Aptos" w:hAnsi="Aptos"/>
                <w:b/>
                <w:color w:val="FFFFFF"/>
                <w:sz w:val="17"/>
              </w:rPr>
            </w:pPr>
            <w:ins w:id="3344" w:author="Puneet Kumar - Chaucer" w:date="2026-09-09T21:45:00Z" w16du:dateUtc="2026-09-09T20:45:00Z">
              <w:r w:rsidRPr="00D047C2">
                <w:rPr>
                  <w:rFonts w:ascii="Aptos" w:hAnsi="Aptos"/>
                  <w:b/>
                  <w:color w:val="FFFFFF"/>
                  <w:sz w:val="17"/>
                </w:rPr>
                <w:t>Regulatory Reporting</w:t>
              </w:r>
            </w:ins>
          </w:p>
        </w:tc>
        <w:tc>
          <w:tcPr>
            <w:tcW w:w="279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58311318" w14:textId="77777777" w:rsidR="00013582" w:rsidRPr="00D047C2" w:rsidRDefault="00013582">
            <w:pPr>
              <w:rPr>
                <w:ins w:id="3345" w:author="Puneet Kumar - Chaucer" w:date="2026-09-09T21:45:00Z" w16du:dateUtc="2026-09-09T20:45:00Z"/>
                <w:rFonts w:ascii="Aptos" w:hAnsi="Aptos"/>
                <w:b/>
                <w:color w:val="FFFFFF"/>
                <w:sz w:val="17"/>
              </w:rPr>
            </w:pPr>
            <w:ins w:id="3346" w:author="Puneet Kumar - Chaucer" w:date="2026-09-09T21:45:00Z" w16du:dateUtc="2026-09-09T20:45:00Z">
              <w:r w:rsidRPr="00D047C2">
                <w:rPr>
                  <w:rFonts w:ascii="Aptos" w:hAnsi="Aptos"/>
                  <w:b/>
                  <w:color w:val="FFFFFF"/>
                  <w:sz w:val="17"/>
                </w:rPr>
                <w:t>Event offload to the data platform (8.4), consume and serve (SFDEINT6), orchestration (SFINT16), file delivery (SFINT20)</w:t>
              </w:r>
            </w:ins>
          </w:p>
        </w:tc>
        <w:tc>
          <w:tcPr>
            <w:tcW w:w="226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6DB65715" w14:textId="77777777" w:rsidR="00013582" w:rsidRPr="00D047C2" w:rsidRDefault="00013582">
            <w:pPr>
              <w:rPr>
                <w:ins w:id="3347" w:author="Puneet Kumar - Chaucer" w:date="2026-09-09T21:45:00Z" w16du:dateUtc="2026-09-09T20:45:00Z"/>
                <w:rFonts w:ascii="Aptos" w:hAnsi="Aptos"/>
                <w:b/>
                <w:color w:val="FFFFFF"/>
                <w:sz w:val="17"/>
              </w:rPr>
            </w:pPr>
            <w:ins w:id="3348" w:author="Puneet Kumar - Chaucer" w:date="2026-09-09T21:45:00Z" w16du:dateUtc="2026-09-09T20:45:00Z">
              <w:r w:rsidRPr="00D047C2">
                <w:rPr>
                  <w:rFonts w:ascii="Aptos" w:hAnsi="Aptos"/>
                  <w:b/>
                  <w:color w:val="FFFFFF"/>
                  <w:sz w:val="17"/>
                </w:rPr>
                <w:t>Snowflake, Logic Apps, Functions, API Management</w:t>
              </w:r>
            </w:ins>
          </w:p>
        </w:tc>
        <w:tc>
          <w:tcPr>
            <w:tcW w:w="311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0737B8E5" w14:textId="77777777" w:rsidR="00013582" w:rsidRPr="00D047C2" w:rsidRDefault="00013582">
            <w:pPr>
              <w:rPr>
                <w:ins w:id="3349" w:author="Puneet Kumar - Chaucer" w:date="2026-09-09T21:45:00Z" w16du:dateUtc="2026-09-09T20:45:00Z"/>
                <w:rFonts w:ascii="Aptos" w:hAnsi="Aptos"/>
                <w:b/>
                <w:color w:val="FFFFFF"/>
                <w:sz w:val="17"/>
              </w:rPr>
            </w:pPr>
            <w:ins w:id="3350" w:author="Puneet Kumar - Chaucer" w:date="2026-09-09T21:45:00Z" w16du:dateUtc="2026-09-09T20:45:00Z">
              <w:r w:rsidRPr="00D047C2">
                <w:rPr>
                  <w:rFonts w:ascii="Aptos" w:hAnsi="Aptos"/>
                  <w:b/>
                  <w:color w:val="FFFFFF"/>
                  <w:sz w:val="17"/>
                </w:rPr>
                <w:t>Assemble regulatory and tax reporting on the data platform and submit through orchestrated feeds or files.</w:t>
              </w:r>
            </w:ins>
          </w:p>
        </w:tc>
      </w:tr>
      <w:tr w:rsidR="00013582" w14:paraId="69699F94" w14:textId="77777777">
        <w:trPr>
          <w:tblHeader/>
          <w:del w:id="3351" w:author="Puneet Kumar - Chaucer" w:date="2026-09-09T21:45:00Z"/>
        </w:trPr>
        <w:tc>
          <w:tcPr>
            <w:tcW w:w="1450" w:type="dxa"/>
            <w:shd w:val="clear" w:color="auto" w:fill="24446E"/>
            <w:tcMar>
              <w:top w:w="70" w:type="dxa"/>
              <w:left w:w="110" w:type="dxa"/>
              <w:bottom w:w="70" w:type="dxa"/>
              <w:right w:w="110" w:type="dxa"/>
            </w:tcMar>
            <w:vAlign w:val="center"/>
          </w:tcPr>
          <w:p w14:paraId="08BE3C94" w14:textId="77777777" w:rsidR="00013582" w:rsidRPr="000D75C5" w:rsidRDefault="00013582">
            <w:pPr>
              <w:rPr>
                <w:del w:id="3352" w:author="Puneet Kumar - Chaucer" w:date="2026-09-09T21:45:00Z" w16du:dateUtc="2026-09-09T20:45:00Z"/>
                <w:rFonts w:ascii="Aptos" w:hAnsi="Aptos"/>
                <w:rPrChange w:id="3353" w:author="Microsoft Word" w:date="2026-09-09T14:54:00Z" w16du:dateUtc="2026-09-09T13:54:00Z">
                  <w:rPr>
                    <w:del w:id="3354" w:author="Puneet Kumar - Chaucer" w:date="2026-09-09T21:45:00Z" w16du:dateUtc="2026-09-09T20:45:00Z"/>
                  </w:rPr>
                </w:rPrChange>
              </w:rPr>
            </w:pPr>
            <w:del w:id="3355" w:author="Puneet Kumar - Chaucer" w:date="2026-09-09T21:45:00Z" w16du:dateUtc="2026-09-09T20:45:00Z">
              <w:r w:rsidRPr="000D75C5">
                <w:rPr>
                  <w:rFonts w:ascii="Aptos" w:hAnsi="Aptos"/>
                  <w:b/>
                  <w:color w:val="FFFFFF"/>
                  <w:sz w:val="17"/>
                  <w:rPrChange w:id="3356" w:author="Microsoft Word" w:date="2026-09-09T14:54:00Z" w16du:dateUtc="2026-09-09T13:54:00Z">
                    <w:rPr>
                      <w:b/>
                      <w:bCs/>
                      <w:color w:val="FFFFFF"/>
                      <w:sz w:val="17"/>
                      <w:szCs w:val="17"/>
                    </w:rPr>
                  </w:rPrChange>
                </w:rPr>
                <w:delText>Scenario</w:delText>
              </w:r>
            </w:del>
          </w:p>
        </w:tc>
        <w:tc>
          <w:tcPr>
            <w:tcW w:w="2798" w:type="dxa"/>
            <w:shd w:val="clear" w:color="auto" w:fill="24446E"/>
            <w:tcMar>
              <w:top w:w="70" w:type="dxa"/>
              <w:left w:w="110" w:type="dxa"/>
              <w:bottom w:w="70" w:type="dxa"/>
              <w:right w:w="110" w:type="dxa"/>
            </w:tcMar>
            <w:vAlign w:val="center"/>
          </w:tcPr>
          <w:p w14:paraId="05269C29" w14:textId="77777777" w:rsidR="00013582" w:rsidRPr="000D75C5" w:rsidRDefault="00013582">
            <w:pPr>
              <w:rPr>
                <w:del w:id="3357" w:author="Puneet Kumar - Chaucer" w:date="2026-09-09T21:45:00Z" w16du:dateUtc="2026-09-09T20:45:00Z"/>
                <w:rFonts w:ascii="Aptos" w:hAnsi="Aptos"/>
                <w:rPrChange w:id="3358" w:author="Microsoft Word" w:date="2026-09-09T14:54:00Z" w16du:dateUtc="2026-09-09T13:54:00Z">
                  <w:rPr>
                    <w:del w:id="3359" w:author="Puneet Kumar - Chaucer" w:date="2026-09-09T21:45:00Z" w16du:dateUtc="2026-09-09T20:45:00Z"/>
                  </w:rPr>
                </w:rPrChange>
              </w:rPr>
            </w:pPr>
            <w:del w:id="3360" w:author="Puneet Kumar - Chaucer" w:date="2026-09-09T21:45:00Z" w16du:dateUtc="2026-09-09T20:45:00Z">
              <w:r w:rsidRPr="000D75C5">
                <w:rPr>
                  <w:rFonts w:ascii="Aptos" w:hAnsi="Aptos"/>
                  <w:b/>
                  <w:color w:val="FFFFFF"/>
                  <w:sz w:val="17"/>
                  <w:rPrChange w:id="3361" w:author="Microsoft Word" w:date="2026-09-09T14:54:00Z" w16du:dateUtc="2026-09-09T13:54:00Z">
                    <w:rPr>
                      <w:b/>
                      <w:bCs/>
                      <w:color w:val="FFFFFF"/>
                      <w:sz w:val="17"/>
                      <w:szCs w:val="17"/>
                    </w:rPr>
                  </w:rPrChange>
                </w:rPr>
                <w:delText>Patterns</w:delText>
              </w:r>
            </w:del>
          </w:p>
        </w:tc>
        <w:tc>
          <w:tcPr>
            <w:tcW w:w="2268" w:type="dxa"/>
            <w:shd w:val="clear" w:color="auto" w:fill="24446E"/>
            <w:tcMar>
              <w:top w:w="70" w:type="dxa"/>
              <w:left w:w="110" w:type="dxa"/>
              <w:bottom w:w="70" w:type="dxa"/>
              <w:right w:w="110" w:type="dxa"/>
            </w:tcMar>
            <w:vAlign w:val="center"/>
          </w:tcPr>
          <w:p w14:paraId="354192AF" w14:textId="77777777" w:rsidR="00013582" w:rsidRPr="000D75C5" w:rsidRDefault="00013582">
            <w:pPr>
              <w:rPr>
                <w:del w:id="3362" w:author="Puneet Kumar - Chaucer" w:date="2026-09-09T21:45:00Z" w16du:dateUtc="2026-09-09T20:45:00Z"/>
                <w:rFonts w:ascii="Aptos" w:hAnsi="Aptos"/>
                <w:rPrChange w:id="3363" w:author="Microsoft Word" w:date="2026-09-09T14:54:00Z" w16du:dateUtc="2026-09-09T13:54:00Z">
                  <w:rPr>
                    <w:del w:id="3364" w:author="Puneet Kumar - Chaucer" w:date="2026-09-09T21:45:00Z" w16du:dateUtc="2026-09-09T20:45:00Z"/>
                  </w:rPr>
                </w:rPrChange>
              </w:rPr>
            </w:pPr>
            <w:del w:id="3365" w:author="Puneet Kumar - Chaucer" w:date="2026-09-09T21:45:00Z" w16du:dateUtc="2026-09-09T20:45:00Z">
              <w:r w:rsidRPr="000D75C5">
                <w:rPr>
                  <w:rFonts w:ascii="Aptos" w:hAnsi="Aptos"/>
                  <w:b/>
                  <w:color w:val="FFFFFF"/>
                  <w:sz w:val="17"/>
                  <w:rPrChange w:id="3366" w:author="Microsoft Word" w:date="2026-09-09T14:54:00Z" w16du:dateUtc="2026-09-09T13:54:00Z">
                    <w:rPr>
                      <w:b/>
                      <w:bCs/>
                      <w:color w:val="FFFFFF"/>
                      <w:sz w:val="17"/>
                      <w:szCs w:val="17"/>
                    </w:rPr>
                  </w:rPrChange>
                </w:rPr>
                <w:delText>Primary components</w:delText>
              </w:r>
            </w:del>
          </w:p>
        </w:tc>
        <w:tc>
          <w:tcPr>
            <w:tcW w:w="3118" w:type="dxa"/>
            <w:shd w:val="clear" w:color="auto" w:fill="24446E"/>
            <w:tcMar>
              <w:top w:w="70" w:type="dxa"/>
              <w:left w:w="110" w:type="dxa"/>
              <w:bottom w:w="70" w:type="dxa"/>
              <w:right w:w="110" w:type="dxa"/>
            </w:tcMar>
            <w:vAlign w:val="center"/>
          </w:tcPr>
          <w:p w14:paraId="2FA5097C" w14:textId="77777777" w:rsidR="00013582" w:rsidRPr="000D75C5" w:rsidRDefault="00013582">
            <w:pPr>
              <w:rPr>
                <w:del w:id="3367" w:author="Puneet Kumar - Chaucer" w:date="2026-09-09T21:45:00Z" w16du:dateUtc="2026-09-09T20:45:00Z"/>
                <w:rFonts w:ascii="Aptos" w:hAnsi="Aptos"/>
                <w:rPrChange w:id="3368" w:author="Microsoft Word" w:date="2026-09-09T14:54:00Z" w16du:dateUtc="2026-09-09T13:54:00Z">
                  <w:rPr>
                    <w:del w:id="3369" w:author="Puneet Kumar - Chaucer" w:date="2026-09-09T21:45:00Z" w16du:dateUtc="2026-09-09T20:45:00Z"/>
                  </w:rPr>
                </w:rPrChange>
              </w:rPr>
            </w:pPr>
            <w:del w:id="3370" w:author="Puneet Kumar - Chaucer" w:date="2026-09-09T21:45:00Z" w16du:dateUtc="2026-09-09T20:45:00Z">
              <w:r w:rsidRPr="000D75C5">
                <w:rPr>
                  <w:rFonts w:ascii="Aptos" w:hAnsi="Aptos"/>
                  <w:b/>
                  <w:color w:val="FFFFFF"/>
                  <w:sz w:val="17"/>
                  <w:rPrChange w:id="3371" w:author="Microsoft Word" w:date="2026-09-09T14:54:00Z" w16du:dateUtc="2026-09-09T13:54:00Z">
                    <w:rPr>
                      <w:b/>
                      <w:bCs/>
                      <w:color w:val="FFFFFF"/>
                      <w:sz w:val="17"/>
                      <w:szCs w:val="17"/>
                    </w:rPr>
                  </w:rPrChange>
                </w:rPr>
                <w:delText>Purpose</w:delText>
              </w:r>
            </w:del>
          </w:p>
        </w:tc>
      </w:tr>
      <w:tr w:rsidR="00013582" w14:paraId="575B5E83" w14:textId="77777777">
        <w:trPr>
          <w:del w:id="3372" w:author="Puneet Kumar - Chaucer" w:date="2026-09-09T21:45:00Z"/>
        </w:trPr>
        <w:tc>
          <w:tcPr>
            <w:tcW w:w="1450" w:type="dxa"/>
            <w:shd w:val="clear" w:color="auto" w:fill="FFFFFF"/>
            <w:tcMar>
              <w:top w:w="70" w:type="dxa"/>
              <w:left w:w="110" w:type="dxa"/>
              <w:bottom w:w="70" w:type="dxa"/>
              <w:right w:w="110" w:type="dxa"/>
            </w:tcMar>
            <w:vAlign w:val="center"/>
          </w:tcPr>
          <w:p w14:paraId="141BE030" w14:textId="77777777" w:rsidR="00013582" w:rsidRPr="000D75C5" w:rsidRDefault="00013582">
            <w:pPr>
              <w:spacing w:after="10" w:line="254" w:lineRule="auto"/>
              <w:rPr>
                <w:del w:id="3373" w:author="Puneet Kumar - Chaucer" w:date="2026-09-09T21:45:00Z" w16du:dateUtc="2026-09-09T20:45:00Z"/>
                <w:rFonts w:ascii="Aptos" w:hAnsi="Aptos"/>
                <w:rPrChange w:id="3374" w:author="Microsoft Word" w:date="2026-09-09T14:54:00Z" w16du:dateUtc="2026-09-09T13:54:00Z">
                  <w:rPr>
                    <w:del w:id="3375" w:author="Puneet Kumar - Chaucer" w:date="2026-09-09T21:45:00Z" w16du:dateUtc="2026-09-09T20:45:00Z"/>
                  </w:rPr>
                </w:rPrChange>
              </w:rPr>
            </w:pPr>
            <w:del w:id="3376" w:author="Puneet Kumar - Chaucer" w:date="2026-09-09T21:45:00Z" w16du:dateUtc="2026-09-09T20:45:00Z">
              <w:r w:rsidRPr="000D75C5">
                <w:rPr>
                  <w:rFonts w:ascii="Aptos" w:hAnsi="Aptos"/>
                  <w:b/>
                  <w:color w:val="1F3864"/>
                  <w:sz w:val="17"/>
                  <w:rPrChange w:id="3377" w:author="Microsoft Word" w:date="2026-09-09T14:54:00Z" w16du:dateUtc="2026-09-09T13:54:00Z">
                    <w:rPr>
                      <w:b/>
                      <w:bCs/>
                      <w:color w:val="1F3864"/>
                      <w:sz w:val="17"/>
                      <w:szCs w:val="17"/>
                    </w:rPr>
                  </w:rPrChange>
                </w:rPr>
                <w:delText>Delegated Authority</w:delText>
              </w:r>
            </w:del>
          </w:p>
        </w:tc>
        <w:tc>
          <w:tcPr>
            <w:tcW w:w="2798" w:type="dxa"/>
            <w:shd w:val="clear" w:color="auto" w:fill="FFFFFF"/>
            <w:tcMar>
              <w:top w:w="70" w:type="dxa"/>
              <w:left w:w="110" w:type="dxa"/>
              <w:bottom w:w="70" w:type="dxa"/>
              <w:right w:w="110" w:type="dxa"/>
            </w:tcMar>
            <w:vAlign w:val="center"/>
          </w:tcPr>
          <w:p w14:paraId="0C7448BD" w14:textId="77777777" w:rsidR="00013582" w:rsidRPr="000D75C5" w:rsidRDefault="00013582">
            <w:pPr>
              <w:spacing w:after="10" w:line="254" w:lineRule="auto"/>
              <w:rPr>
                <w:del w:id="3378" w:author="Puneet Kumar - Chaucer" w:date="2026-09-09T21:45:00Z" w16du:dateUtc="2026-09-09T20:45:00Z"/>
                <w:rFonts w:ascii="Aptos" w:hAnsi="Aptos"/>
                <w:rPrChange w:id="3379" w:author="Microsoft Word" w:date="2026-09-09T14:54:00Z" w16du:dateUtc="2026-09-09T13:54:00Z">
                  <w:rPr>
                    <w:del w:id="3380" w:author="Puneet Kumar - Chaucer" w:date="2026-09-09T21:45:00Z" w16du:dateUtc="2026-09-09T20:45:00Z"/>
                  </w:rPr>
                </w:rPrChange>
              </w:rPr>
            </w:pPr>
            <w:del w:id="3381" w:author="Puneet Kumar - Chaucer" w:date="2026-09-09T21:45:00Z" w16du:dateUtc="2026-09-09T20:45:00Z">
              <w:r w:rsidRPr="000D75C5">
                <w:rPr>
                  <w:rFonts w:ascii="Aptos" w:hAnsi="Aptos"/>
                  <w:sz w:val="17"/>
                  <w:rPrChange w:id="3382" w:author="Microsoft Word" w:date="2026-09-09T14:54:00Z" w16du:dateUtc="2026-09-09T13:54:00Z">
                    <w:rPr>
                      <w:sz w:val="17"/>
                      <w:szCs w:val="17"/>
                    </w:rPr>
                  </w:rPrChange>
                </w:rPr>
                <w:delText>File ingestion (SFINT19), canonical model (SFINT24), content routing (SFINT25), push to platform (SFINT21)</w:delText>
              </w:r>
            </w:del>
          </w:p>
        </w:tc>
        <w:tc>
          <w:tcPr>
            <w:tcW w:w="2268" w:type="dxa"/>
            <w:shd w:val="clear" w:color="auto" w:fill="FFFFFF"/>
            <w:tcMar>
              <w:top w:w="70" w:type="dxa"/>
              <w:left w:w="110" w:type="dxa"/>
              <w:bottom w:w="70" w:type="dxa"/>
              <w:right w:w="110" w:type="dxa"/>
            </w:tcMar>
            <w:vAlign w:val="center"/>
          </w:tcPr>
          <w:p w14:paraId="64173015" w14:textId="77777777" w:rsidR="00013582" w:rsidRPr="000D75C5" w:rsidRDefault="00013582">
            <w:pPr>
              <w:spacing w:after="10" w:line="254" w:lineRule="auto"/>
              <w:rPr>
                <w:del w:id="3383" w:author="Puneet Kumar - Chaucer" w:date="2026-09-09T21:45:00Z" w16du:dateUtc="2026-09-09T20:45:00Z"/>
                <w:rFonts w:ascii="Aptos" w:hAnsi="Aptos"/>
                <w:rPrChange w:id="3384" w:author="Microsoft Word" w:date="2026-09-09T14:54:00Z" w16du:dateUtc="2026-09-09T13:54:00Z">
                  <w:rPr>
                    <w:del w:id="3385" w:author="Puneet Kumar - Chaucer" w:date="2026-09-09T21:45:00Z" w16du:dateUtc="2026-09-09T20:45:00Z"/>
                  </w:rPr>
                </w:rPrChange>
              </w:rPr>
            </w:pPr>
            <w:del w:id="3386" w:author="Puneet Kumar - Chaucer" w:date="2026-09-09T21:45:00Z" w16du:dateUtc="2026-09-09T20:45:00Z">
              <w:r w:rsidRPr="000D75C5">
                <w:rPr>
                  <w:rFonts w:ascii="Aptos" w:hAnsi="Aptos"/>
                  <w:sz w:val="17"/>
                  <w:rPrChange w:id="3387" w:author="Microsoft Word" w:date="2026-09-09T14:54:00Z" w16du:dateUtc="2026-09-09T13:54:00Z">
                    <w:rPr>
                      <w:sz w:val="17"/>
                      <w:szCs w:val="17"/>
                    </w:rPr>
                  </w:rPrChange>
                </w:rPr>
                <w:delText>Logic Apps, Functions, Blob, Service Bus, Snowflake</w:delText>
              </w:r>
            </w:del>
          </w:p>
        </w:tc>
        <w:tc>
          <w:tcPr>
            <w:tcW w:w="3118" w:type="dxa"/>
            <w:shd w:val="clear" w:color="auto" w:fill="FFFFFF"/>
            <w:tcMar>
              <w:top w:w="70" w:type="dxa"/>
              <w:left w:w="110" w:type="dxa"/>
              <w:bottom w:w="70" w:type="dxa"/>
              <w:right w:w="110" w:type="dxa"/>
            </w:tcMar>
            <w:vAlign w:val="center"/>
          </w:tcPr>
          <w:p w14:paraId="689C8306" w14:textId="77777777" w:rsidR="00013582" w:rsidRPr="000D75C5" w:rsidRDefault="00013582">
            <w:pPr>
              <w:spacing w:after="10" w:line="254" w:lineRule="auto"/>
              <w:rPr>
                <w:del w:id="3388" w:author="Puneet Kumar - Chaucer" w:date="2026-09-09T21:45:00Z" w16du:dateUtc="2026-09-09T20:45:00Z"/>
                <w:rFonts w:ascii="Aptos" w:hAnsi="Aptos"/>
                <w:rPrChange w:id="3389" w:author="Microsoft Word" w:date="2026-09-09T14:54:00Z" w16du:dateUtc="2026-09-09T13:54:00Z">
                  <w:rPr>
                    <w:del w:id="3390" w:author="Puneet Kumar - Chaucer" w:date="2026-09-09T21:45:00Z" w16du:dateUtc="2026-09-09T20:45:00Z"/>
                  </w:rPr>
                </w:rPrChange>
              </w:rPr>
            </w:pPr>
            <w:del w:id="3391" w:author="Puneet Kumar - Chaucer" w:date="2026-09-09T21:45:00Z" w16du:dateUtc="2026-09-09T20:45:00Z">
              <w:r w:rsidRPr="000D75C5">
                <w:rPr>
                  <w:rFonts w:ascii="Aptos" w:hAnsi="Aptos"/>
                  <w:sz w:val="17"/>
                  <w:rPrChange w:id="3392" w:author="Microsoft Word" w:date="2026-09-09T14:54:00Z" w16du:dateUtc="2026-09-09T13:54:00Z">
                    <w:rPr>
                      <w:sz w:val="17"/>
                      <w:szCs w:val="17"/>
                    </w:rPr>
                  </w:rPrChange>
                </w:rPr>
                <w:delText>Validate cover holder reporting, capture at source where possible, and retire manual bordereau re-keying.</w:delText>
              </w:r>
            </w:del>
          </w:p>
        </w:tc>
      </w:tr>
      <w:tr w:rsidR="00013582" w14:paraId="032B5348" w14:textId="77777777">
        <w:trPr>
          <w:del w:id="3393" w:author="Puneet Kumar - Chaucer" w:date="2026-09-09T21:45:00Z"/>
        </w:trPr>
        <w:tc>
          <w:tcPr>
            <w:tcW w:w="1450" w:type="dxa"/>
            <w:shd w:val="clear" w:color="auto" w:fill="F4F6FA"/>
            <w:tcMar>
              <w:top w:w="70" w:type="dxa"/>
              <w:left w:w="110" w:type="dxa"/>
              <w:bottom w:w="70" w:type="dxa"/>
              <w:right w:w="110" w:type="dxa"/>
            </w:tcMar>
            <w:vAlign w:val="center"/>
          </w:tcPr>
          <w:p w14:paraId="67459F8E" w14:textId="77777777" w:rsidR="00013582" w:rsidRPr="000D75C5" w:rsidRDefault="00013582">
            <w:pPr>
              <w:spacing w:after="10" w:line="254" w:lineRule="auto"/>
              <w:rPr>
                <w:del w:id="3394" w:author="Puneet Kumar - Chaucer" w:date="2026-09-09T21:45:00Z" w16du:dateUtc="2026-09-09T20:45:00Z"/>
                <w:rFonts w:ascii="Aptos" w:hAnsi="Aptos"/>
                <w:rPrChange w:id="3395" w:author="Microsoft Word" w:date="2026-09-09T14:54:00Z" w16du:dateUtc="2026-09-09T13:54:00Z">
                  <w:rPr>
                    <w:del w:id="3396" w:author="Puneet Kumar - Chaucer" w:date="2026-09-09T21:45:00Z" w16du:dateUtc="2026-09-09T20:45:00Z"/>
                  </w:rPr>
                </w:rPrChange>
              </w:rPr>
            </w:pPr>
            <w:del w:id="3397" w:author="Puneet Kumar - Chaucer" w:date="2026-09-09T21:45:00Z" w16du:dateUtc="2026-09-09T20:45:00Z">
              <w:r w:rsidRPr="000D75C5">
                <w:rPr>
                  <w:rFonts w:ascii="Aptos" w:hAnsi="Aptos"/>
                  <w:b/>
                  <w:color w:val="1F3864"/>
                  <w:sz w:val="17"/>
                  <w:rPrChange w:id="3398" w:author="Microsoft Word" w:date="2026-09-09T14:54:00Z" w16du:dateUtc="2026-09-09T13:54:00Z">
                    <w:rPr>
                      <w:b/>
                      <w:bCs/>
                      <w:color w:val="1F3864"/>
                      <w:sz w:val="17"/>
                      <w:szCs w:val="17"/>
                    </w:rPr>
                  </w:rPrChange>
                </w:rPr>
                <w:delText>London Market</w:delText>
              </w:r>
            </w:del>
          </w:p>
        </w:tc>
        <w:tc>
          <w:tcPr>
            <w:tcW w:w="2798" w:type="dxa"/>
            <w:shd w:val="clear" w:color="auto" w:fill="F4F6FA"/>
            <w:tcMar>
              <w:top w:w="70" w:type="dxa"/>
              <w:left w:w="110" w:type="dxa"/>
              <w:bottom w:w="70" w:type="dxa"/>
              <w:right w:w="110" w:type="dxa"/>
            </w:tcMar>
            <w:vAlign w:val="center"/>
          </w:tcPr>
          <w:p w14:paraId="7506EDDD" w14:textId="77777777" w:rsidR="00013582" w:rsidRPr="000D75C5" w:rsidRDefault="00013582">
            <w:pPr>
              <w:spacing w:after="10" w:line="254" w:lineRule="auto"/>
              <w:rPr>
                <w:del w:id="3399" w:author="Puneet Kumar - Chaucer" w:date="2026-09-09T21:45:00Z" w16du:dateUtc="2026-09-09T20:45:00Z"/>
                <w:rFonts w:ascii="Aptos" w:hAnsi="Aptos"/>
                <w:rPrChange w:id="3400" w:author="Microsoft Word" w:date="2026-09-09T14:54:00Z" w16du:dateUtc="2026-09-09T13:54:00Z">
                  <w:rPr>
                    <w:del w:id="3401" w:author="Puneet Kumar - Chaucer" w:date="2026-09-09T21:45:00Z" w16du:dateUtc="2026-09-09T20:45:00Z"/>
                  </w:rPr>
                </w:rPrChange>
              </w:rPr>
            </w:pPr>
            <w:del w:id="3402" w:author="Puneet Kumar - Chaucer" w:date="2026-09-09T21:45:00Z" w16du:dateUtc="2026-09-09T20:45:00Z">
              <w:r w:rsidRPr="000D75C5">
                <w:rPr>
                  <w:rFonts w:ascii="Aptos" w:hAnsi="Aptos"/>
                  <w:sz w:val="17"/>
                  <w:rPrChange w:id="3403" w:author="Microsoft Word" w:date="2026-09-09T14:54:00Z" w16du:dateUtc="2026-09-09T13:54:00Z">
                    <w:rPr>
                      <w:sz w:val="17"/>
                      <w:szCs w:val="17"/>
                    </w:rPr>
                  </w:rPrChange>
                </w:rPr>
                <w:delText>Canonical model (SFINT24), messaging (SFINT9), orchestration (SFINT16), push to platform (SFINT21)</w:delText>
              </w:r>
            </w:del>
          </w:p>
        </w:tc>
        <w:tc>
          <w:tcPr>
            <w:tcW w:w="2268" w:type="dxa"/>
            <w:shd w:val="clear" w:color="auto" w:fill="F4F6FA"/>
            <w:tcMar>
              <w:top w:w="70" w:type="dxa"/>
              <w:left w:w="110" w:type="dxa"/>
              <w:bottom w:w="70" w:type="dxa"/>
              <w:right w:w="110" w:type="dxa"/>
            </w:tcMar>
            <w:vAlign w:val="center"/>
          </w:tcPr>
          <w:p w14:paraId="25E02AFA" w14:textId="77777777" w:rsidR="00013582" w:rsidRPr="000D75C5" w:rsidRDefault="00013582">
            <w:pPr>
              <w:spacing w:after="10" w:line="254" w:lineRule="auto"/>
              <w:rPr>
                <w:del w:id="3404" w:author="Puneet Kumar - Chaucer" w:date="2026-09-09T21:45:00Z" w16du:dateUtc="2026-09-09T20:45:00Z"/>
                <w:rFonts w:ascii="Aptos" w:hAnsi="Aptos"/>
                <w:rPrChange w:id="3405" w:author="Microsoft Word" w:date="2026-09-09T14:54:00Z" w16du:dateUtc="2026-09-09T13:54:00Z">
                  <w:rPr>
                    <w:del w:id="3406" w:author="Puneet Kumar - Chaucer" w:date="2026-09-09T21:45:00Z" w16du:dateUtc="2026-09-09T20:45:00Z"/>
                  </w:rPr>
                </w:rPrChange>
              </w:rPr>
            </w:pPr>
            <w:del w:id="3407" w:author="Puneet Kumar - Chaucer" w:date="2026-09-09T21:45:00Z" w16du:dateUtc="2026-09-09T20:45:00Z">
              <w:r w:rsidRPr="000D75C5">
                <w:rPr>
                  <w:rFonts w:ascii="Aptos" w:hAnsi="Aptos"/>
                  <w:sz w:val="17"/>
                  <w:rPrChange w:id="3408" w:author="Microsoft Word" w:date="2026-09-09T14:54:00Z" w16du:dateUtc="2026-09-09T13:54:00Z">
                    <w:rPr>
                      <w:sz w:val="17"/>
                      <w:szCs w:val="17"/>
                    </w:rPr>
                  </w:rPrChange>
                </w:rPr>
                <w:delText>API Management, Logic Apps, Service Bus, Functions</w:delText>
              </w:r>
            </w:del>
          </w:p>
        </w:tc>
        <w:tc>
          <w:tcPr>
            <w:tcW w:w="3118" w:type="dxa"/>
            <w:shd w:val="clear" w:color="auto" w:fill="F4F6FA"/>
            <w:tcMar>
              <w:top w:w="70" w:type="dxa"/>
              <w:left w:w="110" w:type="dxa"/>
              <w:bottom w:w="70" w:type="dxa"/>
              <w:right w:w="110" w:type="dxa"/>
            </w:tcMar>
            <w:vAlign w:val="center"/>
          </w:tcPr>
          <w:p w14:paraId="23DD7DAE" w14:textId="77777777" w:rsidR="00013582" w:rsidRPr="000D75C5" w:rsidRDefault="00013582">
            <w:pPr>
              <w:spacing w:after="10" w:line="254" w:lineRule="auto"/>
              <w:rPr>
                <w:del w:id="3409" w:author="Puneet Kumar - Chaucer" w:date="2026-09-09T21:45:00Z" w16du:dateUtc="2026-09-09T20:45:00Z"/>
                <w:rFonts w:ascii="Aptos" w:hAnsi="Aptos"/>
                <w:rPrChange w:id="3410" w:author="Microsoft Word" w:date="2026-09-09T14:54:00Z" w16du:dateUtc="2026-09-09T13:54:00Z">
                  <w:rPr>
                    <w:del w:id="3411" w:author="Puneet Kumar - Chaucer" w:date="2026-09-09T21:45:00Z" w16du:dateUtc="2026-09-09T20:45:00Z"/>
                  </w:rPr>
                </w:rPrChange>
              </w:rPr>
            </w:pPr>
            <w:del w:id="3412" w:author="Puneet Kumar - Chaucer" w:date="2026-09-09T21:45:00Z" w16du:dateUtc="2026-09-09T20:45:00Z">
              <w:r w:rsidRPr="000D75C5">
                <w:rPr>
                  <w:rFonts w:ascii="Aptos" w:hAnsi="Aptos"/>
                  <w:sz w:val="17"/>
                  <w:rPrChange w:id="3413" w:author="Microsoft Word" w:date="2026-09-09T14:54:00Z" w16du:dateUtc="2026-09-09T13:54:00Z">
                    <w:rPr>
                      <w:sz w:val="17"/>
                      <w:szCs w:val="17"/>
                    </w:rPr>
                  </w:rPrChange>
                </w:rPr>
                <w:delText>Align processing to the core data record and design for incremental modernisation.</w:delText>
              </w:r>
            </w:del>
          </w:p>
        </w:tc>
      </w:tr>
      <w:tr w:rsidR="00013582" w14:paraId="312B7BF0" w14:textId="77777777">
        <w:trPr>
          <w:del w:id="3414" w:author="Puneet Kumar - Chaucer" w:date="2026-09-09T21:45:00Z"/>
        </w:trPr>
        <w:tc>
          <w:tcPr>
            <w:tcW w:w="1450" w:type="dxa"/>
            <w:shd w:val="clear" w:color="auto" w:fill="FFFFFF"/>
            <w:tcMar>
              <w:top w:w="70" w:type="dxa"/>
              <w:left w:w="110" w:type="dxa"/>
              <w:bottom w:w="70" w:type="dxa"/>
              <w:right w:w="110" w:type="dxa"/>
            </w:tcMar>
            <w:vAlign w:val="center"/>
          </w:tcPr>
          <w:p w14:paraId="3026A72E" w14:textId="77777777" w:rsidR="00013582" w:rsidRPr="000D75C5" w:rsidRDefault="00013582">
            <w:pPr>
              <w:spacing w:after="10" w:line="254" w:lineRule="auto"/>
              <w:rPr>
                <w:del w:id="3415" w:author="Puneet Kumar - Chaucer" w:date="2026-09-09T21:45:00Z" w16du:dateUtc="2026-09-09T20:45:00Z"/>
                <w:rFonts w:ascii="Aptos" w:hAnsi="Aptos"/>
                <w:rPrChange w:id="3416" w:author="Microsoft Word" w:date="2026-09-09T14:54:00Z" w16du:dateUtc="2026-09-09T13:54:00Z">
                  <w:rPr>
                    <w:del w:id="3417" w:author="Puneet Kumar - Chaucer" w:date="2026-09-09T21:45:00Z" w16du:dateUtc="2026-09-09T20:45:00Z"/>
                  </w:rPr>
                </w:rPrChange>
              </w:rPr>
            </w:pPr>
            <w:del w:id="3418" w:author="Puneet Kumar - Chaucer" w:date="2026-09-09T21:45:00Z" w16du:dateUtc="2026-09-09T20:45:00Z">
              <w:r w:rsidRPr="000D75C5">
                <w:rPr>
                  <w:rFonts w:ascii="Aptos" w:hAnsi="Aptos"/>
                  <w:b/>
                  <w:color w:val="1F3864"/>
                  <w:sz w:val="17"/>
                  <w:rPrChange w:id="3419" w:author="Microsoft Word" w:date="2026-09-09T14:54:00Z" w16du:dateUtc="2026-09-09T13:54:00Z">
                    <w:rPr>
                      <w:b/>
                      <w:bCs/>
                      <w:color w:val="1F3864"/>
                      <w:sz w:val="17"/>
                      <w:szCs w:val="17"/>
                    </w:rPr>
                  </w:rPrChange>
                </w:rPr>
                <w:delText>Submissions</w:delText>
              </w:r>
            </w:del>
          </w:p>
        </w:tc>
        <w:tc>
          <w:tcPr>
            <w:tcW w:w="2798" w:type="dxa"/>
            <w:shd w:val="clear" w:color="auto" w:fill="FFFFFF"/>
            <w:tcMar>
              <w:top w:w="70" w:type="dxa"/>
              <w:left w:w="110" w:type="dxa"/>
              <w:bottom w:w="70" w:type="dxa"/>
              <w:right w:w="110" w:type="dxa"/>
            </w:tcMar>
            <w:vAlign w:val="center"/>
          </w:tcPr>
          <w:p w14:paraId="55E86821" w14:textId="77777777" w:rsidR="00013582" w:rsidRPr="000D75C5" w:rsidRDefault="00013582">
            <w:pPr>
              <w:spacing w:after="10" w:line="254" w:lineRule="auto"/>
              <w:rPr>
                <w:del w:id="3420" w:author="Puneet Kumar - Chaucer" w:date="2026-09-09T21:45:00Z" w16du:dateUtc="2026-09-09T20:45:00Z"/>
                <w:rFonts w:ascii="Aptos" w:hAnsi="Aptos"/>
                <w:rPrChange w:id="3421" w:author="Microsoft Word" w:date="2026-09-09T14:54:00Z" w16du:dateUtc="2026-09-09T13:54:00Z">
                  <w:rPr>
                    <w:del w:id="3422" w:author="Puneet Kumar - Chaucer" w:date="2026-09-09T21:45:00Z" w16du:dateUtc="2026-09-09T20:45:00Z"/>
                  </w:rPr>
                </w:rPrChange>
              </w:rPr>
            </w:pPr>
            <w:del w:id="3423" w:author="Puneet Kumar - Chaucer" w:date="2026-09-09T21:45:00Z" w16du:dateUtc="2026-09-09T20:45:00Z">
              <w:r w:rsidRPr="000D75C5">
                <w:rPr>
                  <w:rFonts w:ascii="Aptos" w:hAnsi="Aptos"/>
                  <w:sz w:val="17"/>
                  <w:rPrChange w:id="3424" w:author="Microsoft Word" w:date="2026-09-09T14:54:00Z" w16du:dateUtc="2026-09-09T13:54:00Z">
                    <w:rPr>
                      <w:sz w:val="17"/>
                      <w:szCs w:val="17"/>
                    </w:rPr>
                  </w:rPrChange>
                </w:rPr>
                <w:delText>Inbound webhook or API (SFINT1, SFINT13), file ingestion (SFINT19), content routing (SFINT25), composition (SFINT2)</w:delText>
              </w:r>
            </w:del>
          </w:p>
        </w:tc>
        <w:tc>
          <w:tcPr>
            <w:tcW w:w="2268" w:type="dxa"/>
            <w:shd w:val="clear" w:color="auto" w:fill="FFFFFF"/>
            <w:tcMar>
              <w:top w:w="70" w:type="dxa"/>
              <w:left w:w="110" w:type="dxa"/>
              <w:bottom w:w="70" w:type="dxa"/>
              <w:right w:w="110" w:type="dxa"/>
            </w:tcMar>
            <w:vAlign w:val="center"/>
          </w:tcPr>
          <w:p w14:paraId="4FEF915B" w14:textId="77777777" w:rsidR="00013582" w:rsidRPr="000D75C5" w:rsidRDefault="00013582">
            <w:pPr>
              <w:spacing w:after="10" w:line="254" w:lineRule="auto"/>
              <w:rPr>
                <w:del w:id="3425" w:author="Puneet Kumar - Chaucer" w:date="2026-09-09T21:45:00Z" w16du:dateUtc="2026-09-09T20:45:00Z"/>
                <w:rFonts w:ascii="Aptos" w:hAnsi="Aptos"/>
                <w:rPrChange w:id="3426" w:author="Microsoft Word" w:date="2026-09-09T14:54:00Z" w16du:dateUtc="2026-09-09T13:54:00Z">
                  <w:rPr>
                    <w:del w:id="3427" w:author="Puneet Kumar - Chaucer" w:date="2026-09-09T21:45:00Z" w16du:dateUtc="2026-09-09T20:45:00Z"/>
                  </w:rPr>
                </w:rPrChange>
              </w:rPr>
            </w:pPr>
            <w:del w:id="3428" w:author="Puneet Kumar - Chaucer" w:date="2026-09-09T21:45:00Z" w16du:dateUtc="2026-09-09T20:45:00Z">
              <w:r w:rsidRPr="000D75C5">
                <w:rPr>
                  <w:rFonts w:ascii="Aptos" w:hAnsi="Aptos"/>
                  <w:sz w:val="17"/>
                  <w:rPrChange w:id="3429" w:author="Microsoft Word" w:date="2026-09-09T14:54:00Z" w16du:dateUtc="2026-09-09T13:54:00Z">
                    <w:rPr>
                      <w:sz w:val="17"/>
                      <w:szCs w:val="17"/>
                    </w:rPr>
                  </w:rPrChange>
                </w:rPr>
                <w:delText>API Management, Front Door and WAF, Logic Apps, Functions</w:delText>
              </w:r>
            </w:del>
          </w:p>
        </w:tc>
        <w:tc>
          <w:tcPr>
            <w:tcW w:w="3118" w:type="dxa"/>
            <w:shd w:val="clear" w:color="auto" w:fill="FFFFFF"/>
            <w:tcMar>
              <w:top w:w="70" w:type="dxa"/>
              <w:left w:w="110" w:type="dxa"/>
              <w:bottom w:w="70" w:type="dxa"/>
              <w:right w:w="110" w:type="dxa"/>
            </w:tcMar>
            <w:vAlign w:val="center"/>
          </w:tcPr>
          <w:p w14:paraId="34A821F5" w14:textId="77777777" w:rsidR="00013582" w:rsidRPr="000D75C5" w:rsidRDefault="00013582">
            <w:pPr>
              <w:spacing w:after="10" w:line="254" w:lineRule="auto"/>
              <w:rPr>
                <w:del w:id="3430" w:author="Puneet Kumar - Chaucer" w:date="2026-09-09T21:45:00Z" w16du:dateUtc="2026-09-09T20:45:00Z"/>
                <w:rFonts w:ascii="Aptos" w:hAnsi="Aptos"/>
                <w:rPrChange w:id="3431" w:author="Microsoft Word" w:date="2026-09-09T14:54:00Z" w16du:dateUtc="2026-09-09T13:54:00Z">
                  <w:rPr>
                    <w:del w:id="3432" w:author="Puneet Kumar - Chaucer" w:date="2026-09-09T21:45:00Z" w16du:dateUtc="2026-09-09T20:45:00Z"/>
                  </w:rPr>
                </w:rPrChange>
              </w:rPr>
            </w:pPr>
            <w:del w:id="3433" w:author="Puneet Kumar - Chaucer" w:date="2026-09-09T21:45:00Z" w16du:dateUtc="2026-09-09T20:45:00Z">
              <w:r w:rsidRPr="000D75C5">
                <w:rPr>
                  <w:rFonts w:ascii="Aptos" w:hAnsi="Aptos"/>
                  <w:sz w:val="17"/>
                  <w:rPrChange w:id="3434" w:author="Microsoft Word" w:date="2026-09-09T14:54:00Z" w16du:dateUtc="2026-09-09T13:54:00Z">
                    <w:rPr>
                      <w:sz w:val="17"/>
                      <w:szCs w:val="17"/>
                    </w:rPr>
                  </w:rPrChange>
                </w:rPr>
                <w:delText>Accept submissions by API, file or portal, triage and route to the right underwriting team and system.</w:delText>
              </w:r>
            </w:del>
          </w:p>
        </w:tc>
      </w:tr>
      <w:tr w:rsidR="00013582" w14:paraId="64BD431D" w14:textId="77777777">
        <w:trPr>
          <w:del w:id="3435" w:author="Puneet Kumar - Chaucer" w:date="2026-09-09T21:45:00Z"/>
        </w:trPr>
        <w:tc>
          <w:tcPr>
            <w:tcW w:w="1450" w:type="dxa"/>
            <w:shd w:val="clear" w:color="auto" w:fill="F4F6FA"/>
            <w:tcMar>
              <w:top w:w="70" w:type="dxa"/>
              <w:left w:w="110" w:type="dxa"/>
              <w:bottom w:w="70" w:type="dxa"/>
              <w:right w:w="110" w:type="dxa"/>
            </w:tcMar>
            <w:vAlign w:val="center"/>
          </w:tcPr>
          <w:p w14:paraId="6C3E680C" w14:textId="77777777" w:rsidR="00013582" w:rsidRPr="000D75C5" w:rsidRDefault="00013582">
            <w:pPr>
              <w:spacing w:after="10" w:line="254" w:lineRule="auto"/>
              <w:rPr>
                <w:del w:id="3436" w:author="Puneet Kumar - Chaucer" w:date="2026-09-09T21:45:00Z" w16du:dateUtc="2026-09-09T20:45:00Z"/>
                <w:rFonts w:ascii="Aptos" w:hAnsi="Aptos"/>
                <w:rPrChange w:id="3437" w:author="Microsoft Word" w:date="2026-09-09T14:54:00Z" w16du:dateUtc="2026-09-09T13:54:00Z">
                  <w:rPr>
                    <w:del w:id="3438" w:author="Puneet Kumar - Chaucer" w:date="2026-09-09T21:45:00Z" w16du:dateUtc="2026-09-09T20:45:00Z"/>
                  </w:rPr>
                </w:rPrChange>
              </w:rPr>
            </w:pPr>
            <w:del w:id="3439" w:author="Puneet Kumar - Chaucer" w:date="2026-09-09T21:45:00Z" w16du:dateUtc="2026-09-09T20:45:00Z">
              <w:r w:rsidRPr="000D75C5">
                <w:rPr>
                  <w:rFonts w:ascii="Aptos" w:hAnsi="Aptos"/>
                  <w:b/>
                  <w:color w:val="1F3864"/>
                  <w:sz w:val="17"/>
                  <w:rPrChange w:id="3440" w:author="Microsoft Word" w:date="2026-09-09T14:54:00Z" w16du:dateUtc="2026-09-09T13:54:00Z">
                    <w:rPr>
                      <w:b/>
                      <w:bCs/>
                      <w:color w:val="1F3864"/>
                      <w:sz w:val="17"/>
                      <w:szCs w:val="17"/>
                    </w:rPr>
                  </w:rPrChange>
                </w:rPr>
                <w:delText>Claims</w:delText>
              </w:r>
            </w:del>
          </w:p>
        </w:tc>
        <w:tc>
          <w:tcPr>
            <w:tcW w:w="2798" w:type="dxa"/>
            <w:shd w:val="clear" w:color="auto" w:fill="F4F6FA"/>
            <w:tcMar>
              <w:top w:w="70" w:type="dxa"/>
              <w:left w:w="110" w:type="dxa"/>
              <w:bottom w:w="70" w:type="dxa"/>
              <w:right w:w="110" w:type="dxa"/>
            </w:tcMar>
            <w:vAlign w:val="center"/>
          </w:tcPr>
          <w:p w14:paraId="312A879A" w14:textId="77777777" w:rsidR="00013582" w:rsidRPr="000D75C5" w:rsidRDefault="00013582">
            <w:pPr>
              <w:spacing w:after="10" w:line="254" w:lineRule="auto"/>
              <w:rPr>
                <w:del w:id="3441" w:author="Puneet Kumar - Chaucer" w:date="2026-09-09T21:45:00Z" w16du:dateUtc="2026-09-09T20:45:00Z"/>
                <w:rFonts w:ascii="Aptos" w:hAnsi="Aptos"/>
                <w:rPrChange w:id="3442" w:author="Microsoft Word" w:date="2026-09-09T14:54:00Z" w16du:dateUtc="2026-09-09T13:54:00Z">
                  <w:rPr>
                    <w:del w:id="3443" w:author="Puneet Kumar - Chaucer" w:date="2026-09-09T21:45:00Z" w16du:dateUtc="2026-09-09T20:45:00Z"/>
                  </w:rPr>
                </w:rPrChange>
              </w:rPr>
            </w:pPr>
            <w:del w:id="3444" w:author="Puneet Kumar - Chaucer" w:date="2026-09-09T21:45:00Z" w16du:dateUtc="2026-09-09T20:45:00Z">
              <w:r w:rsidRPr="000D75C5">
                <w:rPr>
                  <w:rFonts w:ascii="Aptos" w:hAnsi="Aptos"/>
                  <w:sz w:val="17"/>
                  <w:rPrChange w:id="3445" w:author="Microsoft Word" w:date="2026-09-09T14:54:00Z" w16du:dateUtc="2026-09-09T13:54:00Z">
                    <w:rPr>
                      <w:sz w:val="17"/>
                      <w:szCs w:val="17"/>
                    </w:rPr>
                  </w:rPrChange>
                </w:rPr>
                <w:delText>Inbound webhook or API (SFINT13), orchestration with compensation (SFINT16 and SFINT17), outbound webhook (SFINT14), push to platform (SFINT21)</w:delText>
              </w:r>
            </w:del>
          </w:p>
        </w:tc>
        <w:tc>
          <w:tcPr>
            <w:tcW w:w="2268" w:type="dxa"/>
            <w:shd w:val="clear" w:color="auto" w:fill="F4F6FA"/>
            <w:tcMar>
              <w:top w:w="70" w:type="dxa"/>
              <w:left w:w="110" w:type="dxa"/>
              <w:bottom w:w="70" w:type="dxa"/>
              <w:right w:w="110" w:type="dxa"/>
            </w:tcMar>
            <w:vAlign w:val="center"/>
          </w:tcPr>
          <w:p w14:paraId="47A0E082" w14:textId="77777777" w:rsidR="00013582" w:rsidRPr="000D75C5" w:rsidRDefault="00013582">
            <w:pPr>
              <w:spacing w:after="10" w:line="254" w:lineRule="auto"/>
              <w:rPr>
                <w:del w:id="3446" w:author="Puneet Kumar - Chaucer" w:date="2026-09-09T21:45:00Z" w16du:dateUtc="2026-09-09T20:45:00Z"/>
                <w:rFonts w:ascii="Aptos" w:hAnsi="Aptos"/>
                <w:rPrChange w:id="3447" w:author="Microsoft Word" w:date="2026-09-09T14:54:00Z" w16du:dateUtc="2026-09-09T13:54:00Z">
                  <w:rPr>
                    <w:del w:id="3448" w:author="Puneet Kumar - Chaucer" w:date="2026-09-09T21:45:00Z" w16du:dateUtc="2026-09-09T20:45:00Z"/>
                  </w:rPr>
                </w:rPrChange>
              </w:rPr>
            </w:pPr>
            <w:del w:id="3449" w:author="Puneet Kumar - Chaucer" w:date="2026-09-09T21:45:00Z" w16du:dateUtc="2026-09-09T20:45:00Z">
              <w:r w:rsidRPr="000D75C5">
                <w:rPr>
                  <w:rFonts w:ascii="Aptos" w:hAnsi="Aptos"/>
                  <w:sz w:val="17"/>
                  <w:rPrChange w:id="3450" w:author="Microsoft Word" w:date="2026-09-09T14:54:00Z" w16du:dateUtc="2026-09-09T13:54:00Z">
                    <w:rPr>
                      <w:sz w:val="17"/>
                      <w:szCs w:val="17"/>
                    </w:rPr>
                  </w:rPrChange>
                </w:rPr>
                <w:delText>API Management, Logic Apps, Service Bus, Functions</w:delText>
              </w:r>
            </w:del>
          </w:p>
        </w:tc>
        <w:tc>
          <w:tcPr>
            <w:tcW w:w="3118" w:type="dxa"/>
            <w:shd w:val="clear" w:color="auto" w:fill="F4F6FA"/>
            <w:tcMar>
              <w:top w:w="70" w:type="dxa"/>
              <w:left w:w="110" w:type="dxa"/>
              <w:bottom w:w="70" w:type="dxa"/>
              <w:right w:w="110" w:type="dxa"/>
            </w:tcMar>
            <w:vAlign w:val="center"/>
          </w:tcPr>
          <w:p w14:paraId="01D1B299" w14:textId="77777777" w:rsidR="00013582" w:rsidRPr="000D75C5" w:rsidRDefault="00013582">
            <w:pPr>
              <w:spacing w:after="10" w:line="254" w:lineRule="auto"/>
              <w:rPr>
                <w:del w:id="3451" w:author="Puneet Kumar - Chaucer" w:date="2026-09-09T21:45:00Z" w16du:dateUtc="2026-09-09T20:45:00Z"/>
                <w:rFonts w:ascii="Aptos" w:hAnsi="Aptos"/>
                <w:rPrChange w:id="3452" w:author="Microsoft Word" w:date="2026-09-09T14:54:00Z" w16du:dateUtc="2026-09-09T13:54:00Z">
                  <w:rPr>
                    <w:del w:id="3453" w:author="Puneet Kumar - Chaucer" w:date="2026-09-09T21:45:00Z" w16du:dateUtc="2026-09-09T20:45:00Z"/>
                  </w:rPr>
                </w:rPrChange>
              </w:rPr>
            </w:pPr>
            <w:del w:id="3454" w:author="Puneet Kumar - Chaucer" w:date="2026-09-09T21:45:00Z" w16du:dateUtc="2026-09-09T20:45:00Z">
              <w:r w:rsidRPr="000D75C5">
                <w:rPr>
                  <w:rFonts w:ascii="Aptos" w:hAnsi="Aptos"/>
                  <w:sz w:val="17"/>
                  <w:rPrChange w:id="3455" w:author="Microsoft Word" w:date="2026-09-09T14:54:00Z" w16du:dateUtc="2026-09-09T13:54:00Z">
                    <w:rPr>
                      <w:sz w:val="17"/>
                      <w:szCs w:val="17"/>
                    </w:rPr>
                  </w:rPrChange>
                </w:rPr>
                <w:delText>First notification of loss from portals and third-party administrators, orchestrated across systems, with status notifications outbound.</w:delText>
              </w:r>
            </w:del>
          </w:p>
        </w:tc>
      </w:tr>
      <w:tr w:rsidR="00013582" w14:paraId="7117F00E" w14:textId="77777777">
        <w:trPr>
          <w:del w:id="3456" w:author="Puneet Kumar - Chaucer" w:date="2026-09-09T21:45:00Z"/>
        </w:trPr>
        <w:tc>
          <w:tcPr>
            <w:tcW w:w="1450" w:type="dxa"/>
            <w:shd w:val="clear" w:color="auto" w:fill="FFFFFF"/>
            <w:tcMar>
              <w:top w:w="70" w:type="dxa"/>
              <w:left w:w="110" w:type="dxa"/>
              <w:bottom w:w="70" w:type="dxa"/>
              <w:right w:w="110" w:type="dxa"/>
            </w:tcMar>
            <w:vAlign w:val="center"/>
          </w:tcPr>
          <w:p w14:paraId="4BC49DD5" w14:textId="77777777" w:rsidR="00013582" w:rsidRPr="000D75C5" w:rsidRDefault="00013582">
            <w:pPr>
              <w:spacing w:after="10" w:line="254" w:lineRule="auto"/>
              <w:rPr>
                <w:del w:id="3457" w:author="Puneet Kumar - Chaucer" w:date="2026-09-09T21:45:00Z" w16du:dateUtc="2026-09-09T20:45:00Z"/>
                <w:rFonts w:ascii="Aptos" w:hAnsi="Aptos"/>
                <w:rPrChange w:id="3458" w:author="Microsoft Word" w:date="2026-09-09T14:54:00Z" w16du:dateUtc="2026-09-09T13:54:00Z">
                  <w:rPr>
                    <w:del w:id="3459" w:author="Puneet Kumar - Chaucer" w:date="2026-09-09T21:45:00Z" w16du:dateUtc="2026-09-09T20:45:00Z"/>
                  </w:rPr>
                </w:rPrChange>
              </w:rPr>
            </w:pPr>
            <w:del w:id="3460" w:author="Puneet Kumar - Chaucer" w:date="2026-09-09T21:45:00Z" w16du:dateUtc="2026-09-09T20:45:00Z">
              <w:r w:rsidRPr="000D75C5">
                <w:rPr>
                  <w:rFonts w:ascii="Aptos" w:hAnsi="Aptos"/>
                  <w:b/>
                  <w:color w:val="1F3864"/>
                  <w:sz w:val="17"/>
                  <w:rPrChange w:id="3461" w:author="Microsoft Word" w:date="2026-09-09T14:54:00Z" w16du:dateUtc="2026-09-09T13:54:00Z">
                    <w:rPr>
                      <w:b/>
                      <w:bCs/>
                      <w:color w:val="1F3864"/>
                      <w:sz w:val="17"/>
                      <w:szCs w:val="17"/>
                    </w:rPr>
                  </w:rPrChange>
                </w:rPr>
                <w:delText>Reinsurance</w:delText>
              </w:r>
            </w:del>
          </w:p>
        </w:tc>
        <w:tc>
          <w:tcPr>
            <w:tcW w:w="2798" w:type="dxa"/>
            <w:shd w:val="clear" w:color="auto" w:fill="FFFFFF"/>
            <w:tcMar>
              <w:top w:w="70" w:type="dxa"/>
              <w:left w:w="110" w:type="dxa"/>
              <w:bottom w:w="70" w:type="dxa"/>
              <w:right w:w="110" w:type="dxa"/>
            </w:tcMar>
            <w:vAlign w:val="center"/>
          </w:tcPr>
          <w:p w14:paraId="50E7CD3E" w14:textId="77777777" w:rsidR="00013582" w:rsidRPr="000D75C5" w:rsidRDefault="00013582">
            <w:pPr>
              <w:spacing w:after="10" w:line="254" w:lineRule="auto"/>
              <w:rPr>
                <w:del w:id="3462" w:author="Puneet Kumar - Chaucer" w:date="2026-09-09T21:45:00Z" w16du:dateUtc="2026-09-09T20:45:00Z"/>
                <w:rFonts w:ascii="Aptos" w:hAnsi="Aptos"/>
                <w:rPrChange w:id="3463" w:author="Microsoft Word" w:date="2026-09-09T14:54:00Z" w16du:dateUtc="2026-09-09T13:54:00Z">
                  <w:rPr>
                    <w:del w:id="3464" w:author="Puneet Kumar - Chaucer" w:date="2026-09-09T21:45:00Z" w16du:dateUtc="2026-09-09T20:45:00Z"/>
                  </w:rPr>
                </w:rPrChange>
              </w:rPr>
            </w:pPr>
            <w:del w:id="3465" w:author="Puneet Kumar - Chaucer" w:date="2026-09-09T21:45:00Z" w16du:dateUtc="2026-09-09T20:45:00Z">
              <w:r w:rsidRPr="000D75C5">
                <w:rPr>
                  <w:rFonts w:ascii="Aptos" w:hAnsi="Aptos"/>
                  <w:sz w:val="17"/>
                  <w:rPrChange w:id="3466" w:author="Microsoft Word" w:date="2026-09-09T14:54:00Z" w16du:dateUtc="2026-09-09T13:54:00Z">
                    <w:rPr>
                      <w:sz w:val="17"/>
                      <w:szCs w:val="17"/>
                    </w:rPr>
                  </w:rPrChange>
                </w:rPr>
                <w:delText>Canonical model (SFINT24), file and messaging (SFINT19, SFINT9), orchestration (SFINT16)</w:delText>
              </w:r>
            </w:del>
          </w:p>
        </w:tc>
        <w:tc>
          <w:tcPr>
            <w:tcW w:w="2268" w:type="dxa"/>
            <w:shd w:val="clear" w:color="auto" w:fill="FFFFFF"/>
            <w:tcMar>
              <w:top w:w="70" w:type="dxa"/>
              <w:left w:w="110" w:type="dxa"/>
              <w:bottom w:w="70" w:type="dxa"/>
              <w:right w:w="110" w:type="dxa"/>
            </w:tcMar>
            <w:vAlign w:val="center"/>
          </w:tcPr>
          <w:p w14:paraId="67B9ADB2" w14:textId="77777777" w:rsidR="00013582" w:rsidRPr="000D75C5" w:rsidRDefault="00013582">
            <w:pPr>
              <w:spacing w:after="10" w:line="254" w:lineRule="auto"/>
              <w:rPr>
                <w:del w:id="3467" w:author="Puneet Kumar - Chaucer" w:date="2026-09-09T21:45:00Z" w16du:dateUtc="2026-09-09T20:45:00Z"/>
                <w:rFonts w:ascii="Aptos" w:hAnsi="Aptos"/>
                <w:rPrChange w:id="3468" w:author="Microsoft Word" w:date="2026-09-09T14:54:00Z" w16du:dateUtc="2026-09-09T13:54:00Z">
                  <w:rPr>
                    <w:del w:id="3469" w:author="Puneet Kumar - Chaucer" w:date="2026-09-09T21:45:00Z" w16du:dateUtc="2026-09-09T20:45:00Z"/>
                  </w:rPr>
                </w:rPrChange>
              </w:rPr>
            </w:pPr>
            <w:del w:id="3470" w:author="Puneet Kumar - Chaucer" w:date="2026-09-09T21:45:00Z" w16du:dateUtc="2026-09-09T20:45:00Z">
              <w:r w:rsidRPr="000D75C5">
                <w:rPr>
                  <w:rFonts w:ascii="Aptos" w:hAnsi="Aptos"/>
                  <w:sz w:val="17"/>
                  <w:rPrChange w:id="3471" w:author="Microsoft Word" w:date="2026-09-09T14:54:00Z" w16du:dateUtc="2026-09-09T13:54:00Z">
                    <w:rPr>
                      <w:sz w:val="17"/>
                      <w:szCs w:val="17"/>
                    </w:rPr>
                  </w:rPrChange>
                </w:rPr>
                <w:delText>Logic Apps, Functions, Service Bus, Snowflake</w:delText>
              </w:r>
            </w:del>
          </w:p>
        </w:tc>
        <w:tc>
          <w:tcPr>
            <w:tcW w:w="3118" w:type="dxa"/>
            <w:shd w:val="clear" w:color="auto" w:fill="FFFFFF"/>
            <w:tcMar>
              <w:top w:w="70" w:type="dxa"/>
              <w:left w:w="110" w:type="dxa"/>
              <w:bottom w:w="70" w:type="dxa"/>
              <w:right w:w="110" w:type="dxa"/>
            </w:tcMar>
            <w:vAlign w:val="center"/>
          </w:tcPr>
          <w:p w14:paraId="59496E43" w14:textId="77777777" w:rsidR="00013582" w:rsidRPr="000D75C5" w:rsidRDefault="00013582">
            <w:pPr>
              <w:spacing w:after="10" w:line="254" w:lineRule="auto"/>
              <w:rPr>
                <w:del w:id="3472" w:author="Puneet Kumar - Chaucer" w:date="2026-09-09T21:45:00Z" w16du:dateUtc="2026-09-09T20:45:00Z"/>
                <w:rFonts w:ascii="Aptos" w:hAnsi="Aptos"/>
                <w:rPrChange w:id="3473" w:author="Microsoft Word" w:date="2026-09-09T14:54:00Z" w16du:dateUtc="2026-09-09T13:54:00Z">
                  <w:rPr>
                    <w:del w:id="3474" w:author="Puneet Kumar - Chaucer" w:date="2026-09-09T21:45:00Z" w16du:dateUtc="2026-09-09T20:45:00Z"/>
                  </w:rPr>
                </w:rPrChange>
              </w:rPr>
            </w:pPr>
            <w:del w:id="3475" w:author="Puneet Kumar - Chaucer" w:date="2026-09-09T21:45:00Z" w16du:dateUtc="2026-09-09T20:45:00Z">
              <w:r w:rsidRPr="000D75C5">
                <w:rPr>
                  <w:rFonts w:ascii="Aptos" w:hAnsi="Aptos"/>
                  <w:sz w:val="17"/>
                  <w:rPrChange w:id="3476" w:author="Microsoft Word" w:date="2026-09-09T14:54:00Z" w16du:dateUtc="2026-09-09T13:54:00Z">
                    <w:rPr>
                      <w:sz w:val="17"/>
                      <w:szCs w:val="17"/>
                    </w:rPr>
                  </w:rPrChange>
                </w:rPr>
                <w:delText>Cede risk, premium and claims to treaty and facultative systems and reinsurers and manage recoveries.</w:delText>
              </w:r>
            </w:del>
          </w:p>
        </w:tc>
      </w:tr>
      <w:tr w:rsidR="00013582" w14:paraId="292BAAC1" w14:textId="77777777">
        <w:trPr>
          <w:del w:id="3477" w:author="Puneet Kumar - Chaucer" w:date="2026-09-09T21:45:00Z"/>
        </w:trPr>
        <w:tc>
          <w:tcPr>
            <w:tcW w:w="1450" w:type="dxa"/>
            <w:shd w:val="clear" w:color="auto" w:fill="F4F6FA"/>
            <w:tcMar>
              <w:top w:w="70" w:type="dxa"/>
              <w:left w:w="110" w:type="dxa"/>
              <w:bottom w:w="70" w:type="dxa"/>
              <w:right w:w="110" w:type="dxa"/>
            </w:tcMar>
            <w:vAlign w:val="center"/>
          </w:tcPr>
          <w:p w14:paraId="3E61429F" w14:textId="77777777" w:rsidR="00013582" w:rsidRPr="000D75C5" w:rsidRDefault="00013582">
            <w:pPr>
              <w:spacing w:after="10" w:line="254" w:lineRule="auto"/>
              <w:rPr>
                <w:del w:id="3478" w:author="Puneet Kumar - Chaucer" w:date="2026-09-09T21:45:00Z" w16du:dateUtc="2026-09-09T20:45:00Z"/>
                <w:rFonts w:ascii="Aptos" w:hAnsi="Aptos"/>
                <w:rPrChange w:id="3479" w:author="Microsoft Word" w:date="2026-09-09T14:54:00Z" w16du:dateUtc="2026-09-09T13:54:00Z">
                  <w:rPr>
                    <w:del w:id="3480" w:author="Puneet Kumar - Chaucer" w:date="2026-09-09T21:45:00Z" w16du:dateUtc="2026-09-09T20:45:00Z"/>
                  </w:rPr>
                </w:rPrChange>
              </w:rPr>
            </w:pPr>
            <w:del w:id="3481" w:author="Puneet Kumar - Chaucer" w:date="2026-09-09T21:45:00Z" w16du:dateUtc="2026-09-09T20:45:00Z">
              <w:r w:rsidRPr="000D75C5">
                <w:rPr>
                  <w:rFonts w:ascii="Aptos" w:hAnsi="Aptos"/>
                  <w:b/>
                  <w:color w:val="1F3864"/>
                  <w:sz w:val="17"/>
                  <w:rPrChange w:id="3482" w:author="Microsoft Word" w:date="2026-09-09T14:54:00Z" w16du:dateUtc="2026-09-09T13:54:00Z">
                    <w:rPr>
                      <w:b/>
                      <w:bCs/>
                      <w:color w:val="1F3864"/>
                      <w:sz w:val="17"/>
                      <w:szCs w:val="17"/>
                    </w:rPr>
                  </w:rPrChange>
                </w:rPr>
                <w:delText>Regulatory Reporting</w:delText>
              </w:r>
            </w:del>
          </w:p>
        </w:tc>
        <w:tc>
          <w:tcPr>
            <w:tcW w:w="2798" w:type="dxa"/>
            <w:shd w:val="clear" w:color="auto" w:fill="F4F6FA"/>
            <w:tcMar>
              <w:top w:w="70" w:type="dxa"/>
              <w:left w:w="110" w:type="dxa"/>
              <w:bottom w:w="70" w:type="dxa"/>
              <w:right w:w="110" w:type="dxa"/>
            </w:tcMar>
            <w:vAlign w:val="center"/>
          </w:tcPr>
          <w:p w14:paraId="34459937" w14:textId="77777777" w:rsidR="00013582" w:rsidRPr="000D75C5" w:rsidRDefault="00013582">
            <w:pPr>
              <w:spacing w:after="10" w:line="254" w:lineRule="auto"/>
              <w:rPr>
                <w:del w:id="3483" w:author="Puneet Kumar - Chaucer" w:date="2026-09-09T21:45:00Z" w16du:dateUtc="2026-09-09T20:45:00Z"/>
                <w:rFonts w:ascii="Aptos" w:hAnsi="Aptos"/>
                <w:rPrChange w:id="3484" w:author="Microsoft Word" w:date="2026-09-09T14:54:00Z" w16du:dateUtc="2026-09-09T13:54:00Z">
                  <w:rPr>
                    <w:del w:id="3485" w:author="Puneet Kumar - Chaucer" w:date="2026-09-09T21:45:00Z" w16du:dateUtc="2026-09-09T20:45:00Z"/>
                  </w:rPr>
                </w:rPrChange>
              </w:rPr>
            </w:pPr>
            <w:del w:id="3486" w:author="Puneet Kumar - Chaucer" w:date="2026-09-09T21:45:00Z" w16du:dateUtc="2026-09-09T20:45:00Z">
              <w:r w:rsidRPr="000D75C5">
                <w:rPr>
                  <w:rFonts w:ascii="Aptos" w:hAnsi="Aptos"/>
                  <w:sz w:val="17"/>
                  <w:rPrChange w:id="3487" w:author="Microsoft Word" w:date="2026-09-09T14:54:00Z" w16du:dateUtc="2026-09-09T13:54:00Z">
                    <w:rPr>
                      <w:sz w:val="17"/>
                      <w:szCs w:val="17"/>
                    </w:rPr>
                  </w:rPrChange>
                </w:rPr>
                <w:delText>Event offload (SFINT21), consume and serve (SFINT22), orchestration (SFINT16), file delivery (SFINT20)</w:delText>
              </w:r>
            </w:del>
          </w:p>
        </w:tc>
        <w:tc>
          <w:tcPr>
            <w:tcW w:w="2268" w:type="dxa"/>
            <w:shd w:val="clear" w:color="auto" w:fill="F4F6FA"/>
            <w:tcMar>
              <w:top w:w="70" w:type="dxa"/>
              <w:left w:w="110" w:type="dxa"/>
              <w:bottom w:w="70" w:type="dxa"/>
              <w:right w:w="110" w:type="dxa"/>
            </w:tcMar>
            <w:vAlign w:val="center"/>
          </w:tcPr>
          <w:p w14:paraId="6D13A972" w14:textId="77777777" w:rsidR="00013582" w:rsidRPr="000D75C5" w:rsidRDefault="00013582">
            <w:pPr>
              <w:spacing w:after="10" w:line="254" w:lineRule="auto"/>
              <w:rPr>
                <w:del w:id="3488" w:author="Puneet Kumar - Chaucer" w:date="2026-09-09T21:45:00Z" w16du:dateUtc="2026-09-09T20:45:00Z"/>
                <w:rFonts w:ascii="Aptos" w:hAnsi="Aptos"/>
                <w:rPrChange w:id="3489" w:author="Microsoft Word" w:date="2026-09-09T14:54:00Z" w16du:dateUtc="2026-09-09T13:54:00Z">
                  <w:rPr>
                    <w:del w:id="3490" w:author="Puneet Kumar - Chaucer" w:date="2026-09-09T21:45:00Z" w16du:dateUtc="2026-09-09T20:45:00Z"/>
                  </w:rPr>
                </w:rPrChange>
              </w:rPr>
            </w:pPr>
            <w:del w:id="3491" w:author="Puneet Kumar - Chaucer" w:date="2026-09-09T21:45:00Z" w16du:dateUtc="2026-09-09T20:45:00Z">
              <w:r w:rsidRPr="000D75C5">
                <w:rPr>
                  <w:rFonts w:ascii="Aptos" w:hAnsi="Aptos"/>
                  <w:sz w:val="17"/>
                  <w:rPrChange w:id="3492" w:author="Microsoft Word" w:date="2026-09-09T14:54:00Z" w16du:dateUtc="2026-09-09T13:54:00Z">
                    <w:rPr>
                      <w:sz w:val="17"/>
                      <w:szCs w:val="17"/>
                    </w:rPr>
                  </w:rPrChange>
                </w:rPr>
                <w:delText>Snowflake, Logic Apps, Functions, API Management</w:delText>
              </w:r>
            </w:del>
          </w:p>
        </w:tc>
        <w:tc>
          <w:tcPr>
            <w:tcW w:w="3118" w:type="dxa"/>
            <w:shd w:val="clear" w:color="auto" w:fill="F4F6FA"/>
            <w:tcMar>
              <w:top w:w="70" w:type="dxa"/>
              <w:left w:w="110" w:type="dxa"/>
              <w:bottom w:w="70" w:type="dxa"/>
              <w:right w:w="110" w:type="dxa"/>
            </w:tcMar>
            <w:vAlign w:val="center"/>
          </w:tcPr>
          <w:p w14:paraId="26586BC8" w14:textId="77777777" w:rsidR="00013582" w:rsidRPr="000D75C5" w:rsidRDefault="00013582">
            <w:pPr>
              <w:spacing w:after="10" w:line="254" w:lineRule="auto"/>
              <w:rPr>
                <w:del w:id="3493" w:author="Puneet Kumar - Chaucer" w:date="2026-09-09T21:45:00Z" w16du:dateUtc="2026-09-09T20:45:00Z"/>
                <w:rFonts w:ascii="Aptos" w:hAnsi="Aptos"/>
                <w:rPrChange w:id="3494" w:author="Microsoft Word" w:date="2026-09-09T14:54:00Z" w16du:dateUtc="2026-09-09T13:54:00Z">
                  <w:rPr>
                    <w:del w:id="3495" w:author="Puneet Kumar - Chaucer" w:date="2026-09-09T21:45:00Z" w16du:dateUtc="2026-09-09T20:45:00Z"/>
                  </w:rPr>
                </w:rPrChange>
              </w:rPr>
            </w:pPr>
            <w:del w:id="3496" w:author="Puneet Kumar - Chaucer" w:date="2026-09-09T21:45:00Z" w16du:dateUtc="2026-09-09T20:45:00Z">
              <w:r w:rsidRPr="000D75C5">
                <w:rPr>
                  <w:rFonts w:ascii="Aptos" w:hAnsi="Aptos"/>
                  <w:sz w:val="17"/>
                  <w:rPrChange w:id="3497" w:author="Microsoft Word" w:date="2026-09-09T14:54:00Z" w16du:dateUtc="2026-09-09T13:54:00Z">
                    <w:rPr>
                      <w:sz w:val="17"/>
                      <w:szCs w:val="17"/>
                    </w:rPr>
                  </w:rPrChange>
                </w:rPr>
                <w:delText>Assemble regulatory and tax reporting on the data platform and submit through orchestrated feeds or files.</w:delText>
              </w:r>
            </w:del>
          </w:p>
        </w:tc>
      </w:tr>
    </w:tbl>
    <w:p w14:paraId="2EA69433" w14:textId="0BE8C82B" w:rsidR="00CB3C09" w:rsidRPr="008C0CFE" w:rsidRDefault="006F419D" w:rsidP="00CB3C09">
      <w:pPr>
        <w:pStyle w:val="Heading1"/>
        <w:rPr>
          <w:rFonts w:ascii="Calibri heading" w:eastAsiaTheme="majorEastAsia" w:hAnsi="Calibri heading" w:cstheme="majorBidi"/>
          <w:color w:val="2E5496"/>
          <w:sz w:val="32"/>
          <w:szCs w:val="32"/>
          <w:lang w:val="en-US"/>
          <w:rPrChange w:id="3498" w:author="Microsoft Word" w:date="2026-09-09T14:54:00Z" w16du:dateUtc="2026-09-09T13:54:00Z">
            <w:rPr/>
          </w:rPrChange>
        </w:rPr>
      </w:pPr>
      <w:r w:rsidRPr="008C0CFE">
        <w:rPr>
          <w:rFonts w:ascii="Calibri heading" w:eastAsiaTheme="majorEastAsia" w:hAnsi="Calibri heading" w:cstheme="majorBidi"/>
          <w:color w:val="2E5496"/>
          <w:sz w:val="32"/>
          <w:szCs w:val="32"/>
          <w:lang w:val="en-US"/>
          <w:rPrChange w:id="3499" w:author="Microsoft Word" w:date="2026-09-09T14:54:00Z" w16du:dateUtc="2026-09-09T13:54:00Z">
            <w:rPr/>
          </w:rPrChange>
        </w:rPr>
        <w:t>10</w:t>
      </w:r>
      <w:r w:rsidR="00CB3C09" w:rsidRPr="008C0CFE">
        <w:rPr>
          <w:rFonts w:ascii="Calibri heading" w:eastAsiaTheme="majorEastAsia" w:hAnsi="Calibri heading" w:cstheme="majorBidi"/>
          <w:color w:val="2E5496"/>
          <w:sz w:val="32"/>
          <w:szCs w:val="32"/>
          <w:lang w:val="en-US"/>
          <w:rPrChange w:id="3500" w:author="Microsoft Word" w:date="2026-09-09T14:54:00Z" w16du:dateUtc="2026-09-09T13:54:00Z">
            <w:rPr/>
          </w:rPrChange>
        </w:rPr>
        <w:t>. Security and Operational Excellence</w:t>
      </w:r>
      <w:bookmarkEnd w:id="3268"/>
      <w:bookmarkEnd w:id="3269"/>
      <w:bookmarkEnd w:id="3271"/>
    </w:p>
    <w:p w14:paraId="2125C37E" w14:textId="1112BFB4" w:rsidR="000812DE" w:rsidRPr="000D75C5" w:rsidRDefault="000812DE" w:rsidP="000812DE">
      <w:pPr>
        <w:spacing w:after="120" w:line="278" w:lineRule="auto"/>
        <w:rPr>
          <w:rFonts w:ascii="Aptos" w:hAnsi="Aptos"/>
          <w:sz w:val="18"/>
          <w:rPrChange w:id="3501" w:author="Microsoft Word" w:date="2026-09-09T14:54:00Z" w16du:dateUtc="2026-09-09T13:54:00Z">
            <w:rPr/>
          </w:rPrChange>
        </w:rPr>
      </w:pPr>
      <w:r w:rsidRPr="000D75C5">
        <w:rPr>
          <w:rFonts w:ascii="Aptos" w:hAnsi="Aptos"/>
          <w:sz w:val="18"/>
          <w:rPrChange w:id="3502" w:author="Microsoft Word" w:date="2026-09-09T14:54:00Z" w16du:dateUtc="2026-09-09T13:54:00Z">
            <w:rPr/>
          </w:rPrChange>
        </w:rPr>
        <w:t>This section sets out the security and operational baseline every integration inherits by default. It states the outcomes the framework requires, while the mandatory rules and their enforcement sit in Sections 12 and 13.</w:t>
      </w:r>
    </w:p>
    <w:p w14:paraId="40C977B7" w14:textId="77777777" w:rsidR="000812DE" w:rsidRDefault="000812DE" w:rsidP="000812DE">
      <w:pPr>
        <w:spacing w:after="120" w:line="278" w:lineRule="auto"/>
        <w:rPr>
          <w:rFonts w:ascii="Aptos" w:hAnsi="Aptos"/>
          <w:sz w:val="18"/>
        </w:rPr>
      </w:pPr>
      <w:r w:rsidRPr="000D75C5">
        <w:rPr>
          <w:rFonts w:ascii="Aptos" w:hAnsi="Aptos"/>
          <w:sz w:val="18"/>
          <w:rPrChange w:id="3503" w:author="Microsoft Word" w:date="2026-09-09T14:54:00Z" w16du:dateUtc="2026-09-09T13:54:00Z">
            <w:rPr/>
          </w:rPrChange>
        </w:rP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1AFA6062" w14:textId="77777777" w:rsidR="00A02BF5" w:rsidRPr="000D75C5" w:rsidRDefault="00A02BF5" w:rsidP="000812DE">
      <w:pPr>
        <w:spacing w:after="120" w:line="278" w:lineRule="auto"/>
        <w:rPr>
          <w:rFonts w:ascii="Aptos" w:hAnsi="Aptos"/>
          <w:sz w:val="18"/>
          <w:rPrChange w:id="3504" w:author="Microsoft Word" w:date="2026-09-09T14:02:00Z" w16du:dateUtc="2026-09-09T13:02:00Z">
            <w:rPr/>
          </w:rPrChange>
        </w:rPr>
      </w:pPr>
    </w:p>
    <w:p w14:paraId="58992BCB" w14:textId="0DEBCF40" w:rsidR="000812DE" w:rsidRDefault="006F419D" w:rsidP="000812DE">
      <w:pPr>
        <w:pStyle w:val="Heading2"/>
        <w:rPr>
          <w:rFonts w:ascii="Calibri heading" w:hAnsi="Calibri heading"/>
          <w:b/>
          <w:color w:val="2E5496"/>
          <w:sz w:val="28"/>
          <w:lang w:val="en-US"/>
        </w:rPr>
      </w:pPr>
      <w:bookmarkStart w:id="3505" w:name="_Toc239696688"/>
      <w:bookmarkStart w:id="3506" w:name="_Toc239852385"/>
      <w:bookmarkStart w:id="3507" w:name="_Toc239899908"/>
      <w:r w:rsidRPr="000D1E23">
        <w:rPr>
          <w:rFonts w:ascii="Calibri heading" w:hAnsi="Calibri heading"/>
          <w:b/>
          <w:color w:val="2E5496"/>
          <w:sz w:val="28"/>
          <w:lang w:val="en-US"/>
          <w:rPrChange w:id="3508" w:author="Microsoft Word" w:date="2026-09-09T14:54:00Z" w16du:dateUtc="2026-09-09T13:54:00Z">
            <w:rPr/>
          </w:rPrChange>
        </w:rPr>
        <w:t>10</w:t>
      </w:r>
      <w:r w:rsidR="000812DE" w:rsidRPr="000D1E23">
        <w:rPr>
          <w:rFonts w:ascii="Calibri heading" w:hAnsi="Calibri heading"/>
          <w:b/>
          <w:color w:val="2E5496"/>
          <w:sz w:val="28"/>
          <w:lang w:val="en-US"/>
          <w:rPrChange w:id="3509" w:author="Microsoft Word" w:date="2026-09-09T14:54:00Z" w16du:dateUtc="2026-09-09T13:54:00Z">
            <w:rPr/>
          </w:rPrChange>
        </w:rPr>
        <w:t>.1 Security Principles</w:t>
      </w:r>
      <w:bookmarkEnd w:id="3505"/>
      <w:bookmarkEnd w:id="3506"/>
      <w:bookmarkEnd w:id="3507"/>
    </w:p>
    <w:p w14:paraId="6699AB8E" w14:textId="77777777" w:rsidR="002645B6" w:rsidRPr="002645B6" w:rsidRDefault="002645B6" w:rsidP="002645B6">
      <w:pPr>
        <w:rPr>
          <w:lang w:val="en-US"/>
          <w:rPrChange w:id="3510" w:author="Microsoft Word" w:date="2026-09-09T14:02:00Z" w16du:dateUtc="2026-09-09T13:02:00Z">
            <w:rPr/>
          </w:rPrChange>
        </w:rPr>
      </w:pPr>
    </w:p>
    <w:p w14:paraId="073202DC" w14:textId="07C0F131" w:rsidR="000812DE" w:rsidRPr="000D75C5" w:rsidRDefault="000812DE" w:rsidP="000812DE">
      <w:pPr>
        <w:spacing w:after="120" w:line="278" w:lineRule="auto"/>
        <w:rPr>
          <w:rFonts w:ascii="Aptos" w:hAnsi="Aptos"/>
          <w:sz w:val="18"/>
          <w:rPrChange w:id="3511" w:author="Microsoft Word" w:date="2026-09-09T14:54:00Z" w16du:dateUtc="2026-09-09T13:54:00Z">
            <w:rPr/>
          </w:rPrChange>
        </w:rPr>
      </w:pPr>
      <w:r w:rsidRPr="000D75C5">
        <w:rPr>
          <w:rFonts w:ascii="Aptos" w:hAnsi="Aptos"/>
          <w:sz w:val="18"/>
          <w:rPrChange w:id="3512" w:author="Microsoft Word" w:date="2026-09-09T14:54:00Z" w16du:dateUtc="2026-09-09T13:54:00Z">
            <w:rPr/>
          </w:rPrChange>
        </w:rPr>
        <w:t xml:space="preserve">Security is at the core of the </w:t>
      </w:r>
      <w:r w:rsidR="00A22181" w:rsidRPr="000D75C5">
        <w:rPr>
          <w:rFonts w:ascii="Aptos" w:hAnsi="Aptos"/>
          <w:sz w:val="18"/>
          <w:lang w:val="en-GB"/>
          <w:rPrChange w:id="3513" w:author="Microsoft Word" w:date="2026-09-09T14:54:00Z" w16du:dateUtc="2026-09-09T13:54:00Z">
            <w:rPr>
              <w:lang w:val="en-GB"/>
            </w:rPr>
          </w:rPrChange>
        </w:rPr>
        <w:t>System Integration framework</w:t>
      </w:r>
      <w:r w:rsidRPr="000D75C5">
        <w:rPr>
          <w:rFonts w:ascii="Aptos" w:hAnsi="Aptos"/>
          <w:sz w:val="18"/>
          <w:rPrChange w:id="3514" w:author="Microsoft Word" w:date="2026-09-09T14:54:00Z" w16du:dateUtc="2026-09-09T13:54:00Z">
            <w:rPr/>
          </w:rPrChange>
        </w:rPr>
        <w:t xml:space="preserve">, and the </w:t>
      </w:r>
      <w:r w:rsidR="00A22181" w:rsidRPr="000D75C5">
        <w:rPr>
          <w:rFonts w:ascii="Aptos" w:hAnsi="Aptos"/>
          <w:sz w:val="18"/>
          <w:lang w:val="en-GB"/>
          <w:rPrChange w:id="3515" w:author="Microsoft Word" w:date="2026-09-09T14:54:00Z" w16du:dateUtc="2026-09-09T13:54:00Z">
            <w:rPr>
              <w:lang w:val="en-GB"/>
            </w:rPr>
          </w:rPrChange>
        </w:rPr>
        <w:t>System Integration framework</w:t>
      </w:r>
      <w:r w:rsidR="00A22181" w:rsidRPr="000D75C5" w:rsidDel="00A22181">
        <w:rPr>
          <w:rFonts w:ascii="Aptos" w:hAnsi="Aptos"/>
          <w:sz w:val="18"/>
          <w:rPrChange w:id="3516" w:author="Microsoft Word" w:date="2026-09-09T14:54:00Z" w16du:dateUtc="2026-09-09T13:54:00Z">
            <w:rPr/>
          </w:rPrChange>
        </w:rPr>
        <w:t xml:space="preserve"> </w:t>
      </w:r>
      <w:r w:rsidRPr="000D75C5">
        <w:rPr>
          <w:rFonts w:ascii="Aptos" w:hAnsi="Aptos"/>
          <w:sz w:val="18"/>
          <w:rPrChange w:id="3517" w:author="Microsoft Word" w:date="2026-09-09T14:54:00Z" w16du:dateUtc="2026-09-09T13:54:00Z">
            <w:rPr/>
          </w:rPrChange>
        </w:rPr>
        <w:t>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6275"/>
      </w:tblGrid>
      <w:tr w:rsidR="000812DE" w14:paraId="18CC7473" w14:textId="77777777" w:rsidTr="00725048">
        <w:trPr>
          <w:tblHeader/>
        </w:trPr>
        <w:tc>
          <w:tcPr>
            <w:tcW w:w="2509" w:type="dxa"/>
            <w:shd w:val="clear" w:color="auto" w:fill="1F3864"/>
            <w:tcMar>
              <w:top w:w="100" w:type="dxa"/>
              <w:left w:w="120" w:type="dxa"/>
              <w:bottom w:w="100" w:type="dxa"/>
              <w:right w:w="120" w:type="dxa"/>
            </w:tcMar>
          </w:tcPr>
          <w:p w14:paraId="24A46BEB" w14:textId="77777777" w:rsidR="000812DE" w:rsidRPr="000D75C5" w:rsidRDefault="000812DE">
            <w:pPr>
              <w:rPr>
                <w:rFonts w:ascii="Aptos" w:hAnsi="Aptos"/>
                <w:sz w:val="17"/>
                <w:rPrChange w:id="3518" w:author="Microsoft Word" w:date="2026-09-09T14:54:00Z" w16du:dateUtc="2026-09-09T13:54:00Z">
                  <w:rPr/>
                </w:rPrChange>
              </w:rPr>
            </w:pPr>
            <w:r w:rsidRPr="000D75C5">
              <w:rPr>
                <w:rFonts w:ascii="Aptos" w:hAnsi="Aptos"/>
                <w:b/>
                <w:color w:val="FFFFFF"/>
                <w:sz w:val="17"/>
                <w:rPrChange w:id="3519" w:author="Microsoft Word" w:date="2026-09-09T14:54:00Z" w16du:dateUtc="2026-09-09T13:54:00Z">
                  <w:rPr>
                    <w:b/>
                    <w:bCs/>
                    <w:color w:val="FFFFFF"/>
                  </w:rPr>
                </w:rPrChange>
              </w:rPr>
              <w:t>Security area</w:t>
            </w:r>
          </w:p>
        </w:tc>
        <w:tc>
          <w:tcPr>
            <w:tcW w:w="6275" w:type="dxa"/>
            <w:shd w:val="clear" w:color="auto" w:fill="1F3864"/>
            <w:tcMar>
              <w:top w:w="100" w:type="dxa"/>
              <w:left w:w="120" w:type="dxa"/>
              <w:bottom w:w="100" w:type="dxa"/>
              <w:right w:w="120" w:type="dxa"/>
            </w:tcMar>
          </w:tcPr>
          <w:p w14:paraId="52CCE079" w14:textId="2FEFA243" w:rsidR="000812DE" w:rsidRPr="000D75C5" w:rsidRDefault="000812DE">
            <w:pPr>
              <w:rPr>
                <w:rFonts w:ascii="Aptos" w:hAnsi="Aptos"/>
                <w:sz w:val="17"/>
                <w:rPrChange w:id="3520" w:author="Microsoft Word" w:date="2026-09-09T14:54:00Z" w16du:dateUtc="2026-09-09T13:54:00Z">
                  <w:rPr/>
                </w:rPrChange>
              </w:rPr>
            </w:pPr>
            <w:r w:rsidRPr="000D75C5">
              <w:rPr>
                <w:rFonts w:ascii="Aptos" w:hAnsi="Aptos"/>
                <w:b/>
                <w:color w:val="FFFFFF"/>
                <w:sz w:val="17"/>
                <w:rPrChange w:id="3521" w:author="Microsoft Word" w:date="2026-09-09T14:54:00Z" w16du:dateUtc="2026-09-09T13:54:00Z">
                  <w:rPr>
                    <w:b/>
                    <w:bCs/>
                    <w:color w:val="FFFFFF"/>
                  </w:rPr>
                </w:rPrChange>
              </w:rPr>
              <w:t xml:space="preserve">What the </w:t>
            </w:r>
            <w:r w:rsidR="00A22181" w:rsidRPr="000D75C5">
              <w:rPr>
                <w:rFonts w:ascii="Aptos" w:hAnsi="Aptos"/>
                <w:b/>
                <w:color w:val="FFFFFF"/>
                <w:sz w:val="17"/>
                <w:rPrChange w:id="3522" w:author="Puneet Kumar - Chaucer" w:date="2026-09-08T21:27:00Z" w16du:dateUtc="2026-09-08T20:27:00Z">
                  <w:rPr>
                    <w:lang w:val="en-GB"/>
                  </w:rPr>
                </w:rPrChange>
              </w:rPr>
              <w:t>System Integration framework</w:t>
            </w:r>
            <w:r w:rsidR="00A22181" w:rsidRPr="000D75C5" w:rsidDel="00A22181">
              <w:rPr>
                <w:rFonts w:ascii="Aptos" w:hAnsi="Aptos"/>
                <w:b/>
                <w:color w:val="FFFFFF"/>
                <w:sz w:val="17"/>
                <w:rPrChange w:id="3523" w:author="Microsoft Word" w:date="2026-09-09T14:54:00Z" w16du:dateUtc="2026-09-09T13:54:00Z">
                  <w:rPr>
                    <w:b/>
                    <w:bCs/>
                    <w:color w:val="FFFFFF"/>
                  </w:rPr>
                </w:rPrChange>
              </w:rPr>
              <w:t xml:space="preserve"> </w:t>
            </w:r>
            <w:r w:rsidRPr="000D75C5">
              <w:rPr>
                <w:rFonts w:ascii="Aptos" w:hAnsi="Aptos"/>
                <w:b/>
                <w:color w:val="FFFFFF"/>
                <w:sz w:val="17"/>
                <w:rPrChange w:id="3524" w:author="Microsoft Word" w:date="2026-09-09T14:54:00Z" w16du:dateUtc="2026-09-09T13:54:00Z">
                  <w:rPr>
                    <w:b/>
                    <w:bCs/>
                    <w:color w:val="FFFFFF"/>
                  </w:rPr>
                </w:rPrChange>
              </w:rPr>
              <w:t>requires</w:t>
            </w:r>
          </w:p>
        </w:tc>
      </w:tr>
      <w:tr w:rsidR="000812DE" w14:paraId="70197971" w14:textId="77777777" w:rsidTr="00725048">
        <w:tc>
          <w:tcPr>
            <w:tcW w:w="2509" w:type="dxa"/>
            <w:tcMar>
              <w:top w:w="100" w:type="dxa"/>
              <w:left w:w="120" w:type="dxa"/>
              <w:bottom w:w="100" w:type="dxa"/>
              <w:right w:w="120" w:type="dxa"/>
            </w:tcMar>
          </w:tcPr>
          <w:p w14:paraId="1A7985F7" w14:textId="77777777" w:rsidR="000812DE" w:rsidRPr="000D75C5" w:rsidRDefault="000812DE">
            <w:pPr>
              <w:rPr>
                <w:rFonts w:ascii="Aptos" w:hAnsi="Aptos"/>
                <w:b/>
                <w:sz w:val="17"/>
                <w:rPrChange w:id="3525" w:author="Microsoft Word" w:date="2026-09-09T14:54:00Z" w16du:dateUtc="2026-09-09T13:54:00Z">
                  <w:rPr>
                    <w:b/>
                    <w:bCs/>
                  </w:rPr>
                </w:rPrChange>
              </w:rPr>
            </w:pPr>
            <w:r w:rsidRPr="000D75C5">
              <w:rPr>
                <w:rFonts w:ascii="Aptos" w:hAnsi="Aptos"/>
                <w:b/>
                <w:sz w:val="17"/>
                <w:rPrChange w:id="3526" w:author="Microsoft Word" w:date="2026-09-09T14:54:00Z" w16du:dateUtc="2026-09-09T13:54:00Z">
                  <w:rPr>
                    <w:b/>
                    <w:bCs/>
                  </w:rPr>
                </w:rPrChange>
              </w:rPr>
              <w:t>Guiding principles</w:t>
            </w:r>
          </w:p>
          <w:p w14:paraId="498D5A85" w14:textId="410B8866" w:rsidR="000812DE" w:rsidRPr="000D75C5" w:rsidRDefault="000812DE">
            <w:pPr>
              <w:rPr>
                <w:rFonts w:ascii="Aptos" w:hAnsi="Aptos"/>
                <w:b/>
                <w:sz w:val="17"/>
                <w:rPrChange w:id="3527" w:author="Microsoft Word" w:date="2026-09-09T14:54:00Z" w16du:dateUtc="2026-09-09T13:54:00Z">
                  <w:rPr>
                    <w:b/>
                    <w:bCs/>
                  </w:rPr>
                </w:rPrChange>
              </w:rPr>
            </w:pPr>
            <w:r w:rsidRPr="000D75C5">
              <w:rPr>
                <w:rFonts w:ascii="Aptos" w:hAnsi="Aptos"/>
                <w:i/>
                <w:sz w:val="17"/>
                <w:rPrChange w:id="3528" w:author="Microsoft Word" w:date="2026-09-09T14:54:00Z" w16du:dateUtc="2026-09-09T13:54:00Z">
                  <w:rPr>
                    <w:i/>
                    <w:iCs/>
                  </w:rPr>
                </w:rPrChange>
              </w:rPr>
              <w:t xml:space="preserve">Source : </w:t>
            </w:r>
            <w:r>
              <w:fldChar w:fldCharType="begin"/>
            </w:r>
            <w:r>
              <w:instrText>HYPERLINK "https://chausl.sharepoint.com/:w:/r/sites/CTG-Architecture/_layouts/15/Doc.aspx?sourcedoc=%7B5EEC2748-8029-4572-8392-85AD89C5FE8B%7D&amp;file=ChArch-EAPrinciples.docx&amp;action=default&amp;mobileredirect=true"</w:instrText>
            </w:r>
            <w:r>
              <w:fldChar w:fldCharType="separate"/>
            </w:r>
            <w:r w:rsidRPr="000D75C5">
              <w:rPr>
                <w:rStyle w:val="Hyperlink"/>
                <w:rFonts w:ascii="Aptos" w:hAnsi="Aptos"/>
                <w:i/>
                <w:sz w:val="17"/>
                <w:rPrChange w:id="3529" w:author="Microsoft Word" w:date="2026-09-09T14:54:00Z" w16du:dateUtc="2026-09-09T13:54:00Z">
                  <w:rPr>
                    <w:rStyle w:val="Hyperlink"/>
                    <w:i/>
                    <w:iCs/>
                  </w:rPr>
                </w:rPrChange>
              </w:rPr>
              <w:t>Security Principles</w:t>
            </w:r>
            <w:r>
              <w:fldChar w:fldCharType="end"/>
            </w:r>
          </w:p>
          <w:p w14:paraId="769C283B" w14:textId="77777777" w:rsidR="000812DE" w:rsidRPr="000D75C5" w:rsidRDefault="000812DE">
            <w:pPr>
              <w:rPr>
                <w:rFonts w:ascii="Aptos" w:hAnsi="Aptos"/>
                <w:sz w:val="17"/>
                <w:rPrChange w:id="3530" w:author="Microsoft Word" w:date="2026-09-09T14:54:00Z" w16du:dateUtc="2026-09-09T13:54:00Z">
                  <w:rPr/>
                </w:rPrChange>
              </w:rPr>
            </w:pPr>
          </w:p>
        </w:tc>
        <w:tc>
          <w:tcPr>
            <w:tcW w:w="6275" w:type="dxa"/>
            <w:tcMar>
              <w:top w:w="100" w:type="dxa"/>
              <w:left w:w="120" w:type="dxa"/>
              <w:bottom w:w="100" w:type="dxa"/>
              <w:right w:w="120" w:type="dxa"/>
            </w:tcMar>
          </w:tcPr>
          <w:p w14:paraId="5FC05213" w14:textId="3EF0A0D6" w:rsidR="000812DE" w:rsidRPr="000D75C5" w:rsidRDefault="000812DE">
            <w:pPr>
              <w:rPr>
                <w:rFonts w:ascii="Aptos" w:hAnsi="Aptos"/>
                <w:sz w:val="17"/>
                <w:rPrChange w:id="3531" w:author="Microsoft Word" w:date="2026-09-09T14:54:00Z" w16du:dateUtc="2026-09-09T13:54:00Z">
                  <w:rPr/>
                </w:rPrChange>
              </w:rPr>
            </w:pPr>
            <w:r w:rsidRPr="000D75C5">
              <w:rPr>
                <w:rFonts w:ascii="Aptos" w:hAnsi="Aptos"/>
                <w:sz w:val="17"/>
                <w:rPrChange w:id="3532" w:author="Microsoft Word" w:date="2026-09-09T14:54:00Z" w16du:dateUtc="2026-09-09T13:54:00Z">
                  <w:rPr/>
                </w:rPrChange>
              </w:rPr>
              <w:t xml:space="preserve">Private by default and least privilege, with zero trust across identity, network and data. The </w:t>
            </w:r>
            <w:r w:rsidR="00A22181" w:rsidRPr="000D75C5">
              <w:rPr>
                <w:rFonts w:ascii="Aptos" w:hAnsi="Aptos"/>
                <w:sz w:val="17"/>
                <w:lang w:val="en-GB"/>
                <w:rPrChange w:id="3533" w:author="Microsoft Word" w:date="2026-09-09T14:54:00Z" w16du:dateUtc="2026-09-09T13:54:00Z">
                  <w:rPr>
                    <w:lang w:val="en-GB"/>
                  </w:rPr>
                </w:rPrChange>
              </w:rPr>
              <w:t>System Integration framework</w:t>
            </w:r>
            <w:r w:rsidR="00A22181" w:rsidRPr="000D75C5" w:rsidDel="00A22181">
              <w:rPr>
                <w:rFonts w:ascii="Aptos" w:hAnsi="Aptos"/>
                <w:sz w:val="17"/>
                <w:rPrChange w:id="3534" w:author="Microsoft Word" w:date="2026-09-09T14:54:00Z" w16du:dateUtc="2026-09-09T13:54:00Z">
                  <w:rPr/>
                </w:rPrChange>
              </w:rPr>
              <w:t xml:space="preserve"> </w:t>
            </w:r>
            <w:r w:rsidRPr="000D75C5">
              <w:rPr>
                <w:rFonts w:ascii="Aptos" w:hAnsi="Aptos"/>
                <w:sz w:val="17"/>
                <w:rPrChange w:id="3535" w:author="Microsoft Word" w:date="2026-09-09T14:54:00Z" w16du:dateUtc="2026-09-09T13:54:00Z">
                  <w:rPr/>
                </w:rPrChange>
              </w:rPr>
              <w:t xml:space="preserve">states the security </w:t>
            </w:r>
            <w:r w:rsidRPr="002645B6">
              <w:rPr>
                <w:rFonts w:ascii="Aptos" w:hAnsi="Aptos"/>
                <w:sz w:val="17"/>
              </w:rPr>
              <w:t>outcome</w:t>
            </w:r>
            <w:r w:rsidR="002645B6" w:rsidRPr="002645B6">
              <w:rPr>
                <w:rFonts w:ascii="Aptos" w:hAnsi="Aptos"/>
                <w:sz w:val="17"/>
              </w:rPr>
              <w:t>,</w:t>
            </w:r>
            <w:r w:rsidRPr="000D75C5">
              <w:rPr>
                <w:rFonts w:ascii="Aptos" w:hAnsi="Aptos"/>
                <w:sz w:val="17"/>
                <w:rPrChange w:id="3536" w:author="Microsoft Word" w:date="2026-09-09T14:54:00Z" w16du:dateUtc="2026-09-09T13:54:00Z">
                  <w:rPr/>
                </w:rPrChange>
              </w:rPr>
              <w:t xml:space="preserve"> and the protection technology is chosen to meet it. Every design is secure by design and evidenced at the Technical Design Authority.</w:t>
            </w:r>
          </w:p>
        </w:tc>
      </w:tr>
      <w:tr w:rsidR="000812DE" w14:paraId="17A31222" w14:textId="77777777" w:rsidTr="00725048">
        <w:tc>
          <w:tcPr>
            <w:tcW w:w="2509" w:type="dxa"/>
            <w:tcMar>
              <w:top w:w="100" w:type="dxa"/>
              <w:left w:w="120" w:type="dxa"/>
              <w:bottom w:w="100" w:type="dxa"/>
              <w:right w:w="120" w:type="dxa"/>
            </w:tcMar>
          </w:tcPr>
          <w:p w14:paraId="01E3D7C6" w14:textId="77777777" w:rsidR="000812DE" w:rsidRPr="000D75C5" w:rsidRDefault="000812DE">
            <w:pPr>
              <w:rPr>
                <w:rFonts w:ascii="Aptos" w:hAnsi="Aptos"/>
                <w:b/>
                <w:sz w:val="17"/>
                <w:rPrChange w:id="3537" w:author="Microsoft Word" w:date="2026-09-09T14:54:00Z" w16du:dateUtc="2026-09-09T13:54:00Z">
                  <w:rPr>
                    <w:b/>
                    <w:bCs/>
                  </w:rPr>
                </w:rPrChange>
              </w:rPr>
            </w:pPr>
            <w:r w:rsidRPr="000D75C5">
              <w:rPr>
                <w:rFonts w:ascii="Aptos" w:hAnsi="Aptos"/>
                <w:b/>
                <w:sz w:val="17"/>
                <w:rPrChange w:id="3538" w:author="Microsoft Word" w:date="2026-09-09T14:54:00Z" w16du:dateUtc="2026-09-09T13:54:00Z">
                  <w:rPr>
                    <w:b/>
                    <w:bCs/>
                  </w:rPr>
                </w:rPrChange>
              </w:rPr>
              <w:t>Connectivity</w:t>
            </w:r>
          </w:p>
          <w:p w14:paraId="5166283C" w14:textId="77777777" w:rsidR="000812DE" w:rsidRPr="000D75C5" w:rsidRDefault="000812DE">
            <w:pPr>
              <w:rPr>
                <w:rFonts w:ascii="Aptos" w:hAnsi="Aptos"/>
                <w:i/>
                <w:sz w:val="17"/>
                <w:rPrChange w:id="3539" w:author="Microsoft Word" w:date="2026-09-09T14:54:00Z" w16du:dateUtc="2026-09-09T13:54:00Z">
                  <w:rPr>
                    <w:i/>
                    <w:iCs/>
                  </w:rPr>
                </w:rPrChange>
              </w:rPr>
            </w:pPr>
            <w:r w:rsidRPr="000D75C5">
              <w:rPr>
                <w:rFonts w:ascii="Aptos" w:hAnsi="Aptos"/>
                <w:i/>
                <w:sz w:val="17"/>
                <w:rPrChange w:id="3540" w:author="Microsoft Word" w:date="2026-09-09T14:54:00Z" w16du:dateUtc="2026-09-09T13:54:00Z">
                  <w:rPr>
                    <w:i/>
                    <w:iCs/>
                  </w:rPr>
                </w:rPrChange>
              </w:rPr>
              <w:t xml:space="preserve">Source : </w:t>
            </w:r>
            <w:r>
              <w:fldChar w:fldCharType="begin"/>
            </w:r>
            <w:r>
              <w:instrText>HYPERLINK "https://chausl.sharepoint.com/:w:/r/sites/CTG-Architecture/_layouts/15/Doc.aspx?sourcedoc=%7B5EEC2748-8029-4572-8392-85AD89C5FE8B%7D&amp;file=ChArch-EAPrinciples.docx&amp;action=default&amp;mobileredirect=true"</w:instrText>
            </w:r>
            <w:r>
              <w:fldChar w:fldCharType="separate"/>
            </w:r>
            <w:r w:rsidRPr="000D75C5">
              <w:rPr>
                <w:rStyle w:val="Hyperlink"/>
                <w:rFonts w:ascii="Aptos" w:hAnsi="Aptos"/>
                <w:i/>
                <w:sz w:val="17"/>
                <w:rPrChange w:id="3541" w:author="Microsoft Word" w:date="2026-09-09T14:54:00Z" w16du:dateUtc="2026-09-09T13:54:00Z">
                  <w:rPr>
                    <w:rStyle w:val="Hyperlink"/>
                    <w:i/>
                    <w:iCs/>
                  </w:rPr>
                </w:rPrChange>
              </w:rPr>
              <w:t>PC05</w:t>
            </w:r>
            <w:r>
              <w:fldChar w:fldCharType="end"/>
            </w:r>
          </w:p>
          <w:p w14:paraId="1C54DC63" w14:textId="526B0FFC" w:rsidR="00A064D5" w:rsidRPr="000D75C5" w:rsidRDefault="00A064D5">
            <w:pPr>
              <w:rPr>
                <w:rFonts w:ascii="Aptos" w:hAnsi="Aptos"/>
                <w:sz w:val="17"/>
                <w:rPrChange w:id="3542" w:author="Microsoft Word" w:date="2026-09-09T14:54:00Z" w16du:dateUtc="2026-09-09T13:54:00Z">
                  <w:rPr/>
                </w:rPrChange>
              </w:rPr>
            </w:pPr>
            <w:r w:rsidRPr="000D75C5">
              <w:rPr>
                <w:rFonts w:ascii="Aptos" w:hAnsi="Aptos"/>
                <w:sz w:val="17"/>
                <w:rPrChange w:id="3543" w:author="Microsoft Word" w:date="2026-09-09T14:54:00Z" w16du:dateUtc="2026-09-09T13:54:00Z">
                  <w:rPr/>
                </w:rPrChange>
              </w:rPr>
              <w:t xml:space="preserve">Source : </w:t>
            </w:r>
            <w:r>
              <w:fldChar w:fldCharType="begin"/>
            </w:r>
            <w:r>
              <w:instrText>HYPERLINK "https://chausl.sharepoint.com/:w:/r/sites/CTG-Architecture/_layouts/15/Doc.aspx?sourcedoc=%7B29B67805-87A2-4DDE-8E15-0BA28F0D0BE0%7D&amp;file=ChArch-EngineeringStandards-AIS.docx&amp;action=default&amp;mobileredirect=true"</w:instrText>
            </w:r>
            <w:r>
              <w:fldChar w:fldCharType="separate"/>
            </w:r>
            <w:r w:rsidRPr="000D75C5">
              <w:rPr>
                <w:rStyle w:val="Hyperlink"/>
                <w:rFonts w:ascii="Aptos" w:hAnsi="Aptos"/>
                <w:sz w:val="17"/>
                <w:rPrChange w:id="3544" w:author="Microsoft Word" w:date="2026-09-09T14:54:00Z" w16du:dateUtc="2026-09-09T13:54:00Z">
                  <w:rPr>
                    <w:rStyle w:val="Hyperlink"/>
                  </w:rPr>
                </w:rPrChange>
              </w:rPr>
              <w:t>Privatization</w:t>
            </w:r>
            <w:r>
              <w:fldChar w:fldCharType="end"/>
            </w:r>
          </w:p>
        </w:tc>
        <w:tc>
          <w:tcPr>
            <w:tcW w:w="6275" w:type="dxa"/>
            <w:tcMar>
              <w:top w:w="100" w:type="dxa"/>
              <w:left w:w="120" w:type="dxa"/>
              <w:bottom w:w="100" w:type="dxa"/>
              <w:right w:w="120" w:type="dxa"/>
            </w:tcMar>
          </w:tcPr>
          <w:p w14:paraId="7E979103" w14:textId="77777777" w:rsidR="000812DE" w:rsidRPr="000D75C5" w:rsidRDefault="000812DE">
            <w:pPr>
              <w:rPr>
                <w:rFonts w:ascii="Aptos" w:hAnsi="Aptos"/>
                <w:sz w:val="17"/>
                <w:rPrChange w:id="3545" w:author="Microsoft Word" w:date="2026-09-09T14:54:00Z" w16du:dateUtc="2026-09-09T13:54:00Z">
                  <w:rPr/>
                </w:rPrChange>
              </w:rPr>
            </w:pPr>
            <w:r w:rsidRPr="000D75C5">
              <w:rPr>
                <w:rFonts w:ascii="Aptos" w:hAnsi="Aptos"/>
                <w:sz w:val="17"/>
                <w:rPrChange w:id="3546" w:author="Microsoft Word" w:date="2026-09-09T14:54:00Z" w16du:dateUtc="2026-09-09T13:54:00Z">
                  <w:rPr/>
                </w:rPrChange>
              </w:rPr>
              <w:t>Integrations run on the private network over Private Endpoints, and the internet boundary is crossed only at a controlled edge.</w:t>
            </w:r>
          </w:p>
        </w:tc>
      </w:tr>
      <w:tr w:rsidR="000812DE" w14:paraId="4C9E1286" w14:textId="77777777" w:rsidTr="00725048">
        <w:tc>
          <w:tcPr>
            <w:tcW w:w="2509" w:type="dxa"/>
            <w:tcMar>
              <w:top w:w="100" w:type="dxa"/>
              <w:left w:w="120" w:type="dxa"/>
              <w:bottom w:w="100" w:type="dxa"/>
              <w:right w:w="120" w:type="dxa"/>
            </w:tcMar>
          </w:tcPr>
          <w:p w14:paraId="56A0CAE1" w14:textId="77777777" w:rsidR="000812DE" w:rsidRPr="000D75C5" w:rsidRDefault="000812DE">
            <w:pPr>
              <w:rPr>
                <w:rFonts w:ascii="Aptos" w:hAnsi="Aptos"/>
                <w:b/>
                <w:sz w:val="17"/>
                <w:rPrChange w:id="3547" w:author="Microsoft Word" w:date="2026-09-09T14:54:00Z" w16du:dateUtc="2026-09-09T13:54:00Z">
                  <w:rPr>
                    <w:b/>
                    <w:bCs/>
                  </w:rPr>
                </w:rPrChange>
              </w:rPr>
            </w:pPr>
            <w:r w:rsidRPr="000D75C5">
              <w:rPr>
                <w:rFonts w:ascii="Aptos" w:hAnsi="Aptos"/>
                <w:b/>
                <w:sz w:val="17"/>
                <w:rPrChange w:id="3548" w:author="Microsoft Word" w:date="2026-09-09T14:54:00Z" w16du:dateUtc="2026-09-09T13:54:00Z">
                  <w:rPr>
                    <w:b/>
                    <w:bCs/>
                  </w:rPr>
                </w:rPrChange>
              </w:rPr>
              <w:t>Identity</w:t>
            </w:r>
          </w:p>
          <w:p w14:paraId="65FB6782" w14:textId="48D696D5" w:rsidR="000812DE" w:rsidRPr="000D75C5" w:rsidRDefault="000812DE">
            <w:pPr>
              <w:rPr>
                <w:rFonts w:ascii="Aptos" w:hAnsi="Aptos"/>
                <w:sz w:val="17"/>
                <w:rPrChange w:id="3549" w:author="Microsoft Word" w:date="2026-09-09T14:54:00Z" w16du:dateUtc="2026-09-09T13:54:00Z">
                  <w:rPr/>
                </w:rPrChange>
              </w:rPr>
            </w:pPr>
            <w:r w:rsidRPr="000D75C5">
              <w:rPr>
                <w:rFonts w:ascii="Aptos" w:hAnsi="Aptos"/>
                <w:i/>
                <w:sz w:val="17"/>
                <w:rPrChange w:id="3550" w:author="Microsoft Word" w:date="2026-09-09T14:54:00Z" w16du:dateUtc="2026-09-09T13:54:00Z">
                  <w:rPr>
                    <w:i/>
                    <w:iCs/>
                  </w:rPr>
                </w:rPrChange>
              </w:rPr>
              <w:t xml:space="preserve">Source : </w:t>
            </w:r>
            <w:r>
              <w:fldChar w:fldCharType="begin"/>
            </w:r>
            <w:r>
              <w:instrText>HYPERLINK "https://chausl.sharepoint.com/:w:/r/sites/CTG-Architecture/_layouts/15/Doc.aspx?sourcedoc=%7B5EEC2748-8029-4572-8392-85AD89C5FE8B%7D&amp;file=ChArch-EAPrinciples.docx&amp;action=default&amp;mobileredirect=true"</w:instrText>
            </w:r>
            <w:r>
              <w:fldChar w:fldCharType="separate"/>
            </w:r>
            <w:r w:rsidRPr="000D75C5">
              <w:rPr>
                <w:rStyle w:val="Hyperlink"/>
                <w:rFonts w:ascii="Aptos" w:hAnsi="Aptos"/>
                <w:i/>
                <w:sz w:val="17"/>
                <w:rPrChange w:id="3551" w:author="Microsoft Word" w:date="2026-09-09T14:54:00Z" w16du:dateUtc="2026-09-09T13:54:00Z">
                  <w:rPr>
                    <w:rStyle w:val="Hyperlink"/>
                    <w:i/>
                    <w:iCs/>
                  </w:rPr>
                </w:rPrChange>
              </w:rPr>
              <w:t>SECP14</w:t>
            </w:r>
            <w:r>
              <w:fldChar w:fldCharType="end"/>
            </w:r>
          </w:p>
        </w:tc>
        <w:tc>
          <w:tcPr>
            <w:tcW w:w="6275" w:type="dxa"/>
            <w:tcMar>
              <w:top w:w="100" w:type="dxa"/>
              <w:left w:w="120" w:type="dxa"/>
              <w:bottom w:w="100" w:type="dxa"/>
              <w:right w:w="120" w:type="dxa"/>
            </w:tcMar>
          </w:tcPr>
          <w:p w14:paraId="78BED92A" w14:textId="77777777" w:rsidR="000812DE" w:rsidRPr="000D75C5" w:rsidRDefault="000812DE">
            <w:pPr>
              <w:rPr>
                <w:rFonts w:ascii="Aptos" w:hAnsi="Aptos"/>
                <w:sz w:val="17"/>
                <w:rPrChange w:id="3552" w:author="Microsoft Word" w:date="2026-09-09T14:54:00Z" w16du:dateUtc="2026-09-09T13:54:00Z">
                  <w:rPr/>
                </w:rPrChange>
              </w:rPr>
            </w:pPr>
            <w:r w:rsidRPr="000D75C5">
              <w:rPr>
                <w:rFonts w:ascii="Aptos" w:hAnsi="Aptos"/>
                <w:sz w:val="17"/>
                <w:rPrChange w:id="3553" w:author="Microsoft Word" w:date="2026-09-09T14:54:00Z" w16du:dateUtc="2026-09-09T13:54:00Z">
                  <w:rPr/>
                </w:rPrChange>
              </w:rPr>
              <w:t>Managed identity for service-to-service calls, so no credential is stored, and OAuth 2.0 tokens where a token is needed. External parties authenticate through Entra application registrations with short-lived tokens.</w:t>
            </w:r>
          </w:p>
        </w:tc>
      </w:tr>
      <w:tr w:rsidR="000812DE" w14:paraId="30B63215" w14:textId="77777777" w:rsidTr="00725048">
        <w:tc>
          <w:tcPr>
            <w:tcW w:w="2509" w:type="dxa"/>
            <w:tcMar>
              <w:top w:w="100" w:type="dxa"/>
              <w:left w:w="120" w:type="dxa"/>
              <w:bottom w:w="100" w:type="dxa"/>
              <w:right w:w="120" w:type="dxa"/>
            </w:tcMar>
          </w:tcPr>
          <w:p w14:paraId="73AB0D9B" w14:textId="77777777" w:rsidR="000812DE" w:rsidRPr="000D75C5" w:rsidRDefault="000812DE">
            <w:pPr>
              <w:rPr>
                <w:rFonts w:ascii="Aptos" w:hAnsi="Aptos"/>
                <w:b/>
                <w:sz w:val="17"/>
                <w:rPrChange w:id="3554" w:author="Microsoft Word" w:date="2026-09-09T14:54:00Z" w16du:dateUtc="2026-09-09T13:54:00Z">
                  <w:rPr>
                    <w:b/>
                    <w:bCs/>
                  </w:rPr>
                </w:rPrChange>
              </w:rPr>
            </w:pPr>
            <w:r w:rsidRPr="000D75C5">
              <w:rPr>
                <w:rFonts w:ascii="Aptos" w:hAnsi="Aptos"/>
                <w:b/>
                <w:sz w:val="17"/>
                <w:rPrChange w:id="3555" w:author="Microsoft Word" w:date="2026-09-09T14:54:00Z" w16du:dateUtc="2026-09-09T13:54:00Z">
                  <w:rPr>
                    <w:b/>
                    <w:bCs/>
                  </w:rPr>
                </w:rPrChange>
              </w:rPr>
              <w:t>Secrets and certificates</w:t>
            </w:r>
          </w:p>
          <w:p w14:paraId="673978AB" w14:textId="10AA2175" w:rsidR="000812DE" w:rsidRPr="000D75C5" w:rsidRDefault="000812DE">
            <w:pPr>
              <w:rPr>
                <w:rFonts w:ascii="Aptos" w:hAnsi="Aptos"/>
                <w:sz w:val="17"/>
                <w:rPrChange w:id="3556" w:author="Microsoft Word" w:date="2026-09-09T14:54:00Z" w16du:dateUtc="2026-09-09T13:54:00Z">
                  <w:rPr/>
                </w:rPrChange>
              </w:rPr>
            </w:pPr>
            <w:r w:rsidRPr="000D75C5">
              <w:rPr>
                <w:rFonts w:ascii="Aptos" w:hAnsi="Aptos"/>
                <w:i/>
                <w:sz w:val="17"/>
                <w:rPrChange w:id="3557" w:author="Microsoft Word" w:date="2026-09-09T14:54:00Z" w16du:dateUtc="2026-09-09T13:54:00Z">
                  <w:rPr>
                    <w:i/>
                    <w:iCs/>
                  </w:rPr>
                </w:rPrChange>
              </w:rPr>
              <w:t xml:space="preserve">Source : </w:t>
            </w:r>
            <w:r>
              <w:fldChar w:fldCharType="begin"/>
            </w:r>
            <w:r>
              <w:instrText>HYPERLINK "https://chausl.sharepoint.com/:w:/r/sites/CTG-Architecture/_layouts/15/Doc.aspx?sourcedoc=%7B5EEC2748-8029-4572-8392-85AD89C5FE8B%7D&amp;file=ChArch-EAPrinciples.docx&amp;action=default&amp;mobileredirect=true"</w:instrText>
            </w:r>
            <w:r>
              <w:fldChar w:fldCharType="separate"/>
            </w:r>
            <w:r w:rsidRPr="000D75C5">
              <w:rPr>
                <w:rStyle w:val="Hyperlink"/>
                <w:rFonts w:ascii="Aptos" w:hAnsi="Aptos"/>
                <w:i/>
                <w:sz w:val="17"/>
                <w:rPrChange w:id="3558" w:author="Microsoft Word" w:date="2026-09-09T14:54:00Z" w16du:dateUtc="2026-09-09T13:54:00Z">
                  <w:rPr>
                    <w:rStyle w:val="Hyperlink"/>
                    <w:i/>
                    <w:iCs/>
                  </w:rPr>
                </w:rPrChange>
              </w:rPr>
              <w:t>PC05</w:t>
            </w:r>
            <w:r>
              <w:fldChar w:fldCharType="end"/>
            </w:r>
          </w:p>
        </w:tc>
        <w:tc>
          <w:tcPr>
            <w:tcW w:w="6275" w:type="dxa"/>
            <w:tcMar>
              <w:top w:w="100" w:type="dxa"/>
              <w:left w:w="120" w:type="dxa"/>
              <w:bottom w:w="100" w:type="dxa"/>
              <w:right w:w="120" w:type="dxa"/>
            </w:tcMar>
          </w:tcPr>
          <w:p w14:paraId="22D717BB" w14:textId="77777777" w:rsidR="000812DE" w:rsidRPr="000D75C5" w:rsidRDefault="000812DE">
            <w:pPr>
              <w:rPr>
                <w:rFonts w:ascii="Aptos" w:hAnsi="Aptos"/>
                <w:sz w:val="17"/>
                <w:rPrChange w:id="3559" w:author="Microsoft Word" w:date="2026-09-09T14:54:00Z" w16du:dateUtc="2026-09-09T13:54:00Z">
                  <w:rPr/>
                </w:rPrChange>
              </w:rPr>
            </w:pPr>
            <w:r w:rsidRPr="000D75C5">
              <w:rPr>
                <w:rFonts w:ascii="Aptos" w:hAnsi="Aptos"/>
                <w:sz w:val="17"/>
                <w:rPrChange w:id="3560" w:author="Microsoft Word" w:date="2026-09-09T14:54:00Z" w16du:dateUtc="2026-09-09T13:54:00Z">
                  <w:rPr/>
                </w:rPrChange>
              </w:rPr>
              <w:t>Held in a managed store such as Key Vault and referenced at run time, never copied into configuration or code. Rotation and policy are handled through privileged access management. Long-lived shared access signatures are discouraged and recorded on the risk register where unavoidable.</w:t>
            </w:r>
          </w:p>
        </w:tc>
      </w:tr>
      <w:tr w:rsidR="000812DE" w14:paraId="6244B9F2" w14:textId="77777777" w:rsidTr="00725048">
        <w:tc>
          <w:tcPr>
            <w:tcW w:w="2509" w:type="dxa"/>
            <w:tcMar>
              <w:top w:w="100" w:type="dxa"/>
              <w:left w:w="120" w:type="dxa"/>
              <w:bottom w:w="100" w:type="dxa"/>
              <w:right w:w="120" w:type="dxa"/>
            </w:tcMar>
          </w:tcPr>
          <w:p w14:paraId="41B81F74" w14:textId="77777777" w:rsidR="000812DE" w:rsidRPr="000D75C5" w:rsidRDefault="000812DE">
            <w:pPr>
              <w:rPr>
                <w:rFonts w:ascii="Aptos" w:hAnsi="Aptos"/>
                <w:b/>
                <w:sz w:val="17"/>
                <w:rPrChange w:id="3561" w:author="Microsoft Word" w:date="2026-09-09T14:54:00Z" w16du:dateUtc="2026-09-09T13:54:00Z">
                  <w:rPr>
                    <w:b/>
                    <w:bCs/>
                  </w:rPr>
                </w:rPrChange>
              </w:rPr>
            </w:pPr>
            <w:r w:rsidRPr="000D75C5">
              <w:rPr>
                <w:rFonts w:ascii="Aptos" w:hAnsi="Aptos"/>
                <w:b/>
                <w:sz w:val="17"/>
                <w:rPrChange w:id="3562" w:author="Microsoft Word" w:date="2026-09-09T14:54:00Z" w16du:dateUtc="2026-09-09T13:54:00Z">
                  <w:rPr>
                    <w:b/>
                    <w:bCs/>
                  </w:rPr>
                </w:rPrChange>
              </w:rPr>
              <w:t>Network isolation</w:t>
            </w:r>
          </w:p>
          <w:p w14:paraId="58AC1E9A" w14:textId="07E50ED3" w:rsidR="000812DE" w:rsidRPr="000D75C5" w:rsidRDefault="000812DE">
            <w:pPr>
              <w:rPr>
                <w:rFonts w:ascii="Aptos" w:hAnsi="Aptos"/>
                <w:sz w:val="17"/>
                <w:rPrChange w:id="3563" w:author="Microsoft Word" w:date="2026-09-09T14:54:00Z" w16du:dateUtc="2026-09-09T13:54:00Z">
                  <w:rPr/>
                </w:rPrChange>
              </w:rPr>
            </w:pPr>
            <w:r w:rsidRPr="000D75C5">
              <w:rPr>
                <w:rFonts w:ascii="Aptos" w:hAnsi="Aptos"/>
                <w:i/>
                <w:sz w:val="17"/>
                <w:rPrChange w:id="3564" w:author="Microsoft Word" w:date="2026-09-09T14:54:00Z" w16du:dateUtc="2026-09-09T13:54:00Z">
                  <w:rPr>
                    <w:i/>
                    <w:iCs/>
                  </w:rPr>
                </w:rPrChange>
              </w:rPr>
              <w:t xml:space="preserve">Source : </w:t>
            </w:r>
            <w:r>
              <w:fldChar w:fldCharType="begin"/>
            </w:r>
            <w:r>
              <w:instrText>HYPERLINK "https://chausl.sharepoint.com/:w:/r/sites/CTG-Architecture/_layouts/15/Doc.aspx?sourcedoc=%7B5EEC2748-8029-4572-8392-85AD89C5FE8B%7D&amp;file=ChArch-EAPrinciples.docx&amp;action=default&amp;mobileredirect=true"</w:instrText>
            </w:r>
            <w:r>
              <w:fldChar w:fldCharType="separate"/>
            </w:r>
            <w:r w:rsidRPr="000D75C5">
              <w:rPr>
                <w:rStyle w:val="Hyperlink"/>
                <w:rFonts w:ascii="Aptos" w:hAnsi="Aptos"/>
                <w:i/>
                <w:sz w:val="17"/>
                <w:rPrChange w:id="3565" w:author="Microsoft Word" w:date="2026-09-09T14:54:00Z" w16du:dateUtc="2026-09-09T13:54:00Z">
                  <w:rPr>
                    <w:rStyle w:val="Hyperlink"/>
                    <w:i/>
                    <w:iCs/>
                  </w:rPr>
                </w:rPrChange>
              </w:rPr>
              <w:t>PC05</w:t>
            </w:r>
            <w:r>
              <w:fldChar w:fldCharType="end"/>
            </w:r>
          </w:p>
        </w:tc>
        <w:tc>
          <w:tcPr>
            <w:tcW w:w="6275" w:type="dxa"/>
            <w:tcMar>
              <w:top w:w="100" w:type="dxa"/>
              <w:left w:w="120" w:type="dxa"/>
              <w:bottom w:w="100" w:type="dxa"/>
              <w:right w:w="120" w:type="dxa"/>
            </w:tcMar>
          </w:tcPr>
          <w:p w14:paraId="5E1EE504" w14:textId="77777777" w:rsidR="000812DE" w:rsidRPr="000D75C5" w:rsidRDefault="000812DE">
            <w:pPr>
              <w:rPr>
                <w:rFonts w:ascii="Aptos" w:hAnsi="Aptos"/>
                <w:sz w:val="17"/>
                <w:rPrChange w:id="3566" w:author="Microsoft Word" w:date="2026-09-09T14:54:00Z" w16du:dateUtc="2026-09-09T13:54:00Z">
                  <w:rPr/>
                </w:rPrChange>
              </w:rPr>
            </w:pPr>
            <w:r w:rsidRPr="000D75C5">
              <w:rPr>
                <w:rFonts w:ascii="Aptos" w:hAnsi="Aptos"/>
                <w:sz w:val="17"/>
                <w:rPrChange w:id="3567" w:author="Microsoft Word" w:date="2026-09-09T14:54:00Z" w16du:dateUtc="2026-09-09T13:54:00Z">
                  <w:rPr/>
                </w:rPrChange>
              </w:rPr>
              <w:t>Traffic is segmented east to west with network security groups and private connectivity, in line with the zero-trust direction, so a component is reachable only by the services that genuinely need it.</w:t>
            </w:r>
          </w:p>
        </w:tc>
      </w:tr>
      <w:tr w:rsidR="000812DE" w14:paraId="08D693AB" w14:textId="77777777" w:rsidTr="00725048">
        <w:tc>
          <w:tcPr>
            <w:tcW w:w="2509" w:type="dxa"/>
            <w:tcMar>
              <w:top w:w="100" w:type="dxa"/>
              <w:left w:w="120" w:type="dxa"/>
              <w:bottom w:w="100" w:type="dxa"/>
              <w:right w:w="120" w:type="dxa"/>
            </w:tcMar>
          </w:tcPr>
          <w:p w14:paraId="130F9DCD" w14:textId="77777777" w:rsidR="000812DE" w:rsidRPr="000D75C5" w:rsidRDefault="000812DE">
            <w:pPr>
              <w:rPr>
                <w:rFonts w:ascii="Aptos" w:hAnsi="Aptos"/>
                <w:b/>
                <w:sz w:val="17"/>
                <w:rPrChange w:id="3568" w:author="Microsoft Word" w:date="2026-09-09T14:54:00Z" w16du:dateUtc="2026-09-09T13:54:00Z">
                  <w:rPr>
                    <w:b/>
                    <w:bCs/>
                  </w:rPr>
                </w:rPrChange>
              </w:rPr>
            </w:pPr>
            <w:r w:rsidRPr="000D75C5">
              <w:rPr>
                <w:rFonts w:ascii="Aptos" w:hAnsi="Aptos"/>
                <w:b/>
                <w:sz w:val="17"/>
                <w:rPrChange w:id="3569" w:author="Microsoft Word" w:date="2026-09-09T14:54:00Z" w16du:dateUtc="2026-09-09T13:54:00Z">
                  <w:rPr>
                    <w:b/>
                    <w:bCs/>
                  </w:rPr>
                </w:rPrChange>
              </w:rPr>
              <w:t>Access control</w:t>
            </w:r>
          </w:p>
          <w:p w14:paraId="019E5D8C" w14:textId="6869F150" w:rsidR="000812DE" w:rsidRPr="000D75C5" w:rsidRDefault="000812DE">
            <w:pPr>
              <w:rPr>
                <w:rFonts w:ascii="Aptos" w:hAnsi="Aptos"/>
                <w:i/>
                <w:sz w:val="17"/>
                <w:rPrChange w:id="3570" w:author="Microsoft Word" w:date="2026-09-09T14:54:00Z" w16du:dateUtc="2026-09-09T13:54:00Z">
                  <w:rPr>
                    <w:i/>
                  </w:rPr>
                </w:rPrChange>
              </w:rPr>
            </w:pPr>
            <w:r w:rsidRPr="000D75C5">
              <w:rPr>
                <w:rFonts w:ascii="Aptos" w:hAnsi="Aptos"/>
                <w:i/>
                <w:sz w:val="17"/>
                <w:rPrChange w:id="3571" w:author="Microsoft Word" w:date="2026-09-09T14:54:00Z" w16du:dateUtc="2026-09-09T13:54:00Z">
                  <w:rPr>
                    <w:i/>
                  </w:rPr>
                </w:rPrChange>
              </w:rPr>
              <w:t xml:space="preserve">Source : </w:t>
            </w:r>
            <w:r w:rsidRPr="000D75C5">
              <w:rPr>
                <w:rFonts w:ascii="Aptos" w:hAnsi="Aptos"/>
                <w:i/>
                <w:sz w:val="17"/>
                <w:rPrChange w:id="3572" w:author="Microsoft Word" w:date="2026-09-09T14:54:00Z" w16du:dateUtc="2026-09-09T13:54:00Z">
                  <w:rPr>
                    <w:i/>
                  </w:rPr>
                </w:rPrChange>
              </w:rPr>
              <w:fldChar w:fldCharType="begin"/>
            </w:r>
            <w:r w:rsidRPr="000D75C5">
              <w:rPr>
                <w:rFonts w:ascii="Aptos" w:hAnsi="Aptos"/>
                <w:i/>
                <w:sz w:val="17"/>
                <w:rPrChange w:id="3573" w:author="Microsoft Word" w:date="2026-09-09T14:54:00Z" w16du:dateUtc="2026-09-09T13:54:00Z">
                  <w:rPr>
                    <w:i/>
                  </w:rPr>
                </w:rPrChange>
              </w:rPr>
              <w:instrText>HYPERLINK "https://chausl.sharepoint.com/:w:/r/sites/CTG-Architecture/_layouts/15/Doc.aspx?sourcedoc=%7B5EEC2748-8029-4572-8392-85AD89C5FE8B%7D&amp;file=ChArch-EAPrinciples.docx&amp;action=default&amp;mobileredirect=true"</w:instrText>
            </w:r>
            <w:r w:rsidRPr="00013582">
              <w:rPr>
                <w:rFonts w:ascii="Aptos" w:hAnsi="Aptos"/>
                <w:i/>
                <w:sz w:val="17"/>
              </w:rPr>
            </w:r>
            <w:r w:rsidRPr="000D75C5">
              <w:rPr>
                <w:rFonts w:ascii="Aptos" w:hAnsi="Aptos"/>
                <w:i/>
                <w:sz w:val="17"/>
                <w:rPrChange w:id="3574" w:author="Microsoft Word" w:date="2026-09-09T14:54:00Z" w16du:dateUtc="2026-09-09T13:54:00Z">
                  <w:rPr>
                    <w:i/>
                  </w:rPr>
                </w:rPrChange>
              </w:rPr>
              <w:fldChar w:fldCharType="separate"/>
            </w:r>
            <w:r w:rsidRPr="000D75C5">
              <w:rPr>
                <w:rStyle w:val="Hyperlink"/>
                <w:rFonts w:ascii="Aptos" w:hAnsi="Aptos"/>
                <w:i/>
                <w:sz w:val="17"/>
                <w:rPrChange w:id="3575" w:author="Puneet Kumar - Chaucer" w:date="2026-09-07T18:08:00Z" w16du:dateUtc="2026-09-07T17:08:00Z">
                  <w:rPr/>
                </w:rPrChange>
              </w:rPr>
              <w:t>SECP4</w:t>
            </w:r>
            <w:r w:rsidRPr="000D75C5">
              <w:rPr>
                <w:rFonts w:ascii="Aptos" w:hAnsi="Aptos"/>
                <w:i/>
                <w:sz w:val="17"/>
                <w:rPrChange w:id="3576" w:author="Microsoft Word" w:date="2026-09-09T14:54:00Z" w16du:dateUtc="2026-09-09T13:54:00Z">
                  <w:rPr>
                    <w:i/>
                  </w:rPr>
                </w:rPrChange>
              </w:rPr>
              <w:fldChar w:fldCharType="end"/>
            </w:r>
          </w:p>
        </w:tc>
        <w:tc>
          <w:tcPr>
            <w:tcW w:w="6275" w:type="dxa"/>
            <w:tcMar>
              <w:top w:w="100" w:type="dxa"/>
              <w:left w:w="120" w:type="dxa"/>
              <w:bottom w:w="100" w:type="dxa"/>
              <w:right w:w="120" w:type="dxa"/>
            </w:tcMar>
          </w:tcPr>
          <w:p w14:paraId="3377752A" w14:textId="77777777" w:rsidR="000812DE" w:rsidRPr="000D75C5" w:rsidRDefault="000812DE">
            <w:pPr>
              <w:rPr>
                <w:rFonts w:ascii="Aptos" w:hAnsi="Aptos"/>
                <w:sz w:val="17"/>
                <w:rPrChange w:id="3577" w:author="Microsoft Word" w:date="2026-09-09T14:54:00Z" w16du:dateUtc="2026-09-09T13:54:00Z">
                  <w:rPr/>
                </w:rPrChange>
              </w:rPr>
            </w:pPr>
            <w:r w:rsidRPr="000D75C5">
              <w:rPr>
                <w:rFonts w:ascii="Aptos" w:hAnsi="Aptos"/>
                <w:sz w:val="17"/>
                <w:rPrChange w:id="3578" w:author="Microsoft Word" w:date="2026-09-09T14:54:00Z" w16du:dateUtc="2026-09-09T13:54:00Z">
                  <w:rPr/>
                </w:rPrChange>
              </w:rPr>
              <w:t>Least-privilege role-based access, with higher-risk permissions peer-reviewed and enforced through privileged identity management. An approved permission set is reused as a recognised pattern rather than reassessed from scratch.</w:t>
            </w:r>
          </w:p>
        </w:tc>
      </w:tr>
      <w:tr w:rsidR="000812DE" w14:paraId="3AA06E6D" w14:textId="77777777" w:rsidTr="00725048">
        <w:tc>
          <w:tcPr>
            <w:tcW w:w="2509" w:type="dxa"/>
            <w:tcMar>
              <w:top w:w="100" w:type="dxa"/>
              <w:left w:w="120" w:type="dxa"/>
              <w:bottom w:w="100" w:type="dxa"/>
              <w:right w:w="120" w:type="dxa"/>
            </w:tcMar>
          </w:tcPr>
          <w:p w14:paraId="351FB81E" w14:textId="77777777" w:rsidR="000812DE" w:rsidRPr="000D75C5" w:rsidRDefault="000812DE">
            <w:pPr>
              <w:rPr>
                <w:rFonts w:ascii="Aptos" w:hAnsi="Aptos"/>
                <w:b/>
                <w:sz w:val="17"/>
                <w:rPrChange w:id="3579" w:author="Microsoft Word" w:date="2026-09-09T14:54:00Z" w16du:dateUtc="2026-09-09T13:54:00Z">
                  <w:rPr>
                    <w:b/>
                    <w:bCs/>
                  </w:rPr>
                </w:rPrChange>
              </w:rPr>
            </w:pPr>
            <w:r w:rsidRPr="000D75C5">
              <w:rPr>
                <w:rFonts w:ascii="Aptos" w:hAnsi="Aptos"/>
                <w:b/>
                <w:sz w:val="17"/>
                <w:rPrChange w:id="3580" w:author="Microsoft Word" w:date="2026-09-09T14:54:00Z" w16du:dateUtc="2026-09-09T13:54:00Z">
                  <w:rPr>
                    <w:b/>
                    <w:bCs/>
                  </w:rPr>
                </w:rPrChange>
              </w:rPr>
              <w:t>Public exposure and edge</w:t>
            </w:r>
          </w:p>
          <w:p w14:paraId="05401455" w14:textId="0B4DABE9" w:rsidR="000812DE" w:rsidRPr="000D75C5" w:rsidRDefault="000812DE">
            <w:pPr>
              <w:rPr>
                <w:rFonts w:ascii="Aptos" w:hAnsi="Aptos"/>
                <w:i/>
                <w:sz w:val="17"/>
                <w:rPrChange w:id="3581" w:author="Microsoft Word" w:date="2026-09-09T14:54:00Z" w16du:dateUtc="2026-09-09T13:54:00Z">
                  <w:rPr>
                    <w:i/>
                    <w:iCs/>
                  </w:rPr>
                </w:rPrChange>
              </w:rPr>
            </w:pPr>
            <w:r w:rsidRPr="000D75C5">
              <w:rPr>
                <w:rFonts w:ascii="Aptos" w:hAnsi="Aptos"/>
                <w:i/>
                <w:sz w:val="17"/>
                <w:rPrChange w:id="3582" w:author="Microsoft Word" w:date="2026-09-09T14:54:00Z" w16du:dateUtc="2026-09-09T13:54:00Z">
                  <w:rPr>
                    <w:i/>
                    <w:iCs/>
                  </w:rPr>
                </w:rPrChange>
              </w:rPr>
              <w:t xml:space="preserve">Source : </w:t>
            </w:r>
            <w:r>
              <w:fldChar w:fldCharType="begin"/>
            </w:r>
            <w:r>
              <w:instrText>HYPERLINK "https://chausl.sharepoint.com/:w:/r/sites/CTG-Architecture/_layouts/15/Doc.aspx?sourcedoc=%7B5EEC2748-8029-4572-8392-85AD89C5FE8B%7D&amp;file=ChArch-EAPrinciples.docx&amp;action=default&amp;mobileredirect=true"</w:instrText>
            </w:r>
            <w:r>
              <w:fldChar w:fldCharType="separate"/>
            </w:r>
            <w:r w:rsidRPr="000D75C5">
              <w:rPr>
                <w:rStyle w:val="Hyperlink"/>
                <w:rFonts w:ascii="Aptos" w:hAnsi="Aptos"/>
                <w:i/>
                <w:sz w:val="17"/>
                <w:rPrChange w:id="3583" w:author="Microsoft Word" w:date="2026-09-09T14:54:00Z" w16du:dateUtc="2026-09-09T13:54:00Z">
                  <w:rPr>
                    <w:rStyle w:val="Hyperlink"/>
                    <w:i/>
                    <w:iCs/>
                  </w:rPr>
                </w:rPrChange>
              </w:rPr>
              <w:t>PC05</w:t>
            </w:r>
            <w:r>
              <w:fldChar w:fldCharType="end"/>
            </w:r>
          </w:p>
          <w:p w14:paraId="5604424D" w14:textId="77777777" w:rsidR="000812DE" w:rsidRPr="000D75C5" w:rsidRDefault="000812DE">
            <w:pPr>
              <w:rPr>
                <w:rFonts w:ascii="Aptos" w:hAnsi="Aptos"/>
                <w:b/>
                <w:sz w:val="17"/>
                <w:rPrChange w:id="3584" w:author="Microsoft Word" w:date="2026-09-09T14:54:00Z" w16du:dateUtc="2026-09-09T13:54:00Z">
                  <w:rPr>
                    <w:b/>
                    <w:bCs/>
                  </w:rPr>
                </w:rPrChange>
              </w:rPr>
            </w:pPr>
          </w:p>
          <w:p w14:paraId="2AEBCA12" w14:textId="4D6FB45D" w:rsidR="000812DE" w:rsidRPr="000D75C5" w:rsidRDefault="000812DE">
            <w:pPr>
              <w:rPr>
                <w:rFonts w:ascii="Aptos" w:hAnsi="Aptos"/>
                <w:sz w:val="17"/>
                <w:rPrChange w:id="3585" w:author="Microsoft Word" w:date="2026-09-09T14:54:00Z" w16du:dateUtc="2026-09-09T13:54:00Z">
                  <w:rPr/>
                </w:rPrChange>
              </w:rPr>
            </w:pPr>
            <w:r w:rsidRPr="000D75C5">
              <w:rPr>
                <w:rFonts w:ascii="Aptos" w:hAnsi="Aptos"/>
                <w:sz w:val="17"/>
                <w:rPrChange w:id="3586" w:author="Microsoft Word" w:date="2026-09-09T14:54:00Z" w16du:dateUtc="2026-09-09T13:54:00Z">
                  <w:rPr/>
                </w:rPrChange>
              </w:rPr>
              <w:t xml:space="preserve">Source : </w:t>
            </w:r>
            <w:r>
              <w:fldChar w:fldCharType="begin"/>
            </w:r>
            <w:r>
              <w:instrText>HYPERLINK "https://chausl.sharepoint.com/:w:/r/sites/CTG-Architecture/_layouts/15/Doc.aspx?sourcedoc=%7B29B67805-87A2-4DDE-8E15-0BA28F0D0BE0%7D&amp;file=ChArch-EngineeringStandards-AIS.docx&amp;action=default&amp;mobileredirect=true"</w:instrText>
            </w:r>
            <w:r>
              <w:fldChar w:fldCharType="separate"/>
            </w:r>
            <w:r w:rsidRPr="000D75C5">
              <w:rPr>
                <w:rStyle w:val="Hyperlink"/>
                <w:rFonts w:ascii="Aptos" w:hAnsi="Aptos"/>
                <w:sz w:val="17"/>
                <w:rPrChange w:id="3587" w:author="Microsoft Word" w:date="2026-09-09T14:54:00Z" w16du:dateUtc="2026-09-09T13:54:00Z">
                  <w:rPr>
                    <w:rStyle w:val="Hyperlink"/>
                  </w:rPr>
                </w:rPrChange>
              </w:rPr>
              <w:t>Privatization</w:t>
            </w:r>
            <w:r>
              <w:fldChar w:fldCharType="end"/>
            </w:r>
          </w:p>
        </w:tc>
        <w:tc>
          <w:tcPr>
            <w:tcW w:w="6275" w:type="dxa"/>
            <w:tcMar>
              <w:top w:w="100" w:type="dxa"/>
              <w:left w:w="120" w:type="dxa"/>
              <w:bottom w:w="100" w:type="dxa"/>
              <w:right w:w="120" w:type="dxa"/>
            </w:tcMar>
          </w:tcPr>
          <w:p w14:paraId="32B3E68D" w14:textId="77777777" w:rsidR="000812DE" w:rsidRPr="000D75C5" w:rsidRDefault="000812DE">
            <w:pPr>
              <w:rPr>
                <w:rFonts w:ascii="Aptos" w:hAnsi="Aptos"/>
                <w:sz w:val="17"/>
                <w:rPrChange w:id="3588" w:author="Microsoft Word" w:date="2026-09-09T14:54:00Z" w16du:dateUtc="2026-09-09T13:54:00Z">
                  <w:rPr/>
                </w:rPrChange>
              </w:rPr>
            </w:pPr>
            <w:r w:rsidRPr="000D75C5">
              <w:rPr>
                <w:rFonts w:ascii="Aptos" w:hAnsi="Aptos"/>
                <w:sz w:val="17"/>
                <w:rPrChange w:id="3589" w:author="Microsoft Word" w:date="2026-09-09T14:54:00Z" w16du:dateUtc="2026-09-09T13:54:00Z">
                  <w:rPr/>
                </w:rPrChange>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19886610" w14:textId="5E560CEB" w:rsidR="000812DE" w:rsidRDefault="000812DE" w:rsidP="000812DE">
      <w:pPr>
        <w:tabs>
          <w:tab w:val="left" w:pos="2662"/>
        </w:tabs>
        <w:spacing w:after="46" w:line="270" w:lineRule="auto"/>
      </w:pPr>
    </w:p>
    <w:p w14:paraId="4330A25C" w14:textId="69883C2E" w:rsidR="00CB3C09" w:rsidRPr="000D1E23" w:rsidRDefault="006F419D" w:rsidP="00CB3C09">
      <w:pPr>
        <w:pStyle w:val="Heading2"/>
        <w:rPr>
          <w:rFonts w:ascii="Calibri heading" w:hAnsi="Calibri heading"/>
          <w:b/>
          <w:color w:val="2E5496"/>
          <w:sz w:val="28"/>
          <w:lang w:val="en-US"/>
          <w:rPrChange w:id="3590" w:author="Microsoft Word" w:date="2026-09-09T14:54:00Z" w16du:dateUtc="2026-09-09T13:54:00Z">
            <w:rPr/>
          </w:rPrChange>
        </w:rPr>
      </w:pPr>
      <w:bookmarkStart w:id="3591" w:name="_Toc239507155"/>
      <w:bookmarkStart w:id="3592" w:name="_Toc239852386"/>
      <w:bookmarkStart w:id="3593" w:name="_Toc239899909"/>
      <w:r w:rsidRPr="000D1E23">
        <w:rPr>
          <w:rFonts w:ascii="Calibri heading" w:hAnsi="Calibri heading"/>
          <w:b/>
          <w:color w:val="2E5496"/>
          <w:sz w:val="28"/>
          <w:lang w:val="en-US"/>
          <w:rPrChange w:id="3594" w:author="Microsoft Word" w:date="2026-09-09T14:54:00Z" w16du:dateUtc="2026-09-09T13:54:00Z">
            <w:rPr/>
          </w:rPrChange>
        </w:rPr>
        <w:t>10</w:t>
      </w:r>
      <w:r w:rsidR="00CB3C09" w:rsidRPr="000D1E23">
        <w:rPr>
          <w:rFonts w:ascii="Calibri heading" w:hAnsi="Calibri heading"/>
          <w:b/>
          <w:color w:val="2E5496"/>
          <w:sz w:val="28"/>
          <w:lang w:val="en-US"/>
          <w:rPrChange w:id="3595" w:author="Microsoft Word" w:date="2026-09-09T14:54:00Z" w16du:dateUtc="2026-09-09T13:54:00Z">
            <w:rPr/>
          </w:rPrChange>
        </w:rPr>
        <w:t>.</w:t>
      </w:r>
      <w:r w:rsidR="00051BC2" w:rsidRPr="000D1E23">
        <w:rPr>
          <w:rFonts w:ascii="Calibri heading" w:hAnsi="Calibri heading"/>
          <w:b/>
          <w:color w:val="2E5496"/>
          <w:sz w:val="28"/>
          <w:lang w:val="en-US"/>
          <w:rPrChange w:id="3596" w:author="Microsoft Word" w:date="2026-09-09T14:54:00Z" w16du:dateUtc="2026-09-09T13:54:00Z">
            <w:rPr/>
          </w:rPrChange>
        </w:rPr>
        <w:t>2</w:t>
      </w:r>
      <w:r w:rsidR="00CB3C09" w:rsidRPr="000D1E23">
        <w:rPr>
          <w:rFonts w:ascii="Calibri heading" w:hAnsi="Calibri heading"/>
          <w:b/>
          <w:color w:val="2E5496"/>
          <w:sz w:val="28"/>
          <w:lang w:val="en-US"/>
          <w:rPrChange w:id="3597" w:author="Microsoft Word" w:date="2026-09-09T14:54:00Z" w16du:dateUtc="2026-09-09T13:54:00Z">
            <w:rPr/>
          </w:rPrChange>
        </w:rPr>
        <w:t xml:space="preserve"> </w:t>
      </w:r>
      <w:commentRangeStart w:id="3598"/>
      <w:commentRangeStart w:id="3599"/>
      <w:commentRangeStart w:id="3600"/>
      <w:commentRangeStart w:id="3601"/>
      <w:commentRangeStart w:id="3602"/>
      <w:r w:rsidR="00CB3C09" w:rsidRPr="000D1E23">
        <w:rPr>
          <w:rFonts w:ascii="Calibri heading" w:hAnsi="Calibri heading"/>
          <w:b/>
          <w:color w:val="2E5496"/>
          <w:sz w:val="28"/>
          <w:lang w:val="en-US"/>
          <w:rPrChange w:id="3603" w:author="Microsoft Word" w:date="2026-09-09T14:54:00Z" w16du:dateUtc="2026-09-09T13:54:00Z">
            <w:rPr/>
          </w:rPrChange>
        </w:rPr>
        <w:t>Data Protection and Classification</w:t>
      </w:r>
      <w:bookmarkEnd w:id="3591"/>
      <w:bookmarkEnd w:id="3592"/>
      <w:bookmarkEnd w:id="3593"/>
      <w:commentRangeEnd w:id="3601"/>
      <w:r w:rsidR="00BE238D">
        <w:rPr>
          <w:rStyle w:val="CommentReference"/>
          <w:rFonts w:ascii="Calibri heading" w:hAnsi="Calibri heading"/>
          <w:b/>
          <w:color w:val="2E5496"/>
          <w:sz w:val="28"/>
          <w:szCs w:val="26"/>
          <w:lang w:val="en-US"/>
        </w:rPr>
        <w:commentReference w:id="3601"/>
      </w:r>
      <w:commentRangeEnd w:id="3602"/>
      <w:r w:rsidR="007F7559">
        <w:rPr>
          <w:rStyle w:val="CommentReference"/>
          <w:rFonts w:ascii="Calibri heading" w:hAnsi="Calibri heading"/>
          <w:b/>
          <w:color w:val="2E5496"/>
          <w:sz w:val="28"/>
          <w:szCs w:val="26"/>
          <w:lang w:val="en-US"/>
        </w:rPr>
        <w:commentReference w:id="3602"/>
      </w:r>
      <w:commentRangeEnd w:id="3599"/>
      <w:r w:rsidR="00C56193">
        <w:rPr>
          <w:rStyle w:val="CommentReference"/>
          <w:rFonts w:ascii="Calibri heading" w:hAnsi="Calibri heading"/>
          <w:b/>
          <w:color w:val="2E5496"/>
          <w:sz w:val="28"/>
          <w:szCs w:val="26"/>
          <w:lang w:val="en-US"/>
        </w:rPr>
        <w:commentReference w:id="3599"/>
      </w:r>
      <w:commentRangeEnd w:id="3600"/>
      <w:r w:rsidR="00E95995">
        <w:rPr>
          <w:rStyle w:val="CommentReference"/>
          <w:rFonts w:ascii="Calibri heading" w:hAnsi="Calibri heading"/>
          <w:b/>
          <w:color w:val="2E5496"/>
          <w:sz w:val="28"/>
          <w:szCs w:val="26"/>
          <w:lang w:val="en-US"/>
        </w:rPr>
        <w:commentReference w:id="3600"/>
      </w:r>
      <w:commentRangeEnd w:id="3598"/>
      <w:r w:rsidR="002C6CA8">
        <w:rPr>
          <w:rStyle w:val="CommentReference"/>
          <w:rFonts w:ascii="Calibri heading" w:hAnsi="Calibri heading"/>
          <w:b/>
          <w:color w:val="2E5496"/>
          <w:sz w:val="28"/>
          <w:szCs w:val="26"/>
          <w:lang w:val="en-US"/>
        </w:rPr>
        <w:commentReference w:id="3598"/>
      </w:r>
      <w:r w:rsidR="00725048">
        <w:rPr>
          <w:rFonts w:ascii="Calibri heading" w:hAnsi="Calibri heading"/>
          <w:b/>
          <w:color w:val="2E5496"/>
          <w:sz w:val="28"/>
          <w:lang w:val="en-US"/>
        </w:rPr>
        <w:br/>
      </w:r>
    </w:p>
    <w:p w14:paraId="5703FE8A" w14:textId="5BAF57F3" w:rsidR="007F7559" w:rsidRPr="000D75C5" w:rsidRDefault="007F7559" w:rsidP="007F7559">
      <w:pPr>
        <w:rPr>
          <w:rFonts w:ascii="Aptos" w:hAnsi="Aptos"/>
          <w:sz w:val="18"/>
          <w:rPrChange w:id="3604" w:author="Microsoft Word" w:date="2026-09-09T14:54:00Z" w16du:dateUtc="2026-09-09T13:54:00Z">
            <w:rPr/>
          </w:rPrChange>
        </w:rPr>
      </w:pPr>
      <w:r w:rsidRPr="000D75C5">
        <w:rPr>
          <w:rFonts w:ascii="Aptos" w:hAnsi="Aptos"/>
          <w:sz w:val="18"/>
          <w:rPrChange w:id="3605" w:author="Microsoft Word" w:date="2026-09-09T14:54:00Z" w16du:dateUtc="2026-09-09T13:54:00Z">
            <w:rPr/>
          </w:rPrChange>
        </w:rPr>
        <w:t xml:space="preserve">Data protection carries particular weight here, because specialty insurance handles a great deal of personal data, including the special-category health and criminal-conviction data that attract the strictest handling under UK GDPR. The </w:t>
      </w:r>
      <w:r w:rsidR="00A22181" w:rsidRPr="000D75C5">
        <w:rPr>
          <w:rFonts w:ascii="Aptos" w:hAnsi="Aptos"/>
          <w:sz w:val="18"/>
          <w:lang w:val="en-GB"/>
          <w:rPrChange w:id="3606" w:author="Microsoft Word" w:date="2026-09-09T14:54:00Z" w16du:dateUtc="2026-09-09T13:54:00Z">
            <w:rPr>
              <w:lang w:val="en-GB"/>
            </w:rPr>
          </w:rPrChange>
        </w:rPr>
        <w:t>System Integration framework</w:t>
      </w:r>
      <w:r w:rsidR="00A22181" w:rsidRPr="000D75C5" w:rsidDel="00A22181">
        <w:rPr>
          <w:rFonts w:ascii="Aptos" w:hAnsi="Aptos"/>
          <w:sz w:val="18"/>
          <w:rPrChange w:id="3607" w:author="Microsoft Word" w:date="2026-09-09T14:54:00Z" w16du:dateUtc="2026-09-09T13:54:00Z">
            <w:rPr/>
          </w:rPrChange>
        </w:rPr>
        <w:t xml:space="preserve"> </w:t>
      </w:r>
      <w:r w:rsidRPr="000D75C5">
        <w:rPr>
          <w:rFonts w:ascii="Aptos" w:hAnsi="Aptos"/>
          <w:sz w:val="18"/>
          <w:rPrChange w:id="3608" w:author="Microsoft Word" w:date="2026-09-09T14:54:00Z" w16du:dateUtc="2026-09-09T13:54:00Z">
            <w:rPr/>
          </w:rPrChange>
        </w:rPr>
        <w:t xml:space="preserve">does not classify data itself. </w:t>
      </w:r>
      <w:hyperlink r:id="rId59" w:history="1">
        <w:r w:rsidRPr="006A63BF">
          <w:rPr>
            <w:rStyle w:val="Hyperlink"/>
            <w:rFonts w:ascii="Aptos" w:hAnsi="Aptos"/>
            <w:b/>
            <w:sz w:val="18"/>
          </w:rPr>
          <w:t>Chaucer's Data Classification Policy</w:t>
        </w:r>
      </w:hyperlink>
      <w:commentRangeStart w:id="3609"/>
      <w:commentRangeStart w:id="3610"/>
      <w:commentRangeStart w:id="3611"/>
      <w:r w:rsidRPr="006A63BF">
        <w:rPr>
          <w:rFonts w:ascii="Aptos" w:hAnsi="Aptos"/>
          <w:sz w:val="18"/>
        </w:rPr>
        <w:t xml:space="preserve"> </w:t>
      </w:r>
      <w:commentRangeEnd w:id="3609"/>
      <w:r w:rsidR="00BD4517" w:rsidRPr="000D75C5">
        <w:rPr>
          <w:rStyle w:val="CommentReference"/>
          <w:rFonts w:ascii="Aptos" w:hAnsi="Aptos"/>
          <w:sz w:val="18"/>
          <w:szCs w:val="21"/>
          <w:rPrChange w:id="3612" w:author="Microsoft Word" w:date="2026-09-09T14:54:00Z" w16du:dateUtc="2026-09-09T13:54:00Z">
            <w:rPr>
              <w:rStyle w:val="CommentReference"/>
              <w:sz w:val="21"/>
              <w:szCs w:val="21"/>
            </w:rPr>
          </w:rPrChange>
        </w:rPr>
        <w:commentReference w:id="3609"/>
      </w:r>
      <w:commentRangeEnd w:id="3610"/>
      <w:r w:rsidR="00DE7AC2" w:rsidRPr="000D75C5">
        <w:rPr>
          <w:rStyle w:val="CommentReference"/>
          <w:rFonts w:ascii="Aptos" w:hAnsi="Aptos"/>
          <w:sz w:val="18"/>
          <w:szCs w:val="21"/>
          <w:rPrChange w:id="3613" w:author="Microsoft Word" w:date="2026-09-09T14:54:00Z" w16du:dateUtc="2026-09-09T13:54:00Z">
            <w:rPr>
              <w:rStyle w:val="CommentReference"/>
              <w:sz w:val="21"/>
              <w:szCs w:val="21"/>
            </w:rPr>
          </w:rPrChange>
        </w:rPr>
        <w:commentReference w:id="3610"/>
      </w:r>
      <w:commentRangeEnd w:id="3611"/>
      <w:r w:rsidR="003C7134" w:rsidRPr="000D75C5">
        <w:rPr>
          <w:rStyle w:val="CommentReference"/>
          <w:rFonts w:ascii="Aptos" w:hAnsi="Aptos"/>
          <w:sz w:val="18"/>
          <w:szCs w:val="21"/>
          <w:rPrChange w:id="3614" w:author="Microsoft Word" w:date="2026-09-09T14:54:00Z" w16du:dateUtc="2026-09-09T13:54:00Z">
            <w:rPr>
              <w:rStyle w:val="CommentReference"/>
              <w:sz w:val="21"/>
              <w:szCs w:val="21"/>
            </w:rPr>
          </w:rPrChange>
        </w:rPr>
        <w:commentReference w:id="3611"/>
      </w:r>
      <w:r w:rsidRPr="000D75C5">
        <w:rPr>
          <w:rFonts w:ascii="Aptos" w:hAnsi="Aptos"/>
          <w:sz w:val="18"/>
          <w:rPrChange w:id="3615" w:author="Microsoft Word" w:date="2026-09-09T14:54:00Z" w16du:dateUtc="2026-09-09T13:54:00Z">
            <w:rPr/>
          </w:rPrChange>
        </w:rPr>
        <w:t xml:space="preserve">is the authoritative source and sets six tiers in order of sensitivity, and the </w:t>
      </w:r>
      <w:r w:rsidR="00A22181" w:rsidRPr="000D75C5">
        <w:rPr>
          <w:rFonts w:ascii="Aptos" w:hAnsi="Aptos"/>
          <w:sz w:val="18"/>
          <w:lang w:val="en-GB"/>
          <w:rPrChange w:id="3616" w:author="Microsoft Word" w:date="2026-09-09T14:54:00Z" w16du:dateUtc="2026-09-09T13:54:00Z">
            <w:rPr>
              <w:lang w:val="en-GB"/>
            </w:rPr>
          </w:rPrChange>
        </w:rPr>
        <w:t>System Integration framework</w:t>
      </w:r>
      <w:r w:rsidR="00A22181" w:rsidRPr="000D75C5" w:rsidDel="00A22181">
        <w:rPr>
          <w:rFonts w:ascii="Aptos" w:hAnsi="Aptos"/>
          <w:sz w:val="18"/>
          <w:rPrChange w:id="3617" w:author="Microsoft Word" w:date="2026-09-09T14:54:00Z" w16du:dateUtc="2026-09-09T13:54:00Z">
            <w:rPr/>
          </w:rPrChange>
        </w:rPr>
        <w:t xml:space="preserve"> </w:t>
      </w:r>
      <w:r w:rsidRPr="000D75C5">
        <w:rPr>
          <w:rFonts w:ascii="Aptos" w:hAnsi="Aptos"/>
          <w:sz w:val="18"/>
          <w:rPrChange w:id="3618" w:author="Microsoft Word" w:date="2026-09-09T14:54:00Z" w16du:dateUtc="2026-09-09T13:54:00Z">
            <w:rPr/>
          </w:rPrChange>
        </w:rPr>
        <w:t>applies the handling each tier requires as data crosses a boundary. Where a payload could meet more than one tier, the higher classification applies.</w:t>
      </w:r>
      <w:r w:rsidR="00725048">
        <w:rPr>
          <w:rFonts w:ascii="Aptos" w:hAnsi="Aptos"/>
          <w:sz w:val="18"/>
        </w:rPr>
        <w:br/>
      </w:r>
    </w:p>
    <w:p w14:paraId="4F48C62E" w14:textId="4C15F668" w:rsidR="007F7559" w:rsidRPr="000D75C5" w:rsidRDefault="007F7559" w:rsidP="007F7559">
      <w:pPr>
        <w:rPr>
          <w:ins w:id="3619" w:author="Puneet Kumar - Chaucer" w:date="2026-09-08T21:17:00Z" w16du:dateUtc="2026-09-08T20:17:00Z"/>
          <w:rFonts w:ascii="Aptos" w:hAnsi="Aptos"/>
          <w:sz w:val="18"/>
          <w:rPrChange w:id="3620" w:author="Microsoft Word" w:date="2026-09-09T14:54:00Z" w16du:dateUtc="2026-09-09T13:54:00Z">
            <w:rPr>
              <w:ins w:id="3621" w:author="Puneet Kumar - Chaucer" w:date="2026-09-08T21:17:00Z" w16du:dateUtc="2026-09-08T20:17:00Z"/>
            </w:rPr>
          </w:rPrChange>
        </w:rPr>
      </w:pPr>
      <w:r w:rsidRPr="000D75C5">
        <w:rPr>
          <w:rFonts w:ascii="Aptos" w:hAnsi="Aptos"/>
          <w:sz w:val="18"/>
          <w:rPrChange w:id="3622" w:author="Microsoft Word" w:date="2026-09-09T14:54:00Z" w16du:dateUtc="2026-09-09T13:54:00Z">
            <w:rPr/>
          </w:rPrChange>
        </w:rPr>
        <w:t>The baseline is the same for every integration. Data is encrypted in transit on every hop and at rest in every store, carried in the minimum the integration needs rather than as whole data models, reached only over private connectivity</w:t>
      </w:r>
      <w:r>
        <w:rPr>
          <w:rFonts w:ascii="Aptos" w:hAnsi="Aptos"/>
          <w:sz w:val="18"/>
        </w:rPr>
        <w:t xml:space="preserve"> </w:t>
      </w:r>
      <w:r w:rsidRPr="000D75C5">
        <w:rPr>
          <w:rFonts w:ascii="Aptos" w:hAnsi="Aptos"/>
          <w:sz w:val="18"/>
          <w:rPrChange w:id="3623" w:author="Microsoft Word" w:date="2026-09-09T14:54:00Z" w16du:dateUtc="2026-09-09T13:54:00Z">
            <w:rPr/>
          </w:rPrChange>
        </w:rPr>
        <w:t>and never placed in configuration. Sensitive payloads are additionally signed or encrypted so their protection outlives the transport.</w:t>
      </w:r>
      <w:r w:rsidR="00725048">
        <w:rPr>
          <w:rFonts w:ascii="Aptos" w:hAnsi="Aptos"/>
          <w:sz w:val="18"/>
        </w:rPr>
        <w:br/>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1263"/>
        <w:gridCol w:w="5259"/>
      </w:tblGrid>
      <w:tr w:rsidR="007F7559" w14:paraId="7E676DAF" w14:textId="77777777" w:rsidTr="00725048">
        <w:trPr>
          <w:tblHeader/>
          <w:ins w:id="3624" w:author="Puneet Kumar - Chaucer" w:date="2026-09-08T21:17:00Z"/>
        </w:trPr>
        <w:tc>
          <w:tcPr>
            <w:tcW w:w="2404" w:type="dxa"/>
            <w:shd w:val="clear" w:color="auto" w:fill="1F3864"/>
            <w:tcMar>
              <w:top w:w="100" w:type="dxa"/>
              <w:left w:w="120" w:type="dxa"/>
              <w:bottom w:w="100" w:type="dxa"/>
              <w:right w:w="120" w:type="dxa"/>
            </w:tcMar>
          </w:tcPr>
          <w:p w14:paraId="7F231EFB" w14:textId="77777777" w:rsidR="007F7559" w:rsidRPr="000D75C5" w:rsidRDefault="007F7559">
            <w:pPr>
              <w:rPr>
                <w:ins w:id="3625" w:author="Puneet Kumar - Chaucer" w:date="2026-09-08T21:17:00Z" w16du:dateUtc="2026-09-08T20:17:00Z"/>
                <w:rFonts w:ascii="Aptos" w:hAnsi="Aptos"/>
                <w:sz w:val="17"/>
                <w:rPrChange w:id="3626" w:author="Microsoft Word" w:date="2026-09-09T14:54:00Z" w16du:dateUtc="2026-09-09T13:54:00Z">
                  <w:rPr>
                    <w:ins w:id="3627" w:author="Puneet Kumar - Chaucer" w:date="2026-09-08T21:17:00Z" w16du:dateUtc="2026-09-08T20:17:00Z"/>
                  </w:rPr>
                </w:rPrChange>
              </w:rPr>
            </w:pPr>
            <w:ins w:id="3628" w:author="Puneet Kumar - Chaucer" w:date="2026-09-08T21:17:00Z" w16du:dateUtc="2026-09-08T20:17:00Z">
              <w:r w:rsidRPr="000D75C5">
                <w:rPr>
                  <w:rFonts w:ascii="Aptos" w:hAnsi="Aptos"/>
                  <w:b/>
                  <w:color w:val="FFFFFF"/>
                  <w:sz w:val="17"/>
                  <w:rPrChange w:id="3629" w:author="Microsoft Word" w:date="2026-09-09T14:54:00Z" w16du:dateUtc="2026-09-09T13:54:00Z">
                    <w:rPr>
                      <w:b/>
                      <w:bCs/>
                      <w:color w:val="FFFFFF"/>
                    </w:rPr>
                  </w:rPrChange>
                </w:rPr>
                <w:t>Classification</w:t>
              </w:r>
            </w:ins>
          </w:p>
        </w:tc>
        <w:tc>
          <w:tcPr>
            <w:tcW w:w="1263" w:type="dxa"/>
            <w:shd w:val="clear" w:color="auto" w:fill="1F3864"/>
            <w:tcMar>
              <w:top w:w="100" w:type="dxa"/>
              <w:left w:w="120" w:type="dxa"/>
              <w:bottom w:w="100" w:type="dxa"/>
              <w:right w:w="120" w:type="dxa"/>
            </w:tcMar>
          </w:tcPr>
          <w:p w14:paraId="016874DB" w14:textId="77777777" w:rsidR="007F7559" w:rsidRPr="000D75C5" w:rsidRDefault="007F7559">
            <w:pPr>
              <w:rPr>
                <w:ins w:id="3630" w:author="Puneet Kumar - Chaucer" w:date="2026-09-08T21:17:00Z" w16du:dateUtc="2026-09-08T20:17:00Z"/>
                <w:rFonts w:ascii="Aptos" w:hAnsi="Aptos"/>
                <w:sz w:val="17"/>
                <w:rPrChange w:id="3631" w:author="Microsoft Word" w:date="2026-09-09T14:54:00Z" w16du:dateUtc="2026-09-09T13:54:00Z">
                  <w:rPr>
                    <w:ins w:id="3632" w:author="Puneet Kumar - Chaucer" w:date="2026-09-08T21:17:00Z" w16du:dateUtc="2026-09-08T20:17:00Z"/>
                  </w:rPr>
                </w:rPrChange>
              </w:rPr>
            </w:pPr>
            <w:ins w:id="3633" w:author="Puneet Kumar - Chaucer" w:date="2026-09-08T21:17:00Z" w16du:dateUtc="2026-09-08T20:17:00Z">
              <w:r w:rsidRPr="000D75C5">
                <w:rPr>
                  <w:rFonts w:ascii="Aptos" w:hAnsi="Aptos"/>
                  <w:b/>
                  <w:color w:val="FFFFFF"/>
                  <w:sz w:val="17"/>
                  <w:rPrChange w:id="3634" w:author="Microsoft Word" w:date="2026-09-09T14:54:00Z" w16du:dateUtc="2026-09-09T13:54:00Z">
                    <w:rPr>
                      <w:b/>
                      <w:bCs/>
                      <w:color w:val="FFFFFF"/>
                    </w:rPr>
                  </w:rPrChange>
                </w:rPr>
                <w:t>Risk</w:t>
              </w:r>
            </w:ins>
          </w:p>
        </w:tc>
        <w:tc>
          <w:tcPr>
            <w:tcW w:w="5259" w:type="dxa"/>
            <w:shd w:val="clear" w:color="auto" w:fill="1F3864"/>
            <w:tcMar>
              <w:top w:w="100" w:type="dxa"/>
              <w:left w:w="120" w:type="dxa"/>
              <w:bottom w:w="100" w:type="dxa"/>
              <w:right w:w="120" w:type="dxa"/>
            </w:tcMar>
          </w:tcPr>
          <w:p w14:paraId="1F5797CE" w14:textId="1D7B07AC" w:rsidR="007F7559" w:rsidRPr="000D75C5" w:rsidRDefault="007F7559">
            <w:pPr>
              <w:rPr>
                <w:ins w:id="3635" w:author="Puneet Kumar - Chaucer" w:date="2026-09-08T21:17:00Z" w16du:dateUtc="2026-09-08T20:17:00Z"/>
                <w:rFonts w:ascii="Aptos" w:hAnsi="Aptos"/>
                <w:sz w:val="17"/>
                <w:rPrChange w:id="3636" w:author="Microsoft Word" w:date="2026-09-09T14:54:00Z" w16du:dateUtc="2026-09-09T13:54:00Z">
                  <w:rPr>
                    <w:ins w:id="3637" w:author="Puneet Kumar - Chaucer" w:date="2026-09-08T21:17:00Z" w16du:dateUtc="2026-09-08T20:17:00Z"/>
                  </w:rPr>
                </w:rPrChange>
              </w:rPr>
            </w:pPr>
            <w:ins w:id="3638" w:author="Puneet Kumar - Chaucer" w:date="2026-09-08T21:17:00Z" w16du:dateUtc="2026-09-08T20:17:00Z">
              <w:r w:rsidRPr="000D75C5">
                <w:rPr>
                  <w:rFonts w:ascii="Aptos" w:hAnsi="Aptos"/>
                  <w:b/>
                  <w:color w:val="FFFFFF"/>
                  <w:sz w:val="17"/>
                  <w:rPrChange w:id="3639" w:author="Microsoft Word" w:date="2026-09-09T14:54:00Z" w16du:dateUtc="2026-09-09T13:54:00Z">
                    <w:rPr>
                      <w:b/>
                      <w:bCs/>
                      <w:color w:val="FFFFFF"/>
                    </w:rPr>
                  </w:rPrChange>
                </w:rPr>
                <w:t xml:space="preserve">How the </w:t>
              </w:r>
            </w:ins>
            <w:ins w:id="3640" w:author="Puneet Kumar - Chaucer" w:date="2026-09-08T21:28:00Z" w16du:dateUtc="2026-09-08T20:28:00Z">
              <w:r w:rsidR="00A22181" w:rsidRPr="00725048">
                <w:rPr>
                  <w:rFonts w:ascii="Aptos" w:hAnsi="Aptos"/>
                  <w:b/>
                  <w:color w:val="FFFFFF"/>
                  <w:sz w:val="17"/>
                  <w:rPrChange w:id="3641" w:author="Microsoft Word" w:date="2026-09-09T14:54:00Z" w16du:dateUtc="2026-09-09T13:54:00Z">
                    <w:rPr>
                      <w:lang w:val="en-GB"/>
                    </w:rPr>
                  </w:rPrChange>
                </w:rPr>
                <w:t>System</w:t>
              </w:r>
              <w:r w:rsidR="00A22181" w:rsidRPr="000D75C5">
                <w:rPr>
                  <w:rFonts w:ascii="Aptos" w:hAnsi="Aptos"/>
                  <w:sz w:val="17"/>
                  <w:lang w:val="en-GB"/>
                  <w:rPrChange w:id="3642" w:author="Microsoft Word" w:date="2026-09-09T14:54:00Z" w16du:dateUtc="2026-09-09T13:54:00Z">
                    <w:rPr>
                      <w:lang w:val="en-GB"/>
                    </w:rPr>
                  </w:rPrChange>
                </w:rPr>
                <w:t xml:space="preserve"> </w:t>
              </w:r>
              <w:r w:rsidR="00A22181" w:rsidRPr="00725048">
                <w:rPr>
                  <w:rFonts w:ascii="Aptos" w:hAnsi="Aptos"/>
                  <w:b/>
                  <w:color w:val="FFFFFF"/>
                  <w:sz w:val="17"/>
                  <w:rPrChange w:id="3643" w:author="Microsoft Word" w:date="2026-09-09T14:54:00Z" w16du:dateUtc="2026-09-09T13:54:00Z">
                    <w:rPr>
                      <w:lang w:val="en-GB"/>
                    </w:rPr>
                  </w:rPrChange>
                </w:rPr>
                <w:t>Integration</w:t>
              </w:r>
              <w:r w:rsidR="00A22181" w:rsidRPr="000D75C5">
                <w:rPr>
                  <w:rFonts w:ascii="Aptos" w:hAnsi="Aptos"/>
                  <w:sz w:val="17"/>
                  <w:lang w:val="en-GB"/>
                  <w:rPrChange w:id="3644" w:author="Microsoft Word" w:date="2026-09-09T14:54:00Z" w16du:dateUtc="2026-09-09T13:54:00Z">
                    <w:rPr>
                      <w:lang w:val="en-GB"/>
                    </w:rPr>
                  </w:rPrChange>
                </w:rPr>
                <w:t xml:space="preserve"> </w:t>
              </w:r>
              <w:r w:rsidR="00A22181" w:rsidRPr="00725048">
                <w:rPr>
                  <w:rFonts w:ascii="Aptos" w:hAnsi="Aptos"/>
                  <w:b/>
                  <w:color w:val="FFFFFF"/>
                  <w:sz w:val="17"/>
                  <w:rPrChange w:id="3645" w:author="Microsoft Word" w:date="2026-09-09T14:54:00Z" w16du:dateUtc="2026-09-09T13:54:00Z">
                    <w:rPr>
                      <w:lang w:val="en-GB"/>
                    </w:rPr>
                  </w:rPrChange>
                </w:rPr>
                <w:t>framework</w:t>
              </w:r>
              <w:r w:rsidR="00A22181" w:rsidRPr="000D75C5">
                <w:rPr>
                  <w:rFonts w:ascii="Aptos" w:hAnsi="Aptos"/>
                  <w:b/>
                  <w:color w:val="FFFFFF"/>
                  <w:sz w:val="17"/>
                  <w:rPrChange w:id="3646" w:author="Microsoft Word" w:date="2026-09-09T14:54:00Z" w16du:dateUtc="2026-09-09T13:54:00Z">
                    <w:rPr>
                      <w:b/>
                      <w:bCs/>
                      <w:color w:val="FFFFFF"/>
                    </w:rPr>
                  </w:rPrChange>
                </w:rPr>
                <w:t xml:space="preserve"> </w:t>
              </w:r>
            </w:ins>
            <w:ins w:id="3647" w:author="Puneet Kumar - Chaucer" w:date="2026-09-08T21:17:00Z" w16du:dateUtc="2026-09-08T20:17:00Z">
              <w:r w:rsidRPr="000D75C5">
                <w:rPr>
                  <w:rFonts w:ascii="Aptos" w:hAnsi="Aptos"/>
                  <w:b/>
                  <w:color w:val="FFFFFF"/>
                  <w:sz w:val="17"/>
                  <w:rPrChange w:id="3648" w:author="Microsoft Word" w:date="2026-09-09T14:54:00Z" w16du:dateUtc="2026-09-09T13:54:00Z">
                    <w:rPr>
                      <w:b/>
                      <w:bCs/>
                      <w:color w:val="FFFFFF"/>
                    </w:rPr>
                  </w:rPrChange>
                </w:rPr>
                <w:t>handles it across a boundary</w:t>
              </w:r>
            </w:ins>
          </w:p>
        </w:tc>
      </w:tr>
      <w:tr w:rsidR="007F7559" w14:paraId="428FA7D1" w14:textId="77777777" w:rsidTr="00725048">
        <w:trPr>
          <w:ins w:id="3649" w:author="Puneet Kumar - Chaucer" w:date="2026-09-08T21:17:00Z"/>
        </w:trPr>
        <w:tc>
          <w:tcPr>
            <w:tcW w:w="2404" w:type="dxa"/>
            <w:tcMar>
              <w:top w:w="100" w:type="dxa"/>
              <w:left w:w="120" w:type="dxa"/>
              <w:bottom w:w="100" w:type="dxa"/>
              <w:right w:w="120" w:type="dxa"/>
            </w:tcMar>
          </w:tcPr>
          <w:p w14:paraId="60E7D296" w14:textId="77777777" w:rsidR="007F7559" w:rsidRPr="000D75C5" w:rsidRDefault="007F7559">
            <w:pPr>
              <w:rPr>
                <w:ins w:id="3650" w:author="Puneet Kumar - Chaucer" w:date="2026-09-08T21:17:00Z" w16du:dateUtc="2026-09-08T20:17:00Z"/>
                <w:rFonts w:ascii="Aptos" w:hAnsi="Aptos"/>
                <w:sz w:val="17"/>
                <w:rPrChange w:id="3651" w:author="Microsoft Word" w:date="2026-09-09T14:54:00Z" w16du:dateUtc="2026-09-09T13:54:00Z">
                  <w:rPr>
                    <w:ins w:id="3652" w:author="Puneet Kumar - Chaucer" w:date="2026-09-08T21:17:00Z" w16du:dateUtc="2026-09-08T20:17:00Z"/>
                  </w:rPr>
                </w:rPrChange>
              </w:rPr>
            </w:pPr>
            <w:ins w:id="3653" w:author="Puneet Kumar - Chaucer" w:date="2026-09-08T21:17:00Z" w16du:dateUtc="2026-09-08T20:17:00Z">
              <w:r w:rsidRPr="000D75C5">
                <w:rPr>
                  <w:rFonts w:ascii="Aptos" w:hAnsi="Aptos"/>
                  <w:b/>
                  <w:sz w:val="17"/>
                  <w:rPrChange w:id="3654" w:author="Microsoft Word" w:date="2026-09-09T14:54:00Z" w16du:dateUtc="2026-09-09T13:54:00Z">
                    <w:rPr>
                      <w:b/>
                      <w:bCs/>
                    </w:rPr>
                  </w:rPrChange>
                </w:rPr>
                <w:t>Sensitive Personal Data (special categories)</w:t>
              </w:r>
            </w:ins>
          </w:p>
        </w:tc>
        <w:tc>
          <w:tcPr>
            <w:tcW w:w="1263" w:type="dxa"/>
            <w:tcMar>
              <w:top w:w="100" w:type="dxa"/>
              <w:left w:w="120" w:type="dxa"/>
              <w:bottom w:w="100" w:type="dxa"/>
              <w:right w:w="120" w:type="dxa"/>
            </w:tcMar>
          </w:tcPr>
          <w:p w14:paraId="3886BE67" w14:textId="77777777" w:rsidR="007F7559" w:rsidRPr="000D75C5" w:rsidRDefault="007F7559">
            <w:pPr>
              <w:rPr>
                <w:ins w:id="3655" w:author="Puneet Kumar - Chaucer" w:date="2026-09-08T21:17:00Z" w16du:dateUtc="2026-09-08T20:17:00Z"/>
                <w:rFonts w:ascii="Aptos" w:hAnsi="Aptos"/>
                <w:sz w:val="17"/>
                <w:rPrChange w:id="3656" w:author="Microsoft Word" w:date="2026-09-09T14:54:00Z" w16du:dateUtc="2026-09-09T13:54:00Z">
                  <w:rPr>
                    <w:ins w:id="3657" w:author="Puneet Kumar - Chaucer" w:date="2026-09-08T21:17:00Z" w16du:dateUtc="2026-09-08T20:17:00Z"/>
                  </w:rPr>
                </w:rPrChange>
              </w:rPr>
            </w:pPr>
            <w:ins w:id="3658" w:author="Puneet Kumar - Chaucer" w:date="2026-09-08T21:17:00Z" w16du:dateUtc="2026-09-08T20:17:00Z">
              <w:r w:rsidRPr="000D75C5">
                <w:rPr>
                  <w:rFonts w:ascii="Aptos" w:hAnsi="Aptos"/>
                  <w:sz w:val="17"/>
                  <w:rPrChange w:id="3659" w:author="Microsoft Word" w:date="2026-09-09T14:54:00Z" w16du:dateUtc="2026-09-09T13:54:00Z">
                    <w:rPr/>
                  </w:rPrChange>
                </w:rPr>
                <w:t>Very High</w:t>
              </w:r>
            </w:ins>
          </w:p>
        </w:tc>
        <w:tc>
          <w:tcPr>
            <w:tcW w:w="5259" w:type="dxa"/>
            <w:tcMar>
              <w:top w:w="100" w:type="dxa"/>
              <w:left w:w="120" w:type="dxa"/>
              <w:bottom w:w="100" w:type="dxa"/>
              <w:right w:w="120" w:type="dxa"/>
            </w:tcMar>
          </w:tcPr>
          <w:p w14:paraId="24433D34" w14:textId="77777777" w:rsidR="007F7559" w:rsidRPr="000D75C5" w:rsidRDefault="007F7559">
            <w:pPr>
              <w:rPr>
                <w:ins w:id="3660" w:author="Puneet Kumar - Chaucer" w:date="2026-09-08T21:17:00Z" w16du:dateUtc="2026-09-08T20:17:00Z"/>
                <w:rFonts w:ascii="Aptos" w:hAnsi="Aptos"/>
                <w:sz w:val="17"/>
                <w:rPrChange w:id="3661" w:author="Microsoft Word" w:date="2026-09-09T14:54:00Z" w16du:dateUtc="2026-09-09T13:54:00Z">
                  <w:rPr>
                    <w:ins w:id="3662" w:author="Puneet Kumar - Chaucer" w:date="2026-09-08T21:17:00Z" w16du:dateUtc="2026-09-08T20:17:00Z"/>
                  </w:rPr>
                </w:rPrChange>
              </w:rPr>
            </w:pPr>
            <w:ins w:id="3663" w:author="Puneet Kumar - Chaucer" w:date="2026-09-08T21:17:00Z" w16du:dateUtc="2026-09-08T20:17:00Z">
              <w:r w:rsidRPr="000D75C5">
                <w:rPr>
                  <w:rFonts w:ascii="Aptos" w:hAnsi="Aptos"/>
                  <w:sz w:val="17"/>
                  <w:rPrChange w:id="3664" w:author="Microsoft Word" w:date="2026-09-09T14:54:00Z" w16du:dateUtc="2026-09-09T13:54:00Z">
                    <w:rPr/>
                  </w:rPrChange>
                </w:rPr>
                <w:t>Minimised and pseudonymised or tokenised before it crosses a boundary. Processing is pre-approved by the Lead Data Protection Officer. Encrypted in transit and at rest, reached only over private connectivity, access logged, and never on a public path or in observability.</w:t>
              </w:r>
            </w:ins>
          </w:p>
        </w:tc>
      </w:tr>
      <w:tr w:rsidR="007F7559" w14:paraId="5677D0CE" w14:textId="77777777" w:rsidTr="00725048">
        <w:trPr>
          <w:ins w:id="3665" w:author="Puneet Kumar - Chaucer" w:date="2026-09-08T21:17:00Z"/>
        </w:trPr>
        <w:tc>
          <w:tcPr>
            <w:tcW w:w="2404" w:type="dxa"/>
            <w:tcMar>
              <w:top w:w="100" w:type="dxa"/>
              <w:left w:w="120" w:type="dxa"/>
              <w:bottom w:w="100" w:type="dxa"/>
              <w:right w:w="120" w:type="dxa"/>
            </w:tcMar>
          </w:tcPr>
          <w:p w14:paraId="1C25D20C" w14:textId="77777777" w:rsidR="007F7559" w:rsidRPr="000D75C5" w:rsidRDefault="007F7559">
            <w:pPr>
              <w:rPr>
                <w:ins w:id="3666" w:author="Puneet Kumar - Chaucer" w:date="2026-09-08T21:17:00Z" w16du:dateUtc="2026-09-08T20:17:00Z"/>
                <w:rFonts w:ascii="Aptos" w:hAnsi="Aptos"/>
                <w:sz w:val="17"/>
                <w:rPrChange w:id="3667" w:author="Microsoft Word" w:date="2026-09-09T14:54:00Z" w16du:dateUtc="2026-09-09T13:54:00Z">
                  <w:rPr>
                    <w:ins w:id="3668" w:author="Puneet Kumar - Chaucer" w:date="2026-09-08T21:17:00Z" w16du:dateUtc="2026-09-08T20:17:00Z"/>
                  </w:rPr>
                </w:rPrChange>
              </w:rPr>
            </w:pPr>
            <w:ins w:id="3669" w:author="Puneet Kumar - Chaucer" w:date="2026-09-08T21:17:00Z" w16du:dateUtc="2026-09-08T20:17:00Z">
              <w:r w:rsidRPr="000D75C5">
                <w:rPr>
                  <w:rFonts w:ascii="Aptos" w:hAnsi="Aptos"/>
                  <w:b/>
                  <w:sz w:val="17"/>
                  <w:rPrChange w:id="3670" w:author="Microsoft Word" w:date="2026-09-09T14:54:00Z" w16du:dateUtc="2026-09-09T13:54:00Z">
                    <w:rPr>
                      <w:b/>
                      <w:bCs/>
                    </w:rPr>
                  </w:rPrChange>
                </w:rPr>
                <w:t>Personal Data</w:t>
              </w:r>
            </w:ins>
          </w:p>
        </w:tc>
        <w:tc>
          <w:tcPr>
            <w:tcW w:w="1263" w:type="dxa"/>
            <w:tcMar>
              <w:top w:w="100" w:type="dxa"/>
              <w:left w:w="120" w:type="dxa"/>
              <w:bottom w:w="100" w:type="dxa"/>
              <w:right w:w="120" w:type="dxa"/>
            </w:tcMar>
          </w:tcPr>
          <w:p w14:paraId="71F7D705" w14:textId="77777777" w:rsidR="007F7559" w:rsidRPr="000D75C5" w:rsidRDefault="007F7559">
            <w:pPr>
              <w:rPr>
                <w:ins w:id="3671" w:author="Puneet Kumar - Chaucer" w:date="2026-09-08T21:17:00Z" w16du:dateUtc="2026-09-08T20:17:00Z"/>
                <w:rFonts w:ascii="Aptos" w:hAnsi="Aptos"/>
                <w:sz w:val="17"/>
                <w:rPrChange w:id="3672" w:author="Microsoft Word" w:date="2026-09-09T14:54:00Z" w16du:dateUtc="2026-09-09T13:54:00Z">
                  <w:rPr>
                    <w:ins w:id="3673" w:author="Puneet Kumar - Chaucer" w:date="2026-09-08T21:17:00Z" w16du:dateUtc="2026-09-08T20:17:00Z"/>
                  </w:rPr>
                </w:rPrChange>
              </w:rPr>
            </w:pPr>
            <w:ins w:id="3674" w:author="Puneet Kumar - Chaucer" w:date="2026-09-08T21:17:00Z" w16du:dateUtc="2026-09-08T20:17:00Z">
              <w:r w:rsidRPr="000D75C5">
                <w:rPr>
                  <w:rFonts w:ascii="Aptos" w:hAnsi="Aptos"/>
                  <w:sz w:val="17"/>
                  <w:rPrChange w:id="3675" w:author="Microsoft Word" w:date="2026-09-09T14:54:00Z" w16du:dateUtc="2026-09-09T13:54:00Z">
                    <w:rPr/>
                  </w:rPrChange>
                </w:rPr>
                <w:t>High</w:t>
              </w:r>
            </w:ins>
          </w:p>
        </w:tc>
        <w:tc>
          <w:tcPr>
            <w:tcW w:w="5259" w:type="dxa"/>
            <w:tcMar>
              <w:top w:w="100" w:type="dxa"/>
              <w:left w:w="120" w:type="dxa"/>
              <w:bottom w:w="100" w:type="dxa"/>
              <w:right w:w="120" w:type="dxa"/>
            </w:tcMar>
          </w:tcPr>
          <w:p w14:paraId="4C00D1A7" w14:textId="77777777" w:rsidR="007F7559" w:rsidRPr="000D75C5" w:rsidRDefault="007F7559">
            <w:pPr>
              <w:rPr>
                <w:ins w:id="3676" w:author="Puneet Kumar - Chaucer" w:date="2026-09-08T21:17:00Z" w16du:dateUtc="2026-09-08T20:17:00Z"/>
                <w:rFonts w:ascii="Aptos" w:hAnsi="Aptos"/>
                <w:sz w:val="17"/>
                <w:rPrChange w:id="3677" w:author="Microsoft Word" w:date="2026-09-09T14:54:00Z" w16du:dateUtc="2026-09-09T13:54:00Z">
                  <w:rPr>
                    <w:ins w:id="3678" w:author="Puneet Kumar - Chaucer" w:date="2026-09-08T21:17:00Z" w16du:dateUtc="2026-09-08T20:17:00Z"/>
                  </w:rPr>
                </w:rPrChange>
              </w:rPr>
            </w:pPr>
            <w:ins w:id="3679" w:author="Puneet Kumar - Chaucer" w:date="2026-09-08T21:17:00Z" w16du:dateUtc="2026-09-08T20:17:00Z">
              <w:r w:rsidRPr="000D75C5">
                <w:rPr>
                  <w:rFonts w:ascii="Aptos" w:hAnsi="Aptos"/>
                  <w:sz w:val="17"/>
                  <w:rPrChange w:id="3680" w:author="Microsoft Word" w:date="2026-09-09T14:54:00Z" w16du:dateUtc="2026-09-09T13:54:00Z">
                    <w:rPr/>
                  </w:rPrChange>
                </w:rPr>
                <w:t>Minimised to what the integration needs, encrypted in transit and at rest, reached over private connectivity with least-privilege access, pseudonymised or tokenised before analytics, and kept out of logs and traces.</w:t>
              </w:r>
            </w:ins>
          </w:p>
        </w:tc>
      </w:tr>
      <w:tr w:rsidR="007F7559" w14:paraId="30B76811" w14:textId="77777777" w:rsidTr="00725048">
        <w:trPr>
          <w:ins w:id="3681" w:author="Puneet Kumar - Chaucer" w:date="2026-09-08T21:17:00Z"/>
        </w:trPr>
        <w:tc>
          <w:tcPr>
            <w:tcW w:w="2404" w:type="dxa"/>
            <w:tcMar>
              <w:top w:w="100" w:type="dxa"/>
              <w:left w:w="120" w:type="dxa"/>
              <w:bottom w:w="100" w:type="dxa"/>
              <w:right w:w="120" w:type="dxa"/>
            </w:tcMar>
          </w:tcPr>
          <w:p w14:paraId="4D924035" w14:textId="77777777" w:rsidR="007F7559" w:rsidRPr="000D75C5" w:rsidRDefault="007F7559">
            <w:pPr>
              <w:rPr>
                <w:ins w:id="3682" w:author="Puneet Kumar - Chaucer" w:date="2026-09-08T21:17:00Z" w16du:dateUtc="2026-09-08T20:17:00Z"/>
                <w:rFonts w:ascii="Aptos" w:hAnsi="Aptos"/>
                <w:sz w:val="17"/>
                <w:rPrChange w:id="3683" w:author="Microsoft Word" w:date="2026-09-09T14:54:00Z" w16du:dateUtc="2026-09-09T13:54:00Z">
                  <w:rPr>
                    <w:ins w:id="3684" w:author="Puneet Kumar - Chaucer" w:date="2026-09-08T21:17:00Z" w16du:dateUtc="2026-09-08T20:17:00Z"/>
                  </w:rPr>
                </w:rPrChange>
              </w:rPr>
            </w:pPr>
            <w:ins w:id="3685" w:author="Puneet Kumar - Chaucer" w:date="2026-09-08T21:17:00Z" w16du:dateUtc="2026-09-08T20:17:00Z">
              <w:r w:rsidRPr="000D75C5">
                <w:rPr>
                  <w:rFonts w:ascii="Aptos" w:hAnsi="Aptos"/>
                  <w:b/>
                  <w:sz w:val="17"/>
                  <w:rPrChange w:id="3686" w:author="Microsoft Word" w:date="2026-09-09T14:54:00Z" w16du:dateUtc="2026-09-09T13:54:00Z">
                    <w:rPr>
                      <w:b/>
                      <w:bCs/>
                    </w:rPr>
                  </w:rPrChange>
                </w:rPr>
                <w:t>Restricted Commercial</w:t>
              </w:r>
            </w:ins>
          </w:p>
        </w:tc>
        <w:tc>
          <w:tcPr>
            <w:tcW w:w="1263" w:type="dxa"/>
            <w:tcMar>
              <w:top w:w="100" w:type="dxa"/>
              <w:left w:w="120" w:type="dxa"/>
              <w:bottom w:w="100" w:type="dxa"/>
              <w:right w:w="120" w:type="dxa"/>
            </w:tcMar>
          </w:tcPr>
          <w:p w14:paraId="7EB61521" w14:textId="77777777" w:rsidR="007F7559" w:rsidRPr="000D75C5" w:rsidRDefault="007F7559">
            <w:pPr>
              <w:rPr>
                <w:ins w:id="3687" w:author="Puneet Kumar - Chaucer" w:date="2026-09-08T21:17:00Z" w16du:dateUtc="2026-09-08T20:17:00Z"/>
                <w:rFonts w:ascii="Aptos" w:hAnsi="Aptos"/>
                <w:sz w:val="17"/>
                <w:rPrChange w:id="3688" w:author="Microsoft Word" w:date="2026-09-09T14:54:00Z" w16du:dateUtc="2026-09-09T13:54:00Z">
                  <w:rPr>
                    <w:ins w:id="3689" w:author="Puneet Kumar - Chaucer" w:date="2026-09-08T21:17:00Z" w16du:dateUtc="2026-09-08T20:17:00Z"/>
                  </w:rPr>
                </w:rPrChange>
              </w:rPr>
            </w:pPr>
            <w:ins w:id="3690" w:author="Puneet Kumar - Chaucer" w:date="2026-09-08T21:17:00Z" w16du:dateUtc="2026-09-08T20:17:00Z">
              <w:r w:rsidRPr="000D75C5">
                <w:rPr>
                  <w:rFonts w:ascii="Aptos" w:hAnsi="Aptos"/>
                  <w:sz w:val="17"/>
                  <w:rPrChange w:id="3691" w:author="Microsoft Word" w:date="2026-09-09T14:54:00Z" w16du:dateUtc="2026-09-09T13:54:00Z">
                    <w:rPr/>
                  </w:rPrChange>
                </w:rPr>
                <w:t>Medium High</w:t>
              </w:r>
            </w:ins>
          </w:p>
        </w:tc>
        <w:tc>
          <w:tcPr>
            <w:tcW w:w="5259" w:type="dxa"/>
            <w:tcMar>
              <w:top w:w="100" w:type="dxa"/>
              <w:left w:w="120" w:type="dxa"/>
              <w:bottom w:w="100" w:type="dxa"/>
              <w:right w:w="120" w:type="dxa"/>
            </w:tcMar>
          </w:tcPr>
          <w:p w14:paraId="2A559810" w14:textId="77777777" w:rsidR="007F7559" w:rsidRPr="000D75C5" w:rsidRDefault="007F7559">
            <w:pPr>
              <w:rPr>
                <w:ins w:id="3692" w:author="Puneet Kumar - Chaucer" w:date="2026-09-08T21:17:00Z" w16du:dateUtc="2026-09-08T20:17:00Z"/>
                <w:rFonts w:ascii="Aptos" w:hAnsi="Aptos"/>
                <w:sz w:val="17"/>
                <w:rPrChange w:id="3693" w:author="Microsoft Word" w:date="2026-09-09T14:54:00Z" w16du:dateUtc="2026-09-09T13:54:00Z">
                  <w:rPr>
                    <w:ins w:id="3694" w:author="Puneet Kumar - Chaucer" w:date="2026-09-08T21:17:00Z" w16du:dateUtc="2026-09-08T20:17:00Z"/>
                  </w:rPr>
                </w:rPrChange>
              </w:rPr>
            </w:pPr>
            <w:ins w:id="3695" w:author="Puneet Kumar - Chaucer" w:date="2026-09-08T21:17:00Z" w16du:dateUtc="2026-09-08T20:17:00Z">
              <w:r w:rsidRPr="000D75C5">
                <w:rPr>
                  <w:rFonts w:ascii="Aptos" w:hAnsi="Aptos"/>
                  <w:sz w:val="17"/>
                  <w:rPrChange w:id="3696" w:author="Microsoft Word" w:date="2026-09-09T14:54:00Z" w16du:dateUtc="2026-09-09T13:54:00Z">
                    <w:rPr/>
                  </w:rPrChange>
                </w:rPr>
                <w:t>Encrypted in transit and at rest, reached over private connectivity with access restricted and audited, and not exposed externally except as an approved exception.</w:t>
              </w:r>
            </w:ins>
          </w:p>
        </w:tc>
      </w:tr>
      <w:tr w:rsidR="007F7559" w14:paraId="44F23249" w14:textId="77777777" w:rsidTr="00725048">
        <w:trPr>
          <w:ins w:id="3697" w:author="Puneet Kumar - Chaucer" w:date="2026-09-08T21:17:00Z"/>
        </w:trPr>
        <w:tc>
          <w:tcPr>
            <w:tcW w:w="2404" w:type="dxa"/>
            <w:tcMar>
              <w:top w:w="100" w:type="dxa"/>
              <w:left w:w="120" w:type="dxa"/>
              <w:bottom w:w="100" w:type="dxa"/>
              <w:right w:w="120" w:type="dxa"/>
            </w:tcMar>
          </w:tcPr>
          <w:p w14:paraId="07202E3E" w14:textId="77777777" w:rsidR="007F7559" w:rsidRPr="000D75C5" w:rsidRDefault="007F7559">
            <w:pPr>
              <w:rPr>
                <w:ins w:id="3698" w:author="Puneet Kumar - Chaucer" w:date="2026-09-08T21:17:00Z" w16du:dateUtc="2026-09-08T20:17:00Z"/>
                <w:rFonts w:ascii="Aptos" w:hAnsi="Aptos"/>
                <w:sz w:val="17"/>
                <w:rPrChange w:id="3699" w:author="Microsoft Word" w:date="2026-09-09T14:54:00Z" w16du:dateUtc="2026-09-09T13:54:00Z">
                  <w:rPr>
                    <w:ins w:id="3700" w:author="Puneet Kumar - Chaucer" w:date="2026-09-08T21:17:00Z" w16du:dateUtc="2026-09-08T20:17:00Z"/>
                  </w:rPr>
                </w:rPrChange>
              </w:rPr>
            </w:pPr>
            <w:ins w:id="3701" w:author="Puneet Kumar - Chaucer" w:date="2026-09-08T21:17:00Z" w16du:dateUtc="2026-09-08T20:17:00Z">
              <w:r w:rsidRPr="000D75C5">
                <w:rPr>
                  <w:rFonts w:ascii="Aptos" w:hAnsi="Aptos"/>
                  <w:b/>
                  <w:sz w:val="17"/>
                  <w:rPrChange w:id="3702" w:author="Microsoft Word" w:date="2026-09-09T14:54:00Z" w16du:dateUtc="2026-09-09T13:54:00Z">
                    <w:rPr>
                      <w:b/>
                      <w:bCs/>
                    </w:rPr>
                  </w:rPrChange>
                </w:rPr>
                <w:t>Commercial</w:t>
              </w:r>
            </w:ins>
          </w:p>
        </w:tc>
        <w:tc>
          <w:tcPr>
            <w:tcW w:w="1263" w:type="dxa"/>
            <w:tcMar>
              <w:top w:w="100" w:type="dxa"/>
              <w:left w:w="120" w:type="dxa"/>
              <w:bottom w:w="100" w:type="dxa"/>
              <w:right w:w="120" w:type="dxa"/>
            </w:tcMar>
          </w:tcPr>
          <w:p w14:paraId="789AC0BC" w14:textId="77777777" w:rsidR="007F7559" w:rsidRPr="000D75C5" w:rsidRDefault="007F7559">
            <w:pPr>
              <w:rPr>
                <w:ins w:id="3703" w:author="Puneet Kumar - Chaucer" w:date="2026-09-08T21:17:00Z" w16du:dateUtc="2026-09-08T20:17:00Z"/>
                <w:rFonts w:ascii="Aptos" w:hAnsi="Aptos"/>
                <w:sz w:val="17"/>
                <w:rPrChange w:id="3704" w:author="Microsoft Word" w:date="2026-09-09T14:54:00Z" w16du:dateUtc="2026-09-09T13:54:00Z">
                  <w:rPr>
                    <w:ins w:id="3705" w:author="Puneet Kumar - Chaucer" w:date="2026-09-08T21:17:00Z" w16du:dateUtc="2026-09-08T20:17:00Z"/>
                  </w:rPr>
                </w:rPrChange>
              </w:rPr>
            </w:pPr>
            <w:ins w:id="3706" w:author="Puneet Kumar - Chaucer" w:date="2026-09-08T21:17:00Z" w16du:dateUtc="2026-09-08T20:17:00Z">
              <w:r w:rsidRPr="000D75C5">
                <w:rPr>
                  <w:rFonts w:ascii="Aptos" w:hAnsi="Aptos"/>
                  <w:sz w:val="17"/>
                  <w:rPrChange w:id="3707" w:author="Microsoft Word" w:date="2026-09-09T14:54:00Z" w16du:dateUtc="2026-09-09T13:54:00Z">
                    <w:rPr/>
                  </w:rPrChange>
                </w:rPr>
                <w:t>Medium</w:t>
              </w:r>
            </w:ins>
          </w:p>
        </w:tc>
        <w:tc>
          <w:tcPr>
            <w:tcW w:w="5259" w:type="dxa"/>
            <w:tcMar>
              <w:top w:w="100" w:type="dxa"/>
              <w:left w:w="120" w:type="dxa"/>
              <w:bottom w:w="100" w:type="dxa"/>
              <w:right w:w="120" w:type="dxa"/>
            </w:tcMar>
          </w:tcPr>
          <w:p w14:paraId="63E0DFAF" w14:textId="77777777" w:rsidR="007F7559" w:rsidRPr="000D75C5" w:rsidRDefault="007F7559">
            <w:pPr>
              <w:rPr>
                <w:ins w:id="3708" w:author="Puneet Kumar - Chaucer" w:date="2026-09-08T21:17:00Z" w16du:dateUtc="2026-09-08T20:17:00Z"/>
                <w:rFonts w:ascii="Aptos" w:hAnsi="Aptos"/>
                <w:sz w:val="17"/>
                <w:rPrChange w:id="3709" w:author="Microsoft Word" w:date="2026-09-09T14:54:00Z" w16du:dateUtc="2026-09-09T13:54:00Z">
                  <w:rPr>
                    <w:ins w:id="3710" w:author="Puneet Kumar - Chaucer" w:date="2026-09-08T21:17:00Z" w16du:dateUtc="2026-09-08T20:17:00Z"/>
                  </w:rPr>
                </w:rPrChange>
              </w:rPr>
            </w:pPr>
            <w:ins w:id="3711" w:author="Puneet Kumar - Chaucer" w:date="2026-09-08T21:17:00Z" w16du:dateUtc="2026-09-08T20:17:00Z">
              <w:r w:rsidRPr="000D75C5">
                <w:rPr>
                  <w:rFonts w:ascii="Aptos" w:hAnsi="Aptos"/>
                  <w:sz w:val="17"/>
                  <w:rPrChange w:id="3712" w:author="Microsoft Word" w:date="2026-09-09T14:54:00Z" w16du:dateUtc="2026-09-09T13:54:00Z">
                    <w:rPr/>
                  </w:rPrChange>
                </w:rPr>
                <w:t>Encrypted in transit and at rest on the private network, with standard least-privilege access.</w:t>
              </w:r>
            </w:ins>
          </w:p>
        </w:tc>
      </w:tr>
      <w:tr w:rsidR="007F7559" w14:paraId="64F63680" w14:textId="77777777" w:rsidTr="00725048">
        <w:trPr>
          <w:ins w:id="3713" w:author="Puneet Kumar - Chaucer" w:date="2026-09-08T21:17:00Z"/>
        </w:trPr>
        <w:tc>
          <w:tcPr>
            <w:tcW w:w="2404" w:type="dxa"/>
            <w:tcMar>
              <w:top w:w="100" w:type="dxa"/>
              <w:left w:w="120" w:type="dxa"/>
              <w:bottom w:w="100" w:type="dxa"/>
              <w:right w:w="120" w:type="dxa"/>
            </w:tcMar>
          </w:tcPr>
          <w:p w14:paraId="1A800213" w14:textId="77777777" w:rsidR="007F7559" w:rsidRPr="000D75C5" w:rsidRDefault="007F7559">
            <w:pPr>
              <w:rPr>
                <w:ins w:id="3714" w:author="Puneet Kumar - Chaucer" w:date="2026-09-08T21:17:00Z" w16du:dateUtc="2026-09-08T20:17:00Z"/>
                <w:rFonts w:ascii="Aptos" w:hAnsi="Aptos"/>
                <w:sz w:val="17"/>
                <w:rPrChange w:id="3715" w:author="Microsoft Word" w:date="2026-09-09T14:54:00Z" w16du:dateUtc="2026-09-09T13:54:00Z">
                  <w:rPr>
                    <w:ins w:id="3716" w:author="Puneet Kumar - Chaucer" w:date="2026-09-08T21:17:00Z" w16du:dateUtc="2026-09-08T20:17:00Z"/>
                  </w:rPr>
                </w:rPrChange>
              </w:rPr>
            </w:pPr>
            <w:ins w:id="3717" w:author="Puneet Kumar - Chaucer" w:date="2026-09-08T21:17:00Z" w16du:dateUtc="2026-09-08T20:17:00Z">
              <w:r w:rsidRPr="000D75C5">
                <w:rPr>
                  <w:rFonts w:ascii="Aptos" w:hAnsi="Aptos"/>
                  <w:b/>
                  <w:sz w:val="17"/>
                  <w:rPrChange w:id="3718" w:author="Microsoft Word" w:date="2026-09-09T14:54:00Z" w16du:dateUtc="2026-09-09T13:54:00Z">
                    <w:rPr>
                      <w:b/>
                      <w:bCs/>
                    </w:rPr>
                  </w:rPrChange>
                </w:rPr>
                <w:t>Internal</w:t>
              </w:r>
            </w:ins>
          </w:p>
        </w:tc>
        <w:tc>
          <w:tcPr>
            <w:tcW w:w="1263" w:type="dxa"/>
            <w:tcMar>
              <w:top w:w="100" w:type="dxa"/>
              <w:left w:w="120" w:type="dxa"/>
              <w:bottom w:w="100" w:type="dxa"/>
              <w:right w:w="120" w:type="dxa"/>
            </w:tcMar>
          </w:tcPr>
          <w:p w14:paraId="3BDC476D" w14:textId="77777777" w:rsidR="007F7559" w:rsidRPr="000D75C5" w:rsidRDefault="007F7559">
            <w:pPr>
              <w:rPr>
                <w:ins w:id="3719" w:author="Puneet Kumar - Chaucer" w:date="2026-09-08T21:17:00Z" w16du:dateUtc="2026-09-08T20:17:00Z"/>
                <w:rFonts w:ascii="Aptos" w:hAnsi="Aptos"/>
                <w:sz w:val="17"/>
                <w:rPrChange w:id="3720" w:author="Microsoft Word" w:date="2026-09-09T14:54:00Z" w16du:dateUtc="2026-09-09T13:54:00Z">
                  <w:rPr>
                    <w:ins w:id="3721" w:author="Puneet Kumar - Chaucer" w:date="2026-09-08T21:17:00Z" w16du:dateUtc="2026-09-08T20:17:00Z"/>
                  </w:rPr>
                </w:rPrChange>
              </w:rPr>
            </w:pPr>
            <w:ins w:id="3722" w:author="Puneet Kumar - Chaucer" w:date="2026-09-08T21:17:00Z" w16du:dateUtc="2026-09-08T20:17:00Z">
              <w:r w:rsidRPr="000D75C5">
                <w:rPr>
                  <w:rFonts w:ascii="Aptos" w:hAnsi="Aptos"/>
                  <w:sz w:val="17"/>
                  <w:rPrChange w:id="3723" w:author="Microsoft Word" w:date="2026-09-09T14:54:00Z" w16du:dateUtc="2026-09-09T13:54:00Z">
                    <w:rPr/>
                  </w:rPrChange>
                </w:rPr>
                <w:t>Low</w:t>
              </w:r>
            </w:ins>
          </w:p>
        </w:tc>
        <w:tc>
          <w:tcPr>
            <w:tcW w:w="5259" w:type="dxa"/>
            <w:tcMar>
              <w:top w:w="100" w:type="dxa"/>
              <w:left w:w="120" w:type="dxa"/>
              <w:bottom w:w="100" w:type="dxa"/>
              <w:right w:w="120" w:type="dxa"/>
            </w:tcMar>
          </w:tcPr>
          <w:p w14:paraId="0CAD071A" w14:textId="77777777" w:rsidR="007F7559" w:rsidRPr="000D75C5" w:rsidRDefault="007F7559">
            <w:pPr>
              <w:rPr>
                <w:ins w:id="3724" w:author="Puneet Kumar - Chaucer" w:date="2026-09-08T21:17:00Z" w16du:dateUtc="2026-09-08T20:17:00Z"/>
                <w:rFonts w:ascii="Aptos" w:hAnsi="Aptos"/>
                <w:sz w:val="17"/>
                <w:rPrChange w:id="3725" w:author="Microsoft Word" w:date="2026-09-09T14:54:00Z" w16du:dateUtc="2026-09-09T13:54:00Z">
                  <w:rPr>
                    <w:ins w:id="3726" w:author="Puneet Kumar - Chaucer" w:date="2026-09-08T21:17:00Z" w16du:dateUtc="2026-09-08T20:17:00Z"/>
                  </w:rPr>
                </w:rPrChange>
              </w:rPr>
            </w:pPr>
            <w:ins w:id="3727" w:author="Puneet Kumar - Chaucer" w:date="2026-09-08T21:17:00Z" w16du:dateUtc="2026-09-08T20:17:00Z">
              <w:r w:rsidRPr="000D75C5">
                <w:rPr>
                  <w:rFonts w:ascii="Aptos" w:hAnsi="Aptos"/>
                  <w:sz w:val="17"/>
                  <w:rPrChange w:id="3728" w:author="Microsoft Word" w:date="2026-09-09T14:54:00Z" w16du:dateUtc="2026-09-09T13:54:00Z">
                    <w:rPr/>
                  </w:rPrChange>
                </w:rPr>
                <w:t>The default classification. Encrypted in transit and at rest, kept on the private network and not exposed externally.</w:t>
              </w:r>
            </w:ins>
          </w:p>
        </w:tc>
      </w:tr>
      <w:tr w:rsidR="007F7559" w14:paraId="150C39E2" w14:textId="77777777" w:rsidTr="00725048">
        <w:trPr>
          <w:ins w:id="3729" w:author="Puneet Kumar - Chaucer" w:date="2026-09-08T21:17:00Z"/>
        </w:trPr>
        <w:tc>
          <w:tcPr>
            <w:tcW w:w="2404" w:type="dxa"/>
            <w:tcMar>
              <w:top w:w="100" w:type="dxa"/>
              <w:left w:w="120" w:type="dxa"/>
              <w:bottom w:w="100" w:type="dxa"/>
              <w:right w:w="120" w:type="dxa"/>
            </w:tcMar>
          </w:tcPr>
          <w:p w14:paraId="5495C655" w14:textId="77777777" w:rsidR="007F7559" w:rsidRPr="000D75C5" w:rsidRDefault="007F7559">
            <w:pPr>
              <w:rPr>
                <w:ins w:id="3730" w:author="Puneet Kumar - Chaucer" w:date="2026-09-08T21:17:00Z" w16du:dateUtc="2026-09-08T20:17:00Z"/>
                <w:rFonts w:ascii="Aptos" w:hAnsi="Aptos"/>
                <w:sz w:val="17"/>
                <w:rPrChange w:id="3731" w:author="Microsoft Word" w:date="2026-09-09T14:54:00Z" w16du:dateUtc="2026-09-09T13:54:00Z">
                  <w:rPr>
                    <w:ins w:id="3732" w:author="Puneet Kumar - Chaucer" w:date="2026-09-08T21:17:00Z" w16du:dateUtc="2026-09-08T20:17:00Z"/>
                  </w:rPr>
                </w:rPrChange>
              </w:rPr>
            </w:pPr>
            <w:ins w:id="3733" w:author="Puneet Kumar - Chaucer" w:date="2026-09-08T21:17:00Z" w16du:dateUtc="2026-09-08T20:17:00Z">
              <w:r w:rsidRPr="000D75C5">
                <w:rPr>
                  <w:rFonts w:ascii="Aptos" w:hAnsi="Aptos"/>
                  <w:b/>
                  <w:sz w:val="17"/>
                  <w:rPrChange w:id="3734" w:author="Microsoft Word" w:date="2026-09-09T14:54:00Z" w16du:dateUtc="2026-09-09T13:54:00Z">
                    <w:rPr>
                      <w:b/>
                      <w:bCs/>
                    </w:rPr>
                  </w:rPrChange>
                </w:rPr>
                <w:t>Public</w:t>
              </w:r>
            </w:ins>
          </w:p>
        </w:tc>
        <w:tc>
          <w:tcPr>
            <w:tcW w:w="1263" w:type="dxa"/>
            <w:tcMar>
              <w:top w:w="100" w:type="dxa"/>
              <w:left w:w="120" w:type="dxa"/>
              <w:bottom w:w="100" w:type="dxa"/>
              <w:right w:w="120" w:type="dxa"/>
            </w:tcMar>
          </w:tcPr>
          <w:p w14:paraId="10E6920F" w14:textId="77777777" w:rsidR="007F7559" w:rsidRPr="000D75C5" w:rsidRDefault="007F7559">
            <w:pPr>
              <w:rPr>
                <w:ins w:id="3735" w:author="Puneet Kumar - Chaucer" w:date="2026-09-08T21:17:00Z" w16du:dateUtc="2026-09-08T20:17:00Z"/>
                <w:rFonts w:ascii="Aptos" w:hAnsi="Aptos"/>
                <w:sz w:val="17"/>
                <w:rPrChange w:id="3736" w:author="Microsoft Word" w:date="2026-09-09T14:54:00Z" w16du:dateUtc="2026-09-09T13:54:00Z">
                  <w:rPr>
                    <w:ins w:id="3737" w:author="Puneet Kumar - Chaucer" w:date="2026-09-08T21:17:00Z" w16du:dateUtc="2026-09-08T20:17:00Z"/>
                  </w:rPr>
                </w:rPrChange>
              </w:rPr>
            </w:pPr>
            <w:ins w:id="3738" w:author="Puneet Kumar - Chaucer" w:date="2026-09-08T21:17:00Z" w16du:dateUtc="2026-09-08T20:17:00Z">
              <w:r w:rsidRPr="000D75C5">
                <w:rPr>
                  <w:rFonts w:ascii="Aptos" w:hAnsi="Aptos"/>
                  <w:sz w:val="17"/>
                  <w:rPrChange w:id="3739" w:author="Microsoft Word" w:date="2026-09-09T14:54:00Z" w16du:dateUtc="2026-09-09T13:54:00Z">
                    <w:rPr/>
                  </w:rPrChange>
                </w:rPr>
                <w:t>None</w:t>
              </w:r>
            </w:ins>
          </w:p>
        </w:tc>
        <w:tc>
          <w:tcPr>
            <w:tcW w:w="5259" w:type="dxa"/>
            <w:tcMar>
              <w:top w:w="100" w:type="dxa"/>
              <w:left w:w="120" w:type="dxa"/>
              <w:bottom w:w="100" w:type="dxa"/>
              <w:right w:w="120" w:type="dxa"/>
            </w:tcMar>
          </w:tcPr>
          <w:p w14:paraId="787E017E" w14:textId="77777777" w:rsidR="007F7559" w:rsidRPr="000D75C5" w:rsidRDefault="007F7559">
            <w:pPr>
              <w:rPr>
                <w:ins w:id="3740" w:author="Puneet Kumar - Chaucer" w:date="2026-09-08T21:17:00Z" w16du:dateUtc="2026-09-08T20:17:00Z"/>
                <w:rFonts w:ascii="Aptos" w:hAnsi="Aptos"/>
                <w:sz w:val="17"/>
                <w:rPrChange w:id="3741" w:author="Microsoft Word" w:date="2026-09-09T14:54:00Z" w16du:dateUtc="2026-09-09T13:54:00Z">
                  <w:rPr>
                    <w:ins w:id="3742" w:author="Puneet Kumar - Chaucer" w:date="2026-09-08T21:17:00Z" w16du:dateUtc="2026-09-08T20:17:00Z"/>
                  </w:rPr>
                </w:rPrChange>
              </w:rPr>
            </w:pPr>
            <w:ins w:id="3743" w:author="Puneet Kumar - Chaucer" w:date="2026-09-08T21:17:00Z" w16du:dateUtc="2026-09-08T20:17:00Z">
              <w:r w:rsidRPr="000D75C5">
                <w:rPr>
                  <w:rFonts w:ascii="Aptos" w:hAnsi="Aptos"/>
                  <w:sz w:val="17"/>
                  <w:rPrChange w:id="3744" w:author="Microsoft Word" w:date="2026-09-09T14:54:00Z" w16du:dateUtc="2026-09-09T13:54:00Z">
                    <w:rPr/>
                  </w:rPrChange>
                </w:rPr>
                <w:t>May be served externally through the governed edge as an exception, still over TLS and through the gateway.</w:t>
              </w:r>
            </w:ins>
          </w:p>
        </w:tc>
      </w:tr>
    </w:tbl>
    <w:p w14:paraId="16709442" w14:textId="0A260616" w:rsidR="007F7559" w:rsidDel="007F7559" w:rsidRDefault="007F7559" w:rsidP="007F7559">
      <w:pPr>
        <w:rPr>
          <w:del w:id="3745" w:author="Puneet Kumar - Chaucer" w:date="2026-09-08T21:17:00Z" w16du:dateUtc="2026-09-08T20:17:00Z"/>
        </w:rPr>
      </w:pPr>
    </w:p>
    <w:p w14:paraId="5ED49C55" w14:textId="77777777" w:rsidR="000E14A7" w:rsidRPr="000D75C5" w:rsidRDefault="000E14A7" w:rsidP="007F7559">
      <w:pPr>
        <w:rPr>
          <w:rFonts w:ascii="Aptos" w:hAnsi="Aptos"/>
          <w:sz w:val="18"/>
          <w:rPrChange w:id="3746" w:author="Microsoft Word" w:date="2026-09-09T14:02:00Z" w16du:dateUtc="2026-09-09T13:02:00Z">
            <w:rPr/>
          </w:rPrChange>
        </w:rPr>
      </w:pPr>
    </w:p>
    <w:p w14:paraId="6676F1BC" w14:textId="556ED7A2" w:rsidR="00CB3C09" w:rsidRDefault="006F419D" w:rsidP="00CB3C09">
      <w:pPr>
        <w:pStyle w:val="Heading2"/>
        <w:rPr>
          <w:rFonts w:ascii="Calibri heading" w:hAnsi="Calibri heading"/>
          <w:b/>
          <w:color w:val="2E5496"/>
          <w:sz w:val="28"/>
          <w:lang w:val="en-US"/>
        </w:rPr>
      </w:pPr>
      <w:bookmarkStart w:id="3747" w:name="_Toc239507157"/>
      <w:bookmarkStart w:id="3748" w:name="_Toc239852387"/>
      <w:bookmarkStart w:id="3749" w:name="_Toc239899910"/>
      <w:r w:rsidRPr="000D1E23">
        <w:rPr>
          <w:rFonts w:ascii="Calibri heading" w:hAnsi="Calibri heading"/>
          <w:b/>
          <w:color w:val="2E5496"/>
          <w:sz w:val="28"/>
          <w:lang w:val="en-US"/>
          <w:rPrChange w:id="3750" w:author="Microsoft Word" w:date="2026-09-09T14:54:00Z" w16du:dateUtc="2026-09-09T13:54:00Z">
            <w:rPr/>
          </w:rPrChange>
        </w:rPr>
        <w:t>10</w:t>
      </w:r>
      <w:r w:rsidR="00CB3C09" w:rsidRPr="000D1E23">
        <w:rPr>
          <w:rFonts w:ascii="Calibri heading" w:hAnsi="Calibri heading"/>
          <w:b/>
          <w:color w:val="2E5496"/>
          <w:sz w:val="28"/>
          <w:lang w:val="en-US"/>
          <w:rPrChange w:id="3751" w:author="Microsoft Word" w:date="2026-09-09T14:54:00Z" w16du:dateUtc="2026-09-09T13:54:00Z">
            <w:rPr/>
          </w:rPrChange>
        </w:rPr>
        <w:t>.</w:t>
      </w:r>
      <w:r w:rsidR="00051BC2" w:rsidRPr="000D1E23">
        <w:rPr>
          <w:rFonts w:ascii="Calibri heading" w:hAnsi="Calibri heading"/>
          <w:b/>
          <w:color w:val="2E5496"/>
          <w:sz w:val="28"/>
          <w:lang w:val="en-US"/>
          <w:rPrChange w:id="3752" w:author="Microsoft Word" w:date="2026-09-09T14:54:00Z" w16du:dateUtc="2026-09-09T13:54:00Z">
            <w:rPr/>
          </w:rPrChange>
        </w:rPr>
        <w:t>3</w:t>
      </w:r>
      <w:r w:rsidR="00CB3C09" w:rsidRPr="000D1E23">
        <w:rPr>
          <w:rFonts w:ascii="Calibri heading" w:hAnsi="Calibri heading"/>
          <w:b/>
          <w:color w:val="2E5496"/>
          <w:sz w:val="28"/>
          <w:lang w:val="en-US"/>
          <w:rPrChange w:id="3753" w:author="Microsoft Word" w:date="2026-09-09T14:54:00Z" w16du:dateUtc="2026-09-09T13:54:00Z">
            <w:rPr/>
          </w:rPrChange>
        </w:rPr>
        <w:t xml:space="preserve"> Observability and Monitoring</w:t>
      </w:r>
      <w:bookmarkEnd w:id="3747"/>
      <w:bookmarkEnd w:id="3748"/>
      <w:bookmarkEnd w:id="3749"/>
    </w:p>
    <w:p w14:paraId="422AE962" w14:textId="77777777" w:rsidR="005411E7" w:rsidRPr="005411E7" w:rsidRDefault="005411E7" w:rsidP="005411E7">
      <w:pPr>
        <w:rPr>
          <w:lang w:val="en-US"/>
          <w:rPrChange w:id="3754" w:author="Microsoft Word" w:date="2026-09-09T14:02:00Z" w16du:dateUtc="2026-09-09T13:02:00Z">
            <w:rPr/>
          </w:rPrChange>
        </w:rPr>
      </w:pPr>
    </w:p>
    <w:p w14:paraId="7C249DFF" w14:textId="77777777" w:rsidR="00CB3C09" w:rsidRPr="000D75C5" w:rsidRDefault="00CB3C09" w:rsidP="00CB3C09">
      <w:pPr>
        <w:spacing w:after="120" w:line="278" w:lineRule="auto"/>
        <w:rPr>
          <w:rFonts w:ascii="Aptos" w:hAnsi="Aptos"/>
          <w:sz w:val="18"/>
          <w:rPrChange w:id="3755" w:author="Microsoft Word" w:date="2026-09-09T14:54:00Z" w16du:dateUtc="2026-09-09T13:54:00Z">
            <w:rPr/>
          </w:rPrChange>
        </w:rPr>
      </w:pPr>
      <w:r w:rsidRPr="000D75C5">
        <w:rPr>
          <w:rFonts w:ascii="Aptos" w:hAnsi="Aptos"/>
          <w:sz w:val="18"/>
          <w:rPrChange w:id="3756" w:author="Microsoft Word" w:date="2026-09-09T14:54:00Z" w16du:dateUtc="2026-09-09T13:54:00Z">
            <w:rPr/>
          </w:rPrChange>
        </w:rP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23CE44A3" w14:textId="77777777" w:rsidR="00CB3C09" w:rsidRPr="000D75C5" w:rsidRDefault="00CB3C09" w:rsidP="00CB3C09">
      <w:pPr>
        <w:spacing w:after="120" w:line="278" w:lineRule="auto"/>
        <w:rPr>
          <w:rFonts w:ascii="Aptos" w:hAnsi="Aptos"/>
          <w:sz w:val="18"/>
          <w:rPrChange w:id="3757" w:author="Microsoft Word" w:date="2026-09-09T14:54:00Z" w16du:dateUtc="2026-09-09T13:54:00Z">
            <w:rPr/>
          </w:rPrChange>
        </w:rPr>
      </w:pPr>
      <w:r w:rsidRPr="000D75C5">
        <w:rPr>
          <w:rFonts w:ascii="Aptos" w:hAnsi="Aptos"/>
          <w:sz w:val="18"/>
          <w:rPrChange w:id="3758" w:author="Microsoft Word" w:date="2026-09-09T14:54:00Z" w16du:dateUtc="2026-09-09T13:54:00Z">
            <w:rPr/>
          </w:rPrChange>
        </w:rPr>
        <w:t>Security monitoring is satisfied separately from operational monitoring. Relevant security events, for example Key Vault activity, deployment and administrative actions, are forwarded to CrowdStrike, the Group Security tooling, and any new gateway or edge component is assessed for security-event capture before it goes live.</w:t>
      </w:r>
    </w:p>
    <w:p w14:paraId="3B2BE493" w14:textId="1C280DB1" w:rsidR="00CB3C09" w:rsidRPr="000D75C5" w:rsidRDefault="00CB3C09" w:rsidP="00CB3C09">
      <w:pPr>
        <w:spacing w:after="120" w:line="278" w:lineRule="auto"/>
        <w:rPr>
          <w:rFonts w:ascii="Aptos" w:hAnsi="Aptos"/>
          <w:sz w:val="18"/>
          <w:rPrChange w:id="3759" w:author="Microsoft Word" w:date="2026-09-09T14:54:00Z" w16du:dateUtc="2026-09-09T13:54:00Z">
            <w:rPr/>
          </w:rPrChange>
        </w:rPr>
      </w:pPr>
      <w:r w:rsidRPr="000D75C5">
        <w:rPr>
          <w:rFonts w:ascii="Aptos" w:hAnsi="Aptos"/>
          <w:sz w:val="18"/>
          <w:rPrChange w:id="3760" w:author="Microsoft Word" w:date="2026-09-09T14:54:00Z" w16du:dateUtc="2026-09-09T13:54:00Z">
            <w:rPr/>
          </w:rPrChange>
        </w:rPr>
        <w:t xml:space="preserve">An established pattern already streams Azure, Key Vault, storage and security logs to CrowdStrike through Event Hubs, and the </w:t>
      </w:r>
      <w:r w:rsidR="00A22181" w:rsidRPr="000D75C5">
        <w:rPr>
          <w:rFonts w:ascii="Aptos" w:hAnsi="Aptos"/>
          <w:sz w:val="18"/>
          <w:lang w:val="en-GB"/>
          <w:rPrChange w:id="3761" w:author="Microsoft Word" w:date="2026-09-09T14:54:00Z" w16du:dateUtc="2026-09-09T13:54:00Z">
            <w:rPr>
              <w:lang w:val="en-GB"/>
            </w:rPr>
          </w:rPrChange>
        </w:rPr>
        <w:t>System Integration framework</w:t>
      </w:r>
      <w:r w:rsidR="00A22181" w:rsidRPr="000D75C5" w:rsidDel="00A22181">
        <w:rPr>
          <w:rFonts w:ascii="Aptos" w:hAnsi="Aptos"/>
          <w:sz w:val="18"/>
          <w:rPrChange w:id="3762" w:author="Microsoft Word" w:date="2026-09-09T14:54:00Z" w16du:dateUtc="2026-09-09T13:54:00Z">
            <w:rPr/>
          </w:rPrChange>
        </w:rPr>
        <w:t xml:space="preserve"> </w:t>
      </w:r>
      <w:r w:rsidRPr="000D75C5">
        <w:rPr>
          <w:rFonts w:ascii="Aptos" w:hAnsi="Aptos"/>
          <w:sz w:val="18"/>
          <w:rPrChange w:id="3763" w:author="Microsoft Word" w:date="2026-09-09T14:54:00Z" w16du:dateUtc="2026-09-09T13:54:00Z">
            <w:rPr/>
          </w:rPrChange>
        </w:rPr>
        <w:t>reuses that path rather than inventing a new one. Performance monitoring is kept distinct from security monitoring, with ownership confirmed with the relevant service owners.</w:t>
      </w:r>
    </w:p>
    <w:p w14:paraId="4695950D" w14:textId="3F7DE628" w:rsidR="00D272CE" w:rsidRPr="005F0377" w:rsidRDefault="006F419D" w:rsidP="00CB3C09">
      <w:pPr>
        <w:pStyle w:val="Heading3"/>
        <w:rPr>
          <w:rFonts w:ascii="Calibri heading" w:hAnsi="Calibri heading"/>
          <w:color w:val="2E5496"/>
          <w:lang w:val="en-US"/>
          <w:rPrChange w:id="3764" w:author="Microsoft Word" w:date="2026-09-09T14:02:00Z" w16du:dateUtc="2026-09-09T13:02:00Z">
            <w:rPr/>
          </w:rPrChange>
        </w:rPr>
      </w:pPr>
      <w:bookmarkStart w:id="3765" w:name="_Toc239507158"/>
      <w:bookmarkStart w:id="3766" w:name="_Toc239852388"/>
      <w:bookmarkStart w:id="3767" w:name="_Toc239899911"/>
      <w:r w:rsidRPr="005F0377">
        <w:rPr>
          <w:rFonts w:ascii="Calibri heading" w:hAnsi="Calibri heading"/>
          <w:color w:val="2E5496"/>
          <w:lang w:val="en-US"/>
          <w:rPrChange w:id="3768" w:author="Microsoft Word" w:date="2026-09-09T14:02:00Z" w16du:dateUtc="2026-09-09T13:02:00Z">
            <w:rPr/>
          </w:rPrChange>
        </w:rPr>
        <w:t>10</w:t>
      </w:r>
      <w:r w:rsidR="00CB3C09" w:rsidRPr="005F0377">
        <w:rPr>
          <w:rFonts w:ascii="Calibri heading" w:hAnsi="Calibri heading"/>
          <w:color w:val="2E5496"/>
          <w:lang w:val="en-US"/>
          <w:rPrChange w:id="3769" w:author="Microsoft Word" w:date="2026-09-09T14:02:00Z" w16du:dateUtc="2026-09-09T13:02:00Z">
            <w:rPr/>
          </w:rPrChange>
        </w:rPr>
        <w:t>.</w:t>
      </w:r>
      <w:r w:rsidR="00051BC2" w:rsidRPr="005F0377">
        <w:rPr>
          <w:rFonts w:ascii="Calibri heading" w:hAnsi="Calibri heading"/>
          <w:color w:val="2E5496"/>
          <w:lang w:val="en-US"/>
          <w:rPrChange w:id="3770" w:author="Microsoft Word" w:date="2026-09-09T14:02:00Z" w16du:dateUtc="2026-09-09T13:02:00Z">
            <w:rPr/>
          </w:rPrChange>
        </w:rPr>
        <w:t>3</w:t>
      </w:r>
      <w:r w:rsidR="00CB3C09" w:rsidRPr="005F0377">
        <w:rPr>
          <w:rFonts w:ascii="Calibri heading" w:hAnsi="Calibri heading"/>
          <w:color w:val="2E5496"/>
          <w:lang w:val="en-US"/>
          <w:rPrChange w:id="3771" w:author="Microsoft Word" w:date="2026-09-09T14:02:00Z" w16du:dateUtc="2026-09-09T13:02:00Z">
            <w:rPr/>
          </w:rPrChange>
        </w:rPr>
        <w:t>.1 Azure Resource Observability Matrix</w:t>
      </w:r>
      <w:bookmarkEnd w:id="3765"/>
      <w:bookmarkEnd w:id="3766"/>
      <w:bookmarkEnd w:id="3767"/>
      <w:r w:rsidR="00D272CE">
        <w:rPr>
          <w:rFonts w:ascii="Calibri heading" w:hAnsi="Calibri heading"/>
          <w:color w:val="2E5496"/>
          <w:lang w:val="en-US"/>
        </w:rPr>
        <w:br/>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CB3C09" w14:paraId="090EBE48" w14:textId="77777777" w:rsidTr="00D511EF">
        <w:trPr>
          <w:tblHeader/>
        </w:trPr>
        <w:tc>
          <w:tcPr>
            <w:tcW w:w="2100" w:type="dxa"/>
            <w:shd w:val="clear" w:color="auto" w:fill="24446E"/>
            <w:tcMar>
              <w:top w:w="70" w:type="dxa"/>
              <w:left w:w="110" w:type="dxa"/>
              <w:bottom w:w="70" w:type="dxa"/>
              <w:right w:w="110" w:type="dxa"/>
            </w:tcMar>
          </w:tcPr>
          <w:p w14:paraId="1EA3E9AB" w14:textId="77777777" w:rsidR="00CB3C09" w:rsidRPr="000D75C5" w:rsidRDefault="00CB3C09" w:rsidP="00D511EF">
            <w:pPr>
              <w:rPr>
                <w:rFonts w:ascii="Aptos" w:hAnsi="Aptos"/>
                <w:sz w:val="17"/>
                <w:rPrChange w:id="3772" w:author="Microsoft Word" w:date="2026-09-09T14:54:00Z" w16du:dateUtc="2026-09-09T13:54:00Z">
                  <w:rPr/>
                </w:rPrChange>
              </w:rPr>
            </w:pPr>
            <w:r w:rsidRPr="000D75C5">
              <w:rPr>
                <w:rFonts w:ascii="Aptos" w:hAnsi="Aptos"/>
                <w:b/>
                <w:color w:val="FFFFFF"/>
                <w:sz w:val="17"/>
                <w:rPrChange w:id="3773" w:author="Microsoft Word" w:date="2026-09-09T14:54:00Z" w16du:dateUtc="2026-09-09T13:54:00Z">
                  <w:rPr>
                    <w:b/>
                    <w:bCs/>
                    <w:color w:val="FFFFFF"/>
                    <w:sz w:val="18"/>
                    <w:szCs w:val="18"/>
                  </w:rPr>
                </w:rPrChange>
              </w:rPr>
              <w:t>Resource</w:t>
            </w:r>
          </w:p>
        </w:tc>
        <w:tc>
          <w:tcPr>
            <w:tcW w:w="2700" w:type="dxa"/>
            <w:shd w:val="clear" w:color="auto" w:fill="24446E"/>
            <w:tcMar>
              <w:top w:w="70" w:type="dxa"/>
              <w:left w:w="110" w:type="dxa"/>
              <w:bottom w:w="70" w:type="dxa"/>
              <w:right w:w="110" w:type="dxa"/>
            </w:tcMar>
          </w:tcPr>
          <w:p w14:paraId="1148160C" w14:textId="77777777" w:rsidR="00CB3C09" w:rsidRPr="000D75C5" w:rsidRDefault="00CB3C09" w:rsidP="00D511EF">
            <w:pPr>
              <w:rPr>
                <w:rFonts w:ascii="Aptos" w:hAnsi="Aptos"/>
                <w:sz w:val="17"/>
                <w:rPrChange w:id="3774" w:author="Microsoft Word" w:date="2026-09-09T14:54:00Z" w16du:dateUtc="2026-09-09T13:54:00Z">
                  <w:rPr/>
                </w:rPrChange>
              </w:rPr>
            </w:pPr>
            <w:r w:rsidRPr="000D75C5">
              <w:rPr>
                <w:rFonts w:ascii="Aptos" w:hAnsi="Aptos"/>
                <w:b/>
                <w:color w:val="FFFFFF"/>
                <w:sz w:val="17"/>
                <w:rPrChange w:id="3775" w:author="Microsoft Word" w:date="2026-09-09T14:54:00Z" w16du:dateUtc="2026-09-09T13:54:00Z">
                  <w:rPr>
                    <w:b/>
                    <w:bCs/>
                    <w:color w:val="FFFFFF"/>
                    <w:sz w:val="18"/>
                    <w:szCs w:val="18"/>
                  </w:rPr>
                </w:rPrChange>
              </w:rPr>
              <w:t>Operational signal</w:t>
            </w:r>
          </w:p>
        </w:tc>
        <w:tc>
          <w:tcPr>
            <w:tcW w:w="2760" w:type="dxa"/>
            <w:shd w:val="clear" w:color="auto" w:fill="24446E"/>
            <w:tcMar>
              <w:top w:w="70" w:type="dxa"/>
              <w:left w:w="110" w:type="dxa"/>
              <w:bottom w:w="70" w:type="dxa"/>
              <w:right w:w="110" w:type="dxa"/>
            </w:tcMar>
          </w:tcPr>
          <w:p w14:paraId="1582846F" w14:textId="77777777" w:rsidR="00CB3C09" w:rsidRPr="000D75C5" w:rsidRDefault="00CB3C09" w:rsidP="00D511EF">
            <w:pPr>
              <w:rPr>
                <w:rFonts w:ascii="Aptos" w:hAnsi="Aptos"/>
                <w:sz w:val="17"/>
                <w:rPrChange w:id="3776" w:author="Microsoft Word" w:date="2026-09-09T14:54:00Z" w16du:dateUtc="2026-09-09T13:54:00Z">
                  <w:rPr/>
                </w:rPrChange>
              </w:rPr>
            </w:pPr>
            <w:r w:rsidRPr="000D75C5">
              <w:rPr>
                <w:rFonts w:ascii="Aptos" w:hAnsi="Aptos"/>
                <w:b/>
                <w:color w:val="FFFFFF"/>
                <w:sz w:val="17"/>
                <w:rPrChange w:id="3777" w:author="Microsoft Word" w:date="2026-09-09T14:54:00Z" w16du:dateUtc="2026-09-09T13:54:00Z">
                  <w:rPr>
                    <w:b/>
                    <w:bCs/>
                    <w:color w:val="FFFFFF"/>
                    <w:sz w:val="18"/>
                    <w:szCs w:val="18"/>
                  </w:rPr>
                </w:rPrChange>
              </w:rPr>
              <w:t>Security signal</w:t>
            </w:r>
          </w:p>
        </w:tc>
        <w:tc>
          <w:tcPr>
            <w:tcW w:w="1800" w:type="dxa"/>
            <w:shd w:val="clear" w:color="auto" w:fill="24446E"/>
            <w:tcMar>
              <w:top w:w="70" w:type="dxa"/>
              <w:left w:w="110" w:type="dxa"/>
              <w:bottom w:w="70" w:type="dxa"/>
              <w:right w:w="110" w:type="dxa"/>
            </w:tcMar>
          </w:tcPr>
          <w:p w14:paraId="4B1F4108" w14:textId="77777777" w:rsidR="00CB3C09" w:rsidRPr="000D75C5" w:rsidRDefault="00CB3C09" w:rsidP="00D511EF">
            <w:pPr>
              <w:rPr>
                <w:rFonts w:ascii="Aptos" w:hAnsi="Aptos"/>
                <w:sz w:val="17"/>
                <w:rPrChange w:id="3778" w:author="Microsoft Word" w:date="2026-09-09T14:54:00Z" w16du:dateUtc="2026-09-09T13:54:00Z">
                  <w:rPr/>
                </w:rPrChange>
              </w:rPr>
            </w:pPr>
            <w:r w:rsidRPr="000D75C5">
              <w:rPr>
                <w:rFonts w:ascii="Aptos" w:hAnsi="Aptos"/>
                <w:b/>
                <w:color w:val="FFFFFF"/>
                <w:sz w:val="17"/>
                <w:rPrChange w:id="3779" w:author="Microsoft Word" w:date="2026-09-09T14:54:00Z" w16du:dateUtc="2026-09-09T13:54:00Z">
                  <w:rPr>
                    <w:b/>
                    <w:bCs/>
                    <w:color w:val="FFFFFF"/>
                    <w:sz w:val="18"/>
                    <w:szCs w:val="18"/>
                  </w:rPr>
                </w:rPrChange>
              </w:rPr>
              <w:t>Destination</w:t>
            </w:r>
          </w:p>
        </w:tc>
      </w:tr>
      <w:tr w:rsidR="00CB3C09" w14:paraId="60DCFB31" w14:textId="77777777" w:rsidTr="00D511EF">
        <w:tc>
          <w:tcPr>
            <w:tcW w:w="2100" w:type="dxa"/>
            <w:shd w:val="clear" w:color="auto" w:fill="FFFFFF"/>
            <w:tcMar>
              <w:top w:w="70" w:type="dxa"/>
              <w:left w:w="110" w:type="dxa"/>
              <w:bottom w:w="70" w:type="dxa"/>
              <w:right w:w="110" w:type="dxa"/>
            </w:tcMar>
            <w:vAlign w:val="center"/>
          </w:tcPr>
          <w:p w14:paraId="15A672A0" w14:textId="77777777" w:rsidR="00CB3C09" w:rsidRPr="000D75C5" w:rsidRDefault="00CB3C09" w:rsidP="00D511EF">
            <w:pPr>
              <w:spacing w:after="10" w:line="258" w:lineRule="auto"/>
              <w:rPr>
                <w:rFonts w:ascii="Aptos" w:hAnsi="Aptos"/>
                <w:sz w:val="17"/>
                <w:rPrChange w:id="3780" w:author="Microsoft Word" w:date="2026-09-09T14:54:00Z" w16du:dateUtc="2026-09-09T13:54:00Z">
                  <w:rPr/>
                </w:rPrChange>
              </w:rPr>
            </w:pPr>
            <w:r w:rsidRPr="000D75C5">
              <w:rPr>
                <w:rFonts w:ascii="Aptos" w:hAnsi="Aptos"/>
                <w:sz w:val="17"/>
                <w:rPrChange w:id="3781" w:author="Microsoft Word" w:date="2026-09-09T14:54:00Z" w16du:dateUtc="2026-09-09T13:54:00Z">
                  <w:rPr>
                    <w:sz w:val="18"/>
                    <w:szCs w:val="18"/>
                  </w:rPr>
                </w:rPrChange>
              </w:rPr>
              <w:t>API Management</w:t>
            </w:r>
          </w:p>
        </w:tc>
        <w:tc>
          <w:tcPr>
            <w:tcW w:w="2700" w:type="dxa"/>
            <w:shd w:val="clear" w:color="auto" w:fill="FFFFFF"/>
            <w:tcMar>
              <w:top w:w="70" w:type="dxa"/>
              <w:left w:w="110" w:type="dxa"/>
              <w:bottom w:w="70" w:type="dxa"/>
              <w:right w:w="110" w:type="dxa"/>
            </w:tcMar>
            <w:vAlign w:val="center"/>
          </w:tcPr>
          <w:p w14:paraId="2D882CE2" w14:textId="77777777" w:rsidR="00CB3C09" w:rsidRPr="000D75C5" w:rsidRDefault="00CB3C09" w:rsidP="00D511EF">
            <w:pPr>
              <w:spacing w:after="10" w:line="258" w:lineRule="auto"/>
              <w:rPr>
                <w:rFonts w:ascii="Aptos" w:hAnsi="Aptos"/>
                <w:sz w:val="17"/>
                <w:rPrChange w:id="3782" w:author="Microsoft Word" w:date="2026-09-09T14:54:00Z" w16du:dateUtc="2026-09-09T13:54:00Z">
                  <w:rPr/>
                </w:rPrChange>
              </w:rPr>
            </w:pPr>
            <w:r w:rsidRPr="000D75C5">
              <w:rPr>
                <w:rFonts w:ascii="Aptos" w:hAnsi="Aptos"/>
                <w:sz w:val="17"/>
                <w:rPrChange w:id="3783" w:author="Microsoft Word" w:date="2026-09-09T14:54:00Z" w16du:dateUtc="2026-09-09T13:54:00Z">
                  <w:rPr>
                    <w:sz w:val="18"/>
                    <w:szCs w:val="18"/>
                  </w:rPr>
                </w:rPrChange>
              </w:rPr>
              <w:t>Latency, throughput, failures</w:t>
            </w:r>
          </w:p>
        </w:tc>
        <w:tc>
          <w:tcPr>
            <w:tcW w:w="2760" w:type="dxa"/>
            <w:shd w:val="clear" w:color="auto" w:fill="FFFFFF"/>
            <w:tcMar>
              <w:top w:w="70" w:type="dxa"/>
              <w:left w:w="110" w:type="dxa"/>
              <w:bottom w:w="70" w:type="dxa"/>
              <w:right w:w="110" w:type="dxa"/>
            </w:tcMar>
            <w:vAlign w:val="center"/>
          </w:tcPr>
          <w:p w14:paraId="5C2E9BE3" w14:textId="77777777" w:rsidR="00CB3C09" w:rsidRPr="000D75C5" w:rsidRDefault="00CB3C09" w:rsidP="00D511EF">
            <w:pPr>
              <w:spacing w:after="10" w:line="258" w:lineRule="auto"/>
              <w:rPr>
                <w:rFonts w:ascii="Aptos" w:hAnsi="Aptos"/>
                <w:sz w:val="17"/>
                <w:rPrChange w:id="3784" w:author="Microsoft Word" w:date="2026-09-09T14:54:00Z" w16du:dateUtc="2026-09-09T13:54:00Z">
                  <w:rPr/>
                </w:rPrChange>
              </w:rPr>
            </w:pPr>
            <w:r w:rsidRPr="000D75C5">
              <w:rPr>
                <w:rFonts w:ascii="Aptos" w:hAnsi="Aptos"/>
                <w:sz w:val="17"/>
                <w:rPrChange w:id="3785" w:author="Microsoft Word" w:date="2026-09-09T14:54:00Z" w16du:dateUtc="2026-09-09T13:54:00Z">
                  <w:rPr>
                    <w:sz w:val="18"/>
                    <w:szCs w:val="18"/>
                  </w:rPr>
                </w:rPrChange>
              </w:rPr>
              <w:t>Authentication failures, policy violations</w:t>
            </w:r>
          </w:p>
        </w:tc>
        <w:tc>
          <w:tcPr>
            <w:tcW w:w="1800" w:type="dxa"/>
            <w:shd w:val="clear" w:color="auto" w:fill="FFFFFF"/>
            <w:tcMar>
              <w:top w:w="70" w:type="dxa"/>
              <w:left w:w="110" w:type="dxa"/>
              <w:bottom w:w="70" w:type="dxa"/>
              <w:right w:w="110" w:type="dxa"/>
            </w:tcMar>
            <w:vAlign w:val="center"/>
          </w:tcPr>
          <w:p w14:paraId="031F3FBE" w14:textId="77777777" w:rsidR="00CB3C09" w:rsidRPr="000D75C5" w:rsidRDefault="00CB3C09" w:rsidP="00D511EF">
            <w:pPr>
              <w:spacing w:after="10" w:line="258" w:lineRule="auto"/>
              <w:rPr>
                <w:rFonts w:ascii="Aptos" w:hAnsi="Aptos"/>
                <w:sz w:val="17"/>
                <w:rPrChange w:id="3786" w:author="Microsoft Word" w:date="2026-09-09T14:54:00Z" w16du:dateUtc="2026-09-09T13:54:00Z">
                  <w:rPr/>
                </w:rPrChange>
              </w:rPr>
            </w:pPr>
            <w:r w:rsidRPr="000D75C5">
              <w:rPr>
                <w:rFonts w:ascii="Aptos" w:hAnsi="Aptos"/>
                <w:sz w:val="17"/>
                <w:rPrChange w:id="3787" w:author="Microsoft Word" w:date="2026-09-09T14:54:00Z" w16du:dateUtc="2026-09-09T13:54:00Z">
                  <w:rPr>
                    <w:sz w:val="18"/>
                    <w:szCs w:val="18"/>
                  </w:rPr>
                </w:rPrChange>
              </w:rPr>
              <w:t>Log Analytics, CrowdStrike</w:t>
            </w:r>
          </w:p>
        </w:tc>
      </w:tr>
      <w:tr w:rsidR="00CB3C09" w14:paraId="3AA8A91C" w14:textId="77777777" w:rsidTr="00D511EF">
        <w:tc>
          <w:tcPr>
            <w:tcW w:w="2100" w:type="dxa"/>
            <w:shd w:val="clear" w:color="auto" w:fill="F4F6FA"/>
            <w:tcMar>
              <w:top w:w="70" w:type="dxa"/>
              <w:left w:w="110" w:type="dxa"/>
              <w:bottom w:w="70" w:type="dxa"/>
              <w:right w:w="110" w:type="dxa"/>
            </w:tcMar>
            <w:vAlign w:val="center"/>
          </w:tcPr>
          <w:p w14:paraId="189D7639" w14:textId="77777777" w:rsidR="00CB3C09" w:rsidRPr="000D75C5" w:rsidRDefault="00CB3C09" w:rsidP="00D511EF">
            <w:pPr>
              <w:spacing w:after="10" w:line="258" w:lineRule="auto"/>
              <w:rPr>
                <w:rFonts w:ascii="Aptos" w:hAnsi="Aptos"/>
                <w:sz w:val="17"/>
                <w:rPrChange w:id="3788" w:author="Microsoft Word" w:date="2026-09-09T14:54:00Z" w16du:dateUtc="2026-09-09T13:54:00Z">
                  <w:rPr/>
                </w:rPrChange>
              </w:rPr>
            </w:pPr>
            <w:r w:rsidRPr="000D75C5">
              <w:rPr>
                <w:rFonts w:ascii="Aptos" w:hAnsi="Aptos"/>
                <w:sz w:val="17"/>
                <w:rPrChange w:id="3789" w:author="Microsoft Word" w:date="2026-09-09T14:54:00Z" w16du:dateUtc="2026-09-09T13:54:00Z">
                  <w:rPr>
                    <w:sz w:val="18"/>
                    <w:szCs w:val="18"/>
                  </w:rPr>
                </w:rPrChange>
              </w:rPr>
              <w:t>Logic Apps</w:t>
            </w:r>
          </w:p>
        </w:tc>
        <w:tc>
          <w:tcPr>
            <w:tcW w:w="2700" w:type="dxa"/>
            <w:shd w:val="clear" w:color="auto" w:fill="F4F6FA"/>
            <w:tcMar>
              <w:top w:w="70" w:type="dxa"/>
              <w:left w:w="110" w:type="dxa"/>
              <w:bottom w:w="70" w:type="dxa"/>
              <w:right w:w="110" w:type="dxa"/>
            </w:tcMar>
            <w:vAlign w:val="center"/>
          </w:tcPr>
          <w:p w14:paraId="6BCD3701" w14:textId="77777777" w:rsidR="00CB3C09" w:rsidRPr="000D75C5" w:rsidRDefault="00CB3C09" w:rsidP="00D511EF">
            <w:pPr>
              <w:spacing w:after="10" w:line="258" w:lineRule="auto"/>
              <w:rPr>
                <w:rFonts w:ascii="Aptos" w:hAnsi="Aptos"/>
                <w:sz w:val="17"/>
                <w:rPrChange w:id="3790" w:author="Microsoft Word" w:date="2026-09-09T14:54:00Z" w16du:dateUtc="2026-09-09T13:54:00Z">
                  <w:rPr/>
                </w:rPrChange>
              </w:rPr>
            </w:pPr>
            <w:r w:rsidRPr="000D75C5">
              <w:rPr>
                <w:rFonts w:ascii="Aptos" w:hAnsi="Aptos"/>
                <w:sz w:val="17"/>
                <w:rPrChange w:id="3791" w:author="Microsoft Word" w:date="2026-09-09T14:54:00Z" w16du:dateUtc="2026-09-09T13:54:00Z">
                  <w:rPr>
                    <w:sz w:val="18"/>
                    <w:szCs w:val="18"/>
                  </w:rPr>
                </w:rPrChange>
              </w:rPr>
              <w:t>Run success and failure, duration</w:t>
            </w:r>
          </w:p>
        </w:tc>
        <w:tc>
          <w:tcPr>
            <w:tcW w:w="2760" w:type="dxa"/>
            <w:shd w:val="clear" w:color="auto" w:fill="F4F6FA"/>
            <w:tcMar>
              <w:top w:w="70" w:type="dxa"/>
              <w:left w:w="110" w:type="dxa"/>
              <w:bottom w:w="70" w:type="dxa"/>
              <w:right w:w="110" w:type="dxa"/>
            </w:tcMar>
            <w:vAlign w:val="center"/>
          </w:tcPr>
          <w:p w14:paraId="3AC41A73" w14:textId="77777777" w:rsidR="00CB3C09" w:rsidRPr="000D75C5" w:rsidRDefault="00CB3C09" w:rsidP="00D511EF">
            <w:pPr>
              <w:spacing w:after="10" w:line="258" w:lineRule="auto"/>
              <w:rPr>
                <w:rFonts w:ascii="Aptos" w:hAnsi="Aptos"/>
                <w:sz w:val="17"/>
                <w:rPrChange w:id="3792" w:author="Microsoft Word" w:date="2026-09-09T14:54:00Z" w16du:dateUtc="2026-09-09T13:54:00Z">
                  <w:rPr/>
                </w:rPrChange>
              </w:rPr>
            </w:pPr>
            <w:r w:rsidRPr="000D75C5">
              <w:rPr>
                <w:rFonts w:ascii="Aptos" w:hAnsi="Aptos"/>
                <w:sz w:val="17"/>
                <w:rPrChange w:id="3793" w:author="Microsoft Word" w:date="2026-09-09T14:54:00Z" w16du:dateUtc="2026-09-09T13:54:00Z">
                  <w:rPr>
                    <w:sz w:val="18"/>
                    <w:szCs w:val="18"/>
                  </w:rPr>
                </w:rPrChange>
              </w:rPr>
              <w:t>Connection and identity events</w:t>
            </w:r>
          </w:p>
        </w:tc>
        <w:tc>
          <w:tcPr>
            <w:tcW w:w="1800" w:type="dxa"/>
            <w:shd w:val="clear" w:color="auto" w:fill="F4F6FA"/>
            <w:tcMar>
              <w:top w:w="70" w:type="dxa"/>
              <w:left w:w="110" w:type="dxa"/>
              <w:bottom w:w="70" w:type="dxa"/>
              <w:right w:w="110" w:type="dxa"/>
            </w:tcMar>
            <w:vAlign w:val="center"/>
          </w:tcPr>
          <w:p w14:paraId="103775A3" w14:textId="77777777" w:rsidR="00CB3C09" w:rsidRPr="000D75C5" w:rsidRDefault="00CB3C09" w:rsidP="00D511EF">
            <w:pPr>
              <w:spacing w:after="10" w:line="258" w:lineRule="auto"/>
              <w:rPr>
                <w:rFonts w:ascii="Aptos" w:hAnsi="Aptos"/>
                <w:sz w:val="17"/>
                <w:rPrChange w:id="3794" w:author="Microsoft Word" w:date="2026-09-09T14:54:00Z" w16du:dateUtc="2026-09-09T13:54:00Z">
                  <w:rPr/>
                </w:rPrChange>
              </w:rPr>
            </w:pPr>
            <w:r w:rsidRPr="000D75C5">
              <w:rPr>
                <w:rFonts w:ascii="Aptos" w:hAnsi="Aptos"/>
                <w:sz w:val="17"/>
                <w:rPrChange w:id="3795" w:author="Microsoft Word" w:date="2026-09-09T14:54:00Z" w16du:dateUtc="2026-09-09T13:54:00Z">
                  <w:rPr>
                    <w:sz w:val="18"/>
                    <w:szCs w:val="18"/>
                  </w:rPr>
                </w:rPrChange>
              </w:rPr>
              <w:t>Log Analytics, CrowdStrike</w:t>
            </w:r>
          </w:p>
        </w:tc>
      </w:tr>
      <w:tr w:rsidR="00CB3C09" w14:paraId="5911819B" w14:textId="77777777" w:rsidTr="00D511EF">
        <w:tc>
          <w:tcPr>
            <w:tcW w:w="2100" w:type="dxa"/>
            <w:shd w:val="clear" w:color="auto" w:fill="FFFFFF"/>
            <w:tcMar>
              <w:top w:w="70" w:type="dxa"/>
              <w:left w:w="110" w:type="dxa"/>
              <w:bottom w:w="70" w:type="dxa"/>
              <w:right w:w="110" w:type="dxa"/>
            </w:tcMar>
            <w:vAlign w:val="center"/>
          </w:tcPr>
          <w:p w14:paraId="736C682B" w14:textId="77777777" w:rsidR="00CB3C09" w:rsidRPr="000D75C5" w:rsidRDefault="00CB3C09" w:rsidP="00D511EF">
            <w:pPr>
              <w:spacing w:after="10" w:line="258" w:lineRule="auto"/>
              <w:rPr>
                <w:rFonts w:ascii="Aptos" w:hAnsi="Aptos"/>
                <w:sz w:val="17"/>
                <w:rPrChange w:id="3796" w:author="Microsoft Word" w:date="2026-09-09T14:54:00Z" w16du:dateUtc="2026-09-09T13:54:00Z">
                  <w:rPr/>
                </w:rPrChange>
              </w:rPr>
            </w:pPr>
            <w:r w:rsidRPr="000D75C5">
              <w:rPr>
                <w:rFonts w:ascii="Aptos" w:hAnsi="Aptos"/>
                <w:sz w:val="17"/>
                <w:rPrChange w:id="3797" w:author="Microsoft Word" w:date="2026-09-09T14:54:00Z" w16du:dateUtc="2026-09-09T13:54:00Z">
                  <w:rPr>
                    <w:sz w:val="18"/>
                    <w:szCs w:val="18"/>
                  </w:rPr>
                </w:rPrChange>
              </w:rPr>
              <w:t>Service Bus</w:t>
            </w:r>
          </w:p>
        </w:tc>
        <w:tc>
          <w:tcPr>
            <w:tcW w:w="2700" w:type="dxa"/>
            <w:shd w:val="clear" w:color="auto" w:fill="FFFFFF"/>
            <w:tcMar>
              <w:top w:w="70" w:type="dxa"/>
              <w:left w:w="110" w:type="dxa"/>
              <w:bottom w:w="70" w:type="dxa"/>
              <w:right w:w="110" w:type="dxa"/>
            </w:tcMar>
            <w:vAlign w:val="center"/>
          </w:tcPr>
          <w:p w14:paraId="20E52106" w14:textId="77777777" w:rsidR="00CB3C09" w:rsidRPr="000D75C5" w:rsidRDefault="00CB3C09" w:rsidP="00D511EF">
            <w:pPr>
              <w:spacing w:after="10" w:line="258" w:lineRule="auto"/>
              <w:rPr>
                <w:rFonts w:ascii="Aptos" w:hAnsi="Aptos"/>
                <w:sz w:val="17"/>
                <w:rPrChange w:id="3798" w:author="Microsoft Word" w:date="2026-09-09T14:54:00Z" w16du:dateUtc="2026-09-09T13:54:00Z">
                  <w:rPr/>
                </w:rPrChange>
              </w:rPr>
            </w:pPr>
            <w:r w:rsidRPr="000D75C5">
              <w:rPr>
                <w:rFonts w:ascii="Aptos" w:hAnsi="Aptos"/>
                <w:sz w:val="17"/>
                <w:rPrChange w:id="3799" w:author="Microsoft Word" w:date="2026-09-09T14:54:00Z" w16du:dateUtc="2026-09-09T13:54:00Z">
                  <w:rPr>
                    <w:sz w:val="18"/>
                    <w:szCs w:val="18"/>
                  </w:rPr>
                </w:rPrChange>
              </w:rPr>
              <w:t>Queue depth, dead-letters</w:t>
            </w:r>
          </w:p>
        </w:tc>
        <w:tc>
          <w:tcPr>
            <w:tcW w:w="2760" w:type="dxa"/>
            <w:shd w:val="clear" w:color="auto" w:fill="FFFFFF"/>
            <w:tcMar>
              <w:top w:w="70" w:type="dxa"/>
              <w:left w:w="110" w:type="dxa"/>
              <w:bottom w:w="70" w:type="dxa"/>
              <w:right w:w="110" w:type="dxa"/>
            </w:tcMar>
            <w:vAlign w:val="center"/>
          </w:tcPr>
          <w:p w14:paraId="1130B022" w14:textId="77777777" w:rsidR="00CB3C09" w:rsidRPr="000D75C5" w:rsidRDefault="00CB3C09" w:rsidP="00D511EF">
            <w:pPr>
              <w:spacing w:after="10" w:line="258" w:lineRule="auto"/>
              <w:rPr>
                <w:rFonts w:ascii="Aptos" w:hAnsi="Aptos"/>
                <w:sz w:val="17"/>
                <w:rPrChange w:id="3800" w:author="Microsoft Word" w:date="2026-09-09T14:54:00Z" w16du:dateUtc="2026-09-09T13:54:00Z">
                  <w:rPr/>
                </w:rPrChange>
              </w:rPr>
            </w:pPr>
            <w:r w:rsidRPr="000D75C5">
              <w:rPr>
                <w:rFonts w:ascii="Aptos" w:hAnsi="Aptos"/>
                <w:sz w:val="17"/>
                <w:rPrChange w:id="3801" w:author="Microsoft Word" w:date="2026-09-09T14:54:00Z" w16du:dateUtc="2026-09-09T13:54:00Z">
                  <w:rPr>
                    <w:sz w:val="18"/>
                    <w:szCs w:val="18"/>
                  </w:rPr>
                </w:rPrChange>
              </w:rPr>
              <w:t>Access and authorisation events</w:t>
            </w:r>
          </w:p>
        </w:tc>
        <w:tc>
          <w:tcPr>
            <w:tcW w:w="1800" w:type="dxa"/>
            <w:shd w:val="clear" w:color="auto" w:fill="FFFFFF"/>
            <w:tcMar>
              <w:top w:w="70" w:type="dxa"/>
              <w:left w:w="110" w:type="dxa"/>
              <w:bottom w:w="70" w:type="dxa"/>
              <w:right w:w="110" w:type="dxa"/>
            </w:tcMar>
            <w:vAlign w:val="center"/>
          </w:tcPr>
          <w:p w14:paraId="13E1D0BC" w14:textId="77777777" w:rsidR="00CB3C09" w:rsidRPr="000D75C5" w:rsidRDefault="00CB3C09" w:rsidP="00D511EF">
            <w:pPr>
              <w:spacing w:after="10" w:line="258" w:lineRule="auto"/>
              <w:rPr>
                <w:rFonts w:ascii="Aptos" w:hAnsi="Aptos"/>
                <w:sz w:val="17"/>
                <w:rPrChange w:id="3802" w:author="Microsoft Word" w:date="2026-09-09T14:54:00Z" w16du:dateUtc="2026-09-09T13:54:00Z">
                  <w:rPr/>
                </w:rPrChange>
              </w:rPr>
            </w:pPr>
            <w:r w:rsidRPr="000D75C5">
              <w:rPr>
                <w:rFonts w:ascii="Aptos" w:hAnsi="Aptos"/>
                <w:sz w:val="17"/>
                <w:rPrChange w:id="3803" w:author="Microsoft Word" w:date="2026-09-09T14:54:00Z" w16du:dateUtc="2026-09-09T13:54:00Z">
                  <w:rPr>
                    <w:sz w:val="18"/>
                    <w:szCs w:val="18"/>
                  </w:rPr>
                </w:rPrChange>
              </w:rPr>
              <w:t>Log Analytics</w:t>
            </w:r>
          </w:p>
        </w:tc>
      </w:tr>
      <w:tr w:rsidR="00CB3C09" w14:paraId="2E41CAC9" w14:textId="77777777" w:rsidTr="00D511EF">
        <w:tc>
          <w:tcPr>
            <w:tcW w:w="2100" w:type="dxa"/>
            <w:shd w:val="clear" w:color="auto" w:fill="F4F6FA"/>
            <w:tcMar>
              <w:top w:w="70" w:type="dxa"/>
              <w:left w:w="110" w:type="dxa"/>
              <w:bottom w:w="70" w:type="dxa"/>
              <w:right w:w="110" w:type="dxa"/>
            </w:tcMar>
            <w:vAlign w:val="center"/>
          </w:tcPr>
          <w:p w14:paraId="0FA5F1D3" w14:textId="77777777" w:rsidR="00CB3C09" w:rsidRPr="000D75C5" w:rsidRDefault="00CB3C09" w:rsidP="00D511EF">
            <w:pPr>
              <w:spacing w:after="10" w:line="258" w:lineRule="auto"/>
              <w:rPr>
                <w:rFonts w:ascii="Aptos" w:hAnsi="Aptos"/>
                <w:sz w:val="17"/>
                <w:rPrChange w:id="3804" w:author="Microsoft Word" w:date="2026-09-09T14:54:00Z" w16du:dateUtc="2026-09-09T13:54:00Z">
                  <w:rPr/>
                </w:rPrChange>
              </w:rPr>
            </w:pPr>
            <w:r w:rsidRPr="000D75C5">
              <w:rPr>
                <w:rFonts w:ascii="Aptos" w:hAnsi="Aptos"/>
                <w:sz w:val="17"/>
                <w:rPrChange w:id="3805" w:author="Microsoft Word" w:date="2026-09-09T14:54:00Z" w16du:dateUtc="2026-09-09T13:54:00Z">
                  <w:rPr>
                    <w:sz w:val="18"/>
                    <w:szCs w:val="18"/>
                  </w:rPr>
                </w:rPrChange>
              </w:rPr>
              <w:t>Functions</w:t>
            </w:r>
          </w:p>
        </w:tc>
        <w:tc>
          <w:tcPr>
            <w:tcW w:w="2700" w:type="dxa"/>
            <w:shd w:val="clear" w:color="auto" w:fill="F4F6FA"/>
            <w:tcMar>
              <w:top w:w="70" w:type="dxa"/>
              <w:left w:w="110" w:type="dxa"/>
              <w:bottom w:w="70" w:type="dxa"/>
              <w:right w:w="110" w:type="dxa"/>
            </w:tcMar>
            <w:vAlign w:val="center"/>
          </w:tcPr>
          <w:p w14:paraId="6C3AEF4F" w14:textId="77777777" w:rsidR="00CB3C09" w:rsidRPr="000D75C5" w:rsidRDefault="00CB3C09" w:rsidP="00D511EF">
            <w:pPr>
              <w:spacing w:after="10" w:line="258" w:lineRule="auto"/>
              <w:rPr>
                <w:rFonts w:ascii="Aptos" w:hAnsi="Aptos"/>
                <w:sz w:val="17"/>
                <w:rPrChange w:id="3806" w:author="Microsoft Word" w:date="2026-09-09T14:54:00Z" w16du:dateUtc="2026-09-09T13:54:00Z">
                  <w:rPr/>
                </w:rPrChange>
              </w:rPr>
            </w:pPr>
            <w:r w:rsidRPr="000D75C5">
              <w:rPr>
                <w:rFonts w:ascii="Aptos" w:hAnsi="Aptos"/>
                <w:sz w:val="17"/>
                <w:rPrChange w:id="3807" w:author="Microsoft Word" w:date="2026-09-09T14:54:00Z" w16du:dateUtc="2026-09-09T13:54:00Z">
                  <w:rPr>
                    <w:sz w:val="18"/>
                    <w:szCs w:val="18"/>
                  </w:rPr>
                </w:rPrChange>
              </w:rPr>
              <w:t>Executions, errors, duration</w:t>
            </w:r>
          </w:p>
        </w:tc>
        <w:tc>
          <w:tcPr>
            <w:tcW w:w="2760" w:type="dxa"/>
            <w:shd w:val="clear" w:color="auto" w:fill="F4F6FA"/>
            <w:tcMar>
              <w:top w:w="70" w:type="dxa"/>
              <w:left w:w="110" w:type="dxa"/>
              <w:bottom w:w="70" w:type="dxa"/>
              <w:right w:w="110" w:type="dxa"/>
            </w:tcMar>
            <w:vAlign w:val="center"/>
          </w:tcPr>
          <w:p w14:paraId="2BFBAABA" w14:textId="77777777" w:rsidR="00CB3C09" w:rsidRPr="000D75C5" w:rsidRDefault="00CB3C09" w:rsidP="00D511EF">
            <w:pPr>
              <w:spacing w:after="10" w:line="258" w:lineRule="auto"/>
              <w:rPr>
                <w:rFonts w:ascii="Aptos" w:hAnsi="Aptos"/>
                <w:sz w:val="17"/>
                <w:rPrChange w:id="3808" w:author="Microsoft Word" w:date="2026-09-09T14:54:00Z" w16du:dateUtc="2026-09-09T13:54:00Z">
                  <w:rPr/>
                </w:rPrChange>
              </w:rPr>
            </w:pPr>
            <w:r w:rsidRPr="000D75C5">
              <w:rPr>
                <w:rFonts w:ascii="Aptos" w:hAnsi="Aptos"/>
                <w:sz w:val="17"/>
                <w:rPrChange w:id="3809" w:author="Microsoft Word" w:date="2026-09-09T14:54:00Z" w16du:dateUtc="2026-09-09T13:54:00Z">
                  <w:rPr>
                    <w:sz w:val="18"/>
                    <w:szCs w:val="18"/>
                  </w:rPr>
                </w:rPrChange>
              </w:rPr>
              <w:t>Managed identity and Key Vault access</w:t>
            </w:r>
          </w:p>
        </w:tc>
        <w:tc>
          <w:tcPr>
            <w:tcW w:w="1800" w:type="dxa"/>
            <w:shd w:val="clear" w:color="auto" w:fill="F4F6FA"/>
            <w:tcMar>
              <w:top w:w="70" w:type="dxa"/>
              <w:left w:w="110" w:type="dxa"/>
              <w:bottom w:w="70" w:type="dxa"/>
              <w:right w:w="110" w:type="dxa"/>
            </w:tcMar>
            <w:vAlign w:val="center"/>
          </w:tcPr>
          <w:p w14:paraId="70D17350" w14:textId="77777777" w:rsidR="00CB3C09" w:rsidRPr="000D75C5" w:rsidRDefault="00CB3C09" w:rsidP="00D511EF">
            <w:pPr>
              <w:spacing w:after="10" w:line="258" w:lineRule="auto"/>
              <w:rPr>
                <w:rFonts w:ascii="Aptos" w:hAnsi="Aptos"/>
                <w:sz w:val="17"/>
                <w:rPrChange w:id="3810" w:author="Microsoft Word" w:date="2026-09-09T14:54:00Z" w16du:dateUtc="2026-09-09T13:54:00Z">
                  <w:rPr/>
                </w:rPrChange>
              </w:rPr>
            </w:pPr>
            <w:r w:rsidRPr="000D75C5">
              <w:rPr>
                <w:rFonts w:ascii="Aptos" w:hAnsi="Aptos"/>
                <w:sz w:val="17"/>
                <w:rPrChange w:id="3811" w:author="Microsoft Word" w:date="2026-09-09T14:54:00Z" w16du:dateUtc="2026-09-09T13:54:00Z">
                  <w:rPr>
                    <w:sz w:val="18"/>
                    <w:szCs w:val="18"/>
                  </w:rPr>
                </w:rPrChange>
              </w:rPr>
              <w:t>Log Analytics, CrowdStrike</w:t>
            </w:r>
          </w:p>
        </w:tc>
      </w:tr>
      <w:tr w:rsidR="00CB3C09" w14:paraId="4E9DE36D" w14:textId="77777777" w:rsidTr="00D511EF">
        <w:tc>
          <w:tcPr>
            <w:tcW w:w="2100" w:type="dxa"/>
            <w:shd w:val="clear" w:color="auto" w:fill="FFFFFF"/>
            <w:tcMar>
              <w:top w:w="70" w:type="dxa"/>
              <w:left w:w="110" w:type="dxa"/>
              <w:bottom w:w="70" w:type="dxa"/>
              <w:right w:w="110" w:type="dxa"/>
            </w:tcMar>
            <w:vAlign w:val="center"/>
          </w:tcPr>
          <w:p w14:paraId="2D0D4B46" w14:textId="77777777" w:rsidR="00CB3C09" w:rsidRPr="000D75C5" w:rsidRDefault="00CB3C09" w:rsidP="00D511EF">
            <w:pPr>
              <w:spacing w:after="10" w:line="258" w:lineRule="auto"/>
              <w:rPr>
                <w:rFonts w:ascii="Aptos" w:hAnsi="Aptos"/>
                <w:sz w:val="17"/>
                <w:rPrChange w:id="3812" w:author="Microsoft Word" w:date="2026-09-09T14:54:00Z" w16du:dateUtc="2026-09-09T13:54:00Z">
                  <w:rPr/>
                </w:rPrChange>
              </w:rPr>
            </w:pPr>
            <w:r w:rsidRPr="000D75C5">
              <w:rPr>
                <w:rFonts w:ascii="Aptos" w:hAnsi="Aptos"/>
                <w:sz w:val="17"/>
                <w:rPrChange w:id="3813" w:author="Microsoft Word" w:date="2026-09-09T14:54:00Z" w16du:dateUtc="2026-09-09T13:54:00Z">
                  <w:rPr>
                    <w:sz w:val="18"/>
                    <w:szCs w:val="18"/>
                  </w:rPr>
                </w:rPrChange>
              </w:rPr>
              <w:t>Key Vault</w:t>
            </w:r>
          </w:p>
        </w:tc>
        <w:tc>
          <w:tcPr>
            <w:tcW w:w="2700" w:type="dxa"/>
            <w:shd w:val="clear" w:color="auto" w:fill="FFFFFF"/>
            <w:tcMar>
              <w:top w:w="70" w:type="dxa"/>
              <w:left w:w="110" w:type="dxa"/>
              <w:bottom w:w="70" w:type="dxa"/>
              <w:right w:w="110" w:type="dxa"/>
            </w:tcMar>
            <w:vAlign w:val="center"/>
          </w:tcPr>
          <w:p w14:paraId="720D967E" w14:textId="77777777" w:rsidR="00CB3C09" w:rsidRPr="000D75C5" w:rsidRDefault="00CB3C09" w:rsidP="00D511EF">
            <w:pPr>
              <w:spacing w:after="10" w:line="258" w:lineRule="auto"/>
              <w:rPr>
                <w:rFonts w:ascii="Aptos" w:hAnsi="Aptos"/>
                <w:sz w:val="17"/>
                <w:rPrChange w:id="3814" w:author="Microsoft Word" w:date="2026-09-09T14:54:00Z" w16du:dateUtc="2026-09-09T13:54:00Z">
                  <w:rPr/>
                </w:rPrChange>
              </w:rPr>
            </w:pPr>
            <w:r w:rsidRPr="000D75C5">
              <w:rPr>
                <w:rFonts w:ascii="Aptos" w:hAnsi="Aptos"/>
                <w:sz w:val="17"/>
                <w:rPrChange w:id="3815" w:author="Microsoft Word" w:date="2026-09-09T14:54:00Z" w16du:dateUtc="2026-09-09T13:54:00Z">
                  <w:rPr>
                    <w:sz w:val="18"/>
                    <w:szCs w:val="18"/>
                  </w:rPr>
                </w:rPrChange>
              </w:rPr>
              <w:t>Availability</w:t>
            </w:r>
          </w:p>
        </w:tc>
        <w:tc>
          <w:tcPr>
            <w:tcW w:w="2760" w:type="dxa"/>
            <w:shd w:val="clear" w:color="auto" w:fill="FFFFFF"/>
            <w:tcMar>
              <w:top w:w="70" w:type="dxa"/>
              <w:left w:w="110" w:type="dxa"/>
              <w:bottom w:w="70" w:type="dxa"/>
              <w:right w:w="110" w:type="dxa"/>
            </w:tcMar>
            <w:vAlign w:val="center"/>
          </w:tcPr>
          <w:p w14:paraId="0E53465B" w14:textId="77777777" w:rsidR="00CB3C09" w:rsidRPr="000D75C5" w:rsidRDefault="00CB3C09" w:rsidP="00D511EF">
            <w:pPr>
              <w:spacing w:after="10" w:line="258" w:lineRule="auto"/>
              <w:rPr>
                <w:rFonts w:ascii="Aptos" w:hAnsi="Aptos"/>
                <w:sz w:val="17"/>
                <w:rPrChange w:id="3816" w:author="Microsoft Word" w:date="2026-09-09T14:54:00Z" w16du:dateUtc="2026-09-09T13:54:00Z">
                  <w:rPr/>
                </w:rPrChange>
              </w:rPr>
            </w:pPr>
            <w:r w:rsidRPr="000D75C5">
              <w:rPr>
                <w:rFonts w:ascii="Aptos" w:hAnsi="Aptos"/>
                <w:sz w:val="17"/>
                <w:rPrChange w:id="3817" w:author="Microsoft Word" w:date="2026-09-09T14:54:00Z" w16du:dateUtc="2026-09-09T13:54:00Z">
                  <w:rPr>
                    <w:sz w:val="18"/>
                    <w:szCs w:val="18"/>
                  </w:rPr>
                </w:rPrChange>
              </w:rPr>
              <w:t>Secret and certificate access</w:t>
            </w:r>
          </w:p>
        </w:tc>
        <w:tc>
          <w:tcPr>
            <w:tcW w:w="1800" w:type="dxa"/>
            <w:shd w:val="clear" w:color="auto" w:fill="FFFFFF"/>
            <w:tcMar>
              <w:top w:w="70" w:type="dxa"/>
              <w:left w:w="110" w:type="dxa"/>
              <w:bottom w:w="70" w:type="dxa"/>
              <w:right w:w="110" w:type="dxa"/>
            </w:tcMar>
            <w:vAlign w:val="center"/>
          </w:tcPr>
          <w:p w14:paraId="2BBEB7CC" w14:textId="77777777" w:rsidR="00CB3C09" w:rsidRPr="000D75C5" w:rsidRDefault="00CB3C09" w:rsidP="00D511EF">
            <w:pPr>
              <w:spacing w:after="10" w:line="258" w:lineRule="auto"/>
              <w:rPr>
                <w:rFonts w:ascii="Aptos" w:hAnsi="Aptos"/>
                <w:sz w:val="17"/>
                <w:rPrChange w:id="3818" w:author="Microsoft Word" w:date="2026-09-09T14:54:00Z" w16du:dateUtc="2026-09-09T13:54:00Z">
                  <w:rPr/>
                </w:rPrChange>
              </w:rPr>
            </w:pPr>
            <w:r w:rsidRPr="000D75C5">
              <w:rPr>
                <w:rFonts w:ascii="Aptos" w:hAnsi="Aptos"/>
                <w:sz w:val="17"/>
                <w:rPrChange w:id="3819" w:author="Microsoft Word" w:date="2026-09-09T14:54:00Z" w16du:dateUtc="2026-09-09T13:54:00Z">
                  <w:rPr>
                    <w:sz w:val="18"/>
                    <w:szCs w:val="18"/>
                  </w:rPr>
                </w:rPrChange>
              </w:rPr>
              <w:t>Log Analytics, CrowdStrike</w:t>
            </w:r>
          </w:p>
        </w:tc>
      </w:tr>
      <w:tr w:rsidR="00CB3C09" w14:paraId="7C8BCF3C" w14:textId="77777777" w:rsidTr="00D511EF">
        <w:tc>
          <w:tcPr>
            <w:tcW w:w="2100" w:type="dxa"/>
            <w:shd w:val="clear" w:color="auto" w:fill="F4F6FA"/>
            <w:tcMar>
              <w:top w:w="70" w:type="dxa"/>
              <w:left w:w="110" w:type="dxa"/>
              <w:bottom w:w="70" w:type="dxa"/>
              <w:right w:w="110" w:type="dxa"/>
            </w:tcMar>
            <w:vAlign w:val="center"/>
          </w:tcPr>
          <w:p w14:paraId="1A2AB008" w14:textId="77777777" w:rsidR="00CB3C09" w:rsidRPr="000D75C5" w:rsidRDefault="00CB3C09" w:rsidP="00D511EF">
            <w:pPr>
              <w:spacing w:after="10" w:line="258" w:lineRule="auto"/>
              <w:rPr>
                <w:rFonts w:ascii="Aptos" w:hAnsi="Aptos"/>
                <w:sz w:val="17"/>
                <w:rPrChange w:id="3820" w:author="Microsoft Word" w:date="2026-09-09T14:54:00Z" w16du:dateUtc="2026-09-09T13:54:00Z">
                  <w:rPr/>
                </w:rPrChange>
              </w:rPr>
            </w:pPr>
            <w:r w:rsidRPr="000D75C5">
              <w:rPr>
                <w:rFonts w:ascii="Aptos" w:hAnsi="Aptos"/>
                <w:sz w:val="17"/>
                <w:rPrChange w:id="3821" w:author="Microsoft Word" w:date="2026-09-09T14:54:00Z" w16du:dateUtc="2026-09-09T13:54:00Z">
                  <w:rPr>
                    <w:sz w:val="18"/>
                    <w:szCs w:val="18"/>
                  </w:rPr>
                </w:rPrChange>
              </w:rPr>
              <w:t>Event Hubs</w:t>
            </w:r>
          </w:p>
        </w:tc>
        <w:tc>
          <w:tcPr>
            <w:tcW w:w="2700" w:type="dxa"/>
            <w:shd w:val="clear" w:color="auto" w:fill="F4F6FA"/>
            <w:tcMar>
              <w:top w:w="70" w:type="dxa"/>
              <w:left w:w="110" w:type="dxa"/>
              <w:bottom w:w="70" w:type="dxa"/>
              <w:right w:w="110" w:type="dxa"/>
            </w:tcMar>
            <w:vAlign w:val="center"/>
          </w:tcPr>
          <w:p w14:paraId="72AFD7CE" w14:textId="77777777" w:rsidR="00CB3C09" w:rsidRPr="000D75C5" w:rsidRDefault="00CB3C09" w:rsidP="00D511EF">
            <w:pPr>
              <w:spacing w:after="10" w:line="258" w:lineRule="auto"/>
              <w:rPr>
                <w:rFonts w:ascii="Aptos" w:hAnsi="Aptos"/>
                <w:sz w:val="17"/>
                <w:rPrChange w:id="3822" w:author="Microsoft Word" w:date="2026-09-09T14:54:00Z" w16du:dateUtc="2026-09-09T13:54:00Z">
                  <w:rPr/>
                </w:rPrChange>
              </w:rPr>
            </w:pPr>
            <w:r w:rsidRPr="000D75C5">
              <w:rPr>
                <w:rFonts w:ascii="Aptos" w:hAnsi="Aptos"/>
                <w:sz w:val="17"/>
                <w:rPrChange w:id="3823" w:author="Microsoft Word" w:date="2026-09-09T14:54:00Z" w16du:dateUtc="2026-09-09T13:54:00Z">
                  <w:rPr>
                    <w:sz w:val="18"/>
                    <w:szCs w:val="18"/>
                  </w:rPr>
                </w:rPrChange>
              </w:rPr>
              <w:t>Throughput, lag</w:t>
            </w:r>
          </w:p>
        </w:tc>
        <w:tc>
          <w:tcPr>
            <w:tcW w:w="2760" w:type="dxa"/>
            <w:shd w:val="clear" w:color="auto" w:fill="F4F6FA"/>
            <w:tcMar>
              <w:top w:w="70" w:type="dxa"/>
              <w:left w:w="110" w:type="dxa"/>
              <w:bottom w:w="70" w:type="dxa"/>
              <w:right w:w="110" w:type="dxa"/>
            </w:tcMar>
            <w:vAlign w:val="center"/>
          </w:tcPr>
          <w:p w14:paraId="5EF6DCD1" w14:textId="77777777" w:rsidR="00CB3C09" w:rsidRPr="000D75C5" w:rsidRDefault="00CB3C09" w:rsidP="00D511EF">
            <w:pPr>
              <w:spacing w:after="10" w:line="258" w:lineRule="auto"/>
              <w:rPr>
                <w:rFonts w:ascii="Aptos" w:hAnsi="Aptos"/>
                <w:sz w:val="17"/>
                <w:rPrChange w:id="3824" w:author="Microsoft Word" w:date="2026-09-09T14:54:00Z" w16du:dateUtc="2026-09-09T13:54:00Z">
                  <w:rPr/>
                </w:rPrChange>
              </w:rPr>
            </w:pPr>
            <w:r w:rsidRPr="000D75C5">
              <w:rPr>
                <w:rFonts w:ascii="Aptos" w:hAnsi="Aptos"/>
                <w:sz w:val="17"/>
                <w:rPrChange w:id="3825" w:author="Microsoft Word" w:date="2026-09-09T14:54:00Z" w16du:dateUtc="2026-09-09T13:54:00Z">
                  <w:rPr>
                    <w:sz w:val="18"/>
                    <w:szCs w:val="18"/>
                  </w:rPr>
                </w:rPrChange>
              </w:rPr>
              <w:t>Namespace access</w:t>
            </w:r>
          </w:p>
        </w:tc>
        <w:tc>
          <w:tcPr>
            <w:tcW w:w="1800" w:type="dxa"/>
            <w:shd w:val="clear" w:color="auto" w:fill="F4F6FA"/>
            <w:tcMar>
              <w:top w:w="70" w:type="dxa"/>
              <w:left w:w="110" w:type="dxa"/>
              <w:bottom w:w="70" w:type="dxa"/>
              <w:right w:w="110" w:type="dxa"/>
            </w:tcMar>
            <w:vAlign w:val="center"/>
          </w:tcPr>
          <w:p w14:paraId="3F8215D1" w14:textId="77777777" w:rsidR="00CB3C09" w:rsidRPr="000D75C5" w:rsidRDefault="00CB3C09" w:rsidP="00D511EF">
            <w:pPr>
              <w:spacing w:after="10" w:line="258" w:lineRule="auto"/>
              <w:rPr>
                <w:rFonts w:ascii="Aptos" w:hAnsi="Aptos"/>
                <w:sz w:val="17"/>
                <w:rPrChange w:id="3826" w:author="Microsoft Word" w:date="2026-09-09T14:54:00Z" w16du:dateUtc="2026-09-09T13:54:00Z">
                  <w:rPr/>
                </w:rPrChange>
              </w:rPr>
            </w:pPr>
            <w:r w:rsidRPr="000D75C5">
              <w:rPr>
                <w:rFonts w:ascii="Aptos" w:hAnsi="Aptos"/>
                <w:sz w:val="17"/>
                <w:rPrChange w:id="3827" w:author="Microsoft Word" w:date="2026-09-09T14:54:00Z" w16du:dateUtc="2026-09-09T13:54:00Z">
                  <w:rPr>
                    <w:sz w:val="18"/>
                    <w:szCs w:val="18"/>
                  </w:rPr>
                </w:rPrChange>
              </w:rPr>
              <w:t>Log Analytics, CrowdStrike</w:t>
            </w:r>
          </w:p>
        </w:tc>
      </w:tr>
    </w:tbl>
    <w:p w14:paraId="1A9A289C" w14:textId="598B5FD4" w:rsidR="00CB3C09" w:rsidRDefault="00CB3C09" w:rsidP="00CB3C09">
      <w:pPr>
        <w:rPr>
          <w:ins w:id="3828" w:author="Microsoft Word" w:date="2026-09-09T14:02:00Z" w16du:dateUtc="2026-09-09T13:02:00Z"/>
        </w:rPr>
      </w:pPr>
    </w:p>
    <w:p w14:paraId="2714AD3C" w14:textId="337B7C3D" w:rsidR="00CB3C09" w:rsidRDefault="006F419D" w:rsidP="00CB3C09">
      <w:pPr>
        <w:pStyle w:val="Heading2"/>
        <w:rPr>
          <w:rFonts w:ascii="Calibri heading" w:hAnsi="Calibri heading"/>
          <w:b/>
          <w:color w:val="2E5496"/>
          <w:sz w:val="28"/>
          <w:lang w:val="en-US"/>
        </w:rPr>
      </w:pPr>
      <w:bookmarkStart w:id="3829" w:name="_Toc239507159"/>
      <w:bookmarkStart w:id="3830" w:name="_Toc239852389"/>
      <w:bookmarkStart w:id="3831" w:name="_Toc239899912"/>
      <w:r w:rsidRPr="000D1E23">
        <w:rPr>
          <w:rFonts w:ascii="Calibri heading" w:hAnsi="Calibri heading"/>
          <w:b/>
          <w:color w:val="2E5496"/>
          <w:sz w:val="28"/>
          <w:lang w:val="en-US"/>
          <w:rPrChange w:id="3832" w:author="Microsoft Word" w:date="2026-09-09T14:54:00Z" w16du:dateUtc="2026-09-09T13:54:00Z">
            <w:rPr/>
          </w:rPrChange>
        </w:rPr>
        <w:t>10</w:t>
      </w:r>
      <w:r w:rsidR="00CB3C09" w:rsidRPr="000D1E23">
        <w:rPr>
          <w:rFonts w:ascii="Calibri heading" w:hAnsi="Calibri heading"/>
          <w:b/>
          <w:color w:val="2E5496"/>
          <w:sz w:val="28"/>
          <w:lang w:val="en-US"/>
          <w:rPrChange w:id="3833" w:author="Microsoft Word" w:date="2026-09-09T14:54:00Z" w16du:dateUtc="2026-09-09T13:54:00Z">
            <w:rPr/>
          </w:rPrChange>
        </w:rPr>
        <w:t>.</w:t>
      </w:r>
      <w:r w:rsidR="00051BC2" w:rsidRPr="000D1E23">
        <w:rPr>
          <w:rFonts w:ascii="Calibri heading" w:hAnsi="Calibri heading"/>
          <w:b/>
          <w:color w:val="2E5496"/>
          <w:sz w:val="28"/>
          <w:lang w:val="en-US"/>
          <w:rPrChange w:id="3834" w:author="Microsoft Word" w:date="2026-09-09T14:54:00Z" w16du:dateUtc="2026-09-09T13:54:00Z">
            <w:rPr/>
          </w:rPrChange>
        </w:rPr>
        <w:t>4</w:t>
      </w:r>
      <w:r w:rsidR="00CB3C09" w:rsidRPr="000D1E23">
        <w:rPr>
          <w:rFonts w:ascii="Calibri heading" w:hAnsi="Calibri heading"/>
          <w:b/>
          <w:color w:val="2E5496"/>
          <w:sz w:val="28"/>
          <w:lang w:val="en-US"/>
          <w:rPrChange w:id="3835" w:author="Microsoft Word" w:date="2026-09-09T14:54:00Z" w16du:dateUtc="2026-09-09T13:54:00Z">
            <w:rPr/>
          </w:rPrChange>
        </w:rPr>
        <w:t xml:space="preserve"> Operational Excellence</w:t>
      </w:r>
      <w:bookmarkEnd w:id="3829"/>
      <w:bookmarkEnd w:id="3830"/>
      <w:bookmarkEnd w:id="3831"/>
    </w:p>
    <w:p w14:paraId="27B65CB7" w14:textId="77777777" w:rsidR="007A3B49" w:rsidRPr="007A3B49" w:rsidRDefault="007A3B49" w:rsidP="007A3B49">
      <w:pPr>
        <w:rPr>
          <w:lang w:val="en-US"/>
          <w:rPrChange w:id="3836" w:author="Microsoft Word" w:date="2026-09-09T14:02:00Z" w16du:dateUtc="2026-09-09T13:02:00Z">
            <w:rPr/>
          </w:rPrChange>
        </w:rPr>
      </w:pPr>
    </w:p>
    <w:p w14:paraId="5F4691FD" w14:textId="77777777" w:rsidR="00CB3C09" w:rsidRPr="00BB00BA" w:rsidRDefault="00CB3C09" w:rsidP="00CB3C09">
      <w:pPr>
        <w:spacing w:after="120" w:line="278" w:lineRule="auto"/>
        <w:rPr>
          <w:rFonts w:ascii="Aptos" w:hAnsi="Aptos"/>
          <w:sz w:val="18"/>
          <w:rPrChange w:id="3837" w:author="Microsoft Word" w:date="2026-09-09T14:54:00Z" w16du:dateUtc="2026-09-09T13:54:00Z">
            <w:rPr/>
          </w:rPrChange>
        </w:rPr>
      </w:pPr>
      <w:r w:rsidRPr="00BB00BA">
        <w:rPr>
          <w:rFonts w:ascii="Aptos" w:hAnsi="Aptos"/>
          <w:sz w:val="18"/>
          <w:rPrChange w:id="3838" w:author="Microsoft Word" w:date="2026-09-09T14:54:00Z" w16du:dateUtc="2026-09-09T13:54:00Z">
            <w:rPr/>
          </w:rPrChange>
        </w:rPr>
        <w:t>The discipline that keeps an integration secure also keeps it operable.</w:t>
      </w:r>
    </w:p>
    <w:p w14:paraId="315B83C8" w14:textId="5B7981EF" w:rsidR="00CB3C09" w:rsidRPr="00BB00BA" w:rsidRDefault="00CB3C09" w:rsidP="00CB3C09">
      <w:pPr>
        <w:spacing w:after="46" w:line="270" w:lineRule="auto"/>
        <w:ind w:left="360"/>
        <w:rPr>
          <w:rFonts w:ascii="Aptos" w:hAnsi="Aptos"/>
          <w:sz w:val="18"/>
          <w:rPrChange w:id="3839" w:author="Microsoft Word" w:date="2026-09-09T14:54:00Z" w16du:dateUtc="2026-09-09T13:54:00Z">
            <w:rPr/>
          </w:rPrChange>
        </w:rPr>
      </w:pPr>
      <w:r w:rsidRPr="00BB00BA">
        <w:rPr>
          <w:rFonts w:ascii="Aptos" w:hAnsi="Aptos"/>
          <w:b/>
          <w:sz w:val="18"/>
          <w:rPrChange w:id="3840" w:author="Microsoft Word" w:date="2026-09-09T14:54:00Z" w16du:dateUtc="2026-09-09T13:54:00Z">
            <w:rPr>
              <w:b/>
              <w:bCs/>
            </w:rPr>
          </w:rPrChange>
        </w:rPr>
        <w:t xml:space="preserve">Deployed as code. </w:t>
      </w:r>
      <w:r w:rsidRPr="00BB00BA">
        <w:rPr>
          <w:rFonts w:ascii="Aptos" w:hAnsi="Aptos"/>
          <w:sz w:val="18"/>
          <w:rPrChange w:id="3841" w:author="Microsoft Word" w:date="2026-09-09T14:54:00Z" w16du:dateUtc="2026-09-09T13:54:00Z">
            <w:rPr/>
          </w:rPrChange>
        </w:rPr>
        <w:t>Integrations are provisioned through infrastructure-as-code and delivered through DevSecOps pipelines, so an environment is reproducible and reviewable</w:t>
      </w:r>
      <w:r w:rsidR="00AB0BF8" w:rsidRPr="00BB00BA">
        <w:rPr>
          <w:rFonts w:ascii="Aptos" w:hAnsi="Aptos"/>
          <w:sz w:val="18"/>
          <w:rPrChange w:id="3842" w:author="Microsoft Word" w:date="2026-09-09T14:54:00Z" w16du:dateUtc="2026-09-09T13:54:00Z">
            <w:rPr/>
          </w:rPrChange>
        </w:rPr>
        <w:t>,</w:t>
      </w:r>
      <w:r w:rsidRPr="00BB00BA">
        <w:rPr>
          <w:rFonts w:ascii="Aptos" w:hAnsi="Aptos"/>
          <w:sz w:val="18"/>
          <w:rPrChange w:id="3843" w:author="Microsoft Word" w:date="2026-09-09T14:54:00Z" w16du:dateUtc="2026-09-09T13:54:00Z">
            <w:rPr/>
          </w:rPrChange>
        </w:rPr>
        <w:t xml:space="preserve"> and nothing is configured by hand.</w:t>
      </w:r>
    </w:p>
    <w:p w14:paraId="1EDB6693" w14:textId="13220E0D" w:rsidR="00CB3C09" w:rsidRPr="00BB00BA" w:rsidRDefault="00CB3C09" w:rsidP="00CB3C09">
      <w:pPr>
        <w:spacing w:after="46" w:line="270" w:lineRule="auto"/>
        <w:ind w:left="360"/>
        <w:rPr>
          <w:rFonts w:ascii="Aptos" w:hAnsi="Aptos"/>
          <w:sz w:val="18"/>
          <w:rPrChange w:id="3844" w:author="Microsoft Word" w:date="2026-09-09T14:54:00Z" w16du:dateUtc="2026-09-09T13:54:00Z">
            <w:rPr/>
          </w:rPrChange>
        </w:rPr>
      </w:pPr>
      <w:r w:rsidRPr="00BB00BA">
        <w:rPr>
          <w:rFonts w:ascii="Aptos" w:hAnsi="Aptos"/>
          <w:b/>
          <w:sz w:val="18"/>
          <w:rPrChange w:id="3845" w:author="Microsoft Word" w:date="2026-09-09T14:54:00Z" w16du:dateUtc="2026-09-09T13:54:00Z">
            <w:rPr>
              <w:b/>
              <w:bCs/>
            </w:rPr>
          </w:rPrChange>
        </w:rPr>
        <w:t xml:space="preserve">Resilience matched to criticality. </w:t>
      </w:r>
      <w:r w:rsidRPr="00BB00BA">
        <w:rPr>
          <w:rFonts w:ascii="Aptos" w:hAnsi="Aptos"/>
          <w:sz w:val="18"/>
          <w:rPrChange w:id="3846" w:author="Microsoft Word" w:date="2026-09-09T14:54:00Z" w16du:dateUtc="2026-09-09T13:54:00Z">
            <w:rPr/>
          </w:rPrChange>
        </w:rPr>
        <w:t>The redundancy and recovery posture of an integration follows its criticality tier, set with business continuity and risk and evidenced at design time</w:t>
      </w:r>
    </w:p>
    <w:p w14:paraId="61FAE3DA" w14:textId="17753D2E" w:rsidR="00CB3C09" w:rsidRDefault="00CB3C09" w:rsidP="00CB3C09">
      <w:pPr>
        <w:spacing w:after="46" w:line="270" w:lineRule="auto"/>
        <w:ind w:left="360"/>
        <w:rPr>
          <w:rFonts w:ascii="Aptos" w:hAnsi="Aptos"/>
          <w:sz w:val="18"/>
        </w:rPr>
      </w:pPr>
      <w:r w:rsidRPr="00BB00BA">
        <w:rPr>
          <w:rFonts w:ascii="Aptos" w:hAnsi="Aptos"/>
          <w:b/>
          <w:sz w:val="18"/>
          <w:rPrChange w:id="3847" w:author="Microsoft Word" w:date="2026-09-09T14:54:00Z" w16du:dateUtc="2026-09-09T13:54:00Z">
            <w:rPr>
              <w:b/>
              <w:bCs/>
            </w:rPr>
          </w:rPrChange>
        </w:rPr>
        <w:t xml:space="preserve">Owned and kept live. </w:t>
      </w:r>
      <w:r w:rsidRPr="00BB00BA">
        <w:rPr>
          <w:rFonts w:ascii="Aptos" w:hAnsi="Aptos"/>
          <w:sz w:val="18"/>
          <w:rPrChange w:id="3848" w:author="Microsoft Word" w:date="2026-09-09T14:54:00Z" w16du:dateUtc="2026-09-09T13:54:00Z">
            <w:rPr/>
          </w:rPrChange>
        </w:rPr>
        <w:t xml:space="preserve">Each integration has monitoring, alerting and a defined support model with named ownership, and the </w:t>
      </w:r>
      <w:r w:rsidR="00A22181" w:rsidRPr="00BB00BA">
        <w:rPr>
          <w:rFonts w:ascii="Aptos" w:hAnsi="Aptos"/>
          <w:sz w:val="18"/>
          <w:lang w:val="en-GB"/>
          <w:rPrChange w:id="3849" w:author="Microsoft Word" w:date="2026-09-09T14:54:00Z" w16du:dateUtc="2026-09-09T13:54:00Z">
            <w:rPr>
              <w:lang w:val="en-GB"/>
            </w:rPr>
          </w:rPrChange>
        </w:rPr>
        <w:t>System Integration framework</w:t>
      </w:r>
      <w:r w:rsidR="00A22181" w:rsidRPr="00BB00BA" w:rsidDel="00A22181">
        <w:rPr>
          <w:rFonts w:ascii="Aptos" w:hAnsi="Aptos"/>
          <w:sz w:val="18"/>
          <w:rPrChange w:id="3850" w:author="Microsoft Word" w:date="2026-09-09T14:54:00Z" w16du:dateUtc="2026-09-09T13:54:00Z">
            <w:rPr/>
          </w:rPrChange>
        </w:rPr>
        <w:t xml:space="preserve"> </w:t>
      </w:r>
      <w:r w:rsidRPr="00BB00BA">
        <w:rPr>
          <w:rFonts w:ascii="Aptos" w:hAnsi="Aptos"/>
          <w:sz w:val="18"/>
          <w:rPrChange w:id="3851" w:author="Microsoft Word" w:date="2026-09-09T14:54:00Z" w16du:dateUtc="2026-09-09T13:54:00Z">
            <w:rPr/>
          </w:rPrChange>
        </w:rPr>
        <w:t>itself is maintained as a live artefact, reviewed continuously rather than only before a Technical Design Authority submission.</w:t>
      </w:r>
    </w:p>
    <w:p w14:paraId="351C5F8B" w14:textId="77777777" w:rsidR="007A3B49" w:rsidRPr="00BB00BA" w:rsidRDefault="007A3B49" w:rsidP="00CB3C09">
      <w:pPr>
        <w:spacing w:after="46" w:line="270" w:lineRule="auto"/>
        <w:ind w:left="360"/>
        <w:rPr>
          <w:rFonts w:ascii="Aptos" w:hAnsi="Aptos"/>
          <w:sz w:val="18"/>
          <w:rPrChange w:id="3852" w:author="Microsoft Word" w:date="2026-09-09T14:02:00Z" w16du:dateUtc="2026-09-09T13:02:00Z">
            <w:rPr/>
          </w:rPrChange>
        </w:rPr>
      </w:pPr>
    </w:p>
    <w:p w14:paraId="710402DA" w14:textId="7D46D572" w:rsidR="00CB3C09" w:rsidRDefault="006F419D" w:rsidP="00CB3C09">
      <w:pPr>
        <w:pStyle w:val="Heading2"/>
        <w:rPr>
          <w:rFonts w:ascii="Calibri heading" w:hAnsi="Calibri heading"/>
          <w:b/>
          <w:color w:val="2E5496"/>
          <w:sz w:val="28"/>
          <w:lang w:val="en-US"/>
        </w:rPr>
      </w:pPr>
      <w:bookmarkStart w:id="3853" w:name="_Toc239507160"/>
      <w:bookmarkStart w:id="3854" w:name="_Toc239852390"/>
      <w:bookmarkStart w:id="3855" w:name="_Toc239899913"/>
      <w:r w:rsidRPr="000D1E23">
        <w:rPr>
          <w:rFonts w:ascii="Calibri heading" w:hAnsi="Calibri heading"/>
          <w:b/>
          <w:color w:val="2E5496"/>
          <w:sz w:val="28"/>
          <w:lang w:val="en-US"/>
          <w:rPrChange w:id="3856" w:author="Microsoft Word" w:date="2026-09-09T14:54:00Z" w16du:dateUtc="2026-09-09T13:54:00Z">
            <w:rPr/>
          </w:rPrChange>
        </w:rPr>
        <w:t>10</w:t>
      </w:r>
      <w:r w:rsidR="00CB3C09" w:rsidRPr="000D1E23">
        <w:rPr>
          <w:rFonts w:ascii="Calibri heading" w:hAnsi="Calibri heading"/>
          <w:b/>
          <w:color w:val="2E5496"/>
          <w:sz w:val="28"/>
          <w:lang w:val="en-US"/>
          <w:rPrChange w:id="3857" w:author="Microsoft Word" w:date="2026-09-09T14:54:00Z" w16du:dateUtc="2026-09-09T13:54:00Z">
            <w:rPr/>
          </w:rPrChange>
        </w:rPr>
        <w:t>.</w:t>
      </w:r>
      <w:r w:rsidR="00051BC2" w:rsidRPr="000D1E23">
        <w:rPr>
          <w:rFonts w:ascii="Calibri heading" w:hAnsi="Calibri heading"/>
          <w:b/>
          <w:color w:val="2E5496"/>
          <w:sz w:val="28"/>
          <w:lang w:val="en-US"/>
          <w:rPrChange w:id="3858" w:author="Microsoft Word" w:date="2026-09-09T14:54:00Z" w16du:dateUtc="2026-09-09T13:54:00Z">
            <w:rPr/>
          </w:rPrChange>
        </w:rPr>
        <w:t>5</w:t>
      </w:r>
      <w:r w:rsidR="00CB3C09" w:rsidRPr="000D1E23">
        <w:rPr>
          <w:rFonts w:ascii="Calibri heading" w:hAnsi="Calibri heading"/>
          <w:b/>
          <w:color w:val="2E5496"/>
          <w:sz w:val="28"/>
          <w:lang w:val="en-US"/>
          <w:rPrChange w:id="3859" w:author="Microsoft Word" w:date="2026-09-09T14:54:00Z" w16du:dateUtc="2026-09-09T13:54:00Z">
            <w:rPr/>
          </w:rPrChange>
        </w:rPr>
        <w:t xml:space="preserve"> Delivery Pipeline</w:t>
      </w:r>
      <w:bookmarkEnd w:id="3853"/>
      <w:bookmarkEnd w:id="3854"/>
      <w:bookmarkEnd w:id="3855"/>
    </w:p>
    <w:p w14:paraId="79BBF7FB" w14:textId="77777777" w:rsidR="007A3B49" w:rsidRPr="007A3B49" w:rsidRDefault="007A3B49" w:rsidP="007A3B49">
      <w:pPr>
        <w:rPr>
          <w:lang w:val="en-US"/>
          <w:rPrChange w:id="3860" w:author="Microsoft Word" w:date="2026-09-09T14:02:00Z" w16du:dateUtc="2026-09-09T13:02:00Z">
            <w:rPr/>
          </w:rPrChange>
        </w:rPr>
      </w:pPr>
    </w:p>
    <w:p w14:paraId="5FB43C73" w14:textId="62DCD17D" w:rsidR="00850169" w:rsidRPr="00BB00BA" w:rsidRDefault="00BE238D" w:rsidP="00850169">
      <w:pPr>
        <w:spacing w:after="120" w:line="278" w:lineRule="auto"/>
        <w:rPr>
          <w:rFonts w:ascii="Aptos" w:hAnsi="Aptos"/>
          <w:sz w:val="18"/>
          <w:rPrChange w:id="3861" w:author="Microsoft Word" w:date="2026-09-09T14:54:00Z" w16du:dateUtc="2026-09-09T13:54:00Z">
            <w:rPr/>
          </w:rPrChange>
        </w:rPr>
      </w:pPr>
      <w:commentRangeStart w:id="3862"/>
      <w:commentRangeStart w:id="3863"/>
      <w:commentRangeStart w:id="3864"/>
      <w:commentRangeStart w:id="3865"/>
      <w:commentRangeEnd w:id="3864"/>
      <w:r w:rsidRPr="00BB00BA">
        <w:rPr>
          <w:rStyle w:val="CommentReference"/>
          <w:rFonts w:ascii="Aptos" w:hAnsi="Aptos"/>
          <w:sz w:val="18"/>
          <w:szCs w:val="21"/>
          <w:rPrChange w:id="3866" w:author="Microsoft Word" w:date="2026-09-09T14:54:00Z" w16du:dateUtc="2026-09-09T13:54:00Z">
            <w:rPr>
              <w:rStyle w:val="CommentReference"/>
              <w:sz w:val="21"/>
              <w:szCs w:val="21"/>
            </w:rPr>
          </w:rPrChange>
        </w:rPr>
        <w:commentReference w:id="3864"/>
      </w:r>
      <w:commentRangeEnd w:id="3865"/>
      <w:r w:rsidR="00C46400" w:rsidRPr="00BB00BA">
        <w:rPr>
          <w:rStyle w:val="CommentReference"/>
          <w:rFonts w:ascii="Aptos" w:hAnsi="Aptos"/>
          <w:sz w:val="18"/>
          <w:szCs w:val="21"/>
          <w:rPrChange w:id="3867" w:author="Microsoft Word" w:date="2026-09-09T14:54:00Z" w16du:dateUtc="2026-09-09T13:54:00Z">
            <w:rPr>
              <w:rStyle w:val="CommentReference"/>
              <w:sz w:val="21"/>
              <w:szCs w:val="21"/>
            </w:rPr>
          </w:rPrChange>
        </w:rPr>
        <w:commentReference w:id="3865"/>
      </w:r>
      <w:commentRangeEnd w:id="3862"/>
      <w:r w:rsidR="00C56193" w:rsidRPr="00BB00BA">
        <w:rPr>
          <w:rStyle w:val="CommentReference"/>
          <w:rFonts w:ascii="Aptos" w:hAnsi="Aptos"/>
          <w:sz w:val="18"/>
          <w:szCs w:val="21"/>
          <w:rPrChange w:id="3868" w:author="Microsoft Word" w:date="2026-09-09T14:54:00Z" w16du:dateUtc="2026-09-09T13:54:00Z">
            <w:rPr>
              <w:rStyle w:val="CommentReference"/>
              <w:sz w:val="21"/>
              <w:szCs w:val="21"/>
            </w:rPr>
          </w:rPrChange>
        </w:rPr>
        <w:commentReference w:id="3862"/>
      </w:r>
      <w:commentRangeEnd w:id="3863"/>
      <w:r w:rsidR="00E95995" w:rsidRPr="00BB00BA">
        <w:rPr>
          <w:rStyle w:val="CommentReference"/>
          <w:rFonts w:ascii="Aptos" w:hAnsi="Aptos"/>
          <w:sz w:val="18"/>
          <w:szCs w:val="21"/>
          <w:rPrChange w:id="3869" w:author="Microsoft Word" w:date="2026-09-09T14:54:00Z" w16du:dateUtc="2026-09-09T13:54:00Z">
            <w:rPr>
              <w:rStyle w:val="CommentReference"/>
              <w:sz w:val="21"/>
              <w:szCs w:val="21"/>
            </w:rPr>
          </w:rPrChange>
        </w:rPr>
        <w:commentReference w:id="3863"/>
      </w:r>
      <w:r w:rsidR="00CB3C09" w:rsidRPr="00BB00BA">
        <w:rPr>
          <w:rFonts w:ascii="Aptos" w:hAnsi="Aptos"/>
          <w:sz w:val="18"/>
          <w:rPrChange w:id="3870" w:author="Microsoft Word" w:date="2026-09-09T14:54:00Z" w16du:dateUtc="2026-09-09T13:54:00Z">
            <w:rPr/>
          </w:rPrChange>
        </w:rPr>
        <w:t xml:space="preserve">Every integration is delivered through a single pipeline, and the pipeline is where quality, security and controlled promotion are enforced. </w:t>
      </w:r>
      <w:r w:rsidR="00850169" w:rsidRPr="00BB00BA">
        <w:rPr>
          <w:rFonts w:ascii="Aptos" w:hAnsi="Aptos"/>
          <w:sz w:val="18"/>
          <w:rPrChange w:id="3871" w:author="Microsoft Word" w:date="2026-09-09T14:54:00Z" w16du:dateUtc="2026-09-09T13:54:00Z">
            <w:rPr/>
          </w:rPrChange>
        </w:rPr>
        <w:t>This applies the automation and DevSecOps direction inherited from the Cloud Engineering Standards to integration delivery and sets out the agreed practice every integration follows so that nothing reaches an environment by hand.</w:t>
      </w:r>
    </w:p>
    <w:p w14:paraId="5060AE66" w14:textId="7111CF30" w:rsidR="00C12277" w:rsidRPr="00BB00BA" w:rsidRDefault="00C12277" w:rsidP="00850169">
      <w:pPr>
        <w:spacing w:after="120" w:line="278" w:lineRule="auto"/>
        <w:rPr>
          <w:rFonts w:ascii="Aptos" w:hAnsi="Aptos"/>
          <w:sz w:val="18"/>
          <w:rPrChange w:id="3872" w:author="Microsoft Word" w:date="2026-09-09T14:54:00Z" w16du:dateUtc="2026-09-09T13:54:00Z">
            <w:rPr/>
          </w:rPrChange>
        </w:rPr>
      </w:pPr>
      <w:r w:rsidRPr="00BB00BA">
        <w:rPr>
          <w:rFonts w:ascii="Aptos" w:hAnsi="Aptos"/>
          <w:sz w:val="18"/>
          <w:rPrChange w:id="3873" w:author="Microsoft Word" w:date="2026-09-09T14:54:00Z" w16du:dateUtc="2026-09-09T13:54:00Z">
            <w:rPr/>
          </w:rPrChange>
        </w:rPr>
        <w:t xml:space="preserve">Source : </w:t>
      </w:r>
      <w:r>
        <w:fldChar w:fldCharType="begin"/>
      </w:r>
      <w:r>
        <w:instrText>HYPERLINK "https://chausl.sharepoint.com/:w:/r/sites/CTG-Architecture/Shared%20Documents/Strategy/Enterprise%20Principles/ChArch-EntDevOpsPrinciples.docx?d=w33ba63b46e74486c808356941d08c14c&amp;csf=1&amp;web=1&amp;e=lrr4tK"</w:instrText>
      </w:r>
      <w:r>
        <w:fldChar w:fldCharType="separate"/>
      </w:r>
      <w:r w:rsidRPr="00BB00BA">
        <w:rPr>
          <w:rStyle w:val="Hyperlink"/>
          <w:rFonts w:ascii="Aptos" w:hAnsi="Aptos"/>
          <w:sz w:val="18"/>
          <w:rPrChange w:id="3874" w:author="Microsoft Word" w:date="2026-09-09T14:54:00Z" w16du:dateUtc="2026-09-09T13:54:00Z">
            <w:rPr>
              <w:rStyle w:val="Hyperlink"/>
            </w:rPr>
          </w:rPrChange>
        </w:rPr>
        <w:t>DevOpsPrinciples</w:t>
      </w:r>
      <w:r>
        <w:fldChar w:fldCharType="end"/>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804"/>
      </w:tblGrid>
      <w:tr w:rsidR="00850169" w14:paraId="639EE00A" w14:textId="77777777" w:rsidTr="000D1DD3">
        <w:trPr>
          <w:tblHeader/>
        </w:trPr>
        <w:tc>
          <w:tcPr>
            <w:tcW w:w="2405" w:type="dxa"/>
            <w:shd w:val="clear" w:color="auto" w:fill="1F3864"/>
            <w:tcMar>
              <w:top w:w="100" w:type="dxa"/>
              <w:left w:w="120" w:type="dxa"/>
              <w:bottom w:w="100" w:type="dxa"/>
              <w:right w:w="120" w:type="dxa"/>
            </w:tcMar>
          </w:tcPr>
          <w:p w14:paraId="207FEB22" w14:textId="77777777" w:rsidR="00850169" w:rsidRPr="00BB00BA" w:rsidRDefault="00850169">
            <w:pPr>
              <w:rPr>
                <w:rFonts w:ascii="Aptos" w:hAnsi="Aptos"/>
                <w:sz w:val="17"/>
                <w:rPrChange w:id="3875" w:author="Microsoft Word" w:date="2026-09-09T14:54:00Z" w16du:dateUtc="2026-09-09T13:54:00Z">
                  <w:rPr/>
                </w:rPrChange>
              </w:rPr>
            </w:pPr>
            <w:r w:rsidRPr="00BB00BA">
              <w:rPr>
                <w:rFonts w:ascii="Aptos" w:hAnsi="Aptos"/>
                <w:b/>
                <w:color w:val="FFFFFF"/>
                <w:sz w:val="17"/>
                <w:rPrChange w:id="3876" w:author="Microsoft Word" w:date="2026-09-09T14:54:00Z" w16du:dateUtc="2026-09-09T13:54:00Z">
                  <w:rPr>
                    <w:b/>
                    <w:bCs/>
                    <w:color w:val="FFFFFF"/>
                  </w:rPr>
                </w:rPrChange>
              </w:rPr>
              <w:t>Practice</w:t>
            </w:r>
          </w:p>
        </w:tc>
        <w:tc>
          <w:tcPr>
            <w:tcW w:w="6804" w:type="dxa"/>
            <w:shd w:val="clear" w:color="auto" w:fill="1F3864"/>
            <w:tcMar>
              <w:top w:w="100" w:type="dxa"/>
              <w:left w:w="120" w:type="dxa"/>
              <w:bottom w:w="100" w:type="dxa"/>
              <w:right w:w="120" w:type="dxa"/>
            </w:tcMar>
          </w:tcPr>
          <w:p w14:paraId="666C4BA5" w14:textId="77777777" w:rsidR="00850169" w:rsidRPr="00BB00BA" w:rsidRDefault="00850169">
            <w:pPr>
              <w:rPr>
                <w:rFonts w:ascii="Aptos" w:hAnsi="Aptos"/>
                <w:sz w:val="17"/>
                <w:rPrChange w:id="3877" w:author="Microsoft Word" w:date="2026-09-09T14:54:00Z" w16du:dateUtc="2026-09-09T13:54:00Z">
                  <w:rPr/>
                </w:rPrChange>
              </w:rPr>
            </w:pPr>
            <w:r w:rsidRPr="00BB00BA">
              <w:rPr>
                <w:rFonts w:ascii="Aptos" w:hAnsi="Aptos"/>
                <w:b/>
                <w:color w:val="FFFFFF"/>
                <w:sz w:val="17"/>
                <w:rPrChange w:id="3878" w:author="Microsoft Word" w:date="2026-09-09T14:54:00Z" w16du:dateUtc="2026-09-09T13:54:00Z">
                  <w:rPr>
                    <w:b/>
                    <w:bCs/>
                    <w:color w:val="FFFFFF"/>
                  </w:rPr>
                </w:rPrChange>
              </w:rPr>
              <w:t>What the pipeline does</w:t>
            </w:r>
          </w:p>
        </w:tc>
      </w:tr>
      <w:tr w:rsidR="00850169" w14:paraId="3F8F0D65" w14:textId="77777777" w:rsidTr="000D1DD3">
        <w:tc>
          <w:tcPr>
            <w:tcW w:w="2405" w:type="dxa"/>
            <w:tcMar>
              <w:top w:w="100" w:type="dxa"/>
              <w:left w:w="120" w:type="dxa"/>
              <w:bottom w:w="100" w:type="dxa"/>
              <w:right w:w="120" w:type="dxa"/>
            </w:tcMar>
          </w:tcPr>
          <w:p w14:paraId="6105DD70" w14:textId="77777777" w:rsidR="00850169" w:rsidRPr="00BB00BA" w:rsidRDefault="00850169">
            <w:pPr>
              <w:rPr>
                <w:rFonts w:ascii="Aptos" w:hAnsi="Aptos"/>
                <w:sz w:val="17"/>
                <w:rPrChange w:id="3879" w:author="Microsoft Word" w:date="2026-09-09T14:54:00Z" w16du:dateUtc="2026-09-09T13:54:00Z">
                  <w:rPr/>
                </w:rPrChange>
              </w:rPr>
            </w:pPr>
            <w:r w:rsidRPr="00BB00BA">
              <w:rPr>
                <w:rFonts w:ascii="Aptos" w:hAnsi="Aptos"/>
                <w:b/>
                <w:sz w:val="17"/>
                <w:rPrChange w:id="3880" w:author="Microsoft Word" w:date="2026-09-09T14:54:00Z" w16du:dateUtc="2026-09-09T13:54:00Z">
                  <w:rPr>
                    <w:b/>
                    <w:bCs/>
                  </w:rPr>
                </w:rPrChange>
              </w:rPr>
              <w:t>Pipeline foundation</w:t>
            </w:r>
          </w:p>
        </w:tc>
        <w:tc>
          <w:tcPr>
            <w:tcW w:w="6804" w:type="dxa"/>
            <w:tcMar>
              <w:top w:w="100" w:type="dxa"/>
              <w:left w:w="120" w:type="dxa"/>
              <w:bottom w:w="100" w:type="dxa"/>
              <w:right w:w="120" w:type="dxa"/>
            </w:tcMar>
          </w:tcPr>
          <w:p w14:paraId="390CEA8E" w14:textId="77777777" w:rsidR="00850169" w:rsidRPr="00BB00BA" w:rsidRDefault="00850169">
            <w:pPr>
              <w:rPr>
                <w:rFonts w:ascii="Aptos" w:hAnsi="Aptos"/>
                <w:sz w:val="17"/>
                <w:rPrChange w:id="3881" w:author="Microsoft Word" w:date="2026-09-09T14:54:00Z" w16du:dateUtc="2026-09-09T13:54:00Z">
                  <w:rPr/>
                </w:rPrChange>
              </w:rPr>
            </w:pPr>
            <w:r w:rsidRPr="00BB00BA">
              <w:rPr>
                <w:rFonts w:ascii="Aptos" w:hAnsi="Aptos"/>
                <w:sz w:val="17"/>
                <w:rPrChange w:id="3882" w:author="Microsoft Word" w:date="2026-09-09T14:54:00Z" w16du:dateUtc="2026-09-09T13:54:00Z">
                  <w:rPr/>
                </w:rPrChange>
              </w:rPr>
              <w:t>Source code and infrastructure-as-code live in the Chaucer repository under the DevSecOps project, and every change is built and deployed through the pipeline. The pipeline is the only route to an environment.</w:t>
            </w:r>
          </w:p>
        </w:tc>
      </w:tr>
      <w:tr w:rsidR="00850169" w14:paraId="6CD8F930" w14:textId="77777777" w:rsidTr="000D1DD3">
        <w:tc>
          <w:tcPr>
            <w:tcW w:w="2405" w:type="dxa"/>
            <w:tcMar>
              <w:top w:w="100" w:type="dxa"/>
              <w:left w:w="120" w:type="dxa"/>
              <w:bottom w:w="100" w:type="dxa"/>
              <w:right w:w="120" w:type="dxa"/>
            </w:tcMar>
          </w:tcPr>
          <w:p w14:paraId="6E01C44A" w14:textId="77777777" w:rsidR="00850169" w:rsidRPr="00BB00BA" w:rsidRDefault="00850169">
            <w:pPr>
              <w:rPr>
                <w:rFonts w:ascii="Aptos" w:hAnsi="Aptos"/>
                <w:sz w:val="17"/>
                <w:rPrChange w:id="3883" w:author="Microsoft Word" w:date="2026-09-09T14:54:00Z" w16du:dateUtc="2026-09-09T13:54:00Z">
                  <w:rPr/>
                </w:rPrChange>
              </w:rPr>
            </w:pPr>
            <w:r w:rsidRPr="00BB00BA">
              <w:rPr>
                <w:rFonts w:ascii="Aptos" w:hAnsi="Aptos"/>
                <w:b/>
                <w:sz w:val="17"/>
                <w:rPrChange w:id="3884" w:author="Microsoft Word" w:date="2026-09-09T14:54:00Z" w16du:dateUtc="2026-09-09T13:54:00Z">
                  <w:rPr>
                    <w:b/>
                    <w:bCs/>
                  </w:rPr>
                </w:rPrChange>
              </w:rPr>
              <w:t>Pull-request validation</w:t>
            </w:r>
          </w:p>
        </w:tc>
        <w:tc>
          <w:tcPr>
            <w:tcW w:w="6804" w:type="dxa"/>
            <w:tcMar>
              <w:top w:w="100" w:type="dxa"/>
              <w:left w:w="120" w:type="dxa"/>
              <w:bottom w:w="100" w:type="dxa"/>
              <w:right w:w="120" w:type="dxa"/>
            </w:tcMar>
          </w:tcPr>
          <w:p w14:paraId="54D43A9A" w14:textId="77777777" w:rsidR="00850169" w:rsidRPr="00BB00BA" w:rsidRDefault="00850169">
            <w:pPr>
              <w:rPr>
                <w:rFonts w:ascii="Aptos" w:hAnsi="Aptos"/>
                <w:sz w:val="17"/>
                <w:rPrChange w:id="3885" w:author="Microsoft Word" w:date="2026-09-09T14:54:00Z" w16du:dateUtc="2026-09-09T13:54:00Z">
                  <w:rPr/>
                </w:rPrChange>
              </w:rPr>
            </w:pPr>
            <w:r w:rsidRPr="00BB00BA">
              <w:rPr>
                <w:rFonts w:ascii="Aptos" w:hAnsi="Aptos"/>
                <w:sz w:val="17"/>
                <w:rPrChange w:id="3886" w:author="Microsoft Word" w:date="2026-09-09T14:54:00Z" w16du:dateUtc="2026-09-09T13:54:00Z">
                  <w:rPr/>
                </w:rPrChange>
              </w:rPr>
              <w:t>Every change enters through a pull request. The pipeline builds it, lints it, runs its automated tests and its security scans, and the change cannot merge until those checks pass and a peer has approved the request.</w:t>
            </w:r>
          </w:p>
        </w:tc>
      </w:tr>
      <w:tr w:rsidR="00850169" w14:paraId="1AB4706D" w14:textId="77777777" w:rsidTr="000D1DD3">
        <w:tc>
          <w:tcPr>
            <w:tcW w:w="2405" w:type="dxa"/>
            <w:tcMar>
              <w:top w:w="100" w:type="dxa"/>
              <w:left w:w="120" w:type="dxa"/>
              <w:bottom w:w="100" w:type="dxa"/>
              <w:right w:w="120" w:type="dxa"/>
            </w:tcMar>
          </w:tcPr>
          <w:p w14:paraId="5ADC9F12" w14:textId="77777777" w:rsidR="00850169" w:rsidRPr="00BB00BA" w:rsidRDefault="00850169">
            <w:pPr>
              <w:rPr>
                <w:rFonts w:ascii="Aptos" w:hAnsi="Aptos"/>
                <w:sz w:val="17"/>
                <w:rPrChange w:id="3887" w:author="Microsoft Word" w:date="2026-09-09T14:54:00Z" w16du:dateUtc="2026-09-09T13:54:00Z">
                  <w:rPr/>
                </w:rPrChange>
              </w:rPr>
            </w:pPr>
            <w:r w:rsidRPr="00BB00BA">
              <w:rPr>
                <w:rFonts w:ascii="Aptos" w:hAnsi="Aptos"/>
                <w:b/>
                <w:sz w:val="17"/>
                <w:rPrChange w:id="3888" w:author="Microsoft Word" w:date="2026-09-09T14:54:00Z" w16du:dateUtc="2026-09-09T13:54:00Z">
                  <w:rPr>
                    <w:b/>
                    <w:bCs/>
                  </w:rPr>
                </w:rPrChange>
              </w:rPr>
              <w:t>Immutable artefacts</w:t>
            </w:r>
          </w:p>
        </w:tc>
        <w:tc>
          <w:tcPr>
            <w:tcW w:w="6804" w:type="dxa"/>
            <w:tcMar>
              <w:top w:w="100" w:type="dxa"/>
              <w:left w:w="120" w:type="dxa"/>
              <w:bottom w:w="100" w:type="dxa"/>
              <w:right w:w="120" w:type="dxa"/>
            </w:tcMar>
          </w:tcPr>
          <w:p w14:paraId="5CCF6076" w14:textId="77777777" w:rsidR="00850169" w:rsidRPr="00BB00BA" w:rsidRDefault="00850169">
            <w:pPr>
              <w:rPr>
                <w:rFonts w:ascii="Aptos" w:hAnsi="Aptos"/>
                <w:sz w:val="17"/>
                <w:rPrChange w:id="3889" w:author="Microsoft Word" w:date="2026-09-09T14:54:00Z" w16du:dateUtc="2026-09-09T13:54:00Z">
                  <w:rPr/>
                </w:rPrChange>
              </w:rPr>
            </w:pPr>
            <w:r w:rsidRPr="00BB00BA">
              <w:rPr>
                <w:rFonts w:ascii="Aptos" w:hAnsi="Aptos"/>
                <w:sz w:val="17"/>
                <w:rPrChange w:id="3890" w:author="Microsoft Word" w:date="2026-09-09T14:54:00Z" w16du:dateUtc="2026-09-09T13:54:00Z">
                  <w:rPr/>
                </w:rPrChange>
              </w:rPr>
              <w:t>A versioned artefact is built once and promoted unchanged through every environment. Nothing is rebuilt per environment, so what runs in production is exactly what was tested.</w:t>
            </w:r>
          </w:p>
        </w:tc>
      </w:tr>
      <w:tr w:rsidR="00850169" w14:paraId="6A63F405" w14:textId="77777777" w:rsidTr="000D1DD3">
        <w:tc>
          <w:tcPr>
            <w:tcW w:w="2405" w:type="dxa"/>
            <w:tcMar>
              <w:top w:w="100" w:type="dxa"/>
              <w:left w:w="120" w:type="dxa"/>
              <w:bottom w:w="100" w:type="dxa"/>
              <w:right w:w="120" w:type="dxa"/>
            </w:tcMar>
          </w:tcPr>
          <w:p w14:paraId="1749CC1C" w14:textId="77777777" w:rsidR="00850169" w:rsidRPr="00BB00BA" w:rsidRDefault="00850169">
            <w:pPr>
              <w:rPr>
                <w:rFonts w:ascii="Aptos" w:hAnsi="Aptos"/>
                <w:sz w:val="17"/>
                <w:rPrChange w:id="3891" w:author="Microsoft Word" w:date="2026-09-09T14:54:00Z" w16du:dateUtc="2026-09-09T13:54:00Z">
                  <w:rPr/>
                </w:rPrChange>
              </w:rPr>
            </w:pPr>
            <w:r w:rsidRPr="00BB00BA">
              <w:rPr>
                <w:rFonts w:ascii="Aptos" w:hAnsi="Aptos"/>
                <w:b/>
                <w:sz w:val="17"/>
                <w:rPrChange w:id="3892" w:author="Microsoft Word" w:date="2026-09-09T14:54:00Z" w16du:dateUtc="2026-09-09T13:54:00Z">
                  <w:rPr>
                    <w:b/>
                    <w:bCs/>
                  </w:rPr>
                </w:rPrChange>
              </w:rPr>
              <w:t>Deploy to development first</w:t>
            </w:r>
          </w:p>
        </w:tc>
        <w:tc>
          <w:tcPr>
            <w:tcW w:w="6804" w:type="dxa"/>
            <w:tcMar>
              <w:top w:w="100" w:type="dxa"/>
              <w:left w:w="120" w:type="dxa"/>
              <w:bottom w:w="100" w:type="dxa"/>
              <w:right w:w="120" w:type="dxa"/>
            </w:tcMar>
          </w:tcPr>
          <w:p w14:paraId="0527FEBB" w14:textId="77777777" w:rsidR="00850169" w:rsidRPr="00BB00BA" w:rsidRDefault="00850169">
            <w:pPr>
              <w:rPr>
                <w:rFonts w:ascii="Aptos" w:hAnsi="Aptos"/>
                <w:sz w:val="17"/>
                <w:rPrChange w:id="3893" w:author="Microsoft Word" w:date="2026-09-09T14:54:00Z" w16du:dateUtc="2026-09-09T13:54:00Z">
                  <w:rPr/>
                </w:rPrChange>
              </w:rPr>
            </w:pPr>
            <w:r w:rsidRPr="00BB00BA">
              <w:rPr>
                <w:rFonts w:ascii="Aptos" w:hAnsi="Aptos"/>
                <w:sz w:val="17"/>
                <w:rPrChange w:id="3894" w:author="Microsoft Word" w:date="2026-09-09T14:54:00Z" w16du:dateUtc="2026-09-09T13:54:00Z">
                  <w:rPr/>
                </w:rPrChange>
              </w:rPr>
              <w:t>A merged change deploys automatically to development, where it runs against real dependencies. Development is where integration behaviour is proven before anything is promoted.</w:t>
            </w:r>
          </w:p>
        </w:tc>
      </w:tr>
      <w:tr w:rsidR="00850169" w14:paraId="03E6A1D6" w14:textId="77777777" w:rsidTr="000D1DD3">
        <w:tc>
          <w:tcPr>
            <w:tcW w:w="2405" w:type="dxa"/>
            <w:tcMar>
              <w:top w:w="100" w:type="dxa"/>
              <w:left w:w="120" w:type="dxa"/>
              <w:bottom w:w="100" w:type="dxa"/>
              <w:right w:w="120" w:type="dxa"/>
            </w:tcMar>
          </w:tcPr>
          <w:p w14:paraId="1795447A" w14:textId="77777777" w:rsidR="00850169" w:rsidRPr="00BB00BA" w:rsidRDefault="00850169">
            <w:pPr>
              <w:rPr>
                <w:rFonts w:ascii="Aptos" w:hAnsi="Aptos"/>
                <w:sz w:val="17"/>
                <w:rPrChange w:id="3895" w:author="Microsoft Word" w:date="2026-09-09T14:54:00Z" w16du:dateUtc="2026-09-09T13:54:00Z">
                  <w:rPr/>
                </w:rPrChange>
              </w:rPr>
            </w:pPr>
            <w:r w:rsidRPr="00BB00BA">
              <w:rPr>
                <w:rFonts w:ascii="Aptos" w:hAnsi="Aptos"/>
                <w:b/>
                <w:sz w:val="17"/>
                <w:rPrChange w:id="3896" w:author="Microsoft Word" w:date="2026-09-09T14:54:00Z" w16du:dateUtc="2026-09-09T13:54:00Z">
                  <w:rPr>
                    <w:b/>
                    <w:bCs/>
                  </w:rPr>
                </w:rPrChange>
              </w:rPr>
              <w:t>Integration and automation testing</w:t>
            </w:r>
          </w:p>
        </w:tc>
        <w:tc>
          <w:tcPr>
            <w:tcW w:w="6804" w:type="dxa"/>
            <w:tcMar>
              <w:top w:w="100" w:type="dxa"/>
              <w:left w:w="120" w:type="dxa"/>
              <w:bottom w:w="100" w:type="dxa"/>
              <w:right w:w="120" w:type="dxa"/>
            </w:tcMar>
          </w:tcPr>
          <w:p w14:paraId="29D045C7" w14:textId="4DA5AF73" w:rsidR="00850169" w:rsidRPr="00BB00BA" w:rsidRDefault="00850169">
            <w:pPr>
              <w:rPr>
                <w:rFonts w:ascii="Aptos" w:hAnsi="Aptos"/>
                <w:sz w:val="17"/>
                <w:rPrChange w:id="3897" w:author="Microsoft Word" w:date="2026-09-09T14:54:00Z" w16du:dateUtc="2026-09-09T13:54:00Z">
                  <w:rPr/>
                </w:rPrChange>
              </w:rPr>
            </w:pPr>
          </w:p>
          <w:p w14:paraId="0E62B9BB" w14:textId="77777777" w:rsidR="00C46400" w:rsidRPr="00BB00BA" w:rsidRDefault="00850169" w:rsidP="00C46400">
            <w:pPr>
              <w:rPr>
                <w:rFonts w:ascii="Aptos" w:hAnsi="Aptos"/>
                <w:sz w:val="17"/>
                <w:lang w:val="en-GB"/>
                <w:rPrChange w:id="3898" w:author="Microsoft Word" w:date="2026-09-09T14:54:00Z" w16du:dateUtc="2026-09-09T13:54:00Z">
                  <w:rPr>
                    <w:lang w:val="en-GB"/>
                  </w:rPr>
                </w:rPrChange>
              </w:rPr>
            </w:pPr>
            <w:r w:rsidRPr="00BB00BA">
              <w:rPr>
                <w:rFonts w:ascii="Aptos" w:hAnsi="Aptos"/>
                <w:sz w:val="17"/>
                <w:lang w:val="en-GB"/>
                <w:rPrChange w:id="3899" w:author="Microsoft Word" w:date="2026-09-09T14:54:00Z" w16du:dateUtc="2026-09-09T13:54:00Z">
                  <w:rPr>
                    <w:lang w:val="en-GB"/>
                  </w:rPr>
                </w:rPrChange>
              </w:rPr>
              <w:t>Automated unit, integration</w:t>
            </w:r>
            <w:r w:rsidR="00C46400" w:rsidRPr="00BB00BA">
              <w:rPr>
                <w:rFonts w:ascii="Aptos" w:hAnsi="Aptos"/>
                <w:sz w:val="17"/>
                <w:lang w:val="en-GB"/>
                <w:rPrChange w:id="3900" w:author="Microsoft Word" w:date="2026-09-09T14:54:00Z" w16du:dateUtc="2026-09-09T13:54:00Z">
                  <w:rPr>
                    <w:lang w:val="en-GB"/>
                  </w:rPr>
                </w:rPrChange>
              </w:rPr>
              <w:t>,</w:t>
            </w:r>
            <w:r w:rsidRPr="00BB00BA">
              <w:rPr>
                <w:rFonts w:ascii="Aptos" w:hAnsi="Aptos"/>
                <w:sz w:val="17"/>
                <w:lang w:val="en-GB"/>
                <w:rPrChange w:id="3901" w:author="Microsoft Word" w:date="2026-09-09T14:54:00Z" w16du:dateUtc="2026-09-09T13:54:00Z">
                  <w:rPr>
                    <w:lang w:val="en-GB"/>
                  </w:rPr>
                </w:rPrChange>
              </w:rPr>
              <w:t xml:space="preserve"> and end-to-end </w:t>
            </w:r>
            <w:r w:rsidR="00C46400" w:rsidRPr="00BB00BA">
              <w:rPr>
                <w:rFonts w:ascii="Aptos" w:hAnsi="Aptos"/>
                <w:sz w:val="17"/>
                <w:lang w:val="en-GB"/>
                <w:rPrChange w:id="3902" w:author="Microsoft Word" w:date="2026-09-09T14:54:00Z" w16du:dateUtc="2026-09-09T13:54:00Z">
                  <w:rPr>
                    <w:lang w:val="en-GB"/>
                  </w:rPr>
                </w:rPrChange>
              </w:rPr>
              <w:t>testing should be implemented wherever feasible within</w:t>
            </w:r>
            <w:r w:rsidRPr="00BB00BA">
              <w:rPr>
                <w:rFonts w:ascii="Aptos" w:hAnsi="Aptos"/>
                <w:sz w:val="17"/>
                <w:lang w:val="en-GB"/>
                <w:rPrChange w:id="3903" w:author="Microsoft Word" w:date="2026-09-09T14:54:00Z" w16du:dateUtc="2026-09-09T13:54:00Z">
                  <w:rPr>
                    <w:lang w:val="en-GB"/>
                  </w:rPr>
                </w:rPrChange>
              </w:rPr>
              <w:t xml:space="preserve"> the </w:t>
            </w:r>
            <w:r w:rsidR="00C46400" w:rsidRPr="00BB00BA">
              <w:rPr>
                <w:rFonts w:ascii="Aptos" w:hAnsi="Aptos"/>
                <w:sz w:val="17"/>
                <w:lang w:val="en-GB"/>
                <w:rPrChange w:id="3904" w:author="Microsoft Word" w:date="2026-09-09T14:54:00Z" w16du:dateUtc="2026-09-09T13:54:00Z">
                  <w:rPr>
                    <w:lang w:val="en-GB"/>
                  </w:rPr>
                </w:rPrChange>
              </w:rPr>
              <w:t xml:space="preserve">delivery </w:t>
            </w:r>
            <w:r w:rsidRPr="00BB00BA">
              <w:rPr>
                <w:rFonts w:ascii="Aptos" w:hAnsi="Aptos"/>
                <w:sz w:val="17"/>
                <w:lang w:val="en-GB"/>
                <w:rPrChange w:id="3905" w:author="Microsoft Word" w:date="2026-09-09T14:54:00Z" w16du:dateUtc="2026-09-09T13:54:00Z">
                  <w:rPr>
                    <w:lang w:val="en-GB"/>
                  </w:rPr>
                </w:rPrChange>
              </w:rPr>
              <w:t xml:space="preserve">pipeline, including </w:t>
            </w:r>
            <w:r w:rsidR="00C46400" w:rsidRPr="00BB00BA">
              <w:rPr>
                <w:rFonts w:ascii="Aptos" w:hAnsi="Aptos"/>
                <w:sz w:val="17"/>
                <w:lang w:val="en-GB"/>
                <w:rPrChange w:id="3906" w:author="Microsoft Word" w:date="2026-09-09T14:54:00Z" w16du:dateUtc="2026-09-09T13:54:00Z">
                  <w:rPr>
                    <w:lang w:val="en-GB"/>
                  </w:rPr>
                </w:rPrChange>
              </w:rPr>
              <w:t xml:space="preserve">relevant </w:t>
            </w:r>
            <w:r w:rsidRPr="00BB00BA">
              <w:rPr>
                <w:rFonts w:ascii="Aptos" w:hAnsi="Aptos"/>
                <w:sz w:val="17"/>
                <w:lang w:val="en-GB"/>
                <w:rPrChange w:id="3907" w:author="Microsoft Word" w:date="2026-09-09T14:54:00Z" w16du:dateUtc="2026-09-09T13:54:00Z">
                  <w:rPr>
                    <w:lang w:val="en-GB"/>
                  </w:rPr>
                </w:rPrChange>
              </w:rPr>
              <w:t xml:space="preserve">contract and schema </w:t>
            </w:r>
            <w:r w:rsidR="00C46400" w:rsidRPr="00BB00BA">
              <w:rPr>
                <w:rFonts w:ascii="Aptos" w:hAnsi="Aptos"/>
                <w:sz w:val="17"/>
                <w:lang w:val="en-GB"/>
                <w:rPrChange w:id="3908" w:author="Microsoft Word" w:date="2026-09-09T14:54:00Z" w16du:dateUtc="2026-09-09T13:54:00Z">
                  <w:rPr>
                    <w:lang w:val="en-GB"/>
                  </w:rPr>
                </w:rPrChange>
              </w:rPr>
              <w:t>validations. Changes should only</w:t>
            </w:r>
            <w:r w:rsidRPr="00BB00BA">
              <w:rPr>
                <w:rFonts w:ascii="Aptos" w:hAnsi="Aptos"/>
                <w:sz w:val="17"/>
                <w:lang w:val="en-GB"/>
                <w:rPrChange w:id="3909" w:author="Microsoft Word" w:date="2026-09-09T14:54:00Z" w16du:dateUtc="2026-09-09T13:54:00Z">
                  <w:rPr>
                    <w:lang w:val="en-GB"/>
                  </w:rPr>
                </w:rPrChange>
              </w:rPr>
              <w:t xml:space="preserve"> progress </w:t>
            </w:r>
            <w:r w:rsidR="00C46400" w:rsidRPr="00BB00BA">
              <w:rPr>
                <w:rFonts w:ascii="Aptos" w:hAnsi="Aptos"/>
                <w:sz w:val="17"/>
                <w:lang w:val="en-GB"/>
                <w:rPrChange w:id="3910" w:author="Microsoft Word" w:date="2026-09-09T14:54:00Z" w16du:dateUtc="2026-09-09T13:54:00Z">
                  <w:rPr>
                    <w:lang w:val="en-GB"/>
                  </w:rPr>
                </w:rPrChange>
              </w:rPr>
              <w:t>once the applicable automated and manual quality checks have been successfully completed.</w:t>
            </w:r>
          </w:p>
          <w:p w14:paraId="5470BBEF" w14:textId="56929C80" w:rsidR="00850169" w:rsidRPr="00BB00BA" w:rsidRDefault="00850169">
            <w:pPr>
              <w:rPr>
                <w:rFonts w:ascii="Aptos" w:hAnsi="Aptos"/>
                <w:sz w:val="17"/>
                <w:rPrChange w:id="3911" w:author="Microsoft Word" w:date="2026-09-09T14:54:00Z" w16du:dateUtc="2026-09-09T13:54:00Z">
                  <w:rPr/>
                </w:rPrChange>
              </w:rPr>
            </w:pPr>
          </w:p>
        </w:tc>
      </w:tr>
      <w:tr w:rsidR="00850169" w14:paraId="18573206" w14:textId="77777777" w:rsidTr="000D1DD3">
        <w:tc>
          <w:tcPr>
            <w:tcW w:w="2405" w:type="dxa"/>
            <w:tcMar>
              <w:top w:w="100" w:type="dxa"/>
              <w:left w:w="120" w:type="dxa"/>
              <w:bottom w:w="100" w:type="dxa"/>
              <w:right w:w="120" w:type="dxa"/>
            </w:tcMar>
          </w:tcPr>
          <w:p w14:paraId="41DB3255" w14:textId="77777777" w:rsidR="00850169" w:rsidRPr="00BB00BA" w:rsidRDefault="00850169">
            <w:pPr>
              <w:rPr>
                <w:rFonts w:ascii="Aptos" w:hAnsi="Aptos"/>
                <w:sz w:val="17"/>
                <w:rPrChange w:id="3912" w:author="Microsoft Word" w:date="2026-09-09T14:54:00Z" w16du:dateUtc="2026-09-09T13:54:00Z">
                  <w:rPr/>
                </w:rPrChange>
              </w:rPr>
            </w:pPr>
            <w:r w:rsidRPr="00BB00BA">
              <w:rPr>
                <w:rFonts w:ascii="Aptos" w:hAnsi="Aptos"/>
                <w:b/>
                <w:sz w:val="17"/>
                <w:rPrChange w:id="3913" w:author="Microsoft Word" w:date="2026-09-09T14:54:00Z" w16du:dateUtc="2026-09-09T13:54:00Z">
                  <w:rPr>
                    <w:b/>
                    <w:bCs/>
                  </w:rPr>
                </w:rPrChange>
              </w:rPr>
              <w:t>Environment validation checks</w:t>
            </w:r>
          </w:p>
        </w:tc>
        <w:tc>
          <w:tcPr>
            <w:tcW w:w="6804" w:type="dxa"/>
            <w:tcMar>
              <w:top w:w="100" w:type="dxa"/>
              <w:left w:w="120" w:type="dxa"/>
              <w:bottom w:w="100" w:type="dxa"/>
              <w:right w:w="120" w:type="dxa"/>
            </w:tcMar>
          </w:tcPr>
          <w:p w14:paraId="44D630D0" w14:textId="77777777" w:rsidR="00C46400" w:rsidRPr="00BB00BA" w:rsidRDefault="00C46400" w:rsidP="00C46400">
            <w:pPr>
              <w:rPr>
                <w:rFonts w:ascii="Aptos" w:hAnsi="Aptos"/>
                <w:sz w:val="17"/>
                <w:lang w:val="en-GB"/>
                <w:rPrChange w:id="3914" w:author="Microsoft Word" w:date="2026-09-09T14:54:00Z" w16du:dateUtc="2026-09-09T13:54:00Z">
                  <w:rPr>
                    <w:lang w:val="en-GB"/>
                  </w:rPr>
                </w:rPrChange>
              </w:rPr>
            </w:pPr>
            <w:r w:rsidRPr="00BB00BA">
              <w:rPr>
                <w:rFonts w:ascii="Aptos" w:hAnsi="Aptos"/>
                <w:sz w:val="17"/>
                <w:lang w:val="en-GB"/>
                <w:rPrChange w:id="3915" w:author="Microsoft Word" w:date="2026-09-09T14:54:00Z" w16du:dateUtc="2026-09-09T13:54:00Z">
                  <w:rPr>
                    <w:lang w:val="en-GB"/>
                  </w:rPr>
                </w:rPrChange>
              </w:rPr>
              <w:t>Configuration</w:t>
            </w:r>
            <w:r w:rsidR="00850169" w:rsidRPr="00BB00BA">
              <w:rPr>
                <w:rFonts w:ascii="Aptos" w:hAnsi="Aptos"/>
                <w:sz w:val="17"/>
                <w:lang w:val="en-GB"/>
                <w:rPrChange w:id="3916" w:author="Microsoft Word" w:date="2026-09-09T14:54:00Z" w16du:dateUtc="2026-09-09T13:54:00Z">
                  <w:rPr>
                    <w:lang w:val="en-GB"/>
                  </w:rPr>
                </w:rPrChange>
              </w:rPr>
              <w:t>, connectivity, identity</w:t>
            </w:r>
            <w:r w:rsidRPr="00BB00BA">
              <w:rPr>
                <w:rFonts w:ascii="Aptos" w:hAnsi="Aptos"/>
                <w:sz w:val="17"/>
                <w:lang w:val="en-GB"/>
                <w:rPrChange w:id="3917" w:author="Microsoft Word" w:date="2026-09-09T14:54:00Z" w16du:dateUtc="2026-09-09T13:54:00Z">
                  <w:rPr>
                    <w:lang w:val="en-GB"/>
                  </w:rPr>
                </w:rPrChange>
              </w:rPr>
              <w:t>,</w:t>
            </w:r>
            <w:r w:rsidR="00850169" w:rsidRPr="00BB00BA">
              <w:rPr>
                <w:rFonts w:ascii="Aptos" w:hAnsi="Aptos"/>
                <w:sz w:val="17"/>
                <w:lang w:val="en-GB"/>
                <w:rPrChange w:id="3918" w:author="Microsoft Word" w:date="2026-09-09T14:54:00Z" w16du:dateUtc="2026-09-09T13:54:00Z">
                  <w:rPr>
                    <w:lang w:val="en-GB"/>
                  </w:rPr>
                </w:rPrChange>
              </w:rPr>
              <w:t xml:space="preserve"> secrets, and health</w:t>
            </w:r>
            <w:r w:rsidRPr="00BB00BA">
              <w:rPr>
                <w:rFonts w:ascii="Aptos" w:hAnsi="Aptos"/>
                <w:sz w:val="17"/>
                <w:lang w:val="en-GB"/>
                <w:rPrChange w:id="3919" w:author="Microsoft Word" w:date="2026-09-09T14:54:00Z" w16du:dateUtc="2026-09-09T13:54:00Z">
                  <w:rPr>
                    <w:lang w:val="en-GB"/>
                  </w:rPr>
                </w:rPrChange>
              </w:rPr>
              <w:t xml:space="preserve"> checks should be automated before and after deployment wherever feasible. Where automation is not practical, appropriate validation controls are applied to ensure</w:t>
            </w:r>
            <w:r w:rsidR="00850169" w:rsidRPr="00BB00BA">
              <w:rPr>
                <w:rFonts w:ascii="Aptos" w:hAnsi="Aptos"/>
                <w:sz w:val="17"/>
                <w:lang w:val="en-GB"/>
                <w:rPrChange w:id="3920" w:author="Microsoft Word" w:date="2026-09-09T14:54:00Z" w16du:dateUtc="2026-09-09T13:54:00Z">
                  <w:rPr>
                    <w:lang w:val="en-GB"/>
                  </w:rPr>
                </w:rPrChange>
              </w:rPr>
              <w:t xml:space="preserve"> an environment is proven ready rather than assumed</w:t>
            </w:r>
            <w:r w:rsidRPr="00BB00BA">
              <w:rPr>
                <w:rFonts w:ascii="Aptos" w:hAnsi="Aptos"/>
                <w:sz w:val="17"/>
                <w:lang w:val="en-GB"/>
                <w:rPrChange w:id="3921" w:author="Microsoft Word" w:date="2026-09-09T14:54:00Z" w16du:dateUtc="2026-09-09T13:54:00Z">
                  <w:rPr>
                    <w:lang w:val="en-GB"/>
                  </w:rPr>
                </w:rPrChange>
              </w:rPr>
              <w:t xml:space="preserve"> to be.</w:t>
            </w:r>
          </w:p>
          <w:p w14:paraId="1126CB70" w14:textId="1685584D" w:rsidR="00850169" w:rsidRPr="00BB00BA" w:rsidRDefault="00850169">
            <w:pPr>
              <w:rPr>
                <w:rFonts w:ascii="Aptos" w:hAnsi="Aptos"/>
                <w:sz w:val="17"/>
                <w:rPrChange w:id="3922" w:author="Microsoft Word" w:date="2026-09-09T14:54:00Z" w16du:dateUtc="2026-09-09T13:54:00Z">
                  <w:rPr/>
                </w:rPrChange>
              </w:rPr>
            </w:pPr>
          </w:p>
        </w:tc>
      </w:tr>
      <w:tr w:rsidR="00850169" w14:paraId="1F59FAAF" w14:textId="77777777" w:rsidTr="000D1DD3">
        <w:tc>
          <w:tcPr>
            <w:tcW w:w="2405" w:type="dxa"/>
            <w:tcMar>
              <w:top w:w="100" w:type="dxa"/>
              <w:left w:w="120" w:type="dxa"/>
              <w:bottom w:w="100" w:type="dxa"/>
              <w:right w:w="120" w:type="dxa"/>
            </w:tcMar>
          </w:tcPr>
          <w:p w14:paraId="6426DBB5" w14:textId="77777777" w:rsidR="00850169" w:rsidRPr="00BB00BA" w:rsidRDefault="00850169">
            <w:pPr>
              <w:rPr>
                <w:rFonts w:ascii="Aptos" w:hAnsi="Aptos"/>
                <w:sz w:val="17"/>
                <w:rPrChange w:id="3923" w:author="Microsoft Word" w:date="2026-09-09T14:54:00Z" w16du:dateUtc="2026-09-09T13:54:00Z">
                  <w:rPr/>
                </w:rPrChange>
              </w:rPr>
            </w:pPr>
            <w:r w:rsidRPr="00BB00BA">
              <w:rPr>
                <w:rFonts w:ascii="Aptos" w:hAnsi="Aptos"/>
                <w:b/>
                <w:sz w:val="17"/>
                <w:rPrChange w:id="3924" w:author="Microsoft Word" w:date="2026-09-09T14:54:00Z" w16du:dateUtc="2026-09-09T13:54:00Z">
                  <w:rPr>
                    <w:b/>
                    <w:bCs/>
                  </w:rPr>
                </w:rPrChange>
              </w:rPr>
              <w:t>Security testing</w:t>
            </w:r>
          </w:p>
        </w:tc>
        <w:tc>
          <w:tcPr>
            <w:tcW w:w="6804" w:type="dxa"/>
            <w:tcMar>
              <w:top w:w="100" w:type="dxa"/>
              <w:left w:w="120" w:type="dxa"/>
              <w:bottom w:w="100" w:type="dxa"/>
              <w:right w:w="120" w:type="dxa"/>
            </w:tcMar>
          </w:tcPr>
          <w:p w14:paraId="41C78C31" w14:textId="77777777" w:rsidR="00850169" w:rsidRPr="00BB00BA" w:rsidRDefault="00850169">
            <w:pPr>
              <w:rPr>
                <w:rFonts w:ascii="Aptos" w:hAnsi="Aptos"/>
                <w:sz w:val="17"/>
                <w:rPrChange w:id="3925" w:author="Microsoft Word" w:date="2026-09-09T14:54:00Z" w16du:dateUtc="2026-09-09T13:54:00Z">
                  <w:rPr/>
                </w:rPrChange>
              </w:rPr>
            </w:pPr>
            <w:r w:rsidRPr="00BB00BA">
              <w:rPr>
                <w:rFonts w:ascii="Aptos" w:hAnsi="Aptos"/>
                <w:sz w:val="17"/>
                <w:rPrChange w:id="3926" w:author="Microsoft Word" w:date="2026-09-09T14:54:00Z" w16du:dateUtc="2026-09-09T13:54:00Z">
                  <w:rPr/>
                </w:rPrChange>
              </w:rPr>
              <w:t>Static analysis through SonarQube checks code quality and known weaknesses, and artefact and dependency scanning through JFrog checks the build and its libraries. Findings gate promotion, in line with the security testing the Cloud Engineering Standards require.</w:t>
            </w:r>
          </w:p>
        </w:tc>
      </w:tr>
      <w:tr w:rsidR="00850169" w14:paraId="79585C80" w14:textId="77777777" w:rsidTr="000D1DD3">
        <w:tc>
          <w:tcPr>
            <w:tcW w:w="2405" w:type="dxa"/>
            <w:tcMar>
              <w:top w:w="100" w:type="dxa"/>
              <w:left w:w="120" w:type="dxa"/>
              <w:bottom w:w="100" w:type="dxa"/>
              <w:right w:w="120" w:type="dxa"/>
            </w:tcMar>
          </w:tcPr>
          <w:p w14:paraId="59F2DEF8" w14:textId="77777777" w:rsidR="00850169" w:rsidRPr="00BB00BA" w:rsidRDefault="00850169">
            <w:pPr>
              <w:rPr>
                <w:rFonts w:ascii="Aptos" w:hAnsi="Aptos"/>
                <w:sz w:val="17"/>
                <w:rPrChange w:id="3927" w:author="Microsoft Word" w:date="2026-09-09T14:54:00Z" w16du:dateUtc="2026-09-09T13:54:00Z">
                  <w:rPr/>
                </w:rPrChange>
              </w:rPr>
            </w:pPr>
            <w:r w:rsidRPr="00BB00BA">
              <w:rPr>
                <w:rFonts w:ascii="Aptos" w:hAnsi="Aptos"/>
                <w:b/>
                <w:sz w:val="17"/>
                <w:rPrChange w:id="3928" w:author="Microsoft Word" w:date="2026-09-09T14:54:00Z" w16du:dateUtc="2026-09-09T13:54:00Z">
                  <w:rPr>
                    <w:b/>
                    <w:bCs/>
                  </w:rPr>
                </w:rPrChange>
              </w:rPr>
              <w:t>Controlled promotion</w:t>
            </w:r>
          </w:p>
        </w:tc>
        <w:tc>
          <w:tcPr>
            <w:tcW w:w="6804" w:type="dxa"/>
            <w:tcMar>
              <w:top w:w="100" w:type="dxa"/>
              <w:left w:w="120" w:type="dxa"/>
              <w:bottom w:w="100" w:type="dxa"/>
              <w:right w:w="120" w:type="dxa"/>
            </w:tcMar>
          </w:tcPr>
          <w:p w14:paraId="5560B04D" w14:textId="77777777" w:rsidR="00850169" w:rsidRPr="00BB00BA" w:rsidRDefault="00850169">
            <w:pPr>
              <w:rPr>
                <w:rFonts w:ascii="Aptos" w:hAnsi="Aptos"/>
                <w:sz w:val="17"/>
                <w:rPrChange w:id="3929" w:author="Microsoft Word" w:date="2026-09-09T14:54:00Z" w16du:dateUtc="2026-09-09T13:54:00Z">
                  <w:rPr/>
                </w:rPrChange>
              </w:rPr>
            </w:pPr>
            <w:r w:rsidRPr="00BB00BA">
              <w:rPr>
                <w:rFonts w:ascii="Aptos" w:hAnsi="Aptos"/>
                <w:sz w:val="17"/>
                <w:rPrChange w:id="3930" w:author="Microsoft Word" w:date="2026-09-09T14:54:00Z" w16du:dateUtc="2026-09-09T13:54:00Z">
                  <w:rPr/>
                </w:rPrChange>
              </w:rPr>
              <w:t>Promotion from development to test and on to production is gated and approved. A higher environment accepts only an artefact whose checks have passed and whose sign-off is recorded, and production promotion follows change control.</w:t>
            </w:r>
          </w:p>
        </w:tc>
      </w:tr>
      <w:tr w:rsidR="00850169" w14:paraId="4F37F6E8" w14:textId="77777777" w:rsidTr="000D1DD3">
        <w:tc>
          <w:tcPr>
            <w:tcW w:w="2405" w:type="dxa"/>
            <w:tcMar>
              <w:top w:w="100" w:type="dxa"/>
              <w:left w:w="120" w:type="dxa"/>
              <w:bottom w:w="100" w:type="dxa"/>
              <w:right w:w="120" w:type="dxa"/>
            </w:tcMar>
          </w:tcPr>
          <w:p w14:paraId="10FD6CF4" w14:textId="2ADDDC9F" w:rsidR="00850169" w:rsidRPr="00BB00BA" w:rsidRDefault="00850169">
            <w:pPr>
              <w:rPr>
                <w:rFonts w:ascii="Aptos" w:hAnsi="Aptos"/>
                <w:b/>
                <w:sz w:val="17"/>
                <w:rPrChange w:id="3931" w:author="Microsoft Word" w:date="2026-09-09T14:54:00Z" w16du:dateUtc="2026-09-09T13:54:00Z">
                  <w:rPr>
                    <w:b/>
                    <w:bCs/>
                  </w:rPr>
                </w:rPrChange>
              </w:rPr>
            </w:pPr>
            <w:r w:rsidRPr="00BB00BA">
              <w:rPr>
                <w:rFonts w:ascii="Aptos" w:hAnsi="Aptos"/>
                <w:b/>
                <w:sz w:val="17"/>
                <w:rPrChange w:id="3932" w:author="Microsoft Word" w:date="2026-09-09T14:54:00Z" w16du:dateUtc="2026-09-09T13:54:00Z">
                  <w:rPr>
                    <w:b/>
                    <w:bCs/>
                  </w:rPr>
                </w:rPrChange>
              </w:rPr>
              <w:t>DAST coverage</w:t>
            </w:r>
          </w:p>
        </w:tc>
        <w:tc>
          <w:tcPr>
            <w:tcW w:w="6804" w:type="dxa"/>
            <w:tcMar>
              <w:top w:w="100" w:type="dxa"/>
              <w:left w:w="120" w:type="dxa"/>
              <w:bottom w:w="100" w:type="dxa"/>
              <w:right w:w="120" w:type="dxa"/>
            </w:tcMar>
          </w:tcPr>
          <w:p w14:paraId="65497C71" w14:textId="652EBB8E" w:rsidR="00850169" w:rsidRPr="00BB00BA" w:rsidRDefault="00850169">
            <w:pPr>
              <w:rPr>
                <w:rFonts w:ascii="Aptos" w:hAnsi="Aptos"/>
                <w:sz w:val="17"/>
                <w:rPrChange w:id="3933" w:author="Microsoft Word" w:date="2026-09-09T14:54:00Z" w16du:dateUtc="2026-09-09T13:54:00Z">
                  <w:rPr/>
                </w:rPrChange>
              </w:rPr>
            </w:pPr>
            <w:r w:rsidRPr="00BB00BA">
              <w:rPr>
                <w:rFonts w:ascii="Aptos" w:hAnsi="Aptos"/>
                <w:sz w:val="17"/>
                <w:rPrChange w:id="3934" w:author="Microsoft Word" w:date="2026-09-09T14:54:00Z" w16du:dateUtc="2026-09-09T13:54:00Z">
                  <w:rPr/>
                </w:rPrChange>
              </w:rPr>
              <w:t>Incorporate future DAST coverage for exposed APIs into the SIF recommendations and identify the appropriate pipeline stage as the approach is developed.</w:t>
            </w:r>
          </w:p>
        </w:tc>
      </w:tr>
    </w:tbl>
    <w:p w14:paraId="5BEB5A8B" w14:textId="77777777" w:rsidR="00CB3C09" w:rsidRDefault="00CB3C09" w:rsidP="00CB3C09">
      <w:pPr>
        <w:spacing w:after="120" w:line="278" w:lineRule="auto"/>
      </w:pPr>
    </w:p>
    <w:p w14:paraId="02766F34" w14:textId="77777777" w:rsidR="000D1DD3" w:rsidRDefault="000D1DD3" w:rsidP="00CB3C09">
      <w:pPr>
        <w:spacing w:after="120" w:line="278" w:lineRule="auto"/>
      </w:pPr>
    </w:p>
    <w:p w14:paraId="5AACDA93" w14:textId="77777777" w:rsidR="000D1DD3" w:rsidRDefault="000D1DD3" w:rsidP="00CB3C09">
      <w:pPr>
        <w:spacing w:after="120" w:line="278" w:lineRule="auto"/>
      </w:pPr>
    </w:p>
    <w:p w14:paraId="1A9F62CB" w14:textId="77777777" w:rsidR="000D1DD3" w:rsidRDefault="000D1DD3" w:rsidP="00CB3C09">
      <w:pPr>
        <w:spacing w:after="120" w:line="278" w:lineRule="auto"/>
      </w:pPr>
    </w:p>
    <w:p w14:paraId="118281B1" w14:textId="77777777" w:rsidR="000D1DD3" w:rsidRDefault="000D1DD3" w:rsidP="00CB3C09">
      <w:pPr>
        <w:spacing w:after="120" w:line="278" w:lineRule="auto"/>
      </w:pPr>
    </w:p>
    <w:p w14:paraId="1CF66D6D" w14:textId="77777777" w:rsidR="000D1DD3" w:rsidRDefault="000D1DD3" w:rsidP="00CB3C09">
      <w:pPr>
        <w:spacing w:after="120" w:line="278" w:lineRule="auto"/>
      </w:pPr>
    </w:p>
    <w:p w14:paraId="6399CE98" w14:textId="5510852A" w:rsidR="003C506A" w:rsidRPr="000D1DD3" w:rsidRDefault="00F41D87" w:rsidP="00C56193">
      <w:pPr>
        <w:spacing w:after="120" w:line="278" w:lineRule="auto"/>
        <w:rPr>
          <w:del w:id="3935" w:author="Microsoft Word" w:date="2026-09-09T14:02:00Z" w16du:dateUtc="2026-09-09T13:02:00Z"/>
          <w:b/>
          <w:color w:val="1F3864" w:themeColor="accent1" w:themeShade="80"/>
          <w:u w:val="single"/>
        </w:rPr>
      </w:pPr>
      <w:ins w:id="3936" w:author="Puneet Kumar - Chaucer" w:date="2026-09-08T14:07:00Z" w16du:dateUtc="2026-09-08T13:07:00Z">
        <w:r>
          <w:rPr>
            <w:noProof/>
          </w:rPr>
          <w:drawing>
            <wp:inline distT="0" distB="0" distL="0" distR="0" wp14:anchorId="45B7FCFF" wp14:editId="6CA5E356">
              <wp:extent cx="5731510" cy="3224264"/>
              <wp:effectExtent l="19050" t="19050" r="21590" b="14605"/>
              <wp:docPr id="63890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4384" name="Picture 638904384"/>
                      <pic:cNvPicPr/>
                    </pic:nvPicPr>
                    <pic:blipFill>
                      <a:blip r:embed="rId60">
                        <a:extLst>
                          <a:ext uri="{28A0092B-C50C-407E-A947-70E740481C1C}">
                            <a14:useLocalDpi xmlns:a14="http://schemas.microsoft.com/office/drawing/2010/main" val="0"/>
                          </a:ext>
                        </a:extLst>
                      </a:blip>
                      <a:stretch>
                        <a:fillRect/>
                      </a:stretch>
                    </pic:blipFill>
                    <pic:spPr>
                      <a:xfrm>
                        <a:off x="0" y="0"/>
                        <a:ext cx="5731510" cy="3224264"/>
                      </a:xfrm>
                      <a:prstGeom prst="rect">
                        <a:avLst/>
                      </a:prstGeom>
                      <a:solidFill>
                        <a:srgbClr val="1F3864"/>
                      </a:solidFill>
                      <a:ln w="9525">
                        <a:solidFill>
                          <a:srgbClr val="AEB6C2"/>
                        </a:solidFill>
                      </a:ln>
                    </pic:spPr>
                  </pic:pic>
                </a:graphicData>
              </a:graphic>
            </wp:inline>
          </w:drawing>
        </w:r>
      </w:ins>
    </w:p>
    <w:p w14:paraId="1966220C" w14:textId="55FE4FC1" w:rsidR="000812DE" w:rsidRDefault="000812DE" w:rsidP="00F41D87"/>
    <w:p w14:paraId="58BD80D6" w14:textId="77777777" w:rsidR="00F41D87" w:rsidRPr="00F41D87" w:rsidRDefault="00F41D87" w:rsidP="00CB3C09">
      <w:pPr>
        <w:spacing w:after="120" w:line="278" w:lineRule="auto"/>
        <w:rPr>
          <w:del w:id="3937" w:author="Puneet Kumar - Chaucer" w:date="2026-09-08T14:47:00Z" w16du:dateUtc="2026-09-08T13:47:00Z"/>
          <w:rFonts w:ascii="Calibri heading" w:eastAsiaTheme="majorEastAsia" w:hAnsi="Calibri heading" w:cstheme="majorBidi" w:hint="eastAsia"/>
          <w:bCs/>
          <w:color w:val="2E5496"/>
          <w:sz w:val="32"/>
          <w:szCs w:val="32"/>
          <w:lang w:val="en-US"/>
        </w:rPr>
      </w:pPr>
    </w:p>
    <w:p w14:paraId="2DFE528F" w14:textId="7D2208A2" w:rsidR="0095094A" w:rsidRPr="00F41D87" w:rsidRDefault="006F419D">
      <w:pPr>
        <w:pStyle w:val="Heading1"/>
        <w:rPr>
          <w:rFonts w:ascii="Calibri heading" w:eastAsiaTheme="majorEastAsia" w:hAnsi="Calibri heading" w:cstheme="majorBidi"/>
          <w:color w:val="2E5496"/>
          <w:sz w:val="32"/>
          <w:szCs w:val="32"/>
          <w:lang w:val="en-US"/>
          <w:rPrChange w:id="3938" w:author="Microsoft Word" w:date="2026-09-09T14:54:00Z" w16du:dateUtc="2026-09-09T13:54:00Z">
            <w:rPr/>
          </w:rPrChange>
        </w:rPr>
      </w:pPr>
      <w:bookmarkStart w:id="3939" w:name="_12_Guardrails"/>
      <w:bookmarkStart w:id="3940" w:name="_Toc239852391"/>
      <w:bookmarkStart w:id="3941" w:name="_Toc239899914"/>
      <w:bookmarkEnd w:id="3939"/>
      <w:r w:rsidRPr="00F41D87">
        <w:rPr>
          <w:rFonts w:ascii="Calibri heading" w:eastAsiaTheme="majorEastAsia" w:hAnsi="Calibri heading" w:cstheme="majorBidi"/>
          <w:color w:val="2E5496"/>
          <w:sz w:val="32"/>
          <w:szCs w:val="32"/>
          <w:lang w:val="en-US"/>
          <w:rPrChange w:id="3942" w:author="Microsoft Word" w:date="2026-09-09T14:54:00Z" w16du:dateUtc="2026-09-09T13:54:00Z">
            <w:rPr/>
          </w:rPrChange>
        </w:rPr>
        <w:t>11</w:t>
      </w:r>
      <w:r w:rsidR="007B5EA1" w:rsidRPr="00F41D87">
        <w:rPr>
          <w:rFonts w:ascii="Calibri heading" w:eastAsiaTheme="majorEastAsia" w:hAnsi="Calibri heading" w:cstheme="majorBidi"/>
          <w:color w:val="2E5496"/>
          <w:sz w:val="32"/>
          <w:szCs w:val="32"/>
          <w:lang w:val="en-US"/>
          <w:rPrChange w:id="3943" w:author="Microsoft Word" w:date="2026-09-09T14:54:00Z" w16du:dateUtc="2026-09-09T13:54:00Z">
            <w:rPr/>
          </w:rPrChange>
        </w:rPr>
        <w:t xml:space="preserve"> Guardrails</w:t>
      </w:r>
      <w:bookmarkEnd w:id="3940"/>
      <w:bookmarkEnd w:id="3941"/>
    </w:p>
    <w:p w14:paraId="10B1F937" w14:textId="31038AEA" w:rsidR="0095094A" w:rsidRDefault="006F419D">
      <w:pPr>
        <w:pStyle w:val="Heading2"/>
        <w:rPr>
          <w:rFonts w:ascii="Calibri heading" w:hAnsi="Calibri heading"/>
          <w:b/>
          <w:color w:val="2E5496"/>
          <w:sz w:val="28"/>
          <w:lang w:val="en-US"/>
        </w:rPr>
      </w:pPr>
      <w:bookmarkStart w:id="3944" w:name="_Toc239852392"/>
      <w:bookmarkStart w:id="3945" w:name="_Toc239899915"/>
      <w:r w:rsidRPr="000D1E23">
        <w:rPr>
          <w:rFonts w:ascii="Calibri heading" w:hAnsi="Calibri heading"/>
          <w:b/>
          <w:color w:val="2E5496"/>
          <w:sz w:val="28"/>
          <w:lang w:val="en-US"/>
          <w:rPrChange w:id="3946" w:author="Microsoft Word" w:date="2026-09-09T14:54:00Z" w16du:dateUtc="2026-09-09T13:54:00Z">
            <w:rPr/>
          </w:rPrChange>
        </w:rPr>
        <w:t>11</w:t>
      </w:r>
      <w:r w:rsidR="007B5EA1" w:rsidRPr="000D1E23">
        <w:rPr>
          <w:rFonts w:ascii="Calibri heading" w:hAnsi="Calibri heading"/>
          <w:b/>
          <w:color w:val="2E5496"/>
          <w:sz w:val="28"/>
          <w:lang w:val="en-US"/>
          <w:rPrChange w:id="3947" w:author="Microsoft Word" w:date="2026-09-09T14:54:00Z" w16du:dateUtc="2026-09-09T13:54:00Z">
            <w:rPr/>
          </w:rPrChange>
        </w:rPr>
        <w:t>.1 Mandatory Guardrails</w:t>
      </w:r>
      <w:bookmarkEnd w:id="3944"/>
      <w:bookmarkEnd w:id="3945"/>
    </w:p>
    <w:p w14:paraId="38FE4EEC" w14:textId="77777777" w:rsidR="00406208" w:rsidRPr="00406208" w:rsidRDefault="00406208" w:rsidP="00406208">
      <w:pPr>
        <w:rPr>
          <w:lang w:val="en-US"/>
          <w:rPrChange w:id="3948" w:author="Microsoft Word" w:date="2026-09-09T14:02:00Z" w16du:dateUtc="2026-09-09T13:02:00Z">
            <w:rPr/>
          </w:rPrChange>
        </w:rPr>
      </w:pPr>
    </w:p>
    <w:p w14:paraId="16B26E7A" w14:textId="12509551" w:rsidR="0095094A" w:rsidRPr="00BB00BA" w:rsidRDefault="007B5EA1">
      <w:pPr>
        <w:spacing w:after="120" w:line="278" w:lineRule="auto"/>
        <w:rPr>
          <w:ins w:id="3949" w:author="Puneet Kumar" w:date="2026-09-05T17:02:00Z" w16du:dateUtc="2026-09-05T16:02:00Z"/>
          <w:rFonts w:ascii="Aptos" w:hAnsi="Aptos"/>
          <w:sz w:val="18"/>
          <w:rPrChange w:id="3950" w:author="Microsoft Word" w:date="2026-09-09T14:54:00Z" w16du:dateUtc="2026-09-09T13:54:00Z">
            <w:rPr>
              <w:ins w:id="3951" w:author="Puneet Kumar" w:date="2026-09-05T17:02:00Z" w16du:dateUtc="2026-09-05T16:02:00Z"/>
            </w:rPr>
          </w:rPrChange>
        </w:rPr>
      </w:pPr>
      <w:r w:rsidRPr="00BB00BA">
        <w:rPr>
          <w:rFonts w:ascii="Aptos" w:hAnsi="Aptos"/>
          <w:sz w:val="18"/>
          <w:rPrChange w:id="3952" w:author="Microsoft Word" w:date="2026-09-09T14:54:00Z" w16du:dateUtc="2026-09-09T13:54:00Z">
            <w:rPr/>
          </w:rPrChange>
        </w:rPr>
        <w:t>These are assessed on every integration, regardless of pattern. They are inherited from the security principles and engineering standards and are not open to per-project renegotiation.</w:t>
      </w:r>
      <w:ins w:id="3953" w:author="Puneet Kumar" w:date="2026-09-05T17:02:00Z" w16du:dateUtc="2026-09-05T16:02:00Z">
        <w:r w:rsidR="00413FE1" w:rsidRPr="00BB00BA">
          <w:rPr>
            <w:rFonts w:ascii="Aptos" w:hAnsi="Aptos"/>
            <w:sz w:val="18"/>
            <w:rPrChange w:id="3954" w:author="Microsoft Word" w:date="2026-09-09T14:54:00Z" w16du:dateUtc="2026-09-09T13:54:00Z">
              <w:rPr/>
            </w:rPrChange>
          </w:rPr>
          <w:t xml:space="preserve"> </w:t>
        </w:r>
      </w:ins>
    </w:p>
    <w:p w14:paraId="7854CCB8" w14:textId="1F07AE4A" w:rsidR="00E7754F" w:rsidDel="00E7754F" w:rsidRDefault="004A4700">
      <w:pPr>
        <w:spacing w:after="120" w:line="278" w:lineRule="auto"/>
        <w:rPr>
          <w:del w:id="3955" w:author="Puneet Kumar - Chaucer" w:date="2026-09-08T14:11:00Z" w16du:dateUtc="2026-09-08T13:11:00Z"/>
        </w:rPr>
      </w:pPr>
      <w:ins w:id="3956" w:author="Puneet Kumar - Chaucer" w:date="2026-09-08T14:40:00Z" w16du:dateUtc="2026-09-08T13:40:00Z">
        <w:r>
          <w:rPr>
            <w:noProof/>
          </w:rPr>
          <w:drawing>
            <wp:inline distT="0" distB="0" distL="0" distR="0" wp14:anchorId="04B611F8" wp14:editId="4C000983">
              <wp:extent cx="5589270" cy="2891607"/>
              <wp:effectExtent l="19050" t="19050" r="11430" b="23495"/>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61">
                        <a:extLst>
                          <a:ext uri="{28A0092B-C50C-407E-A947-70E740481C1C}">
                            <a14:useLocalDpi xmlns:a14="http://schemas.microsoft.com/office/drawing/2010/main" val="0"/>
                          </a:ext>
                        </a:extLst>
                      </a:blip>
                      <a:stretch>
                        <a:fillRect/>
                      </a:stretch>
                    </pic:blipFill>
                    <pic:spPr>
                      <a:xfrm>
                        <a:off x="0" y="0"/>
                        <a:ext cx="5640278" cy="2917996"/>
                      </a:xfrm>
                      <a:prstGeom prst="rect">
                        <a:avLst/>
                      </a:prstGeom>
                      <a:solidFill>
                        <a:schemeClr val="accent1"/>
                      </a:solidFill>
                      <a:ln w="9525">
                        <a:solidFill>
                          <a:srgbClr val="AEB6C2"/>
                        </a:solidFill>
                      </a:ln>
                    </pic:spPr>
                  </pic:pic>
                </a:graphicData>
              </a:graphic>
            </wp:inline>
          </w:drawing>
        </w:r>
      </w:ins>
    </w:p>
    <w:p w14:paraId="0AF1EF16" w14:textId="06BB467A" w:rsidR="004A4700" w:rsidRPr="00BB00BA" w:rsidRDefault="004A4700">
      <w:pPr>
        <w:spacing w:after="120" w:line="278" w:lineRule="auto"/>
        <w:rPr>
          <w:ins w:id="3957" w:author="Puneet Kumar - Chaucer" w:date="2026-09-08T14:41:00Z" w16du:dateUtc="2026-09-08T13:41:00Z"/>
          <w:rFonts w:ascii="Aptos" w:hAnsi="Aptos"/>
          <w:sz w:val="18"/>
          <w:rPrChange w:id="3958" w:author="Microsoft Word" w:date="2026-09-09T14:54:00Z" w16du:dateUtc="2026-09-09T13:54:00Z">
            <w:rPr>
              <w:ins w:id="3959" w:author="Puneet Kumar - Chaucer" w:date="2026-09-08T14:41:00Z" w16du:dateUtc="2026-09-08T13:41:00Z"/>
            </w:rPr>
          </w:rPrChange>
        </w:rPr>
      </w:pPr>
      <w:r w:rsidRPr="00BB00BA">
        <w:rPr>
          <w:rFonts w:ascii="Aptos" w:hAnsi="Aptos"/>
          <w:sz w:val="18"/>
          <w:rPrChange w:id="3960" w:author="Microsoft Word" w:date="2026-09-09T14:54:00Z" w16du:dateUtc="2026-09-09T13:54:00Z">
            <w:rPr/>
          </w:rPrChange>
        </w:rPr>
        <w:t xml:space="preserve">Source : </w:t>
      </w:r>
      <w:r>
        <w:fldChar w:fldCharType="begin"/>
      </w:r>
      <w:r>
        <w:instrText>HYPERLINK "https://chausl.sharepoint.com/:w:/r/sites/CTG-Architecture/Shared%20Documents/EA%20Reference%20Docs/EA%20Reference%20Docs%20(Final)/ChArch-EAPrinciples.docx?d=w6dcb2f4cc77348159505d7501241ca26&amp;csf=1&amp;web=1&amp;e=xYpOVC"</w:instrText>
      </w:r>
      <w:r>
        <w:fldChar w:fldCharType="separate"/>
      </w:r>
      <w:r w:rsidRPr="00BB00BA">
        <w:rPr>
          <w:rStyle w:val="Hyperlink"/>
          <w:rFonts w:ascii="Aptos" w:hAnsi="Aptos"/>
          <w:sz w:val="18"/>
          <w:lang w:val="en-GB"/>
          <w:rPrChange w:id="3961" w:author="Microsoft Word" w:date="2026-09-09T14:54:00Z" w16du:dateUtc="2026-09-09T13:54:00Z">
            <w:rPr>
              <w:rStyle w:val="Hyperlink"/>
              <w:lang w:val="en-GB"/>
            </w:rPr>
          </w:rPrChange>
        </w:rPr>
        <w:t>ChArch-EAPrinciples.docx</w:t>
      </w:r>
      <w:r>
        <w:fldChar w:fldCharType="end"/>
      </w:r>
      <w:r w:rsidRPr="00BB00BA">
        <w:rPr>
          <w:rFonts w:ascii="Aptos" w:hAnsi="Aptos"/>
          <w:sz w:val="18"/>
          <w:rPrChange w:id="3962" w:author="Microsoft Word" w:date="2026-09-09T14:54:00Z" w16du:dateUtc="2026-09-09T13:54:00Z">
            <w:rPr/>
          </w:rPrChange>
        </w:rPr>
        <w:t xml:space="preserve">, </w:t>
      </w:r>
      <w:r>
        <w:fldChar w:fldCharType="begin"/>
      </w:r>
      <w:r>
        <w:instrText>HYPERLINK "https://chausl.sharepoint.com/:w:/r/sites/CTG-Architecture/Shared%20Documents/EA%20Reference%20Docs/EA%20Reference%20Docs%20(Final)/Architecture%20Principles.docx?d=w80dd91a25cd24c93b2d96be75c42a7b6&amp;csf=1&amp;web=1&amp;e=WBzyH3"</w:instrText>
      </w:r>
      <w:r>
        <w:fldChar w:fldCharType="separate"/>
      </w:r>
      <w:r w:rsidRPr="00BB00BA">
        <w:rPr>
          <w:rStyle w:val="Hyperlink"/>
          <w:rFonts w:ascii="Aptos" w:hAnsi="Aptos"/>
          <w:sz w:val="18"/>
          <w:lang w:val="en-GB"/>
          <w:rPrChange w:id="3963" w:author="Microsoft Word" w:date="2026-09-09T14:54:00Z" w16du:dateUtc="2026-09-09T13:54:00Z">
            <w:rPr>
              <w:rStyle w:val="Hyperlink"/>
              <w:lang w:val="en-GB"/>
            </w:rPr>
          </w:rPrChange>
        </w:rPr>
        <w:t>Architecture Principles.docx</w:t>
      </w:r>
      <w:r>
        <w:fldChar w:fldCharType="end"/>
      </w:r>
      <w:r w:rsidRPr="00BB00BA">
        <w:rPr>
          <w:rFonts w:ascii="Aptos" w:hAnsi="Aptos"/>
          <w:sz w:val="18"/>
          <w:rPrChange w:id="3964" w:author="Microsoft Word" w:date="2026-09-09T14:54:00Z" w16du:dateUtc="2026-09-09T13:54:00Z">
            <w:rPr/>
          </w:rPrChange>
        </w:rPr>
        <w:t>,</w:t>
      </w:r>
      <w:r w:rsidRPr="00BB00BA">
        <w:rPr>
          <w:rFonts w:ascii="Aptos" w:hAnsi="Aptos"/>
          <w:color w:val="auto"/>
          <w:sz w:val="18"/>
          <w:lang w:val="en-GB"/>
          <w:rPrChange w:id="3965" w:author="Microsoft Word" w:date="2026-09-09T14:54:00Z" w16du:dateUtc="2026-09-09T13:54:00Z">
            <w:rPr>
              <w:rFonts w:ascii="Times New Roman" w:eastAsia="Times New Roman" w:hAnsi="Times New Roman" w:cs="Times New Roman"/>
              <w:color w:val="auto"/>
              <w:sz w:val="24"/>
              <w:szCs w:val="24"/>
              <w:lang w:val="en-GB" w:eastAsia="en-GB"/>
            </w:rPr>
          </w:rPrChange>
        </w:rPr>
        <w:t xml:space="preserve"> </w:t>
      </w:r>
      <w:r>
        <w:fldChar w:fldCharType="begin"/>
      </w:r>
      <w:r>
        <w:instrText>HYPERLINK "https://chausl.sharepoint.com/:w:/r/sites/CTG-Architecture/Shared%20Documents/Strategy/Engineering%20Standards/ChArch-EngineeringStandards-AIS.docx?d=w29b6780587a24dde8e150ba28f0d0be0&amp;csf=1&amp;web=1&amp;e=emXe51"</w:instrText>
      </w:r>
      <w:r>
        <w:fldChar w:fldCharType="separate"/>
      </w:r>
      <w:r w:rsidRPr="00BB00BA">
        <w:rPr>
          <w:rStyle w:val="Hyperlink"/>
          <w:rFonts w:ascii="Aptos" w:hAnsi="Aptos"/>
          <w:sz w:val="18"/>
          <w:lang w:val="en-GB"/>
          <w:rPrChange w:id="3966" w:author="Microsoft Word" w:date="2026-09-09T14:54:00Z" w16du:dateUtc="2026-09-09T13:54:00Z">
            <w:rPr>
              <w:rStyle w:val="Hyperlink"/>
              <w:lang w:val="en-GB"/>
            </w:rPr>
          </w:rPrChange>
        </w:rPr>
        <w:t>ChArch-EngineeringStandards-AIS.docx</w:t>
      </w:r>
      <w:r>
        <w:fldChar w:fldCharType="end"/>
      </w:r>
    </w:p>
    <w:p w14:paraId="06231A50" w14:textId="37C48228" w:rsidR="00474299" w:rsidRDefault="006F419D" w:rsidP="00474299">
      <w:pPr>
        <w:pStyle w:val="Heading2"/>
        <w:rPr>
          <w:rFonts w:ascii="Calibri heading" w:hAnsi="Calibri heading"/>
          <w:b/>
          <w:color w:val="2E5496"/>
          <w:sz w:val="28"/>
          <w:lang w:val="en-US"/>
        </w:rPr>
      </w:pPr>
      <w:bookmarkStart w:id="3967" w:name="_Toc239852393"/>
      <w:bookmarkStart w:id="3968" w:name="_Toc239899916"/>
      <w:r w:rsidRPr="000D1E23">
        <w:rPr>
          <w:rFonts w:ascii="Calibri heading" w:hAnsi="Calibri heading"/>
          <w:b/>
          <w:color w:val="2E5496"/>
          <w:sz w:val="28"/>
          <w:lang w:val="en-US"/>
          <w:rPrChange w:id="3969" w:author="Microsoft Word" w:date="2026-09-09T14:54:00Z" w16du:dateUtc="2026-09-09T13:54:00Z">
            <w:rPr/>
          </w:rPrChange>
        </w:rPr>
        <w:t>11</w:t>
      </w:r>
      <w:commentRangeStart w:id="3970"/>
      <w:commentRangeStart w:id="3971"/>
      <w:r w:rsidR="00474299" w:rsidRPr="000D1E23">
        <w:rPr>
          <w:rFonts w:ascii="Calibri heading" w:hAnsi="Calibri heading"/>
          <w:b/>
          <w:color w:val="2E5496"/>
          <w:sz w:val="28"/>
          <w:lang w:val="en-US"/>
          <w:rPrChange w:id="3972" w:author="Microsoft Word" w:date="2026-09-09T14:54:00Z" w16du:dateUtc="2026-09-09T13:54:00Z">
            <w:rPr/>
          </w:rPrChange>
        </w:rPr>
        <w:t>.2 When you need to deviate</w:t>
      </w:r>
      <w:bookmarkEnd w:id="3967"/>
      <w:bookmarkEnd w:id="3968"/>
    </w:p>
    <w:p w14:paraId="6A745657" w14:textId="77777777" w:rsidR="007F762A" w:rsidRPr="007F762A" w:rsidRDefault="007F762A" w:rsidP="007F762A">
      <w:pPr>
        <w:rPr>
          <w:lang w:val="en-US"/>
          <w:rPrChange w:id="3973" w:author="Microsoft Word" w:date="2026-09-09T14:02:00Z" w16du:dateUtc="2026-09-09T13:02:00Z">
            <w:rPr/>
          </w:rPrChange>
        </w:rPr>
      </w:pPr>
    </w:p>
    <w:p w14:paraId="6162632C" w14:textId="3AEAF5FA" w:rsidR="00482392" w:rsidRPr="00BB00BA" w:rsidRDefault="00482392" w:rsidP="00482392">
      <w:pPr>
        <w:rPr>
          <w:ins w:id="3974" w:author="Puneet Kumar - Chaucer" w:date="2026-09-08T14:16:00Z" w16du:dateUtc="2026-09-08T13:16:00Z"/>
          <w:rFonts w:ascii="Aptos" w:hAnsi="Aptos"/>
          <w:sz w:val="18"/>
          <w:lang w:val="en-GB"/>
          <w:rPrChange w:id="3975" w:author="Microsoft Word" w:date="2026-09-09T14:54:00Z" w16du:dateUtc="2026-09-09T13:54:00Z">
            <w:rPr>
              <w:ins w:id="3976" w:author="Puneet Kumar - Chaucer" w:date="2026-09-08T14:16:00Z" w16du:dateUtc="2026-09-08T13:16:00Z"/>
              <w:lang w:val="en-GB"/>
            </w:rPr>
          </w:rPrChange>
        </w:rPr>
      </w:pPr>
      <w:r w:rsidRPr="00BB00BA">
        <w:rPr>
          <w:rFonts w:ascii="Aptos" w:hAnsi="Aptos"/>
          <w:sz w:val="18"/>
          <w:lang w:val="en-GB"/>
          <w:rPrChange w:id="3977" w:author="Microsoft Word" w:date="2026-09-09T14:54:00Z" w16du:dateUtc="2026-09-09T13:54:00Z">
            <w:rPr>
              <w:lang w:val="en-GB"/>
            </w:rPr>
          </w:rPrChange>
        </w:rPr>
        <w:t xml:space="preserve">The </w:t>
      </w:r>
      <w:r w:rsidR="00A22181" w:rsidRPr="00BB00BA">
        <w:rPr>
          <w:rFonts w:ascii="Aptos" w:hAnsi="Aptos"/>
          <w:sz w:val="18"/>
          <w:lang w:val="en-GB"/>
          <w:rPrChange w:id="3978" w:author="Microsoft Word" w:date="2026-09-09T14:54:00Z" w16du:dateUtc="2026-09-09T13:54:00Z">
            <w:rPr>
              <w:lang w:val="en-GB"/>
            </w:rPr>
          </w:rPrChange>
        </w:rPr>
        <w:t>System Integration framework</w:t>
      </w:r>
      <w:r w:rsidR="00A22181" w:rsidRPr="00BB00BA" w:rsidDel="00A22181">
        <w:rPr>
          <w:rFonts w:ascii="Aptos" w:hAnsi="Aptos"/>
          <w:sz w:val="18"/>
          <w:lang w:val="en-GB"/>
          <w:rPrChange w:id="3979" w:author="Microsoft Word" w:date="2026-09-09T14:54:00Z" w16du:dateUtc="2026-09-09T13:54:00Z">
            <w:rPr>
              <w:lang w:val="en-GB"/>
            </w:rPr>
          </w:rPrChange>
        </w:rPr>
        <w:t xml:space="preserve"> </w:t>
      </w:r>
      <w:r w:rsidRPr="00BB00BA">
        <w:rPr>
          <w:rFonts w:ascii="Aptos" w:hAnsi="Aptos"/>
          <w:sz w:val="18"/>
          <w:lang w:val="en-GB"/>
          <w:rPrChange w:id="3980" w:author="Microsoft Word" w:date="2026-09-09T14:54:00Z" w16du:dateUtc="2026-09-09T13:54:00Z">
            <w:rPr>
              <w:lang w:val="en-GB"/>
            </w:rPr>
          </w:rPrChange>
        </w:rPr>
        <w:t>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The team should complete a security and risk assessment, identify any compensating controls, and submit the exception to the TDA for approval. Approved exceptions must be recorded in the exception register with a named owner, an expiry date, and a plan to return to the standard approach where possible</w:t>
      </w:r>
      <w:commentRangeEnd w:id="3971"/>
      <w:r w:rsidR="00B21721" w:rsidRPr="00BB00BA">
        <w:rPr>
          <w:rStyle w:val="CommentReference"/>
          <w:rFonts w:ascii="Aptos" w:hAnsi="Aptos"/>
          <w:sz w:val="18"/>
          <w:szCs w:val="21"/>
          <w:lang w:val="en-GB"/>
          <w:rPrChange w:id="3981" w:author="Microsoft Word" w:date="2026-09-09T14:54:00Z" w16du:dateUtc="2026-09-09T13:54:00Z">
            <w:rPr>
              <w:rStyle w:val="CommentReference"/>
              <w:sz w:val="21"/>
              <w:szCs w:val="21"/>
              <w:lang w:val="en-GB"/>
            </w:rPr>
          </w:rPrChange>
        </w:rPr>
        <w:commentReference w:id="3971"/>
      </w:r>
      <w:commentRangeEnd w:id="3970"/>
      <w:r w:rsidR="00C56193" w:rsidRPr="00BB00BA">
        <w:rPr>
          <w:rStyle w:val="CommentReference"/>
          <w:rFonts w:ascii="Aptos" w:hAnsi="Aptos"/>
          <w:sz w:val="18"/>
          <w:szCs w:val="21"/>
          <w:lang w:val="en-GB"/>
          <w:rPrChange w:id="3982" w:author="Microsoft Word" w:date="2026-09-09T14:54:00Z" w16du:dateUtc="2026-09-09T13:54:00Z">
            <w:rPr>
              <w:rStyle w:val="CommentReference"/>
              <w:sz w:val="21"/>
              <w:szCs w:val="21"/>
              <w:lang w:val="en-GB"/>
            </w:rPr>
          </w:rPrChange>
        </w:rPr>
        <w:commentReference w:id="3970"/>
      </w:r>
      <w:r w:rsidRPr="00BB00BA">
        <w:rPr>
          <w:rFonts w:ascii="Aptos" w:hAnsi="Aptos"/>
          <w:sz w:val="18"/>
          <w:lang w:val="en-GB"/>
          <w:rPrChange w:id="3983" w:author="Microsoft Word" w:date="2026-09-09T14:54:00Z" w16du:dateUtc="2026-09-09T13:54:00Z">
            <w:rPr>
              <w:lang w:val="en-GB"/>
            </w:rPr>
          </w:rPrChange>
        </w:rPr>
        <w:t>.</w:t>
      </w:r>
    </w:p>
    <w:p w14:paraId="7595A969" w14:textId="77777777" w:rsidR="00482392" w:rsidRPr="00482392" w:rsidRDefault="00482392" w:rsidP="00482392">
      <w:pPr>
        <w:rPr>
          <w:lang w:val="en-GB"/>
        </w:rPr>
      </w:pPr>
    </w:p>
    <w:p w14:paraId="52324248" w14:textId="079418F5" w:rsidR="00474299" w:rsidRDefault="006F419D" w:rsidP="00474299">
      <w:pPr>
        <w:pStyle w:val="Heading2"/>
        <w:rPr>
          <w:rFonts w:ascii="Calibri heading" w:hAnsi="Calibri heading"/>
          <w:b/>
          <w:color w:val="2E5496"/>
          <w:sz w:val="28"/>
          <w:lang w:val="en-US"/>
        </w:rPr>
      </w:pPr>
      <w:bookmarkStart w:id="3984" w:name="_Toc239852394"/>
      <w:bookmarkStart w:id="3985" w:name="_Toc239899917"/>
      <w:r w:rsidRPr="000D1E23">
        <w:rPr>
          <w:rFonts w:ascii="Calibri heading" w:hAnsi="Calibri heading"/>
          <w:b/>
          <w:color w:val="2E5496"/>
          <w:sz w:val="28"/>
          <w:lang w:val="en-US"/>
          <w:rPrChange w:id="3986" w:author="Microsoft Word" w:date="2026-09-09T14:54:00Z" w16du:dateUtc="2026-09-09T13:54:00Z">
            <w:rPr/>
          </w:rPrChange>
        </w:rPr>
        <w:t>11</w:t>
      </w:r>
      <w:r w:rsidR="00474299" w:rsidRPr="000D1E23">
        <w:rPr>
          <w:rFonts w:ascii="Calibri heading" w:hAnsi="Calibri heading"/>
          <w:b/>
          <w:color w:val="2E5496"/>
          <w:sz w:val="28"/>
          <w:lang w:val="en-US"/>
          <w:rPrChange w:id="3987" w:author="Microsoft Word" w:date="2026-09-09T14:54:00Z" w16du:dateUtc="2026-09-09T13:54:00Z">
            <w:rPr/>
          </w:rPrChange>
        </w:rPr>
        <w:t>.3 Per-pattern security conformance</w:t>
      </w:r>
      <w:bookmarkEnd w:id="3984"/>
      <w:bookmarkEnd w:id="3985"/>
    </w:p>
    <w:p w14:paraId="35CDE3DB" w14:textId="77777777" w:rsidR="00407C40" w:rsidRPr="00407C40" w:rsidRDefault="00407C40" w:rsidP="00407C40">
      <w:pPr>
        <w:rPr>
          <w:lang w:val="en-US"/>
          <w:rPrChange w:id="3988" w:author="Microsoft Word" w:date="2026-09-09T14:02:00Z" w16du:dateUtc="2026-09-09T13:02:00Z">
            <w:rPr/>
          </w:rPrChange>
        </w:rPr>
      </w:pPr>
    </w:p>
    <w:p w14:paraId="6D25A363" w14:textId="1C5935D8" w:rsidR="00474299" w:rsidRPr="00BB00BA" w:rsidRDefault="00474299" w:rsidP="00474299">
      <w:pPr>
        <w:rPr>
          <w:rFonts w:ascii="Aptos" w:hAnsi="Aptos"/>
          <w:sz w:val="18"/>
          <w:rPrChange w:id="3989" w:author="Microsoft Word" w:date="2026-09-09T14:54:00Z" w16du:dateUtc="2026-09-09T13:54:00Z">
            <w:rPr/>
          </w:rPrChange>
        </w:rPr>
      </w:pPr>
      <w:r w:rsidRPr="00BB00BA">
        <w:rPr>
          <w:rFonts w:ascii="Aptos" w:hAnsi="Aptos"/>
          <w:sz w:val="18"/>
          <w:rPrChange w:id="3990" w:author="Microsoft Word" w:date="2026-09-09T14:54:00Z" w16du:dateUtc="2026-09-09T13:54:00Z">
            <w:rPr/>
          </w:rPrChange>
        </w:rPr>
        <w:t xml:space="preserve">Rather than repeat an identical verdict </w:t>
      </w:r>
      <w:r w:rsidR="00482392" w:rsidRPr="00BB00BA">
        <w:rPr>
          <w:rFonts w:ascii="Aptos" w:hAnsi="Aptos"/>
          <w:sz w:val="18"/>
          <w:rPrChange w:id="3991" w:author="Microsoft Word" w:date="2026-09-09T14:54:00Z" w16du:dateUtc="2026-09-09T13:54:00Z">
            <w:rPr/>
          </w:rPrChange>
        </w:rPr>
        <w:t>again and again</w:t>
      </w:r>
      <w:r w:rsidRPr="00BB00BA">
        <w:rPr>
          <w:rFonts w:ascii="Aptos" w:hAnsi="Aptos"/>
          <w:sz w:val="18"/>
          <w:rPrChange w:id="3992" w:author="Microsoft Word" w:date="2026-09-09T14:54:00Z" w16du:dateUtc="2026-09-09T13:54:00Z">
            <w:rPr/>
          </w:rPrChange>
        </w:rPr>
        <w:t>, the patterns are grouped below by their security profile. The internal group shares one posture the boundary-crossing group is where TDA attention is warranted.</w:t>
      </w:r>
      <w:r w:rsidR="00730CA9" w:rsidRPr="00BB00BA">
        <w:rPr>
          <w:rFonts w:ascii="Aptos" w:hAnsi="Aptos"/>
          <w:sz w:val="18"/>
          <w:rPrChange w:id="3993" w:author="Microsoft Word" w:date="2026-09-09T14:54:00Z" w16du:dateUtc="2026-09-09T13:54:00Z">
            <w:rPr/>
          </w:rPrChange>
        </w:rPr>
        <w:br/>
      </w:r>
    </w:p>
    <w:tbl>
      <w:tblPr>
        <w:tblStyle w:val="TableGrid"/>
        <w:tblW w:w="8794" w:type="dxa"/>
        <w:jc w:val="center"/>
        <w:tblLook w:val="04A0" w:firstRow="1" w:lastRow="0" w:firstColumn="1" w:lastColumn="0" w:noHBand="0" w:noVBand="1"/>
      </w:tblPr>
      <w:tblGrid>
        <w:gridCol w:w="2199"/>
        <w:gridCol w:w="1046"/>
        <w:gridCol w:w="2518"/>
        <w:gridCol w:w="3031"/>
      </w:tblGrid>
      <w:tr w:rsidR="00474299" w14:paraId="0EE3EFD4" w14:textId="77777777" w:rsidTr="007B15C0">
        <w:trPr>
          <w:gridAfter w:val="1"/>
          <w:wAfter w:w="878" w:type="dxa"/>
          <w:jc w:val="center"/>
        </w:trPr>
        <w:tc>
          <w:tcPr>
            <w:tcW w:w="3576" w:type="dxa"/>
            <w:shd w:val="clear" w:color="auto" w:fill="1A2B56"/>
            <w:vAlign w:val="center"/>
          </w:tcPr>
          <w:p w14:paraId="57FA07FF" w14:textId="77777777" w:rsidR="00474299" w:rsidRPr="00BB00BA" w:rsidRDefault="00474299">
            <w:pPr>
              <w:spacing w:before="40" w:after="40"/>
              <w:rPr>
                <w:rFonts w:ascii="Aptos" w:hAnsi="Aptos"/>
                <w:sz w:val="17"/>
                <w:rPrChange w:id="3994" w:author="Microsoft Word" w:date="2026-09-09T14:54:00Z" w16du:dateUtc="2026-09-09T13:54:00Z">
                  <w:rPr/>
                </w:rPrChange>
              </w:rPr>
            </w:pPr>
            <w:r w:rsidRPr="00BB00BA">
              <w:rPr>
                <w:rFonts w:ascii="Aptos" w:hAnsi="Aptos"/>
                <w:b/>
                <w:color w:val="FFFFFF"/>
                <w:sz w:val="17"/>
                <w:rPrChange w:id="3995" w:author="Microsoft Word" w:date="2026-09-09T14:54:00Z" w16du:dateUtc="2026-09-09T13:54:00Z">
                  <w:rPr>
                    <w:b/>
                    <w:color w:val="FFFFFF"/>
                    <w:sz w:val="16"/>
                  </w:rPr>
                </w:rPrChange>
              </w:rPr>
              <w:t>Pattern group</w:t>
            </w:r>
          </w:p>
        </w:tc>
        <w:tc>
          <w:tcPr>
            <w:tcW w:w="1225" w:type="dxa"/>
            <w:shd w:val="clear" w:color="auto" w:fill="1A2B56"/>
            <w:vAlign w:val="center"/>
          </w:tcPr>
          <w:p w14:paraId="2E11A55E" w14:textId="77777777" w:rsidR="00474299" w:rsidRPr="00BB00BA" w:rsidRDefault="00474299">
            <w:pPr>
              <w:spacing w:before="40" w:after="40"/>
              <w:rPr>
                <w:rFonts w:ascii="Aptos" w:hAnsi="Aptos"/>
                <w:sz w:val="17"/>
                <w:rPrChange w:id="3996" w:author="Microsoft Word" w:date="2026-09-09T14:54:00Z" w16du:dateUtc="2026-09-09T13:54:00Z">
                  <w:rPr/>
                </w:rPrChange>
              </w:rPr>
            </w:pPr>
            <w:r w:rsidRPr="00BB00BA">
              <w:rPr>
                <w:rFonts w:ascii="Aptos" w:hAnsi="Aptos"/>
                <w:b/>
                <w:color w:val="FFFFFF"/>
                <w:sz w:val="17"/>
                <w:rPrChange w:id="3997" w:author="Microsoft Word" w:date="2026-09-09T14:54:00Z" w16du:dateUtc="2026-09-09T13:54:00Z">
                  <w:rPr>
                    <w:b/>
                    <w:color w:val="FFFFFF"/>
                    <w:sz w:val="16"/>
                  </w:rPr>
                </w:rPrChange>
              </w:rPr>
              <w:t>Internet boundary</w:t>
            </w:r>
          </w:p>
        </w:tc>
        <w:tc>
          <w:tcPr>
            <w:tcW w:w="3993" w:type="dxa"/>
            <w:shd w:val="clear" w:color="auto" w:fill="1A2B56"/>
            <w:vAlign w:val="center"/>
          </w:tcPr>
          <w:p w14:paraId="7601D7EB" w14:textId="77777777" w:rsidR="00474299" w:rsidRPr="00BB00BA" w:rsidRDefault="00474299">
            <w:pPr>
              <w:spacing w:before="40" w:after="40"/>
              <w:rPr>
                <w:rFonts w:ascii="Aptos" w:hAnsi="Aptos"/>
                <w:sz w:val="17"/>
                <w:rPrChange w:id="3998" w:author="Microsoft Word" w:date="2026-09-09T14:54:00Z" w16du:dateUtc="2026-09-09T13:54:00Z">
                  <w:rPr/>
                </w:rPrChange>
              </w:rPr>
            </w:pPr>
            <w:r w:rsidRPr="00BB00BA">
              <w:rPr>
                <w:rFonts w:ascii="Aptos" w:hAnsi="Aptos"/>
                <w:b/>
                <w:color w:val="FFFFFF"/>
                <w:sz w:val="17"/>
                <w:rPrChange w:id="3999" w:author="Microsoft Word" w:date="2026-09-09T14:54:00Z" w16du:dateUtc="2026-09-09T13:54:00Z">
                  <w:rPr>
                    <w:b/>
                    <w:color w:val="FFFFFF"/>
                    <w:sz w:val="16"/>
                  </w:rPr>
                </w:rPrChange>
              </w:rPr>
              <w:t>Controlling security posture</w:t>
            </w:r>
          </w:p>
        </w:tc>
      </w:tr>
      <w:tr w:rsidR="00474299" w14:paraId="6E033C71" w14:textId="77777777" w:rsidTr="007B15C0">
        <w:trPr>
          <w:gridAfter w:val="1"/>
          <w:wAfter w:w="878" w:type="dxa"/>
          <w:jc w:val="center"/>
        </w:trPr>
        <w:tc>
          <w:tcPr>
            <w:tcW w:w="3576" w:type="dxa"/>
            <w:vAlign w:val="center"/>
          </w:tcPr>
          <w:p w14:paraId="59743FE0" w14:textId="77777777" w:rsidR="00474299" w:rsidRPr="00BB00BA" w:rsidRDefault="00474299">
            <w:pPr>
              <w:spacing w:before="40" w:after="40"/>
              <w:rPr>
                <w:rFonts w:ascii="Aptos" w:hAnsi="Aptos"/>
                <w:sz w:val="17"/>
                <w:rPrChange w:id="4000" w:author="Microsoft Word" w:date="2026-09-09T14:54:00Z" w16du:dateUtc="2026-09-09T13:54:00Z">
                  <w:rPr/>
                </w:rPrChange>
              </w:rPr>
            </w:pPr>
            <w:r w:rsidRPr="00BB00BA">
              <w:rPr>
                <w:rFonts w:ascii="Aptos" w:hAnsi="Aptos"/>
                <w:sz w:val="17"/>
                <w:rPrChange w:id="4001" w:author="Microsoft Word" w:date="2026-09-09T14:54:00Z" w16du:dateUtc="2026-09-09T13:54:00Z">
                  <w:rPr>
                    <w:sz w:val="16"/>
                  </w:rPr>
                </w:rPrChange>
              </w:rPr>
              <w:t>Internal patterns: SFINT2 to SFINT4, SFINT5 to SFINT10, SFINT11 to SFINT12, SFINT15 (internal feeds), SFINT16 to SFINT18, SFINT21, SFINT23, SFINT24 to SFINT25</w:t>
            </w:r>
          </w:p>
        </w:tc>
        <w:tc>
          <w:tcPr>
            <w:tcW w:w="1225" w:type="dxa"/>
            <w:vAlign w:val="center"/>
          </w:tcPr>
          <w:p w14:paraId="5BC3667D" w14:textId="77777777" w:rsidR="00474299" w:rsidRPr="00BB00BA" w:rsidRDefault="00474299">
            <w:pPr>
              <w:spacing w:before="40" w:after="40"/>
              <w:rPr>
                <w:rFonts w:ascii="Aptos" w:hAnsi="Aptos"/>
                <w:sz w:val="17"/>
                <w:rPrChange w:id="4002" w:author="Microsoft Word" w:date="2026-09-09T14:54:00Z" w16du:dateUtc="2026-09-09T13:54:00Z">
                  <w:rPr/>
                </w:rPrChange>
              </w:rPr>
            </w:pPr>
            <w:r w:rsidRPr="00BB00BA">
              <w:rPr>
                <w:rFonts w:ascii="Aptos" w:hAnsi="Aptos"/>
                <w:sz w:val="17"/>
                <w:rPrChange w:id="4003" w:author="Microsoft Word" w:date="2026-09-09T14:54:00Z" w16du:dateUtc="2026-09-09T13:54:00Z">
                  <w:rPr>
                    <w:sz w:val="16"/>
                  </w:rPr>
                </w:rPrChange>
              </w:rPr>
              <w:t>Not crossed</w:t>
            </w:r>
          </w:p>
        </w:tc>
        <w:tc>
          <w:tcPr>
            <w:tcW w:w="3993" w:type="dxa"/>
            <w:vAlign w:val="center"/>
          </w:tcPr>
          <w:p w14:paraId="723FBBBF" w14:textId="23367951" w:rsidR="00474299" w:rsidRPr="00BB00BA" w:rsidRDefault="00474299">
            <w:pPr>
              <w:spacing w:before="40" w:after="40"/>
              <w:rPr>
                <w:rFonts w:ascii="Aptos" w:hAnsi="Aptos"/>
                <w:sz w:val="17"/>
                <w:rPrChange w:id="4004" w:author="Microsoft Word" w:date="2026-09-09T14:54:00Z" w16du:dateUtc="2026-09-09T13:54:00Z">
                  <w:rPr/>
                </w:rPrChange>
              </w:rPr>
            </w:pPr>
            <w:r w:rsidRPr="00BB00BA">
              <w:rPr>
                <w:rFonts w:ascii="Aptos" w:hAnsi="Aptos"/>
                <w:sz w:val="17"/>
                <w:rPrChange w:id="4005" w:author="Microsoft Word" w:date="2026-09-09T14:54:00Z" w16du:dateUtc="2026-09-09T13:54:00Z">
                  <w:rPr>
                    <w:sz w:val="16"/>
                  </w:rPr>
                </w:rPrChange>
              </w:rPr>
              <w:t>Components in shared subscription / private workload spokes, Private Endpoints, Entra managed identity, no keys, Key Vault references, TLS every hop,</w:t>
            </w:r>
            <w:r w:rsidR="0041223A" w:rsidRPr="00BB00BA">
              <w:rPr>
                <w:rFonts w:ascii="Aptos" w:hAnsi="Aptos"/>
                <w:sz w:val="17"/>
                <w:rPrChange w:id="4006" w:author="Microsoft Word" w:date="2026-09-09T14:54:00Z" w16du:dateUtc="2026-09-09T13:54:00Z">
                  <w:rPr>
                    <w:sz w:val="16"/>
                  </w:rPr>
                </w:rPrChange>
              </w:rPr>
              <w:t xml:space="preserve"> </w:t>
            </w:r>
            <w:r w:rsidRPr="00BB00BA">
              <w:rPr>
                <w:rFonts w:ascii="Aptos" w:hAnsi="Aptos"/>
                <w:sz w:val="17"/>
                <w:rPrChange w:id="4007" w:author="Microsoft Word" w:date="2026-09-09T14:54:00Z" w16du:dateUtc="2026-09-09T13:54:00Z">
                  <w:rPr>
                    <w:sz w:val="16"/>
                  </w:rPr>
                </w:rPrChange>
              </w:rPr>
              <w:t>NSG-segmented, default-deny.</w:t>
            </w:r>
          </w:p>
        </w:tc>
      </w:tr>
      <w:tr w:rsidR="00474299" w14:paraId="65FB3628" w14:textId="77777777" w:rsidTr="007B15C0">
        <w:trPr>
          <w:gridAfter w:val="1"/>
          <w:wAfter w:w="878" w:type="dxa"/>
          <w:jc w:val="center"/>
        </w:trPr>
        <w:tc>
          <w:tcPr>
            <w:tcW w:w="3576" w:type="dxa"/>
            <w:vAlign w:val="center"/>
          </w:tcPr>
          <w:p w14:paraId="0D32BE07" w14:textId="77777777" w:rsidR="00474299" w:rsidRPr="00BB00BA" w:rsidRDefault="00474299">
            <w:pPr>
              <w:spacing w:before="40" w:after="40"/>
              <w:rPr>
                <w:rFonts w:ascii="Aptos" w:hAnsi="Aptos"/>
                <w:sz w:val="17"/>
                <w:rPrChange w:id="4008" w:author="Microsoft Word" w:date="2026-09-09T14:54:00Z" w16du:dateUtc="2026-09-09T13:54:00Z">
                  <w:rPr/>
                </w:rPrChange>
              </w:rPr>
            </w:pPr>
            <w:r w:rsidRPr="00BB00BA">
              <w:rPr>
                <w:rFonts w:ascii="Aptos" w:hAnsi="Aptos"/>
                <w:sz w:val="17"/>
                <w:rPrChange w:id="4009" w:author="Microsoft Word" w:date="2026-09-09T14:54:00Z" w16du:dateUtc="2026-09-09T13:54:00Z">
                  <w:rPr>
                    <w:sz w:val="16"/>
                  </w:rPr>
                </w:rPrChange>
              </w:rPr>
              <w:t>Managed API facade, SFINT1 (internal use)</w:t>
            </w:r>
          </w:p>
        </w:tc>
        <w:tc>
          <w:tcPr>
            <w:tcW w:w="1225" w:type="dxa"/>
            <w:vAlign w:val="center"/>
          </w:tcPr>
          <w:p w14:paraId="6EB0D97F" w14:textId="77777777" w:rsidR="00474299" w:rsidRPr="00BB00BA" w:rsidRDefault="00474299">
            <w:pPr>
              <w:spacing w:before="40" w:after="40"/>
              <w:rPr>
                <w:rFonts w:ascii="Aptos" w:hAnsi="Aptos"/>
                <w:sz w:val="17"/>
                <w:rPrChange w:id="4010" w:author="Microsoft Word" w:date="2026-09-09T14:54:00Z" w16du:dateUtc="2026-09-09T13:54:00Z">
                  <w:rPr/>
                </w:rPrChange>
              </w:rPr>
            </w:pPr>
            <w:r w:rsidRPr="00BB00BA">
              <w:rPr>
                <w:rFonts w:ascii="Aptos" w:hAnsi="Aptos"/>
                <w:sz w:val="17"/>
                <w:rPrChange w:id="4011" w:author="Microsoft Word" w:date="2026-09-09T14:54:00Z" w16du:dateUtc="2026-09-09T13:54:00Z">
                  <w:rPr>
                    <w:sz w:val="16"/>
                  </w:rPr>
                </w:rPrChange>
              </w:rPr>
              <w:t>Not crossed</w:t>
            </w:r>
          </w:p>
        </w:tc>
        <w:tc>
          <w:tcPr>
            <w:tcW w:w="3993" w:type="dxa"/>
            <w:vAlign w:val="center"/>
          </w:tcPr>
          <w:p w14:paraId="1194DDDE" w14:textId="77777777" w:rsidR="00474299" w:rsidRPr="00BB00BA" w:rsidRDefault="00474299">
            <w:pPr>
              <w:spacing w:before="40" w:after="40"/>
              <w:rPr>
                <w:rFonts w:ascii="Aptos" w:hAnsi="Aptos"/>
                <w:sz w:val="17"/>
                <w:rPrChange w:id="4012" w:author="Microsoft Word" w:date="2026-09-09T14:54:00Z" w16du:dateUtc="2026-09-09T13:54:00Z">
                  <w:rPr/>
                </w:rPrChange>
              </w:rPr>
            </w:pPr>
            <w:r w:rsidRPr="00BB00BA">
              <w:rPr>
                <w:rFonts w:ascii="Aptos" w:hAnsi="Aptos"/>
                <w:sz w:val="17"/>
                <w:rPrChange w:id="4013" w:author="Microsoft Word" w:date="2026-09-09T14:54:00Z" w16du:dateUtc="2026-09-09T13:54:00Z">
                  <w:rPr>
                    <w:sz w:val="16"/>
                  </w:rPr>
                </w:rPrChange>
              </w:rPr>
              <w:t>APIM shared and non-public, Private Endpoint to backend, managed identity, TLS.</w:t>
            </w:r>
          </w:p>
        </w:tc>
      </w:tr>
      <w:tr w:rsidR="00474299" w14:paraId="598B6950" w14:textId="77777777" w:rsidTr="007B15C0">
        <w:trPr>
          <w:gridAfter w:val="1"/>
          <w:wAfter w:w="878" w:type="dxa"/>
          <w:jc w:val="center"/>
        </w:trPr>
        <w:tc>
          <w:tcPr>
            <w:tcW w:w="3576" w:type="dxa"/>
            <w:vAlign w:val="center"/>
          </w:tcPr>
          <w:p w14:paraId="71598B7F" w14:textId="77777777" w:rsidR="00474299" w:rsidRPr="00BB00BA" w:rsidRDefault="00474299">
            <w:pPr>
              <w:spacing w:before="40" w:after="40"/>
              <w:rPr>
                <w:rFonts w:ascii="Aptos" w:hAnsi="Aptos"/>
                <w:sz w:val="17"/>
                <w:rPrChange w:id="4014" w:author="Microsoft Word" w:date="2026-09-09T14:54:00Z" w16du:dateUtc="2026-09-09T13:54:00Z">
                  <w:rPr/>
                </w:rPrChange>
              </w:rPr>
            </w:pPr>
            <w:r w:rsidRPr="00BB00BA">
              <w:rPr>
                <w:rFonts w:ascii="Aptos" w:hAnsi="Aptos"/>
                <w:sz w:val="17"/>
                <w:rPrChange w:id="4015" w:author="Microsoft Word" w:date="2026-09-09T14:54:00Z" w16du:dateUtc="2026-09-09T13:54:00Z">
                  <w:rPr>
                    <w:sz w:val="16"/>
                  </w:rPr>
                </w:rPrChange>
              </w:rPr>
              <w:t>Consume-and-serve, SFINT22 (internal consumer)</w:t>
            </w:r>
          </w:p>
        </w:tc>
        <w:tc>
          <w:tcPr>
            <w:tcW w:w="1225" w:type="dxa"/>
            <w:vAlign w:val="center"/>
          </w:tcPr>
          <w:p w14:paraId="134987B7" w14:textId="77777777" w:rsidR="00474299" w:rsidRPr="00BB00BA" w:rsidRDefault="00474299">
            <w:pPr>
              <w:spacing w:before="40" w:after="40"/>
              <w:rPr>
                <w:rFonts w:ascii="Aptos" w:hAnsi="Aptos"/>
                <w:sz w:val="17"/>
                <w:rPrChange w:id="4016" w:author="Microsoft Word" w:date="2026-09-09T14:54:00Z" w16du:dateUtc="2026-09-09T13:54:00Z">
                  <w:rPr/>
                </w:rPrChange>
              </w:rPr>
            </w:pPr>
            <w:r w:rsidRPr="00BB00BA">
              <w:rPr>
                <w:rFonts w:ascii="Aptos" w:hAnsi="Aptos"/>
                <w:sz w:val="17"/>
                <w:rPrChange w:id="4017" w:author="Microsoft Word" w:date="2026-09-09T14:54:00Z" w16du:dateUtc="2026-09-09T13:54:00Z">
                  <w:rPr>
                    <w:sz w:val="16"/>
                  </w:rPr>
                </w:rPrChange>
              </w:rPr>
              <w:t>Not crossed</w:t>
            </w:r>
          </w:p>
        </w:tc>
        <w:tc>
          <w:tcPr>
            <w:tcW w:w="3993" w:type="dxa"/>
            <w:vAlign w:val="center"/>
          </w:tcPr>
          <w:p w14:paraId="06E845A2" w14:textId="75B6E990" w:rsidR="00474299" w:rsidRPr="00BB00BA" w:rsidRDefault="00474299">
            <w:pPr>
              <w:spacing w:before="40" w:after="40"/>
              <w:rPr>
                <w:rFonts w:ascii="Aptos" w:hAnsi="Aptos"/>
                <w:sz w:val="17"/>
                <w:rPrChange w:id="4018" w:author="Microsoft Word" w:date="2026-09-09T14:54:00Z" w16du:dateUtc="2026-09-09T13:54:00Z">
                  <w:rPr/>
                </w:rPrChange>
              </w:rPr>
            </w:pPr>
            <w:r w:rsidRPr="00BB00BA">
              <w:rPr>
                <w:rFonts w:ascii="Aptos" w:hAnsi="Aptos"/>
                <w:sz w:val="17"/>
                <w:rPrChange w:id="4019" w:author="Microsoft Word" w:date="2026-09-09T14:54:00Z" w16du:dateUtc="2026-09-09T13:54:00Z">
                  <w:rPr>
                    <w:sz w:val="16"/>
                  </w:rPr>
                </w:rPrChange>
              </w:rPr>
              <w:t>APIM (Entra auth) over a serving layer, Snowflake</w:t>
            </w:r>
            <w:r w:rsidR="00721A37">
              <w:rPr>
                <w:rFonts w:ascii="Aptos" w:hAnsi="Aptos"/>
                <w:sz w:val="17"/>
              </w:rPr>
              <w:t xml:space="preserve"> privately</w:t>
            </w:r>
            <w:r w:rsidRPr="00BB00BA">
              <w:rPr>
                <w:rFonts w:ascii="Aptos" w:hAnsi="Aptos"/>
                <w:sz w:val="17"/>
                <w:rPrChange w:id="4020" w:author="Microsoft Word" w:date="2026-09-09T14:54:00Z" w16du:dateUtc="2026-09-09T13:54:00Z">
                  <w:rPr>
                    <w:sz w:val="16"/>
                  </w:rPr>
                </w:rPrChange>
              </w:rPr>
              <w:t>, least-privilege data access, caching.</w:t>
            </w:r>
          </w:p>
        </w:tc>
      </w:tr>
      <w:tr w:rsidR="00474299" w14:paraId="2989C721" w14:textId="77777777" w:rsidTr="007B15C0">
        <w:trPr>
          <w:gridAfter w:val="1"/>
          <w:wAfter w:w="878" w:type="dxa"/>
          <w:jc w:val="center"/>
        </w:trPr>
        <w:tc>
          <w:tcPr>
            <w:tcW w:w="3576" w:type="dxa"/>
            <w:vAlign w:val="center"/>
          </w:tcPr>
          <w:p w14:paraId="54540292" w14:textId="77777777" w:rsidR="00474299" w:rsidRPr="00BB00BA" w:rsidRDefault="00474299">
            <w:pPr>
              <w:spacing w:before="40" w:after="40"/>
              <w:rPr>
                <w:rFonts w:ascii="Aptos" w:hAnsi="Aptos"/>
                <w:sz w:val="17"/>
                <w:rPrChange w:id="4021" w:author="Microsoft Word" w:date="2026-09-09T14:54:00Z" w16du:dateUtc="2026-09-09T13:54:00Z">
                  <w:rPr/>
                </w:rPrChange>
              </w:rPr>
            </w:pPr>
            <w:r w:rsidRPr="00BB00BA">
              <w:rPr>
                <w:rFonts w:ascii="Aptos" w:hAnsi="Aptos"/>
                <w:sz w:val="17"/>
                <w:rPrChange w:id="4022" w:author="Microsoft Word" w:date="2026-09-09T14:54:00Z" w16du:dateUtc="2026-09-09T13:54:00Z">
                  <w:rPr>
                    <w:sz w:val="16"/>
                  </w:rPr>
                </w:rPrChange>
              </w:rPr>
              <w:t>Inbound webhook, SFINT13</w:t>
            </w:r>
          </w:p>
        </w:tc>
        <w:tc>
          <w:tcPr>
            <w:tcW w:w="1225" w:type="dxa"/>
            <w:vAlign w:val="center"/>
          </w:tcPr>
          <w:p w14:paraId="35F37315" w14:textId="77777777" w:rsidR="00474299" w:rsidRPr="00BB00BA" w:rsidRDefault="00474299">
            <w:pPr>
              <w:spacing w:before="40" w:after="40"/>
              <w:rPr>
                <w:rFonts w:ascii="Aptos" w:hAnsi="Aptos"/>
                <w:sz w:val="17"/>
                <w:rPrChange w:id="4023" w:author="Microsoft Word" w:date="2026-09-09T14:54:00Z" w16du:dateUtc="2026-09-09T13:54:00Z">
                  <w:rPr/>
                </w:rPrChange>
              </w:rPr>
            </w:pPr>
            <w:r w:rsidRPr="00BB00BA">
              <w:rPr>
                <w:rFonts w:ascii="Aptos" w:hAnsi="Aptos"/>
                <w:sz w:val="17"/>
                <w:rPrChange w:id="4024" w:author="Microsoft Word" w:date="2026-09-09T14:54:00Z" w16du:dateUtc="2026-09-09T13:54:00Z">
                  <w:rPr>
                    <w:sz w:val="16"/>
                  </w:rPr>
                </w:rPrChange>
              </w:rPr>
              <w:t>Crossed (ingress)</w:t>
            </w:r>
          </w:p>
        </w:tc>
        <w:tc>
          <w:tcPr>
            <w:tcW w:w="3993" w:type="dxa"/>
            <w:vAlign w:val="center"/>
          </w:tcPr>
          <w:p w14:paraId="7F2F3870" w14:textId="6CCDFA05" w:rsidR="00482392" w:rsidRPr="00BB00BA" w:rsidRDefault="00482392" w:rsidP="00482392">
            <w:pPr>
              <w:spacing w:before="40" w:after="40"/>
              <w:rPr>
                <w:rFonts w:ascii="Aptos" w:hAnsi="Aptos"/>
                <w:sz w:val="17"/>
                <w:lang w:val="en-GB"/>
                <w:rPrChange w:id="4025" w:author="Microsoft Word" w:date="2026-09-09T14:54:00Z" w16du:dateUtc="2026-09-09T13:54:00Z">
                  <w:rPr>
                    <w:sz w:val="16"/>
                    <w:lang w:val="en-GB"/>
                  </w:rPr>
                </w:rPrChange>
              </w:rPr>
            </w:pPr>
            <w:r w:rsidRPr="00BB00BA">
              <w:rPr>
                <w:rFonts w:ascii="Aptos" w:hAnsi="Aptos"/>
                <w:sz w:val="17"/>
                <w:lang w:val="en-GB"/>
                <w:rPrChange w:id="4026" w:author="Microsoft Word" w:date="2026-09-09T14:54:00Z" w16du:dateUtc="2026-09-09T13:54:00Z">
                  <w:rPr>
                    <w:sz w:val="16"/>
                    <w:lang w:val="en-GB"/>
                  </w:rPr>
                </w:rPrChange>
              </w:rPr>
              <w:t>Internet-facing services are protected via a secured access layer with integrated threat protection. All APIs are exposed through a single managed entry point, enforcing strong authentication, mutual trust verification, digital request validation, and network access controls. Workloads execute asynchronously within isolated private environments, with no direct external invocation of backend services</w:t>
            </w:r>
          </w:p>
          <w:p w14:paraId="5792B083" w14:textId="519526CF" w:rsidR="00474299" w:rsidRPr="00BB00BA" w:rsidRDefault="00474299">
            <w:pPr>
              <w:spacing w:before="40" w:after="40"/>
              <w:rPr>
                <w:rFonts w:ascii="Aptos" w:hAnsi="Aptos"/>
                <w:sz w:val="17"/>
                <w:rPrChange w:id="4027" w:author="Microsoft Word" w:date="2026-09-09T14:54:00Z" w16du:dateUtc="2026-09-09T13:54:00Z">
                  <w:rPr/>
                </w:rPrChange>
              </w:rPr>
            </w:pPr>
          </w:p>
        </w:tc>
      </w:tr>
      <w:tr w:rsidR="00537A8F" w14:paraId="77C7E78D" w14:textId="77777777" w:rsidTr="007B15C0">
        <w:trPr>
          <w:jc w:val="center"/>
        </w:trPr>
        <w:tc>
          <w:tcPr>
            <w:tcW w:w="3576" w:type="dxa"/>
            <w:vAlign w:val="center"/>
          </w:tcPr>
          <w:p w14:paraId="25A91089" w14:textId="77777777" w:rsidR="00537A8F" w:rsidRPr="00BB00BA" w:rsidRDefault="00537A8F">
            <w:pPr>
              <w:spacing w:before="40" w:after="40"/>
              <w:rPr>
                <w:rFonts w:ascii="Aptos" w:hAnsi="Aptos"/>
                <w:sz w:val="17"/>
                <w:rPrChange w:id="4028" w:author="Microsoft Word" w:date="2026-09-09T14:02:00Z" w16du:dateUtc="2026-09-09T13:02:00Z">
                  <w:rPr/>
                </w:rPrChange>
              </w:rPr>
            </w:pPr>
            <w:commentRangeStart w:id="4029"/>
            <w:commentRangeStart w:id="4030"/>
            <w:commentRangeStart w:id="4031"/>
            <w:commentRangeStart w:id="4032"/>
            <w:r w:rsidRPr="00BB00BA">
              <w:rPr>
                <w:rFonts w:ascii="Aptos" w:hAnsi="Aptos"/>
                <w:sz w:val="17"/>
                <w:rPrChange w:id="4033" w:author="Microsoft Word" w:date="2026-09-09T14:02:00Z" w16du:dateUtc="2026-09-09T13:02:00Z">
                  <w:rPr>
                    <w:sz w:val="16"/>
                  </w:rPr>
                </w:rPrChange>
              </w:rPr>
              <w:t>Public API / external consumer, SFINT1, SFINT7, SFINT22 when exposed externally</w:t>
            </w:r>
          </w:p>
        </w:tc>
        <w:tc>
          <w:tcPr>
            <w:tcW w:w="1225" w:type="dxa"/>
            <w:gridSpan w:val="2"/>
            <w:vAlign w:val="center"/>
          </w:tcPr>
          <w:p w14:paraId="3A833E83" w14:textId="019F7C3F" w:rsidR="00537A8F" w:rsidRPr="00BB00BA" w:rsidRDefault="00D25059">
            <w:pPr>
              <w:spacing w:before="40" w:after="40"/>
              <w:rPr>
                <w:rFonts w:ascii="Aptos" w:hAnsi="Aptos"/>
                <w:sz w:val="17"/>
                <w:rPrChange w:id="4034" w:author="Microsoft Word" w:date="2026-09-09T14:02:00Z" w16du:dateUtc="2026-09-09T13:02:00Z">
                  <w:rPr/>
                </w:rPrChange>
              </w:rPr>
            </w:pPr>
            <w:r w:rsidRPr="00BB00BA">
              <w:rPr>
                <w:rFonts w:ascii="Aptos" w:hAnsi="Aptos"/>
                <w:sz w:val="17"/>
                <w:rPrChange w:id="4035" w:author="Microsoft Word" w:date="2026-09-09T14:02:00Z" w16du:dateUtc="2026-09-09T13:02:00Z">
                  <w:rPr>
                    <w:sz w:val="16"/>
                  </w:rPr>
                </w:rPrChange>
              </w:rPr>
              <w:t>Crossed (ingress)</w:t>
            </w:r>
          </w:p>
        </w:tc>
        <w:commentRangeEnd w:id="4031"/>
        <w:tc>
          <w:tcPr>
            <w:tcW w:w="3993" w:type="dxa"/>
          </w:tcPr>
          <w:p w14:paraId="1A98AA21" w14:textId="3AA5456E" w:rsidR="00537A8F" w:rsidRDefault="00537A8F">
            <w:r w:rsidRPr="00BB00BA">
              <w:rPr>
                <w:rStyle w:val="CommentReference"/>
                <w:rFonts w:ascii="Aptos" w:hAnsi="Aptos"/>
                <w:sz w:val="17"/>
                <w:szCs w:val="22"/>
                <w:rPrChange w:id="4036" w:author="Microsoft Word" w:date="2026-09-09T14:02:00Z" w16du:dateUtc="2026-09-09T13:02:00Z">
                  <w:rPr>
                    <w:rStyle w:val="CommentReference"/>
                    <w:szCs w:val="22"/>
                  </w:rPr>
                </w:rPrChange>
              </w:rPr>
              <w:commentReference w:id="4031"/>
            </w:r>
            <w:commentRangeEnd w:id="4032"/>
            <w:r w:rsidR="00E95995" w:rsidRPr="00BB00BA">
              <w:rPr>
                <w:rStyle w:val="CommentReference"/>
                <w:rFonts w:ascii="Aptos" w:hAnsi="Aptos"/>
                <w:sz w:val="17"/>
                <w:szCs w:val="22"/>
                <w:rPrChange w:id="4037" w:author="Microsoft Word" w:date="2026-09-09T14:02:00Z" w16du:dateUtc="2026-09-09T13:02:00Z">
                  <w:rPr>
                    <w:rStyle w:val="CommentReference"/>
                    <w:szCs w:val="22"/>
                  </w:rPr>
                </w:rPrChange>
              </w:rPr>
              <w:commentReference w:id="4032"/>
            </w:r>
            <w:commentRangeEnd w:id="4029"/>
            <w:r w:rsidRPr="00BB00BA">
              <w:rPr>
                <w:rStyle w:val="CommentReference"/>
                <w:rFonts w:ascii="Aptos" w:hAnsi="Aptos"/>
                <w:sz w:val="17"/>
                <w:szCs w:val="22"/>
                <w:rPrChange w:id="4038" w:author="Microsoft Word" w:date="2026-09-09T14:02:00Z" w16du:dateUtc="2026-09-09T13:02:00Z">
                  <w:rPr>
                    <w:rStyle w:val="CommentReference"/>
                    <w:szCs w:val="22"/>
                  </w:rPr>
                </w:rPrChange>
              </w:rPr>
              <w:commentReference w:id="4029"/>
            </w:r>
            <w:commentRangeEnd w:id="4030"/>
            <w:r w:rsidR="00FD08CA" w:rsidRPr="00BB00BA">
              <w:rPr>
                <w:rStyle w:val="CommentReference"/>
                <w:rFonts w:ascii="Aptos" w:hAnsi="Aptos"/>
                <w:sz w:val="17"/>
                <w:szCs w:val="22"/>
                <w:rPrChange w:id="4039" w:author="Microsoft Word" w:date="2026-09-09T14:02:00Z" w16du:dateUtc="2026-09-09T13:02:00Z">
                  <w:rPr>
                    <w:rStyle w:val="CommentReference"/>
                    <w:szCs w:val="22"/>
                  </w:rPr>
                </w:rPrChange>
              </w:rPr>
              <w:commentReference w:id="4030"/>
            </w:r>
            <w:r w:rsidR="00D25059" w:rsidRPr="00BB00BA">
              <w:rPr>
                <w:rFonts w:ascii="Aptos" w:hAnsi="Aptos"/>
                <w:sz w:val="17"/>
                <w:rPrChange w:id="4040" w:author="Microsoft Word" w:date="2026-09-09T14:02:00Z" w16du:dateUtc="2026-09-09T13:02:00Z">
                  <w:rPr>
                    <w:sz w:val="16"/>
                  </w:rPr>
                </w:rPrChange>
              </w:rPr>
              <w:t>Same edge as SFINT13: APIM never exposed directly.</w:t>
            </w:r>
          </w:p>
        </w:tc>
      </w:tr>
      <w:tr w:rsidR="00474299" w14:paraId="6F7FAC25" w14:textId="77777777" w:rsidTr="007B15C0">
        <w:trPr>
          <w:gridAfter w:val="1"/>
          <w:wAfter w:w="878" w:type="dxa"/>
          <w:jc w:val="center"/>
        </w:trPr>
        <w:tc>
          <w:tcPr>
            <w:tcW w:w="3576" w:type="dxa"/>
            <w:vAlign w:val="center"/>
          </w:tcPr>
          <w:p w14:paraId="7E33D320" w14:textId="77777777" w:rsidR="00474299" w:rsidRPr="00BB00BA" w:rsidRDefault="00474299">
            <w:pPr>
              <w:spacing w:before="40" w:after="40"/>
              <w:rPr>
                <w:rFonts w:ascii="Aptos" w:hAnsi="Aptos"/>
                <w:sz w:val="17"/>
                <w:rPrChange w:id="4041" w:author="Microsoft Word" w:date="2026-09-09T14:54:00Z" w16du:dateUtc="2026-09-09T13:54:00Z">
                  <w:rPr/>
                </w:rPrChange>
              </w:rPr>
            </w:pPr>
            <w:r w:rsidRPr="00BB00BA">
              <w:rPr>
                <w:rFonts w:ascii="Aptos" w:hAnsi="Aptos"/>
                <w:sz w:val="17"/>
                <w:rPrChange w:id="4042" w:author="Microsoft Word" w:date="2026-09-09T14:54:00Z" w16du:dateUtc="2026-09-09T13:54:00Z">
                  <w:rPr>
                    <w:sz w:val="16"/>
                  </w:rPr>
                </w:rPrChange>
              </w:rPr>
              <w:t>Outbound webhook / notification, SFINT14</w:t>
            </w:r>
          </w:p>
        </w:tc>
        <w:tc>
          <w:tcPr>
            <w:tcW w:w="1225" w:type="dxa"/>
            <w:vAlign w:val="center"/>
          </w:tcPr>
          <w:p w14:paraId="253775FA" w14:textId="77777777" w:rsidR="00474299" w:rsidRPr="00BB00BA" w:rsidRDefault="00474299">
            <w:pPr>
              <w:spacing w:before="40" w:after="40"/>
              <w:rPr>
                <w:rFonts w:ascii="Aptos" w:hAnsi="Aptos"/>
                <w:sz w:val="17"/>
                <w:rPrChange w:id="4043" w:author="Microsoft Word" w:date="2026-09-09T14:54:00Z" w16du:dateUtc="2026-09-09T13:54:00Z">
                  <w:rPr/>
                </w:rPrChange>
              </w:rPr>
            </w:pPr>
            <w:r w:rsidRPr="00BB00BA">
              <w:rPr>
                <w:rFonts w:ascii="Aptos" w:hAnsi="Aptos"/>
                <w:sz w:val="17"/>
                <w:rPrChange w:id="4044" w:author="Microsoft Word" w:date="2026-09-09T14:54:00Z" w16du:dateUtc="2026-09-09T13:54:00Z">
                  <w:rPr>
                    <w:sz w:val="16"/>
                  </w:rPr>
                </w:rPrChange>
              </w:rPr>
              <w:t>Crossed (egress)</w:t>
            </w:r>
          </w:p>
        </w:tc>
        <w:tc>
          <w:tcPr>
            <w:tcW w:w="3993" w:type="dxa"/>
            <w:vAlign w:val="center"/>
          </w:tcPr>
          <w:p w14:paraId="5BB5BB54" w14:textId="77777777" w:rsidR="00474299" w:rsidRPr="00BB00BA" w:rsidRDefault="00474299">
            <w:pPr>
              <w:spacing w:before="40" w:after="40"/>
              <w:rPr>
                <w:rFonts w:ascii="Aptos" w:hAnsi="Aptos"/>
                <w:sz w:val="17"/>
                <w:rPrChange w:id="4045" w:author="Microsoft Word" w:date="2026-09-09T14:54:00Z" w16du:dateUtc="2026-09-09T13:54:00Z">
                  <w:rPr/>
                </w:rPrChange>
              </w:rPr>
            </w:pPr>
            <w:r w:rsidRPr="00BB00BA">
              <w:rPr>
                <w:rFonts w:ascii="Aptos" w:hAnsi="Aptos"/>
                <w:sz w:val="17"/>
                <w:rPrChange w:id="4046" w:author="Microsoft Word" w:date="2026-09-09T14:54:00Z" w16du:dateUtc="2026-09-09T13:54:00Z">
                  <w:rPr>
                    <w:sz w:val="16"/>
                  </w:rPr>
                </w:rPrChange>
              </w:rPr>
              <w:t>Controlled egress path (routing intent), not default internet; TLS, signed payloads, partner allow-list, Key Vault-held secrets.</w:t>
            </w:r>
          </w:p>
        </w:tc>
      </w:tr>
      <w:tr w:rsidR="00474299" w14:paraId="0766DCAB" w14:textId="77777777" w:rsidTr="007B15C0">
        <w:trPr>
          <w:gridAfter w:val="1"/>
          <w:wAfter w:w="878" w:type="dxa"/>
          <w:jc w:val="center"/>
        </w:trPr>
        <w:tc>
          <w:tcPr>
            <w:tcW w:w="3576" w:type="dxa"/>
            <w:vAlign w:val="center"/>
          </w:tcPr>
          <w:p w14:paraId="0FFBFF7B" w14:textId="77777777" w:rsidR="00474299" w:rsidRPr="00BB00BA" w:rsidRDefault="00474299">
            <w:pPr>
              <w:spacing w:before="40" w:after="40"/>
              <w:rPr>
                <w:rFonts w:ascii="Aptos" w:hAnsi="Aptos"/>
                <w:sz w:val="17"/>
                <w:rPrChange w:id="4047" w:author="Microsoft Word" w:date="2026-09-09T14:54:00Z" w16du:dateUtc="2026-09-09T13:54:00Z">
                  <w:rPr/>
                </w:rPrChange>
              </w:rPr>
            </w:pPr>
            <w:r w:rsidRPr="00BB00BA">
              <w:rPr>
                <w:rFonts w:ascii="Aptos" w:hAnsi="Aptos"/>
                <w:sz w:val="17"/>
                <w:rPrChange w:id="4048" w:author="Microsoft Word" w:date="2026-09-09T14:54:00Z" w16du:dateUtc="2026-09-09T13:54:00Z">
                  <w:rPr>
                    <w:sz w:val="16"/>
                  </w:rPr>
                </w:rPrChange>
              </w:rPr>
              <w:t>File-based with partner SFTP, SFINT19, SFINT20</w:t>
            </w:r>
          </w:p>
        </w:tc>
        <w:tc>
          <w:tcPr>
            <w:tcW w:w="1225" w:type="dxa"/>
            <w:vAlign w:val="center"/>
          </w:tcPr>
          <w:p w14:paraId="5184C4DC" w14:textId="77777777" w:rsidR="00474299" w:rsidRPr="00BB00BA" w:rsidRDefault="00474299">
            <w:pPr>
              <w:spacing w:before="40" w:after="40"/>
              <w:rPr>
                <w:rFonts w:ascii="Aptos" w:hAnsi="Aptos"/>
                <w:sz w:val="17"/>
                <w:rPrChange w:id="4049" w:author="Microsoft Word" w:date="2026-09-09T14:54:00Z" w16du:dateUtc="2026-09-09T13:54:00Z">
                  <w:rPr/>
                </w:rPrChange>
              </w:rPr>
            </w:pPr>
            <w:r w:rsidRPr="00BB00BA">
              <w:rPr>
                <w:rFonts w:ascii="Aptos" w:hAnsi="Aptos"/>
                <w:sz w:val="17"/>
                <w:rPrChange w:id="4050" w:author="Microsoft Word" w:date="2026-09-09T14:54:00Z" w16du:dateUtc="2026-09-09T13:54:00Z">
                  <w:rPr>
                    <w:sz w:val="16"/>
                  </w:rPr>
                </w:rPrChange>
              </w:rPr>
              <w:t>Crossed</w:t>
            </w:r>
          </w:p>
        </w:tc>
        <w:tc>
          <w:tcPr>
            <w:tcW w:w="3993" w:type="dxa"/>
            <w:vAlign w:val="center"/>
          </w:tcPr>
          <w:p w14:paraId="6D810815" w14:textId="77777777" w:rsidR="00474299" w:rsidRPr="00BB00BA" w:rsidRDefault="00474299">
            <w:pPr>
              <w:spacing w:before="40" w:after="40"/>
              <w:rPr>
                <w:rFonts w:ascii="Aptos" w:hAnsi="Aptos"/>
                <w:sz w:val="17"/>
                <w:rPrChange w:id="4051" w:author="Microsoft Word" w:date="2026-09-09T14:54:00Z" w16du:dateUtc="2026-09-09T13:54:00Z">
                  <w:rPr/>
                </w:rPrChange>
              </w:rPr>
            </w:pPr>
            <w:r w:rsidRPr="00BB00BA">
              <w:rPr>
                <w:rFonts w:ascii="Aptos" w:hAnsi="Aptos"/>
                <w:sz w:val="17"/>
                <w:rPrChange w:id="4052" w:author="Microsoft Word" w:date="2026-09-09T14:54:00Z" w16du:dateUtc="2026-09-09T13:54:00Z">
                  <w:rPr>
                    <w:sz w:val="16"/>
                  </w:rPr>
                </w:rPrChange>
              </w:rPr>
              <w:t>Edge or private connectivity, SFTP-over-SSH with key/cert auth, no anonymous access, IP allow-list, encryption in transit and at rest, Key Vault credentials.</w:t>
            </w:r>
          </w:p>
        </w:tc>
      </w:tr>
    </w:tbl>
    <w:p w14:paraId="7B061902" w14:textId="34D777D1" w:rsidR="0095094A" w:rsidRPr="00490AC1" w:rsidRDefault="006F419D">
      <w:pPr>
        <w:pStyle w:val="Heading1"/>
        <w:rPr>
          <w:rFonts w:ascii="Calibri heading" w:eastAsiaTheme="majorEastAsia" w:hAnsi="Calibri heading" w:cstheme="majorBidi"/>
          <w:color w:val="2E5496"/>
          <w:sz w:val="32"/>
          <w:szCs w:val="32"/>
          <w:lang w:val="en-US"/>
          <w:rPrChange w:id="4053" w:author="Microsoft Word" w:date="2026-09-09T14:54:00Z" w16du:dateUtc="2026-09-09T13:54:00Z">
            <w:rPr/>
          </w:rPrChange>
        </w:rPr>
      </w:pPr>
      <w:bookmarkStart w:id="4054" w:name="_13._Exception_Process"/>
      <w:bookmarkStart w:id="4055" w:name="_Toc239852395"/>
      <w:bookmarkStart w:id="4056" w:name="_Toc239899918"/>
      <w:bookmarkEnd w:id="4054"/>
      <w:r w:rsidRPr="00490AC1">
        <w:rPr>
          <w:rFonts w:ascii="Calibri heading" w:eastAsiaTheme="majorEastAsia" w:hAnsi="Calibri heading" w:cstheme="majorBidi"/>
          <w:color w:val="2E5496"/>
          <w:sz w:val="32"/>
          <w:szCs w:val="32"/>
          <w:lang w:val="en-US"/>
          <w:rPrChange w:id="4057" w:author="Microsoft Word" w:date="2026-09-09T14:54:00Z" w16du:dateUtc="2026-09-09T13:54:00Z">
            <w:rPr/>
          </w:rPrChange>
        </w:rPr>
        <w:t>12</w:t>
      </w:r>
      <w:r w:rsidR="007B5EA1" w:rsidRPr="00490AC1">
        <w:rPr>
          <w:rFonts w:ascii="Calibri heading" w:eastAsiaTheme="majorEastAsia" w:hAnsi="Calibri heading" w:cstheme="majorBidi"/>
          <w:color w:val="2E5496"/>
          <w:sz w:val="32"/>
          <w:szCs w:val="32"/>
          <w:lang w:val="en-US"/>
          <w:rPrChange w:id="4058" w:author="Microsoft Word" w:date="2026-09-09T14:54:00Z" w16du:dateUtc="2026-09-09T13:54:00Z">
            <w:rPr/>
          </w:rPrChange>
        </w:rPr>
        <w:t xml:space="preserve">. </w:t>
      </w:r>
      <w:commentRangeStart w:id="4059"/>
      <w:commentRangeStart w:id="4060"/>
      <w:commentRangeStart w:id="4061"/>
      <w:commentRangeStart w:id="4062"/>
      <w:r w:rsidR="007B5EA1" w:rsidRPr="00490AC1">
        <w:rPr>
          <w:rFonts w:ascii="Calibri heading" w:eastAsiaTheme="majorEastAsia" w:hAnsi="Calibri heading" w:cstheme="majorBidi"/>
          <w:color w:val="2E5496"/>
          <w:sz w:val="32"/>
          <w:szCs w:val="32"/>
          <w:lang w:val="en-US"/>
          <w:rPrChange w:id="4063" w:author="Microsoft Word" w:date="2026-09-09T14:54:00Z" w16du:dateUtc="2026-09-09T13:54:00Z">
            <w:rPr/>
          </w:rPrChange>
        </w:rPr>
        <w:t>Exception Process and TDA Governance</w:t>
      </w:r>
      <w:bookmarkEnd w:id="4055"/>
      <w:bookmarkEnd w:id="4056"/>
      <w:commentRangeEnd w:id="4061"/>
      <w:r w:rsidR="00BE238D" w:rsidRPr="00490AC1">
        <w:rPr>
          <w:rStyle w:val="CommentReference"/>
          <w:rFonts w:ascii="Calibri heading" w:eastAsiaTheme="majorEastAsia" w:hAnsi="Calibri heading" w:cstheme="majorBidi"/>
          <w:color w:val="2E5496"/>
          <w:sz w:val="32"/>
          <w:szCs w:val="32"/>
          <w:lang w:val="en-US"/>
          <w:rPrChange w:id="4064" w:author="Microsoft Word" w:date="2026-09-09T14:54:00Z" w16du:dateUtc="2026-09-09T13:54:00Z">
            <w:rPr>
              <w:rStyle w:val="CommentReference"/>
              <w:sz w:val="30"/>
              <w:szCs w:val="30"/>
            </w:rPr>
          </w:rPrChange>
        </w:rPr>
        <w:commentReference w:id="4061"/>
      </w:r>
      <w:commentRangeEnd w:id="4062"/>
      <w:r w:rsidR="00FD08CA" w:rsidRPr="00490AC1">
        <w:rPr>
          <w:rStyle w:val="CommentReference"/>
          <w:rFonts w:ascii="Calibri heading" w:eastAsiaTheme="majorEastAsia" w:hAnsi="Calibri heading" w:cstheme="majorBidi"/>
          <w:color w:val="2E5496"/>
          <w:sz w:val="32"/>
          <w:szCs w:val="32"/>
          <w:lang w:val="en-US"/>
          <w:rPrChange w:id="4065" w:author="Microsoft Word" w:date="2026-09-09T14:54:00Z" w16du:dateUtc="2026-09-09T13:54:00Z">
            <w:rPr>
              <w:rStyle w:val="CommentReference"/>
              <w:sz w:val="30"/>
              <w:szCs w:val="30"/>
            </w:rPr>
          </w:rPrChange>
        </w:rPr>
        <w:commentReference w:id="4062"/>
      </w:r>
      <w:commentRangeEnd w:id="4059"/>
      <w:r w:rsidR="00C56193" w:rsidRPr="00490AC1">
        <w:rPr>
          <w:rStyle w:val="CommentReference"/>
          <w:rFonts w:ascii="Calibri heading" w:eastAsiaTheme="majorEastAsia" w:hAnsi="Calibri heading" w:cstheme="majorBidi"/>
          <w:color w:val="2E5496"/>
          <w:sz w:val="32"/>
          <w:szCs w:val="32"/>
          <w:lang w:val="en-US"/>
          <w:rPrChange w:id="4066" w:author="Microsoft Word" w:date="2026-09-09T14:54:00Z" w16du:dateUtc="2026-09-09T13:54:00Z">
            <w:rPr>
              <w:rStyle w:val="CommentReference"/>
              <w:sz w:val="30"/>
              <w:szCs w:val="30"/>
            </w:rPr>
          </w:rPrChange>
        </w:rPr>
        <w:commentReference w:id="4059"/>
      </w:r>
      <w:commentRangeEnd w:id="4060"/>
      <w:r w:rsidR="00E95995" w:rsidRPr="00490AC1">
        <w:rPr>
          <w:rStyle w:val="CommentReference"/>
          <w:rFonts w:ascii="Calibri heading" w:eastAsiaTheme="majorEastAsia" w:hAnsi="Calibri heading" w:cstheme="majorBidi"/>
          <w:color w:val="2E5496"/>
          <w:sz w:val="32"/>
          <w:szCs w:val="32"/>
          <w:lang w:val="en-US"/>
          <w:rPrChange w:id="4067" w:author="Microsoft Word" w:date="2026-09-09T14:54:00Z" w16du:dateUtc="2026-09-09T13:54:00Z">
            <w:rPr>
              <w:rStyle w:val="CommentReference"/>
              <w:sz w:val="30"/>
              <w:szCs w:val="30"/>
            </w:rPr>
          </w:rPrChange>
        </w:rPr>
        <w:commentReference w:id="4060"/>
      </w:r>
    </w:p>
    <w:p w14:paraId="33FA6022" w14:textId="5B081279" w:rsidR="0095094A" w:rsidRDefault="006F419D">
      <w:pPr>
        <w:pStyle w:val="Heading2"/>
        <w:rPr>
          <w:rFonts w:ascii="Calibri heading" w:hAnsi="Calibri heading"/>
          <w:b/>
          <w:color w:val="2E5496"/>
          <w:sz w:val="28"/>
          <w:lang w:val="en-US"/>
        </w:rPr>
      </w:pPr>
      <w:bookmarkStart w:id="4068" w:name="_Toc239852396"/>
      <w:bookmarkStart w:id="4069" w:name="_Toc239899919"/>
      <w:r w:rsidRPr="000D1E23">
        <w:rPr>
          <w:rFonts w:ascii="Calibri heading" w:hAnsi="Calibri heading"/>
          <w:b/>
          <w:color w:val="2E5496"/>
          <w:sz w:val="28"/>
          <w:lang w:val="en-US"/>
          <w:rPrChange w:id="4070" w:author="Microsoft Word" w:date="2026-09-09T14:54:00Z" w16du:dateUtc="2026-09-09T13:54:00Z">
            <w:rPr/>
          </w:rPrChange>
        </w:rPr>
        <w:t>12</w:t>
      </w:r>
      <w:r w:rsidR="007B5EA1" w:rsidRPr="000D1E23">
        <w:rPr>
          <w:rFonts w:ascii="Calibri heading" w:hAnsi="Calibri heading"/>
          <w:b/>
          <w:color w:val="2E5496"/>
          <w:sz w:val="28"/>
          <w:lang w:val="en-US"/>
          <w:rPrChange w:id="4071" w:author="Microsoft Word" w:date="2026-09-09T14:54:00Z" w16du:dateUtc="2026-09-09T13:54:00Z">
            <w:rPr/>
          </w:rPrChange>
        </w:rPr>
        <w:t>.1 Exceptions</w:t>
      </w:r>
      <w:bookmarkEnd w:id="4068"/>
      <w:bookmarkEnd w:id="4069"/>
    </w:p>
    <w:p w14:paraId="17692828" w14:textId="77777777" w:rsidR="00490AC1" w:rsidRPr="00490AC1" w:rsidRDefault="00490AC1" w:rsidP="00490AC1">
      <w:pPr>
        <w:rPr>
          <w:lang w:val="en-US"/>
          <w:rPrChange w:id="4072" w:author="Microsoft Word" w:date="2026-09-09T14:02:00Z" w16du:dateUtc="2026-09-09T13:02:00Z">
            <w:rPr/>
          </w:rPrChange>
        </w:rPr>
      </w:pPr>
      <w:bookmarkStart w:id="4073" w:name="_13.2_TDA_Gates"/>
      <w:bookmarkEnd w:id="4073"/>
    </w:p>
    <w:p w14:paraId="511F8A4B" w14:textId="628048EC" w:rsidR="007307B1" w:rsidRPr="00BB00BA" w:rsidRDefault="007307B1" w:rsidP="007307B1">
      <w:pPr>
        <w:spacing w:after="120" w:line="278" w:lineRule="auto"/>
        <w:rPr>
          <w:rFonts w:ascii="Aptos" w:hAnsi="Aptos"/>
          <w:sz w:val="18"/>
          <w:lang w:val="en-GB"/>
          <w:rPrChange w:id="4074" w:author="Microsoft Word" w:date="2026-09-09T14:54:00Z" w16du:dateUtc="2026-09-09T13:54:00Z">
            <w:rPr>
              <w:lang w:val="en-GB"/>
            </w:rPr>
          </w:rPrChange>
        </w:rPr>
      </w:pPr>
      <w:r w:rsidRPr="00BB00BA">
        <w:rPr>
          <w:rFonts w:ascii="Aptos" w:hAnsi="Aptos"/>
          <w:sz w:val="18"/>
          <w:lang w:val="en-GB"/>
          <w:rPrChange w:id="4075" w:author="Microsoft Word" w:date="2026-09-09T14:54:00Z" w16du:dateUtc="2026-09-09T13:54:00Z">
            <w:rPr>
              <w:lang w:val="en-GB"/>
            </w:rPr>
          </w:rPrChange>
        </w:rPr>
        <w:t xml:space="preserve">The </w:t>
      </w:r>
      <w:r w:rsidR="00A22181" w:rsidRPr="00BB00BA">
        <w:rPr>
          <w:rFonts w:ascii="Aptos" w:hAnsi="Aptos"/>
          <w:sz w:val="18"/>
          <w:lang w:val="en-GB"/>
          <w:rPrChange w:id="4076" w:author="Microsoft Word" w:date="2026-09-09T14:54:00Z" w16du:dateUtc="2026-09-09T13:54:00Z">
            <w:rPr>
              <w:lang w:val="en-GB"/>
            </w:rPr>
          </w:rPrChange>
        </w:rPr>
        <w:t>System Integration framework</w:t>
      </w:r>
      <w:r w:rsidR="00A22181" w:rsidRPr="00BB00BA" w:rsidDel="00A22181">
        <w:rPr>
          <w:rFonts w:ascii="Aptos" w:hAnsi="Aptos"/>
          <w:sz w:val="18"/>
          <w:lang w:val="en-GB"/>
          <w:rPrChange w:id="4077" w:author="Microsoft Word" w:date="2026-09-09T14:54:00Z" w16du:dateUtc="2026-09-09T13:54:00Z">
            <w:rPr>
              <w:lang w:val="en-GB"/>
            </w:rPr>
          </w:rPrChange>
        </w:rPr>
        <w:t xml:space="preserve"> </w:t>
      </w:r>
      <w:r w:rsidRPr="00BB00BA">
        <w:rPr>
          <w:rFonts w:ascii="Aptos" w:hAnsi="Aptos"/>
          <w:sz w:val="18"/>
          <w:lang w:val="en-GB"/>
          <w:rPrChange w:id="4078" w:author="Microsoft Word" w:date="2026-09-09T14:54:00Z" w16du:dateUtc="2026-09-09T13:54:00Z">
            <w:rPr>
              <w:lang w:val="en-GB"/>
            </w:rPr>
          </w:rPrChange>
        </w:rPr>
        <w:t xml:space="preserve">is </w:t>
      </w:r>
      <w:r w:rsidR="00571757">
        <w:rPr>
          <w:rFonts w:ascii="Aptos" w:hAnsi="Aptos"/>
          <w:sz w:val="18"/>
          <w:lang w:val="en-GB"/>
        </w:rPr>
        <w:t>principles</w:t>
      </w:r>
      <w:r w:rsidRPr="00BB00BA">
        <w:rPr>
          <w:rFonts w:ascii="Aptos" w:hAnsi="Aptos"/>
          <w:sz w:val="18"/>
          <w:lang w:val="en-GB"/>
          <w:rPrChange w:id="4079" w:author="Microsoft Word" w:date="2026-09-09T14:54:00Z" w16du:dateUtc="2026-09-09T13:54:00Z">
            <w:rPr>
              <w:lang w:val="en-GB"/>
            </w:rPr>
          </w:rPrChange>
        </w:rPr>
        <w:t>-driven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p>
    <w:p w14:paraId="5FB3193C" w14:textId="5FB9A484" w:rsidR="0095094A" w:rsidRDefault="006F419D">
      <w:pPr>
        <w:pStyle w:val="Heading2"/>
        <w:rPr>
          <w:rFonts w:ascii="Calibri heading" w:hAnsi="Calibri heading"/>
          <w:b/>
          <w:color w:val="2E5496"/>
          <w:sz w:val="28"/>
          <w:lang w:val="en-US"/>
        </w:rPr>
      </w:pPr>
      <w:bookmarkStart w:id="4080" w:name="_Toc239852397"/>
      <w:bookmarkStart w:id="4081" w:name="_Toc239899920"/>
      <w:r w:rsidRPr="000D1E23">
        <w:rPr>
          <w:rFonts w:ascii="Calibri heading" w:hAnsi="Calibri heading"/>
          <w:b/>
          <w:color w:val="2E5496"/>
          <w:sz w:val="28"/>
          <w:lang w:val="en-US"/>
          <w:rPrChange w:id="4082" w:author="Microsoft Word" w:date="2026-09-09T14:54:00Z" w16du:dateUtc="2026-09-09T13:54:00Z">
            <w:rPr/>
          </w:rPrChange>
        </w:rPr>
        <w:t>12</w:t>
      </w:r>
      <w:r w:rsidR="007B5EA1" w:rsidRPr="000D1E23">
        <w:rPr>
          <w:rFonts w:ascii="Calibri heading" w:hAnsi="Calibri heading"/>
          <w:b/>
          <w:color w:val="2E5496"/>
          <w:sz w:val="28"/>
          <w:lang w:val="en-US"/>
          <w:rPrChange w:id="4083" w:author="Microsoft Word" w:date="2026-09-09T14:54:00Z" w16du:dateUtc="2026-09-09T13:54:00Z">
            <w:rPr/>
          </w:rPrChange>
        </w:rPr>
        <w:t>.2 TDA Gates</w:t>
      </w:r>
      <w:bookmarkEnd w:id="4080"/>
      <w:bookmarkEnd w:id="4081"/>
    </w:p>
    <w:p w14:paraId="58C0B793" w14:textId="77777777" w:rsidR="002B05D4" w:rsidRPr="002B05D4" w:rsidRDefault="002B05D4" w:rsidP="002B05D4">
      <w:pPr>
        <w:rPr>
          <w:lang w:val="en-US"/>
          <w:rPrChange w:id="4084" w:author="Microsoft Word" w:date="2026-09-09T14:02:00Z" w16du:dateUtc="2026-09-09T13:02:00Z">
            <w:rPr/>
          </w:rPrChange>
        </w:rPr>
      </w:pPr>
    </w:p>
    <w:p w14:paraId="74DBFA45" w14:textId="68698887" w:rsidR="0095094A" w:rsidRPr="00BB00BA" w:rsidRDefault="007B5EA1">
      <w:pPr>
        <w:spacing w:after="120" w:line="278" w:lineRule="auto"/>
        <w:rPr>
          <w:rFonts w:ascii="Aptos" w:hAnsi="Aptos"/>
          <w:sz w:val="18"/>
          <w:lang w:val="en-GB"/>
          <w:rPrChange w:id="4085" w:author="Microsoft Word" w:date="2026-09-09T14:54:00Z" w16du:dateUtc="2026-09-09T13:54:00Z">
            <w:rPr/>
          </w:rPrChange>
        </w:rPr>
      </w:pPr>
      <w:r w:rsidRPr="00BB00BA">
        <w:rPr>
          <w:rFonts w:ascii="Aptos" w:hAnsi="Aptos"/>
          <w:sz w:val="18"/>
          <w:lang w:val="en-GB"/>
          <w:rPrChange w:id="4086" w:author="Microsoft Word" w:date="2026-09-09T14:54:00Z" w16du:dateUtc="2026-09-09T13:54:00Z">
            <w:rPr/>
          </w:rPrChange>
        </w:rPr>
        <w:t xml:space="preserve">Governance is applied at defined points. At design, the </w:t>
      </w:r>
      <w:r w:rsidR="00832F95">
        <w:rPr>
          <w:rFonts w:ascii="Aptos" w:hAnsi="Aptos"/>
          <w:sz w:val="18"/>
          <w:lang w:val="en-GB"/>
        </w:rPr>
        <w:t>selected integration</w:t>
      </w:r>
      <w:r w:rsidRPr="00BB00BA">
        <w:rPr>
          <w:rFonts w:ascii="Aptos" w:hAnsi="Aptos"/>
          <w:sz w:val="18"/>
          <w:lang w:val="en-GB"/>
          <w:rPrChange w:id="4087" w:author="Microsoft Word" w:date="2026-09-09T14:54:00Z" w16du:dateUtc="2026-09-09T13:54:00Z">
            <w:rPr/>
          </w:rPrChange>
        </w:rPr>
        <w:t xml:space="preserve"> pattern and interaction style are confirmed against the decision tree and the boundary. At build, guardrail conformance is evidenced across identity, network, secrets, observability and resilience. Any exception is logged and approved before build proceeds.</w:t>
      </w:r>
    </w:p>
    <w:p w14:paraId="361D235A" w14:textId="623FCD37" w:rsidR="0095094A" w:rsidRDefault="007B5EA1">
      <w:pPr>
        <w:pStyle w:val="Heading2"/>
        <w:rPr>
          <w:rFonts w:ascii="Calibri heading" w:hAnsi="Calibri heading"/>
          <w:b/>
          <w:color w:val="2E5496"/>
          <w:sz w:val="28"/>
          <w:lang w:val="en-US"/>
        </w:rPr>
      </w:pPr>
      <w:bookmarkStart w:id="4088" w:name="_Toc239852398"/>
      <w:bookmarkStart w:id="4089" w:name="_Toc239899921"/>
      <w:r w:rsidRPr="000D1E23">
        <w:rPr>
          <w:rFonts w:ascii="Calibri heading" w:hAnsi="Calibri heading"/>
          <w:b/>
          <w:color w:val="2E5496"/>
          <w:sz w:val="28"/>
          <w:lang w:val="en-US"/>
          <w:rPrChange w:id="4090" w:author="Microsoft Word" w:date="2026-09-09T14:54:00Z" w16du:dateUtc="2026-09-09T13:54:00Z">
            <w:rPr/>
          </w:rPrChange>
        </w:rPr>
        <w:t>1</w:t>
      </w:r>
      <w:r w:rsidR="006F419D" w:rsidRPr="000D1E23">
        <w:rPr>
          <w:rFonts w:ascii="Calibri heading" w:hAnsi="Calibri heading"/>
          <w:b/>
          <w:color w:val="2E5496"/>
          <w:sz w:val="28"/>
          <w:lang w:val="en-US"/>
          <w:rPrChange w:id="4091" w:author="Microsoft Word" w:date="2026-09-09T14:54:00Z" w16du:dateUtc="2026-09-09T13:54:00Z">
            <w:rPr/>
          </w:rPrChange>
        </w:rPr>
        <w:t>2</w:t>
      </w:r>
      <w:r w:rsidRPr="000D1E23">
        <w:rPr>
          <w:rFonts w:ascii="Calibri heading" w:hAnsi="Calibri heading"/>
          <w:b/>
          <w:color w:val="2E5496"/>
          <w:sz w:val="28"/>
          <w:lang w:val="en-US"/>
          <w:rPrChange w:id="4092" w:author="Microsoft Word" w:date="2026-09-09T14:54:00Z" w16du:dateUtc="2026-09-09T13:54:00Z">
            <w:rPr/>
          </w:rPrChange>
        </w:rPr>
        <w:t>.3 Security Conformance</w:t>
      </w:r>
      <w:bookmarkEnd w:id="4088"/>
      <w:bookmarkEnd w:id="4089"/>
    </w:p>
    <w:p w14:paraId="512DE369" w14:textId="77777777" w:rsidR="004F1285" w:rsidRPr="004F1285" w:rsidRDefault="004F1285" w:rsidP="004F1285">
      <w:pPr>
        <w:rPr>
          <w:lang w:val="en-US"/>
          <w:rPrChange w:id="4093" w:author="Microsoft Word" w:date="2026-09-09T14:02:00Z" w16du:dateUtc="2026-09-09T13:02:00Z">
            <w:rPr/>
          </w:rPrChange>
        </w:rPr>
      </w:pPr>
    </w:p>
    <w:p w14:paraId="16E1F7F5" w14:textId="16D98138" w:rsidR="0095094A" w:rsidRPr="00BB00BA" w:rsidRDefault="007B5EA1">
      <w:pPr>
        <w:spacing w:after="120" w:line="278" w:lineRule="auto"/>
        <w:rPr>
          <w:rFonts w:ascii="Aptos" w:hAnsi="Aptos"/>
          <w:sz w:val="18"/>
          <w:lang w:val="en-GB"/>
          <w:rPrChange w:id="4094" w:author="Microsoft Word" w:date="2026-09-09T14:54:00Z" w16du:dateUtc="2026-09-09T13:54:00Z">
            <w:rPr/>
          </w:rPrChange>
        </w:rPr>
      </w:pPr>
      <w:r w:rsidRPr="00BB00BA">
        <w:rPr>
          <w:rFonts w:ascii="Aptos" w:hAnsi="Aptos"/>
          <w:sz w:val="18"/>
          <w:lang w:val="en-GB"/>
          <w:rPrChange w:id="4095" w:author="Microsoft Word" w:date="2026-09-09T14:54:00Z" w16du:dateUtc="2026-09-09T13:54:00Z">
            <w:rPr/>
          </w:rPrChange>
        </w:rPr>
        <w:t>Standard private patterns proceed on the agreed security baseline</w:t>
      </w:r>
      <w:del w:id="4096" w:author="Joycell Sundararaj - Chaucer" w:date="2026-09-08T15:43:00Z" w16du:dateUtc="2026-09-08T14:43:00Z">
        <w:r w:rsidRPr="00BB00BA">
          <w:rPr>
            <w:rFonts w:ascii="Aptos" w:hAnsi="Aptos"/>
            <w:sz w:val="18"/>
            <w:lang w:val="en-GB"/>
            <w:rPrChange w:id="4097" w:author="Microsoft Word" w:date="2026-09-09T14:54:00Z" w16du:dateUtc="2026-09-09T13:54:00Z">
              <w:rPr/>
            </w:rPrChange>
          </w:rPr>
          <w:delText xml:space="preserve"> </w:delText>
        </w:r>
      </w:del>
      <w:r w:rsidRPr="00BB00BA">
        <w:rPr>
          <w:rFonts w:ascii="Aptos" w:hAnsi="Aptos"/>
          <w:sz w:val="18"/>
          <w:lang w:val="en-GB"/>
          <w:rPrChange w:id="4098" w:author="Microsoft Word" w:date="2026-09-09T14:54:00Z" w16du:dateUtc="2026-09-09T13:54:00Z">
            <w:rPr/>
          </w:rPrChange>
        </w:rPr>
        <w:t xml:space="preserve">. A pattern that cannot meet the baseline triggers the exception process, which </w:t>
      </w:r>
      <w:r w:rsidR="00386BDE" w:rsidRPr="00BB00BA">
        <w:rPr>
          <w:rFonts w:ascii="Aptos" w:hAnsi="Aptos"/>
          <w:sz w:val="18"/>
          <w:lang w:val="en-GB"/>
          <w:rPrChange w:id="4099" w:author="Microsoft Word" w:date="2026-09-09T14:54:00Z" w16du:dateUtc="2026-09-09T13:54:00Z">
            <w:rPr/>
          </w:rPrChange>
        </w:rPr>
        <w:t>requires a</w:t>
      </w:r>
      <w:r w:rsidR="009D6FCB" w:rsidRPr="00BB00BA">
        <w:rPr>
          <w:rFonts w:ascii="Aptos" w:hAnsi="Aptos"/>
          <w:sz w:val="18"/>
          <w:lang w:val="en-GB"/>
          <w:rPrChange w:id="4100" w:author="Microsoft Word" w:date="2026-09-09T14:54:00Z" w16du:dateUtc="2026-09-09T13:54:00Z">
            <w:rPr/>
          </w:rPrChange>
        </w:rPr>
        <w:t xml:space="preserve"> security review prior to TDA </w:t>
      </w:r>
      <w:r w:rsidRPr="00BB00BA">
        <w:rPr>
          <w:rFonts w:ascii="Aptos" w:hAnsi="Aptos"/>
          <w:sz w:val="18"/>
          <w:lang w:val="en-GB"/>
          <w:rPrChange w:id="4101" w:author="Microsoft Word" w:date="2026-09-09T14:54:00Z" w16du:dateUtc="2026-09-09T13:54:00Z">
            <w:rPr/>
          </w:rPrChange>
        </w:rPr>
        <w:t>Where the wider security posture is affected, the exception is escalated to the risk register and senior leadership</w:t>
      </w:r>
      <w:ins w:id="4102" w:author="Joycell Sundararaj - Chaucer" w:date="2026-09-08T15:49:00Z" w16du:dateUtc="2026-09-08T14:49:00Z">
        <w:r w:rsidR="00572A04" w:rsidRPr="00BB00BA">
          <w:rPr>
            <w:rFonts w:ascii="Aptos" w:hAnsi="Aptos"/>
            <w:sz w:val="18"/>
            <w:lang w:val="en-GB"/>
            <w:rPrChange w:id="4103" w:author="Microsoft Word" w:date="2026-09-09T14:54:00Z" w16du:dateUtc="2026-09-09T13:54:00Z">
              <w:rPr/>
            </w:rPrChange>
          </w:rPr>
          <w:t xml:space="preserve"> </w:t>
        </w:r>
      </w:ins>
      <w:r w:rsidR="00572A04" w:rsidRPr="00BB00BA">
        <w:rPr>
          <w:rFonts w:ascii="Aptos" w:hAnsi="Aptos"/>
          <w:sz w:val="18"/>
          <w:lang w:val="en-GB"/>
          <w:rPrChange w:id="4104" w:author="Microsoft Word" w:date="2026-09-09T14:54:00Z" w16du:dateUtc="2026-09-09T13:54:00Z">
            <w:rPr/>
          </w:rPrChange>
        </w:rPr>
        <w:t>and managed via</w:t>
      </w:r>
      <w:r w:rsidR="00A72793" w:rsidRPr="00BB00BA">
        <w:rPr>
          <w:rFonts w:ascii="Aptos" w:hAnsi="Aptos"/>
          <w:sz w:val="18"/>
          <w:lang w:val="en-GB"/>
          <w:rPrChange w:id="4105" w:author="Microsoft Word" w:date="2026-09-09T14:54:00Z" w16du:dateUtc="2026-09-09T13:54:00Z">
            <w:rPr/>
          </w:rPrChange>
        </w:rPr>
        <w:t xml:space="preserve"> ERM framework</w:t>
      </w:r>
      <w:r w:rsidRPr="00BB00BA">
        <w:rPr>
          <w:rFonts w:ascii="Aptos" w:hAnsi="Aptos"/>
          <w:sz w:val="18"/>
          <w:lang w:val="en-GB"/>
          <w:rPrChange w:id="4106" w:author="Microsoft Word" w:date="2026-09-09T14:54:00Z" w16du:dateUtc="2026-09-09T13:54:00Z">
            <w:rPr/>
          </w:rPrChange>
        </w:rPr>
        <w:t xml:space="preserve">. </w:t>
      </w:r>
      <w:r w:rsidR="001200A6" w:rsidRPr="00BB00BA">
        <w:rPr>
          <w:rFonts w:ascii="Aptos" w:hAnsi="Aptos"/>
          <w:sz w:val="18"/>
          <w:lang w:val="en-GB"/>
          <w:rPrChange w:id="4107" w:author="Microsoft Word" w:date="2026-09-09T14:54:00Z" w16du:dateUtc="2026-09-09T13:54:00Z">
            <w:rPr/>
          </w:rPrChange>
        </w:rPr>
        <w:t xml:space="preserve"> </w:t>
      </w:r>
    </w:p>
    <w:p w14:paraId="75F237AF" w14:textId="48BB6B67" w:rsidR="0095094A" w:rsidRDefault="007B5EA1">
      <w:pPr>
        <w:pStyle w:val="Heading2"/>
        <w:rPr>
          <w:rFonts w:ascii="Calibri heading" w:hAnsi="Calibri heading"/>
          <w:b/>
          <w:color w:val="2E5496"/>
          <w:sz w:val="28"/>
          <w:lang w:val="en-US"/>
        </w:rPr>
      </w:pPr>
      <w:bookmarkStart w:id="4108" w:name="_Toc239852399"/>
      <w:bookmarkStart w:id="4109" w:name="_Toc239899922"/>
      <w:r w:rsidRPr="000D1E23">
        <w:rPr>
          <w:rFonts w:ascii="Calibri heading" w:hAnsi="Calibri heading"/>
          <w:b/>
          <w:color w:val="2E5496"/>
          <w:sz w:val="28"/>
          <w:lang w:val="en-US"/>
          <w:rPrChange w:id="4110" w:author="Microsoft Word" w:date="2026-09-09T14:54:00Z" w16du:dateUtc="2026-09-09T13:54:00Z">
            <w:rPr/>
          </w:rPrChange>
        </w:rPr>
        <w:t>1</w:t>
      </w:r>
      <w:r w:rsidR="006F419D" w:rsidRPr="000D1E23">
        <w:rPr>
          <w:rFonts w:ascii="Calibri heading" w:hAnsi="Calibri heading"/>
          <w:b/>
          <w:color w:val="2E5496"/>
          <w:sz w:val="28"/>
          <w:lang w:val="en-US"/>
          <w:rPrChange w:id="4111" w:author="Microsoft Word" w:date="2026-09-09T14:54:00Z" w16du:dateUtc="2026-09-09T13:54:00Z">
            <w:rPr/>
          </w:rPrChange>
        </w:rPr>
        <w:t>2</w:t>
      </w:r>
      <w:r w:rsidRPr="000D1E23">
        <w:rPr>
          <w:rFonts w:ascii="Calibri heading" w:hAnsi="Calibri heading"/>
          <w:b/>
          <w:color w:val="2E5496"/>
          <w:sz w:val="28"/>
          <w:lang w:val="en-US"/>
          <w:rPrChange w:id="4112" w:author="Microsoft Word" w:date="2026-09-09T14:54:00Z" w16du:dateUtc="2026-09-09T13:54:00Z">
            <w:rPr/>
          </w:rPrChange>
        </w:rPr>
        <w:t xml:space="preserve">.4 </w:t>
      </w:r>
      <w:commentRangeStart w:id="4113"/>
      <w:commentRangeStart w:id="4114"/>
      <w:r w:rsidRPr="000D1E23">
        <w:rPr>
          <w:rFonts w:ascii="Calibri heading" w:hAnsi="Calibri heading"/>
          <w:b/>
          <w:color w:val="2E5496"/>
          <w:sz w:val="28"/>
          <w:lang w:val="en-US"/>
          <w:rPrChange w:id="4115" w:author="Microsoft Word" w:date="2026-09-09T14:54:00Z" w16du:dateUtc="2026-09-09T13:54:00Z">
            <w:rPr/>
          </w:rPrChange>
        </w:rPr>
        <w:t xml:space="preserve">Exception </w:t>
      </w:r>
      <w:commentRangeStart w:id="4116"/>
      <w:commentRangeStart w:id="4117"/>
      <w:r w:rsidRPr="000D1E23">
        <w:rPr>
          <w:rFonts w:ascii="Calibri heading" w:hAnsi="Calibri heading"/>
          <w:b/>
          <w:color w:val="2E5496"/>
          <w:sz w:val="28"/>
          <w:lang w:val="en-US"/>
          <w:rPrChange w:id="4118" w:author="Microsoft Word" w:date="2026-09-09T14:54:00Z" w16du:dateUtc="2026-09-09T13:54:00Z">
            <w:rPr/>
          </w:rPrChange>
        </w:rPr>
        <w:t>Lifecycle</w:t>
      </w:r>
      <w:bookmarkEnd w:id="4108"/>
      <w:bookmarkEnd w:id="4109"/>
      <w:commentRangeEnd w:id="4114"/>
      <w:r w:rsidR="00BA47A4">
        <w:rPr>
          <w:rStyle w:val="CommentReference"/>
          <w:rFonts w:ascii="Calibri heading" w:hAnsi="Calibri heading"/>
          <w:b/>
          <w:color w:val="2E5496"/>
          <w:sz w:val="28"/>
          <w:szCs w:val="26"/>
          <w:lang w:val="en-US"/>
        </w:rPr>
        <w:commentReference w:id="4114"/>
      </w:r>
      <w:commentRangeEnd w:id="4117"/>
      <w:r w:rsidR="00A305CB">
        <w:rPr>
          <w:rStyle w:val="CommentReference"/>
          <w:rFonts w:ascii="Calibri heading" w:hAnsi="Calibri heading"/>
          <w:b/>
          <w:color w:val="2E5496"/>
          <w:sz w:val="28"/>
          <w:szCs w:val="26"/>
          <w:lang w:val="en-US"/>
        </w:rPr>
        <w:commentReference w:id="4117"/>
      </w:r>
      <w:commentRangeEnd w:id="4113"/>
      <w:r w:rsidR="00C56193">
        <w:rPr>
          <w:rStyle w:val="CommentReference"/>
          <w:rFonts w:ascii="Calibri heading" w:hAnsi="Calibri heading"/>
          <w:b/>
          <w:color w:val="2E5496"/>
          <w:sz w:val="28"/>
          <w:szCs w:val="26"/>
          <w:lang w:val="en-US"/>
        </w:rPr>
        <w:commentReference w:id="4113"/>
      </w:r>
      <w:commentRangeEnd w:id="4116"/>
      <w:r w:rsidR="00C56193">
        <w:rPr>
          <w:rStyle w:val="CommentReference"/>
          <w:rFonts w:ascii="Calibri heading" w:hAnsi="Calibri heading"/>
          <w:b/>
          <w:color w:val="2E5496"/>
          <w:sz w:val="28"/>
          <w:szCs w:val="26"/>
          <w:lang w:val="en-US"/>
        </w:rPr>
        <w:commentReference w:id="4116"/>
      </w:r>
    </w:p>
    <w:p w14:paraId="5BBFF822" w14:textId="77777777" w:rsidR="004F1285" w:rsidRPr="004F1285" w:rsidRDefault="004F1285" w:rsidP="004F1285">
      <w:pPr>
        <w:rPr>
          <w:lang w:val="en-US"/>
          <w:rPrChange w:id="4119" w:author="Microsoft Word" w:date="2026-09-09T14:02:00Z" w16du:dateUtc="2026-09-09T13:02:00Z">
            <w:rPr/>
          </w:rPrChange>
        </w:rPr>
      </w:pPr>
    </w:p>
    <w:p w14:paraId="7BD76E2E" w14:textId="125C1D82" w:rsidR="0095094A" w:rsidRPr="0061242F" w:rsidRDefault="00166C6A">
      <w:pPr>
        <w:rPr>
          <w:color w:val="000000"/>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sidRPr="00166C6A">
        <w:rPr>
          <w:noProof/>
        </w:rPr>
        <w:drawing>
          <wp:inline distT="0" distB="0" distL="0" distR="0" wp14:anchorId="72E4BDC5" wp14:editId="783646FF">
            <wp:extent cx="6273800" cy="2876550"/>
            <wp:effectExtent l="19050" t="19050" r="12700" b="19050"/>
            <wp:docPr id="23379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96704" name=""/>
                    <pic:cNvPicPr/>
                  </pic:nvPicPr>
                  <pic:blipFill>
                    <a:blip r:embed="rId62"/>
                    <a:stretch>
                      <a:fillRect/>
                    </a:stretch>
                  </pic:blipFill>
                  <pic:spPr>
                    <a:xfrm>
                      <a:off x="0" y="0"/>
                      <a:ext cx="6273800" cy="2876550"/>
                    </a:xfrm>
                    <a:prstGeom prst="rect">
                      <a:avLst/>
                    </a:prstGeom>
                    <a:solidFill>
                      <a:srgbClr val="222831"/>
                    </a:solidFill>
                    <a:ln w="9525">
                      <a:solidFill>
                        <a:srgbClr val="AEB6C2"/>
                      </a:solidFill>
                    </a:ln>
                  </pic:spPr>
                </pic:pic>
              </a:graphicData>
            </a:graphic>
          </wp:inline>
        </w:drawing>
      </w:r>
      <w:r w:rsidR="0061242F">
        <w:t xml:space="preserve"> </w:t>
      </w:r>
      <w:r w:rsidR="007B5EA1">
        <w:br w:type="page"/>
      </w:r>
    </w:p>
    <w:p w14:paraId="28CBAF90" w14:textId="3F40BD81" w:rsidR="0095094A" w:rsidRPr="00C97173" w:rsidRDefault="00C97173">
      <w:pPr>
        <w:pStyle w:val="Heading1"/>
        <w:rPr>
          <w:sz w:val="36"/>
          <w:rPrChange w:id="4120" w:author="Microsoft Word" w:date="2026-09-09T14:54:00Z" w16du:dateUtc="2026-09-09T13:54:00Z">
            <w:rPr/>
          </w:rPrChange>
        </w:rPr>
      </w:pPr>
      <w:bookmarkStart w:id="4121" w:name="_14._Anti-Patterns"/>
      <w:bookmarkStart w:id="4122" w:name="_Toc239852400"/>
      <w:bookmarkEnd w:id="4121"/>
      <w:del w:id="4123" w:author="Microsoft Word" w:date="2026-09-09T14:02:00Z" w16du:dateUtc="2026-09-09T13:02:00Z">
        <w:r>
          <w:rPr>
            <w:sz w:val="36"/>
            <w:szCs w:val="36"/>
          </w:rPr>
          <w:delText>13</w:delText>
        </w:r>
      </w:del>
      <w:bookmarkStart w:id="4124" w:name="_Toc239899923"/>
      <w:ins w:id="4125" w:author="Microsoft Word" w:date="2026-09-09T14:02:00Z" w16du:dateUtc="2026-09-09T13:02:00Z">
        <w:r w:rsidR="006F419D">
          <w:t>1</w:t>
        </w:r>
      </w:ins>
      <w:r w:rsidR="00262652">
        <w:t>3</w:t>
      </w:r>
      <w:r w:rsidR="007B5EA1" w:rsidRPr="00C97173">
        <w:rPr>
          <w:sz w:val="36"/>
          <w:rPrChange w:id="4126" w:author="Microsoft Word" w:date="2026-09-09T14:02:00Z" w16du:dateUtc="2026-09-09T13:02:00Z">
            <w:rPr/>
          </w:rPrChange>
        </w:rPr>
        <w:t>.</w:t>
      </w:r>
      <w:r w:rsidR="007B5EA1" w:rsidRPr="00C97173">
        <w:rPr>
          <w:sz w:val="36"/>
          <w:rPrChange w:id="4127" w:author="Microsoft Word" w:date="2026-09-09T14:54:00Z" w16du:dateUtc="2026-09-09T13:54:00Z">
            <w:rPr/>
          </w:rPrChange>
        </w:rPr>
        <w:t xml:space="preserve"> Glossary</w:t>
      </w:r>
      <w:bookmarkEnd w:id="4122"/>
      <w:bookmarkEnd w:id="4124"/>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7160"/>
      </w:tblGrid>
      <w:tr w:rsidR="0095094A" w14:paraId="13AC1A4E" w14:textId="77777777">
        <w:trPr>
          <w:tblHeader/>
        </w:trPr>
        <w:tc>
          <w:tcPr>
            <w:tcW w:w="2200" w:type="dxa"/>
            <w:shd w:val="clear" w:color="auto" w:fill="24446E"/>
            <w:tcMar>
              <w:top w:w="70" w:type="dxa"/>
              <w:left w:w="110" w:type="dxa"/>
              <w:bottom w:w="70" w:type="dxa"/>
              <w:right w:w="110" w:type="dxa"/>
            </w:tcMar>
          </w:tcPr>
          <w:p w14:paraId="291AF444" w14:textId="77777777" w:rsidR="0095094A" w:rsidRPr="00BB00BA" w:rsidRDefault="007B5EA1">
            <w:pPr>
              <w:rPr>
                <w:rFonts w:ascii="Aptos" w:hAnsi="Aptos"/>
                <w:sz w:val="17"/>
                <w:rPrChange w:id="4128" w:author="Microsoft Word" w:date="2026-09-09T14:54:00Z" w16du:dateUtc="2026-09-09T13:54:00Z">
                  <w:rPr/>
                </w:rPrChange>
              </w:rPr>
            </w:pPr>
            <w:r w:rsidRPr="00BB00BA">
              <w:rPr>
                <w:rFonts w:ascii="Aptos" w:hAnsi="Aptos"/>
                <w:b/>
                <w:color w:val="FFFFFF"/>
                <w:sz w:val="17"/>
                <w:rPrChange w:id="4129" w:author="Microsoft Word" w:date="2026-09-09T14:54:00Z" w16du:dateUtc="2026-09-09T13:54:00Z">
                  <w:rPr>
                    <w:b/>
                    <w:bCs/>
                    <w:color w:val="FFFFFF"/>
                    <w:sz w:val="18"/>
                    <w:szCs w:val="18"/>
                  </w:rPr>
                </w:rPrChange>
              </w:rPr>
              <w:t>Term</w:t>
            </w:r>
          </w:p>
        </w:tc>
        <w:tc>
          <w:tcPr>
            <w:tcW w:w="7160" w:type="dxa"/>
            <w:shd w:val="clear" w:color="auto" w:fill="24446E"/>
            <w:tcMar>
              <w:top w:w="70" w:type="dxa"/>
              <w:left w:w="110" w:type="dxa"/>
              <w:bottom w:w="70" w:type="dxa"/>
              <w:right w:w="110" w:type="dxa"/>
            </w:tcMar>
          </w:tcPr>
          <w:p w14:paraId="0A199D16" w14:textId="77777777" w:rsidR="0095094A" w:rsidRPr="00BB00BA" w:rsidRDefault="007B5EA1">
            <w:pPr>
              <w:rPr>
                <w:rFonts w:ascii="Aptos" w:hAnsi="Aptos"/>
                <w:sz w:val="17"/>
                <w:rPrChange w:id="4130" w:author="Microsoft Word" w:date="2026-09-09T14:54:00Z" w16du:dateUtc="2026-09-09T13:54:00Z">
                  <w:rPr/>
                </w:rPrChange>
              </w:rPr>
            </w:pPr>
            <w:r w:rsidRPr="00BB00BA">
              <w:rPr>
                <w:rFonts w:ascii="Aptos" w:hAnsi="Aptos"/>
                <w:b/>
                <w:color w:val="FFFFFF"/>
                <w:sz w:val="17"/>
                <w:rPrChange w:id="4131" w:author="Microsoft Word" w:date="2026-09-09T14:54:00Z" w16du:dateUtc="2026-09-09T13:54:00Z">
                  <w:rPr>
                    <w:b/>
                    <w:bCs/>
                    <w:color w:val="FFFFFF"/>
                    <w:sz w:val="18"/>
                    <w:szCs w:val="18"/>
                  </w:rPr>
                </w:rPrChange>
              </w:rPr>
              <w:t>Meaning</w:t>
            </w:r>
          </w:p>
        </w:tc>
      </w:tr>
      <w:tr w:rsidR="0095094A" w14:paraId="4B01B634" w14:textId="77777777">
        <w:tc>
          <w:tcPr>
            <w:tcW w:w="2200" w:type="dxa"/>
            <w:shd w:val="clear" w:color="auto" w:fill="FFFFFF"/>
            <w:tcMar>
              <w:top w:w="70" w:type="dxa"/>
              <w:left w:w="110" w:type="dxa"/>
              <w:bottom w:w="70" w:type="dxa"/>
              <w:right w:w="110" w:type="dxa"/>
            </w:tcMar>
            <w:vAlign w:val="center"/>
          </w:tcPr>
          <w:p w14:paraId="4C79D67C" w14:textId="77777777" w:rsidR="0095094A" w:rsidRPr="00BB00BA" w:rsidRDefault="007B5EA1">
            <w:pPr>
              <w:spacing w:after="10" w:line="258" w:lineRule="auto"/>
              <w:rPr>
                <w:rFonts w:ascii="Aptos" w:hAnsi="Aptos"/>
                <w:sz w:val="17"/>
                <w:rPrChange w:id="4132" w:author="Microsoft Word" w:date="2026-09-09T14:54:00Z" w16du:dateUtc="2026-09-09T13:54:00Z">
                  <w:rPr/>
                </w:rPrChange>
              </w:rPr>
            </w:pPr>
            <w:r w:rsidRPr="00BB00BA">
              <w:rPr>
                <w:rFonts w:ascii="Aptos" w:hAnsi="Aptos"/>
                <w:sz w:val="17"/>
                <w:rPrChange w:id="4133" w:author="Microsoft Word" w:date="2026-09-09T14:54:00Z" w16du:dateUtc="2026-09-09T13:54:00Z">
                  <w:rPr>
                    <w:sz w:val="18"/>
                    <w:szCs w:val="18"/>
                  </w:rPr>
                </w:rPrChange>
              </w:rPr>
              <w:t>SIF</w:t>
            </w:r>
          </w:p>
        </w:tc>
        <w:tc>
          <w:tcPr>
            <w:tcW w:w="7160" w:type="dxa"/>
            <w:shd w:val="clear" w:color="auto" w:fill="FFFFFF"/>
            <w:tcMar>
              <w:top w:w="70" w:type="dxa"/>
              <w:left w:w="110" w:type="dxa"/>
              <w:bottom w:w="70" w:type="dxa"/>
              <w:right w:w="110" w:type="dxa"/>
            </w:tcMar>
            <w:vAlign w:val="center"/>
          </w:tcPr>
          <w:p w14:paraId="79263D11" w14:textId="77777777" w:rsidR="0095094A" w:rsidRPr="00BB00BA" w:rsidRDefault="007B5EA1">
            <w:pPr>
              <w:spacing w:after="10" w:line="258" w:lineRule="auto"/>
              <w:rPr>
                <w:rFonts w:ascii="Aptos" w:hAnsi="Aptos"/>
                <w:sz w:val="17"/>
                <w:rPrChange w:id="4134" w:author="Microsoft Word" w:date="2026-09-09T14:54:00Z" w16du:dateUtc="2026-09-09T13:54:00Z">
                  <w:rPr/>
                </w:rPrChange>
              </w:rPr>
            </w:pPr>
            <w:r w:rsidRPr="00BB00BA">
              <w:rPr>
                <w:rFonts w:ascii="Aptos" w:hAnsi="Aptos"/>
                <w:sz w:val="17"/>
                <w:rPrChange w:id="4135" w:author="Microsoft Word" w:date="2026-09-09T14:54:00Z" w16du:dateUtc="2026-09-09T13:54:00Z">
                  <w:rPr>
                    <w:sz w:val="18"/>
                    <w:szCs w:val="18"/>
                  </w:rPr>
                </w:rPrChange>
              </w:rPr>
              <w:t>Systems Integration Framework, this document.</w:t>
            </w:r>
          </w:p>
        </w:tc>
      </w:tr>
      <w:tr w:rsidR="0095094A" w14:paraId="2EB0D482" w14:textId="77777777">
        <w:tc>
          <w:tcPr>
            <w:tcW w:w="2200" w:type="dxa"/>
            <w:shd w:val="clear" w:color="auto" w:fill="F4F6FA"/>
            <w:tcMar>
              <w:top w:w="70" w:type="dxa"/>
              <w:left w:w="110" w:type="dxa"/>
              <w:bottom w:w="70" w:type="dxa"/>
              <w:right w:w="110" w:type="dxa"/>
            </w:tcMar>
            <w:vAlign w:val="center"/>
          </w:tcPr>
          <w:p w14:paraId="1BB7BAA4" w14:textId="77777777" w:rsidR="0095094A" w:rsidRPr="00BB00BA" w:rsidRDefault="007B5EA1">
            <w:pPr>
              <w:spacing w:after="10" w:line="258" w:lineRule="auto"/>
              <w:rPr>
                <w:rFonts w:ascii="Aptos" w:hAnsi="Aptos"/>
                <w:sz w:val="17"/>
                <w:rPrChange w:id="4136" w:author="Microsoft Word" w:date="2026-09-09T14:54:00Z" w16du:dateUtc="2026-09-09T13:54:00Z">
                  <w:rPr/>
                </w:rPrChange>
              </w:rPr>
            </w:pPr>
            <w:r w:rsidRPr="00BB00BA">
              <w:rPr>
                <w:rFonts w:ascii="Aptos" w:hAnsi="Aptos"/>
                <w:sz w:val="17"/>
                <w:rPrChange w:id="4137" w:author="Microsoft Word" w:date="2026-09-09T14:54:00Z" w16du:dateUtc="2026-09-09T13:54:00Z">
                  <w:rPr>
                    <w:sz w:val="18"/>
                    <w:szCs w:val="18"/>
                  </w:rPr>
                </w:rPrChange>
              </w:rPr>
              <w:t>AIS</w:t>
            </w:r>
          </w:p>
        </w:tc>
        <w:tc>
          <w:tcPr>
            <w:tcW w:w="7160" w:type="dxa"/>
            <w:shd w:val="clear" w:color="auto" w:fill="F4F6FA"/>
            <w:tcMar>
              <w:top w:w="70" w:type="dxa"/>
              <w:left w:w="110" w:type="dxa"/>
              <w:bottom w:w="70" w:type="dxa"/>
              <w:right w:w="110" w:type="dxa"/>
            </w:tcMar>
            <w:vAlign w:val="center"/>
          </w:tcPr>
          <w:p w14:paraId="727FDF92" w14:textId="77777777" w:rsidR="0095094A" w:rsidRPr="00BB00BA" w:rsidRDefault="007B5EA1">
            <w:pPr>
              <w:spacing w:after="10" w:line="258" w:lineRule="auto"/>
              <w:rPr>
                <w:rFonts w:ascii="Aptos" w:hAnsi="Aptos"/>
                <w:sz w:val="17"/>
                <w:rPrChange w:id="4138" w:author="Microsoft Word" w:date="2026-09-09T14:54:00Z" w16du:dateUtc="2026-09-09T13:54:00Z">
                  <w:rPr/>
                </w:rPrChange>
              </w:rPr>
            </w:pPr>
            <w:r w:rsidRPr="00BB00BA">
              <w:rPr>
                <w:rFonts w:ascii="Aptos" w:hAnsi="Aptos"/>
                <w:sz w:val="17"/>
                <w:rPrChange w:id="4139" w:author="Microsoft Word" w:date="2026-09-09T14:54:00Z" w16du:dateUtc="2026-09-09T13:54:00Z">
                  <w:rPr>
                    <w:sz w:val="18"/>
                    <w:szCs w:val="18"/>
                  </w:rPr>
                </w:rPrChange>
              </w:rPr>
              <w:t>Azure Integration Services, comprising API Management, Logic Apps, Service Bus, Event Grid, Event Hubs and Functions.</w:t>
            </w:r>
          </w:p>
        </w:tc>
      </w:tr>
      <w:tr w:rsidR="0095094A" w14:paraId="32B8C01F" w14:textId="77777777">
        <w:tc>
          <w:tcPr>
            <w:tcW w:w="2200" w:type="dxa"/>
            <w:shd w:val="clear" w:color="auto" w:fill="FFFFFF"/>
            <w:tcMar>
              <w:top w:w="70" w:type="dxa"/>
              <w:left w:w="110" w:type="dxa"/>
              <w:bottom w:w="70" w:type="dxa"/>
              <w:right w:w="110" w:type="dxa"/>
            </w:tcMar>
            <w:vAlign w:val="center"/>
          </w:tcPr>
          <w:p w14:paraId="50D54B6E" w14:textId="77777777" w:rsidR="0095094A" w:rsidRPr="00BB00BA" w:rsidRDefault="007B5EA1">
            <w:pPr>
              <w:spacing w:after="10" w:line="258" w:lineRule="auto"/>
              <w:rPr>
                <w:rFonts w:ascii="Aptos" w:hAnsi="Aptos"/>
                <w:sz w:val="17"/>
                <w:rPrChange w:id="4140" w:author="Microsoft Word" w:date="2026-09-09T14:54:00Z" w16du:dateUtc="2026-09-09T13:54:00Z">
                  <w:rPr/>
                </w:rPrChange>
              </w:rPr>
            </w:pPr>
            <w:r w:rsidRPr="00BB00BA">
              <w:rPr>
                <w:rFonts w:ascii="Aptos" w:hAnsi="Aptos"/>
                <w:sz w:val="17"/>
                <w:rPrChange w:id="4141" w:author="Microsoft Word" w:date="2026-09-09T14:54:00Z" w16du:dateUtc="2026-09-09T13:54:00Z">
                  <w:rPr>
                    <w:sz w:val="18"/>
                    <w:szCs w:val="18"/>
                  </w:rPr>
                </w:rPrChange>
              </w:rPr>
              <w:t>SOA</w:t>
            </w:r>
          </w:p>
        </w:tc>
        <w:tc>
          <w:tcPr>
            <w:tcW w:w="7160" w:type="dxa"/>
            <w:shd w:val="clear" w:color="auto" w:fill="FFFFFF"/>
            <w:tcMar>
              <w:top w:w="70" w:type="dxa"/>
              <w:left w:w="110" w:type="dxa"/>
              <w:bottom w:w="70" w:type="dxa"/>
              <w:right w:w="110" w:type="dxa"/>
            </w:tcMar>
            <w:vAlign w:val="center"/>
          </w:tcPr>
          <w:p w14:paraId="21BB8A63" w14:textId="77777777" w:rsidR="0095094A" w:rsidRPr="00BB00BA" w:rsidRDefault="007B5EA1">
            <w:pPr>
              <w:spacing w:after="10" w:line="258" w:lineRule="auto"/>
              <w:rPr>
                <w:rFonts w:ascii="Aptos" w:hAnsi="Aptos"/>
                <w:sz w:val="17"/>
                <w:rPrChange w:id="4142" w:author="Microsoft Word" w:date="2026-09-09T14:54:00Z" w16du:dateUtc="2026-09-09T13:54:00Z">
                  <w:rPr/>
                </w:rPrChange>
              </w:rPr>
            </w:pPr>
            <w:r w:rsidRPr="00BB00BA">
              <w:rPr>
                <w:rFonts w:ascii="Aptos" w:hAnsi="Aptos"/>
                <w:sz w:val="17"/>
                <w:rPrChange w:id="4143" w:author="Microsoft Word" w:date="2026-09-09T14:54:00Z" w16du:dateUtc="2026-09-09T13:54:00Z">
                  <w:rPr>
                    <w:sz w:val="18"/>
                    <w:szCs w:val="18"/>
                  </w:rPr>
                </w:rPrChange>
              </w:rPr>
              <w:t>Service-oriented architecture, coarse-grained services aligned to business capabilities.</w:t>
            </w:r>
          </w:p>
        </w:tc>
      </w:tr>
      <w:tr w:rsidR="0095094A" w14:paraId="422254D9" w14:textId="77777777">
        <w:tc>
          <w:tcPr>
            <w:tcW w:w="2200" w:type="dxa"/>
            <w:shd w:val="clear" w:color="auto" w:fill="F4F6FA"/>
            <w:tcMar>
              <w:top w:w="70" w:type="dxa"/>
              <w:left w:w="110" w:type="dxa"/>
              <w:bottom w:w="70" w:type="dxa"/>
              <w:right w:w="110" w:type="dxa"/>
            </w:tcMar>
            <w:vAlign w:val="center"/>
          </w:tcPr>
          <w:p w14:paraId="74AF3C07" w14:textId="77777777" w:rsidR="0095094A" w:rsidRPr="00BB00BA" w:rsidRDefault="007B5EA1">
            <w:pPr>
              <w:spacing w:after="10" w:line="258" w:lineRule="auto"/>
              <w:rPr>
                <w:rFonts w:ascii="Aptos" w:hAnsi="Aptos"/>
                <w:sz w:val="17"/>
                <w:rPrChange w:id="4144" w:author="Microsoft Word" w:date="2026-09-09T14:54:00Z" w16du:dateUtc="2026-09-09T13:54:00Z">
                  <w:rPr/>
                </w:rPrChange>
              </w:rPr>
            </w:pPr>
            <w:r w:rsidRPr="00BB00BA">
              <w:rPr>
                <w:rFonts w:ascii="Aptos" w:hAnsi="Aptos"/>
                <w:sz w:val="17"/>
                <w:rPrChange w:id="4145" w:author="Microsoft Word" w:date="2026-09-09T14:54:00Z" w16du:dateUtc="2026-09-09T13:54:00Z">
                  <w:rPr>
                    <w:sz w:val="18"/>
                    <w:szCs w:val="18"/>
                  </w:rPr>
                </w:rPrChange>
              </w:rPr>
              <w:t>APIM</w:t>
            </w:r>
          </w:p>
        </w:tc>
        <w:tc>
          <w:tcPr>
            <w:tcW w:w="7160" w:type="dxa"/>
            <w:shd w:val="clear" w:color="auto" w:fill="F4F6FA"/>
            <w:tcMar>
              <w:top w:w="70" w:type="dxa"/>
              <w:left w:w="110" w:type="dxa"/>
              <w:bottom w:w="70" w:type="dxa"/>
              <w:right w:w="110" w:type="dxa"/>
            </w:tcMar>
            <w:vAlign w:val="center"/>
          </w:tcPr>
          <w:p w14:paraId="019EBF6C" w14:textId="77777777" w:rsidR="0095094A" w:rsidRPr="00BB00BA" w:rsidRDefault="007B5EA1">
            <w:pPr>
              <w:spacing w:after="10" w:line="258" w:lineRule="auto"/>
              <w:rPr>
                <w:rFonts w:ascii="Aptos" w:hAnsi="Aptos"/>
                <w:sz w:val="17"/>
                <w:rPrChange w:id="4146" w:author="Microsoft Word" w:date="2026-09-09T14:54:00Z" w16du:dateUtc="2026-09-09T13:54:00Z">
                  <w:rPr/>
                </w:rPrChange>
              </w:rPr>
            </w:pPr>
            <w:r w:rsidRPr="00BB00BA">
              <w:rPr>
                <w:rFonts w:ascii="Aptos" w:hAnsi="Aptos"/>
                <w:sz w:val="17"/>
                <w:rPrChange w:id="4147" w:author="Microsoft Word" w:date="2026-09-09T14:54:00Z" w16du:dateUtc="2026-09-09T13:54:00Z">
                  <w:rPr>
                    <w:sz w:val="18"/>
                    <w:szCs w:val="18"/>
                  </w:rPr>
                </w:rPrChange>
              </w:rPr>
              <w:t>Azure API Management.</w:t>
            </w:r>
          </w:p>
        </w:tc>
      </w:tr>
      <w:tr w:rsidR="0095094A" w14:paraId="003FDD55" w14:textId="77777777">
        <w:tc>
          <w:tcPr>
            <w:tcW w:w="2200" w:type="dxa"/>
            <w:shd w:val="clear" w:color="auto" w:fill="FFFFFF"/>
            <w:tcMar>
              <w:top w:w="70" w:type="dxa"/>
              <w:left w:w="110" w:type="dxa"/>
              <w:bottom w:w="70" w:type="dxa"/>
              <w:right w:w="110" w:type="dxa"/>
            </w:tcMar>
            <w:vAlign w:val="center"/>
          </w:tcPr>
          <w:p w14:paraId="3A1DCEAB" w14:textId="77777777" w:rsidR="0095094A" w:rsidRPr="00BB00BA" w:rsidRDefault="007B5EA1">
            <w:pPr>
              <w:spacing w:after="10" w:line="258" w:lineRule="auto"/>
              <w:rPr>
                <w:rFonts w:ascii="Aptos" w:hAnsi="Aptos"/>
                <w:sz w:val="17"/>
                <w:rPrChange w:id="4148" w:author="Microsoft Word" w:date="2026-09-09T14:54:00Z" w16du:dateUtc="2026-09-09T13:54:00Z">
                  <w:rPr/>
                </w:rPrChange>
              </w:rPr>
            </w:pPr>
            <w:r w:rsidRPr="00BB00BA">
              <w:rPr>
                <w:rFonts w:ascii="Aptos" w:hAnsi="Aptos"/>
                <w:sz w:val="17"/>
                <w:rPrChange w:id="4149" w:author="Microsoft Word" w:date="2026-09-09T14:54:00Z" w16du:dateUtc="2026-09-09T13:54:00Z">
                  <w:rPr>
                    <w:sz w:val="18"/>
                    <w:szCs w:val="18"/>
                  </w:rPr>
                </w:rPrChange>
              </w:rPr>
              <w:t>Managed identity</w:t>
            </w:r>
          </w:p>
        </w:tc>
        <w:tc>
          <w:tcPr>
            <w:tcW w:w="7160" w:type="dxa"/>
            <w:shd w:val="clear" w:color="auto" w:fill="FFFFFF"/>
            <w:tcMar>
              <w:top w:w="70" w:type="dxa"/>
              <w:left w:w="110" w:type="dxa"/>
              <w:bottom w:w="70" w:type="dxa"/>
              <w:right w:w="110" w:type="dxa"/>
            </w:tcMar>
            <w:vAlign w:val="center"/>
          </w:tcPr>
          <w:p w14:paraId="248E4027" w14:textId="77777777" w:rsidR="0095094A" w:rsidRPr="00BB00BA" w:rsidRDefault="007B5EA1">
            <w:pPr>
              <w:spacing w:after="10" w:line="258" w:lineRule="auto"/>
              <w:rPr>
                <w:rFonts w:ascii="Aptos" w:hAnsi="Aptos"/>
                <w:sz w:val="17"/>
                <w:rPrChange w:id="4150" w:author="Microsoft Word" w:date="2026-09-09T14:54:00Z" w16du:dateUtc="2026-09-09T13:54:00Z">
                  <w:rPr/>
                </w:rPrChange>
              </w:rPr>
            </w:pPr>
            <w:r w:rsidRPr="00BB00BA">
              <w:rPr>
                <w:rFonts w:ascii="Aptos" w:hAnsi="Aptos"/>
                <w:sz w:val="17"/>
                <w:rPrChange w:id="4151" w:author="Microsoft Word" w:date="2026-09-09T14:54:00Z" w16du:dateUtc="2026-09-09T13:54:00Z">
                  <w:rPr>
                    <w:sz w:val="18"/>
                    <w:szCs w:val="18"/>
                  </w:rPr>
                </w:rPrChange>
              </w:rPr>
              <w:t>An Entra identity for an Azure resource that authenticates without stored secrets.</w:t>
            </w:r>
          </w:p>
        </w:tc>
      </w:tr>
      <w:tr w:rsidR="0095094A" w14:paraId="4DDE1C10" w14:textId="77777777">
        <w:tc>
          <w:tcPr>
            <w:tcW w:w="2200" w:type="dxa"/>
            <w:shd w:val="clear" w:color="auto" w:fill="F4F6FA"/>
            <w:tcMar>
              <w:top w:w="70" w:type="dxa"/>
              <w:left w:w="110" w:type="dxa"/>
              <w:bottom w:w="70" w:type="dxa"/>
              <w:right w:w="110" w:type="dxa"/>
            </w:tcMar>
            <w:vAlign w:val="center"/>
          </w:tcPr>
          <w:p w14:paraId="2D1AAC18" w14:textId="77777777" w:rsidR="0095094A" w:rsidRPr="00BB00BA" w:rsidRDefault="007B5EA1">
            <w:pPr>
              <w:spacing w:after="10" w:line="258" w:lineRule="auto"/>
              <w:rPr>
                <w:rFonts w:ascii="Aptos" w:hAnsi="Aptos"/>
                <w:sz w:val="17"/>
                <w:rPrChange w:id="4152" w:author="Microsoft Word" w:date="2026-09-09T14:54:00Z" w16du:dateUtc="2026-09-09T13:54:00Z">
                  <w:rPr/>
                </w:rPrChange>
              </w:rPr>
            </w:pPr>
            <w:r w:rsidRPr="00BB00BA">
              <w:rPr>
                <w:rFonts w:ascii="Aptos" w:hAnsi="Aptos"/>
                <w:sz w:val="17"/>
                <w:rPrChange w:id="4153" w:author="Microsoft Word" w:date="2026-09-09T14:54:00Z" w16du:dateUtc="2026-09-09T13:54:00Z">
                  <w:rPr>
                    <w:sz w:val="18"/>
                    <w:szCs w:val="18"/>
                  </w:rPr>
                </w:rPrChange>
              </w:rPr>
              <w:t>PAM</w:t>
            </w:r>
          </w:p>
        </w:tc>
        <w:tc>
          <w:tcPr>
            <w:tcW w:w="7160" w:type="dxa"/>
            <w:shd w:val="clear" w:color="auto" w:fill="F4F6FA"/>
            <w:tcMar>
              <w:top w:w="70" w:type="dxa"/>
              <w:left w:w="110" w:type="dxa"/>
              <w:bottom w:w="70" w:type="dxa"/>
              <w:right w:w="110" w:type="dxa"/>
            </w:tcMar>
            <w:vAlign w:val="center"/>
          </w:tcPr>
          <w:p w14:paraId="7348E09F" w14:textId="77777777" w:rsidR="0095094A" w:rsidRPr="00BB00BA" w:rsidRDefault="007B5EA1">
            <w:pPr>
              <w:spacing w:after="10" w:line="258" w:lineRule="auto"/>
              <w:rPr>
                <w:rFonts w:ascii="Aptos" w:hAnsi="Aptos"/>
                <w:sz w:val="17"/>
                <w:rPrChange w:id="4154" w:author="Microsoft Word" w:date="2026-09-09T14:54:00Z" w16du:dateUtc="2026-09-09T13:54:00Z">
                  <w:rPr/>
                </w:rPrChange>
              </w:rPr>
            </w:pPr>
            <w:r w:rsidRPr="00BB00BA">
              <w:rPr>
                <w:rFonts w:ascii="Aptos" w:hAnsi="Aptos"/>
                <w:sz w:val="17"/>
                <w:rPrChange w:id="4155" w:author="Microsoft Word" w:date="2026-09-09T14:54:00Z" w16du:dateUtc="2026-09-09T13:54:00Z">
                  <w:rPr>
                    <w:sz w:val="18"/>
                    <w:szCs w:val="18"/>
                  </w:rPr>
                </w:rPrChange>
              </w:rPr>
              <w:t>Privileged access management, for example CyberArk.</w:t>
            </w:r>
          </w:p>
        </w:tc>
      </w:tr>
      <w:tr w:rsidR="0095094A" w14:paraId="409A46BE" w14:textId="77777777">
        <w:tc>
          <w:tcPr>
            <w:tcW w:w="2200" w:type="dxa"/>
            <w:shd w:val="clear" w:color="auto" w:fill="FFFFFF"/>
            <w:tcMar>
              <w:top w:w="70" w:type="dxa"/>
              <w:left w:w="110" w:type="dxa"/>
              <w:bottom w:w="70" w:type="dxa"/>
              <w:right w:w="110" w:type="dxa"/>
            </w:tcMar>
            <w:vAlign w:val="center"/>
          </w:tcPr>
          <w:p w14:paraId="5CE765A8" w14:textId="77777777" w:rsidR="0095094A" w:rsidRPr="00BB00BA" w:rsidRDefault="007B5EA1">
            <w:pPr>
              <w:spacing w:after="10" w:line="258" w:lineRule="auto"/>
              <w:rPr>
                <w:rFonts w:ascii="Aptos" w:hAnsi="Aptos"/>
                <w:sz w:val="17"/>
                <w:rPrChange w:id="4156" w:author="Microsoft Word" w:date="2026-09-09T14:54:00Z" w16du:dateUtc="2026-09-09T13:54:00Z">
                  <w:rPr/>
                </w:rPrChange>
              </w:rPr>
            </w:pPr>
            <w:r w:rsidRPr="00BB00BA">
              <w:rPr>
                <w:rFonts w:ascii="Aptos" w:hAnsi="Aptos"/>
                <w:sz w:val="17"/>
                <w:rPrChange w:id="4157" w:author="Microsoft Word" w:date="2026-09-09T14:54:00Z" w16du:dateUtc="2026-09-09T13:54:00Z">
                  <w:rPr>
                    <w:sz w:val="18"/>
                    <w:szCs w:val="18"/>
                  </w:rPr>
                </w:rPrChange>
              </w:rPr>
              <w:t>Claim-check</w:t>
            </w:r>
          </w:p>
        </w:tc>
        <w:tc>
          <w:tcPr>
            <w:tcW w:w="7160" w:type="dxa"/>
            <w:shd w:val="clear" w:color="auto" w:fill="FFFFFF"/>
            <w:tcMar>
              <w:top w:w="70" w:type="dxa"/>
              <w:left w:w="110" w:type="dxa"/>
              <w:bottom w:w="70" w:type="dxa"/>
              <w:right w:w="110" w:type="dxa"/>
            </w:tcMar>
            <w:vAlign w:val="center"/>
          </w:tcPr>
          <w:p w14:paraId="3433C1B0" w14:textId="77777777" w:rsidR="0095094A" w:rsidRPr="00BB00BA" w:rsidRDefault="007B5EA1">
            <w:pPr>
              <w:spacing w:after="10" w:line="258" w:lineRule="auto"/>
              <w:rPr>
                <w:rFonts w:ascii="Aptos" w:hAnsi="Aptos"/>
                <w:sz w:val="17"/>
                <w:rPrChange w:id="4158" w:author="Microsoft Word" w:date="2026-09-09T14:54:00Z" w16du:dateUtc="2026-09-09T13:54:00Z">
                  <w:rPr/>
                </w:rPrChange>
              </w:rPr>
            </w:pPr>
            <w:r w:rsidRPr="00BB00BA">
              <w:rPr>
                <w:rFonts w:ascii="Aptos" w:hAnsi="Aptos"/>
                <w:sz w:val="17"/>
                <w:rPrChange w:id="4159" w:author="Microsoft Word" w:date="2026-09-09T14:54:00Z" w16du:dateUtc="2026-09-09T13:54:00Z">
                  <w:rPr>
                    <w:sz w:val="18"/>
                    <w:szCs w:val="18"/>
                  </w:rPr>
                </w:rPrChange>
              </w:rPr>
              <w:t>A pattern that keeps a large payload in storage and passes a reference on the message.</w:t>
            </w:r>
          </w:p>
        </w:tc>
      </w:tr>
      <w:tr w:rsidR="0095094A" w14:paraId="45365A2B" w14:textId="77777777">
        <w:tc>
          <w:tcPr>
            <w:tcW w:w="2200" w:type="dxa"/>
            <w:shd w:val="clear" w:color="auto" w:fill="F4F6FA"/>
            <w:tcMar>
              <w:top w:w="70" w:type="dxa"/>
              <w:left w:w="110" w:type="dxa"/>
              <w:bottom w:w="70" w:type="dxa"/>
              <w:right w:w="110" w:type="dxa"/>
            </w:tcMar>
            <w:vAlign w:val="center"/>
          </w:tcPr>
          <w:p w14:paraId="7998BDA3" w14:textId="77777777" w:rsidR="0095094A" w:rsidRPr="00BB00BA" w:rsidRDefault="007B5EA1">
            <w:pPr>
              <w:spacing w:after="10" w:line="258" w:lineRule="auto"/>
              <w:rPr>
                <w:rFonts w:ascii="Aptos" w:hAnsi="Aptos"/>
                <w:sz w:val="17"/>
                <w:rPrChange w:id="4160" w:author="Microsoft Word" w:date="2026-09-09T14:54:00Z" w16du:dateUtc="2026-09-09T13:54:00Z">
                  <w:rPr/>
                </w:rPrChange>
              </w:rPr>
            </w:pPr>
            <w:r w:rsidRPr="00BB00BA">
              <w:rPr>
                <w:rFonts w:ascii="Aptos" w:hAnsi="Aptos"/>
                <w:sz w:val="17"/>
                <w:rPrChange w:id="4161" w:author="Microsoft Word" w:date="2026-09-09T14:54:00Z" w16du:dateUtc="2026-09-09T13:54:00Z">
                  <w:rPr>
                    <w:sz w:val="18"/>
                    <w:szCs w:val="18"/>
                  </w:rPr>
                </w:rPrChange>
              </w:rPr>
              <w:t>Idempotency</w:t>
            </w:r>
          </w:p>
        </w:tc>
        <w:tc>
          <w:tcPr>
            <w:tcW w:w="7160" w:type="dxa"/>
            <w:shd w:val="clear" w:color="auto" w:fill="F4F6FA"/>
            <w:tcMar>
              <w:top w:w="70" w:type="dxa"/>
              <w:left w:w="110" w:type="dxa"/>
              <w:bottom w:w="70" w:type="dxa"/>
              <w:right w:w="110" w:type="dxa"/>
            </w:tcMar>
            <w:vAlign w:val="center"/>
          </w:tcPr>
          <w:p w14:paraId="73B01584" w14:textId="77777777" w:rsidR="0095094A" w:rsidRPr="00BB00BA" w:rsidRDefault="007B5EA1">
            <w:pPr>
              <w:spacing w:after="10" w:line="258" w:lineRule="auto"/>
              <w:rPr>
                <w:rFonts w:ascii="Aptos" w:hAnsi="Aptos"/>
                <w:sz w:val="17"/>
                <w:rPrChange w:id="4162" w:author="Microsoft Word" w:date="2026-09-09T14:54:00Z" w16du:dateUtc="2026-09-09T13:54:00Z">
                  <w:rPr/>
                </w:rPrChange>
              </w:rPr>
            </w:pPr>
            <w:r w:rsidRPr="00BB00BA">
              <w:rPr>
                <w:rFonts w:ascii="Aptos" w:hAnsi="Aptos"/>
                <w:sz w:val="17"/>
                <w:rPrChange w:id="4163" w:author="Microsoft Word" w:date="2026-09-09T14:54:00Z" w16du:dateUtc="2026-09-09T13:54:00Z">
                  <w:rPr>
                    <w:sz w:val="18"/>
                    <w:szCs w:val="18"/>
                  </w:rPr>
                </w:rPrChange>
              </w:rPr>
              <w:t>The property that applying the same message more than once has no additional effect.</w:t>
            </w:r>
          </w:p>
        </w:tc>
      </w:tr>
      <w:tr w:rsidR="0095094A" w14:paraId="19044AB9" w14:textId="77777777">
        <w:tc>
          <w:tcPr>
            <w:tcW w:w="2200" w:type="dxa"/>
            <w:shd w:val="clear" w:color="auto" w:fill="FFFFFF"/>
            <w:tcMar>
              <w:top w:w="70" w:type="dxa"/>
              <w:left w:w="110" w:type="dxa"/>
              <w:bottom w:w="70" w:type="dxa"/>
              <w:right w:w="110" w:type="dxa"/>
            </w:tcMar>
            <w:vAlign w:val="center"/>
          </w:tcPr>
          <w:p w14:paraId="512E0F24" w14:textId="77777777" w:rsidR="0095094A" w:rsidRPr="00BB00BA" w:rsidRDefault="007B5EA1">
            <w:pPr>
              <w:spacing w:after="10" w:line="258" w:lineRule="auto"/>
              <w:rPr>
                <w:rFonts w:ascii="Aptos" w:hAnsi="Aptos"/>
                <w:sz w:val="17"/>
                <w:rPrChange w:id="4164" w:author="Microsoft Word" w:date="2026-09-09T14:54:00Z" w16du:dateUtc="2026-09-09T13:54:00Z">
                  <w:rPr/>
                </w:rPrChange>
              </w:rPr>
            </w:pPr>
            <w:r w:rsidRPr="00BB00BA">
              <w:rPr>
                <w:rFonts w:ascii="Aptos" w:hAnsi="Aptos"/>
                <w:sz w:val="17"/>
                <w:rPrChange w:id="4165" w:author="Microsoft Word" w:date="2026-09-09T14:54:00Z" w16du:dateUtc="2026-09-09T13:54:00Z">
                  <w:rPr>
                    <w:sz w:val="18"/>
                    <w:szCs w:val="18"/>
                  </w:rPr>
                </w:rPrChange>
              </w:rPr>
              <w:t>Bordereau</w:t>
            </w:r>
          </w:p>
        </w:tc>
        <w:tc>
          <w:tcPr>
            <w:tcW w:w="7160" w:type="dxa"/>
            <w:shd w:val="clear" w:color="auto" w:fill="FFFFFF"/>
            <w:tcMar>
              <w:top w:w="70" w:type="dxa"/>
              <w:left w:w="110" w:type="dxa"/>
              <w:bottom w:w="70" w:type="dxa"/>
              <w:right w:w="110" w:type="dxa"/>
            </w:tcMar>
            <w:vAlign w:val="center"/>
          </w:tcPr>
          <w:p w14:paraId="6F07CB04" w14:textId="1E9AC04F" w:rsidR="0095094A" w:rsidRPr="00BB00BA" w:rsidRDefault="007B5EA1">
            <w:pPr>
              <w:spacing w:after="10" w:line="258" w:lineRule="auto"/>
              <w:rPr>
                <w:rFonts w:ascii="Aptos" w:hAnsi="Aptos"/>
                <w:sz w:val="17"/>
                <w:rPrChange w:id="4166" w:author="Microsoft Word" w:date="2026-09-09T14:54:00Z" w16du:dateUtc="2026-09-09T13:54:00Z">
                  <w:rPr/>
                </w:rPrChange>
              </w:rPr>
            </w:pPr>
            <w:r w:rsidRPr="00BB00BA">
              <w:rPr>
                <w:rFonts w:ascii="Aptos" w:hAnsi="Aptos"/>
                <w:sz w:val="17"/>
                <w:rPrChange w:id="4167" w:author="Microsoft Word" w:date="2026-09-09T14:54:00Z" w16du:dateUtc="2026-09-09T13:54:00Z">
                  <w:rPr>
                    <w:sz w:val="18"/>
                    <w:szCs w:val="18"/>
                  </w:rPr>
                </w:rPrChange>
              </w:rPr>
              <w:t xml:space="preserve">A delegated-authority premium or claims report provided by a </w:t>
            </w:r>
            <w:r w:rsidR="00E04D03" w:rsidRPr="00BB00BA">
              <w:rPr>
                <w:rFonts w:ascii="Aptos" w:hAnsi="Aptos"/>
                <w:sz w:val="17"/>
                <w:rPrChange w:id="4168" w:author="Microsoft Word" w:date="2026-09-09T14:54:00Z" w16du:dateUtc="2026-09-09T13:54:00Z">
                  <w:rPr>
                    <w:sz w:val="18"/>
                    <w:szCs w:val="18"/>
                  </w:rPr>
                </w:rPrChange>
              </w:rPr>
              <w:t>cover holder</w:t>
            </w:r>
            <w:r w:rsidRPr="00BB00BA">
              <w:rPr>
                <w:rFonts w:ascii="Aptos" w:hAnsi="Aptos"/>
                <w:sz w:val="17"/>
                <w:rPrChange w:id="4169" w:author="Microsoft Word" w:date="2026-09-09T14:54:00Z" w16du:dateUtc="2026-09-09T13:54:00Z">
                  <w:rPr>
                    <w:sz w:val="18"/>
                    <w:szCs w:val="18"/>
                  </w:rPr>
                </w:rPrChange>
              </w:rPr>
              <w:t>.</w:t>
            </w:r>
          </w:p>
        </w:tc>
      </w:tr>
      <w:tr w:rsidR="0095094A" w14:paraId="33D25B0F" w14:textId="77777777">
        <w:tc>
          <w:tcPr>
            <w:tcW w:w="2200" w:type="dxa"/>
            <w:shd w:val="clear" w:color="auto" w:fill="F4F6FA"/>
            <w:tcMar>
              <w:top w:w="70" w:type="dxa"/>
              <w:left w:w="110" w:type="dxa"/>
              <w:bottom w:w="70" w:type="dxa"/>
              <w:right w:w="110" w:type="dxa"/>
            </w:tcMar>
            <w:vAlign w:val="center"/>
          </w:tcPr>
          <w:p w14:paraId="54B34ED5" w14:textId="77777777" w:rsidR="0095094A" w:rsidRPr="00BB00BA" w:rsidRDefault="007B5EA1">
            <w:pPr>
              <w:spacing w:after="10" w:line="258" w:lineRule="auto"/>
              <w:rPr>
                <w:rFonts w:ascii="Aptos" w:hAnsi="Aptos"/>
                <w:sz w:val="17"/>
                <w:rPrChange w:id="4170" w:author="Microsoft Word" w:date="2026-09-09T14:54:00Z" w16du:dateUtc="2026-09-09T13:54:00Z">
                  <w:rPr/>
                </w:rPrChange>
              </w:rPr>
            </w:pPr>
            <w:r w:rsidRPr="00BB00BA">
              <w:rPr>
                <w:rFonts w:ascii="Aptos" w:hAnsi="Aptos"/>
                <w:sz w:val="17"/>
                <w:rPrChange w:id="4171" w:author="Microsoft Word" w:date="2026-09-09T14:54:00Z" w16du:dateUtc="2026-09-09T13:54:00Z">
                  <w:rPr>
                    <w:sz w:val="18"/>
                    <w:szCs w:val="18"/>
                  </w:rPr>
                </w:rPrChange>
              </w:rPr>
              <w:t>TDA</w:t>
            </w:r>
          </w:p>
        </w:tc>
        <w:tc>
          <w:tcPr>
            <w:tcW w:w="7160" w:type="dxa"/>
            <w:shd w:val="clear" w:color="auto" w:fill="F4F6FA"/>
            <w:tcMar>
              <w:top w:w="70" w:type="dxa"/>
              <w:left w:w="110" w:type="dxa"/>
              <w:bottom w:w="70" w:type="dxa"/>
              <w:right w:w="110" w:type="dxa"/>
            </w:tcMar>
            <w:vAlign w:val="center"/>
          </w:tcPr>
          <w:p w14:paraId="7DE420FC" w14:textId="77777777" w:rsidR="0095094A" w:rsidRPr="00BB00BA" w:rsidRDefault="007B5EA1">
            <w:pPr>
              <w:spacing w:after="10" w:line="258" w:lineRule="auto"/>
              <w:rPr>
                <w:rFonts w:ascii="Aptos" w:hAnsi="Aptos"/>
                <w:sz w:val="17"/>
                <w:rPrChange w:id="4172" w:author="Microsoft Word" w:date="2026-09-09T14:54:00Z" w16du:dateUtc="2026-09-09T13:54:00Z">
                  <w:rPr/>
                </w:rPrChange>
              </w:rPr>
            </w:pPr>
            <w:r w:rsidRPr="00BB00BA">
              <w:rPr>
                <w:rFonts w:ascii="Aptos" w:hAnsi="Aptos"/>
                <w:sz w:val="17"/>
                <w:rPrChange w:id="4173" w:author="Microsoft Word" w:date="2026-09-09T14:54:00Z" w16du:dateUtc="2026-09-09T13:54:00Z">
                  <w:rPr>
                    <w:sz w:val="18"/>
                    <w:szCs w:val="18"/>
                  </w:rPr>
                </w:rPrChange>
              </w:rPr>
              <w:t>Technical Design Authority.</w:t>
            </w:r>
          </w:p>
        </w:tc>
      </w:tr>
      <w:tr w:rsidR="0095094A" w14:paraId="5E2940B8" w14:textId="77777777">
        <w:tc>
          <w:tcPr>
            <w:tcW w:w="2200" w:type="dxa"/>
            <w:shd w:val="clear" w:color="auto" w:fill="FFFFFF"/>
            <w:tcMar>
              <w:top w:w="70" w:type="dxa"/>
              <w:left w:w="110" w:type="dxa"/>
              <w:bottom w:w="70" w:type="dxa"/>
              <w:right w:w="110" w:type="dxa"/>
            </w:tcMar>
            <w:vAlign w:val="center"/>
          </w:tcPr>
          <w:p w14:paraId="27FC1D80" w14:textId="77777777" w:rsidR="0095094A" w:rsidRPr="00BB00BA" w:rsidRDefault="007B5EA1">
            <w:pPr>
              <w:spacing w:after="10" w:line="258" w:lineRule="auto"/>
              <w:rPr>
                <w:rFonts w:ascii="Aptos" w:hAnsi="Aptos"/>
                <w:sz w:val="17"/>
                <w:rPrChange w:id="4174" w:author="Microsoft Word" w:date="2026-09-09T14:54:00Z" w16du:dateUtc="2026-09-09T13:54:00Z">
                  <w:rPr/>
                </w:rPrChange>
              </w:rPr>
            </w:pPr>
            <w:r w:rsidRPr="00BB00BA">
              <w:rPr>
                <w:rFonts w:ascii="Aptos" w:hAnsi="Aptos"/>
                <w:sz w:val="17"/>
                <w:rPrChange w:id="4175" w:author="Microsoft Word" w:date="2026-09-09T14:54:00Z" w16du:dateUtc="2026-09-09T13:54:00Z">
                  <w:rPr>
                    <w:sz w:val="18"/>
                    <w:szCs w:val="18"/>
                  </w:rPr>
                </w:rPrChange>
              </w:rPr>
              <w:t>MoM</w:t>
            </w:r>
          </w:p>
        </w:tc>
        <w:tc>
          <w:tcPr>
            <w:tcW w:w="7160" w:type="dxa"/>
            <w:shd w:val="clear" w:color="auto" w:fill="FFFFFF"/>
            <w:tcMar>
              <w:top w:w="70" w:type="dxa"/>
              <w:left w:w="110" w:type="dxa"/>
              <w:bottom w:w="70" w:type="dxa"/>
              <w:right w:w="110" w:type="dxa"/>
            </w:tcMar>
            <w:vAlign w:val="center"/>
          </w:tcPr>
          <w:p w14:paraId="0E04832E" w14:textId="77777777" w:rsidR="0095094A" w:rsidRPr="00BB00BA" w:rsidRDefault="007B5EA1">
            <w:pPr>
              <w:spacing w:after="10" w:line="258" w:lineRule="auto"/>
              <w:rPr>
                <w:rFonts w:ascii="Aptos" w:hAnsi="Aptos"/>
                <w:sz w:val="17"/>
                <w:rPrChange w:id="4176" w:author="Microsoft Word" w:date="2026-09-09T14:54:00Z" w16du:dateUtc="2026-09-09T13:54:00Z">
                  <w:rPr/>
                </w:rPrChange>
              </w:rPr>
            </w:pPr>
            <w:r w:rsidRPr="00BB00BA">
              <w:rPr>
                <w:rFonts w:ascii="Aptos" w:hAnsi="Aptos"/>
                <w:sz w:val="17"/>
                <w:rPrChange w:id="4177" w:author="Microsoft Word" w:date="2026-09-09T14:54:00Z" w16du:dateUtc="2026-09-09T13:54:00Z">
                  <w:rPr>
                    <w:sz w:val="18"/>
                    <w:szCs w:val="18"/>
                  </w:rPr>
                </w:rPrChange>
              </w:rPr>
              <w:t>Minutes of meeting.</w:t>
            </w:r>
          </w:p>
        </w:tc>
      </w:tr>
    </w:tbl>
    <w:p w14:paraId="1D2DD3FB" w14:textId="2F99184C" w:rsidR="0095094A" w:rsidRPr="00C97173" w:rsidRDefault="00C97173">
      <w:pPr>
        <w:pStyle w:val="Heading1"/>
        <w:rPr>
          <w:sz w:val="36"/>
          <w:rPrChange w:id="4178" w:author="Microsoft Word" w:date="2026-09-09T14:54:00Z" w16du:dateUtc="2026-09-09T13:54:00Z">
            <w:rPr/>
          </w:rPrChange>
        </w:rPr>
        <w:pPrChange w:id="4179" w:author="Joycell Sundararaj - Chaucer" w:date="2026-09-08T15:55:00Z" w16du:dateUtc="2026-09-08T14:55:00Z">
          <w:pPr/>
        </w:pPrChange>
      </w:pPr>
      <w:bookmarkStart w:id="4180" w:name="_Toc239852401"/>
      <w:del w:id="4181" w:author="Microsoft Word" w:date="2026-09-09T14:02:00Z" w16du:dateUtc="2026-09-09T13:02:00Z">
        <w:r>
          <w:rPr>
            <w:sz w:val="36"/>
            <w:szCs w:val="36"/>
          </w:rPr>
          <w:delText>14</w:delText>
        </w:r>
      </w:del>
      <w:bookmarkStart w:id="4182" w:name="_Toc239899924"/>
      <w:ins w:id="4183" w:author="Microsoft Word" w:date="2026-09-09T14:02:00Z" w16du:dateUtc="2026-09-09T13:02:00Z">
        <w:r w:rsidR="006F419D" w:rsidRPr="006F419D">
          <w:t>1</w:t>
        </w:r>
      </w:ins>
      <w:r w:rsidR="00AF6701">
        <w:t>4</w:t>
      </w:r>
      <w:r w:rsidR="007B5EA1" w:rsidRPr="00C97173">
        <w:rPr>
          <w:sz w:val="36"/>
          <w:rPrChange w:id="4184" w:author="Microsoft Word" w:date="2026-09-09T14:02:00Z" w16du:dateUtc="2026-09-09T13:02:00Z">
            <w:rPr/>
          </w:rPrChange>
        </w:rPr>
        <w:t>.</w:t>
      </w:r>
      <w:r w:rsidR="007B5EA1" w:rsidRPr="00C97173">
        <w:rPr>
          <w:sz w:val="36"/>
          <w:rPrChange w:id="4185" w:author="Microsoft Word" w:date="2026-09-09T14:54:00Z" w16du:dateUtc="2026-09-09T13:54:00Z">
            <w:rPr/>
          </w:rPrChange>
        </w:rPr>
        <w:t xml:space="preserve"> Cross-Reference and Traceability</w:t>
      </w:r>
      <w:bookmarkEnd w:id="4180"/>
      <w:bookmarkEnd w:id="4182"/>
    </w:p>
    <w:p w14:paraId="0229F710" w14:textId="739364A5" w:rsidR="0095094A" w:rsidRPr="000D1E23" w:rsidRDefault="00C97173">
      <w:pPr>
        <w:pStyle w:val="Heading2"/>
        <w:rPr>
          <w:rFonts w:ascii="Calibri heading" w:hAnsi="Calibri heading"/>
          <w:b/>
          <w:color w:val="2E5496"/>
          <w:sz w:val="28"/>
          <w:lang w:val="en-US"/>
          <w:rPrChange w:id="4186" w:author="Microsoft Word" w:date="2026-09-09T14:54:00Z" w16du:dateUtc="2026-09-09T13:54:00Z">
            <w:rPr/>
          </w:rPrChange>
        </w:rPr>
      </w:pPr>
      <w:bookmarkStart w:id="4187" w:name="_Toc239852402"/>
      <w:del w:id="4188" w:author="Microsoft Word" w:date="2026-09-09T14:02:00Z" w16du:dateUtc="2026-09-09T13:02:00Z">
        <w:r w:rsidRPr="00AF6701">
          <w:rPr>
            <w:rFonts w:ascii="Calibri heading" w:hAnsi="Calibri heading"/>
            <w:b/>
            <w:color w:val="2E5496"/>
            <w:sz w:val="28"/>
            <w:lang w:val="en-US"/>
          </w:rPr>
          <w:delText>14</w:delText>
        </w:r>
      </w:del>
      <w:bookmarkStart w:id="4189" w:name="_Toc239899925"/>
      <w:ins w:id="4190" w:author="Microsoft Word" w:date="2026-09-09T14:02:00Z" w16du:dateUtc="2026-09-09T13:02:00Z">
        <w:r w:rsidR="006F419D" w:rsidRPr="00AF6701">
          <w:rPr>
            <w:rFonts w:ascii="Calibri heading" w:hAnsi="Calibri heading"/>
            <w:b/>
            <w:color w:val="2E5496"/>
            <w:sz w:val="28"/>
            <w:lang w:val="en-US"/>
          </w:rPr>
          <w:t>1</w:t>
        </w:r>
      </w:ins>
      <w:r w:rsidR="00AF6701" w:rsidRPr="00AF6701">
        <w:rPr>
          <w:rFonts w:ascii="Calibri heading" w:hAnsi="Calibri heading"/>
          <w:b/>
          <w:color w:val="2E5496"/>
          <w:sz w:val="28"/>
          <w:lang w:val="en-US"/>
        </w:rPr>
        <w:t>4</w:t>
      </w:r>
      <w:r w:rsidR="007B5EA1" w:rsidRPr="000D1E23">
        <w:rPr>
          <w:rFonts w:ascii="Calibri heading" w:hAnsi="Calibri heading"/>
          <w:b/>
          <w:color w:val="2E5496"/>
          <w:sz w:val="28"/>
          <w:lang w:val="en-US"/>
          <w:rPrChange w:id="4191" w:author="Microsoft Word" w:date="2026-09-09T14:54:00Z" w16du:dateUtc="2026-09-09T13:54:00Z">
            <w:rPr/>
          </w:rPrChange>
        </w:rPr>
        <w:t xml:space="preserve">.1 Pattern </w:t>
      </w:r>
      <w:r w:rsidR="00474EC5" w:rsidRPr="000D1E23">
        <w:rPr>
          <w:rFonts w:ascii="Calibri heading" w:hAnsi="Calibri heading"/>
          <w:b/>
          <w:color w:val="2E5496"/>
          <w:sz w:val="28"/>
          <w:lang w:val="en-US"/>
          <w:rPrChange w:id="4192" w:author="Microsoft Word" w:date="2026-09-09T14:54:00Z" w16du:dateUtc="2026-09-09T13:54:00Z">
            <w:rPr/>
          </w:rPrChange>
        </w:rPr>
        <w:t>Grouping</w:t>
      </w:r>
      <w:bookmarkEnd w:id="4187"/>
      <w:bookmarkEnd w:id="4189"/>
    </w:p>
    <w:p w14:paraId="1EF7E11A" w14:textId="77777777" w:rsidR="0095094A" w:rsidRPr="00BB00BA" w:rsidRDefault="007B5EA1">
      <w:pPr>
        <w:spacing w:after="120" w:line="278" w:lineRule="auto"/>
        <w:rPr>
          <w:rFonts w:ascii="Aptos" w:hAnsi="Aptos"/>
          <w:sz w:val="18"/>
          <w:rPrChange w:id="4193" w:author="Microsoft Word" w:date="2026-09-09T14:54:00Z" w16du:dateUtc="2026-09-09T13:54:00Z">
            <w:rPr/>
          </w:rPrChange>
        </w:rPr>
      </w:pPr>
      <w:r w:rsidRPr="00BB00BA">
        <w:rPr>
          <w:rFonts w:ascii="Aptos" w:hAnsi="Aptos"/>
          <w:sz w:val="18"/>
          <w:rPrChange w:id="4194" w:author="Microsoft Word" w:date="2026-09-09T14:54:00Z" w16du:dateUtc="2026-09-09T13:54:00Z">
            <w:rPr/>
          </w:rPrChange>
        </w:rPr>
        <w:t>The catalogue groups patterns by interaction style. The table maps each group to its section and the primary Azure services.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689"/>
        <w:gridCol w:w="2409"/>
        <w:gridCol w:w="4262"/>
      </w:tblGrid>
      <w:tr w:rsidR="0095094A" w14:paraId="69333DA4" w14:textId="77777777" w:rsidTr="0057336A">
        <w:trPr>
          <w:tblHeader/>
        </w:trPr>
        <w:tc>
          <w:tcPr>
            <w:tcW w:w="2689" w:type="dxa"/>
            <w:shd w:val="clear" w:color="auto" w:fill="24446E"/>
            <w:tcMar>
              <w:top w:w="70" w:type="dxa"/>
              <w:left w:w="110" w:type="dxa"/>
              <w:bottom w:w="70" w:type="dxa"/>
              <w:right w:w="110" w:type="dxa"/>
            </w:tcMar>
          </w:tcPr>
          <w:p w14:paraId="26837672" w14:textId="77777777" w:rsidR="0095094A" w:rsidRPr="00BB00BA" w:rsidRDefault="007B5EA1">
            <w:pPr>
              <w:rPr>
                <w:rFonts w:ascii="Aptos" w:hAnsi="Aptos"/>
                <w:sz w:val="17"/>
                <w:rPrChange w:id="4195" w:author="Microsoft Word" w:date="2026-09-09T14:54:00Z" w16du:dateUtc="2026-09-09T13:54:00Z">
                  <w:rPr/>
                </w:rPrChange>
              </w:rPr>
            </w:pPr>
            <w:r w:rsidRPr="00BB00BA">
              <w:rPr>
                <w:rFonts w:ascii="Aptos" w:hAnsi="Aptos"/>
                <w:b/>
                <w:color w:val="FFFFFF"/>
                <w:sz w:val="17"/>
                <w:rPrChange w:id="4196" w:author="Microsoft Word" w:date="2026-09-09T14:54:00Z" w16du:dateUtc="2026-09-09T13:54:00Z">
                  <w:rPr>
                    <w:b/>
                    <w:bCs/>
                    <w:color w:val="FFFFFF"/>
                    <w:sz w:val="18"/>
                    <w:szCs w:val="18"/>
                  </w:rPr>
                </w:rPrChange>
              </w:rPr>
              <w:t>Group</w:t>
            </w:r>
          </w:p>
        </w:tc>
        <w:tc>
          <w:tcPr>
            <w:tcW w:w="2409" w:type="dxa"/>
            <w:shd w:val="clear" w:color="auto" w:fill="24446E"/>
            <w:tcMar>
              <w:top w:w="70" w:type="dxa"/>
              <w:left w:w="110" w:type="dxa"/>
              <w:bottom w:w="70" w:type="dxa"/>
              <w:right w:w="110" w:type="dxa"/>
            </w:tcMar>
          </w:tcPr>
          <w:p w14:paraId="1C63AF49" w14:textId="77777777" w:rsidR="0095094A" w:rsidRPr="00BB00BA" w:rsidRDefault="007B5EA1">
            <w:pPr>
              <w:rPr>
                <w:rFonts w:ascii="Aptos" w:hAnsi="Aptos"/>
                <w:sz w:val="17"/>
                <w:rPrChange w:id="4197" w:author="Microsoft Word" w:date="2026-09-09T14:54:00Z" w16du:dateUtc="2026-09-09T13:54:00Z">
                  <w:rPr/>
                </w:rPrChange>
              </w:rPr>
            </w:pPr>
            <w:r w:rsidRPr="00BB00BA">
              <w:rPr>
                <w:rFonts w:ascii="Aptos" w:hAnsi="Aptos"/>
                <w:b/>
                <w:color w:val="FFFFFF"/>
                <w:sz w:val="17"/>
                <w:rPrChange w:id="4198" w:author="Microsoft Word" w:date="2026-09-09T14:54:00Z" w16du:dateUtc="2026-09-09T13:54:00Z">
                  <w:rPr>
                    <w:b/>
                    <w:bCs/>
                    <w:color w:val="FFFFFF"/>
                    <w:sz w:val="18"/>
                    <w:szCs w:val="18"/>
                  </w:rPr>
                </w:rPrChange>
              </w:rPr>
              <w:t>Section</w:t>
            </w:r>
          </w:p>
        </w:tc>
        <w:tc>
          <w:tcPr>
            <w:tcW w:w="4262" w:type="dxa"/>
            <w:shd w:val="clear" w:color="auto" w:fill="24446E"/>
            <w:tcMar>
              <w:top w:w="70" w:type="dxa"/>
              <w:left w:w="110" w:type="dxa"/>
              <w:bottom w:w="70" w:type="dxa"/>
              <w:right w:w="110" w:type="dxa"/>
            </w:tcMar>
          </w:tcPr>
          <w:p w14:paraId="37483C04" w14:textId="77777777" w:rsidR="0095094A" w:rsidRPr="00BB00BA" w:rsidRDefault="007B5EA1">
            <w:pPr>
              <w:rPr>
                <w:rFonts w:ascii="Aptos" w:hAnsi="Aptos"/>
                <w:sz w:val="17"/>
                <w:rPrChange w:id="4199" w:author="Microsoft Word" w:date="2026-09-09T14:54:00Z" w16du:dateUtc="2026-09-09T13:54:00Z">
                  <w:rPr/>
                </w:rPrChange>
              </w:rPr>
            </w:pPr>
            <w:r w:rsidRPr="00BB00BA">
              <w:rPr>
                <w:rFonts w:ascii="Aptos" w:hAnsi="Aptos"/>
                <w:b/>
                <w:color w:val="FFFFFF"/>
                <w:sz w:val="17"/>
                <w:rPrChange w:id="4200" w:author="Microsoft Word" w:date="2026-09-09T14:54:00Z" w16du:dateUtc="2026-09-09T13:54:00Z">
                  <w:rPr>
                    <w:b/>
                    <w:bCs/>
                    <w:color w:val="FFFFFF"/>
                    <w:sz w:val="18"/>
                    <w:szCs w:val="18"/>
                  </w:rPr>
                </w:rPrChange>
              </w:rPr>
              <w:t>Primary services</w:t>
            </w:r>
          </w:p>
        </w:tc>
      </w:tr>
      <w:tr w:rsidR="0095094A" w14:paraId="26B285C2" w14:textId="77777777" w:rsidTr="0057336A">
        <w:tc>
          <w:tcPr>
            <w:tcW w:w="2689" w:type="dxa"/>
            <w:shd w:val="clear" w:color="auto" w:fill="FFFFFF"/>
            <w:tcMar>
              <w:top w:w="70" w:type="dxa"/>
              <w:left w:w="110" w:type="dxa"/>
              <w:bottom w:w="70" w:type="dxa"/>
              <w:right w:w="110" w:type="dxa"/>
            </w:tcMar>
            <w:vAlign w:val="center"/>
          </w:tcPr>
          <w:p w14:paraId="6DD0B4C3" w14:textId="77777777" w:rsidR="0095094A" w:rsidRPr="00BB00BA" w:rsidRDefault="007B5EA1">
            <w:pPr>
              <w:spacing w:after="10" w:line="258" w:lineRule="auto"/>
              <w:rPr>
                <w:rFonts w:ascii="Aptos" w:hAnsi="Aptos"/>
                <w:sz w:val="17"/>
                <w:rPrChange w:id="4201" w:author="Microsoft Word" w:date="2026-09-09T14:54:00Z" w16du:dateUtc="2026-09-09T13:54:00Z">
                  <w:rPr/>
                </w:rPrChange>
              </w:rPr>
            </w:pPr>
            <w:r w:rsidRPr="00BB00BA">
              <w:rPr>
                <w:rFonts w:ascii="Aptos" w:hAnsi="Aptos"/>
                <w:sz w:val="17"/>
                <w:rPrChange w:id="4202" w:author="Microsoft Word" w:date="2026-09-09T14:54:00Z" w16du:dateUtc="2026-09-09T13:54:00Z">
                  <w:rPr>
                    <w:sz w:val="18"/>
                    <w:szCs w:val="18"/>
                  </w:rPr>
                </w:rPrChange>
              </w:rPr>
              <w:t>API patterns</w:t>
            </w:r>
          </w:p>
        </w:tc>
        <w:tc>
          <w:tcPr>
            <w:tcW w:w="2409" w:type="dxa"/>
            <w:shd w:val="clear" w:color="auto" w:fill="FFFFFF"/>
            <w:tcMar>
              <w:top w:w="70" w:type="dxa"/>
              <w:left w:w="110" w:type="dxa"/>
              <w:bottom w:w="70" w:type="dxa"/>
              <w:right w:w="110" w:type="dxa"/>
            </w:tcMar>
            <w:vAlign w:val="center"/>
          </w:tcPr>
          <w:p w14:paraId="7AB3842A" w14:textId="77777777" w:rsidR="0095094A" w:rsidRPr="00BB00BA" w:rsidRDefault="007B5EA1">
            <w:pPr>
              <w:spacing w:after="10" w:line="258" w:lineRule="auto"/>
              <w:rPr>
                <w:rFonts w:ascii="Aptos" w:hAnsi="Aptos"/>
                <w:sz w:val="17"/>
                <w:rPrChange w:id="4203" w:author="Microsoft Word" w:date="2026-09-09T14:54:00Z" w16du:dateUtc="2026-09-09T13:54:00Z">
                  <w:rPr/>
                </w:rPrChange>
              </w:rPr>
            </w:pPr>
            <w:r w:rsidRPr="00BB00BA">
              <w:rPr>
                <w:rFonts w:ascii="Aptos" w:hAnsi="Aptos"/>
                <w:sz w:val="17"/>
                <w:rPrChange w:id="4204" w:author="Microsoft Word" w:date="2026-09-09T14:54:00Z" w16du:dateUtc="2026-09-09T13:54:00Z">
                  <w:rPr>
                    <w:sz w:val="18"/>
                    <w:szCs w:val="18"/>
                  </w:rPr>
                </w:rPrChange>
              </w:rPr>
              <w:t>8.3 (SFINT1 to SFINT4)</w:t>
            </w:r>
          </w:p>
        </w:tc>
        <w:tc>
          <w:tcPr>
            <w:tcW w:w="4262" w:type="dxa"/>
            <w:shd w:val="clear" w:color="auto" w:fill="FFFFFF"/>
            <w:tcMar>
              <w:top w:w="70" w:type="dxa"/>
              <w:left w:w="110" w:type="dxa"/>
              <w:bottom w:w="70" w:type="dxa"/>
              <w:right w:w="110" w:type="dxa"/>
            </w:tcMar>
            <w:vAlign w:val="center"/>
          </w:tcPr>
          <w:p w14:paraId="53E22BAE" w14:textId="77777777" w:rsidR="0095094A" w:rsidRPr="00BB00BA" w:rsidRDefault="007B5EA1">
            <w:pPr>
              <w:spacing w:after="10" w:line="258" w:lineRule="auto"/>
              <w:rPr>
                <w:rFonts w:ascii="Aptos" w:hAnsi="Aptos"/>
                <w:sz w:val="17"/>
                <w:rPrChange w:id="4205" w:author="Microsoft Word" w:date="2026-09-09T14:54:00Z" w16du:dateUtc="2026-09-09T13:54:00Z">
                  <w:rPr/>
                </w:rPrChange>
              </w:rPr>
            </w:pPr>
            <w:r w:rsidRPr="00BB00BA">
              <w:rPr>
                <w:rFonts w:ascii="Aptos" w:hAnsi="Aptos"/>
                <w:sz w:val="17"/>
                <w:rPrChange w:id="4206" w:author="Microsoft Word" w:date="2026-09-09T14:54:00Z" w16du:dateUtc="2026-09-09T13:54:00Z">
                  <w:rPr>
                    <w:sz w:val="18"/>
                    <w:szCs w:val="18"/>
                  </w:rPr>
                </w:rPrChange>
              </w:rPr>
              <w:t>API Management, Functions</w:t>
            </w:r>
          </w:p>
        </w:tc>
      </w:tr>
      <w:tr w:rsidR="0095094A" w14:paraId="21CB3551" w14:textId="77777777" w:rsidTr="0057336A">
        <w:tc>
          <w:tcPr>
            <w:tcW w:w="2689" w:type="dxa"/>
            <w:shd w:val="clear" w:color="auto" w:fill="F4F6FA"/>
            <w:tcMar>
              <w:top w:w="70" w:type="dxa"/>
              <w:left w:w="110" w:type="dxa"/>
              <w:bottom w:w="70" w:type="dxa"/>
              <w:right w:w="110" w:type="dxa"/>
            </w:tcMar>
            <w:vAlign w:val="center"/>
          </w:tcPr>
          <w:p w14:paraId="29C22B42" w14:textId="77777777" w:rsidR="0095094A" w:rsidRPr="00BB00BA" w:rsidRDefault="007B5EA1">
            <w:pPr>
              <w:spacing w:after="10" w:line="258" w:lineRule="auto"/>
              <w:rPr>
                <w:rFonts w:ascii="Aptos" w:hAnsi="Aptos"/>
                <w:sz w:val="17"/>
                <w:rPrChange w:id="4207" w:author="Microsoft Word" w:date="2026-09-09T14:54:00Z" w16du:dateUtc="2026-09-09T13:54:00Z">
                  <w:rPr/>
                </w:rPrChange>
              </w:rPr>
            </w:pPr>
            <w:r w:rsidRPr="00BB00BA">
              <w:rPr>
                <w:rFonts w:ascii="Aptos" w:hAnsi="Aptos"/>
                <w:sz w:val="17"/>
                <w:rPrChange w:id="4208" w:author="Microsoft Word" w:date="2026-09-09T14:54:00Z" w16du:dateUtc="2026-09-09T13:54:00Z">
                  <w:rPr>
                    <w:sz w:val="18"/>
                    <w:szCs w:val="18"/>
                  </w:rPr>
                </w:rPrChange>
              </w:rPr>
              <w:t>Messaging patterns</w:t>
            </w:r>
          </w:p>
        </w:tc>
        <w:tc>
          <w:tcPr>
            <w:tcW w:w="2409" w:type="dxa"/>
            <w:shd w:val="clear" w:color="auto" w:fill="F4F6FA"/>
            <w:tcMar>
              <w:top w:w="70" w:type="dxa"/>
              <w:left w:w="110" w:type="dxa"/>
              <w:bottom w:w="70" w:type="dxa"/>
              <w:right w:w="110" w:type="dxa"/>
            </w:tcMar>
            <w:vAlign w:val="center"/>
          </w:tcPr>
          <w:p w14:paraId="19025D45" w14:textId="77777777" w:rsidR="0095094A" w:rsidRPr="00BB00BA" w:rsidRDefault="007B5EA1">
            <w:pPr>
              <w:spacing w:after="10" w:line="258" w:lineRule="auto"/>
              <w:rPr>
                <w:rFonts w:ascii="Aptos" w:hAnsi="Aptos"/>
                <w:sz w:val="17"/>
                <w:rPrChange w:id="4209" w:author="Microsoft Word" w:date="2026-09-09T14:54:00Z" w16du:dateUtc="2026-09-09T13:54:00Z">
                  <w:rPr/>
                </w:rPrChange>
              </w:rPr>
            </w:pPr>
            <w:r w:rsidRPr="00BB00BA">
              <w:rPr>
                <w:rFonts w:ascii="Aptos" w:hAnsi="Aptos"/>
                <w:sz w:val="17"/>
                <w:rPrChange w:id="4210" w:author="Microsoft Word" w:date="2026-09-09T14:54:00Z" w16du:dateUtc="2026-09-09T13:54:00Z">
                  <w:rPr>
                    <w:sz w:val="18"/>
                    <w:szCs w:val="18"/>
                  </w:rPr>
                </w:rPrChange>
              </w:rPr>
              <w:t>8.4 (SFINT5 to SFINT10)</w:t>
            </w:r>
          </w:p>
        </w:tc>
        <w:tc>
          <w:tcPr>
            <w:tcW w:w="4262" w:type="dxa"/>
            <w:shd w:val="clear" w:color="auto" w:fill="F4F6FA"/>
            <w:tcMar>
              <w:top w:w="70" w:type="dxa"/>
              <w:left w:w="110" w:type="dxa"/>
              <w:bottom w:w="70" w:type="dxa"/>
              <w:right w:w="110" w:type="dxa"/>
            </w:tcMar>
            <w:vAlign w:val="center"/>
          </w:tcPr>
          <w:p w14:paraId="0AC0CED3" w14:textId="77777777" w:rsidR="0095094A" w:rsidRPr="00BB00BA" w:rsidRDefault="007B5EA1">
            <w:pPr>
              <w:spacing w:after="10" w:line="258" w:lineRule="auto"/>
              <w:rPr>
                <w:rFonts w:ascii="Aptos" w:hAnsi="Aptos"/>
                <w:sz w:val="17"/>
                <w:rPrChange w:id="4211" w:author="Microsoft Word" w:date="2026-09-09T14:54:00Z" w16du:dateUtc="2026-09-09T13:54:00Z">
                  <w:rPr/>
                </w:rPrChange>
              </w:rPr>
            </w:pPr>
            <w:r w:rsidRPr="00BB00BA">
              <w:rPr>
                <w:rFonts w:ascii="Aptos" w:hAnsi="Aptos"/>
                <w:sz w:val="17"/>
                <w:rPrChange w:id="4212" w:author="Microsoft Word" w:date="2026-09-09T14:54:00Z" w16du:dateUtc="2026-09-09T13:54:00Z">
                  <w:rPr>
                    <w:sz w:val="18"/>
                    <w:szCs w:val="18"/>
                  </w:rPr>
                </w:rPrChange>
              </w:rPr>
              <w:t>Service Bus, Functions</w:t>
            </w:r>
          </w:p>
        </w:tc>
      </w:tr>
      <w:tr w:rsidR="0095094A" w14:paraId="2F896995" w14:textId="77777777" w:rsidTr="0057336A">
        <w:tc>
          <w:tcPr>
            <w:tcW w:w="2689" w:type="dxa"/>
            <w:shd w:val="clear" w:color="auto" w:fill="FFFFFF"/>
            <w:tcMar>
              <w:top w:w="70" w:type="dxa"/>
              <w:left w:w="110" w:type="dxa"/>
              <w:bottom w:w="70" w:type="dxa"/>
              <w:right w:w="110" w:type="dxa"/>
            </w:tcMar>
            <w:vAlign w:val="center"/>
          </w:tcPr>
          <w:p w14:paraId="0BC934E7" w14:textId="77777777" w:rsidR="0095094A" w:rsidRPr="00BB00BA" w:rsidRDefault="007B5EA1">
            <w:pPr>
              <w:spacing w:after="10" w:line="258" w:lineRule="auto"/>
              <w:rPr>
                <w:rFonts w:ascii="Aptos" w:hAnsi="Aptos"/>
                <w:sz w:val="17"/>
                <w:rPrChange w:id="4213" w:author="Microsoft Word" w:date="2026-09-09T14:54:00Z" w16du:dateUtc="2026-09-09T13:54:00Z">
                  <w:rPr/>
                </w:rPrChange>
              </w:rPr>
            </w:pPr>
            <w:r w:rsidRPr="00BB00BA">
              <w:rPr>
                <w:rFonts w:ascii="Aptos" w:hAnsi="Aptos"/>
                <w:sz w:val="17"/>
                <w:rPrChange w:id="4214" w:author="Microsoft Word" w:date="2026-09-09T14:54:00Z" w16du:dateUtc="2026-09-09T13:54:00Z">
                  <w:rPr>
                    <w:sz w:val="18"/>
                    <w:szCs w:val="18"/>
                  </w:rPr>
                </w:rPrChange>
              </w:rPr>
              <w:t>Event patterns</w:t>
            </w:r>
          </w:p>
        </w:tc>
        <w:tc>
          <w:tcPr>
            <w:tcW w:w="2409" w:type="dxa"/>
            <w:shd w:val="clear" w:color="auto" w:fill="FFFFFF"/>
            <w:tcMar>
              <w:top w:w="70" w:type="dxa"/>
              <w:left w:w="110" w:type="dxa"/>
              <w:bottom w:w="70" w:type="dxa"/>
              <w:right w:w="110" w:type="dxa"/>
            </w:tcMar>
            <w:vAlign w:val="center"/>
          </w:tcPr>
          <w:p w14:paraId="40FF388A" w14:textId="77777777" w:rsidR="0095094A" w:rsidRPr="00BB00BA" w:rsidRDefault="007B5EA1">
            <w:pPr>
              <w:spacing w:after="10" w:line="258" w:lineRule="auto"/>
              <w:rPr>
                <w:rFonts w:ascii="Aptos" w:hAnsi="Aptos"/>
                <w:sz w:val="17"/>
                <w:rPrChange w:id="4215" w:author="Microsoft Word" w:date="2026-09-09T14:54:00Z" w16du:dateUtc="2026-09-09T13:54:00Z">
                  <w:rPr/>
                </w:rPrChange>
              </w:rPr>
            </w:pPr>
            <w:r w:rsidRPr="00BB00BA">
              <w:rPr>
                <w:rFonts w:ascii="Aptos" w:hAnsi="Aptos"/>
                <w:sz w:val="17"/>
                <w:rPrChange w:id="4216" w:author="Microsoft Word" w:date="2026-09-09T14:54:00Z" w16du:dateUtc="2026-09-09T13:54:00Z">
                  <w:rPr>
                    <w:sz w:val="18"/>
                    <w:szCs w:val="18"/>
                  </w:rPr>
                </w:rPrChange>
              </w:rPr>
              <w:t>8.5 (SFINT11 to SFINT15)</w:t>
            </w:r>
          </w:p>
        </w:tc>
        <w:tc>
          <w:tcPr>
            <w:tcW w:w="4262" w:type="dxa"/>
            <w:shd w:val="clear" w:color="auto" w:fill="FFFFFF"/>
            <w:tcMar>
              <w:top w:w="70" w:type="dxa"/>
              <w:left w:w="110" w:type="dxa"/>
              <w:bottom w:w="70" w:type="dxa"/>
              <w:right w:w="110" w:type="dxa"/>
            </w:tcMar>
            <w:vAlign w:val="center"/>
          </w:tcPr>
          <w:p w14:paraId="1A28EFEF" w14:textId="77777777" w:rsidR="0095094A" w:rsidRPr="00BB00BA" w:rsidRDefault="007B5EA1">
            <w:pPr>
              <w:spacing w:after="10" w:line="258" w:lineRule="auto"/>
              <w:rPr>
                <w:rFonts w:ascii="Aptos" w:hAnsi="Aptos"/>
                <w:sz w:val="17"/>
                <w:rPrChange w:id="4217" w:author="Microsoft Word" w:date="2026-09-09T14:54:00Z" w16du:dateUtc="2026-09-09T13:54:00Z">
                  <w:rPr/>
                </w:rPrChange>
              </w:rPr>
            </w:pPr>
            <w:r w:rsidRPr="00BB00BA">
              <w:rPr>
                <w:rFonts w:ascii="Aptos" w:hAnsi="Aptos"/>
                <w:sz w:val="17"/>
                <w:rPrChange w:id="4218" w:author="Microsoft Word" w:date="2026-09-09T14:54:00Z" w16du:dateUtc="2026-09-09T13:54:00Z">
                  <w:rPr>
                    <w:sz w:val="18"/>
                    <w:szCs w:val="18"/>
                  </w:rPr>
                </w:rPrChange>
              </w:rPr>
              <w:t>Event Grid, Event Hubs, Service Bus</w:t>
            </w:r>
          </w:p>
        </w:tc>
      </w:tr>
      <w:tr w:rsidR="0095094A" w14:paraId="4B01D598" w14:textId="77777777" w:rsidTr="0057336A">
        <w:tc>
          <w:tcPr>
            <w:tcW w:w="2689" w:type="dxa"/>
            <w:shd w:val="clear" w:color="auto" w:fill="F4F6FA"/>
            <w:tcMar>
              <w:top w:w="70" w:type="dxa"/>
              <w:left w:w="110" w:type="dxa"/>
              <w:bottom w:w="70" w:type="dxa"/>
              <w:right w:w="110" w:type="dxa"/>
            </w:tcMar>
            <w:vAlign w:val="center"/>
          </w:tcPr>
          <w:p w14:paraId="45A45717" w14:textId="77777777" w:rsidR="0095094A" w:rsidRPr="00BB00BA" w:rsidRDefault="007B5EA1">
            <w:pPr>
              <w:spacing w:after="10" w:line="258" w:lineRule="auto"/>
              <w:rPr>
                <w:rFonts w:ascii="Aptos" w:hAnsi="Aptos"/>
                <w:sz w:val="17"/>
                <w:rPrChange w:id="4219" w:author="Microsoft Word" w:date="2026-09-09T14:54:00Z" w16du:dateUtc="2026-09-09T13:54:00Z">
                  <w:rPr/>
                </w:rPrChange>
              </w:rPr>
            </w:pPr>
            <w:r w:rsidRPr="00BB00BA">
              <w:rPr>
                <w:rFonts w:ascii="Aptos" w:hAnsi="Aptos"/>
                <w:sz w:val="17"/>
                <w:rPrChange w:id="4220" w:author="Microsoft Word" w:date="2026-09-09T14:54:00Z" w16du:dateUtc="2026-09-09T13:54:00Z">
                  <w:rPr>
                    <w:sz w:val="18"/>
                    <w:szCs w:val="18"/>
                  </w:rPr>
                </w:rPrChange>
              </w:rPr>
              <w:t>Orchestration patterns</w:t>
            </w:r>
          </w:p>
        </w:tc>
        <w:tc>
          <w:tcPr>
            <w:tcW w:w="2409" w:type="dxa"/>
            <w:shd w:val="clear" w:color="auto" w:fill="F4F6FA"/>
            <w:tcMar>
              <w:top w:w="70" w:type="dxa"/>
              <w:left w:w="110" w:type="dxa"/>
              <w:bottom w:w="70" w:type="dxa"/>
              <w:right w:w="110" w:type="dxa"/>
            </w:tcMar>
            <w:vAlign w:val="center"/>
          </w:tcPr>
          <w:p w14:paraId="4CADDEA7" w14:textId="77777777" w:rsidR="0095094A" w:rsidRPr="00BB00BA" w:rsidRDefault="007B5EA1">
            <w:pPr>
              <w:spacing w:after="10" w:line="258" w:lineRule="auto"/>
              <w:rPr>
                <w:rFonts w:ascii="Aptos" w:hAnsi="Aptos"/>
                <w:sz w:val="17"/>
                <w:rPrChange w:id="4221" w:author="Microsoft Word" w:date="2026-09-09T14:54:00Z" w16du:dateUtc="2026-09-09T13:54:00Z">
                  <w:rPr/>
                </w:rPrChange>
              </w:rPr>
            </w:pPr>
            <w:r w:rsidRPr="00BB00BA">
              <w:rPr>
                <w:rFonts w:ascii="Aptos" w:hAnsi="Aptos"/>
                <w:sz w:val="17"/>
                <w:rPrChange w:id="4222" w:author="Microsoft Word" w:date="2026-09-09T14:54:00Z" w16du:dateUtc="2026-09-09T13:54:00Z">
                  <w:rPr>
                    <w:sz w:val="18"/>
                    <w:szCs w:val="18"/>
                  </w:rPr>
                </w:rPrChange>
              </w:rPr>
              <w:t>8.6 (SFINT16 to SFINT18)</w:t>
            </w:r>
          </w:p>
        </w:tc>
        <w:tc>
          <w:tcPr>
            <w:tcW w:w="4262" w:type="dxa"/>
            <w:shd w:val="clear" w:color="auto" w:fill="F4F6FA"/>
            <w:tcMar>
              <w:top w:w="70" w:type="dxa"/>
              <w:left w:w="110" w:type="dxa"/>
              <w:bottom w:w="70" w:type="dxa"/>
              <w:right w:w="110" w:type="dxa"/>
            </w:tcMar>
            <w:vAlign w:val="center"/>
          </w:tcPr>
          <w:p w14:paraId="45438994" w14:textId="77777777" w:rsidR="0095094A" w:rsidRPr="00BB00BA" w:rsidRDefault="007B5EA1">
            <w:pPr>
              <w:spacing w:after="10" w:line="258" w:lineRule="auto"/>
              <w:rPr>
                <w:rFonts w:ascii="Aptos" w:hAnsi="Aptos"/>
                <w:sz w:val="17"/>
                <w:rPrChange w:id="4223" w:author="Microsoft Word" w:date="2026-09-09T14:54:00Z" w16du:dateUtc="2026-09-09T13:54:00Z">
                  <w:rPr/>
                </w:rPrChange>
              </w:rPr>
            </w:pPr>
            <w:r w:rsidRPr="00BB00BA">
              <w:rPr>
                <w:rFonts w:ascii="Aptos" w:hAnsi="Aptos"/>
                <w:sz w:val="17"/>
                <w:rPrChange w:id="4224" w:author="Microsoft Word" w:date="2026-09-09T14:54:00Z" w16du:dateUtc="2026-09-09T13:54:00Z">
                  <w:rPr>
                    <w:sz w:val="18"/>
                    <w:szCs w:val="18"/>
                  </w:rPr>
                </w:rPrChange>
              </w:rPr>
              <w:t>Logic Apps, Functions</w:t>
            </w:r>
          </w:p>
        </w:tc>
      </w:tr>
      <w:tr w:rsidR="0095094A" w14:paraId="1A63AA86" w14:textId="77777777" w:rsidTr="0057336A">
        <w:tc>
          <w:tcPr>
            <w:tcW w:w="2689" w:type="dxa"/>
            <w:shd w:val="clear" w:color="auto" w:fill="FFFFFF"/>
            <w:tcMar>
              <w:top w:w="70" w:type="dxa"/>
              <w:left w:w="110" w:type="dxa"/>
              <w:bottom w:w="70" w:type="dxa"/>
              <w:right w:w="110" w:type="dxa"/>
            </w:tcMar>
            <w:vAlign w:val="center"/>
          </w:tcPr>
          <w:p w14:paraId="206C1877" w14:textId="77777777" w:rsidR="0095094A" w:rsidRPr="00BB00BA" w:rsidRDefault="007B5EA1">
            <w:pPr>
              <w:spacing w:after="10" w:line="258" w:lineRule="auto"/>
              <w:rPr>
                <w:rFonts w:ascii="Aptos" w:hAnsi="Aptos"/>
                <w:sz w:val="17"/>
                <w:rPrChange w:id="4225" w:author="Microsoft Word" w:date="2026-09-09T14:54:00Z" w16du:dateUtc="2026-09-09T13:54:00Z">
                  <w:rPr/>
                </w:rPrChange>
              </w:rPr>
            </w:pPr>
            <w:r w:rsidRPr="00BB00BA">
              <w:rPr>
                <w:rFonts w:ascii="Aptos" w:hAnsi="Aptos"/>
                <w:sz w:val="17"/>
                <w:rPrChange w:id="4226" w:author="Microsoft Word" w:date="2026-09-09T14:54:00Z" w16du:dateUtc="2026-09-09T13:54:00Z">
                  <w:rPr>
                    <w:sz w:val="18"/>
                    <w:szCs w:val="18"/>
                  </w:rPr>
                </w:rPrChange>
              </w:rPr>
              <w:t>File patterns</w:t>
            </w:r>
          </w:p>
        </w:tc>
        <w:tc>
          <w:tcPr>
            <w:tcW w:w="2409" w:type="dxa"/>
            <w:shd w:val="clear" w:color="auto" w:fill="FFFFFF"/>
            <w:tcMar>
              <w:top w:w="70" w:type="dxa"/>
              <w:left w:w="110" w:type="dxa"/>
              <w:bottom w:w="70" w:type="dxa"/>
              <w:right w:w="110" w:type="dxa"/>
            </w:tcMar>
            <w:vAlign w:val="center"/>
          </w:tcPr>
          <w:p w14:paraId="6DF34473" w14:textId="77777777" w:rsidR="0095094A" w:rsidRPr="00BB00BA" w:rsidRDefault="007B5EA1">
            <w:pPr>
              <w:spacing w:after="10" w:line="258" w:lineRule="auto"/>
              <w:rPr>
                <w:rFonts w:ascii="Aptos" w:hAnsi="Aptos"/>
                <w:sz w:val="17"/>
                <w:rPrChange w:id="4227" w:author="Microsoft Word" w:date="2026-09-09T14:54:00Z" w16du:dateUtc="2026-09-09T13:54:00Z">
                  <w:rPr/>
                </w:rPrChange>
              </w:rPr>
            </w:pPr>
            <w:r w:rsidRPr="00BB00BA">
              <w:rPr>
                <w:rFonts w:ascii="Aptos" w:hAnsi="Aptos"/>
                <w:sz w:val="17"/>
                <w:rPrChange w:id="4228" w:author="Microsoft Word" w:date="2026-09-09T14:54:00Z" w16du:dateUtc="2026-09-09T13:54:00Z">
                  <w:rPr>
                    <w:sz w:val="18"/>
                    <w:szCs w:val="18"/>
                  </w:rPr>
                </w:rPrChange>
              </w:rPr>
              <w:t>8.7 (SFINT19 to SFINT20)</w:t>
            </w:r>
          </w:p>
        </w:tc>
        <w:tc>
          <w:tcPr>
            <w:tcW w:w="4262" w:type="dxa"/>
            <w:shd w:val="clear" w:color="auto" w:fill="FFFFFF"/>
            <w:tcMar>
              <w:top w:w="70" w:type="dxa"/>
              <w:left w:w="110" w:type="dxa"/>
              <w:bottom w:w="70" w:type="dxa"/>
              <w:right w:w="110" w:type="dxa"/>
            </w:tcMar>
            <w:vAlign w:val="center"/>
          </w:tcPr>
          <w:p w14:paraId="2895EAF6" w14:textId="77777777" w:rsidR="0095094A" w:rsidRPr="00BB00BA" w:rsidRDefault="007B5EA1">
            <w:pPr>
              <w:spacing w:after="10" w:line="258" w:lineRule="auto"/>
              <w:rPr>
                <w:rFonts w:ascii="Aptos" w:hAnsi="Aptos"/>
                <w:sz w:val="17"/>
                <w:rPrChange w:id="4229" w:author="Microsoft Word" w:date="2026-09-09T14:54:00Z" w16du:dateUtc="2026-09-09T13:54:00Z">
                  <w:rPr/>
                </w:rPrChange>
              </w:rPr>
            </w:pPr>
            <w:r w:rsidRPr="00BB00BA">
              <w:rPr>
                <w:rFonts w:ascii="Aptos" w:hAnsi="Aptos"/>
                <w:sz w:val="17"/>
                <w:rPrChange w:id="4230" w:author="Microsoft Word" w:date="2026-09-09T14:54:00Z" w16du:dateUtc="2026-09-09T13:54:00Z">
                  <w:rPr>
                    <w:sz w:val="18"/>
                    <w:szCs w:val="18"/>
                  </w:rPr>
                </w:rPrChange>
              </w:rPr>
              <w:t>Blob, Event Grid, Logic Apps</w:t>
            </w:r>
          </w:p>
        </w:tc>
      </w:tr>
      <w:tr w:rsidR="0095094A" w14:paraId="7140D196" w14:textId="77777777" w:rsidTr="0057336A">
        <w:tc>
          <w:tcPr>
            <w:tcW w:w="2689" w:type="dxa"/>
            <w:shd w:val="clear" w:color="auto" w:fill="F4F6FA"/>
            <w:tcMar>
              <w:top w:w="70" w:type="dxa"/>
              <w:left w:w="110" w:type="dxa"/>
              <w:bottom w:w="70" w:type="dxa"/>
              <w:right w:w="110" w:type="dxa"/>
            </w:tcMar>
            <w:vAlign w:val="center"/>
          </w:tcPr>
          <w:p w14:paraId="7C919145" w14:textId="77777777" w:rsidR="0095094A" w:rsidRPr="00BB00BA" w:rsidRDefault="007B5EA1">
            <w:pPr>
              <w:spacing w:after="10" w:line="258" w:lineRule="auto"/>
              <w:rPr>
                <w:rFonts w:ascii="Aptos" w:hAnsi="Aptos"/>
                <w:sz w:val="17"/>
                <w:rPrChange w:id="4231" w:author="Microsoft Word" w:date="2026-09-09T14:54:00Z" w16du:dateUtc="2026-09-09T13:54:00Z">
                  <w:rPr/>
                </w:rPrChange>
              </w:rPr>
            </w:pPr>
            <w:r w:rsidRPr="00BB00BA">
              <w:rPr>
                <w:rFonts w:ascii="Aptos" w:hAnsi="Aptos"/>
                <w:sz w:val="17"/>
                <w:rPrChange w:id="4232" w:author="Microsoft Word" w:date="2026-09-09T14:54:00Z" w16du:dateUtc="2026-09-09T13:54:00Z">
                  <w:rPr>
                    <w:sz w:val="18"/>
                    <w:szCs w:val="18"/>
                  </w:rPr>
                </w:rPrChange>
              </w:rPr>
              <w:t>Data platform patterns</w:t>
            </w:r>
          </w:p>
        </w:tc>
        <w:tc>
          <w:tcPr>
            <w:tcW w:w="2409" w:type="dxa"/>
            <w:shd w:val="clear" w:color="auto" w:fill="F4F6FA"/>
            <w:tcMar>
              <w:top w:w="70" w:type="dxa"/>
              <w:left w:w="110" w:type="dxa"/>
              <w:bottom w:w="70" w:type="dxa"/>
              <w:right w:w="110" w:type="dxa"/>
            </w:tcMar>
            <w:vAlign w:val="center"/>
          </w:tcPr>
          <w:p w14:paraId="777F05EA" w14:textId="77777777" w:rsidR="0095094A" w:rsidRPr="00BB00BA" w:rsidRDefault="007B5EA1">
            <w:pPr>
              <w:spacing w:after="10" w:line="258" w:lineRule="auto"/>
              <w:rPr>
                <w:rFonts w:ascii="Aptos" w:hAnsi="Aptos"/>
                <w:sz w:val="17"/>
                <w:rPrChange w:id="4233" w:author="Microsoft Word" w:date="2026-09-09T14:54:00Z" w16du:dateUtc="2026-09-09T13:54:00Z">
                  <w:rPr/>
                </w:rPrChange>
              </w:rPr>
            </w:pPr>
            <w:r w:rsidRPr="00BB00BA">
              <w:rPr>
                <w:rFonts w:ascii="Aptos" w:hAnsi="Aptos"/>
                <w:sz w:val="17"/>
                <w:rPrChange w:id="4234" w:author="Microsoft Word" w:date="2026-09-09T14:54:00Z" w16du:dateUtc="2026-09-09T13:54:00Z">
                  <w:rPr>
                    <w:sz w:val="18"/>
                    <w:szCs w:val="18"/>
                  </w:rPr>
                </w:rPrChange>
              </w:rPr>
              <w:t>8.8 (SFINT21 to SFINT23)</w:t>
            </w:r>
          </w:p>
        </w:tc>
        <w:tc>
          <w:tcPr>
            <w:tcW w:w="4262" w:type="dxa"/>
            <w:shd w:val="clear" w:color="auto" w:fill="F4F6FA"/>
            <w:tcMar>
              <w:top w:w="70" w:type="dxa"/>
              <w:left w:w="110" w:type="dxa"/>
              <w:bottom w:w="70" w:type="dxa"/>
              <w:right w:w="110" w:type="dxa"/>
            </w:tcMar>
            <w:vAlign w:val="center"/>
          </w:tcPr>
          <w:p w14:paraId="5F12D9F7" w14:textId="77777777" w:rsidR="0095094A" w:rsidRPr="00BB00BA" w:rsidRDefault="007B5EA1">
            <w:pPr>
              <w:spacing w:after="10" w:line="258" w:lineRule="auto"/>
              <w:rPr>
                <w:rFonts w:ascii="Aptos" w:hAnsi="Aptos"/>
                <w:sz w:val="17"/>
                <w:rPrChange w:id="4235" w:author="Microsoft Word" w:date="2026-09-09T14:54:00Z" w16du:dateUtc="2026-09-09T13:54:00Z">
                  <w:rPr/>
                </w:rPrChange>
              </w:rPr>
            </w:pPr>
            <w:r w:rsidRPr="00BB00BA">
              <w:rPr>
                <w:rFonts w:ascii="Aptos" w:hAnsi="Aptos"/>
                <w:sz w:val="17"/>
                <w:rPrChange w:id="4236" w:author="Microsoft Word" w:date="2026-09-09T14:54:00Z" w16du:dateUtc="2026-09-09T13:54:00Z">
                  <w:rPr>
                    <w:sz w:val="18"/>
                    <w:szCs w:val="18"/>
                  </w:rPr>
                </w:rPrChange>
              </w:rPr>
              <w:t>Event Hubs, Functions, Snowflake</w:t>
            </w:r>
          </w:p>
        </w:tc>
      </w:tr>
      <w:tr w:rsidR="0095094A" w14:paraId="215B20CF" w14:textId="77777777" w:rsidTr="0057336A">
        <w:tc>
          <w:tcPr>
            <w:tcW w:w="2689" w:type="dxa"/>
            <w:shd w:val="clear" w:color="auto" w:fill="FFFFFF"/>
            <w:tcMar>
              <w:top w:w="70" w:type="dxa"/>
              <w:left w:w="110" w:type="dxa"/>
              <w:bottom w:w="70" w:type="dxa"/>
              <w:right w:w="110" w:type="dxa"/>
            </w:tcMar>
            <w:vAlign w:val="center"/>
          </w:tcPr>
          <w:p w14:paraId="5EB5672B" w14:textId="77777777" w:rsidR="0095094A" w:rsidRPr="00BB00BA" w:rsidRDefault="007B5EA1">
            <w:pPr>
              <w:spacing w:after="10" w:line="258" w:lineRule="auto"/>
              <w:rPr>
                <w:rFonts w:ascii="Aptos" w:hAnsi="Aptos"/>
                <w:sz w:val="17"/>
                <w:rPrChange w:id="4237" w:author="Microsoft Word" w:date="2026-09-09T14:54:00Z" w16du:dateUtc="2026-09-09T13:54:00Z">
                  <w:rPr/>
                </w:rPrChange>
              </w:rPr>
            </w:pPr>
            <w:r w:rsidRPr="00BB00BA">
              <w:rPr>
                <w:rFonts w:ascii="Aptos" w:hAnsi="Aptos"/>
                <w:sz w:val="17"/>
                <w:rPrChange w:id="4238" w:author="Microsoft Word" w:date="2026-09-09T14:54:00Z" w16du:dateUtc="2026-09-09T13:54:00Z">
                  <w:rPr>
                    <w:sz w:val="18"/>
                    <w:szCs w:val="18"/>
                  </w:rPr>
                </w:rPrChange>
              </w:rPr>
              <w:t>Transformation and routing</w:t>
            </w:r>
          </w:p>
        </w:tc>
        <w:tc>
          <w:tcPr>
            <w:tcW w:w="2409" w:type="dxa"/>
            <w:shd w:val="clear" w:color="auto" w:fill="FFFFFF"/>
            <w:tcMar>
              <w:top w:w="70" w:type="dxa"/>
              <w:left w:w="110" w:type="dxa"/>
              <w:bottom w:w="70" w:type="dxa"/>
              <w:right w:w="110" w:type="dxa"/>
            </w:tcMar>
            <w:vAlign w:val="center"/>
          </w:tcPr>
          <w:p w14:paraId="7043CA3D" w14:textId="77777777" w:rsidR="0095094A" w:rsidRPr="00BB00BA" w:rsidRDefault="007B5EA1">
            <w:pPr>
              <w:spacing w:after="10" w:line="258" w:lineRule="auto"/>
              <w:rPr>
                <w:rFonts w:ascii="Aptos" w:hAnsi="Aptos"/>
                <w:sz w:val="17"/>
                <w:rPrChange w:id="4239" w:author="Microsoft Word" w:date="2026-09-09T14:54:00Z" w16du:dateUtc="2026-09-09T13:54:00Z">
                  <w:rPr/>
                </w:rPrChange>
              </w:rPr>
            </w:pPr>
            <w:r w:rsidRPr="00BB00BA">
              <w:rPr>
                <w:rFonts w:ascii="Aptos" w:hAnsi="Aptos"/>
                <w:sz w:val="17"/>
                <w:rPrChange w:id="4240" w:author="Microsoft Word" w:date="2026-09-09T14:54:00Z" w16du:dateUtc="2026-09-09T13:54:00Z">
                  <w:rPr>
                    <w:sz w:val="18"/>
                    <w:szCs w:val="18"/>
                  </w:rPr>
                </w:rPrChange>
              </w:rPr>
              <w:t>8.9 (SFINT24 to SFINT25)</w:t>
            </w:r>
          </w:p>
        </w:tc>
        <w:tc>
          <w:tcPr>
            <w:tcW w:w="4262" w:type="dxa"/>
            <w:shd w:val="clear" w:color="auto" w:fill="FFFFFF"/>
            <w:tcMar>
              <w:top w:w="70" w:type="dxa"/>
              <w:left w:w="110" w:type="dxa"/>
              <w:bottom w:w="70" w:type="dxa"/>
              <w:right w:w="110" w:type="dxa"/>
            </w:tcMar>
            <w:vAlign w:val="center"/>
          </w:tcPr>
          <w:p w14:paraId="73B27C65" w14:textId="77777777" w:rsidR="0095094A" w:rsidRPr="00BB00BA" w:rsidRDefault="007B5EA1">
            <w:pPr>
              <w:spacing w:after="10" w:line="258" w:lineRule="auto"/>
              <w:rPr>
                <w:rFonts w:ascii="Aptos" w:hAnsi="Aptos"/>
                <w:sz w:val="17"/>
                <w:rPrChange w:id="4241" w:author="Microsoft Word" w:date="2026-09-09T14:54:00Z" w16du:dateUtc="2026-09-09T13:54:00Z">
                  <w:rPr/>
                </w:rPrChange>
              </w:rPr>
            </w:pPr>
            <w:r w:rsidRPr="00BB00BA">
              <w:rPr>
                <w:rFonts w:ascii="Aptos" w:hAnsi="Aptos"/>
                <w:sz w:val="17"/>
                <w:rPrChange w:id="4242" w:author="Microsoft Word" w:date="2026-09-09T14:54:00Z" w16du:dateUtc="2026-09-09T13:54:00Z">
                  <w:rPr>
                    <w:sz w:val="18"/>
                    <w:szCs w:val="18"/>
                  </w:rPr>
                </w:rPrChange>
              </w:rPr>
              <w:t>Functions, Service Bus</w:t>
            </w:r>
          </w:p>
        </w:tc>
      </w:tr>
    </w:tbl>
    <w:p w14:paraId="1765BB31" w14:textId="77777777" w:rsidR="0095094A" w:rsidRDefault="007B5EA1">
      <w:r>
        <w:br w:type="page"/>
      </w:r>
    </w:p>
    <w:p w14:paraId="34CAF5DB" w14:textId="0CE9B4B8" w:rsidR="0095094A" w:rsidRPr="00C97173" w:rsidRDefault="00C97173">
      <w:pPr>
        <w:pStyle w:val="Heading1"/>
        <w:rPr>
          <w:sz w:val="36"/>
          <w:rPrChange w:id="4243" w:author="Microsoft Word" w:date="2026-09-09T14:54:00Z" w16du:dateUtc="2026-09-09T13:54:00Z">
            <w:rPr/>
          </w:rPrChange>
        </w:rPr>
      </w:pPr>
      <w:bookmarkStart w:id="4244" w:name="_Toc239852403"/>
      <w:del w:id="4245" w:author="Microsoft Word" w:date="2026-09-09T14:02:00Z" w16du:dateUtc="2026-09-09T13:02:00Z">
        <w:r>
          <w:rPr>
            <w:sz w:val="36"/>
            <w:szCs w:val="36"/>
          </w:rPr>
          <w:delText>15</w:delText>
        </w:r>
      </w:del>
      <w:bookmarkStart w:id="4246" w:name="_Toc239899926"/>
      <w:ins w:id="4247" w:author="Microsoft Word" w:date="2026-09-09T14:02:00Z" w16du:dateUtc="2026-09-09T13:02:00Z">
        <w:r w:rsidR="007B5EA1">
          <w:t>1</w:t>
        </w:r>
      </w:ins>
      <w:r w:rsidR="00AF6701">
        <w:t>5</w:t>
      </w:r>
      <w:r w:rsidR="007B5EA1" w:rsidRPr="00C97173">
        <w:rPr>
          <w:sz w:val="36"/>
          <w:rPrChange w:id="4248" w:author="Microsoft Word" w:date="2026-09-09T14:02:00Z" w16du:dateUtc="2026-09-09T13:02:00Z">
            <w:rPr/>
          </w:rPrChange>
        </w:rPr>
        <w:t>.</w:t>
      </w:r>
      <w:r w:rsidR="007B5EA1" w:rsidRPr="00C97173">
        <w:rPr>
          <w:sz w:val="36"/>
          <w:rPrChange w:id="4249" w:author="Microsoft Word" w:date="2026-09-09T14:54:00Z" w16du:dateUtc="2026-09-09T13:54:00Z">
            <w:rPr/>
          </w:rPrChange>
        </w:rPr>
        <w:t xml:space="preserve"> Future Enhancements and Open Items</w:t>
      </w:r>
      <w:bookmarkEnd w:id="4244"/>
      <w:bookmarkEnd w:id="4246"/>
    </w:p>
    <w:p w14:paraId="76C3BBE8" w14:textId="77777777" w:rsidR="00C56193" w:rsidRPr="00BB00BA" w:rsidRDefault="007B5EA1" w:rsidP="00C56193">
      <w:pPr>
        <w:spacing w:after="120" w:line="278" w:lineRule="auto"/>
        <w:rPr>
          <w:del w:id="4250" w:author="Microsoft Word" w:date="2026-09-09T14:02:00Z" w16du:dateUtc="2026-09-09T13:02:00Z"/>
          <w:rFonts w:ascii="Aptos" w:hAnsi="Aptos"/>
          <w:sz w:val="18"/>
          <w:szCs w:val="18"/>
        </w:rPr>
      </w:pPr>
      <w:r w:rsidRPr="00BB00BA">
        <w:rPr>
          <w:rFonts w:ascii="Aptos" w:hAnsi="Aptos"/>
          <w:sz w:val="18"/>
          <w:rPrChange w:id="4251" w:author="Microsoft Word" w:date="2026-09-09T14:54:00Z" w16du:dateUtc="2026-09-09T13:54:00Z">
            <w:rPr/>
          </w:rPrChange>
        </w:rPr>
        <w:t>To be completed.</w:t>
      </w:r>
    </w:p>
    <w:p w14:paraId="6946AF18" w14:textId="77777777" w:rsidR="0095094A" w:rsidRDefault="0095094A">
      <w:pPr>
        <w:pPrChange w:id="4252" w:author="Microsoft Word" w:date="2026-09-09T14:54:00Z" w16du:dateUtc="2026-09-09T13:54:00Z">
          <w:pPr>
            <w:spacing w:after="120" w:line="278" w:lineRule="auto"/>
          </w:pPr>
        </w:pPrChange>
      </w:pPr>
    </w:p>
    <w:sectPr w:rsidR="0095094A" w:rsidSect="006A63BF">
      <w:headerReference w:type="default" r:id="rId63"/>
      <w:footerReference w:type="default" r:id="rId64"/>
      <w:headerReference w:type="first" r:id="rId65"/>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ycell Sundararaj - Chaucer" w:date="2026-09-09T17:56:00Z" w:initials="JS">
    <w:p w14:paraId="66E9BF92" w14:textId="77777777" w:rsidR="00CB4DF0" w:rsidRDefault="00CB4DF0" w:rsidP="00CB4DF0">
      <w:pPr>
        <w:pStyle w:val="CommentText"/>
      </w:pPr>
      <w:r>
        <w:rPr>
          <w:rStyle w:val="CommentReference"/>
        </w:rPr>
        <w:annotationRef/>
      </w:r>
      <w:r>
        <w:t>Whole document needs to be changed to Chaucer Format - We can use the Conceptual Design for fonts (Noe Text Regular) and important sections. The main sections 2 to section 12 can remain the same. Others can be added around this based on that document.</w:t>
      </w:r>
    </w:p>
  </w:comment>
  <w:comment w:id="1" w:author="Joycell Sundararaj - Chaucer" w:date="2026-09-10T11:41:00Z" w:initials="JS">
    <w:p w14:paraId="21D149F6" w14:textId="77777777" w:rsidR="00C724D0" w:rsidRDefault="00C724D0" w:rsidP="00C724D0">
      <w:pPr>
        <w:pStyle w:val="CommentText"/>
      </w:pPr>
      <w:r>
        <w:rPr>
          <w:rStyle w:val="CommentReference"/>
        </w:rPr>
        <w:annotationRef/>
      </w:r>
      <w:hyperlink r:id="rId1" w:history="1">
        <w:r w:rsidRPr="00B96250">
          <w:rPr>
            <w:rStyle w:val="Hyperlink"/>
          </w:rPr>
          <w:t>ChArch-CD-Template.docx</w:t>
        </w:r>
      </w:hyperlink>
      <w:r>
        <w:t xml:space="preserve"> </w:t>
      </w:r>
    </w:p>
  </w:comment>
  <w:comment w:id="191" w:author="Nikhil Rokade - Chaucer" w:date="2026-09-04T14:26:00Z" w:initials="NR">
    <w:p w14:paraId="15EEAD5F" w14:textId="77777777" w:rsidR="002B63AA" w:rsidRDefault="002B63AA" w:rsidP="002B63AA">
      <w:pPr>
        <w:pStyle w:val="CommentText"/>
      </w:pPr>
      <w:r>
        <w:rPr>
          <w:rStyle w:val="CommentReference"/>
        </w:rPr>
        <w:annotationRef/>
      </w:r>
      <w:r>
        <w:t>This should link to Integration Principles in the Enterprise Principles document. Anything missing in there should be added to that document. We do not want to end up with principles for the same domain captured in separate documents.</w:t>
      </w:r>
    </w:p>
  </w:comment>
  <w:comment w:id="192" w:author="Joycell Sundararaj - Chaucer" w:date="2026-09-07T12:10:00Z" w:initials="JS">
    <w:p w14:paraId="1C0099F6" w14:textId="77777777" w:rsidR="00D21103" w:rsidRDefault="00D21103" w:rsidP="00D21103">
      <w:pPr>
        <w:pStyle w:val="CommentText"/>
      </w:pPr>
      <w:r>
        <w:rPr>
          <w:rStyle w:val="CommentReference"/>
        </w:rPr>
        <w:annotationRef/>
      </w:r>
      <w:r>
        <w:t>Capture in Joycell’s comment</w:t>
      </w:r>
    </w:p>
  </w:comment>
  <w:comment w:id="189" w:author="Joycell Sundararaj - Chaucer" w:date="2026-09-06T22:00:00Z" w:initials="JS">
    <w:p w14:paraId="141C6B5F" w14:textId="77777777" w:rsidR="00F854F5" w:rsidRDefault="00F854F5" w:rsidP="00F854F5">
      <w:pPr>
        <w:pStyle w:val="CommentText"/>
      </w:pPr>
      <w:r>
        <w:rPr>
          <w:rStyle w:val="CommentReference"/>
        </w:rPr>
        <w:annotationRef/>
      </w:r>
      <w:r>
        <w:t>This section feels similar to Section 6 - Core SIF Principles. Feel 4.5 is not needed as this point.</w:t>
      </w:r>
    </w:p>
  </w:comment>
  <w:comment w:id="190" w:author="Joycell Sundararaj - Chaucer" w:date="2026-09-07T12:08:00Z" w:initials="JS">
    <w:p w14:paraId="1874AF80" w14:textId="77777777" w:rsidR="00DD72FA" w:rsidRDefault="00DD72FA" w:rsidP="00DD72FA">
      <w:pPr>
        <w:pStyle w:val="CommentText"/>
      </w:pPr>
      <w:r>
        <w:rPr>
          <w:rStyle w:val="CommentReference"/>
        </w:rPr>
        <w:annotationRef/>
      </w:r>
      <w:r>
        <w:t>As agreed 4.5 will remain and Section 6 will be merged/come here</w:t>
      </w:r>
    </w:p>
  </w:comment>
  <w:comment w:id="187" w:author="Joycell Sundararaj - Chaucer" w:date="2026-09-06T22:00:00Z" w:initials="JS">
    <w:p w14:paraId="6019F1A1" w14:textId="77777777" w:rsidR="00C56193" w:rsidRDefault="00C56193" w:rsidP="00F854F5">
      <w:r>
        <w:rPr>
          <w:rStyle w:val="PageNumber"/>
        </w:rPr>
        <w:annotationRef/>
      </w:r>
      <w:r>
        <w:t>This section feels similar to Section 6 - Core SIF Principles. Feel 4.5 is not needed as this point.</w:t>
      </w:r>
    </w:p>
  </w:comment>
  <w:comment w:id="188" w:author="Joycell Sundararaj - Chaucer" w:date="2026-09-07T12:08:00Z" w:initials="JS">
    <w:p w14:paraId="5E5795DD" w14:textId="77777777" w:rsidR="00C56193" w:rsidRDefault="00C56193" w:rsidP="00DD72FA">
      <w:r>
        <w:rPr>
          <w:rStyle w:val="PageNumber"/>
        </w:rPr>
        <w:annotationRef/>
      </w:r>
      <w:r>
        <w:t>As agreed 4.5 will remain and Section 6 will be merged/come here</w:t>
      </w:r>
    </w:p>
  </w:comment>
  <w:comment w:id="185" w:author="Nikhil Rokade - Chaucer" w:date="2026-09-04T14:26:00Z" w:initials="NR">
    <w:p w14:paraId="67955DE0" w14:textId="77777777" w:rsidR="00C56193" w:rsidRDefault="00C56193" w:rsidP="002B63AA">
      <w:r>
        <w:rPr>
          <w:rStyle w:val="PageNumber"/>
        </w:rPr>
        <w:annotationRef/>
      </w:r>
      <w:r>
        <w:t>This should link to Integration Principles in the Enterprise Principles document. Anything missing in there should be added to that document. We do not want to end up with principles for the same domain captured in separate documents.</w:t>
      </w:r>
    </w:p>
  </w:comment>
  <w:comment w:id="186" w:author="Joycell Sundararaj - Chaucer" w:date="2026-09-07T12:10:00Z" w:initials="JS">
    <w:p w14:paraId="683F512C" w14:textId="77777777" w:rsidR="00C56193" w:rsidRDefault="00C56193" w:rsidP="00D21103">
      <w:r>
        <w:rPr>
          <w:rStyle w:val="PageNumber"/>
        </w:rPr>
        <w:annotationRef/>
      </w:r>
      <w:r>
        <w:t>Capture in Joycell’s comment</w:t>
      </w:r>
    </w:p>
  </w:comment>
  <w:comment w:id="681" w:author="Joycell Sundararaj - Chaucer" w:date="2026-09-06T22:38:00Z" w:initials="JS">
    <w:p w14:paraId="4BBA490E" w14:textId="77777777" w:rsidR="00BA6E73" w:rsidRDefault="00BA6E73" w:rsidP="00BA6E73">
      <w:pPr>
        <w:pStyle w:val="CommentText"/>
      </w:pPr>
      <w:r>
        <w:rPr>
          <w:rStyle w:val="CommentReference"/>
        </w:rPr>
        <w:annotationRef/>
      </w:r>
      <w:r>
        <w:t>Updated sub section numbers, they are starting with 7.2</w:t>
      </w:r>
    </w:p>
  </w:comment>
  <w:comment w:id="680" w:author="Joycell Sundararaj - Chaucer" w:date="2026-09-06T22:38:00Z" w:initials="JS">
    <w:p w14:paraId="611D1A19" w14:textId="77777777" w:rsidR="00C56193" w:rsidRDefault="00C56193" w:rsidP="00BA6E73">
      <w:r>
        <w:rPr>
          <w:rStyle w:val="PageNumber"/>
        </w:rPr>
        <w:annotationRef/>
      </w:r>
      <w:r>
        <w:t>Updated sub section numbers, they are starting with 7.2</w:t>
      </w:r>
    </w:p>
  </w:comment>
  <w:comment w:id="1090" w:author="Joycell Sundararaj - Chaucer" w:date="2026-09-08T00:42:00Z" w:initials="JS">
    <w:p w14:paraId="30164FAB" w14:textId="77777777" w:rsidR="008C10F5" w:rsidRDefault="008C10F5" w:rsidP="008C10F5">
      <w:pPr>
        <w:pStyle w:val="CommentText"/>
      </w:pPr>
      <w:r>
        <w:rPr>
          <w:rStyle w:val="CommentReference"/>
        </w:rPr>
        <w:annotationRef/>
      </w:r>
      <w:r>
        <w:t>My understanding is Section 8.8 and Section 10 need to be merged. So this will probably need to be revisited.</w:t>
      </w:r>
    </w:p>
  </w:comment>
  <w:comment w:id="1228" w:author="Nikhil Rokade - Chaucer" w:date="2026-09-04T14:53:00Z" w:initials="NR">
    <w:p w14:paraId="13814D2C" w14:textId="77777777" w:rsidR="00643A9F" w:rsidRDefault="00643A9F" w:rsidP="00643A9F">
      <w:pPr>
        <w:pStyle w:val="CommentText"/>
      </w:pPr>
      <w:r>
        <w:rPr>
          <w:rStyle w:val="CommentReference"/>
        </w:rPr>
        <w:annotationRef/>
      </w:r>
      <w:r>
        <w:t>Need to think how the practitioner patterns can be linked up to the Enterprise integration patterns.</w:t>
      </w:r>
    </w:p>
  </w:comment>
  <w:comment w:id="1227" w:author="Nikhil Rokade - Chaucer" w:date="2026-09-04T14:53:00Z" w:initials="NR">
    <w:p w14:paraId="09AD4795" w14:textId="77777777" w:rsidR="00C56193" w:rsidRDefault="00C56193" w:rsidP="00643A9F">
      <w:r>
        <w:rPr>
          <w:rStyle w:val="PageNumber"/>
        </w:rPr>
        <w:annotationRef/>
      </w:r>
      <w:r>
        <w:t>Need to think how the practitioner patterns can be linked up to the Enterprise integration patterns.</w:t>
      </w:r>
    </w:p>
  </w:comment>
  <w:comment w:id="1440" w:author="Joycell Sundararaj - Chaucer" w:date="2026-09-07T23:00:00Z" w:initials="JS">
    <w:p w14:paraId="740C498F" w14:textId="77777777" w:rsidR="00EC7574" w:rsidRDefault="00EC7574" w:rsidP="00A44EAB">
      <w:r>
        <w:rPr>
          <w:rStyle w:val="PageNumber"/>
        </w:rPr>
        <w:annotationRef/>
      </w:r>
      <w:r>
        <w:t>Feel External API egress is not represented by an appropriate practitioner pattern</w:t>
      </w:r>
    </w:p>
  </w:comment>
  <w:comment w:id="1441" w:author="Joycell Sundararaj - Chaucer" w:date="2026-09-09T14:25:00Z" w:initials="JS">
    <w:p w14:paraId="166ED662" w14:textId="77777777" w:rsidR="00EC7574" w:rsidRDefault="00EC7574" w:rsidP="00B53A2F">
      <w:pPr>
        <w:pStyle w:val="CommentText"/>
      </w:pPr>
      <w:r>
        <w:rPr>
          <w:rStyle w:val="CommentReference"/>
        </w:rPr>
        <w:annotationRef/>
      </w:r>
      <w:r>
        <w:t xml:space="preserve">Enhance 7.3.1 and remove 7.3.4 and remap the Ent Pattern to Pract Pattern </w:t>
      </w:r>
    </w:p>
  </w:comment>
  <w:comment w:id="1442" w:author="Puneet Kumar - Chaucer" w:date="2026-09-09T21:33:00Z" w:initials="PK">
    <w:p w14:paraId="1C6C5F71" w14:textId="77777777" w:rsidR="00EC7574" w:rsidRDefault="00EC7574" w:rsidP="00EC7574">
      <w:pPr>
        <w:pStyle w:val="CommentText"/>
      </w:pPr>
      <w:r>
        <w:rPr>
          <w:rStyle w:val="CommentReference"/>
        </w:rPr>
        <w:annotationRef/>
      </w:r>
      <w:r>
        <w:t>Comment address</w:t>
      </w:r>
    </w:p>
  </w:comment>
  <w:comment w:id="1438" w:author="Joycell Sundararaj - Chaucer" w:date="2026-09-07T23:00:00Z" w:initials="JS">
    <w:p w14:paraId="35232294" w14:textId="77777777" w:rsidR="00EC7574" w:rsidRDefault="00EC7574" w:rsidP="00A44EAB">
      <w:pPr>
        <w:pStyle w:val="CommentText"/>
      </w:pPr>
      <w:r>
        <w:rPr>
          <w:rStyle w:val="CommentReference"/>
        </w:rPr>
        <w:annotationRef/>
      </w:r>
      <w:r>
        <w:t>Feel External API egress is not represented by an appropriate practitioner pattern</w:t>
      </w:r>
    </w:p>
  </w:comment>
  <w:comment w:id="1439" w:author="Puneet Kumar - Chaucer" w:date="2026-09-09T21:34:00Z" w:initials="PK">
    <w:p w14:paraId="4AB878F7" w14:textId="77777777" w:rsidR="00EC7574" w:rsidRDefault="00EC7574" w:rsidP="00EC7574">
      <w:pPr>
        <w:pStyle w:val="CommentText"/>
      </w:pPr>
      <w:r>
        <w:rPr>
          <w:rStyle w:val="CommentReference"/>
        </w:rPr>
        <w:annotationRef/>
      </w:r>
      <w:r>
        <w:t>Comment addressed</w:t>
      </w:r>
    </w:p>
  </w:comment>
  <w:comment w:id="1765" w:author="Joycell Sundararaj - Chaucer" w:date="2026-09-04T15:20:00Z" w:initials="JS">
    <w:p w14:paraId="7CCAD03F" w14:textId="77777777" w:rsidR="004F1001" w:rsidRDefault="004F1001" w:rsidP="00583AC0">
      <w:pPr>
        <w:pStyle w:val="CommentText"/>
      </w:pPr>
      <w:r>
        <w:rPr>
          <w:rStyle w:val="CommentReference"/>
        </w:rPr>
        <w:annotationRef/>
      </w:r>
      <w:r>
        <w:t>Reframe/Rephrase the Anti-Pattern wording or the content of the Anti-Pattern in a manner that helps avoid common implementation pitfalls.</w:t>
      </w:r>
    </w:p>
  </w:comment>
  <w:comment w:id="1766" w:author="Puneet Kumar" w:date="2026-09-04T23:40:00Z" w:initials="PK">
    <w:p w14:paraId="0BA3F87A" w14:textId="77777777" w:rsidR="004F1001" w:rsidRDefault="004F1001">
      <w:pPr>
        <w:pStyle w:val="CommentText"/>
      </w:pPr>
      <w:r>
        <w:rPr>
          <w:rStyle w:val="CommentReference"/>
        </w:rPr>
        <w:annotationRef/>
      </w:r>
      <w:r>
        <w:t>Done</w:t>
      </w:r>
    </w:p>
  </w:comment>
  <w:comment w:id="1767" w:author="Puneet Kumar" w:date="2026-09-04T23:40:00Z" w:initials="PK">
    <w:p w14:paraId="2C800FE7" w14:textId="77777777" w:rsidR="004F1001" w:rsidRDefault="004F1001">
      <w:pPr>
        <w:pStyle w:val="CommentText"/>
      </w:pPr>
      <w:r>
        <w:rPr>
          <w:rStyle w:val="CommentReference"/>
        </w:rPr>
        <w:annotationRef/>
      </w:r>
    </w:p>
  </w:comment>
  <w:comment w:id="1762" w:author="Joycell Sundararaj - Chaucer" w:date="2026-09-04T15:20:00Z" w:initials="JS">
    <w:p w14:paraId="04B11D6B" w14:textId="77777777" w:rsidR="00C56193" w:rsidRDefault="00C56193" w:rsidP="00583AC0">
      <w:r>
        <w:rPr>
          <w:rStyle w:val="PageNumber"/>
        </w:rPr>
        <w:annotationRef/>
      </w:r>
      <w:r>
        <w:t>Reframe/Rephrase the Anti-Pattern wording or the content of the Anti-Pattern in a manner that helps avoid common implementation pitfalls.</w:t>
      </w:r>
    </w:p>
  </w:comment>
  <w:comment w:id="1763" w:author="Puneet Kumar" w:date="2026-09-04T23:40:00Z" w:initials="PK">
    <w:p w14:paraId="19C23E62" w14:textId="77777777" w:rsidR="00C56193" w:rsidRDefault="00C56193">
      <w:r>
        <w:rPr>
          <w:rStyle w:val="PageNumber"/>
        </w:rPr>
        <w:annotationRef/>
      </w:r>
      <w:r>
        <w:t>Done</w:t>
      </w:r>
    </w:p>
  </w:comment>
  <w:comment w:id="1764" w:author="Puneet Kumar" w:date="2026-09-04T23:40:00Z" w:initials="PK">
    <w:p w14:paraId="4BDFE508" w14:textId="77777777" w:rsidR="00C56193" w:rsidRDefault="00C56193">
      <w:r>
        <w:rPr>
          <w:rStyle w:val="PageNumber"/>
        </w:rPr>
        <w:annotationRef/>
      </w:r>
    </w:p>
  </w:comment>
  <w:comment w:id="1769" w:author="Joycell Sundararaj - Chaucer" w:date="2026-09-09T16:29:00Z" w:initials="JS">
    <w:p w14:paraId="3F34FADB" w14:textId="77777777" w:rsidR="003F10DE" w:rsidRDefault="003F10DE" w:rsidP="003F10DE">
      <w:pPr>
        <w:pStyle w:val="CommentText"/>
      </w:pPr>
      <w:r>
        <w:rPr>
          <w:rStyle w:val="CommentReference"/>
        </w:rPr>
        <w:annotationRef/>
      </w:r>
      <w:r>
        <w:t>For all patterns, from the problem and solution headings remove the usage of business terms and rewrite it in technical terms alone</w:t>
      </w:r>
    </w:p>
  </w:comment>
  <w:comment w:id="1770" w:author="Joycell Sundararaj - Chaucer" w:date="2026-09-09T16:29:00Z" w:initials="JS">
    <w:p w14:paraId="7D378BCE" w14:textId="77777777" w:rsidR="00F737B3" w:rsidRDefault="00F737B3" w:rsidP="00F737B3">
      <w:pPr>
        <w:pStyle w:val="CommentText"/>
      </w:pPr>
      <w:r>
        <w:rPr>
          <w:rStyle w:val="CommentReference"/>
        </w:rPr>
        <w:annotationRef/>
      </w:r>
      <w:r>
        <w:t>Joy to look into this</w:t>
      </w:r>
    </w:p>
  </w:comment>
  <w:comment w:id="1771" w:author="Joycell Sundararaj - Chaucer" w:date="2026-09-10T02:18:00Z" w:initials="JS">
    <w:p w14:paraId="48AFF06D" w14:textId="77777777" w:rsidR="008660F0" w:rsidRDefault="008660F0" w:rsidP="008660F0">
      <w:pPr>
        <w:pStyle w:val="CommentText"/>
      </w:pPr>
      <w:r>
        <w:rPr>
          <w:rStyle w:val="CommentReference"/>
        </w:rPr>
        <w:annotationRef/>
      </w:r>
      <w:r>
        <w:t>This has been addressed for everything except Section 9. This needs to be reviewed after which I will do it.</w:t>
      </w:r>
    </w:p>
  </w:comment>
  <w:comment w:id="1781" w:author="Joycell Sundararaj - Chaucer" w:date="2026-09-10T11:47:00Z" w:initials="JS">
    <w:p w14:paraId="287C2D20" w14:textId="77777777" w:rsidR="005A7524" w:rsidRDefault="005A7524" w:rsidP="005A7524">
      <w:pPr>
        <w:pStyle w:val="CommentText"/>
      </w:pPr>
      <w:r>
        <w:rPr>
          <w:rStyle w:val="CommentReference"/>
        </w:rPr>
        <w:annotationRef/>
      </w:r>
      <w:r>
        <w:t xml:space="preserve">Update all the diagrams to align its visual style and terminology with the other pattern diagrams, including the agreed network-edge terminology. </w:t>
      </w:r>
    </w:p>
  </w:comment>
  <w:comment w:id="1908" w:author="Joycell Sundararaj - Chaucer" w:date="2026-09-10T00:00:00Z" w:initials="JS">
    <w:p w14:paraId="0811EB9E" w14:textId="77777777" w:rsidR="00D062F5" w:rsidRDefault="00DD5FB1" w:rsidP="00D062F5">
      <w:pPr>
        <w:pStyle w:val="CommentText"/>
      </w:pPr>
      <w:r>
        <w:rPr>
          <w:rStyle w:val="CommentReference"/>
        </w:rPr>
        <w:annotationRef/>
      </w:r>
      <w:r w:rsidR="00D062F5">
        <w:t xml:space="preserve">Merge the relevant content from pattern 7.3.4 into 7.3.1, remove 7.3.4 as a standalone pattern, and broaden the wording to cover internal or external consumers and varied back-end implementations. </w:t>
      </w:r>
    </w:p>
  </w:comment>
  <w:comment w:id="1967" w:author="Joycell Sundararaj - Chaucer" w:date="2026-09-07T23:10:00Z" w:initials="JS">
    <w:p w14:paraId="53328E8D" w14:textId="77777777" w:rsidR="00073E5C" w:rsidRDefault="00073E5C" w:rsidP="00073E5C">
      <w:pPr>
        <w:pStyle w:val="CommentText"/>
      </w:pPr>
      <w:r>
        <w:rPr>
          <w:rStyle w:val="CommentReference"/>
        </w:rPr>
        <w:annotationRef/>
      </w:r>
      <w:r>
        <w:t>APIM is not a must here as integration services can invoke Service Bus directly. But if the producer is an external party then it makes sense. How to best showcase both?</w:t>
      </w:r>
    </w:p>
  </w:comment>
  <w:comment w:id="1968" w:author="Puneet Kumar - Chaucer" w:date="2026-09-08T21:20:00Z" w:initials="PK">
    <w:p w14:paraId="1689D9AA" w14:textId="77777777" w:rsidR="003D13D7" w:rsidRDefault="003D13D7" w:rsidP="003D13D7">
      <w:pPr>
        <w:pStyle w:val="CommentText"/>
      </w:pPr>
      <w:r>
        <w:rPr>
          <w:rStyle w:val="CommentReference"/>
        </w:rPr>
        <w:annotationRef/>
      </w:r>
      <w:r>
        <w:t>Comment is address</w:t>
      </w:r>
    </w:p>
  </w:comment>
  <w:comment w:id="1963" w:author="Joycell Sundararaj - Chaucer" w:date="2026-09-07T23:10:00Z" w:initials="JS">
    <w:p w14:paraId="67623CEB" w14:textId="77777777" w:rsidR="00C56193" w:rsidRDefault="00C56193" w:rsidP="00073E5C">
      <w:r>
        <w:rPr>
          <w:rStyle w:val="PageNumber"/>
        </w:rPr>
        <w:annotationRef/>
      </w:r>
      <w:r>
        <w:t>APIM is not a must here as integration services can invoke Service Bus directly. But if the producer is an external party then it makes sense. How to best showcase both?</w:t>
      </w:r>
    </w:p>
  </w:comment>
  <w:comment w:id="1964" w:author="Puneet Kumar - Chaucer" w:date="2026-09-08T21:20:00Z" w:initials="PK">
    <w:p w14:paraId="3EC7FB7B" w14:textId="77777777" w:rsidR="00C56193" w:rsidRDefault="00C56193" w:rsidP="003D13D7">
      <w:r>
        <w:rPr>
          <w:rStyle w:val="PageNumber"/>
        </w:rPr>
        <w:annotationRef/>
      </w:r>
      <w:r>
        <w:t>Comment is address</w:t>
      </w:r>
    </w:p>
  </w:comment>
  <w:comment w:id="1965" w:author="Joycell Sundararaj - Chaucer" w:date="2026-09-09T14:29:00Z" w:initials="JS">
    <w:p w14:paraId="17431AD6" w14:textId="77777777" w:rsidR="00AA3623" w:rsidRDefault="00AA3623" w:rsidP="00AA3623">
      <w:pPr>
        <w:pStyle w:val="CommentText"/>
      </w:pPr>
      <w:r>
        <w:rPr>
          <w:rStyle w:val="CommentReference"/>
        </w:rPr>
        <w:annotationRef/>
      </w:r>
      <w:r>
        <w:t xml:space="preserve">Just a minor update, internal producer to APIM in addition to direct SB publish </w:t>
      </w:r>
    </w:p>
  </w:comment>
  <w:comment w:id="1966" w:author="Puneet Kumar - Chaucer" w:date="2026-09-10T10:04:00Z" w:initials="PK">
    <w:p w14:paraId="1B6CA388" w14:textId="77777777" w:rsidR="00060C7A" w:rsidRDefault="00060C7A" w:rsidP="00060C7A">
      <w:pPr>
        <w:pStyle w:val="CommentText"/>
      </w:pPr>
      <w:r>
        <w:rPr>
          <w:rStyle w:val="CommentReference"/>
        </w:rPr>
        <w:annotationRef/>
      </w:r>
      <w:r>
        <w:t>done</w:t>
      </w:r>
    </w:p>
  </w:comment>
  <w:comment w:id="2022" w:author="Joycell Sundararaj - Chaucer" w:date="2026-09-09T14:34:00Z" w:initials="JS">
    <w:p w14:paraId="76BEAF78" w14:textId="0F396908" w:rsidR="00C461B7" w:rsidRDefault="00C461B7" w:rsidP="00C461B7">
      <w:pPr>
        <w:pStyle w:val="CommentText"/>
      </w:pPr>
      <w:r>
        <w:rPr>
          <w:rStyle w:val="CommentReference"/>
        </w:rPr>
        <w:annotationRef/>
      </w:r>
      <w:r>
        <w:t>Small change to diagram to update Worker 3 as Worker N</w:t>
      </w:r>
    </w:p>
  </w:comment>
  <w:comment w:id="2023" w:author="Puneet Kumar - Chaucer" w:date="2026-09-09T19:59:00Z" w:initials="PK">
    <w:p w14:paraId="629BAF88" w14:textId="77777777" w:rsidR="0003384F" w:rsidRDefault="0003384F" w:rsidP="0003384F">
      <w:pPr>
        <w:pStyle w:val="CommentText"/>
      </w:pPr>
      <w:r>
        <w:rPr>
          <w:rStyle w:val="CommentReference"/>
        </w:rPr>
        <w:annotationRef/>
      </w:r>
      <w:r>
        <w:t>Comment addressed</w:t>
      </w:r>
    </w:p>
  </w:comment>
  <w:comment w:id="2228" w:author="Joycell Sundararaj - Chaucer" w:date="2026-09-09T14:55:00Z" w:initials="JS">
    <w:p w14:paraId="5C0A9BC5" w14:textId="77777777" w:rsidR="00EC3228" w:rsidRDefault="00EC3228" w:rsidP="00EC3228">
      <w:pPr>
        <w:pStyle w:val="CommentText"/>
      </w:pPr>
      <w:r>
        <w:rPr>
          <w:rStyle w:val="CommentReference"/>
        </w:rPr>
        <w:annotationRef/>
      </w:r>
      <w:r>
        <w:t xml:space="preserve">This can be an Function and or Webjob. Update the diagram </w:t>
      </w:r>
    </w:p>
  </w:comment>
  <w:comment w:id="2229" w:author="Puneet Kumar - Chaucer" w:date="2026-09-09T19:58:00Z" w:initials="PK">
    <w:p w14:paraId="21859018" w14:textId="77777777" w:rsidR="00356872" w:rsidRDefault="00356872" w:rsidP="00356872">
      <w:pPr>
        <w:pStyle w:val="CommentText"/>
      </w:pPr>
      <w:r>
        <w:rPr>
          <w:rStyle w:val="CommentReference"/>
        </w:rPr>
        <w:annotationRef/>
      </w:r>
      <w:r>
        <w:t>Comment addressed</w:t>
      </w:r>
    </w:p>
  </w:comment>
  <w:comment w:id="2340" w:author="Joycell Sundararaj - Chaucer" w:date="2026-09-07T23:55:00Z" w:initials="JS">
    <w:p w14:paraId="0B335E6A" w14:textId="77777777" w:rsidR="00D42A0B" w:rsidRDefault="00D42A0B" w:rsidP="00D42A0B">
      <w:pPr>
        <w:pStyle w:val="CommentText"/>
      </w:pPr>
      <w:r>
        <w:rPr>
          <w:rStyle w:val="CommentReference"/>
        </w:rPr>
        <w:annotationRef/>
      </w:r>
      <w:r>
        <w:t>Diagram to be updated - Front Door/WAF/DDoS to be replaced with “Network Edge Service” in consistent line with other places</w:t>
      </w:r>
    </w:p>
  </w:comment>
  <w:comment w:id="2341" w:author="Puneet Kumar - Chaucer" w:date="2026-09-08T16:50:00Z" w:initials="PK">
    <w:p w14:paraId="21A0ED88" w14:textId="77777777" w:rsidR="002B2448" w:rsidRDefault="002B2448" w:rsidP="002B2448">
      <w:pPr>
        <w:pStyle w:val="CommentText"/>
      </w:pPr>
      <w:r>
        <w:rPr>
          <w:rStyle w:val="CommentReference"/>
        </w:rPr>
        <w:annotationRef/>
      </w:r>
      <w:r>
        <w:t>This s done</w:t>
      </w:r>
    </w:p>
  </w:comment>
  <w:comment w:id="2338" w:author="Joycell Sundararaj - Chaucer" w:date="2026-09-07T23:55:00Z" w:initials="JS">
    <w:p w14:paraId="19077E0B" w14:textId="77777777" w:rsidR="00C56193" w:rsidRDefault="00C56193" w:rsidP="00D42A0B">
      <w:r>
        <w:rPr>
          <w:rStyle w:val="PageNumber"/>
        </w:rPr>
        <w:annotationRef/>
      </w:r>
      <w:r>
        <w:t>Diagram to be updated - Front Door/WAF/DDoS to be replaced with “Network Edge Service” in consistent line with other places</w:t>
      </w:r>
    </w:p>
  </w:comment>
  <w:comment w:id="2339" w:author="Puneet Kumar - Chaucer" w:date="2026-09-08T16:50:00Z" w:initials="PK">
    <w:p w14:paraId="4F7B3619" w14:textId="77777777" w:rsidR="00C56193" w:rsidRDefault="00C56193" w:rsidP="002B2448">
      <w:r>
        <w:rPr>
          <w:rStyle w:val="PageNumber"/>
        </w:rPr>
        <w:annotationRef/>
      </w:r>
      <w:r>
        <w:t>This s done</w:t>
      </w:r>
    </w:p>
  </w:comment>
  <w:comment w:id="2436" w:author="Joycell Sundararaj - Chaucer" w:date="2026-09-09T16:36:00Z" w:initials="JS">
    <w:p w14:paraId="27D1872D" w14:textId="77777777" w:rsidR="008907D2" w:rsidRDefault="008907D2" w:rsidP="008907D2">
      <w:pPr>
        <w:pStyle w:val="CommentText"/>
      </w:pPr>
      <w:r>
        <w:rPr>
          <w:rStyle w:val="CommentReference"/>
        </w:rPr>
        <w:annotationRef/>
      </w:r>
      <w:r>
        <w:t>Change Snowflake into Data Platform in the diagram</w:t>
      </w:r>
    </w:p>
  </w:comment>
  <w:comment w:id="2437" w:author="Puneet Kumar - Chaucer" w:date="2026-09-09T19:56:00Z" w:initials="PK">
    <w:p w14:paraId="45EF8230" w14:textId="77777777" w:rsidR="00AD46BF" w:rsidRDefault="00AD46BF" w:rsidP="00AD46BF">
      <w:pPr>
        <w:pStyle w:val="CommentText"/>
      </w:pPr>
      <w:r>
        <w:rPr>
          <w:rStyle w:val="CommentReference"/>
        </w:rPr>
        <w:annotationRef/>
      </w:r>
      <w:r>
        <w:t>Comment address</w:t>
      </w:r>
    </w:p>
  </w:comment>
  <w:comment w:id="2490" w:author="Joycell Sundararaj - Chaucer" w:date="2026-09-10T02:20:00Z" w:initials="JS">
    <w:p w14:paraId="217544FD" w14:textId="77777777" w:rsidR="00946634" w:rsidRDefault="00946634" w:rsidP="00946634">
      <w:pPr>
        <w:pStyle w:val="CommentText"/>
      </w:pPr>
      <w:r>
        <w:rPr>
          <w:rStyle w:val="CommentReference"/>
        </w:rPr>
        <w:annotationRef/>
      </w:r>
      <w:r>
        <w:t xml:space="preserve">Determine whether Durable Functions should be included in a practitioner pattern and, if included, document both the appropriate use cases and the risks of using it incorrectly. </w:t>
      </w:r>
    </w:p>
  </w:comment>
  <w:comment w:id="2617" w:author="Joycell Sundararaj - Chaucer" w:date="2026-09-08T00:17:00Z" w:initials="JS">
    <w:p w14:paraId="3A31B293" w14:textId="77777777" w:rsidR="00EB2B47" w:rsidRDefault="00EB2B47" w:rsidP="00EB2B47">
      <w:pPr>
        <w:pStyle w:val="CommentText"/>
      </w:pPr>
      <w:r>
        <w:rPr>
          <w:rStyle w:val="CommentReference"/>
        </w:rPr>
        <w:annotationRef/>
      </w:r>
      <w:r>
        <w:t>Diagram to be updated to include Logic App/Azure Function to represent the component that pulls the file and drops to blob</w:t>
      </w:r>
    </w:p>
  </w:comment>
  <w:comment w:id="2618" w:author="Puneet Kumar - Chaucer" w:date="2026-09-08T16:52:00Z" w:initials="PK">
    <w:p w14:paraId="6372141B" w14:textId="77777777" w:rsidR="0020501B" w:rsidRDefault="0020501B" w:rsidP="0020501B">
      <w:pPr>
        <w:pStyle w:val="CommentText"/>
      </w:pPr>
      <w:r>
        <w:rPr>
          <w:rStyle w:val="CommentReference"/>
        </w:rPr>
        <w:annotationRef/>
      </w:r>
      <w:r>
        <w:t>This is done</w:t>
      </w:r>
    </w:p>
  </w:comment>
  <w:comment w:id="2615" w:author="Joycell Sundararaj - Chaucer" w:date="2026-09-08T00:17:00Z" w:initials="JS">
    <w:p w14:paraId="44D74F93" w14:textId="77777777" w:rsidR="00C56193" w:rsidRDefault="00C56193" w:rsidP="00EB2B47">
      <w:r>
        <w:rPr>
          <w:rStyle w:val="PageNumber"/>
        </w:rPr>
        <w:annotationRef/>
      </w:r>
      <w:r>
        <w:t>Diagram to be updated to include Logic App/Azure Function to represent the component that pulls the file and drops to blob</w:t>
      </w:r>
    </w:p>
  </w:comment>
  <w:comment w:id="2616" w:author="Puneet Kumar - Chaucer" w:date="2026-09-08T16:52:00Z" w:initials="PK">
    <w:p w14:paraId="131482DC" w14:textId="77777777" w:rsidR="00C56193" w:rsidRDefault="00C56193" w:rsidP="0020501B">
      <w:r>
        <w:rPr>
          <w:rStyle w:val="PageNumber"/>
        </w:rPr>
        <w:annotationRef/>
      </w:r>
      <w:r>
        <w:t>This is done</w:t>
      </w:r>
    </w:p>
  </w:comment>
  <w:comment w:id="2643" w:author="Joycell Sundararaj - Chaucer" w:date="2026-09-09T17:39:00Z" w:initials="JS">
    <w:p w14:paraId="6A85A787" w14:textId="77777777" w:rsidR="00744363" w:rsidRDefault="00744363" w:rsidP="00744363">
      <w:pPr>
        <w:pStyle w:val="CommentText"/>
      </w:pPr>
      <w:r>
        <w:rPr>
          <w:rStyle w:val="CommentReference"/>
        </w:rPr>
        <w:annotationRef/>
      </w:r>
      <w:r>
        <w:t>Discussed with Nikhil, we should remove the checksum/hash part of it as this is an integration reusable component functionality but not a pattern.</w:t>
      </w:r>
    </w:p>
  </w:comment>
  <w:comment w:id="2644" w:author="Puneet Kumar - Chaucer" w:date="2026-09-09T21:45:00Z" w:initials="PK">
    <w:p w14:paraId="53D15C71" w14:textId="77777777" w:rsidR="00F315FC" w:rsidRDefault="00F315FC" w:rsidP="00F315FC">
      <w:pPr>
        <w:pStyle w:val="CommentText"/>
      </w:pPr>
      <w:r>
        <w:rPr>
          <w:rStyle w:val="CommentReference"/>
        </w:rPr>
        <w:annotationRef/>
      </w:r>
      <w:r>
        <w:t>Comment addressed</w:t>
      </w:r>
    </w:p>
  </w:comment>
  <w:comment w:id="2710" w:author="Joycell Sundararaj - Chaucer" w:date="2026-09-04T15:07:00Z" w:initials="JS">
    <w:p w14:paraId="14ECFE34" w14:textId="77777777" w:rsidR="00C56193" w:rsidRDefault="00C56193" w:rsidP="003414AC">
      <w:r>
        <w:rPr>
          <w:rStyle w:val="PageNumber"/>
        </w:rPr>
        <w:annotationRef/>
      </w:r>
      <w:r>
        <w:t>Remove and add to section 10 as discussed in the review</w:t>
      </w:r>
    </w:p>
  </w:comment>
  <w:comment w:id="2892" w:author="Joycell Sundararaj - Chaucer" w:date="2026-09-10T02:22:00Z" w:initials="JS">
    <w:p w14:paraId="54321BB0" w14:textId="77777777" w:rsidR="00B72CD0" w:rsidRDefault="00B72CD0" w:rsidP="00B72CD0">
      <w:pPr>
        <w:pStyle w:val="CommentText"/>
      </w:pPr>
      <w:r>
        <w:rPr>
          <w:rStyle w:val="CommentReference"/>
        </w:rPr>
        <w:annotationRef/>
      </w:r>
      <w:r>
        <w:t>All patterns to reviewed and agreed on 10/09</w:t>
      </w:r>
    </w:p>
  </w:comment>
  <w:comment w:id="2937" w:author="Joycell Sundararaj - Chaucer" w:date="2026-09-10T10:29:00Z" w:initials="JS">
    <w:p w14:paraId="1582BD03" w14:textId="77777777" w:rsidR="009B7BF4" w:rsidRDefault="009B7BF4" w:rsidP="009B7BF4">
      <w:pPr>
        <w:pStyle w:val="CommentText"/>
      </w:pPr>
      <w:r>
        <w:rPr>
          <w:rStyle w:val="CommentReference"/>
        </w:rPr>
        <w:annotationRef/>
      </w:r>
      <w:r>
        <w:t>Please check the reasoning behind this</w:t>
      </w:r>
    </w:p>
  </w:comment>
  <w:comment w:id="2947" w:author="Joycell Sundararaj - Chaucer" w:date="2026-09-10T10:34:00Z" w:initials="JS">
    <w:p w14:paraId="00DF9FC1" w14:textId="77777777" w:rsidR="00361130" w:rsidRDefault="00361130" w:rsidP="00361130">
      <w:pPr>
        <w:pStyle w:val="CommentText"/>
      </w:pPr>
      <w:r>
        <w:rPr>
          <w:rStyle w:val="CommentReference"/>
        </w:rPr>
        <w:annotationRef/>
      </w:r>
      <w:r>
        <w:t>Please merge 9.4.2 content with 9.4.1</w:t>
      </w:r>
    </w:p>
  </w:comment>
  <w:comment w:id="2946" w:author="Joycell Sundararaj - Chaucer" w:date="2026-09-10T10:38:00Z" w:initials="JS">
    <w:p w14:paraId="4AFA29EA" w14:textId="77777777" w:rsidR="0010318A" w:rsidRDefault="0010318A" w:rsidP="0010318A">
      <w:pPr>
        <w:pStyle w:val="CommentText"/>
      </w:pPr>
      <w:r>
        <w:rPr>
          <w:rStyle w:val="CommentReference"/>
        </w:rPr>
        <w:annotationRef/>
      </w:r>
      <w:r>
        <w:t>Need tech research on Kafka vs Kafka on Event Hubs</w:t>
      </w:r>
    </w:p>
  </w:comment>
  <w:comment w:id="2982" w:author="Joycell Sundararaj - Chaucer" w:date="2026-09-10T10:57:00Z" w:initials="JS">
    <w:p w14:paraId="760A792D" w14:textId="77777777" w:rsidR="00072054" w:rsidRDefault="00072054" w:rsidP="00072054">
      <w:pPr>
        <w:pStyle w:val="CommentText"/>
      </w:pPr>
      <w:r>
        <w:rPr>
          <w:rStyle w:val="CommentReference"/>
        </w:rPr>
        <w:annotationRef/>
      </w:r>
      <w:r>
        <w:t>Please include realtime and scheduled subsections here</w:t>
      </w:r>
    </w:p>
  </w:comment>
  <w:comment w:id="3006" w:author="Joycell Sundararaj - Chaucer" w:date="2026-09-10T10:44:00Z" w:initials="JS">
    <w:p w14:paraId="22099012" w14:textId="77777777" w:rsidR="00CD1632" w:rsidRDefault="00CD1632" w:rsidP="00CD1632">
      <w:pPr>
        <w:pStyle w:val="CommentText"/>
      </w:pPr>
      <w:r>
        <w:rPr>
          <w:rStyle w:val="CommentReference"/>
        </w:rPr>
        <w:annotationRef/>
      </w:r>
      <w:r>
        <w:t>Please check how this can be handled</w:t>
      </w:r>
    </w:p>
  </w:comment>
  <w:comment w:id="3029" w:author="Nikhil Rokade - Chaucer" w:date="2026-09-10T10:02:00Z" w:initials="NR">
    <w:p w14:paraId="5F85A80E" w14:textId="77777777" w:rsidR="006D3BBF" w:rsidRDefault="006D3BBF" w:rsidP="006D3BBF">
      <w:pPr>
        <w:pStyle w:val="CommentText"/>
      </w:pPr>
      <w:r>
        <w:rPr>
          <w:rStyle w:val="CommentReference"/>
        </w:rPr>
        <w:annotationRef/>
      </w:r>
      <w:r>
        <w:t>Why not ADF?</w:t>
      </w:r>
    </w:p>
  </w:comment>
  <w:comment w:id="3037" w:author="Joycell Sundararaj - Chaucer" w:date="2026-09-10T10:52:00Z" w:initials="JS">
    <w:p w14:paraId="3AF3B4FF" w14:textId="77777777" w:rsidR="00B04B8A" w:rsidRDefault="00B04B8A" w:rsidP="00B04B8A">
      <w:pPr>
        <w:pStyle w:val="CommentText"/>
      </w:pPr>
      <w:r>
        <w:rPr>
          <w:rStyle w:val="CommentReference"/>
        </w:rPr>
        <w:annotationRef/>
      </w:r>
      <w:r>
        <w:t xml:space="preserve">Short and clear desc needed to distinguish btw logic app, func and ADF. </w:t>
      </w:r>
    </w:p>
  </w:comment>
  <w:comment w:id="3067" w:author="Joycell Sundararaj - Chaucer" w:date="2026-09-10T10:59:00Z" w:initials="JS">
    <w:p w14:paraId="205944F0" w14:textId="77777777" w:rsidR="00DF520A" w:rsidRDefault="00DF520A" w:rsidP="00DF520A">
      <w:pPr>
        <w:pStyle w:val="CommentText"/>
      </w:pPr>
      <w:r>
        <w:rPr>
          <w:rStyle w:val="CommentReference"/>
        </w:rPr>
        <w:annotationRef/>
      </w:r>
      <w:r>
        <w:t>Please insert a block for Snowpipe between Stage and Snowflake</w:t>
      </w:r>
    </w:p>
  </w:comment>
  <w:comment w:id="3079" w:author="Nikhil Rokade - Chaucer" w:date="2026-09-10T10:03:00Z" w:initials="NR">
    <w:p w14:paraId="0CBBE3EC" w14:textId="77777777" w:rsidR="00850102" w:rsidRDefault="00850102" w:rsidP="00850102">
      <w:pPr>
        <w:pStyle w:val="CommentText"/>
      </w:pPr>
      <w:r>
        <w:rPr>
          <w:rStyle w:val="CommentReference"/>
        </w:rPr>
        <w:annotationRef/>
      </w:r>
      <w:r>
        <w:t>Need to specify what will be used as the orchestrator</w:t>
      </w:r>
    </w:p>
  </w:comment>
  <w:comment w:id="3124" w:author="Nikhil Rokade - Chaucer" w:date="2026-09-10T10:05:00Z" w:initials="NR">
    <w:p w14:paraId="3221E29E" w14:textId="77777777" w:rsidR="005D0433" w:rsidRDefault="005D0433" w:rsidP="00E03F7D">
      <w:pPr>
        <w:pStyle w:val="CommentText"/>
      </w:pPr>
      <w:r>
        <w:rPr>
          <w:rStyle w:val="CommentReference"/>
        </w:rPr>
        <w:annotationRef/>
      </w:r>
      <w:r>
        <w:t>Need more details on how API from Snowflake will be hosted on the gateway. Also, this will be an Import pattern?</w:t>
      </w:r>
    </w:p>
  </w:comment>
  <w:comment w:id="3144" w:author="Joycell Sundararaj - Chaucer" w:date="2026-09-10T11:06:00Z" w:initials="JS">
    <w:p w14:paraId="5439F712" w14:textId="77777777" w:rsidR="006F6C89" w:rsidRDefault="00811BBD" w:rsidP="006F6C89">
      <w:pPr>
        <w:pStyle w:val="CommentText"/>
      </w:pPr>
      <w:r>
        <w:rPr>
          <w:rStyle w:val="CommentReference"/>
        </w:rPr>
        <w:annotationRef/>
      </w:r>
      <w:r w:rsidR="006F6C89">
        <w:t>Need a concise appropriate title. Please update the diagram too to call it as Service Layer with some egs</w:t>
      </w:r>
    </w:p>
  </w:comment>
  <w:comment w:id="3186" w:author="Joycell Sundararaj - Chaucer" w:date="2026-09-10T11:06:00Z" w:initials="JS">
    <w:p w14:paraId="32942879" w14:textId="186D81D2" w:rsidR="00811BBD" w:rsidRDefault="00811BBD" w:rsidP="00811BBD">
      <w:pPr>
        <w:pStyle w:val="CommentText"/>
      </w:pPr>
      <w:r>
        <w:rPr>
          <w:rStyle w:val="CommentReference"/>
        </w:rPr>
        <w:annotationRef/>
      </w:r>
      <w:r>
        <w:t>Need a concise title</w:t>
      </w:r>
    </w:p>
  </w:comment>
  <w:comment w:id="3225" w:author="Joycell Sundararaj - Chaucer" w:date="2026-09-10T11:25:00Z" w:initials="JS">
    <w:p w14:paraId="6A1984F8" w14:textId="77777777" w:rsidR="00E827A4" w:rsidRDefault="00E827A4" w:rsidP="00E827A4">
      <w:pPr>
        <w:pStyle w:val="CommentText"/>
      </w:pPr>
      <w:r>
        <w:rPr>
          <w:rStyle w:val="CommentReference"/>
        </w:rPr>
        <w:annotationRef/>
      </w:r>
      <w:r>
        <w:t>Merge 9.4.9 into 9.4.8</w:t>
      </w:r>
    </w:p>
  </w:comment>
  <w:comment w:id="3277" w:author="Joycell Sundararaj - Chaucer" w:date="2026-09-06T23:23:00Z" w:initials="JS">
    <w:p w14:paraId="0B427274" w14:textId="77777777" w:rsidR="00013582" w:rsidRDefault="00013582" w:rsidP="004C712E">
      <w:pPr>
        <w:pStyle w:val="CommentText"/>
      </w:pPr>
      <w:r>
        <w:rPr>
          <w:rStyle w:val="CommentReference"/>
        </w:rPr>
        <w:annotationRef/>
      </w:r>
      <w:r>
        <w:t>To be revisited to ensure Section 8.8 merge with Section 10 is taken into account and those patterns are named accordingly.</w:t>
      </w:r>
    </w:p>
  </w:comment>
  <w:comment w:id="3278" w:author="Puneet Kumar - Chaucer" w:date="2026-09-09T21:46:00Z" w:initials="PK">
    <w:p w14:paraId="0F2D726F" w14:textId="77777777" w:rsidR="00013582" w:rsidRDefault="00013582" w:rsidP="00D047C2">
      <w:pPr>
        <w:pStyle w:val="CommentText"/>
      </w:pPr>
      <w:r>
        <w:rPr>
          <w:rStyle w:val="CommentReference"/>
        </w:rPr>
        <w:annotationRef/>
      </w:r>
      <w:r>
        <w:t>Comment addressed</w:t>
      </w:r>
    </w:p>
  </w:comment>
  <w:comment w:id="3275" w:author="Joycell Sundararaj - Chaucer" w:date="2026-09-06T23:23:00Z" w:initials="JS">
    <w:p w14:paraId="5D8BB8D5" w14:textId="77777777" w:rsidR="00013582" w:rsidRDefault="00013582" w:rsidP="004C712E">
      <w:r>
        <w:rPr>
          <w:rStyle w:val="PageNumber"/>
        </w:rPr>
        <w:annotationRef/>
      </w:r>
      <w:r>
        <w:t>To be revisited to ensure Section 8.8 merge with Section 10 is taken into account and those patterns are named accordingly.</w:t>
      </w:r>
    </w:p>
  </w:comment>
  <w:comment w:id="3276" w:author="Puneet Kumar - Chaucer" w:date="2026-09-09T21:45:00Z" w:initials="PK">
    <w:p w14:paraId="543E992C" w14:textId="77777777" w:rsidR="00013582" w:rsidRDefault="00013582" w:rsidP="00D047C2">
      <w:pPr>
        <w:pStyle w:val="CommentText"/>
      </w:pPr>
      <w:r>
        <w:rPr>
          <w:rStyle w:val="CommentReference"/>
        </w:rPr>
        <w:annotationRef/>
      </w:r>
      <w:r>
        <w:t>Comment addrressed</w:t>
      </w:r>
    </w:p>
  </w:comment>
  <w:comment w:id="3601" w:author="Joycell Sundararaj - Chaucer" w:date="2026-09-07T15:00:00Z" w:initials="JS">
    <w:p w14:paraId="466C7EE2" w14:textId="77777777" w:rsidR="00017438" w:rsidRDefault="00017438" w:rsidP="00017438">
      <w:pPr>
        <w:pStyle w:val="CommentText"/>
      </w:pPr>
      <w:r>
        <w:rPr>
          <w:rStyle w:val="CommentReference"/>
        </w:rPr>
        <w:annotationRef/>
      </w:r>
      <w:r>
        <w:t>Re-write the section to make it concise and traceable to EA, CSF and Cloud Stds</w:t>
      </w:r>
    </w:p>
  </w:comment>
  <w:comment w:id="3602" w:author="Puneet Kumar - Chaucer" w:date="2026-09-08T21:18:00Z" w:initials="PK">
    <w:p w14:paraId="0A0E7EC1" w14:textId="77777777" w:rsidR="007F7559" w:rsidRDefault="007F7559" w:rsidP="007F7559">
      <w:pPr>
        <w:pStyle w:val="CommentText"/>
      </w:pPr>
      <w:r>
        <w:rPr>
          <w:rStyle w:val="CommentReference"/>
        </w:rPr>
        <w:annotationRef/>
      </w:r>
      <w:r>
        <w:t>Comment is addressed</w:t>
      </w:r>
    </w:p>
  </w:comment>
  <w:comment w:id="3599" w:author="Joycell Sundararaj - Chaucer" w:date="2026-09-07T15:00:00Z" w:initials="JS">
    <w:p w14:paraId="6355E1C4" w14:textId="77777777" w:rsidR="00C56193" w:rsidRDefault="00C56193" w:rsidP="00017438">
      <w:r>
        <w:rPr>
          <w:rStyle w:val="PageNumber"/>
        </w:rPr>
        <w:annotationRef/>
      </w:r>
      <w:r>
        <w:t>Re-write the section to make it concise and traceable to EA, CSF and Cloud Stds</w:t>
      </w:r>
    </w:p>
  </w:comment>
  <w:comment w:id="3600" w:author="Puneet Kumar - Chaucer" w:date="2026-09-08T21:18:00Z" w:initials="PK">
    <w:p w14:paraId="70C319B5" w14:textId="77777777" w:rsidR="00C56193" w:rsidRDefault="00C56193" w:rsidP="007F7559">
      <w:r>
        <w:rPr>
          <w:rStyle w:val="PageNumber"/>
        </w:rPr>
        <w:annotationRef/>
      </w:r>
      <w:r>
        <w:t>Comment is addressed</w:t>
      </w:r>
    </w:p>
  </w:comment>
  <w:comment w:id="3598" w:author="Joycell Sundararaj - Chaucer" w:date="2026-09-10T02:23:00Z" w:initials="JS">
    <w:p w14:paraId="07C449ED" w14:textId="77777777" w:rsidR="002C6CA8" w:rsidRDefault="002C6CA8" w:rsidP="002C6CA8">
      <w:pPr>
        <w:pStyle w:val="CommentText"/>
      </w:pPr>
      <w:r>
        <w:rPr>
          <w:rStyle w:val="CommentReference"/>
        </w:rPr>
        <w:annotationRef/>
      </w:r>
      <w:r>
        <w:t>This section needs to be reviewed once</w:t>
      </w:r>
    </w:p>
  </w:comment>
  <w:comment w:id="3609" w:author="Joycell Sundararaj - Chaucer" w:date="2026-09-09T17:47:00Z" w:initials="JS">
    <w:p w14:paraId="4BBC4973" w14:textId="77777777" w:rsidR="008E4BCC" w:rsidRDefault="00BD4517" w:rsidP="008E4BCC">
      <w:pPr>
        <w:pStyle w:val="CommentText"/>
      </w:pPr>
      <w:r>
        <w:rPr>
          <w:rStyle w:val="CommentReference"/>
        </w:rPr>
        <w:annotationRef/>
      </w:r>
      <w:r w:rsidR="008E4BCC">
        <w:t>Add this link to Chaucer Data Classification. Don’t add direct link, adding external references. Applies to all the policies</w:t>
      </w:r>
    </w:p>
  </w:comment>
  <w:comment w:id="3610" w:author="Puneet Kumar - Chaucer" w:date="2026-09-09T19:53:00Z" w:initials="PK">
    <w:p w14:paraId="32C1849B" w14:textId="77777777" w:rsidR="00DE7AC2" w:rsidRDefault="00DE7AC2" w:rsidP="00DE7AC2">
      <w:pPr>
        <w:pStyle w:val="CommentText"/>
      </w:pPr>
      <w:r>
        <w:rPr>
          <w:rStyle w:val="CommentReference"/>
        </w:rPr>
        <w:annotationRef/>
      </w:r>
      <w:r>
        <w:t>Link added</w:t>
      </w:r>
    </w:p>
  </w:comment>
  <w:comment w:id="3611" w:author="Joycell Sundararaj - Chaucer" w:date="2026-09-10T11:43:00Z" w:initials="JS">
    <w:p w14:paraId="25A0EDFD" w14:textId="77777777" w:rsidR="003C7134" w:rsidRDefault="003C7134" w:rsidP="003C7134">
      <w:pPr>
        <w:pStyle w:val="CommentText"/>
      </w:pPr>
      <w:r>
        <w:rPr>
          <w:rStyle w:val="CommentReference"/>
        </w:rPr>
        <w:annotationRef/>
      </w:r>
      <w:r>
        <w:t>Use Document References section from Conceptual Design Doc and use references from the table. Applies to whole document</w:t>
      </w:r>
    </w:p>
  </w:comment>
  <w:comment w:id="3864" w:author="Joycell Sundararaj - Chaucer" w:date="2026-09-07T13:39:00Z" w:initials="JS">
    <w:p w14:paraId="1FBC915D" w14:textId="77777777" w:rsidR="00AF6409" w:rsidRDefault="00AF6409" w:rsidP="00AF6409">
      <w:pPr>
        <w:pStyle w:val="CommentText"/>
      </w:pPr>
      <w:r>
        <w:rPr>
          <w:rStyle w:val="CommentReference"/>
        </w:rPr>
        <w:annotationRef/>
      </w:r>
      <w:r>
        <w:t>Not everything is feasible as we agreed, so this needs to be reworded appropriately as guidance not mandatory</w:t>
      </w:r>
    </w:p>
  </w:comment>
  <w:comment w:id="3865" w:author="Puneet Kumar - Chaucer" w:date="2026-09-08T16:42:00Z" w:initials="PK">
    <w:p w14:paraId="12A137C4" w14:textId="77777777" w:rsidR="00C46400" w:rsidRDefault="00C46400" w:rsidP="00C46400">
      <w:pPr>
        <w:pStyle w:val="CommentText"/>
      </w:pPr>
      <w:r>
        <w:rPr>
          <w:rStyle w:val="CommentReference"/>
        </w:rPr>
        <w:annotationRef/>
      </w:r>
      <w:r>
        <w:t>This is done</w:t>
      </w:r>
    </w:p>
  </w:comment>
  <w:comment w:id="3862" w:author="Joycell Sundararaj - Chaucer" w:date="2026-09-07T13:39:00Z" w:initials="JS">
    <w:p w14:paraId="07BE181D" w14:textId="77777777" w:rsidR="00C56193" w:rsidRDefault="00C56193" w:rsidP="00AF6409">
      <w:r>
        <w:rPr>
          <w:rStyle w:val="PageNumber"/>
        </w:rPr>
        <w:annotationRef/>
      </w:r>
      <w:r>
        <w:t>Not everything is feasible as we agreed, so this needs to be reworded appropriately as guidance not mandatory</w:t>
      </w:r>
    </w:p>
  </w:comment>
  <w:comment w:id="3863" w:author="Puneet Kumar - Chaucer" w:date="2026-09-08T16:42:00Z" w:initials="PK">
    <w:p w14:paraId="22AFBE9E" w14:textId="77777777" w:rsidR="00C56193" w:rsidRDefault="00C56193" w:rsidP="00C46400">
      <w:r>
        <w:rPr>
          <w:rStyle w:val="PageNumber"/>
        </w:rPr>
        <w:annotationRef/>
      </w:r>
      <w:r>
        <w:t>This is done</w:t>
      </w:r>
    </w:p>
  </w:comment>
  <w:comment w:id="3971" w:author="Joycell Sundararaj - Chaucer" w:date="2026-09-08T15:38:00Z" w:initials="JS">
    <w:p w14:paraId="71BEB5E5" w14:textId="77777777" w:rsidR="00B21721" w:rsidRDefault="00B21721" w:rsidP="00B21721">
      <w:pPr>
        <w:pStyle w:val="CommentText"/>
      </w:pPr>
      <w:r>
        <w:rPr>
          <w:rStyle w:val="CommentReference"/>
        </w:rPr>
        <w:annotationRef/>
      </w:r>
      <w:r>
        <w:t>Merge into Section 13</w:t>
      </w:r>
    </w:p>
  </w:comment>
  <w:comment w:id="3970" w:author="Joycell Sundararaj - Chaucer" w:date="2026-09-08T15:38:00Z" w:initials="JS">
    <w:p w14:paraId="4B308213" w14:textId="77777777" w:rsidR="00C56193" w:rsidRDefault="00C56193" w:rsidP="00B21721">
      <w:r>
        <w:rPr>
          <w:rStyle w:val="PageNumber"/>
        </w:rPr>
        <w:annotationRef/>
      </w:r>
      <w:r>
        <w:t>Merge into Section 13</w:t>
      </w:r>
    </w:p>
  </w:comment>
  <w:comment w:id="4031" w:author="Joycell Sundararaj - Chaucer" w:date="2026-09-07T14:04:00Z" w:initials="JS">
    <w:p w14:paraId="1EFAE21B" w14:textId="77777777" w:rsidR="00537A8F" w:rsidRDefault="00537A8F" w:rsidP="00090437">
      <w:r>
        <w:rPr>
          <w:rStyle w:val="PageNumber"/>
        </w:rPr>
        <w:annotationRef/>
      </w:r>
      <w:r>
        <w:t>Need to check if right patterns have been called out, as SFINT22 may not be applicable here.</w:t>
      </w:r>
    </w:p>
  </w:comment>
  <w:comment w:id="4032" w:author="Joycell Sundararaj - Chaucer" w:date="2026-09-08T16:23:00Z" w:initials="JS">
    <w:p w14:paraId="19C0D910" w14:textId="77777777" w:rsidR="00537A8F" w:rsidRDefault="00537A8F" w:rsidP="00FD08CA">
      <w:r>
        <w:rPr>
          <w:rStyle w:val="PageNumber"/>
        </w:rPr>
        <w:annotationRef/>
      </w:r>
      <w:r>
        <w:t>Merged into Section 11.1</w:t>
      </w:r>
    </w:p>
  </w:comment>
  <w:comment w:id="4029" w:author="Joycell Sundararaj - Chaucer" w:date="2026-09-07T14:04:00Z" w:initials="JS">
    <w:p w14:paraId="5CE13D86" w14:textId="77777777" w:rsidR="00537A8F" w:rsidRDefault="00537A8F" w:rsidP="00090437">
      <w:pPr>
        <w:pStyle w:val="CommentText"/>
      </w:pPr>
      <w:r>
        <w:rPr>
          <w:rStyle w:val="CommentReference"/>
        </w:rPr>
        <w:annotationRef/>
      </w:r>
      <w:r>
        <w:t>Need to check if right patterns have been called out, as SFINT22 may not be applicable here.</w:t>
      </w:r>
    </w:p>
  </w:comment>
  <w:comment w:id="4030" w:author="Joycell Sundararaj - Chaucer" w:date="2026-09-08T16:23:00Z" w:initials="JS">
    <w:p w14:paraId="7F628E01" w14:textId="77777777" w:rsidR="00537A8F" w:rsidRDefault="00537A8F" w:rsidP="00FD08CA">
      <w:pPr>
        <w:pStyle w:val="CommentText"/>
      </w:pPr>
      <w:r>
        <w:rPr>
          <w:rStyle w:val="CommentReference"/>
        </w:rPr>
        <w:annotationRef/>
      </w:r>
      <w:r>
        <w:t>Merged into Section 11.1</w:t>
      </w:r>
    </w:p>
  </w:comment>
  <w:comment w:id="4061" w:author="Joycell Sundararaj - Chaucer" w:date="2026-09-07T14:14:00Z" w:initials="JS">
    <w:p w14:paraId="314DE635" w14:textId="77777777" w:rsidR="0057336A" w:rsidRDefault="0057336A" w:rsidP="0057336A">
      <w:pPr>
        <w:pStyle w:val="CommentText"/>
      </w:pPr>
      <w:r>
        <w:rPr>
          <w:rStyle w:val="CommentReference"/>
        </w:rPr>
        <w:annotationRef/>
      </w:r>
      <w:r>
        <w:t>This has been created based on Security feedback. Does the sub-sections need to be changed to bullet points. Does the content work, anything additional or reduction is required?</w:t>
      </w:r>
    </w:p>
  </w:comment>
  <w:comment w:id="4062" w:author="Joycell Sundararaj - Chaucer" w:date="2026-09-08T16:24:00Z" w:initials="JS">
    <w:p w14:paraId="36CD4C3A" w14:textId="77777777" w:rsidR="00FD08CA" w:rsidRDefault="00FD08CA" w:rsidP="00FD08CA">
      <w:pPr>
        <w:pStyle w:val="CommentText"/>
      </w:pPr>
      <w:r>
        <w:rPr>
          <w:rStyle w:val="CommentReference"/>
        </w:rPr>
        <w:annotationRef/>
      </w:r>
      <w:r>
        <w:t>Merged into Section 11.1</w:t>
      </w:r>
    </w:p>
  </w:comment>
  <w:comment w:id="4059" w:author="Joycell Sundararaj - Chaucer" w:date="2026-09-07T14:14:00Z" w:initials="JS">
    <w:p w14:paraId="1653F795" w14:textId="77777777" w:rsidR="00C56193" w:rsidRDefault="00C56193" w:rsidP="0057336A">
      <w:r>
        <w:rPr>
          <w:rStyle w:val="PageNumber"/>
        </w:rPr>
        <w:annotationRef/>
      </w:r>
      <w:r>
        <w:t>This has been created based on Security feedback. Does the sub-sections need to be changed to bullet points. Does the content work, anything additional or reduction is required?</w:t>
      </w:r>
    </w:p>
  </w:comment>
  <w:comment w:id="4060" w:author="Joycell Sundararaj - Chaucer" w:date="2026-09-08T16:24:00Z" w:initials="JS">
    <w:p w14:paraId="2E4DCE85" w14:textId="77777777" w:rsidR="00C56193" w:rsidRDefault="00C56193" w:rsidP="00FD08CA">
      <w:r>
        <w:rPr>
          <w:rStyle w:val="PageNumber"/>
        </w:rPr>
        <w:annotationRef/>
      </w:r>
      <w:r>
        <w:t>Merged into Section 11.1</w:t>
      </w:r>
    </w:p>
  </w:comment>
  <w:comment w:id="4114" w:author="Joycell Sundararaj - Chaucer" w:date="2026-09-08T15:47:00Z" w:initials="JS">
    <w:p w14:paraId="04764C8F" w14:textId="77777777" w:rsidR="00BA47A4" w:rsidRDefault="00BA47A4" w:rsidP="00BA47A4">
      <w:pPr>
        <w:pStyle w:val="CommentText"/>
      </w:pPr>
      <w:r>
        <w:rPr>
          <w:rStyle w:val="CommentReference"/>
        </w:rPr>
        <w:annotationRef/>
      </w:r>
      <w:r>
        <w:t>Remove the section</w:t>
      </w:r>
    </w:p>
  </w:comment>
  <w:comment w:id="4117" w:author="Puneet Kumar - Chaucer" w:date="2026-09-08T15:52:00Z" w:initials="PK">
    <w:p w14:paraId="2FD78828" w14:textId="77777777" w:rsidR="00A305CB" w:rsidRDefault="00A305CB" w:rsidP="00A305CB">
      <w:pPr>
        <w:pStyle w:val="CommentText"/>
      </w:pPr>
      <w:r>
        <w:rPr>
          <w:rStyle w:val="CommentReference"/>
        </w:rPr>
        <w:annotationRef/>
      </w:r>
      <w:r>
        <w:t>[Add in Integration section as last]</w:t>
      </w:r>
    </w:p>
  </w:comment>
  <w:comment w:id="4113" w:author="Joycell Sundararaj - Chaucer" w:date="2026-09-08T15:47:00Z" w:initials="JS">
    <w:p w14:paraId="79F8916A" w14:textId="77777777" w:rsidR="00C56193" w:rsidRDefault="00C56193" w:rsidP="00BA47A4">
      <w:r>
        <w:rPr>
          <w:rStyle w:val="PageNumber"/>
        </w:rPr>
        <w:annotationRef/>
      </w:r>
      <w:r>
        <w:t>Remove the section</w:t>
      </w:r>
    </w:p>
  </w:comment>
  <w:comment w:id="4116" w:author="Puneet Kumar - Chaucer" w:date="2026-09-08T15:52:00Z" w:initials="PK">
    <w:p w14:paraId="4FEF8C30" w14:textId="77777777" w:rsidR="00C56193" w:rsidRDefault="00C56193" w:rsidP="00A305CB">
      <w:r>
        <w:rPr>
          <w:rStyle w:val="PageNumber"/>
        </w:rPr>
        <w:annotationRef/>
      </w:r>
      <w:r>
        <w:t>[Add in Integration section as last]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E9BF92" w15:done="0"/>
  <w15:commentEx w15:paraId="21D149F6" w15:paraIdParent="66E9BF92" w15:done="0"/>
  <w15:commentEx w15:paraId="15EEAD5F" w15:done="1"/>
  <w15:commentEx w15:paraId="1C0099F6" w15:paraIdParent="15EEAD5F" w15:done="1"/>
  <w15:commentEx w15:paraId="141C6B5F" w15:done="1"/>
  <w15:commentEx w15:paraId="1874AF80" w15:paraIdParent="141C6B5F" w15:done="1"/>
  <w15:commentEx w15:paraId="6019F1A1" w15:done="1"/>
  <w15:commentEx w15:paraId="5E5795DD" w15:paraIdParent="6019F1A1" w15:done="1"/>
  <w15:commentEx w15:paraId="67955DE0" w15:done="1"/>
  <w15:commentEx w15:paraId="683F512C" w15:paraIdParent="67955DE0" w15:done="1"/>
  <w15:commentEx w15:paraId="4BBA490E" w15:done="1"/>
  <w15:commentEx w15:paraId="611D1A19" w15:done="1"/>
  <w15:commentEx w15:paraId="30164FAB" w15:done="1"/>
  <w15:commentEx w15:paraId="13814D2C" w15:done="1"/>
  <w15:commentEx w15:paraId="09AD4795" w15:done="1"/>
  <w15:commentEx w15:paraId="740C498F" w15:done="1"/>
  <w15:commentEx w15:paraId="166ED662" w15:paraIdParent="740C498F" w15:done="1"/>
  <w15:commentEx w15:paraId="1C6C5F71" w15:paraIdParent="740C498F" w15:done="1"/>
  <w15:commentEx w15:paraId="35232294" w15:done="1"/>
  <w15:commentEx w15:paraId="4AB878F7" w15:paraIdParent="35232294" w15:done="1"/>
  <w15:commentEx w15:paraId="7CCAD03F" w15:done="1"/>
  <w15:commentEx w15:paraId="0BA3F87A" w15:paraIdParent="7CCAD03F" w15:done="1"/>
  <w15:commentEx w15:paraId="2C800FE7" w15:paraIdParent="7CCAD03F" w15:done="1"/>
  <w15:commentEx w15:paraId="04B11D6B" w15:done="1"/>
  <w15:commentEx w15:paraId="19C23E62" w15:paraIdParent="04B11D6B" w15:done="1"/>
  <w15:commentEx w15:paraId="4BDFE508" w15:paraIdParent="04B11D6B" w15:done="1"/>
  <w15:commentEx w15:paraId="3F34FADB" w15:done="0"/>
  <w15:commentEx w15:paraId="7D378BCE" w15:paraIdParent="3F34FADB" w15:done="0"/>
  <w15:commentEx w15:paraId="48AFF06D" w15:paraIdParent="3F34FADB" w15:done="0"/>
  <w15:commentEx w15:paraId="287C2D20" w15:done="0"/>
  <w15:commentEx w15:paraId="0811EB9E" w15:done="0"/>
  <w15:commentEx w15:paraId="53328E8D" w15:done="1"/>
  <w15:commentEx w15:paraId="1689D9AA" w15:paraIdParent="53328E8D" w15:done="1"/>
  <w15:commentEx w15:paraId="67623CEB" w15:done="1"/>
  <w15:commentEx w15:paraId="3EC7FB7B" w15:paraIdParent="67623CEB" w15:done="1"/>
  <w15:commentEx w15:paraId="17431AD6" w15:paraIdParent="67623CEB" w15:done="1"/>
  <w15:commentEx w15:paraId="1B6CA388" w15:paraIdParent="67623CEB" w15:done="1"/>
  <w15:commentEx w15:paraId="76BEAF78" w15:done="1"/>
  <w15:commentEx w15:paraId="629BAF88" w15:paraIdParent="76BEAF78" w15:done="1"/>
  <w15:commentEx w15:paraId="5C0A9BC5" w15:done="1"/>
  <w15:commentEx w15:paraId="21859018" w15:paraIdParent="5C0A9BC5" w15:done="1"/>
  <w15:commentEx w15:paraId="0B335E6A" w15:done="1"/>
  <w15:commentEx w15:paraId="21A0ED88" w15:paraIdParent="0B335E6A" w15:done="1"/>
  <w15:commentEx w15:paraId="19077E0B" w15:done="1"/>
  <w15:commentEx w15:paraId="4F7B3619" w15:paraIdParent="19077E0B" w15:done="1"/>
  <w15:commentEx w15:paraId="27D1872D" w15:done="1"/>
  <w15:commentEx w15:paraId="45EF8230" w15:paraIdParent="27D1872D" w15:done="1"/>
  <w15:commentEx w15:paraId="217544FD" w15:done="0"/>
  <w15:commentEx w15:paraId="3A31B293" w15:done="1"/>
  <w15:commentEx w15:paraId="6372141B" w15:paraIdParent="3A31B293" w15:done="1"/>
  <w15:commentEx w15:paraId="44D74F93" w15:done="1"/>
  <w15:commentEx w15:paraId="131482DC" w15:paraIdParent="44D74F93" w15:done="1"/>
  <w15:commentEx w15:paraId="6A85A787" w15:done="1"/>
  <w15:commentEx w15:paraId="53D15C71" w15:paraIdParent="6A85A787" w15:done="1"/>
  <w15:commentEx w15:paraId="14ECFE34" w15:done="1"/>
  <w15:commentEx w15:paraId="54321BB0" w15:done="0"/>
  <w15:commentEx w15:paraId="1582BD03" w15:done="0"/>
  <w15:commentEx w15:paraId="00DF9FC1" w15:done="0"/>
  <w15:commentEx w15:paraId="4AFA29EA" w15:done="0"/>
  <w15:commentEx w15:paraId="760A792D" w15:done="0"/>
  <w15:commentEx w15:paraId="22099012" w15:done="0"/>
  <w15:commentEx w15:paraId="5F85A80E" w15:done="0"/>
  <w15:commentEx w15:paraId="3AF3B4FF" w15:done="0"/>
  <w15:commentEx w15:paraId="205944F0" w15:done="0"/>
  <w15:commentEx w15:paraId="0CBBE3EC" w15:done="1"/>
  <w15:commentEx w15:paraId="3221E29E" w15:done="0"/>
  <w15:commentEx w15:paraId="5439F712" w15:done="0"/>
  <w15:commentEx w15:paraId="32942879" w15:done="1"/>
  <w15:commentEx w15:paraId="6A1984F8" w15:done="0"/>
  <w15:commentEx w15:paraId="0B427274" w15:done="1"/>
  <w15:commentEx w15:paraId="0F2D726F" w15:paraIdParent="0B427274" w15:done="1"/>
  <w15:commentEx w15:paraId="5D8BB8D5" w15:done="1"/>
  <w15:commentEx w15:paraId="543E992C" w15:paraIdParent="5D8BB8D5" w15:done="1"/>
  <w15:commentEx w15:paraId="466C7EE2" w15:done="1"/>
  <w15:commentEx w15:paraId="0A0E7EC1" w15:paraIdParent="466C7EE2" w15:done="1"/>
  <w15:commentEx w15:paraId="6355E1C4" w15:done="1"/>
  <w15:commentEx w15:paraId="70C319B5" w15:paraIdParent="6355E1C4" w15:done="1"/>
  <w15:commentEx w15:paraId="07C449ED" w15:done="1"/>
  <w15:commentEx w15:paraId="4BBC4973" w15:done="0"/>
  <w15:commentEx w15:paraId="32C1849B" w15:paraIdParent="4BBC4973" w15:done="0"/>
  <w15:commentEx w15:paraId="25A0EDFD" w15:paraIdParent="4BBC4973" w15:done="0"/>
  <w15:commentEx w15:paraId="1FBC915D" w15:done="1"/>
  <w15:commentEx w15:paraId="12A137C4" w15:paraIdParent="1FBC915D" w15:done="1"/>
  <w15:commentEx w15:paraId="07BE181D" w15:done="1"/>
  <w15:commentEx w15:paraId="22AFBE9E" w15:paraIdParent="07BE181D" w15:done="1"/>
  <w15:commentEx w15:paraId="71BEB5E5" w15:done="1"/>
  <w15:commentEx w15:paraId="4B308213" w15:done="1"/>
  <w15:commentEx w15:paraId="1EFAE21B" w15:done="1"/>
  <w15:commentEx w15:paraId="19C0D910" w15:paraIdParent="1EFAE21B" w15:done="1"/>
  <w15:commentEx w15:paraId="5CE13D86" w15:done="1"/>
  <w15:commentEx w15:paraId="7F628E01" w15:paraIdParent="5CE13D86" w15:done="1"/>
  <w15:commentEx w15:paraId="314DE635" w15:done="1"/>
  <w15:commentEx w15:paraId="36CD4C3A" w15:paraIdParent="314DE635" w15:done="1"/>
  <w15:commentEx w15:paraId="1653F795" w15:done="1"/>
  <w15:commentEx w15:paraId="2E4DCE85" w15:paraIdParent="1653F795" w15:done="1"/>
  <w15:commentEx w15:paraId="04764C8F" w15:done="1"/>
  <w15:commentEx w15:paraId="2FD78828" w15:done="1"/>
  <w15:commentEx w15:paraId="79F8916A" w15:done="1"/>
  <w15:commentEx w15:paraId="4FEF8C3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CCD011" w16cex:dateUtc="2026-09-09T16:56:00Z"/>
  <w16cex:commentExtensible w16cex:durableId="3BBF4E93" w16cex:dateUtc="2026-09-10T10:41:00Z"/>
  <w16cex:commentExtensible w16cex:durableId="3664095E" w16cex:dateUtc="2026-09-04T13:26:00Z"/>
  <w16cex:commentExtensible w16cex:durableId="21459BC3" w16cex:dateUtc="2026-09-07T11:10:00Z"/>
  <w16cex:commentExtensible w16cex:durableId="55D335AE" w16cex:dateUtc="2026-09-06T21:00:00Z"/>
  <w16cex:commentExtensible w16cex:durableId="51839330" w16cex:dateUtc="2026-09-07T11:08:00Z"/>
  <w16cex:commentExtensible w16cex:durableId="5EEC5744" w16cex:dateUtc="2026-09-06T21:00:00Z"/>
  <w16cex:commentExtensible w16cex:durableId="39ACFD81" w16cex:dateUtc="2026-09-07T11:08:00Z"/>
  <w16cex:commentExtensible w16cex:durableId="0D37A5C5" w16cex:dateUtc="2026-09-04T13:26:00Z"/>
  <w16cex:commentExtensible w16cex:durableId="32056F66" w16cex:dateUtc="2026-09-07T11:10:00Z"/>
  <w16cex:commentExtensible w16cex:durableId="7E0FC887" w16cex:dateUtc="2026-09-06T21:38:00Z"/>
  <w16cex:commentExtensible w16cex:durableId="705F839E" w16cex:dateUtc="2026-09-06T21:38:00Z"/>
  <w16cex:commentExtensible w16cex:durableId="7983AAD4" w16cex:dateUtc="2026-09-07T23:42:00Z"/>
  <w16cex:commentExtensible w16cex:durableId="193C2B3F" w16cex:dateUtc="2026-09-04T13:53:00Z"/>
  <w16cex:commentExtensible w16cex:durableId="4F4B7F2B" w16cex:dateUtc="2026-09-04T13:53:00Z"/>
  <w16cex:commentExtensible w16cex:durableId="48A30672" w16cex:dateUtc="2026-09-07T22:00:00Z"/>
  <w16cex:commentExtensible w16cex:durableId="51DE08A8" w16cex:dateUtc="2026-09-09T13:25:00Z"/>
  <w16cex:commentExtensible w16cex:durableId="36A06CE3" w16cex:dateUtc="2026-09-09T20:33:00Z"/>
  <w16cex:commentExtensible w16cex:durableId="6D367536" w16cex:dateUtc="2026-09-07T22:00:00Z"/>
  <w16cex:commentExtensible w16cex:durableId="02604B1C" w16cex:dateUtc="2026-09-09T20:34:00Z"/>
  <w16cex:commentExtensible w16cex:durableId="17A1901C" w16cex:dateUtc="2026-09-04T14:20:00Z"/>
  <w16cex:commentExtensible w16cex:durableId="5662B7CB" w16cex:dateUtc="2026-09-04T22:40:00Z"/>
  <w16cex:commentExtensible w16cex:durableId="7005F613" w16cex:dateUtc="2026-09-04T22:40:00Z"/>
  <w16cex:commentExtensible w16cex:durableId="554F4D46" w16cex:dateUtc="2026-09-04T14:20:00Z"/>
  <w16cex:commentExtensible w16cex:durableId="1A68EB2F" w16cex:dateUtc="2026-09-04T22:40:00Z"/>
  <w16cex:commentExtensible w16cex:durableId="212EBCF1" w16cex:dateUtc="2026-09-04T22:40:00Z"/>
  <w16cex:commentExtensible w16cex:durableId="2F2AFD41" w16cex:dateUtc="2026-09-09T15:29:00Z"/>
  <w16cex:commentExtensible w16cex:durableId="35158C76" w16cex:dateUtc="2026-09-09T15:29:00Z"/>
  <w16cex:commentExtensible w16cex:durableId="5E4E3619" w16cex:dateUtc="2026-09-10T01:18:00Z"/>
  <w16cex:commentExtensible w16cex:durableId="3CB533E0" w16cex:dateUtc="2026-09-10T10:47:00Z"/>
  <w16cex:commentExtensible w16cex:durableId="7024256D" w16cex:dateUtc="2026-09-09T23:00:00Z"/>
  <w16cex:commentExtensible w16cex:durableId="73E04AD6" w16cex:dateUtc="2026-09-07T22:10:00Z"/>
  <w16cex:commentExtensible w16cex:durableId="044F6EBC" w16cex:dateUtc="2026-09-08T20:20:00Z"/>
  <w16cex:commentExtensible w16cex:durableId="24D39887" w16cex:dateUtc="2026-09-07T22:10:00Z"/>
  <w16cex:commentExtensible w16cex:durableId="0C110D9A" w16cex:dateUtc="2026-09-08T20:20:00Z"/>
  <w16cex:commentExtensible w16cex:durableId="191766C2" w16cex:dateUtc="2026-09-09T13:29:00Z"/>
  <w16cex:commentExtensible w16cex:durableId="5DE4CC38" w16cex:dateUtc="2026-09-10T09:04:00Z"/>
  <w16cex:commentExtensible w16cex:durableId="23DC9309" w16cex:dateUtc="2026-09-09T13:34:00Z"/>
  <w16cex:commentExtensible w16cex:durableId="7FA8879B" w16cex:dateUtc="2026-09-09T18:59:00Z"/>
  <w16cex:commentExtensible w16cex:durableId="667FD656" w16cex:dateUtc="2026-09-09T13:55:00Z"/>
  <w16cex:commentExtensible w16cex:durableId="33634C39" w16cex:dateUtc="2026-09-09T18:58:00Z"/>
  <w16cex:commentExtensible w16cex:durableId="2D195AA7" w16cex:dateUtc="2026-09-07T22:55:00Z"/>
  <w16cex:commentExtensible w16cex:durableId="640E8143" w16cex:dateUtc="2026-09-08T15:50:00Z"/>
  <w16cex:commentExtensible w16cex:durableId="4437115B" w16cex:dateUtc="2026-09-07T22:55:00Z"/>
  <w16cex:commentExtensible w16cex:durableId="684755FE" w16cex:dateUtc="2026-09-08T15:50:00Z"/>
  <w16cex:commentExtensible w16cex:durableId="00B80B8B" w16cex:dateUtc="2026-09-09T15:36:00Z"/>
  <w16cex:commentExtensible w16cex:durableId="29A7B5D1" w16cex:dateUtc="2026-09-09T18:56:00Z"/>
  <w16cex:commentExtensible w16cex:durableId="39C1365E" w16cex:dateUtc="2026-09-10T01:20:00Z"/>
  <w16cex:commentExtensible w16cex:durableId="2F8EFEB5" w16cex:dateUtc="2026-09-07T23:17:00Z"/>
  <w16cex:commentExtensible w16cex:durableId="18D70541" w16cex:dateUtc="2026-09-08T15:52:00Z"/>
  <w16cex:commentExtensible w16cex:durableId="25D34B36" w16cex:dateUtc="2026-09-07T23:17:00Z"/>
  <w16cex:commentExtensible w16cex:durableId="030723A8" w16cex:dateUtc="2026-09-08T15:52:00Z"/>
  <w16cex:commentExtensible w16cex:durableId="2FC92BF9" w16cex:dateUtc="2026-09-09T16:39:00Z"/>
  <w16cex:commentExtensible w16cex:durableId="70929451" w16cex:dateUtc="2026-09-09T20:45:00Z"/>
  <w16cex:commentExtensible w16cex:durableId="6214BA5D" w16cex:dateUtc="2026-09-04T14:07:00Z"/>
  <w16cex:commentExtensible w16cex:durableId="3017D0B2" w16cex:dateUtc="2026-09-10T01:22:00Z"/>
  <w16cex:commentExtensible w16cex:durableId="026A9F72" w16cex:dateUtc="2026-09-10T09:29:00Z"/>
  <w16cex:commentExtensible w16cex:durableId="54D53999" w16cex:dateUtc="2026-09-10T09:34:00Z"/>
  <w16cex:commentExtensible w16cex:durableId="0AF93DE7" w16cex:dateUtc="2026-09-10T09:38:00Z"/>
  <w16cex:commentExtensible w16cex:durableId="676CEF54" w16cex:dateUtc="2026-09-10T09:57:00Z"/>
  <w16cex:commentExtensible w16cex:durableId="4AB8FDF7" w16cex:dateUtc="2026-09-10T09:44:00Z"/>
  <w16cex:commentExtensible w16cex:durableId="756EC8B9" w16cex:dateUtc="2026-09-10T09:02:00Z"/>
  <w16cex:commentExtensible w16cex:durableId="649F7D73" w16cex:dateUtc="2026-09-10T09:52:00Z"/>
  <w16cex:commentExtensible w16cex:durableId="401C15C0" w16cex:dateUtc="2026-09-10T09:59:00Z"/>
  <w16cex:commentExtensible w16cex:durableId="5FBFEB8C" w16cex:dateUtc="2026-09-10T09:03:00Z"/>
  <w16cex:commentExtensible w16cex:durableId="4F0C8E59" w16cex:dateUtc="2026-09-10T09:05:00Z"/>
  <w16cex:commentExtensible w16cex:durableId="4FBEB1FA" w16cex:dateUtc="2026-09-10T10:06:00Z"/>
  <w16cex:commentExtensible w16cex:durableId="782C8E57" w16cex:dateUtc="2026-09-10T10:06:00Z"/>
  <w16cex:commentExtensible w16cex:durableId="69320718" w16cex:dateUtc="2026-09-10T10:25:00Z"/>
  <w16cex:commentExtensible w16cex:durableId="6C17C442" w16cex:dateUtc="2026-09-06T22:23:00Z"/>
  <w16cex:commentExtensible w16cex:durableId="32DF579D" w16cex:dateUtc="2026-09-09T20:46:00Z"/>
  <w16cex:commentExtensible w16cex:durableId="2D140945" w16cex:dateUtc="2026-09-06T22:23:00Z"/>
  <w16cex:commentExtensible w16cex:durableId="4B8E269F" w16cex:dateUtc="2026-09-09T20:45:00Z"/>
  <w16cex:commentExtensible w16cex:durableId="459FB4B2" w16cex:dateUtc="2026-09-07T14:00:00Z"/>
  <w16cex:commentExtensible w16cex:durableId="61804170" w16cex:dateUtc="2026-09-08T20:18:00Z"/>
  <w16cex:commentExtensible w16cex:durableId="22A151A2" w16cex:dateUtc="2026-09-07T14:00:00Z"/>
  <w16cex:commentExtensible w16cex:durableId="78552260" w16cex:dateUtc="2026-09-08T20:18:00Z"/>
  <w16cex:commentExtensible w16cex:durableId="7398799E" w16cex:dateUtc="2026-09-10T01:23:00Z"/>
  <w16cex:commentExtensible w16cex:durableId="7FCDD9AE" w16cex:dateUtc="2026-09-09T16:47:00Z"/>
  <w16cex:commentExtensible w16cex:durableId="12B63ED4" w16cex:dateUtc="2026-09-09T18:53:00Z"/>
  <w16cex:commentExtensible w16cex:durableId="726B2F99" w16cex:dateUtc="2026-09-10T10:43:00Z"/>
  <w16cex:commentExtensible w16cex:durableId="66D240BC" w16cex:dateUtc="2026-09-07T12:39:00Z"/>
  <w16cex:commentExtensible w16cex:durableId="4BCBEA25" w16cex:dateUtc="2026-09-08T15:42:00Z"/>
  <w16cex:commentExtensible w16cex:durableId="38F6B618" w16cex:dateUtc="2026-09-07T12:39:00Z"/>
  <w16cex:commentExtensible w16cex:durableId="514E1564" w16cex:dateUtc="2026-09-08T15:42:00Z"/>
  <w16cex:commentExtensible w16cex:durableId="4C01390E" w16cex:dateUtc="2026-09-08T14:38:00Z"/>
  <w16cex:commentExtensible w16cex:durableId="1558DFA8" w16cex:dateUtc="2026-09-08T14:38:00Z"/>
  <w16cex:commentExtensible w16cex:durableId="0466169B" w16cex:dateUtc="2026-09-07T13:04:00Z"/>
  <w16cex:commentExtensible w16cex:durableId="524C09D6" w16cex:dateUtc="2026-09-08T15:23:00Z"/>
  <w16cex:commentExtensible w16cex:durableId="624F9281" w16cex:dateUtc="2026-09-07T13:04:00Z"/>
  <w16cex:commentExtensible w16cex:durableId="1D7FA229" w16cex:dateUtc="2026-09-08T15:23:00Z"/>
  <w16cex:commentExtensible w16cex:durableId="13581926" w16cex:dateUtc="2026-09-07T13:14:00Z"/>
  <w16cex:commentExtensible w16cex:durableId="5A4217AE" w16cex:dateUtc="2026-09-08T15:24:00Z"/>
  <w16cex:commentExtensible w16cex:durableId="5B9D45F6" w16cex:dateUtc="2026-09-07T13:14:00Z"/>
  <w16cex:commentExtensible w16cex:durableId="3CF0C9BF" w16cex:dateUtc="2026-09-08T15:24:00Z"/>
  <w16cex:commentExtensible w16cex:durableId="2BF43D8D" w16cex:dateUtc="2026-09-08T14:47:00Z"/>
  <w16cex:commentExtensible w16cex:durableId="6C1677D3" w16cex:dateUtc="2026-09-08T14:52:00Z"/>
  <w16cex:commentExtensible w16cex:durableId="150818AB" w16cex:dateUtc="2026-09-08T14:47:00Z"/>
  <w16cex:commentExtensible w16cex:durableId="6EEBC1DE" w16cex:dateUtc="2026-09-08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E9BF92" w16cid:durableId="2ECCD011"/>
  <w16cid:commentId w16cid:paraId="21D149F6" w16cid:durableId="3BBF4E93"/>
  <w16cid:commentId w16cid:paraId="15EEAD5F" w16cid:durableId="3664095E"/>
  <w16cid:commentId w16cid:paraId="1C0099F6" w16cid:durableId="21459BC3"/>
  <w16cid:commentId w16cid:paraId="141C6B5F" w16cid:durableId="55D335AE"/>
  <w16cid:commentId w16cid:paraId="1874AF80" w16cid:durableId="51839330"/>
  <w16cid:commentId w16cid:paraId="6019F1A1" w16cid:durableId="5EEC5744"/>
  <w16cid:commentId w16cid:paraId="5E5795DD" w16cid:durableId="39ACFD81"/>
  <w16cid:commentId w16cid:paraId="67955DE0" w16cid:durableId="0D37A5C5"/>
  <w16cid:commentId w16cid:paraId="683F512C" w16cid:durableId="32056F66"/>
  <w16cid:commentId w16cid:paraId="4BBA490E" w16cid:durableId="7E0FC887"/>
  <w16cid:commentId w16cid:paraId="611D1A19" w16cid:durableId="705F839E"/>
  <w16cid:commentId w16cid:paraId="30164FAB" w16cid:durableId="7983AAD4"/>
  <w16cid:commentId w16cid:paraId="13814D2C" w16cid:durableId="193C2B3F"/>
  <w16cid:commentId w16cid:paraId="09AD4795" w16cid:durableId="4F4B7F2B"/>
  <w16cid:commentId w16cid:paraId="740C498F" w16cid:durableId="48A30672"/>
  <w16cid:commentId w16cid:paraId="166ED662" w16cid:durableId="51DE08A8"/>
  <w16cid:commentId w16cid:paraId="1C6C5F71" w16cid:durableId="36A06CE3"/>
  <w16cid:commentId w16cid:paraId="35232294" w16cid:durableId="6D367536"/>
  <w16cid:commentId w16cid:paraId="4AB878F7" w16cid:durableId="02604B1C"/>
  <w16cid:commentId w16cid:paraId="7CCAD03F" w16cid:durableId="17A1901C"/>
  <w16cid:commentId w16cid:paraId="0BA3F87A" w16cid:durableId="5662B7CB"/>
  <w16cid:commentId w16cid:paraId="2C800FE7" w16cid:durableId="7005F613"/>
  <w16cid:commentId w16cid:paraId="04B11D6B" w16cid:durableId="554F4D46"/>
  <w16cid:commentId w16cid:paraId="19C23E62" w16cid:durableId="1A68EB2F"/>
  <w16cid:commentId w16cid:paraId="4BDFE508" w16cid:durableId="212EBCF1"/>
  <w16cid:commentId w16cid:paraId="3F34FADB" w16cid:durableId="2F2AFD41"/>
  <w16cid:commentId w16cid:paraId="7D378BCE" w16cid:durableId="35158C76"/>
  <w16cid:commentId w16cid:paraId="48AFF06D" w16cid:durableId="5E4E3619"/>
  <w16cid:commentId w16cid:paraId="287C2D20" w16cid:durableId="3CB533E0"/>
  <w16cid:commentId w16cid:paraId="0811EB9E" w16cid:durableId="7024256D"/>
  <w16cid:commentId w16cid:paraId="53328E8D" w16cid:durableId="73E04AD6"/>
  <w16cid:commentId w16cid:paraId="1689D9AA" w16cid:durableId="044F6EBC"/>
  <w16cid:commentId w16cid:paraId="67623CEB" w16cid:durableId="24D39887"/>
  <w16cid:commentId w16cid:paraId="3EC7FB7B" w16cid:durableId="0C110D9A"/>
  <w16cid:commentId w16cid:paraId="17431AD6" w16cid:durableId="191766C2"/>
  <w16cid:commentId w16cid:paraId="1B6CA388" w16cid:durableId="5DE4CC38"/>
  <w16cid:commentId w16cid:paraId="76BEAF78" w16cid:durableId="23DC9309"/>
  <w16cid:commentId w16cid:paraId="629BAF88" w16cid:durableId="7FA8879B"/>
  <w16cid:commentId w16cid:paraId="5C0A9BC5" w16cid:durableId="667FD656"/>
  <w16cid:commentId w16cid:paraId="21859018" w16cid:durableId="33634C39"/>
  <w16cid:commentId w16cid:paraId="0B335E6A" w16cid:durableId="2D195AA7"/>
  <w16cid:commentId w16cid:paraId="21A0ED88" w16cid:durableId="640E8143"/>
  <w16cid:commentId w16cid:paraId="19077E0B" w16cid:durableId="4437115B"/>
  <w16cid:commentId w16cid:paraId="4F7B3619" w16cid:durableId="684755FE"/>
  <w16cid:commentId w16cid:paraId="27D1872D" w16cid:durableId="00B80B8B"/>
  <w16cid:commentId w16cid:paraId="45EF8230" w16cid:durableId="29A7B5D1"/>
  <w16cid:commentId w16cid:paraId="217544FD" w16cid:durableId="39C1365E"/>
  <w16cid:commentId w16cid:paraId="3A31B293" w16cid:durableId="2F8EFEB5"/>
  <w16cid:commentId w16cid:paraId="6372141B" w16cid:durableId="18D70541"/>
  <w16cid:commentId w16cid:paraId="44D74F93" w16cid:durableId="25D34B36"/>
  <w16cid:commentId w16cid:paraId="131482DC" w16cid:durableId="030723A8"/>
  <w16cid:commentId w16cid:paraId="6A85A787" w16cid:durableId="2FC92BF9"/>
  <w16cid:commentId w16cid:paraId="53D15C71" w16cid:durableId="70929451"/>
  <w16cid:commentId w16cid:paraId="14ECFE34" w16cid:durableId="6214BA5D"/>
  <w16cid:commentId w16cid:paraId="54321BB0" w16cid:durableId="3017D0B2"/>
  <w16cid:commentId w16cid:paraId="1582BD03" w16cid:durableId="026A9F72"/>
  <w16cid:commentId w16cid:paraId="00DF9FC1" w16cid:durableId="54D53999"/>
  <w16cid:commentId w16cid:paraId="4AFA29EA" w16cid:durableId="0AF93DE7"/>
  <w16cid:commentId w16cid:paraId="760A792D" w16cid:durableId="676CEF54"/>
  <w16cid:commentId w16cid:paraId="22099012" w16cid:durableId="4AB8FDF7"/>
  <w16cid:commentId w16cid:paraId="5F85A80E" w16cid:durableId="756EC8B9"/>
  <w16cid:commentId w16cid:paraId="3AF3B4FF" w16cid:durableId="649F7D73"/>
  <w16cid:commentId w16cid:paraId="205944F0" w16cid:durableId="401C15C0"/>
  <w16cid:commentId w16cid:paraId="0CBBE3EC" w16cid:durableId="5FBFEB8C"/>
  <w16cid:commentId w16cid:paraId="3221E29E" w16cid:durableId="4F0C8E59"/>
  <w16cid:commentId w16cid:paraId="5439F712" w16cid:durableId="4FBEB1FA"/>
  <w16cid:commentId w16cid:paraId="32942879" w16cid:durableId="782C8E57"/>
  <w16cid:commentId w16cid:paraId="6A1984F8" w16cid:durableId="69320718"/>
  <w16cid:commentId w16cid:paraId="0B427274" w16cid:durableId="6C17C442"/>
  <w16cid:commentId w16cid:paraId="0F2D726F" w16cid:durableId="32DF579D"/>
  <w16cid:commentId w16cid:paraId="5D8BB8D5" w16cid:durableId="2D140945"/>
  <w16cid:commentId w16cid:paraId="543E992C" w16cid:durableId="4B8E269F"/>
  <w16cid:commentId w16cid:paraId="466C7EE2" w16cid:durableId="459FB4B2"/>
  <w16cid:commentId w16cid:paraId="0A0E7EC1" w16cid:durableId="61804170"/>
  <w16cid:commentId w16cid:paraId="6355E1C4" w16cid:durableId="22A151A2"/>
  <w16cid:commentId w16cid:paraId="70C319B5" w16cid:durableId="78552260"/>
  <w16cid:commentId w16cid:paraId="07C449ED" w16cid:durableId="7398799E"/>
  <w16cid:commentId w16cid:paraId="4BBC4973" w16cid:durableId="7FCDD9AE"/>
  <w16cid:commentId w16cid:paraId="32C1849B" w16cid:durableId="12B63ED4"/>
  <w16cid:commentId w16cid:paraId="25A0EDFD" w16cid:durableId="726B2F99"/>
  <w16cid:commentId w16cid:paraId="1FBC915D" w16cid:durableId="66D240BC"/>
  <w16cid:commentId w16cid:paraId="12A137C4" w16cid:durableId="4BCBEA25"/>
  <w16cid:commentId w16cid:paraId="07BE181D" w16cid:durableId="38F6B618"/>
  <w16cid:commentId w16cid:paraId="22AFBE9E" w16cid:durableId="514E1564"/>
  <w16cid:commentId w16cid:paraId="71BEB5E5" w16cid:durableId="4C01390E"/>
  <w16cid:commentId w16cid:paraId="4B308213" w16cid:durableId="1558DFA8"/>
  <w16cid:commentId w16cid:paraId="1EFAE21B" w16cid:durableId="0466169B"/>
  <w16cid:commentId w16cid:paraId="19C0D910" w16cid:durableId="524C09D6"/>
  <w16cid:commentId w16cid:paraId="5CE13D86" w16cid:durableId="624F9281"/>
  <w16cid:commentId w16cid:paraId="7F628E01" w16cid:durableId="1D7FA229"/>
  <w16cid:commentId w16cid:paraId="314DE635" w16cid:durableId="13581926"/>
  <w16cid:commentId w16cid:paraId="36CD4C3A" w16cid:durableId="5A4217AE"/>
  <w16cid:commentId w16cid:paraId="1653F795" w16cid:durableId="5B9D45F6"/>
  <w16cid:commentId w16cid:paraId="2E4DCE85" w16cid:durableId="3CF0C9BF"/>
  <w16cid:commentId w16cid:paraId="04764C8F" w16cid:durableId="2BF43D8D"/>
  <w16cid:commentId w16cid:paraId="2FD78828" w16cid:durableId="6C1677D3"/>
  <w16cid:commentId w16cid:paraId="79F8916A" w16cid:durableId="150818AB"/>
  <w16cid:commentId w16cid:paraId="4FEF8C30" w16cid:durableId="6EEBC1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7376B" w14:textId="77777777" w:rsidR="00DB6658" w:rsidRDefault="00DB6658">
      <w:r>
        <w:separator/>
      </w:r>
    </w:p>
  </w:endnote>
  <w:endnote w:type="continuationSeparator" w:id="0">
    <w:p w14:paraId="0C5B60FA" w14:textId="77777777" w:rsidR="00DB6658" w:rsidRDefault="00DB6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heading">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F1B8" w14:textId="752EA53C" w:rsidR="0095094A" w:rsidRDefault="0095094A">
    <w:pPr>
      <w:pStyle w:val="Footer"/>
      <w:pPrChange w:id="4254" w:author="Microsoft Word" w:date="2026-09-09T14:54:00Z" w16du:dateUtc="2026-09-09T13:54:00Z">
        <w:pPr>
          <w:jc w:val="cen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D6C15" w14:textId="77777777" w:rsidR="00DB6658" w:rsidRDefault="00DB6658">
      <w:r>
        <w:separator/>
      </w:r>
    </w:p>
  </w:footnote>
  <w:footnote w:type="continuationSeparator" w:id="0">
    <w:p w14:paraId="7B302FAE" w14:textId="77777777" w:rsidR="00DB6658" w:rsidRDefault="00DB6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05C8" w14:textId="7FD0FA5B" w:rsidR="0095094A" w:rsidRDefault="0095094A">
    <w:pPr>
      <w:pStyle w:val="Header"/>
      <w:pPrChange w:id="4253" w:author="Microsoft Word" w:date="2026-09-09T14:54:00Z" w16du:dateUtc="2026-09-09T13:54:00Z">
        <w:pPr>
          <w:jc w:val="right"/>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0F16" w14:textId="77777777" w:rsidR="00382403" w:rsidRDefault="00614F2E">
    <w:pPr>
      <w:pStyle w:val="Header"/>
    </w:pPr>
    <w:del w:id="4255" w:author="Microsoft Word" w:date="2026-09-09T14:02:00Z" w16du:dateUtc="2026-09-09T13:02:00Z">
      <w:r>
        <w:rPr>
          <w:noProof/>
          <w:lang w:eastAsia="en-GB"/>
        </w:rPr>
        <w:drawing>
          <wp:anchor distT="0" distB="0" distL="114300" distR="114300" simplePos="0" relativeHeight="251658240"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697850849" name="Picture 697850849"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8241"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AA10381"/>
    <w:multiLevelType w:val="hybridMultilevel"/>
    <w:tmpl w:val="16D41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5137096"/>
    <w:multiLevelType w:val="multilevel"/>
    <w:tmpl w:val="F48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26340"/>
    <w:multiLevelType w:val="hybridMultilevel"/>
    <w:tmpl w:val="C5F0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1567C6"/>
    <w:multiLevelType w:val="hybridMultilevel"/>
    <w:tmpl w:val="E0AA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F451E1"/>
    <w:multiLevelType w:val="hybridMultilevel"/>
    <w:tmpl w:val="CC7AE242"/>
    <w:lvl w:ilvl="0" w:tplc="BC3CEB24">
      <w:start w:val="1"/>
      <w:numFmt w:val="bullet"/>
      <w:lvlText w:val="●"/>
      <w:lvlJc w:val="left"/>
      <w:pPr>
        <w:ind w:left="720" w:hanging="360"/>
      </w:pPr>
    </w:lvl>
    <w:lvl w:ilvl="1" w:tplc="4B0EDF2E">
      <w:start w:val="1"/>
      <w:numFmt w:val="bullet"/>
      <w:lvlText w:val="○"/>
      <w:lvlJc w:val="left"/>
      <w:pPr>
        <w:ind w:left="1440" w:hanging="360"/>
      </w:pPr>
    </w:lvl>
    <w:lvl w:ilvl="2" w:tplc="63D8E354">
      <w:start w:val="1"/>
      <w:numFmt w:val="bullet"/>
      <w:lvlText w:val="■"/>
      <w:lvlJc w:val="left"/>
      <w:pPr>
        <w:ind w:left="2160" w:hanging="360"/>
      </w:pPr>
    </w:lvl>
    <w:lvl w:ilvl="3" w:tplc="8BE67046">
      <w:start w:val="1"/>
      <w:numFmt w:val="bullet"/>
      <w:lvlText w:val="●"/>
      <w:lvlJc w:val="left"/>
      <w:pPr>
        <w:ind w:left="2880" w:hanging="360"/>
      </w:pPr>
    </w:lvl>
    <w:lvl w:ilvl="4" w:tplc="A190A59C">
      <w:start w:val="1"/>
      <w:numFmt w:val="bullet"/>
      <w:lvlText w:val="○"/>
      <w:lvlJc w:val="left"/>
      <w:pPr>
        <w:ind w:left="3600" w:hanging="360"/>
      </w:pPr>
    </w:lvl>
    <w:lvl w:ilvl="5" w:tplc="E50EEE90">
      <w:start w:val="1"/>
      <w:numFmt w:val="bullet"/>
      <w:lvlText w:val="■"/>
      <w:lvlJc w:val="left"/>
      <w:pPr>
        <w:ind w:left="4320" w:hanging="360"/>
      </w:pPr>
    </w:lvl>
    <w:lvl w:ilvl="6" w:tplc="BCC0910E">
      <w:start w:val="1"/>
      <w:numFmt w:val="bullet"/>
      <w:lvlText w:val="●"/>
      <w:lvlJc w:val="left"/>
      <w:pPr>
        <w:ind w:left="5040" w:hanging="360"/>
      </w:pPr>
    </w:lvl>
    <w:lvl w:ilvl="7" w:tplc="5C269742">
      <w:start w:val="1"/>
      <w:numFmt w:val="bullet"/>
      <w:lvlText w:val="●"/>
      <w:lvlJc w:val="left"/>
      <w:pPr>
        <w:ind w:left="5760" w:hanging="360"/>
      </w:pPr>
    </w:lvl>
    <w:lvl w:ilvl="8" w:tplc="5A82C52C">
      <w:start w:val="1"/>
      <w:numFmt w:val="bullet"/>
      <w:lvlText w:val="●"/>
      <w:lvlJc w:val="left"/>
      <w:pPr>
        <w:ind w:left="6480" w:hanging="360"/>
      </w:pPr>
    </w:lvl>
  </w:abstractNum>
  <w:abstractNum w:abstractNumId="8"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32A5BF8"/>
    <w:multiLevelType w:val="hybridMultilevel"/>
    <w:tmpl w:val="FCFA9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439720">
    <w:abstractNumId w:val="7"/>
    <w:lvlOverride w:ilvl="0">
      <w:startOverride w:val="1"/>
    </w:lvlOverride>
  </w:num>
  <w:num w:numId="2" w16cid:durableId="1777750742">
    <w:abstractNumId w:val="3"/>
  </w:num>
  <w:num w:numId="3" w16cid:durableId="1948728879">
    <w:abstractNumId w:val="9"/>
  </w:num>
  <w:num w:numId="4" w16cid:durableId="1413357570">
    <w:abstractNumId w:val="2"/>
  </w:num>
  <w:num w:numId="5" w16cid:durableId="323290219">
    <w:abstractNumId w:val="6"/>
  </w:num>
  <w:num w:numId="6" w16cid:durableId="835078320">
    <w:abstractNumId w:val="8"/>
  </w:num>
  <w:num w:numId="7" w16cid:durableId="366487279">
    <w:abstractNumId w:val="4"/>
  </w:num>
  <w:num w:numId="8" w16cid:durableId="1273627714">
    <w:abstractNumId w:val="0"/>
  </w:num>
  <w:num w:numId="9" w16cid:durableId="1374621993">
    <w:abstractNumId w:val="10"/>
  </w:num>
  <w:num w:numId="10" w16cid:durableId="84813523">
    <w:abstractNumId w:val="5"/>
  </w:num>
  <w:num w:numId="11" w16cid:durableId="12352417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ll Sundararaj - Chaucer">
    <w15:presenceInfo w15:providerId="AD" w15:userId="S::Joycell.Sundararaj@chaucergroup.com::45538bea-d8f3-45d1-86e6-6d63bacbf9c7"/>
  </w15:person>
  <w15:person w15:author="Nikhil Rokade - Chaucer">
    <w15:presenceInfo w15:providerId="AD" w15:userId="S::Nikhil.Rokade@chaucergroup.com::25fe8af0-bad5-4ed7-9395-1cf3269e2cf8"/>
  </w15:person>
  <w15:person w15:author="Puneet Kumar - Chaucer">
    <w15:presenceInfo w15:providerId="AD" w15:userId="S::Puneet.Kumar@chaucergroup.com::090bd223-6cda-4aec-ba5f-32ca554a1dde"/>
  </w15:person>
  <w15:person w15:author="Puneet Kumar">
    <w15:presenceInfo w15:providerId="Windows Live" w15:userId="ad45cb96848cf7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4A"/>
    <w:rsid w:val="000014B3"/>
    <w:rsid w:val="00003574"/>
    <w:rsid w:val="00004C94"/>
    <w:rsid w:val="00004E1A"/>
    <w:rsid w:val="0000574E"/>
    <w:rsid w:val="00005EDF"/>
    <w:rsid w:val="00006CE7"/>
    <w:rsid w:val="0000719F"/>
    <w:rsid w:val="000073A0"/>
    <w:rsid w:val="00007CEF"/>
    <w:rsid w:val="00007E79"/>
    <w:rsid w:val="00011A9E"/>
    <w:rsid w:val="00011F30"/>
    <w:rsid w:val="0001212C"/>
    <w:rsid w:val="0001228A"/>
    <w:rsid w:val="00012F22"/>
    <w:rsid w:val="00013582"/>
    <w:rsid w:val="00014085"/>
    <w:rsid w:val="00014758"/>
    <w:rsid w:val="00014F24"/>
    <w:rsid w:val="00016D1F"/>
    <w:rsid w:val="00017438"/>
    <w:rsid w:val="000208A8"/>
    <w:rsid w:val="0002122A"/>
    <w:rsid w:val="00021BE5"/>
    <w:rsid w:val="0002217B"/>
    <w:rsid w:val="00022BAC"/>
    <w:rsid w:val="00023EA3"/>
    <w:rsid w:val="00026D7B"/>
    <w:rsid w:val="00027A95"/>
    <w:rsid w:val="0003130E"/>
    <w:rsid w:val="000323ED"/>
    <w:rsid w:val="00032462"/>
    <w:rsid w:val="0003294B"/>
    <w:rsid w:val="0003384F"/>
    <w:rsid w:val="00033CD0"/>
    <w:rsid w:val="00034CAB"/>
    <w:rsid w:val="00034DD1"/>
    <w:rsid w:val="00034EC3"/>
    <w:rsid w:val="0003543F"/>
    <w:rsid w:val="00035644"/>
    <w:rsid w:val="00037DDF"/>
    <w:rsid w:val="000404E1"/>
    <w:rsid w:val="0004074B"/>
    <w:rsid w:val="00040C72"/>
    <w:rsid w:val="00042E6B"/>
    <w:rsid w:val="00043CD6"/>
    <w:rsid w:val="000452D0"/>
    <w:rsid w:val="00045AA5"/>
    <w:rsid w:val="000500CD"/>
    <w:rsid w:val="00050E0E"/>
    <w:rsid w:val="00050F1F"/>
    <w:rsid w:val="000514FA"/>
    <w:rsid w:val="00051BC2"/>
    <w:rsid w:val="00052AFA"/>
    <w:rsid w:val="00053AA1"/>
    <w:rsid w:val="00055DF8"/>
    <w:rsid w:val="0005614D"/>
    <w:rsid w:val="00056D0F"/>
    <w:rsid w:val="00056EDB"/>
    <w:rsid w:val="000571EF"/>
    <w:rsid w:val="00057458"/>
    <w:rsid w:val="00057E0B"/>
    <w:rsid w:val="00060C7A"/>
    <w:rsid w:val="00063654"/>
    <w:rsid w:val="00064E5D"/>
    <w:rsid w:val="00065681"/>
    <w:rsid w:val="00066C36"/>
    <w:rsid w:val="000701B9"/>
    <w:rsid w:val="00070864"/>
    <w:rsid w:val="00072054"/>
    <w:rsid w:val="00072EAB"/>
    <w:rsid w:val="00073E5C"/>
    <w:rsid w:val="000741EA"/>
    <w:rsid w:val="00077BEF"/>
    <w:rsid w:val="00080C84"/>
    <w:rsid w:val="000812DE"/>
    <w:rsid w:val="00082103"/>
    <w:rsid w:val="00084BD5"/>
    <w:rsid w:val="00090437"/>
    <w:rsid w:val="00092606"/>
    <w:rsid w:val="00093570"/>
    <w:rsid w:val="00093AA1"/>
    <w:rsid w:val="00095345"/>
    <w:rsid w:val="000970BA"/>
    <w:rsid w:val="000A0848"/>
    <w:rsid w:val="000A2137"/>
    <w:rsid w:val="000A232B"/>
    <w:rsid w:val="000A2C4D"/>
    <w:rsid w:val="000A3ABB"/>
    <w:rsid w:val="000A3C29"/>
    <w:rsid w:val="000A4716"/>
    <w:rsid w:val="000A6A40"/>
    <w:rsid w:val="000A7C72"/>
    <w:rsid w:val="000B05B6"/>
    <w:rsid w:val="000B1D32"/>
    <w:rsid w:val="000B2D12"/>
    <w:rsid w:val="000B5142"/>
    <w:rsid w:val="000B78E3"/>
    <w:rsid w:val="000C1CC7"/>
    <w:rsid w:val="000C1DE7"/>
    <w:rsid w:val="000C229A"/>
    <w:rsid w:val="000C3197"/>
    <w:rsid w:val="000C55C0"/>
    <w:rsid w:val="000C5665"/>
    <w:rsid w:val="000C5822"/>
    <w:rsid w:val="000C79BF"/>
    <w:rsid w:val="000C7BA5"/>
    <w:rsid w:val="000D05DF"/>
    <w:rsid w:val="000D1DD3"/>
    <w:rsid w:val="000D1E23"/>
    <w:rsid w:val="000D2277"/>
    <w:rsid w:val="000D27DD"/>
    <w:rsid w:val="000D45F3"/>
    <w:rsid w:val="000D4CAB"/>
    <w:rsid w:val="000D5A9C"/>
    <w:rsid w:val="000D5E4D"/>
    <w:rsid w:val="000D75C5"/>
    <w:rsid w:val="000E0B2A"/>
    <w:rsid w:val="000E0C7D"/>
    <w:rsid w:val="000E143E"/>
    <w:rsid w:val="000E14A7"/>
    <w:rsid w:val="000E2449"/>
    <w:rsid w:val="000E3020"/>
    <w:rsid w:val="000E380C"/>
    <w:rsid w:val="000E51CE"/>
    <w:rsid w:val="000E78EC"/>
    <w:rsid w:val="000F1273"/>
    <w:rsid w:val="000F48EF"/>
    <w:rsid w:val="000F5B13"/>
    <w:rsid w:val="000F674D"/>
    <w:rsid w:val="000F7050"/>
    <w:rsid w:val="000F7AEE"/>
    <w:rsid w:val="00100566"/>
    <w:rsid w:val="00100DA9"/>
    <w:rsid w:val="00102565"/>
    <w:rsid w:val="001030D0"/>
    <w:rsid w:val="0010318A"/>
    <w:rsid w:val="00105F92"/>
    <w:rsid w:val="001073F8"/>
    <w:rsid w:val="00107AA6"/>
    <w:rsid w:val="00107C4B"/>
    <w:rsid w:val="00110038"/>
    <w:rsid w:val="00110B8D"/>
    <w:rsid w:val="0011515D"/>
    <w:rsid w:val="00117EEA"/>
    <w:rsid w:val="001200A6"/>
    <w:rsid w:val="001205C3"/>
    <w:rsid w:val="00122BEE"/>
    <w:rsid w:val="00122D5C"/>
    <w:rsid w:val="00123494"/>
    <w:rsid w:val="001236C2"/>
    <w:rsid w:val="0012404C"/>
    <w:rsid w:val="00124556"/>
    <w:rsid w:val="001251DE"/>
    <w:rsid w:val="001255E9"/>
    <w:rsid w:val="00125C95"/>
    <w:rsid w:val="00126A08"/>
    <w:rsid w:val="00126D30"/>
    <w:rsid w:val="00126D4F"/>
    <w:rsid w:val="001311D8"/>
    <w:rsid w:val="00131FA8"/>
    <w:rsid w:val="001324B9"/>
    <w:rsid w:val="00135694"/>
    <w:rsid w:val="001403D1"/>
    <w:rsid w:val="00142000"/>
    <w:rsid w:val="001425BA"/>
    <w:rsid w:val="00143900"/>
    <w:rsid w:val="00144BC1"/>
    <w:rsid w:val="00145264"/>
    <w:rsid w:val="0014547C"/>
    <w:rsid w:val="001459B0"/>
    <w:rsid w:val="00145D75"/>
    <w:rsid w:val="00147A91"/>
    <w:rsid w:val="00147DDB"/>
    <w:rsid w:val="00151ECA"/>
    <w:rsid w:val="001545FA"/>
    <w:rsid w:val="00154970"/>
    <w:rsid w:val="0015567E"/>
    <w:rsid w:val="00157B8B"/>
    <w:rsid w:val="001610E7"/>
    <w:rsid w:val="00161FD1"/>
    <w:rsid w:val="001631D9"/>
    <w:rsid w:val="00163FAA"/>
    <w:rsid w:val="001651F2"/>
    <w:rsid w:val="00166C6A"/>
    <w:rsid w:val="00167160"/>
    <w:rsid w:val="00167633"/>
    <w:rsid w:val="00170812"/>
    <w:rsid w:val="00171EE2"/>
    <w:rsid w:val="00172297"/>
    <w:rsid w:val="00173FC8"/>
    <w:rsid w:val="00176394"/>
    <w:rsid w:val="00176717"/>
    <w:rsid w:val="001770EC"/>
    <w:rsid w:val="00180ECC"/>
    <w:rsid w:val="001827AE"/>
    <w:rsid w:val="00182AE9"/>
    <w:rsid w:val="00182DCE"/>
    <w:rsid w:val="00182E1B"/>
    <w:rsid w:val="0018395A"/>
    <w:rsid w:val="00184E07"/>
    <w:rsid w:val="00185A4D"/>
    <w:rsid w:val="00190758"/>
    <w:rsid w:val="00191E2B"/>
    <w:rsid w:val="0019214E"/>
    <w:rsid w:val="00192BF3"/>
    <w:rsid w:val="0019348E"/>
    <w:rsid w:val="001946DB"/>
    <w:rsid w:val="0019548A"/>
    <w:rsid w:val="00195FD1"/>
    <w:rsid w:val="00196715"/>
    <w:rsid w:val="00197AD4"/>
    <w:rsid w:val="001A0FD3"/>
    <w:rsid w:val="001A5843"/>
    <w:rsid w:val="001A610C"/>
    <w:rsid w:val="001A66C5"/>
    <w:rsid w:val="001A70A6"/>
    <w:rsid w:val="001B092B"/>
    <w:rsid w:val="001B1DE6"/>
    <w:rsid w:val="001B1FA8"/>
    <w:rsid w:val="001B2BCF"/>
    <w:rsid w:val="001B39D0"/>
    <w:rsid w:val="001B3F65"/>
    <w:rsid w:val="001B48CA"/>
    <w:rsid w:val="001B4B85"/>
    <w:rsid w:val="001B5177"/>
    <w:rsid w:val="001B584F"/>
    <w:rsid w:val="001B609D"/>
    <w:rsid w:val="001B6DF6"/>
    <w:rsid w:val="001B73FB"/>
    <w:rsid w:val="001B7D67"/>
    <w:rsid w:val="001C0335"/>
    <w:rsid w:val="001C067A"/>
    <w:rsid w:val="001C177D"/>
    <w:rsid w:val="001C1D9D"/>
    <w:rsid w:val="001C4C56"/>
    <w:rsid w:val="001C4E27"/>
    <w:rsid w:val="001C6993"/>
    <w:rsid w:val="001D0A78"/>
    <w:rsid w:val="001D0ED9"/>
    <w:rsid w:val="001D2750"/>
    <w:rsid w:val="001D2F02"/>
    <w:rsid w:val="001D3A80"/>
    <w:rsid w:val="001D3DDE"/>
    <w:rsid w:val="001D4FD2"/>
    <w:rsid w:val="001D5B0C"/>
    <w:rsid w:val="001D5E30"/>
    <w:rsid w:val="001D74C7"/>
    <w:rsid w:val="001E00F9"/>
    <w:rsid w:val="001E0D53"/>
    <w:rsid w:val="001E15BF"/>
    <w:rsid w:val="001E2B6D"/>
    <w:rsid w:val="001E2F9E"/>
    <w:rsid w:val="001E30EF"/>
    <w:rsid w:val="001E3EDC"/>
    <w:rsid w:val="001E4C1B"/>
    <w:rsid w:val="001E5517"/>
    <w:rsid w:val="001E61C9"/>
    <w:rsid w:val="001E65BE"/>
    <w:rsid w:val="001E7D94"/>
    <w:rsid w:val="001F2E08"/>
    <w:rsid w:val="001F2E7B"/>
    <w:rsid w:val="001F3FA0"/>
    <w:rsid w:val="001F4407"/>
    <w:rsid w:val="001F46F6"/>
    <w:rsid w:val="001F4F4D"/>
    <w:rsid w:val="001F58AE"/>
    <w:rsid w:val="001F709D"/>
    <w:rsid w:val="001F7CED"/>
    <w:rsid w:val="001F7F5A"/>
    <w:rsid w:val="002044E6"/>
    <w:rsid w:val="002049ED"/>
    <w:rsid w:val="0020501B"/>
    <w:rsid w:val="002063F2"/>
    <w:rsid w:val="00206AB1"/>
    <w:rsid w:val="00207C6C"/>
    <w:rsid w:val="00211C52"/>
    <w:rsid w:val="0021214A"/>
    <w:rsid w:val="00213294"/>
    <w:rsid w:val="00213AFA"/>
    <w:rsid w:val="00214F81"/>
    <w:rsid w:val="0021618E"/>
    <w:rsid w:val="00216B8D"/>
    <w:rsid w:val="00217BFB"/>
    <w:rsid w:val="00217EE5"/>
    <w:rsid w:val="00220832"/>
    <w:rsid w:val="00220E55"/>
    <w:rsid w:val="0022378F"/>
    <w:rsid w:val="002237A5"/>
    <w:rsid w:val="00223A22"/>
    <w:rsid w:val="0022428A"/>
    <w:rsid w:val="002248BC"/>
    <w:rsid w:val="00224E71"/>
    <w:rsid w:val="00225407"/>
    <w:rsid w:val="0022628C"/>
    <w:rsid w:val="0022751D"/>
    <w:rsid w:val="00232938"/>
    <w:rsid w:val="00232976"/>
    <w:rsid w:val="00233C72"/>
    <w:rsid w:val="00237A75"/>
    <w:rsid w:val="00240074"/>
    <w:rsid w:val="002408F3"/>
    <w:rsid w:val="002420DC"/>
    <w:rsid w:val="0024367E"/>
    <w:rsid w:val="00243858"/>
    <w:rsid w:val="00243B3C"/>
    <w:rsid w:val="002454D9"/>
    <w:rsid w:val="00245A00"/>
    <w:rsid w:val="00245F96"/>
    <w:rsid w:val="00246623"/>
    <w:rsid w:val="00246ABB"/>
    <w:rsid w:val="00247BED"/>
    <w:rsid w:val="002515AF"/>
    <w:rsid w:val="00251CF9"/>
    <w:rsid w:val="002572F7"/>
    <w:rsid w:val="00257664"/>
    <w:rsid w:val="0025784E"/>
    <w:rsid w:val="00257AC4"/>
    <w:rsid w:val="00262652"/>
    <w:rsid w:val="002644C2"/>
    <w:rsid w:val="002645B6"/>
    <w:rsid w:val="00264A59"/>
    <w:rsid w:val="00264AEF"/>
    <w:rsid w:val="00265444"/>
    <w:rsid w:val="00265666"/>
    <w:rsid w:val="00265833"/>
    <w:rsid w:val="002673E8"/>
    <w:rsid w:val="00270FF9"/>
    <w:rsid w:val="00271A04"/>
    <w:rsid w:val="00272507"/>
    <w:rsid w:val="00272A81"/>
    <w:rsid w:val="00272FE6"/>
    <w:rsid w:val="0027640E"/>
    <w:rsid w:val="002802FE"/>
    <w:rsid w:val="0028043C"/>
    <w:rsid w:val="002813C0"/>
    <w:rsid w:val="00282942"/>
    <w:rsid w:val="00282CBF"/>
    <w:rsid w:val="00282D94"/>
    <w:rsid w:val="002836BC"/>
    <w:rsid w:val="002858D0"/>
    <w:rsid w:val="00285F6A"/>
    <w:rsid w:val="00286D97"/>
    <w:rsid w:val="0028743B"/>
    <w:rsid w:val="002901BE"/>
    <w:rsid w:val="002902E7"/>
    <w:rsid w:val="002904C9"/>
    <w:rsid w:val="0029139C"/>
    <w:rsid w:val="0029221E"/>
    <w:rsid w:val="00292DFC"/>
    <w:rsid w:val="00293BC7"/>
    <w:rsid w:val="00294267"/>
    <w:rsid w:val="00295F39"/>
    <w:rsid w:val="00297FA3"/>
    <w:rsid w:val="002A01AD"/>
    <w:rsid w:val="002A08DB"/>
    <w:rsid w:val="002A15FC"/>
    <w:rsid w:val="002A1635"/>
    <w:rsid w:val="002A3151"/>
    <w:rsid w:val="002A373E"/>
    <w:rsid w:val="002A496B"/>
    <w:rsid w:val="002A643A"/>
    <w:rsid w:val="002A67CD"/>
    <w:rsid w:val="002A6B28"/>
    <w:rsid w:val="002A724B"/>
    <w:rsid w:val="002A7D10"/>
    <w:rsid w:val="002B05D4"/>
    <w:rsid w:val="002B2448"/>
    <w:rsid w:val="002B3CBC"/>
    <w:rsid w:val="002B44A0"/>
    <w:rsid w:val="002B5E92"/>
    <w:rsid w:val="002B63AA"/>
    <w:rsid w:val="002B6CD9"/>
    <w:rsid w:val="002B703D"/>
    <w:rsid w:val="002B7296"/>
    <w:rsid w:val="002B7467"/>
    <w:rsid w:val="002C0D93"/>
    <w:rsid w:val="002C0FF3"/>
    <w:rsid w:val="002C1339"/>
    <w:rsid w:val="002C1CFD"/>
    <w:rsid w:val="002C4D0A"/>
    <w:rsid w:val="002C4ED1"/>
    <w:rsid w:val="002C65DF"/>
    <w:rsid w:val="002C6CA8"/>
    <w:rsid w:val="002C799B"/>
    <w:rsid w:val="002D0612"/>
    <w:rsid w:val="002D0B39"/>
    <w:rsid w:val="002D181F"/>
    <w:rsid w:val="002D1B38"/>
    <w:rsid w:val="002D1BF3"/>
    <w:rsid w:val="002D29C2"/>
    <w:rsid w:val="002D3AE8"/>
    <w:rsid w:val="002D6B1A"/>
    <w:rsid w:val="002D7D03"/>
    <w:rsid w:val="002D7FCA"/>
    <w:rsid w:val="002E14D1"/>
    <w:rsid w:val="002E166E"/>
    <w:rsid w:val="002E2B6B"/>
    <w:rsid w:val="002E2F4B"/>
    <w:rsid w:val="002E599D"/>
    <w:rsid w:val="002E5D31"/>
    <w:rsid w:val="002F0D87"/>
    <w:rsid w:val="002F15E6"/>
    <w:rsid w:val="002F18AF"/>
    <w:rsid w:val="002F1FC1"/>
    <w:rsid w:val="002F2B91"/>
    <w:rsid w:val="002F3829"/>
    <w:rsid w:val="002F57D6"/>
    <w:rsid w:val="002F7325"/>
    <w:rsid w:val="00300730"/>
    <w:rsid w:val="00300A4C"/>
    <w:rsid w:val="00300DBF"/>
    <w:rsid w:val="00301F4E"/>
    <w:rsid w:val="003028B3"/>
    <w:rsid w:val="00303DB6"/>
    <w:rsid w:val="00303FEC"/>
    <w:rsid w:val="00305BC3"/>
    <w:rsid w:val="00310627"/>
    <w:rsid w:val="00310AC9"/>
    <w:rsid w:val="00310E34"/>
    <w:rsid w:val="003110A8"/>
    <w:rsid w:val="00315694"/>
    <w:rsid w:val="00315CBE"/>
    <w:rsid w:val="00317B72"/>
    <w:rsid w:val="00320C21"/>
    <w:rsid w:val="00322250"/>
    <w:rsid w:val="003239CA"/>
    <w:rsid w:val="003245D1"/>
    <w:rsid w:val="00324F85"/>
    <w:rsid w:val="00327A3D"/>
    <w:rsid w:val="00327B8E"/>
    <w:rsid w:val="00327BE0"/>
    <w:rsid w:val="003301B4"/>
    <w:rsid w:val="00330E64"/>
    <w:rsid w:val="00331A53"/>
    <w:rsid w:val="00331DB2"/>
    <w:rsid w:val="00335596"/>
    <w:rsid w:val="003365E2"/>
    <w:rsid w:val="003372FA"/>
    <w:rsid w:val="003406D2"/>
    <w:rsid w:val="003414AC"/>
    <w:rsid w:val="003428CD"/>
    <w:rsid w:val="003443F6"/>
    <w:rsid w:val="003448A4"/>
    <w:rsid w:val="00345EE2"/>
    <w:rsid w:val="00346AA5"/>
    <w:rsid w:val="00350FE9"/>
    <w:rsid w:val="00351816"/>
    <w:rsid w:val="00351FE3"/>
    <w:rsid w:val="00353837"/>
    <w:rsid w:val="003539D3"/>
    <w:rsid w:val="00353DAA"/>
    <w:rsid w:val="00354109"/>
    <w:rsid w:val="00355AAC"/>
    <w:rsid w:val="00355C10"/>
    <w:rsid w:val="00355DA2"/>
    <w:rsid w:val="00356872"/>
    <w:rsid w:val="00356ABF"/>
    <w:rsid w:val="00360C08"/>
    <w:rsid w:val="00360C5A"/>
    <w:rsid w:val="00361130"/>
    <w:rsid w:val="00361A86"/>
    <w:rsid w:val="00366DD6"/>
    <w:rsid w:val="00367364"/>
    <w:rsid w:val="00371228"/>
    <w:rsid w:val="00372565"/>
    <w:rsid w:val="0037281A"/>
    <w:rsid w:val="003732C6"/>
    <w:rsid w:val="00373323"/>
    <w:rsid w:val="0037429D"/>
    <w:rsid w:val="003749DF"/>
    <w:rsid w:val="00375D89"/>
    <w:rsid w:val="00376F43"/>
    <w:rsid w:val="00377031"/>
    <w:rsid w:val="00377398"/>
    <w:rsid w:val="00377F71"/>
    <w:rsid w:val="003813C8"/>
    <w:rsid w:val="00381A05"/>
    <w:rsid w:val="003822AA"/>
    <w:rsid w:val="00382403"/>
    <w:rsid w:val="003831ED"/>
    <w:rsid w:val="00385CDC"/>
    <w:rsid w:val="003861D1"/>
    <w:rsid w:val="00386A61"/>
    <w:rsid w:val="00386BDE"/>
    <w:rsid w:val="003870E5"/>
    <w:rsid w:val="00387282"/>
    <w:rsid w:val="00387815"/>
    <w:rsid w:val="00390151"/>
    <w:rsid w:val="00390A81"/>
    <w:rsid w:val="00392021"/>
    <w:rsid w:val="003936D0"/>
    <w:rsid w:val="00393E4D"/>
    <w:rsid w:val="00395230"/>
    <w:rsid w:val="00395921"/>
    <w:rsid w:val="00395E6E"/>
    <w:rsid w:val="00396064"/>
    <w:rsid w:val="003979BC"/>
    <w:rsid w:val="00397C69"/>
    <w:rsid w:val="003A0F8B"/>
    <w:rsid w:val="003A1FDD"/>
    <w:rsid w:val="003A350B"/>
    <w:rsid w:val="003A3DF8"/>
    <w:rsid w:val="003A5661"/>
    <w:rsid w:val="003A6268"/>
    <w:rsid w:val="003A7BD2"/>
    <w:rsid w:val="003B130A"/>
    <w:rsid w:val="003B134C"/>
    <w:rsid w:val="003B4BE4"/>
    <w:rsid w:val="003B4F46"/>
    <w:rsid w:val="003B6029"/>
    <w:rsid w:val="003B7574"/>
    <w:rsid w:val="003B7D4B"/>
    <w:rsid w:val="003C1B95"/>
    <w:rsid w:val="003C2636"/>
    <w:rsid w:val="003C2F36"/>
    <w:rsid w:val="003C3A15"/>
    <w:rsid w:val="003C506A"/>
    <w:rsid w:val="003C6C87"/>
    <w:rsid w:val="003C7134"/>
    <w:rsid w:val="003D0772"/>
    <w:rsid w:val="003D13D7"/>
    <w:rsid w:val="003D1ACC"/>
    <w:rsid w:val="003D318F"/>
    <w:rsid w:val="003D3D8A"/>
    <w:rsid w:val="003D60DA"/>
    <w:rsid w:val="003D6E42"/>
    <w:rsid w:val="003D7931"/>
    <w:rsid w:val="003E07F9"/>
    <w:rsid w:val="003E0ED9"/>
    <w:rsid w:val="003E19A6"/>
    <w:rsid w:val="003E2F6A"/>
    <w:rsid w:val="003E3C01"/>
    <w:rsid w:val="003E3F5A"/>
    <w:rsid w:val="003E4BDE"/>
    <w:rsid w:val="003E6F11"/>
    <w:rsid w:val="003F10CB"/>
    <w:rsid w:val="003F10DE"/>
    <w:rsid w:val="003F1571"/>
    <w:rsid w:val="003F1A24"/>
    <w:rsid w:val="003F337E"/>
    <w:rsid w:val="003F3905"/>
    <w:rsid w:val="00401D45"/>
    <w:rsid w:val="00401DAF"/>
    <w:rsid w:val="00402E9A"/>
    <w:rsid w:val="00402F7D"/>
    <w:rsid w:val="0040441E"/>
    <w:rsid w:val="004060C5"/>
    <w:rsid w:val="00406208"/>
    <w:rsid w:val="004063ED"/>
    <w:rsid w:val="00406400"/>
    <w:rsid w:val="00407AB0"/>
    <w:rsid w:val="00407BDC"/>
    <w:rsid w:val="00407C40"/>
    <w:rsid w:val="00410CFB"/>
    <w:rsid w:val="0041135C"/>
    <w:rsid w:val="00411701"/>
    <w:rsid w:val="00411F9E"/>
    <w:rsid w:val="0041223A"/>
    <w:rsid w:val="0041300E"/>
    <w:rsid w:val="00413A71"/>
    <w:rsid w:val="00413FE1"/>
    <w:rsid w:val="0041501B"/>
    <w:rsid w:val="00415613"/>
    <w:rsid w:val="0041590F"/>
    <w:rsid w:val="004210CD"/>
    <w:rsid w:val="00422382"/>
    <w:rsid w:val="00423A2D"/>
    <w:rsid w:val="004250A3"/>
    <w:rsid w:val="004254CD"/>
    <w:rsid w:val="00426943"/>
    <w:rsid w:val="004269D8"/>
    <w:rsid w:val="00427C6D"/>
    <w:rsid w:val="00430A7A"/>
    <w:rsid w:val="004314C9"/>
    <w:rsid w:val="00431A6F"/>
    <w:rsid w:val="00433A40"/>
    <w:rsid w:val="00434671"/>
    <w:rsid w:val="00435BE3"/>
    <w:rsid w:val="00436CB0"/>
    <w:rsid w:val="00437F6E"/>
    <w:rsid w:val="0044065D"/>
    <w:rsid w:val="00440916"/>
    <w:rsid w:val="00440A9A"/>
    <w:rsid w:val="0044138A"/>
    <w:rsid w:val="00443481"/>
    <w:rsid w:val="004444FE"/>
    <w:rsid w:val="004447C7"/>
    <w:rsid w:val="00445DB8"/>
    <w:rsid w:val="00445E9A"/>
    <w:rsid w:val="004476B2"/>
    <w:rsid w:val="00447731"/>
    <w:rsid w:val="00447E8D"/>
    <w:rsid w:val="0045007E"/>
    <w:rsid w:val="00452848"/>
    <w:rsid w:val="00454FBF"/>
    <w:rsid w:val="004560C2"/>
    <w:rsid w:val="004575FA"/>
    <w:rsid w:val="0045760C"/>
    <w:rsid w:val="00457660"/>
    <w:rsid w:val="004619C4"/>
    <w:rsid w:val="00463FC9"/>
    <w:rsid w:val="0046478D"/>
    <w:rsid w:val="00465946"/>
    <w:rsid w:val="004701C6"/>
    <w:rsid w:val="0047130C"/>
    <w:rsid w:val="0047150A"/>
    <w:rsid w:val="0047172E"/>
    <w:rsid w:val="00474299"/>
    <w:rsid w:val="00474EC5"/>
    <w:rsid w:val="00475FCE"/>
    <w:rsid w:val="004762DB"/>
    <w:rsid w:val="00476968"/>
    <w:rsid w:val="004818A1"/>
    <w:rsid w:val="00482392"/>
    <w:rsid w:val="0048333B"/>
    <w:rsid w:val="0048481E"/>
    <w:rsid w:val="0048615D"/>
    <w:rsid w:val="00486306"/>
    <w:rsid w:val="00486BDB"/>
    <w:rsid w:val="004873C1"/>
    <w:rsid w:val="0048751C"/>
    <w:rsid w:val="00490AC1"/>
    <w:rsid w:val="004934DD"/>
    <w:rsid w:val="00493B50"/>
    <w:rsid w:val="00496668"/>
    <w:rsid w:val="00496905"/>
    <w:rsid w:val="00496BB6"/>
    <w:rsid w:val="004A2861"/>
    <w:rsid w:val="004A286C"/>
    <w:rsid w:val="004A2B0E"/>
    <w:rsid w:val="004A2F01"/>
    <w:rsid w:val="004A4700"/>
    <w:rsid w:val="004A5662"/>
    <w:rsid w:val="004A6325"/>
    <w:rsid w:val="004A7B3E"/>
    <w:rsid w:val="004A7B6E"/>
    <w:rsid w:val="004B0448"/>
    <w:rsid w:val="004B0CB8"/>
    <w:rsid w:val="004B3A1F"/>
    <w:rsid w:val="004B4146"/>
    <w:rsid w:val="004B52F1"/>
    <w:rsid w:val="004B7556"/>
    <w:rsid w:val="004B7FA5"/>
    <w:rsid w:val="004C23D0"/>
    <w:rsid w:val="004C24AC"/>
    <w:rsid w:val="004C26F0"/>
    <w:rsid w:val="004C2737"/>
    <w:rsid w:val="004C443C"/>
    <w:rsid w:val="004C49CC"/>
    <w:rsid w:val="004C712E"/>
    <w:rsid w:val="004C76B7"/>
    <w:rsid w:val="004D0664"/>
    <w:rsid w:val="004D22A0"/>
    <w:rsid w:val="004D2953"/>
    <w:rsid w:val="004D5A7F"/>
    <w:rsid w:val="004D7621"/>
    <w:rsid w:val="004D78B3"/>
    <w:rsid w:val="004D7A8E"/>
    <w:rsid w:val="004E0056"/>
    <w:rsid w:val="004E1A95"/>
    <w:rsid w:val="004E2682"/>
    <w:rsid w:val="004E5FDF"/>
    <w:rsid w:val="004E6ED8"/>
    <w:rsid w:val="004E77DF"/>
    <w:rsid w:val="004F04DE"/>
    <w:rsid w:val="004F05FC"/>
    <w:rsid w:val="004F1001"/>
    <w:rsid w:val="004F1285"/>
    <w:rsid w:val="004F31FF"/>
    <w:rsid w:val="004F3435"/>
    <w:rsid w:val="004F4669"/>
    <w:rsid w:val="004F4BAC"/>
    <w:rsid w:val="004F69E3"/>
    <w:rsid w:val="004F7C4D"/>
    <w:rsid w:val="00501BF5"/>
    <w:rsid w:val="00504D70"/>
    <w:rsid w:val="005114F1"/>
    <w:rsid w:val="00511576"/>
    <w:rsid w:val="0051194E"/>
    <w:rsid w:val="00511CF1"/>
    <w:rsid w:val="00512163"/>
    <w:rsid w:val="00513688"/>
    <w:rsid w:val="005139D3"/>
    <w:rsid w:val="0051483F"/>
    <w:rsid w:val="00514B4E"/>
    <w:rsid w:val="005152C9"/>
    <w:rsid w:val="00515696"/>
    <w:rsid w:val="00515A8D"/>
    <w:rsid w:val="0051777F"/>
    <w:rsid w:val="00521913"/>
    <w:rsid w:val="00521A4E"/>
    <w:rsid w:val="00521CF5"/>
    <w:rsid w:val="005235FB"/>
    <w:rsid w:val="00524007"/>
    <w:rsid w:val="00526831"/>
    <w:rsid w:val="00526B43"/>
    <w:rsid w:val="00527246"/>
    <w:rsid w:val="005313A2"/>
    <w:rsid w:val="00531855"/>
    <w:rsid w:val="00531B4D"/>
    <w:rsid w:val="00532110"/>
    <w:rsid w:val="00532EC7"/>
    <w:rsid w:val="00533C7C"/>
    <w:rsid w:val="00534FDF"/>
    <w:rsid w:val="00535232"/>
    <w:rsid w:val="0053622A"/>
    <w:rsid w:val="00536574"/>
    <w:rsid w:val="005372F0"/>
    <w:rsid w:val="0053794C"/>
    <w:rsid w:val="00537A8F"/>
    <w:rsid w:val="00537C09"/>
    <w:rsid w:val="005411E7"/>
    <w:rsid w:val="005412BF"/>
    <w:rsid w:val="00541487"/>
    <w:rsid w:val="005414D1"/>
    <w:rsid w:val="005419ED"/>
    <w:rsid w:val="00541D69"/>
    <w:rsid w:val="00542185"/>
    <w:rsid w:val="005421D1"/>
    <w:rsid w:val="0054243D"/>
    <w:rsid w:val="0054262E"/>
    <w:rsid w:val="00543105"/>
    <w:rsid w:val="00544EE7"/>
    <w:rsid w:val="005466ED"/>
    <w:rsid w:val="00547339"/>
    <w:rsid w:val="00553410"/>
    <w:rsid w:val="00553FBE"/>
    <w:rsid w:val="00554523"/>
    <w:rsid w:val="00556EF9"/>
    <w:rsid w:val="00557877"/>
    <w:rsid w:val="0056082F"/>
    <w:rsid w:val="005609C5"/>
    <w:rsid w:val="00562D95"/>
    <w:rsid w:val="005645C8"/>
    <w:rsid w:val="00564686"/>
    <w:rsid w:val="0056485B"/>
    <w:rsid w:val="00566D77"/>
    <w:rsid w:val="00571757"/>
    <w:rsid w:val="00571C40"/>
    <w:rsid w:val="005725C0"/>
    <w:rsid w:val="00572A04"/>
    <w:rsid w:val="00572E9A"/>
    <w:rsid w:val="0057336A"/>
    <w:rsid w:val="005739EF"/>
    <w:rsid w:val="00573CCB"/>
    <w:rsid w:val="00577C2B"/>
    <w:rsid w:val="0058087B"/>
    <w:rsid w:val="00580E9B"/>
    <w:rsid w:val="005811AF"/>
    <w:rsid w:val="00581CF5"/>
    <w:rsid w:val="00582A38"/>
    <w:rsid w:val="00583AC0"/>
    <w:rsid w:val="005860DA"/>
    <w:rsid w:val="005861BB"/>
    <w:rsid w:val="00586EF5"/>
    <w:rsid w:val="00587646"/>
    <w:rsid w:val="00590581"/>
    <w:rsid w:val="005916E0"/>
    <w:rsid w:val="00591891"/>
    <w:rsid w:val="00593AF5"/>
    <w:rsid w:val="00595E2E"/>
    <w:rsid w:val="005A0F18"/>
    <w:rsid w:val="005A1391"/>
    <w:rsid w:val="005A2686"/>
    <w:rsid w:val="005A280E"/>
    <w:rsid w:val="005A2BAD"/>
    <w:rsid w:val="005A7524"/>
    <w:rsid w:val="005B1C89"/>
    <w:rsid w:val="005B240F"/>
    <w:rsid w:val="005B5396"/>
    <w:rsid w:val="005B577D"/>
    <w:rsid w:val="005B57E5"/>
    <w:rsid w:val="005B5C0A"/>
    <w:rsid w:val="005B7C65"/>
    <w:rsid w:val="005C02C5"/>
    <w:rsid w:val="005C398E"/>
    <w:rsid w:val="005C46BC"/>
    <w:rsid w:val="005C5BBC"/>
    <w:rsid w:val="005C639E"/>
    <w:rsid w:val="005C7BA2"/>
    <w:rsid w:val="005C7F3A"/>
    <w:rsid w:val="005D0433"/>
    <w:rsid w:val="005D10EC"/>
    <w:rsid w:val="005D15C8"/>
    <w:rsid w:val="005D17F5"/>
    <w:rsid w:val="005D52C9"/>
    <w:rsid w:val="005D689F"/>
    <w:rsid w:val="005D7DAD"/>
    <w:rsid w:val="005E062B"/>
    <w:rsid w:val="005E0BA6"/>
    <w:rsid w:val="005E210F"/>
    <w:rsid w:val="005E3106"/>
    <w:rsid w:val="005E3110"/>
    <w:rsid w:val="005E4F8C"/>
    <w:rsid w:val="005E6461"/>
    <w:rsid w:val="005E6B60"/>
    <w:rsid w:val="005E6C14"/>
    <w:rsid w:val="005E7115"/>
    <w:rsid w:val="005E7A75"/>
    <w:rsid w:val="005F0377"/>
    <w:rsid w:val="005F1966"/>
    <w:rsid w:val="005F2FE6"/>
    <w:rsid w:val="005F3491"/>
    <w:rsid w:val="005F4877"/>
    <w:rsid w:val="005F51CD"/>
    <w:rsid w:val="005F587B"/>
    <w:rsid w:val="005F7DE1"/>
    <w:rsid w:val="006009EC"/>
    <w:rsid w:val="00600B67"/>
    <w:rsid w:val="00601FCB"/>
    <w:rsid w:val="00603C06"/>
    <w:rsid w:val="00604408"/>
    <w:rsid w:val="00606336"/>
    <w:rsid w:val="00606C53"/>
    <w:rsid w:val="00607B7E"/>
    <w:rsid w:val="0061242F"/>
    <w:rsid w:val="006124FD"/>
    <w:rsid w:val="00612A0D"/>
    <w:rsid w:val="006134AE"/>
    <w:rsid w:val="0061480E"/>
    <w:rsid w:val="00614F2E"/>
    <w:rsid w:val="00616630"/>
    <w:rsid w:val="00616ECF"/>
    <w:rsid w:val="00617619"/>
    <w:rsid w:val="00620141"/>
    <w:rsid w:val="0062177A"/>
    <w:rsid w:val="00621F55"/>
    <w:rsid w:val="006235E9"/>
    <w:rsid w:val="00624F45"/>
    <w:rsid w:val="006250F3"/>
    <w:rsid w:val="006270E0"/>
    <w:rsid w:val="00627A74"/>
    <w:rsid w:val="00632CEA"/>
    <w:rsid w:val="00633514"/>
    <w:rsid w:val="00633D91"/>
    <w:rsid w:val="00636F44"/>
    <w:rsid w:val="00637435"/>
    <w:rsid w:val="0063754D"/>
    <w:rsid w:val="006376E7"/>
    <w:rsid w:val="00637FA9"/>
    <w:rsid w:val="00641BF5"/>
    <w:rsid w:val="00642B2F"/>
    <w:rsid w:val="00643A9F"/>
    <w:rsid w:val="00644F7F"/>
    <w:rsid w:val="00646BC7"/>
    <w:rsid w:val="00647128"/>
    <w:rsid w:val="006523B5"/>
    <w:rsid w:val="00652BFB"/>
    <w:rsid w:val="00653629"/>
    <w:rsid w:val="00655122"/>
    <w:rsid w:val="00655A68"/>
    <w:rsid w:val="00660CF5"/>
    <w:rsid w:val="0066216E"/>
    <w:rsid w:val="006623F0"/>
    <w:rsid w:val="0066337A"/>
    <w:rsid w:val="0066435C"/>
    <w:rsid w:val="006647E4"/>
    <w:rsid w:val="0066489C"/>
    <w:rsid w:val="0066509A"/>
    <w:rsid w:val="00665F73"/>
    <w:rsid w:val="0066692B"/>
    <w:rsid w:val="00671B82"/>
    <w:rsid w:val="00672B32"/>
    <w:rsid w:val="00674C50"/>
    <w:rsid w:val="00683DC1"/>
    <w:rsid w:val="006872ED"/>
    <w:rsid w:val="006903BA"/>
    <w:rsid w:val="0069137E"/>
    <w:rsid w:val="00693036"/>
    <w:rsid w:val="00695258"/>
    <w:rsid w:val="00695CF7"/>
    <w:rsid w:val="006960AF"/>
    <w:rsid w:val="00696941"/>
    <w:rsid w:val="006A1FD9"/>
    <w:rsid w:val="006A2566"/>
    <w:rsid w:val="006A500C"/>
    <w:rsid w:val="006A5894"/>
    <w:rsid w:val="006A5DEA"/>
    <w:rsid w:val="006A63BF"/>
    <w:rsid w:val="006A65EE"/>
    <w:rsid w:val="006A7E44"/>
    <w:rsid w:val="006B112F"/>
    <w:rsid w:val="006B1324"/>
    <w:rsid w:val="006B1447"/>
    <w:rsid w:val="006B2037"/>
    <w:rsid w:val="006B23DE"/>
    <w:rsid w:val="006B39E0"/>
    <w:rsid w:val="006B668B"/>
    <w:rsid w:val="006B73FA"/>
    <w:rsid w:val="006C0DAA"/>
    <w:rsid w:val="006C3B8F"/>
    <w:rsid w:val="006C3F87"/>
    <w:rsid w:val="006C7941"/>
    <w:rsid w:val="006D0E68"/>
    <w:rsid w:val="006D39A9"/>
    <w:rsid w:val="006D3BBF"/>
    <w:rsid w:val="006D4331"/>
    <w:rsid w:val="006D52B4"/>
    <w:rsid w:val="006D711C"/>
    <w:rsid w:val="006E0363"/>
    <w:rsid w:val="006E3DAB"/>
    <w:rsid w:val="006E3E4E"/>
    <w:rsid w:val="006E4FAB"/>
    <w:rsid w:val="006E5138"/>
    <w:rsid w:val="006E6E9D"/>
    <w:rsid w:val="006E7B69"/>
    <w:rsid w:val="006F0720"/>
    <w:rsid w:val="006F2329"/>
    <w:rsid w:val="006F2468"/>
    <w:rsid w:val="006F3116"/>
    <w:rsid w:val="006F419D"/>
    <w:rsid w:val="006F4817"/>
    <w:rsid w:val="006F4843"/>
    <w:rsid w:val="006F5ECB"/>
    <w:rsid w:val="006F6C89"/>
    <w:rsid w:val="007001BD"/>
    <w:rsid w:val="00705A41"/>
    <w:rsid w:val="00710B9A"/>
    <w:rsid w:val="00715F68"/>
    <w:rsid w:val="00716901"/>
    <w:rsid w:val="00716DFD"/>
    <w:rsid w:val="00716FE6"/>
    <w:rsid w:val="00717130"/>
    <w:rsid w:val="0072067C"/>
    <w:rsid w:val="00721A37"/>
    <w:rsid w:val="007229E5"/>
    <w:rsid w:val="00722AB0"/>
    <w:rsid w:val="00722B3E"/>
    <w:rsid w:val="00724DFD"/>
    <w:rsid w:val="00725048"/>
    <w:rsid w:val="00725DCA"/>
    <w:rsid w:val="00725F6C"/>
    <w:rsid w:val="0072630C"/>
    <w:rsid w:val="007271F5"/>
    <w:rsid w:val="00730114"/>
    <w:rsid w:val="007307B1"/>
    <w:rsid w:val="00730CA9"/>
    <w:rsid w:val="00732126"/>
    <w:rsid w:val="00732FA3"/>
    <w:rsid w:val="00733320"/>
    <w:rsid w:val="0073340F"/>
    <w:rsid w:val="0073502C"/>
    <w:rsid w:val="00737940"/>
    <w:rsid w:val="00737D4F"/>
    <w:rsid w:val="00741858"/>
    <w:rsid w:val="00741885"/>
    <w:rsid w:val="0074229F"/>
    <w:rsid w:val="00742AD3"/>
    <w:rsid w:val="00743851"/>
    <w:rsid w:val="00744363"/>
    <w:rsid w:val="00745785"/>
    <w:rsid w:val="00745A10"/>
    <w:rsid w:val="00746483"/>
    <w:rsid w:val="00747CBE"/>
    <w:rsid w:val="00747E9B"/>
    <w:rsid w:val="00750292"/>
    <w:rsid w:val="007504B8"/>
    <w:rsid w:val="007507E3"/>
    <w:rsid w:val="007521AC"/>
    <w:rsid w:val="0075265A"/>
    <w:rsid w:val="0075302A"/>
    <w:rsid w:val="007538F5"/>
    <w:rsid w:val="00753921"/>
    <w:rsid w:val="00755A0E"/>
    <w:rsid w:val="007560D0"/>
    <w:rsid w:val="007563AE"/>
    <w:rsid w:val="00760089"/>
    <w:rsid w:val="007603B5"/>
    <w:rsid w:val="007607B6"/>
    <w:rsid w:val="007613E2"/>
    <w:rsid w:val="00763744"/>
    <w:rsid w:val="00766693"/>
    <w:rsid w:val="00766A30"/>
    <w:rsid w:val="00766DF8"/>
    <w:rsid w:val="00767652"/>
    <w:rsid w:val="00767E1F"/>
    <w:rsid w:val="007719FF"/>
    <w:rsid w:val="007728E5"/>
    <w:rsid w:val="0077386A"/>
    <w:rsid w:val="0077521B"/>
    <w:rsid w:val="007766BC"/>
    <w:rsid w:val="00777B74"/>
    <w:rsid w:val="00780FD2"/>
    <w:rsid w:val="00781B47"/>
    <w:rsid w:val="00784515"/>
    <w:rsid w:val="00784AB3"/>
    <w:rsid w:val="00792E05"/>
    <w:rsid w:val="00792E9C"/>
    <w:rsid w:val="0079490C"/>
    <w:rsid w:val="0079566F"/>
    <w:rsid w:val="007956C7"/>
    <w:rsid w:val="007A2E71"/>
    <w:rsid w:val="007A3B49"/>
    <w:rsid w:val="007A5216"/>
    <w:rsid w:val="007A5CD4"/>
    <w:rsid w:val="007B15C0"/>
    <w:rsid w:val="007B273A"/>
    <w:rsid w:val="007B41E8"/>
    <w:rsid w:val="007B42F4"/>
    <w:rsid w:val="007B43C2"/>
    <w:rsid w:val="007B49F6"/>
    <w:rsid w:val="007B5680"/>
    <w:rsid w:val="007B5EA1"/>
    <w:rsid w:val="007B62B4"/>
    <w:rsid w:val="007B632C"/>
    <w:rsid w:val="007C0050"/>
    <w:rsid w:val="007C1D12"/>
    <w:rsid w:val="007C49FE"/>
    <w:rsid w:val="007C4D00"/>
    <w:rsid w:val="007C4F51"/>
    <w:rsid w:val="007C608B"/>
    <w:rsid w:val="007C6340"/>
    <w:rsid w:val="007C683B"/>
    <w:rsid w:val="007C6D76"/>
    <w:rsid w:val="007D01D7"/>
    <w:rsid w:val="007D10BD"/>
    <w:rsid w:val="007D1F6B"/>
    <w:rsid w:val="007D3841"/>
    <w:rsid w:val="007D3A78"/>
    <w:rsid w:val="007D5645"/>
    <w:rsid w:val="007D5754"/>
    <w:rsid w:val="007D5D89"/>
    <w:rsid w:val="007D67FF"/>
    <w:rsid w:val="007D78B6"/>
    <w:rsid w:val="007E05D3"/>
    <w:rsid w:val="007E0982"/>
    <w:rsid w:val="007E3894"/>
    <w:rsid w:val="007E58D7"/>
    <w:rsid w:val="007E6E10"/>
    <w:rsid w:val="007E710D"/>
    <w:rsid w:val="007E736F"/>
    <w:rsid w:val="007E73EA"/>
    <w:rsid w:val="007E7AA3"/>
    <w:rsid w:val="007F0DEB"/>
    <w:rsid w:val="007F195E"/>
    <w:rsid w:val="007F1CB6"/>
    <w:rsid w:val="007F5718"/>
    <w:rsid w:val="007F574B"/>
    <w:rsid w:val="007F6C0A"/>
    <w:rsid w:val="007F7559"/>
    <w:rsid w:val="007F762A"/>
    <w:rsid w:val="0080103C"/>
    <w:rsid w:val="008012F2"/>
    <w:rsid w:val="00802599"/>
    <w:rsid w:val="00802A18"/>
    <w:rsid w:val="0080326E"/>
    <w:rsid w:val="008046F8"/>
    <w:rsid w:val="008047B8"/>
    <w:rsid w:val="00805820"/>
    <w:rsid w:val="00805852"/>
    <w:rsid w:val="00807036"/>
    <w:rsid w:val="00807B54"/>
    <w:rsid w:val="00811309"/>
    <w:rsid w:val="00811961"/>
    <w:rsid w:val="00811BBD"/>
    <w:rsid w:val="008158B1"/>
    <w:rsid w:val="00815F60"/>
    <w:rsid w:val="008166C4"/>
    <w:rsid w:val="0081773F"/>
    <w:rsid w:val="00820C83"/>
    <w:rsid w:val="00820E44"/>
    <w:rsid w:val="00820F0D"/>
    <w:rsid w:val="00820FDF"/>
    <w:rsid w:val="008229F8"/>
    <w:rsid w:val="00823181"/>
    <w:rsid w:val="0082377D"/>
    <w:rsid w:val="0082382A"/>
    <w:rsid w:val="00824DD3"/>
    <w:rsid w:val="008271D3"/>
    <w:rsid w:val="00830B75"/>
    <w:rsid w:val="00831440"/>
    <w:rsid w:val="008318DA"/>
    <w:rsid w:val="008321BE"/>
    <w:rsid w:val="00832DA5"/>
    <w:rsid w:val="00832F95"/>
    <w:rsid w:val="008330F3"/>
    <w:rsid w:val="0083396F"/>
    <w:rsid w:val="00833D1D"/>
    <w:rsid w:val="00834EF6"/>
    <w:rsid w:val="008403D0"/>
    <w:rsid w:val="00840D58"/>
    <w:rsid w:val="00840E4B"/>
    <w:rsid w:val="0084118B"/>
    <w:rsid w:val="00841280"/>
    <w:rsid w:val="00841816"/>
    <w:rsid w:val="00842260"/>
    <w:rsid w:val="008422CB"/>
    <w:rsid w:val="008424F3"/>
    <w:rsid w:val="00842A35"/>
    <w:rsid w:val="008472D7"/>
    <w:rsid w:val="00847FAD"/>
    <w:rsid w:val="00850102"/>
    <w:rsid w:val="00850169"/>
    <w:rsid w:val="0085104C"/>
    <w:rsid w:val="00851A61"/>
    <w:rsid w:val="00852710"/>
    <w:rsid w:val="00852B97"/>
    <w:rsid w:val="0085411C"/>
    <w:rsid w:val="0085583D"/>
    <w:rsid w:val="00856753"/>
    <w:rsid w:val="0086056E"/>
    <w:rsid w:val="00860EC9"/>
    <w:rsid w:val="0086183F"/>
    <w:rsid w:val="00861EAC"/>
    <w:rsid w:val="008622B4"/>
    <w:rsid w:val="00864EF9"/>
    <w:rsid w:val="00865559"/>
    <w:rsid w:val="00865EAB"/>
    <w:rsid w:val="008660F0"/>
    <w:rsid w:val="008663A4"/>
    <w:rsid w:val="0086699A"/>
    <w:rsid w:val="00867330"/>
    <w:rsid w:val="00871017"/>
    <w:rsid w:val="00871A39"/>
    <w:rsid w:val="00871B69"/>
    <w:rsid w:val="00872CAD"/>
    <w:rsid w:val="00872D4A"/>
    <w:rsid w:val="00872E8A"/>
    <w:rsid w:val="00872FAA"/>
    <w:rsid w:val="008756AB"/>
    <w:rsid w:val="008757D0"/>
    <w:rsid w:val="008778C7"/>
    <w:rsid w:val="00880D11"/>
    <w:rsid w:val="00881B96"/>
    <w:rsid w:val="00883134"/>
    <w:rsid w:val="00883C95"/>
    <w:rsid w:val="0088452F"/>
    <w:rsid w:val="00884AFE"/>
    <w:rsid w:val="008855C7"/>
    <w:rsid w:val="00885B48"/>
    <w:rsid w:val="0088666F"/>
    <w:rsid w:val="008907D2"/>
    <w:rsid w:val="00890D8A"/>
    <w:rsid w:val="0089344D"/>
    <w:rsid w:val="00893480"/>
    <w:rsid w:val="008942F4"/>
    <w:rsid w:val="008943DF"/>
    <w:rsid w:val="008956D2"/>
    <w:rsid w:val="00895A6D"/>
    <w:rsid w:val="008965D1"/>
    <w:rsid w:val="008A048C"/>
    <w:rsid w:val="008A0F3E"/>
    <w:rsid w:val="008A22BB"/>
    <w:rsid w:val="008A2E57"/>
    <w:rsid w:val="008A3172"/>
    <w:rsid w:val="008A48F6"/>
    <w:rsid w:val="008A51F3"/>
    <w:rsid w:val="008A5904"/>
    <w:rsid w:val="008A5CBA"/>
    <w:rsid w:val="008A680E"/>
    <w:rsid w:val="008A7EF7"/>
    <w:rsid w:val="008B2037"/>
    <w:rsid w:val="008B2434"/>
    <w:rsid w:val="008B3039"/>
    <w:rsid w:val="008B4679"/>
    <w:rsid w:val="008B4D51"/>
    <w:rsid w:val="008B612C"/>
    <w:rsid w:val="008B7046"/>
    <w:rsid w:val="008B7E47"/>
    <w:rsid w:val="008C0CFE"/>
    <w:rsid w:val="008C10F5"/>
    <w:rsid w:val="008C26DF"/>
    <w:rsid w:val="008C3BF9"/>
    <w:rsid w:val="008C551F"/>
    <w:rsid w:val="008C60A6"/>
    <w:rsid w:val="008C6151"/>
    <w:rsid w:val="008D1198"/>
    <w:rsid w:val="008D123A"/>
    <w:rsid w:val="008D507D"/>
    <w:rsid w:val="008D6F88"/>
    <w:rsid w:val="008D6F91"/>
    <w:rsid w:val="008D7504"/>
    <w:rsid w:val="008E1A4F"/>
    <w:rsid w:val="008E4A52"/>
    <w:rsid w:val="008E4BCC"/>
    <w:rsid w:val="008E520C"/>
    <w:rsid w:val="008E5309"/>
    <w:rsid w:val="008E6E2A"/>
    <w:rsid w:val="008F2C77"/>
    <w:rsid w:val="008F444E"/>
    <w:rsid w:val="008F4791"/>
    <w:rsid w:val="008F4F73"/>
    <w:rsid w:val="008F5B92"/>
    <w:rsid w:val="008F5CBA"/>
    <w:rsid w:val="008F5DB3"/>
    <w:rsid w:val="008F63E0"/>
    <w:rsid w:val="008F7E41"/>
    <w:rsid w:val="00900F55"/>
    <w:rsid w:val="009020A9"/>
    <w:rsid w:val="00903068"/>
    <w:rsid w:val="0090325A"/>
    <w:rsid w:val="00903926"/>
    <w:rsid w:val="00904E4A"/>
    <w:rsid w:val="00905299"/>
    <w:rsid w:val="0090584D"/>
    <w:rsid w:val="00906024"/>
    <w:rsid w:val="00906F18"/>
    <w:rsid w:val="009078EA"/>
    <w:rsid w:val="009107AC"/>
    <w:rsid w:val="009121CA"/>
    <w:rsid w:val="00916B45"/>
    <w:rsid w:val="009201FB"/>
    <w:rsid w:val="009220D5"/>
    <w:rsid w:val="0092377D"/>
    <w:rsid w:val="00923EDF"/>
    <w:rsid w:val="00923F7E"/>
    <w:rsid w:val="009249C9"/>
    <w:rsid w:val="009268C4"/>
    <w:rsid w:val="00926B36"/>
    <w:rsid w:val="00927352"/>
    <w:rsid w:val="00927C0C"/>
    <w:rsid w:val="009301F9"/>
    <w:rsid w:val="009305B0"/>
    <w:rsid w:val="00933B02"/>
    <w:rsid w:val="00933DB5"/>
    <w:rsid w:val="00933F75"/>
    <w:rsid w:val="00934283"/>
    <w:rsid w:val="009342DE"/>
    <w:rsid w:val="009347CE"/>
    <w:rsid w:val="009349C6"/>
    <w:rsid w:val="0093682C"/>
    <w:rsid w:val="0093685F"/>
    <w:rsid w:val="00936F59"/>
    <w:rsid w:val="009373B8"/>
    <w:rsid w:val="00937814"/>
    <w:rsid w:val="00940ABE"/>
    <w:rsid w:val="00940B28"/>
    <w:rsid w:val="009419F2"/>
    <w:rsid w:val="00941B74"/>
    <w:rsid w:val="00941CAA"/>
    <w:rsid w:val="00942F53"/>
    <w:rsid w:val="00943B61"/>
    <w:rsid w:val="00945133"/>
    <w:rsid w:val="0094527F"/>
    <w:rsid w:val="00946634"/>
    <w:rsid w:val="00946F97"/>
    <w:rsid w:val="00947123"/>
    <w:rsid w:val="009478CF"/>
    <w:rsid w:val="00947BFD"/>
    <w:rsid w:val="009504D4"/>
    <w:rsid w:val="0095094A"/>
    <w:rsid w:val="009510F3"/>
    <w:rsid w:val="00953717"/>
    <w:rsid w:val="00953E98"/>
    <w:rsid w:val="009542E6"/>
    <w:rsid w:val="00957CFD"/>
    <w:rsid w:val="00960054"/>
    <w:rsid w:val="00960251"/>
    <w:rsid w:val="0096313A"/>
    <w:rsid w:val="00963393"/>
    <w:rsid w:val="00963E47"/>
    <w:rsid w:val="00964561"/>
    <w:rsid w:val="00966955"/>
    <w:rsid w:val="009669B7"/>
    <w:rsid w:val="00967D71"/>
    <w:rsid w:val="00970BC1"/>
    <w:rsid w:val="00971774"/>
    <w:rsid w:val="009725C8"/>
    <w:rsid w:val="00972965"/>
    <w:rsid w:val="00972DC0"/>
    <w:rsid w:val="009751C3"/>
    <w:rsid w:val="0097716A"/>
    <w:rsid w:val="00977F48"/>
    <w:rsid w:val="0098026B"/>
    <w:rsid w:val="0098203A"/>
    <w:rsid w:val="009824AD"/>
    <w:rsid w:val="00983134"/>
    <w:rsid w:val="00985168"/>
    <w:rsid w:val="00985A46"/>
    <w:rsid w:val="00985D76"/>
    <w:rsid w:val="00986345"/>
    <w:rsid w:val="00986774"/>
    <w:rsid w:val="00986E06"/>
    <w:rsid w:val="00987AC8"/>
    <w:rsid w:val="00987CD0"/>
    <w:rsid w:val="00987DB6"/>
    <w:rsid w:val="0099367E"/>
    <w:rsid w:val="00993DB7"/>
    <w:rsid w:val="00997EE5"/>
    <w:rsid w:val="009A079B"/>
    <w:rsid w:val="009A2E62"/>
    <w:rsid w:val="009A31CB"/>
    <w:rsid w:val="009A3729"/>
    <w:rsid w:val="009A4294"/>
    <w:rsid w:val="009A44B0"/>
    <w:rsid w:val="009A559C"/>
    <w:rsid w:val="009A6162"/>
    <w:rsid w:val="009A6340"/>
    <w:rsid w:val="009B043C"/>
    <w:rsid w:val="009B0590"/>
    <w:rsid w:val="009B0F60"/>
    <w:rsid w:val="009B1A4F"/>
    <w:rsid w:val="009B39F3"/>
    <w:rsid w:val="009B4B88"/>
    <w:rsid w:val="009B4FC2"/>
    <w:rsid w:val="009B5651"/>
    <w:rsid w:val="009B5B43"/>
    <w:rsid w:val="009B7BF4"/>
    <w:rsid w:val="009C1E5C"/>
    <w:rsid w:val="009C212F"/>
    <w:rsid w:val="009C3115"/>
    <w:rsid w:val="009C4F0D"/>
    <w:rsid w:val="009C6DCB"/>
    <w:rsid w:val="009C71FA"/>
    <w:rsid w:val="009C727F"/>
    <w:rsid w:val="009C7D83"/>
    <w:rsid w:val="009D05A3"/>
    <w:rsid w:val="009D2E17"/>
    <w:rsid w:val="009D3530"/>
    <w:rsid w:val="009D4ABB"/>
    <w:rsid w:val="009D6564"/>
    <w:rsid w:val="009D6FCB"/>
    <w:rsid w:val="009D7F74"/>
    <w:rsid w:val="009E1386"/>
    <w:rsid w:val="009E33A5"/>
    <w:rsid w:val="009E3B4E"/>
    <w:rsid w:val="009E4BD5"/>
    <w:rsid w:val="009E4F6A"/>
    <w:rsid w:val="009E4FD1"/>
    <w:rsid w:val="009E518C"/>
    <w:rsid w:val="009E5455"/>
    <w:rsid w:val="009E568B"/>
    <w:rsid w:val="009F1965"/>
    <w:rsid w:val="009F3067"/>
    <w:rsid w:val="009F3456"/>
    <w:rsid w:val="009F425F"/>
    <w:rsid w:val="009F761F"/>
    <w:rsid w:val="00A003A5"/>
    <w:rsid w:val="00A01293"/>
    <w:rsid w:val="00A025CC"/>
    <w:rsid w:val="00A02BF5"/>
    <w:rsid w:val="00A03B01"/>
    <w:rsid w:val="00A03B90"/>
    <w:rsid w:val="00A058DD"/>
    <w:rsid w:val="00A064D5"/>
    <w:rsid w:val="00A11132"/>
    <w:rsid w:val="00A1203F"/>
    <w:rsid w:val="00A13A86"/>
    <w:rsid w:val="00A13FDB"/>
    <w:rsid w:val="00A14281"/>
    <w:rsid w:val="00A1447F"/>
    <w:rsid w:val="00A22181"/>
    <w:rsid w:val="00A2407C"/>
    <w:rsid w:val="00A24D3B"/>
    <w:rsid w:val="00A25D71"/>
    <w:rsid w:val="00A27502"/>
    <w:rsid w:val="00A27753"/>
    <w:rsid w:val="00A27BB3"/>
    <w:rsid w:val="00A305CB"/>
    <w:rsid w:val="00A3233E"/>
    <w:rsid w:val="00A32844"/>
    <w:rsid w:val="00A33354"/>
    <w:rsid w:val="00A334B7"/>
    <w:rsid w:val="00A352C8"/>
    <w:rsid w:val="00A356F6"/>
    <w:rsid w:val="00A37818"/>
    <w:rsid w:val="00A401E6"/>
    <w:rsid w:val="00A40F82"/>
    <w:rsid w:val="00A41AD2"/>
    <w:rsid w:val="00A41F11"/>
    <w:rsid w:val="00A42292"/>
    <w:rsid w:val="00A430BC"/>
    <w:rsid w:val="00A4443C"/>
    <w:rsid w:val="00A44EAB"/>
    <w:rsid w:val="00A4672F"/>
    <w:rsid w:val="00A47F4E"/>
    <w:rsid w:val="00A50BA1"/>
    <w:rsid w:val="00A51286"/>
    <w:rsid w:val="00A520E4"/>
    <w:rsid w:val="00A532F9"/>
    <w:rsid w:val="00A53456"/>
    <w:rsid w:val="00A53804"/>
    <w:rsid w:val="00A538A8"/>
    <w:rsid w:val="00A53BAF"/>
    <w:rsid w:val="00A54E31"/>
    <w:rsid w:val="00A5598A"/>
    <w:rsid w:val="00A5602C"/>
    <w:rsid w:val="00A62AD3"/>
    <w:rsid w:val="00A63298"/>
    <w:rsid w:val="00A634DF"/>
    <w:rsid w:val="00A64ED8"/>
    <w:rsid w:val="00A66CAA"/>
    <w:rsid w:val="00A70BFD"/>
    <w:rsid w:val="00A71766"/>
    <w:rsid w:val="00A72602"/>
    <w:rsid w:val="00A72793"/>
    <w:rsid w:val="00A72F3D"/>
    <w:rsid w:val="00A80D4A"/>
    <w:rsid w:val="00A82095"/>
    <w:rsid w:val="00A82ED6"/>
    <w:rsid w:val="00A853F2"/>
    <w:rsid w:val="00A85F3A"/>
    <w:rsid w:val="00A8652E"/>
    <w:rsid w:val="00A868DB"/>
    <w:rsid w:val="00A87994"/>
    <w:rsid w:val="00A904BC"/>
    <w:rsid w:val="00A914ED"/>
    <w:rsid w:val="00A94971"/>
    <w:rsid w:val="00A95DD0"/>
    <w:rsid w:val="00A971A6"/>
    <w:rsid w:val="00A97EEB"/>
    <w:rsid w:val="00AA01AB"/>
    <w:rsid w:val="00AA02BE"/>
    <w:rsid w:val="00AA0A53"/>
    <w:rsid w:val="00AA0C16"/>
    <w:rsid w:val="00AA26F4"/>
    <w:rsid w:val="00AA2A1F"/>
    <w:rsid w:val="00AA3257"/>
    <w:rsid w:val="00AA3623"/>
    <w:rsid w:val="00AA41EF"/>
    <w:rsid w:val="00AA4388"/>
    <w:rsid w:val="00AA6292"/>
    <w:rsid w:val="00AA6EDE"/>
    <w:rsid w:val="00AA7D61"/>
    <w:rsid w:val="00AB0BF8"/>
    <w:rsid w:val="00AB19E9"/>
    <w:rsid w:val="00AB1F00"/>
    <w:rsid w:val="00AB3173"/>
    <w:rsid w:val="00AB4153"/>
    <w:rsid w:val="00AB43B8"/>
    <w:rsid w:val="00AB473B"/>
    <w:rsid w:val="00AB479A"/>
    <w:rsid w:val="00AB54C2"/>
    <w:rsid w:val="00AB582F"/>
    <w:rsid w:val="00AB5DAA"/>
    <w:rsid w:val="00AC0825"/>
    <w:rsid w:val="00AC246E"/>
    <w:rsid w:val="00AC24AA"/>
    <w:rsid w:val="00AC41DF"/>
    <w:rsid w:val="00AC5578"/>
    <w:rsid w:val="00AC5F71"/>
    <w:rsid w:val="00AC6F30"/>
    <w:rsid w:val="00AC7156"/>
    <w:rsid w:val="00AD0699"/>
    <w:rsid w:val="00AD422A"/>
    <w:rsid w:val="00AD46BF"/>
    <w:rsid w:val="00AD53F8"/>
    <w:rsid w:val="00AD5B2D"/>
    <w:rsid w:val="00AD6B42"/>
    <w:rsid w:val="00AE14CD"/>
    <w:rsid w:val="00AE184C"/>
    <w:rsid w:val="00AE1A25"/>
    <w:rsid w:val="00AE28CB"/>
    <w:rsid w:val="00AE31E5"/>
    <w:rsid w:val="00AE4E99"/>
    <w:rsid w:val="00AF095D"/>
    <w:rsid w:val="00AF1EFE"/>
    <w:rsid w:val="00AF34D9"/>
    <w:rsid w:val="00AF3CBF"/>
    <w:rsid w:val="00AF5B15"/>
    <w:rsid w:val="00AF6409"/>
    <w:rsid w:val="00AF6701"/>
    <w:rsid w:val="00AF694F"/>
    <w:rsid w:val="00AF6FAA"/>
    <w:rsid w:val="00AF7116"/>
    <w:rsid w:val="00AF76A7"/>
    <w:rsid w:val="00B01692"/>
    <w:rsid w:val="00B0188B"/>
    <w:rsid w:val="00B025AD"/>
    <w:rsid w:val="00B0444B"/>
    <w:rsid w:val="00B0462A"/>
    <w:rsid w:val="00B04B8A"/>
    <w:rsid w:val="00B078F4"/>
    <w:rsid w:val="00B10D1D"/>
    <w:rsid w:val="00B12406"/>
    <w:rsid w:val="00B13A7D"/>
    <w:rsid w:val="00B14A99"/>
    <w:rsid w:val="00B1690B"/>
    <w:rsid w:val="00B17329"/>
    <w:rsid w:val="00B17540"/>
    <w:rsid w:val="00B20942"/>
    <w:rsid w:val="00B21721"/>
    <w:rsid w:val="00B22DCA"/>
    <w:rsid w:val="00B23049"/>
    <w:rsid w:val="00B232E6"/>
    <w:rsid w:val="00B23D14"/>
    <w:rsid w:val="00B242D5"/>
    <w:rsid w:val="00B24FA7"/>
    <w:rsid w:val="00B26817"/>
    <w:rsid w:val="00B26D65"/>
    <w:rsid w:val="00B2767A"/>
    <w:rsid w:val="00B2792C"/>
    <w:rsid w:val="00B27CDE"/>
    <w:rsid w:val="00B306FD"/>
    <w:rsid w:val="00B31C3A"/>
    <w:rsid w:val="00B326AC"/>
    <w:rsid w:val="00B337F5"/>
    <w:rsid w:val="00B35056"/>
    <w:rsid w:val="00B36B0D"/>
    <w:rsid w:val="00B37B89"/>
    <w:rsid w:val="00B420C6"/>
    <w:rsid w:val="00B45A66"/>
    <w:rsid w:val="00B45EBF"/>
    <w:rsid w:val="00B533DF"/>
    <w:rsid w:val="00B53A2F"/>
    <w:rsid w:val="00B54477"/>
    <w:rsid w:val="00B551FB"/>
    <w:rsid w:val="00B57216"/>
    <w:rsid w:val="00B57D79"/>
    <w:rsid w:val="00B6086F"/>
    <w:rsid w:val="00B60BB2"/>
    <w:rsid w:val="00B61430"/>
    <w:rsid w:val="00B62640"/>
    <w:rsid w:val="00B6372B"/>
    <w:rsid w:val="00B668BD"/>
    <w:rsid w:val="00B67547"/>
    <w:rsid w:val="00B7096C"/>
    <w:rsid w:val="00B70A9D"/>
    <w:rsid w:val="00B71AF5"/>
    <w:rsid w:val="00B722BA"/>
    <w:rsid w:val="00B725E2"/>
    <w:rsid w:val="00B72CD0"/>
    <w:rsid w:val="00B738A6"/>
    <w:rsid w:val="00B73E23"/>
    <w:rsid w:val="00B746D3"/>
    <w:rsid w:val="00B74B3E"/>
    <w:rsid w:val="00B751AC"/>
    <w:rsid w:val="00B76302"/>
    <w:rsid w:val="00B76EB9"/>
    <w:rsid w:val="00B77762"/>
    <w:rsid w:val="00B80F22"/>
    <w:rsid w:val="00B86181"/>
    <w:rsid w:val="00B866D3"/>
    <w:rsid w:val="00B86DE8"/>
    <w:rsid w:val="00B905A7"/>
    <w:rsid w:val="00B90DF8"/>
    <w:rsid w:val="00B92322"/>
    <w:rsid w:val="00B94699"/>
    <w:rsid w:val="00B94B67"/>
    <w:rsid w:val="00B94B92"/>
    <w:rsid w:val="00B94D6F"/>
    <w:rsid w:val="00B960DA"/>
    <w:rsid w:val="00B96CE9"/>
    <w:rsid w:val="00B97B2F"/>
    <w:rsid w:val="00B97FB2"/>
    <w:rsid w:val="00BA0AF4"/>
    <w:rsid w:val="00BA0FA1"/>
    <w:rsid w:val="00BA0FBE"/>
    <w:rsid w:val="00BA1787"/>
    <w:rsid w:val="00BA1A48"/>
    <w:rsid w:val="00BA2693"/>
    <w:rsid w:val="00BA2E8C"/>
    <w:rsid w:val="00BA47A4"/>
    <w:rsid w:val="00BA4AE7"/>
    <w:rsid w:val="00BA5C83"/>
    <w:rsid w:val="00BA6E73"/>
    <w:rsid w:val="00BA729D"/>
    <w:rsid w:val="00BB00BA"/>
    <w:rsid w:val="00BB10B1"/>
    <w:rsid w:val="00BB10D5"/>
    <w:rsid w:val="00BB1526"/>
    <w:rsid w:val="00BB1DB5"/>
    <w:rsid w:val="00BB2DBD"/>
    <w:rsid w:val="00BB4F31"/>
    <w:rsid w:val="00BC0255"/>
    <w:rsid w:val="00BC28AE"/>
    <w:rsid w:val="00BC320F"/>
    <w:rsid w:val="00BC4165"/>
    <w:rsid w:val="00BD0A87"/>
    <w:rsid w:val="00BD15B4"/>
    <w:rsid w:val="00BD1C27"/>
    <w:rsid w:val="00BD2374"/>
    <w:rsid w:val="00BD26E5"/>
    <w:rsid w:val="00BD42FC"/>
    <w:rsid w:val="00BD4517"/>
    <w:rsid w:val="00BD464C"/>
    <w:rsid w:val="00BD5492"/>
    <w:rsid w:val="00BD60B8"/>
    <w:rsid w:val="00BD7412"/>
    <w:rsid w:val="00BD7F07"/>
    <w:rsid w:val="00BE0620"/>
    <w:rsid w:val="00BE0734"/>
    <w:rsid w:val="00BE1D04"/>
    <w:rsid w:val="00BE238D"/>
    <w:rsid w:val="00BE5867"/>
    <w:rsid w:val="00BE5A0C"/>
    <w:rsid w:val="00BE681B"/>
    <w:rsid w:val="00BE68E9"/>
    <w:rsid w:val="00BE71EB"/>
    <w:rsid w:val="00BE7393"/>
    <w:rsid w:val="00BF07E7"/>
    <w:rsid w:val="00BF16CB"/>
    <w:rsid w:val="00BF23FA"/>
    <w:rsid w:val="00BF3623"/>
    <w:rsid w:val="00BF3DB4"/>
    <w:rsid w:val="00BF3E15"/>
    <w:rsid w:val="00BF3F39"/>
    <w:rsid w:val="00BF47F8"/>
    <w:rsid w:val="00C009CC"/>
    <w:rsid w:val="00C0167E"/>
    <w:rsid w:val="00C020CE"/>
    <w:rsid w:val="00C02D5A"/>
    <w:rsid w:val="00C04846"/>
    <w:rsid w:val="00C059D2"/>
    <w:rsid w:val="00C12277"/>
    <w:rsid w:val="00C14B84"/>
    <w:rsid w:val="00C155AF"/>
    <w:rsid w:val="00C16BBD"/>
    <w:rsid w:val="00C1708A"/>
    <w:rsid w:val="00C1744C"/>
    <w:rsid w:val="00C17F1C"/>
    <w:rsid w:val="00C2094C"/>
    <w:rsid w:val="00C2163D"/>
    <w:rsid w:val="00C21DCB"/>
    <w:rsid w:val="00C23984"/>
    <w:rsid w:val="00C24713"/>
    <w:rsid w:val="00C26B1A"/>
    <w:rsid w:val="00C26EDD"/>
    <w:rsid w:val="00C27554"/>
    <w:rsid w:val="00C30BE5"/>
    <w:rsid w:val="00C341D0"/>
    <w:rsid w:val="00C3506D"/>
    <w:rsid w:val="00C367D2"/>
    <w:rsid w:val="00C3695F"/>
    <w:rsid w:val="00C405D3"/>
    <w:rsid w:val="00C4136F"/>
    <w:rsid w:val="00C416B7"/>
    <w:rsid w:val="00C453E9"/>
    <w:rsid w:val="00C45ED6"/>
    <w:rsid w:val="00C461B7"/>
    <w:rsid w:val="00C46400"/>
    <w:rsid w:val="00C477A7"/>
    <w:rsid w:val="00C4782C"/>
    <w:rsid w:val="00C47C4B"/>
    <w:rsid w:val="00C50495"/>
    <w:rsid w:val="00C510FF"/>
    <w:rsid w:val="00C51B86"/>
    <w:rsid w:val="00C522C3"/>
    <w:rsid w:val="00C53C45"/>
    <w:rsid w:val="00C552EC"/>
    <w:rsid w:val="00C553BD"/>
    <w:rsid w:val="00C56193"/>
    <w:rsid w:val="00C57473"/>
    <w:rsid w:val="00C57B18"/>
    <w:rsid w:val="00C61355"/>
    <w:rsid w:val="00C61E45"/>
    <w:rsid w:val="00C628ED"/>
    <w:rsid w:val="00C633C1"/>
    <w:rsid w:val="00C65624"/>
    <w:rsid w:val="00C67C25"/>
    <w:rsid w:val="00C70D0B"/>
    <w:rsid w:val="00C70DDF"/>
    <w:rsid w:val="00C71516"/>
    <w:rsid w:val="00C71D12"/>
    <w:rsid w:val="00C724D0"/>
    <w:rsid w:val="00C7357C"/>
    <w:rsid w:val="00C7468D"/>
    <w:rsid w:val="00C76B06"/>
    <w:rsid w:val="00C776AE"/>
    <w:rsid w:val="00C802E5"/>
    <w:rsid w:val="00C80DCC"/>
    <w:rsid w:val="00C80F30"/>
    <w:rsid w:val="00C81ACB"/>
    <w:rsid w:val="00C826EA"/>
    <w:rsid w:val="00C8291C"/>
    <w:rsid w:val="00C839D3"/>
    <w:rsid w:val="00C83F8F"/>
    <w:rsid w:val="00C8542D"/>
    <w:rsid w:val="00C87875"/>
    <w:rsid w:val="00C879FD"/>
    <w:rsid w:val="00C902B7"/>
    <w:rsid w:val="00C91317"/>
    <w:rsid w:val="00C92BC7"/>
    <w:rsid w:val="00C92F50"/>
    <w:rsid w:val="00C938F2"/>
    <w:rsid w:val="00C94B9B"/>
    <w:rsid w:val="00C9698B"/>
    <w:rsid w:val="00C97173"/>
    <w:rsid w:val="00C974B0"/>
    <w:rsid w:val="00C97E4C"/>
    <w:rsid w:val="00CA2A1A"/>
    <w:rsid w:val="00CA3E92"/>
    <w:rsid w:val="00CA4F33"/>
    <w:rsid w:val="00CA5DAA"/>
    <w:rsid w:val="00CA6AB5"/>
    <w:rsid w:val="00CA6DE1"/>
    <w:rsid w:val="00CA7A36"/>
    <w:rsid w:val="00CB2277"/>
    <w:rsid w:val="00CB22B2"/>
    <w:rsid w:val="00CB390A"/>
    <w:rsid w:val="00CB3C09"/>
    <w:rsid w:val="00CB4281"/>
    <w:rsid w:val="00CB4DF0"/>
    <w:rsid w:val="00CB5980"/>
    <w:rsid w:val="00CB64AB"/>
    <w:rsid w:val="00CB6D6C"/>
    <w:rsid w:val="00CC0499"/>
    <w:rsid w:val="00CC1C2B"/>
    <w:rsid w:val="00CC2F12"/>
    <w:rsid w:val="00CC34F3"/>
    <w:rsid w:val="00CC54D6"/>
    <w:rsid w:val="00CC5E78"/>
    <w:rsid w:val="00CD10F4"/>
    <w:rsid w:val="00CD1632"/>
    <w:rsid w:val="00CD4C5A"/>
    <w:rsid w:val="00CD6294"/>
    <w:rsid w:val="00CE060C"/>
    <w:rsid w:val="00CE13F6"/>
    <w:rsid w:val="00CE4FAF"/>
    <w:rsid w:val="00CE528C"/>
    <w:rsid w:val="00CE532A"/>
    <w:rsid w:val="00CE621D"/>
    <w:rsid w:val="00CE6336"/>
    <w:rsid w:val="00CE6BC3"/>
    <w:rsid w:val="00CE6EA3"/>
    <w:rsid w:val="00CF0525"/>
    <w:rsid w:val="00CF0575"/>
    <w:rsid w:val="00CF23D5"/>
    <w:rsid w:val="00CF3957"/>
    <w:rsid w:val="00CF5E33"/>
    <w:rsid w:val="00CF7556"/>
    <w:rsid w:val="00D01634"/>
    <w:rsid w:val="00D03310"/>
    <w:rsid w:val="00D03EF7"/>
    <w:rsid w:val="00D04685"/>
    <w:rsid w:val="00D047C2"/>
    <w:rsid w:val="00D04D9E"/>
    <w:rsid w:val="00D05087"/>
    <w:rsid w:val="00D062F5"/>
    <w:rsid w:val="00D06857"/>
    <w:rsid w:val="00D07804"/>
    <w:rsid w:val="00D07A0C"/>
    <w:rsid w:val="00D11311"/>
    <w:rsid w:val="00D138DF"/>
    <w:rsid w:val="00D14D6D"/>
    <w:rsid w:val="00D16C00"/>
    <w:rsid w:val="00D2050E"/>
    <w:rsid w:val="00D21103"/>
    <w:rsid w:val="00D21756"/>
    <w:rsid w:val="00D21C54"/>
    <w:rsid w:val="00D22EFE"/>
    <w:rsid w:val="00D23838"/>
    <w:rsid w:val="00D23D5F"/>
    <w:rsid w:val="00D2448F"/>
    <w:rsid w:val="00D25059"/>
    <w:rsid w:val="00D25B05"/>
    <w:rsid w:val="00D26750"/>
    <w:rsid w:val="00D26D8F"/>
    <w:rsid w:val="00D272CE"/>
    <w:rsid w:val="00D278A1"/>
    <w:rsid w:val="00D31B95"/>
    <w:rsid w:val="00D34C06"/>
    <w:rsid w:val="00D34E75"/>
    <w:rsid w:val="00D37308"/>
    <w:rsid w:val="00D37388"/>
    <w:rsid w:val="00D374ED"/>
    <w:rsid w:val="00D41B2B"/>
    <w:rsid w:val="00D41BB0"/>
    <w:rsid w:val="00D42A0B"/>
    <w:rsid w:val="00D4615D"/>
    <w:rsid w:val="00D4666D"/>
    <w:rsid w:val="00D47B36"/>
    <w:rsid w:val="00D50F00"/>
    <w:rsid w:val="00D511EF"/>
    <w:rsid w:val="00D51802"/>
    <w:rsid w:val="00D555AC"/>
    <w:rsid w:val="00D565BB"/>
    <w:rsid w:val="00D57034"/>
    <w:rsid w:val="00D60219"/>
    <w:rsid w:val="00D60D18"/>
    <w:rsid w:val="00D60D35"/>
    <w:rsid w:val="00D61544"/>
    <w:rsid w:val="00D617D5"/>
    <w:rsid w:val="00D62CE3"/>
    <w:rsid w:val="00D63C35"/>
    <w:rsid w:val="00D659E3"/>
    <w:rsid w:val="00D65D14"/>
    <w:rsid w:val="00D66AA0"/>
    <w:rsid w:val="00D705C3"/>
    <w:rsid w:val="00D71915"/>
    <w:rsid w:val="00D7224D"/>
    <w:rsid w:val="00D72DB7"/>
    <w:rsid w:val="00D74304"/>
    <w:rsid w:val="00D74509"/>
    <w:rsid w:val="00D74D28"/>
    <w:rsid w:val="00D770C4"/>
    <w:rsid w:val="00D778DB"/>
    <w:rsid w:val="00D77A64"/>
    <w:rsid w:val="00D813B7"/>
    <w:rsid w:val="00D82349"/>
    <w:rsid w:val="00D83092"/>
    <w:rsid w:val="00D84720"/>
    <w:rsid w:val="00D8517C"/>
    <w:rsid w:val="00D868AB"/>
    <w:rsid w:val="00D900A8"/>
    <w:rsid w:val="00D907B3"/>
    <w:rsid w:val="00D9131E"/>
    <w:rsid w:val="00D91E7A"/>
    <w:rsid w:val="00D921C3"/>
    <w:rsid w:val="00D97A00"/>
    <w:rsid w:val="00DA1956"/>
    <w:rsid w:val="00DA3191"/>
    <w:rsid w:val="00DA338F"/>
    <w:rsid w:val="00DA5C65"/>
    <w:rsid w:val="00DA620F"/>
    <w:rsid w:val="00DA6861"/>
    <w:rsid w:val="00DA724C"/>
    <w:rsid w:val="00DA75EC"/>
    <w:rsid w:val="00DB0211"/>
    <w:rsid w:val="00DB264A"/>
    <w:rsid w:val="00DB29D0"/>
    <w:rsid w:val="00DB2BA2"/>
    <w:rsid w:val="00DB4165"/>
    <w:rsid w:val="00DB4534"/>
    <w:rsid w:val="00DB5309"/>
    <w:rsid w:val="00DB65E5"/>
    <w:rsid w:val="00DB6658"/>
    <w:rsid w:val="00DC149C"/>
    <w:rsid w:val="00DC6D77"/>
    <w:rsid w:val="00DC6EF3"/>
    <w:rsid w:val="00DC7641"/>
    <w:rsid w:val="00DC79BC"/>
    <w:rsid w:val="00DD0461"/>
    <w:rsid w:val="00DD0AD8"/>
    <w:rsid w:val="00DD12DC"/>
    <w:rsid w:val="00DD23EA"/>
    <w:rsid w:val="00DD5A05"/>
    <w:rsid w:val="00DD5FB1"/>
    <w:rsid w:val="00DD5FBB"/>
    <w:rsid w:val="00DD6164"/>
    <w:rsid w:val="00DD72FA"/>
    <w:rsid w:val="00DD7EC6"/>
    <w:rsid w:val="00DE1EE4"/>
    <w:rsid w:val="00DE29C1"/>
    <w:rsid w:val="00DE3F82"/>
    <w:rsid w:val="00DE48CD"/>
    <w:rsid w:val="00DE60E9"/>
    <w:rsid w:val="00DE74AD"/>
    <w:rsid w:val="00DE7AC2"/>
    <w:rsid w:val="00DF00D3"/>
    <w:rsid w:val="00DF10F2"/>
    <w:rsid w:val="00DF1CF6"/>
    <w:rsid w:val="00DF3887"/>
    <w:rsid w:val="00DF520A"/>
    <w:rsid w:val="00DF7849"/>
    <w:rsid w:val="00E00B1E"/>
    <w:rsid w:val="00E01831"/>
    <w:rsid w:val="00E0184C"/>
    <w:rsid w:val="00E02078"/>
    <w:rsid w:val="00E02A46"/>
    <w:rsid w:val="00E03F7D"/>
    <w:rsid w:val="00E044AB"/>
    <w:rsid w:val="00E04D03"/>
    <w:rsid w:val="00E05693"/>
    <w:rsid w:val="00E058BF"/>
    <w:rsid w:val="00E05BDD"/>
    <w:rsid w:val="00E06673"/>
    <w:rsid w:val="00E075D7"/>
    <w:rsid w:val="00E11A3B"/>
    <w:rsid w:val="00E128D7"/>
    <w:rsid w:val="00E15A99"/>
    <w:rsid w:val="00E20E3A"/>
    <w:rsid w:val="00E2225E"/>
    <w:rsid w:val="00E259ED"/>
    <w:rsid w:val="00E272A3"/>
    <w:rsid w:val="00E2777D"/>
    <w:rsid w:val="00E30AAD"/>
    <w:rsid w:val="00E3204B"/>
    <w:rsid w:val="00E34D37"/>
    <w:rsid w:val="00E35729"/>
    <w:rsid w:val="00E36712"/>
    <w:rsid w:val="00E37C10"/>
    <w:rsid w:val="00E4161B"/>
    <w:rsid w:val="00E431A6"/>
    <w:rsid w:val="00E43E4E"/>
    <w:rsid w:val="00E45C61"/>
    <w:rsid w:val="00E46016"/>
    <w:rsid w:val="00E469E9"/>
    <w:rsid w:val="00E47398"/>
    <w:rsid w:val="00E50885"/>
    <w:rsid w:val="00E518A1"/>
    <w:rsid w:val="00E53068"/>
    <w:rsid w:val="00E53981"/>
    <w:rsid w:val="00E56656"/>
    <w:rsid w:val="00E56EEB"/>
    <w:rsid w:val="00E6273E"/>
    <w:rsid w:val="00E62BD0"/>
    <w:rsid w:val="00E6315A"/>
    <w:rsid w:val="00E661B6"/>
    <w:rsid w:val="00E66BF4"/>
    <w:rsid w:val="00E6741E"/>
    <w:rsid w:val="00E67A0C"/>
    <w:rsid w:val="00E701FB"/>
    <w:rsid w:val="00E705E1"/>
    <w:rsid w:val="00E71BA3"/>
    <w:rsid w:val="00E71EE4"/>
    <w:rsid w:val="00E7293A"/>
    <w:rsid w:val="00E745A8"/>
    <w:rsid w:val="00E74C14"/>
    <w:rsid w:val="00E76692"/>
    <w:rsid w:val="00E7754F"/>
    <w:rsid w:val="00E808F6"/>
    <w:rsid w:val="00E827A4"/>
    <w:rsid w:val="00E83716"/>
    <w:rsid w:val="00E83D10"/>
    <w:rsid w:val="00E87D8B"/>
    <w:rsid w:val="00E94A32"/>
    <w:rsid w:val="00E94D80"/>
    <w:rsid w:val="00E95995"/>
    <w:rsid w:val="00E96389"/>
    <w:rsid w:val="00E97616"/>
    <w:rsid w:val="00EA0ED7"/>
    <w:rsid w:val="00EA2619"/>
    <w:rsid w:val="00EA28A6"/>
    <w:rsid w:val="00EA346F"/>
    <w:rsid w:val="00EA3D07"/>
    <w:rsid w:val="00EA46EC"/>
    <w:rsid w:val="00EA5761"/>
    <w:rsid w:val="00EB2B47"/>
    <w:rsid w:val="00EC1CA8"/>
    <w:rsid w:val="00EC231B"/>
    <w:rsid w:val="00EC2407"/>
    <w:rsid w:val="00EC3228"/>
    <w:rsid w:val="00EC36EF"/>
    <w:rsid w:val="00EC6008"/>
    <w:rsid w:val="00EC6764"/>
    <w:rsid w:val="00EC6AF8"/>
    <w:rsid w:val="00EC7574"/>
    <w:rsid w:val="00EC7A65"/>
    <w:rsid w:val="00ED0FEC"/>
    <w:rsid w:val="00ED1BC9"/>
    <w:rsid w:val="00ED3BF1"/>
    <w:rsid w:val="00ED410F"/>
    <w:rsid w:val="00ED4419"/>
    <w:rsid w:val="00ED4932"/>
    <w:rsid w:val="00ED4C3D"/>
    <w:rsid w:val="00ED5461"/>
    <w:rsid w:val="00ED6C78"/>
    <w:rsid w:val="00EE04F5"/>
    <w:rsid w:val="00EE071F"/>
    <w:rsid w:val="00EE16FD"/>
    <w:rsid w:val="00EE18C5"/>
    <w:rsid w:val="00EE1F41"/>
    <w:rsid w:val="00EE2358"/>
    <w:rsid w:val="00EE2D9B"/>
    <w:rsid w:val="00EE3A78"/>
    <w:rsid w:val="00EE57F4"/>
    <w:rsid w:val="00EE5A06"/>
    <w:rsid w:val="00EE5A2C"/>
    <w:rsid w:val="00EE7FF9"/>
    <w:rsid w:val="00EF0EF9"/>
    <w:rsid w:val="00EF2BBA"/>
    <w:rsid w:val="00EF519B"/>
    <w:rsid w:val="00EF6814"/>
    <w:rsid w:val="00EF740C"/>
    <w:rsid w:val="00EF760B"/>
    <w:rsid w:val="00EF765F"/>
    <w:rsid w:val="00F00375"/>
    <w:rsid w:val="00F01098"/>
    <w:rsid w:val="00F01A0B"/>
    <w:rsid w:val="00F052B9"/>
    <w:rsid w:val="00F0691C"/>
    <w:rsid w:val="00F11D75"/>
    <w:rsid w:val="00F1329A"/>
    <w:rsid w:val="00F13C2B"/>
    <w:rsid w:val="00F143FB"/>
    <w:rsid w:val="00F1473B"/>
    <w:rsid w:val="00F14996"/>
    <w:rsid w:val="00F1678C"/>
    <w:rsid w:val="00F17E33"/>
    <w:rsid w:val="00F20286"/>
    <w:rsid w:val="00F20984"/>
    <w:rsid w:val="00F211EA"/>
    <w:rsid w:val="00F23BC4"/>
    <w:rsid w:val="00F25AF4"/>
    <w:rsid w:val="00F276D3"/>
    <w:rsid w:val="00F279BD"/>
    <w:rsid w:val="00F315FC"/>
    <w:rsid w:val="00F31ABE"/>
    <w:rsid w:val="00F328B3"/>
    <w:rsid w:val="00F33B17"/>
    <w:rsid w:val="00F34643"/>
    <w:rsid w:val="00F34CDD"/>
    <w:rsid w:val="00F35A8E"/>
    <w:rsid w:val="00F3657A"/>
    <w:rsid w:val="00F36CC2"/>
    <w:rsid w:val="00F375E1"/>
    <w:rsid w:val="00F376E0"/>
    <w:rsid w:val="00F408DB"/>
    <w:rsid w:val="00F41D87"/>
    <w:rsid w:val="00F431F2"/>
    <w:rsid w:val="00F43E2D"/>
    <w:rsid w:val="00F4492E"/>
    <w:rsid w:val="00F449A0"/>
    <w:rsid w:val="00F45687"/>
    <w:rsid w:val="00F46A0E"/>
    <w:rsid w:val="00F47325"/>
    <w:rsid w:val="00F506D7"/>
    <w:rsid w:val="00F5105A"/>
    <w:rsid w:val="00F51209"/>
    <w:rsid w:val="00F51888"/>
    <w:rsid w:val="00F52159"/>
    <w:rsid w:val="00F52576"/>
    <w:rsid w:val="00F52DD1"/>
    <w:rsid w:val="00F5327E"/>
    <w:rsid w:val="00F538C1"/>
    <w:rsid w:val="00F53A85"/>
    <w:rsid w:val="00F541FD"/>
    <w:rsid w:val="00F541FE"/>
    <w:rsid w:val="00F579EB"/>
    <w:rsid w:val="00F57C08"/>
    <w:rsid w:val="00F608E9"/>
    <w:rsid w:val="00F60A2B"/>
    <w:rsid w:val="00F6145A"/>
    <w:rsid w:val="00F619B4"/>
    <w:rsid w:val="00F6259A"/>
    <w:rsid w:val="00F65079"/>
    <w:rsid w:val="00F6743A"/>
    <w:rsid w:val="00F71936"/>
    <w:rsid w:val="00F71F62"/>
    <w:rsid w:val="00F737B3"/>
    <w:rsid w:val="00F737BE"/>
    <w:rsid w:val="00F7384A"/>
    <w:rsid w:val="00F7395E"/>
    <w:rsid w:val="00F73FF7"/>
    <w:rsid w:val="00F73FFE"/>
    <w:rsid w:val="00F75C2F"/>
    <w:rsid w:val="00F76C1F"/>
    <w:rsid w:val="00F804C4"/>
    <w:rsid w:val="00F82853"/>
    <w:rsid w:val="00F846D2"/>
    <w:rsid w:val="00F854F5"/>
    <w:rsid w:val="00F9021F"/>
    <w:rsid w:val="00F9070C"/>
    <w:rsid w:val="00F90748"/>
    <w:rsid w:val="00F91BEE"/>
    <w:rsid w:val="00F9211E"/>
    <w:rsid w:val="00F929E4"/>
    <w:rsid w:val="00F94A7E"/>
    <w:rsid w:val="00F961F3"/>
    <w:rsid w:val="00F96828"/>
    <w:rsid w:val="00F96DBC"/>
    <w:rsid w:val="00FA32C1"/>
    <w:rsid w:val="00FA3D62"/>
    <w:rsid w:val="00FA4D63"/>
    <w:rsid w:val="00FA5148"/>
    <w:rsid w:val="00FA5A30"/>
    <w:rsid w:val="00FA5E26"/>
    <w:rsid w:val="00FB3066"/>
    <w:rsid w:val="00FB432F"/>
    <w:rsid w:val="00FB47A8"/>
    <w:rsid w:val="00FB55EE"/>
    <w:rsid w:val="00FB7373"/>
    <w:rsid w:val="00FC261B"/>
    <w:rsid w:val="00FC2BA7"/>
    <w:rsid w:val="00FC35E3"/>
    <w:rsid w:val="00FC6288"/>
    <w:rsid w:val="00FC662A"/>
    <w:rsid w:val="00FC740F"/>
    <w:rsid w:val="00FC7EFB"/>
    <w:rsid w:val="00FD0846"/>
    <w:rsid w:val="00FD08CA"/>
    <w:rsid w:val="00FD1244"/>
    <w:rsid w:val="00FD1852"/>
    <w:rsid w:val="00FD38B9"/>
    <w:rsid w:val="00FD4DC3"/>
    <w:rsid w:val="00FD6099"/>
    <w:rsid w:val="00FD764A"/>
    <w:rsid w:val="00FE19F7"/>
    <w:rsid w:val="00FE2815"/>
    <w:rsid w:val="00FE2DA2"/>
    <w:rsid w:val="00FE3FBD"/>
    <w:rsid w:val="00FE4393"/>
    <w:rsid w:val="00FE46CD"/>
    <w:rsid w:val="00FE4DDE"/>
    <w:rsid w:val="00FE5D06"/>
    <w:rsid w:val="00FE6259"/>
    <w:rsid w:val="00FF1087"/>
    <w:rsid w:val="00FF36A8"/>
    <w:rsid w:val="00FF4328"/>
    <w:rsid w:val="00FF4FAF"/>
    <w:rsid w:val="00FF501A"/>
    <w:rsid w:val="00FF6B39"/>
    <w:rsid w:val="00FF73A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0116F"/>
  <w15:docId w15:val="{284A0B3A-1225-4113-A94C-4AF39AE6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80" w:after="140"/>
      <w:outlineLvl w:val="0"/>
    </w:pPr>
    <w:rPr>
      <w:b/>
      <w:bCs/>
      <w:color w:val="1F3864"/>
      <w:sz w:val="30"/>
      <w:szCs w:val="30"/>
    </w:rPr>
  </w:style>
  <w:style w:type="paragraph" w:styleId="Heading2">
    <w:name w:val="heading 2"/>
    <w:basedOn w:val="Normal"/>
    <w:next w:val="Normal"/>
    <w:link w:val="Heading2Char"/>
    <w:uiPriority w:val="9"/>
    <w:qFormat/>
    <w:rsid w:val="00C561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link w:val="Heading3Char"/>
    <w:uiPriority w:val="9"/>
    <w:unhideWhenUsed/>
    <w:qFormat/>
    <w:pPr>
      <w:spacing w:before="180" w:after="70"/>
      <w:outlineLvl w:val="2"/>
    </w:pPr>
    <w:rPr>
      <w:b/>
      <w:bCs/>
      <w:color w:val="1F3864"/>
      <w:sz w:val="22"/>
      <w:szCs w:val="22"/>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0323ED"/>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323ED"/>
    <w:pPr>
      <w:keepNext/>
      <w:keepLines/>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0323ED"/>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297"/>
    <w:pPr>
      <w:spacing w:after="100"/>
    </w:pPr>
  </w:style>
  <w:style w:type="paragraph" w:styleId="TOC2">
    <w:name w:val="toc 2"/>
    <w:basedOn w:val="Normal"/>
    <w:next w:val="Normal"/>
    <w:autoRedefine/>
    <w:uiPriority w:val="39"/>
    <w:unhideWhenUsed/>
    <w:rsid w:val="00172297"/>
    <w:pPr>
      <w:spacing w:after="100"/>
      <w:ind w:left="210"/>
    </w:pPr>
  </w:style>
  <w:style w:type="paragraph" w:styleId="TOC3">
    <w:name w:val="toc 3"/>
    <w:basedOn w:val="Normal"/>
    <w:next w:val="Normal"/>
    <w:autoRedefine/>
    <w:uiPriority w:val="39"/>
    <w:unhideWhenUsed/>
    <w:rsid w:val="00172297"/>
    <w:pPr>
      <w:spacing w:after="100"/>
      <w:ind w:left="420"/>
    </w:pPr>
  </w:style>
  <w:style w:type="paragraph" w:styleId="TOC4">
    <w:name w:val="toc 4"/>
    <w:basedOn w:val="Normal"/>
    <w:next w:val="Normal"/>
    <w:autoRedefine/>
    <w:uiPriority w:val="39"/>
    <w:unhideWhenUsed/>
    <w:rsid w:val="0017229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17229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7229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7229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17229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7229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72297"/>
    <w:rPr>
      <w:color w:val="605E5C"/>
      <w:shd w:val="clear" w:color="auto" w:fill="E1DFDD"/>
    </w:rPr>
  </w:style>
  <w:style w:type="table" w:styleId="TableGrid">
    <w:name w:val="Table Grid"/>
    <w:basedOn w:val="TableNormal"/>
    <w:uiPriority w:val="59"/>
    <w:rsid w:val="00C21DCB"/>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74299"/>
    <w:pPr>
      <w:spacing w:after="200"/>
    </w:pPr>
    <w:rPr>
      <w:rFonts w:ascii="Aptos" w:eastAsiaTheme="minorEastAsia" w:hAnsi="Aptos" w:cstheme="minorBidi"/>
      <w:b/>
      <w:bCs/>
      <w:color w:val="4472C4" w:themeColor="accent1"/>
      <w:sz w:val="18"/>
      <w:szCs w:val="18"/>
      <w:lang w:val="en-US" w:eastAsia="en-US"/>
    </w:rPr>
  </w:style>
  <w:style w:type="paragraph" w:styleId="Header">
    <w:name w:val="header"/>
    <w:basedOn w:val="Normal"/>
    <w:link w:val="HeaderChar"/>
    <w:uiPriority w:val="99"/>
    <w:rsid w:val="00614F2E"/>
    <w:pPr>
      <w:tabs>
        <w:tab w:val="center" w:pos="4680"/>
        <w:tab w:val="right" w:pos="9360"/>
      </w:tabs>
    </w:pPr>
  </w:style>
  <w:style w:type="character" w:customStyle="1" w:styleId="HeaderChar">
    <w:name w:val="Header Char"/>
    <w:basedOn w:val="DefaultParagraphFont"/>
    <w:link w:val="Header"/>
    <w:uiPriority w:val="99"/>
    <w:rsid w:val="002673E8"/>
  </w:style>
  <w:style w:type="paragraph" w:styleId="Footer">
    <w:name w:val="footer"/>
    <w:basedOn w:val="Normal"/>
    <w:link w:val="FooterChar"/>
    <w:uiPriority w:val="99"/>
    <w:rsid w:val="00614F2E"/>
    <w:pPr>
      <w:tabs>
        <w:tab w:val="center" w:pos="4680"/>
        <w:tab w:val="right" w:pos="9360"/>
      </w:tabs>
    </w:pPr>
  </w:style>
  <w:style w:type="character" w:customStyle="1" w:styleId="FooterChar">
    <w:name w:val="Footer Char"/>
    <w:basedOn w:val="DefaultParagraphFont"/>
    <w:link w:val="Footer"/>
    <w:uiPriority w:val="99"/>
    <w:rsid w:val="002673E8"/>
  </w:style>
  <w:style w:type="character" w:styleId="CommentReference">
    <w:name w:val="annotation reference"/>
    <w:basedOn w:val="DefaultParagraphFont"/>
    <w:uiPriority w:val="99"/>
    <w:semiHidden/>
    <w:unhideWhenUsed/>
    <w:qFormat/>
    <w:rsid w:val="003C3A15"/>
    <w:rPr>
      <w:sz w:val="16"/>
      <w:szCs w:val="16"/>
    </w:rPr>
  </w:style>
  <w:style w:type="paragraph" w:styleId="CommentText">
    <w:name w:val="annotation text"/>
    <w:basedOn w:val="Normal"/>
    <w:link w:val="CommentTextChar"/>
    <w:uiPriority w:val="99"/>
    <w:unhideWhenUsed/>
    <w:rsid w:val="003C3A15"/>
    <w:rPr>
      <w:sz w:val="20"/>
      <w:szCs w:val="20"/>
    </w:rPr>
  </w:style>
  <w:style w:type="character" w:customStyle="1" w:styleId="CommentTextChar">
    <w:name w:val="Comment Text Char"/>
    <w:basedOn w:val="DefaultParagraphFont"/>
    <w:link w:val="CommentText"/>
    <w:uiPriority w:val="99"/>
    <w:qFormat/>
    <w:rsid w:val="003C3A15"/>
    <w:rPr>
      <w:sz w:val="20"/>
      <w:szCs w:val="20"/>
    </w:rPr>
  </w:style>
  <w:style w:type="paragraph" w:styleId="CommentSubject">
    <w:name w:val="annotation subject"/>
    <w:basedOn w:val="CommentText"/>
    <w:next w:val="CommentText"/>
    <w:link w:val="CommentSubjectChar"/>
    <w:uiPriority w:val="99"/>
    <w:semiHidden/>
    <w:unhideWhenUsed/>
    <w:rsid w:val="003C3A15"/>
    <w:rPr>
      <w:b/>
      <w:bCs/>
    </w:rPr>
  </w:style>
  <w:style w:type="character" w:customStyle="1" w:styleId="CommentSubjectChar">
    <w:name w:val="Comment Subject Char"/>
    <w:basedOn w:val="CommentTextChar"/>
    <w:link w:val="CommentSubject"/>
    <w:uiPriority w:val="99"/>
    <w:semiHidden/>
    <w:rsid w:val="003C3A15"/>
    <w:rPr>
      <w:b/>
      <w:bCs/>
      <w:sz w:val="20"/>
      <w:szCs w:val="20"/>
    </w:rPr>
  </w:style>
  <w:style w:type="paragraph" w:styleId="Revision">
    <w:name w:val="Revision"/>
    <w:hidden/>
    <w:uiPriority w:val="99"/>
    <w:semiHidden/>
    <w:rsid w:val="003D60DA"/>
  </w:style>
  <w:style w:type="character" w:styleId="FollowedHyperlink">
    <w:name w:val="FollowedHyperlink"/>
    <w:basedOn w:val="DefaultParagraphFont"/>
    <w:uiPriority w:val="99"/>
    <w:semiHidden/>
    <w:unhideWhenUsed/>
    <w:rsid w:val="002A01AD"/>
    <w:rPr>
      <w:color w:val="954F72" w:themeColor="followedHyperlink"/>
      <w:u w:val="single"/>
    </w:rPr>
  </w:style>
  <w:style w:type="character" w:styleId="PageNumber">
    <w:name w:val="page number"/>
    <w:basedOn w:val="DefaultParagraphFont"/>
    <w:uiPriority w:val="99"/>
    <w:semiHidden/>
    <w:unhideWhenUsed/>
    <w:rsid w:val="005313A2"/>
  </w:style>
  <w:style w:type="character" w:customStyle="1" w:styleId="TitleChar">
    <w:name w:val="Title Char"/>
    <w:basedOn w:val="DefaultParagraphFont"/>
    <w:link w:val="Title"/>
    <w:uiPriority w:val="10"/>
    <w:rsid w:val="00382403"/>
    <w:rPr>
      <w:rFonts w:asciiTheme="majorHAnsi" w:eastAsiaTheme="majorEastAsia" w:hAnsiTheme="majorHAnsi" w:cstheme="majorBidi"/>
      <w:b/>
      <w:spacing w:val="-10"/>
      <w:kern w:val="28"/>
      <w:sz w:val="48"/>
      <w:szCs w:val="56"/>
    </w:rPr>
  </w:style>
  <w:style w:type="character" w:customStyle="1" w:styleId="Heading1Char">
    <w:name w:val="Heading 1 Char"/>
    <w:basedOn w:val="DefaultParagraphFont"/>
    <w:link w:val="Heading1"/>
    <w:uiPriority w:val="9"/>
    <w:rsid w:val="00382403"/>
    <w:rPr>
      <w:b/>
      <w:bCs/>
      <w:color w:val="1F3864"/>
      <w:sz w:val="30"/>
      <w:szCs w:val="30"/>
    </w:rPr>
  </w:style>
  <w:style w:type="character" w:customStyle="1" w:styleId="Heading2Char">
    <w:name w:val="Heading 2 Char"/>
    <w:basedOn w:val="DefaultParagraphFont"/>
    <w:link w:val="Heading2"/>
    <w:uiPriority w:val="9"/>
    <w:rsid w:val="0038240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82403"/>
    <w:rPr>
      <w:b/>
      <w:bCs/>
      <w:color w:val="1F3864"/>
      <w:sz w:val="22"/>
      <w:szCs w:val="22"/>
    </w:rPr>
  </w:style>
  <w:style w:type="character" w:customStyle="1" w:styleId="Heading4Char">
    <w:name w:val="Heading 4 Char"/>
    <w:basedOn w:val="DefaultParagraphFont"/>
    <w:link w:val="Heading4"/>
    <w:uiPriority w:val="9"/>
    <w:rsid w:val="00382403"/>
    <w:rPr>
      <w:i/>
      <w:iCs/>
      <w:color w:val="2E74B5"/>
    </w:rPr>
  </w:style>
  <w:style w:type="character" w:customStyle="1" w:styleId="Heading5Char">
    <w:name w:val="Heading 5 Char"/>
    <w:basedOn w:val="DefaultParagraphFont"/>
    <w:link w:val="Heading5"/>
    <w:uiPriority w:val="9"/>
    <w:semiHidden/>
    <w:rsid w:val="00382403"/>
    <w:rPr>
      <w:color w:val="2E74B5"/>
    </w:rPr>
  </w:style>
  <w:style w:type="character" w:customStyle="1" w:styleId="Heading6Char">
    <w:name w:val="Heading 6 Char"/>
    <w:basedOn w:val="DefaultParagraphFont"/>
    <w:link w:val="Heading6"/>
    <w:uiPriority w:val="9"/>
    <w:semiHidden/>
    <w:rsid w:val="00382403"/>
    <w:rPr>
      <w:color w:val="1F4D78"/>
    </w:rPr>
  </w:style>
  <w:style w:type="character" w:customStyle="1" w:styleId="Heading7Char">
    <w:name w:val="Heading 7 Char"/>
    <w:basedOn w:val="DefaultParagraphFont"/>
    <w:link w:val="Heading7"/>
    <w:uiPriority w:val="9"/>
    <w:semiHidden/>
    <w:rsid w:val="000323E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323ED"/>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0323ED"/>
    <w:rPr>
      <w:rFonts w:asciiTheme="majorHAnsi" w:eastAsiaTheme="majorEastAsia" w:hAnsiTheme="majorHAnsi" w:cstheme="majorBidi"/>
      <w:i/>
      <w:iCs/>
      <w:color w:val="272727" w:themeColor="text1" w:themeTint="D8"/>
    </w:rPr>
  </w:style>
  <w:style w:type="character" w:styleId="BookTitle">
    <w:name w:val="Book Title"/>
    <w:basedOn w:val="DefaultParagraphFont"/>
    <w:uiPriority w:val="33"/>
    <w:qFormat/>
    <w:rsid w:val="000323ED"/>
    <w:rPr>
      <w:b/>
      <w:bCs/>
      <w:i/>
      <w:iCs/>
      <w:spacing w:val="5"/>
    </w:rPr>
  </w:style>
  <w:style w:type="character" w:styleId="Emphasis">
    <w:name w:val="Emphasis"/>
    <w:basedOn w:val="DefaultParagraphFont"/>
    <w:uiPriority w:val="20"/>
    <w:qFormat/>
    <w:rsid w:val="000323ED"/>
    <w:rPr>
      <w:i/>
      <w:iCs/>
    </w:rPr>
  </w:style>
  <w:style w:type="character" w:styleId="IntenseEmphasis">
    <w:name w:val="Intense Emphasis"/>
    <w:basedOn w:val="DefaultParagraphFont"/>
    <w:uiPriority w:val="21"/>
    <w:qFormat/>
    <w:rsid w:val="000323ED"/>
    <w:rPr>
      <w:i/>
      <w:iCs/>
      <w:color w:val="4472C4" w:themeColor="accent1"/>
    </w:rPr>
  </w:style>
  <w:style w:type="paragraph" w:styleId="IntenseQuote">
    <w:name w:val="Intense Quote"/>
    <w:basedOn w:val="Normal"/>
    <w:next w:val="Normal"/>
    <w:link w:val="IntenseQuoteChar"/>
    <w:uiPriority w:val="30"/>
    <w:qFormat/>
    <w:rsid w:val="000323E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323ED"/>
    <w:rPr>
      <w:i/>
      <w:iCs/>
      <w:color w:val="4472C4" w:themeColor="accent1"/>
    </w:rPr>
  </w:style>
  <w:style w:type="character" w:styleId="IntenseReference">
    <w:name w:val="Intense Reference"/>
    <w:basedOn w:val="DefaultParagraphFont"/>
    <w:uiPriority w:val="32"/>
    <w:qFormat/>
    <w:rsid w:val="000323ED"/>
    <w:rPr>
      <w:b/>
      <w:bCs/>
      <w:smallCaps/>
      <w:color w:val="4472C4" w:themeColor="accent1"/>
      <w:spacing w:val="5"/>
    </w:rPr>
  </w:style>
  <w:style w:type="paragraph" w:styleId="NoSpacing">
    <w:name w:val="No Spacing"/>
    <w:uiPriority w:val="1"/>
    <w:qFormat/>
    <w:rsid w:val="000323ED"/>
  </w:style>
  <w:style w:type="paragraph" w:styleId="Quote">
    <w:name w:val="Quote"/>
    <w:basedOn w:val="Normal"/>
    <w:next w:val="Normal"/>
    <w:link w:val="QuoteChar"/>
    <w:uiPriority w:val="29"/>
    <w:qFormat/>
    <w:rsid w:val="000323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323ED"/>
    <w:rPr>
      <w:i/>
      <w:iCs/>
      <w:color w:val="404040" w:themeColor="text1" w:themeTint="BF"/>
    </w:rPr>
  </w:style>
  <w:style w:type="character" w:styleId="Strong">
    <w:name w:val="Strong"/>
    <w:basedOn w:val="DefaultParagraphFont"/>
    <w:uiPriority w:val="22"/>
    <w:qFormat/>
    <w:rsid w:val="000323ED"/>
    <w:rPr>
      <w:b/>
      <w:bCs/>
    </w:rPr>
  </w:style>
  <w:style w:type="paragraph" w:styleId="Subtitle">
    <w:name w:val="Subtitle"/>
    <w:basedOn w:val="Normal"/>
    <w:next w:val="Normal"/>
    <w:link w:val="SubtitleChar"/>
    <w:uiPriority w:val="11"/>
    <w:qFormat/>
    <w:rsid w:val="000323E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323ED"/>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0323ED"/>
    <w:rPr>
      <w:i/>
      <w:iCs/>
      <w:color w:val="404040" w:themeColor="text1" w:themeTint="BF"/>
    </w:rPr>
  </w:style>
  <w:style w:type="character" w:styleId="SubtleReference">
    <w:name w:val="Subtle Reference"/>
    <w:basedOn w:val="DefaultParagraphFont"/>
    <w:uiPriority w:val="31"/>
    <w:qFormat/>
    <w:rsid w:val="000323ED"/>
    <w:rPr>
      <w:smallCaps/>
      <w:color w:val="5A5A5A" w:themeColor="text1" w:themeTint="A5"/>
    </w:rPr>
  </w:style>
  <w:style w:type="paragraph" w:styleId="TOCHeading">
    <w:name w:val="TOC Heading"/>
    <w:basedOn w:val="Heading1"/>
    <w:next w:val="Normal"/>
    <w:uiPriority w:val="39"/>
    <w:semiHidden/>
    <w:unhideWhenUsed/>
    <w:qFormat/>
    <w:rsid w:val="000323ED"/>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chausl.sharepoint.com/:w:/r/sites/CTG-Architecture/Shared%20Documents/Templates/Design%20Templates/ApprovedVersions/ChArch-CD-Template.docx?d=w48c14f0b0d0545f4ab6296d627b0db58&amp;csf=1&amp;web=1&amp;e=cyhSDT"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jp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2.png"/><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43.jpg"/><Relationship Id="rId19" Type="http://schemas.openxmlformats.org/officeDocument/2006/relationships/oleObject" Target="embeddings/oleObject1.bin"/><Relationship Id="rId14" Type="http://schemas.microsoft.com/office/2011/relationships/commentsExtended" Target="commentsExtended.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footer" Target="footer1.xml"/><Relationship Id="rId8" Type="http://schemas.openxmlformats.org/officeDocument/2006/relationships/styles" Target="style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chausl.sharepoint.com/:w:/r/sites/Gov/Shared/Chaucer%20Group%20Data%20Classification%20Policy.docx?d=wb17100a24f9d4ee2b274100adbf5e5ea&amp;csf=1&amp;web=1&amp;e=bV7mKk" TargetMode="External"/><Relationship Id="rId67" Type="http://schemas.microsoft.com/office/2011/relationships/people" Target="people.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6/09/relationships/commentsIds" Target="commentsId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webSettings" Target="webSetting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2.jpg"/><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2.emf"/><Relationship Id="rId39" Type="http://schemas.openxmlformats.org/officeDocument/2006/relationships/image" Target="media/image22.png"/></Relationships>
</file>

<file path=word/_rels/header2.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E8E917-A838-498C-A3B7-2640AF20DBD7}">
  <ds:schemaRefs>
    <ds:schemaRef ds:uri="http://schemas.microsoft.com/sharepoint/v3/contenttype/forms"/>
  </ds:schemaRefs>
</ds:datastoreItem>
</file>

<file path=customXml/itemProps2.xml><?xml version="1.0" encoding="utf-8"?>
<ds:datastoreItem xmlns:ds="http://schemas.openxmlformats.org/officeDocument/2006/customXml" ds:itemID="{623DFA38-A120-4009-855A-30B4D5284727}">
  <ds:schemaRefs>
    <ds:schemaRef ds:uri="http://schemas.microsoft.com/sharepoint/v3/contenttype/forms"/>
  </ds:schemaRefs>
</ds:datastoreItem>
</file>

<file path=customXml/itemProps3.xml><?xml version="1.0" encoding="utf-8"?>
<ds:datastoreItem xmlns:ds="http://schemas.openxmlformats.org/officeDocument/2006/customXml" ds:itemID="{04AD424F-272B-45CD-9F34-BA8C1EA66C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58EA80-B607-498C-94FA-629C40962A1D}">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5.xml><?xml version="1.0" encoding="utf-8"?>
<ds:datastoreItem xmlns:ds="http://schemas.openxmlformats.org/officeDocument/2006/customXml" ds:itemID="{BD100BB6-B424-4F88-AB1A-268F2F2A9EA3}">
  <ds:schemaRefs>
    <ds:schemaRef ds:uri="http://schemas.openxmlformats.org/officeDocument/2006/bibliography"/>
  </ds:schemaRefs>
</ds:datastoreItem>
</file>

<file path=customXml/itemProps6.xml><?xml version="1.0" encoding="utf-8"?>
<ds:datastoreItem xmlns:ds="http://schemas.openxmlformats.org/officeDocument/2006/customXml" ds:itemID="{98A038B6-1591-488D-BE02-AA3C3DBB1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4477</TotalTime>
  <Pages>1</Pages>
  <Words>20874</Words>
  <Characters>118987</Characters>
  <Application>Microsoft Office Word</Application>
  <DocSecurity>4</DocSecurity>
  <Lines>991</Lines>
  <Paragraphs>279</Paragraphs>
  <ScaleCrop>false</ScaleCrop>
  <HeadingPairs>
    <vt:vector size="2" baseType="variant">
      <vt:variant>
        <vt:lpstr>Title</vt:lpstr>
      </vt:variant>
      <vt:variant>
        <vt:i4>1</vt:i4>
      </vt:variant>
    </vt:vector>
  </HeadingPairs>
  <TitlesOfParts>
    <vt:vector size="1" baseType="lpstr">
      <vt:lpstr>Systems Integration Framework</vt:lpstr>
    </vt:vector>
  </TitlesOfParts>
  <Company/>
  <LinksUpToDate>false</LinksUpToDate>
  <CharactersWithSpaces>139582</CharactersWithSpaces>
  <SharedDoc>false</SharedDoc>
  <HLinks>
    <vt:vector size="876" baseType="variant">
      <vt:variant>
        <vt:i4>6225942</vt:i4>
      </vt:variant>
      <vt:variant>
        <vt:i4>702</vt:i4>
      </vt:variant>
      <vt:variant>
        <vt:i4>0</vt:i4>
      </vt:variant>
      <vt:variant>
        <vt:i4>5</vt:i4>
      </vt:variant>
      <vt:variant>
        <vt:lpwstr>https://chausl.sharepoint.com/:w:/r/sites/CTG-Architecture/Shared Documents/Strategy/Engineering Standards/ChArch-EngineeringStandards-AIS.docx?d=w29b6780587a24dde8e150ba28f0d0be0&amp;csf=1&amp;web=1&amp;e=emXe51</vt:lpwstr>
      </vt:variant>
      <vt:variant>
        <vt:lpwstr/>
      </vt:variant>
      <vt:variant>
        <vt:i4>5177373</vt:i4>
      </vt:variant>
      <vt:variant>
        <vt:i4>699</vt:i4>
      </vt:variant>
      <vt:variant>
        <vt:i4>0</vt:i4>
      </vt:variant>
      <vt:variant>
        <vt:i4>5</vt:i4>
      </vt:variant>
      <vt:variant>
        <vt:lpwstr>https://chausl.sharepoint.com/:w:/r/sites/CTG-Architecture/Shared Documents/EA Reference Docs/EA Reference Docs (Final)/Architecture Principles.docx?d=w80dd91a25cd24c93b2d96be75c42a7b6&amp;csf=1&amp;web=1&amp;e=WBzyH3</vt:lpwstr>
      </vt:variant>
      <vt:variant>
        <vt:lpwstr/>
      </vt:variant>
      <vt:variant>
        <vt:i4>6225940</vt:i4>
      </vt:variant>
      <vt:variant>
        <vt:i4>696</vt:i4>
      </vt:variant>
      <vt:variant>
        <vt:i4>0</vt:i4>
      </vt:variant>
      <vt:variant>
        <vt:i4>5</vt:i4>
      </vt:variant>
      <vt:variant>
        <vt:lpwstr>https://chausl.sharepoint.com/:w:/r/sites/CTG-Architecture/Shared Documents/EA Reference Docs/EA Reference Docs (Final)/ChArch-EAPrinciples.docx?d=w6dcb2f4cc77348159505d7501241ca26&amp;csf=1&amp;web=1&amp;e=xYpOVC</vt:lpwstr>
      </vt:variant>
      <vt:variant>
        <vt:lpwstr/>
      </vt:variant>
      <vt:variant>
        <vt:i4>7340066</vt:i4>
      </vt:variant>
      <vt:variant>
        <vt:i4>693</vt:i4>
      </vt:variant>
      <vt:variant>
        <vt:i4>0</vt:i4>
      </vt:variant>
      <vt:variant>
        <vt:i4>5</vt:i4>
      </vt:variant>
      <vt:variant>
        <vt:lpwstr>https://chausl.sharepoint.com/:w:/r/sites/CTG-Architecture/Shared Documents/Strategy/Enterprise Principles/ChArch-EntDevOpsPrinciples.docx?d=w33ba63b46e74486c808356941d08c14c&amp;csf=1&amp;web=1&amp;e=lrr4tK</vt:lpwstr>
      </vt:variant>
      <vt:variant>
        <vt:lpwstr/>
      </vt:variant>
      <vt:variant>
        <vt:i4>2949243</vt:i4>
      </vt:variant>
      <vt:variant>
        <vt:i4>690</vt:i4>
      </vt:variant>
      <vt:variant>
        <vt:i4>0</vt:i4>
      </vt:variant>
      <vt:variant>
        <vt:i4>5</vt:i4>
      </vt:variant>
      <vt:variant>
        <vt:lpwstr>https://chausl.sharepoint.com/:w:/r/sites/Gov/Shared/Chaucer Group Data Classification Policy.docx?d=wb17100a24f9d4ee2b274100adbf5e5ea&amp;csf=1&amp;web=1&amp;e=bV7mKk</vt:lpwstr>
      </vt:variant>
      <vt:variant>
        <vt:lpwstr/>
      </vt:variant>
      <vt:variant>
        <vt:i4>2752597</vt:i4>
      </vt:variant>
      <vt:variant>
        <vt:i4>687</vt:i4>
      </vt:variant>
      <vt:variant>
        <vt:i4>0</vt:i4>
      </vt:variant>
      <vt:variant>
        <vt:i4>5</vt:i4>
      </vt:variant>
      <vt:variant>
        <vt:lpwstr>https://chausl.sharepoint.com/:w:/r/sites/CTG-Architecture/_layouts/15/Doc.aspx?sourcedoc=%7B29B67805-87A2-4DDE-8E15-0BA28F0D0BE0%7D&amp;file=ChArch-EngineeringStandards-AIS.docx&amp;action=default&amp;mobileredirect=true</vt:lpwstr>
      </vt:variant>
      <vt:variant>
        <vt:lpwstr/>
      </vt:variant>
      <vt:variant>
        <vt:i4>2293833</vt:i4>
      </vt:variant>
      <vt:variant>
        <vt:i4>684</vt:i4>
      </vt:variant>
      <vt:variant>
        <vt:i4>0</vt:i4>
      </vt:variant>
      <vt:variant>
        <vt:i4>5</vt:i4>
      </vt:variant>
      <vt:variant>
        <vt:lpwstr>https://chausl.sharepoint.com/:w:/r/sites/CTG-Architecture/_layouts/15/Doc.aspx?sourcedoc=%7B5EEC2748-8029-4572-8392-85AD89C5FE8B%7D&amp;file=ChArch-EAPrinciples.docx&amp;action=default&amp;mobileredirect=true</vt:lpwstr>
      </vt:variant>
      <vt:variant>
        <vt:lpwstr/>
      </vt:variant>
      <vt:variant>
        <vt:i4>2293833</vt:i4>
      </vt:variant>
      <vt:variant>
        <vt:i4>681</vt:i4>
      </vt:variant>
      <vt:variant>
        <vt:i4>0</vt:i4>
      </vt:variant>
      <vt:variant>
        <vt:i4>5</vt:i4>
      </vt:variant>
      <vt:variant>
        <vt:lpwstr>https://chausl.sharepoint.com/:w:/r/sites/CTG-Architecture/_layouts/15/Doc.aspx?sourcedoc=%7B5EEC2748-8029-4572-8392-85AD89C5FE8B%7D&amp;file=ChArch-EAPrinciples.docx&amp;action=default&amp;mobileredirect=true</vt:lpwstr>
      </vt:variant>
      <vt:variant>
        <vt:lpwstr/>
      </vt:variant>
      <vt:variant>
        <vt:i4>2293833</vt:i4>
      </vt:variant>
      <vt:variant>
        <vt:i4>678</vt:i4>
      </vt:variant>
      <vt:variant>
        <vt:i4>0</vt:i4>
      </vt:variant>
      <vt:variant>
        <vt:i4>5</vt:i4>
      </vt:variant>
      <vt:variant>
        <vt:lpwstr>https://chausl.sharepoint.com/:w:/r/sites/CTG-Architecture/_layouts/15/Doc.aspx?sourcedoc=%7B5EEC2748-8029-4572-8392-85AD89C5FE8B%7D&amp;file=ChArch-EAPrinciples.docx&amp;action=default&amp;mobileredirect=true</vt:lpwstr>
      </vt:variant>
      <vt:variant>
        <vt:lpwstr/>
      </vt:variant>
      <vt:variant>
        <vt:i4>2293833</vt:i4>
      </vt:variant>
      <vt:variant>
        <vt:i4>675</vt:i4>
      </vt:variant>
      <vt:variant>
        <vt:i4>0</vt:i4>
      </vt:variant>
      <vt:variant>
        <vt:i4>5</vt:i4>
      </vt:variant>
      <vt:variant>
        <vt:lpwstr>https://chausl.sharepoint.com/:w:/r/sites/CTG-Architecture/_layouts/15/Doc.aspx?sourcedoc=%7B5EEC2748-8029-4572-8392-85AD89C5FE8B%7D&amp;file=ChArch-EAPrinciples.docx&amp;action=default&amp;mobileredirect=true</vt:lpwstr>
      </vt:variant>
      <vt:variant>
        <vt:lpwstr/>
      </vt:variant>
      <vt:variant>
        <vt:i4>2293833</vt:i4>
      </vt:variant>
      <vt:variant>
        <vt:i4>672</vt:i4>
      </vt:variant>
      <vt:variant>
        <vt:i4>0</vt:i4>
      </vt:variant>
      <vt:variant>
        <vt:i4>5</vt:i4>
      </vt:variant>
      <vt:variant>
        <vt:lpwstr>https://chausl.sharepoint.com/:w:/r/sites/CTG-Architecture/_layouts/15/Doc.aspx?sourcedoc=%7B5EEC2748-8029-4572-8392-85AD89C5FE8B%7D&amp;file=ChArch-EAPrinciples.docx&amp;action=default&amp;mobileredirect=true</vt:lpwstr>
      </vt:variant>
      <vt:variant>
        <vt:lpwstr/>
      </vt:variant>
      <vt:variant>
        <vt:i4>2752597</vt:i4>
      </vt:variant>
      <vt:variant>
        <vt:i4>669</vt:i4>
      </vt:variant>
      <vt:variant>
        <vt:i4>0</vt:i4>
      </vt:variant>
      <vt:variant>
        <vt:i4>5</vt:i4>
      </vt:variant>
      <vt:variant>
        <vt:lpwstr>https://chausl.sharepoint.com/:w:/r/sites/CTG-Architecture/_layouts/15/Doc.aspx?sourcedoc=%7B29B67805-87A2-4DDE-8E15-0BA28F0D0BE0%7D&amp;file=ChArch-EngineeringStandards-AIS.docx&amp;action=default&amp;mobileredirect=true</vt:lpwstr>
      </vt:variant>
      <vt:variant>
        <vt:lpwstr/>
      </vt:variant>
      <vt:variant>
        <vt:i4>2293833</vt:i4>
      </vt:variant>
      <vt:variant>
        <vt:i4>666</vt:i4>
      </vt:variant>
      <vt:variant>
        <vt:i4>0</vt:i4>
      </vt:variant>
      <vt:variant>
        <vt:i4>5</vt:i4>
      </vt:variant>
      <vt:variant>
        <vt:lpwstr>https://chausl.sharepoint.com/:w:/r/sites/CTG-Architecture/_layouts/15/Doc.aspx?sourcedoc=%7B5EEC2748-8029-4572-8392-85AD89C5FE8B%7D&amp;file=ChArch-EAPrinciples.docx&amp;action=default&amp;mobileredirect=true</vt:lpwstr>
      </vt:variant>
      <vt:variant>
        <vt:lpwstr/>
      </vt:variant>
      <vt:variant>
        <vt:i4>2293833</vt:i4>
      </vt:variant>
      <vt:variant>
        <vt:i4>663</vt:i4>
      </vt:variant>
      <vt:variant>
        <vt:i4>0</vt:i4>
      </vt:variant>
      <vt:variant>
        <vt:i4>5</vt:i4>
      </vt:variant>
      <vt:variant>
        <vt:lpwstr>https://chausl.sharepoint.com/:w:/r/sites/CTG-Architecture/_layouts/15/Doc.aspx?sourcedoc=%7B5EEC2748-8029-4572-8392-85AD89C5FE8B%7D&amp;file=ChArch-EAPrinciples.docx&amp;action=default&amp;mobileredirect=true</vt:lpwstr>
      </vt:variant>
      <vt:variant>
        <vt:lpwstr/>
      </vt:variant>
      <vt:variant>
        <vt:i4>4849717</vt:i4>
      </vt:variant>
      <vt:variant>
        <vt:i4>657</vt:i4>
      </vt:variant>
      <vt:variant>
        <vt:i4>0</vt:i4>
      </vt:variant>
      <vt:variant>
        <vt:i4>5</vt:i4>
      </vt:variant>
      <vt:variant>
        <vt:lpwstr/>
      </vt:variant>
      <vt:variant>
        <vt:lpwstr>_10._Data_Platform</vt:lpwstr>
      </vt:variant>
      <vt:variant>
        <vt:i4>2293833</vt:i4>
      </vt:variant>
      <vt:variant>
        <vt:i4>654</vt:i4>
      </vt:variant>
      <vt:variant>
        <vt:i4>0</vt:i4>
      </vt:variant>
      <vt:variant>
        <vt:i4>5</vt:i4>
      </vt:variant>
      <vt:variant>
        <vt:lpwstr>https://chausl.sharepoint.com/:w:/r/sites/CTG-Architecture/_layouts/15/Doc.aspx?sourcedoc=%7B5EEC2748-8029-4572-8392-85AD89C5FE8B%7D&amp;file=ChArch-EAPrinciples.docx&amp;action=default&amp;mobileredirect=true</vt:lpwstr>
      </vt:variant>
      <vt:variant>
        <vt:lpwstr/>
      </vt:variant>
      <vt:variant>
        <vt:i4>65538</vt:i4>
      </vt:variant>
      <vt:variant>
        <vt:i4>651</vt:i4>
      </vt:variant>
      <vt:variant>
        <vt:i4>0</vt:i4>
      </vt:variant>
      <vt:variant>
        <vt:i4>5</vt:i4>
      </vt:variant>
      <vt:variant>
        <vt:lpwstr/>
      </vt:variant>
      <vt:variant>
        <vt:lpwstr>_12_Guardrails</vt:lpwstr>
      </vt:variant>
      <vt:variant>
        <vt:i4>3080207</vt:i4>
      </vt:variant>
      <vt:variant>
        <vt:i4>648</vt:i4>
      </vt:variant>
      <vt:variant>
        <vt:i4>0</vt:i4>
      </vt:variant>
      <vt:variant>
        <vt:i4>5</vt:i4>
      </vt:variant>
      <vt:variant>
        <vt:lpwstr/>
      </vt:variant>
      <vt:variant>
        <vt:lpwstr>_11.1_Security_Principles</vt:lpwstr>
      </vt:variant>
      <vt:variant>
        <vt:i4>2752597</vt:i4>
      </vt:variant>
      <vt:variant>
        <vt:i4>645</vt:i4>
      </vt:variant>
      <vt:variant>
        <vt:i4>0</vt:i4>
      </vt:variant>
      <vt:variant>
        <vt:i4>5</vt:i4>
      </vt:variant>
      <vt:variant>
        <vt:lpwstr>https://chausl.sharepoint.com/:w:/r/sites/CTG-Architecture/_layouts/15/Doc.aspx?sourcedoc=%7B29B67805-87A2-4DDE-8E15-0BA28F0D0BE0%7D&amp;file=ChArch-EngineeringStandards-AIS.docx&amp;action=default&amp;mobileredirect=true</vt:lpwstr>
      </vt:variant>
      <vt:variant>
        <vt:lpwstr/>
      </vt:variant>
      <vt:variant>
        <vt:i4>65538</vt:i4>
      </vt:variant>
      <vt:variant>
        <vt:i4>642</vt:i4>
      </vt:variant>
      <vt:variant>
        <vt:i4>0</vt:i4>
      </vt:variant>
      <vt:variant>
        <vt:i4>5</vt:i4>
      </vt:variant>
      <vt:variant>
        <vt:lpwstr/>
      </vt:variant>
      <vt:variant>
        <vt:lpwstr>_12_Guardrails</vt:lpwstr>
      </vt:variant>
      <vt:variant>
        <vt:i4>3080207</vt:i4>
      </vt:variant>
      <vt:variant>
        <vt:i4>639</vt:i4>
      </vt:variant>
      <vt:variant>
        <vt:i4>0</vt:i4>
      </vt:variant>
      <vt:variant>
        <vt:i4>5</vt:i4>
      </vt:variant>
      <vt:variant>
        <vt:lpwstr/>
      </vt:variant>
      <vt:variant>
        <vt:lpwstr>_11.1_Security_Principles</vt:lpwstr>
      </vt:variant>
      <vt:variant>
        <vt:i4>1179732</vt:i4>
      </vt:variant>
      <vt:variant>
        <vt:i4>636</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3342396</vt:i4>
      </vt:variant>
      <vt:variant>
        <vt:i4>633</vt:i4>
      </vt:variant>
      <vt:variant>
        <vt:i4>0</vt:i4>
      </vt:variant>
      <vt:variant>
        <vt:i4>5</vt:i4>
      </vt:variant>
      <vt:variant>
        <vt:lpwstr/>
      </vt:variant>
      <vt:variant>
        <vt:lpwstr>_14._Anti-Patterns</vt:lpwstr>
      </vt:variant>
      <vt:variant>
        <vt:i4>2031659</vt:i4>
      </vt:variant>
      <vt:variant>
        <vt:i4>630</vt:i4>
      </vt:variant>
      <vt:variant>
        <vt:i4>0</vt:i4>
      </vt:variant>
      <vt:variant>
        <vt:i4>5</vt:i4>
      </vt:variant>
      <vt:variant>
        <vt:lpwstr/>
      </vt:variant>
      <vt:variant>
        <vt:lpwstr>_8._Enterprise_Pattern</vt:lpwstr>
      </vt:variant>
      <vt:variant>
        <vt:i4>1179732</vt:i4>
      </vt:variant>
      <vt:variant>
        <vt:i4>627</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1179732</vt:i4>
      </vt:variant>
      <vt:variant>
        <vt:i4>624</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2031659</vt:i4>
      </vt:variant>
      <vt:variant>
        <vt:i4>621</vt:i4>
      </vt:variant>
      <vt:variant>
        <vt:i4>0</vt:i4>
      </vt:variant>
      <vt:variant>
        <vt:i4>5</vt:i4>
      </vt:variant>
      <vt:variant>
        <vt:lpwstr/>
      </vt:variant>
      <vt:variant>
        <vt:lpwstr>_8._Enterprise_Pattern</vt:lpwstr>
      </vt:variant>
      <vt:variant>
        <vt:i4>1179732</vt:i4>
      </vt:variant>
      <vt:variant>
        <vt:i4>618</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1179732</vt:i4>
      </vt:variant>
      <vt:variant>
        <vt:i4>615</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2031659</vt:i4>
      </vt:variant>
      <vt:variant>
        <vt:i4>612</vt:i4>
      </vt:variant>
      <vt:variant>
        <vt:i4>0</vt:i4>
      </vt:variant>
      <vt:variant>
        <vt:i4>5</vt:i4>
      </vt:variant>
      <vt:variant>
        <vt:lpwstr/>
      </vt:variant>
      <vt:variant>
        <vt:lpwstr>_8._Enterprise_Pattern</vt:lpwstr>
      </vt:variant>
      <vt:variant>
        <vt:i4>5898282</vt:i4>
      </vt:variant>
      <vt:variant>
        <vt:i4>609</vt:i4>
      </vt:variant>
      <vt:variant>
        <vt:i4>0</vt:i4>
      </vt:variant>
      <vt:variant>
        <vt:i4>5</vt:i4>
      </vt:variant>
      <vt:variant>
        <vt:lpwstr/>
      </vt:variant>
      <vt:variant>
        <vt:lpwstr>_7.3_Detailed_Architecture</vt:lpwstr>
      </vt:variant>
      <vt:variant>
        <vt:i4>1179732</vt:i4>
      </vt:variant>
      <vt:variant>
        <vt:i4>606</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6750216</vt:i4>
      </vt:variant>
      <vt:variant>
        <vt:i4>603</vt:i4>
      </vt:variant>
      <vt:variant>
        <vt:i4>0</vt:i4>
      </vt:variant>
      <vt:variant>
        <vt:i4>5</vt:i4>
      </vt:variant>
      <vt:variant>
        <vt:lpwstr/>
      </vt:variant>
      <vt:variant>
        <vt:lpwstr>_13._Exception_Process</vt:lpwstr>
      </vt:variant>
      <vt:variant>
        <vt:i4>2031659</vt:i4>
      </vt:variant>
      <vt:variant>
        <vt:i4>599</vt:i4>
      </vt:variant>
      <vt:variant>
        <vt:i4>0</vt:i4>
      </vt:variant>
      <vt:variant>
        <vt:i4>5</vt:i4>
      </vt:variant>
      <vt:variant>
        <vt:lpwstr/>
      </vt:variant>
      <vt:variant>
        <vt:lpwstr>_8._Enterprise_Pattern</vt:lpwstr>
      </vt:variant>
      <vt:variant>
        <vt:i4>7012357</vt:i4>
      </vt:variant>
      <vt:variant>
        <vt:i4>597</vt:i4>
      </vt:variant>
      <vt:variant>
        <vt:i4>0</vt:i4>
      </vt:variant>
      <vt:variant>
        <vt:i4>5</vt:i4>
      </vt:variant>
      <vt:variant>
        <vt:lpwstr/>
      </vt:variant>
      <vt:variant>
        <vt:lpwstr>SIF_Sec8</vt:lpwstr>
      </vt:variant>
      <vt:variant>
        <vt:i4>1179732</vt:i4>
      </vt:variant>
      <vt:variant>
        <vt:i4>594</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1179732</vt:i4>
      </vt:variant>
      <vt:variant>
        <vt:i4>591</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65538</vt:i4>
      </vt:variant>
      <vt:variant>
        <vt:i4>588</vt:i4>
      </vt:variant>
      <vt:variant>
        <vt:i4>0</vt:i4>
      </vt:variant>
      <vt:variant>
        <vt:i4>5</vt:i4>
      </vt:variant>
      <vt:variant>
        <vt:lpwstr/>
      </vt:variant>
      <vt:variant>
        <vt:lpwstr>_12_Guardrails</vt:lpwstr>
      </vt:variant>
      <vt:variant>
        <vt:i4>3080207</vt:i4>
      </vt:variant>
      <vt:variant>
        <vt:i4>585</vt:i4>
      </vt:variant>
      <vt:variant>
        <vt:i4>0</vt:i4>
      </vt:variant>
      <vt:variant>
        <vt:i4>5</vt:i4>
      </vt:variant>
      <vt:variant>
        <vt:lpwstr/>
      </vt:variant>
      <vt:variant>
        <vt:lpwstr>_11.1_Security_Principles</vt:lpwstr>
      </vt:variant>
      <vt:variant>
        <vt:i4>3014676</vt:i4>
      </vt:variant>
      <vt:variant>
        <vt:i4>582</vt:i4>
      </vt:variant>
      <vt:variant>
        <vt:i4>0</vt:i4>
      </vt:variant>
      <vt:variant>
        <vt:i4>5</vt:i4>
      </vt:variant>
      <vt:variant>
        <vt:lpwstr/>
      </vt:variant>
      <vt:variant>
        <vt:lpwstr>_5._Reference_Architecture</vt:lpwstr>
      </vt:variant>
      <vt:variant>
        <vt:i4>1179732</vt:i4>
      </vt:variant>
      <vt:variant>
        <vt:i4>579</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1179732</vt:i4>
      </vt:variant>
      <vt:variant>
        <vt:i4>576</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2031659</vt:i4>
      </vt:variant>
      <vt:variant>
        <vt:i4>572</vt:i4>
      </vt:variant>
      <vt:variant>
        <vt:i4>0</vt:i4>
      </vt:variant>
      <vt:variant>
        <vt:i4>5</vt:i4>
      </vt:variant>
      <vt:variant>
        <vt:lpwstr/>
      </vt:variant>
      <vt:variant>
        <vt:lpwstr>_8._Enterprise_Pattern</vt:lpwstr>
      </vt:variant>
      <vt:variant>
        <vt:i4>7012357</vt:i4>
      </vt:variant>
      <vt:variant>
        <vt:i4>570</vt:i4>
      </vt:variant>
      <vt:variant>
        <vt:i4>0</vt:i4>
      </vt:variant>
      <vt:variant>
        <vt:i4>5</vt:i4>
      </vt:variant>
      <vt:variant>
        <vt:lpwstr/>
      </vt:variant>
      <vt:variant>
        <vt:lpwstr>SIF_Sec8</vt:lpwstr>
      </vt:variant>
      <vt:variant>
        <vt:i4>2883597</vt:i4>
      </vt:variant>
      <vt:variant>
        <vt:i4>567</vt:i4>
      </vt:variant>
      <vt:variant>
        <vt:i4>0</vt:i4>
      </vt:variant>
      <vt:variant>
        <vt:i4>5</vt:i4>
      </vt:variant>
      <vt:variant>
        <vt:lpwstr/>
      </vt:variant>
      <vt:variant>
        <vt:lpwstr>_4._Architectural_Position</vt:lpwstr>
      </vt:variant>
      <vt:variant>
        <vt:i4>1179732</vt:i4>
      </vt:variant>
      <vt:variant>
        <vt:i4>564</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5439542</vt:i4>
      </vt:variant>
      <vt:variant>
        <vt:i4>561</vt:i4>
      </vt:variant>
      <vt:variant>
        <vt:i4>0</vt:i4>
      </vt:variant>
      <vt:variant>
        <vt:i4>5</vt:i4>
      </vt:variant>
      <vt:variant>
        <vt:lpwstr/>
      </vt:variant>
      <vt:variant>
        <vt:lpwstr>SIF_Sec131</vt:lpwstr>
      </vt:variant>
      <vt:variant>
        <vt:i4>2031659</vt:i4>
      </vt:variant>
      <vt:variant>
        <vt:i4>558</vt:i4>
      </vt:variant>
      <vt:variant>
        <vt:i4>0</vt:i4>
      </vt:variant>
      <vt:variant>
        <vt:i4>5</vt:i4>
      </vt:variant>
      <vt:variant>
        <vt:lpwstr/>
      </vt:variant>
      <vt:variant>
        <vt:lpwstr>_8._Enterprise_Pattern</vt:lpwstr>
      </vt:variant>
      <vt:variant>
        <vt:i4>2883597</vt:i4>
      </vt:variant>
      <vt:variant>
        <vt:i4>555</vt:i4>
      </vt:variant>
      <vt:variant>
        <vt:i4>0</vt:i4>
      </vt:variant>
      <vt:variant>
        <vt:i4>5</vt:i4>
      </vt:variant>
      <vt:variant>
        <vt:lpwstr/>
      </vt:variant>
      <vt:variant>
        <vt:lpwstr>_4._Architectural_Position</vt:lpwstr>
      </vt:variant>
      <vt:variant>
        <vt:i4>1179732</vt:i4>
      </vt:variant>
      <vt:variant>
        <vt:i4>552</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2031659</vt:i4>
      </vt:variant>
      <vt:variant>
        <vt:i4>549</vt:i4>
      </vt:variant>
      <vt:variant>
        <vt:i4>0</vt:i4>
      </vt:variant>
      <vt:variant>
        <vt:i4>5</vt:i4>
      </vt:variant>
      <vt:variant>
        <vt:lpwstr/>
      </vt:variant>
      <vt:variant>
        <vt:lpwstr>_8._Enterprise_Pattern</vt:lpwstr>
      </vt:variant>
      <vt:variant>
        <vt:i4>5898282</vt:i4>
      </vt:variant>
      <vt:variant>
        <vt:i4>546</vt:i4>
      </vt:variant>
      <vt:variant>
        <vt:i4>0</vt:i4>
      </vt:variant>
      <vt:variant>
        <vt:i4>5</vt:i4>
      </vt:variant>
      <vt:variant>
        <vt:lpwstr/>
      </vt:variant>
      <vt:variant>
        <vt:lpwstr>_7.3_Detailed_Architecture</vt:lpwstr>
      </vt:variant>
      <vt:variant>
        <vt:i4>3014676</vt:i4>
      </vt:variant>
      <vt:variant>
        <vt:i4>543</vt:i4>
      </vt:variant>
      <vt:variant>
        <vt:i4>0</vt:i4>
      </vt:variant>
      <vt:variant>
        <vt:i4>5</vt:i4>
      </vt:variant>
      <vt:variant>
        <vt:lpwstr/>
      </vt:variant>
      <vt:variant>
        <vt:lpwstr>_5._Reference_Architecture</vt:lpwstr>
      </vt:variant>
      <vt:variant>
        <vt:i4>1179732</vt:i4>
      </vt:variant>
      <vt:variant>
        <vt:i4>540</vt:i4>
      </vt:variant>
      <vt:variant>
        <vt:i4>0</vt:i4>
      </vt:variant>
      <vt:variant>
        <vt:i4>5</vt:i4>
      </vt:variant>
      <vt:variant>
        <vt:lpwstr>https://chausl.sharepoint.com/:w:/r/sites/CTG-Architecture/Shared Documents/Strategy/Enterprise Principles/ChArch-EAPrinciples.docx?d=w5eec274880294572839285ad89c5fe8b&amp;csf=1&amp;web=1&amp;e=EFO0e3</vt:lpwstr>
      </vt:variant>
      <vt:variant>
        <vt:lpwstr/>
      </vt:variant>
      <vt:variant>
        <vt:i4>655430</vt:i4>
      </vt:variant>
      <vt:variant>
        <vt:i4>537</vt:i4>
      </vt:variant>
      <vt:variant>
        <vt:i4>0</vt:i4>
      </vt:variant>
      <vt:variant>
        <vt:i4>5</vt:i4>
      </vt:variant>
      <vt:variant>
        <vt:lpwstr>https://chausl.sharepoint.com/:w:/r/sites/CTG-Architecture/Shared Documents/EA Reference Docs/EA Reference Docs (Final)/ChArch-EAPrinciples.docx?d=w6dcb2f4cc77348159505d7501241ca26&amp;csf=1&amp;web=1&amp;e=5UY1Gn</vt:lpwstr>
      </vt:variant>
      <vt:variant>
        <vt:lpwstr/>
      </vt:variant>
      <vt:variant>
        <vt:i4>655430</vt:i4>
      </vt:variant>
      <vt:variant>
        <vt:i4>534</vt:i4>
      </vt:variant>
      <vt:variant>
        <vt:i4>0</vt:i4>
      </vt:variant>
      <vt:variant>
        <vt:i4>5</vt:i4>
      </vt:variant>
      <vt:variant>
        <vt:lpwstr>https://chausl.sharepoint.com/:w:/r/sites/CTG-Architecture/Shared Documents/EA Reference Docs/EA Reference Docs (Final)/ChArch-EAPrinciples.docx?d=w6dcb2f4cc77348159505d7501241ca26&amp;csf=1&amp;web=1&amp;e=5UY1Gn</vt:lpwstr>
      </vt:variant>
      <vt:variant>
        <vt:lpwstr/>
      </vt:variant>
      <vt:variant>
        <vt:i4>655430</vt:i4>
      </vt:variant>
      <vt:variant>
        <vt:i4>531</vt:i4>
      </vt:variant>
      <vt:variant>
        <vt:i4>0</vt:i4>
      </vt:variant>
      <vt:variant>
        <vt:i4>5</vt:i4>
      </vt:variant>
      <vt:variant>
        <vt:lpwstr>https://chausl.sharepoint.com/:w:/r/sites/CTG-Architecture/Shared Documents/EA Reference Docs/EA Reference Docs (Final)/ChArch-EAPrinciples.docx?d=w6dcb2f4cc77348159505d7501241ca26&amp;csf=1&amp;web=1&amp;e=5UY1Gn</vt:lpwstr>
      </vt:variant>
      <vt:variant>
        <vt:lpwstr/>
      </vt:variant>
      <vt:variant>
        <vt:i4>1507387</vt:i4>
      </vt:variant>
      <vt:variant>
        <vt:i4>524</vt:i4>
      </vt:variant>
      <vt:variant>
        <vt:i4>0</vt:i4>
      </vt:variant>
      <vt:variant>
        <vt:i4>5</vt:i4>
      </vt:variant>
      <vt:variant>
        <vt:lpwstr/>
      </vt:variant>
      <vt:variant>
        <vt:lpwstr>_Toc239899926</vt:lpwstr>
      </vt:variant>
      <vt:variant>
        <vt:i4>1507387</vt:i4>
      </vt:variant>
      <vt:variant>
        <vt:i4>518</vt:i4>
      </vt:variant>
      <vt:variant>
        <vt:i4>0</vt:i4>
      </vt:variant>
      <vt:variant>
        <vt:i4>5</vt:i4>
      </vt:variant>
      <vt:variant>
        <vt:lpwstr/>
      </vt:variant>
      <vt:variant>
        <vt:lpwstr>_Toc239899925</vt:lpwstr>
      </vt:variant>
      <vt:variant>
        <vt:i4>1507387</vt:i4>
      </vt:variant>
      <vt:variant>
        <vt:i4>512</vt:i4>
      </vt:variant>
      <vt:variant>
        <vt:i4>0</vt:i4>
      </vt:variant>
      <vt:variant>
        <vt:i4>5</vt:i4>
      </vt:variant>
      <vt:variant>
        <vt:lpwstr/>
      </vt:variant>
      <vt:variant>
        <vt:lpwstr>_Toc239899924</vt:lpwstr>
      </vt:variant>
      <vt:variant>
        <vt:i4>1507387</vt:i4>
      </vt:variant>
      <vt:variant>
        <vt:i4>506</vt:i4>
      </vt:variant>
      <vt:variant>
        <vt:i4>0</vt:i4>
      </vt:variant>
      <vt:variant>
        <vt:i4>5</vt:i4>
      </vt:variant>
      <vt:variant>
        <vt:lpwstr/>
      </vt:variant>
      <vt:variant>
        <vt:lpwstr>_Toc239899923</vt:lpwstr>
      </vt:variant>
      <vt:variant>
        <vt:i4>1507387</vt:i4>
      </vt:variant>
      <vt:variant>
        <vt:i4>500</vt:i4>
      </vt:variant>
      <vt:variant>
        <vt:i4>0</vt:i4>
      </vt:variant>
      <vt:variant>
        <vt:i4>5</vt:i4>
      </vt:variant>
      <vt:variant>
        <vt:lpwstr/>
      </vt:variant>
      <vt:variant>
        <vt:lpwstr>_Toc239899922</vt:lpwstr>
      </vt:variant>
      <vt:variant>
        <vt:i4>1507387</vt:i4>
      </vt:variant>
      <vt:variant>
        <vt:i4>494</vt:i4>
      </vt:variant>
      <vt:variant>
        <vt:i4>0</vt:i4>
      </vt:variant>
      <vt:variant>
        <vt:i4>5</vt:i4>
      </vt:variant>
      <vt:variant>
        <vt:lpwstr/>
      </vt:variant>
      <vt:variant>
        <vt:lpwstr>_Toc239899921</vt:lpwstr>
      </vt:variant>
      <vt:variant>
        <vt:i4>1507387</vt:i4>
      </vt:variant>
      <vt:variant>
        <vt:i4>488</vt:i4>
      </vt:variant>
      <vt:variant>
        <vt:i4>0</vt:i4>
      </vt:variant>
      <vt:variant>
        <vt:i4>5</vt:i4>
      </vt:variant>
      <vt:variant>
        <vt:lpwstr/>
      </vt:variant>
      <vt:variant>
        <vt:lpwstr>_Toc239899920</vt:lpwstr>
      </vt:variant>
      <vt:variant>
        <vt:i4>1310779</vt:i4>
      </vt:variant>
      <vt:variant>
        <vt:i4>482</vt:i4>
      </vt:variant>
      <vt:variant>
        <vt:i4>0</vt:i4>
      </vt:variant>
      <vt:variant>
        <vt:i4>5</vt:i4>
      </vt:variant>
      <vt:variant>
        <vt:lpwstr/>
      </vt:variant>
      <vt:variant>
        <vt:lpwstr>_Toc239899919</vt:lpwstr>
      </vt:variant>
      <vt:variant>
        <vt:i4>1310779</vt:i4>
      </vt:variant>
      <vt:variant>
        <vt:i4>476</vt:i4>
      </vt:variant>
      <vt:variant>
        <vt:i4>0</vt:i4>
      </vt:variant>
      <vt:variant>
        <vt:i4>5</vt:i4>
      </vt:variant>
      <vt:variant>
        <vt:lpwstr/>
      </vt:variant>
      <vt:variant>
        <vt:lpwstr>_Toc239899918</vt:lpwstr>
      </vt:variant>
      <vt:variant>
        <vt:i4>1310779</vt:i4>
      </vt:variant>
      <vt:variant>
        <vt:i4>470</vt:i4>
      </vt:variant>
      <vt:variant>
        <vt:i4>0</vt:i4>
      </vt:variant>
      <vt:variant>
        <vt:i4>5</vt:i4>
      </vt:variant>
      <vt:variant>
        <vt:lpwstr/>
      </vt:variant>
      <vt:variant>
        <vt:lpwstr>_Toc239899917</vt:lpwstr>
      </vt:variant>
      <vt:variant>
        <vt:i4>1310779</vt:i4>
      </vt:variant>
      <vt:variant>
        <vt:i4>464</vt:i4>
      </vt:variant>
      <vt:variant>
        <vt:i4>0</vt:i4>
      </vt:variant>
      <vt:variant>
        <vt:i4>5</vt:i4>
      </vt:variant>
      <vt:variant>
        <vt:lpwstr/>
      </vt:variant>
      <vt:variant>
        <vt:lpwstr>_Toc239899916</vt:lpwstr>
      </vt:variant>
      <vt:variant>
        <vt:i4>1310779</vt:i4>
      </vt:variant>
      <vt:variant>
        <vt:i4>458</vt:i4>
      </vt:variant>
      <vt:variant>
        <vt:i4>0</vt:i4>
      </vt:variant>
      <vt:variant>
        <vt:i4>5</vt:i4>
      </vt:variant>
      <vt:variant>
        <vt:lpwstr/>
      </vt:variant>
      <vt:variant>
        <vt:lpwstr>_Toc239899915</vt:lpwstr>
      </vt:variant>
      <vt:variant>
        <vt:i4>1310779</vt:i4>
      </vt:variant>
      <vt:variant>
        <vt:i4>452</vt:i4>
      </vt:variant>
      <vt:variant>
        <vt:i4>0</vt:i4>
      </vt:variant>
      <vt:variant>
        <vt:i4>5</vt:i4>
      </vt:variant>
      <vt:variant>
        <vt:lpwstr/>
      </vt:variant>
      <vt:variant>
        <vt:lpwstr>_Toc239899914</vt:lpwstr>
      </vt:variant>
      <vt:variant>
        <vt:i4>1310779</vt:i4>
      </vt:variant>
      <vt:variant>
        <vt:i4>446</vt:i4>
      </vt:variant>
      <vt:variant>
        <vt:i4>0</vt:i4>
      </vt:variant>
      <vt:variant>
        <vt:i4>5</vt:i4>
      </vt:variant>
      <vt:variant>
        <vt:lpwstr/>
      </vt:variant>
      <vt:variant>
        <vt:lpwstr>_Toc239899913</vt:lpwstr>
      </vt:variant>
      <vt:variant>
        <vt:i4>1310779</vt:i4>
      </vt:variant>
      <vt:variant>
        <vt:i4>440</vt:i4>
      </vt:variant>
      <vt:variant>
        <vt:i4>0</vt:i4>
      </vt:variant>
      <vt:variant>
        <vt:i4>5</vt:i4>
      </vt:variant>
      <vt:variant>
        <vt:lpwstr/>
      </vt:variant>
      <vt:variant>
        <vt:lpwstr>_Toc239899912</vt:lpwstr>
      </vt:variant>
      <vt:variant>
        <vt:i4>1310779</vt:i4>
      </vt:variant>
      <vt:variant>
        <vt:i4>434</vt:i4>
      </vt:variant>
      <vt:variant>
        <vt:i4>0</vt:i4>
      </vt:variant>
      <vt:variant>
        <vt:i4>5</vt:i4>
      </vt:variant>
      <vt:variant>
        <vt:lpwstr/>
      </vt:variant>
      <vt:variant>
        <vt:lpwstr>_Toc239899911</vt:lpwstr>
      </vt:variant>
      <vt:variant>
        <vt:i4>1310779</vt:i4>
      </vt:variant>
      <vt:variant>
        <vt:i4>428</vt:i4>
      </vt:variant>
      <vt:variant>
        <vt:i4>0</vt:i4>
      </vt:variant>
      <vt:variant>
        <vt:i4>5</vt:i4>
      </vt:variant>
      <vt:variant>
        <vt:lpwstr/>
      </vt:variant>
      <vt:variant>
        <vt:lpwstr>_Toc239899910</vt:lpwstr>
      </vt:variant>
      <vt:variant>
        <vt:i4>1376315</vt:i4>
      </vt:variant>
      <vt:variant>
        <vt:i4>422</vt:i4>
      </vt:variant>
      <vt:variant>
        <vt:i4>0</vt:i4>
      </vt:variant>
      <vt:variant>
        <vt:i4>5</vt:i4>
      </vt:variant>
      <vt:variant>
        <vt:lpwstr/>
      </vt:variant>
      <vt:variant>
        <vt:lpwstr>_Toc239899909</vt:lpwstr>
      </vt:variant>
      <vt:variant>
        <vt:i4>1376315</vt:i4>
      </vt:variant>
      <vt:variant>
        <vt:i4>416</vt:i4>
      </vt:variant>
      <vt:variant>
        <vt:i4>0</vt:i4>
      </vt:variant>
      <vt:variant>
        <vt:i4>5</vt:i4>
      </vt:variant>
      <vt:variant>
        <vt:lpwstr/>
      </vt:variant>
      <vt:variant>
        <vt:lpwstr>_Toc239899908</vt:lpwstr>
      </vt:variant>
      <vt:variant>
        <vt:i4>1376315</vt:i4>
      </vt:variant>
      <vt:variant>
        <vt:i4>410</vt:i4>
      </vt:variant>
      <vt:variant>
        <vt:i4>0</vt:i4>
      </vt:variant>
      <vt:variant>
        <vt:i4>5</vt:i4>
      </vt:variant>
      <vt:variant>
        <vt:lpwstr/>
      </vt:variant>
      <vt:variant>
        <vt:lpwstr>_Toc239899907</vt:lpwstr>
      </vt:variant>
      <vt:variant>
        <vt:i4>1376315</vt:i4>
      </vt:variant>
      <vt:variant>
        <vt:i4>404</vt:i4>
      </vt:variant>
      <vt:variant>
        <vt:i4>0</vt:i4>
      </vt:variant>
      <vt:variant>
        <vt:i4>5</vt:i4>
      </vt:variant>
      <vt:variant>
        <vt:lpwstr/>
      </vt:variant>
      <vt:variant>
        <vt:lpwstr>_Toc239899906</vt:lpwstr>
      </vt:variant>
      <vt:variant>
        <vt:i4>1376315</vt:i4>
      </vt:variant>
      <vt:variant>
        <vt:i4>398</vt:i4>
      </vt:variant>
      <vt:variant>
        <vt:i4>0</vt:i4>
      </vt:variant>
      <vt:variant>
        <vt:i4>5</vt:i4>
      </vt:variant>
      <vt:variant>
        <vt:lpwstr/>
      </vt:variant>
      <vt:variant>
        <vt:lpwstr>_Toc239899905</vt:lpwstr>
      </vt:variant>
      <vt:variant>
        <vt:i4>1376315</vt:i4>
      </vt:variant>
      <vt:variant>
        <vt:i4>392</vt:i4>
      </vt:variant>
      <vt:variant>
        <vt:i4>0</vt:i4>
      </vt:variant>
      <vt:variant>
        <vt:i4>5</vt:i4>
      </vt:variant>
      <vt:variant>
        <vt:lpwstr/>
      </vt:variant>
      <vt:variant>
        <vt:lpwstr>_Toc239899904</vt:lpwstr>
      </vt:variant>
      <vt:variant>
        <vt:i4>1376315</vt:i4>
      </vt:variant>
      <vt:variant>
        <vt:i4>386</vt:i4>
      </vt:variant>
      <vt:variant>
        <vt:i4>0</vt:i4>
      </vt:variant>
      <vt:variant>
        <vt:i4>5</vt:i4>
      </vt:variant>
      <vt:variant>
        <vt:lpwstr/>
      </vt:variant>
      <vt:variant>
        <vt:lpwstr>_Toc239899903</vt:lpwstr>
      </vt:variant>
      <vt:variant>
        <vt:i4>1376315</vt:i4>
      </vt:variant>
      <vt:variant>
        <vt:i4>380</vt:i4>
      </vt:variant>
      <vt:variant>
        <vt:i4>0</vt:i4>
      </vt:variant>
      <vt:variant>
        <vt:i4>5</vt:i4>
      </vt:variant>
      <vt:variant>
        <vt:lpwstr/>
      </vt:variant>
      <vt:variant>
        <vt:lpwstr>_Toc239899902</vt:lpwstr>
      </vt:variant>
      <vt:variant>
        <vt:i4>1376315</vt:i4>
      </vt:variant>
      <vt:variant>
        <vt:i4>374</vt:i4>
      </vt:variant>
      <vt:variant>
        <vt:i4>0</vt:i4>
      </vt:variant>
      <vt:variant>
        <vt:i4>5</vt:i4>
      </vt:variant>
      <vt:variant>
        <vt:lpwstr/>
      </vt:variant>
      <vt:variant>
        <vt:lpwstr>_Toc239899901</vt:lpwstr>
      </vt:variant>
      <vt:variant>
        <vt:i4>1376315</vt:i4>
      </vt:variant>
      <vt:variant>
        <vt:i4>368</vt:i4>
      </vt:variant>
      <vt:variant>
        <vt:i4>0</vt:i4>
      </vt:variant>
      <vt:variant>
        <vt:i4>5</vt:i4>
      </vt:variant>
      <vt:variant>
        <vt:lpwstr/>
      </vt:variant>
      <vt:variant>
        <vt:lpwstr>_Toc239899900</vt:lpwstr>
      </vt:variant>
      <vt:variant>
        <vt:i4>1835066</vt:i4>
      </vt:variant>
      <vt:variant>
        <vt:i4>362</vt:i4>
      </vt:variant>
      <vt:variant>
        <vt:i4>0</vt:i4>
      </vt:variant>
      <vt:variant>
        <vt:i4>5</vt:i4>
      </vt:variant>
      <vt:variant>
        <vt:lpwstr/>
      </vt:variant>
      <vt:variant>
        <vt:lpwstr>_Toc239899899</vt:lpwstr>
      </vt:variant>
      <vt:variant>
        <vt:i4>1835066</vt:i4>
      </vt:variant>
      <vt:variant>
        <vt:i4>356</vt:i4>
      </vt:variant>
      <vt:variant>
        <vt:i4>0</vt:i4>
      </vt:variant>
      <vt:variant>
        <vt:i4>5</vt:i4>
      </vt:variant>
      <vt:variant>
        <vt:lpwstr/>
      </vt:variant>
      <vt:variant>
        <vt:lpwstr>_Toc239899898</vt:lpwstr>
      </vt:variant>
      <vt:variant>
        <vt:i4>1835066</vt:i4>
      </vt:variant>
      <vt:variant>
        <vt:i4>350</vt:i4>
      </vt:variant>
      <vt:variant>
        <vt:i4>0</vt:i4>
      </vt:variant>
      <vt:variant>
        <vt:i4>5</vt:i4>
      </vt:variant>
      <vt:variant>
        <vt:lpwstr/>
      </vt:variant>
      <vt:variant>
        <vt:lpwstr>_Toc239899897</vt:lpwstr>
      </vt:variant>
      <vt:variant>
        <vt:i4>1835066</vt:i4>
      </vt:variant>
      <vt:variant>
        <vt:i4>344</vt:i4>
      </vt:variant>
      <vt:variant>
        <vt:i4>0</vt:i4>
      </vt:variant>
      <vt:variant>
        <vt:i4>5</vt:i4>
      </vt:variant>
      <vt:variant>
        <vt:lpwstr/>
      </vt:variant>
      <vt:variant>
        <vt:lpwstr>_Toc239899896</vt:lpwstr>
      </vt:variant>
      <vt:variant>
        <vt:i4>1835066</vt:i4>
      </vt:variant>
      <vt:variant>
        <vt:i4>338</vt:i4>
      </vt:variant>
      <vt:variant>
        <vt:i4>0</vt:i4>
      </vt:variant>
      <vt:variant>
        <vt:i4>5</vt:i4>
      </vt:variant>
      <vt:variant>
        <vt:lpwstr/>
      </vt:variant>
      <vt:variant>
        <vt:lpwstr>_Toc239899895</vt:lpwstr>
      </vt:variant>
      <vt:variant>
        <vt:i4>1835066</vt:i4>
      </vt:variant>
      <vt:variant>
        <vt:i4>332</vt:i4>
      </vt:variant>
      <vt:variant>
        <vt:i4>0</vt:i4>
      </vt:variant>
      <vt:variant>
        <vt:i4>5</vt:i4>
      </vt:variant>
      <vt:variant>
        <vt:lpwstr/>
      </vt:variant>
      <vt:variant>
        <vt:lpwstr>_Toc239899894</vt:lpwstr>
      </vt:variant>
      <vt:variant>
        <vt:i4>1835066</vt:i4>
      </vt:variant>
      <vt:variant>
        <vt:i4>326</vt:i4>
      </vt:variant>
      <vt:variant>
        <vt:i4>0</vt:i4>
      </vt:variant>
      <vt:variant>
        <vt:i4>5</vt:i4>
      </vt:variant>
      <vt:variant>
        <vt:lpwstr/>
      </vt:variant>
      <vt:variant>
        <vt:lpwstr>_Toc239899893</vt:lpwstr>
      </vt:variant>
      <vt:variant>
        <vt:i4>1835066</vt:i4>
      </vt:variant>
      <vt:variant>
        <vt:i4>320</vt:i4>
      </vt:variant>
      <vt:variant>
        <vt:i4>0</vt:i4>
      </vt:variant>
      <vt:variant>
        <vt:i4>5</vt:i4>
      </vt:variant>
      <vt:variant>
        <vt:lpwstr/>
      </vt:variant>
      <vt:variant>
        <vt:lpwstr>_Toc239899892</vt:lpwstr>
      </vt:variant>
      <vt:variant>
        <vt:i4>1835066</vt:i4>
      </vt:variant>
      <vt:variant>
        <vt:i4>314</vt:i4>
      </vt:variant>
      <vt:variant>
        <vt:i4>0</vt:i4>
      </vt:variant>
      <vt:variant>
        <vt:i4>5</vt:i4>
      </vt:variant>
      <vt:variant>
        <vt:lpwstr/>
      </vt:variant>
      <vt:variant>
        <vt:lpwstr>_Toc239899891</vt:lpwstr>
      </vt:variant>
      <vt:variant>
        <vt:i4>1835066</vt:i4>
      </vt:variant>
      <vt:variant>
        <vt:i4>308</vt:i4>
      </vt:variant>
      <vt:variant>
        <vt:i4>0</vt:i4>
      </vt:variant>
      <vt:variant>
        <vt:i4>5</vt:i4>
      </vt:variant>
      <vt:variant>
        <vt:lpwstr/>
      </vt:variant>
      <vt:variant>
        <vt:lpwstr>_Toc239899890</vt:lpwstr>
      </vt:variant>
      <vt:variant>
        <vt:i4>1900602</vt:i4>
      </vt:variant>
      <vt:variant>
        <vt:i4>302</vt:i4>
      </vt:variant>
      <vt:variant>
        <vt:i4>0</vt:i4>
      </vt:variant>
      <vt:variant>
        <vt:i4>5</vt:i4>
      </vt:variant>
      <vt:variant>
        <vt:lpwstr/>
      </vt:variant>
      <vt:variant>
        <vt:lpwstr>_Toc239899889</vt:lpwstr>
      </vt:variant>
      <vt:variant>
        <vt:i4>1900602</vt:i4>
      </vt:variant>
      <vt:variant>
        <vt:i4>296</vt:i4>
      </vt:variant>
      <vt:variant>
        <vt:i4>0</vt:i4>
      </vt:variant>
      <vt:variant>
        <vt:i4>5</vt:i4>
      </vt:variant>
      <vt:variant>
        <vt:lpwstr/>
      </vt:variant>
      <vt:variant>
        <vt:lpwstr>_Toc239899888</vt:lpwstr>
      </vt:variant>
      <vt:variant>
        <vt:i4>1900602</vt:i4>
      </vt:variant>
      <vt:variant>
        <vt:i4>290</vt:i4>
      </vt:variant>
      <vt:variant>
        <vt:i4>0</vt:i4>
      </vt:variant>
      <vt:variant>
        <vt:i4>5</vt:i4>
      </vt:variant>
      <vt:variant>
        <vt:lpwstr/>
      </vt:variant>
      <vt:variant>
        <vt:lpwstr>_Toc239899887</vt:lpwstr>
      </vt:variant>
      <vt:variant>
        <vt:i4>1900602</vt:i4>
      </vt:variant>
      <vt:variant>
        <vt:i4>284</vt:i4>
      </vt:variant>
      <vt:variant>
        <vt:i4>0</vt:i4>
      </vt:variant>
      <vt:variant>
        <vt:i4>5</vt:i4>
      </vt:variant>
      <vt:variant>
        <vt:lpwstr/>
      </vt:variant>
      <vt:variant>
        <vt:lpwstr>_Toc239899886</vt:lpwstr>
      </vt:variant>
      <vt:variant>
        <vt:i4>1900602</vt:i4>
      </vt:variant>
      <vt:variant>
        <vt:i4>278</vt:i4>
      </vt:variant>
      <vt:variant>
        <vt:i4>0</vt:i4>
      </vt:variant>
      <vt:variant>
        <vt:i4>5</vt:i4>
      </vt:variant>
      <vt:variant>
        <vt:lpwstr/>
      </vt:variant>
      <vt:variant>
        <vt:lpwstr>_Toc239899885</vt:lpwstr>
      </vt:variant>
      <vt:variant>
        <vt:i4>1900602</vt:i4>
      </vt:variant>
      <vt:variant>
        <vt:i4>272</vt:i4>
      </vt:variant>
      <vt:variant>
        <vt:i4>0</vt:i4>
      </vt:variant>
      <vt:variant>
        <vt:i4>5</vt:i4>
      </vt:variant>
      <vt:variant>
        <vt:lpwstr/>
      </vt:variant>
      <vt:variant>
        <vt:lpwstr>_Toc239899884</vt:lpwstr>
      </vt:variant>
      <vt:variant>
        <vt:i4>1900602</vt:i4>
      </vt:variant>
      <vt:variant>
        <vt:i4>266</vt:i4>
      </vt:variant>
      <vt:variant>
        <vt:i4>0</vt:i4>
      </vt:variant>
      <vt:variant>
        <vt:i4>5</vt:i4>
      </vt:variant>
      <vt:variant>
        <vt:lpwstr/>
      </vt:variant>
      <vt:variant>
        <vt:lpwstr>_Toc239899883</vt:lpwstr>
      </vt:variant>
      <vt:variant>
        <vt:i4>1900602</vt:i4>
      </vt:variant>
      <vt:variant>
        <vt:i4>260</vt:i4>
      </vt:variant>
      <vt:variant>
        <vt:i4>0</vt:i4>
      </vt:variant>
      <vt:variant>
        <vt:i4>5</vt:i4>
      </vt:variant>
      <vt:variant>
        <vt:lpwstr/>
      </vt:variant>
      <vt:variant>
        <vt:lpwstr>_Toc239899882</vt:lpwstr>
      </vt:variant>
      <vt:variant>
        <vt:i4>1900602</vt:i4>
      </vt:variant>
      <vt:variant>
        <vt:i4>254</vt:i4>
      </vt:variant>
      <vt:variant>
        <vt:i4>0</vt:i4>
      </vt:variant>
      <vt:variant>
        <vt:i4>5</vt:i4>
      </vt:variant>
      <vt:variant>
        <vt:lpwstr/>
      </vt:variant>
      <vt:variant>
        <vt:lpwstr>_Toc239899881</vt:lpwstr>
      </vt:variant>
      <vt:variant>
        <vt:i4>1900602</vt:i4>
      </vt:variant>
      <vt:variant>
        <vt:i4>248</vt:i4>
      </vt:variant>
      <vt:variant>
        <vt:i4>0</vt:i4>
      </vt:variant>
      <vt:variant>
        <vt:i4>5</vt:i4>
      </vt:variant>
      <vt:variant>
        <vt:lpwstr/>
      </vt:variant>
      <vt:variant>
        <vt:lpwstr>_Toc239899880</vt:lpwstr>
      </vt:variant>
      <vt:variant>
        <vt:i4>1179706</vt:i4>
      </vt:variant>
      <vt:variant>
        <vt:i4>242</vt:i4>
      </vt:variant>
      <vt:variant>
        <vt:i4>0</vt:i4>
      </vt:variant>
      <vt:variant>
        <vt:i4>5</vt:i4>
      </vt:variant>
      <vt:variant>
        <vt:lpwstr/>
      </vt:variant>
      <vt:variant>
        <vt:lpwstr>_Toc239899879</vt:lpwstr>
      </vt:variant>
      <vt:variant>
        <vt:i4>1179706</vt:i4>
      </vt:variant>
      <vt:variant>
        <vt:i4>236</vt:i4>
      </vt:variant>
      <vt:variant>
        <vt:i4>0</vt:i4>
      </vt:variant>
      <vt:variant>
        <vt:i4>5</vt:i4>
      </vt:variant>
      <vt:variant>
        <vt:lpwstr/>
      </vt:variant>
      <vt:variant>
        <vt:lpwstr>_Toc239899878</vt:lpwstr>
      </vt:variant>
      <vt:variant>
        <vt:i4>1179706</vt:i4>
      </vt:variant>
      <vt:variant>
        <vt:i4>230</vt:i4>
      </vt:variant>
      <vt:variant>
        <vt:i4>0</vt:i4>
      </vt:variant>
      <vt:variant>
        <vt:i4>5</vt:i4>
      </vt:variant>
      <vt:variant>
        <vt:lpwstr/>
      </vt:variant>
      <vt:variant>
        <vt:lpwstr>_Toc239899877</vt:lpwstr>
      </vt:variant>
      <vt:variant>
        <vt:i4>1179706</vt:i4>
      </vt:variant>
      <vt:variant>
        <vt:i4>224</vt:i4>
      </vt:variant>
      <vt:variant>
        <vt:i4>0</vt:i4>
      </vt:variant>
      <vt:variant>
        <vt:i4>5</vt:i4>
      </vt:variant>
      <vt:variant>
        <vt:lpwstr/>
      </vt:variant>
      <vt:variant>
        <vt:lpwstr>_Toc239899876</vt:lpwstr>
      </vt:variant>
      <vt:variant>
        <vt:i4>1179706</vt:i4>
      </vt:variant>
      <vt:variant>
        <vt:i4>218</vt:i4>
      </vt:variant>
      <vt:variant>
        <vt:i4>0</vt:i4>
      </vt:variant>
      <vt:variant>
        <vt:i4>5</vt:i4>
      </vt:variant>
      <vt:variant>
        <vt:lpwstr/>
      </vt:variant>
      <vt:variant>
        <vt:lpwstr>_Toc239899875</vt:lpwstr>
      </vt:variant>
      <vt:variant>
        <vt:i4>1179706</vt:i4>
      </vt:variant>
      <vt:variant>
        <vt:i4>212</vt:i4>
      </vt:variant>
      <vt:variant>
        <vt:i4>0</vt:i4>
      </vt:variant>
      <vt:variant>
        <vt:i4>5</vt:i4>
      </vt:variant>
      <vt:variant>
        <vt:lpwstr/>
      </vt:variant>
      <vt:variant>
        <vt:lpwstr>_Toc239899874</vt:lpwstr>
      </vt:variant>
      <vt:variant>
        <vt:i4>1179706</vt:i4>
      </vt:variant>
      <vt:variant>
        <vt:i4>206</vt:i4>
      </vt:variant>
      <vt:variant>
        <vt:i4>0</vt:i4>
      </vt:variant>
      <vt:variant>
        <vt:i4>5</vt:i4>
      </vt:variant>
      <vt:variant>
        <vt:lpwstr/>
      </vt:variant>
      <vt:variant>
        <vt:lpwstr>_Toc239899873</vt:lpwstr>
      </vt:variant>
      <vt:variant>
        <vt:i4>1179706</vt:i4>
      </vt:variant>
      <vt:variant>
        <vt:i4>200</vt:i4>
      </vt:variant>
      <vt:variant>
        <vt:i4>0</vt:i4>
      </vt:variant>
      <vt:variant>
        <vt:i4>5</vt:i4>
      </vt:variant>
      <vt:variant>
        <vt:lpwstr/>
      </vt:variant>
      <vt:variant>
        <vt:lpwstr>_Toc239899872</vt:lpwstr>
      </vt:variant>
      <vt:variant>
        <vt:i4>1179706</vt:i4>
      </vt:variant>
      <vt:variant>
        <vt:i4>194</vt:i4>
      </vt:variant>
      <vt:variant>
        <vt:i4>0</vt:i4>
      </vt:variant>
      <vt:variant>
        <vt:i4>5</vt:i4>
      </vt:variant>
      <vt:variant>
        <vt:lpwstr/>
      </vt:variant>
      <vt:variant>
        <vt:lpwstr>_Toc239899871</vt:lpwstr>
      </vt:variant>
      <vt:variant>
        <vt:i4>1179706</vt:i4>
      </vt:variant>
      <vt:variant>
        <vt:i4>188</vt:i4>
      </vt:variant>
      <vt:variant>
        <vt:i4>0</vt:i4>
      </vt:variant>
      <vt:variant>
        <vt:i4>5</vt:i4>
      </vt:variant>
      <vt:variant>
        <vt:lpwstr/>
      </vt:variant>
      <vt:variant>
        <vt:lpwstr>_Toc239899870</vt:lpwstr>
      </vt:variant>
      <vt:variant>
        <vt:i4>1245242</vt:i4>
      </vt:variant>
      <vt:variant>
        <vt:i4>182</vt:i4>
      </vt:variant>
      <vt:variant>
        <vt:i4>0</vt:i4>
      </vt:variant>
      <vt:variant>
        <vt:i4>5</vt:i4>
      </vt:variant>
      <vt:variant>
        <vt:lpwstr/>
      </vt:variant>
      <vt:variant>
        <vt:lpwstr>_Toc239899869</vt:lpwstr>
      </vt:variant>
      <vt:variant>
        <vt:i4>1245242</vt:i4>
      </vt:variant>
      <vt:variant>
        <vt:i4>176</vt:i4>
      </vt:variant>
      <vt:variant>
        <vt:i4>0</vt:i4>
      </vt:variant>
      <vt:variant>
        <vt:i4>5</vt:i4>
      </vt:variant>
      <vt:variant>
        <vt:lpwstr/>
      </vt:variant>
      <vt:variant>
        <vt:lpwstr>_Toc239899868</vt:lpwstr>
      </vt:variant>
      <vt:variant>
        <vt:i4>1245242</vt:i4>
      </vt:variant>
      <vt:variant>
        <vt:i4>170</vt:i4>
      </vt:variant>
      <vt:variant>
        <vt:i4>0</vt:i4>
      </vt:variant>
      <vt:variant>
        <vt:i4>5</vt:i4>
      </vt:variant>
      <vt:variant>
        <vt:lpwstr/>
      </vt:variant>
      <vt:variant>
        <vt:lpwstr>_Toc239899867</vt:lpwstr>
      </vt:variant>
      <vt:variant>
        <vt:i4>1245242</vt:i4>
      </vt:variant>
      <vt:variant>
        <vt:i4>164</vt:i4>
      </vt:variant>
      <vt:variant>
        <vt:i4>0</vt:i4>
      </vt:variant>
      <vt:variant>
        <vt:i4>5</vt:i4>
      </vt:variant>
      <vt:variant>
        <vt:lpwstr/>
      </vt:variant>
      <vt:variant>
        <vt:lpwstr>_Toc239899866</vt:lpwstr>
      </vt:variant>
      <vt:variant>
        <vt:i4>1245242</vt:i4>
      </vt:variant>
      <vt:variant>
        <vt:i4>158</vt:i4>
      </vt:variant>
      <vt:variant>
        <vt:i4>0</vt:i4>
      </vt:variant>
      <vt:variant>
        <vt:i4>5</vt:i4>
      </vt:variant>
      <vt:variant>
        <vt:lpwstr/>
      </vt:variant>
      <vt:variant>
        <vt:lpwstr>_Toc239899865</vt:lpwstr>
      </vt:variant>
      <vt:variant>
        <vt:i4>1245242</vt:i4>
      </vt:variant>
      <vt:variant>
        <vt:i4>152</vt:i4>
      </vt:variant>
      <vt:variant>
        <vt:i4>0</vt:i4>
      </vt:variant>
      <vt:variant>
        <vt:i4>5</vt:i4>
      </vt:variant>
      <vt:variant>
        <vt:lpwstr/>
      </vt:variant>
      <vt:variant>
        <vt:lpwstr>_Toc239899864</vt:lpwstr>
      </vt:variant>
      <vt:variant>
        <vt:i4>1245242</vt:i4>
      </vt:variant>
      <vt:variant>
        <vt:i4>146</vt:i4>
      </vt:variant>
      <vt:variant>
        <vt:i4>0</vt:i4>
      </vt:variant>
      <vt:variant>
        <vt:i4>5</vt:i4>
      </vt:variant>
      <vt:variant>
        <vt:lpwstr/>
      </vt:variant>
      <vt:variant>
        <vt:lpwstr>_Toc239899863</vt:lpwstr>
      </vt:variant>
      <vt:variant>
        <vt:i4>1245242</vt:i4>
      </vt:variant>
      <vt:variant>
        <vt:i4>140</vt:i4>
      </vt:variant>
      <vt:variant>
        <vt:i4>0</vt:i4>
      </vt:variant>
      <vt:variant>
        <vt:i4>5</vt:i4>
      </vt:variant>
      <vt:variant>
        <vt:lpwstr/>
      </vt:variant>
      <vt:variant>
        <vt:lpwstr>_Toc239899862</vt:lpwstr>
      </vt:variant>
      <vt:variant>
        <vt:i4>1245242</vt:i4>
      </vt:variant>
      <vt:variant>
        <vt:i4>134</vt:i4>
      </vt:variant>
      <vt:variant>
        <vt:i4>0</vt:i4>
      </vt:variant>
      <vt:variant>
        <vt:i4>5</vt:i4>
      </vt:variant>
      <vt:variant>
        <vt:lpwstr/>
      </vt:variant>
      <vt:variant>
        <vt:lpwstr>_Toc239899861</vt:lpwstr>
      </vt:variant>
      <vt:variant>
        <vt:i4>1245242</vt:i4>
      </vt:variant>
      <vt:variant>
        <vt:i4>128</vt:i4>
      </vt:variant>
      <vt:variant>
        <vt:i4>0</vt:i4>
      </vt:variant>
      <vt:variant>
        <vt:i4>5</vt:i4>
      </vt:variant>
      <vt:variant>
        <vt:lpwstr/>
      </vt:variant>
      <vt:variant>
        <vt:lpwstr>_Toc239899860</vt:lpwstr>
      </vt:variant>
      <vt:variant>
        <vt:i4>1048634</vt:i4>
      </vt:variant>
      <vt:variant>
        <vt:i4>122</vt:i4>
      </vt:variant>
      <vt:variant>
        <vt:i4>0</vt:i4>
      </vt:variant>
      <vt:variant>
        <vt:i4>5</vt:i4>
      </vt:variant>
      <vt:variant>
        <vt:lpwstr/>
      </vt:variant>
      <vt:variant>
        <vt:lpwstr>_Toc239899859</vt:lpwstr>
      </vt:variant>
      <vt:variant>
        <vt:i4>1048634</vt:i4>
      </vt:variant>
      <vt:variant>
        <vt:i4>116</vt:i4>
      </vt:variant>
      <vt:variant>
        <vt:i4>0</vt:i4>
      </vt:variant>
      <vt:variant>
        <vt:i4>5</vt:i4>
      </vt:variant>
      <vt:variant>
        <vt:lpwstr/>
      </vt:variant>
      <vt:variant>
        <vt:lpwstr>_Toc239899858</vt:lpwstr>
      </vt:variant>
      <vt:variant>
        <vt:i4>1048634</vt:i4>
      </vt:variant>
      <vt:variant>
        <vt:i4>110</vt:i4>
      </vt:variant>
      <vt:variant>
        <vt:i4>0</vt:i4>
      </vt:variant>
      <vt:variant>
        <vt:i4>5</vt:i4>
      </vt:variant>
      <vt:variant>
        <vt:lpwstr/>
      </vt:variant>
      <vt:variant>
        <vt:lpwstr>_Toc239899857</vt:lpwstr>
      </vt:variant>
      <vt:variant>
        <vt:i4>1048634</vt:i4>
      </vt:variant>
      <vt:variant>
        <vt:i4>104</vt:i4>
      </vt:variant>
      <vt:variant>
        <vt:i4>0</vt:i4>
      </vt:variant>
      <vt:variant>
        <vt:i4>5</vt:i4>
      </vt:variant>
      <vt:variant>
        <vt:lpwstr/>
      </vt:variant>
      <vt:variant>
        <vt:lpwstr>_Toc239899856</vt:lpwstr>
      </vt:variant>
      <vt:variant>
        <vt:i4>1048634</vt:i4>
      </vt:variant>
      <vt:variant>
        <vt:i4>98</vt:i4>
      </vt:variant>
      <vt:variant>
        <vt:i4>0</vt:i4>
      </vt:variant>
      <vt:variant>
        <vt:i4>5</vt:i4>
      </vt:variant>
      <vt:variant>
        <vt:lpwstr/>
      </vt:variant>
      <vt:variant>
        <vt:lpwstr>_Toc239899855</vt:lpwstr>
      </vt:variant>
      <vt:variant>
        <vt:i4>1048634</vt:i4>
      </vt:variant>
      <vt:variant>
        <vt:i4>92</vt:i4>
      </vt:variant>
      <vt:variant>
        <vt:i4>0</vt:i4>
      </vt:variant>
      <vt:variant>
        <vt:i4>5</vt:i4>
      </vt:variant>
      <vt:variant>
        <vt:lpwstr/>
      </vt:variant>
      <vt:variant>
        <vt:lpwstr>_Toc239899854</vt:lpwstr>
      </vt:variant>
      <vt:variant>
        <vt:i4>1048634</vt:i4>
      </vt:variant>
      <vt:variant>
        <vt:i4>86</vt:i4>
      </vt:variant>
      <vt:variant>
        <vt:i4>0</vt:i4>
      </vt:variant>
      <vt:variant>
        <vt:i4>5</vt:i4>
      </vt:variant>
      <vt:variant>
        <vt:lpwstr/>
      </vt:variant>
      <vt:variant>
        <vt:lpwstr>_Toc239899853</vt:lpwstr>
      </vt:variant>
      <vt:variant>
        <vt:i4>1048634</vt:i4>
      </vt:variant>
      <vt:variant>
        <vt:i4>80</vt:i4>
      </vt:variant>
      <vt:variant>
        <vt:i4>0</vt:i4>
      </vt:variant>
      <vt:variant>
        <vt:i4>5</vt:i4>
      </vt:variant>
      <vt:variant>
        <vt:lpwstr/>
      </vt:variant>
      <vt:variant>
        <vt:lpwstr>_Toc239899852</vt:lpwstr>
      </vt:variant>
      <vt:variant>
        <vt:i4>1048634</vt:i4>
      </vt:variant>
      <vt:variant>
        <vt:i4>74</vt:i4>
      </vt:variant>
      <vt:variant>
        <vt:i4>0</vt:i4>
      </vt:variant>
      <vt:variant>
        <vt:i4>5</vt:i4>
      </vt:variant>
      <vt:variant>
        <vt:lpwstr/>
      </vt:variant>
      <vt:variant>
        <vt:lpwstr>_Toc239899851</vt:lpwstr>
      </vt:variant>
      <vt:variant>
        <vt:i4>1048634</vt:i4>
      </vt:variant>
      <vt:variant>
        <vt:i4>68</vt:i4>
      </vt:variant>
      <vt:variant>
        <vt:i4>0</vt:i4>
      </vt:variant>
      <vt:variant>
        <vt:i4>5</vt:i4>
      </vt:variant>
      <vt:variant>
        <vt:lpwstr/>
      </vt:variant>
      <vt:variant>
        <vt:lpwstr>_Toc239899850</vt:lpwstr>
      </vt:variant>
      <vt:variant>
        <vt:i4>1114170</vt:i4>
      </vt:variant>
      <vt:variant>
        <vt:i4>62</vt:i4>
      </vt:variant>
      <vt:variant>
        <vt:i4>0</vt:i4>
      </vt:variant>
      <vt:variant>
        <vt:i4>5</vt:i4>
      </vt:variant>
      <vt:variant>
        <vt:lpwstr/>
      </vt:variant>
      <vt:variant>
        <vt:lpwstr>_Toc239899849</vt:lpwstr>
      </vt:variant>
      <vt:variant>
        <vt:i4>1114170</vt:i4>
      </vt:variant>
      <vt:variant>
        <vt:i4>56</vt:i4>
      </vt:variant>
      <vt:variant>
        <vt:i4>0</vt:i4>
      </vt:variant>
      <vt:variant>
        <vt:i4>5</vt:i4>
      </vt:variant>
      <vt:variant>
        <vt:lpwstr/>
      </vt:variant>
      <vt:variant>
        <vt:lpwstr>_Toc239899848</vt:lpwstr>
      </vt:variant>
      <vt:variant>
        <vt:i4>1114170</vt:i4>
      </vt:variant>
      <vt:variant>
        <vt:i4>50</vt:i4>
      </vt:variant>
      <vt:variant>
        <vt:i4>0</vt:i4>
      </vt:variant>
      <vt:variant>
        <vt:i4>5</vt:i4>
      </vt:variant>
      <vt:variant>
        <vt:lpwstr/>
      </vt:variant>
      <vt:variant>
        <vt:lpwstr>_Toc239899847</vt:lpwstr>
      </vt:variant>
      <vt:variant>
        <vt:i4>1114170</vt:i4>
      </vt:variant>
      <vt:variant>
        <vt:i4>44</vt:i4>
      </vt:variant>
      <vt:variant>
        <vt:i4>0</vt:i4>
      </vt:variant>
      <vt:variant>
        <vt:i4>5</vt:i4>
      </vt:variant>
      <vt:variant>
        <vt:lpwstr/>
      </vt:variant>
      <vt:variant>
        <vt:lpwstr>_Toc239899846</vt:lpwstr>
      </vt:variant>
      <vt:variant>
        <vt:i4>1114170</vt:i4>
      </vt:variant>
      <vt:variant>
        <vt:i4>38</vt:i4>
      </vt:variant>
      <vt:variant>
        <vt:i4>0</vt:i4>
      </vt:variant>
      <vt:variant>
        <vt:i4>5</vt:i4>
      </vt:variant>
      <vt:variant>
        <vt:lpwstr/>
      </vt:variant>
      <vt:variant>
        <vt:lpwstr>_Toc239899845</vt:lpwstr>
      </vt:variant>
      <vt:variant>
        <vt:i4>1114170</vt:i4>
      </vt:variant>
      <vt:variant>
        <vt:i4>32</vt:i4>
      </vt:variant>
      <vt:variant>
        <vt:i4>0</vt:i4>
      </vt:variant>
      <vt:variant>
        <vt:i4>5</vt:i4>
      </vt:variant>
      <vt:variant>
        <vt:lpwstr/>
      </vt:variant>
      <vt:variant>
        <vt:lpwstr>_Toc239899844</vt:lpwstr>
      </vt:variant>
      <vt:variant>
        <vt:i4>1114170</vt:i4>
      </vt:variant>
      <vt:variant>
        <vt:i4>26</vt:i4>
      </vt:variant>
      <vt:variant>
        <vt:i4>0</vt:i4>
      </vt:variant>
      <vt:variant>
        <vt:i4>5</vt:i4>
      </vt:variant>
      <vt:variant>
        <vt:lpwstr/>
      </vt:variant>
      <vt:variant>
        <vt:lpwstr>_Toc239899843</vt:lpwstr>
      </vt:variant>
      <vt:variant>
        <vt:i4>1114170</vt:i4>
      </vt:variant>
      <vt:variant>
        <vt:i4>20</vt:i4>
      </vt:variant>
      <vt:variant>
        <vt:i4>0</vt:i4>
      </vt:variant>
      <vt:variant>
        <vt:i4>5</vt:i4>
      </vt:variant>
      <vt:variant>
        <vt:lpwstr/>
      </vt:variant>
      <vt:variant>
        <vt:lpwstr>_Toc239899842</vt:lpwstr>
      </vt:variant>
      <vt:variant>
        <vt:i4>1114170</vt:i4>
      </vt:variant>
      <vt:variant>
        <vt:i4>14</vt:i4>
      </vt:variant>
      <vt:variant>
        <vt:i4>0</vt:i4>
      </vt:variant>
      <vt:variant>
        <vt:i4>5</vt:i4>
      </vt:variant>
      <vt:variant>
        <vt:lpwstr/>
      </vt:variant>
      <vt:variant>
        <vt:lpwstr>_Toc239899841</vt:lpwstr>
      </vt:variant>
      <vt:variant>
        <vt:i4>1114170</vt:i4>
      </vt:variant>
      <vt:variant>
        <vt:i4>8</vt:i4>
      </vt:variant>
      <vt:variant>
        <vt:i4>0</vt:i4>
      </vt:variant>
      <vt:variant>
        <vt:i4>5</vt:i4>
      </vt:variant>
      <vt:variant>
        <vt:lpwstr/>
      </vt:variant>
      <vt:variant>
        <vt:lpwstr>_Toc239899840</vt:lpwstr>
      </vt:variant>
      <vt:variant>
        <vt:i4>1441850</vt:i4>
      </vt:variant>
      <vt:variant>
        <vt:i4>2</vt:i4>
      </vt:variant>
      <vt:variant>
        <vt:i4>0</vt:i4>
      </vt:variant>
      <vt:variant>
        <vt:i4>5</vt:i4>
      </vt:variant>
      <vt:variant>
        <vt:lpwstr/>
      </vt:variant>
      <vt:variant>
        <vt:lpwstr>_Toc239899839</vt:lpwstr>
      </vt:variant>
      <vt:variant>
        <vt:i4>5439493</vt:i4>
      </vt:variant>
      <vt:variant>
        <vt:i4>0</vt:i4>
      </vt:variant>
      <vt:variant>
        <vt:i4>0</vt:i4>
      </vt:variant>
      <vt:variant>
        <vt:i4>5</vt:i4>
      </vt:variant>
      <vt:variant>
        <vt:lpwstr>https://chausl.sharepoint.com/:w:/r/sites/CTG-Architecture/Shared Documents/Templates/Design Templates/ApprovedVersions/ChArch-CD-Template.docx?d=w48c14f0b0d0545f4ab6296d627b0db58&amp;csf=1&amp;web=1&amp;e=cyhSDT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subject/>
  <dc:creator>Puneet Kumar - Chaucer</dc:creator>
  <cp:keywords/>
  <cp:lastModifiedBy>Nikhil Rokade - Chaucer</cp:lastModifiedBy>
  <cp:revision>595</cp:revision>
  <dcterms:created xsi:type="dcterms:W3CDTF">2026-09-05T02:56:00Z</dcterms:created>
  <dcterms:modified xsi:type="dcterms:W3CDTF">2026-09-10T15:13:00Z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2026-09-03T14:08:23Z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c195054f-abbb-4fe1-ade7-42158b51fa49</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ediaServiceImageTags">
    <vt:lpwstr/>
  </property>
  <property fmtid="{D5CDD505-2E9C-101B-9397-08002B2CF9AE}" pid="12" name="docLang">
    <vt:lpwstr>en</vt:lpwstr>
  </property>
</Properties>
</file>