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CDEF0" w14:textId="77777777" w:rsidR="0048333B" w:rsidRDefault="0048333B" w:rsidP="0048333B">
      <w:pPr>
        <w:spacing w:before="2200"/>
        <w:jc w:val="center"/>
      </w:pPr>
      <w:r>
        <w:rPr>
          <w:b/>
          <w:color w:val="1A2B56"/>
          <w:sz w:val="60"/>
        </w:rPr>
        <w:t>Systems Integration Framework</w:t>
      </w:r>
    </w:p>
    <w:p w14:paraId="1C3B1D89" w14:textId="77777777" w:rsidR="0048333B" w:rsidRDefault="0048333B">
      <w:pPr>
        <w:spacing w:before="120"/>
        <w:jc w:val="center"/>
        <w:rPr>
          <w:color w:val="2E5496"/>
          <w:sz w:val="26"/>
          <w:szCs w:val="26"/>
        </w:rPr>
      </w:pPr>
    </w:p>
    <w:p w14:paraId="1387F06E" w14:textId="621A0B94" w:rsidR="0095094A" w:rsidRDefault="007B5EA1">
      <w:pPr>
        <w:spacing w:before="120"/>
        <w:jc w:val="center"/>
      </w:pPr>
      <w:r>
        <w:rPr>
          <w:color w:val="2E5496"/>
          <w:sz w:val="26"/>
          <w:szCs w:val="26"/>
        </w:rPr>
        <w:t>Enterprise Reference Framework and Pattern Catalogue</w:t>
      </w:r>
    </w:p>
    <w:p w14:paraId="611F710B" w14:textId="277652AD" w:rsidR="0095094A" w:rsidRDefault="007B5EA1">
      <w:pPr>
        <w:spacing w:before="400"/>
        <w:jc w:val="center"/>
      </w:pPr>
      <w:r>
        <w:rPr>
          <w:sz w:val="22"/>
          <w:szCs w:val="22"/>
        </w:rPr>
        <w:t xml:space="preserve">Version </w:t>
      </w:r>
      <w:r w:rsidR="0048333B">
        <w:rPr>
          <w:sz w:val="22"/>
          <w:szCs w:val="22"/>
        </w:rPr>
        <w:t>1</w:t>
      </w:r>
      <w:r>
        <w:rPr>
          <w:sz w:val="22"/>
          <w:szCs w:val="22"/>
        </w:rPr>
        <w:t>.0  (Draft)</w:t>
      </w:r>
    </w:p>
    <w:p w14:paraId="0E409EF9" w14:textId="77777777" w:rsidR="0095094A" w:rsidRDefault="007B5EA1">
      <w:pPr>
        <w:spacing w:before="60"/>
        <w:jc w:val="center"/>
      </w:pPr>
      <w:r>
        <w:rPr>
          <w:color w:val="5A6470"/>
          <w:sz w:val="20"/>
          <w:szCs w:val="20"/>
        </w:rPr>
        <w:t>Author: Puneet Kumar, Enterprise Integration and Solution Architect</w:t>
      </w:r>
    </w:p>
    <w:p w14:paraId="601F601E" w14:textId="77777777" w:rsidR="0095094A" w:rsidRDefault="007B5EA1">
      <w:r>
        <w:br w:type="page"/>
      </w:r>
    </w:p>
    <w:p w14:paraId="2EB73870" w14:textId="77777777" w:rsidR="0095094A" w:rsidRDefault="007B5EA1">
      <w:pPr>
        <w:pStyle w:val="Heading1"/>
      </w:pPr>
      <w:bookmarkStart w:id="0" w:name="_Toc239521026"/>
      <w:r>
        <w:lastRenderedPageBreak/>
        <w:t>Table of Contents</w:t>
      </w:r>
      <w:bookmarkEnd w:id="0"/>
    </w:p>
    <w:sdt>
      <w:sdtPr>
        <w:alias w:val="Contents"/>
        <w:id w:val="166684888"/>
      </w:sdtPr>
      <w:sdtContent>
        <w:p w14:paraId="24A6C3CB" w14:textId="3D731205" w:rsidR="00BE1D04" w:rsidRDefault="007B5EA1">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39521026" w:history="1">
            <w:r w:rsidR="00BE1D04" w:rsidRPr="001A0C8D">
              <w:rPr>
                <w:rStyle w:val="Hyperlink"/>
                <w:noProof/>
              </w:rPr>
              <w:t>Table of Contents</w:t>
            </w:r>
            <w:r w:rsidR="00BE1D04">
              <w:rPr>
                <w:noProof/>
              </w:rPr>
              <w:tab/>
            </w:r>
            <w:r w:rsidR="00BE1D04">
              <w:rPr>
                <w:noProof/>
              </w:rPr>
              <w:fldChar w:fldCharType="begin"/>
            </w:r>
            <w:r w:rsidR="00BE1D04">
              <w:rPr>
                <w:noProof/>
              </w:rPr>
              <w:instrText xml:space="preserve"> PAGEREF _Toc239521026 \h </w:instrText>
            </w:r>
            <w:r w:rsidR="00BE1D04">
              <w:rPr>
                <w:noProof/>
              </w:rPr>
            </w:r>
            <w:r w:rsidR="00BE1D04">
              <w:rPr>
                <w:noProof/>
              </w:rPr>
              <w:fldChar w:fldCharType="separate"/>
            </w:r>
            <w:r w:rsidR="00BE1D04">
              <w:rPr>
                <w:noProof/>
              </w:rPr>
              <w:t>2</w:t>
            </w:r>
            <w:r w:rsidR="00BE1D04">
              <w:rPr>
                <w:noProof/>
              </w:rPr>
              <w:fldChar w:fldCharType="end"/>
            </w:r>
          </w:hyperlink>
        </w:p>
        <w:p w14:paraId="2CB217DE" w14:textId="12F75228" w:rsidR="00BE1D04" w:rsidRDefault="00BE1D0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27" w:history="1">
            <w:r w:rsidRPr="001A0C8D">
              <w:rPr>
                <w:rStyle w:val="Hyperlink"/>
                <w:noProof/>
              </w:rPr>
              <w:t>1. Document Control</w:t>
            </w:r>
            <w:r>
              <w:rPr>
                <w:noProof/>
              </w:rPr>
              <w:tab/>
            </w:r>
            <w:r>
              <w:rPr>
                <w:noProof/>
              </w:rPr>
              <w:fldChar w:fldCharType="begin"/>
            </w:r>
            <w:r>
              <w:rPr>
                <w:noProof/>
              </w:rPr>
              <w:instrText xml:space="preserve"> PAGEREF _Toc239521027 \h </w:instrText>
            </w:r>
            <w:r>
              <w:rPr>
                <w:noProof/>
              </w:rPr>
            </w:r>
            <w:r>
              <w:rPr>
                <w:noProof/>
              </w:rPr>
              <w:fldChar w:fldCharType="separate"/>
            </w:r>
            <w:r>
              <w:rPr>
                <w:noProof/>
              </w:rPr>
              <w:t>8</w:t>
            </w:r>
            <w:r>
              <w:rPr>
                <w:noProof/>
              </w:rPr>
              <w:fldChar w:fldCharType="end"/>
            </w:r>
          </w:hyperlink>
        </w:p>
        <w:p w14:paraId="474A6050" w14:textId="648F5846"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28" w:history="1">
            <w:r w:rsidRPr="001A0C8D">
              <w:rPr>
                <w:rStyle w:val="Hyperlink"/>
                <w:noProof/>
              </w:rPr>
              <w:t>1.1 Document History</w:t>
            </w:r>
            <w:r>
              <w:rPr>
                <w:noProof/>
              </w:rPr>
              <w:tab/>
            </w:r>
            <w:r>
              <w:rPr>
                <w:noProof/>
              </w:rPr>
              <w:fldChar w:fldCharType="begin"/>
            </w:r>
            <w:r>
              <w:rPr>
                <w:noProof/>
              </w:rPr>
              <w:instrText xml:space="preserve"> PAGEREF _Toc239521028 \h </w:instrText>
            </w:r>
            <w:r>
              <w:rPr>
                <w:noProof/>
              </w:rPr>
            </w:r>
            <w:r>
              <w:rPr>
                <w:noProof/>
              </w:rPr>
              <w:fldChar w:fldCharType="separate"/>
            </w:r>
            <w:r>
              <w:rPr>
                <w:noProof/>
              </w:rPr>
              <w:t>8</w:t>
            </w:r>
            <w:r>
              <w:rPr>
                <w:noProof/>
              </w:rPr>
              <w:fldChar w:fldCharType="end"/>
            </w:r>
          </w:hyperlink>
        </w:p>
        <w:p w14:paraId="0B5DAD8A" w14:textId="5D66D48D"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29" w:history="1">
            <w:r w:rsidRPr="001A0C8D">
              <w:rPr>
                <w:rStyle w:val="Hyperlink"/>
                <w:noProof/>
              </w:rPr>
              <w:t>1.2 Authors and Contributors</w:t>
            </w:r>
            <w:r>
              <w:rPr>
                <w:noProof/>
              </w:rPr>
              <w:tab/>
            </w:r>
            <w:r>
              <w:rPr>
                <w:noProof/>
              </w:rPr>
              <w:fldChar w:fldCharType="begin"/>
            </w:r>
            <w:r>
              <w:rPr>
                <w:noProof/>
              </w:rPr>
              <w:instrText xml:space="preserve"> PAGEREF _Toc239521029 \h </w:instrText>
            </w:r>
            <w:r>
              <w:rPr>
                <w:noProof/>
              </w:rPr>
            </w:r>
            <w:r>
              <w:rPr>
                <w:noProof/>
              </w:rPr>
              <w:fldChar w:fldCharType="separate"/>
            </w:r>
            <w:r>
              <w:rPr>
                <w:noProof/>
              </w:rPr>
              <w:t>8</w:t>
            </w:r>
            <w:r>
              <w:rPr>
                <w:noProof/>
              </w:rPr>
              <w:fldChar w:fldCharType="end"/>
            </w:r>
          </w:hyperlink>
        </w:p>
        <w:p w14:paraId="23D73DC2" w14:textId="70709D62"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30" w:history="1">
            <w:r w:rsidRPr="001A0C8D">
              <w:rPr>
                <w:rStyle w:val="Hyperlink"/>
                <w:noProof/>
              </w:rPr>
              <w:t>1.3 Approvals and Assurance</w:t>
            </w:r>
            <w:r>
              <w:rPr>
                <w:noProof/>
              </w:rPr>
              <w:tab/>
            </w:r>
            <w:r>
              <w:rPr>
                <w:noProof/>
              </w:rPr>
              <w:fldChar w:fldCharType="begin"/>
            </w:r>
            <w:r>
              <w:rPr>
                <w:noProof/>
              </w:rPr>
              <w:instrText xml:space="preserve"> PAGEREF _Toc239521030 \h </w:instrText>
            </w:r>
            <w:r>
              <w:rPr>
                <w:noProof/>
              </w:rPr>
            </w:r>
            <w:r>
              <w:rPr>
                <w:noProof/>
              </w:rPr>
              <w:fldChar w:fldCharType="separate"/>
            </w:r>
            <w:r>
              <w:rPr>
                <w:noProof/>
              </w:rPr>
              <w:t>8</w:t>
            </w:r>
            <w:r>
              <w:rPr>
                <w:noProof/>
              </w:rPr>
              <w:fldChar w:fldCharType="end"/>
            </w:r>
          </w:hyperlink>
        </w:p>
        <w:p w14:paraId="1368FEEA" w14:textId="1E7D34B0"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31" w:history="1">
            <w:r w:rsidRPr="001A0C8D">
              <w:rPr>
                <w:rStyle w:val="Hyperlink"/>
                <w:noProof/>
              </w:rPr>
              <w:t>1.4 Source Documents and Supersession</w:t>
            </w:r>
            <w:r>
              <w:rPr>
                <w:noProof/>
              </w:rPr>
              <w:tab/>
            </w:r>
            <w:r>
              <w:rPr>
                <w:noProof/>
              </w:rPr>
              <w:fldChar w:fldCharType="begin"/>
            </w:r>
            <w:r>
              <w:rPr>
                <w:noProof/>
              </w:rPr>
              <w:instrText xml:space="preserve"> PAGEREF _Toc239521031 \h </w:instrText>
            </w:r>
            <w:r>
              <w:rPr>
                <w:noProof/>
              </w:rPr>
            </w:r>
            <w:r>
              <w:rPr>
                <w:noProof/>
              </w:rPr>
              <w:fldChar w:fldCharType="separate"/>
            </w:r>
            <w:r>
              <w:rPr>
                <w:noProof/>
              </w:rPr>
              <w:t>8</w:t>
            </w:r>
            <w:r>
              <w:rPr>
                <w:noProof/>
              </w:rPr>
              <w:fldChar w:fldCharType="end"/>
            </w:r>
          </w:hyperlink>
        </w:p>
        <w:p w14:paraId="3E081CC4" w14:textId="72C9788B" w:rsidR="00BE1D04" w:rsidRDefault="00BE1D0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32" w:history="1">
            <w:r w:rsidRPr="001A0C8D">
              <w:rPr>
                <w:rStyle w:val="Hyperlink"/>
                <w:noProof/>
              </w:rPr>
              <w:t>2. Executive Summary</w:t>
            </w:r>
            <w:r>
              <w:rPr>
                <w:noProof/>
              </w:rPr>
              <w:tab/>
            </w:r>
            <w:r>
              <w:rPr>
                <w:noProof/>
              </w:rPr>
              <w:fldChar w:fldCharType="begin"/>
            </w:r>
            <w:r>
              <w:rPr>
                <w:noProof/>
              </w:rPr>
              <w:instrText xml:space="preserve"> PAGEREF _Toc239521032 \h </w:instrText>
            </w:r>
            <w:r>
              <w:rPr>
                <w:noProof/>
              </w:rPr>
            </w:r>
            <w:r>
              <w:rPr>
                <w:noProof/>
              </w:rPr>
              <w:fldChar w:fldCharType="separate"/>
            </w:r>
            <w:r>
              <w:rPr>
                <w:noProof/>
              </w:rPr>
              <w:t>9</w:t>
            </w:r>
            <w:r>
              <w:rPr>
                <w:noProof/>
              </w:rPr>
              <w:fldChar w:fldCharType="end"/>
            </w:r>
          </w:hyperlink>
        </w:p>
        <w:p w14:paraId="58446929" w14:textId="62C7B427"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33" w:history="1">
            <w:r w:rsidRPr="001A0C8D">
              <w:rPr>
                <w:rStyle w:val="Hyperlink"/>
                <w:noProof/>
              </w:rPr>
              <w:t>2.1 Why the Framework Exists</w:t>
            </w:r>
            <w:r>
              <w:rPr>
                <w:noProof/>
              </w:rPr>
              <w:tab/>
            </w:r>
            <w:r>
              <w:rPr>
                <w:noProof/>
              </w:rPr>
              <w:fldChar w:fldCharType="begin"/>
            </w:r>
            <w:r>
              <w:rPr>
                <w:noProof/>
              </w:rPr>
              <w:instrText xml:space="preserve"> PAGEREF _Toc239521033 \h </w:instrText>
            </w:r>
            <w:r>
              <w:rPr>
                <w:noProof/>
              </w:rPr>
            </w:r>
            <w:r>
              <w:rPr>
                <w:noProof/>
              </w:rPr>
              <w:fldChar w:fldCharType="separate"/>
            </w:r>
            <w:r>
              <w:rPr>
                <w:noProof/>
              </w:rPr>
              <w:t>9</w:t>
            </w:r>
            <w:r>
              <w:rPr>
                <w:noProof/>
              </w:rPr>
              <w:fldChar w:fldCharType="end"/>
            </w:r>
          </w:hyperlink>
        </w:p>
        <w:p w14:paraId="5383418E" w14:textId="053896C5"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34" w:history="1">
            <w:r w:rsidRPr="001A0C8D">
              <w:rPr>
                <w:rStyle w:val="Hyperlink"/>
                <w:noProof/>
              </w:rPr>
              <w:t>2.2 Framework Scope</w:t>
            </w:r>
            <w:r>
              <w:rPr>
                <w:noProof/>
              </w:rPr>
              <w:tab/>
            </w:r>
            <w:r>
              <w:rPr>
                <w:noProof/>
              </w:rPr>
              <w:fldChar w:fldCharType="begin"/>
            </w:r>
            <w:r>
              <w:rPr>
                <w:noProof/>
              </w:rPr>
              <w:instrText xml:space="preserve"> PAGEREF _Toc239521034 \h </w:instrText>
            </w:r>
            <w:r>
              <w:rPr>
                <w:noProof/>
              </w:rPr>
            </w:r>
            <w:r>
              <w:rPr>
                <w:noProof/>
              </w:rPr>
              <w:fldChar w:fldCharType="separate"/>
            </w:r>
            <w:r>
              <w:rPr>
                <w:noProof/>
              </w:rPr>
              <w:t>9</w:t>
            </w:r>
            <w:r>
              <w:rPr>
                <w:noProof/>
              </w:rPr>
              <w:fldChar w:fldCharType="end"/>
            </w:r>
          </w:hyperlink>
        </w:p>
        <w:p w14:paraId="6D76C17F" w14:textId="067764A6"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35" w:history="1">
            <w:r w:rsidRPr="001A0C8D">
              <w:rPr>
                <w:rStyle w:val="Hyperlink"/>
                <w:noProof/>
              </w:rPr>
              <w:t>2.3 Intended Outcomes</w:t>
            </w:r>
            <w:r>
              <w:rPr>
                <w:noProof/>
              </w:rPr>
              <w:tab/>
            </w:r>
            <w:r>
              <w:rPr>
                <w:noProof/>
              </w:rPr>
              <w:fldChar w:fldCharType="begin"/>
            </w:r>
            <w:r>
              <w:rPr>
                <w:noProof/>
              </w:rPr>
              <w:instrText xml:space="preserve"> PAGEREF _Toc239521035 \h </w:instrText>
            </w:r>
            <w:r>
              <w:rPr>
                <w:noProof/>
              </w:rPr>
            </w:r>
            <w:r>
              <w:rPr>
                <w:noProof/>
              </w:rPr>
              <w:fldChar w:fldCharType="separate"/>
            </w:r>
            <w:r>
              <w:rPr>
                <w:noProof/>
              </w:rPr>
              <w:t>9</w:t>
            </w:r>
            <w:r>
              <w:rPr>
                <w:noProof/>
              </w:rPr>
              <w:fldChar w:fldCharType="end"/>
            </w:r>
          </w:hyperlink>
        </w:p>
        <w:p w14:paraId="7FEA07F7" w14:textId="5FBEDAA1" w:rsidR="00BE1D04" w:rsidRDefault="00BE1D0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36" w:history="1">
            <w:r w:rsidRPr="001A0C8D">
              <w:rPr>
                <w:rStyle w:val="Hyperlink"/>
                <w:noProof/>
              </w:rPr>
              <w:t>3. How to Use This Framework</w:t>
            </w:r>
            <w:r>
              <w:rPr>
                <w:noProof/>
              </w:rPr>
              <w:tab/>
            </w:r>
            <w:r>
              <w:rPr>
                <w:noProof/>
              </w:rPr>
              <w:fldChar w:fldCharType="begin"/>
            </w:r>
            <w:r>
              <w:rPr>
                <w:noProof/>
              </w:rPr>
              <w:instrText xml:space="preserve"> PAGEREF _Toc239521036 \h </w:instrText>
            </w:r>
            <w:r>
              <w:rPr>
                <w:noProof/>
              </w:rPr>
            </w:r>
            <w:r>
              <w:rPr>
                <w:noProof/>
              </w:rPr>
              <w:fldChar w:fldCharType="separate"/>
            </w:r>
            <w:r>
              <w:rPr>
                <w:noProof/>
              </w:rPr>
              <w:t>10</w:t>
            </w:r>
            <w:r>
              <w:rPr>
                <w:noProof/>
              </w:rPr>
              <w:fldChar w:fldCharType="end"/>
            </w:r>
          </w:hyperlink>
        </w:p>
        <w:p w14:paraId="50407F0C" w14:textId="30B12A32"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37" w:history="1">
            <w:r w:rsidRPr="001A0C8D">
              <w:rPr>
                <w:rStyle w:val="Hyperlink"/>
                <w:noProof/>
              </w:rPr>
              <w:t>3.3 Relationship to Chaucer Principles</w:t>
            </w:r>
            <w:r>
              <w:rPr>
                <w:noProof/>
              </w:rPr>
              <w:tab/>
            </w:r>
            <w:r>
              <w:rPr>
                <w:noProof/>
              </w:rPr>
              <w:fldChar w:fldCharType="begin"/>
            </w:r>
            <w:r>
              <w:rPr>
                <w:noProof/>
              </w:rPr>
              <w:instrText xml:space="preserve"> PAGEREF _Toc239521037 \h </w:instrText>
            </w:r>
            <w:r>
              <w:rPr>
                <w:noProof/>
              </w:rPr>
            </w:r>
            <w:r>
              <w:rPr>
                <w:noProof/>
              </w:rPr>
              <w:fldChar w:fldCharType="separate"/>
            </w:r>
            <w:r>
              <w:rPr>
                <w:noProof/>
              </w:rPr>
              <w:t>10</w:t>
            </w:r>
            <w:r>
              <w:rPr>
                <w:noProof/>
              </w:rPr>
              <w:fldChar w:fldCharType="end"/>
            </w:r>
          </w:hyperlink>
        </w:p>
        <w:p w14:paraId="5556D3FD" w14:textId="5024B1FF" w:rsidR="00BE1D04" w:rsidRDefault="00BE1D0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38" w:history="1">
            <w:r w:rsidRPr="001A0C8D">
              <w:rPr>
                <w:rStyle w:val="Hyperlink"/>
                <w:noProof/>
              </w:rPr>
              <w:t>4. Architectural Position</w:t>
            </w:r>
            <w:r>
              <w:rPr>
                <w:noProof/>
              </w:rPr>
              <w:tab/>
            </w:r>
            <w:r>
              <w:rPr>
                <w:noProof/>
              </w:rPr>
              <w:fldChar w:fldCharType="begin"/>
            </w:r>
            <w:r>
              <w:rPr>
                <w:noProof/>
              </w:rPr>
              <w:instrText xml:space="preserve"> PAGEREF _Toc239521038 \h </w:instrText>
            </w:r>
            <w:r>
              <w:rPr>
                <w:noProof/>
              </w:rPr>
            </w:r>
            <w:r>
              <w:rPr>
                <w:noProof/>
              </w:rPr>
              <w:fldChar w:fldCharType="separate"/>
            </w:r>
            <w:r>
              <w:rPr>
                <w:noProof/>
              </w:rPr>
              <w:t>13</w:t>
            </w:r>
            <w:r>
              <w:rPr>
                <w:noProof/>
              </w:rPr>
              <w:fldChar w:fldCharType="end"/>
            </w:r>
          </w:hyperlink>
        </w:p>
        <w:p w14:paraId="7F0F6893" w14:textId="249336F8"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39" w:history="1">
            <w:r w:rsidRPr="001A0C8D">
              <w:rPr>
                <w:rStyle w:val="Hyperlink"/>
                <w:noProof/>
              </w:rPr>
              <w:t>4.1 Architectural Stance</w:t>
            </w:r>
            <w:r>
              <w:rPr>
                <w:noProof/>
              </w:rPr>
              <w:tab/>
            </w:r>
            <w:r>
              <w:rPr>
                <w:noProof/>
              </w:rPr>
              <w:fldChar w:fldCharType="begin"/>
            </w:r>
            <w:r>
              <w:rPr>
                <w:noProof/>
              </w:rPr>
              <w:instrText xml:space="preserve"> PAGEREF _Toc239521039 \h </w:instrText>
            </w:r>
            <w:r>
              <w:rPr>
                <w:noProof/>
              </w:rPr>
            </w:r>
            <w:r>
              <w:rPr>
                <w:noProof/>
              </w:rPr>
              <w:fldChar w:fldCharType="separate"/>
            </w:r>
            <w:r>
              <w:rPr>
                <w:noProof/>
              </w:rPr>
              <w:t>13</w:t>
            </w:r>
            <w:r>
              <w:rPr>
                <w:noProof/>
              </w:rPr>
              <w:fldChar w:fldCharType="end"/>
            </w:r>
          </w:hyperlink>
        </w:p>
        <w:p w14:paraId="0D2BBD2D" w14:textId="137E81D8"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40" w:history="1">
            <w:r w:rsidRPr="001A0C8D">
              <w:rPr>
                <w:rStyle w:val="Hyperlink"/>
                <w:noProof/>
              </w:rPr>
              <w:t>4.2 SOA Positioning Statement</w:t>
            </w:r>
            <w:r>
              <w:rPr>
                <w:noProof/>
              </w:rPr>
              <w:tab/>
            </w:r>
            <w:r>
              <w:rPr>
                <w:noProof/>
              </w:rPr>
              <w:fldChar w:fldCharType="begin"/>
            </w:r>
            <w:r>
              <w:rPr>
                <w:noProof/>
              </w:rPr>
              <w:instrText xml:space="preserve"> PAGEREF _Toc239521040 \h </w:instrText>
            </w:r>
            <w:r>
              <w:rPr>
                <w:noProof/>
              </w:rPr>
            </w:r>
            <w:r>
              <w:rPr>
                <w:noProof/>
              </w:rPr>
              <w:fldChar w:fldCharType="separate"/>
            </w:r>
            <w:r>
              <w:rPr>
                <w:noProof/>
              </w:rPr>
              <w:t>13</w:t>
            </w:r>
            <w:r>
              <w:rPr>
                <w:noProof/>
              </w:rPr>
              <w:fldChar w:fldCharType="end"/>
            </w:r>
          </w:hyperlink>
        </w:p>
        <w:p w14:paraId="62051EDE" w14:textId="1E336540"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41" w:history="1">
            <w:r w:rsidRPr="001A0C8D">
              <w:rPr>
                <w:rStyle w:val="Hyperlink"/>
                <w:noProof/>
              </w:rPr>
              <w:t>4.3 Strategic Objectives</w:t>
            </w:r>
            <w:r>
              <w:rPr>
                <w:noProof/>
              </w:rPr>
              <w:tab/>
            </w:r>
            <w:r>
              <w:rPr>
                <w:noProof/>
              </w:rPr>
              <w:fldChar w:fldCharType="begin"/>
            </w:r>
            <w:r>
              <w:rPr>
                <w:noProof/>
              </w:rPr>
              <w:instrText xml:space="preserve"> PAGEREF _Toc239521041 \h </w:instrText>
            </w:r>
            <w:r>
              <w:rPr>
                <w:noProof/>
              </w:rPr>
            </w:r>
            <w:r>
              <w:rPr>
                <w:noProof/>
              </w:rPr>
              <w:fldChar w:fldCharType="separate"/>
            </w:r>
            <w:r>
              <w:rPr>
                <w:noProof/>
              </w:rPr>
              <w:t>13</w:t>
            </w:r>
            <w:r>
              <w:rPr>
                <w:noProof/>
              </w:rPr>
              <w:fldChar w:fldCharType="end"/>
            </w:r>
          </w:hyperlink>
        </w:p>
        <w:p w14:paraId="797E1B56" w14:textId="48563022"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42" w:history="1">
            <w:r w:rsidRPr="001A0C8D">
              <w:rPr>
                <w:rStyle w:val="Hyperlink"/>
                <w:noProof/>
              </w:rPr>
              <w:t>4.4 What Counts as a Service</w:t>
            </w:r>
            <w:r>
              <w:rPr>
                <w:noProof/>
              </w:rPr>
              <w:tab/>
            </w:r>
            <w:r>
              <w:rPr>
                <w:noProof/>
              </w:rPr>
              <w:fldChar w:fldCharType="begin"/>
            </w:r>
            <w:r>
              <w:rPr>
                <w:noProof/>
              </w:rPr>
              <w:instrText xml:space="preserve"> PAGEREF _Toc239521042 \h </w:instrText>
            </w:r>
            <w:r>
              <w:rPr>
                <w:noProof/>
              </w:rPr>
            </w:r>
            <w:r>
              <w:rPr>
                <w:noProof/>
              </w:rPr>
              <w:fldChar w:fldCharType="separate"/>
            </w:r>
            <w:r>
              <w:rPr>
                <w:noProof/>
              </w:rPr>
              <w:t>14</w:t>
            </w:r>
            <w:r>
              <w:rPr>
                <w:noProof/>
              </w:rPr>
              <w:fldChar w:fldCharType="end"/>
            </w:r>
          </w:hyperlink>
        </w:p>
        <w:p w14:paraId="75EBB9A2" w14:textId="57C901A9"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43" w:history="1">
            <w:r w:rsidRPr="001A0C8D">
              <w:rPr>
                <w:rStyle w:val="Hyperlink"/>
                <w:noProof/>
              </w:rPr>
              <w:t>4.5 Core Principles and Design Tenets</w:t>
            </w:r>
            <w:r>
              <w:rPr>
                <w:noProof/>
              </w:rPr>
              <w:tab/>
            </w:r>
            <w:r>
              <w:rPr>
                <w:noProof/>
              </w:rPr>
              <w:fldChar w:fldCharType="begin"/>
            </w:r>
            <w:r>
              <w:rPr>
                <w:noProof/>
              </w:rPr>
              <w:instrText xml:space="preserve"> PAGEREF _Toc239521043 \h </w:instrText>
            </w:r>
            <w:r>
              <w:rPr>
                <w:noProof/>
              </w:rPr>
            </w:r>
            <w:r>
              <w:rPr>
                <w:noProof/>
              </w:rPr>
              <w:fldChar w:fldCharType="separate"/>
            </w:r>
            <w:r>
              <w:rPr>
                <w:noProof/>
              </w:rPr>
              <w:t>14</w:t>
            </w:r>
            <w:r>
              <w:rPr>
                <w:noProof/>
              </w:rPr>
              <w:fldChar w:fldCharType="end"/>
            </w:r>
          </w:hyperlink>
        </w:p>
        <w:p w14:paraId="6F3D84BE" w14:textId="36F9D166" w:rsidR="00BE1D04" w:rsidRDefault="00BE1D0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44" w:history="1">
            <w:r w:rsidRPr="001A0C8D">
              <w:rPr>
                <w:rStyle w:val="Hyperlink"/>
                <w:noProof/>
              </w:rPr>
              <w:t>5. Reference Architecture</w:t>
            </w:r>
            <w:r>
              <w:rPr>
                <w:noProof/>
              </w:rPr>
              <w:tab/>
            </w:r>
            <w:r>
              <w:rPr>
                <w:noProof/>
              </w:rPr>
              <w:fldChar w:fldCharType="begin"/>
            </w:r>
            <w:r>
              <w:rPr>
                <w:noProof/>
              </w:rPr>
              <w:instrText xml:space="preserve"> PAGEREF _Toc239521044 \h </w:instrText>
            </w:r>
            <w:r>
              <w:rPr>
                <w:noProof/>
              </w:rPr>
            </w:r>
            <w:r>
              <w:rPr>
                <w:noProof/>
              </w:rPr>
              <w:fldChar w:fldCharType="separate"/>
            </w:r>
            <w:r>
              <w:rPr>
                <w:noProof/>
              </w:rPr>
              <w:t>15</w:t>
            </w:r>
            <w:r>
              <w:rPr>
                <w:noProof/>
              </w:rPr>
              <w:fldChar w:fldCharType="end"/>
            </w:r>
          </w:hyperlink>
        </w:p>
        <w:p w14:paraId="261A67D5" w14:textId="2625810F"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45" w:history="1">
            <w:r w:rsidRPr="001A0C8D">
              <w:rPr>
                <w:rStyle w:val="Hyperlink"/>
                <w:noProof/>
              </w:rPr>
              <w:t>5.1 Conceptual Reference Architecture</w:t>
            </w:r>
            <w:r>
              <w:rPr>
                <w:noProof/>
              </w:rPr>
              <w:tab/>
            </w:r>
            <w:r>
              <w:rPr>
                <w:noProof/>
              </w:rPr>
              <w:fldChar w:fldCharType="begin"/>
            </w:r>
            <w:r>
              <w:rPr>
                <w:noProof/>
              </w:rPr>
              <w:instrText xml:space="preserve"> PAGEREF _Toc239521045 \h </w:instrText>
            </w:r>
            <w:r>
              <w:rPr>
                <w:noProof/>
              </w:rPr>
            </w:r>
            <w:r>
              <w:rPr>
                <w:noProof/>
              </w:rPr>
              <w:fldChar w:fldCharType="separate"/>
            </w:r>
            <w:r>
              <w:rPr>
                <w:noProof/>
              </w:rPr>
              <w:t>15</w:t>
            </w:r>
            <w:r>
              <w:rPr>
                <w:noProof/>
              </w:rPr>
              <w:fldChar w:fldCharType="end"/>
            </w:r>
          </w:hyperlink>
        </w:p>
        <w:p w14:paraId="5E0E2521" w14:textId="0F35CF5A"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46" w:history="1">
            <w:r w:rsidRPr="001A0C8D">
              <w:rPr>
                <w:rStyle w:val="Hyperlink"/>
                <w:noProof/>
              </w:rPr>
              <w:t>5.2 Logical Layered Reference Architecture</w:t>
            </w:r>
            <w:r>
              <w:rPr>
                <w:noProof/>
              </w:rPr>
              <w:tab/>
            </w:r>
            <w:r>
              <w:rPr>
                <w:noProof/>
              </w:rPr>
              <w:fldChar w:fldCharType="begin"/>
            </w:r>
            <w:r>
              <w:rPr>
                <w:noProof/>
              </w:rPr>
              <w:instrText xml:space="preserve"> PAGEREF _Toc239521046 \h </w:instrText>
            </w:r>
            <w:r>
              <w:rPr>
                <w:noProof/>
              </w:rPr>
            </w:r>
            <w:r>
              <w:rPr>
                <w:noProof/>
              </w:rPr>
              <w:fldChar w:fldCharType="separate"/>
            </w:r>
            <w:r>
              <w:rPr>
                <w:noProof/>
              </w:rPr>
              <w:t>15</w:t>
            </w:r>
            <w:r>
              <w:rPr>
                <w:noProof/>
              </w:rPr>
              <w:fldChar w:fldCharType="end"/>
            </w:r>
          </w:hyperlink>
        </w:p>
        <w:p w14:paraId="5FB33927" w14:textId="74788D41"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47" w:history="1">
            <w:r w:rsidRPr="001A0C8D">
              <w:rPr>
                <w:rStyle w:val="Hyperlink"/>
                <w:noProof/>
              </w:rPr>
              <w:t>5.3 Security and Trust Boundary Architecture</w:t>
            </w:r>
            <w:r>
              <w:rPr>
                <w:noProof/>
              </w:rPr>
              <w:tab/>
            </w:r>
            <w:r>
              <w:rPr>
                <w:noProof/>
              </w:rPr>
              <w:fldChar w:fldCharType="begin"/>
            </w:r>
            <w:r>
              <w:rPr>
                <w:noProof/>
              </w:rPr>
              <w:instrText xml:space="preserve"> PAGEREF _Toc239521047 \h </w:instrText>
            </w:r>
            <w:r>
              <w:rPr>
                <w:noProof/>
              </w:rPr>
            </w:r>
            <w:r>
              <w:rPr>
                <w:noProof/>
              </w:rPr>
              <w:fldChar w:fldCharType="separate"/>
            </w:r>
            <w:r>
              <w:rPr>
                <w:noProof/>
              </w:rPr>
              <w:t>16</w:t>
            </w:r>
            <w:r>
              <w:rPr>
                <w:noProof/>
              </w:rPr>
              <w:fldChar w:fldCharType="end"/>
            </w:r>
          </w:hyperlink>
        </w:p>
        <w:p w14:paraId="79A48905" w14:textId="778489F2"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48" w:history="1">
            <w:r w:rsidRPr="001A0C8D">
              <w:rPr>
                <w:rStyle w:val="Hyperlink"/>
                <w:noProof/>
              </w:rPr>
              <w:t>5.4 Target Integration Platform</w:t>
            </w:r>
            <w:r>
              <w:rPr>
                <w:noProof/>
              </w:rPr>
              <w:tab/>
            </w:r>
            <w:r>
              <w:rPr>
                <w:noProof/>
              </w:rPr>
              <w:fldChar w:fldCharType="begin"/>
            </w:r>
            <w:r>
              <w:rPr>
                <w:noProof/>
              </w:rPr>
              <w:instrText xml:space="preserve"> PAGEREF _Toc239521048 \h </w:instrText>
            </w:r>
            <w:r>
              <w:rPr>
                <w:noProof/>
              </w:rPr>
            </w:r>
            <w:r>
              <w:rPr>
                <w:noProof/>
              </w:rPr>
              <w:fldChar w:fldCharType="separate"/>
            </w:r>
            <w:r>
              <w:rPr>
                <w:noProof/>
              </w:rPr>
              <w:t>17</w:t>
            </w:r>
            <w:r>
              <w:rPr>
                <w:noProof/>
              </w:rPr>
              <w:fldChar w:fldCharType="end"/>
            </w:r>
          </w:hyperlink>
        </w:p>
        <w:p w14:paraId="38298EAF" w14:textId="3385B2BF"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49" w:history="1">
            <w:r w:rsidRPr="001A0C8D">
              <w:rPr>
                <w:rStyle w:val="Hyperlink"/>
                <w:noProof/>
              </w:rPr>
              <w:t xml:space="preserve">5.6 </w:t>
            </w:r>
            <w:r>
              <w:rPr>
                <w:noProof/>
              </w:rPr>
              <w:tab/>
            </w:r>
            <w:r>
              <w:rPr>
                <w:noProof/>
              </w:rPr>
              <w:fldChar w:fldCharType="begin"/>
            </w:r>
            <w:r>
              <w:rPr>
                <w:noProof/>
              </w:rPr>
              <w:instrText xml:space="preserve"> PAGEREF _Toc239521049 \h </w:instrText>
            </w:r>
            <w:r>
              <w:rPr>
                <w:noProof/>
              </w:rPr>
            </w:r>
            <w:r>
              <w:rPr>
                <w:noProof/>
              </w:rPr>
              <w:fldChar w:fldCharType="separate"/>
            </w:r>
            <w:r>
              <w:rPr>
                <w:noProof/>
              </w:rPr>
              <w:t>18</w:t>
            </w:r>
            <w:r>
              <w:rPr>
                <w:noProof/>
              </w:rPr>
              <w:fldChar w:fldCharType="end"/>
            </w:r>
          </w:hyperlink>
        </w:p>
        <w:p w14:paraId="2D53B1CF" w14:textId="16CFE1A2" w:rsidR="00BE1D04" w:rsidRDefault="00BE1D0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50" w:history="1">
            <w:r w:rsidRPr="001A0C8D">
              <w:rPr>
                <w:rStyle w:val="Hyperlink"/>
                <w:noProof/>
              </w:rPr>
              <w:t>6. Core SIF Principles</w:t>
            </w:r>
            <w:r>
              <w:rPr>
                <w:noProof/>
              </w:rPr>
              <w:tab/>
            </w:r>
            <w:r>
              <w:rPr>
                <w:noProof/>
              </w:rPr>
              <w:fldChar w:fldCharType="begin"/>
            </w:r>
            <w:r>
              <w:rPr>
                <w:noProof/>
              </w:rPr>
              <w:instrText xml:space="preserve"> PAGEREF _Toc239521050 \h </w:instrText>
            </w:r>
            <w:r>
              <w:rPr>
                <w:noProof/>
              </w:rPr>
            </w:r>
            <w:r>
              <w:rPr>
                <w:noProof/>
              </w:rPr>
              <w:fldChar w:fldCharType="separate"/>
            </w:r>
            <w:r>
              <w:rPr>
                <w:noProof/>
              </w:rPr>
              <w:t>22</w:t>
            </w:r>
            <w:r>
              <w:rPr>
                <w:noProof/>
              </w:rPr>
              <w:fldChar w:fldCharType="end"/>
            </w:r>
          </w:hyperlink>
        </w:p>
        <w:p w14:paraId="7ED90AB1" w14:textId="39151F5D"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51" w:history="1">
            <w:r w:rsidRPr="001A0C8D">
              <w:rPr>
                <w:rStyle w:val="Hyperlink"/>
                <w:noProof/>
              </w:rPr>
              <w:t>Architecture Principles</w:t>
            </w:r>
            <w:r>
              <w:rPr>
                <w:noProof/>
              </w:rPr>
              <w:tab/>
            </w:r>
            <w:r>
              <w:rPr>
                <w:noProof/>
              </w:rPr>
              <w:fldChar w:fldCharType="begin"/>
            </w:r>
            <w:r>
              <w:rPr>
                <w:noProof/>
              </w:rPr>
              <w:instrText xml:space="preserve"> PAGEREF _Toc239521051 \h </w:instrText>
            </w:r>
            <w:r>
              <w:rPr>
                <w:noProof/>
              </w:rPr>
            </w:r>
            <w:r>
              <w:rPr>
                <w:noProof/>
              </w:rPr>
              <w:fldChar w:fldCharType="separate"/>
            </w:r>
            <w:r>
              <w:rPr>
                <w:noProof/>
              </w:rPr>
              <w:t>22</w:t>
            </w:r>
            <w:r>
              <w:rPr>
                <w:noProof/>
              </w:rPr>
              <w:fldChar w:fldCharType="end"/>
            </w:r>
          </w:hyperlink>
        </w:p>
        <w:p w14:paraId="677C26DA" w14:textId="79843867" w:rsidR="00BE1D04" w:rsidRDefault="00BE1D0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52" w:history="1">
            <w:r w:rsidRPr="001A0C8D">
              <w:rPr>
                <w:rStyle w:val="Hyperlink"/>
                <w:noProof/>
              </w:rPr>
              <w:t>7. Choosing an Integration Pattern</w:t>
            </w:r>
            <w:r>
              <w:rPr>
                <w:noProof/>
              </w:rPr>
              <w:tab/>
            </w:r>
            <w:r>
              <w:rPr>
                <w:noProof/>
              </w:rPr>
              <w:fldChar w:fldCharType="begin"/>
            </w:r>
            <w:r>
              <w:rPr>
                <w:noProof/>
              </w:rPr>
              <w:instrText xml:space="preserve"> PAGEREF _Toc239521052 \h </w:instrText>
            </w:r>
            <w:r>
              <w:rPr>
                <w:noProof/>
              </w:rPr>
            </w:r>
            <w:r>
              <w:rPr>
                <w:noProof/>
              </w:rPr>
              <w:fldChar w:fldCharType="separate"/>
            </w:r>
            <w:r>
              <w:rPr>
                <w:noProof/>
              </w:rPr>
              <w:t>23</w:t>
            </w:r>
            <w:r>
              <w:rPr>
                <w:noProof/>
              </w:rPr>
              <w:fldChar w:fldCharType="end"/>
            </w:r>
          </w:hyperlink>
        </w:p>
        <w:p w14:paraId="20EB7175" w14:textId="7C4BA2CC"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53" w:history="1">
            <w:r w:rsidRPr="001A0C8D">
              <w:rPr>
                <w:rStyle w:val="Hyperlink"/>
                <w:noProof/>
              </w:rPr>
              <w:t>7.2 Primary Decision Matrix</w:t>
            </w:r>
            <w:r>
              <w:rPr>
                <w:noProof/>
              </w:rPr>
              <w:tab/>
            </w:r>
            <w:r>
              <w:rPr>
                <w:noProof/>
              </w:rPr>
              <w:fldChar w:fldCharType="begin"/>
            </w:r>
            <w:r>
              <w:rPr>
                <w:noProof/>
              </w:rPr>
              <w:instrText xml:space="preserve"> PAGEREF _Toc239521053 \h </w:instrText>
            </w:r>
            <w:r>
              <w:rPr>
                <w:noProof/>
              </w:rPr>
            </w:r>
            <w:r>
              <w:rPr>
                <w:noProof/>
              </w:rPr>
              <w:fldChar w:fldCharType="separate"/>
            </w:r>
            <w:r>
              <w:rPr>
                <w:noProof/>
              </w:rPr>
              <w:t>23</w:t>
            </w:r>
            <w:r>
              <w:rPr>
                <w:noProof/>
              </w:rPr>
              <w:fldChar w:fldCharType="end"/>
            </w:r>
          </w:hyperlink>
        </w:p>
        <w:p w14:paraId="036C5D70" w14:textId="3C55F917"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54" w:history="1">
            <w:r w:rsidRPr="001A0C8D">
              <w:rPr>
                <w:rStyle w:val="Hyperlink"/>
                <w:noProof/>
              </w:rPr>
              <w:t>7.3 Common Use Cases</w:t>
            </w:r>
            <w:r>
              <w:rPr>
                <w:noProof/>
              </w:rPr>
              <w:tab/>
            </w:r>
            <w:r>
              <w:rPr>
                <w:noProof/>
              </w:rPr>
              <w:fldChar w:fldCharType="begin"/>
            </w:r>
            <w:r>
              <w:rPr>
                <w:noProof/>
              </w:rPr>
              <w:instrText xml:space="preserve"> PAGEREF _Toc239521054 \h </w:instrText>
            </w:r>
            <w:r>
              <w:rPr>
                <w:noProof/>
              </w:rPr>
            </w:r>
            <w:r>
              <w:rPr>
                <w:noProof/>
              </w:rPr>
              <w:fldChar w:fldCharType="separate"/>
            </w:r>
            <w:r>
              <w:rPr>
                <w:noProof/>
              </w:rPr>
              <w:t>24</w:t>
            </w:r>
            <w:r>
              <w:rPr>
                <w:noProof/>
              </w:rPr>
              <w:fldChar w:fldCharType="end"/>
            </w:r>
          </w:hyperlink>
        </w:p>
        <w:p w14:paraId="6F49538C" w14:textId="7A1EF286"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55" w:history="1">
            <w:r w:rsidRPr="001A0C8D">
              <w:rPr>
                <w:rStyle w:val="Hyperlink"/>
                <w:noProof/>
              </w:rPr>
              <w:t>7.4 Detailed Architecture Decision Tree</w:t>
            </w:r>
            <w:r>
              <w:rPr>
                <w:noProof/>
              </w:rPr>
              <w:tab/>
            </w:r>
            <w:r>
              <w:rPr>
                <w:noProof/>
              </w:rPr>
              <w:fldChar w:fldCharType="begin"/>
            </w:r>
            <w:r>
              <w:rPr>
                <w:noProof/>
              </w:rPr>
              <w:instrText xml:space="preserve"> PAGEREF _Toc239521055 \h </w:instrText>
            </w:r>
            <w:r>
              <w:rPr>
                <w:noProof/>
              </w:rPr>
            </w:r>
            <w:r>
              <w:rPr>
                <w:noProof/>
              </w:rPr>
              <w:fldChar w:fldCharType="separate"/>
            </w:r>
            <w:r>
              <w:rPr>
                <w:noProof/>
              </w:rPr>
              <w:t>24</w:t>
            </w:r>
            <w:r>
              <w:rPr>
                <w:noProof/>
              </w:rPr>
              <w:fldChar w:fldCharType="end"/>
            </w:r>
          </w:hyperlink>
        </w:p>
        <w:p w14:paraId="6B171519" w14:textId="267D48BB"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56" w:history="1">
            <w:r w:rsidRPr="001A0C8D">
              <w:rPr>
                <w:rStyle w:val="Hyperlink"/>
                <w:noProof/>
              </w:rPr>
              <w:t>7.5 Worked Example TBD</w:t>
            </w:r>
            <w:r>
              <w:rPr>
                <w:noProof/>
              </w:rPr>
              <w:tab/>
            </w:r>
            <w:r>
              <w:rPr>
                <w:noProof/>
              </w:rPr>
              <w:fldChar w:fldCharType="begin"/>
            </w:r>
            <w:r>
              <w:rPr>
                <w:noProof/>
              </w:rPr>
              <w:instrText xml:space="preserve"> PAGEREF _Toc239521056 \h </w:instrText>
            </w:r>
            <w:r>
              <w:rPr>
                <w:noProof/>
              </w:rPr>
            </w:r>
            <w:r>
              <w:rPr>
                <w:noProof/>
              </w:rPr>
              <w:fldChar w:fldCharType="separate"/>
            </w:r>
            <w:r>
              <w:rPr>
                <w:noProof/>
              </w:rPr>
              <w:t>25</w:t>
            </w:r>
            <w:r>
              <w:rPr>
                <w:noProof/>
              </w:rPr>
              <w:fldChar w:fldCharType="end"/>
            </w:r>
          </w:hyperlink>
        </w:p>
        <w:p w14:paraId="6F914801" w14:textId="77CB724C" w:rsidR="00BE1D04" w:rsidRDefault="00BE1D0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57" w:history="1">
            <w:r w:rsidRPr="001A0C8D">
              <w:rPr>
                <w:rStyle w:val="Hyperlink"/>
                <w:noProof/>
              </w:rPr>
              <w:t>8. Enterprise Pattern Catalogue</w:t>
            </w:r>
            <w:r>
              <w:rPr>
                <w:noProof/>
              </w:rPr>
              <w:tab/>
            </w:r>
            <w:r>
              <w:rPr>
                <w:noProof/>
              </w:rPr>
              <w:fldChar w:fldCharType="begin"/>
            </w:r>
            <w:r>
              <w:rPr>
                <w:noProof/>
              </w:rPr>
              <w:instrText xml:space="preserve"> PAGEREF _Toc239521057 \h </w:instrText>
            </w:r>
            <w:r>
              <w:rPr>
                <w:noProof/>
              </w:rPr>
            </w:r>
            <w:r>
              <w:rPr>
                <w:noProof/>
              </w:rPr>
              <w:fldChar w:fldCharType="separate"/>
            </w:r>
            <w:r>
              <w:rPr>
                <w:noProof/>
              </w:rPr>
              <w:t>27</w:t>
            </w:r>
            <w:r>
              <w:rPr>
                <w:noProof/>
              </w:rPr>
              <w:fldChar w:fldCharType="end"/>
            </w:r>
          </w:hyperlink>
        </w:p>
        <w:p w14:paraId="33844C2B" w14:textId="61E29368"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58" w:history="1">
            <w:r w:rsidRPr="001A0C8D">
              <w:rPr>
                <w:rStyle w:val="Hyperlink"/>
                <w:noProof/>
              </w:rPr>
              <w:t>8.1 Enterprise Pattern Index and Boundary Applicability</w:t>
            </w:r>
            <w:r>
              <w:rPr>
                <w:noProof/>
              </w:rPr>
              <w:tab/>
            </w:r>
            <w:r>
              <w:rPr>
                <w:noProof/>
              </w:rPr>
              <w:fldChar w:fldCharType="begin"/>
            </w:r>
            <w:r>
              <w:rPr>
                <w:noProof/>
              </w:rPr>
              <w:instrText xml:space="preserve"> PAGEREF _Toc239521058 \h </w:instrText>
            </w:r>
            <w:r>
              <w:rPr>
                <w:noProof/>
              </w:rPr>
            </w:r>
            <w:r>
              <w:rPr>
                <w:noProof/>
              </w:rPr>
              <w:fldChar w:fldCharType="separate"/>
            </w:r>
            <w:r>
              <w:rPr>
                <w:noProof/>
              </w:rPr>
              <w:t>27</w:t>
            </w:r>
            <w:r>
              <w:rPr>
                <w:noProof/>
              </w:rPr>
              <w:fldChar w:fldCharType="end"/>
            </w:r>
          </w:hyperlink>
        </w:p>
        <w:p w14:paraId="756AE68F" w14:textId="006FC91D"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59" w:history="1">
            <w:r w:rsidRPr="001A0C8D">
              <w:rPr>
                <w:rStyle w:val="Hyperlink"/>
                <w:noProof/>
              </w:rPr>
              <w:t>Pattern Catalogue with Boundary Applicability</w:t>
            </w:r>
            <w:r>
              <w:rPr>
                <w:noProof/>
              </w:rPr>
              <w:tab/>
            </w:r>
            <w:r>
              <w:rPr>
                <w:noProof/>
              </w:rPr>
              <w:fldChar w:fldCharType="begin"/>
            </w:r>
            <w:r>
              <w:rPr>
                <w:noProof/>
              </w:rPr>
              <w:instrText xml:space="preserve"> PAGEREF _Toc239521059 \h </w:instrText>
            </w:r>
            <w:r>
              <w:rPr>
                <w:noProof/>
              </w:rPr>
            </w:r>
            <w:r>
              <w:rPr>
                <w:noProof/>
              </w:rPr>
              <w:fldChar w:fldCharType="separate"/>
            </w:r>
            <w:r>
              <w:rPr>
                <w:noProof/>
              </w:rPr>
              <w:t>27</w:t>
            </w:r>
            <w:r>
              <w:rPr>
                <w:noProof/>
              </w:rPr>
              <w:fldChar w:fldCharType="end"/>
            </w:r>
          </w:hyperlink>
        </w:p>
        <w:p w14:paraId="211BED18" w14:textId="4B8CF027"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60" w:history="1">
            <w:r w:rsidRPr="001A0C8D">
              <w:rPr>
                <w:rStyle w:val="Hyperlink"/>
                <w:noProof/>
              </w:rPr>
              <w:t>Pattern Grouping by Integration Boundary</w:t>
            </w:r>
            <w:r>
              <w:rPr>
                <w:noProof/>
              </w:rPr>
              <w:tab/>
            </w:r>
            <w:r>
              <w:rPr>
                <w:noProof/>
              </w:rPr>
              <w:fldChar w:fldCharType="begin"/>
            </w:r>
            <w:r>
              <w:rPr>
                <w:noProof/>
              </w:rPr>
              <w:instrText xml:space="preserve"> PAGEREF _Toc239521060 \h </w:instrText>
            </w:r>
            <w:r>
              <w:rPr>
                <w:noProof/>
              </w:rPr>
            </w:r>
            <w:r>
              <w:rPr>
                <w:noProof/>
              </w:rPr>
              <w:fldChar w:fldCharType="separate"/>
            </w:r>
            <w:r>
              <w:rPr>
                <w:noProof/>
              </w:rPr>
              <w:t>28</w:t>
            </w:r>
            <w:r>
              <w:rPr>
                <w:noProof/>
              </w:rPr>
              <w:fldChar w:fldCharType="end"/>
            </w:r>
          </w:hyperlink>
        </w:p>
        <w:p w14:paraId="47636FFC" w14:textId="292A1539"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61" w:history="1">
            <w:r w:rsidRPr="001A0C8D">
              <w:rPr>
                <w:rStyle w:val="Hyperlink"/>
                <w:noProof/>
              </w:rPr>
              <w:t>Internal Chaucer Integration Patterns</w:t>
            </w:r>
            <w:r>
              <w:rPr>
                <w:noProof/>
              </w:rPr>
              <w:tab/>
            </w:r>
            <w:r>
              <w:rPr>
                <w:noProof/>
              </w:rPr>
              <w:fldChar w:fldCharType="begin"/>
            </w:r>
            <w:r>
              <w:rPr>
                <w:noProof/>
              </w:rPr>
              <w:instrText xml:space="preserve"> PAGEREF _Toc239521061 \h </w:instrText>
            </w:r>
            <w:r>
              <w:rPr>
                <w:noProof/>
              </w:rPr>
            </w:r>
            <w:r>
              <w:rPr>
                <w:noProof/>
              </w:rPr>
              <w:fldChar w:fldCharType="separate"/>
            </w:r>
            <w:r>
              <w:rPr>
                <w:noProof/>
              </w:rPr>
              <w:t>28</w:t>
            </w:r>
            <w:r>
              <w:rPr>
                <w:noProof/>
              </w:rPr>
              <w:fldChar w:fldCharType="end"/>
            </w:r>
          </w:hyperlink>
        </w:p>
        <w:p w14:paraId="4CCBEE36" w14:textId="2BFD2C89"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62" w:history="1">
            <w:r w:rsidRPr="001A0C8D">
              <w:rPr>
                <w:rStyle w:val="Hyperlink"/>
                <w:noProof/>
              </w:rPr>
              <w:t>Third Party to Chaucer Inbound Patterns</w:t>
            </w:r>
            <w:r>
              <w:rPr>
                <w:noProof/>
              </w:rPr>
              <w:tab/>
            </w:r>
            <w:r>
              <w:rPr>
                <w:noProof/>
              </w:rPr>
              <w:fldChar w:fldCharType="begin"/>
            </w:r>
            <w:r>
              <w:rPr>
                <w:noProof/>
              </w:rPr>
              <w:instrText xml:space="preserve"> PAGEREF _Toc239521062 \h </w:instrText>
            </w:r>
            <w:r>
              <w:rPr>
                <w:noProof/>
              </w:rPr>
            </w:r>
            <w:r>
              <w:rPr>
                <w:noProof/>
              </w:rPr>
              <w:fldChar w:fldCharType="separate"/>
            </w:r>
            <w:r>
              <w:rPr>
                <w:noProof/>
              </w:rPr>
              <w:t>29</w:t>
            </w:r>
            <w:r>
              <w:rPr>
                <w:noProof/>
              </w:rPr>
              <w:fldChar w:fldCharType="end"/>
            </w:r>
          </w:hyperlink>
        </w:p>
        <w:p w14:paraId="467E7B63" w14:textId="2EC35FD1"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63" w:history="1">
            <w:r w:rsidRPr="001A0C8D">
              <w:rPr>
                <w:rStyle w:val="Hyperlink"/>
                <w:noProof/>
              </w:rPr>
              <w:t>Chaucer to Third Party Outbound Patterns</w:t>
            </w:r>
            <w:r>
              <w:rPr>
                <w:noProof/>
              </w:rPr>
              <w:tab/>
            </w:r>
            <w:r>
              <w:rPr>
                <w:noProof/>
              </w:rPr>
              <w:fldChar w:fldCharType="begin"/>
            </w:r>
            <w:r>
              <w:rPr>
                <w:noProof/>
              </w:rPr>
              <w:instrText xml:space="preserve"> PAGEREF _Toc239521063 \h </w:instrText>
            </w:r>
            <w:r>
              <w:rPr>
                <w:noProof/>
              </w:rPr>
            </w:r>
            <w:r>
              <w:rPr>
                <w:noProof/>
              </w:rPr>
              <w:fldChar w:fldCharType="separate"/>
            </w:r>
            <w:r>
              <w:rPr>
                <w:noProof/>
              </w:rPr>
              <w:t>29</w:t>
            </w:r>
            <w:r>
              <w:rPr>
                <w:noProof/>
              </w:rPr>
              <w:fldChar w:fldCharType="end"/>
            </w:r>
          </w:hyperlink>
        </w:p>
        <w:p w14:paraId="7D5062C6" w14:textId="59FE9677"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64" w:history="1">
            <w:r w:rsidRPr="001A0C8D">
              <w:rPr>
                <w:rStyle w:val="Hyperlink"/>
                <w:noProof/>
              </w:rPr>
              <w:t>SIF to Data Platform / Snowflake Exchange Patterns</w:t>
            </w:r>
            <w:r>
              <w:rPr>
                <w:noProof/>
              </w:rPr>
              <w:tab/>
            </w:r>
            <w:r>
              <w:rPr>
                <w:noProof/>
              </w:rPr>
              <w:fldChar w:fldCharType="begin"/>
            </w:r>
            <w:r>
              <w:rPr>
                <w:noProof/>
              </w:rPr>
              <w:instrText xml:space="preserve"> PAGEREF _Toc239521064 \h </w:instrText>
            </w:r>
            <w:r>
              <w:rPr>
                <w:noProof/>
              </w:rPr>
            </w:r>
            <w:r>
              <w:rPr>
                <w:noProof/>
              </w:rPr>
              <w:fldChar w:fldCharType="separate"/>
            </w:r>
            <w:r>
              <w:rPr>
                <w:noProof/>
              </w:rPr>
              <w:t>29</w:t>
            </w:r>
            <w:r>
              <w:rPr>
                <w:noProof/>
              </w:rPr>
              <w:fldChar w:fldCharType="end"/>
            </w:r>
          </w:hyperlink>
        </w:p>
        <w:p w14:paraId="0FEA2FA8" w14:textId="0DCD7AD0"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65" w:history="1">
            <w:r w:rsidRPr="001A0C8D">
              <w:rPr>
                <w:rStyle w:val="Hyperlink"/>
                <w:noProof/>
              </w:rPr>
              <w:t>8.2 Detailed Practitioner Patterns</w:t>
            </w:r>
            <w:r>
              <w:rPr>
                <w:noProof/>
              </w:rPr>
              <w:tab/>
            </w:r>
            <w:r>
              <w:rPr>
                <w:noProof/>
              </w:rPr>
              <w:fldChar w:fldCharType="begin"/>
            </w:r>
            <w:r>
              <w:rPr>
                <w:noProof/>
              </w:rPr>
              <w:instrText xml:space="preserve"> PAGEREF _Toc239521065 \h </w:instrText>
            </w:r>
            <w:r>
              <w:rPr>
                <w:noProof/>
              </w:rPr>
            </w:r>
            <w:r>
              <w:rPr>
                <w:noProof/>
              </w:rPr>
              <w:fldChar w:fldCharType="separate"/>
            </w:r>
            <w:r>
              <w:rPr>
                <w:noProof/>
              </w:rPr>
              <w:t>30</w:t>
            </w:r>
            <w:r>
              <w:rPr>
                <w:noProof/>
              </w:rPr>
              <w:fldChar w:fldCharType="end"/>
            </w:r>
          </w:hyperlink>
        </w:p>
        <w:p w14:paraId="2632FEE6" w14:textId="0EE082E4"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66" w:history="1">
            <w:r w:rsidRPr="001A0C8D">
              <w:rPr>
                <w:rStyle w:val="Hyperlink"/>
                <w:noProof/>
              </w:rPr>
              <w:t>8.2.1.5 Messaging Backbone Selection</w:t>
            </w:r>
            <w:r>
              <w:rPr>
                <w:noProof/>
              </w:rPr>
              <w:tab/>
            </w:r>
            <w:r>
              <w:rPr>
                <w:noProof/>
              </w:rPr>
              <w:fldChar w:fldCharType="begin"/>
            </w:r>
            <w:r>
              <w:rPr>
                <w:noProof/>
              </w:rPr>
              <w:instrText xml:space="preserve"> PAGEREF _Toc239521066 \h </w:instrText>
            </w:r>
            <w:r>
              <w:rPr>
                <w:noProof/>
              </w:rPr>
            </w:r>
            <w:r>
              <w:rPr>
                <w:noProof/>
              </w:rPr>
              <w:fldChar w:fldCharType="separate"/>
            </w:r>
            <w:r>
              <w:rPr>
                <w:noProof/>
              </w:rPr>
              <w:t>30</w:t>
            </w:r>
            <w:r>
              <w:rPr>
                <w:noProof/>
              </w:rPr>
              <w:fldChar w:fldCharType="end"/>
            </w:r>
          </w:hyperlink>
        </w:p>
        <w:p w14:paraId="0D69803F" w14:textId="5D8F6BC8"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67" w:history="1">
            <w:r w:rsidRPr="001A0C8D">
              <w:rPr>
                <w:rStyle w:val="Hyperlink"/>
                <w:noProof/>
              </w:rPr>
              <w:t>8.2.1.1 Service Bus</w:t>
            </w:r>
            <w:r>
              <w:rPr>
                <w:noProof/>
              </w:rPr>
              <w:tab/>
            </w:r>
            <w:r>
              <w:rPr>
                <w:noProof/>
              </w:rPr>
              <w:fldChar w:fldCharType="begin"/>
            </w:r>
            <w:r>
              <w:rPr>
                <w:noProof/>
              </w:rPr>
              <w:instrText xml:space="preserve"> PAGEREF _Toc239521067 \h </w:instrText>
            </w:r>
            <w:r>
              <w:rPr>
                <w:noProof/>
              </w:rPr>
            </w:r>
            <w:r>
              <w:rPr>
                <w:noProof/>
              </w:rPr>
              <w:fldChar w:fldCharType="separate"/>
            </w:r>
            <w:r>
              <w:rPr>
                <w:noProof/>
              </w:rPr>
              <w:t>30</w:t>
            </w:r>
            <w:r>
              <w:rPr>
                <w:noProof/>
              </w:rPr>
              <w:fldChar w:fldCharType="end"/>
            </w:r>
          </w:hyperlink>
        </w:p>
        <w:p w14:paraId="23699754" w14:textId="02711B6F"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68" w:history="1">
            <w:r w:rsidRPr="001A0C8D">
              <w:rPr>
                <w:rStyle w:val="Hyperlink"/>
                <w:noProof/>
              </w:rPr>
              <w:t>8.2.1.2 Event Grid</w:t>
            </w:r>
            <w:r>
              <w:rPr>
                <w:noProof/>
              </w:rPr>
              <w:tab/>
            </w:r>
            <w:r>
              <w:rPr>
                <w:noProof/>
              </w:rPr>
              <w:fldChar w:fldCharType="begin"/>
            </w:r>
            <w:r>
              <w:rPr>
                <w:noProof/>
              </w:rPr>
              <w:instrText xml:space="preserve"> PAGEREF _Toc239521068 \h </w:instrText>
            </w:r>
            <w:r>
              <w:rPr>
                <w:noProof/>
              </w:rPr>
            </w:r>
            <w:r>
              <w:rPr>
                <w:noProof/>
              </w:rPr>
              <w:fldChar w:fldCharType="separate"/>
            </w:r>
            <w:r>
              <w:rPr>
                <w:noProof/>
              </w:rPr>
              <w:t>30</w:t>
            </w:r>
            <w:r>
              <w:rPr>
                <w:noProof/>
              </w:rPr>
              <w:fldChar w:fldCharType="end"/>
            </w:r>
          </w:hyperlink>
        </w:p>
        <w:p w14:paraId="24DF2BF6" w14:textId="5D827CED"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69" w:history="1">
            <w:r w:rsidRPr="001A0C8D">
              <w:rPr>
                <w:rStyle w:val="Hyperlink"/>
                <w:noProof/>
              </w:rPr>
              <w:t>8.2.1.3 Event Hubs</w:t>
            </w:r>
            <w:r>
              <w:rPr>
                <w:noProof/>
              </w:rPr>
              <w:tab/>
            </w:r>
            <w:r>
              <w:rPr>
                <w:noProof/>
              </w:rPr>
              <w:fldChar w:fldCharType="begin"/>
            </w:r>
            <w:r>
              <w:rPr>
                <w:noProof/>
              </w:rPr>
              <w:instrText xml:space="preserve"> PAGEREF _Toc239521069 \h </w:instrText>
            </w:r>
            <w:r>
              <w:rPr>
                <w:noProof/>
              </w:rPr>
            </w:r>
            <w:r>
              <w:rPr>
                <w:noProof/>
              </w:rPr>
              <w:fldChar w:fldCharType="separate"/>
            </w:r>
            <w:r>
              <w:rPr>
                <w:noProof/>
              </w:rPr>
              <w:t>30</w:t>
            </w:r>
            <w:r>
              <w:rPr>
                <w:noProof/>
              </w:rPr>
              <w:fldChar w:fldCharType="end"/>
            </w:r>
          </w:hyperlink>
        </w:p>
        <w:p w14:paraId="20A649EC" w14:textId="6F7303A4"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70" w:history="1">
            <w:r w:rsidRPr="001A0C8D">
              <w:rPr>
                <w:rStyle w:val="Hyperlink"/>
                <w:noProof/>
              </w:rPr>
              <w:t>8.3 API Patterns</w:t>
            </w:r>
            <w:r>
              <w:rPr>
                <w:noProof/>
              </w:rPr>
              <w:tab/>
            </w:r>
            <w:r>
              <w:rPr>
                <w:noProof/>
              </w:rPr>
              <w:fldChar w:fldCharType="begin"/>
            </w:r>
            <w:r>
              <w:rPr>
                <w:noProof/>
              </w:rPr>
              <w:instrText xml:space="preserve"> PAGEREF _Toc239521070 \h </w:instrText>
            </w:r>
            <w:r>
              <w:rPr>
                <w:noProof/>
              </w:rPr>
            </w:r>
            <w:r>
              <w:rPr>
                <w:noProof/>
              </w:rPr>
              <w:fldChar w:fldCharType="separate"/>
            </w:r>
            <w:r>
              <w:rPr>
                <w:noProof/>
              </w:rPr>
              <w:t>31</w:t>
            </w:r>
            <w:r>
              <w:rPr>
                <w:noProof/>
              </w:rPr>
              <w:fldChar w:fldCharType="end"/>
            </w:r>
          </w:hyperlink>
        </w:p>
        <w:p w14:paraId="266E9623" w14:textId="304D6D41"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71" w:history="1">
            <w:r w:rsidRPr="001A0C8D">
              <w:rPr>
                <w:rStyle w:val="Hyperlink"/>
                <w:noProof/>
              </w:rPr>
              <w:t>8.3.1 Managed API facade  (SFINT1)</w:t>
            </w:r>
            <w:r>
              <w:rPr>
                <w:noProof/>
              </w:rPr>
              <w:tab/>
            </w:r>
            <w:r>
              <w:rPr>
                <w:noProof/>
              </w:rPr>
              <w:fldChar w:fldCharType="begin"/>
            </w:r>
            <w:r>
              <w:rPr>
                <w:noProof/>
              </w:rPr>
              <w:instrText xml:space="preserve"> PAGEREF _Toc239521071 \h </w:instrText>
            </w:r>
            <w:r>
              <w:rPr>
                <w:noProof/>
              </w:rPr>
            </w:r>
            <w:r>
              <w:rPr>
                <w:noProof/>
              </w:rPr>
              <w:fldChar w:fldCharType="separate"/>
            </w:r>
            <w:r>
              <w:rPr>
                <w:noProof/>
              </w:rPr>
              <w:t>31</w:t>
            </w:r>
            <w:r>
              <w:rPr>
                <w:noProof/>
              </w:rPr>
              <w:fldChar w:fldCharType="end"/>
            </w:r>
          </w:hyperlink>
        </w:p>
        <w:p w14:paraId="7B82876A" w14:textId="32DEA7E5"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72" w:history="1">
            <w:r w:rsidRPr="001A0C8D">
              <w:rPr>
                <w:rStyle w:val="Hyperlink"/>
                <w:noProof/>
              </w:rPr>
              <w:t>8.3.2  API composition / aggregation  (SFINT2)</w:t>
            </w:r>
            <w:r>
              <w:rPr>
                <w:noProof/>
              </w:rPr>
              <w:tab/>
            </w:r>
            <w:r>
              <w:rPr>
                <w:noProof/>
              </w:rPr>
              <w:fldChar w:fldCharType="begin"/>
            </w:r>
            <w:r>
              <w:rPr>
                <w:noProof/>
              </w:rPr>
              <w:instrText xml:space="preserve"> PAGEREF _Toc239521072 \h </w:instrText>
            </w:r>
            <w:r>
              <w:rPr>
                <w:noProof/>
              </w:rPr>
            </w:r>
            <w:r>
              <w:rPr>
                <w:noProof/>
              </w:rPr>
              <w:fldChar w:fldCharType="separate"/>
            </w:r>
            <w:r>
              <w:rPr>
                <w:noProof/>
              </w:rPr>
              <w:t>32</w:t>
            </w:r>
            <w:r>
              <w:rPr>
                <w:noProof/>
              </w:rPr>
              <w:fldChar w:fldCharType="end"/>
            </w:r>
          </w:hyperlink>
        </w:p>
        <w:p w14:paraId="5991F161" w14:textId="6672654B"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73" w:history="1">
            <w:r w:rsidRPr="001A0C8D">
              <w:rPr>
                <w:rStyle w:val="Hyperlink"/>
                <w:noProof/>
              </w:rPr>
              <w:t>8.3.3  Protocol / format mediation  (SFINT3)</w:t>
            </w:r>
            <w:r>
              <w:rPr>
                <w:noProof/>
              </w:rPr>
              <w:tab/>
            </w:r>
            <w:r>
              <w:rPr>
                <w:noProof/>
              </w:rPr>
              <w:fldChar w:fldCharType="begin"/>
            </w:r>
            <w:r>
              <w:rPr>
                <w:noProof/>
              </w:rPr>
              <w:instrText xml:space="preserve"> PAGEREF _Toc239521073 \h </w:instrText>
            </w:r>
            <w:r>
              <w:rPr>
                <w:noProof/>
              </w:rPr>
            </w:r>
            <w:r>
              <w:rPr>
                <w:noProof/>
              </w:rPr>
              <w:fldChar w:fldCharType="separate"/>
            </w:r>
            <w:r>
              <w:rPr>
                <w:noProof/>
              </w:rPr>
              <w:t>33</w:t>
            </w:r>
            <w:r>
              <w:rPr>
                <w:noProof/>
              </w:rPr>
              <w:fldChar w:fldCharType="end"/>
            </w:r>
          </w:hyperlink>
        </w:p>
        <w:p w14:paraId="4EE60A74" w14:textId="47041580"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74" w:history="1">
            <w:r w:rsidRPr="001A0C8D">
              <w:rPr>
                <w:rStyle w:val="Hyperlink"/>
                <w:noProof/>
              </w:rPr>
              <w:t>8.3.4  Synchronous request-reply (bounded)  (SFINT4)</w:t>
            </w:r>
            <w:r>
              <w:rPr>
                <w:noProof/>
              </w:rPr>
              <w:tab/>
            </w:r>
            <w:r>
              <w:rPr>
                <w:noProof/>
              </w:rPr>
              <w:fldChar w:fldCharType="begin"/>
            </w:r>
            <w:r>
              <w:rPr>
                <w:noProof/>
              </w:rPr>
              <w:instrText xml:space="preserve"> PAGEREF _Toc239521074 \h </w:instrText>
            </w:r>
            <w:r>
              <w:rPr>
                <w:noProof/>
              </w:rPr>
            </w:r>
            <w:r>
              <w:rPr>
                <w:noProof/>
              </w:rPr>
              <w:fldChar w:fldCharType="separate"/>
            </w:r>
            <w:r>
              <w:rPr>
                <w:noProof/>
              </w:rPr>
              <w:t>33</w:t>
            </w:r>
            <w:r>
              <w:rPr>
                <w:noProof/>
              </w:rPr>
              <w:fldChar w:fldCharType="end"/>
            </w:r>
          </w:hyperlink>
        </w:p>
        <w:p w14:paraId="6A2BD36A" w14:textId="251B7D61"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75" w:history="1">
            <w:r w:rsidRPr="001A0C8D">
              <w:rPr>
                <w:rStyle w:val="Hyperlink"/>
                <w:noProof/>
              </w:rPr>
              <w:t>8.4 Messaging Patterns</w:t>
            </w:r>
            <w:r>
              <w:rPr>
                <w:noProof/>
              </w:rPr>
              <w:tab/>
            </w:r>
            <w:r>
              <w:rPr>
                <w:noProof/>
              </w:rPr>
              <w:fldChar w:fldCharType="begin"/>
            </w:r>
            <w:r>
              <w:rPr>
                <w:noProof/>
              </w:rPr>
              <w:instrText xml:space="preserve"> PAGEREF _Toc239521075 \h </w:instrText>
            </w:r>
            <w:r>
              <w:rPr>
                <w:noProof/>
              </w:rPr>
            </w:r>
            <w:r>
              <w:rPr>
                <w:noProof/>
              </w:rPr>
              <w:fldChar w:fldCharType="separate"/>
            </w:r>
            <w:r>
              <w:rPr>
                <w:noProof/>
              </w:rPr>
              <w:t>34</w:t>
            </w:r>
            <w:r>
              <w:rPr>
                <w:noProof/>
              </w:rPr>
              <w:fldChar w:fldCharType="end"/>
            </w:r>
          </w:hyperlink>
        </w:p>
        <w:p w14:paraId="2E5A6A17" w14:textId="30BC1BAE"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76" w:history="1">
            <w:r w:rsidRPr="001A0C8D">
              <w:rPr>
                <w:rStyle w:val="Hyperlink"/>
                <w:noProof/>
              </w:rPr>
              <w:t>8.4.1  Queue-based load levelling  (SFINT5)</w:t>
            </w:r>
            <w:r>
              <w:rPr>
                <w:noProof/>
              </w:rPr>
              <w:tab/>
            </w:r>
            <w:r>
              <w:rPr>
                <w:noProof/>
              </w:rPr>
              <w:fldChar w:fldCharType="begin"/>
            </w:r>
            <w:r>
              <w:rPr>
                <w:noProof/>
              </w:rPr>
              <w:instrText xml:space="preserve"> PAGEREF _Toc239521076 \h </w:instrText>
            </w:r>
            <w:r>
              <w:rPr>
                <w:noProof/>
              </w:rPr>
            </w:r>
            <w:r>
              <w:rPr>
                <w:noProof/>
              </w:rPr>
              <w:fldChar w:fldCharType="separate"/>
            </w:r>
            <w:r>
              <w:rPr>
                <w:noProof/>
              </w:rPr>
              <w:t>34</w:t>
            </w:r>
            <w:r>
              <w:rPr>
                <w:noProof/>
              </w:rPr>
              <w:fldChar w:fldCharType="end"/>
            </w:r>
          </w:hyperlink>
        </w:p>
        <w:p w14:paraId="5DA4D35D" w14:textId="084BCD09"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77" w:history="1">
            <w:r w:rsidRPr="001A0C8D">
              <w:rPr>
                <w:rStyle w:val="Hyperlink"/>
                <w:noProof/>
              </w:rPr>
              <w:t>8.4.2  Competing consumers  (SFINT6)</w:t>
            </w:r>
            <w:r>
              <w:rPr>
                <w:noProof/>
              </w:rPr>
              <w:tab/>
            </w:r>
            <w:r>
              <w:rPr>
                <w:noProof/>
              </w:rPr>
              <w:fldChar w:fldCharType="begin"/>
            </w:r>
            <w:r>
              <w:rPr>
                <w:noProof/>
              </w:rPr>
              <w:instrText xml:space="preserve"> PAGEREF _Toc239521077 \h </w:instrText>
            </w:r>
            <w:r>
              <w:rPr>
                <w:noProof/>
              </w:rPr>
            </w:r>
            <w:r>
              <w:rPr>
                <w:noProof/>
              </w:rPr>
              <w:fldChar w:fldCharType="separate"/>
            </w:r>
            <w:r>
              <w:rPr>
                <w:noProof/>
              </w:rPr>
              <w:t>35</w:t>
            </w:r>
            <w:r>
              <w:rPr>
                <w:noProof/>
              </w:rPr>
              <w:fldChar w:fldCharType="end"/>
            </w:r>
          </w:hyperlink>
        </w:p>
        <w:p w14:paraId="174D7CEA" w14:textId="73083520"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78" w:history="1">
            <w:r w:rsidRPr="001A0C8D">
              <w:rPr>
                <w:rStyle w:val="Hyperlink"/>
                <w:noProof/>
              </w:rPr>
              <w:t>8.4.3  Asynchronous request-reply  (SFINT7)</w:t>
            </w:r>
            <w:r>
              <w:rPr>
                <w:noProof/>
              </w:rPr>
              <w:tab/>
            </w:r>
            <w:r>
              <w:rPr>
                <w:noProof/>
              </w:rPr>
              <w:fldChar w:fldCharType="begin"/>
            </w:r>
            <w:r>
              <w:rPr>
                <w:noProof/>
              </w:rPr>
              <w:instrText xml:space="preserve"> PAGEREF _Toc239521078 \h </w:instrText>
            </w:r>
            <w:r>
              <w:rPr>
                <w:noProof/>
              </w:rPr>
            </w:r>
            <w:r>
              <w:rPr>
                <w:noProof/>
              </w:rPr>
              <w:fldChar w:fldCharType="separate"/>
            </w:r>
            <w:r>
              <w:rPr>
                <w:noProof/>
              </w:rPr>
              <w:t>36</w:t>
            </w:r>
            <w:r>
              <w:rPr>
                <w:noProof/>
              </w:rPr>
              <w:fldChar w:fldCharType="end"/>
            </w:r>
          </w:hyperlink>
        </w:p>
        <w:p w14:paraId="12BDE697" w14:textId="7C0264AE"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79" w:history="1">
            <w:r w:rsidRPr="001A0C8D">
              <w:rPr>
                <w:rStyle w:val="Hyperlink"/>
                <w:noProof/>
              </w:rPr>
              <w:t>8.4.4  Claim-check  (SFINT8)</w:t>
            </w:r>
            <w:r>
              <w:rPr>
                <w:noProof/>
              </w:rPr>
              <w:tab/>
            </w:r>
            <w:r>
              <w:rPr>
                <w:noProof/>
              </w:rPr>
              <w:fldChar w:fldCharType="begin"/>
            </w:r>
            <w:r>
              <w:rPr>
                <w:noProof/>
              </w:rPr>
              <w:instrText xml:space="preserve"> PAGEREF _Toc239521079 \h </w:instrText>
            </w:r>
            <w:r>
              <w:rPr>
                <w:noProof/>
              </w:rPr>
            </w:r>
            <w:r>
              <w:rPr>
                <w:noProof/>
              </w:rPr>
              <w:fldChar w:fldCharType="separate"/>
            </w:r>
            <w:r>
              <w:rPr>
                <w:noProof/>
              </w:rPr>
              <w:t>37</w:t>
            </w:r>
            <w:r>
              <w:rPr>
                <w:noProof/>
              </w:rPr>
              <w:fldChar w:fldCharType="end"/>
            </w:r>
          </w:hyperlink>
        </w:p>
        <w:p w14:paraId="1A43F092" w14:textId="00BB975E"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80" w:history="1">
            <w:r w:rsidRPr="001A0C8D">
              <w:rPr>
                <w:rStyle w:val="Hyperlink"/>
                <w:noProof/>
              </w:rPr>
              <w:t>8.4.5  Reliable messaging  (SFINT9)</w:t>
            </w:r>
            <w:r>
              <w:rPr>
                <w:noProof/>
              </w:rPr>
              <w:tab/>
            </w:r>
            <w:r>
              <w:rPr>
                <w:noProof/>
              </w:rPr>
              <w:fldChar w:fldCharType="begin"/>
            </w:r>
            <w:r>
              <w:rPr>
                <w:noProof/>
              </w:rPr>
              <w:instrText xml:space="preserve"> PAGEREF _Toc239521080 \h </w:instrText>
            </w:r>
            <w:r>
              <w:rPr>
                <w:noProof/>
              </w:rPr>
            </w:r>
            <w:r>
              <w:rPr>
                <w:noProof/>
              </w:rPr>
              <w:fldChar w:fldCharType="separate"/>
            </w:r>
            <w:r>
              <w:rPr>
                <w:noProof/>
              </w:rPr>
              <w:t>38</w:t>
            </w:r>
            <w:r>
              <w:rPr>
                <w:noProof/>
              </w:rPr>
              <w:fldChar w:fldCharType="end"/>
            </w:r>
          </w:hyperlink>
        </w:p>
        <w:p w14:paraId="3B70CFFB" w14:textId="28EA91C1"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81" w:history="1">
            <w:r w:rsidRPr="001A0C8D">
              <w:rPr>
                <w:rStyle w:val="Hyperlink"/>
                <w:noProof/>
              </w:rPr>
              <w:t>8.4.6  Scheduled / timed trigger  (SFINT10)</w:t>
            </w:r>
            <w:r>
              <w:rPr>
                <w:noProof/>
              </w:rPr>
              <w:tab/>
            </w:r>
            <w:r>
              <w:rPr>
                <w:noProof/>
              </w:rPr>
              <w:fldChar w:fldCharType="begin"/>
            </w:r>
            <w:r>
              <w:rPr>
                <w:noProof/>
              </w:rPr>
              <w:instrText xml:space="preserve"> PAGEREF _Toc239521081 \h </w:instrText>
            </w:r>
            <w:r>
              <w:rPr>
                <w:noProof/>
              </w:rPr>
            </w:r>
            <w:r>
              <w:rPr>
                <w:noProof/>
              </w:rPr>
              <w:fldChar w:fldCharType="separate"/>
            </w:r>
            <w:r>
              <w:rPr>
                <w:noProof/>
              </w:rPr>
              <w:t>38</w:t>
            </w:r>
            <w:r>
              <w:rPr>
                <w:noProof/>
              </w:rPr>
              <w:fldChar w:fldCharType="end"/>
            </w:r>
          </w:hyperlink>
        </w:p>
        <w:p w14:paraId="71E799D6" w14:textId="2373EA43"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82" w:history="1">
            <w:r w:rsidRPr="001A0C8D">
              <w:rPr>
                <w:rStyle w:val="Hyperlink"/>
                <w:noProof/>
              </w:rPr>
              <w:t>8.5 Event Patterns</w:t>
            </w:r>
            <w:r>
              <w:rPr>
                <w:noProof/>
              </w:rPr>
              <w:tab/>
            </w:r>
            <w:r>
              <w:rPr>
                <w:noProof/>
              </w:rPr>
              <w:fldChar w:fldCharType="begin"/>
            </w:r>
            <w:r>
              <w:rPr>
                <w:noProof/>
              </w:rPr>
              <w:instrText xml:space="preserve"> PAGEREF _Toc239521082 \h </w:instrText>
            </w:r>
            <w:r>
              <w:rPr>
                <w:noProof/>
              </w:rPr>
            </w:r>
            <w:r>
              <w:rPr>
                <w:noProof/>
              </w:rPr>
              <w:fldChar w:fldCharType="separate"/>
            </w:r>
            <w:r>
              <w:rPr>
                <w:noProof/>
              </w:rPr>
              <w:t>39</w:t>
            </w:r>
            <w:r>
              <w:rPr>
                <w:noProof/>
              </w:rPr>
              <w:fldChar w:fldCharType="end"/>
            </w:r>
          </w:hyperlink>
        </w:p>
        <w:p w14:paraId="5D0595C9" w14:textId="54CE093D"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83" w:history="1">
            <w:r w:rsidRPr="001A0C8D">
              <w:rPr>
                <w:rStyle w:val="Hyperlink"/>
                <w:noProof/>
              </w:rPr>
              <w:t>8.5.1  Publish / subscribe fan-out  (SFINT11)</w:t>
            </w:r>
            <w:r>
              <w:rPr>
                <w:noProof/>
              </w:rPr>
              <w:tab/>
            </w:r>
            <w:r>
              <w:rPr>
                <w:noProof/>
              </w:rPr>
              <w:fldChar w:fldCharType="begin"/>
            </w:r>
            <w:r>
              <w:rPr>
                <w:noProof/>
              </w:rPr>
              <w:instrText xml:space="preserve"> PAGEREF _Toc239521083 \h </w:instrText>
            </w:r>
            <w:r>
              <w:rPr>
                <w:noProof/>
              </w:rPr>
            </w:r>
            <w:r>
              <w:rPr>
                <w:noProof/>
              </w:rPr>
              <w:fldChar w:fldCharType="separate"/>
            </w:r>
            <w:r>
              <w:rPr>
                <w:noProof/>
              </w:rPr>
              <w:t>39</w:t>
            </w:r>
            <w:r>
              <w:rPr>
                <w:noProof/>
              </w:rPr>
              <w:fldChar w:fldCharType="end"/>
            </w:r>
          </w:hyperlink>
        </w:p>
        <w:p w14:paraId="3A50215A" w14:textId="22A060B6"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84" w:history="1">
            <w:r w:rsidRPr="001A0C8D">
              <w:rPr>
                <w:rStyle w:val="Hyperlink"/>
                <w:noProof/>
              </w:rPr>
              <w:t>8.5.2  Discrete event notification  (SFINT12)</w:t>
            </w:r>
            <w:r>
              <w:rPr>
                <w:noProof/>
              </w:rPr>
              <w:tab/>
            </w:r>
            <w:r>
              <w:rPr>
                <w:noProof/>
              </w:rPr>
              <w:fldChar w:fldCharType="begin"/>
            </w:r>
            <w:r>
              <w:rPr>
                <w:noProof/>
              </w:rPr>
              <w:instrText xml:space="preserve"> PAGEREF _Toc239521084 \h </w:instrText>
            </w:r>
            <w:r>
              <w:rPr>
                <w:noProof/>
              </w:rPr>
            </w:r>
            <w:r>
              <w:rPr>
                <w:noProof/>
              </w:rPr>
              <w:fldChar w:fldCharType="separate"/>
            </w:r>
            <w:r>
              <w:rPr>
                <w:noProof/>
              </w:rPr>
              <w:t>40</w:t>
            </w:r>
            <w:r>
              <w:rPr>
                <w:noProof/>
              </w:rPr>
              <w:fldChar w:fldCharType="end"/>
            </w:r>
          </w:hyperlink>
        </w:p>
        <w:p w14:paraId="2F1C51AA" w14:textId="22FF3921"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85" w:history="1">
            <w:r w:rsidRPr="001A0C8D">
              <w:rPr>
                <w:rStyle w:val="Hyperlink"/>
                <w:noProof/>
              </w:rPr>
              <w:t>8.5.3  Inbound webhook ingestion  (SFINT13)</w:t>
            </w:r>
            <w:r>
              <w:rPr>
                <w:noProof/>
              </w:rPr>
              <w:tab/>
            </w:r>
            <w:r>
              <w:rPr>
                <w:noProof/>
              </w:rPr>
              <w:fldChar w:fldCharType="begin"/>
            </w:r>
            <w:r>
              <w:rPr>
                <w:noProof/>
              </w:rPr>
              <w:instrText xml:space="preserve"> PAGEREF _Toc239521085 \h </w:instrText>
            </w:r>
            <w:r>
              <w:rPr>
                <w:noProof/>
              </w:rPr>
            </w:r>
            <w:r>
              <w:rPr>
                <w:noProof/>
              </w:rPr>
              <w:fldChar w:fldCharType="separate"/>
            </w:r>
            <w:r>
              <w:rPr>
                <w:noProof/>
              </w:rPr>
              <w:t>41</w:t>
            </w:r>
            <w:r>
              <w:rPr>
                <w:noProof/>
              </w:rPr>
              <w:fldChar w:fldCharType="end"/>
            </w:r>
          </w:hyperlink>
        </w:p>
        <w:p w14:paraId="6C75A3AC" w14:textId="7E6FCE09"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86" w:history="1">
            <w:r w:rsidRPr="001A0C8D">
              <w:rPr>
                <w:rStyle w:val="Hyperlink"/>
                <w:noProof/>
              </w:rPr>
              <w:t>8.5.4  Outbound webhook / notification  (SFINT14)</w:t>
            </w:r>
            <w:r>
              <w:rPr>
                <w:noProof/>
              </w:rPr>
              <w:tab/>
            </w:r>
            <w:r>
              <w:rPr>
                <w:noProof/>
              </w:rPr>
              <w:fldChar w:fldCharType="begin"/>
            </w:r>
            <w:r>
              <w:rPr>
                <w:noProof/>
              </w:rPr>
              <w:instrText xml:space="preserve"> PAGEREF _Toc239521086 \h </w:instrText>
            </w:r>
            <w:r>
              <w:rPr>
                <w:noProof/>
              </w:rPr>
            </w:r>
            <w:r>
              <w:rPr>
                <w:noProof/>
              </w:rPr>
              <w:fldChar w:fldCharType="separate"/>
            </w:r>
            <w:r>
              <w:rPr>
                <w:noProof/>
              </w:rPr>
              <w:t>42</w:t>
            </w:r>
            <w:r>
              <w:rPr>
                <w:noProof/>
              </w:rPr>
              <w:fldChar w:fldCharType="end"/>
            </w:r>
          </w:hyperlink>
        </w:p>
        <w:p w14:paraId="7814F12C" w14:textId="13364909"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87" w:history="1">
            <w:r w:rsidRPr="001A0C8D">
              <w:rPr>
                <w:rStyle w:val="Hyperlink"/>
                <w:noProof/>
              </w:rPr>
              <w:t>8.5.5  Stream / telemetry ingestion  (SFINT15)</w:t>
            </w:r>
            <w:r>
              <w:rPr>
                <w:noProof/>
              </w:rPr>
              <w:tab/>
            </w:r>
            <w:r>
              <w:rPr>
                <w:noProof/>
              </w:rPr>
              <w:fldChar w:fldCharType="begin"/>
            </w:r>
            <w:r>
              <w:rPr>
                <w:noProof/>
              </w:rPr>
              <w:instrText xml:space="preserve"> PAGEREF _Toc239521087 \h </w:instrText>
            </w:r>
            <w:r>
              <w:rPr>
                <w:noProof/>
              </w:rPr>
            </w:r>
            <w:r>
              <w:rPr>
                <w:noProof/>
              </w:rPr>
              <w:fldChar w:fldCharType="separate"/>
            </w:r>
            <w:r>
              <w:rPr>
                <w:noProof/>
              </w:rPr>
              <w:t>43</w:t>
            </w:r>
            <w:r>
              <w:rPr>
                <w:noProof/>
              </w:rPr>
              <w:fldChar w:fldCharType="end"/>
            </w:r>
          </w:hyperlink>
        </w:p>
        <w:p w14:paraId="56751035" w14:textId="26287735"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88" w:history="1">
            <w:r w:rsidRPr="001A0C8D">
              <w:rPr>
                <w:rStyle w:val="Hyperlink"/>
                <w:noProof/>
              </w:rPr>
              <w:t>8.6 Orchestration Patterns</w:t>
            </w:r>
            <w:r>
              <w:rPr>
                <w:noProof/>
              </w:rPr>
              <w:tab/>
            </w:r>
            <w:r>
              <w:rPr>
                <w:noProof/>
              </w:rPr>
              <w:fldChar w:fldCharType="begin"/>
            </w:r>
            <w:r>
              <w:rPr>
                <w:noProof/>
              </w:rPr>
              <w:instrText xml:space="preserve"> PAGEREF _Toc239521088 \h </w:instrText>
            </w:r>
            <w:r>
              <w:rPr>
                <w:noProof/>
              </w:rPr>
            </w:r>
            <w:r>
              <w:rPr>
                <w:noProof/>
              </w:rPr>
              <w:fldChar w:fldCharType="separate"/>
            </w:r>
            <w:r>
              <w:rPr>
                <w:noProof/>
              </w:rPr>
              <w:t>44</w:t>
            </w:r>
            <w:r>
              <w:rPr>
                <w:noProof/>
              </w:rPr>
              <w:fldChar w:fldCharType="end"/>
            </w:r>
          </w:hyperlink>
        </w:p>
        <w:p w14:paraId="63FB9865" w14:textId="2252E714"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89" w:history="1">
            <w:r w:rsidRPr="001A0C8D">
              <w:rPr>
                <w:rStyle w:val="Hyperlink"/>
                <w:noProof/>
              </w:rPr>
              <w:t>8.6.1  Stateful process orchestration  (SFINT16)</w:t>
            </w:r>
            <w:r>
              <w:rPr>
                <w:noProof/>
              </w:rPr>
              <w:tab/>
            </w:r>
            <w:r>
              <w:rPr>
                <w:noProof/>
              </w:rPr>
              <w:fldChar w:fldCharType="begin"/>
            </w:r>
            <w:r>
              <w:rPr>
                <w:noProof/>
              </w:rPr>
              <w:instrText xml:space="preserve"> PAGEREF _Toc239521089 \h </w:instrText>
            </w:r>
            <w:r>
              <w:rPr>
                <w:noProof/>
              </w:rPr>
            </w:r>
            <w:r>
              <w:rPr>
                <w:noProof/>
              </w:rPr>
              <w:fldChar w:fldCharType="separate"/>
            </w:r>
            <w:r>
              <w:rPr>
                <w:noProof/>
              </w:rPr>
              <w:t>44</w:t>
            </w:r>
            <w:r>
              <w:rPr>
                <w:noProof/>
              </w:rPr>
              <w:fldChar w:fldCharType="end"/>
            </w:r>
          </w:hyperlink>
        </w:p>
        <w:p w14:paraId="46123E0C" w14:textId="4957E0BE"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90" w:history="1">
            <w:r w:rsidRPr="001A0C8D">
              <w:rPr>
                <w:rStyle w:val="Hyperlink"/>
                <w:noProof/>
              </w:rPr>
              <w:t>8.6.2  Process with compensation  (SFINT17)</w:t>
            </w:r>
            <w:r>
              <w:rPr>
                <w:noProof/>
              </w:rPr>
              <w:tab/>
            </w:r>
            <w:r>
              <w:rPr>
                <w:noProof/>
              </w:rPr>
              <w:fldChar w:fldCharType="begin"/>
            </w:r>
            <w:r>
              <w:rPr>
                <w:noProof/>
              </w:rPr>
              <w:instrText xml:space="preserve"> PAGEREF _Toc239521090 \h </w:instrText>
            </w:r>
            <w:r>
              <w:rPr>
                <w:noProof/>
              </w:rPr>
            </w:r>
            <w:r>
              <w:rPr>
                <w:noProof/>
              </w:rPr>
              <w:fldChar w:fldCharType="separate"/>
            </w:r>
            <w:r>
              <w:rPr>
                <w:noProof/>
              </w:rPr>
              <w:t>45</w:t>
            </w:r>
            <w:r>
              <w:rPr>
                <w:noProof/>
              </w:rPr>
              <w:fldChar w:fldCharType="end"/>
            </w:r>
          </w:hyperlink>
        </w:p>
        <w:p w14:paraId="44E326A7" w14:textId="2FCD3034"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91" w:history="1">
            <w:r w:rsidRPr="001A0C8D">
              <w:rPr>
                <w:rStyle w:val="Hyperlink"/>
                <w:noProof/>
              </w:rPr>
              <w:t>8.6.3  Human-in-the-loop / approval  (SFINT18)</w:t>
            </w:r>
            <w:r>
              <w:rPr>
                <w:noProof/>
              </w:rPr>
              <w:tab/>
            </w:r>
            <w:r>
              <w:rPr>
                <w:noProof/>
              </w:rPr>
              <w:fldChar w:fldCharType="begin"/>
            </w:r>
            <w:r>
              <w:rPr>
                <w:noProof/>
              </w:rPr>
              <w:instrText xml:space="preserve"> PAGEREF _Toc239521091 \h </w:instrText>
            </w:r>
            <w:r>
              <w:rPr>
                <w:noProof/>
              </w:rPr>
            </w:r>
            <w:r>
              <w:rPr>
                <w:noProof/>
              </w:rPr>
              <w:fldChar w:fldCharType="separate"/>
            </w:r>
            <w:r>
              <w:rPr>
                <w:noProof/>
              </w:rPr>
              <w:t>46</w:t>
            </w:r>
            <w:r>
              <w:rPr>
                <w:noProof/>
              </w:rPr>
              <w:fldChar w:fldCharType="end"/>
            </w:r>
          </w:hyperlink>
        </w:p>
        <w:p w14:paraId="594EBBC5" w14:textId="53777F0A"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92" w:history="1">
            <w:r w:rsidRPr="001A0C8D">
              <w:rPr>
                <w:rStyle w:val="Hyperlink"/>
                <w:noProof/>
              </w:rPr>
              <w:t>8.7 File Patterns</w:t>
            </w:r>
            <w:r>
              <w:rPr>
                <w:noProof/>
              </w:rPr>
              <w:tab/>
            </w:r>
            <w:r>
              <w:rPr>
                <w:noProof/>
              </w:rPr>
              <w:fldChar w:fldCharType="begin"/>
            </w:r>
            <w:r>
              <w:rPr>
                <w:noProof/>
              </w:rPr>
              <w:instrText xml:space="preserve"> PAGEREF _Toc239521092 \h </w:instrText>
            </w:r>
            <w:r>
              <w:rPr>
                <w:noProof/>
              </w:rPr>
            </w:r>
            <w:r>
              <w:rPr>
                <w:noProof/>
              </w:rPr>
              <w:fldChar w:fldCharType="separate"/>
            </w:r>
            <w:r>
              <w:rPr>
                <w:noProof/>
              </w:rPr>
              <w:t>47</w:t>
            </w:r>
            <w:r>
              <w:rPr>
                <w:noProof/>
              </w:rPr>
              <w:fldChar w:fldCharType="end"/>
            </w:r>
          </w:hyperlink>
        </w:p>
        <w:p w14:paraId="3C864C02" w14:textId="158DE3B3"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93" w:history="1">
            <w:r w:rsidRPr="001A0C8D">
              <w:rPr>
                <w:rStyle w:val="Hyperlink"/>
                <w:noProof/>
              </w:rPr>
              <w:t>8.7.1  Event-driven file ingestion  (SFINT19)</w:t>
            </w:r>
            <w:r>
              <w:rPr>
                <w:noProof/>
              </w:rPr>
              <w:tab/>
            </w:r>
            <w:r>
              <w:rPr>
                <w:noProof/>
              </w:rPr>
              <w:fldChar w:fldCharType="begin"/>
            </w:r>
            <w:r>
              <w:rPr>
                <w:noProof/>
              </w:rPr>
              <w:instrText xml:space="preserve"> PAGEREF _Toc239521093 \h </w:instrText>
            </w:r>
            <w:r>
              <w:rPr>
                <w:noProof/>
              </w:rPr>
            </w:r>
            <w:r>
              <w:rPr>
                <w:noProof/>
              </w:rPr>
              <w:fldChar w:fldCharType="separate"/>
            </w:r>
            <w:r>
              <w:rPr>
                <w:noProof/>
              </w:rPr>
              <w:t>47</w:t>
            </w:r>
            <w:r>
              <w:rPr>
                <w:noProof/>
              </w:rPr>
              <w:fldChar w:fldCharType="end"/>
            </w:r>
          </w:hyperlink>
        </w:p>
        <w:p w14:paraId="071EC198" w14:textId="5F21DDC2"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94" w:history="1">
            <w:r w:rsidRPr="001A0C8D">
              <w:rPr>
                <w:rStyle w:val="Hyperlink"/>
                <w:noProof/>
              </w:rPr>
              <w:t>8.7.2  File generation and delivery  (SFINT20)</w:t>
            </w:r>
            <w:r>
              <w:rPr>
                <w:noProof/>
              </w:rPr>
              <w:tab/>
            </w:r>
            <w:r>
              <w:rPr>
                <w:noProof/>
              </w:rPr>
              <w:fldChar w:fldCharType="begin"/>
            </w:r>
            <w:r>
              <w:rPr>
                <w:noProof/>
              </w:rPr>
              <w:instrText xml:space="preserve"> PAGEREF _Toc239521094 \h </w:instrText>
            </w:r>
            <w:r>
              <w:rPr>
                <w:noProof/>
              </w:rPr>
            </w:r>
            <w:r>
              <w:rPr>
                <w:noProof/>
              </w:rPr>
              <w:fldChar w:fldCharType="separate"/>
            </w:r>
            <w:r>
              <w:rPr>
                <w:noProof/>
              </w:rPr>
              <w:t>48</w:t>
            </w:r>
            <w:r>
              <w:rPr>
                <w:noProof/>
              </w:rPr>
              <w:fldChar w:fldCharType="end"/>
            </w:r>
          </w:hyperlink>
        </w:p>
        <w:p w14:paraId="41F5A807" w14:textId="4BBB80D1"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95" w:history="1">
            <w:r w:rsidRPr="001A0C8D">
              <w:rPr>
                <w:rStyle w:val="Hyperlink"/>
                <w:noProof/>
              </w:rPr>
              <w:t>8.8 Data Platform Patterns</w:t>
            </w:r>
            <w:r>
              <w:rPr>
                <w:noProof/>
              </w:rPr>
              <w:tab/>
            </w:r>
            <w:r>
              <w:rPr>
                <w:noProof/>
              </w:rPr>
              <w:fldChar w:fldCharType="begin"/>
            </w:r>
            <w:r>
              <w:rPr>
                <w:noProof/>
              </w:rPr>
              <w:instrText xml:space="preserve"> PAGEREF _Toc239521095 \h </w:instrText>
            </w:r>
            <w:r>
              <w:rPr>
                <w:noProof/>
              </w:rPr>
            </w:r>
            <w:r>
              <w:rPr>
                <w:noProof/>
              </w:rPr>
              <w:fldChar w:fldCharType="separate"/>
            </w:r>
            <w:r>
              <w:rPr>
                <w:noProof/>
              </w:rPr>
              <w:t>48</w:t>
            </w:r>
            <w:r>
              <w:rPr>
                <w:noProof/>
              </w:rPr>
              <w:fldChar w:fldCharType="end"/>
            </w:r>
          </w:hyperlink>
        </w:p>
        <w:p w14:paraId="083BFD26" w14:textId="6AC2A1B8"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96" w:history="1">
            <w:r w:rsidRPr="001A0C8D">
              <w:rPr>
                <w:rStyle w:val="Hyperlink"/>
                <w:noProof/>
              </w:rPr>
              <w:t>8.8.1  Push to the data platform  (SFINT21)</w:t>
            </w:r>
            <w:r>
              <w:rPr>
                <w:noProof/>
              </w:rPr>
              <w:tab/>
            </w:r>
            <w:r>
              <w:rPr>
                <w:noProof/>
              </w:rPr>
              <w:fldChar w:fldCharType="begin"/>
            </w:r>
            <w:r>
              <w:rPr>
                <w:noProof/>
              </w:rPr>
              <w:instrText xml:space="preserve"> PAGEREF _Toc239521096 \h </w:instrText>
            </w:r>
            <w:r>
              <w:rPr>
                <w:noProof/>
              </w:rPr>
            </w:r>
            <w:r>
              <w:rPr>
                <w:noProof/>
              </w:rPr>
              <w:fldChar w:fldCharType="separate"/>
            </w:r>
            <w:r>
              <w:rPr>
                <w:noProof/>
              </w:rPr>
              <w:t>48</w:t>
            </w:r>
            <w:r>
              <w:rPr>
                <w:noProof/>
              </w:rPr>
              <w:fldChar w:fldCharType="end"/>
            </w:r>
          </w:hyperlink>
        </w:p>
        <w:p w14:paraId="006B3DCD" w14:textId="20377A73"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97" w:history="1">
            <w:r w:rsidRPr="001A0C8D">
              <w:rPr>
                <w:rStyle w:val="Hyperlink"/>
                <w:noProof/>
              </w:rPr>
              <w:t>8.8.2  Consume from the data platform and serve to a consumer  (SFINT22)</w:t>
            </w:r>
            <w:r>
              <w:rPr>
                <w:noProof/>
              </w:rPr>
              <w:tab/>
            </w:r>
            <w:r>
              <w:rPr>
                <w:noProof/>
              </w:rPr>
              <w:fldChar w:fldCharType="begin"/>
            </w:r>
            <w:r>
              <w:rPr>
                <w:noProof/>
              </w:rPr>
              <w:instrText xml:space="preserve"> PAGEREF _Toc239521097 \h </w:instrText>
            </w:r>
            <w:r>
              <w:rPr>
                <w:noProof/>
              </w:rPr>
            </w:r>
            <w:r>
              <w:rPr>
                <w:noProof/>
              </w:rPr>
              <w:fldChar w:fldCharType="separate"/>
            </w:r>
            <w:r>
              <w:rPr>
                <w:noProof/>
              </w:rPr>
              <w:t>49</w:t>
            </w:r>
            <w:r>
              <w:rPr>
                <w:noProof/>
              </w:rPr>
              <w:fldChar w:fldCharType="end"/>
            </w:r>
          </w:hyperlink>
        </w:p>
        <w:p w14:paraId="2D2E8E48" w14:textId="2ECBD85F"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98" w:history="1">
            <w:r w:rsidRPr="001A0C8D">
              <w:rPr>
                <w:rStyle w:val="Hyperlink"/>
                <w:noProof/>
              </w:rPr>
              <w:t>8.8.3  Bulk data movement (the boundary)  (SFINT23)</w:t>
            </w:r>
            <w:r>
              <w:rPr>
                <w:noProof/>
              </w:rPr>
              <w:tab/>
            </w:r>
            <w:r>
              <w:rPr>
                <w:noProof/>
              </w:rPr>
              <w:fldChar w:fldCharType="begin"/>
            </w:r>
            <w:r>
              <w:rPr>
                <w:noProof/>
              </w:rPr>
              <w:instrText xml:space="preserve"> PAGEREF _Toc239521098 \h </w:instrText>
            </w:r>
            <w:r>
              <w:rPr>
                <w:noProof/>
              </w:rPr>
            </w:r>
            <w:r>
              <w:rPr>
                <w:noProof/>
              </w:rPr>
              <w:fldChar w:fldCharType="separate"/>
            </w:r>
            <w:r>
              <w:rPr>
                <w:noProof/>
              </w:rPr>
              <w:t>50</w:t>
            </w:r>
            <w:r>
              <w:rPr>
                <w:noProof/>
              </w:rPr>
              <w:fldChar w:fldCharType="end"/>
            </w:r>
          </w:hyperlink>
        </w:p>
        <w:p w14:paraId="6E152B75" w14:textId="5A898918"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099" w:history="1">
            <w:r w:rsidRPr="001A0C8D">
              <w:rPr>
                <w:rStyle w:val="Hyperlink"/>
                <w:noProof/>
              </w:rPr>
              <w:t>8.9 Transformation and Routing Patterns</w:t>
            </w:r>
            <w:r>
              <w:rPr>
                <w:noProof/>
              </w:rPr>
              <w:tab/>
            </w:r>
            <w:r>
              <w:rPr>
                <w:noProof/>
              </w:rPr>
              <w:fldChar w:fldCharType="begin"/>
            </w:r>
            <w:r>
              <w:rPr>
                <w:noProof/>
              </w:rPr>
              <w:instrText xml:space="preserve"> PAGEREF _Toc239521099 \h </w:instrText>
            </w:r>
            <w:r>
              <w:rPr>
                <w:noProof/>
              </w:rPr>
            </w:r>
            <w:r>
              <w:rPr>
                <w:noProof/>
              </w:rPr>
              <w:fldChar w:fldCharType="separate"/>
            </w:r>
            <w:r>
              <w:rPr>
                <w:noProof/>
              </w:rPr>
              <w:t>51</w:t>
            </w:r>
            <w:r>
              <w:rPr>
                <w:noProof/>
              </w:rPr>
              <w:fldChar w:fldCharType="end"/>
            </w:r>
          </w:hyperlink>
        </w:p>
        <w:p w14:paraId="3D3121E6" w14:textId="3B0359C6"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00" w:history="1">
            <w:r w:rsidRPr="001A0C8D">
              <w:rPr>
                <w:rStyle w:val="Hyperlink"/>
                <w:noProof/>
              </w:rPr>
              <w:t>8.9.1  Canonical data model and message translator  (SFINT24)</w:t>
            </w:r>
            <w:r>
              <w:rPr>
                <w:noProof/>
              </w:rPr>
              <w:tab/>
            </w:r>
            <w:r>
              <w:rPr>
                <w:noProof/>
              </w:rPr>
              <w:fldChar w:fldCharType="begin"/>
            </w:r>
            <w:r>
              <w:rPr>
                <w:noProof/>
              </w:rPr>
              <w:instrText xml:space="preserve"> PAGEREF _Toc239521100 \h </w:instrText>
            </w:r>
            <w:r>
              <w:rPr>
                <w:noProof/>
              </w:rPr>
            </w:r>
            <w:r>
              <w:rPr>
                <w:noProof/>
              </w:rPr>
              <w:fldChar w:fldCharType="separate"/>
            </w:r>
            <w:r>
              <w:rPr>
                <w:noProof/>
              </w:rPr>
              <w:t>51</w:t>
            </w:r>
            <w:r>
              <w:rPr>
                <w:noProof/>
              </w:rPr>
              <w:fldChar w:fldCharType="end"/>
            </w:r>
          </w:hyperlink>
        </w:p>
        <w:p w14:paraId="20EE567D" w14:textId="7CFB9CE4"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01" w:history="1">
            <w:r w:rsidRPr="001A0C8D">
              <w:rPr>
                <w:rStyle w:val="Hyperlink"/>
                <w:noProof/>
              </w:rPr>
              <w:t>8.9.2  Content-based routing  (SFINT25)</w:t>
            </w:r>
            <w:r>
              <w:rPr>
                <w:noProof/>
              </w:rPr>
              <w:tab/>
            </w:r>
            <w:r>
              <w:rPr>
                <w:noProof/>
              </w:rPr>
              <w:fldChar w:fldCharType="begin"/>
            </w:r>
            <w:r>
              <w:rPr>
                <w:noProof/>
              </w:rPr>
              <w:instrText xml:space="preserve"> PAGEREF _Toc239521101 \h </w:instrText>
            </w:r>
            <w:r>
              <w:rPr>
                <w:noProof/>
              </w:rPr>
            </w:r>
            <w:r>
              <w:rPr>
                <w:noProof/>
              </w:rPr>
              <w:fldChar w:fldCharType="separate"/>
            </w:r>
            <w:r>
              <w:rPr>
                <w:noProof/>
              </w:rPr>
              <w:t>52</w:t>
            </w:r>
            <w:r>
              <w:rPr>
                <w:noProof/>
              </w:rPr>
              <w:fldChar w:fldCharType="end"/>
            </w:r>
          </w:hyperlink>
        </w:p>
        <w:p w14:paraId="7278BC65" w14:textId="451DCAB4" w:rsidR="00BE1D04" w:rsidRDefault="00BE1D0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02" w:history="1">
            <w:r w:rsidRPr="001A0C8D">
              <w:rPr>
                <w:rStyle w:val="Hyperlink"/>
                <w:noProof/>
              </w:rPr>
              <w:t>9. Insurance Integration Scenarios</w:t>
            </w:r>
            <w:r>
              <w:rPr>
                <w:noProof/>
              </w:rPr>
              <w:tab/>
            </w:r>
            <w:r>
              <w:rPr>
                <w:noProof/>
              </w:rPr>
              <w:fldChar w:fldCharType="begin"/>
            </w:r>
            <w:r>
              <w:rPr>
                <w:noProof/>
              </w:rPr>
              <w:instrText xml:space="preserve"> PAGEREF _Toc239521102 \h </w:instrText>
            </w:r>
            <w:r>
              <w:rPr>
                <w:noProof/>
              </w:rPr>
            </w:r>
            <w:r>
              <w:rPr>
                <w:noProof/>
              </w:rPr>
              <w:fldChar w:fldCharType="separate"/>
            </w:r>
            <w:r>
              <w:rPr>
                <w:noProof/>
              </w:rPr>
              <w:t>53</w:t>
            </w:r>
            <w:r>
              <w:rPr>
                <w:noProof/>
              </w:rPr>
              <w:fldChar w:fldCharType="end"/>
            </w:r>
          </w:hyperlink>
        </w:p>
        <w:p w14:paraId="1CE0575E" w14:textId="590ED97E" w:rsidR="00BE1D04" w:rsidRDefault="00BE1D0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03" w:history="1">
            <w:r w:rsidRPr="001A0C8D">
              <w:rPr>
                <w:rStyle w:val="Hyperlink"/>
                <w:noProof/>
              </w:rPr>
              <w:t>10. Data Platform Position and Guardrails</w:t>
            </w:r>
            <w:r>
              <w:rPr>
                <w:noProof/>
              </w:rPr>
              <w:tab/>
            </w:r>
            <w:r>
              <w:rPr>
                <w:noProof/>
              </w:rPr>
              <w:fldChar w:fldCharType="begin"/>
            </w:r>
            <w:r>
              <w:rPr>
                <w:noProof/>
              </w:rPr>
              <w:instrText xml:space="preserve"> PAGEREF _Toc239521103 \h </w:instrText>
            </w:r>
            <w:r>
              <w:rPr>
                <w:noProof/>
              </w:rPr>
            </w:r>
            <w:r>
              <w:rPr>
                <w:noProof/>
              </w:rPr>
              <w:fldChar w:fldCharType="separate"/>
            </w:r>
            <w:r>
              <w:rPr>
                <w:noProof/>
              </w:rPr>
              <w:t>54</w:t>
            </w:r>
            <w:r>
              <w:rPr>
                <w:noProof/>
              </w:rPr>
              <w:fldChar w:fldCharType="end"/>
            </w:r>
          </w:hyperlink>
        </w:p>
        <w:p w14:paraId="6584818B" w14:textId="79BA159F"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04" w:history="1">
            <w:r w:rsidRPr="001A0C8D">
              <w:rPr>
                <w:rStyle w:val="Hyperlink"/>
                <w:noProof/>
              </w:rPr>
              <w:t>10.1 Core Position</w:t>
            </w:r>
            <w:r>
              <w:rPr>
                <w:noProof/>
              </w:rPr>
              <w:tab/>
            </w:r>
            <w:r>
              <w:rPr>
                <w:noProof/>
              </w:rPr>
              <w:fldChar w:fldCharType="begin"/>
            </w:r>
            <w:r>
              <w:rPr>
                <w:noProof/>
              </w:rPr>
              <w:instrText xml:space="preserve"> PAGEREF _Toc239521104 \h </w:instrText>
            </w:r>
            <w:r>
              <w:rPr>
                <w:noProof/>
              </w:rPr>
            </w:r>
            <w:r>
              <w:rPr>
                <w:noProof/>
              </w:rPr>
              <w:fldChar w:fldCharType="separate"/>
            </w:r>
            <w:r>
              <w:rPr>
                <w:noProof/>
              </w:rPr>
              <w:t>54</w:t>
            </w:r>
            <w:r>
              <w:rPr>
                <w:noProof/>
              </w:rPr>
              <w:fldChar w:fldCharType="end"/>
            </w:r>
          </w:hyperlink>
        </w:p>
        <w:p w14:paraId="276AADE1" w14:textId="0BF376C3"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05" w:history="1">
            <w:r w:rsidRPr="001A0C8D">
              <w:rPr>
                <w:rStyle w:val="Hyperlink"/>
                <w:noProof/>
              </w:rPr>
              <w:t>10.2 Appropriate Uses</w:t>
            </w:r>
            <w:r>
              <w:rPr>
                <w:noProof/>
              </w:rPr>
              <w:tab/>
            </w:r>
            <w:r>
              <w:rPr>
                <w:noProof/>
              </w:rPr>
              <w:fldChar w:fldCharType="begin"/>
            </w:r>
            <w:r>
              <w:rPr>
                <w:noProof/>
              </w:rPr>
              <w:instrText xml:space="preserve"> PAGEREF _Toc239521105 \h </w:instrText>
            </w:r>
            <w:r>
              <w:rPr>
                <w:noProof/>
              </w:rPr>
            </w:r>
            <w:r>
              <w:rPr>
                <w:noProof/>
              </w:rPr>
              <w:fldChar w:fldCharType="separate"/>
            </w:r>
            <w:r>
              <w:rPr>
                <w:noProof/>
              </w:rPr>
              <w:t>54</w:t>
            </w:r>
            <w:r>
              <w:rPr>
                <w:noProof/>
              </w:rPr>
              <w:fldChar w:fldCharType="end"/>
            </w:r>
          </w:hyperlink>
        </w:p>
        <w:p w14:paraId="429D584C" w14:textId="5EC93E44"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06" w:history="1">
            <w:r w:rsidRPr="001A0C8D">
              <w:rPr>
                <w:rStyle w:val="Hyperlink"/>
                <w:noProof/>
              </w:rPr>
              <w:t>10.3 Inappropriate Uses</w:t>
            </w:r>
            <w:r>
              <w:rPr>
                <w:noProof/>
              </w:rPr>
              <w:tab/>
            </w:r>
            <w:r>
              <w:rPr>
                <w:noProof/>
              </w:rPr>
              <w:fldChar w:fldCharType="begin"/>
            </w:r>
            <w:r>
              <w:rPr>
                <w:noProof/>
              </w:rPr>
              <w:instrText xml:space="preserve"> PAGEREF _Toc239521106 \h </w:instrText>
            </w:r>
            <w:r>
              <w:rPr>
                <w:noProof/>
              </w:rPr>
            </w:r>
            <w:r>
              <w:rPr>
                <w:noProof/>
              </w:rPr>
              <w:fldChar w:fldCharType="separate"/>
            </w:r>
            <w:r>
              <w:rPr>
                <w:noProof/>
              </w:rPr>
              <w:t>54</w:t>
            </w:r>
            <w:r>
              <w:rPr>
                <w:noProof/>
              </w:rPr>
              <w:fldChar w:fldCharType="end"/>
            </w:r>
          </w:hyperlink>
        </w:p>
        <w:p w14:paraId="295120FF" w14:textId="20DA9E1E"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07" w:history="1">
            <w:r w:rsidRPr="001A0C8D">
              <w:rPr>
                <w:rStyle w:val="Hyperlink"/>
                <w:noProof/>
              </w:rPr>
              <w:t>10.4 Exchange Patterns</w:t>
            </w:r>
            <w:r>
              <w:rPr>
                <w:noProof/>
              </w:rPr>
              <w:tab/>
            </w:r>
            <w:r>
              <w:rPr>
                <w:noProof/>
              </w:rPr>
              <w:fldChar w:fldCharType="begin"/>
            </w:r>
            <w:r>
              <w:rPr>
                <w:noProof/>
              </w:rPr>
              <w:instrText xml:space="preserve"> PAGEREF _Toc239521107 \h </w:instrText>
            </w:r>
            <w:r>
              <w:rPr>
                <w:noProof/>
              </w:rPr>
            </w:r>
            <w:r>
              <w:rPr>
                <w:noProof/>
              </w:rPr>
              <w:fldChar w:fldCharType="separate"/>
            </w:r>
            <w:r>
              <w:rPr>
                <w:noProof/>
              </w:rPr>
              <w:t>54</w:t>
            </w:r>
            <w:r>
              <w:rPr>
                <w:noProof/>
              </w:rPr>
              <w:fldChar w:fldCharType="end"/>
            </w:r>
          </w:hyperlink>
        </w:p>
        <w:p w14:paraId="286B91C2" w14:textId="121DEC08"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08" w:history="1">
            <w:r w:rsidRPr="001A0C8D">
              <w:rPr>
                <w:rStyle w:val="Hyperlink"/>
                <w:noProof/>
              </w:rPr>
              <w:t>Import to the data platform</w:t>
            </w:r>
            <w:r>
              <w:rPr>
                <w:noProof/>
              </w:rPr>
              <w:tab/>
            </w:r>
            <w:r>
              <w:rPr>
                <w:noProof/>
              </w:rPr>
              <w:fldChar w:fldCharType="begin"/>
            </w:r>
            <w:r>
              <w:rPr>
                <w:noProof/>
              </w:rPr>
              <w:instrText xml:space="preserve"> PAGEREF _Toc239521108 \h </w:instrText>
            </w:r>
            <w:r>
              <w:rPr>
                <w:noProof/>
              </w:rPr>
            </w:r>
            <w:r>
              <w:rPr>
                <w:noProof/>
              </w:rPr>
              <w:fldChar w:fldCharType="separate"/>
            </w:r>
            <w:r>
              <w:rPr>
                <w:noProof/>
              </w:rPr>
              <w:t>54</w:t>
            </w:r>
            <w:r>
              <w:rPr>
                <w:noProof/>
              </w:rPr>
              <w:fldChar w:fldCharType="end"/>
            </w:r>
          </w:hyperlink>
        </w:p>
        <w:p w14:paraId="41C37F04" w14:textId="67423607"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09" w:history="1">
            <w:r w:rsidRPr="001A0C8D">
              <w:rPr>
                <w:rStyle w:val="Hyperlink"/>
                <w:noProof/>
              </w:rPr>
              <w:t>Export from the data platform</w:t>
            </w:r>
            <w:r>
              <w:rPr>
                <w:noProof/>
              </w:rPr>
              <w:tab/>
            </w:r>
            <w:r>
              <w:rPr>
                <w:noProof/>
              </w:rPr>
              <w:fldChar w:fldCharType="begin"/>
            </w:r>
            <w:r>
              <w:rPr>
                <w:noProof/>
              </w:rPr>
              <w:instrText xml:space="preserve"> PAGEREF _Toc239521109 \h </w:instrText>
            </w:r>
            <w:r>
              <w:rPr>
                <w:noProof/>
              </w:rPr>
            </w:r>
            <w:r>
              <w:rPr>
                <w:noProof/>
              </w:rPr>
              <w:fldChar w:fldCharType="separate"/>
            </w:r>
            <w:r>
              <w:rPr>
                <w:noProof/>
              </w:rPr>
              <w:t>56</w:t>
            </w:r>
            <w:r>
              <w:rPr>
                <w:noProof/>
              </w:rPr>
              <w:fldChar w:fldCharType="end"/>
            </w:r>
          </w:hyperlink>
        </w:p>
        <w:p w14:paraId="03EC977F" w14:textId="3E7131E9" w:rsidR="00BE1D04" w:rsidRDefault="00BE1D0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10" w:history="1">
            <w:r w:rsidRPr="001A0C8D">
              <w:rPr>
                <w:rStyle w:val="Hyperlink"/>
                <w:noProof/>
              </w:rPr>
              <w:t>11. Security and Operational Excellence</w:t>
            </w:r>
            <w:r>
              <w:rPr>
                <w:noProof/>
              </w:rPr>
              <w:tab/>
            </w:r>
            <w:r>
              <w:rPr>
                <w:noProof/>
              </w:rPr>
              <w:fldChar w:fldCharType="begin"/>
            </w:r>
            <w:r>
              <w:rPr>
                <w:noProof/>
              </w:rPr>
              <w:instrText xml:space="preserve"> PAGEREF _Toc239521110 \h </w:instrText>
            </w:r>
            <w:r>
              <w:rPr>
                <w:noProof/>
              </w:rPr>
            </w:r>
            <w:r>
              <w:rPr>
                <w:noProof/>
              </w:rPr>
              <w:fldChar w:fldCharType="separate"/>
            </w:r>
            <w:r>
              <w:rPr>
                <w:noProof/>
              </w:rPr>
              <w:t>58</w:t>
            </w:r>
            <w:r>
              <w:rPr>
                <w:noProof/>
              </w:rPr>
              <w:fldChar w:fldCharType="end"/>
            </w:r>
          </w:hyperlink>
        </w:p>
        <w:p w14:paraId="267C8ADA" w14:textId="3ABD86C9"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11" w:history="1">
            <w:r w:rsidRPr="001A0C8D">
              <w:rPr>
                <w:rStyle w:val="Hyperlink"/>
                <w:noProof/>
              </w:rPr>
              <w:t>11.1 Security Principles</w:t>
            </w:r>
            <w:r>
              <w:rPr>
                <w:noProof/>
              </w:rPr>
              <w:tab/>
            </w:r>
            <w:r>
              <w:rPr>
                <w:noProof/>
              </w:rPr>
              <w:fldChar w:fldCharType="begin"/>
            </w:r>
            <w:r>
              <w:rPr>
                <w:noProof/>
              </w:rPr>
              <w:instrText xml:space="preserve"> PAGEREF _Toc239521111 \h </w:instrText>
            </w:r>
            <w:r>
              <w:rPr>
                <w:noProof/>
              </w:rPr>
            </w:r>
            <w:r>
              <w:rPr>
                <w:noProof/>
              </w:rPr>
              <w:fldChar w:fldCharType="separate"/>
            </w:r>
            <w:r>
              <w:rPr>
                <w:noProof/>
              </w:rPr>
              <w:t>58</w:t>
            </w:r>
            <w:r>
              <w:rPr>
                <w:noProof/>
              </w:rPr>
              <w:fldChar w:fldCharType="end"/>
            </w:r>
          </w:hyperlink>
        </w:p>
        <w:p w14:paraId="12E78B04" w14:textId="60C0474C"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12" w:history="1">
            <w:r w:rsidRPr="001A0C8D">
              <w:rPr>
                <w:rStyle w:val="Hyperlink"/>
                <w:noProof/>
              </w:rPr>
              <w:t>11.2 Connectivity, Identity and Secrets</w:t>
            </w:r>
            <w:r>
              <w:rPr>
                <w:noProof/>
              </w:rPr>
              <w:tab/>
            </w:r>
            <w:r>
              <w:rPr>
                <w:noProof/>
              </w:rPr>
              <w:fldChar w:fldCharType="begin"/>
            </w:r>
            <w:r>
              <w:rPr>
                <w:noProof/>
              </w:rPr>
              <w:instrText xml:space="preserve"> PAGEREF _Toc239521112 \h </w:instrText>
            </w:r>
            <w:r>
              <w:rPr>
                <w:noProof/>
              </w:rPr>
            </w:r>
            <w:r>
              <w:rPr>
                <w:noProof/>
              </w:rPr>
              <w:fldChar w:fldCharType="separate"/>
            </w:r>
            <w:r>
              <w:rPr>
                <w:noProof/>
              </w:rPr>
              <w:t>58</w:t>
            </w:r>
            <w:r>
              <w:rPr>
                <w:noProof/>
              </w:rPr>
              <w:fldChar w:fldCharType="end"/>
            </w:r>
          </w:hyperlink>
        </w:p>
        <w:p w14:paraId="57CCC64F" w14:textId="72F7D771"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13" w:history="1">
            <w:r w:rsidRPr="001A0C8D">
              <w:rPr>
                <w:rStyle w:val="Hyperlink"/>
                <w:noProof/>
              </w:rPr>
              <w:t>11.3 Network Isolation and Access Control</w:t>
            </w:r>
            <w:r>
              <w:rPr>
                <w:noProof/>
              </w:rPr>
              <w:tab/>
            </w:r>
            <w:r>
              <w:rPr>
                <w:noProof/>
              </w:rPr>
              <w:fldChar w:fldCharType="begin"/>
            </w:r>
            <w:r>
              <w:rPr>
                <w:noProof/>
              </w:rPr>
              <w:instrText xml:space="preserve"> PAGEREF _Toc239521113 \h </w:instrText>
            </w:r>
            <w:r>
              <w:rPr>
                <w:noProof/>
              </w:rPr>
            </w:r>
            <w:r>
              <w:rPr>
                <w:noProof/>
              </w:rPr>
              <w:fldChar w:fldCharType="separate"/>
            </w:r>
            <w:r>
              <w:rPr>
                <w:noProof/>
              </w:rPr>
              <w:t>59</w:t>
            </w:r>
            <w:r>
              <w:rPr>
                <w:noProof/>
              </w:rPr>
              <w:fldChar w:fldCharType="end"/>
            </w:r>
          </w:hyperlink>
        </w:p>
        <w:p w14:paraId="65E0A4D5" w14:textId="0E24ECF7"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14" w:history="1">
            <w:r w:rsidRPr="001A0C8D">
              <w:rPr>
                <w:rStyle w:val="Hyperlink"/>
                <w:noProof/>
              </w:rPr>
              <w:t>11.4 Data Protection and Classification</w:t>
            </w:r>
            <w:r>
              <w:rPr>
                <w:noProof/>
              </w:rPr>
              <w:tab/>
            </w:r>
            <w:r>
              <w:rPr>
                <w:noProof/>
              </w:rPr>
              <w:fldChar w:fldCharType="begin"/>
            </w:r>
            <w:r>
              <w:rPr>
                <w:noProof/>
              </w:rPr>
              <w:instrText xml:space="preserve"> PAGEREF _Toc239521114 \h </w:instrText>
            </w:r>
            <w:r>
              <w:rPr>
                <w:noProof/>
              </w:rPr>
            </w:r>
            <w:r>
              <w:rPr>
                <w:noProof/>
              </w:rPr>
              <w:fldChar w:fldCharType="separate"/>
            </w:r>
            <w:r>
              <w:rPr>
                <w:noProof/>
              </w:rPr>
              <w:t>59</w:t>
            </w:r>
            <w:r>
              <w:rPr>
                <w:noProof/>
              </w:rPr>
              <w:fldChar w:fldCharType="end"/>
            </w:r>
          </w:hyperlink>
        </w:p>
        <w:p w14:paraId="76205AF0" w14:textId="518147A7"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15" w:history="1">
            <w:r w:rsidRPr="001A0C8D">
              <w:rPr>
                <w:rStyle w:val="Hyperlink"/>
                <w:noProof/>
              </w:rPr>
              <w:t>11.5 Public Exposure and Edge Protection</w:t>
            </w:r>
            <w:r>
              <w:rPr>
                <w:noProof/>
              </w:rPr>
              <w:tab/>
            </w:r>
            <w:r>
              <w:rPr>
                <w:noProof/>
              </w:rPr>
              <w:fldChar w:fldCharType="begin"/>
            </w:r>
            <w:r>
              <w:rPr>
                <w:noProof/>
              </w:rPr>
              <w:instrText xml:space="preserve"> PAGEREF _Toc239521115 \h </w:instrText>
            </w:r>
            <w:r>
              <w:rPr>
                <w:noProof/>
              </w:rPr>
            </w:r>
            <w:r>
              <w:rPr>
                <w:noProof/>
              </w:rPr>
              <w:fldChar w:fldCharType="separate"/>
            </w:r>
            <w:r>
              <w:rPr>
                <w:noProof/>
              </w:rPr>
              <w:t>60</w:t>
            </w:r>
            <w:r>
              <w:rPr>
                <w:noProof/>
              </w:rPr>
              <w:fldChar w:fldCharType="end"/>
            </w:r>
          </w:hyperlink>
        </w:p>
        <w:p w14:paraId="524DA80A" w14:textId="030DE95F"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16" w:history="1">
            <w:r w:rsidRPr="001A0C8D">
              <w:rPr>
                <w:rStyle w:val="Hyperlink"/>
                <w:noProof/>
              </w:rPr>
              <w:t>11.6 Observability and Monitoring</w:t>
            </w:r>
            <w:r>
              <w:rPr>
                <w:noProof/>
              </w:rPr>
              <w:tab/>
            </w:r>
            <w:r>
              <w:rPr>
                <w:noProof/>
              </w:rPr>
              <w:fldChar w:fldCharType="begin"/>
            </w:r>
            <w:r>
              <w:rPr>
                <w:noProof/>
              </w:rPr>
              <w:instrText xml:space="preserve"> PAGEREF _Toc239521116 \h </w:instrText>
            </w:r>
            <w:r>
              <w:rPr>
                <w:noProof/>
              </w:rPr>
            </w:r>
            <w:r>
              <w:rPr>
                <w:noProof/>
              </w:rPr>
              <w:fldChar w:fldCharType="separate"/>
            </w:r>
            <w:r>
              <w:rPr>
                <w:noProof/>
              </w:rPr>
              <w:t>60</w:t>
            </w:r>
            <w:r>
              <w:rPr>
                <w:noProof/>
              </w:rPr>
              <w:fldChar w:fldCharType="end"/>
            </w:r>
          </w:hyperlink>
        </w:p>
        <w:p w14:paraId="08347568" w14:textId="7729CB47" w:rsidR="00BE1D04" w:rsidRDefault="00BE1D0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17" w:history="1">
            <w:r w:rsidRPr="001A0C8D">
              <w:rPr>
                <w:rStyle w:val="Hyperlink"/>
                <w:noProof/>
              </w:rPr>
              <w:t>11.6.1 Azure Resource Observability Matrix</w:t>
            </w:r>
            <w:r>
              <w:rPr>
                <w:noProof/>
              </w:rPr>
              <w:tab/>
            </w:r>
            <w:r>
              <w:rPr>
                <w:noProof/>
              </w:rPr>
              <w:fldChar w:fldCharType="begin"/>
            </w:r>
            <w:r>
              <w:rPr>
                <w:noProof/>
              </w:rPr>
              <w:instrText xml:space="preserve"> PAGEREF _Toc239521117 \h </w:instrText>
            </w:r>
            <w:r>
              <w:rPr>
                <w:noProof/>
              </w:rPr>
            </w:r>
            <w:r>
              <w:rPr>
                <w:noProof/>
              </w:rPr>
              <w:fldChar w:fldCharType="separate"/>
            </w:r>
            <w:r>
              <w:rPr>
                <w:noProof/>
              </w:rPr>
              <w:t>60</w:t>
            </w:r>
            <w:r>
              <w:rPr>
                <w:noProof/>
              </w:rPr>
              <w:fldChar w:fldCharType="end"/>
            </w:r>
          </w:hyperlink>
        </w:p>
        <w:p w14:paraId="5F88CE3A" w14:textId="531274BF"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18" w:history="1">
            <w:r w:rsidRPr="001A0C8D">
              <w:rPr>
                <w:rStyle w:val="Hyperlink"/>
                <w:noProof/>
              </w:rPr>
              <w:t>11.7 Operational Excellence</w:t>
            </w:r>
            <w:r>
              <w:rPr>
                <w:noProof/>
              </w:rPr>
              <w:tab/>
            </w:r>
            <w:r>
              <w:rPr>
                <w:noProof/>
              </w:rPr>
              <w:fldChar w:fldCharType="begin"/>
            </w:r>
            <w:r>
              <w:rPr>
                <w:noProof/>
              </w:rPr>
              <w:instrText xml:space="preserve"> PAGEREF _Toc239521118 \h </w:instrText>
            </w:r>
            <w:r>
              <w:rPr>
                <w:noProof/>
              </w:rPr>
            </w:r>
            <w:r>
              <w:rPr>
                <w:noProof/>
              </w:rPr>
              <w:fldChar w:fldCharType="separate"/>
            </w:r>
            <w:r>
              <w:rPr>
                <w:noProof/>
              </w:rPr>
              <w:t>62</w:t>
            </w:r>
            <w:r>
              <w:rPr>
                <w:noProof/>
              </w:rPr>
              <w:fldChar w:fldCharType="end"/>
            </w:r>
          </w:hyperlink>
        </w:p>
        <w:p w14:paraId="1E5C70CC" w14:textId="08AD4FAF"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19" w:history="1">
            <w:r w:rsidRPr="001A0C8D">
              <w:rPr>
                <w:rStyle w:val="Hyperlink"/>
                <w:noProof/>
              </w:rPr>
              <w:t>11.8 Delivery Pipeline</w:t>
            </w:r>
            <w:r>
              <w:rPr>
                <w:noProof/>
              </w:rPr>
              <w:tab/>
            </w:r>
            <w:r>
              <w:rPr>
                <w:noProof/>
              </w:rPr>
              <w:fldChar w:fldCharType="begin"/>
            </w:r>
            <w:r>
              <w:rPr>
                <w:noProof/>
              </w:rPr>
              <w:instrText xml:space="preserve"> PAGEREF _Toc239521119 \h </w:instrText>
            </w:r>
            <w:r>
              <w:rPr>
                <w:noProof/>
              </w:rPr>
            </w:r>
            <w:r>
              <w:rPr>
                <w:noProof/>
              </w:rPr>
              <w:fldChar w:fldCharType="separate"/>
            </w:r>
            <w:r>
              <w:rPr>
                <w:noProof/>
              </w:rPr>
              <w:t>62</w:t>
            </w:r>
            <w:r>
              <w:rPr>
                <w:noProof/>
              </w:rPr>
              <w:fldChar w:fldCharType="end"/>
            </w:r>
          </w:hyperlink>
        </w:p>
        <w:p w14:paraId="5B6000E6" w14:textId="71EC99BB" w:rsidR="00BE1D04" w:rsidRDefault="00BE1D0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20" w:history="1">
            <w:r w:rsidRPr="001A0C8D">
              <w:rPr>
                <w:rStyle w:val="Hyperlink"/>
                <w:noProof/>
              </w:rPr>
              <w:t>12 Guardrails</w:t>
            </w:r>
            <w:r>
              <w:rPr>
                <w:noProof/>
              </w:rPr>
              <w:tab/>
            </w:r>
            <w:r>
              <w:rPr>
                <w:noProof/>
              </w:rPr>
              <w:fldChar w:fldCharType="begin"/>
            </w:r>
            <w:r>
              <w:rPr>
                <w:noProof/>
              </w:rPr>
              <w:instrText xml:space="preserve"> PAGEREF _Toc239521120 \h </w:instrText>
            </w:r>
            <w:r>
              <w:rPr>
                <w:noProof/>
              </w:rPr>
            </w:r>
            <w:r>
              <w:rPr>
                <w:noProof/>
              </w:rPr>
              <w:fldChar w:fldCharType="separate"/>
            </w:r>
            <w:r>
              <w:rPr>
                <w:noProof/>
              </w:rPr>
              <w:t>63</w:t>
            </w:r>
            <w:r>
              <w:rPr>
                <w:noProof/>
              </w:rPr>
              <w:fldChar w:fldCharType="end"/>
            </w:r>
          </w:hyperlink>
        </w:p>
        <w:p w14:paraId="0D0F59A4" w14:textId="54F2B258"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21" w:history="1">
            <w:r w:rsidRPr="001A0C8D">
              <w:rPr>
                <w:rStyle w:val="Hyperlink"/>
                <w:noProof/>
              </w:rPr>
              <w:t>12.1 Mandatory Guardrails</w:t>
            </w:r>
            <w:r>
              <w:rPr>
                <w:noProof/>
              </w:rPr>
              <w:tab/>
            </w:r>
            <w:r>
              <w:rPr>
                <w:noProof/>
              </w:rPr>
              <w:fldChar w:fldCharType="begin"/>
            </w:r>
            <w:r>
              <w:rPr>
                <w:noProof/>
              </w:rPr>
              <w:instrText xml:space="preserve"> PAGEREF _Toc239521121 \h </w:instrText>
            </w:r>
            <w:r>
              <w:rPr>
                <w:noProof/>
              </w:rPr>
            </w:r>
            <w:r>
              <w:rPr>
                <w:noProof/>
              </w:rPr>
              <w:fldChar w:fldCharType="separate"/>
            </w:r>
            <w:r>
              <w:rPr>
                <w:noProof/>
              </w:rPr>
              <w:t>63</w:t>
            </w:r>
            <w:r>
              <w:rPr>
                <w:noProof/>
              </w:rPr>
              <w:fldChar w:fldCharType="end"/>
            </w:r>
          </w:hyperlink>
        </w:p>
        <w:p w14:paraId="20EE9324" w14:textId="7E174791"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22" w:history="1">
            <w:r w:rsidRPr="001A0C8D">
              <w:rPr>
                <w:rStyle w:val="Hyperlink"/>
                <w:noProof/>
              </w:rPr>
              <w:t>11.2 When you need to deviate</w:t>
            </w:r>
            <w:r>
              <w:rPr>
                <w:noProof/>
              </w:rPr>
              <w:tab/>
            </w:r>
            <w:r>
              <w:rPr>
                <w:noProof/>
              </w:rPr>
              <w:fldChar w:fldCharType="begin"/>
            </w:r>
            <w:r>
              <w:rPr>
                <w:noProof/>
              </w:rPr>
              <w:instrText xml:space="preserve"> PAGEREF _Toc239521122 \h </w:instrText>
            </w:r>
            <w:r>
              <w:rPr>
                <w:noProof/>
              </w:rPr>
            </w:r>
            <w:r>
              <w:rPr>
                <w:noProof/>
              </w:rPr>
              <w:fldChar w:fldCharType="separate"/>
            </w:r>
            <w:r>
              <w:rPr>
                <w:noProof/>
              </w:rPr>
              <w:t>64</w:t>
            </w:r>
            <w:r>
              <w:rPr>
                <w:noProof/>
              </w:rPr>
              <w:fldChar w:fldCharType="end"/>
            </w:r>
          </w:hyperlink>
        </w:p>
        <w:p w14:paraId="7B8F8625" w14:textId="475ED762"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23" w:history="1">
            <w:r w:rsidRPr="001A0C8D">
              <w:rPr>
                <w:rStyle w:val="Hyperlink"/>
                <w:noProof/>
              </w:rPr>
              <w:t>11.3 Per-pattern security conformance</w:t>
            </w:r>
            <w:r>
              <w:rPr>
                <w:noProof/>
              </w:rPr>
              <w:tab/>
            </w:r>
            <w:r>
              <w:rPr>
                <w:noProof/>
              </w:rPr>
              <w:fldChar w:fldCharType="begin"/>
            </w:r>
            <w:r>
              <w:rPr>
                <w:noProof/>
              </w:rPr>
              <w:instrText xml:space="preserve"> PAGEREF _Toc239521123 \h </w:instrText>
            </w:r>
            <w:r>
              <w:rPr>
                <w:noProof/>
              </w:rPr>
            </w:r>
            <w:r>
              <w:rPr>
                <w:noProof/>
              </w:rPr>
              <w:fldChar w:fldCharType="separate"/>
            </w:r>
            <w:r>
              <w:rPr>
                <w:noProof/>
              </w:rPr>
              <w:t>64</w:t>
            </w:r>
            <w:r>
              <w:rPr>
                <w:noProof/>
              </w:rPr>
              <w:fldChar w:fldCharType="end"/>
            </w:r>
          </w:hyperlink>
        </w:p>
        <w:p w14:paraId="4C1A30E0" w14:textId="7F4D8FC0" w:rsidR="00BE1D04" w:rsidRDefault="00BE1D0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24" w:history="1">
            <w:r w:rsidRPr="001A0C8D">
              <w:rPr>
                <w:rStyle w:val="Hyperlink"/>
                <w:noProof/>
              </w:rPr>
              <w:t>12. Exception Process and TDA Governance</w:t>
            </w:r>
            <w:r>
              <w:rPr>
                <w:noProof/>
              </w:rPr>
              <w:tab/>
            </w:r>
            <w:r>
              <w:rPr>
                <w:noProof/>
              </w:rPr>
              <w:fldChar w:fldCharType="begin"/>
            </w:r>
            <w:r>
              <w:rPr>
                <w:noProof/>
              </w:rPr>
              <w:instrText xml:space="preserve"> PAGEREF _Toc239521124 \h </w:instrText>
            </w:r>
            <w:r>
              <w:rPr>
                <w:noProof/>
              </w:rPr>
            </w:r>
            <w:r>
              <w:rPr>
                <w:noProof/>
              </w:rPr>
              <w:fldChar w:fldCharType="separate"/>
            </w:r>
            <w:r>
              <w:rPr>
                <w:noProof/>
              </w:rPr>
              <w:t>65</w:t>
            </w:r>
            <w:r>
              <w:rPr>
                <w:noProof/>
              </w:rPr>
              <w:fldChar w:fldCharType="end"/>
            </w:r>
          </w:hyperlink>
        </w:p>
        <w:p w14:paraId="23D1EFE5" w14:textId="10DB3F6F"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25" w:history="1">
            <w:r w:rsidRPr="001A0C8D">
              <w:rPr>
                <w:rStyle w:val="Hyperlink"/>
                <w:noProof/>
              </w:rPr>
              <w:t>12.1 Exceptions</w:t>
            </w:r>
            <w:r>
              <w:rPr>
                <w:noProof/>
              </w:rPr>
              <w:tab/>
            </w:r>
            <w:r>
              <w:rPr>
                <w:noProof/>
              </w:rPr>
              <w:fldChar w:fldCharType="begin"/>
            </w:r>
            <w:r>
              <w:rPr>
                <w:noProof/>
              </w:rPr>
              <w:instrText xml:space="preserve"> PAGEREF _Toc239521125 \h </w:instrText>
            </w:r>
            <w:r>
              <w:rPr>
                <w:noProof/>
              </w:rPr>
            </w:r>
            <w:r>
              <w:rPr>
                <w:noProof/>
              </w:rPr>
              <w:fldChar w:fldCharType="separate"/>
            </w:r>
            <w:r>
              <w:rPr>
                <w:noProof/>
              </w:rPr>
              <w:t>65</w:t>
            </w:r>
            <w:r>
              <w:rPr>
                <w:noProof/>
              </w:rPr>
              <w:fldChar w:fldCharType="end"/>
            </w:r>
          </w:hyperlink>
        </w:p>
        <w:p w14:paraId="47ECFAF5" w14:textId="690D8E2B"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26" w:history="1">
            <w:r w:rsidRPr="001A0C8D">
              <w:rPr>
                <w:rStyle w:val="Hyperlink"/>
                <w:noProof/>
              </w:rPr>
              <w:t>12.2 TDA Gates</w:t>
            </w:r>
            <w:r>
              <w:rPr>
                <w:noProof/>
              </w:rPr>
              <w:tab/>
            </w:r>
            <w:r>
              <w:rPr>
                <w:noProof/>
              </w:rPr>
              <w:fldChar w:fldCharType="begin"/>
            </w:r>
            <w:r>
              <w:rPr>
                <w:noProof/>
              </w:rPr>
              <w:instrText xml:space="preserve"> PAGEREF _Toc239521126 \h </w:instrText>
            </w:r>
            <w:r>
              <w:rPr>
                <w:noProof/>
              </w:rPr>
            </w:r>
            <w:r>
              <w:rPr>
                <w:noProof/>
              </w:rPr>
              <w:fldChar w:fldCharType="separate"/>
            </w:r>
            <w:r>
              <w:rPr>
                <w:noProof/>
              </w:rPr>
              <w:t>65</w:t>
            </w:r>
            <w:r>
              <w:rPr>
                <w:noProof/>
              </w:rPr>
              <w:fldChar w:fldCharType="end"/>
            </w:r>
          </w:hyperlink>
        </w:p>
        <w:p w14:paraId="69646FE1" w14:textId="435D5CBF"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27" w:history="1">
            <w:r w:rsidRPr="001A0C8D">
              <w:rPr>
                <w:rStyle w:val="Hyperlink"/>
                <w:noProof/>
              </w:rPr>
              <w:t>12.3 Security Conformance</w:t>
            </w:r>
            <w:r>
              <w:rPr>
                <w:noProof/>
              </w:rPr>
              <w:tab/>
            </w:r>
            <w:r>
              <w:rPr>
                <w:noProof/>
              </w:rPr>
              <w:fldChar w:fldCharType="begin"/>
            </w:r>
            <w:r>
              <w:rPr>
                <w:noProof/>
              </w:rPr>
              <w:instrText xml:space="preserve"> PAGEREF _Toc239521127 \h </w:instrText>
            </w:r>
            <w:r>
              <w:rPr>
                <w:noProof/>
              </w:rPr>
            </w:r>
            <w:r>
              <w:rPr>
                <w:noProof/>
              </w:rPr>
              <w:fldChar w:fldCharType="separate"/>
            </w:r>
            <w:r>
              <w:rPr>
                <w:noProof/>
              </w:rPr>
              <w:t>65</w:t>
            </w:r>
            <w:r>
              <w:rPr>
                <w:noProof/>
              </w:rPr>
              <w:fldChar w:fldCharType="end"/>
            </w:r>
          </w:hyperlink>
        </w:p>
        <w:p w14:paraId="4D24F3A3" w14:textId="174FC87E"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28" w:history="1">
            <w:r w:rsidRPr="001A0C8D">
              <w:rPr>
                <w:rStyle w:val="Hyperlink"/>
                <w:noProof/>
              </w:rPr>
              <w:t>12.4 Exception Lifecycle</w:t>
            </w:r>
            <w:r>
              <w:rPr>
                <w:noProof/>
              </w:rPr>
              <w:tab/>
            </w:r>
            <w:r>
              <w:rPr>
                <w:noProof/>
              </w:rPr>
              <w:fldChar w:fldCharType="begin"/>
            </w:r>
            <w:r>
              <w:rPr>
                <w:noProof/>
              </w:rPr>
              <w:instrText xml:space="preserve"> PAGEREF _Toc239521128 \h </w:instrText>
            </w:r>
            <w:r>
              <w:rPr>
                <w:noProof/>
              </w:rPr>
            </w:r>
            <w:r>
              <w:rPr>
                <w:noProof/>
              </w:rPr>
              <w:fldChar w:fldCharType="separate"/>
            </w:r>
            <w:r>
              <w:rPr>
                <w:noProof/>
              </w:rPr>
              <w:t>65</w:t>
            </w:r>
            <w:r>
              <w:rPr>
                <w:noProof/>
              </w:rPr>
              <w:fldChar w:fldCharType="end"/>
            </w:r>
          </w:hyperlink>
        </w:p>
        <w:p w14:paraId="1DA39972" w14:textId="15AE273F" w:rsidR="00BE1D04" w:rsidRDefault="00BE1D0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29" w:history="1">
            <w:r w:rsidRPr="001A0C8D">
              <w:rPr>
                <w:rStyle w:val="Hyperlink"/>
                <w:noProof/>
              </w:rPr>
              <w:t>13. Anti-Patterns</w:t>
            </w:r>
            <w:r>
              <w:rPr>
                <w:noProof/>
              </w:rPr>
              <w:tab/>
            </w:r>
            <w:r>
              <w:rPr>
                <w:noProof/>
              </w:rPr>
              <w:fldChar w:fldCharType="begin"/>
            </w:r>
            <w:r>
              <w:rPr>
                <w:noProof/>
              </w:rPr>
              <w:instrText xml:space="preserve"> PAGEREF _Toc239521129 \h </w:instrText>
            </w:r>
            <w:r>
              <w:rPr>
                <w:noProof/>
              </w:rPr>
            </w:r>
            <w:r>
              <w:rPr>
                <w:noProof/>
              </w:rPr>
              <w:fldChar w:fldCharType="separate"/>
            </w:r>
            <w:r>
              <w:rPr>
                <w:noProof/>
              </w:rPr>
              <w:t>66</w:t>
            </w:r>
            <w:r>
              <w:rPr>
                <w:noProof/>
              </w:rPr>
              <w:fldChar w:fldCharType="end"/>
            </w:r>
          </w:hyperlink>
        </w:p>
        <w:p w14:paraId="28426D1A" w14:textId="701ED0C3" w:rsidR="00BE1D04" w:rsidRDefault="00BE1D0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30" w:history="1">
            <w:r w:rsidRPr="001A0C8D">
              <w:rPr>
                <w:rStyle w:val="Hyperlink"/>
                <w:noProof/>
              </w:rPr>
              <w:t>14. Glossary</w:t>
            </w:r>
            <w:r>
              <w:rPr>
                <w:noProof/>
              </w:rPr>
              <w:tab/>
            </w:r>
            <w:r>
              <w:rPr>
                <w:noProof/>
              </w:rPr>
              <w:fldChar w:fldCharType="begin"/>
            </w:r>
            <w:r>
              <w:rPr>
                <w:noProof/>
              </w:rPr>
              <w:instrText xml:space="preserve"> PAGEREF _Toc239521130 \h </w:instrText>
            </w:r>
            <w:r>
              <w:rPr>
                <w:noProof/>
              </w:rPr>
            </w:r>
            <w:r>
              <w:rPr>
                <w:noProof/>
              </w:rPr>
              <w:fldChar w:fldCharType="separate"/>
            </w:r>
            <w:r>
              <w:rPr>
                <w:noProof/>
              </w:rPr>
              <w:t>67</w:t>
            </w:r>
            <w:r>
              <w:rPr>
                <w:noProof/>
              </w:rPr>
              <w:fldChar w:fldCharType="end"/>
            </w:r>
          </w:hyperlink>
        </w:p>
        <w:p w14:paraId="17604B40" w14:textId="31D0E875" w:rsidR="00BE1D04" w:rsidRDefault="00BE1D0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31" w:history="1">
            <w:r w:rsidRPr="001A0C8D">
              <w:rPr>
                <w:rStyle w:val="Hyperlink"/>
                <w:noProof/>
              </w:rPr>
              <w:t>15. Cross-Reference and Traceability</w:t>
            </w:r>
            <w:r>
              <w:rPr>
                <w:noProof/>
              </w:rPr>
              <w:tab/>
            </w:r>
            <w:r>
              <w:rPr>
                <w:noProof/>
              </w:rPr>
              <w:fldChar w:fldCharType="begin"/>
            </w:r>
            <w:r>
              <w:rPr>
                <w:noProof/>
              </w:rPr>
              <w:instrText xml:space="preserve"> PAGEREF _Toc239521131 \h </w:instrText>
            </w:r>
            <w:r>
              <w:rPr>
                <w:noProof/>
              </w:rPr>
            </w:r>
            <w:r>
              <w:rPr>
                <w:noProof/>
              </w:rPr>
              <w:fldChar w:fldCharType="separate"/>
            </w:r>
            <w:r>
              <w:rPr>
                <w:noProof/>
              </w:rPr>
              <w:t>68</w:t>
            </w:r>
            <w:r>
              <w:rPr>
                <w:noProof/>
              </w:rPr>
              <w:fldChar w:fldCharType="end"/>
            </w:r>
          </w:hyperlink>
        </w:p>
        <w:p w14:paraId="643390B1" w14:textId="64FE462B"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32" w:history="1">
            <w:r w:rsidRPr="001A0C8D">
              <w:rPr>
                <w:rStyle w:val="Hyperlink"/>
                <w:noProof/>
              </w:rPr>
              <w:t>15.1 Pattern Mapping</w:t>
            </w:r>
            <w:r>
              <w:rPr>
                <w:noProof/>
              </w:rPr>
              <w:tab/>
            </w:r>
            <w:r>
              <w:rPr>
                <w:noProof/>
              </w:rPr>
              <w:fldChar w:fldCharType="begin"/>
            </w:r>
            <w:r>
              <w:rPr>
                <w:noProof/>
              </w:rPr>
              <w:instrText xml:space="preserve"> PAGEREF _Toc239521132 \h </w:instrText>
            </w:r>
            <w:r>
              <w:rPr>
                <w:noProof/>
              </w:rPr>
            </w:r>
            <w:r>
              <w:rPr>
                <w:noProof/>
              </w:rPr>
              <w:fldChar w:fldCharType="separate"/>
            </w:r>
            <w:r>
              <w:rPr>
                <w:noProof/>
              </w:rPr>
              <w:t>68</w:t>
            </w:r>
            <w:r>
              <w:rPr>
                <w:noProof/>
              </w:rPr>
              <w:fldChar w:fldCharType="end"/>
            </w:r>
          </w:hyperlink>
        </w:p>
        <w:p w14:paraId="2942CA37" w14:textId="116FA92F"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33" w:history="1">
            <w:r w:rsidRPr="001A0C8D">
              <w:rPr>
                <w:rStyle w:val="Hyperlink"/>
                <w:noProof/>
              </w:rPr>
              <w:t>15.2 Azure Pattern Mapping</w:t>
            </w:r>
            <w:r>
              <w:rPr>
                <w:noProof/>
              </w:rPr>
              <w:tab/>
            </w:r>
            <w:r>
              <w:rPr>
                <w:noProof/>
              </w:rPr>
              <w:fldChar w:fldCharType="begin"/>
            </w:r>
            <w:r>
              <w:rPr>
                <w:noProof/>
              </w:rPr>
              <w:instrText xml:space="preserve"> PAGEREF _Toc239521133 \h </w:instrText>
            </w:r>
            <w:r>
              <w:rPr>
                <w:noProof/>
              </w:rPr>
            </w:r>
            <w:r>
              <w:rPr>
                <w:noProof/>
              </w:rPr>
              <w:fldChar w:fldCharType="separate"/>
            </w:r>
            <w:r>
              <w:rPr>
                <w:noProof/>
              </w:rPr>
              <w:t>68</w:t>
            </w:r>
            <w:r>
              <w:rPr>
                <w:noProof/>
              </w:rPr>
              <w:fldChar w:fldCharType="end"/>
            </w:r>
          </w:hyperlink>
        </w:p>
        <w:p w14:paraId="025479C0" w14:textId="17C48075" w:rsidR="00BE1D04" w:rsidRDefault="00BE1D0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34" w:history="1">
            <w:r w:rsidRPr="001A0C8D">
              <w:rPr>
                <w:rStyle w:val="Hyperlink"/>
                <w:noProof/>
              </w:rPr>
              <w:t>15.3 Source Reconciliation</w:t>
            </w:r>
            <w:r>
              <w:rPr>
                <w:noProof/>
              </w:rPr>
              <w:tab/>
            </w:r>
            <w:r>
              <w:rPr>
                <w:noProof/>
              </w:rPr>
              <w:fldChar w:fldCharType="begin"/>
            </w:r>
            <w:r>
              <w:rPr>
                <w:noProof/>
              </w:rPr>
              <w:instrText xml:space="preserve"> PAGEREF _Toc239521134 \h </w:instrText>
            </w:r>
            <w:r>
              <w:rPr>
                <w:noProof/>
              </w:rPr>
            </w:r>
            <w:r>
              <w:rPr>
                <w:noProof/>
              </w:rPr>
              <w:fldChar w:fldCharType="separate"/>
            </w:r>
            <w:r>
              <w:rPr>
                <w:noProof/>
              </w:rPr>
              <w:t>68</w:t>
            </w:r>
            <w:r>
              <w:rPr>
                <w:noProof/>
              </w:rPr>
              <w:fldChar w:fldCharType="end"/>
            </w:r>
          </w:hyperlink>
        </w:p>
        <w:p w14:paraId="7DCF5F16" w14:textId="2E8FF428" w:rsidR="00BE1D04" w:rsidRDefault="00BE1D0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521135" w:history="1">
            <w:r w:rsidRPr="001A0C8D">
              <w:rPr>
                <w:rStyle w:val="Hyperlink"/>
                <w:noProof/>
              </w:rPr>
              <w:t>16. Future Enhancements and Open Items</w:t>
            </w:r>
            <w:r>
              <w:rPr>
                <w:noProof/>
              </w:rPr>
              <w:tab/>
            </w:r>
            <w:r>
              <w:rPr>
                <w:noProof/>
              </w:rPr>
              <w:fldChar w:fldCharType="begin"/>
            </w:r>
            <w:r>
              <w:rPr>
                <w:noProof/>
              </w:rPr>
              <w:instrText xml:space="preserve"> PAGEREF _Toc239521135 \h </w:instrText>
            </w:r>
            <w:r>
              <w:rPr>
                <w:noProof/>
              </w:rPr>
            </w:r>
            <w:r>
              <w:rPr>
                <w:noProof/>
              </w:rPr>
              <w:fldChar w:fldCharType="separate"/>
            </w:r>
            <w:r>
              <w:rPr>
                <w:noProof/>
              </w:rPr>
              <w:t>70</w:t>
            </w:r>
            <w:r>
              <w:rPr>
                <w:noProof/>
              </w:rPr>
              <w:fldChar w:fldCharType="end"/>
            </w:r>
          </w:hyperlink>
        </w:p>
        <w:p w14:paraId="6CD7CCED" w14:textId="177FD2DF" w:rsidR="00BF3DB4" w:rsidDel="00BE1D04" w:rsidRDefault="00BF3DB4">
          <w:pPr>
            <w:pStyle w:val="TOC1"/>
            <w:tabs>
              <w:tab w:val="right" w:leader="dot" w:pos="9870"/>
            </w:tabs>
            <w:rPr>
              <w:del w:id="1"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 w:author="Puneet Kumar" w:date="2026-09-05T17:16:00Z" w16du:dateUtc="2026-09-05T16:16:00Z">
            <w:r w:rsidRPr="00BE1D04" w:rsidDel="00BE1D04">
              <w:rPr>
                <w:rPrChange w:id="3" w:author="Puneet Kumar" w:date="2026-09-05T17:16:00Z" w16du:dateUtc="2026-09-05T16:16:00Z">
                  <w:rPr>
                    <w:rStyle w:val="Hyperlink"/>
                    <w:noProof/>
                  </w:rPr>
                </w:rPrChange>
              </w:rPr>
              <w:delText>Table of Contents</w:delText>
            </w:r>
            <w:r w:rsidDel="00BE1D04">
              <w:rPr>
                <w:noProof/>
              </w:rPr>
              <w:tab/>
              <w:delText>2</w:delText>
            </w:r>
          </w:del>
        </w:p>
        <w:p w14:paraId="2DDD8567" w14:textId="2A40E9EC" w:rsidR="00BF3DB4" w:rsidDel="00BE1D04" w:rsidRDefault="00BF3DB4">
          <w:pPr>
            <w:pStyle w:val="TOC1"/>
            <w:tabs>
              <w:tab w:val="right" w:leader="dot" w:pos="9870"/>
            </w:tabs>
            <w:rPr>
              <w:del w:id="4"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5" w:author="Puneet Kumar" w:date="2026-09-05T17:16:00Z" w16du:dateUtc="2026-09-05T16:16:00Z">
            <w:r w:rsidRPr="00BE1D04" w:rsidDel="00BE1D04">
              <w:rPr>
                <w:rPrChange w:id="6" w:author="Puneet Kumar" w:date="2026-09-05T17:16:00Z" w16du:dateUtc="2026-09-05T16:16:00Z">
                  <w:rPr>
                    <w:rStyle w:val="Hyperlink"/>
                    <w:noProof/>
                  </w:rPr>
                </w:rPrChange>
              </w:rPr>
              <w:delText>1. Document Control</w:delText>
            </w:r>
            <w:r w:rsidDel="00BE1D04">
              <w:rPr>
                <w:noProof/>
              </w:rPr>
              <w:tab/>
              <w:delText>5</w:delText>
            </w:r>
          </w:del>
        </w:p>
        <w:p w14:paraId="26538A13" w14:textId="1F7F018B" w:rsidR="00BF3DB4" w:rsidDel="00BE1D04" w:rsidRDefault="00BF3DB4">
          <w:pPr>
            <w:pStyle w:val="TOC2"/>
            <w:tabs>
              <w:tab w:val="right" w:leader="dot" w:pos="9870"/>
            </w:tabs>
            <w:rPr>
              <w:del w:id="7"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8" w:author="Puneet Kumar" w:date="2026-09-05T17:16:00Z" w16du:dateUtc="2026-09-05T16:16:00Z">
            <w:r w:rsidRPr="00BE1D04" w:rsidDel="00BE1D04">
              <w:rPr>
                <w:rPrChange w:id="9" w:author="Puneet Kumar" w:date="2026-09-05T17:16:00Z" w16du:dateUtc="2026-09-05T16:16:00Z">
                  <w:rPr>
                    <w:rStyle w:val="Hyperlink"/>
                    <w:noProof/>
                  </w:rPr>
                </w:rPrChange>
              </w:rPr>
              <w:lastRenderedPageBreak/>
              <w:delText>1.1 Document History</w:delText>
            </w:r>
            <w:r w:rsidDel="00BE1D04">
              <w:rPr>
                <w:noProof/>
              </w:rPr>
              <w:tab/>
              <w:delText>5</w:delText>
            </w:r>
          </w:del>
        </w:p>
        <w:p w14:paraId="6DE4C395" w14:textId="691F53A4" w:rsidR="00BF3DB4" w:rsidDel="00BE1D04" w:rsidRDefault="00BF3DB4">
          <w:pPr>
            <w:pStyle w:val="TOC2"/>
            <w:tabs>
              <w:tab w:val="right" w:leader="dot" w:pos="9870"/>
            </w:tabs>
            <w:rPr>
              <w:del w:id="10"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1" w:author="Puneet Kumar" w:date="2026-09-05T17:16:00Z" w16du:dateUtc="2026-09-05T16:16:00Z">
            <w:r w:rsidRPr="00BE1D04" w:rsidDel="00BE1D04">
              <w:rPr>
                <w:rPrChange w:id="12" w:author="Puneet Kumar" w:date="2026-09-05T17:16:00Z" w16du:dateUtc="2026-09-05T16:16:00Z">
                  <w:rPr>
                    <w:rStyle w:val="Hyperlink"/>
                    <w:noProof/>
                  </w:rPr>
                </w:rPrChange>
              </w:rPr>
              <w:delText>1.2 Authors and Contributors</w:delText>
            </w:r>
            <w:r w:rsidDel="00BE1D04">
              <w:rPr>
                <w:noProof/>
              </w:rPr>
              <w:tab/>
              <w:delText>5</w:delText>
            </w:r>
          </w:del>
        </w:p>
        <w:p w14:paraId="7C300C4F" w14:textId="2A7F9B6D" w:rsidR="00BF3DB4" w:rsidDel="00BE1D04" w:rsidRDefault="00BF3DB4">
          <w:pPr>
            <w:pStyle w:val="TOC2"/>
            <w:tabs>
              <w:tab w:val="right" w:leader="dot" w:pos="9870"/>
            </w:tabs>
            <w:rPr>
              <w:del w:id="13"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4" w:author="Puneet Kumar" w:date="2026-09-05T17:16:00Z" w16du:dateUtc="2026-09-05T16:16:00Z">
            <w:r w:rsidRPr="00BE1D04" w:rsidDel="00BE1D04">
              <w:rPr>
                <w:rPrChange w:id="15" w:author="Puneet Kumar" w:date="2026-09-05T17:16:00Z" w16du:dateUtc="2026-09-05T16:16:00Z">
                  <w:rPr>
                    <w:rStyle w:val="Hyperlink"/>
                    <w:noProof/>
                  </w:rPr>
                </w:rPrChange>
              </w:rPr>
              <w:delText>1.3 Approvals and Assurance</w:delText>
            </w:r>
            <w:r w:rsidDel="00BE1D04">
              <w:rPr>
                <w:noProof/>
              </w:rPr>
              <w:tab/>
              <w:delText>5</w:delText>
            </w:r>
          </w:del>
        </w:p>
        <w:p w14:paraId="5A55232A" w14:textId="32F43969" w:rsidR="00BF3DB4" w:rsidDel="00BE1D04" w:rsidRDefault="00BF3DB4">
          <w:pPr>
            <w:pStyle w:val="TOC2"/>
            <w:tabs>
              <w:tab w:val="right" w:leader="dot" w:pos="9870"/>
            </w:tabs>
            <w:rPr>
              <w:del w:id="16"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7" w:author="Puneet Kumar" w:date="2026-09-05T17:16:00Z" w16du:dateUtc="2026-09-05T16:16:00Z">
            <w:r w:rsidRPr="00BE1D04" w:rsidDel="00BE1D04">
              <w:rPr>
                <w:rPrChange w:id="18" w:author="Puneet Kumar" w:date="2026-09-05T17:16:00Z" w16du:dateUtc="2026-09-05T16:16:00Z">
                  <w:rPr>
                    <w:rStyle w:val="Hyperlink"/>
                    <w:noProof/>
                  </w:rPr>
                </w:rPrChange>
              </w:rPr>
              <w:delText>1.4 Source Documents and Supersession</w:delText>
            </w:r>
            <w:r w:rsidDel="00BE1D04">
              <w:rPr>
                <w:noProof/>
              </w:rPr>
              <w:tab/>
              <w:delText>5</w:delText>
            </w:r>
          </w:del>
        </w:p>
        <w:p w14:paraId="0F32F4D4" w14:textId="334D7B9F" w:rsidR="00BF3DB4" w:rsidDel="00BE1D04" w:rsidRDefault="00BF3DB4">
          <w:pPr>
            <w:pStyle w:val="TOC1"/>
            <w:tabs>
              <w:tab w:val="right" w:leader="dot" w:pos="9870"/>
            </w:tabs>
            <w:rPr>
              <w:del w:id="19"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0" w:author="Puneet Kumar" w:date="2026-09-05T17:16:00Z" w16du:dateUtc="2026-09-05T16:16:00Z">
            <w:r w:rsidRPr="00BE1D04" w:rsidDel="00BE1D04">
              <w:rPr>
                <w:rPrChange w:id="21" w:author="Puneet Kumar" w:date="2026-09-05T17:16:00Z" w16du:dateUtc="2026-09-05T16:16:00Z">
                  <w:rPr>
                    <w:rStyle w:val="Hyperlink"/>
                    <w:noProof/>
                  </w:rPr>
                </w:rPrChange>
              </w:rPr>
              <w:delText>2. Executive Summary</w:delText>
            </w:r>
            <w:r w:rsidDel="00BE1D04">
              <w:rPr>
                <w:noProof/>
              </w:rPr>
              <w:tab/>
              <w:delText>6</w:delText>
            </w:r>
          </w:del>
        </w:p>
        <w:p w14:paraId="30E71214" w14:textId="7EDB0F37" w:rsidR="00BF3DB4" w:rsidDel="00BE1D04" w:rsidRDefault="00BF3DB4">
          <w:pPr>
            <w:pStyle w:val="TOC2"/>
            <w:tabs>
              <w:tab w:val="right" w:leader="dot" w:pos="9870"/>
            </w:tabs>
            <w:rPr>
              <w:del w:id="22"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3" w:author="Puneet Kumar" w:date="2026-09-05T17:16:00Z" w16du:dateUtc="2026-09-05T16:16:00Z">
            <w:r w:rsidRPr="00BE1D04" w:rsidDel="00BE1D04">
              <w:rPr>
                <w:rPrChange w:id="24" w:author="Puneet Kumar" w:date="2026-09-05T17:16:00Z" w16du:dateUtc="2026-09-05T16:16:00Z">
                  <w:rPr>
                    <w:rStyle w:val="Hyperlink"/>
                    <w:noProof/>
                  </w:rPr>
                </w:rPrChange>
              </w:rPr>
              <w:delText>2.1 Why the Framework Exists</w:delText>
            </w:r>
            <w:r w:rsidDel="00BE1D04">
              <w:rPr>
                <w:noProof/>
              </w:rPr>
              <w:tab/>
              <w:delText>6</w:delText>
            </w:r>
          </w:del>
        </w:p>
        <w:p w14:paraId="2BAD516C" w14:textId="6FFB9A01" w:rsidR="00BF3DB4" w:rsidDel="00BE1D04" w:rsidRDefault="00BF3DB4">
          <w:pPr>
            <w:pStyle w:val="TOC2"/>
            <w:tabs>
              <w:tab w:val="right" w:leader="dot" w:pos="9870"/>
            </w:tabs>
            <w:rPr>
              <w:del w:id="25"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6" w:author="Puneet Kumar" w:date="2026-09-05T17:16:00Z" w16du:dateUtc="2026-09-05T16:16:00Z">
            <w:r w:rsidRPr="00BE1D04" w:rsidDel="00BE1D04">
              <w:rPr>
                <w:rPrChange w:id="27" w:author="Puneet Kumar" w:date="2026-09-05T17:16:00Z" w16du:dateUtc="2026-09-05T16:16:00Z">
                  <w:rPr>
                    <w:rStyle w:val="Hyperlink"/>
                    <w:noProof/>
                  </w:rPr>
                </w:rPrChange>
              </w:rPr>
              <w:delText>2.2 Framework Scope</w:delText>
            </w:r>
            <w:r w:rsidDel="00BE1D04">
              <w:rPr>
                <w:noProof/>
              </w:rPr>
              <w:tab/>
              <w:delText>6</w:delText>
            </w:r>
          </w:del>
        </w:p>
        <w:p w14:paraId="33197301" w14:textId="30B5545A" w:rsidR="00BF3DB4" w:rsidDel="00BE1D04" w:rsidRDefault="00BF3DB4">
          <w:pPr>
            <w:pStyle w:val="TOC2"/>
            <w:tabs>
              <w:tab w:val="right" w:leader="dot" w:pos="9870"/>
            </w:tabs>
            <w:rPr>
              <w:del w:id="28"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9" w:author="Puneet Kumar" w:date="2026-09-05T17:16:00Z" w16du:dateUtc="2026-09-05T16:16:00Z">
            <w:r w:rsidRPr="00BE1D04" w:rsidDel="00BE1D04">
              <w:rPr>
                <w:rPrChange w:id="30" w:author="Puneet Kumar" w:date="2026-09-05T17:16:00Z" w16du:dateUtc="2026-09-05T16:16:00Z">
                  <w:rPr>
                    <w:rStyle w:val="Hyperlink"/>
                    <w:noProof/>
                  </w:rPr>
                </w:rPrChange>
              </w:rPr>
              <w:delText>2.3 Intended Outcomes</w:delText>
            </w:r>
            <w:r w:rsidDel="00BE1D04">
              <w:rPr>
                <w:noProof/>
              </w:rPr>
              <w:tab/>
              <w:delText>6</w:delText>
            </w:r>
          </w:del>
        </w:p>
        <w:p w14:paraId="725DADE0" w14:textId="75EF8658" w:rsidR="00BF3DB4" w:rsidDel="00BE1D04" w:rsidRDefault="00BF3DB4">
          <w:pPr>
            <w:pStyle w:val="TOC1"/>
            <w:tabs>
              <w:tab w:val="right" w:leader="dot" w:pos="9870"/>
            </w:tabs>
            <w:rPr>
              <w:del w:id="31"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32" w:author="Puneet Kumar" w:date="2026-09-05T17:16:00Z" w16du:dateUtc="2026-09-05T16:16:00Z">
            <w:r w:rsidRPr="00BE1D04" w:rsidDel="00BE1D04">
              <w:rPr>
                <w:rPrChange w:id="33" w:author="Puneet Kumar" w:date="2026-09-05T17:16:00Z" w16du:dateUtc="2026-09-05T16:16:00Z">
                  <w:rPr>
                    <w:rStyle w:val="Hyperlink"/>
                    <w:noProof/>
                  </w:rPr>
                </w:rPrChange>
              </w:rPr>
              <w:delText>3. How to Use This Framework</w:delText>
            </w:r>
            <w:r w:rsidDel="00BE1D04">
              <w:rPr>
                <w:noProof/>
              </w:rPr>
              <w:tab/>
              <w:delText>7</w:delText>
            </w:r>
          </w:del>
        </w:p>
        <w:p w14:paraId="0EE45347" w14:textId="7061BEAC" w:rsidR="00BF3DB4" w:rsidDel="00BE1D04" w:rsidRDefault="00BF3DB4">
          <w:pPr>
            <w:pStyle w:val="TOC2"/>
            <w:tabs>
              <w:tab w:val="right" w:leader="dot" w:pos="9870"/>
            </w:tabs>
            <w:rPr>
              <w:del w:id="34"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35" w:author="Puneet Kumar" w:date="2026-09-05T17:16:00Z" w16du:dateUtc="2026-09-05T16:16:00Z">
            <w:r w:rsidRPr="00BE1D04" w:rsidDel="00BE1D04">
              <w:rPr>
                <w:rPrChange w:id="36" w:author="Puneet Kumar" w:date="2026-09-05T17:16:00Z" w16du:dateUtc="2026-09-05T16:16:00Z">
                  <w:rPr>
                    <w:rStyle w:val="Hyperlink"/>
                    <w:noProof/>
                  </w:rPr>
                </w:rPrChange>
              </w:rPr>
              <w:delText>3.1 Intended Audience</w:delText>
            </w:r>
            <w:r w:rsidDel="00BE1D04">
              <w:rPr>
                <w:noProof/>
              </w:rPr>
              <w:tab/>
              <w:delText>7</w:delText>
            </w:r>
          </w:del>
        </w:p>
        <w:p w14:paraId="685B89A8" w14:textId="4EAFBB30" w:rsidR="00BF3DB4" w:rsidDel="00BE1D04" w:rsidRDefault="00BF3DB4">
          <w:pPr>
            <w:pStyle w:val="TOC2"/>
            <w:tabs>
              <w:tab w:val="right" w:leader="dot" w:pos="9870"/>
            </w:tabs>
            <w:rPr>
              <w:del w:id="37"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38" w:author="Puneet Kumar" w:date="2026-09-05T17:16:00Z" w16du:dateUtc="2026-09-05T16:16:00Z">
            <w:r w:rsidRPr="00BE1D04" w:rsidDel="00BE1D04">
              <w:rPr>
                <w:rPrChange w:id="39" w:author="Puneet Kumar" w:date="2026-09-05T17:16:00Z" w16du:dateUtc="2026-09-05T16:16:00Z">
                  <w:rPr>
                    <w:rStyle w:val="Hyperlink"/>
                    <w:noProof/>
                  </w:rPr>
                </w:rPrChange>
              </w:rPr>
              <w:delText>3.2 How to Use This Framework</w:delText>
            </w:r>
            <w:r w:rsidDel="00BE1D04">
              <w:rPr>
                <w:noProof/>
              </w:rPr>
              <w:tab/>
              <w:delText>7</w:delText>
            </w:r>
          </w:del>
        </w:p>
        <w:p w14:paraId="1ABCDB15" w14:textId="17933FC3" w:rsidR="00BF3DB4" w:rsidDel="00BE1D04" w:rsidRDefault="00BF3DB4">
          <w:pPr>
            <w:pStyle w:val="TOC2"/>
            <w:tabs>
              <w:tab w:val="right" w:leader="dot" w:pos="9870"/>
            </w:tabs>
            <w:rPr>
              <w:del w:id="40"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41" w:author="Puneet Kumar" w:date="2026-09-05T17:16:00Z" w16du:dateUtc="2026-09-05T16:16:00Z">
            <w:r w:rsidRPr="00BE1D04" w:rsidDel="00BE1D04">
              <w:rPr>
                <w:rPrChange w:id="42" w:author="Puneet Kumar" w:date="2026-09-05T17:16:00Z" w16du:dateUtc="2026-09-05T16:16:00Z">
                  <w:rPr>
                    <w:rStyle w:val="Hyperlink"/>
                    <w:noProof/>
                  </w:rPr>
                </w:rPrChange>
              </w:rPr>
              <w:delText>3.3 Relationship to Chaucer Principles</w:delText>
            </w:r>
            <w:r w:rsidDel="00BE1D04">
              <w:rPr>
                <w:noProof/>
              </w:rPr>
              <w:tab/>
              <w:delText>7</w:delText>
            </w:r>
          </w:del>
        </w:p>
        <w:p w14:paraId="5A2D816E" w14:textId="5E6FF85A" w:rsidR="00BF3DB4" w:rsidDel="00BE1D04" w:rsidRDefault="00BF3DB4">
          <w:pPr>
            <w:pStyle w:val="TOC1"/>
            <w:tabs>
              <w:tab w:val="right" w:leader="dot" w:pos="9870"/>
            </w:tabs>
            <w:rPr>
              <w:del w:id="43"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44" w:author="Puneet Kumar" w:date="2026-09-05T17:16:00Z" w16du:dateUtc="2026-09-05T16:16:00Z">
            <w:r w:rsidRPr="00BE1D04" w:rsidDel="00BE1D04">
              <w:rPr>
                <w:rPrChange w:id="45" w:author="Puneet Kumar" w:date="2026-09-05T17:16:00Z" w16du:dateUtc="2026-09-05T16:16:00Z">
                  <w:rPr>
                    <w:rStyle w:val="Hyperlink"/>
                    <w:noProof/>
                  </w:rPr>
                </w:rPrChange>
              </w:rPr>
              <w:delText>4. Architectural Position</w:delText>
            </w:r>
            <w:r w:rsidDel="00BE1D04">
              <w:rPr>
                <w:noProof/>
              </w:rPr>
              <w:tab/>
              <w:delText>9</w:delText>
            </w:r>
          </w:del>
        </w:p>
        <w:p w14:paraId="1ECB39C5" w14:textId="5CA4A50D" w:rsidR="00BF3DB4" w:rsidDel="00BE1D04" w:rsidRDefault="00BF3DB4">
          <w:pPr>
            <w:pStyle w:val="TOC2"/>
            <w:tabs>
              <w:tab w:val="right" w:leader="dot" w:pos="9870"/>
            </w:tabs>
            <w:rPr>
              <w:del w:id="46"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47" w:author="Puneet Kumar" w:date="2026-09-05T17:16:00Z" w16du:dateUtc="2026-09-05T16:16:00Z">
            <w:r w:rsidRPr="00BE1D04" w:rsidDel="00BE1D04">
              <w:rPr>
                <w:rPrChange w:id="48" w:author="Puneet Kumar" w:date="2026-09-05T17:16:00Z" w16du:dateUtc="2026-09-05T16:16:00Z">
                  <w:rPr>
                    <w:rStyle w:val="Hyperlink"/>
                    <w:noProof/>
                  </w:rPr>
                </w:rPrChange>
              </w:rPr>
              <w:delText>4.1 Architectural Stance</w:delText>
            </w:r>
            <w:r w:rsidDel="00BE1D04">
              <w:rPr>
                <w:noProof/>
              </w:rPr>
              <w:tab/>
              <w:delText>9</w:delText>
            </w:r>
          </w:del>
        </w:p>
        <w:p w14:paraId="7574081D" w14:textId="5E5D0011" w:rsidR="00BF3DB4" w:rsidDel="00BE1D04" w:rsidRDefault="00BF3DB4">
          <w:pPr>
            <w:pStyle w:val="TOC2"/>
            <w:tabs>
              <w:tab w:val="right" w:leader="dot" w:pos="9870"/>
            </w:tabs>
            <w:rPr>
              <w:del w:id="49"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50" w:author="Puneet Kumar" w:date="2026-09-05T17:16:00Z" w16du:dateUtc="2026-09-05T16:16:00Z">
            <w:r w:rsidRPr="00BE1D04" w:rsidDel="00BE1D04">
              <w:rPr>
                <w:rPrChange w:id="51" w:author="Puneet Kumar" w:date="2026-09-05T17:16:00Z" w16du:dateUtc="2026-09-05T16:16:00Z">
                  <w:rPr>
                    <w:rStyle w:val="Hyperlink"/>
                    <w:noProof/>
                  </w:rPr>
                </w:rPrChange>
              </w:rPr>
              <w:delText>4.2 SOA Positioning Statement</w:delText>
            </w:r>
            <w:r w:rsidDel="00BE1D04">
              <w:rPr>
                <w:noProof/>
              </w:rPr>
              <w:tab/>
              <w:delText>9</w:delText>
            </w:r>
          </w:del>
        </w:p>
        <w:p w14:paraId="7F6840A9" w14:textId="3284C3BD" w:rsidR="00BF3DB4" w:rsidDel="00BE1D04" w:rsidRDefault="00BF3DB4">
          <w:pPr>
            <w:pStyle w:val="TOC2"/>
            <w:tabs>
              <w:tab w:val="right" w:leader="dot" w:pos="9870"/>
            </w:tabs>
            <w:rPr>
              <w:del w:id="52"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53" w:author="Puneet Kumar" w:date="2026-09-05T17:16:00Z" w16du:dateUtc="2026-09-05T16:16:00Z">
            <w:r w:rsidRPr="00BE1D04" w:rsidDel="00BE1D04">
              <w:rPr>
                <w:rPrChange w:id="54" w:author="Puneet Kumar" w:date="2026-09-05T17:16:00Z" w16du:dateUtc="2026-09-05T16:16:00Z">
                  <w:rPr>
                    <w:rStyle w:val="Hyperlink"/>
                    <w:noProof/>
                  </w:rPr>
                </w:rPrChange>
              </w:rPr>
              <w:delText>4.3 Strategic Objectives</w:delText>
            </w:r>
            <w:r w:rsidDel="00BE1D04">
              <w:rPr>
                <w:noProof/>
              </w:rPr>
              <w:tab/>
              <w:delText>9</w:delText>
            </w:r>
          </w:del>
        </w:p>
        <w:p w14:paraId="5D85849C" w14:textId="0F31D086" w:rsidR="00BF3DB4" w:rsidDel="00BE1D04" w:rsidRDefault="00BF3DB4">
          <w:pPr>
            <w:pStyle w:val="TOC2"/>
            <w:tabs>
              <w:tab w:val="right" w:leader="dot" w:pos="9870"/>
            </w:tabs>
            <w:rPr>
              <w:del w:id="55"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56" w:author="Puneet Kumar" w:date="2026-09-05T17:16:00Z" w16du:dateUtc="2026-09-05T16:16:00Z">
            <w:r w:rsidRPr="00BE1D04" w:rsidDel="00BE1D04">
              <w:rPr>
                <w:rPrChange w:id="57" w:author="Puneet Kumar" w:date="2026-09-05T17:16:00Z" w16du:dateUtc="2026-09-05T16:16:00Z">
                  <w:rPr>
                    <w:rStyle w:val="Hyperlink"/>
                    <w:noProof/>
                  </w:rPr>
                </w:rPrChange>
              </w:rPr>
              <w:delText>4.4 What Counts as a Service</w:delText>
            </w:r>
            <w:r w:rsidDel="00BE1D04">
              <w:rPr>
                <w:noProof/>
              </w:rPr>
              <w:tab/>
              <w:delText>9</w:delText>
            </w:r>
          </w:del>
        </w:p>
        <w:p w14:paraId="663D4031" w14:textId="51FB7300" w:rsidR="00BF3DB4" w:rsidDel="00BE1D04" w:rsidRDefault="00BF3DB4">
          <w:pPr>
            <w:pStyle w:val="TOC2"/>
            <w:tabs>
              <w:tab w:val="right" w:leader="dot" w:pos="9870"/>
            </w:tabs>
            <w:rPr>
              <w:del w:id="58"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59" w:author="Puneet Kumar" w:date="2026-09-05T17:16:00Z" w16du:dateUtc="2026-09-05T16:16:00Z">
            <w:r w:rsidRPr="00BE1D04" w:rsidDel="00BE1D04">
              <w:rPr>
                <w:rPrChange w:id="60" w:author="Puneet Kumar" w:date="2026-09-05T17:16:00Z" w16du:dateUtc="2026-09-05T16:16:00Z">
                  <w:rPr>
                    <w:rStyle w:val="Hyperlink"/>
                    <w:noProof/>
                  </w:rPr>
                </w:rPrChange>
              </w:rPr>
              <w:delText>4.5 Core Principles and Design Tenets</w:delText>
            </w:r>
            <w:r w:rsidDel="00BE1D04">
              <w:rPr>
                <w:noProof/>
              </w:rPr>
              <w:tab/>
              <w:delText>10</w:delText>
            </w:r>
          </w:del>
        </w:p>
        <w:p w14:paraId="56D48ABD" w14:textId="3FD4C9E5" w:rsidR="00BF3DB4" w:rsidDel="00BE1D04" w:rsidRDefault="00BF3DB4">
          <w:pPr>
            <w:pStyle w:val="TOC1"/>
            <w:tabs>
              <w:tab w:val="right" w:leader="dot" w:pos="9870"/>
            </w:tabs>
            <w:rPr>
              <w:del w:id="61"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62" w:author="Puneet Kumar" w:date="2026-09-05T17:16:00Z" w16du:dateUtc="2026-09-05T16:16:00Z">
            <w:r w:rsidRPr="00BE1D04" w:rsidDel="00BE1D04">
              <w:rPr>
                <w:rPrChange w:id="63" w:author="Puneet Kumar" w:date="2026-09-05T17:16:00Z" w16du:dateUtc="2026-09-05T16:16:00Z">
                  <w:rPr>
                    <w:rStyle w:val="Hyperlink"/>
                    <w:noProof/>
                  </w:rPr>
                </w:rPrChange>
              </w:rPr>
              <w:delText>5. Reference Architecture</w:delText>
            </w:r>
            <w:r w:rsidDel="00BE1D04">
              <w:rPr>
                <w:noProof/>
              </w:rPr>
              <w:tab/>
              <w:delText>11</w:delText>
            </w:r>
          </w:del>
        </w:p>
        <w:p w14:paraId="32DB66ED" w14:textId="0A204C09" w:rsidR="00BF3DB4" w:rsidDel="00BE1D04" w:rsidRDefault="00BF3DB4">
          <w:pPr>
            <w:pStyle w:val="TOC2"/>
            <w:tabs>
              <w:tab w:val="right" w:leader="dot" w:pos="9870"/>
            </w:tabs>
            <w:rPr>
              <w:del w:id="64"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65" w:author="Puneet Kumar" w:date="2026-09-05T17:16:00Z" w16du:dateUtc="2026-09-05T16:16:00Z">
            <w:r w:rsidRPr="00BE1D04" w:rsidDel="00BE1D04">
              <w:rPr>
                <w:rPrChange w:id="66" w:author="Puneet Kumar" w:date="2026-09-05T17:16:00Z" w16du:dateUtc="2026-09-05T16:16:00Z">
                  <w:rPr>
                    <w:rStyle w:val="Hyperlink"/>
                    <w:noProof/>
                  </w:rPr>
                </w:rPrChange>
              </w:rPr>
              <w:delText>5.1 Conceptual Reference Architecture</w:delText>
            </w:r>
            <w:r w:rsidDel="00BE1D04">
              <w:rPr>
                <w:noProof/>
              </w:rPr>
              <w:tab/>
              <w:delText>11</w:delText>
            </w:r>
          </w:del>
        </w:p>
        <w:p w14:paraId="26086C03" w14:textId="06D26E62" w:rsidR="00BF3DB4" w:rsidDel="00BE1D04" w:rsidRDefault="00BF3DB4">
          <w:pPr>
            <w:pStyle w:val="TOC2"/>
            <w:tabs>
              <w:tab w:val="right" w:leader="dot" w:pos="9870"/>
            </w:tabs>
            <w:rPr>
              <w:del w:id="67"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68" w:author="Puneet Kumar" w:date="2026-09-05T17:16:00Z" w16du:dateUtc="2026-09-05T16:16:00Z">
            <w:r w:rsidRPr="00BE1D04" w:rsidDel="00BE1D04">
              <w:rPr>
                <w:rPrChange w:id="69" w:author="Puneet Kumar" w:date="2026-09-05T17:16:00Z" w16du:dateUtc="2026-09-05T16:16:00Z">
                  <w:rPr>
                    <w:rStyle w:val="Hyperlink"/>
                    <w:noProof/>
                  </w:rPr>
                </w:rPrChange>
              </w:rPr>
              <w:delText>5.2 Logical Layered  Reference Architecture</w:delText>
            </w:r>
            <w:r w:rsidDel="00BE1D04">
              <w:rPr>
                <w:noProof/>
              </w:rPr>
              <w:tab/>
              <w:delText>11</w:delText>
            </w:r>
          </w:del>
        </w:p>
        <w:p w14:paraId="2C2487BB" w14:textId="59AB4922" w:rsidR="00BF3DB4" w:rsidDel="00BE1D04" w:rsidRDefault="00BF3DB4">
          <w:pPr>
            <w:pStyle w:val="TOC2"/>
            <w:tabs>
              <w:tab w:val="right" w:leader="dot" w:pos="9870"/>
            </w:tabs>
            <w:rPr>
              <w:del w:id="70"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71" w:author="Puneet Kumar" w:date="2026-09-05T17:16:00Z" w16du:dateUtc="2026-09-05T16:16:00Z">
            <w:r w:rsidRPr="00BE1D04" w:rsidDel="00BE1D04">
              <w:rPr>
                <w:rPrChange w:id="72" w:author="Puneet Kumar" w:date="2026-09-05T17:16:00Z" w16du:dateUtc="2026-09-05T16:16:00Z">
                  <w:rPr>
                    <w:rStyle w:val="Hyperlink"/>
                    <w:noProof/>
                  </w:rPr>
                </w:rPrChange>
              </w:rPr>
              <w:delText>5.3 Security and Trust Boundary Architecture</w:delText>
            </w:r>
            <w:r w:rsidDel="00BE1D04">
              <w:rPr>
                <w:noProof/>
              </w:rPr>
              <w:tab/>
              <w:delText>12</w:delText>
            </w:r>
          </w:del>
        </w:p>
        <w:p w14:paraId="1077E635" w14:textId="359680E6" w:rsidR="00BF3DB4" w:rsidDel="00BE1D04" w:rsidRDefault="00BF3DB4">
          <w:pPr>
            <w:pStyle w:val="TOC2"/>
            <w:tabs>
              <w:tab w:val="right" w:leader="dot" w:pos="9870"/>
            </w:tabs>
            <w:rPr>
              <w:del w:id="73"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74" w:author="Puneet Kumar" w:date="2026-09-05T17:16:00Z" w16du:dateUtc="2026-09-05T16:16:00Z">
            <w:r w:rsidRPr="00BE1D04" w:rsidDel="00BE1D04">
              <w:rPr>
                <w:rPrChange w:id="75" w:author="Puneet Kumar" w:date="2026-09-05T17:16:00Z" w16du:dateUtc="2026-09-05T16:16:00Z">
                  <w:rPr>
                    <w:rStyle w:val="Hyperlink"/>
                    <w:noProof/>
                  </w:rPr>
                </w:rPrChange>
              </w:rPr>
              <w:delText>5.4 Target Integration Platform</w:delText>
            </w:r>
            <w:r w:rsidDel="00BE1D04">
              <w:rPr>
                <w:noProof/>
              </w:rPr>
              <w:tab/>
              <w:delText>13</w:delText>
            </w:r>
          </w:del>
        </w:p>
        <w:p w14:paraId="62C7277D" w14:textId="2A755580" w:rsidR="00BF3DB4" w:rsidDel="00BE1D04" w:rsidRDefault="00BF3DB4">
          <w:pPr>
            <w:pStyle w:val="TOC2"/>
            <w:tabs>
              <w:tab w:val="right" w:leader="dot" w:pos="9870"/>
            </w:tabs>
            <w:rPr>
              <w:del w:id="76"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77" w:author="Puneet Kumar" w:date="2026-09-05T17:16:00Z" w16du:dateUtc="2026-09-05T16:16:00Z">
            <w:r w:rsidRPr="00BE1D04" w:rsidDel="00BE1D04">
              <w:rPr>
                <w:rPrChange w:id="78" w:author="Puneet Kumar" w:date="2026-09-05T17:16:00Z" w16du:dateUtc="2026-09-05T16:16:00Z">
                  <w:rPr>
                    <w:rStyle w:val="Hyperlink"/>
                    <w:noProof/>
                  </w:rPr>
                </w:rPrChange>
              </w:rPr>
              <w:delText>5.5 Messaging Backbone Selection</w:delText>
            </w:r>
            <w:r w:rsidDel="00BE1D04">
              <w:rPr>
                <w:noProof/>
              </w:rPr>
              <w:tab/>
              <w:delText>14</w:delText>
            </w:r>
          </w:del>
        </w:p>
        <w:p w14:paraId="0D42D502" w14:textId="31D4A928" w:rsidR="00BF3DB4" w:rsidDel="00BE1D04" w:rsidRDefault="00BF3DB4">
          <w:pPr>
            <w:pStyle w:val="TOC3"/>
            <w:tabs>
              <w:tab w:val="right" w:leader="dot" w:pos="9870"/>
            </w:tabs>
            <w:rPr>
              <w:del w:id="79"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80" w:author="Puneet Kumar" w:date="2026-09-05T17:16:00Z" w16du:dateUtc="2026-09-05T16:16:00Z">
            <w:r w:rsidRPr="00BE1D04" w:rsidDel="00BE1D04">
              <w:rPr>
                <w:rPrChange w:id="81" w:author="Puneet Kumar" w:date="2026-09-05T17:16:00Z" w16du:dateUtc="2026-09-05T16:16:00Z">
                  <w:rPr>
                    <w:rStyle w:val="Hyperlink"/>
                    <w:noProof/>
                  </w:rPr>
                </w:rPrChange>
              </w:rPr>
              <w:delText>5.5.1 Service Bus</w:delText>
            </w:r>
            <w:r w:rsidDel="00BE1D04">
              <w:rPr>
                <w:noProof/>
              </w:rPr>
              <w:tab/>
              <w:delText>14</w:delText>
            </w:r>
          </w:del>
        </w:p>
        <w:p w14:paraId="57F26519" w14:textId="49427CE9" w:rsidR="00BF3DB4" w:rsidDel="00BE1D04" w:rsidRDefault="00BF3DB4">
          <w:pPr>
            <w:pStyle w:val="TOC3"/>
            <w:tabs>
              <w:tab w:val="right" w:leader="dot" w:pos="9870"/>
            </w:tabs>
            <w:rPr>
              <w:del w:id="82"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83" w:author="Puneet Kumar" w:date="2026-09-05T17:16:00Z" w16du:dateUtc="2026-09-05T16:16:00Z">
            <w:r w:rsidRPr="00BE1D04" w:rsidDel="00BE1D04">
              <w:rPr>
                <w:rPrChange w:id="84" w:author="Puneet Kumar" w:date="2026-09-05T17:16:00Z" w16du:dateUtc="2026-09-05T16:16:00Z">
                  <w:rPr>
                    <w:rStyle w:val="Hyperlink"/>
                    <w:noProof/>
                  </w:rPr>
                </w:rPrChange>
              </w:rPr>
              <w:delText>5.5.2 Event Grid</w:delText>
            </w:r>
            <w:r w:rsidDel="00BE1D04">
              <w:rPr>
                <w:noProof/>
              </w:rPr>
              <w:tab/>
              <w:delText>14</w:delText>
            </w:r>
          </w:del>
        </w:p>
        <w:p w14:paraId="091D52D7" w14:textId="741BFAF8" w:rsidR="00BF3DB4" w:rsidDel="00BE1D04" w:rsidRDefault="00BF3DB4">
          <w:pPr>
            <w:pStyle w:val="TOC3"/>
            <w:tabs>
              <w:tab w:val="right" w:leader="dot" w:pos="9870"/>
            </w:tabs>
            <w:rPr>
              <w:del w:id="85"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86" w:author="Puneet Kumar" w:date="2026-09-05T17:16:00Z" w16du:dateUtc="2026-09-05T16:16:00Z">
            <w:r w:rsidRPr="00BE1D04" w:rsidDel="00BE1D04">
              <w:rPr>
                <w:rPrChange w:id="87" w:author="Puneet Kumar" w:date="2026-09-05T17:16:00Z" w16du:dateUtc="2026-09-05T16:16:00Z">
                  <w:rPr>
                    <w:rStyle w:val="Hyperlink"/>
                    <w:noProof/>
                  </w:rPr>
                </w:rPrChange>
              </w:rPr>
              <w:delText>5.5.3 Event Hubs</w:delText>
            </w:r>
            <w:r w:rsidDel="00BE1D04">
              <w:rPr>
                <w:noProof/>
              </w:rPr>
              <w:tab/>
              <w:delText>14</w:delText>
            </w:r>
          </w:del>
        </w:p>
        <w:p w14:paraId="44FFC504" w14:textId="00FFFFEE" w:rsidR="00BF3DB4" w:rsidDel="00BE1D04" w:rsidRDefault="00BF3DB4">
          <w:pPr>
            <w:pStyle w:val="TOC2"/>
            <w:tabs>
              <w:tab w:val="right" w:leader="dot" w:pos="9870"/>
            </w:tabs>
            <w:rPr>
              <w:del w:id="88"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89" w:author="Puneet Kumar" w:date="2026-09-05T17:16:00Z" w16du:dateUtc="2026-09-05T16:16:00Z">
            <w:r w:rsidRPr="00BE1D04" w:rsidDel="00BE1D04">
              <w:rPr>
                <w:rPrChange w:id="90" w:author="Puneet Kumar" w:date="2026-09-05T17:16:00Z" w16du:dateUtc="2026-09-05T16:16:00Z">
                  <w:rPr>
                    <w:rStyle w:val="Hyperlink"/>
                    <w:noProof/>
                  </w:rPr>
                </w:rPrChange>
              </w:rPr>
              <w:delText>5.6 Connectivity, Identity and Secrets</w:delText>
            </w:r>
            <w:r w:rsidDel="00BE1D04">
              <w:rPr>
                <w:noProof/>
              </w:rPr>
              <w:tab/>
              <w:delText>14</w:delText>
            </w:r>
          </w:del>
        </w:p>
        <w:p w14:paraId="23360C29" w14:textId="0EA0705C" w:rsidR="00BF3DB4" w:rsidDel="00BE1D04" w:rsidRDefault="00BF3DB4">
          <w:pPr>
            <w:pStyle w:val="TOC2"/>
            <w:tabs>
              <w:tab w:val="right" w:leader="dot" w:pos="9870"/>
            </w:tabs>
            <w:rPr>
              <w:del w:id="91"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92" w:author="Puneet Kumar" w:date="2026-09-05T17:16:00Z" w16du:dateUtc="2026-09-05T16:16:00Z">
            <w:r w:rsidRPr="00BE1D04" w:rsidDel="00BE1D04">
              <w:rPr>
                <w:rPrChange w:id="93" w:author="Puneet Kumar" w:date="2026-09-05T17:16:00Z" w16du:dateUtc="2026-09-05T16:16:00Z">
                  <w:rPr>
                    <w:rStyle w:val="Hyperlink"/>
                    <w:noProof/>
                  </w:rPr>
                </w:rPrChange>
              </w:rPr>
              <w:delText>5.7 Deployment and Resilience</w:delText>
            </w:r>
            <w:r w:rsidDel="00BE1D04">
              <w:rPr>
                <w:noProof/>
              </w:rPr>
              <w:tab/>
              <w:delText>14</w:delText>
            </w:r>
          </w:del>
        </w:p>
        <w:p w14:paraId="6B7D5556" w14:textId="7F626A14" w:rsidR="00BF3DB4" w:rsidDel="00BE1D04" w:rsidRDefault="00BF3DB4">
          <w:pPr>
            <w:pStyle w:val="TOC2"/>
            <w:tabs>
              <w:tab w:val="right" w:leader="dot" w:pos="9870"/>
            </w:tabs>
            <w:rPr>
              <w:del w:id="94"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95" w:author="Puneet Kumar" w:date="2026-09-05T17:16:00Z" w16du:dateUtc="2026-09-05T16:16:00Z">
            <w:r w:rsidRPr="00BE1D04" w:rsidDel="00BE1D04">
              <w:rPr>
                <w:rPrChange w:id="96" w:author="Puneet Kumar" w:date="2026-09-05T17:16:00Z" w16du:dateUtc="2026-09-05T16:16:00Z">
                  <w:rPr>
                    <w:rStyle w:val="Hyperlink"/>
                    <w:noProof/>
                  </w:rPr>
                </w:rPrChange>
              </w:rPr>
              <w:delText>5.8 Data Protection and Classification</w:delText>
            </w:r>
            <w:r w:rsidDel="00BE1D04">
              <w:rPr>
                <w:noProof/>
              </w:rPr>
              <w:tab/>
              <w:delText>15</w:delText>
            </w:r>
          </w:del>
        </w:p>
        <w:p w14:paraId="423FB948" w14:textId="666A1072" w:rsidR="00BF3DB4" w:rsidDel="00BE1D04" w:rsidRDefault="00BF3DB4">
          <w:pPr>
            <w:pStyle w:val="TOC2"/>
            <w:tabs>
              <w:tab w:val="right" w:leader="dot" w:pos="9870"/>
            </w:tabs>
            <w:rPr>
              <w:del w:id="97"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98" w:author="Puneet Kumar" w:date="2026-09-05T17:16:00Z" w16du:dateUtc="2026-09-05T16:16:00Z">
            <w:r w:rsidRPr="00BE1D04" w:rsidDel="00BE1D04">
              <w:rPr>
                <w:rPrChange w:id="99" w:author="Puneet Kumar" w:date="2026-09-05T17:16:00Z" w16du:dateUtc="2026-09-05T16:16:00Z">
                  <w:rPr>
                    <w:rStyle w:val="Hyperlink"/>
                    <w:noProof/>
                  </w:rPr>
                </w:rPrChange>
              </w:rPr>
              <w:delText>5.9 Observability and Monitoring</w:delText>
            </w:r>
            <w:r w:rsidDel="00BE1D04">
              <w:rPr>
                <w:noProof/>
              </w:rPr>
              <w:tab/>
              <w:delText>16</w:delText>
            </w:r>
          </w:del>
        </w:p>
        <w:p w14:paraId="21B3CE82" w14:textId="28847B83" w:rsidR="00BF3DB4" w:rsidDel="00BE1D04" w:rsidRDefault="00BF3DB4">
          <w:pPr>
            <w:pStyle w:val="TOC3"/>
            <w:tabs>
              <w:tab w:val="right" w:leader="dot" w:pos="9870"/>
            </w:tabs>
            <w:rPr>
              <w:del w:id="100"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01" w:author="Puneet Kumar" w:date="2026-09-05T17:16:00Z" w16du:dateUtc="2026-09-05T16:16:00Z">
            <w:r w:rsidRPr="00BE1D04" w:rsidDel="00BE1D04">
              <w:rPr>
                <w:rPrChange w:id="102" w:author="Puneet Kumar" w:date="2026-09-05T17:16:00Z" w16du:dateUtc="2026-09-05T16:16:00Z">
                  <w:rPr>
                    <w:rStyle w:val="Hyperlink"/>
                    <w:noProof/>
                  </w:rPr>
                </w:rPrChange>
              </w:rPr>
              <w:delText>5.9.1 Azure Resource Observability Matrix</w:delText>
            </w:r>
            <w:r w:rsidDel="00BE1D04">
              <w:rPr>
                <w:noProof/>
              </w:rPr>
              <w:tab/>
              <w:delText>16</w:delText>
            </w:r>
          </w:del>
        </w:p>
        <w:p w14:paraId="0A06126B" w14:textId="21DB0866" w:rsidR="00BF3DB4" w:rsidDel="00BE1D04" w:rsidRDefault="00BF3DB4">
          <w:pPr>
            <w:pStyle w:val="TOC1"/>
            <w:tabs>
              <w:tab w:val="right" w:leader="dot" w:pos="9870"/>
            </w:tabs>
            <w:rPr>
              <w:del w:id="103"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04" w:author="Puneet Kumar" w:date="2026-09-05T17:16:00Z" w16du:dateUtc="2026-09-05T16:16:00Z">
            <w:r w:rsidRPr="00BE1D04" w:rsidDel="00BE1D04">
              <w:rPr>
                <w:rPrChange w:id="105" w:author="Puneet Kumar" w:date="2026-09-05T17:16:00Z" w16du:dateUtc="2026-09-05T16:16:00Z">
                  <w:rPr>
                    <w:rStyle w:val="Hyperlink"/>
                    <w:noProof/>
                  </w:rPr>
                </w:rPrChange>
              </w:rPr>
              <w:delText>6. Core SIF Principles</w:delText>
            </w:r>
            <w:r w:rsidDel="00BE1D04">
              <w:rPr>
                <w:noProof/>
              </w:rPr>
              <w:tab/>
              <w:delText>17</w:delText>
            </w:r>
          </w:del>
        </w:p>
        <w:p w14:paraId="25FD4766" w14:textId="258DE549" w:rsidR="00BF3DB4" w:rsidDel="00BE1D04" w:rsidRDefault="00BF3DB4">
          <w:pPr>
            <w:pStyle w:val="TOC2"/>
            <w:tabs>
              <w:tab w:val="right" w:leader="dot" w:pos="9870"/>
            </w:tabs>
            <w:rPr>
              <w:del w:id="106"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07" w:author="Puneet Kumar" w:date="2026-09-05T17:16:00Z" w16du:dateUtc="2026-09-05T16:16:00Z">
            <w:r w:rsidRPr="00BE1D04" w:rsidDel="00BE1D04">
              <w:rPr>
                <w:rPrChange w:id="108" w:author="Puneet Kumar" w:date="2026-09-05T17:16:00Z" w16du:dateUtc="2026-09-05T16:16:00Z">
                  <w:rPr>
                    <w:rStyle w:val="Hyperlink"/>
                    <w:noProof/>
                  </w:rPr>
                </w:rPrChange>
              </w:rPr>
              <w:delText>Architecture Principles</w:delText>
            </w:r>
            <w:r w:rsidDel="00BE1D04">
              <w:rPr>
                <w:noProof/>
              </w:rPr>
              <w:tab/>
              <w:delText>17</w:delText>
            </w:r>
          </w:del>
        </w:p>
        <w:p w14:paraId="00A8D433" w14:textId="0680D1DF" w:rsidR="00BF3DB4" w:rsidDel="00BE1D04" w:rsidRDefault="00BF3DB4">
          <w:pPr>
            <w:pStyle w:val="TOC1"/>
            <w:tabs>
              <w:tab w:val="right" w:leader="dot" w:pos="9870"/>
            </w:tabs>
            <w:rPr>
              <w:del w:id="109"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10" w:author="Puneet Kumar" w:date="2026-09-05T17:16:00Z" w16du:dateUtc="2026-09-05T16:16:00Z">
            <w:r w:rsidRPr="00BE1D04" w:rsidDel="00BE1D04">
              <w:rPr>
                <w:rPrChange w:id="111" w:author="Puneet Kumar" w:date="2026-09-05T17:16:00Z" w16du:dateUtc="2026-09-05T16:16:00Z">
                  <w:rPr>
                    <w:rStyle w:val="Hyperlink"/>
                    <w:noProof/>
                  </w:rPr>
                </w:rPrChange>
              </w:rPr>
              <w:delText>7. Choosing an Integration Pattern</w:delText>
            </w:r>
            <w:r w:rsidDel="00BE1D04">
              <w:rPr>
                <w:noProof/>
              </w:rPr>
              <w:tab/>
              <w:delText>17</w:delText>
            </w:r>
          </w:del>
        </w:p>
        <w:p w14:paraId="67E14838" w14:textId="39D0A862" w:rsidR="00BF3DB4" w:rsidDel="00BE1D04" w:rsidRDefault="00BF3DB4">
          <w:pPr>
            <w:pStyle w:val="TOC2"/>
            <w:tabs>
              <w:tab w:val="right" w:leader="dot" w:pos="9870"/>
            </w:tabs>
            <w:rPr>
              <w:del w:id="112"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13" w:author="Puneet Kumar" w:date="2026-09-05T17:16:00Z" w16du:dateUtc="2026-09-05T16:16:00Z">
            <w:r w:rsidRPr="00BE1D04" w:rsidDel="00BE1D04">
              <w:rPr>
                <w:rPrChange w:id="114" w:author="Puneet Kumar" w:date="2026-09-05T17:16:00Z" w16du:dateUtc="2026-09-05T16:16:00Z">
                  <w:rPr>
                    <w:rStyle w:val="Hyperlink"/>
                    <w:noProof/>
                  </w:rPr>
                </w:rPrChange>
              </w:rPr>
              <w:delText>7.1 How to Use This Section</w:delText>
            </w:r>
            <w:r w:rsidDel="00BE1D04">
              <w:rPr>
                <w:noProof/>
              </w:rPr>
              <w:tab/>
              <w:delText>17</w:delText>
            </w:r>
          </w:del>
        </w:p>
        <w:p w14:paraId="489C862E" w14:textId="76060E75" w:rsidR="00BF3DB4" w:rsidDel="00BE1D04" w:rsidRDefault="00BF3DB4">
          <w:pPr>
            <w:pStyle w:val="TOC2"/>
            <w:tabs>
              <w:tab w:val="right" w:leader="dot" w:pos="9870"/>
            </w:tabs>
            <w:rPr>
              <w:del w:id="115"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16" w:author="Puneet Kumar" w:date="2026-09-05T17:16:00Z" w16du:dateUtc="2026-09-05T16:16:00Z">
            <w:r w:rsidRPr="00BE1D04" w:rsidDel="00BE1D04">
              <w:rPr>
                <w:rPrChange w:id="117" w:author="Puneet Kumar" w:date="2026-09-05T17:16:00Z" w16du:dateUtc="2026-09-05T16:16:00Z">
                  <w:rPr>
                    <w:rStyle w:val="Hyperlink"/>
                    <w:noProof/>
                  </w:rPr>
                </w:rPrChange>
              </w:rPr>
              <w:delText>7.2 Primary Decision Matrix</w:delText>
            </w:r>
            <w:r w:rsidDel="00BE1D04">
              <w:rPr>
                <w:noProof/>
              </w:rPr>
              <w:tab/>
              <w:delText>17</w:delText>
            </w:r>
          </w:del>
        </w:p>
        <w:p w14:paraId="37D45EFD" w14:textId="471BD179" w:rsidR="00BF3DB4" w:rsidDel="00BE1D04" w:rsidRDefault="00BF3DB4">
          <w:pPr>
            <w:pStyle w:val="TOC2"/>
            <w:tabs>
              <w:tab w:val="right" w:leader="dot" w:pos="9870"/>
            </w:tabs>
            <w:rPr>
              <w:del w:id="118"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19" w:author="Puneet Kumar" w:date="2026-09-05T17:16:00Z" w16du:dateUtc="2026-09-05T16:16:00Z">
            <w:r w:rsidRPr="00BE1D04" w:rsidDel="00BE1D04">
              <w:rPr>
                <w:rPrChange w:id="120" w:author="Puneet Kumar" w:date="2026-09-05T17:16:00Z" w16du:dateUtc="2026-09-05T16:16:00Z">
                  <w:rPr>
                    <w:rStyle w:val="Hyperlink"/>
                    <w:noProof/>
                  </w:rPr>
                </w:rPrChange>
              </w:rPr>
              <w:delText>7.3 Common Use Cases</w:delText>
            </w:r>
            <w:r w:rsidDel="00BE1D04">
              <w:rPr>
                <w:noProof/>
              </w:rPr>
              <w:tab/>
              <w:delText>18</w:delText>
            </w:r>
          </w:del>
        </w:p>
        <w:p w14:paraId="694CE64D" w14:textId="3129961A" w:rsidR="00BF3DB4" w:rsidDel="00BE1D04" w:rsidRDefault="00BF3DB4">
          <w:pPr>
            <w:pStyle w:val="TOC2"/>
            <w:tabs>
              <w:tab w:val="right" w:leader="dot" w:pos="9870"/>
            </w:tabs>
            <w:rPr>
              <w:del w:id="121"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22" w:author="Puneet Kumar" w:date="2026-09-05T17:16:00Z" w16du:dateUtc="2026-09-05T16:16:00Z">
            <w:r w:rsidRPr="00BE1D04" w:rsidDel="00BE1D04">
              <w:rPr>
                <w:rPrChange w:id="123" w:author="Puneet Kumar" w:date="2026-09-05T17:16:00Z" w16du:dateUtc="2026-09-05T16:16:00Z">
                  <w:rPr>
                    <w:rStyle w:val="Hyperlink"/>
                    <w:noProof/>
                  </w:rPr>
                </w:rPrChange>
              </w:rPr>
              <w:lastRenderedPageBreak/>
              <w:delText>7.4 Detailed Architecture Decision Tree</w:delText>
            </w:r>
            <w:r w:rsidDel="00BE1D04">
              <w:rPr>
                <w:noProof/>
              </w:rPr>
              <w:tab/>
              <w:delText>19</w:delText>
            </w:r>
          </w:del>
        </w:p>
        <w:p w14:paraId="462C025F" w14:textId="79FFCFFD" w:rsidR="00BF3DB4" w:rsidDel="00BE1D04" w:rsidRDefault="00BF3DB4">
          <w:pPr>
            <w:pStyle w:val="TOC2"/>
            <w:tabs>
              <w:tab w:val="right" w:leader="dot" w:pos="9870"/>
            </w:tabs>
            <w:rPr>
              <w:del w:id="124"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25" w:author="Puneet Kumar" w:date="2026-09-05T17:16:00Z" w16du:dateUtc="2026-09-05T16:16:00Z">
            <w:r w:rsidRPr="00BE1D04" w:rsidDel="00BE1D04">
              <w:rPr>
                <w:rPrChange w:id="126" w:author="Puneet Kumar" w:date="2026-09-05T17:16:00Z" w16du:dateUtc="2026-09-05T16:16:00Z">
                  <w:rPr>
                    <w:rStyle w:val="Hyperlink"/>
                    <w:noProof/>
                  </w:rPr>
                </w:rPrChange>
              </w:rPr>
              <w:delText>7.5 Worked Example TBD</w:delText>
            </w:r>
            <w:r w:rsidDel="00BE1D04">
              <w:rPr>
                <w:noProof/>
              </w:rPr>
              <w:tab/>
              <w:delText>19</w:delText>
            </w:r>
          </w:del>
        </w:p>
        <w:p w14:paraId="2163CDA8" w14:textId="0814DE2A" w:rsidR="00BF3DB4" w:rsidDel="00BE1D04" w:rsidRDefault="00BF3DB4">
          <w:pPr>
            <w:pStyle w:val="TOC1"/>
            <w:tabs>
              <w:tab w:val="right" w:leader="dot" w:pos="9870"/>
            </w:tabs>
            <w:rPr>
              <w:del w:id="127"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28" w:author="Puneet Kumar" w:date="2026-09-05T17:16:00Z" w16du:dateUtc="2026-09-05T16:16:00Z">
            <w:r w:rsidRPr="00BE1D04" w:rsidDel="00BE1D04">
              <w:rPr>
                <w:rPrChange w:id="129" w:author="Puneet Kumar" w:date="2026-09-05T17:16:00Z" w16du:dateUtc="2026-09-05T16:16:00Z">
                  <w:rPr>
                    <w:rStyle w:val="Hyperlink"/>
                    <w:noProof/>
                  </w:rPr>
                </w:rPrChange>
              </w:rPr>
              <w:delText>8. Enterprise Pattern Catalogue</w:delText>
            </w:r>
            <w:r w:rsidDel="00BE1D04">
              <w:rPr>
                <w:noProof/>
              </w:rPr>
              <w:tab/>
              <w:delText>20</w:delText>
            </w:r>
          </w:del>
        </w:p>
        <w:p w14:paraId="0CD56307" w14:textId="17275DD5" w:rsidR="00BF3DB4" w:rsidDel="00BE1D04" w:rsidRDefault="00BF3DB4">
          <w:pPr>
            <w:pStyle w:val="TOC2"/>
            <w:tabs>
              <w:tab w:val="right" w:leader="dot" w:pos="9870"/>
            </w:tabs>
            <w:rPr>
              <w:del w:id="130"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31" w:author="Puneet Kumar" w:date="2026-09-05T17:16:00Z" w16du:dateUtc="2026-09-05T16:16:00Z">
            <w:r w:rsidRPr="00BE1D04" w:rsidDel="00BE1D04">
              <w:rPr>
                <w:rPrChange w:id="132" w:author="Puneet Kumar" w:date="2026-09-05T17:16:00Z" w16du:dateUtc="2026-09-05T16:16:00Z">
                  <w:rPr>
                    <w:rStyle w:val="Hyperlink"/>
                    <w:noProof/>
                  </w:rPr>
                </w:rPrChange>
              </w:rPr>
              <w:delText>8.1 Enterprise Pattern Index and Boundary Applicability</w:delText>
            </w:r>
            <w:r w:rsidDel="00BE1D04">
              <w:rPr>
                <w:noProof/>
              </w:rPr>
              <w:tab/>
              <w:delText>20</w:delText>
            </w:r>
          </w:del>
        </w:p>
        <w:p w14:paraId="7144B179" w14:textId="1047A817" w:rsidR="00BF3DB4" w:rsidDel="00BE1D04" w:rsidRDefault="00BF3DB4">
          <w:pPr>
            <w:pStyle w:val="TOC2"/>
            <w:tabs>
              <w:tab w:val="right" w:leader="dot" w:pos="9870"/>
            </w:tabs>
            <w:rPr>
              <w:del w:id="133"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34" w:author="Puneet Kumar" w:date="2026-09-05T17:16:00Z" w16du:dateUtc="2026-09-05T16:16:00Z">
            <w:r w:rsidRPr="00BE1D04" w:rsidDel="00BE1D04">
              <w:rPr>
                <w:rPrChange w:id="135" w:author="Puneet Kumar" w:date="2026-09-05T17:16:00Z" w16du:dateUtc="2026-09-05T16:16:00Z">
                  <w:rPr>
                    <w:rStyle w:val="Hyperlink"/>
                    <w:noProof/>
                  </w:rPr>
                </w:rPrChange>
              </w:rPr>
              <w:delText>Pattern Catalogue with Boundary Applicability</w:delText>
            </w:r>
            <w:r w:rsidDel="00BE1D04">
              <w:rPr>
                <w:noProof/>
              </w:rPr>
              <w:tab/>
              <w:delText>20</w:delText>
            </w:r>
          </w:del>
        </w:p>
        <w:p w14:paraId="7359560E" w14:textId="5F81AA5D" w:rsidR="00BF3DB4" w:rsidDel="00BE1D04" w:rsidRDefault="00BF3DB4">
          <w:pPr>
            <w:pStyle w:val="TOC2"/>
            <w:tabs>
              <w:tab w:val="right" w:leader="dot" w:pos="9870"/>
            </w:tabs>
            <w:rPr>
              <w:del w:id="136"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37" w:author="Puneet Kumar" w:date="2026-09-05T17:16:00Z" w16du:dateUtc="2026-09-05T16:16:00Z">
            <w:r w:rsidRPr="00BE1D04" w:rsidDel="00BE1D04">
              <w:rPr>
                <w:rPrChange w:id="138" w:author="Puneet Kumar" w:date="2026-09-05T17:16:00Z" w16du:dateUtc="2026-09-05T16:16:00Z">
                  <w:rPr>
                    <w:rStyle w:val="Hyperlink"/>
                    <w:noProof/>
                  </w:rPr>
                </w:rPrChange>
              </w:rPr>
              <w:delText>Pattern Grouping by Integration Boundary</w:delText>
            </w:r>
            <w:r w:rsidDel="00BE1D04">
              <w:rPr>
                <w:noProof/>
              </w:rPr>
              <w:tab/>
              <w:delText>21</w:delText>
            </w:r>
          </w:del>
        </w:p>
        <w:p w14:paraId="454754E4" w14:textId="18D2E63D" w:rsidR="00BF3DB4" w:rsidDel="00BE1D04" w:rsidRDefault="00BF3DB4">
          <w:pPr>
            <w:pStyle w:val="TOC3"/>
            <w:tabs>
              <w:tab w:val="right" w:leader="dot" w:pos="9870"/>
            </w:tabs>
            <w:rPr>
              <w:del w:id="139"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40" w:author="Puneet Kumar" w:date="2026-09-05T17:16:00Z" w16du:dateUtc="2026-09-05T16:16:00Z">
            <w:r w:rsidRPr="00BE1D04" w:rsidDel="00BE1D04">
              <w:rPr>
                <w:rPrChange w:id="141" w:author="Puneet Kumar" w:date="2026-09-05T17:16:00Z" w16du:dateUtc="2026-09-05T16:16:00Z">
                  <w:rPr>
                    <w:rStyle w:val="Hyperlink"/>
                    <w:noProof/>
                  </w:rPr>
                </w:rPrChange>
              </w:rPr>
              <w:delText>Internal Chaucer Integration Patterns</w:delText>
            </w:r>
            <w:r w:rsidDel="00BE1D04">
              <w:rPr>
                <w:noProof/>
              </w:rPr>
              <w:tab/>
              <w:delText>21</w:delText>
            </w:r>
          </w:del>
        </w:p>
        <w:p w14:paraId="5C9087C4" w14:textId="48E8E7FE" w:rsidR="00BF3DB4" w:rsidDel="00BE1D04" w:rsidRDefault="00BF3DB4">
          <w:pPr>
            <w:pStyle w:val="TOC3"/>
            <w:tabs>
              <w:tab w:val="right" w:leader="dot" w:pos="9870"/>
            </w:tabs>
            <w:rPr>
              <w:del w:id="142"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43" w:author="Puneet Kumar" w:date="2026-09-05T17:16:00Z" w16du:dateUtc="2026-09-05T16:16:00Z">
            <w:r w:rsidRPr="00BE1D04" w:rsidDel="00BE1D04">
              <w:rPr>
                <w:rPrChange w:id="144" w:author="Puneet Kumar" w:date="2026-09-05T17:16:00Z" w16du:dateUtc="2026-09-05T16:16:00Z">
                  <w:rPr>
                    <w:rStyle w:val="Hyperlink"/>
                    <w:noProof/>
                  </w:rPr>
                </w:rPrChange>
              </w:rPr>
              <w:delText>Third Party to Chaucer Inbound Patterns</w:delText>
            </w:r>
            <w:r w:rsidDel="00BE1D04">
              <w:rPr>
                <w:noProof/>
              </w:rPr>
              <w:tab/>
              <w:delText>21</w:delText>
            </w:r>
          </w:del>
        </w:p>
        <w:p w14:paraId="2FB55B59" w14:textId="684F86BE" w:rsidR="00BF3DB4" w:rsidDel="00BE1D04" w:rsidRDefault="00BF3DB4">
          <w:pPr>
            <w:pStyle w:val="TOC3"/>
            <w:tabs>
              <w:tab w:val="right" w:leader="dot" w:pos="9870"/>
            </w:tabs>
            <w:rPr>
              <w:del w:id="145"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46" w:author="Puneet Kumar" w:date="2026-09-05T17:16:00Z" w16du:dateUtc="2026-09-05T16:16:00Z">
            <w:r w:rsidRPr="00BE1D04" w:rsidDel="00BE1D04">
              <w:rPr>
                <w:rPrChange w:id="147" w:author="Puneet Kumar" w:date="2026-09-05T17:16:00Z" w16du:dateUtc="2026-09-05T16:16:00Z">
                  <w:rPr>
                    <w:rStyle w:val="Hyperlink"/>
                    <w:noProof/>
                  </w:rPr>
                </w:rPrChange>
              </w:rPr>
              <w:delText>Chaucer to Third Party Outbound Patterns</w:delText>
            </w:r>
            <w:r w:rsidDel="00BE1D04">
              <w:rPr>
                <w:noProof/>
              </w:rPr>
              <w:tab/>
              <w:delText>22</w:delText>
            </w:r>
          </w:del>
        </w:p>
        <w:p w14:paraId="5B7E2372" w14:textId="44A7D5D0" w:rsidR="00BF3DB4" w:rsidDel="00BE1D04" w:rsidRDefault="00BF3DB4">
          <w:pPr>
            <w:pStyle w:val="TOC3"/>
            <w:tabs>
              <w:tab w:val="right" w:leader="dot" w:pos="9870"/>
            </w:tabs>
            <w:rPr>
              <w:del w:id="148"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49" w:author="Puneet Kumar" w:date="2026-09-05T17:16:00Z" w16du:dateUtc="2026-09-05T16:16:00Z">
            <w:r w:rsidRPr="00BE1D04" w:rsidDel="00BE1D04">
              <w:rPr>
                <w:rPrChange w:id="150" w:author="Puneet Kumar" w:date="2026-09-05T17:16:00Z" w16du:dateUtc="2026-09-05T16:16:00Z">
                  <w:rPr>
                    <w:rStyle w:val="Hyperlink"/>
                    <w:noProof/>
                  </w:rPr>
                </w:rPrChange>
              </w:rPr>
              <w:delText>SIF to Data Platform / Snowflake Exchange Patterns</w:delText>
            </w:r>
            <w:r w:rsidDel="00BE1D04">
              <w:rPr>
                <w:noProof/>
              </w:rPr>
              <w:tab/>
              <w:delText>22</w:delText>
            </w:r>
          </w:del>
        </w:p>
        <w:p w14:paraId="1122BC83" w14:textId="5201CDD7" w:rsidR="00BF3DB4" w:rsidDel="00BE1D04" w:rsidRDefault="00BF3DB4">
          <w:pPr>
            <w:pStyle w:val="TOC2"/>
            <w:tabs>
              <w:tab w:val="right" w:leader="dot" w:pos="9870"/>
            </w:tabs>
            <w:rPr>
              <w:del w:id="151"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52" w:author="Puneet Kumar" w:date="2026-09-05T17:16:00Z" w16du:dateUtc="2026-09-05T16:16:00Z">
            <w:r w:rsidRPr="00BE1D04" w:rsidDel="00BE1D04">
              <w:rPr>
                <w:rPrChange w:id="153" w:author="Puneet Kumar" w:date="2026-09-05T17:16:00Z" w16du:dateUtc="2026-09-05T16:16:00Z">
                  <w:rPr>
                    <w:rStyle w:val="Hyperlink"/>
                    <w:noProof/>
                  </w:rPr>
                </w:rPrChange>
              </w:rPr>
              <w:delText>8.2 Detailed Practitioner Patterns</w:delText>
            </w:r>
            <w:r w:rsidDel="00BE1D04">
              <w:rPr>
                <w:noProof/>
              </w:rPr>
              <w:tab/>
              <w:delText>22</w:delText>
            </w:r>
          </w:del>
        </w:p>
        <w:p w14:paraId="7CA696DF" w14:textId="1D920EFB" w:rsidR="00BF3DB4" w:rsidDel="00BE1D04" w:rsidRDefault="00BF3DB4">
          <w:pPr>
            <w:pStyle w:val="TOC2"/>
            <w:tabs>
              <w:tab w:val="right" w:leader="dot" w:pos="9870"/>
            </w:tabs>
            <w:rPr>
              <w:del w:id="154"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55" w:author="Puneet Kumar" w:date="2026-09-05T17:16:00Z" w16du:dateUtc="2026-09-05T16:16:00Z">
            <w:r w:rsidRPr="00BE1D04" w:rsidDel="00BE1D04">
              <w:rPr>
                <w:rPrChange w:id="156" w:author="Puneet Kumar" w:date="2026-09-05T17:16:00Z" w16du:dateUtc="2026-09-05T16:16:00Z">
                  <w:rPr>
                    <w:rStyle w:val="Hyperlink"/>
                    <w:noProof/>
                  </w:rPr>
                </w:rPrChange>
              </w:rPr>
              <w:delText>8.3 API Patterns</w:delText>
            </w:r>
            <w:r w:rsidDel="00BE1D04">
              <w:rPr>
                <w:noProof/>
              </w:rPr>
              <w:tab/>
              <w:delText>23</w:delText>
            </w:r>
          </w:del>
        </w:p>
        <w:p w14:paraId="1DF6EC70" w14:textId="71EF527F" w:rsidR="00BF3DB4" w:rsidDel="00BE1D04" w:rsidRDefault="00BF3DB4">
          <w:pPr>
            <w:pStyle w:val="TOC3"/>
            <w:tabs>
              <w:tab w:val="right" w:leader="dot" w:pos="9870"/>
            </w:tabs>
            <w:rPr>
              <w:del w:id="157"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58" w:author="Puneet Kumar" w:date="2026-09-05T17:16:00Z" w16du:dateUtc="2026-09-05T16:16:00Z">
            <w:r w:rsidRPr="00BE1D04" w:rsidDel="00BE1D04">
              <w:rPr>
                <w:rPrChange w:id="159" w:author="Puneet Kumar" w:date="2026-09-05T17:16:00Z" w16du:dateUtc="2026-09-05T16:16:00Z">
                  <w:rPr>
                    <w:rStyle w:val="Hyperlink"/>
                    <w:noProof/>
                  </w:rPr>
                </w:rPrChange>
              </w:rPr>
              <w:delText>8.3.1  Managed API façade  (SFINT1)</w:delText>
            </w:r>
            <w:r w:rsidDel="00BE1D04">
              <w:rPr>
                <w:noProof/>
              </w:rPr>
              <w:tab/>
              <w:delText>23</w:delText>
            </w:r>
          </w:del>
        </w:p>
        <w:p w14:paraId="24D94F3E" w14:textId="1BA3D01D" w:rsidR="00BF3DB4" w:rsidDel="00BE1D04" w:rsidRDefault="00BF3DB4">
          <w:pPr>
            <w:pStyle w:val="TOC3"/>
            <w:tabs>
              <w:tab w:val="right" w:leader="dot" w:pos="9870"/>
            </w:tabs>
            <w:rPr>
              <w:del w:id="160"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61" w:author="Puneet Kumar" w:date="2026-09-05T17:16:00Z" w16du:dateUtc="2026-09-05T16:16:00Z">
            <w:r w:rsidRPr="00BE1D04" w:rsidDel="00BE1D04">
              <w:rPr>
                <w:rPrChange w:id="162" w:author="Puneet Kumar" w:date="2026-09-05T17:16:00Z" w16du:dateUtc="2026-09-05T16:16:00Z">
                  <w:rPr>
                    <w:rStyle w:val="Hyperlink"/>
                    <w:noProof/>
                  </w:rPr>
                </w:rPrChange>
              </w:rPr>
              <w:delText>8.3.2  API composition / aggregation  (SFINT2)</w:delText>
            </w:r>
            <w:r w:rsidDel="00BE1D04">
              <w:rPr>
                <w:noProof/>
              </w:rPr>
              <w:tab/>
              <w:delText>24</w:delText>
            </w:r>
          </w:del>
        </w:p>
        <w:p w14:paraId="3FC1CD19" w14:textId="66C252E5" w:rsidR="00BF3DB4" w:rsidDel="00BE1D04" w:rsidRDefault="00BF3DB4">
          <w:pPr>
            <w:pStyle w:val="TOC3"/>
            <w:tabs>
              <w:tab w:val="right" w:leader="dot" w:pos="9870"/>
            </w:tabs>
            <w:rPr>
              <w:del w:id="163"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64" w:author="Puneet Kumar" w:date="2026-09-05T17:16:00Z" w16du:dateUtc="2026-09-05T16:16:00Z">
            <w:r w:rsidRPr="00BE1D04" w:rsidDel="00BE1D04">
              <w:rPr>
                <w:rPrChange w:id="165" w:author="Puneet Kumar" w:date="2026-09-05T17:16:00Z" w16du:dateUtc="2026-09-05T16:16:00Z">
                  <w:rPr>
                    <w:rStyle w:val="Hyperlink"/>
                    <w:noProof/>
                  </w:rPr>
                </w:rPrChange>
              </w:rPr>
              <w:delText>8.3.3  Protocol / format mediation  (SFINT3)</w:delText>
            </w:r>
            <w:r w:rsidDel="00BE1D04">
              <w:rPr>
                <w:noProof/>
              </w:rPr>
              <w:tab/>
              <w:delText>25</w:delText>
            </w:r>
          </w:del>
        </w:p>
        <w:p w14:paraId="08E60E2E" w14:textId="54F1ABF8" w:rsidR="00BF3DB4" w:rsidDel="00BE1D04" w:rsidRDefault="00BF3DB4">
          <w:pPr>
            <w:pStyle w:val="TOC3"/>
            <w:tabs>
              <w:tab w:val="right" w:leader="dot" w:pos="9870"/>
            </w:tabs>
            <w:rPr>
              <w:del w:id="166"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67" w:author="Puneet Kumar" w:date="2026-09-05T17:16:00Z" w16du:dateUtc="2026-09-05T16:16:00Z">
            <w:r w:rsidRPr="00BE1D04" w:rsidDel="00BE1D04">
              <w:rPr>
                <w:rPrChange w:id="168" w:author="Puneet Kumar" w:date="2026-09-05T17:16:00Z" w16du:dateUtc="2026-09-05T16:16:00Z">
                  <w:rPr>
                    <w:rStyle w:val="Hyperlink"/>
                    <w:noProof/>
                  </w:rPr>
                </w:rPrChange>
              </w:rPr>
              <w:delText>8.3.4  Synchronous request-reply (bounded)  (SFINT4)</w:delText>
            </w:r>
            <w:r w:rsidDel="00BE1D04">
              <w:rPr>
                <w:noProof/>
              </w:rPr>
              <w:tab/>
              <w:delText>26</w:delText>
            </w:r>
          </w:del>
        </w:p>
        <w:p w14:paraId="7CBAA2DE" w14:textId="6377EA0B" w:rsidR="00BF3DB4" w:rsidDel="00BE1D04" w:rsidRDefault="00BF3DB4">
          <w:pPr>
            <w:pStyle w:val="TOC2"/>
            <w:tabs>
              <w:tab w:val="right" w:leader="dot" w:pos="9870"/>
            </w:tabs>
            <w:rPr>
              <w:del w:id="169"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70" w:author="Puneet Kumar" w:date="2026-09-05T17:16:00Z" w16du:dateUtc="2026-09-05T16:16:00Z">
            <w:r w:rsidRPr="00BE1D04" w:rsidDel="00BE1D04">
              <w:rPr>
                <w:rPrChange w:id="171" w:author="Puneet Kumar" w:date="2026-09-05T17:16:00Z" w16du:dateUtc="2026-09-05T16:16:00Z">
                  <w:rPr>
                    <w:rStyle w:val="Hyperlink"/>
                    <w:noProof/>
                  </w:rPr>
                </w:rPrChange>
              </w:rPr>
              <w:delText>8.4 Messaging Patterns</w:delText>
            </w:r>
            <w:r w:rsidDel="00BE1D04">
              <w:rPr>
                <w:noProof/>
              </w:rPr>
              <w:tab/>
              <w:delText>26</w:delText>
            </w:r>
          </w:del>
        </w:p>
        <w:p w14:paraId="1F072CA4" w14:textId="3FEFF4F2" w:rsidR="00BF3DB4" w:rsidDel="00BE1D04" w:rsidRDefault="00BF3DB4">
          <w:pPr>
            <w:pStyle w:val="TOC3"/>
            <w:tabs>
              <w:tab w:val="right" w:leader="dot" w:pos="9870"/>
            </w:tabs>
            <w:rPr>
              <w:del w:id="172"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73" w:author="Puneet Kumar" w:date="2026-09-05T17:16:00Z" w16du:dateUtc="2026-09-05T16:16:00Z">
            <w:r w:rsidRPr="00BE1D04" w:rsidDel="00BE1D04">
              <w:rPr>
                <w:rPrChange w:id="174" w:author="Puneet Kumar" w:date="2026-09-05T17:16:00Z" w16du:dateUtc="2026-09-05T16:16:00Z">
                  <w:rPr>
                    <w:rStyle w:val="Hyperlink"/>
                    <w:noProof/>
                  </w:rPr>
                </w:rPrChange>
              </w:rPr>
              <w:delText>8.4.1  Queue-based load levelling  (SFINT5)</w:delText>
            </w:r>
            <w:r w:rsidDel="00BE1D04">
              <w:rPr>
                <w:noProof/>
              </w:rPr>
              <w:tab/>
              <w:delText>26</w:delText>
            </w:r>
          </w:del>
        </w:p>
        <w:p w14:paraId="71484B25" w14:textId="32AA5D41" w:rsidR="00BF3DB4" w:rsidDel="00BE1D04" w:rsidRDefault="00BF3DB4">
          <w:pPr>
            <w:pStyle w:val="TOC3"/>
            <w:tabs>
              <w:tab w:val="right" w:leader="dot" w:pos="9870"/>
            </w:tabs>
            <w:rPr>
              <w:del w:id="175"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76" w:author="Puneet Kumar" w:date="2026-09-05T17:16:00Z" w16du:dateUtc="2026-09-05T16:16:00Z">
            <w:r w:rsidRPr="00BE1D04" w:rsidDel="00BE1D04">
              <w:rPr>
                <w:rPrChange w:id="177" w:author="Puneet Kumar" w:date="2026-09-05T17:16:00Z" w16du:dateUtc="2026-09-05T16:16:00Z">
                  <w:rPr>
                    <w:rStyle w:val="Hyperlink"/>
                    <w:noProof/>
                  </w:rPr>
                </w:rPrChange>
              </w:rPr>
              <w:delText>8.4.2  Competing consumers  (SFINT6)</w:delText>
            </w:r>
            <w:r w:rsidDel="00BE1D04">
              <w:rPr>
                <w:noProof/>
              </w:rPr>
              <w:tab/>
              <w:delText>27</w:delText>
            </w:r>
          </w:del>
        </w:p>
        <w:p w14:paraId="7D77B3CA" w14:textId="3985210A" w:rsidR="00BF3DB4" w:rsidDel="00BE1D04" w:rsidRDefault="00BF3DB4">
          <w:pPr>
            <w:pStyle w:val="TOC3"/>
            <w:tabs>
              <w:tab w:val="right" w:leader="dot" w:pos="9870"/>
            </w:tabs>
            <w:rPr>
              <w:del w:id="178"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79" w:author="Puneet Kumar" w:date="2026-09-05T17:16:00Z" w16du:dateUtc="2026-09-05T16:16:00Z">
            <w:r w:rsidRPr="00BE1D04" w:rsidDel="00BE1D04">
              <w:rPr>
                <w:rPrChange w:id="180" w:author="Puneet Kumar" w:date="2026-09-05T17:16:00Z" w16du:dateUtc="2026-09-05T16:16:00Z">
                  <w:rPr>
                    <w:rStyle w:val="Hyperlink"/>
                    <w:noProof/>
                  </w:rPr>
                </w:rPrChange>
              </w:rPr>
              <w:delText>8.4.3  Asynchronous request-reply  (SFINT7)</w:delText>
            </w:r>
            <w:r w:rsidDel="00BE1D04">
              <w:rPr>
                <w:noProof/>
              </w:rPr>
              <w:tab/>
              <w:delText>28</w:delText>
            </w:r>
          </w:del>
        </w:p>
        <w:p w14:paraId="74393534" w14:textId="25FD4FE9" w:rsidR="00BF3DB4" w:rsidDel="00BE1D04" w:rsidRDefault="00BF3DB4">
          <w:pPr>
            <w:pStyle w:val="TOC3"/>
            <w:tabs>
              <w:tab w:val="right" w:leader="dot" w:pos="9870"/>
            </w:tabs>
            <w:rPr>
              <w:del w:id="181"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82" w:author="Puneet Kumar" w:date="2026-09-05T17:16:00Z" w16du:dateUtc="2026-09-05T16:16:00Z">
            <w:r w:rsidRPr="00BE1D04" w:rsidDel="00BE1D04">
              <w:rPr>
                <w:rPrChange w:id="183" w:author="Puneet Kumar" w:date="2026-09-05T17:16:00Z" w16du:dateUtc="2026-09-05T16:16:00Z">
                  <w:rPr>
                    <w:rStyle w:val="Hyperlink"/>
                    <w:noProof/>
                  </w:rPr>
                </w:rPrChange>
              </w:rPr>
              <w:delText>8.4.4  Claim-check  (SFINT8)</w:delText>
            </w:r>
            <w:r w:rsidDel="00BE1D04">
              <w:rPr>
                <w:noProof/>
              </w:rPr>
              <w:tab/>
              <w:delText>29</w:delText>
            </w:r>
          </w:del>
        </w:p>
        <w:p w14:paraId="51BB1096" w14:textId="5DE1BCA4" w:rsidR="00BF3DB4" w:rsidDel="00BE1D04" w:rsidRDefault="00BF3DB4">
          <w:pPr>
            <w:pStyle w:val="TOC3"/>
            <w:tabs>
              <w:tab w:val="right" w:leader="dot" w:pos="9870"/>
            </w:tabs>
            <w:rPr>
              <w:del w:id="184"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85" w:author="Puneet Kumar" w:date="2026-09-05T17:16:00Z" w16du:dateUtc="2026-09-05T16:16:00Z">
            <w:r w:rsidRPr="00BE1D04" w:rsidDel="00BE1D04">
              <w:rPr>
                <w:rPrChange w:id="186" w:author="Puneet Kumar" w:date="2026-09-05T17:16:00Z" w16du:dateUtc="2026-09-05T16:16:00Z">
                  <w:rPr>
                    <w:rStyle w:val="Hyperlink"/>
                    <w:noProof/>
                  </w:rPr>
                </w:rPrChange>
              </w:rPr>
              <w:delText>8.4.5  Reliable messaging  (SFINT9)</w:delText>
            </w:r>
            <w:r w:rsidDel="00BE1D04">
              <w:rPr>
                <w:noProof/>
              </w:rPr>
              <w:tab/>
              <w:delText>30</w:delText>
            </w:r>
          </w:del>
        </w:p>
        <w:p w14:paraId="10783EB6" w14:textId="2F7CF0D4" w:rsidR="00BF3DB4" w:rsidDel="00BE1D04" w:rsidRDefault="00BF3DB4">
          <w:pPr>
            <w:pStyle w:val="TOC3"/>
            <w:tabs>
              <w:tab w:val="right" w:leader="dot" w:pos="9870"/>
            </w:tabs>
            <w:rPr>
              <w:del w:id="187"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88" w:author="Puneet Kumar" w:date="2026-09-05T17:16:00Z" w16du:dateUtc="2026-09-05T16:16:00Z">
            <w:r w:rsidRPr="00BE1D04" w:rsidDel="00BE1D04">
              <w:rPr>
                <w:rPrChange w:id="189" w:author="Puneet Kumar" w:date="2026-09-05T17:16:00Z" w16du:dateUtc="2026-09-05T16:16:00Z">
                  <w:rPr>
                    <w:rStyle w:val="Hyperlink"/>
                    <w:noProof/>
                  </w:rPr>
                </w:rPrChange>
              </w:rPr>
              <w:delText>8.4.6  Scheduled / timed trigger  (SFINT10)</w:delText>
            </w:r>
            <w:r w:rsidDel="00BE1D04">
              <w:rPr>
                <w:noProof/>
              </w:rPr>
              <w:tab/>
              <w:delText>31</w:delText>
            </w:r>
          </w:del>
        </w:p>
        <w:p w14:paraId="700A7507" w14:textId="2BA91F2D" w:rsidR="00BF3DB4" w:rsidDel="00BE1D04" w:rsidRDefault="00BF3DB4">
          <w:pPr>
            <w:pStyle w:val="TOC2"/>
            <w:tabs>
              <w:tab w:val="right" w:leader="dot" w:pos="9870"/>
            </w:tabs>
            <w:rPr>
              <w:del w:id="190"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91" w:author="Puneet Kumar" w:date="2026-09-05T17:16:00Z" w16du:dateUtc="2026-09-05T16:16:00Z">
            <w:r w:rsidRPr="00BE1D04" w:rsidDel="00BE1D04">
              <w:rPr>
                <w:rPrChange w:id="192" w:author="Puneet Kumar" w:date="2026-09-05T17:16:00Z" w16du:dateUtc="2026-09-05T16:16:00Z">
                  <w:rPr>
                    <w:rStyle w:val="Hyperlink"/>
                    <w:noProof/>
                  </w:rPr>
                </w:rPrChange>
              </w:rPr>
              <w:delText>8.5 Event Patterns</w:delText>
            </w:r>
            <w:r w:rsidDel="00BE1D04">
              <w:rPr>
                <w:noProof/>
              </w:rPr>
              <w:tab/>
              <w:delText>32</w:delText>
            </w:r>
          </w:del>
        </w:p>
        <w:p w14:paraId="5C386E20" w14:textId="64579284" w:rsidR="00BF3DB4" w:rsidDel="00BE1D04" w:rsidRDefault="00BF3DB4">
          <w:pPr>
            <w:pStyle w:val="TOC3"/>
            <w:tabs>
              <w:tab w:val="right" w:leader="dot" w:pos="9870"/>
            </w:tabs>
            <w:rPr>
              <w:del w:id="193"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94" w:author="Puneet Kumar" w:date="2026-09-05T17:16:00Z" w16du:dateUtc="2026-09-05T16:16:00Z">
            <w:r w:rsidRPr="00BE1D04" w:rsidDel="00BE1D04">
              <w:rPr>
                <w:rPrChange w:id="195" w:author="Puneet Kumar" w:date="2026-09-05T17:16:00Z" w16du:dateUtc="2026-09-05T16:16:00Z">
                  <w:rPr>
                    <w:rStyle w:val="Hyperlink"/>
                    <w:noProof/>
                  </w:rPr>
                </w:rPrChange>
              </w:rPr>
              <w:delText>8.5.1  Publish / subscribe fan-out  (SFINT11)</w:delText>
            </w:r>
            <w:r w:rsidDel="00BE1D04">
              <w:rPr>
                <w:noProof/>
              </w:rPr>
              <w:tab/>
              <w:delText>32</w:delText>
            </w:r>
          </w:del>
        </w:p>
        <w:p w14:paraId="7BE5A0B5" w14:textId="39CBD6A2" w:rsidR="00BF3DB4" w:rsidDel="00BE1D04" w:rsidRDefault="00BF3DB4">
          <w:pPr>
            <w:pStyle w:val="TOC3"/>
            <w:tabs>
              <w:tab w:val="right" w:leader="dot" w:pos="9870"/>
            </w:tabs>
            <w:rPr>
              <w:del w:id="196"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197" w:author="Puneet Kumar" w:date="2026-09-05T17:16:00Z" w16du:dateUtc="2026-09-05T16:16:00Z">
            <w:r w:rsidRPr="00BE1D04" w:rsidDel="00BE1D04">
              <w:rPr>
                <w:rPrChange w:id="198" w:author="Puneet Kumar" w:date="2026-09-05T17:16:00Z" w16du:dateUtc="2026-09-05T16:16:00Z">
                  <w:rPr>
                    <w:rStyle w:val="Hyperlink"/>
                    <w:noProof/>
                  </w:rPr>
                </w:rPrChange>
              </w:rPr>
              <w:delText>8.5.2  Discrete event notification  (SFINT12)</w:delText>
            </w:r>
            <w:r w:rsidDel="00BE1D04">
              <w:rPr>
                <w:noProof/>
              </w:rPr>
              <w:tab/>
              <w:delText>33</w:delText>
            </w:r>
          </w:del>
        </w:p>
        <w:p w14:paraId="33532CDA" w14:textId="2F173CE9" w:rsidR="00BF3DB4" w:rsidDel="00BE1D04" w:rsidRDefault="00BF3DB4">
          <w:pPr>
            <w:pStyle w:val="TOC3"/>
            <w:tabs>
              <w:tab w:val="right" w:leader="dot" w:pos="9870"/>
            </w:tabs>
            <w:rPr>
              <w:del w:id="199"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00" w:author="Puneet Kumar" w:date="2026-09-05T17:16:00Z" w16du:dateUtc="2026-09-05T16:16:00Z">
            <w:r w:rsidRPr="00BE1D04" w:rsidDel="00BE1D04">
              <w:rPr>
                <w:rPrChange w:id="201" w:author="Puneet Kumar" w:date="2026-09-05T17:16:00Z" w16du:dateUtc="2026-09-05T16:16:00Z">
                  <w:rPr>
                    <w:rStyle w:val="Hyperlink"/>
                    <w:noProof/>
                  </w:rPr>
                </w:rPrChange>
              </w:rPr>
              <w:delText>8.5.3  Inbound webhook ingestion  (SFINT13)</w:delText>
            </w:r>
            <w:r w:rsidDel="00BE1D04">
              <w:rPr>
                <w:noProof/>
              </w:rPr>
              <w:tab/>
              <w:delText>34</w:delText>
            </w:r>
          </w:del>
        </w:p>
        <w:p w14:paraId="18EC6CA8" w14:textId="444B9DC0" w:rsidR="00BF3DB4" w:rsidDel="00BE1D04" w:rsidRDefault="00BF3DB4">
          <w:pPr>
            <w:pStyle w:val="TOC3"/>
            <w:tabs>
              <w:tab w:val="right" w:leader="dot" w:pos="9870"/>
            </w:tabs>
            <w:rPr>
              <w:del w:id="202"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03" w:author="Puneet Kumar" w:date="2026-09-05T17:16:00Z" w16du:dateUtc="2026-09-05T16:16:00Z">
            <w:r w:rsidRPr="00BE1D04" w:rsidDel="00BE1D04">
              <w:rPr>
                <w:rPrChange w:id="204" w:author="Puneet Kumar" w:date="2026-09-05T17:16:00Z" w16du:dateUtc="2026-09-05T16:16:00Z">
                  <w:rPr>
                    <w:rStyle w:val="Hyperlink"/>
                    <w:noProof/>
                  </w:rPr>
                </w:rPrChange>
              </w:rPr>
              <w:delText>8.5.4  Outbound webhook / notification  (SFINT14)</w:delText>
            </w:r>
            <w:r w:rsidDel="00BE1D04">
              <w:rPr>
                <w:noProof/>
              </w:rPr>
              <w:tab/>
              <w:delText>34</w:delText>
            </w:r>
          </w:del>
        </w:p>
        <w:p w14:paraId="41112B1E" w14:textId="25B1E108" w:rsidR="00BF3DB4" w:rsidDel="00BE1D04" w:rsidRDefault="00BF3DB4">
          <w:pPr>
            <w:pStyle w:val="TOC3"/>
            <w:tabs>
              <w:tab w:val="right" w:leader="dot" w:pos="9870"/>
            </w:tabs>
            <w:rPr>
              <w:del w:id="205"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06" w:author="Puneet Kumar" w:date="2026-09-05T17:16:00Z" w16du:dateUtc="2026-09-05T16:16:00Z">
            <w:r w:rsidRPr="00BE1D04" w:rsidDel="00BE1D04">
              <w:rPr>
                <w:rPrChange w:id="207" w:author="Puneet Kumar" w:date="2026-09-05T17:16:00Z" w16du:dateUtc="2026-09-05T16:16:00Z">
                  <w:rPr>
                    <w:rStyle w:val="Hyperlink"/>
                    <w:noProof/>
                  </w:rPr>
                </w:rPrChange>
              </w:rPr>
              <w:delText>8.5.5  Stream / telemetry ingestion  (SFINT15)</w:delText>
            </w:r>
            <w:r w:rsidDel="00BE1D04">
              <w:rPr>
                <w:noProof/>
              </w:rPr>
              <w:tab/>
              <w:delText>35</w:delText>
            </w:r>
          </w:del>
        </w:p>
        <w:p w14:paraId="4AAFFFAE" w14:textId="799064F5" w:rsidR="00BF3DB4" w:rsidDel="00BE1D04" w:rsidRDefault="00BF3DB4">
          <w:pPr>
            <w:pStyle w:val="TOC2"/>
            <w:tabs>
              <w:tab w:val="right" w:leader="dot" w:pos="9870"/>
            </w:tabs>
            <w:rPr>
              <w:del w:id="208"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09" w:author="Puneet Kumar" w:date="2026-09-05T17:16:00Z" w16du:dateUtc="2026-09-05T16:16:00Z">
            <w:r w:rsidRPr="00BE1D04" w:rsidDel="00BE1D04">
              <w:rPr>
                <w:rPrChange w:id="210" w:author="Puneet Kumar" w:date="2026-09-05T17:16:00Z" w16du:dateUtc="2026-09-05T16:16:00Z">
                  <w:rPr>
                    <w:rStyle w:val="Hyperlink"/>
                    <w:noProof/>
                  </w:rPr>
                </w:rPrChange>
              </w:rPr>
              <w:delText>8.6 Orchestration Patterns</w:delText>
            </w:r>
            <w:r w:rsidDel="00BE1D04">
              <w:rPr>
                <w:noProof/>
              </w:rPr>
              <w:tab/>
              <w:delText>36</w:delText>
            </w:r>
          </w:del>
        </w:p>
        <w:p w14:paraId="5CF0919F" w14:textId="4F567C75" w:rsidR="00BF3DB4" w:rsidDel="00BE1D04" w:rsidRDefault="00BF3DB4">
          <w:pPr>
            <w:pStyle w:val="TOC3"/>
            <w:tabs>
              <w:tab w:val="right" w:leader="dot" w:pos="9870"/>
            </w:tabs>
            <w:rPr>
              <w:del w:id="211"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12" w:author="Puneet Kumar" w:date="2026-09-05T17:16:00Z" w16du:dateUtc="2026-09-05T16:16:00Z">
            <w:r w:rsidRPr="00BE1D04" w:rsidDel="00BE1D04">
              <w:rPr>
                <w:rPrChange w:id="213" w:author="Puneet Kumar" w:date="2026-09-05T17:16:00Z" w16du:dateUtc="2026-09-05T16:16:00Z">
                  <w:rPr>
                    <w:rStyle w:val="Hyperlink"/>
                    <w:noProof/>
                  </w:rPr>
                </w:rPrChange>
              </w:rPr>
              <w:delText>8.6.1  Stateful process orchestration  (SFINT16)</w:delText>
            </w:r>
            <w:r w:rsidDel="00BE1D04">
              <w:rPr>
                <w:noProof/>
              </w:rPr>
              <w:tab/>
              <w:delText>36</w:delText>
            </w:r>
          </w:del>
        </w:p>
        <w:p w14:paraId="140F71AF" w14:textId="43B4E744" w:rsidR="00BF3DB4" w:rsidDel="00BE1D04" w:rsidRDefault="00BF3DB4">
          <w:pPr>
            <w:pStyle w:val="TOC3"/>
            <w:tabs>
              <w:tab w:val="right" w:leader="dot" w:pos="9870"/>
            </w:tabs>
            <w:rPr>
              <w:del w:id="214"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15" w:author="Puneet Kumar" w:date="2026-09-05T17:16:00Z" w16du:dateUtc="2026-09-05T16:16:00Z">
            <w:r w:rsidRPr="00BE1D04" w:rsidDel="00BE1D04">
              <w:rPr>
                <w:rPrChange w:id="216" w:author="Puneet Kumar" w:date="2026-09-05T17:16:00Z" w16du:dateUtc="2026-09-05T16:16:00Z">
                  <w:rPr>
                    <w:rStyle w:val="Hyperlink"/>
                    <w:noProof/>
                  </w:rPr>
                </w:rPrChange>
              </w:rPr>
              <w:delText>8.6.2  Process with compensation  (SFINT17)</w:delText>
            </w:r>
            <w:r w:rsidDel="00BE1D04">
              <w:rPr>
                <w:noProof/>
              </w:rPr>
              <w:tab/>
              <w:delText>37</w:delText>
            </w:r>
          </w:del>
        </w:p>
        <w:p w14:paraId="2F88EFC9" w14:textId="55D72F94" w:rsidR="00BF3DB4" w:rsidDel="00BE1D04" w:rsidRDefault="00BF3DB4">
          <w:pPr>
            <w:pStyle w:val="TOC3"/>
            <w:tabs>
              <w:tab w:val="right" w:leader="dot" w:pos="9870"/>
            </w:tabs>
            <w:rPr>
              <w:del w:id="217"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18" w:author="Puneet Kumar" w:date="2026-09-05T17:16:00Z" w16du:dateUtc="2026-09-05T16:16:00Z">
            <w:r w:rsidRPr="00BE1D04" w:rsidDel="00BE1D04">
              <w:rPr>
                <w:rPrChange w:id="219" w:author="Puneet Kumar" w:date="2026-09-05T17:16:00Z" w16du:dateUtc="2026-09-05T16:16:00Z">
                  <w:rPr>
                    <w:rStyle w:val="Hyperlink"/>
                    <w:noProof/>
                  </w:rPr>
                </w:rPrChange>
              </w:rPr>
              <w:delText>8.6.3  Human-in-the-loop / approval  (SFINT18)</w:delText>
            </w:r>
            <w:r w:rsidDel="00BE1D04">
              <w:rPr>
                <w:noProof/>
              </w:rPr>
              <w:tab/>
              <w:delText>38</w:delText>
            </w:r>
          </w:del>
        </w:p>
        <w:p w14:paraId="3363C81D" w14:textId="5E625173" w:rsidR="00BF3DB4" w:rsidDel="00BE1D04" w:rsidRDefault="00BF3DB4">
          <w:pPr>
            <w:pStyle w:val="TOC2"/>
            <w:tabs>
              <w:tab w:val="right" w:leader="dot" w:pos="9870"/>
            </w:tabs>
            <w:rPr>
              <w:del w:id="220"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21" w:author="Puneet Kumar" w:date="2026-09-05T17:16:00Z" w16du:dateUtc="2026-09-05T16:16:00Z">
            <w:r w:rsidRPr="00BE1D04" w:rsidDel="00BE1D04">
              <w:rPr>
                <w:rPrChange w:id="222" w:author="Puneet Kumar" w:date="2026-09-05T17:16:00Z" w16du:dateUtc="2026-09-05T16:16:00Z">
                  <w:rPr>
                    <w:rStyle w:val="Hyperlink"/>
                    <w:noProof/>
                  </w:rPr>
                </w:rPrChange>
              </w:rPr>
              <w:delText>8.7 File Patterns</w:delText>
            </w:r>
            <w:r w:rsidDel="00BE1D04">
              <w:rPr>
                <w:noProof/>
              </w:rPr>
              <w:tab/>
              <w:delText>39</w:delText>
            </w:r>
          </w:del>
        </w:p>
        <w:p w14:paraId="1600CF10" w14:textId="4934BCB8" w:rsidR="00BF3DB4" w:rsidDel="00BE1D04" w:rsidRDefault="00BF3DB4">
          <w:pPr>
            <w:pStyle w:val="TOC3"/>
            <w:tabs>
              <w:tab w:val="right" w:leader="dot" w:pos="9870"/>
            </w:tabs>
            <w:rPr>
              <w:del w:id="223"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24" w:author="Puneet Kumar" w:date="2026-09-05T17:16:00Z" w16du:dateUtc="2026-09-05T16:16:00Z">
            <w:r w:rsidRPr="00BE1D04" w:rsidDel="00BE1D04">
              <w:rPr>
                <w:rPrChange w:id="225" w:author="Puneet Kumar" w:date="2026-09-05T17:16:00Z" w16du:dateUtc="2026-09-05T16:16:00Z">
                  <w:rPr>
                    <w:rStyle w:val="Hyperlink"/>
                    <w:noProof/>
                  </w:rPr>
                </w:rPrChange>
              </w:rPr>
              <w:delText>8.7.1  Event-driven file ingestion  (SFINT19)</w:delText>
            </w:r>
            <w:r w:rsidDel="00BE1D04">
              <w:rPr>
                <w:noProof/>
              </w:rPr>
              <w:tab/>
              <w:delText>39</w:delText>
            </w:r>
          </w:del>
        </w:p>
        <w:p w14:paraId="38145A13" w14:textId="23B76AB3" w:rsidR="00BF3DB4" w:rsidDel="00BE1D04" w:rsidRDefault="00BF3DB4">
          <w:pPr>
            <w:pStyle w:val="TOC3"/>
            <w:tabs>
              <w:tab w:val="right" w:leader="dot" w:pos="9870"/>
            </w:tabs>
            <w:rPr>
              <w:del w:id="226"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27" w:author="Puneet Kumar" w:date="2026-09-05T17:16:00Z" w16du:dateUtc="2026-09-05T16:16:00Z">
            <w:r w:rsidRPr="00BE1D04" w:rsidDel="00BE1D04">
              <w:rPr>
                <w:rPrChange w:id="228" w:author="Puneet Kumar" w:date="2026-09-05T17:16:00Z" w16du:dateUtc="2026-09-05T16:16:00Z">
                  <w:rPr>
                    <w:rStyle w:val="Hyperlink"/>
                    <w:noProof/>
                  </w:rPr>
                </w:rPrChange>
              </w:rPr>
              <w:delText>8.7.2  File generation and delivery  (SFINT20)</w:delText>
            </w:r>
            <w:r w:rsidDel="00BE1D04">
              <w:rPr>
                <w:noProof/>
              </w:rPr>
              <w:tab/>
              <w:delText>40</w:delText>
            </w:r>
          </w:del>
        </w:p>
        <w:p w14:paraId="7FD06CC1" w14:textId="02709046" w:rsidR="00BF3DB4" w:rsidDel="00BE1D04" w:rsidRDefault="00BF3DB4">
          <w:pPr>
            <w:pStyle w:val="TOC2"/>
            <w:tabs>
              <w:tab w:val="right" w:leader="dot" w:pos="9870"/>
            </w:tabs>
            <w:rPr>
              <w:del w:id="229"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30" w:author="Puneet Kumar" w:date="2026-09-05T17:16:00Z" w16du:dateUtc="2026-09-05T16:16:00Z">
            <w:r w:rsidRPr="00BE1D04" w:rsidDel="00BE1D04">
              <w:rPr>
                <w:rPrChange w:id="231" w:author="Puneet Kumar" w:date="2026-09-05T17:16:00Z" w16du:dateUtc="2026-09-05T16:16:00Z">
                  <w:rPr>
                    <w:rStyle w:val="Hyperlink"/>
                    <w:noProof/>
                  </w:rPr>
                </w:rPrChange>
              </w:rPr>
              <w:delText>8.8 Data Platform Patterns</w:delText>
            </w:r>
            <w:r w:rsidDel="00BE1D04">
              <w:rPr>
                <w:noProof/>
              </w:rPr>
              <w:tab/>
              <w:delText>41</w:delText>
            </w:r>
          </w:del>
        </w:p>
        <w:p w14:paraId="79E930DB" w14:textId="75671925" w:rsidR="00BF3DB4" w:rsidDel="00BE1D04" w:rsidRDefault="00BF3DB4">
          <w:pPr>
            <w:pStyle w:val="TOC3"/>
            <w:tabs>
              <w:tab w:val="right" w:leader="dot" w:pos="9870"/>
            </w:tabs>
            <w:rPr>
              <w:del w:id="232"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33" w:author="Puneet Kumar" w:date="2026-09-05T17:16:00Z" w16du:dateUtc="2026-09-05T16:16:00Z">
            <w:r w:rsidRPr="00BE1D04" w:rsidDel="00BE1D04">
              <w:rPr>
                <w:rPrChange w:id="234" w:author="Puneet Kumar" w:date="2026-09-05T17:16:00Z" w16du:dateUtc="2026-09-05T16:16:00Z">
                  <w:rPr>
                    <w:rStyle w:val="Hyperlink"/>
                    <w:noProof/>
                  </w:rPr>
                </w:rPrChange>
              </w:rPr>
              <w:delText>8.8.1  Push to the data platform  (SFINT21)</w:delText>
            </w:r>
            <w:r w:rsidDel="00BE1D04">
              <w:rPr>
                <w:noProof/>
              </w:rPr>
              <w:tab/>
              <w:delText>41</w:delText>
            </w:r>
          </w:del>
        </w:p>
        <w:p w14:paraId="02042E6F" w14:textId="258CCC7A" w:rsidR="00BF3DB4" w:rsidDel="00BE1D04" w:rsidRDefault="00BF3DB4">
          <w:pPr>
            <w:pStyle w:val="TOC3"/>
            <w:tabs>
              <w:tab w:val="right" w:leader="dot" w:pos="9870"/>
            </w:tabs>
            <w:rPr>
              <w:del w:id="235"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36" w:author="Puneet Kumar" w:date="2026-09-05T17:16:00Z" w16du:dateUtc="2026-09-05T16:16:00Z">
            <w:r w:rsidRPr="00BE1D04" w:rsidDel="00BE1D04">
              <w:rPr>
                <w:rPrChange w:id="237" w:author="Puneet Kumar" w:date="2026-09-05T17:16:00Z" w16du:dateUtc="2026-09-05T16:16:00Z">
                  <w:rPr>
                    <w:rStyle w:val="Hyperlink"/>
                    <w:noProof/>
                  </w:rPr>
                </w:rPrChange>
              </w:rPr>
              <w:lastRenderedPageBreak/>
              <w:delText>8.8.2  Consume from the data platform and serve to a consumer  (SFINT22)</w:delText>
            </w:r>
            <w:r w:rsidDel="00BE1D04">
              <w:rPr>
                <w:noProof/>
              </w:rPr>
              <w:tab/>
              <w:delText>42</w:delText>
            </w:r>
          </w:del>
        </w:p>
        <w:p w14:paraId="757608F3" w14:textId="067BACEC" w:rsidR="00BF3DB4" w:rsidDel="00BE1D04" w:rsidRDefault="00BF3DB4">
          <w:pPr>
            <w:pStyle w:val="TOC3"/>
            <w:tabs>
              <w:tab w:val="right" w:leader="dot" w:pos="9870"/>
            </w:tabs>
            <w:rPr>
              <w:del w:id="238"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39" w:author="Puneet Kumar" w:date="2026-09-05T17:16:00Z" w16du:dateUtc="2026-09-05T16:16:00Z">
            <w:r w:rsidRPr="00BE1D04" w:rsidDel="00BE1D04">
              <w:rPr>
                <w:rPrChange w:id="240" w:author="Puneet Kumar" w:date="2026-09-05T17:16:00Z" w16du:dateUtc="2026-09-05T16:16:00Z">
                  <w:rPr>
                    <w:rStyle w:val="Hyperlink"/>
                    <w:noProof/>
                  </w:rPr>
                </w:rPrChange>
              </w:rPr>
              <w:delText>8.8.3  Bulk data movement (the boundary)  (SFINT23)</w:delText>
            </w:r>
            <w:r w:rsidDel="00BE1D04">
              <w:rPr>
                <w:noProof/>
              </w:rPr>
              <w:tab/>
              <w:delText>42</w:delText>
            </w:r>
          </w:del>
        </w:p>
        <w:p w14:paraId="4C424E10" w14:textId="2A2B6FA9" w:rsidR="00BF3DB4" w:rsidDel="00BE1D04" w:rsidRDefault="00BF3DB4">
          <w:pPr>
            <w:pStyle w:val="TOC2"/>
            <w:tabs>
              <w:tab w:val="right" w:leader="dot" w:pos="9870"/>
            </w:tabs>
            <w:rPr>
              <w:del w:id="241"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42" w:author="Puneet Kumar" w:date="2026-09-05T17:16:00Z" w16du:dateUtc="2026-09-05T16:16:00Z">
            <w:r w:rsidRPr="00BE1D04" w:rsidDel="00BE1D04">
              <w:rPr>
                <w:rPrChange w:id="243" w:author="Puneet Kumar" w:date="2026-09-05T17:16:00Z" w16du:dateUtc="2026-09-05T16:16:00Z">
                  <w:rPr>
                    <w:rStyle w:val="Hyperlink"/>
                    <w:noProof/>
                  </w:rPr>
                </w:rPrChange>
              </w:rPr>
              <w:delText>8.9 Transformation and Routing Patterns</w:delText>
            </w:r>
            <w:r w:rsidDel="00BE1D04">
              <w:rPr>
                <w:noProof/>
              </w:rPr>
              <w:tab/>
              <w:delText>43</w:delText>
            </w:r>
          </w:del>
        </w:p>
        <w:p w14:paraId="26B98911" w14:textId="55E24D2E" w:rsidR="00BF3DB4" w:rsidDel="00BE1D04" w:rsidRDefault="00BF3DB4">
          <w:pPr>
            <w:pStyle w:val="TOC3"/>
            <w:tabs>
              <w:tab w:val="right" w:leader="dot" w:pos="9870"/>
            </w:tabs>
            <w:rPr>
              <w:del w:id="244"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45" w:author="Puneet Kumar" w:date="2026-09-05T17:16:00Z" w16du:dateUtc="2026-09-05T16:16:00Z">
            <w:r w:rsidRPr="00BE1D04" w:rsidDel="00BE1D04">
              <w:rPr>
                <w:rPrChange w:id="246" w:author="Puneet Kumar" w:date="2026-09-05T17:16:00Z" w16du:dateUtc="2026-09-05T16:16:00Z">
                  <w:rPr>
                    <w:rStyle w:val="Hyperlink"/>
                    <w:noProof/>
                  </w:rPr>
                </w:rPrChange>
              </w:rPr>
              <w:delText>8.9.1  Canonical data model and message translator  (SFINT24)</w:delText>
            </w:r>
            <w:r w:rsidDel="00BE1D04">
              <w:rPr>
                <w:noProof/>
              </w:rPr>
              <w:tab/>
              <w:delText>43</w:delText>
            </w:r>
          </w:del>
        </w:p>
        <w:p w14:paraId="36CC0F11" w14:textId="2C3909D3" w:rsidR="00BF3DB4" w:rsidDel="00BE1D04" w:rsidRDefault="00BF3DB4">
          <w:pPr>
            <w:pStyle w:val="TOC3"/>
            <w:tabs>
              <w:tab w:val="right" w:leader="dot" w:pos="9870"/>
            </w:tabs>
            <w:rPr>
              <w:del w:id="247"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48" w:author="Puneet Kumar" w:date="2026-09-05T17:16:00Z" w16du:dateUtc="2026-09-05T16:16:00Z">
            <w:r w:rsidRPr="00BE1D04" w:rsidDel="00BE1D04">
              <w:rPr>
                <w:rPrChange w:id="249" w:author="Puneet Kumar" w:date="2026-09-05T17:16:00Z" w16du:dateUtc="2026-09-05T16:16:00Z">
                  <w:rPr>
                    <w:rStyle w:val="Hyperlink"/>
                    <w:noProof/>
                  </w:rPr>
                </w:rPrChange>
              </w:rPr>
              <w:delText>8.9.2  Content-based routing  (SFINT25)</w:delText>
            </w:r>
            <w:r w:rsidDel="00BE1D04">
              <w:rPr>
                <w:noProof/>
              </w:rPr>
              <w:tab/>
              <w:delText>45</w:delText>
            </w:r>
          </w:del>
        </w:p>
        <w:p w14:paraId="4D6ADA5D" w14:textId="7502AB83" w:rsidR="00BF3DB4" w:rsidDel="00BE1D04" w:rsidRDefault="00BF3DB4">
          <w:pPr>
            <w:pStyle w:val="TOC1"/>
            <w:tabs>
              <w:tab w:val="right" w:leader="dot" w:pos="9870"/>
            </w:tabs>
            <w:rPr>
              <w:del w:id="250"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51" w:author="Puneet Kumar" w:date="2026-09-05T17:16:00Z" w16du:dateUtc="2026-09-05T16:16:00Z">
            <w:r w:rsidRPr="00BE1D04" w:rsidDel="00BE1D04">
              <w:rPr>
                <w:rPrChange w:id="252" w:author="Puneet Kumar" w:date="2026-09-05T17:16:00Z" w16du:dateUtc="2026-09-05T16:16:00Z">
                  <w:rPr>
                    <w:rStyle w:val="Hyperlink"/>
                    <w:noProof/>
                  </w:rPr>
                </w:rPrChange>
              </w:rPr>
              <w:delText>9. Insurance Integration Scenarios</w:delText>
            </w:r>
            <w:r w:rsidDel="00BE1D04">
              <w:rPr>
                <w:noProof/>
              </w:rPr>
              <w:tab/>
              <w:delText>47</w:delText>
            </w:r>
          </w:del>
        </w:p>
        <w:p w14:paraId="1747FDCD" w14:textId="4B2B77D3" w:rsidR="00BF3DB4" w:rsidDel="00BE1D04" w:rsidRDefault="00BF3DB4">
          <w:pPr>
            <w:pStyle w:val="TOC1"/>
            <w:tabs>
              <w:tab w:val="right" w:leader="dot" w:pos="9870"/>
            </w:tabs>
            <w:rPr>
              <w:del w:id="253"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54" w:author="Puneet Kumar" w:date="2026-09-05T17:16:00Z" w16du:dateUtc="2026-09-05T16:16:00Z">
            <w:r w:rsidRPr="00BE1D04" w:rsidDel="00BE1D04">
              <w:rPr>
                <w:rPrChange w:id="255" w:author="Puneet Kumar" w:date="2026-09-05T17:16:00Z" w16du:dateUtc="2026-09-05T16:16:00Z">
                  <w:rPr>
                    <w:rStyle w:val="Hyperlink"/>
                    <w:noProof/>
                  </w:rPr>
                </w:rPrChange>
              </w:rPr>
              <w:delText>10. Data Platform Position and Guardrails</w:delText>
            </w:r>
            <w:r w:rsidDel="00BE1D04">
              <w:rPr>
                <w:noProof/>
              </w:rPr>
              <w:tab/>
              <w:delText>48</w:delText>
            </w:r>
          </w:del>
        </w:p>
        <w:p w14:paraId="3FE0570C" w14:textId="676BA4B1" w:rsidR="00BF3DB4" w:rsidDel="00BE1D04" w:rsidRDefault="00BF3DB4">
          <w:pPr>
            <w:pStyle w:val="TOC2"/>
            <w:tabs>
              <w:tab w:val="right" w:leader="dot" w:pos="9870"/>
            </w:tabs>
            <w:rPr>
              <w:del w:id="256"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57" w:author="Puneet Kumar" w:date="2026-09-05T17:16:00Z" w16du:dateUtc="2026-09-05T16:16:00Z">
            <w:r w:rsidRPr="00BE1D04" w:rsidDel="00BE1D04">
              <w:rPr>
                <w:rPrChange w:id="258" w:author="Puneet Kumar" w:date="2026-09-05T17:16:00Z" w16du:dateUtc="2026-09-05T16:16:00Z">
                  <w:rPr>
                    <w:rStyle w:val="Hyperlink"/>
                    <w:noProof/>
                  </w:rPr>
                </w:rPrChange>
              </w:rPr>
              <w:delText>10.1 Core Position</w:delText>
            </w:r>
            <w:r w:rsidDel="00BE1D04">
              <w:rPr>
                <w:noProof/>
              </w:rPr>
              <w:tab/>
              <w:delText>48</w:delText>
            </w:r>
          </w:del>
        </w:p>
        <w:p w14:paraId="1C783C55" w14:textId="10BF46DA" w:rsidR="00BF3DB4" w:rsidDel="00BE1D04" w:rsidRDefault="00BF3DB4">
          <w:pPr>
            <w:pStyle w:val="TOC2"/>
            <w:tabs>
              <w:tab w:val="right" w:leader="dot" w:pos="9870"/>
            </w:tabs>
            <w:rPr>
              <w:del w:id="259"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60" w:author="Puneet Kumar" w:date="2026-09-05T17:16:00Z" w16du:dateUtc="2026-09-05T16:16:00Z">
            <w:r w:rsidRPr="00BE1D04" w:rsidDel="00BE1D04">
              <w:rPr>
                <w:rPrChange w:id="261" w:author="Puneet Kumar" w:date="2026-09-05T17:16:00Z" w16du:dateUtc="2026-09-05T16:16:00Z">
                  <w:rPr>
                    <w:rStyle w:val="Hyperlink"/>
                    <w:noProof/>
                  </w:rPr>
                </w:rPrChange>
              </w:rPr>
              <w:delText>10.2 Appropriate Uses</w:delText>
            </w:r>
            <w:r w:rsidDel="00BE1D04">
              <w:rPr>
                <w:noProof/>
              </w:rPr>
              <w:tab/>
              <w:delText>48</w:delText>
            </w:r>
          </w:del>
        </w:p>
        <w:p w14:paraId="4BAF3B9B" w14:textId="2C6587B9" w:rsidR="00BF3DB4" w:rsidDel="00BE1D04" w:rsidRDefault="00BF3DB4">
          <w:pPr>
            <w:pStyle w:val="TOC2"/>
            <w:tabs>
              <w:tab w:val="right" w:leader="dot" w:pos="9870"/>
            </w:tabs>
            <w:rPr>
              <w:del w:id="262"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63" w:author="Puneet Kumar" w:date="2026-09-05T17:16:00Z" w16du:dateUtc="2026-09-05T16:16:00Z">
            <w:r w:rsidRPr="00BE1D04" w:rsidDel="00BE1D04">
              <w:rPr>
                <w:rPrChange w:id="264" w:author="Puneet Kumar" w:date="2026-09-05T17:16:00Z" w16du:dateUtc="2026-09-05T16:16:00Z">
                  <w:rPr>
                    <w:rStyle w:val="Hyperlink"/>
                    <w:noProof/>
                  </w:rPr>
                </w:rPrChange>
              </w:rPr>
              <w:delText>10.3 Inappropriate Uses</w:delText>
            </w:r>
            <w:r w:rsidDel="00BE1D04">
              <w:rPr>
                <w:noProof/>
              </w:rPr>
              <w:tab/>
              <w:delText>48</w:delText>
            </w:r>
          </w:del>
        </w:p>
        <w:p w14:paraId="1C8E8207" w14:textId="155AA1B6" w:rsidR="00BF3DB4" w:rsidDel="00BE1D04" w:rsidRDefault="00BF3DB4">
          <w:pPr>
            <w:pStyle w:val="TOC2"/>
            <w:tabs>
              <w:tab w:val="right" w:leader="dot" w:pos="9870"/>
            </w:tabs>
            <w:rPr>
              <w:del w:id="265"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66" w:author="Puneet Kumar" w:date="2026-09-05T17:16:00Z" w16du:dateUtc="2026-09-05T16:16:00Z">
            <w:r w:rsidRPr="00BE1D04" w:rsidDel="00BE1D04">
              <w:rPr>
                <w:rPrChange w:id="267" w:author="Puneet Kumar" w:date="2026-09-05T17:16:00Z" w16du:dateUtc="2026-09-05T16:16:00Z">
                  <w:rPr>
                    <w:rStyle w:val="Hyperlink"/>
                    <w:noProof/>
                  </w:rPr>
                </w:rPrChange>
              </w:rPr>
              <w:delText>10.4 Exchange Patterns</w:delText>
            </w:r>
            <w:r w:rsidDel="00BE1D04">
              <w:rPr>
                <w:noProof/>
              </w:rPr>
              <w:tab/>
              <w:delText>48</w:delText>
            </w:r>
          </w:del>
        </w:p>
        <w:p w14:paraId="221EFC6B" w14:textId="19F91371" w:rsidR="00BF3DB4" w:rsidDel="00BE1D04" w:rsidRDefault="00BF3DB4">
          <w:pPr>
            <w:pStyle w:val="TOC3"/>
            <w:tabs>
              <w:tab w:val="right" w:leader="dot" w:pos="9870"/>
            </w:tabs>
            <w:rPr>
              <w:del w:id="268"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69" w:author="Puneet Kumar" w:date="2026-09-05T17:16:00Z" w16du:dateUtc="2026-09-05T16:16:00Z">
            <w:r w:rsidRPr="00BE1D04" w:rsidDel="00BE1D04">
              <w:rPr>
                <w:rPrChange w:id="270" w:author="Puneet Kumar" w:date="2026-09-05T17:16:00Z" w16du:dateUtc="2026-09-05T16:16:00Z">
                  <w:rPr>
                    <w:rStyle w:val="Hyperlink"/>
                    <w:noProof/>
                  </w:rPr>
                </w:rPrChange>
              </w:rPr>
              <w:delText>Import: to the data platform</w:delText>
            </w:r>
            <w:r w:rsidDel="00BE1D04">
              <w:rPr>
                <w:noProof/>
              </w:rPr>
              <w:tab/>
              <w:delText>48</w:delText>
            </w:r>
          </w:del>
        </w:p>
        <w:p w14:paraId="19C65F5A" w14:textId="652229E1" w:rsidR="00BF3DB4" w:rsidDel="00BE1D04" w:rsidRDefault="00BF3DB4">
          <w:pPr>
            <w:pStyle w:val="TOC3"/>
            <w:tabs>
              <w:tab w:val="right" w:leader="dot" w:pos="9870"/>
            </w:tabs>
            <w:rPr>
              <w:del w:id="271"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72" w:author="Puneet Kumar" w:date="2026-09-05T17:16:00Z" w16du:dateUtc="2026-09-05T16:16:00Z">
            <w:r w:rsidRPr="00BE1D04" w:rsidDel="00BE1D04">
              <w:rPr>
                <w:rPrChange w:id="273" w:author="Puneet Kumar" w:date="2026-09-05T17:16:00Z" w16du:dateUtc="2026-09-05T16:16:00Z">
                  <w:rPr>
                    <w:rStyle w:val="Hyperlink"/>
                    <w:noProof/>
                  </w:rPr>
                </w:rPrChange>
              </w:rPr>
              <w:delText>Export: from the data platform</w:delText>
            </w:r>
            <w:r w:rsidDel="00BE1D04">
              <w:rPr>
                <w:noProof/>
              </w:rPr>
              <w:tab/>
              <w:delText>49</w:delText>
            </w:r>
          </w:del>
        </w:p>
        <w:p w14:paraId="6A44C84C" w14:textId="237C3A4F" w:rsidR="00BF3DB4" w:rsidDel="00BE1D04" w:rsidRDefault="00BF3DB4">
          <w:pPr>
            <w:pStyle w:val="TOC1"/>
            <w:tabs>
              <w:tab w:val="right" w:leader="dot" w:pos="9870"/>
            </w:tabs>
            <w:rPr>
              <w:del w:id="274"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75" w:author="Puneet Kumar" w:date="2026-09-05T17:16:00Z" w16du:dateUtc="2026-09-05T16:16:00Z">
            <w:r w:rsidRPr="00BE1D04" w:rsidDel="00BE1D04">
              <w:rPr>
                <w:rPrChange w:id="276" w:author="Puneet Kumar" w:date="2026-09-05T17:16:00Z" w16du:dateUtc="2026-09-05T16:16:00Z">
                  <w:rPr>
                    <w:rStyle w:val="Hyperlink"/>
                    <w:noProof/>
                  </w:rPr>
                </w:rPrChange>
              </w:rPr>
              <w:delText>11. Guardrails and Governance</w:delText>
            </w:r>
            <w:r w:rsidDel="00BE1D04">
              <w:rPr>
                <w:noProof/>
              </w:rPr>
              <w:tab/>
              <w:delText>50</w:delText>
            </w:r>
          </w:del>
        </w:p>
        <w:p w14:paraId="6BC50C2F" w14:textId="00B46B97" w:rsidR="00BF3DB4" w:rsidDel="00BE1D04" w:rsidRDefault="00BF3DB4">
          <w:pPr>
            <w:pStyle w:val="TOC2"/>
            <w:tabs>
              <w:tab w:val="right" w:leader="dot" w:pos="9870"/>
            </w:tabs>
            <w:rPr>
              <w:del w:id="277"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78" w:author="Puneet Kumar" w:date="2026-09-05T17:16:00Z" w16du:dateUtc="2026-09-05T16:16:00Z">
            <w:r w:rsidRPr="00BE1D04" w:rsidDel="00BE1D04">
              <w:rPr>
                <w:rPrChange w:id="279" w:author="Puneet Kumar" w:date="2026-09-05T17:16:00Z" w16du:dateUtc="2026-09-05T16:16:00Z">
                  <w:rPr>
                    <w:rStyle w:val="Hyperlink"/>
                    <w:noProof/>
                  </w:rPr>
                </w:rPrChange>
              </w:rPr>
              <w:delText>11.1 Mandatory Guardrails</w:delText>
            </w:r>
            <w:r w:rsidDel="00BE1D04">
              <w:rPr>
                <w:noProof/>
              </w:rPr>
              <w:tab/>
              <w:delText>50</w:delText>
            </w:r>
          </w:del>
        </w:p>
        <w:p w14:paraId="01715B98" w14:textId="42A8DE8E" w:rsidR="00BF3DB4" w:rsidDel="00BE1D04" w:rsidRDefault="00BF3DB4">
          <w:pPr>
            <w:pStyle w:val="TOC2"/>
            <w:tabs>
              <w:tab w:val="right" w:leader="dot" w:pos="9870"/>
            </w:tabs>
            <w:rPr>
              <w:del w:id="280"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81" w:author="Puneet Kumar" w:date="2026-09-05T17:16:00Z" w16du:dateUtc="2026-09-05T16:16:00Z">
            <w:r w:rsidRPr="00BE1D04" w:rsidDel="00BE1D04">
              <w:rPr>
                <w:rPrChange w:id="282" w:author="Puneet Kumar" w:date="2026-09-05T17:16:00Z" w16du:dateUtc="2026-09-05T16:16:00Z">
                  <w:rPr>
                    <w:rStyle w:val="Hyperlink"/>
                    <w:noProof/>
                  </w:rPr>
                </w:rPrChange>
              </w:rPr>
              <w:delText>11.2 When you need to deviate</w:delText>
            </w:r>
            <w:r w:rsidDel="00BE1D04">
              <w:rPr>
                <w:noProof/>
              </w:rPr>
              <w:tab/>
              <w:delText>50</w:delText>
            </w:r>
          </w:del>
        </w:p>
        <w:p w14:paraId="74D374B6" w14:textId="6B7DBF22" w:rsidR="00BF3DB4" w:rsidDel="00BE1D04" w:rsidRDefault="00BF3DB4">
          <w:pPr>
            <w:pStyle w:val="TOC2"/>
            <w:tabs>
              <w:tab w:val="right" w:leader="dot" w:pos="9870"/>
            </w:tabs>
            <w:rPr>
              <w:del w:id="283"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84" w:author="Puneet Kumar" w:date="2026-09-05T17:16:00Z" w16du:dateUtc="2026-09-05T16:16:00Z">
            <w:r w:rsidRPr="00BE1D04" w:rsidDel="00BE1D04">
              <w:rPr>
                <w:rPrChange w:id="285" w:author="Puneet Kumar" w:date="2026-09-05T17:16:00Z" w16du:dateUtc="2026-09-05T16:16:00Z">
                  <w:rPr>
                    <w:rStyle w:val="Hyperlink"/>
                    <w:noProof/>
                  </w:rPr>
                </w:rPrChange>
              </w:rPr>
              <w:delText>11.3 Per-pattern security conformance</w:delText>
            </w:r>
            <w:r w:rsidDel="00BE1D04">
              <w:rPr>
                <w:noProof/>
              </w:rPr>
              <w:tab/>
              <w:delText>50</w:delText>
            </w:r>
          </w:del>
        </w:p>
        <w:p w14:paraId="6F31678C" w14:textId="2EAF2810" w:rsidR="00BF3DB4" w:rsidDel="00BE1D04" w:rsidRDefault="00BF3DB4">
          <w:pPr>
            <w:pStyle w:val="TOC2"/>
            <w:tabs>
              <w:tab w:val="right" w:leader="dot" w:pos="9870"/>
            </w:tabs>
            <w:rPr>
              <w:del w:id="286"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87" w:author="Puneet Kumar" w:date="2026-09-05T17:16:00Z" w16du:dateUtc="2026-09-05T16:16:00Z">
            <w:r w:rsidRPr="00BE1D04" w:rsidDel="00BE1D04">
              <w:rPr>
                <w:rPrChange w:id="288" w:author="Puneet Kumar" w:date="2026-09-05T17:16:00Z" w16du:dateUtc="2026-09-05T16:16:00Z">
                  <w:rPr>
                    <w:rStyle w:val="Hyperlink"/>
                    <w:noProof/>
                  </w:rPr>
                </w:rPrChange>
              </w:rPr>
              <w:delText>11.4 Boundary Controls</w:delText>
            </w:r>
            <w:r w:rsidDel="00BE1D04">
              <w:rPr>
                <w:noProof/>
              </w:rPr>
              <w:tab/>
              <w:delText>51</w:delText>
            </w:r>
          </w:del>
        </w:p>
        <w:p w14:paraId="555E4DC9" w14:textId="4E284C30" w:rsidR="00BF3DB4" w:rsidDel="00BE1D04" w:rsidRDefault="00BF3DB4">
          <w:pPr>
            <w:pStyle w:val="TOC2"/>
            <w:tabs>
              <w:tab w:val="right" w:leader="dot" w:pos="9870"/>
            </w:tabs>
            <w:rPr>
              <w:del w:id="289"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90" w:author="Puneet Kumar" w:date="2026-09-05T17:16:00Z" w16du:dateUtc="2026-09-05T16:16:00Z">
            <w:r w:rsidRPr="00BE1D04" w:rsidDel="00BE1D04">
              <w:rPr>
                <w:rPrChange w:id="291" w:author="Puneet Kumar" w:date="2026-09-05T17:16:00Z" w16du:dateUtc="2026-09-05T16:16:00Z">
                  <w:rPr>
                    <w:rStyle w:val="Hyperlink"/>
                    <w:noProof/>
                  </w:rPr>
                </w:rPrChange>
              </w:rPr>
              <w:delText>11.5 Pattern Controls</w:delText>
            </w:r>
            <w:r w:rsidDel="00BE1D04">
              <w:rPr>
                <w:noProof/>
              </w:rPr>
              <w:tab/>
              <w:delText>51</w:delText>
            </w:r>
          </w:del>
        </w:p>
        <w:p w14:paraId="1DDAEF77" w14:textId="25AF258A" w:rsidR="00BF3DB4" w:rsidDel="00BE1D04" w:rsidRDefault="00BF3DB4">
          <w:pPr>
            <w:pStyle w:val="TOC2"/>
            <w:tabs>
              <w:tab w:val="right" w:leader="dot" w:pos="9870"/>
            </w:tabs>
            <w:rPr>
              <w:del w:id="292"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93" w:author="Puneet Kumar" w:date="2026-09-05T17:16:00Z" w16du:dateUtc="2026-09-05T16:16:00Z">
            <w:r w:rsidRPr="00BE1D04" w:rsidDel="00BE1D04">
              <w:rPr>
                <w:rPrChange w:id="294" w:author="Puneet Kumar" w:date="2026-09-05T17:16:00Z" w16du:dateUtc="2026-09-05T16:16:00Z">
                  <w:rPr>
                    <w:rStyle w:val="Hyperlink"/>
                    <w:noProof/>
                  </w:rPr>
                </w:rPrChange>
              </w:rPr>
              <w:delText>11.6 Design Evidence Requirements</w:delText>
            </w:r>
            <w:r w:rsidDel="00BE1D04">
              <w:rPr>
                <w:noProof/>
              </w:rPr>
              <w:tab/>
              <w:delText>51</w:delText>
            </w:r>
          </w:del>
        </w:p>
        <w:p w14:paraId="73215ABB" w14:textId="37ED2705" w:rsidR="00BF3DB4" w:rsidDel="00BE1D04" w:rsidRDefault="00BF3DB4">
          <w:pPr>
            <w:pStyle w:val="TOC1"/>
            <w:tabs>
              <w:tab w:val="right" w:leader="dot" w:pos="9870"/>
            </w:tabs>
            <w:rPr>
              <w:del w:id="295"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96" w:author="Puneet Kumar" w:date="2026-09-05T17:16:00Z" w16du:dateUtc="2026-09-05T16:16:00Z">
            <w:r w:rsidRPr="00BE1D04" w:rsidDel="00BE1D04">
              <w:rPr>
                <w:rPrChange w:id="297" w:author="Puneet Kumar" w:date="2026-09-05T17:16:00Z" w16du:dateUtc="2026-09-05T16:16:00Z">
                  <w:rPr>
                    <w:rStyle w:val="Hyperlink"/>
                    <w:noProof/>
                  </w:rPr>
                </w:rPrChange>
              </w:rPr>
              <w:delText>12. Exception Process and TDA Governance</w:delText>
            </w:r>
            <w:r w:rsidDel="00BE1D04">
              <w:rPr>
                <w:noProof/>
              </w:rPr>
              <w:tab/>
              <w:delText>52</w:delText>
            </w:r>
          </w:del>
        </w:p>
        <w:p w14:paraId="61A2A21B" w14:textId="36352376" w:rsidR="00BF3DB4" w:rsidDel="00BE1D04" w:rsidRDefault="00BF3DB4">
          <w:pPr>
            <w:pStyle w:val="TOC2"/>
            <w:tabs>
              <w:tab w:val="right" w:leader="dot" w:pos="9870"/>
            </w:tabs>
            <w:rPr>
              <w:del w:id="298"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299" w:author="Puneet Kumar" w:date="2026-09-05T17:16:00Z" w16du:dateUtc="2026-09-05T16:16:00Z">
            <w:r w:rsidRPr="00BE1D04" w:rsidDel="00BE1D04">
              <w:rPr>
                <w:rPrChange w:id="300" w:author="Puneet Kumar" w:date="2026-09-05T17:16:00Z" w16du:dateUtc="2026-09-05T16:16:00Z">
                  <w:rPr>
                    <w:rStyle w:val="Hyperlink"/>
                    <w:noProof/>
                  </w:rPr>
                </w:rPrChange>
              </w:rPr>
              <w:delText>12.1 Exceptions</w:delText>
            </w:r>
            <w:r w:rsidDel="00BE1D04">
              <w:rPr>
                <w:noProof/>
              </w:rPr>
              <w:tab/>
              <w:delText>52</w:delText>
            </w:r>
          </w:del>
        </w:p>
        <w:p w14:paraId="3731CE7C" w14:textId="253549FF" w:rsidR="00BF3DB4" w:rsidDel="00BE1D04" w:rsidRDefault="00BF3DB4">
          <w:pPr>
            <w:pStyle w:val="TOC2"/>
            <w:tabs>
              <w:tab w:val="right" w:leader="dot" w:pos="9870"/>
            </w:tabs>
            <w:rPr>
              <w:del w:id="301"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302" w:author="Puneet Kumar" w:date="2026-09-05T17:16:00Z" w16du:dateUtc="2026-09-05T16:16:00Z">
            <w:r w:rsidRPr="00BE1D04" w:rsidDel="00BE1D04">
              <w:rPr>
                <w:rPrChange w:id="303" w:author="Puneet Kumar" w:date="2026-09-05T17:16:00Z" w16du:dateUtc="2026-09-05T16:16:00Z">
                  <w:rPr>
                    <w:rStyle w:val="Hyperlink"/>
                    <w:noProof/>
                  </w:rPr>
                </w:rPrChange>
              </w:rPr>
              <w:delText>12.2 TDA Gates</w:delText>
            </w:r>
            <w:r w:rsidDel="00BE1D04">
              <w:rPr>
                <w:noProof/>
              </w:rPr>
              <w:tab/>
              <w:delText>52</w:delText>
            </w:r>
          </w:del>
        </w:p>
        <w:p w14:paraId="0CCB3B60" w14:textId="222C3014" w:rsidR="00BF3DB4" w:rsidDel="00BE1D04" w:rsidRDefault="00BF3DB4">
          <w:pPr>
            <w:pStyle w:val="TOC2"/>
            <w:tabs>
              <w:tab w:val="right" w:leader="dot" w:pos="9870"/>
            </w:tabs>
            <w:rPr>
              <w:del w:id="304"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305" w:author="Puneet Kumar" w:date="2026-09-05T17:16:00Z" w16du:dateUtc="2026-09-05T16:16:00Z">
            <w:r w:rsidRPr="00BE1D04" w:rsidDel="00BE1D04">
              <w:rPr>
                <w:rPrChange w:id="306" w:author="Puneet Kumar" w:date="2026-09-05T17:16:00Z" w16du:dateUtc="2026-09-05T16:16:00Z">
                  <w:rPr>
                    <w:rStyle w:val="Hyperlink"/>
                    <w:noProof/>
                  </w:rPr>
                </w:rPrChange>
              </w:rPr>
              <w:delText>12.3 Security Conformance</w:delText>
            </w:r>
            <w:r w:rsidDel="00BE1D04">
              <w:rPr>
                <w:noProof/>
              </w:rPr>
              <w:tab/>
              <w:delText>52</w:delText>
            </w:r>
          </w:del>
        </w:p>
        <w:p w14:paraId="6BB17A8F" w14:textId="49C0C74C" w:rsidR="00BF3DB4" w:rsidDel="00BE1D04" w:rsidRDefault="00BF3DB4">
          <w:pPr>
            <w:pStyle w:val="TOC2"/>
            <w:tabs>
              <w:tab w:val="right" w:leader="dot" w:pos="9870"/>
            </w:tabs>
            <w:rPr>
              <w:del w:id="307"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308" w:author="Puneet Kumar" w:date="2026-09-05T17:16:00Z" w16du:dateUtc="2026-09-05T16:16:00Z">
            <w:r w:rsidRPr="00BE1D04" w:rsidDel="00BE1D04">
              <w:rPr>
                <w:rPrChange w:id="309" w:author="Puneet Kumar" w:date="2026-09-05T17:16:00Z" w16du:dateUtc="2026-09-05T16:16:00Z">
                  <w:rPr>
                    <w:rStyle w:val="Hyperlink"/>
                    <w:noProof/>
                  </w:rPr>
                </w:rPrChange>
              </w:rPr>
              <w:delText>12.4 Exception Lifecycle</w:delText>
            </w:r>
            <w:r w:rsidDel="00BE1D04">
              <w:rPr>
                <w:noProof/>
              </w:rPr>
              <w:tab/>
              <w:delText>52</w:delText>
            </w:r>
          </w:del>
        </w:p>
        <w:p w14:paraId="12B7B1FE" w14:textId="593D8198" w:rsidR="00BF3DB4" w:rsidDel="00BE1D04" w:rsidRDefault="00BF3DB4">
          <w:pPr>
            <w:pStyle w:val="TOC1"/>
            <w:tabs>
              <w:tab w:val="right" w:leader="dot" w:pos="9870"/>
            </w:tabs>
            <w:rPr>
              <w:del w:id="310"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311" w:author="Puneet Kumar" w:date="2026-09-05T17:16:00Z" w16du:dateUtc="2026-09-05T16:16:00Z">
            <w:r w:rsidRPr="00BE1D04" w:rsidDel="00BE1D04">
              <w:rPr>
                <w:rPrChange w:id="312" w:author="Puneet Kumar" w:date="2026-09-05T17:16:00Z" w16du:dateUtc="2026-09-05T16:16:00Z">
                  <w:rPr>
                    <w:rStyle w:val="Hyperlink"/>
                    <w:noProof/>
                  </w:rPr>
                </w:rPrChange>
              </w:rPr>
              <w:delText>13. Anti-Patterns</w:delText>
            </w:r>
            <w:r w:rsidDel="00BE1D04">
              <w:rPr>
                <w:noProof/>
              </w:rPr>
              <w:tab/>
              <w:delText>53</w:delText>
            </w:r>
          </w:del>
        </w:p>
        <w:p w14:paraId="2C34226F" w14:textId="6C60ECA6" w:rsidR="00BF3DB4" w:rsidDel="00BE1D04" w:rsidRDefault="00BF3DB4">
          <w:pPr>
            <w:pStyle w:val="TOC1"/>
            <w:tabs>
              <w:tab w:val="right" w:leader="dot" w:pos="9870"/>
            </w:tabs>
            <w:rPr>
              <w:del w:id="313"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314" w:author="Puneet Kumar" w:date="2026-09-05T17:16:00Z" w16du:dateUtc="2026-09-05T16:16:00Z">
            <w:r w:rsidRPr="00BE1D04" w:rsidDel="00BE1D04">
              <w:rPr>
                <w:rPrChange w:id="315" w:author="Puneet Kumar" w:date="2026-09-05T17:16:00Z" w16du:dateUtc="2026-09-05T16:16:00Z">
                  <w:rPr>
                    <w:rStyle w:val="Hyperlink"/>
                    <w:noProof/>
                  </w:rPr>
                </w:rPrChange>
              </w:rPr>
              <w:delText>14. Glossary</w:delText>
            </w:r>
            <w:r w:rsidDel="00BE1D04">
              <w:rPr>
                <w:noProof/>
              </w:rPr>
              <w:tab/>
              <w:delText>54</w:delText>
            </w:r>
          </w:del>
        </w:p>
        <w:p w14:paraId="6719C8E6" w14:textId="54170B51" w:rsidR="00BF3DB4" w:rsidDel="00BE1D04" w:rsidRDefault="00BF3DB4">
          <w:pPr>
            <w:pStyle w:val="TOC1"/>
            <w:tabs>
              <w:tab w:val="right" w:leader="dot" w:pos="9870"/>
            </w:tabs>
            <w:rPr>
              <w:del w:id="316"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317" w:author="Puneet Kumar" w:date="2026-09-05T17:16:00Z" w16du:dateUtc="2026-09-05T16:16:00Z">
            <w:r w:rsidRPr="00BE1D04" w:rsidDel="00BE1D04">
              <w:rPr>
                <w:rPrChange w:id="318" w:author="Puneet Kumar" w:date="2026-09-05T17:16:00Z" w16du:dateUtc="2026-09-05T16:16:00Z">
                  <w:rPr>
                    <w:rStyle w:val="Hyperlink"/>
                    <w:noProof/>
                  </w:rPr>
                </w:rPrChange>
              </w:rPr>
              <w:delText>15. Cross-Reference and Traceability</w:delText>
            </w:r>
            <w:r w:rsidDel="00BE1D04">
              <w:rPr>
                <w:noProof/>
              </w:rPr>
              <w:tab/>
              <w:delText>55</w:delText>
            </w:r>
          </w:del>
        </w:p>
        <w:p w14:paraId="633D11D2" w14:textId="5254F50B" w:rsidR="00BF3DB4" w:rsidDel="00BE1D04" w:rsidRDefault="00BF3DB4">
          <w:pPr>
            <w:pStyle w:val="TOC2"/>
            <w:tabs>
              <w:tab w:val="right" w:leader="dot" w:pos="9870"/>
            </w:tabs>
            <w:rPr>
              <w:del w:id="319"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320" w:author="Puneet Kumar" w:date="2026-09-05T17:16:00Z" w16du:dateUtc="2026-09-05T16:16:00Z">
            <w:r w:rsidRPr="00BE1D04" w:rsidDel="00BE1D04">
              <w:rPr>
                <w:rPrChange w:id="321" w:author="Puneet Kumar" w:date="2026-09-05T17:16:00Z" w16du:dateUtc="2026-09-05T16:16:00Z">
                  <w:rPr>
                    <w:rStyle w:val="Hyperlink"/>
                    <w:noProof/>
                  </w:rPr>
                </w:rPrChange>
              </w:rPr>
              <w:delText>15.1 Pattern Mapping</w:delText>
            </w:r>
            <w:r w:rsidDel="00BE1D04">
              <w:rPr>
                <w:noProof/>
              </w:rPr>
              <w:tab/>
              <w:delText>55</w:delText>
            </w:r>
          </w:del>
        </w:p>
        <w:p w14:paraId="38E17F34" w14:textId="279C3D31" w:rsidR="00BF3DB4" w:rsidDel="00BE1D04" w:rsidRDefault="00BF3DB4">
          <w:pPr>
            <w:pStyle w:val="TOC2"/>
            <w:tabs>
              <w:tab w:val="right" w:leader="dot" w:pos="9870"/>
            </w:tabs>
            <w:rPr>
              <w:del w:id="322"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323" w:author="Puneet Kumar" w:date="2026-09-05T17:16:00Z" w16du:dateUtc="2026-09-05T16:16:00Z">
            <w:r w:rsidRPr="00BE1D04" w:rsidDel="00BE1D04">
              <w:rPr>
                <w:rPrChange w:id="324" w:author="Puneet Kumar" w:date="2026-09-05T17:16:00Z" w16du:dateUtc="2026-09-05T16:16:00Z">
                  <w:rPr>
                    <w:rStyle w:val="Hyperlink"/>
                    <w:noProof/>
                  </w:rPr>
                </w:rPrChange>
              </w:rPr>
              <w:delText>15.2 Azure Pattern Mapping</w:delText>
            </w:r>
            <w:r w:rsidDel="00BE1D04">
              <w:rPr>
                <w:noProof/>
              </w:rPr>
              <w:tab/>
              <w:delText>55</w:delText>
            </w:r>
          </w:del>
        </w:p>
        <w:p w14:paraId="3DD9C688" w14:textId="4474D6C1" w:rsidR="00BF3DB4" w:rsidDel="00BE1D04" w:rsidRDefault="00BF3DB4">
          <w:pPr>
            <w:pStyle w:val="TOC2"/>
            <w:tabs>
              <w:tab w:val="right" w:leader="dot" w:pos="9870"/>
            </w:tabs>
            <w:rPr>
              <w:del w:id="325"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326" w:author="Puneet Kumar" w:date="2026-09-05T17:16:00Z" w16du:dateUtc="2026-09-05T16:16:00Z">
            <w:r w:rsidRPr="00BE1D04" w:rsidDel="00BE1D04">
              <w:rPr>
                <w:rPrChange w:id="327" w:author="Puneet Kumar" w:date="2026-09-05T17:16:00Z" w16du:dateUtc="2026-09-05T16:16:00Z">
                  <w:rPr>
                    <w:rStyle w:val="Hyperlink"/>
                    <w:noProof/>
                  </w:rPr>
                </w:rPrChange>
              </w:rPr>
              <w:delText>15.3 Source Reconciliation</w:delText>
            </w:r>
            <w:r w:rsidDel="00BE1D04">
              <w:rPr>
                <w:noProof/>
              </w:rPr>
              <w:tab/>
              <w:delText>55</w:delText>
            </w:r>
          </w:del>
        </w:p>
        <w:p w14:paraId="66A224AC" w14:textId="214020B3" w:rsidR="00BF3DB4" w:rsidDel="00BE1D04" w:rsidRDefault="00BF3DB4">
          <w:pPr>
            <w:pStyle w:val="TOC1"/>
            <w:tabs>
              <w:tab w:val="right" w:leader="dot" w:pos="9870"/>
            </w:tabs>
            <w:rPr>
              <w:del w:id="328" w:author="Puneet Kumar" w:date="2026-09-05T17:16:00Z" w16du:dateUtc="2026-09-05T16:16:00Z"/>
              <w:rFonts w:asciiTheme="minorHAnsi" w:eastAsiaTheme="minorEastAsia" w:hAnsiTheme="minorHAnsi" w:cstheme="minorBidi"/>
              <w:noProof/>
              <w:color w:val="auto"/>
              <w:kern w:val="2"/>
              <w:sz w:val="24"/>
              <w:szCs w:val="24"/>
              <w14:ligatures w14:val="standardContextual"/>
            </w:rPr>
          </w:pPr>
          <w:del w:id="329" w:author="Puneet Kumar" w:date="2026-09-05T17:16:00Z" w16du:dateUtc="2026-09-05T16:16:00Z">
            <w:r w:rsidRPr="00BE1D04" w:rsidDel="00BE1D04">
              <w:rPr>
                <w:rPrChange w:id="330" w:author="Puneet Kumar" w:date="2026-09-05T17:16:00Z" w16du:dateUtc="2026-09-05T16:16:00Z">
                  <w:rPr>
                    <w:rStyle w:val="Hyperlink"/>
                    <w:noProof/>
                  </w:rPr>
                </w:rPrChange>
              </w:rPr>
              <w:delText>16. Future Enhancements and Open Items</w:delText>
            </w:r>
            <w:r w:rsidDel="00BE1D04">
              <w:rPr>
                <w:noProof/>
              </w:rPr>
              <w:tab/>
              <w:delText>57</w:delText>
            </w:r>
          </w:del>
        </w:p>
        <w:p w14:paraId="080E13E9" w14:textId="7565CF72" w:rsidR="0095094A" w:rsidRDefault="007B5EA1">
          <w:r>
            <w:fldChar w:fldCharType="end"/>
          </w:r>
        </w:p>
      </w:sdtContent>
    </w:sdt>
    <w:p w14:paraId="1F1E924F" w14:textId="77777777" w:rsidR="0095094A" w:rsidRDefault="007B5EA1">
      <w:r>
        <w:br w:type="page"/>
      </w:r>
    </w:p>
    <w:p w14:paraId="72DFB12B" w14:textId="77777777" w:rsidR="0095094A" w:rsidRDefault="007B5EA1">
      <w:pPr>
        <w:pStyle w:val="Heading1"/>
      </w:pPr>
      <w:bookmarkStart w:id="331" w:name="_Toc239521027"/>
      <w:r>
        <w:lastRenderedPageBreak/>
        <w:t>1. Document Control</w:t>
      </w:r>
      <w:bookmarkEnd w:id="331"/>
    </w:p>
    <w:p w14:paraId="0A9CC1F9" w14:textId="77777777" w:rsidR="0095094A" w:rsidRDefault="007B5EA1">
      <w:pPr>
        <w:pStyle w:val="Heading2"/>
      </w:pPr>
      <w:bookmarkStart w:id="332" w:name="_Toc239521028"/>
      <w:r>
        <w:t>1.1 Document History</w:t>
      </w:r>
      <w:bookmarkEnd w:id="332"/>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300"/>
        <w:gridCol w:w="1500"/>
        <w:gridCol w:w="2400"/>
        <w:gridCol w:w="4160"/>
      </w:tblGrid>
      <w:tr w:rsidR="0095094A" w14:paraId="7A7043A7" w14:textId="77777777">
        <w:trPr>
          <w:tblHeader/>
        </w:trPr>
        <w:tc>
          <w:tcPr>
            <w:tcW w:w="1300" w:type="dxa"/>
            <w:shd w:val="clear" w:color="auto" w:fill="24446E"/>
            <w:tcMar>
              <w:top w:w="70" w:type="dxa"/>
              <w:left w:w="110" w:type="dxa"/>
              <w:bottom w:w="70" w:type="dxa"/>
              <w:right w:w="110" w:type="dxa"/>
            </w:tcMar>
          </w:tcPr>
          <w:p w14:paraId="3ACA30F8" w14:textId="77777777" w:rsidR="0095094A" w:rsidRDefault="007B5EA1">
            <w:r>
              <w:rPr>
                <w:b/>
                <w:bCs/>
                <w:color w:val="FFFFFF"/>
                <w:sz w:val="18"/>
                <w:szCs w:val="18"/>
              </w:rPr>
              <w:t>Version</w:t>
            </w:r>
          </w:p>
        </w:tc>
        <w:tc>
          <w:tcPr>
            <w:tcW w:w="1500" w:type="dxa"/>
            <w:shd w:val="clear" w:color="auto" w:fill="24446E"/>
            <w:tcMar>
              <w:top w:w="70" w:type="dxa"/>
              <w:left w:w="110" w:type="dxa"/>
              <w:bottom w:w="70" w:type="dxa"/>
              <w:right w:w="110" w:type="dxa"/>
            </w:tcMar>
          </w:tcPr>
          <w:p w14:paraId="79C566D1" w14:textId="77777777" w:rsidR="0095094A" w:rsidRDefault="007B5EA1">
            <w:r>
              <w:rPr>
                <w:b/>
                <w:bCs/>
                <w:color w:val="FFFFFF"/>
                <w:sz w:val="18"/>
                <w:szCs w:val="18"/>
              </w:rPr>
              <w:t>Date</w:t>
            </w:r>
          </w:p>
        </w:tc>
        <w:tc>
          <w:tcPr>
            <w:tcW w:w="2400" w:type="dxa"/>
            <w:shd w:val="clear" w:color="auto" w:fill="24446E"/>
            <w:tcMar>
              <w:top w:w="70" w:type="dxa"/>
              <w:left w:w="110" w:type="dxa"/>
              <w:bottom w:w="70" w:type="dxa"/>
              <w:right w:w="110" w:type="dxa"/>
            </w:tcMar>
          </w:tcPr>
          <w:p w14:paraId="25066021" w14:textId="77777777" w:rsidR="0095094A" w:rsidRDefault="007B5EA1">
            <w:r>
              <w:rPr>
                <w:b/>
                <w:bCs/>
                <w:color w:val="FFFFFF"/>
                <w:sz w:val="18"/>
                <w:szCs w:val="18"/>
              </w:rPr>
              <w:t>Author</w:t>
            </w:r>
          </w:p>
        </w:tc>
        <w:tc>
          <w:tcPr>
            <w:tcW w:w="4160" w:type="dxa"/>
            <w:shd w:val="clear" w:color="auto" w:fill="24446E"/>
            <w:tcMar>
              <w:top w:w="70" w:type="dxa"/>
              <w:left w:w="110" w:type="dxa"/>
              <w:bottom w:w="70" w:type="dxa"/>
              <w:right w:w="110" w:type="dxa"/>
            </w:tcMar>
          </w:tcPr>
          <w:p w14:paraId="00A2A3BD" w14:textId="77777777" w:rsidR="0095094A" w:rsidRDefault="007B5EA1">
            <w:r>
              <w:rPr>
                <w:b/>
                <w:bCs/>
                <w:color w:val="FFFFFF"/>
                <w:sz w:val="18"/>
                <w:szCs w:val="18"/>
              </w:rPr>
              <w:t>Notes</w:t>
            </w:r>
          </w:p>
        </w:tc>
      </w:tr>
      <w:tr w:rsidR="0095094A" w14:paraId="2EE98EB3" w14:textId="77777777">
        <w:tc>
          <w:tcPr>
            <w:tcW w:w="1300" w:type="dxa"/>
            <w:shd w:val="clear" w:color="auto" w:fill="FFFFFF"/>
            <w:tcMar>
              <w:top w:w="70" w:type="dxa"/>
              <w:left w:w="110" w:type="dxa"/>
              <w:bottom w:w="70" w:type="dxa"/>
              <w:right w:w="110" w:type="dxa"/>
            </w:tcMar>
            <w:vAlign w:val="center"/>
          </w:tcPr>
          <w:p w14:paraId="3FE04E23" w14:textId="77777777" w:rsidR="0095094A" w:rsidRDefault="007B5EA1">
            <w:pPr>
              <w:spacing w:after="10" w:line="258" w:lineRule="auto"/>
            </w:pPr>
            <w:r>
              <w:rPr>
                <w:sz w:val="18"/>
                <w:szCs w:val="18"/>
              </w:rPr>
              <w:t>1.0</w:t>
            </w:r>
          </w:p>
        </w:tc>
        <w:tc>
          <w:tcPr>
            <w:tcW w:w="1500" w:type="dxa"/>
            <w:shd w:val="clear" w:color="auto" w:fill="FFFFFF"/>
            <w:tcMar>
              <w:top w:w="70" w:type="dxa"/>
              <w:left w:w="110" w:type="dxa"/>
              <w:bottom w:w="70" w:type="dxa"/>
              <w:right w:w="110" w:type="dxa"/>
            </w:tcMar>
            <w:vAlign w:val="center"/>
          </w:tcPr>
          <w:p w14:paraId="1B226C75" w14:textId="77777777" w:rsidR="0095094A" w:rsidRDefault="0095094A">
            <w:pPr>
              <w:spacing w:after="10" w:line="258" w:lineRule="auto"/>
            </w:pPr>
          </w:p>
        </w:tc>
        <w:tc>
          <w:tcPr>
            <w:tcW w:w="2400" w:type="dxa"/>
            <w:shd w:val="clear" w:color="auto" w:fill="FFFFFF"/>
            <w:tcMar>
              <w:top w:w="70" w:type="dxa"/>
              <w:left w:w="110" w:type="dxa"/>
              <w:bottom w:w="70" w:type="dxa"/>
              <w:right w:w="110" w:type="dxa"/>
            </w:tcMar>
            <w:vAlign w:val="center"/>
          </w:tcPr>
          <w:p w14:paraId="12A792E2" w14:textId="77777777" w:rsidR="0095094A" w:rsidRDefault="007B5EA1">
            <w:pPr>
              <w:spacing w:after="10" w:line="258" w:lineRule="auto"/>
            </w:pPr>
            <w:r>
              <w:rPr>
                <w:sz w:val="18"/>
                <w:szCs w:val="18"/>
              </w:rPr>
              <w:t>Puneet Kumar</w:t>
            </w:r>
          </w:p>
        </w:tc>
        <w:tc>
          <w:tcPr>
            <w:tcW w:w="4160" w:type="dxa"/>
            <w:shd w:val="clear" w:color="auto" w:fill="FFFFFF"/>
            <w:tcMar>
              <w:top w:w="70" w:type="dxa"/>
              <w:left w:w="110" w:type="dxa"/>
              <w:bottom w:w="70" w:type="dxa"/>
              <w:right w:w="110" w:type="dxa"/>
            </w:tcMar>
            <w:vAlign w:val="center"/>
          </w:tcPr>
          <w:p w14:paraId="41BA9B6D" w14:textId="77777777" w:rsidR="0095094A" w:rsidRDefault="007B5EA1">
            <w:pPr>
              <w:spacing w:after="10" w:line="258" w:lineRule="auto"/>
            </w:pPr>
            <w:r>
              <w:rPr>
                <w:sz w:val="18"/>
                <w:szCs w:val="18"/>
              </w:rPr>
              <w:t>Initial framework draft.</w:t>
            </w:r>
          </w:p>
        </w:tc>
      </w:tr>
    </w:tbl>
    <w:p w14:paraId="3C2242B4" w14:textId="77777777" w:rsidR="0095094A" w:rsidRDefault="007B5EA1">
      <w:pPr>
        <w:pStyle w:val="Heading2"/>
      </w:pPr>
      <w:bookmarkStart w:id="333" w:name="_Toc239521029"/>
      <w:r>
        <w:t>1.2 Authors and Contributors</w:t>
      </w:r>
      <w:bookmarkEnd w:id="333"/>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800"/>
        <w:gridCol w:w="3200"/>
        <w:gridCol w:w="4360"/>
      </w:tblGrid>
      <w:tr w:rsidR="0095094A" w14:paraId="12151E7E" w14:textId="77777777">
        <w:trPr>
          <w:tblHeader/>
        </w:trPr>
        <w:tc>
          <w:tcPr>
            <w:tcW w:w="1800" w:type="dxa"/>
            <w:shd w:val="clear" w:color="auto" w:fill="24446E"/>
            <w:tcMar>
              <w:top w:w="70" w:type="dxa"/>
              <w:left w:w="110" w:type="dxa"/>
              <w:bottom w:w="70" w:type="dxa"/>
              <w:right w:w="110" w:type="dxa"/>
            </w:tcMar>
          </w:tcPr>
          <w:p w14:paraId="0965C7E9" w14:textId="77777777" w:rsidR="0095094A" w:rsidRDefault="007B5EA1">
            <w:r>
              <w:rPr>
                <w:b/>
                <w:bCs/>
                <w:color w:val="FFFFFF"/>
                <w:sz w:val="18"/>
                <w:szCs w:val="18"/>
              </w:rPr>
              <w:t>Role</w:t>
            </w:r>
          </w:p>
        </w:tc>
        <w:tc>
          <w:tcPr>
            <w:tcW w:w="3200" w:type="dxa"/>
            <w:shd w:val="clear" w:color="auto" w:fill="24446E"/>
            <w:tcMar>
              <w:top w:w="70" w:type="dxa"/>
              <w:left w:w="110" w:type="dxa"/>
              <w:bottom w:w="70" w:type="dxa"/>
              <w:right w:w="110" w:type="dxa"/>
            </w:tcMar>
          </w:tcPr>
          <w:p w14:paraId="20B2DD49" w14:textId="77777777" w:rsidR="0095094A" w:rsidRDefault="007B5EA1">
            <w:r>
              <w:rPr>
                <w:b/>
                <w:bCs/>
                <w:color w:val="FFFFFF"/>
                <w:sz w:val="18"/>
                <w:szCs w:val="18"/>
              </w:rPr>
              <w:t>Name</w:t>
            </w:r>
          </w:p>
        </w:tc>
        <w:tc>
          <w:tcPr>
            <w:tcW w:w="4360" w:type="dxa"/>
            <w:shd w:val="clear" w:color="auto" w:fill="24446E"/>
            <w:tcMar>
              <w:top w:w="70" w:type="dxa"/>
              <w:left w:w="110" w:type="dxa"/>
              <w:bottom w:w="70" w:type="dxa"/>
              <w:right w:w="110" w:type="dxa"/>
            </w:tcMar>
          </w:tcPr>
          <w:p w14:paraId="08DFF05F" w14:textId="77777777" w:rsidR="0095094A" w:rsidRDefault="007B5EA1">
            <w:r>
              <w:rPr>
                <w:b/>
                <w:bCs/>
                <w:color w:val="FFFFFF"/>
                <w:sz w:val="18"/>
                <w:szCs w:val="18"/>
              </w:rPr>
              <w:t>Area</w:t>
            </w:r>
          </w:p>
        </w:tc>
      </w:tr>
      <w:tr w:rsidR="0095094A" w14:paraId="150163DF" w14:textId="77777777">
        <w:tc>
          <w:tcPr>
            <w:tcW w:w="1800" w:type="dxa"/>
            <w:shd w:val="clear" w:color="auto" w:fill="FFFFFF"/>
            <w:tcMar>
              <w:top w:w="70" w:type="dxa"/>
              <w:left w:w="110" w:type="dxa"/>
              <w:bottom w:w="70" w:type="dxa"/>
              <w:right w:w="110" w:type="dxa"/>
            </w:tcMar>
            <w:vAlign w:val="center"/>
          </w:tcPr>
          <w:p w14:paraId="4F3F812B" w14:textId="77777777" w:rsidR="0095094A" w:rsidRDefault="007B5EA1">
            <w:pPr>
              <w:spacing w:after="10" w:line="258" w:lineRule="auto"/>
            </w:pPr>
            <w:r>
              <w:rPr>
                <w:sz w:val="18"/>
                <w:szCs w:val="18"/>
              </w:rPr>
              <w:t>Author</w:t>
            </w:r>
          </w:p>
        </w:tc>
        <w:tc>
          <w:tcPr>
            <w:tcW w:w="3200" w:type="dxa"/>
            <w:shd w:val="clear" w:color="auto" w:fill="FFFFFF"/>
            <w:tcMar>
              <w:top w:w="70" w:type="dxa"/>
              <w:left w:w="110" w:type="dxa"/>
              <w:bottom w:w="70" w:type="dxa"/>
              <w:right w:w="110" w:type="dxa"/>
            </w:tcMar>
            <w:vAlign w:val="center"/>
          </w:tcPr>
          <w:p w14:paraId="524B2DB4" w14:textId="77777777" w:rsidR="0095094A" w:rsidRDefault="007B5EA1">
            <w:pPr>
              <w:spacing w:after="10" w:line="258" w:lineRule="auto"/>
            </w:pPr>
            <w:r>
              <w:rPr>
                <w:sz w:val="18"/>
                <w:szCs w:val="18"/>
              </w:rPr>
              <w:t>Puneet Kumar</w:t>
            </w:r>
          </w:p>
        </w:tc>
        <w:tc>
          <w:tcPr>
            <w:tcW w:w="4360" w:type="dxa"/>
            <w:shd w:val="clear" w:color="auto" w:fill="FFFFFF"/>
            <w:tcMar>
              <w:top w:w="70" w:type="dxa"/>
              <w:left w:w="110" w:type="dxa"/>
              <w:bottom w:w="70" w:type="dxa"/>
              <w:right w:w="110" w:type="dxa"/>
            </w:tcMar>
            <w:vAlign w:val="center"/>
          </w:tcPr>
          <w:p w14:paraId="29253F7D" w14:textId="77777777" w:rsidR="0095094A" w:rsidRDefault="007B5EA1">
            <w:pPr>
              <w:spacing w:after="10" w:line="258" w:lineRule="auto"/>
            </w:pPr>
            <w:r>
              <w:rPr>
                <w:sz w:val="18"/>
                <w:szCs w:val="18"/>
              </w:rPr>
              <w:t>Enterprise Integration and Solution Architecture</w:t>
            </w:r>
          </w:p>
        </w:tc>
      </w:tr>
      <w:tr w:rsidR="0095094A" w14:paraId="7B074673" w14:textId="77777777">
        <w:tc>
          <w:tcPr>
            <w:tcW w:w="1800" w:type="dxa"/>
            <w:shd w:val="clear" w:color="auto" w:fill="F4F6FA"/>
            <w:tcMar>
              <w:top w:w="70" w:type="dxa"/>
              <w:left w:w="110" w:type="dxa"/>
              <w:bottom w:w="70" w:type="dxa"/>
              <w:right w:w="110" w:type="dxa"/>
            </w:tcMar>
            <w:vAlign w:val="center"/>
          </w:tcPr>
          <w:p w14:paraId="71612419" w14:textId="77777777" w:rsidR="0095094A" w:rsidRDefault="007B5EA1">
            <w:pPr>
              <w:spacing w:after="10" w:line="258" w:lineRule="auto"/>
            </w:pPr>
            <w:r>
              <w:rPr>
                <w:sz w:val="18"/>
                <w:szCs w:val="18"/>
              </w:rPr>
              <w:t>Contributor</w:t>
            </w:r>
          </w:p>
        </w:tc>
        <w:tc>
          <w:tcPr>
            <w:tcW w:w="3200" w:type="dxa"/>
            <w:shd w:val="clear" w:color="auto" w:fill="F4F6FA"/>
            <w:tcMar>
              <w:top w:w="70" w:type="dxa"/>
              <w:left w:w="110" w:type="dxa"/>
              <w:bottom w:w="70" w:type="dxa"/>
              <w:right w:w="110" w:type="dxa"/>
            </w:tcMar>
            <w:vAlign w:val="center"/>
          </w:tcPr>
          <w:p w14:paraId="36B2B4DD" w14:textId="3D05052A" w:rsidR="0095094A" w:rsidRDefault="007B5EA1">
            <w:pPr>
              <w:spacing w:after="10" w:line="258" w:lineRule="auto"/>
            </w:pPr>
            <w:r>
              <w:rPr>
                <w:sz w:val="18"/>
                <w:szCs w:val="18"/>
              </w:rPr>
              <w:t>Security Architect</w:t>
            </w:r>
          </w:p>
        </w:tc>
        <w:tc>
          <w:tcPr>
            <w:tcW w:w="4360" w:type="dxa"/>
            <w:shd w:val="clear" w:color="auto" w:fill="F4F6FA"/>
            <w:tcMar>
              <w:top w:w="70" w:type="dxa"/>
              <w:left w:w="110" w:type="dxa"/>
              <w:bottom w:w="70" w:type="dxa"/>
              <w:right w:w="110" w:type="dxa"/>
            </w:tcMar>
            <w:vAlign w:val="center"/>
          </w:tcPr>
          <w:p w14:paraId="00D15DC7" w14:textId="77777777" w:rsidR="0095094A" w:rsidRDefault="007B5EA1">
            <w:pPr>
              <w:spacing w:after="10" w:line="258" w:lineRule="auto"/>
            </w:pPr>
            <w:r>
              <w:rPr>
                <w:sz w:val="18"/>
                <w:szCs w:val="18"/>
              </w:rPr>
              <w:t>Security workshop input and review</w:t>
            </w:r>
          </w:p>
        </w:tc>
      </w:tr>
      <w:tr w:rsidR="00BF3DB4" w14:paraId="08796521" w14:textId="77777777">
        <w:tc>
          <w:tcPr>
            <w:tcW w:w="1800" w:type="dxa"/>
            <w:shd w:val="clear" w:color="auto" w:fill="F4F6FA"/>
            <w:tcMar>
              <w:top w:w="70" w:type="dxa"/>
              <w:left w:w="110" w:type="dxa"/>
              <w:bottom w:w="70" w:type="dxa"/>
              <w:right w:w="110" w:type="dxa"/>
            </w:tcMar>
            <w:vAlign w:val="center"/>
          </w:tcPr>
          <w:p w14:paraId="0D1F7F9E" w14:textId="79BEADF0" w:rsidR="00BF3DB4" w:rsidRDefault="00BF3DB4" w:rsidP="00BF3DB4">
            <w:pPr>
              <w:spacing w:after="10" w:line="258" w:lineRule="auto"/>
              <w:rPr>
                <w:sz w:val="18"/>
                <w:szCs w:val="18"/>
              </w:rPr>
            </w:pPr>
            <w:r>
              <w:rPr>
                <w:sz w:val="18"/>
                <w:szCs w:val="18"/>
              </w:rPr>
              <w:t>Contributor</w:t>
            </w:r>
          </w:p>
        </w:tc>
        <w:tc>
          <w:tcPr>
            <w:tcW w:w="3200" w:type="dxa"/>
            <w:shd w:val="clear" w:color="auto" w:fill="F4F6FA"/>
            <w:tcMar>
              <w:top w:w="70" w:type="dxa"/>
              <w:left w:w="110" w:type="dxa"/>
              <w:bottom w:w="70" w:type="dxa"/>
              <w:right w:w="110" w:type="dxa"/>
            </w:tcMar>
            <w:vAlign w:val="center"/>
          </w:tcPr>
          <w:p w14:paraId="0C6F85AD" w14:textId="70376E88" w:rsidR="00BF3DB4" w:rsidRDefault="00BF3DB4" w:rsidP="00BF3DB4">
            <w:pPr>
              <w:spacing w:after="10" w:line="258" w:lineRule="auto"/>
              <w:rPr>
                <w:sz w:val="18"/>
                <w:szCs w:val="18"/>
              </w:rPr>
            </w:pPr>
            <w:r>
              <w:rPr>
                <w:sz w:val="18"/>
                <w:szCs w:val="18"/>
              </w:rPr>
              <w:t>Portfolio Architect</w:t>
            </w:r>
          </w:p>
        </w:tc>
        <w:tc>
          <w:tcPr>
            <w:tcW w:w="4360" w:type="dxa"/>
            <w:shd w:val="clear" w:color="auto" w:fill="F4F6FA"/>
            <w:tcMar>
              <w:top w:w="70" w:type="dxa"/>
              <w:left w:w="110" w:type="dxa"/>
              <w:bottom w:w="70" w:type="dxa"/>
              <w:right w:w="110" w:type="dxa"/>
            </w:tcMar>
            <w:vAlign w:val="center"/>
          </w:tcPr>
          <w:p w14:paraId="2D67F6F2" w14:textId="2C2FE9D8" w:rsidR="00BF3DB4" w:rsidRDefault="00BF3DB4" w:rsidP="00BF3DB4">
            <w:pPr>
              <w:spacing w:after="10" w:line="258" w:lineRule="auto"/>
              <w:rPr>
                <w:sz w:val="18"/>
                <w:szCs w:val="18"/>
              </w:rPr>
            </w:pPr>
            <w:r>
              <w:rPr>
                <w:sz w:val="18"/>
                <w:szCs w:val="18"/>
              </w:rPr>
              <w:t>Security workshop input and review</w:t>
            </w:r>
          </w:p>
        </w:tc>
      </w:tr>
      <w:tr w:rsidR="00BF3DB4" w14:paraId="1A019BA0" w14:textId="77777777">
        <w:tc>
          <w:tcPr>
            <w:tcW w:w="1800" w:type="dxa"/>
            <w:shd w:val="clear" w:color="auto" w:fill="FFFFFF"/>
            <w:tcMar>
              <w:top w:w="70" w:type="dxa"/>
              <w:left w:w="110" w:type="dxa"/>
              <w:bottom w:w="70" w:type="dxa"/>
              <w:right w:w="110" w:type="dxa"/>
            </w:tcMar>
            <w:vAlign w:val="center"/>
          </w:tcPr>
          <w:p w14:paraId="61269B98" w14:textId="77777777" w:rsidR="00BF3DB4" w:rsidRDefault="00BF3DB4" w:rsidP="00BF3DB4">
            <w:pPr>
              <w:spacing w:after="10" w:line="258" w:lineRule="auto"/>
            </w:pPr>
            <w:r>
              <w:rPr>
                <w:sz w:val="18"/>
                <w:szCs w:val="18"/>
              </w:rPr>
              <w:t>Contributor</w:t>
            </w:r>
          </w:p>
        </w:tc>
        <w:tc>
          <w:tcPr>
            <w:tcW w:w="3200" w:type="dxa"/>
            <w:shd w:val="clear" w:color="auto" w:fill="FFFFFF"/>
            <w:tcMar>
              <w:top w:w="70" w:type="dxa"/>
              <w:left w:w="110" w:type="dxa"/>
              <w:bottom w:w="70" w:type="dxa"/>
              <w:right w:w="110" w:type="dxa"/>
            </w:tcMar>
            <w:vAlign w:val="center"/>
          </w:tcPr>
          <w:p w14:paraId="212BF84D" w14:textId="77777777" w:rsidR="00BF3DB4" w:rsidRDefault="00BF3DB4" w:rsidP="00BF3DB4">
            <w:pPr>
              <w:spacing w:after="10" w:line="258" w:lineRule="auto"/>
            </w:pPr>
            <w:r>
              <w:rPr>
                <w:sz w:val="18"/>
                <w:szCs w:val="18"/>
              </w:rPr>
              <w:t>Data Platform</w:t>
            </w:r>
          </w:p>
        </w:tc>
        <w:tc>
          <w:tcPr>
            <w:tcW w:w="4360" w:type="dxa"/>
            <w:shd w:val="clear" w:color="auto" w:fill="FFFFFF"/>
            <w:tcMar>
              <w:top w:w="70" w:type="dxa"/>
              <w:left w:w="110" w:type="dxa"/>
              <w:bottom w:w="70" w:type="dxa"/>
              <w:right w:w="110" w:type="dxa"/>
            </w:tcMar>
            <w:vAlign w:val="center"/>
          </w:tcPr>
          <w:p w14:paraId="2EE172E6" w14:textId="77777777" w:rsidR="00BF3DB4" w:rsidRDefault="00BF3DB4" w:rsidP="00BF3DB4">
            <w:pPr>
              <w:spacing w:after="10" w:line="258" w:lineRule="auto"/>
            </w:pPr>
            <w:r>
              <w:rPr>
                <w:sz w:val="18"/>
                <w:szCs w:val="18"/>
              </w:rPr>
              <w:t>Data boundary and Snowflake exchange</w:t>
            </w:r>
          </w:p>
        </w:tc>
      </w:tr>
      <w:tr w:rsidR="00BF3DB4" w14:paraId="2ADF3AB4" w14:textId="77777777">
        <w:tc>
          <w:tcPr>
            <w:tcW w:w="1800" w:type="dxa"/>
            <w:shd w:val="clear" w:color="auto" w:fill="F4F6FA"/>
            <w:tcMar>
              <w:top w:w="70" w:type="dxa"/>
              <w:left w:w="110" w:type="dxa"/>
              <w:bottom w:w="70" w:type="dxa"/>
              <w:right w:w="110" w:type="dxa"/>
            </w:tcMar>
            <w:vAlign w:val="center"/>
          </w:tcPr>
          <w:p w14:paraId="4ABC1A32" w14:textId="77777777" w:rsidR="00BF3DB4" w:rsidRDefault="00BF3DB4" w:rsidP="00BF3DB4">
            <w:pPr>
              <w:spacing w:after="10" w:line="258" w:lineRule="auto"/>
            </w:pPr>
            <w:r>
              <w:rPr>
                <w:sz w:val="18"/>
                <w:szCs w:val="18"/>
              </w:rPr>
              <w:t>Contributor</w:t>
            </w:r>
          </w:p>
        </w:tc>
        <w:tc>
          <w:tcPr>
            <w:tcW w:w="3200" w:type="dxa"/>
            <w:shd w:val="clear" w:color="auto" w:fill="F4F6FA"/>
            <w:tcMar>
              <w:top w:w="70" w:type="dxa"/>
              <w:left w:w="110" w:type="dxa"/>
              <w:bottom w:w="70" w:type="dxa"/>
              <w:right w:w="110" w:type="dxa"/>
            </w:tcMar>
            <w:vAlign w:val="center"/>
          </w:tcPr>
          <w:p w14:paraId="2D45DE89" w14:textId="77777777" w:rsidR="00BF3DB4" w:rsidRDefault="00BF3DB4" w:rsidP="00BF3DB4">
            <w:pPr>
              <w:spacing w:after="10" w:line="258" w:lineRule="auto"/>
            </w:pPr>
            <w:r>
              <w:rPr>
                <w:sz w:val="18"/>
                <w:szCs w:val="18"/>
              </w:rPr>
              <w:t>Cloud Operations</w:t>
            </w:r>
          </w:p>
        </w:tc>
        <w:tc>
          <w:tcPr>
            <w:tcW w:w="4360" w:type="dxa"/>
            <w:shd w:val="clear" w:color="auto" w:fill="F4F6FA"/>
            <w:tcMar>
              <w:top w:w="70" w:type="dxa"/>
              <w:left w:w="110" w:type="dxa"/>
              <w:bottom w:w="70" w:type="dxa"/>
              <w:right w:w="110" w:type="dxa"/>
            </w:tcMar>
            <w:vAlign w:val="center"/>
          </w:tcPr>
          <w:p w14:paraId="6C76F699" w14:textId="77777777" w:rsidR="00BF3DB4" w:rsidRDefault="00BF3DB4" w:rsidP="00BF3DB4">
            <w:pPr>
              <w:spacing w:after="10" w:line="258" w:lineRule="auto"/>
            </w:pPr>
            <w:r>
              <w:rPr>
                <w:sz w:val="18"/>
                <w:szCs w:val="18"/>
              </w:rPr>
              <w:t>RBAC, policy enforcement and monitoring</w:t>
            </w:r>
          </w:p>
        </w:tc>
      </w:tr>
    </w:tbl>
    <w:p w14:paraId="50DBCD40" w14:textId="77777777" w:rsidR="0095094A" w:rsidRDefault="007B5EA1">
      <w:pPr>
        <w:pStyle w:val="Heading2"/>
      </w:pPr>
      <w:bookmarkStart w:id="334" w:name="_Toc239521030"/>
      <w:r>
        <w:t>1.3 Approvals and Assurance</w:t>
      </w:r>
      <w:bookmarkEnd w:id="334"/>
    </w:p>
    <w:p w14:paraId="1B5E037E" w14:textId="77777777" w:rsidR="0095094A" w:rsidRDefault="007B5EA1">
      <w:pPr>
        <w:spacing w:after="120" w:line="278" w:lineRule="auto"/>
      </w:pPr>
      <w:r>
        <w:t>This document is a conceptual framework intended for Technical Design Authority review. Approval covers the reference architecture, the pattern catalogue and the governance model. Security exceptions are approved separately by Security Architecture as set out in Sections 11 and 12.</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200"/>
        <w:gridCol w:w="3800"/>
        <w:gridCol w:w="3360"/>
      </w:tblGrid>
      <w:tr w:rsidR="0095094A" w14:paraId="7E8CEA06" w14:textId="77777777">
        <w:trPr>
          <w:tblHeader/>
        </w:trPr>
        <w:tc>
          <w:tcPr>
            <w:tcW w:w="2200" w:type="dxa"/>
            <w:shd w:val="clear" w:color="auto" w:fill="24446E"/>
            <w:tcMar>
              <w:top w:w="70" w:type="dxa"/>
              <w:left w:w="110" w:type="dxa"/>
              <w:bottom w:w="70" w:type="dxa"/>
              <w:right w:w="110" w:type="dxa"/>
            </w:tcMar>
          </w:tcPr>
          <w:p w14:paraId="00B8BA31" w14:textId="77777777" w:rsidR="0095094A" w:rsidRDefault="007B5EA1">
            <w:r>
              <w:rPr>
                <w:b/>
                <w:bCs/>
                <w:color w:val="FFFFFF"/>
                <w:sz w:val="18"/>
                <w:szCs w:val="18"/>
              </w:rPr>
              <w:t>Role</w:t>
            </w:r>
          </w:p>
        </w:tc>
        <w:tc>
          <w:tcPr>
            <w:tcW w:w="3800" w:type="dxa"/>
            <w:shd w:val="clear" w:color="auto" w:fill="24446E"/>
            <w:tcMar>
              <w:top w:w="70" w:type="dxa"/>
              <w:left w:w="110" w:type="dxa"/>
              <w:bottom w:w="70" w:type="dxa"/>
              <w:right w:w="110" w:type="dxa"/>
            </w:tcMar>
          </w:tcPr>
          <w:p w14:paraId="49CB8CDE" w14:textId="77777777" w:rsidR="0095094A" w:rsidRDefault="007B5EA1">
            <w:r>
              <w:rPr>
                <w:b/>
                <w:bCs/>
                <w:color w:val="FFFFFF"/>
                <w:sz w:val="18"/>
                <w:szCs w:val="18"/>
              </w:rPr>
              <w:t>Name</w:t>
            </w:r>
          </w:p>
        </w:tc>
        <w:tc>
          <w:tcPr>
            <w:tcW w:w="3360" w:type="dxa"/>
            <w:shd w:val="clear" w:color="auto" w:fill="24446E"/>
            <w:tcMar>
              <w:top w:w="70" w:type="dxa"/>
              <w:left w:w="110" w:type="dxa"/>
              <w:bottom w:w="70" w:type="dxa"/>
              <w:right w:w="110" w:type="dxa"/>
            </w:tcMar>
          </w:tcPr>
          <w:p w14:paraId="20E7FACA" w14:textId="77777777" w:rsidR="0095094A" w:rsidRDefault="007B5EA1">
            <w:r>
              <w:rPr>
                <w:b/>
                <w:bCs/>
                <w:color w:val="FFFFFF"/>
                <w:sz w:val="18"/>
                <w:szCs w:val="18"/>
              </w:rPr>
              <w:t>Decision</w:t>
            </w:r>
          </w:p>
        </w:tc>
      </w:tr>
      <w:tr w:rsidR="0095094A" w14:paraId="22521D8A" w14:textId="77777777">
        <w:tc>
          <w:tcPr>
            <w:tcW w:w="2200" w:type="dxa"/>
            <w:shd w:val="clear" w:color="auto" w:fill="FFFFFF"/>
            <w:tcMar>
              <w:top w:w="70" w:type="dxa"/>
              <w:left w:w="110" w:type="dxa"/>
              <w:bottom w:w="70" w:type="dxa"/>
              <w:right w:w="110" w:type="dxa"/>
            </w:tcMar>
            <w:vAlign w:val="center"/>
          </w:tcPr>
          <w:p w14:paraId="7EFAF5CA" w14:textId="77777777" w:rsidR="0095094A" w:rsidRDefault="007B5EA1">
            <w:pPr>
              <w:spacing w:after="10" w:line="258" w:lineRule="auto"/>
            </w:pPr>
            <w:r>
              <w:rPr>
                <w:sz w:val="18"/>
                <w:szCs w:val="18"/>
              </w:rPr>
              <w:t>Reviewer</w:t>
            </w:r>
          </w:p>
        </w:tc>
        <w:tc>
          <w:tcPr>
            <w:tcW w:w="3800" w:type="dxa"/>
            <w:shd w:val="clear" w:color="auto" w:fill="FFFFFF"/>
            <w:tcMar>
              <w:top w:w="70" w:type="dxa"/>
              <w:left w:w="110" w:type="dxa"/>
              <w:bottom w:w="70" w:type="dxa"/>
              <w:right w:w="110" w:type="dxa"/>
            </w:tcMar>
            <w:vAlign w:val="center"/>
          </w:tcPr>
          <w:p w14:paraId="7CB45245" w14:textId="77777777" w:rsidR="0095094A" w:rsidRDefault="007B5EA1">
            <w:pPr>
              <w:spacing w:after="10" w:line="258" w:lineRule="auto"/>
            </w:pPr>
            <w:r>
              <w:rPr>
                <w:sz w:val="18"/>
                <w:szCs w:val="18"/>
              </w:rPr>
              <w:t>Security Architecture</w:t>
            </w:r>
          </w:p>
        </w:tc>
        <w:tc>
          <w:tcPr>
            <w:tcW w:w="3360" w:type="dxa"/>
            <w:shd w:val="clear" w:color="auto" w:fill="FFFFFF"/>
            <w:tcMar>
              <w:top w:w="70" w:type="dxa"/>
              <w:left w:w="110" w:type="dxa"/>
              <w:bottom w:w="70" w:type="dxa"/>
              <w:right w:w="110" w:type="dxa"/>
            </w:tcMar>
            <w:vAlign w:val="center"/>
          </w:tcPr>
          <w:p w14:paraId="2CC52611" w14:textId="77777777" w:rsidR="0095094A" w:rsidRDefault="007B5EA1">
            <w:pPr>
              <w:spacing w:after="10" w:line="258" w:lineRule="auto"/>
            </w:pPr>
            <w:r>
              <w:rPr>
                <w:sz w:val="18"/>
                <w:szCs w:val="18"/>
              </w:rPr>
              <w:t>Pending</w:t>
            </w:r>
          </w:p>
        </w:tc>
      </w:tr>
      <w:tr w:rsidR="0095094A" w14:paraId="5661FF44" w14:textId="77777777">
        <w:tc>
          <w:tcPr>
            <w:tcW w:w="2200" w:type="dxa"/>
            <w:shd w:val="clear" w:color="auto" w:fill="F4F6FA"/>
            <w:tcMar>
              <w:top w:w="70" w:type="dxa"/>
              <w:left w:w="110" w:type="dxa"/>
              <w:bottom w:w="70" w:type="dxa"/>
              <w:right w:w="110" w:type="dxa"/>
            </w:tcMar>
            <w:vAlign w:val="center"/>
          </w:tcPr>
          <w:p w14:paraId="4343F5EC" w14:textId="77777777" w:rsidR="0095094A" w:rsidRDefault="007B5EA1">
            <w:pPr>
              <w:spacing w:after="10" w:line="258" w:lineRule="auto"/>
            </w:pPr>
            <w:r>
              <w:rPr>
                <w:sz w:val="18"/>
                <w:szCs w:val="18"/>
              </w:rPr>
              <w:t>Reviewer</w:t>
            </w:r>
          </w:p>
        </w:tc>
        <w:tc>
          <w:tcPr>
            <w:tcW w:w="3800" w:type="dxa"/>
            <w:shd w:val="clear" w:color="auto" w:fill="F4F6FA"/>
            <w:tcMar>
              <w:top w:w="70" w:type="dxa"/>
              <w:left w:w="110" w:type="dxa"/>
              <w:bottom w:w="70" w:type="dxa"/>
              <w:right w:w="110" w:type="dxa"/>
            </w:tcMar>
            <w:vAlign w:val="center"/>
          </w:tcPr>
          <w:p w14:paraId="213E40D1" w14:textId="77777777" w:rsidR="0095094A" w:rsidRDefault="007B5EA1">
            <w:pPr>
              <w:spacing w:after="10" w:line="258" w:lineRule="auto"/>
            </w:pPr>
            <w:r>
              <w:rPr>
                <w:sz w:val="18"/>
                <w:szCs w:val="18"/>
              </w:rPr>
              <w:t>Enterprise Architecture</w:t>
            </w:r>
          </w:p>
        </w:tc>
        <w:tc>
          <w:tcPr>
            <w:tcW w:w="3360" w:type="dxa"/>
            <w:shd w:val="clear" w:color="auto" w:fill="F4F6FA"/>
            <w:tcMar>
              <w:top w:w="70" w:type="dxa"/>
              <w:left w:w="110" w:type="dxa"/>
              <w:bottom w:w="70" w:type="dxa"/>
              <w:right w:w="110" w:type="dxa"/>
            </w:tcMar>
            <w:vAlign w:val="center"/>
          </w:tcPr>
          <w:p w14:paraId="6C4962D9" w14:textId="77777777" w:rsidR="0095094A" w:rsidRDefault="007B5EA1">
            <w:pPr>
              <w:spacing w:after="10" w:line="258" w:lineRule="auto"/>
            </w:pPr>
            <w:r>
              <w:rPr>
                <w:sz w:val="18"/>
                <w:szCs w:val="18"/>
              </w:rPr>
              <w:t>Pending</w:t>
            </w:r>
          </w:p>
        </w:tc>
      </w:tr>
      <w:tr w:rsidR="0095094A" w14:paraId="6773DFCB" w14:textId="77777777">
        <w:tc>
          <w:tcPr>
            <w:tcW w:w="2200" w:type="dxa"/>
            <w:shd w:val="clear" w:color="auto" w:fill="FFFFFF"/>
            <w:tcMar>
              <w:top w:w="70" w:type="dxa"/>
              <w:left w:w="110" w:type="dxa"/>
              <w:bottom w:w="70" w:type="dxa"/>
              <w:right w:w="110" w:type="dxa"/>
            </w:tcMar>
            <w:vAlign w:val="center"/>
          </w:tcPr>
          <w:p w14:paraId="088AA4DB" w14:textId="77777777" w:rsidR="0095094A" w:rsidRDefault="007B5EA1">
            <w:pPr>
              <w:spacing w:after="10" w:line="258" w:lineRule="auto"/>
            </w:pPr>
            <w:r>
              <w:rPr>
                <w:sz w:val="18"/>
                <w:szCs w:val="18"/>
              </w:rPr>
              <w:t>Approver</w:t>
            </w:r>
          </w:p>
        </w:tc>
        <w:tc>
          <w:tcPr>
            <w:tcW w:w="3800" w:type="dxa"/>
            <w:shd w:val="clear" w:color="auto" w:fill="FFFFFF"/>
            <w:tcMar>
              <w:top w:w="70" w:type="dxa"/>
              <w:left w:w="110" w:type="dxa"/>
              <w:bottom w:w="70" w:type="dxa"/>
              <w:right w:w="110" w:type="dxa"/>
            </w:tcMar>
            <w:vAlign w:val="center"/>
          </w:tcPr>
          <w:p w14:paraId="49E30E2B" w14:textId="77777777" w:rsidR="0095094A" w:rsidRDefault="007B5EA1">
            <w:pPr>
              <w:spacing w:after="10" w:line="258" w:lineRule="auto"/>
            </w:pPr>
            <w:r>
              <w:rPr>
                <w:sz w:val="18"/>
                <w:szCs w:val="18"/>
              </w:rPr>
              <w:t>TDA Chair</w:t>
            </w:r>
          </w:p>
        </w:tc>
        <w:tc>
          <w:tcPr>
            <w:tcW w:w="3360" w:type="dxa"/>
            <w:shd w:val="clear" w:color="auto" w:fill="FFFFFF"/>
            <w:tcMar>
              <w:top w:w="70" w:type="dxa"/>
              <w:left w:w="110" w:type="dxa"/>
              <w:bottom w:w="70" w:type="dxa"/>
              <w:right w:w="110" w:type="dxa"/>
            </w:tcMar>
            <w:vAlign w:val="center"/>
          </w:tcPr>
          <w:p w14:paraId="26A372B2" w14:textId="77777777" w:rsidR="0095094A" w:rsidRDefault="007B5EA1">
            <w:pPr>
              <w:spacing w:after="10" w:line="258" w:lineRule="auto"/>
            </w:pPr>
            <w:r>
              <w:rPr>
                <w:sz w:val="18"/>
                <w:szCs w:val="18"/>
              </w:rPr>
              <w:t>Pending</w:t>
            </w:r>
          </w:p>
        </w:tc>
      </w:tr>
    </w:tbl>
    <w:p w14:paraId="635D535F" w14:textId="77777777" w:rsidR="0095094A" w:rsidRDefault="007B5EA1">
      <w:pPr>
        <w:pStyle w:val="Heading2"/>
      </w:pPr>
      <w:bookmarkStart w:id="335" w:name="_Toc239521031"/>
      <w:r>
        <w:t>1.4 Source Documents and Supersession</w:t>
      </w:r>
      <w:bookmarkEnd w:id="335"/>
    </w:p>
    <w:p w14:paraId="0E54618B" w14:textId="77777777" w:rsidR="0095094A" w:rsidRDefault="007B5EA1">
      <w:pPr>
        <w:spacing w:after="120" w:line="278" w:lineRule="auto"/>
      </w:pPr>
      <w:r>
        <w:t>The following documents were used as inputs and should be read in conjunction with this framework.</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300"/>
        <w:gridCol w:w="5200"/>
        <w:gridCol w:w="2860"/>
      </w:tblGrid>
      <w:tr w:rsidR="0095094A" w14:paraId="017FF267" w14:textId="77777777">
        <w:trPr>
          <w:tblHeader/>
        </w:trPr>
        <w:tc>
          <w:tcPr>
            <w:tcW w:w="1300" w:type="dxa"/>
            <w:shd w:val="clear" w:color="auto" w:fill="24446E"/>
            <w:tcMar>
              <w:top w:w="70" w:type="dxa"/>
              <w:left w:w="110" w:type="dxa"/>
              <w:bottom w:w="70" w:type="dxa"/>
              <w:right w:w="110" w:type="dxa"/>
            </w:tcMar>
          </w:tcPr>
          <w:p w14:paraId="562ED8E7" w14:textId="77777777" w:rsidR="0095094A" w:rsidRDefault="007B5EA1">
            <w:r>
              <w:rPr>
                <w:b/>
                <w:bCs/>
                <w:color w:val="FFFFFF"/>
                <w:sz w:val="18"/>
                <w:szCs w:val="18"/>
              </w:rPr>
              <w:t>Reference</w:t>
            </w:r>
          </w:p>
        </w:tc>
        <w:tc>
          <w:tcPr>
            <w:tcW w:w="5200" w:type="dxa"/>
            <w:shd w:val="clear" w:color="auto" w:fill="24446E"/>
            <w:tcMar>
              <w:top w:w="70" w:type="dxa"/>
              <w:left w:w="110" w:type="dxa"/>
              <w:bottom w:w="70" w:type="dxa"/>
              <w:right w:w="110" w:type="dxa"/>
            </w:tcMar>
          </w:tcPr>
          <w:p w14:paraId="5E43F3BA" w14:textId="77777777" w:rsidR="0095094A" w:rsidRDefault="007B5EA1">
            <w:r>
              <w:rPr>
                <w:b/>
                <w:bCs/>
                <w:color w:val="FFFFFF"/>
                <w:sz w:val="18"/>
                <w:szCs w:val="18"/>
              </w:rPr>
              <w:t>Document</w:t>
            </w:r>
          </w:p>
        </w:tc>
        <w:tc>
          <w:tcPr>
            <w:tcW w:w="2860" w:type="dxa"/>
            <w:shd w:val="clear" w:color="auto" w:fill="24446E"/>
            <w:tcMar>
              <w:top w:w="70" w:type="dxa"/>
              <w:left w:w="110" w:type="dxa"/>
              <w:bottom w:w="70" w:type="dxa"/>
              <w:right w:w="110" w:type="dxa"/>
            </w:tcMar>
          </w:tcPr>
          <w:p w14:paraId="6FEA104B" w14:textId="77777777" w:rsidR="0095094A" w:rsidRDefault="007B5EA1">
            <w:r>
              <w:rPr>
                <w:b/>
                <w:bCs/>
                <w:color w:val="FFFFFF"/>
                <w:sz w:val="18"/>
                <w:szCs w:val="18"/>
              </w:rPr>
              <w:t>Status</w:t>
            </w:r>
          </w:p>
        </w:tc>
      </w:tr>
      <w:tr w:rsidR="0095094A" w14:paraId="3EAAB6F8" w14:textId="77777777">
        <w:tc>
          <w:tcPr>
            <w:tcW w:w="1300" w:type="dxa"/>
            <w:shd w:val="clear" w:color="auto" w:fill="FFFFFF"/>
            <w:tcMar>
              <w:top w:w="70" w:type="dxa"/>
              <w:left w:w="110" w:type="dxa"/>
              <w:bottom w:w="70" w:type="dxa"/>
              <w:right w:w="110" w:type="dxa"/>
            </w:tcMar>
            <w:vAlign w:val="center"/>
          </w:tcPr>
          <w:p w14:paraId="2483154A" w14:textId="77777777" w:rsidR="0095094A" w:rsidRDefault="007B5EA1">
            <w:pPr>
              <w:spacing w:after="10" w:line="258" w:lineRule="auto"/>
            </w:pPr>
            <w:r>
              <w:rPr>
                <w:sz w:val="18"/>
                <w:szCs w:val="18"/>
              </w:rPr>
              <w:t>1</w:t>
            </w:r>
          </w:p>
        </w:tc>
        <w:tc>
          <w:tcPr>
            <w:tcW w:w="5200" w:type="dxa"/>
            <w:shd w:val="clear" w:color="auto" w:fill="FFFFFF"/>
            <w:tcMar>
              <w:top w:w="70" w:type="dxa"/>
              <w:left w:w="110" w:type="dxa"/>
              <w:bottom w:w="70" w:type="dxa"/>
              <w:right w:w="110" w:type="dxa"/>
            </w:tcMar>
            <w:vAlign w:val="center"/>
          </w:tcPr>
          <w:p w14:paraId="53D47061" w14:textId="77777777" w:rsidR="0095094A" w:rsidRDefault="007B5EA1">
            <w:pPr>
              <w:spacing w:after="10" w:line="258" w:lineRule="auto"/>
            </w:pPr>
            <w:r>
              <w:rPr>
                <w:sz w:val="18"/>
                <w:szCs w:val="18"/>
              </w:rPr>
              <w:t>Enterprise Architecture Principles</w:t>
            </w:r>
          </w:p>
        </w:tc>
        <w:tc>
          <w:tcPr>
            <w:tcW w:w="2860" w:type="dxa"/>
            <w:shd w:val="clear" w:color="auto" w:fill="FFFFFF"/>
            <w:tcMar>
              <w:top w:w="70" w:type="dxa"/>
              <w:left w:w="110" w:type="dxa"/>
              <w:bottom w:w="70" w:type="dxa"/>
              <w:right w:w="110" w:type="dxa"/>
            </w:tcMar>
            <w:vAlign w:val="center"/>
          </w:tcPr>
          <w:p w14:paraId="17E81CEF" w14:textId="77777777" w:rsidR="0095094A" w:rsidRDefault="007B5EA1">
            <w:pPr>
              <w:spacing w:after="10" w:line="258" w:lineRule="auto"/>
            </w:pPr>
            <w:r>
              <w:rPr>
                <w:sz w:val="18"/>
                <w:szCs w:val="18"/>
              </w:rPr>
              <w:t>Input</w:t>
            </w:r>
          </w:p>
        </w:tc>
      </w:tr>
      <w:tr w:rsidR="0095094A" w14:paraId="2CA8187A" w14:textId="77777777">
        <w:tc>
          <w:tcPr>
            <w:tcW w:w="1300" w:type="dxa"/>
            <w:shd w:val="clear" w:color="auto" w:fill="F4F6FA"/>
            <w:tcMar>
              <w:top w:w="70" w:type="dxa"/>
              <w:left w:w="110" w:type="dxa"/>
              <w:bottom w:w="70" w:type="dxa"/>
              <w:right w:w="110" w:type="dxa"/>
            </w:tcMar>
            <w:vAlign w:val="center"/>
          </w:tcPr>
          <w:p w14:paraId="363A2023" w14:textId="77777777" w:rsidR="0095094A" w:rsidRDefault="007B5EA1">
            <w:pPr>
              <w:spacing w:after="10" w:line="258" w:lineRule="auto"/>
            </w:pPr>
            <w:r>
              <w:rPr>
                <w:sz w:val="18"/>
                <w:szCs w:val="18"/>
              </w:rPr>
              <w:t>2</w:t>
            </w:r>
          </w:p>
        </w:tc>
        <w:tc>
          <w:tcPr>
            <w:tcW w:w="5200" w:type="dxa"/>
            <w:shd w:val="clear" w:color="auto" w:fill="F4F6FA"/>
            <w:tcMar>
              <w:top w:w="70" w:type="dxa"/>
              <w:left w:w="110" w:type="dxa"/>
              <w:bottom w:w="70" w:type="dxa"/>
              <w:right w:w="110" w:type="dxa"/>
            </w:tcMar>
            <w:vAlign w:val="center"/>
          </w:tcPr>
          <w:p w14:paraId="6EEFA299" w14:textId="77777777" w:rsidR="0095094A" w:rsidRDefault="007B5EA1">
            <w:pPr>
              <w:spacing w:after="10" w:line="258" w:lineRule="auto"/>
            </w:pPr>
            <w:r>
              <w:rPr>
                <w:sz w:val="18"/>
                <w:szCs w:val="18"/>
              </w:rPr>
              <w:t>Engineering Standards (Cloud)</w:t>
            </w:r>
          </w:p>
        </w:tc>
        <w:tc>
          <w:tcPr>
            <w:tcW w:w="2860" w:type="dxa"/>
            <w:shd w:val="clear" w:color="auto" w:fill="F4F6FA"/>
            <w:tcMar>
              <w:top w:w="70" w:type="dxa"/>
              <w:left w:w="110" w:type="dxa"/>
              <w:bottom w:w="70" w:type="dxa"/>
              <w:right w:w="110" w:type="dxa"/>
            </w:tcMar>
            <w:vAlign w:val="center"/>
          </w:tcPr>
          <w:p w14:paraId="7A3DB726" w14:textId="77777777" w:rsidR="0095094A" w:rsidRDefault="007B5EA1">
            <w:pPr>
              <w:spacing w:after="10" w:line="258" w:lineRule="auto"/>
            </w:pPr>
            <w:r>
              <w:rPr>
                <w:sz w:val="18"/>
                <w:szCs w:val="18"/>
              </w:rPr>
              <w:t>Input</w:t>
            </w:r>
          </w:p>
        </w:tc>
      </w:tr>
      <w:tr w:rsidR="0095094A" w14:paraId="7C22A86D" w14:textId="77777777">
        <w:tc>
          <w:tcPr>
            <w:tcW w:w="1300" w:type="dxa"/>
            <w:shd w:val="clear" w:color="auto" w:fill="FFFFFF"/>
            <w:tcMar>
              <w:top w:w="70" w:type="dxa"/>
              <w:left w:w="110" w:type="dxa"/>
              <w:bottom w:w="70" w:type="dxa"/>
              <w:right w:w="110" w:type="dxa"/>
            </w:tcMar>
            <w:vAlign w:val="center"/>
          </w:tcPr>
          <w:p w14:paraId="47BFDAE9" w14:textId="77777777" w:rsidR="0095094A" w:rsidRDefault="007B5EA1">
            <w:pPr>
              <w:spacing w:after="10" w:line="258" w:lineRule="auto"/>
            </w:pPr>
            <w:r>
              <w:rPr>
                <w:sz w:val="18"/>
                <w:szCs w:val="18"/>
              </w:rPr>
              <w:t>3</w:t>
            </w:r>
          </w:p>
        </w:tc>
        <w:tc>
          <w:tcPr>
            <w:tcW w:w="5200" w:type="dxa"/>
            <w:shd w:val="clear" w:color="auto" w:fill="FFFFFF"/>
            <w:tcMar>
              <w:top w:w="70" w:type="dxa"/>
              <w:left w:w="110" w:type="dxa"/>
              <w:bottom w:w="70" w:type="dxa"/>
              <w:right w:w="110" w:type="dxa"/>
            </w:tcMar>
            <w:vAlign w:val="center"/>
          </w:tcPr>
          <w:p w14:paraId="263DE746" w14:textId="3DF14457" w:rsidR="0095094A" w:rsidRDefault="0047172E">
            <w:pPr>
              <w:spacing w:after="10" w:line="258" w:lineRule="auto"/>
            </w:pPr>
            <w:r>
              <w:rPr>
                <w:sz w:val="18"/>
                <w:szCs w:val="18"/>
              </w:rPr>
              <w:t>Workshops conducted with team</w:t>
            </w:r>
          </w:p>
        </w:tc>
        <w:tc>
          <w:tcPr>
            <w:tcW w:w="2860" w:type="dxa"/>
            <w:shd w:val="clear" w:color="auto" w:fill="FFFFFF"/>
            <w:tcMar>
              <w:top w:w="70" w:type="dxa"/>
              <w:left w:w="110" w:type="dxa"/>
              <w:bottom w:w="70" w:type="dxa"/>
              <w:right w:w="110" w:type="dxa"/>
            </w:tcMar>
            <w:vAlign w:val="center"/>
          </w:tcPr>
          <w:p w14:paraId="2FDE3EF9" w14:textId="77777777" w:rsidR="0095094A" w:rsidRDefault="007B5EA1">
            <w:pPr>
              <w:spacing w:after="10" w:line="258" w:lineRule="auto"/>
            </w:pPr>
            <w:r>
              <w:rPr>
                <w:sz w:val="18"/>
                <w:szCs w:val="18"/>
              </w:rPr>
              <w:t>Input</w:t>
            </w:r>
          </w:p>
        </w:tc>
      </w:tr>
      <w:tr w:rsidR="0095094A" w14:paraId="7362E4E3" w14:textId="77777777">
        <w:tc>
          <w:tcPr>
            <w:tcW w:w="1300" w:type="dxa"/>
            <w:shd w:val="clear" w:color="auto" w:fill="F4F6FA"/>
            <w:tcMar>
              <w:top w:w="70" w:type="dxa"/>
              <w:left w:w="110" w:type="dxa"/>
              <w:bottom w:w="70" w:type="dxa"/>
              <w:right w:w="110" w:type="dxa"/>
            </w:tcMar>
            <w:vAlign w:val="center"/>
          </w:tcPr>
          <w:p w14:paraId="58A452DC" w14:textId="77777777" w:rsidR="0095094A" w:rsidRDefault="007B5EA1">
            <w:pPr>
              <w:spacing w:after="10" w:line="258" w:lineRule="auto"/>
            </w:pPr>
            <w:r>
              <w:rPr>
                <w:sz w:val="18"/>
                <w:szCs w:val="18"/>
              </w:rPr>
              <w:t>4</w:t>
            </w:r>
          </w:p>
        </w:tc>
        <w:tc>
          <w:tcPr>
            <w:tcW w:w="5200" w:type="dxa"/>
            <w:shd w:val="clear" w:color="auto" w:fill="F4F6FA"/>
            <w:tcMar>
              <w:top w:w="70" w:type="dxa"/>
              <w:left w:w="110" w:type="dxa"/>
              <w:bottom w:w="70" w:type="dxa"/>
              <w:right w:w="110" w:type="dxa"/>
            </w:tcMar>
            <w:vAlign w:val="center"/>
          </w:tcPr>
          <w:p w14:paraId="330BA61A" w14:textId="77777777" w:rsidR="0095094A" w:rsidRDefault="007B5EA1">
            <w:pPr>
              <w:spacing w:after="10" w:line="258" w:lineRule="auto"/>
            </w:pPr>
            <w:r>
              <w:rPr>
                <w:sz w:val="18"/>
                <w:szCs w:val="18"/>
              </w:rPr>
              <w:t>Cloud Security Framework</w:t>
            </w:r>
          </w:p>
        </w:tc>
        <w:tc>
          <w:tcPr>
            <w:tcW w:w="2860" w:type="dxa"/>
            <w:shd w:val="clear" w:color="auto" w:fill="F4F6FA"/>
            <w:tcMar>
              <w:top w:w="70" w:type="dxa"/>
              <w:left w:w="110" w:type="dxa"/>
              <w:bottom w:w="70" w:type="dxa"/>
              <w:right w:w="110" w:type="dxa"/>
            </w:tcMar>
            <w:vAlign w:val="center"/>
          </w:tcPr>
          <w:p w14:paraId="60F007AA" w14:textId="77777777" w:rsidR="0095094A" w:rsidRDefault="007B5EA1">
            <w:pPr>
              <w:spacing w:after="10" w:line="258" w:lineRule="auto"/>
            </w:pPr>
            <w:r>
              <w:rPr>
                <w:sz w:val="18"/>
                <w:szCs w:val="18"/>
              </w:rPr>
              <w:t>Pending from Security Architecture</w:t>
            </w:r>
          </w:p>
        </w:tc>
      </w:tr>
      <w:tr w:rsidR="0095094A" w14:paraId="1C8F1763" w14:textId="77777777">
        <w:tc>
          <w:tcPr>
            <w:tcW w:w="1300" w:type="dxa"/>
            <w:shd w:val="clear" w:color="auto" w:fill="FFFFFF"/>
            <w:tcMar>
              <w:top w:w="70" w:type="dxa"/>
              <w:left w:w="110" w:type="dxa"/>
              <w:bottom w:w="70" w:type="dxa"/>
              <w:right w:w="110" w:type="dxa"/>
            </w:tcMar>
            <w:vAlign w:val="center"/>
          </w:tcPr>
          <w:p w14:paraId="33F3DA64" w14:textId="77777777" w:rsidR="0095094A" w:rsidRDefault="007B5EA1">
            <w:pPr>
              <w:spacing w:after="10" w:line="258" w:lineRule="auto"/>
            </w:pPr>
            <w:r>
              <w:rPr>
                <w:sz w:val="18"/>
                <w:szCs w:val="18"/>
              </w:rPr>
              <w:t>5</w:t>
            </w:r>
          </w:p>
        </w:tc>
        <w:tc>
          <w:tcPr>
            <w:tcW w:w="5200" w:type="dxa"/>
            <w:shd w:val="clear" w:color="auto" w:fill="FFFFFF"/>
            <w:tcMar>
              <w:top w:w="70" w:type="dxa"/>
              <w:left w:w="110" w:type="dxa"/>
              <w:bottom w:w="70" w:type="dxa"/>
              <w:right w:w="110" w:type="dxa"/>
            </w:tcMar>
            <w:vAlign w:val="center"/>
          </w:tcPr>
          <w:p w14:paraId="2D0E06F8" w14:textId="77777777" w:rsidR="0095094A" w:rsidRDefault="007B5EA1">
            <w:pPr>
              <w:spacing w:after="10" w:line="258" w:lineRule="auto"/>
            </w:pPr>
            <w:r>
              <w:rPr>
                <w:sz w:val="18"/>
                <w:szCs w:val="18"/>
              </w:rPr>
              <w:t>Azure Policies</w:t>
            </w:r>
          </w:p>
        </w:tc>
        <w:tc>
          <w:tcPr>
            <w:tcW w:w="2860" w:type="dxa"/>
            <w:shd w:val="clear" w:color="auto" w:fill="FFFFFF"/>
            <w:tcMar>
              <w:top w:w="70" w:type="dxa"/>
              <w:left w:w="110" w:type="dxa"/>
              <w:bottom w:w="70" w:type="dxa"/>
              <w:right w:w="110" w:type="dxa"/>
            </w:tcMar>
            <w:vAlign w:val="center"/>
          </w:tcPr>
          <w:p w14:paraId="0E2E2D5E" w14:textId="77777777" w:rsidR="0095094A" w:rsidRDefault="007B5EA1">
            <w:pPr>
              <w:spacing w:after="10" w:line="258" w:lineRule="auto"/>
            </w:pPr>
            <w:r>
              <w:rPr>
                <w:sz w:val="18"/>
                <w:szCs w:val="18"/>
              </w:rPr>
              <w:t>Pending upload</w:t>
            </w:r>
          </w:p>
        </w:tc>
      </w:tr>
      <w:tr w:rsidR="0095094A" w14:paraId="49DFC1F9" w14:textId="77777777">
        <w:tc>
          <w:tcPr>
            <w:tcW w:w="1300" w:type="dxa"/>
            <w:shd w:val="clear" w:color="auto" w:fill="F4F6FA"/>
            <w:tcMar>
              <w:top w:w="70" w:type="dxa"/>
              <w:left w:w="110" w:type="dxa"/>
              <w:bottom w:w="70" w:type="dxa"/>
              <w:right w:w="110" w:type="dxa"/>
            </w:tcMar>
            <w:vAlign w:val="center"/>
          </w:tcPr>
          <w:p w14:paraId="3880F932" w14:textId="77777777" w:rsidR="0095094A" w:rsidRDefault="007B5EA1">
            <w:pPr>
              <w:spacing w:after="10" w:line="258" w:lineRule="auto"/>
            </w:pPr>
            <w:r>
              <w:rPr>
                <w:sz w:val="18"/>
                <w:szCs w:val="18"/>
              </w:rPr>
              <w:t>6</w:t>
            </w:r>
          </w:p>
        </w:tc>
        <w:tc>
          <w:tcPr>
            <w:tcW w:w="5200" w:type="dxa"/>
            <w:shd w:val="clear" w:color="auto" w:fill="F4F6FA"/>
            <w:tcMar>
              <w:top w:w="70" w:type="dxa"/>
              <w:left w:w="110" w:type="dxa"/>
              <w:bottom w:w="70" w:type="dxa"/>
              <w:right w:w="110" w:type="dxa"/>
            </w:tcMar>
            <w:vAlign w:val="center"/>
          </w:tcPr>
          <w:p w14:paraId="46E4D0E6" w14:textId="77777777" w:rsidR="0095094A" w:rsidRDefault="007B5EA1">
            <w:pPr>
              <w:spacing w:after="10" w:line="258" w:lineRule="auto"/>
            </w:pPr>
            <w:r>
              <w:rPr>
                <w:sz w:val="18"/>
                <w:szCs w:val="18"/>
              </w:rPr>
              <w:t>Systems Integration Framework (earlier draft)</w:t>
            </w:r>
          </w:p>
        </w:tc>
        <w:tc>
          <w:tcPr>
            <w:tcW w:w="2860" w:type="dxa"/>
            <w:shd w:val="clear" w:color="auto" w:fill="F4F6FA"/>
            <w:tcMar>
              <w:top w:w="70" w:type="dxa"/>
              <w:left w:w="110" w:type="dxa"/>
              <w:bottom w:w="70" w:type="dxa"/>
              <w:right w:w="110" w:type="dxa"/>
            </w:tcMar>
            <w:vAlign w:val="center"/>
          </w:tcPr>
          <w:p w14:paraId="532EEA4F" w14:textId="77777777" w:rsidR="0095094A" w:rsidRDefault="007B5EA1">
            <w:pPr>
              <w:spacing w:after="10" w:line="258" w:lineRule="auto"/>
            </w:pPr>
            <w:r>
              <w:rPr>
                <w:sz w:val="18"/>
                <w:szCs w:val="18"/>
              </w:rPr>
              <w:t>Superseded by this version</w:t>
            </w:r>
          </w:p>
        </w:tc>
      </w:tr>
    </w:tbl>
    <w:p w14:paraId="28214F2A" w14:textId="77777777" w:rsidR="0095094A" w:rsidRDefault="007B5EA1">
      <w:r>
        <w:br w:type="page"/>
      </w:r>
    </w:p>
    <w:p w14:paraId="20E6D2B4" w14:textId="77777777" w:rsidR="0095094A" w:rsidRDefault="007B5EA1">
      <w:pPr>
        <w:pStyle w:val="Heading1"/>
      </w:pPr>
      <w:bookmarkStart w:id="336" w:name="_Toc239521032"/>
      <w:r>
        <w:lastRenderedPageBreak/>
        <w:t>2. Executive Summary</w:t>
      </w:r>
      <w:bookmarkEnd w:id="336"/>
    </w:p>
    <w:p w14:paraId="27D88335" w14:textId="77777777" w:rsidR="004560C2" w:rsidRDefault="004560C2" w:rsidP="004560C2">
      <w:r>
        <w:t>Chaucer requires a formal Systems Integration Framework to provide consistent architectural direction for system-to-system integration across internal applications, third-party platforms, SaaS services, vendor integrations and the enterprise data platform.</w:t>
      </w:r>
    </w:p>
    <w:p w14:paraId="6A533B4C" w14:textId="77777777" w:rsidR="004560C2" w:rsidRDefault="004560C2" w:rsidP="004560C2"/>
    <w:p w14:paraId="382E410D" w14:textId="77777777" w:rsidR="004560C2" w:rsidRDefault="004560C2" w:rsidP="004560C2">
      <w:r>
        <w:t>The framework is based on a Service-Oriented Architecture approach and explicitly avoids adopting a microservices model as the default integration paradigm. The focus is on practical enterprise integration across existing Chaucer systems, external vendors, Azure PaaS services and the data platform.</w:t>
      </w:r>
    </w:p>
    <w:p w14:paraId="04492B3F" w14:textId="77777777" w:rsidR="004560C2" w:rsidRDefault="004560C2" w:rsidP="004560C2"/>
    <w:p w14:paraId="61825D6C" w14:textId="77777777" w:rsidR="004560C2" w:rsidRDefault="004560C2" w:rsidP="004560C2">
      <w:r>
        <w:t>The framework establishes a single catalogue of patterns with clear boundary applicability across internal Chaucer integration, third-party to Chaucer inbound integration, Chaucer to third-party outbound integration and SIF-to-data-platform exchange. It also defines decision guidance for API, messaging, eventing, orchestration and data-platform usage, supported by mandatory guardrails and a controlled exception process.</w:t>
      </w:r>
    </w:p>
    <w:p w14:paraId="76248BF3" w14:textId="13FF7905" w:rsidR="00172297" w:rsidRDefault="007B5EA1" w:rsidP="003D3D8A">
      <w:pPr>
        <w:pStyle w:val="Heading2"/>
      </w:pPr>
      <w:bookmarkStart w:id="337" w:name="_Toc239521033"/>
      <w:r>
        <w:t>2.1 Why the Framework Exists</w:t>
      </w:r>
      <w:bookmarkEnd w:id="337"/>
    </w:p>
    <w:p w14:paraId="4C77E560" w14:textId="67D1C94D" w:rsidR="0095094A" w:rsidRDefault="007B5EA1">
      <w:pPr>
        <w:spacing w:after="120" w:line="278" w:lineRule="auto"/>
      </w:pPr>
      <w:r>
        <w:t>Integration at Chaucer is functional but has grown one project at a time. Each interface has been implemented in isolation, a synchronous point-to-point call in one case and a file transfer in another, with no shared contract or common runtime. The result is a tightly coupled estate that is costly to change, difficult to observe and offers no route to reuse. Each tactical fix increases coupling and raises the cost of the next change.</w:t>
      </w:r>
    </w:p>
    <w:p w14:paraId="2EA76D7E" w14:textId="77777777" w:rsidR="0095094A" w:rsidRDefault="007B5EA1">
      <w:pPr>
        <w:spacing w:after="120" w:line="278" w:lineRule="auto"/>
      </w:pPr>
      <w:r>
        <w:t>This framework establishes a single reference architecture for integration so that recurring problems are solved through consistent, repeatable patterns. It defines an approved set of integration patterns, a standard set of Azure services as the target platform, and the governance guardrails that delivery teams and suppliers need in order to build correctly without re-opening architectural decisions on every engagement.</w:t>
      </w:r>
    </w:p>
    <w:p w14:paraId="6820378A" w14:textId="77777777" w:rsidR="0095094A" w:rsidRDefault="007B5EA1">
      <w:pPr>
        <w:pStyle w:val="Heading2"/>
      </w:pPr>
      <w:bookmarkStart w:id="338" w:name="_Toc239521034"/>
      <w:r>
        <w:t>2.2 Framework Scope</w:t>
      </w:r>
      <w:bookmarkEnd w:id="338"/>
    </w:p>
    <w:p w14:paraId="36FF8EE3" w14:textId="77777777" w:rsidR="0095094A" w:rsidRDefault="007B5EA1">
      <w:pPr>
        <w:spacing w:after="120" w:line="278" w:lineRule="auto"/>
      </w:pPr>
      <w:r>
        <w:t>The framework covers the following.</w:t>
      </w:r>
    </w:p>
    <w:p w14:paraId="05196792" w14:textId="77777777" w:rsidR="0095094A" w:rsidRDefault="007B5EA1" w:rsidP="003D3D8A">
      <w:pPr>
        <w:pStyle w:val="ListParagraph"/>
        <w:numPr>
          <w:ilvl w:val="0"/>
          <w:numId w:val="2"/>
        </w:numPr>
        <w:spacing w:after="46" w:line="270" w:lineRule="auto"/>
      </w:pPr>
      <w:r>
        <w:t>A reference architecture for integration across Azure Integration Services.</w:t>
      </w:r>
    </w:p>
    <w:p w14:paraId="3AA6FBFE" w14:textId="77777777" w:rsidR="0095094A" w:rsidRDefault="007B5EA1" w:rsidP="003D3D8A">
      <w:pPr>
        <w:pStyle w:val="ListParagraph"/>
        <w:numPr>
          <w:ilvl w:val="0"/>
          <w:numId w:val="2"/>
        </w:numPr>
        <w:spacing w:after="46" w:line="270" w:lineRule="auto"/>
      </w:pPr>
      <w:r>
        <w:t>An enterprise catalogue of approved integration patterns with the Azure components for each.</w:t>
      </w:r>
    </w:p>
    <w:p w14:paraId="331E22B4" w14:textId="77777777" w:rsidR="0095094A" w:rsidRDefault="007B5EA1" w:rsidP="003D3D8A">
      <w:pPr>
        <w:pStyle w:val="ListParagraph"/>
        <w:numPr>
          <w:ilvl w:val="0"/>
          <w:numId w:val="2"/>
        </w:numPr>
        <w:spacing w:after="46" w:line="270" w:lineRule="auto"/>
      </w:pPr>
      <w:r>
        <w:t>Decision guidance, guardrails and an exception process for delivery teams and suppliers.</w:t>
      </w:r>
    </w:p>
    <w:p w14:paraId="26262EA8" w14:textId="77777777" w:rsidR="0095094A" w:rsidRDefault="007B5EA1" w:rsidP="003D3D8A">
      <w:pPr>
        <w:pStyle w:val="ListParagraph"/>
        <w:numPr>
          <w:ilvl w:val="0"/>
          <w:numId w:val="2"/>
        </w:numPr>
        <w:spacing w:after="46" w:line="270" w:lineRule="auto"/>
      </w:pPr>
      <w:r>
        <w:t>The position of the data platform boundary and the approved exchange patterns with Snowflake.</w:t>
      </w:r>
    </w:p>
    <w:p w14:paraId="21D89FA7" w14:textId="77777777" w:rsidR="0095094A" w:rsidRDefault="007B5EA1">
      <w:pPr>
        <w:spacing w:after="120" w:line="278" w:lineRule="auto"/>
      </w:pPr>
      <w:r>
        <w:t>The following are out of scope for this version.</w:t>
      </w:r>
    </w:p>
    <w:p w14:paraId="0E717B20" w14:textId="77777777" w:rsidR="0095094A" w:rsidRDefault="007B5EA1" w:rsidP="003D3D8A">
      <w:pPr>
        <w:pStyle w:val="ListParagraph"/>
        <w:numPr>
          <w:ilvl w:val="0"/>
          <w:numId w:val="3"/>
        </w:numPr>
        <w:spacing w:after="46" w:line="270" w:lineRule="auto"/>
      </w:pPr>
      <w:r>
        <w:t>Implementation, provisioning and deployment, which are future-phase activities.</w:t>
      </w:r>
    </w:p>
    <w:p w14:paraId="328D299B" w14:textId="77777777" w:rsidR="0095094A" w:rsidRDefault="007B5EA1" w:rsidP="003D3D8A">
      <w:pPr>
        <w:pStyle w:val="ListParagraph"/>
        <w:numPr>
          <w:ilvl w:val="0"/>
          <w:numId w:val="3"/>
        </w:numPr>
        <w:spacing w:after="46" w:line="270" w:lineRule="auto"/>
      </w:pPr>
      <w:r>
        <w:t>The detailed API Management high-level design, which is produced as a separate phase.</w:t>
      </w:r>
    </w:p>
    <w:p w14:paraId="6C81F4E0" w14:textId="77777777" w:rsidR="0095094A" w:rsidRDefault="007B5EA1" w:rsidP="003D3D8A">
      <w:pPr>
        <w:pStyle w:val="ListParagraph"/>
        <w:numPr>
          <w:ilvl w:val="0"/>
          <w:numId w:val="3"/>
        </w:numPr>
        <w:spacing w:after="46" w:line="270" w:lineRule="auto"/>
      </w:pPr>
      <w:r>
        <w:t>Any redefinition of Chaucer's cloud strategy.</w:t>
      </w:r>
    </w:p>
    <w:p w14:paraId="509C1FD9" w14:textId="77777777" w:rsidR="0095094A" w:rsidRDefault="007B5EA1">
      <w:pPr>
        <w:pStyle w:val="Heading2"/>
      </w:pPr>
      <w:bookmarkStart w:id="339" w:name="_Toc239521035"/>
      <w:r>
        <w:t>2.3 Intended Outcomes</w:t>
      </w:r>
      <w:bookmarkEnd w:id="339"/>
    </w:p>
    <w:p w14:paraId="107EA605" w14:textId="77777777" w:rsidR="0095094A" w:rsidRDefault="007B5EA1" w:rsidP="0047172E">
      <w:pPr>
        <w:pStyle w:val="ListParagraph"/>
        <w:numPr>
          <w:ilvl w:val="0"/>
          <w:numId w:val="11"/>
        </w:numPr>
        <w:spacing w:after="46" w:line="270" w:lineRule="auto"/>
      </w:pPr>
      <w:r>
        <w:t>Fewer point-to-point interfaces and a measurable reduction in bespoke coupling.</w:t>
      </w:r>
    </w:p>
    <w:p w14:paraId="65B3CDA7" w14:textId="77777777" w:rsidR="0095094A" w:rsidRDefault="007B5EA1" w:rsidP="0047172E">
      <w:pPr>
        <w:pStyle w:val="ListParagraph"/>
        <w:numPr>
          <w:ilvl w:val="0"/>
          <w:numId w:val="11"/>
        </w:numPr>
        <w:spacing w:after="46" w:line="270" w:lineRule="auto"/>
      </w:pPr>
      <w:r>
        <w:t>Greater reuse through shared integration components and published services.</w:t>
      </w:r>
    </w:p>
    <w:p w14:paraId="3DE57694" w14:textId="77777777" w:rsidR="0095094A" w:rsidRDefault="007B5EA1" w:rsidP="0047172E">
      <w:pPr>
        <w:pStyle w:val="ListParagraph"/>
        <w:numPr>
          <w:ilvl w:val="0"/>
          <w:numId w:val="11"/>
        </w:numPr>
        <w:spacing w:after="46" w:line="270" w:lineRule="auto"/>
      </w:pPr>
      <w:r>
        <w:t>Loose coupling and asynchronous messaging as the default interaction style.</w:t>
      </w:r>
    </w:p>
    <w:p w14:paraId="2702EFB9" w14:textId="77777777" w:rsidR="0095094A" w:rsidRDefault="007B5EA1" w:rsidP="0047172E">
      <w:pPr>
        <w:pStyle w:val="ListParagraph"/>
        <w:numPr>
          <w:ilvl w:val="0"/>
          <w:numId w:val="11"/>
        </w:numPr>
        <w:spacing w:after="46" w:line="270" w:lineRule="auto"/>
      </w:pPr>
      <w:r>
        <w:t>Consistent, governed delivery that any internal team or third-party supplier can follow.</w:t>
      </w:r>
    </w:p>
    <w:p w14:paraId="36B34B86" w14:textId="77777777" w:rsidR="0095094A" w:rsidRDefault="007B5EA1" w:rsidP="0047172E">
      <w:pPr>
        <w:pStyle w:val="ListParagraph"/>
        <w:numPr>
          <w:ilvl w:val="0"/>
          <w:numId w:val="11"/>
        </w:numPr>
        <w:spacing w:after="46" w:line="270" w:lineRule="auto"/>
      </w:pPr>
      <w:r>
        <w:t>Faster onboarding of new integrations through a known catalogue and decision path.</w:t>
      </w:r>
    </w:p>
    <w:p w14:paraId="176519D1" w14:textId="77777777" w:rsidR="0095094A" w:rsidRDefault="007B5EA1">
      <w:r>
        <w:br w:type="page"/>
      </w:r>
    </w:p>
    <w:p w14:paraId="1C9C1B01" w14:textId="7138BB34" w:rsidR="0095094A" w:rsidRDefault="007B5EA1">
      <w:pPr>
        <w:pStyle w:val="Heading1"/>
      </w:pPr>
      <w:bookmarkStart w:id="340" w:name="_Toc239521036"/>
      <w:r>
        <w:lastRenderedPageBreak/>
        <w:t xml:space="preserve">3. </w:t>
      </w:r>
      <w:r w:rsidR="003D3D8A">
        <w:t>How to Use This Framework</w:t>
      </w:r>
      <w:bookmarkEnd w:id="340"/>
    </w:p>
    <w:p w14:paraId="1C0861EC" w14:textId="2B124E9D" w:rsidR="0066489C" w:rsidRDefault="0066489C" w:rsidP="0066489C">
      <w:pPr>
        <w:spacing w:after="200" w:line="276" w:lineRule="auto"/>
      </w:pPr>
      <w:r>
        <w:rPr>
          <w:sz w:val="22"/>
          <w:szCs w:val="22"/>
        </w:rPr>
        <w:t>This framework serves several audiences and no one needs to read it end to end. Find your role in the table below and follow the path in order. Each entry points to a section you can go straight to the middle column is the shortest route to what you need and the final columns tell you what you should come away with and where to take a design for sign-off. If your work spans more than one role, follow both paths and treat the wider one as the superset.</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9"/>
        <w:gridCol w:w="2950"/>
        <w:gridCol w:w="2760"/>
        <w:gridCol w:w="2027"/>
      </w:tblGrid>
      <w:tr w:rsidR="0066489C" w:rsidRPr="0066489C" w14:paraId="4D65734B" w14:textId="77777777" w:rsidTr="0066489C">
        <w:trPr>
          <w:jc w:val="center"/>
        </w:trPr>
        <w:tc>
          <w:tcPr>
            <w:tcW w:w="2039" w:type="dxa"/>
            <w:tcBorders>
              <w:top w:val="single" w:sz="4" w:space="0" w:color="808080"/>
              <w:left w:val="single" w:sz="4" w:space="0" w:color="808080"/>
              <w:bottom w:val="single" w:sz="4" w:space="0" w:color="808080"/>
              <w:right w:val="single" w:sz="4" w:space="0" w:color="808080"/>
            </w:tcBorders>
            <w:shd w:val="clear" w:color="auto" w:fill="44546A" w:themeFill="text2"/>
            <w:tcMar>
              <w:top w:w="40" w:type="dxa"/>
              <w:left w:w="80" w:type="dxa"/>
              <w:bottom w:w="40" w:type="dxa"/>
              <w:right w:w="80" w:type="dxa"/>
            </w:tcMar>
            <w:vAlign w:val="center"/>
          </w:tcPr>
          <w:p w14:paraId="2876A771" w14:textId="53CF1CEB" w:rsidR="0066489C" w:rsidRPr="0066489C" w:rsidRDefault="0066489C" w:rsidP="0066489C">
            <w:pPr>
              <w:spacing w:before="40" w:after="40"/>
              <w:rPr>
                <w:b/>
                <w:color w:val="FFFFFF"/>
                <w:sz w:val="16"/>
                <w:szCs w:val="22"/>
              </w:rPr>
            </w:pPr>
            <w:r w:rsidRPr="0066489C">
              <w:rPr>
                <w:b/>
                <w:color w:val="FFFFFF"/>
                <w:sz w:val="16"/>
                <w:szCs w:val="22"/>
              </w:rPr>
              <w:t>Your Role</w:t>
            </w:r>
          </w:p>
        </w:tc>
        <w:tc>
          <w:tcPr>
            <w:tcW w:w="2950" w:type="dxa"/>
            <w:tcBorders>
              <w:top w:val="single" w:sz="4" w:space="0" w:color="808080"/>
              <w:left w:val="single" w:sz="4" w:space="0" w:color="808080"/>
              <w:bottom w:val="single" w:sz="4" w:space="0" w:color="808080"/>
              <w:right w:val="single" w:sz="4" w:space="0" w:color="808080"/>
            </w:tcBorders>
            <w:shd w:val="clear" w:color="auto" w:fill="44546A" w:themeFill="text2"/>
            <w:tcMar>
              <w:top w:w="40" w:type="dxa"/>
              <w:left w:w="80" w:type="dxa"/>
              <w:bottom w:w="40" w:type="dxa"/>
              <w:right w:w="80" w:type="dxa"/>
            </w:tcMar>
            <w:vAlign w:val="center"/>
          </w:tcPr>
          <w:p w14:paraId="6B026F8B" w14:textId="5BE46E91" w:rsidR="0066489C" w:rsidRPr="0066489C" w:rsidRDefault="0066489C" w:rsidP="0066489C">
            <w:pPr>
              <w:spacing w:before="40" w:after="40"/>
              <w:rPr>
                <w:b/>
                <w:color w:val="FFFFFF"/>
                <w:sz w:val="16"/>
                <w:szCs w:val="22"/>
              </w:rPr>
            </w:pPr>
            <w:r w:rsidRPr="0066489C">
              <w:rPr>
                <w:b/>
                <w:color w:val="FFFFFF"/>
                <w:sz w:val="16"/>
                <w:szCs w:val="22"/>
              </w:rPr>
              <w:t>Reading Path</w:t>
            </w:r>
          </w:p>
        </w:tc>
        <w:tc>
          <w:tcPr>
            <w:tcW w:w="2760" w:type="dxa"/>
            <w:tcBorders>
              <w:top w:val="single" w:sz="4" w:space="0" w:color="808080"/>
              <w:left w:val="single" w:sz="4" w:space="0" w:color="808080"/>
              <w:bottom w:val="single" w:sz="4" w:space="0" w:color="808080"/>
              <w:right w:val="single" w:sz="4" w:space="0" w:color="808080"/>
            </w:tcBorders>
            <w:shd w:val="clear" w:color="auto" w:fill="44546A" w:themeFill="text2"/>
            <w:tcMar>
              <w:top w:w="40" w:type="dxa"/>
              <w:left w:w="80" w:type="dxa"/>
              <w:bottom w:w="40" w:type="dxa"/>
              <w:right w:w="80" w:type="dxa"/>
            </w:tcMar>
            <w:vAlign w:val="center"/>
          </w:tcPr>
          <w:p w14:paraId="577E0B00" w14:textId="66A5CA6E" w:rsidR="0066489C" w:rsidRPr="0066489C" w:rsidRDefault="0066489C" w:rsidP="0066489C">
            <w:pPr>
              <w:spacing w:before="40" w:after="40"/>
              <w:rPr>
                <w:b/>
                <w:color w:val="FFFFFF"/>
                <w:sz w:val="16"/>
                <w:szCs w:val="22"/>
              </w:rPr>
            </w:pPr>
            <w:r w:rsidRPr="0066489C">
              <w:rPr>
                <w:b/>
                <w:color w:val="FFFFFF"/>
                <w:sz w:val="16"/>
                <w:szCs w:val="22"/>
              </w:rPr>
              <w:t>What you Get</w:t>
            </w:r>
          </w:p>
        </w:tc>
        <w:tc>
          <w:tcPr>
            <w:tcW w:w="2027" w:type="dxa"/>
            <w:tcBorders>
              <w:top w:val="single" w:sz="4" w:space="0" w:color="808080"/>
              <w:left w:val="single" w:sz="4" w:space="0" w:color="808080"/>
              <w:bottom w:val="single" w:sz="4" w:space="0" w:color="808080"/>
              <w:right w:val="single" w:sz="4" w:space="0" w:color="808080"/>
            </w:tcBorders>
            <w:shd w:val="clear" w:color="auto" w:fill="44546A" w:themeFill="text2"/>
            <w:tcMar>
              <w:top w:w="40" w:type="dxa"/>
              <w:left w:w="80" w:type="dxa"/>
              <w:bottom w:w="40" w:type="dxa"/>
              <w:right w:w="80" w:type="dxa"/>
            </w:tcMar>
            <w:vAlign w:val="center"/>
          </w:tcPr>
          <w:p w14:paraId="1978E13C" w14:textId="209F80E5" w:rsidR="0066489C" w:rsidRPr="0066489C" w:rsidRDefault="0066489C" w:rsidP="0066489C">
            <w:pPr>
              <w:spacing w:before="40" w:after="40"/>
              <w:rPr>
                <w:b/>
                <w:color w:val="FFFFFF"/>
                <w:sz w:val="16"/>
                <w:szCs w:val="22"/>
              </w:rPr>
            </w:pPr>
            <w:r w:rsidRPr="0066489C">
              <w:rPr>
                <w:b/>
                <w:color w:val="FFFFFF"/>
                <w:sz w:val="16"/>
                <w:szCs w:val="22"/>
              </w:rPr>
              <w:t>Also Check</w:t>
            </w:r>
          </w:p>
        </w:tc>
      </w:tr>
      <w:tr w:rsidR="0066489C" w14:paraId="1EBDF659" w14:textId="77777777" w:rsidTr="0066489C">
        <w:trPr>
          <w:jc w:val="center"/>
        </w:trPr>
        <w:tc>
          <w:tcPr>
            <w:tcW w:w="203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54E6B9" w14:textId="77777777" w:rsidR="0066489C" w:rsidRDefault="0066489C" w:rsidP="008F708A">
            <w:pPr>
              <w:spacing w:before="20" w:after="10"/>
            </w:pPr>
            <w:r>
              <w:rPr>
                <w:b/>
                <w:bCs/>
                <w:color w:val="1F3864"/>
                <w:sz w:val="16"/>
                <w:szCs w:val="16"/>
              </w:rPr>
              <w:t>Leadership and sponsors</w:t>
            </w:r>
          </w:p>
          <w:p w14:paraId="40243D72" w14:textId="77777777" w:rsidR="0066489C" w:rsidRDefault="0066489C" w:rsidP="008F708A">
            <w:pPr>
              <w:spacing w:after="20"/>
            </w:pPr>
            <w:r>
              <w:rPr>
                <w:color w:val="5A6675"/>
                <w:sz w:val="16"/>
                <w:szCs w:val="16"/>
              </w:rPr>
              <w:t>why it exists, scope, assurance</w:t>
            </w:r>
          </w:p>
        </w:tc>
        <w:tc>
          <w:tcPr>
            <w:tcW w:w="2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560A04" w14:textId="77777777" w:rsidR="0066489C" w:rsidRDefault="0066489C" w:rsidP="008F708A">
            <w:pPr>
              <w:spacing w:before="20" w:after="20"/>
            </w:pPr>
            <w:r>
              <w:rPr>
                <w:sz w:val="16"/>
                <w:szCs w:val="16"/>
              </w:rPr>
              <w:t>2 Executive Summary, then 4 Architectural Position, then 11.3 Criticality Tiers</w:t>
            </w:r>
          </w:p>
        </w:tc>
        <w:tc>
          <w:tcPr>
            <w:tcW w:w="2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CB1FDC" w14:textId="77777777" w:rsidR="0066489C" w:rsidRDefault="0066489C" w:rsidP="008F708A">
            <w:pPr>
              <w:spacing w:before="20" w:after="20"/>
            </w:pPr>
            <w:r>
              <w:rPr>
                <w:sz w:val="16"/>
                <w:szCs w:val="16"/>
              </w:rPr>
              <w:t>Confidence in why the framework exists, what it covers, and how delivery is assured, without the mechanics</w:t>
            </w:r>
          </w:p>
        </w:tc>
        <w:tc>
          <w:tcPr>
            <w:tcW w:w="20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91FDAE" w14:textId="77777777" w:rsidR="0066489C" w:rsidRDefault="0066489C" w:rsidP="008F708A">
            <w:pPr>
              <w:spacing w:before="20" w:after="20"/>
            </w:pPr>
            <w:r>
              <w:rPr>
                <w:sz w:val="16"/>
                <w:szCs w:val="16"/>
              </w:rPr>
              <w:t>12 Guardrails, 13 Exception and TDA Governance</w:t>
            </w:r>
          </w:p>
        </w:tc>
      </w:tr>
      <w:tr w:rsidR="0066489C" w14:paraId="4A5D284E" w14:textId="77777777" w:rsidTr="0066489C">
        <w:trPr>
          <w:jc w:val="center"/>
        </w:trPr>
        <w:tc>
          <w:tcPr>
            <w:tcW w:w="203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A06ACD" w14:textId="77777777" w:rsidR="0066489C" w:rsidRDefault="0066489C" w:rsidP="008F708A">
            <w:pPr>
              <w:spacing w:before="20" w:after="10"/>
            </w:pPr>
            <w:r>
              <w:rPr>
                <w:b/>
                <w:bCs/>
                <w:color w:val="1F3864"/>
                <w:sz w:val="16"/>
                <w:szCs w:val="16"/>
              </w:rPr>
              <w:t>Solution and domain architects</w:t>
            </w:r>
          </w:p>
          <w:p w14:paraId="3D2E3CB3" w14:textId="77777777" w:rsidR="0066489C" w:rsidRDefault="0066489C" w:rsidP="008F708A">
            <w:pPr>
              <w:spacing w:after="20"/>
            </w:pPr>
            <w:r>
              <w:rPr>
                <w:color w:val="5A6675"/>
                <w:sz w:val="16"/>
                <w:szCs w:val="16"/>
              </w:rPr>
              <w:t>shape an approved solution</w:t>
            </w:r>
          </w:p>
        </w:tc>
        <w:tc>
          <w:tcPr>
            <w:tcW w:w="2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DB6D2E" w14:textId="77777777" w:rsidR="0066489C" w:rsidRDefault="0066489C" w:rsidP="008F708A">
            <w:pPr>
              <w:spacing w:before="20" w:after="20"/>
            </w:pPr>
            <w:r>
              <w:rPr>
                <w:sz w:val="16"/>
                <w:szCs w:val="16"/>
              </w:rPr>
              <w:t>4 Architectural Position, then 5 Reference Architecture, then 7 Choosing a Pattern (7.2, 7.4), then 8 Pattern Catalogue</w:t>
            </w:r>
          </w:p>
        </w:tc>
        <w:tc>
          <w:tcPr>
            <w:tcW w:w="2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F8427F" w14:textId="77777777" w:rsidR="0066489C" w:rsidRDefault="0066489C" w:rsidP="008F708A">
            <w:pPr>
              <w:spacing w:before="20" w:after="20"/>
            </w:pPr>
            <w:r>
              <w:rPr>
                <w:sz w:val="16"/>
                <w:szCs w:val="16"/>
              </w:rPr>
              <w:t>The approved position, reference architecture and pattern to shape a compliant solution end to end</w:t>
            </w:r>
          </w:p>
        </w:tc>
        <w:tc>
          <w:tcPr>
            <w:tcW w:w="20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1BD23C" w14:textId="77777777" w:rsidR="0066489C" w:rsidRDefault="0066489C" w:rsidP="008F708A">
            <w:pPr>
              <w:spacing w:before="20" w:after="20"/>
            </w:pPr>
            <w:r>
              <w:rPr>
                <w:sz w:val="16"/>
                <w:szCs w:val="16"/>
              </w:rPr>
              <w:t>9 Scenarios, 10 Data Platform, 11 NFRs, 12 Guardrails</w:t>
            </w:r>
          </w:p>
        </w:tc>
      </w:tr>
      <w:tr w:rsidR="0066489C" w14:paraId="48BE2F51" w14:textId="77777777" w:rsidTr="0066489C">
        <w:trPr>
          <w:jc w:val="center"/>
        </w:trPr>
        <w:tc>
          <w:tcPr>
            <w:tcW w:w="203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E01060" w14:textId="77777777" w:rsidR="0066489C" w:rsidRDefault="0066489C" w:rsidP="008F708A">
            <w:pPr>
              <w:spacing w:before="20" w:after="10"/>
            </w:pPr>
            <w:r>
              <w:rPr>
                <w:b/>
                <w:bCs/>
                <w:color w:val="1F3864"/>
                <w:sz w:val="16"/>
                <w:szCs w:val="16"/>
              </w:rPr>
              <w:t>Integration developers and suppliers</w:t>
            </w:r>
          </w:p>
          <w:p w14:paraId="18E11D20" w14:textId="77777777" w:rsidR="0066489C" w:rsidRDefault="0066489C" w:rsidP="008F708A">
            <w:pPr>
              <w:spacing w:after="20"/>
            </w:pPr>
            <w:r>
              <w:rPr>
                <w:color w:val="5A6675"/>
                <w:sz w:val="16"/>
                <w:szCs w:val="16"/>
              </w:rPr>
              <w:t>build or change an integration</w:t>
            </w:r>
          </w:p>
        </w:tc>
        <w:tc>
          <w:tcPr>
            <w:tcW w:w="2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271DFC" w14:textId="77777777" w:rsidR="0066489C" w:rsidRDefault="0066489C" w:rsidP="008F708A">
            <w:pPr>
              <w:spacing w:before="20" w:after="20"/>
            </w:pPr>
            <w:r>
              <w:rPr>
                <w:sz w:val="16"/>
                <w:szCs w:val="16"/>
              </w:rPr>
              <w:t>7.4 Decision Tree, then 8 your chosen SFINT pattern, then 10.4 Exchange Patterns if crossing the data boundary</w:t>
            </w:r>
          </w:p>
        </w:tc>
        <w:tc>
          <w:tcPr>
            <w:tcW w:w="2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B5F95A" w14:textId="77777777" w:rsidR="0066489C" w:rsidRDefault="0066489C" w:rsidP="008F708A">
            <w:pPr>
              <w:spacing w:before="20" w:after="20"/>
            </w:pPr>
            <w:r>
              <w:rPr>
                <w:sz w:val="16"/>
                <w:szCs w:val="16"/>
              </w:rPr>
              <w:t>A build-ready pattern with the connectivity, evidence and anti-patterns you must satisfy</w:t>
            </w:r>
          </w:p>
        </w:tc>
        <w:tc>
          <w:tcPr>
            <w:tcW w:w="20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2BE35C" w14:textId="77777777" w:rsidR="0066489C" w:rsidRDefault="0066489C" w:rsidP="008F708A">
            <w:pPr>
              <w:spacing w:before="20" w:after="20"/>
            </w:pPr>
            <w:r>
              <w:rPr>
                <w:sz w:val="16"/>
                <w:szCs w:val="16"/>
              </w:rPr>
              <w:t>5.6 Connectivity and Identity, 5.9 Observability, 11.4 Pattern NFR profile, 12.1 and 12.6, 14 Anti-Patterns</w:t>
            </w:r>
          </w:p>
        </w:tc>
      </w:tr>
      <w:tr w:rsidR="0066489C" w14:paraId="5E4FF444" w14:textId="77777777" w:rsidTr="0066489C">
        <w:trPr>
          <w:jc w:val="center"/>
        </w:trPr>
        <w:tc>
          <w:tcPr>
            <w:tcW w:w="203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2A09AC" w14:textId="77777777" w:rsidR="0066489C" w:rsidRDefault="0066489C" w:rsidP="008F708A">
            <w:pPr>
              <w:spacing w:before="20" w:after="10"/>
            </w:pPr>
            <w:r>
              <w:rPr>
                <w:b/>
                <w:bCs/>
                <w:color w:val="1F3864"/>
                <w:sz w:val="16"/>
                <w:szCs w:val="16"/>
              </w:rPr>
              <w:t>Technical Design Authority</w:t>
            </w:r>
          </w:p>
          <w:p w14:paraId="3EC1DDC2" w14:textId="77777777" w:rsidR="0066489C" w:rsidRDefault="0066489C" w:rsidP="008F708A">
            <w:pPr>
              <w:spacing w:after="20"/>
            </w:pPr>
            <w:r>
              <w:rPr>
                <w:color w:val="5A6675"/>
                <w:sz w:val="16"/>
                <w:szCs w:val="16"/>
              </w:rPr>
              <w:t>assess a design</w:t>
            </w:r>
          </w:p>
        </w:tc>
        <w:tc>
          <w:tcPr>
            <w:tcW w:w="2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651FE3" w14:textId="77777777" w:rsidR="0066489C" w:rsidRDefault="0066489C" w:rsidP="008F708A">
            <w:pPr>
              <w:spacing w:before="20" w:after="20"/>
            </w:pPr>
            <w:r>
              <w:rPr>
                <w:sz w:val="16"/>
                <w:szCs w:val="16"/>
              </w:rPr>
              <w:t>12 Guardrails, then 13 TDA Gates (13.2), then 11 NFR tier and evidence</w:t>
            </w:r>
          </w:p>
        </w:tc>
        <w:tc>
          <w:tcPr>
            <w:tcW w:w="2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851B15" w14:textId="77777777" w:rsidR="0066489C" w:rsidRDefault="0066489C" w:rsidP="008F708A">
            <w:pPr>
              <w:spacing w:before="20" w:after="20"/>
            </w:pPr>
            <w:r>
              <w:rPr>
                <w:sz w:val="16"/>
                <w:szCs w:val="16"/>
              </w:rPr>
              <w:t>A consistent, defensible basis to assess and gate a design against the guardrails</w:t>
            </w:r>
          </w:p>
        </w:tc>
        <w:tc>
          <w:tcPr>
            <w:tcW w:w="20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6CE9BE" w14:textId="77777777" w:rsidR="0066489C" w:rsidRDefault="0066489C" w:rsidP="008F708A">
            <w:pPr>
              <w:spacing w:before="20" w:after="20"/>
            </w:pPr>
            <w:r>
              <w:rPr>
                <w:sz w:val="16"/>
                <w:szCs w:val="16"/>
              </w:rPr>
              <w:t>8 the proposed pattern, 14 Anti-Patterns, 16 Traceability</w:t>
            </w:r>
          </w:p>
        </w:tc>
      </w:tr>
      <w:tr w:rsidR="0066489C" w14:paraId="28F2C56A" w14:textId="77777777" w:rsidTr="0066489C">
        <w:trPr>
          <w:jc w:val="center"/>
        </w:trPr>
        <w:tc>
          <w:tcPr>
            <w:tcW w:w="203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5AB12A" w14:textId="77777777" w:rsidR="0066489C" w:rsidRDefault="0066489C" w:rsidP="008F708A">
            <w:pPr>
              <w:spacing w:before="20" w:after="10"/>
            </w:pPr>
            <w:r>
              <w:rPr>
                <w:b/>
                <w:bCs/>
                <w:color w:val="1F3864"/>
                <w:sz w:val="16"/>
                <w:szCs w:val="16"/>
              </w:rPr>
              <w:t>Security Architecture and Cloud Operations</w:t>
            </w:r>
          </w:p>
          <w:p w14:paraId="7E4B77A3" w14:textId="77777777" w:rsidR="0066489C" w:rsidRDefault="0066489C" w:rsidP="008F708A">
            <w:pPr>
              <w:spacing w:after="20"/>
            </w:pPr>
            <w:r>
              <w:rPr>
                <w:color w:val="5A6675"/>
                <w:sz w:val="16"/>
                <w:szCs w:val="16"/>
              </w:rPr>
              <w:t>controls, identity, monitoring</w:t>
            </w:r>
          </w:p>
        </w:tc>
        <w:tc>
          <w:tcPr>
            <w:tcW w:w="2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39B12F" w14:textId="77777777" w:rsidR="0066489C" w:rsidRDefault="0066489C" w:rsidP="008F708A">
            <w:pPr>
              <w:spacing w:before="20" w:after="20"/>
            </w:pPr>
            <w:r>
              <w:rPr>
                <w:sz w:val="16"/>
                <w:szCs w:val="16"/>
              </w:rPr>
              <w:t>5.3 Security Boundary, then 5.6 Connectivity and Identity, then 5.8 Data Protection</w:t>
            </w:r>
          </w:p>
        </w:tc>
        <w:tc>
          <w:tcPr>
            <w:tcW w:w="2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4F336A" w14:textId="77777777" w:rsidR="0066489C" w:rsidRDefault="0066489C" w:rsidP="008F708A">
            <w:pPr>
              <w:spacing w:before="20" w:after="20"/>
            </w:pPr>
            <w:r>
              <w:rPr>
                <w:sz w:val="16"/>
                <w:szCs w:val="16"/>
              </w:rPr>
              <w:t>The security, identity and monitoring posture to assess and assure, per boundary and per pattern</w:t>
            </w:r>
          </w:p>
        </w:tc>
        <w:tc>
          <w:tcPr>
            <w:tcW w:w="20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742D17" w14:textId="77777777" w:rsidR="0066489C" w:rsidRDefault="0066489C" w:rsidP="008F708A">
            <w:pPr>
              <w:spacing w:before="20" w:after="20"/>
            </w:pPr>
            <w:r>
              <w:rPr>
                <w:sz w:val="16"/>
                <w:szCs w:val="16"/>
              </w:rPr>
              <w:t>12.3 and 13.3 Security conformance, 5.9 Observability, 11 NFR security dimension</w:t>
            </w:r>
          </w:p>
        </w:tc>
      </w:tr>
    </w:tbl>
    <w:p w14:paraId="320181C3" w14:textId="77777777" w:rsidR="0066489C" w:rsidRDefault="0066489C">
      <w:pPr>
        <w:spacing w:after="120" w:line="278" w:lineRule="auto"/>
      </w:pPr>
    </w:p>
    <w:p w14:paraId="69E1883D" w14:textId="734826B2" w:rsidR="0095094A" w:rsidRDefault="007B5EA1">
      <w:pPr>
        <w:spacing w:after="120" w:line="278" w:lineRule="auto"/>
      </w:pPr>
      <w:commentRangeStart w:id="341"/>
      <w:commentRangeStart w:id="342"/>
      <w:commentRangeStart w:id="343"/>
      <w:r>
        <w:t xml:space="preserve">If you are about to build an integration, start with the decision tree in Section 6. A short set of questions resolves to </w:t>
      </w:r>
      <w:commentRangeEnd w:id="341"/>
      <w:r w:rsidR="0066489C">
        <w:rPr>
          <w:rStyle w:val="CommentReference"/>
          <w:sz w:val="21"/>
          <w:szCs w:val="21"/>
        </w:rPr>
        <w:commentReference w:id="341"/>
      </w:r>
      <w:commentRangeEnd w:id="342"/>
      <w:r w:rsidR="007719FF">
        <w:rPr>
          <w:rStyle w:val="CommentReference"/>
          <w:sz w:val="21"/>
          <w:szCs w:val="21"/>
        </w:rPr>
        <w:commentReference w:id="342"/>
      </w:r>
      <w:commentRangeEnd w:id="343"/>
      <w:r w:rsidR="007719FF">
        <w:rPr>
          <w:rStyle w:val="CommentReference"/>
          <w:sz w:val="21"/>
          <w:szCs w:val="21"/>
        </w:rPr>
        <w:commentReference w:id="343"/>
      </w:r>
    </w:p>
    <w:p w14:paraId="0C347596" w14:textId="77777777" w:rsidR="0095094A" w:rsidRDefault="007B5EA1">
      <w:pPr>
        <w:spacing w:after="120" w:line="278" w:lineRule="auto"/>
      </w:pPr>
      <w:r w:rsidRPr="00C938F2">
        <w:rPr>
          <w:b/>
          <w:bCs/>
        </w:rPr>
        <w:t>Two principles</w:t>
      </w:r>
      <w:r>
        <w:t xml:space="preserve"> take precedence over all others.</w:t>
      </w:r>
    </w:p>
    <w:p w14:paraId="538FC4C5" w14:textId="77777777" w:rsidR="0095094A" w:rsidRDefault="007B5EA1" w:rsidP="00A80D4A">
      <w:pPr>
        <w:pStyle w:val="ListParagraph"/>
        <w:numPr>
          <w:ilvl w:val="0"/>
          <w:numId w:val="6"/>
        </w:numPr>
        <w:spacing w:after="46" w:line="270" w:lineRule="auto"/>
      </w:pPr>
      <w:r>
        <w:t>Reuse before you build. Check the service catalogue for an existing service or API before provisioning a new one.</w:t>
      </w:r>
    </w:p>
    <w:p w14:paraId="4D7CAC22" w14:textId="77777777" w:rsidR="0095094A" w:rsidRDefault="007B5EA1" w:rsidP="00A80D4A">
      <w:pPr>
        <w:pStyle w:val="ListParagraph"/>
        <w:numPr>
          <w:ilvl w:val="0"/>
          <w:numId w:val="6"/>
        </w:numPr>
        <w:spacing w:after="46" w:line="270" w:lineRule="auto"/>
      </w:pPr>
      <w:r>
        <w:t>Favour integrating with an existing system over standing up new infrastructure. There is no approved pattern for a direct, unmediated connection between two systems, as all integration flows through the mediation layer.</w:t>
      </w:r>
    </w:p>
    <w:p w14:paraId="42E463C7" w14:textId="302FDF80" w:rsidR="0095094A" w:rsidRDefault="007B5EA1">
      <w:pPr>
        <w:pStyle w:val="Heading2"/>
      </w:pPr>
      <w:bookmarkStart w:id="344" w:name="_Toc239521037"/>
      <w:r>
        <w:t xml:space="preserve">3.3 Relationship to </w:t>
      </w:r>
      <w:r w:rsidR="00820FDF">
        <w:t xml:space="preserve">Chaucer </w:t>
      </w:r>
      <w:r>
        <w:t>Principles</w:t>
      </w:r>
      <w:bookmarkEnd w:id="344"/>
    </w:p>
    <w:p w14:paraId="4ED49173" w14:textId="77777777" w:rsidR="0095094A" w:rsidRDefault="007B5EA1">
      <w:pPr>
        <w:spacing w:after="120" w:line="278" w:lineRule="auto"/>
      </w:pPr>
      <w:r>
        <w:t>The framework does not introduce a new set of principles. It inherits the principles Chaucer already holds and translates them into practical integration choices. The stack below shows where those principles originate and where they are enforced in this document.</w:t>
      </w:r>
    </w:p>
    <w:p w14:paraId="4BDCBF8B" w14:textId="6D1A4AE6" w:rsidR="0095094A" w:rsidRDefault="007B5EA1">
      <w:pPr>
        <w:spacing w:before="90" w:after="130"/>
        <w:jc w:val="center"/>
        <w:rPr>
          <w:ins w:id="345" w:author="Puneet Kumar" w:date="2026-09-04T19:20:00Z" w16du:dateUtc="2026-09-04T18:20:00Z"/>
        </w:rPr>
      </w:pPr>
      <w:commentRangeStart w:id="346"/>
      <w:del w:id="347" w:author="Puneet Kumar" w:date="2026-09-05T17:06:00Z" w16du:dateUtc="2026-09-05T16:06:00Z">
        <w:r w:rsidDel="004C443C">
          <w:rPr>
            <w:noProof/>
          </w:rPr>
          <w:lastRenderedPageBreak/>
          <w:drawing>
            <wp:inline distT="0" distB="0" distL="0" distR="0" wp14:anchorId="57B81212" wp14:editId="24B8508B">
              <wp:extent cx="5191125" cy="2676525"/>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91125" cy="2676525"/>
                      </a:xfrm>
                      <a:prstGeom prst="rect">
                        <a:avLst/>
                      </a:prstGeom>
                      <a:noFill/>
                      <a:ln w="9525">
                        <a:solidFill>
                          <a:srgbClr val="AEB8C6"/>
                        </a:solidFill>
                      </a:ln>
                    </pic:spPr>
                  </pic:pic>
                </a:graphicData>
              </a:graphic>
            </wp:inline>
          </w:drawing>
        </w:r>
        <w:commentRangeEnd w:id="346"/>
        <w:r w:rsidR="008E1A4F" w:rsidDel="004C443C">
          <w:rPr>
            <w:rStyle w:val="CommentReference"/>
            <w:sz w:val="21"/>
            <w:szCs w:val="21"/>
          </w:rPr>
          <w:commentReference w:id="346"/>
        </w:r>
      </w:del>
    </w:p>
    <w:p w14:paraId="611B0960" w14:textId="36FDCA17" w:rsidR="0000574E" w:rsidRDefault="006B1324">
      <w:pPr>
        <w:spacing w:before="90" w:after="130"/>
        <w:jc w:val="center"/>
      </w:pPr>
      <w:ins w:id="348" w:author="Puneet Kumar" w:date="2026-09-04T19:21:00Z" w16du:dateUtc="2026-09-04T18:21:00Z">
        <w:r>
          <w:rPr>
            <w:noProof/>
          </w:rPr>
          <w:drawing>
            <wp:inline distT="0" distB="0" distL="0" distR="0" wp14:anchorId="413EA1E8" wp14:editId="628133B8">
              <wp:extent cx="6273800" cy="3529330"/>
              <wp:effectExtent l="0" t="0" r="0" b="0"/>
              <wp:docPr id="6054464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4646"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6273800" cy="3529330"/>
                      </a:xfrm>
                      <a:prstGeom prst="rect">
                        <a:avLst/>
                      </a:prstGeom>
                    </pic:spPr>
                  </pic:pic>
                </a:graphicData>
              </a:graphic>
            </wp:inline>
          </w:drawing>
        </w:r>
      </w:ins>
    </w:p>
    <w:p w14:paraId="6EAD1E5F" w14:textId="77777777" w:rsidR="0095094A" w:rsidRDefault="007B5EA1">
      <w:pPr>
        <w:spacing w:after="120"/>
        <w:jc w:val="center"/>
        <w:rPr>
          <w:i/>
          <w:iCs/>
          <w:color w:val="5A6470"/>
          <w:sz w:val="17"/>
          <w:szCs w:val="17"/>
        </w:rPr>
      </w:pPr>
      <w:r>
        <w:rPr>
          <w:i/>
          <w:iCs/>
          <w:color w:val="5A6470"/>
          <w:sz w:val="17"/>
          <w:szCs w:val="17"/>
        </w:rPr>
        <w:t>Enterprise Architecture to Engineering Standards to SIF traceability</w:t>
      </w:r>
    </w:p>
    <w:tbl>
      <w:tblPr>
        <w:tblStyle w:val="TableGrid"/>
        <w:tblW w:w="0" w:type="auto"/>
        <w:jc w:val="center"/>
        <w:tblLook w:val="04A0" w:firstRow="1" w:lastRow="0" w:firstColumn="1" w:lastColumn="0" w:noHBand="0" w:noVBand="1"/>
      </w:tblPr>
      <w:tblGrid>
        <w:gridCol w:w="3298"/>
        <w:gridCol w:w="3284"/>
        <w:gridCol w:w="3288"/>
      </w:tblGrid>
      <w:tr w:rsidR="007E05D3" w14:paraId="38937F22" w14:textId="77777777" w:rsidTr="005621BC">
        <w:trPr>
          <w:jc w:val="center"/>
          <w:ins w:id="349" w:author="Puneet Kumar" w:date="2026-09-05T17:13:00Z"/>
        </w:trPr>
        <w:tc>
          <w:tcPr>
            <w:tcW w:w="3360" w:type="dxa"/>
            <w:shd w:val="clear" w:color="auto" w:fill="1A2B56"/>
            <w:vAlign w:val="center"/>
          </w:tcPr>
          <w:p w14:paraId="5FC9C8E0" w14:textId="77777777" w:rsidR="007E05D3" w:rsidRDefault="007E05D3" w:rsidP="005621BC">
            <w:pPr>
              <w:spacing w:before="40" w:after="40"/>
              <w:rPr>
                <w:ins w:id="350" w:author="Puneet Kumar" w:date="2026-09-05T17:13:00Z" w16du:dateUtc="2026-09-05T16:13:00Z"/>
              </w:rPr>
            </w:pPr>
            <w:ins w:id="351" w:author="Puneet Kumar" w:date="2026-09-05T17:13:00Z" w16du:dateUtc="2026-09-05T16:13:00Z">
              <w:r>
                <w:rPr>
                  <w:b/>
                  <w:color w:val="FFFFFF"/>
                  <w:sz w:val="16"/>
                </w:rPr>
                <w:t>Principle (source)</w:t>
              </w:r>
            </w:ins>
          </w:p>
        </w:tc>
        <w:tc>
          <w:tcPr>
            <w:tcW w:w="3360" w:type="dxa"/>
            <w:shd w:val="clear" w:color="auto" w:fill="1A2B56"/>
            <w:vAlign w:val="center"/>
          </w:tcPr>
          <w:p w14:paraId="5B2C2DE3" w14:textId="77777777" w:rsidR="007E05D3" w:rsidRDefault="007E05D3" w:rsidP="005621BC">
            <w:pPr>
              <w:spacing w:before="40" w:after="40"/>
              <w:rPr>
                <w:ins w:id="352" w:author="Puneet Kumar" w:date="2026-09-05T17:13:00Z" w16du:dateUtc="2026-09-05T16:13:00Z"/>
              </w:rPr>
            </w:pPr>
            <w:ins w:id="353" w:author="Puneet Kumar" w:date="2026-09-05T17:13:00Z" w16du:dateUtc="2026-09-05T16:13:00Z">
              <w:r>
                <w:rPr>
                  <w:b/>
                  <w:color w:val="FFFFFF"/>
                  <w:sz w:val="16"/>
                </w:rPr>
                <w:t>How the SIF embeds it</w:t>
              </w:r>
            </w:ins>
          </w:p>
        </w:tc>
        <w:tc>
          <w:tcPr>
            <w:tcW w:w="3360" w:type="dxa"/>
            <w:shd w:val="clear" w:color="auto" w:fill="1A2B56"/>
            <w:vAlign w:val="center"/>
          </w:tcPr>
          <w:p w14:paraId="48E9489D" w14:textId="77777777" w:rsidR="007E05D3" w:rsidRDefault="007E05D3" w:rsidP="005621BC">
            <w:pPr>
              <w:spacing w:before="40" w:after="40"/>
              <w:rPr>
                <w:ins w:id="354" w:author="Puneet Kumar" w:date="2026-09-05T17:13:00Z" w16du:dateUtc="2026-09-05T16:13:00Z"/>
              </w:rPr>
            </w:pPr>
            <w:ins w:id="355" w:author="Puneet Kumar" w:date="2026-09-05T17:13:00Z" w16du:dateUtc="2026-09-05T16:13:00Z">
              <w:r>
                <w:rPr>
                  <w:b/>
                  <w:color w:val="FFFFFF"/>
                  <w:sz w:val="16"/>
                </w:rPr>
                <w:t>Where it is enforced</w:t>
              </w:r>
            </w:ins>
          </w:p>
        </w:tc>
      </w:tr>
      <w:tr w:rsidR="007E05D3" w14:paraId="5B2BCF9A" w14:textId="77777777" w:rsidTr="005621BC">
        <w:trPr>
          <w:jc w:val="center"/>
          <w:ins w:id="356" w:author="Puneet Kumar" w:date="2026-09-05T17:13:00Z"/>
        </w:trPr>
        <w:tc>
          <w:tcPr>
            <w:tcW w:w="3360" w:type="dxa"/>
            <w:vAlign w:val="center"/>
          </w:tcPr>
          <w:p w14:paraId="0D811BDD" w14:textId="77777777" w:rsidR="007E05D3" w:rsidRDefault="007E05D3" w:rsidP="005621BC">
            <w:pPr>
              <w:spacing w:before="40" w:after="40"/>
              <w:rPr>
                <w:ins w:id="357" w:author="Puneet Kumar" w:date="2026-09-05T17:13:00Z" w16du:dateUtc="2026-09-05T16:13:00Z"/>
              </w:rPr>
            </w:pPr>
            <w:ins w:id="358" w:author="Puneet Kumar" w:date="2026-09-05T17:13:00Z" w16du:dateUtc="2026-09-05T16:13:00Z">
              <w:r>
                <w:rPr>
                  <w:sz w:val="16"/>
                </w:rPr>
                <w:t>API-first, reuse-first, enterprise-first (Global EA, Application)</w:t>
              </w:r>
            </w:ins>
          </w:p>
        </w:tc>
        <w:tc>
          <w:tcPr>
            <w:tcW w:w="3360" w:type="dxa"/>
            <w:vAlign w:val="center"/>
          </w:tcPr>
          <w:p w14:paraId="2D169EF7" w14:textId="77777777" w:rsidR="007E05D3" w:rsidRDefault="007E05D3" w:rsidP="005621BC">
            <w:pPr>
              <w:spacing w:before="40" w:after="40"/>
              <w:rPr>
                <w:ins w:id="359" w:author="Puneet Kumar" w:date="2026-09-05T17:13:00Z" w16du:dateUtc="2026-09-05T16:13:00Z"/>
              </w:rPr>
            </w:pPr>
            <w:ins w:id="360" w:author="Puneet Kumar" w:date="2026-09-05T17:13:00Z" w16du:dateUtc="2026-09-05T16:13:00Z">
              <w:r>
                <w:rPr>
                  <w:sz w:val="16"/>
                </w:rPr>
                <w:t>Capabilities are exposed as coarse-grained, reusable APIs and events through the platform, new build only after reuse is ruled out.</w:t>
              </w:r>
            </w:ins>
          </w:p>
        </w:tc>
        <w:tc>
          <w:tcPr>
            <w:tcW w:w="3360" w:type="dxa"/>
            <w:vAlign w:val="center"/>
          </w:tcPr>
          <w:p w14:paraId="57DD2D9D" w14:textId="648D65A7" w:rsidR="007E05D3" w:rsidRDefault="007E05D3" w:rsidP="005621BC">
            <w:pPr>
              <w:spacing w:before="40" w:after="40"/>
              <w:rPr>
                <w:ins w:id="361" w:author="Puneet Kumar" w:date="2026-09-05T17:13:00Z" w16du:dateUtc="2026-09-05T16:13:00Z"/>
              </w:rPr>
            </w:pPr>
            <w:ins w:id="362" w:author="Puneet Kumar" w:date="2026-09-05T17:13:00Z" w16du:dateUtc="2026-09-05T16:13:00Z">
              <w:r>
                <w:fldChar w:fldCharType="begin"/>
              </w:r>
            </w:ins>
            <w:ins w:id="363" w:author="Puneet Kumar" w:date="2026-09-05T17:15:00Z" w16du:dateUtc="2026-09-05T16:15:00Z">
              <w:r>
                <w:instrText xml:space="preserve">HYPERLINK  \l "_4._Architectural_Position" \h </w:instrText>
              </w:r>
            </w:ins>
            <w:ins w:id="364" w:author="Puneet Kumar" w:date="2026-09-05T17:13:00Z" w16du:dateUtc="2026-09-05T16:13:00Z">
              <w:r>
                <w:fldChar w:fldCharType="separate"/>
              </w:r>
              <w:r>
                <w:rPr>
                  <w:rStyle w:val="Hyperlink"/>
                  <w:sz w:val="16"/>
                </w:rPr>
                <w:t>Architectural Position (4)</w:t>
              </w:r>
              <w:r>
                <w:fldChar w:fldCharType="end"/>
              </w:r>
              <w:r>
                <w:rPr>
                  <w:sz w:val="16"/>
                </w:rPr>
                <w:t xml:space="preserve">, </w:t>
              </w:r>
              <w:r>
                <w:fldChar w:fldCharType="begin"/>
              </w:r>
            </w:ins>
            <w:ins w:id="365" w:author="Puneet Kumar" w:date="2026-09-05T17:15:00Z" w16du:dateUtc="2026-09-05T16:15:00Z">
              <w:r>
                <w:instrText xml:space="preserve">HYPERLINK  \l "_8._Enterprise_Pattern" \h </w:instrText>
              </w:r>
            </w:ins>
            <w:ins w:id="366" w:author="Puneet Kumar" w:date="2026-09-05T17:13:00Z" w16du:dateUtc="2026-09-05T16:13:00Z">
              <w:r>
                <w:fldChar w:fldCharType="separate"/>
              </w:r>
              <w:r>
                <w:rPr>
                  <w:rStyle w:val="Hyperlink"/>
                  <w:sz w:val="16"/>
                </w:rPr>
                <w:t>Pattern Catalogue (8)</w:t>
              </w:r>
              <w:r>
                <w:fldChar w:fldCharType="end"/>
              </w:r>
              <w:r>
                <w:rPr>
                  <w:sz w:val="16"/>
                </w:rPr>
                <w:t xml:space="preserve">, </w:t>
              </w:r>
              <w:r>
                <w:fldChar w:fldCharType="begin"/>
              </w:r>
            </w:ins>
            <w:ins w:id="367" w:author="Puneet Kumar" w:date="2026-09-05T17:15:00Z" w16du:dateUtc="2026-09-05T16:15:00Z">
              <w:r>
                <w:instrText xml:space="preserve">HYPERLINK  \l "_12._Exception_Process" \h </w:instrText>
              </w:r>
            </w:ins>
            <w:ins w:id="368" w:author="Puneet Kumar" w:date="2026-09-05T17:13:00Z" w16du:dateUtc="2026-09-05T16:13:00Z">
              <w:r>
                <w:fldChar w:fldCharType="separate"/>
              </w:r>
              <w:r>
                <w:rPr>
                  <w:rStyle w:val="Hyperlink"/>
                  <w:sz w:val="16"/>
                </w:rPr>
                <w:t>TDA gate (14)</w:t>
              </w:r>
              <w:r>
                <w:fldChar w:fldCharType="end"/>
              </w:r>
            </w:ins>
          </w:p>
        </w:tc>
      </w:tr>
      <w:tr w:rsidR="007E05D3" w14:paraId="55042795" w14:textId="77777777" w:rsidTr="005621BC">
        <w:trPr>
          <w:jc w:val="center"/>
          <w:ins w:id="369" w:author="Puneet Kumar" w:date="2026-09-05T17:13:00Z"/>
        </w:trPr>
        <w:tc>
          <w:tcPr>
            <w:tcW w:w="3360" w:type="dxa"/>
            <w:vAlign w:val="center"/>
          </w:tcPr>
          <w:p w14:paraId="3AC8328B" w14:textId="77777777" w:rsidR="007E05D3" w:rsidRDefault="007E05D3" w:rsidP="005621BC">
            <w:pPr>
              <w:spacing w:before="40" w:after="40"/>
              <w:rPr>
                <w:ins w:id="370" w:author="Puneet Kumar" w:date="2026-09-05T17:13:00Z" w16du:dateUtc="2026-09-05T16:13:00Z"/>
              </w:rPr>
            </w:pPr>
            <w:ins w:id="371" w:author="Puneet Kumar" w:date="2026-09-05T17:13:00Z" w16du:dateUtc="2026-09-05T16:13:00Z">
              <w:r>
                <w:rPr>
                  <w:sz w:val="16"/>
                </w:rPr>
                <w:t>All integration mediated through a single central platform (Integration)</w:t>
              </w:r>
            </w:ins>
          </w:p>
        </w:tc>
        <w:tc>
          <w:tcPr>
            <w:tcW w:w="3360" w:type="dxa"/>
            <w:vAlign w:val="center"/>
          </w:tcPr>
          <w:p w14:paraId="2D47D20B" w14:textId="77777777" w:rsidR="007E05D3" w:rsidRDefault="007E05D3" w:rsidP="005621BC">
            <w:pPr>
              <w:spacing w:before="40" w:after="40"/>
              <w:rPr>
                <w:ins w:id="372" w:author="Puneet Kumar" w:date="2026-09-05T17:13:00Z" w16du:dateUtc="2026-09-05T16:13:00Z"/>
              </w:rPr>
            </w:pPr>
            <w:ins w:id="373" w:author="Puneet Kumar" w:date="2026-09-05T17:13:00Z" w16du:dateUtc="2026-09-05T16:13:00Z">
              <w:r>
                <w:rPr>
                  <w:sz w:val="16"/>
                </w:rPr>
                <w:t>One shared, centrally-operated platform, no direct point-to-point pattern exists.</w:t>
              </w:r>
            </w:ins>
          </w:p>
        </w:tc>
        <w:tc>
          <w:tcPr>
            <w:tcW w:w="3360" w:type="dxa"/>
            <w:vAlign w:val="center"/>
          </w:tcPr>
          <w:p w14:paraId="3751B7C7" w14:textId="3F7EBB0F" w:rsidR="007E05D3" w:rsidRDefault="007E05D3" w:rsidP="005621BC">
            <w:pPr>
              <w:spacing w:before="40" w:after="40"/>
              <w:rPr>
                <w:ins w:id="374" w:author="Puneet Kumar" w:date="2026-09-05T17:13:00Z" w16du:dateUtc="2026-09-05T16:13:00Z"/>
              </w:rPr>
            </w:pPr>
            <w:ins w:id="375" w:author="Puneet Kumar" w:date="2026-09-05T17:13:00Z" w16du:dateUtc="2026-09-05T16:13:00Z">
              <w:r>
                <w:fldChar w:fldCharType="begin"/>
              </w:r>
            </w:ins>
            <w:ins w:id="376" w:author="Puneet Kumar" w:date="2026-09-05T17:15:00Z" w16du:dateUtc="2026-09-05T16:15:00Z">
              <w:r>
                <w:instrText xml:space="preserve">HYPERLINK  \l "_5._Reference_Architecture" \h </w:instrText>
              </w:r>
            </w:ins>
            <w:ins w:id="377" w:author="Puneet Kumar" w:date="2026-09-05T17:13:00Z" w16du:dateUtc="2026-09-05T16:13:00Z">
              <w:r>
                <w:fldChar w:fldCharType="separate"/>
              </w:r>
              <w:r>
                <w:rPr>
                  <w:rStyle w:val="Hyperlink"/>
                  <w:sz w:val="16"/>
                </w:rPr>
                <w:t>Reference Architecture (5)</w:t>
              </w:r>
              <w:r>
                <w:fldChar w:fldCharType="end"/>
              </w:r>
              <w:r>
                <w:rPr>
                  <w:sz w:val="16"/>
                </w:rPr>
                <w:t xml:space="preserve">, </w:t>
              </w:r>
              <w:r>
                <w:fldChar w:fldCharType="begin"/>
              </w:r>
            </w:ins>
            <w:ins w:id="378" w:author="Puneet Kumar" w:date="2026-09-05T17:15:00Z" w16du:dateUtc="2026-09-05T16:15:00Z">
              <w:r>
                <w:instrText xml:space="preserve">HYPERLINK  \l "_13._Anti-Patterns" \h </w:instrText>
              </w:r>
            </w:ins>
            <w:ins w:id="379" w:author="Puneet Kumar" w:date="2026-09-05T17:13:00Z" w16du:dateUtc="2026-09-05T16:13:00Z">
              <w:r>
                <w:fldChar w:fldCharType="separate"/>
              </w:r>
              <w:r>
                <w:rPr>
                  <w:rStyle w:val="Hyperlink"/>
                  <w:sz w:val="16"/>
                </w:rPr>
                <w:t>Anti-Patterns (15)</w:t>
              </w:r>
              <w:r>
                <w:fldChar w:fldCharType="end"/>
              </w:r>
            </w:ins>
          </w:p>
        </w:tc>
      </w:tr>
      <w:tr w:rsidR="007E05D3" w14:paraId="017BFBAC" w14:textId="77777777" w:rsidTr="005621BC">
        <w:trPr>
          <w:jc w:val="center"/>
          <w:ins w:id="380" w:author="Puneet Kumar" w:date="2026-09-05T17:13:00Z"/>
        </w:trPr>
        <w:tc>
          <w:tcPr>
            <w:tcW w:w="3360" w:type="dxa"/>
            <w:vAlign w:val="center"/>
          </w:tcPr>
          <w:p w14:paraId="1B6F5440" w14:textId="77777777" w:rsidR="007E05D3" w:rsidRDefault="007E05D3" w:rsidP="005621BC">
            <w:pPr>
              <w:spacing w:before="40" w:after="40"/>
              <w:rPr>
                <w:ins w:id="381" w:author="Puneet Kumar" w:date="2026-09-05T17:13:00Z" w16du:dateUtc="2026-09-05T16:13:00Z"/>
              </w:rPr>
            </w:pPr>
            <w:ins w:id="382" w:author="Puneet Kumar" w:date="2026-09-05T17:13:00Z" w16du:dateUtc="2026-09-05T16:13:00Z">
              <w:r>
                <w:rPr>
                  <w:sz w:val="16"/>
                </w:rPr>
                <w:t>Loose coupling, asynchronous where availability/latency matters (Integration)</w:t>
              </w:r>
            </w:ins>
          </w:p>
        </w:tc>
        <w:tc>
          <w:tcPr>
            <w:tcW w:w="3360" w:type="dxa"/>
            <w:vAlign w:val="center"/>
          </w:tcPr>
          <w:p w14:paraId="18FFDBEA" w14:textId="77777777" w:rsidR="007E05D3" w:rsidRDefault="007E05D3" w:rsidP="005621BC">
            <w:pPr>
              <w:spacing w:before="40" w:after="40"/>
              <w:rPr>
                <w:ins w:id="383" w:author="Puneet Kumar" w:date="2026-09-05T17:13:00Z" w16du:dateUtc="2026-09-05T16:13:00Z"/>
              </w:rPr>
            </w:pPr>
            <w:ins w:id="384" w:author="Puneet Kumar" w:date="2026-09-05T17:13:00Z" w16du:dateUtc="2026-09-05T16:13:00Z">
              <w:r>
                <w:rPr>
                  <w:sz w:val="16"/>
                </w:rPr>
                <w:t>Messaging and events are the default for anything that can tolerate deferral, APIs are contract-bound.</w:t>
              </w:r>
            </w:ins>
          </w:p>
        </w:tc>
        <w:tc>
          <w:tcPr>
            <w:tcW w:w="3360" w:type="dxa"/>
            <w:vAlign w:val="center"/>
          </w:tcPr>
          <w:p w14:paraId="2AA4707C" w14:textId="4467BF56" w:rsidR="007E05D3" w:rsidRDefault="007E05D3" w:rsidP="005621BC">
            <w:pPr>
              <w:spacing w:before="40" w:after="40"/>
              <w:rPr>
                <w:ins w:id="385" w:author="Puneet Kumar" w:date="2026-09-05T17:13:00Z" w16du:dateUtc="2026-09-05T16:13:00Z"/>
              </w:rPr>
            </w:pPr>
            <w:ins w:id="386" w:author="Puneet Kumar" w:date="2026-09-05T17:13:00Z" w16du:dateUtc="2026-09-05T16:13:00Z">
              <w:r>
                <w:fldChar w:fldCharType="begin"/>
              </w:r>
            </w:ins>
            <w:ins w:id="387" w:author="Puneet Kumar" w:date="2026-09-05T17:16:00Z" w16du:dateUtc="2026-09-05T16:16:00Z">
              <w:r>
                <w:instrText xml:space="preserve">HYPERLINK  \l "_7.4_Detailed_Architecture" \h </w:instrText>
              </w:r>
            </w:ins>
            <w:ins w:id="388" w:author="Puneet Kumar" w:date="2026-09-05T17:13:00Z" w16du:dateUtc="2026-09-05T16:13:00Z">
              <w:r>
                <w:fldChar w:fldCharType="separate"/>
              </w:r>
              <w:r>
                <w:rPr>
                  <w:rStyle w:val="Hyperlink"/>
                  <w:sz w:val="16"/>
                </w:rPr>
                <w:t>Decision tree (7.4)</w:t>
              </w:r>
              <w:r>
                <w:fldChar w:fldCharType="end"/>
              </w:r>
              <w:r>
                <w:rPr>
                  <w:sz w:val="16"/>
                </w:rPr>
                <w:t xml:space="preserve">, </w:t>
              </w:r>
              <w:r>
                <w:fldChar w:fldCharType="begin"/>
              </w:r>
            </w:ins>
            <w:ins w:id="389" w:author="Puneet Kumar" w:date="2026-09-05T17:16:00Z" w16du:dateUtc="2026-09-05T16:16:00Z">
              <w:r>
                <w:instrText xml:space="preserve">HYPERLINK  \l "_8._Enterprise_Pattern" \h </w:instrText>
              </w:r>
            </w:ins>
            <w:ins w:id="390" w:author="Puneet Kumar" w:date="2026-09-05T17:13:00Z" w16du:dateUtc="2026-09-05T16:13:00Z">
              <w:r>
                <w:fldChar w:fldCharType="separate"/>
              </w:r>
              <w:r>
                <w:rPr>
                  <w:rStyle w:val="Hyperlink"/>
                  <w:sz w:val="16"/>
                </w:rPr>
                <w:t>Pattern Catalogue (8)</w:t>
              </w:r>
              <w:r>
                <w:fldChar w:fldCharType="end"/>
              </w:r>
            </w:ins>
          </w:p>
        </w:tc>
      </w:tr>
      <w:tr w:rsidR="007E05D3" w14:paraId="3364AFBE" w14:textId="77777777" w:rsidTr="005621BC">
        <w:trPr>
          <w:jc w:val="center"/>
          <w:ins w:id="391" w:author="Puneet Kumar" w:date="2026-09-05T17:13:00Z"/>
        </w:trPr>
        <w:tc>
          <w:tcPr>
            <w:tcW w:w="3360" w:type="dxa"/>
            <w:vAlign w:val="center"/>
          </w:tcPr>
          <w:p w14:paraId="0C72B8EC" w14:textId="77777777" w:rsidR="007E05D3" w:rsidRDefault="007E05D3" w:rsidP="005621BC">
            <w:pPr>
              <w:spacing w:before="40" w:after="40"/>
              <w:rPr>
                <w:ins w:id="392" w:author="Puneet Kumar" w:date="2026-09-05T17:13:00Z" w16du:dateUtc="2026-09-05T16:13:00Z"/>
              </w:rPr>
            </w:pPr>
            <w:ins w:id="393" w:author="Puneet Kumar" w:date="2026-09-05T17:13:00Z" w16du:dateUtc="2026-09-05T16:13:00Z">
              <w:r>
                <w:rPr>
                  <w:sz w:val="16"/>
                </w:rPr>
                <w:t>Secure by design, Zero Trust, least privilege (Security)</w:t>
              </w:r>
            </w:ins>
          </w:p>
        </w:tc>
        <w:tc>
          <w:tcPr>
            <w:tcW w:w="3360" w:type="dxa"/>
            <w:vAlign w:val="center"/>
          </w:tcPr>
          <w:p w14:paraId="282CFB7F" w14:textId="77777777" w:rsidR="007E05D3" w:rsidRDefault="007E05D3" w:rsidP="005621BC">
            <w:pPr>
              <w:spacing w:before="40" w:after="40"/>
              <w:rPr>
                <w:ins w:id="394" w:author="Puneet Kumar" w:date="2026-09-05T17:13:00Z" w16du:dateUtc="2026-09-05T16:13:00Z"/>
              </w:rPr>
            </w:pPr>
            <w:ins w:id="395" w:author="Puneet Kumar" w:date="2026-09-05T17:13:00Z" w16du:dateUtc="2026-09-05T16:13:00Z">
              <w:r>
                <w:rPr>
                  <w:sz w:val="16"/>
                </w:rPr>
                <w:t>Every pattern carries a security position, identity is Entra + Managed Identity, no keys, ingress is gated.</w:t>
              </w:r>
            </w:ins>
          </w:p>
        </w:tc>
        <w:tc>
          <w:tcPr>
            <w:tcW w:w="3360" w:type="dxa"/>
            <w:vAlign w:val="center"/>
          </w:tcPr>
          <w:p w14:paraId="60B8FA3C" w14:textId="5041F497" w:rsidR="007E05D3" w:rsidRDefault="007E05D3" w:rsidP="005621BC">
            <w:pPr>
              <w:spacing w:before="40" w:after="40"/>
              <w:rPr>
                <w:ins w:id="396" w:author="Puneet Kumar" w:date="2026-09-05T17:13:00Z" w16du:dateUtc="2026-09-05T16:13:00Z"/>
              </w:rPr>
            </w:pPr>
            <w:ins w:id="397" w:author="Puneet Kumar" w:date="2026-09-05T17:13:00Z" w16du:dateUtc="2026-09-05T16:13:00Z">
              <w:r>
                <w:fldChar w:fldCharType="begin"/>
              </w:r>
            </w:ins>
            <w:ins w:id="398" w:author="Puneet Kumar" w:date="2026-09-05T17:16:00Z" w16du:dateUtc="2026-09-05T16:16:00Z">
              <w:r>
                <w:instrText xml:space="preserve">HYPERLINK  \l "_11._Security_and" \h </w:instrText>
              </w:r>
            </w:ins>
            <w:ins w:id="399" w:author="Puneet Kumar" w:date="2026-09-05T17:13:00Z" w16du:dateUtc="2026-09-05T16:13:00Z">
              <w:r>
                <w:fldChar w:fldCharType="separate"/>
              </w:r>
              <w:r>
                <w:rPr>
                  <w:rStyle w:val="Hyperlink"/>
                  <w:sz w:val="16"/>
                </w:rPr>
                <w:t>Security (12)</w:t>
              </w:r>
              <w:r>
                <w:fldChar w:fldCharType="end"/>
              </w:r>
              <w:r>
                <w:rPr>
                  <w:sz w:val="16"/>
                </w:rPr>
                <w:t xml:space="preserve">, </w:t>
              </w:r>
              <w:r>
                <w:fldChar w:fldCharType="begin"/>
              </w:r>
            </w:ins>
            <w:ins w:id="400" w:author="Puneet Kumar" w:date="2026-09-05T17:16:00Z" w16du:dateUtc="2026-09-05T16:16:00Z">
              <w:r>
                <w:instrText xml:space="preserve">HYPERLINK  \l "_12_Guardrails" \h </w:instrText>
              </w:r>
            </w:ins>
            <w:ins w:id="401" w:author="Puneet Kumar" w:date="2026-09-05T17:13:00Z" w16du:dateUtc="2026-09-05T16:13:00Z">
              <w:r>
                <w:fldChar w:fldCharType="separate"/>
              </w:r>
              <w:r>
                <w:rPr>
                  <w:rStyle w:val="Hyperlink"/>
                  <w:sz w:val="16"/>
                </w:rPr>
                <w:t>Guardrails (13.1)</w:t>
              </w:r>
              <w:r>
                <w:fldChar w:fldCharType="end"/>
              </w:r>
            </w:ins>
          </w:p>
        </w:tc>
      </w:tr>
      <w:tr w:rsidR="007E05D3" w14:paraId="417E1A72" w14:textId="77777777" w:rsidTr="005621BC">
        <w:trPr>
          <w:jc w:val="center"/>
          <w:ins w:id="402" w:author="Puneet Kumar" w:date="2026-09-05T17:13:00Z"/>
        </w:trPr>
        <w:tc>
          <w:tcPr>
            <w:tcW w:w="3360" w:type="dxa"/>
            <w:vAlign w:val="center"/>
          </w:tcPr>
          <w:p w14:paraId="38B6E963" w14:textId="77777777" w:rsidR="007E05D3" w:rsidRDefault="007E05D3" w:rsidP="005621BC">
            <w:pPr>
              <w:spacing w:before="40" w:after="40"/>
              <w:rPr>
                <w:ins w:id="403" w:author="Puneet Kumar" w:date="2026-09-05T17:13:00Z" w16du:dateUtc="2026-09-05T16:13:00Z"/>
              </w:rPr>
            </w:pPr>
            <w:ins w:id="404" w:author="Puneet Kumar" w:date="2026-09-05T17:13:00Z" w16du:dateUtc="2026-09-05T16:13:00Z">
              <w:r>
                <w:rPr>
                  <w:sz w:val="16"/>
                </w:rPr>
                <w:lastRenderedPageBreak/>
                <w:t>Managed Identity, Private Endpoints, WAF/DDoS, IaC (Engineering Standards)</w:t>
              </w:r>
            </w:ins>
          </w:p>
        </w:tc>
        <w:tc>
          <w:tcPr>
            <w:tcW w:w="3360" w:type="dxa"/>
            <w:vAlign w:val="center"/>
          </w:tcPr>
          <w:p w14:paraId="5C243AE1" w14:textId="77777777" w:rsidR="007E05D3" w:rsidRDefault="007E05D3" w:rsidP="005621BC">
            <w:pPr>
              <w:spacing w:before="40" w:after="40"/>
              <w:rPr>
                <w:ins w:id="405" w:author="Puneet Kumar" w:date="2026-09-05T17:13:00Z" w16du:dateUtc="2026-09-05T16:13:00Z"/>
              </w:rPr>
            </w:pPr>
            <w:ins w:id="406" w:author="Puneet Kumar" w:date="2026-09-05T17:13:00Z" w16du:dateUtc="2026-09-05T16:13:00Z">
              <w:r>
                <w:rPr>
                  <w:sz w:val="16"/>
                </w:rPr>
                <w:t>Baked into the reference architecture and the non-negotiable guardrails.</w:t>
              </w:r>
            </w:ins>
          </w:p>
        </w:tc>
        <w:tc>
          <w:tcPr>
            <w:tcW w:w="3360" w:type="dxa"/>
            <w:vAlign w:val="center"/>
          </w:tcPr>
          <w:p w14:paraId="74F3A140" w14:textId="77777777" w:rsidR="007E05D3" w:rsidRDefault="007E05D3" w:rsidP="005621BC">
            <w:pPr>
              <w:spacing w:before="40" w:after="40"/>
              <w:rPr>
                <w:ins w:id="407" w:author="Puneet Kumar" w:date="2026-09-05T17:13:00Z" w16du:dateUtc="2026-09-05T16:13:00Z"/>
              </w:rPr>
            </w:pPr>
            <w:ins w:id="408" w:author="Puneet Kumar" w:date="2026-09-05T17:13:00Z" w16du:dateUtc="2026-09-05T16:13:00Z">
              <w:r>
                <w:fldChar w:fldCharType="begin"/>
              </w:r>
              <w:r>
                <w:instrText>HYPERLINK \l "SIF_Sec12" \h</w:instrText>
              </w:r>
              <w:r>
                <w:fldChar w:fldCharType="separate"/>
              </w:r>
              <w:r>
                <w:rPr>
                  <w:rStyle w:val="Hyperlink"/>
                  <w:sz w:val="16"/>
                </w:rPr>
                <w:t>Security (12)</w:t>
              </w:r>
              <w:r>
                <w:fldChar w:fldCharType="end"/>
              </w:r>
              <w:r>
                <w:rPr>
                  <w:sz w:val="16"/>
                </w:rPr>
                <w:t xml:space="preserve">, </w:t>
              </w:r>
              <w:r>
                <w:fldChar w:fldCharType="begin"/>
              </w:r>
              <w:r>
                <w:instrText>HYPERLINK \l "SIF_Sec131" \h</w:instrText>
              </w:r>
              <w:r>
                <w:fldChar w:fldCharType="separate"/>
              </w:r>
              <w:r>
                <w:rPr>
                  <w:rStyle w:val="Hyperlink"/>
                  <w:sz w:val="16"/>
                </w:rPr>
                <w:t>Guardrails (13.1)</w:t>
              </w:r>
              <w:r>
                <w:fldChar w:fldCharType="end"/>
              </w:r>
            </w:ins>
          </w:p>
        </w:tc>
      </w:tr>
      <w:tr w:rsidR="007E05D3" w14:paraId="108D4B20" w14:textId="77777777" w:rsidTr="005621BC">
        <w:trPr>
          <w:jc w:val="center"/>
          <w:ins w:id="409" w:author="Puneet Kumar" w:date="2026-09-05T17:13:00Z"/>
        </w:trPr>
        <w:tc>
          <w:tcPr>
            <w:tcW w:w="3360" w:type="dxa"/>
            <w:vAlign w:val="center"/>
          </w:tcPr>
          <w:p w14:paraId="1DC96D8B" w14:textId="77777777" w:rsidR="007E05D3" w:rsidRDefault="007E05D3" w:rsidP="005621BC">
            <w:pPr>
              <w:spacing w:before="40" w:after="40"/>
              <w:rPr>
                <w:ins w:id="410" w:author="Puneet Kumar" w:date="2026-09-05T17:13:00Z" w16du:dateUtc="2026-09-05T16:13:00Z"/>
              </w:rPr>
            </w:pPr>
            <w:ins w:id="411" w:author="Puneet Kumar" w:date="2026-09-05T17:13:00Z" w16du:dateUtc="2026-09-05T16:13:00Z">
              <w:r>
                <w:rPr>
                  <w:sz w:val="16"/>
                </w:rPr>
                <w:t>Mission-critical resilience, design for failure (Integration, Resilience)</w:t>
              </w:r>
            </w:ins>
          </w:p>
        </w:tc>
        <w:tc>
          <w:tcPr>
            <w:tcW w:w="3360" w:type="dxa"/>
            <w:vAlign w:val="center"/>
          </w:tcPr>
          <w:p w14:paraId="537C3713" w14:textId="77777777" w:rsidR="007E05D3" w:rsidRDefault="007E05D3" w:rsidP="005621BC">
            <w:pPr>
              <w:spacing w:before="40" w:after="40"/>
              <w:rPr>
                <w:ins w:id="412" w:author="Puneet Kumar" w:date="2026-09-05T17:13:00Z" w16du:dateUtc="2026-09-05T16:13:00Z"/>
              </w:rPr>
            </w:pPr>
            <w:ins w:id="413" w:author="Puneet Kumar" w:date="2026-09-05T17:13:00Z" w16du:dateUtc="2026-09-05T16:13:00Z">
              <w:r>
                <w:rPr>
                  <w:sz w:val="16"/>
                </w:rPr>
                <w:t>Tiered multi-region posture and zone-redundancy by default.</w:t>
              </w:r>
            </w:ins>
          </w:p>
        </w:tc>
        <w:tc>
          <w:tcPr>
            <w:tcW w:w="3360" w:type="dxa"/>
            <w:vAlign w:val="center"/>
          </w:tcPr>
          <w:p w14:paraId="5F59BBFA" w14:textId="77777777" w:rsidR="007E05D3" w:rsidRDefault="007E05D3" w:rsidP="005621BC">
            <w:pPr>
              <w:spacing w:before="40" w:after="40"/>
              <w:rPr>
                <w:ins w:id="414" w:author="Puneet Kumar" w:date="2026-09-05T17:13:00Z" w16du:dateUtc="2026-09-05T16:13:00Z"/>
              </w:rPr>
            </w:pPr>
            <w:ins w:id="415" w:author="Puneet Kumar" w:date="2026-09-05T17:13:00Z" w16du:dateUtc="2026-09-05T16:13:00Z">
              <w:r>
                <w:fldChar w:fldCharType="begin"/>
              </w:r>
              <w:r>
                <w:instrText>HYPERLINK \l "SIF_Sec56" \h</w:instrText>
              </w:r>
              <w:r>
                <w:fldChar w:fldCharType="separate"/>
              </w:r>
              <w:r>
                <w:rPr>
                  <w:rStyle w:val="Hyperlink"/>
                  <w:sz w:val="16"/>
                </w:rPr>
                <w:t>Deployment and Resilience (5.6)</w:t>
              </w:r>
              <w:r>
                <w:fldChar w:fldCharType="end"/>
              </w:r>
              <w:r>
                <w:rPr>
                  <w:sz w:val="16"/>
                </w:rPr>
                <w:t xml:space="preserve">, </w:t>
              </w:r>
              <w:r>
                <w:fldChar w:fldCharType="begin"/>
              </w:r>
              <w:r>
                <w:instrText>HYPERLINK \l "SIF_Sec11" \h</w:instrText>
              </w:r>
              <w:r>
                <w:fldChar w:fldCharType="separate"/>
              </w:r>
              <w:r>
                <w:rPr>
                  <w:rStyle w:val="Hyperlink"/>
                  <w:sz w:val="16"/>
                </w:rPr>
                <w:t>Non-Functional Requirements (11)</w:t>
              </w:r>
              <w:r>
                <w:fldChar w:fldCharType="end"/>
              </w:r>
            </w:ins>
          </w:p>
        </w:tc>
      </w:tr>
      <w:tr w:rsidR="007E05D3" w14:paraId="1002FE21" w14:textId="77777777" w:rsidTr="005621BC">
        <w:trPr>
          <w:jc w:val="center"/>
          <w:ins w:id="416" w:author="Puneet Kumar" w:date="2026-09-05T17:13:00Z"/>
        </w:trPr>
        <w:tc>
          <w:tcPr>
            <w:tcW w:w="3360" w:type="dxa"/>
            <w:vAlign w:val="center"/>
          </w:tcPr>
          <w:p w14:paraId="1787D448" w14:textId="77777777" w:rsidR="007E05D3" w:rsidRDefault="007E05D3" w:rsidP="005621BC">
            <w:pPr>
              <w:spacing w:before="40" w:after="40"/>
              <w:rPr>
                <w:ins w:id="417" w:author="Puneet Kumar" w:date="2026-09-05T17:13:00Z" w16du:dateUtc="2026-09-05T16:13:00Z"/>
              </w:rPr>
            </w:pPr>
            <w:ins w:id="418" w:author="Puneet Kumar" w:date="2026-09-05T17:13:00Z" w16du:dateUtc="2026-09-05T16:13:00Z">
              <w:r>
                <w:rPr>
                  <w:sz w:val="16"/>
                </w:rPr>
                <w:t>Data is platform-owned, FAIR (Data)</w:t>
              </w:r>
            </w:ins>
          </w:p>
        </w:tc>
        <w:tc>
          <w:tcPr>
            <w:tcW w:w="3360" w:type="dxa"/>
            <w:vAlign w:val="center"/>
          </w:tcPr>
          <w:p w14:paraId="50E796D6" w14:textId="77777777" w:rsidR="007E05D3" w:rsidRDefault="007E05D3" w:rsidP="005621BC">
            <w:pPr>
              <w:spacing w:before="40" w:after="40"/>
              <w:rPr>
                <w:ins w:id="419" w:author="Puneet Kumar" w:date="2026-09-05T17:13:00Z" w16du:dateUtc="2026-09-05T16:13:00Z"/>
              </w:rPr>
            </w:pPr>
            <w:ins w:id="420" w:author="Puneet Kumar" w:date="2026-09-05T17:13:00Z" w16du:dateUtc="2026-09-05T16:13:00Z">
              <w:r>
                <w:rPr>
                  <w:sz w:val="16"/>
                </w:rPr>
                <w:t>Bulk and analytics stay on Snowflake, the SIF exchanges with it across a defined boundary.</w:t>
              </w:r>
            </w:ins>
          </w:p>
        </w:tc>
        <w:tc>
          <w:tcPr>
            <w:tcW w:w="3360" w:type="dxa"/>
            <w:vAlign w:val="center"/>
          </w:tcPr>
          <w:p w14:paraId="5F9270EC" w14:textId="77777777" w:rsidR="007E05D3" w:rsidRDefault="007E05D3" w:rsidP="005621BC">
            <w:pPr>
              <w:spacing w:before="40" w:after="40"/>
              <w:rPr>
                <w:ins w:id="421" w:author="Puneet Kumar" w:date="2026-09-05T17:13:00Z" w16du:dateUtc="2026-09-05T16:13:00Z"/>
              </w:rPr>
            </w:pPr>
            <w:ins w:id="422" w:author="Puneet Kumar" w:date="2026-09-05T17:13:00Z" w16du:dateUtc="2026-09-05T16:13:00Z">
              <w:r>
                <w:fldChar w:fldCharType="begin"/>
              </w:r>
              <w:r>
                <w:instrText>HYPERLINK \l "SIF_Sec10" \h</w:instrText>
              </w:r>
              <w:r>
                <w:fldChar w:fldCharType="separate"/>
              </w:r>
              <w:r>
                <w:rPr>
                  <w:rStyle w:val="Hyperlink"/>
                  <w:sz w:val="16"/>
                </w:rPr>
                <w:t>Data Platform (10)</w:t>
              </w:r>
              <w:r>
                <w:fldChar w:fldCharType="end"/>
              </w:r>
            </w:ins>
          </w:p>
        </w:tc>
      </w:tr>
    </w:tbl>
    <w:p w14:paraId="1D1D2635" w14:textId="77777777" w:rsidR="00C21DCB" w:rsidRDefault="00C21DCB">
      <w:pPr>
        <w:spacing w:after="120"/>
        <w:jc w:val="center"/>
        <w:rPr>
          <w:i/>
          <w:iCs/>
          <w:color w:val="5A6470"/>
          <w:sz w:val="17"/>
          <w:szCs w:val="17"/>
        </w:rPr>
      </w:pPr>
    </w:p>
    <w:p w14:paraId="3C6FE76D" w14:textId="77777777" w:rsidR="00C21DCB" w:rsidRDefault="00C21DCB">
      <w:pPr>
        <w:spacing w:after="120"/>
        <w:jc w:val="center"/>
      </w:pPr>
    </w:p>
    <w:tbl>
      <w:tblPr>
        <w:tblStyle w:val="TableGrid"/>
        <w:tblW w:w="0" w:type="auto"/>
        <w:jc w:val="center"/>
        <w:tblLook w:val="04A0" w:firstRow="1" w:lastRow="0" w:firstColumn="1" w:lastColumn="0" w:noHBand="0" w:noVBand="1"/>
      </w:tblPr>
      <w:tblGrid>
        <w:gridCol w:w="3299"/>
        <w:gridCol w:w="3285"/>
        <w:gridCol w:w="3286"/>
      </w:tblGrid>
      <w:tr w:rsidR="00C21DCB" w14:paraId="3DE54610" w14:textId="77777777">
        <w:trPr>
          <w:jc w:val="center"/>
        </w:trPr>
        <w:tc>
          <w:tcPr>
            <w:tcW w:w="3360" w:type="dxa"/>
            <w:shd w:val="clear" w:color="auto" w:fill="1A2B56"/>
            <w:vAlign w:val="center"/>
          </w:tcPr>
          <w:p w14:paraId="4F1E42B5" w14:textId="77777777" w:rsidR="00C21DCB" w:rsidRDefault="00C21DCB">
            <w:pPr>
              <w:spacing w:before="40" w:after="40"/>
            </w:pPr>
            <w:commentRangeStart w:id="423"/>
            <w:r>
              <w:rPr>
                <w:b/>
                <w:color w:val="FFFFFF"/>
                <w:sz w:val="16"/>
              </w:rPr>
              <w:t>Principle (source)</w:t>
            </w:r>
            <w:commentRangeEnd w:id="423"/>
            <w:r w:rsidR="00EF2BBA">
              <w:rPr>
                <w:rStyle w:val="CommentReference"/>
                <w:sz w:val="22"/>
                <w:szCs w:val="22"/>
              </w:rPr>
              <w:commentReference w:id="423"/>
            </w:r>
          </w:p>
        </w:tc>
        <w:tc>
          <w:tcPr>
            <w:tcW w:w="3360" w:type="dxa"/>
            <w:shd w:val="clear" w:color="auto" w:fill="1A2B56"/>
            <w:vAlign w:val="center"/>
          </w:tcPr>
          <w:p w14:paraId="56F1F1A5" w14:textId="77777777" w:rsidR="00C21DCB" w:rsidRDefault="00C21DCB">
            <w:pPr>
              <w:spacing w:before="40" w:after="40"/>
            </w:pPr>
            <w:r>
              <w:rPr>
                <w:b/>
                <w:color w:val="FFFFFF"/>
                <w:sz w:val="16"/>
              </w:rPr>
              <w:t>How the SIF embeds it</w:t>
            </w:r>
          </w:p>
        </w:tc>
        <w:tc>
          <w:tcPr>
            <w:tcW w:w="3360" w:type="dxa"/>
            <w:shd w:val="clear" w:color="auto" w:fill="1A2B56"/>
            <w:vAlign w:val="center"/>
          </w:tcPr>
          <w:p w14:paraId="1AD02341" w14:textId="77777777" w:rsidR="00C21DCB" w:rsidRDefault="00C21DCB">
            <w:pPr>
              <w:spacing w:before="40" w:after="40"/>
            </w:pPr>
            <w:r>
              <w:rPr>
                <w:b/>
                <w:color w:val="FFFFFF"/>
                <w:sz w:val="16"/>
              </w:rPr>
              <w:t>Where it is enforced</w:t>
            </w:r>
          </w:p>
        </w:tc>
      </w:tr>
      <w:tr w:rsidR="00C21DCB" w14:paraId="6D3BCE12" w14:textId="77777777">
        <w:trPr>
          <w:jc w:val="center"/>
        </w:trPr>
        <w:tc>
          <w:tcPr>
            <w:tcW w:w="3360" w:type="dxa"/>
            <w:vAlign w:val="center"/>
          </w:tcPr>
          <w:p w14:paraId="1FBD984D" w14:textId="77777777" w:rsidR="00C21DCB" w:rsidRDefault="00C21DCB">
            <w:pPr>
              <w:spacing w:before="40" w:after="40"/>
            </w:pPr>
            <w:r>
              <w:rPr>
                <w:sz w:val="16"/>
              </w:rPr>
              <w:t>API-first, reuse-first, enterprise-first (Global EA, Application)</w:t>
            </w:r>
          </w:p>
        </w:tc>
        <w:tc>
          <w:tcPr>
            <w:tcW w:w="3360" w:type="dxa"/>
            <w:vAlign w:val="center"/>
          </w:tcPr>
          <w:p w14:paraId="47887633" w14:textId="77777777" w:rsidR="00C21DCB" w:rsidRDefault="00C21DCB">
            <w:pPr>
              <w:spacing w:before="40" w:after="40"/>
            </w:pPr>
            <w:r>
              <w:rPr>
                <w:sz w:val="16"/>
              </w:rPr>
              <w:t>Capabilities are exposed as coarse-grained, reusable APIs and events through the platform, new build only after reuse is ruled out.</w:t>
            </w:r>
          </w:p>
        </w:tc>
        <w:tc>
          <w:tcPr>
            <w:tcW w:w="3360" w:type="dxa"/>
            <w:vAlign w:val="center"/>
          </w:tcPr>
          <w:p w14:paraId="592B4D28" w14:textId="77777777" w:rsidR="00C21DCB" w:rsidRDefault="00C21DCB">
            <w:pPr>
              <w:spacing w:before="40" w:after="40"/>
            </w:pPr>
            <w:r>
              <w:rPr>
                <w:sz w:val="16"/>
              </w:rPr>
              <w:t>SOA service model (2.2), catalogue (App. A), TDA design gate (6.3)</w:t>
            </w:r>
          </w:p>
        </w:tc>
      </w:tr>
      <w:tr w:rsidR="00C21DCB" w14:paraId="5BAF45CD" w14:textId="77777777">
        <w:trPr>
          <w:jc w:val="center"/>
        </w:trPr>
        <w:tc>
          <w:tcPr>
            <w:tcW w:w="3360" w:type="dxa"/>
            <w:vAlign w:val="center"/>
          </w:tcPr>
          <w:p w14:paraId="2A5D80E0" w14:textId="77777777" w:rsidR="00C21DCB" w:rsidRDefault="00C21DCB">
            <w:pPr>
              <w:spacing w:before="40" w:after="40"/>
            </w:pPr>
            <w:r>
              <w:rPr>
                <w:sz w:val="16"/>
              </w:rPr>
              <w:t>All integration mediated through a single central platform (Integration)</w:t>
            </w:r>
          </w:p>
        </w:tc>
        <w:tc>
          <w:tcPr>
            <w:tcW w:w="3360" w:type="dxa"/>
            <w:vAlign w:val="center"/>
          </w:tcPr>
          <w:p w14:paraId="6025E06C" w14:textId="77777777" w:rsidR="00C21DCB" w:rsidRDefault="00C21DCB">
            <w:pPr>
              <w:spacing w:before="40" w:after="40"/>
            </w:pPr>
            <w:r>
              <w:rPr>
                <w:sz w:val="16"/>
              </w:rPr>
              <w:t>One shared, centrally-operated platform, no direct point-to-point pattern exists.</w:t>
            </w:r>
          </w:p>
        </w:tc>
        <w:tc>
          <w:tcPr>
            <w:tcW w:w="3360" w:type="dxa"/>
            <w:vAlign w:val="center"/>
          </w:tcPr>
          <w:p w14:paraId="281F8147" w14:textId="77777777" w:rsidR="00C21DCB" w:rsidRDefault="00C21DCB">
            <w:pPr>
              <w:spacing w:before="40" w:after="40"/>
            </w:pPr>
            <w:r>
              <w:rPr>
                <w:sz w:val="16"/>
              </w:rPr>
              <w:t>Reference architecture (3), anti-patterns (5, App. B)</w:t>
            </w:r>
          </w:p>
        </w:tc>
      </w:tr>
      <w:tr w:rsidR="00C21DCB" w14:paraId="2A8D7A3F" w14:textId="77777777">
        <w:trPr>
          <w:jc w:val="center"/>
        </w:trPr>
        <w:tc>
          <w:tcPr>
            <w:tcW w:w="3360" w:type="dxa"/>
            <w:vAlign w:val="center"/>
          </w:tcPr>
          <w:p w14:paraId="6E15AE79" w14:textId="77777777" w:rsidR="00C21DCB" w:rsidRDefault="00C21DCB">
            <w:pPr>
              <w:spacing w:before="40" w:after="40"/>
            </w:pPr>
            <w:r>
              <w:rPr>
                <w:sz w:val="16"/>
              </w:rPr>
              <w:t>Loose coupling, asynchronous where availability/latency matters (Integration)</w:t>
            </w:r>
          </w:p>
        </w:tc>
        <w:tc>
          <w:tcPr>
            <w:tcW w:w="3360" w:type="dxa"/>
            <w:vAlign w:val="center"/>
          </w:tcPr>
          <w:p w14:paraId="50D35277" w14:textId="77777777" w:rsidR="00C21DCB" w:rsidRDefault="00C21DCB">
            <w:pPr>
              <w:spacing w:before="40" w:after="40"/>
            </w:pPr>
            <w:r>
              <w:rPr>
                <w:sz w:val="16"/>
              </w:rPr>
              <w:t>Messaging and events are the default for anything that can tolerate deferral, APIs are contract-bound.</w:t>
            </w:r>
          </w:p>
        </w:tc>
        <w:tc>
          <w:tcPr>
            <w:tcW w:w="3360" w:type="dxa"/>
            <w:vAlign w:val="center"/>
          </w:tcPr>
          <w:p w14:paraId="560F7878" w14:textId="77777777" w:rsidR="00C21DCB" w:rsidRDefault="00C21DCB">
            <w:pPr>
              <w:spacing w:before="40" w:after="40"/>
            </w:pPr>
            <w:r>
              <w:rPr>
                <w:sz w:val="16"/>
              </w:rPr>
              <w:t>Decision tree (4), patterns (5)</w:t>
            </w:r>
          </w:p>
        </w:tc>
      </w:tr>
      <w:tr w:rsidR="00C21DCB" w14:paraId="7FA22B6A" w14:textId="77777777">
        <w:trPr>
          <w:jc w:val="center"/>
        </w:trPr>
        <w:tc>
          <w:tcPr>
            <w:tcW w:w="3360" w:type="dxa"/>
            <w:vAlign w:val="center"/>
          </w:tcPr>
          <w:p w14:paraId="109796E2" w14:textId="77777777" w:rsidR="00C21DCB" w:rsidRDefault="00C21DCB">
            <w:pPr>
              <w:spacing w:before="40" w:after="40"/>
            </w:pPr>
            <w:r>
              <w:rPr>
                <w:sz w:val="16"/>
              </w:rPr>
              <w:t>Secure by design, Zero Trust, least privilege (Security)</w:t>
            </w:r>
          </w:p>
        </w:tc>
        <w:tc>
          <w:tcPr>
            <w:tcW w:w="3360" w:type="dxa"/>
            <w:vAlign w:val="center"/>
          </w:tcPr>
          <w:p w14:paraId="22842755" w14:textId="77777777" w:rsidR="00C21DCB" w:rsidRDefault="00C21DCB">
            <w:pPr>
              <w:spacing w:before="40" w:after="40"/>
            </w:pPr>
            <w:r>
              <w:rPr>
                <w:sz w:val="16"/>
              </w:rPr>
              <w:t>Every pattern carries a security position, identity is Entra + Managed Identity, no keys, ingress is gated.</w:t>
            </w:r>
          </w:p>
        </w:tc>
        <w:tc>
          <w:tcPr>
            <w:tcW w:w="3360" w:type="dxa"/>
            <w:vAlign w:val="center"/>
          </w:tcPr>
          <w:p w14:paraId="42E5A971" w14:textId="3E98A2F2" w:rsidR="00C21DCB" w:rsidRDefault="00C21DCB">
            <w:pPr>
              <w:spacing w:before="40" w:after="40"/>
            </w:pPr>
            <w:r>
              <w:rPr>
                <w:sz w:val="16"/>
              </w:rPr>
              <w:t>Per-pattern risks (5</w:t>
            </w:r>
            <w:r w:rsidR="002673E8">
              <w:rPr>
                <w:sz w:val="16"/>
              </w:rPr>
              <w:t>), guardrails</w:t>
            </w:r>
            <w:r>
              <w:rPr>
                <w:sz w:val="16"/>
              </w:rPr>
              <w:t xml:space="preserve"> (6.1)</w:t>
            </w:r>
          </w:p>
        </w:tc>
      </w:tr>
      <w:tr w:rsidR="00C21DCB" w14:paraId="363D288E" w14:textId="77777777">
        <w:trPr>
          <w:jc w:val="center"/>
        </w:trPr>
        <w:tc>
          <w:tcPr>
            <w:tcW w:w="3360" w:type="dxa"/>
            <w:vAlign w:val="center"/>
          </w:tcPr>
          <w:p w14:paraId="0B6879C5" w14:textId="77777777" w:rsidR="00C21DCB" w:rsidRDefault="00C21DCB">
            <w:pPr>
              <w:spacing w:before="40" w:after="40"/>
            </w:pPr>
            <w:r>
              <w:rPr>
                <w:sz w:val="16"/>
              </w:rPr>
              <w:t>Managed Identity, Private Endpoints, WAF/DDoS, IaC (Engineering Standards)</w:t>
            </w:r>
          </w:p>
        </w:tc>
        <w:tc>
          <w:tcPr>
            <w:tcW w:w="3360" w:type="dxa"/>
            <w:vAlign w:val="center"/>
          </w:tcPr>
          <w:p w14:paraId="42144293" w14:textId="77777777" w:rsidR="00C21DCB" w:rsidRDefault="00C21DCB">
            <w:pPr>
              <w:spacing w:before="40" w:after="40"/>
            </w:pPr>
            <w:r>
              <w:rPr>
                <w:sz w:val="16"/>
              </w:rPr>
              <w:t>Baked into the reference architecture and the non-negotiable guardrails.</w:t>
            </w:r>
          </w:p>
        </w:tc>
        <w:tc>
          <w:tcPr>
            <w:tcW w:w="3360" w:type="dxa"/>
            <w:vAlign w:val="center"/>
          </w:tcPr>
          <w:p w14:paraId="1E4ACA3C" w14:textId="6A0BAEB0" w:rsidR="00C21DCB" w:rsidRDefault="00C21DCB">
            <w:pPr>
              <w:spacing w:before="40" w:after="40"/>
            </w:pPr>
            <w:r>
              <w:rPr>
                <w:sz w:val="16"/>
              </w:rPr>
              <w:t>Reference architecture (3.3</w:t>
            </w:r>
            <w:r w:rsidR="002673E8">
              <w:rPr>
                <w:sz w:val="16"/>
              </w:rPr>
              <w:t>), guardrails</w:t>
            </w:r>
            <w:r>
              <w:rPr>
                <w:sz w:val="16"/>
              </w:rPr>
              <w:t xml:space="preserve"> (6.1)</w:t>
            </w:r>
          </w:p>
        </w:tc>
      </w:tr>
      <w:tr w:rsidR="00C21DCB" w14:paraId="712121A3" w14:textId="77777777">
        <w:trPr>
          <w:jc w:val="center"/>
        </w:trPr>
        <w:tc>
          <w:tcPr>
            <w:tcW w:w="3360" w:type="dxa"/>
            <w:vAlign w:val="center"/>
          </w:tcPr>
          <w:p w14:paraId="6349915F" w14:textId="77777777" w:rsidR="00C21DCB" w:rsidRDefault="00C21DCB">
            <w:pPr>
              <w:spacing w:before="40" w:after="40"/>
            </w:pPr>
            <w:r>
              <w:rPr>
                <w:sz w:val="16"/>
              </w:rPr>
              <w:t>Mission-critical resilience, design for failure (Integration, Resilience)</w:t>
            </w:r>
          </w:p>
        </w:tc>
        <w:tc>
          <w:tcPr>
            <w:tcW w:w="3360" w:type="dxa"/>
            <w:vAlign w:val="center"/>
          </w:tcPr>
          <w:p w14:paraId="185AD5C9" w14:textId="77777777" w:rsidR="00C21DCB" w:rsidRDefault="00C21DCB">
            <w:pPr>
              <w:spacing w:before="40" w:after="40"/>
            </w:pPr>
            <w:r>
              <w:rPr>
                <w:sz w:val="16"/>
              </w:rPr>
              <w:t>Tiered multi-region posture and zone-redundancy by default.</w:t>
            </w:r>
          </w:p>
        </w:tc>
        <w:tc>
          <w:tcPr>
            <w:tcW w:w="3360" w:type="dxa"/>
            <w:vAlign w:val="center"/>
          </w:tcPr>
          <w:p w14:paraId="6FC8458D" w14:textId="77777777" w:rsidR="00C21DCB" w:rsidRDefault="00C21DCB">
            <w:pPr>
              <w:spacing w:before="40" w:after="40"/>
            </w:pPr>
            <w:r>
              <w:rPr>
                <w:sz w:val="16"/>
              </w:rPr>
              <w:t>Deployment &amp; resilience (3.4)</w:t>
            </w:r>
          </w:p>
        </w:tc>
      </w:tr>
      <w:tr w:rsidR="00C21DCB" w14:paraId="38AE9C46" w14:textId="77777777">
        <w:trPr>
          <w:jc w:val="center"/>
        </w:trPr>
        <w:tc>
          <w:tcPr>
            <w:tcW w:w="3360" w:type="dxa"/>
            <w:vAlign w:val="center"/>
          </w:tcPr>
          <w:p w14:paraId="1F146E51" w14:textId="77777777" w:rsidR="00C21DCB" w:rsidRDefault="00C21DCB">
            <w:pPr>
              <w:spacing w:before="40" w:after="40"/>
            </w:pPr>
            <w:r>
              <w:rPr>
                <w:sz w:val="16"/>
              </w:rPr>
              <w:t>Data is platform-owned, FAIR (Data)</w:t>
            </w:r>
          </w:p>
        </w:tc>
        <w:tc>
          <w:tcPr>
            <w:tcW w:w="3360" w:type="dxa"/>
            <w:vAlign w:val="center"/>
          </w:tcPr>
          <w:p w14:paraId="6DD8D5E4" w14:textId="77777777" w:rsidR="00C21DCB" w:rsidRDefault="00C21DCB">
            <w:pPr>
              <w:spacing w:before="40" w:after="40"/>
            </w:pPr>
            <w:r>
              <w:rPr>
                <w:sz w:val="16"/>
              </w:rPr>
              <w:t>Bulk and analytics stay on Snowflake, the SIF exchanges with it across a defined boundary.</w:t>
            </w:r>
          </w:p>
        </w:tc>
        <w:tc>
          <w:tcPr>
            <w:tcW w:w="3360" w:type="dxa"/>
            <w:vAlign w:val="center"/>
          </w:tcPr>
          <w:p w14:paraId="32927C12" w14:textId="77777777" w:rsidR="00C21DCB" w:rsidRDefault="00C21DCB">
            <w:pPr>
              <w:spacing w:before="40" w:after="40"/>
            </w:pPr>
            <w:r>
              <w:rPr>
                <w:sz w:val="16"/>
              </w:rPr>
              <w:t>Data platform exchange (5.6), boundary (3.1)</w:t>
            </w:r>
          </w:p>
        </w:tc>
      </w:tr>
    </w:tbl>
    <w:p w14:paraId="410F5068" w14:textId="77777777" w:rsidR="0095094A" w:rsidRDefault="007B5EA1">
      <w:r>
        <w:br w:type="page"/>
      </w:r>
    </w:p>
    <w:p w14:paraId="038C8505" w14:textId="77777777" w:rsidR="0095094A" w:rsidRDefault="007B5EA1">
      <w:pPr>
        <w:pStyle w:val="Heading1"/>
      </w:pPr>
      <w:bookmarkStart w:id="424" w:name="_4._Architectural_Position"/>
      <w:bookmarkStart w:id="425" w:name="_Toc239521038"/>
      <w:bookmarkEnd w:id="424"/>
      <w:r>
        <w:lastRenderedPageBreak/>
        <w:t>4. Architectural Position</w:t>
      </w:r>
      <w:bookmarkEnd w:id="425"/>
    </w:p>
    <w:p w14:paraId="40D7BF1F" w14:textId="77777777" w:rsidR="0095094A" w:rsidRDefault="007B5EA1">
      <w:pPr>
        <w:pStyle w:val="Heading2"/>
      </w:pPr>
      <w:bookmarkStart w:id="426" w:name="_Toc239521039"/>
      <w:r>
        <w:t>4.1 Architectural Stance</w:t>
      </w:r>
      <w:bookmarkEnd w:id="426"/>
    </w:p>
    <w:p w14:paraId="2FCBEBD8" w14:textId="77777777" w:rsidR="0095094A" w:rsidRDefault="007B5EA1">
      <w:pPr>
        <w:spacing w:after="120" w:line="278" w:lineRule="auto"/>
      </w:pPr>
      <w:r>
        <w:t>The framework takes a clear and consistent position, summarised below and expanded in the sections that follow.</w:t>
      </w:r>
    </w:p>
    <w:tbl>
      <w:tblPr>
        <w:tblStyle w:val="TableGrid"/>
        <w:tblW w:w="0" w:type="auto"/>
        <w:jc w:val="center"/>
        <w:tblLook w:val="04A0" w:firstRow="1" w:lastRow="0" w:firstColumn="1" w:lastColumn="0" w:noHBand="0" w:noVBand="1"/>
      </w:tblPr>
      <w:tblGrid>
        <w:gridCol w:w="4933"/>
        <w:gridCol w:w="4937"/>
      </w:tblGrid>
      <w:tr w:rsidR="00A41AD2" w14:paraId="38865250" w14:textId="77777777">
        <w:trPr>
          <w:jc w:val="center"/>
        </w:trPr>
        <w:tc>
          <w:tcPr>
            <w:tcW w:w="5040" w:type="dxa"/>
            <w:shd w:val="clear" w:color="auto" w:fill="1A2B56"/>
            <w:vAlign w:val="center"/>
          </w:tcPr>
          <w:p w14:paraId="644C66A1" w14:textId="77777777" w:rsidR="00A41AD2" w:rsidRDefault="00A41AD2">
            <w:pPr>
              <w:spacing w:before="40" w:after="40"/>
            </w:pPr>
            <w:r>
              <w:rPr>
                <w:b/>
                <w:color w:val="FFFFFF"/>
                <w:sz w:val="16"/>
              </w:rPr>
              <w:t>Area</w:t>
            </w:r>
          </w:p>
        </w:tc>
        <w:tc>
          <w:tcPr>
            <w:tcW w:w="5040" w:type="dxa"/>
            <w:shd w:val="clear" w:color="auto" w:fill="1A2B56"/>
            <w:vAlign w:val="center"/>
          </w:tcPr>
          <w:p w14:paraId="620A19A2" w14:textId="77777777" w:rsidR="00A41AD2" w:rsidRDefault="00A41AD2">
            <w:pPr>
              <w:spacing w:before="40" w:after="40"/>
            </w:pPr>
            <w:r>
              <w:rPr>
                <w:b/>
                <w:color w:val="FFFFFF"/>
                <w:sz w:val="16"/>
              </w:rPr>
              <w:t>Position</w:t>
            </w:r>
          </w:p>
        </w:tc>
      </w:tr>
      <w:tr w:rsidR="00A41AD2" w14:paraId="43813D84" w14:textId="77777777">
        <w:trPr>
          <w:jc w:val="center"/>
        </w:trPr>
        <w:tc>
          <w:tcPr>
            <w:tcW w:w="5040" w:type="dxa"/>
            <w:vAlign w:val="center"/>
          </w:tcPr>
          <w:p w14:paraId="1410A793" w14:textId="77777777" w:rsidR="00A41AD2" w:rsidRDefault="00A41AD2">
            <w:pPr>
              <w:spacing w:before="40" w:after="40"/>
            </w:pPr>
            <w:r>
              <w:rPr>
                <w:sz w:val="16"/>
              </w:rPr>
              <w:t>Architecture model</w:t>
            </w:r>
          </w:p>
        </w:tc>
        <w:tc>
          <w:tcPr>
            <w:tcW w:w="5040" w:type="dxa"/>
            <w:vAlign w:val="center"/>
          </w:tcPr>
          <w:p w14:paraId="5DF96414" w14:textId="77777777" w:rsidR="00A41AD2" w:rsidRDefault="00A41AD2">
            <w:pPr>
              <w:spacing w:before="40" w:after="40"/>
            </w:pPr>
            <w:r>
              <w:rPr>
                <w:sz w:val="16"/>
              </w:rPr>
              <w:t>Service-Oriented Architecture, not microservices.</w:t>
            </w:r>
          </w:p>
        </w:tc>
      </w:tr>
      <w:tr w:rsidR="00A41AD2" w14:paraId="5679D188" w14:textId="77777777">
        <w:trPr>
          <w:jc w:val="center"/>
        </w:trPr>
        <w:tc>
          <w:tcPr>
            <w:tcW w:w="5040" w:type="dxa"/>
            <w:vAlign w:val="center"/>
          </w:tcPr>
          <w:p w14:paraId="5021BA28" w14:textId="77777777" w:rsidR="00A41AD2" w:rsidRDefault="00A41AD2">
            <w:pPr>
              <w:spacing w:before="40" w:after="40"/>
            </w:pPr>
            <w:r>
              <w:rPr>
                <w:sz w:val="16"/>
              </w:rPr>
              <w:t>Primary objective</w:t>
            </w:r>
          </w:p>
        </w:tc>
        <w:tc>
          <w:tcPr>
            <w:tcW w:w="5040" w:type="dxa"/>
            <w:vAlign w:val="center"/>
          </w:tcPr>
          <w:p w14:paraId="38EF7C21" w14:textId="77777777" w:rsidR="00A41AD2" w:rsidRDefault="00A41AD2">
            <w:pPr>
              <w:spacing w:before="40" w:after="40"/>
            </w:pPr>
            <w:r>
              <w:rPr>
                <w:sz w:val="16"/>
              </w:rPr>
              <w:t>Integrate and reuse existing systems and services before creating new ones.</w:t>
            </w:r>
          </w:p>
        </w:tc>
      </w:tr>
      <w:tr w:rsidR="00A41AD2" w14:paraId="75DDC1B5" w14:textId="77777777">
        <w:trPr>
          <w:jc w:val="center"/>
        </w:trPr>
        <w:tc>
          <w:tcPr>
            <w:tcW w:w="5040" w:type="dxa"/>
            <w:vAlign w:val="center"/>
          </w:tcPr>
          <w:p w14:paraId="1A683C8E" w14:textId="77777777" w:rsidR="00A41AD2" w:rsidRDefault="00A41AD2">
            <w:pPr>
              <w:spacing w:before="40" w:after="40"/>
            </w:pPr>
            <w:r>
              <w:rPr>
                <w:sz w:val="16"/>
              </w:rPr>
              <w:t>Service model</w:t>
            </w:r>
          </w:p>
        </w:tc>
        <w:tc>
          <w:tcPr>
            <w:tcW w:w="5040" w:type="dxa"/>
            <w:vAlign w:val="center"/>
          </w:tcPr>
          <w:p w14:paraId="2BE7C783" w14:textId="77777777" w:rsidR="00A41AD2" w:rsidRDefault="00A41AD2">
            <w:pPr>
              <w:spacing w:before="40" w:after="40"/>
            </w:pPr>
            <w:r>
              <w:rPr>
                <w:sz w:val="16"/>
              </w:rPr>
              <w:t>Business-capability aligned enterprise services.</w:t>
            </w:r>
          </w:p>
        </w:tc>
      </w:tr>
      <w:tr w:rsidR="00A41AD2" w14:paraId="4B6D2ED8" w14:textId="77777777">
        <w:trPr>
          <w:jc w:val="center"/>
        </w:trPr>
        <w:tc>
          <w:tcPr>
            <w:tcW w:w="5040" w:type="dxa"/>
            <w:vAlign w:val="center"/>
          </w:tcPr>
          <w:p w14:paraId="575D23C7" w14:textId="77777777" w:rsidR="00A41AD2" w:rsidRDefault="00A41AD2">
            <w:pPr>
              <w:spacing w:before="40" w:after="40"/>
            </w:pPr>
            <w:r>
              <w:rPr>
                <w:sz w:val="16"/>
              </w:rPr>
              <w:t>Integration style</w:t>
            </w:r>
          </w:p>
        </w:tc>
        <w:tc>
          <w:tcPr>
            <w:tcW w:w="5040" w:type="dxa"/>
            <w:vAlign w:val="center"/>
          </w:tcPr>
          <w:p w14:paraId="2B328035" w14:textId="77777777" w:rsidR="00A41AD2" w:rsidRDefault="00A41AD2">
            <w:pPr>
              <w:spacing w:before="40" w:after="40"/>
            </w:pPr>
            <w:r>
              <w:rPr>
                <w:sz w:val="16"/>
              </w:rPr>
              <w:t>API-led, event-capable, orchestration-supported.</w:t>
            </w:r>
          </w:p>
        </w:tc>
      </w:tr>
      <w:tr w:rsidR="00A41AD2" w14:paraId="5B6056A0" w14:textId="77777777">
        <w:trPr>
          <w:jc w:val="center"/>
        </w:trPr>
        <w:tc>
          <w:tcPr>
            <w:tcW w:w="5040" w:type="dxa"/>
            <w:vAlign w:val="center"/>
          </w:tcPr>
          <w:p w14:paraId="36AAFA26" w14:textId="77777777" w:rsidR="00A41AD2" w:rsidRDefault="00A41AD2">
            <w:pPr>
              <w:spacing w:before="40" w:after="40"/>
            </w:pPr>
            <w:r>
              <w:rPr>
                <w:sz w:val="16"/>
              </w:rPr>
              <w:t>Platform alignment</w:t>
            </w:r>
          </w:p>
        </w:tc>
        <w:tc>
          <w:tcPr>
            <w:tcW w:w="5040" w:type="dxa"/>
            <w:vAlign w:val="center"/>
          </w:tcPr>
          <w:p w14:paraId="584B49F0" w14:textId="77777777" w:rsidR="00A41AD2" w:rsidRDefault="00A41AD2">
            <w:pPr>
              <w:spacing w:before="40" w:after="40"/>
            </w:pPr>
            <w:r>
              <w:rPr>
                <w:sz w:val="16"/>
              </w:rPr>
              <w:t>Azure PaaS integration services.</w:t>
            </w:r>
          </w:p>
        </w:tc>
      </w:tr>
      <w:tr w:rsidR="00A41AD2" w14:paraId="386BE35C" w14:textId="77777777">
        <w:trPr>
          <w:jc w:val="center"/>
        </w:trPr>
        <w:tc>
          <w:tcPr>
            <w:tcW w:w="5040" w:type="dxa"/>
            <w:vAlign w:val="center"/>
          </w:tcPr>
          <w:p w14:paraId="19E81B2F" w14:textId="77777777" w:rsidR="00A41AD2" w:rsidRDefault="00A41AD2">
            <w:pPr>
              <w:spacing w:before="40" w:after="40"/>
            </w:pPr>
            <w:r>
              <w:rPr>
                <w:sz w:val="16"/>
              </w:rPr>
              <w:t>Governance model</w:t>
            </w:r>
          </w:p>
        </w:tc>
        <w:tc>
          <w:tcPr>
            <w:tcW w:w="5040" w:type="dxa"/>
            <w:vAlign w:val="center"/>
          </w:tcPr>
          <w:p w14:paraId="7867927E" w14:textId="77777777" w:rsidR="00A41AD2" w:rsidRDefault="00A41AD2">
            <w:pPr>
              <w:spacing w:before="40" w:after="40"/>
            </w:pPr>
            <w:r>
              <w:rPr>
                <w:sz w:val="16"/>
              </w:rPr>
              <w:t>TDA-approved standards, reusable patterns, controlled exceptions.</w:t>
            </w:r>
          </w:p>
        </w:tc>
      </w:tr>
    </w:tbl>
    <w:p w14:paraId="2440987F" w14:textId="659A1CB6" w:rsidR="0095094A" w:rsidRDefault="007B5EA1">
      <w:pPr>
        <w:spacing w:after="46" w:line="270" w:lineRule="auto"/>
        <w:ind w:left="360"/>
      </w:pPr>
      <w:r>
        <w:t>.</w:t>
      </w:r>
    </w:p>
    <w:p w14:paraId="2667367C" w14:textId="77777777" w:rsidR="00872FAA" w:rsidRDefault="007B5EA1" w:rsidP="00872FAA">
      <w:pPr>
        <w:pStyle w:val="Heading2"/>
      </w:pPr>
      <w:bookmarkStart w:id="427" w:name="_Toc239521040"/>
      <w:r>
        <w:t xml:space="preserve">4.2 </w:t>
      </w:r>
      <w:r w:rsidR="00872FAA">
        <w:t>SOA Positioning Statement</w:t>
      </w:r>
      <w:bookmarkEnd w:id="427"/>
    </w:p>
    <w:p w14:paraId="389023E2" w14:textId="77777777" w:rsidR="00872FAA" w:rsidRPr="00872FAA" w:rsidRDefault="00872FAA" w:rsidP="00872FAA">
      <w:pPr>
        <w:spacing w:after="120" w:line="278" w:lineRule="auto"/>
      </w:pPr>
      <w:r w:rsidRPr="00872FAA">
        <w:t>Chaucer's Systems Integration Framework adopts a Service-Oriented Architecture, not a microservices architecture, aligned to Chaucer's operating model.</w:t>
      </w:r>
    </w:p>
    <w:p w14:paraId="0CBD78C2" w14:textId="79EBECAC" w:rsidR="00872FAA" w:rsidRPr="00872FAA" w:rsidRDefault="00872FAA" w:rsidP="00872FAA">
      <w:pPr>
        <w:spacing w:after="120" w:line="278" w:lineRule="auto"/>
      </w:pPr>
      <w:r w:rsidRPr="00872FAA">
        <w:t xml:space="preserve">A service in this framework is a coarse-grained capability aligned to a business </w:t>
      </w:r>
      <w:r w:rsidR="00066C36" w:rsidRPr="00872FAA">
        <w:t>domain such</w:t>
      </w:r>
      <w:r w:rsidRPr="00872FAA">
        <w:t xml:space="preserve"> as Policy, Claims, or Client </w:t>
      </w:r>
      <w:r>
        <w:t>r</w:t>
      </w:r>
      <w:r w:rsidRPr="00872FAA">
        <w:t>ather than an entity-level or table-level endpoint. Services are stable, reused across Chaucer's business and technology teams, and governed through clear ownership, defined contracts, and lifecycle controls. Each service has a named owner and is exposed through the platform.</w:t>
      </w:r>
    </w:p>
    <w:p w14:paraId="5BCE7448" w14:textId="77777777" w:rsidR="00872FAA" w:rsidRDefault="00872FAA" w:rsidP="00872FAA">
      <w:pPr>
        <w:spacing w:after="120" w:line="278" w:lineRule="auto"/>
      </w:pPr>
      <w:r w:rsidRPr="00872FAA">
        <w:t>Microservices are not adopted as the default integration paradigm. The framework's focus is not service decomposition for independent product or application engineering, but pragmatic enterprise integration across existing Chaucer platforms, SaaS services, data platforms, and vendor systems. Accordingly, services are not one of many fine-grained components communicating over a service mesh.</w:t>
      </w:r>
    </w:p>
    <w:p w14:paraId="16E55998" w14:textId="615A25D9" w:rsidR="0095094A" w:rsidRDefault="007B5EA1">
      <w:pPr>
        <w:pStyle w:val="Heading2"/>
      </w:pPr>
      <w:bookmarkStart w:id="428" w:name="_Toc239521041"/>
      <w:r>
        <w:t>4.</w:t>
      </w:r>
      <w:r w:rsidR="006D39A9">
        <w:t>3</w:t>
      </w:r>
      <w:r>
        <w:t xml:space="preserve"> Strategic Objectives</w:t>
      </w:r>
      <w:bookmarkEnd w:id="428"/>
    </w:p>
    <w:tbl>
      <w:tblPr>
        <w:tblStyle w:val="TableGrid"/>
        <w:tblW w:w="0" w:type="auto"/>
        <w:jc w:val="center"/>
        <w:tblLook w:val="04A0" w:firstRow="1" w:lastRow="0" w:firstColumn="1" w:lastColumn="0" w:noHBand="0" w:noVBand="1"/>
      </w:tblPr>
      <w:tblGrid>
        <w:gridCol w:w="4931"/>
        <w:gridCol w:w="4939"/>
      </w:tblGrid>
      <w:tr w:rsidR="006D39A9" w14:paraId="28199AAA" w14:textId="77777777" w:rsidTr="006D39A9">
        <w:trPr>
          <w:jc w:val="center"/>
        </w:trPr>
        <w:tc>
          <w:tcPr>
            <w:tcW w:w="4931" w:type="dxa"/>
            <w:shd w:val="clear" w:color="auto" w:fill="1A2B56"/>
            <w:vAlign w:val="center"/>
          </w:tcPr>
          <w:p w14:paraId="5E7A8ED1" w14:textId="77777777" w:rsidR="006D39A9" w:rsidRDefault="006D39A9">
            <w:pPr>
              <w:spacing w:before="40" w:after="40"/>
            </w:pPr>
            <w:r>
              <w:rPr>
                <w:b/>
                <w:color w:val="FFFFFF"/>
                <w:sz w:val="16"/>
              </w:rPr>
              <w:t>Objective</w:t>
            </w:r>
          </w:p>
        </w:tc>
        <w:tc>
          <w:tcPr>
            <w:tcW w:w="4939" w:type="dxa"/>
            <w:shd w:val="clear" w:color="auto" w:fill="1A2B56"/>
            <w:vAlign w:val="center"/>
          </w:tcPr>
          <w:p w14:paraId="1EC5DF70" w14:textId="77777777" w:rsidR="006D39A9" w:rsidRDefault="006D39A9">
            <w:pPr>
              <w:spacing w:before="40" w:after="40"/>
            </w:pPr>
            <w:r>
              <w:rPr>
                <w:b/>
                <w:color w:val="FFFFFF"/>
                <w:sz w:val="16"/>
              </w:rPr>
              <w:t>SIF Direction</w:t>
            </w:r>
          </w:p>
        </w:tc>
      </w:tr>
      <w:tr w:rsidR="006D39A9" w14:paraId="0C0A81D7" w14:textId="77777777" w:rsidTr="006D39A9">
        <w:trPr>
          <w:jc w:val="center"/>
        </w:trPr>
        <w:tc>
          <w:tcPr>
            <w:tcW w:w="4931" w:type="dxa"/>
            <w:vAlign w:val="center"/>
          </w:tcPr>
          <w:p w14:paraId="794F3077" w14:textId="77777777" w:rsidR="006D39A9" w:rsidRDefault="006D39A9">
            <w:pPr>
              <w:spacing w:before="40" w:after="40"/>
            </w:pPr>
            <w:r>
              <w:rPr>
                <w:sz w:val="16"/>
              </w:rPr>
              <w:t>Increase automation</w:t>
            </w:r>
          </w:p>
        </w:tc>
        <w:tc>
          <w:tcPr>
            <w:tcW w:w="4939" w:type="dxa"/>
            <w:vAlign w:val="center"/>
          </w:tcPr>
          <w:p w14:paraId="6E0334B9" w14:textId="77777777" w:rsidR="006D39A9" w:rsidRDefault="006D39A9">
            <w:pPr>
              <w:spacing w:before="40" w:after="40"/>
            </w:pPr>
            <w:r>
              <w:rPr>
                <w:sz w:val="16"/>
              </w:rPr>
              <w:t>Promote API, event, and workflow-based integrations over manual re-keying.</w:t>
            </w:r>
          </w:p>
        </w:tc>
      </w:tr>
      <w:tr w:rsidR="006D39A9" w14:paraId="377A75ED" w14:textId="77777777" w:rsidTr="006D39A9">
        <w:trPr>
          <w:jc w:val="center"/>
        </w:trPr>
        <w:tc>
          <w:tcPr>
            <w:tcW w:w="4931" w:type="dxa"/>
            <w:vAlign w:val="center"/>
          </w:tcPr>
          <w:p w14:paraId="0A23C67D" w14:textId="77777777" w:rsidR="006D39A9" w:rsidRDefault="006D39A9">
            <w:pPr>
              <w:spacing w:before="40" w:after="40"/>
            </w:pPr>
            <w:r>
              <w:rPr>
                <w:sz w:val="16"/>
              </w:rPr>
              <w:t>Reduce point-to-point integrations</w:t>
            </w:r>
          </w:p>
        </w:tc>
        <w:tc>
          <w:tcPr>
            <w:tcW w:w="4939" w:type="dxa"/>
            <w:vAlign w:val="center"/>
          </w:tcPr>
          <w:p w14:paraId="1982516D" w14:textId="77777777" w:rsidR="006D39A9" w:rsidRDefault="006D39A9">
            <w:pPr>
              <w:spacing w:before="40" w:after="40"/>
            </w:pPr>
            <w:r>
              <w:rPr>
                <w:sz w:val="16"/>
              </w:rPr>
              <w:t>Introduce reusable service contracts, APIM-mediated APIs, and shared messaging patterns.</w:t>
            </w:r>
          </w:p>
        </w:tc>
      </w:tr>
      <w:tr w:rsidR="006D39A9" w14:paraId="46E0C1A4" w14:textId="77777777" w:rsidTr="006D39A9">
        <w:trPr>
          <w:jc w:val="center"/>
        </w:trPr>
        <w:tc>
          <w:tcPr>
            <w:tcW w:w="4931" w:type="dxa"/>
            <w:vAlign w:val="center"/>
          </w:tcPr>
          <w:p w14:paraId="700AC8D5" w14:textId="77777777" w:rsidR="006D39A9" w:rsidRDefault="006D39A9">
            <w:pPr>
              <w:spacing w:before="40" w:after="40"/>
            </w:pPr>
            <w:r>
              <w:rPr>
                <w:sz w:val="16"/>
              </w:rPr>
              <w:t>Improve system-to-system data flow</w:t>
            </w:r>
          </w:p>
        </w:tc>
        <w:tc>
          <w:tcPr>
            <w:tcW w:w="4939" w:type="dxa"/>
            <w:vAlign w:val="center"/>
          </w:tcPr>
          <w:p w14:paraId="68C77502" w14:textId="35E86260" w:rsidR="006D39A9" w:rsidRDefault="00066C36">
            <w:pPr>
              <w:spacing w:before="40" w:after="40"/>
            </w:pPr>
            <w:r>
              <w:rPr>
                <w:sz w:val="16"/>
              </w:rPr>
              <w:t>Standardize</w:t>
            </w:r>
            <w:r w:rsidR="006D39A9">
              <w:rPr>
                <w:sz w:val="16"/>
              </w:rPr>
              <w:t xml:space="preserve"> integration approaches across synchronous, asynchronous, file, and data-platform exchange.</w:t>
            </w:r>
          </w:p>
        </w:tc>
      </w:tr>
      <w:tr w:rsidR="006D39A9" w14:paraId="1FB9CFFF" w14:textId="77777777" w:rsidTr="006D39A9">
        <w:trPr>
          <w:jc w:val="center"/>
        </w:trPr>
        <w:tc>
          <w:tcPr>
            <w:tcW w:w="4931" w:type="dxa"/>
            <w:vAlign w:val="center"/>
          </w:tcPr>
          <w:p w14:paraId="37718A58" w14:textId="77777777" w:rsidR="006D39A9" w:rsidRDefault="006D39A9">
            <w:pPr>
              <w:spacing w:before="40" w:after="40"/>
            </w:pPr>
            <w:r>
              <w:rPr>
                <w:sz w:val="16"/>
              </w:rPr>
              <w:t>Enable vendor integration</w:t>
            </w:r>
          </w:p>
        </w:tc>
        <w:tc>
          <w:tcPr>
            <w:tcW w:w="4939" w:type="dxa"/>
            <w:vAlign w:val="center"/>
          </w:tcPr>
          <w:p w14:paraId="19D51CAD" w14:textId="77777777" w:rsidR="006D39A9" w:rsidRDefault="006D39A9">
            <w:pPr>
              <w:spacing w:before="40" w:after="40"/>
            </w:pPr>
            <w:r>
              <w:rPr>
                <w:sz w:val="16"/>
              </w:rPr>
              <w:t>Provide secure, governed, and reusable ingress/egress patterns for external suppliers and systems.</w:t>
            </w:r>
          </w:p>
        </w:tc>
      </w:tr>
      <w:tr w:rsidR="006D39A9" w14:paraId="0A736B29" w14:textId="77777777" w:rsidTr="006D39A9">
        <w:trPr>
          <w:jc w:val="center"/>
        </w:trPr>
        <w:tc>
          <w:tcPr>
            <w:tcW w:w="4931" w:type="dxa"/>
            <w:vAlign w:val="center"/>
          </w:tcPr>
          <w:p w14:paraId="366D377D" w14:textId="77777777" w:rsidR="006D39A9" w:rsidRDefault="006D39A9">
            <w:pPr>
              <w:spacing w:before="40" w:after="40"/>
            </w:pPr>
            <w:r>
              <w:rPr>
                <w:sz w:val="16"/>
              </w:rPr>
              <w:t>Support straight-through processing</w:t>
            </w:r>
          </w:p>
        </w:tc>
        <w:tc>
          <w:tcPr>
            <w:tcW w:w="4939" w:type="dxa"/>
            <w:vAlign w:val="center"/>
          </w:tcPr>
          <w:p w14:paraId="16F685B0" w14:textId="77777777" w:rsidR="006D39A9" w:rsidRDefault="006D39A9">
            <w:pPr>
              <w:spacing w:before="40" w:after="40"/>
            </w:pPr>
            <w:r>
              <w:rPr>
                <w:sz w:val="16"/>
              </w:rPr>
              <w:t>Use orchestration where business process coordination is required; avoid embedding logic in consuming systems.</w:t>
            </w:r>
          </w:p>
        </w:tc>
      </w:tr>
      <w:tr w:rsidR="006D39A9" w14:paraId="151333EC" w14:textId="77777777" w:rsidTr="006D39A9">
        <w:trPr>
          <w:jc w:val="center"/>
        </w:trPr>
        <w:tc>
          <w:tcPr>
            <w:tcW w:w="4931" w:type="dxa"/>
            <w:vAlign w:val="center"/>
          </w:tcPr>
          <w:p w14:paraId="08E2BC8B" w14:textId="77777777" w:rsidR="006D39A9" w:rsidRDefault="006D39A9">
            <w:pPr>
              <w:spacing w:before="40" w:after="40"/>
            </w:pPr>
            <w:r>
              <w:rPr>
                <w:sz w:val="16"/>
              </w:rPr>
              <w:t>Align to Azure PaaS</w:t>
            </w:r>
          </w:p>
        </w:tc>
        <w:tc>
          <w:tcPr>
            <w:tcW w:w="4939" w:type="dxa"/>
            <w:vAlign w:val="center"/>
          </w:tcPr>
          <w:p w14:paraId="7D67E042" w14:textId="77777777" w:rsidR="006D39A9" w:rsidRDefault="006D39A9">
            <w:pPr>
              <w:spacing w:before="40" w:after="40"/>
            </w:pPr>
            <w:r>
              <w:rPr>
                <w:sz w:val="16"/>
              </w:rPr>
              <w:t>Use Azure API Management, Logic Apps, Service Bus, Event Grid, Event Hubs, Azure Functions, and Azure Data Factory as the primary Azure PaaS integration components, with ADF specifically positioned for data ingestion, ELT orchestration, and controlled Snowflake/data-platform exchange rather than real-time operational integration.</w:t>
            </w:r>
          </w:p>
        </w:tc>
      </w:tr>
    </w:tbl>
    <w:p w14:paraId="7D882165" w14:textId="77777777" w:rsidR="00066C36" w:rsidRDefault="00066C36" w:rsidP="006D39A9">
      <w:pPr>
        <w:pStyle w:val="Heading2"/>
      </w:pPr>
    </w:p>
    <w:p w14:paraId="50452ADA" w14:textId="77777777" w:rsidR="00066C36" w:rsidRDefault="00066C36" w:rsidP="006D39A9">
      <w:pPr>
        <w:pStyle w:val="Heading2"/>
      </w:pPr>
    </w:p>
    <w:p w14:paraId="43106572" w14:textId="6A761D0B" w:rsidR="006D39A9" w:rsidRDefault="006D39A9" w:rsidP="006D39A9">
      <w:pPr>
        <w:pStyle w:val="Heading2"/>
      </w:pPr>
      <w:bookmarkStart w:id="429" w:name="_Toc239521042"/>
      <w:r>
        <w:lastRenderedPageBreak/>
        <w:t>4.4 What Counts as a Service</w:t>
      </w:r>
      <w:bookmarkEnd w:id="429"/>
    </w:p>
    <w:p w14:paraId="67109DB4" w14:textId="77777777" w:rsidR="006D39A9" w:rsidRDefault="006D39A9" w:rsidP="006D39A9">
      <w:pPr>
        <w:spacing w:after="120" w:line="278" w:lineRule="auto"/>
      </w:pPr>
      <w:r>
        <w:t>A service that belongs in the catalogue meets the following tests.</w:t>
      </w:r>
    </w:p>
    <w:p w14:paraId="037EF3B0" w14:textId="77777777" w:rsidR="006D39A9" w:rsidRDefault="006D39A9" w:rsidP="006D39A9">
      <w:pPr>
        <w:pStyle w:val="ListParagraph"/>
        <w:numPr>
          <w:ilvl w:val="0"/>
          <w:numId w:val="8"/>
        </w:numPr>
        <w:spacing w:after="46" w:line="270" w:lineRule="auto"/>
      </w:pPr>
      <w:r>
        <w:t>It aligns to a business capability rather than a table or a technical function.</w:t>
      </w:r>
    </w:p>
    <w:p w14:paraId="38574CA1" w14:textId="77777777" w:rsidR="006D39A9" w:rsidRDefault="006D39A9" w:rsidP="006D39A9">
      <w:pPr>
        <w:pStyle w:val="ListParagraph"/>
        <w:numPr>
          <w:ilvl w:val="0"/>
          <w:numId w:val="8"/>
        </w:numPr>
        <w:spacing w:after="46" w:line="270" w:lineRule="auto"/>
      </w:pPr>
      <w:r>
        <w:t>It has a stable, versioned contract that hides the implementation behind it.</w:t>
      </w:r>
    </w:p>
    <w:p w14:paraId="08237DFB" w14:textId="77777777" w:rsidR="006D39A9" w:rsidRDefault="006D39A9" w:rsidP="006D39A9">
      <w:pPr>
        <w:pStyle w:val="ListParagraph"/>
        <w:numPr>
          <w:ilvl w:val="0"/>
          <w:numId w:val="8"/>
        </w:numPr>
        <w:spacing w:after="46" w:line="270" w:lineRule="auto"/>
      </w:pPr>
      <w:r>
        <w:t>It has a named owner who is accountable for its behaviour and its change.</w:t>
      </w:r>
    </w:p>
    <w:p w14:paraId="54A4B038" w14:textId="77777777" w:rsidR="006D39A9" w:rsidRDefault="006D39A9" w:rsidP="006D39A9">
      <w:pPr>
        <w:pStyle w:val="ListParagraph"/>
        <w:numPr>
          <w:ilvl w:val="0"/>
          <w:numId w:val="8"/>
        </w:numPr>
        <w:spacing w:after="46" w:line="270" w:lineRule="auto"/>
      </w:pPr>
      <w:r>
        <w:t>It is exposed and consumed through the platform, not through a direct connection.</w:t>
      </w:r>
    </w:p>
    <w:p w14:paraId="4D092A5C" w14:textId="77777777" w:rsidR="006D39A9" w:rsidRDefault="006D39A9" w:rsidP="006D39A9">
      <w:pPr>
        <w:pStyle w:val="ListParagraph"/>
        <w:numPr>
          <w:ilvl w:val="0"/>
          <w:numId w:val="8"/>
        </w:numPr>
        <w:spacing w:after="46" w:line="270" w:lineRule="auto"/>
      </w:pPr>
      <w:r>
        <w:t>It is coarse grained, so that a typical business interaction is one call rather than many.</w:t>
      </w:r>
    </w:p>
    <w:p w14:paraId="5DD31F98" w14:textId="386E446E" w:rsidR="0095094A" w:rsidRDefault="007B5EA1">
      <w:pPr>
        <w:pStyle w:val="Heading2"/>
      </w:pPr>
      <w:bookmarkStart w:id="430" w:name="_Toc239521043"/>
      <w:r>
        <w:t xml:space="preserve">4.5 </w:t>
      </w:r>
      <w:commentRangeStart w:id="431"/>
      <w:r>
        <w:t>Core Principles and Design Tenets</w:t>
      </w:r>
      <w:bookmarkEnd w:id="430"/>
      <w:commentRangeEnd w:id="431"/>
      <w:r w:rsidR="002B63AA">
        <w:rPr>
          <w:rStyle w:val="CommentReference"/>
          <w:sz w:val="25"/>
          <w:szCs w:val="25"/>
        </w:rPr>
        <w:commentReference w:id="431"/>
      </w:r>
    </w:p>
    <w:p w14:paraId="1A75C7BB" w14:textId="77777777" w:rsidR="006D39A9" w:rsidRDefault="006D39A9" w:rsidP="006D39A9">
      <w:pPr>
        <w:pStyle w:val="ListParagraph"/>
        <w:numPr>
          <w:ilvl w:val="0"/>
          <w:numId w:val="9"/>
        </w:numPr>
      </w:pPr>
      <w:r>
        <w:t>Platform-mediated only. All integration is mediated through the platform. There is no approved direct connection between two systems.</w:t>
      </w:r>
    </w:p>
    <w:p w14:paraId="337C07EF" w14:textId="77777777" w:rsidR="006D39A9" w:rsidRDefault="006D39A9" w:rsidP="006D39A9">
      <w:pPr>
        <w:pStyle w:val="ListParagraph"/>
        <w:numPr>
          <w:ilvl w:val="0"/>
          <w:numId w:val="9"/>
        </w:numPr>
      </w:pPr>
      <w:r>
        <w:t>Reuse before build. Reuse is assessed before new build is considered.</w:t>
      </w:r>
    </w:p>
    <w:p w14:paraId="38491BBD" w14:textId="77777777" w:rsidR="006D39A9" w:rsidRDefault="006D39A9" w:rsidP="006D39A9">
      <w:pPr>
        <w:pStyle w:val="ListParagraph"/>
        <w:numPr>
          <w:ilvl w:val="0"/>
          <w:numId w:val="9"/>
        </w:numPr>
      </w:pPr>
      <w:r>
        <w:t>Asynchronous by preference. Asynchronous messaging and events are preferred wherever the interaction can tolerate deferral.</w:t>
      </w:r>
    </w:p>
    <w:p w14:paraId="67B9F92D" w14:textId="77777777" w:rsidR="006D39A9" w:rsidRDefault="006D39A9" w:rsidP="006D39A9">
      <w:pPr>
        <w:pStyle w:val="ListParagraph"/>
        <w:numPr>
          <w:ilvl w:val="0"/>
          <w:numId w:val="9"/>
        </w:numPr>
      </w:pPr>
      <w:r>
        <w:t>Centralised orchestration. Orchestration logic resides in Logic Apps and Functions, not in source or target systems.</w:t>
      </w:r>
    </w:p>
    <w:p w14:paraId="6499132E" w14:textId="77777777" w:rsidR="006D39A9" w:rsidRDefault="006D39A9" w:rsidP="006D39A9">
      <w:pPr>
        <w:pStyle w:val="ListParagraph"/>
        <w:numPr>
          <w:ilvl w:val="0"/>
          <w:numId w:val="9"/>
        </w:numPr>
      </w:pPr>
      <w:r>
        <w:t>Managed identity and secrets. Identity uses managed identity and OAuth 2.0. Secrets are held in Key Vault and, where static, managed through privileged access management.</w:t>
      </w:r>
    </w:p>
    <w:p w14:paraId="5F81B1C3" w14:textId="77777777" w:rsidR="006D39A9" w:rsidRDefault="006D39A9" w:rsidP="006D39A9">
      <w:pPr>
        <w:pStyle w:val="ListParagraph"/>
        <w:numPr>
          <w:ilvl w:val="0"/>
          <w:numId w:val="9"/>
        </w:numPr>
      </w:pPr>
      <w:r>
        <w:t>Infrastructure as code. Integration assets are defined as code and deployed through pipelines.</w:t>
      </w:r>
    </w:p>
    <w:p w14:paraId="0D8D6ED1" w14:textId="77777777" w:rsidR="006D39A9" w:rsidRDefault="006D39A9" w:rsidP="006D39A9">
      <w:pPr>
        <w:pStyle w:val="ListParagraph"/>
        <w:numPr>
          <w:ilvl w:val="0"/>
          <w:numId w:val="9"/>
        </w:numPr>
      </w:pPr>
      <w:r>
        <w:t>Observability by design. Observability is designed in from the outset, not added afterwards.</w:t>
      </w:r>
    </w:p>
    <w:p w14:paraId="4637E8F6" w14:textId="05E10DC3" w:rsidR="0095094A" w:rsidRDefault="006D39A9" w:rsidP="006D39A9">
      <w:pPr>
        <w:pStyle w:val="ListParagraph"/>
        <w:numPr>
          <w:ilvl w:val="0"/>
          <w:numId w:val="9"/>
        </w:numPr>
      </w:pPr>
      <w:r>
        <w:t>Designed for failure. Every pattern is designed for failure, with retries, idempotency, and clear compensation.</w:t>
      </w:r>
      <w:r>
        <w:br w:type="page"/>
      </w:r>
    </w:p>
    <w:p w14:paraId="69F10B31" w14:textId="77777777" w:rsidR="0095094A" w:rsidRDefault="007B5EA1">
      <w:pPr>
        <w:pStyle w:val="Heading1"/>
      </w:pPr>
      <w:bookmarkStart w:id="432" w:name="_5._Reference_Architecture"/>
      <w:bookmarkStart w:id="433" w:name="_Toc239521044"/>
      <w:bookmarkEnd w:id="432"/>
      <w:r>
        <w:lastRenderedPageBreak/>
        <w:t>5. Reference Architecture</w:t>
      </w:r>
      <w:bookmarkEnd w:id="433"/>
    </w:p>
    <w:p w14:paraId="5F47513B" w14:textId="77777777" w:rsidR="0095094A" w:rsidRDefault="007B5EA1">
      <w:pPr>
        <w:pStyle w:val="Heading2"/>
      </w:pPr>
      <w:bookmarkStart w:id="434" w:name="_Toc239521045"/>
      <w:r>
        <w:t>5.1 Conceptual Reference Architecture</w:t>
      </w:r>
      <w:bookmarkEnd w:id="434"/>
    </w:p>
    <w:p w14:paraId="4E043CFE" w14:textId="77777777" w:rsidR="0095094A" w:rsidRDefault="007B5EA1">
      <w:pPr>
        <w:spacing w:after="120" w:line="278" w:lineRule="auto"/>
      </w:pPr>
      <w:r>
        <w:t>At the conceptual level the framework places a single integration layer between the consumers of integration and the systems, suppliers and data platform that provide or receive information. The integration layer is the only sanctioned route between parties. It presents governed contracts to consumers, mediates protocol and format, and applies security, routing and observability consistently.</w:t>
      </w:r>
    </w:p>
    <w:p w14:paraId="00DC725E" w14:textId="3E00499C" w:rsidR="006D39A9" w:rsidRDefault="006D39A9">
      <w:pPr>
        <w:spacing w:after="120" w:line="278" w:lineRule="auto"/>
      </w:pPr>
      <w:r>
        <w:object w:dxaOrig="25036" w:dyaOrig="15842" w14:anchorId="1967CB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6pt;height:285pt" o:ole="">
            <v:imagedata r:id="rId17" o:title=""/>
          </v:shape>
          <o:OLEObject Type="Embed" ProgID="Visio.Drawing.15" ShapeID="_x0000_i1025" DrawAspect="Content" ObjectID="_1850155271" r:id="rId18"/>
        </w:object>
      </w:r>
    </w:p>
    <w:p w14:paraId="13A4C015" w14:textId="5AAA18F3" w:rsidR="0095094A" w:rsidDel="007C6D76" w:rsidRDefault="007B5EA1">
      <w:pPr>
        <w:spacing w:before="30" w:after="20"/>
        <w:rPr>
          <w:del w:id="435" w:author="Puneet Kumar" w:date="2026-09-05T17:18:00Z" w16du:dateUtc="2026-09-05T16:18:00Z"/>
        </w:rPr>
      </w:pPr>
      <w:commentRangeStart w:id="436"/>
      <w:commentRangeStart w:id="437"/>
      <w:del w:id="438" w:author="Puneet Kumar" w:date="2026-09-05T17:18:00Z" w16du:dateUtc="2026-09-05T16:18:00Z">
        <w:r w:rsidDel="007C6D76">
          <w:rPr>
            <w:b/>
            <w:bCs/>
            <w:color w:val="1F3864"/>
          </w:rPr>
          <w:delText>Role of the framework</w:delText>
        </w:r>
      </w:del>
    </w:p>
    <w:p w14:paraId="32699702" w14:textId="7B394FB1" w:rsidR="0095094A" w:rsidDel="007C6D76" w:rsidRDefault="007B5EA1" w:rsidP="00066C36">
      <w:pPr>
        <w:spacing w:after="46" w:line="270" w:lineRule="auto"/>
        <w:rPr>
          <w:del w:id="439" w:author="Puneet Kumar" w:date="2026-09-05T17:18:00Z" w16du:dateUtc="2026-09-05T16:18:00Z"/>
        </w:rPr>
      </w:pPr>
      <w:del w:id="440" w:author="Puneet Kumar" w:date="2026-09-05T17:18:00Z" w16du:dateUtc="2026-09-05T16:18:00Z">
        <w:r w:rsidDel="007C6D76">
          <w:delText>To provide one mediated, observable and governed integration layer that removes direct point-to-point coupling.</w:delText>
        </w:r>
      </w:del>
    </w:p>
    <w:p w14:paraId="17D2F61B" w14:textId="550B4E8C" w:rsidR="0095094A" w:rsidDel="007C6D76" w:rsidRDefault="007B5EA1">
      <w:pPr>
        <w:spacing w:before="30" w:after="20"/>
        <w:rPr>
          <w:del w:id="441" w:author="Puneet Kumar" w:date="2026-09-05T17:18:00Z" w16du:dateUtc="2026-09-05T16:18:00Z"/>
        </w:rPr>
      </w:pPr>
      <w:del w:id="442" w:author="Puneet Kumar" w:date="2026-09-05T17:18:00Z" w16du:dateUtc="2026-09-05T16:18:00Z">
        <w:r w:rsidDel="007C6D76">
          <w:rPr>
            <w:b/>
            <w:bCs/>
            <w:color w:val="1F3864"/>
          </w:rPr>
          <w:delText>Integration boundaries</w:delText>
        </w:r>
      </w:del>
    </w:p>
    <w:p w14:paraId="13381D23" w14:textId="4B1B1550" w:rsidR="0095094A" w:rsidDel="007C6D76" w:rsidRDefault="007B5EA1" w:rsidP="00066C36">
      <w:pPr>
        <w:spacing w:after="46" w:line="270" w:lineRule="auto"/>
        <w:rPr>
          <w:del w:id="443" w:author="Puneet Kumar" w:date="2026-09-05T17:18:00Z" w16du:dateUtc="2026-09-05T16:18:00Z"/>
        </w:rPr>
      </w:pPr>
      <w:del w:id="444" w:author="Puneet Kumar" w:date="2026-09-05T17:18:00Z" w16du:dateUtc="2026-09-05T16:18:00Z">
        <w:r w:rsidDel="007C6D76">
          <w:delText>Consumers reach the platform through the exposure layer. Systems and suppliers are reached through private connectivity. The data platform is reached only across a defined exchange boundary.</w:delText>
        </w:r>
      </w:del>
    </w:p>
    <w:p w14:paraId="6AC28B73" w14:textId="4578822F" w:rsidR="0095094A" w:rsidDel="007C6D76" w:rsidRDefault="007B5EA1">
      <w:pPr>
        <w:spacing w:before="30" w:after="20"/>
        <w:rPr>
          <w:del w:id="445" w:author="Puneet Kumar" w:date="2026-09-05T17:18:00Z" w16du:dateUtc="2026-09-05T16:18:00Z"/>
        </w:rPr>
      </w:pPr>
      <w:del w:id="446" w:author="Puneet Kumar" w:date="2026-09-05T17:18:00Z" w16du:dateUtc="2026-09-05T16:18:00Z">
        <w:r w:rsidDel="007C6D76">
          <w:rPr>
            <w:b/>
            <w:bCs/>
            <w:color w:val="1F3864"/>
          </w:rPr>
          <w:delText>Systems, suppliers and Snowflake</w:delText>
        </w:r>
      </w:del>
    </w:p>
    <w:p w14:paraId="446C9C69" w14:textId="66E2684A" w:rsidR="0095094A" w:rsidDel="007C6D76" w:rsidRDefault="007B5EA1" w:rsidP="00066C36">
      <w:pPr>
        <w:spacing w:after="46" w:line="270" w:lineRule="auto"/>
        <w:rPr>
          <w:del w:id="447" w:author="Puneet Kumar" w:date="2026-09-05T17:18:00Z" w16du:dateUtc="2026-09-05T16:18:00Z"/>
        </w:rPr>
      </w:pPr>
      <w:del w:id="448" w:author="Puneet Kumar" w:date="2026-09-05T17:18:00Z" w16du:dateUtc="2026-09-05T16:18:00Z">
        <w:r w:rsidDel="007C6D76">
          <w:delText>Internal systems and external suppliers integrate through the platform. Snowflake is the analytical data platform and is exchanged with across the boundary described in Sections 8.4 and 10, not treated as a general integration endpoint.</w:delText>
        </w:r>
      </w:del>
    </w:p>
    <w:p w14:paraId="15B935A0" w14:textId="0ADA96C8" w:rsidR="0095094A" w:rsidDel="007C6D76" w:rsidRDefault="007B5EA1">
      <w:pPr>
        <w:spacing w:before="30" w:after="20"/>
        <w:rPr>
          <w:del w:id="449" w:author="Puneet Kumar" w:date="2026-09-05T17:18:00Z" w16du:dateUtc="2026-09-05T16:18:00Z"/>
        </w:rPr>
      </w:pPr>
      <w:del w:id="450" w:author="Puneet Kumar" w:date="2026-09-05T17:18:00Z" w16du:dateUtc="2026-09-05T16:18:00Z">
        <w:r w:rsidDel="007C6D76">
          <w:rPr>
            <w:b/>
            <w:bCs/>
            <w:color w:val="1F3864"/>
          </w:rPr>
          <w:delText>Enterprise governance position</w:delText>
        </w:r>
      </w:del>
    </w:p>
    <w:p w14:paraId="7D4AE78E" w14:textId="2186345C" w:rsidR="0095094A" w:rsidDel="007C6D76" w:rsidRDefault="007B5EA1" w:rsidP="00066C36">
      <w:pPr>
        <w:spacing w:after="46" w:line="270" w:lineRule="auto"/>
        <w:rPr>
          <w:del w:id="451" w:author="Puneet Kumar" w:date="2026-09-05T17:18:00Z" w16du:dateUtc="2026-09-05T16:18:00Z"/>
        </w:rPr>
      </w:pPr>
      <w:del w:id="452" w:author="Puneet Kumar" w:date="2026-09-05T17:18:00Z" w16du:dateUtc="2026-09-05T16:18:00Z">
        <w:r w:rsidDel="007C6D76">
          <w:delText>The framework sits beneath the enterprise principles and engineering standards and applies them to integration, as shown in Section 3.3.</w:delText>
        </w:r>
        <w:commentRangeEnd w:id="436"/>
        <w:r w:rsidR="00985168" w:rsidDel="007C6D76">
          <w:rPr>
            <w:rStyle w:val="CommentReference"/>
            <w:sz w:val="21"/>
            <w:szCs w:val="21"/>
          </w:rPr>
          <w:commentReference w:id="436"/>
        </w:r>
        <w:commentRangeEnd w:id="437"/>
        <w:r w:rsidR="008E1A4F" w:rsidDel="007C6D76">
          <w:rPr>
            <w:rStyle w:val="CommentReference"/>
            <w:sz w:val="21"/>
            <w:szCs w:val="21"/>
          </w:rPr>
          <w:commentReference w:id="437"/>
        </w:r>
      </w:del>
    </w:p>
    <w:p w14:paraId="3DA227C6" w14:textId="03E7AC85" w:rsidR="0095094A" w:rsidRDefault="007B5EA1">
      <w:pPr>
        <w:pStyle w:val="Heading2"/>
      </w:pPr>
      <w:bookmarkStart w:id="453" w:name="_Toc239521046"/>
      <w:r>
        <w:t xml:space="preserve">5.2 Logical </w:t>
      </w:r>
      <w:r w:rsidR="00066C36">
        <w:t>Layered Reference</w:t>
      </w:r>
      <w:r>
        <w:t xml:space="preserve"> Architecture</w:t>
      </w:r>
      <w:bookmarkEnd w:id="453"/>
    </w:p>
    <w:p w14:paraId="10DCB412" w14:textId="77777777" w:rsidR="0095094A" w:rsidRDefault="007B5EA1">
      <w:pPr>
        <w:spacing w:after="120" w:line="278" w:lineRule="auto"/>
      </w:pPr>
      <w:r>
        <w:t>The logical view resolves the conceptual layer into five bands. The diagram should be read from the consumer at the top to the systems and data platform at the base.</w:t>
      </w:r>
    </w:p>
    <w:p w14:paraId="7DF4C18B" w14:textId="77777777" w:rsidR="0095094A" w:rsidRDefault="007B5EA1" w:rsidP="005A2686">
      <w:pPr>
        <w:spacing w:before="90" w:after="130"/>
      </w:pPr>
      <w:r>
        <w:rPr>
          <w:noProof/>
        </w:rPr>
        <w:lastRenderedPageBreak/>
        <w:drawing>
          <wp:inline distT="0" distB="0" distL="0" distR="0" wp14:anchorId="720B90E4" wp14:editId="14B75CE4">
            <wp:extent cx="5875020" cy="3209925"/>
            <wp:effectExtent l="19050" t="19050" r="11430" b="28575"/>
            <wp:docPr id="829770569" name="Picture 829770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875020" cy="3209925"/>
                    </a:xfrm>
                    <a:prstGeom prst="rect">
                      <a:avLst/>
                    </a:prstGeom>
                    <a:noFill/>
                    <a:ln w="9525">
                      <a:solidFill>
                        <a:srgbClr val="AEB8C6"/>
                      </a:solid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37818" w14:paraId="0422BBBF" w14:textId="77777777">
        <w:trPr>
          <w:tblHeader/>
        </w:trPr>
        <w:tc>
          <w:tcPr>
            <w:tcW w:w="2600" w:type="dxa"/>
            <w:shd w:val="clear" w:color="auto" w:fill="1F3864"/>
            <w:tcMar>
              <w:top w:w="100" w:type="dxa"/>
              <w:left w:w="120" w:type="dxa"/>
              <w:bottom w:w="100" w:type="dxa"/>
              <w:right w:w="120" w:type="dxa"/>
            </w:tcMar>
          </w:tcPr>
          <w:p w14:paraId="0DD13AA1" w14:textId="77777777" w:rsidR="00A37818" w:rsidRDefault="00A37818">
            <w:r>
              <w:rPr>
                <w:b/>
                <w:bCs/>
                <w:color w:val="FFFFFF"/>
              </w:rPr>
              <w:t>Layer</w:t>
            </w:r>
          </w:p>
        </w:tc>
        <w:tc>
          <w:tcPr>
            <w:tcW w:w="6760" w:type="dxa"/>
            <w:shd w:val="clear" w:color="auto" w:fill="1F3864"/>
            <w:tcMar>
              <w:top w:w="100" w:type="dxa"/>
              <w:left w:w="120" w:type="dxa"/>
              <w:bottom w:w="100" w:type="dxa"/>
              <w:right w:w="120" w:type="dxa"/>
            </w:tcMar>
          </w:tcPr>
          <w:p w14:paraId="2EC2D99A" w14:textId="77777777" w:rsidR="00A37818" w:rsidRDefault="00A37818">
            <w:r>
              <w:rPr>
                <w:b/>
                <w:bCs/>
                <w:color w:val="FFFFFF"/>
              </w:rPr>
              <w:t>Description</w:t>
            </w:r>
          </w:p>
        </w:tc>
      </w:tr>
      <w:tr w:rsidR="00A37818" w14:paraId="54AD9E77" w14:textId="77777777">
        <w:tc>
          <w:tcPr>
            <w:tcW w:w="2600" w:type="dxa"/>
            <w:tcMar>
              <w:top w:w="100" w:type="dxa"/>
              <w:left w:w="120" w:type="dxa"/>
              <w:bottom w:w="100" w:type="dxa"/>
              <w:right w:w="120" w:type="dxa"/>
            </w:tcMar>
          </w:tcPr>
          <w:p w14:paraId="438936D9" w14:textId="77777777" w:rsidR="00A37818" w:rsidRDefault="00A37818">
            <w:r>
              <w:rPr>
                <w:b/>
                <w:bCs/>
              </w:rPr>
              <w:t>Exposure layer</w:t>
            </w:r>
          </w:p>
        </w:tc>
        <w:tc>
          <w:tcPr>
            <w:tcW w:w="6760" w:type="dxa"/>
            <w:tcMar>
              <w:top w:w="100" w:type="dxa"/>
              <w:left w:w="120" w:type="dxa"/>
              <w:bottom w:w="100" w:type="dxa"/>
              <w:right w:w="120" w:type="dxa"/>
            </w:tcMar>
          </w:tcPr>
          <w:p w14:paraId="0209FFF9" w14:textId="77777777" w:rsidR="00A37818" w:rsidRDefault="00A37818">
            <w:r>
              <w:t>API Management is the single ingress for synchronous traffic, applying authentication, rate limiting, product and subscription control, and observability.</w:t>
            </w:r>
          </w:p>
        </w:tc>
      </w:tr>
      <w:tr w:rsidR="00A37818" w14:paraId="01BC47A8" w14:textId="77777777">
        <w:tc>
          <w:tcPr>
            <w:tcW w:w="2600" w:type="dxa"/>
            <w:tcMar>
              <w:top w:w="100" w:type="dxa"/>
              <w:left w:w="120" w:type="dxa"/>
              <w:bottom w:w="100" w:type="dxa"/>
              <w:right w:w="120" w:type="dxa"/>
            </w:tcMar>
          </w:tcPr>
          <w:p w14:paraId="23A51F1D" w14:textId="77777777" w:rsidR="00A37818" w:rsidRDefault="00A37818">
            <w:r>
              <w:rPr>
                <w:b/>
                <w:bCs/>
              </w:rPr>
              <w:t>Orchestration layer</w:t>
            </w:r>
          </w:p>
        </w:tc>
        <w:tc>
          <w:tcPr>
            <w:tcW w:w="6760" w:type="dxa"/>
            <w:tcMar>
              <w:top w:w="100" w:type="dxa"/>
              <w:left w:w="120" w:type="dxa"/>
              <w:bottom w:w="100" w:type="dxa"/>
              <w:right w:w="120" w:type="dxa"/>
            </w:tcMar>
          </w:tcPr>
          <w:p w14:paraId="10A76AE3" w14:textId="77777777" w:rsidR="00A37818" w:rsidRDefault="00A37818">
            <w:r>
              <w:t>Logic Apps coordinate stateful, multi-step processes. Orchestration owns process control rather than embedding it in systems.</w:t>
            </w:r>
          </w:p>
        </w:tc>
      </w:tr>
      <w:tr w:rsidR="00A37818" w14:paraId="554F116A" w14:textId="77777777">
        <w:tc>
          <w:tcPr>
            <w:tcW w:w="2600" w:type="dxa"/>
            <w:tcMar>
              <w:top w:w="100" w:type="dxa"/>
              <w:left w:w="120" w:type="dxa"/>
              <w:bottom w:w="100" w:type="dxa"/>
              <w:right w:w="120" w:type="dxa"/>
            </w:tcMar>
          </w:tcPr>
          <w:p w14:paraId="2F15AC8F" w14:textId="77777777" w:rsidR="00A37818" w:rsidRDefault="00A37818">
            <w:r>
              <w:rPr>
                <w:b/>
                <w:bCs/>
              </w:rPr>
              <w:t>Messaging and eventing layer</w:t>
            </w:r>
          </w:p>
        </w:tc>
        <w:tc>
          <w:tcPr>
            <w:tcW w:w="6760" w:type="dxa"/>
            <w:tcMar>
              <w:top w:w="100" w:type="dxa"/>
              <w:left w:w="120" w:type="dxa"/>
              <w:bottom w:w="100" w:type="dxa"/>
              <w:right w:w="120" w:type="dxa"/>
            </w:tcMar>
          </w:tcPr>
          <w:p w14:paraId="6D89AA16" w14:textId="77777777" w:rsidR="00A37818" w:rsidRDefault="00A37818">
            <w:r>
              <w:t>Service Bus, Event Grid and Event Hubs provide asynchronous messaging, discrete eventing and streaming respectively.</w:t>
            </w:r>
          </w:p>
        </w:tc>
      </w:tr>
      <w:tr w:rsidR="00A37818" w14:paraId="3963DF14" w14:textId="77777777">
        <w:tc>
          <w:tcPr>
            <w:tcW w:w="2600" w:type="dxa"/>
            <w:tcMar>
              <w:top w:w="100" w:type="dxa"/>
              <w:left w:w="120" w:type="dxa"/>
              <w:bottom w:w="100" w:type="dxa"/>
              <w:right w:w="120" w:type="dxa"/>
            </w:tcMar>
          </w:tcPr>
          <w:p w14:paraId="555C006C" w14:textId="77777777" w:rsidR="00A37818" w:rsidRDefault="00A37818">
            <w:r>
              <w:rPr>
                <w:b/>
                <w:bCs/>
              </w:rPr>
              <w:t>Implementation layer</w:t>
            </w:r>
          </w:p>
        </w:tc>
        <w:tc>
          <w:tcPr>
            <w:tcW w:w="6760" w:type="dxa"/>
            <w:tcMar>
              <w:top w:w="100" w:type="dxa"/>
              <w:left w:w="120" w:type="dxa"/>
              <w:bottom w:w="100" w:type="dxa"/>
              <w:right w:w="120" w:type="dxa"/>
            </w:tcMar>
          </w:tcPr>
          <w:p w14:paraId="4589252C" w14:textId="77777777" w:rsidR="00A37818" w:rsidRDefault="00A37818">
            <w:r>
              <w:t>Azure Functions host the discrete implementation logic invoked by the layers above.</w:t>
            </w:r>
          </w:p>
        </w:tc>
      </w:tr>
      <w:tr w:rsidR="00A37818" w14:paraId="3156D796" w14:textId="77777777">
        <w:tc>
          <w:tcPr>
            <w:tcW w:w="2600" w:type="dxa"/>
            <w:tcMar>
              <w:top w:w="100" w:type="dxa"/>
              <w:left w:w="120" w:type="dxa"/>
              <w:bottom w:w="100" w:type="dxa"/>
              <w:right w:w="120" w:type="dxa"/>
            </w:tcMar>
          </w:tcPr>
          <w:p w14:paraId="4771D0CA" w14:textId="77777777" w:rsidR="00A37818" w:rsidRDefault="00A37818">
            <w:r>
              <w:rPr>
                <w:b/>
                <w:bCs/>
              </w:rPr>
              <w:t>Data platform boundary</w:t>
            </w:r>
          </w:p>
        </w:tc>
        <w:tc>
          <w:tcPr>
            <w:tcW w:w="6760" w:type="dxa"/>
            <w:tcMar>
              <w:top w:w="100" w:type="dxa"/>
              <w:left w:w="120" w:type="dxa"/>
              <w:bottom w:w="100" w:type="dxa"/>
              <w:right w:w="120" w:type="dxa"/>
            </w:tcMar>
          </w:tcPr>
          <w:p w14:paraId="7463BD01" w14:textId="77777777" w:rsidR="00A37818" w:rsidRDefault="00A37818">
            <w:r>
              <w:t>The framework meets Snowflake at two governed hand-offs only: a push into the platform and a curated consume from it.</w:t>
            </w:r>
          </w:p>
        </w:tc>
      </w:tr>
    </w:tbl>
    <w:p w14:paraId="4710B98E" w14:textId="6F969B2F" w:rsidR="0095094A" w:rsidRDefault="007B5EA1">
      <w:pPr>
        <w:pStyle w:val="Heading2"/>
      </w:pPr>
      <w:bookmarkStart w:id="454" w:name="_Toc239521047"/>
      <w:r>
        <w:t xml:space="preserve">5.3 Security and Trust Boundary </w:t>
      </w:r>
      <w:del w:id="455" w:author="Puneet Kumar" w:date="2026-09-05T17:18:00Z" w16du:dateUtc="2026-09-05T16:18:00Z">
        <w:r w:rsidDel="005F3491">
          <w:delText>Architecture</w:delText>
        </w:r>
      </w:del>
      <w:bookmarkEnd w:id="454"/>
    </w:p>
    <w:p w14:paraId="67AB44BD" w14:textId="77777777" w:rsidR="0095094A" w:rsidRDefault="007B5EA1">
      <w:pPr>
        <w:spacing w:after="120" w:line="278" w:lineRule="auto"/>
      </w:pPr>
      <w:r>
        <w:t>Security is the principle the organisation takes most seriously. The framework sets out the trust zones once and holds every pattern to them. The diagram shows the zones a request crosses and the control at each boundary.</w:t>
      </w:r>
    </w:p>
    <w:p w14:paraId="4D238DEF" w14:textId="7E79B599" w:rsidR="00F73FFE" w:rsidRDefault="00F73FFE" w:rsidP="00B71AF5">
      <w:pPr>
        <w:spacing w:before="90" w:after="130"/>
      </w:pPr>
      <w:ins w:id="456" w:author="Puneet Kumar" w:date="2026-09-04T19:34:00Z" w16du:dateUtc="2026-09-04T18:34:00Z">
        <w:r>
          <w:rPr>
            <w:noProof/>
          </w:rPr>
          <w:lastRenderedPageBreak/>
          <w:drawing>
            <wp:inline distT="0" distB="0" distL="0" distR="0" wp14:anchorId="1E38AFD6" wp14:editId="713F072C">
              <wp:extent cx="6273800" cy="3529330"/>
              <wp:effectExtent l="0" t="0" r="0" b="0"/>
              <wp:docPr id="15456931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93104"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6273800" cy="3529330"/>
                      </a:xfrm>
                      <a:prstGeom prst="rect">
                        <a:avLst/>
                      </a:prstGeom>
                    </pic:spPr>
                  </pic:pic>
                </a:graphicData>
              </a:graphic>
            </wp:inline>
          </w:drawing>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37818" w14:paraId="6B43D0BD" w14:textId="77777777">
        <w:trPr>
          <w:tblHeader/>
        </w:trPr>
        <w:tc>
          <w:tcPr>
            <w:tcW w:w="2600" w:type="dxa"/>
            <w:shd w:val="clear" w:color="auto" w:fill="1F3864"/>
            <w:tcMar>
              <w:top w:w="100" w:type="dxa"/>
              <w:left w:w="120" w:type="dxa"/>
              <w:bottom w:w="100" w:type="dxa"/>
              <w:right w:w="120" w:type="dxa"/>
            </w:tcMar>
          </w:tcPr>
          <w:p w14:paraId="22D0D98D" w14:textId="1595A7B4" w:rsidR="00A37818" w:rsidRDefault="00A37818">
            <w:del w:id="457" w:author="Puneet Kumar" w:date="2026-09-05T17:49:00Z" w16du:dateUtc="2026-09-05T16:49:00Z">
              <w:r w:rsidDel="00354109">
                <w:rPr>
                  <w:b/>
                  <w:bCs/>
                  <w:color w:val="FFFFFF"/>
                </w:rPr>
                <w:delText>Layer</w:delText>
              </w:r>
            </w:del>
          </w:p>
        </w:tc>
        <w:tc>
          <w:tcPr>
            <w:tcW w:w="6760" w:type="dxa"/>
            <w:shd w:val="clear" w:color="auto" w:fill="1F3864"/>
            <w:tcMar>
              <w:top w:w="100" w:type="dxa"/>
              <w:left w:w="120" w:type="dxa"/>
              <w:bottom w:w="100" w:type="dxa"/>
              <w:right w:w="120" w:type="dxa"/>
            </w:tcMar>
          </w:tcPr>
          <w:p w14:paraId="4136B829" w14:textId="1CA8DF92" w:rsidR="00A37818" w:rsidRDefault="00A37818">
            <w:del w:id="458" w:author="Puneet Kumar" w:date="2026-09-05T17:49:00Z" w16du:dateUtc="2026-09-05T16:49:00Z">
              <w:r w:rsidDel="00354109">
                <w:rPr>
                  <w:b/>
                  <w:bCs/>
                  <w:color w:val="FFFFFF"/>
                </w:rPr>
                <w:delText>Description</w:delText>
              </w:r>
            </w:del>
          </w:p>
        </w:tc>
      </w:tr>
      <w:tr w:rsidR="00A37818" w14:paraId="3363FCCB" w14:textId="77777777">
        <w:tc>
          <w:tcPr>
            <w:tcW w:w="2600" w:type="dxa"/>
            <w:tcMar>
              <w:top w:w="100" w:type="dxa"/>
              <w:left w:w="120" w:type="dxa"/>
              <w:bottom w:w="100" w:type="dxa"/>
              <w:right w:w="120" w:type="dxa"/>
            </w:tcMar>
          </w:tcPr>
          <w:p w14:paraId="23ABC651" w14:textId="640A4FE5" w:rsidR="00A37818" w:rsidRDefault="00A37818">
            <w:del w:id="459" w:author="Puneet Kumar" w:date="2026-09-05T17:49:00Z" w16du:dateUtc="2026-09-05T16:49:00Z">
              <w:r w:rsidDel="00354109">
                <w:rPr>
                  <w:b/>
                  <w:bCs/>
                </w:rPr>
                <w:delText>Internet boundary</w:delText>
              </w:r>
            </w:del>
          </w:p>
        </w:tc>
        <w:tc>
          <w:tcPr>
            <w:tcW w:w="6760" w:type="dxa"/>
            <w:tcMar>
              <w:top w:w="100" w:type="dxa"/>
              <w:left w:w="120" w:type="dxa"/>
              <w:bottom w:w="100" w:type="dxa"/>
              <w:right w:w="120" w:type="dxa"/>
            </w:tcMar>
          </w:tcPr>
          <w:p w14:paraId="0FE3DB62" w14:textId="294F58B1" w:rsidR="00A37818" w:rsidRDefault="00A37818">
            <w:commentRangeStart w:id="460"/>
            <w:del w:id="461" w:author="Puneet Kumar" w:date="2026-09-05T17:49:00Z" w16du:dateUtc="2026-09-05T16:49:00Z">
              <w:r w:rsidDel="00354109">
                <w:delText>Public exposure is an exception only. Where unavoidable, traffic is fronted by Front Door with a Web Application Firewall and DDoS protection, with authentication at the edge.</w:delText>
              </w:r>
              <w:commentRangeEnd w:id="460"/>
              <w:r w:rsidR="00476968" w:rsidDel="00354109">
                <w:rPr>
                  <w:rStyle w:val="CommentReference"/>
                  <w:sz w:val="21"/>
                  <w:szCs w:val="21"/>
                </w:rPr>
                <w:commentReference w:id="460"/>
              </w:r>
            </w:del>
          </w:p>
        </w:tc>
      </w:tr>
      <w:tr w:rsidR="00A37818" w14:paraId="3A5D62FD" w14:textId="77777777">
        <w:tc>
          <w:tcPr>
            <w:tcW w:w="2600" w:type="dxa"/>
            <w:tcMar>
              <w:top w:w="100" w:type="dxa"/>
              <w:left w:w="120" w:type="dxa"/>
              <w:bottom w:w="100" w:type="dxa"/>
              <w:right w:w="120" w:type="dxa"/>
            </w:tcMar>
          </w:tcPr>
          <w:p w14:paraId="1DE5C872" w14:textId="19A0D52B" w:rsidR="00A37818" w:rsidRDefault="00A37818">
            <w:del w:id="462" w:author="Puneet Kumar" w:date="2026-09-05T17:49:00Z" w16du:dateUtc="2026-09-05T16:49:00Z">
              <w:r w:rsidDel="00354109">
                <w:rPr>
                  <w:b/>
                  <w:bCs/>
                </w:rPr>
                <w:delText>Front Door and API Management</w:delText>
              </w:r>
            </w:del>
          </w:p>
        </w:tc>
        <w:tc>
          <w:tcPr>
            <w:tcW w:w="6760" w:type="dxa"/>
            <w:tcMar>
              <w:top w:w="100" w:type="dxa"/>
              <w:left w:w="120" w:type="dxa"/>
              <w:bottom w:w="100" w:type="dxa"/>
              <w:right w:w="120" w:type="dxa"/>
            </w:tcMar>
          </w:tcPr>
          <w:p w14:paraId="134788F2" w14:textId="7AA7FCF9" w:rsidR="00A37818" w:rsidRDefault="00A37818">
            <w:del w:id="463" w:author="Puneet Kumar" w:date="2026-09-05T17:49:00Z" w16du:dateUtc="2026-09-05T16:49:00Z">
              <w:r w:rsidDel="00354109">
                <w:delText>API Management is shared and internal. It is never exposed directly to the internet.</w:delText>
              </w:r>
            </w:del>
          </w:p>
        </w:tc>
      </w:tr>
      <w:tr w:rsidR="00A37818" w14:paraId="5A414249" w14:textId="77777777">
        <w:tc>
          <w:tcPr>
            <w:tcW w:w="2600" w:type="dxa"/>
            <w:tcMar>
              <w:top w:w="100" w:type="dxa"/>
              <w:left w:w="120" w:type="dxa"/>
              <w:bottom w:w="100" w:type="dxa"/>
              <w:right w:w="120" w:type="dxa"/>
            </w:tcMar>
          </w:tcPr>
          <w:p w14:paraId="2BAB4ACB" w14:textId="13A3155F" w:rsidR="00A37818" w:rsidRDefault="00A37818">
            <w:del w:id="464" w:author="Puneet Kumar" w:date="2026-09-05T17:49:00Z" w16du:dateUtc="2026-09-05T16:49:00Z">
              <w:r w:rsidDel="00354109">
                <w:rPr>
                  <w:b/>
                  <w:bCs/>
                </w:rPr>
                <w:delText>Backend systems</w:delText>
              </w:r>
            </w:del>
          </w:p>
        </w:tc>
        <w:tc>
          <w:tcPr>
            <w:tcW w:w="6760" w:type="dxa"/>
            <w:tcMar>
              <w:top w:w="100" w:type="dxa"/>
              <w:left w:w="120" w:type="dxa"/>
              <w:bottom w:w="100" w:type="dxa"/>
              <w:right w:w="120" w:type="dxa"/>
            </w:tcMar>
          </w:tcPr>
          <w:p w14:paraId="65612124" w14:textId="4A1E9E13" w:rsidR="00A37818" w:rsidRDefault="00A37818">
            <w:del w:id="465" w:author="Puneet Kumar" w:date="2026-09-05T17:49:00Z" w16du:dateUtc="2026-09-05T16:49:00Z">
              <w:r w:rsidDel="00354109">
                <w:delText>Systems are reached over Private Endpoints on the private network, authenticated with managed identity.</w:delText>
              </w:r>
            </w:del>
          </w:p>
        </w:tc>
      </w:tr>
      <w:tr w:rsidR="00A37818" w14:paraId="0F4AA06E" w14:textId="77777777">
        <w:tc>
          <w:tcPr>
            <w:tcW w:w="2600" w:type="dxa"/>
            <w:tcMar>
              <w:top w:w="100" w:type="dxa"/>
              <w:left w:w="120" w:type="dxa"/>
              <w:bottom w:w="100" w:type="dxa"/>
              <w:right w:w="120" w:type="dxa"/>
            </w:tcMar>
          </w:tcPr>
          <w:p w14:paraId="1498CD0E" w14:textId="63EA1849" w:rsidR="00A37818" w:rsidRDefault="00A37818">
            <w:del w:id="466" w:author="Puneet Kumar" w:date="2026-09-05T17:49:00Z" w16du:dateUtc="2026-09-05T16:49:00Z">
              <w:r w:rsidDel="00354109">
                <w:rPr>
                  <w:b/>
                  <w:bCs/>
                </w:rPr>
                <w:delText>Key Vault</w:delText>
              </w:r>
            </w:del>
          </w:p>
        </w:tc>
        <w:tc>
          <w:tcPr>
            <w:tcW w:w="6760" w:type="dxa"/>
            <w:tcMar>
              <w:top w:w="100" w:type="dxa"/>
              <w:left w:w="120" w:type="dxa"/>
              <w:bottom w:w="100" w:type="dxa"/>
              <w:right w:w="120" w:type="dxa"/>
            </w:tcMar>
          </w:tcPr>
          <w:p w14:paraId="44FF4018" w14:textId="5BE10E2F" w:rsidR="00A37818" w:rsidRDefault="00B71AF5">
            <w:del w:id="467" w:author="Puneet Kumar" w:date="2026-09-05T17:49:00Z" w16du:dateUtc="2026-09-05T16:49:00Z">
              <w:r w:rsidDel="00354109">
                <w:delText>M</w:delText>
              </w:r>
              <w:r w:rsidRPr="00B71AF5" w:rsidDel="00354109">
                <w:delText>anaged cloud service for securely storing and controlling access to secrets, keys, and certificates, so credentials never sit in code or configuration. It centralises secret management with access governed by Entra identity and full audit logging, letting applications retrieve what they need at runtime without holding the secrets themselves.</w:delText>
              </w:r>
            </w:del>
          </w:p>
        </w:tc>
      </w:tr>
      <w:tr w:rsidR="00354109" w14:paraId="2AF77A2A" w14:textId="77777777" w:rsidTr="00354109">
        <w:trPr>
          <w:ins w:id="468" w:author="Puneet Kumar" w:date="2026-09-05T17:49:00Z"/>
        </w:trPr>
        <w:tc>
          <w:tcPr>
            <w:tcW w:w="26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B7FB963" w14:textId="77777777" w:rsidR="00354109" w:rsidRPr="00354109" w:rsidRDefault="00354109" w:rsidP="005621BC">
            <w:pPr>
              <w:rPr>
                <w:ins w:id="469" w:author="Puneet Kumar" w:date="2026-09-05T17:49:00Z" w16du:dateUtc="2026-09-05T16:49:00Z"/>
                <w:b/>
                <w:bCs/>
              </w:rPr>
            </w:pPr>
            <w:bookmarkStart w:id="470" w:name="_Toc239521048"/>
            <w:ins w:id="471" w:author="Puneet Kumar" w:date="2026-09-05T17:49:00Z" w16du:dateUtc="2026-09-05T16:49:00Z">
              <w:r w:rsidRPr="00354109">
                <w:rPr>
                  <w:b/>
                  <w:bCs/>
                </w:rPr>
                <w:t>Layer</w:t>
              </w:r>
            </w:ins>
          </w:p>
        </w:tc>
        <w:tc>
          <w:tcPr>
            <w:tcW w:w="67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7DF7EACB" w14:textId="77777777" w:rsidR="00354109" w:rsidRDefault="00354109" w:rsidP="005621BC">
            <w:pPr>
              <w:rPr>
                <w:ins w:id="472" w:author="Puneet Kumar" w:date="2026-09-05T17:49:00Z" w16du:dateUtc="2026-09-05T16:49:00Z"/>
              </w:rPr>
            </w:pPr>
            <w:ins w:id="473" w:author="Puneet Kumar" w:date="2026-09-05T17:49:00Z" w16du:dateUtc="2026-09-05T16:49:00Z">
              <w:r w:rsidRPr="00354109">
                <w:t>Description</w:t>
              </w:r>
            </w:ins>
          </w:p>
        </w:tc>
      </w:tr>
      <w:tr w:rsidR="00354109" w14:paraId="74551E53" w14:textId="77777777" w:rsidTr="00354109">
        <w:trPr>
          <w:ins w:id="474" w:author="Puneet Kumar" w:date="2026-09-05T17:49:00Z"/>
        </w:trPr>
        <w:tc>
          <w:tcPr>
            <w:tcW w:w="26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73166004" w14:textId="77777777" w:rsidR="00354109" w:rsidRPr="00354109" w:rsidRDefault="00354109" w:rsidP="005621BC">
            <w:pPr>
              <w:rPr>
                <w:ins w:id="475" w:author="Puneet Kumar" w:date="2026-09-05T17:49:00Z" w16du:dateUtc="2026-09-05T16:49:00Z"/>
                <w:b/>
                <w:bCs/>
              </w:rPr>
            </w:pPr>
            <w:ins w:id="476" w:author="Puneet Kumar" w:date="2026-09-05T17:49:00Z" w16du:dateUtc="2026-09-05T16:49:00Z">
              <w:r>
                <w:rPr>
                  <w:b/>
                  <w:bCs/>
                </w:rPr>
                <w:t>Internet boundary</w:t>
              </w:r>
            </w:ins>
          </w:p>
        </w:tc>
        <w:tc>
          <w:tcPr>
            <w:tcW w:w="67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3C6E7396" w14:textId="77777777" w:rsidR="00354109" w:rsidRDefault="00354109" w:rsidP="005621BC">
            <w:pPr>
              <w:rPr>
                <w:ins w:id="477" w:author="Puneet Kumar" w:date="2026-09-05T17:49:00Z" w16du:dateUtc="2026-09-05T16:49:00Z"/>
              </w:rPr>
            </w:pPr>
            <w:ins w:id="478" w:author="Puneet Kumar" w:date="2026-09-05T17:49:00Z" w16du:dateUtc="2026-09-05T16:49:00Z">
              <w:r>
                <w:t>The single line between the public internet and Chaucer, crossed only at the edge. Public exposure is an exception and not a default, and is approved separately with a recorded residual risk.</w:t>
              </w:r>
            </w:ins>
          </w:p>
        </w:tc>
      </w:tr>
      <w:tr w:rsidR="00354109" w14:paraId="2032741E" w14:textId="77777777" w:rsidTr="00354109">
        <w:trPr>
          <w:ins w:id="479" w:author="Puneet Kumar" w:date="2026-09-05T17:49:00Z"/>
        </w:trPr>
        <w:tc>
          <w:tcPr>
            <w:tcW w:w="26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00795862" w14:textId="77777777" w:rsidR="00354109" w:rsidRPr="00354109" w:rsidRDefault="00354109" w:rsidP="005621BC">
            <w:pPr>
              <w:rPr>
                <w:ins w:id="480" w:author="Puneet Kumar" w:date="2026-09-05T17:49:00Z" w16du:dateUtc="2026-09-05T16:49:00Z"/>
                <w:b/>
                <w:bCs/>
              </w:rPr>
            </w:pPr>
            <w:ins w:id="481" w:author="Puneet Kumar" w:date="2026-09-05T17:49:00Z" w16du:dateUtc="2026-09-05T16:49:00Z">
              <w:r>
                <w:rPr>
                  <w:b/>
                  <w:bCs/>
                </w:rPr>
                <w:t>Perimeter edge</w:t>
              </w:r>
            </w:ins>
          </w:p>
        </w:tc>
        <w:tc>
          <w:tcPr>
            <w:tcW w:w="67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A404F63" w14:textId="77777777" w:rsidR="00354109" w:rsidRDefault="00354109" w:rsidP="005621BC">
            <w:pPr>
              <w:rPr>
                <w:ins w:id="482" w:author="Puneet Kumar" w:date="2026-09-05T17:49:00Z" w16du:dateUtc="2026-09-05T16:49:00Z"/>
              </w:rPr>
            </w:pPr>
            <w:ins w:id="483" w:author="Puneet Kumar" w:date="2026-09-05T17:49:00Z" w16du:dateUtc="2026-09-05T16:49:00Z">
              <w:r>
                <w:t>The internet-facing ingress in the online subscription. Where an integration must be reachable from outside, it is fronted here by a managed edge service that provides the required edge protections. The product is not fixed. Appropriate options are Azure Front Door or Application Gateway, chosen with security and network stakeholders, and the integration stays privately connected behind it.</w:t>
              </w:r>
            </w:ins>
          </w:p>
        </w:tc>
      </w:tr>
      <w:tr w:rsidR="00354109" w14:paraId="4E15C1BC" w14:textId="77777777" w:rsidTr="00354109">
        <w:trPr>
          <w:ins w:id="484" w:author="Puneet Kumar" w:date="2026-09-05T17:49:00Z"/>
        </w:trPr>
        <w:tc>
          <w:tcPr>
            <w:tcW w:w="26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A9D5819" w14:textId="77777777" w:rsidR="00354109" w:rsidRPr="00354109" w:rsidRDefault="00354109" w:rsidP="005621BC">
            <w:pPr>
              <w:rPr>
                <w:ins w:id="485" w:author="Puneet Kumar" w:date="2026-09-05T17:49:00Z" w16du:dateUtc="2026-09-05T16:49:00Z"/>
                <w:b/>
                <w:bCs/>
              </w:rPr>
            </w:pPr>
            <w:ins w:id="486" w:author="Puneet Kumar" w:date="2026-09-05T17:49:00Z" w16du:dateUtc="2026-09-05T16:49:00Z">
              <w:r>
                <w:rPr>
                  <w:b/>
                  <w:bCs/>
                </w:rPr>
                <w:lastRenderedPageBreak/>
                <w:t>API Management</w:t>
              </w:r>
            </w:ins>
          </w:p>
        </w:tc>
        <w:tc>
          <w:tcPr>
            <w:tcW w:w="67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11498F93" w14:textId="77777777" w:rsidR="00354109" w:rsidRDefault="00354109" w:rsidP="005621BC">
            <w:pPr>
              <w:rPr>
                <w:ins w:id="487" w:author="Puneet Kumar" w:date="2026-09-05T17:49:00Z" w16du:dateUtc="2026-09-05T16:49:00Z"/>
              </w:rPr>
            </w:pPr>
            <w:ins w:id="488" w:author="Puneet Kumar" w:date="2026-09-05T17:49:00Z" w16du:dateUtc="2026-09-05T16:49:00Z">
              <w:r>
                <w:t>The governed gateway in the shared subscription. It is internal and non-public, is never exposed to the internet directly, and mediates all API traffic.</w:t>
              </w:r>
            </w:ins>
          </w:p>
        </w:tc>
      </w:tr>
      <w:tr w:rsidR="00354109" w14:paraId="12E36EBB" w14:textId="77777777" w:rsidTr="00354109">
        <w:trPr>
          <w:ins w:id="489" w:author="Puneet Kumar" w:date="2026-09-05T17:49:00Z"/>
        </w:trPr>
        <w:tc>
          <w:tcPr>
            <w:tcW w:w="26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33B62024" w14:textId="77777777" w:rsidR="00354109" w:rsidRPr="00354109" w:rsidRDefault="00354109" w:rsidP="005621BC">
            <w:pPr>
              <w:rPr>
                <w:ins w:id="490" w:author="Puneet Kumar" w:date="2026-09-05T17:49:00Z" w16du:dateUtc="2026-09-05T16:49:00Z"/>
                <w:b/>
                <w:bCs/>
              </w:rPr>
            </w:pPr>
            <w:ins w:id="491" w:author="Puneet Kumar" w:date="2026-09-05T17:49:00Z" w16du:dateUtc="2026-09-05T16:49:00Z">
              <w:r>
                <w:rPr>
                  <w:b/>
                  <w:bCs/>
                </w:rPr>
                <w:t>Integration platform</w:t>
              </w:r>
            </w:ins>
          </w:p>
        </w:tc>
        <w:tc>
          <w:tcPr>
            <w:tcW w:w="67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6CFBCC8F" w14:textId="77777777" w:rsidR="00354109" w:rsidRDefault="00354109" w:rsidP="005621BC">
            <w:pPr>
              <w:rPr>
                <w:ins w:id="492" w:author="Puneet Kumar" w:date="2026-09-05T17:49:00Z" w16du:dateUtc="2026-09-05T16:49:00Z"/>
              </w:rPr>
            </w:pPr>
            <w:ins w:id="493" w:author="Puneet Kumar" w:date="2026-09-05T17:49:00Z" w16du:dateUtc="2026-09-05T16:49:00Z">
              <w:r>
                <w:t>The private integration runtime in the shared subscription, made up of Logic Apps, Functions, Service Bus, Event Grid and Event Hubs. It runs on the private network and is reached through the gateway or its own private endpoints.</w:t>
              </w:r>
            </w:ins>
          </w:p>
        </w:tc>
      </w:tr>
      <w:tr w:rsidR="00354109" w14:paraId="61DE260A" w14:textId="77777777" w:rsidTr="00354109">
        <w:trPr>
          <w:ins w:id="494" w:author="Puneet Kumar" w:date="2026-09-05T17:49:00Z"/>
        </w:trPr>
        <w:tc>
          <w:tcPr>
            <w:tcW w:w="26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3A1BBB40" w14:textId="77777777" w:rsidR="00354109" w:rsidRPr="00354109" w:rsidRDefault="00354109" w:rsidP="005621BC">
            <w:pPr>
              <w:rPr>
                <w:ins w:id="495" w:author="Puneet Kumar" w:date="2026-09-05T17:49:00Z" w16du:dateUtc="2026-09-05T16:49:00Z"/>
                <w:b/>
                <w:bCs/>
              </w:rPr>
            </w:pPr>
            <w:ins w:id="496" w:author="Puneet Kumar" w:date="2026-09-05T17:49:00Z" w16du:dateUtc="2026-09-05T16:49:00Z">
              <w:r>
                <w:rPr>
                  <w:b/>
                  <w:bCs/>
                </w:rPr>
                <w:t>Backends and data</w:t>
              </w:r>
            </w:ins>
          </w:p>
        </w:tc>
        <w:tc>
          <w:tcPr>
            <w:tcW w:w="67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54EB4C62" w14:textId="77777777" w:rsidR="00354109" w:rsidRDefault="00354109" w:rsidP="005621BC">
            <w:pPr>
              <w:rPr>
                <w:ins w:id="497" w:author="Puneet Kumar" w:date="2026-09-05T17:49:00Z" w16du:dateUtc="2026-09-05T16:49:00Z"/>
              </w:rPr>
            </w:pPr>
            <w:ins w:id="498" w:author="Puneet Kumar" w:date="2026-09-05T17:49:00Z" w16du:dateUtc="2026-09-05T16:49:00Z">
              <w:r>
                <w:t>Systems of record are reached over Private Endpoints and the analytical data platform over Private Link, both on the private network and authenticated with managed identity, never on a public path.</w:t>
              </w:r>
            </w:ins>
          </w:p>
        </w:tc>
      </w:tr>
      <w:tr w:rsidR="00354109" w14:paraId="0F49C06F" w14:textId="77777777" w:rsidTr="00354109">
        <w:trPr>
          <w:ins w:id="499" w:author="Puneet Kumar" w:date="2026-09-05T17:49:00Z"/>
        </w:trPr>
        <w:tc>
          <w:tcPr>
            <w:tcW w:w="26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226630B1" w14:textId="77777777" w:rsidR="00354109" w:rsidRPr="00354109" w:rsidRDefault="00354109" w:rsidP="005621BC">
            <w:pPr>
              <w:rPr>
                <w:ins w:id="500" w:author="Puneet Kumar" w:date="2026-09-05T17:49:00Z" w16du:dateUtc="2026-09-05T16:49:00Z"/>
                <w:b/>
                <w:bCs/>
              </w:rPr>
            </w:pPr>
            <w:ins w:id="501" w:author="Puneet Kumar" w:date="2026-09-05T17:49:00Z" w16du:dateUtc="2026-09-05T16:49:00Z">
              <w:r>
                <w:rPr>
                  <w:b/>
                  <w:bCs/>
                </w:rPr>
                <w:t>Key Vault</w:t>
              </w:r>
            </w:ins>
          </w:p>
        </w:tc>
        <w:tc>
          <w:tcPr>
            <w:tcW w:w="67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566AEB9" w14:textId="77777777" w:rsidR="00354109" w:rsidRDefault="00354109" w:rsidP="005621BC">
            <w:pPr>
              <w:rPr>
                <w:ins w:id="502" w:author="Puneet Kumar" w:date="2026-09-05T17:49:00Z" w16du:dateUtc="2026-09-05T16:49:00Z"/>
              </w:rPr>
            </w:pPr>
            <w:ins w:id="503" w:author="Puneet Kumar" w:date="2026-09-05T17:49:00Z" w16du:dateUtc="2026-09-05T16:49:00Z">
              <w:r>
                <w:t>Secrets and certificates for the estate, in the cyber subscription. Applications reference them at run time rather than copying them, so no secret is held in configuration or code.</w:t>
              </w:r>
            </w:ins>
          </w:p>
        </w:tc>
      </w:tr>
    </w:tbl>
    <w:p w14:paraId="626EEA4C" w14:textId="77777777" w:rsidR="00354109" w:rsidRDefault="00354109">
      <w:pPr>
        <w:pStyle w:val="Heading2"/>
        <w:rPr>
          <w:ins w:id="504" w:author="Puneet Kumar" w:date="2026-09-05T17:49:00Z" w16du:dateUtc="2026-09-05T16:49:00Z"/>
        </w:rPr>
      </w:pPr>
    </w:p>
    <w:p w14:paraId="3CC7F611" w14:textId="60276588" w:rsidR="0095094A" w:rsidRDefault="007B5EA1">
      <w:pPr>
        <w:pStyle w:val="Heading2"/>
      </w:pPr>
      <w:r>
        <w:t>5.4 Target Integration Platform</w:t>
      </w:r>
      <w:bookmarkEnd w:id="470"/>
    </w:p>
    <w:p w14:paraId="5E37BA33" w14:textId="77777777" w:rsidR="0095094A" w:rsidRDefault="007B5EA1">
      <w:pPr>
        <w:spacing w:after="120" w:line="278" w:lineRule="auto"/>
      </w:pPr>
      <w:r>
        <w:t>The framework standardises on the following Azure Integration Services. Delivery teams select from these components and do not introduce alternatives without an exception.</w:t>
      </w:r>
    </w:p>
    <w:tbl>
      <w:tblPr>
        <w:tblStyle w:val="TableGrid"/>
        <w:tblW w:w="0" w:type="auto"/>
        <w:jc w:val="center"/>
        <w:tblLook w:val="04A0" w:firstRow="1" w:lastRow="0" w:firstColumn="1" w:lastColumn="0" w:noHBand="0" w:noVBand="1"/>
      </w:tblPr>
      <w:tblGrid>
        <w:gridCol w:w="2461"/>
        <w:gridCol w:w="2468"/>
        <w:gridCol w:w="2468"/>
        <w:gridCol w:w="2473"/>
      </w:tblGrid>
      <w:tr w:rsidR="006D39A9" w14:paraId="0CC10DBE" w14:textId="77777777">
        <w:trPr>
          <w:jc w:val="center"/>
        </w:trPr>
        <w:tc>
          <w:tcPr>
            <w:tcW w:w="2520" w:type="dxa"/>
            <w:shd w:val="clear" w:color="auto" w:fill="1A2B56"/>
            <w:vAlign w:val="center"/>
          </w:tcPr>
          <w:p w14:paraId="56EB5DBE" w14:textId="77777777" w:rsidR="006D39A9" w:rsidRDefault="006D39A9">
            <w:pPr>
              <w:spacing w:before="40" w:after="40"/>
            </w:pPr>
            <w:r>
              <w:rPr>
                <w:b/>
                <w:color w:val="FFFFFF"/>
                <w:sz w:val="16"/>
              </w:rPr>
              <w:t>Component</w:t>
            </w:r>
          </w:p>
        </w:tc>
        <w:tc>
          <w:tcPr>
            <w:tcW w:w="2520" w:type="dxa"/>
            <w:shd w:val="clear" w:color="auto" w:fill="1A2B56"/>
            <w:vAlign w:val="center"/>
          </w:tcPr>
          <w:p w14:paraId="1E782741" w14:textId="77777777" w:rsidR="006D39A9" w:rsidRDefault="006D39A9">
            <w:pPr>
              <w:spacing w:before="40" w:after="40"/>
            </w:pPr>
            <w:r>
              <w:rPr>
                <w:b/>
                <w:color w:val="FFFFFF"/>
                <w:sz w:val="16"/>
              </w:rPr>
              <w:t>Framework Role</w:t>
            </w:r>
          </w:p>
        </w:tc>
        <w:tc>
          <w:tcPr>
            <w:tcW w:w="2520" w:type="dxa"/>
            <w:shd w:val="clear" w:color="auto" w:fill="1A2B56"/>
            <w:vAlign w:val="center"/>
          </w:tcPr>
          <w:p w14:paraId="0286AB4E" w14:textId="77777777" w:rsidR="006D39A9" w:rsidRDefault="006D39A9">
            <w:pPr>
              <w:spacing w:before="40" w:after="40"/>
            </w:pPr>
            <w:r>
              <w:rPr>
                <w:b/>
                <w:color w:val="FFFFFF"/>
                <w:sz w:val="16"/>
              </w:rPr>
              <w:t>Recommended Use</w:t>
            </w:r>
          </w:p>
        </w:tc>
        <w:tc>
          <w:tcPr>
            <w:tcW w:w="2520" w:type="dxa"/>
            <w:shd w:val="clear" w:color="auto" w:fill="1A2B56"/>
            <w:vAlign w:val="center"/>
          </w:tcPr>
          <w:p w14:paraId="036675C7" w14:textId="77777777" w:rsidR="006D39A9" w:rsidRDefault="006D39A9">
            <w:pPr>
              <w:spacing w:before="40" w:after="40"/>
            </w:pPr>
            <w:r>
              <w:rPr>
                <w:b/>
                <w:color w:val="FFFFFF"/>
                <w:sz w:val="16"/>
              </w:rPr>
              <w:t>Do Not Use</w:t>
            </w:r>
          </w:p>
        </w:tc>
      </w:tr>
      <w:tr w:rsidR="006D39A9" w14:paraId="78EB2C47" w14:textId="77777777">
        <w:trPr>
          <w:jc w:val="center"/>
        </w:trPr>
        <w:tc>
          <w:tcPr>
            <w:tcW w:w="2520" w:type="dxa"/>
            <w:vAlign w:val="center"/>
          </w:tcPr>
          <w:p w14:paraId="6538F034" w14:textId="77777777" w:rsidR="006D39A9" w:rsidRDefault="006D39A9">
            <w:pPr>
              <w:spacing w:before="40" w:after="40"/>
            </w:pPr>
            <w:r>
              <w:rPr>
                <w:sz w:val="16"/>
              </w:rPr>
              <w:t>Azure API Management</w:t>
            </w:r>
          </w:p>
        </w:tc>
        <w:tc>
          <w:tcPr>
            <w:tcW w:w="2520" w:type="dxa"/>
            <w:vAlign w:val="center"/>
          </w:tcPr>
          <w:p w14:paraId="5463E2B2" w14:textId="77777777" w:rsidR="006D39A9" w:rsidRDefault="006D39A9">
            <w:pPr>
              <w:spacing w:before="40" w:after="40"/>
            </w:pPr>
            <w:r>
              <w:rPr>
                <w:sz w:val="16"/>
              </w:rPr>
              <w:t>Enterprise API gateway and single API ingress point</w:t>
            </w:r>
          </w:p>
        </w:tc>
        <w:tc>
          <w:tcPr>
            <w:tcW w:w="2520" w:type="dxa"/>
            <w:vAlign w:val="center"/>
          </w:tcPr>
          <w:p w14:paraId="16FC9784" w14:textId="77777777" w:rsidR="006D39A9" w:rsidRDefault="006D39A9">
            <w:pPr>
              <w:spacing w:before="40" w:after="40"/>
            </w:pPr>
            <w:r>
              <w:rPr>
                <w:sz w:val="16"/>
              </w:rPr>
              <w:t>Exposing REST APIs to internal systems, vendors, applications, or digital channels</w:t>
            </w:r>
          </w:p>
        </w:tc>
        <w:tc>
          <w:tcPr>
            <w:tcW w:w="2520" w:type="dxa"/>
            <w:vAlign w:val="center"/>
          </w:tcPr>
          <w:p w14:paraId="734D560D" w14:textId="77777777" w:rsidR="006D39A9" w:rsidRDefault="006D39A9">
            <w:pPr>
              <w:spacing w:before="40" w:after="40"/>
            </w:pPr>
            <w:r>
              <w:rPr>
                <w:sz w:val="16"/>
              </w:rPr>
              <w:t>For long-running business processes or data transformation pipelines</w:t>
            </w:r>
          </w:p>
        </w:tc>
      </w:tr>
      <w:tr w:rsidR="006D39A9" w14:paraId="648BA9AE" w14:textId="77777777">
        <w:trPr>
          <w:jc w:val="center"/>
        </w:trPr>
        <w:tc>
          <w:tcPr>
            <w:tcW w:w="2520" w:type="dxa"/>
            <w:vAlign w:val="center"/>
          </w:tcPr>
          <w:p w14:paraId="710E8DDC" w14:textId="77777777" w:rsidR="006D39A9" w:rsidRDefault="006D39A9">
            <w:pPr>
              <w:spacing w:before="40" w:after="40"/>
            </w:pPr>
            <w:r>
              <w:rPr>
                <w:sz w:val="16"/>
              </w:rPr>
              <w:t>Azure Logic Apps</w:t>
            </w:r>
          </w:p>
        </w:tc>
        <w:tc>
          <w:tcPr>
            <w:tcW w:w="2520" w:type="dxa"/>
            <w:vAlign w:val="center"/>
          </w:tcPr>
          <w:p w14:paraId="56652AAE" w14:textId="77777777" w:rsidR="006D39A9" w:rsidRDefault="006D39A9">
            <w:pPr>
              <w:spacing w:before="40" w:after="40"/>
            </w:pPr>
            <w:r>
              <w:rPr>
                <w:sz w:val="16"/>
              </w:rPr>
              <w:t>Workflow orchestration and cross-system process coordination</w:t>
            </w:r>
          </w:p>
        </w:tc>
        <w:tc>
          <w:tcPr>
            <w:tcW w:w="2520" w:type="dxa"/>
            <w:vAlign w:val="center"/>
          </w:tcPr>
          <w:p w14:paraId="0223357F" w14:textId="77777777" w:rsidR="006D39A9" w:rsidRDefault="006D39A9">
            <w:pPr>
              <w:spacing w:before="40" w:after="40"/>
            </w:pPr>
            <w:r>
              <w:rPr>
                <w:sz w:val="16"/>
              </w:rPr>
              <w:t>Multi-step integrations, long-running workflows, connector-based automation, exception paths</w:t>
            </w:r>
          </w:p>
        </w:tc>
        <w:tc>
          <w:tcPr>
            <w:tcW w:w="2520" w:type="dxa"/>
            <w:vAlign w:val="center"/>
          </w:tcPr>
          <w:p w14:paraId="1BC80C46" w14:textId="77777777" w:rsidR="006D39A9" w:rsidRDefault="006D39A9">
            <w:pPr>
              <w:spacing w:before="40" w:after="40"/>
            </w:pPr>
            <w:r>
              <w:rPr>
                <w:sz w:val="16"/>
              </w:rPr>
              <w:t>For low-level compute-heavy logic or high-throughput streaming</w:t>
            </w:r>
          </w:p>
        </w:tc>
      </w:tr>
      <w:tr w:rsidR="006D39A9" w14:paraId="27FE6A25" w14:textId="77777777">
        <w:trPr>
          <w:jc w:val="center"/>
        </w:trPr>
        <w:tc>
          <w:tcPr>
            <w:tcW w:w="2520" w:type="dxa"/>
            <w:vAlign w:val="center"/>
          </w:tcPr>
          <w:p w14:paraId="5CF9574B" w14:textId="77777777" w:rsidR="006D39A9" w:rsidRDefault="006D39A9">
            <w:pPr>
              <w:spacing w:before="40" w:after="40"/>
            </w:pPr>
            <w:r>
              <w:rPr>
                <w:sz w:val="16"/>
              </w:rPr>
              <w:t>Azure Service Bus</w:t>
            </w:r>
          </w:p>
        </w:tc>
        <w:tc>
          <w:tcPr>
            <w:tcW w:w="2520" w:type="dxa"/>
            <w:vAlign w:val="center"/>
          </w:tcPr>
          <w:p w14:paraId="6496C557" w14:textId="77777777" w:rsidR="006D39A9" w:rsidRDefault="006D39A9">
            <w:pPr>
              <w:spacing w:before="40" w:after="40"/>
            </w:pPr>
            <w:r>
              <w:rPr>
                <w:sz w:val="16"/>
              </w:rPr>
              <w:t>Reliable enterprise messaging</w:t>
            </w:r>
          </w:p>
        </w:tc>
        <w:tc>
          <w:tcPr>
            <w:tcW w:w="2520" w:type="dxa"/>
            <w:vAlign w:val="center"/>
          </w:tcPr>
          <w:p w14:paraId="071D866E" w14:textId="77777777" w:rsidR="006D39A9" w:rsidRDefault="006D39A9">
            <w:pPr>
              <w:spacing w:before="40" w:after="40"/>
            </w:pPr>
            <w:r>
              <w:rPr>
                <w:sz w:val="16"/>
              </w:rPr>
              <w:t>Guaranteed delivery, commands, queues, topics, retries, dead-letter handling</w:t>
            </w:r>
          </w:p>
        </w:tc>
        <w:tc>
          <w:tcPr>
            <w:tcW w:w="2520" w:type="dxa"/>
            <w:vAlign w:val="center"/>
          </w:tcPr>
          <w:p w14:paraId="12BAEC0D" w14:textId="77777777" w:rsidR="006D39A9" w:rsidRDefault="006D39A9">
            <w:pPr>
              <w:spacing w:before="40" w:after="40"/>
            </w:pPr>
            <w:r>
              <w:rPr>
                <w:sz w:val="16"/>
              </w:rPr>
              <w:t>For lightweight notifications where message state is not required</w:t>
            </w:r>
          </w:p>
        </w:tc>
      </w:tr>
      <w:tr w:rsidR="006D39A9" w14:paraId="6001C60B" w14:textId="77777777">
        <w:trPr>
          <w:jc w:val="center"/>
        </w:trPr>
        <w:tc>
          <w:tcPr>
            <w:tcW w:w="2520" w:type="dxa"/>
            <w:vAlign w:val="center"/>
          </w:tcPr>
          <w:p w14:paraId="663AC27D" w14:textId="77777777" w:rsidR="006D39A9" w:rsidRDefault="006D39A9">
            <w:pPr>
              <w:spacing w:before="40" w:after="40"/>
            </w:pPr>
            <w:r>
              <w:rPr>
                <w:sz w:val="16"/>
              </w:rPr>
              <w:t>Azure Event Grid</w:t>
            </w:r>
          </w:p>
        </w:tc>
        <w:tc>
          <w:tcPr>
            <w:tcW w:w="2520" w:type="dxa"/>
            <w:vAlign w:val="center"/>
          </w:tcPr>
          <w:p w14:paraId="77442653" w14:textId="77777777" w:rsidR="006D39A9" w:rsidRDefault="006D39A9">
            <w:pPr>
              <w:spacing w:before="40" w:after="40"/>
            </w:pPr>
            <w:r>
              <w:rPr>
                <w:sz w:val="16"/>
              </w:rPr>
              <w:t>Event notification and reactive event routing</w:t>
            </w:r>
          </w:p>
        </w:tc>
        <w:tc>
          <w:tcPr>
            <w:tcW w:w="2520" w:type="dxa"/>
            <w:vAlign w:val="center"/>
          </w:tcPr>
          <w:p w14:paraId="0C7F3418" w14:textId="77777777" w:rsidR="006D39A9" w:rsidRDefault="006D39A9">
            <w:pPr>
              <w:spacing w:before="40" w:after="40"/>
            </w:pPr>
            <w:r>
              <w:rPr>
                <w:sz w:val="16"/>
              </w:rPr>
              <w:t>Resource/event notifications, event fan-out, near-real-time triggers</w:t>
            </w:r>
          </w:p>
        </w:tc>
        <w:tc>
          <w:tcPr>
            <w:tcW w:w="2520" w:type="dxa"/>
            <w:vAlign w:val="center"/>
          </w:tcPr>
          <w:p w14:paraId="06FE2C9A" w14:textId="77777777" w:rsidR="006D39A9" w:rsidRDefault="006D39A9">
            <w:pPr>
              <w:spacing w:before="40" w:after="40"/>
            </w:pPr>
            <w:r>
              <w:rPr>
                <w:sz w:val="16"/>
              </w:rPr>
              <w:t>For ordered business messaging or complex message settlement</w:t>
            </w:r>
          </w:p>
        </w:tc>
      </w:tr>
      <w:tr w:rsidR="006D39A9" w14:paraId="2FE46CB8" w14:textId="77777777">
        <w:trPr>
          <w:jc w:val="center"/>
        </w:trPr>
        <w:tc>
          <w:tcPr>
            <w:tcW w:w="2520" w:type="dxa"/>
            <w:vAlign w:val="center"/>
          </w:tcPr>
          <w:p w14:paraId="3F177361" w14:textId="77777777" w:rsidR="006D39A9" w:rsidRDefault="006D39A9">
            <w:pPr>
              <w:spacing w:before="40" w:after="40"/>
            </w:pPr>
            <w:r>
              <w:rPr>
                <w:sz w:val="16"/>
              </w:rPr>
              <w:t>Azure Event Hubs</w:t>
            </w:r>
          </w:p>
        </w:tc>
        <w:tc>
          <w:tcPr>
            <w:tcW w:w="2520" w:type="dxa"/>
            <w:vAlign w:val="center"/>
          </w:tcPr>
          <w:p w14:paraId="01B232D9" w14:textId="77777777" w:rsidR="006D39A9" w:rsidRDefault="006D39A9">
            <w:pPr>
              <w:spacing w:before="40" w:after="40"/>
            </w:pPr>
            <w:r>
              <w:rPr>
                <w:sz w:val="16"/>
              </w:rPr>
              <w:t>High-throughput event streaming</w:t>
            </w:r>
          </w:p>
        </w:tc>
        <w:tc>
          <w:tcPr>
            <w:tcW w:w="2520" w:type="dxa"/>
            <w:vAlign w:val="center"/>
          </w:tcPr>
          <w:p w14:paraId="2C5563CF" w14:textId="77777777" w:rsidR="006D39A9" w:rsidRDefault="006D39A9">
            <w:pPr>
              <w:spacing w:before="40" w:after="40"/>
            </w:pPr>
            <w:r>
              <w:rPr>
                <w:sz w:val="16"/>
              </w:rPr>
              <w:t>Telemetry, high-volume event ingestion, streaming analytics</w:t>
            </w:r>
          </w:p>
        </w:tc>
        <w:tc>
          <w:tcPr>
            <w:tcW w:w="2520" w:type="dxa"/>
            <w:vAlign w:val="center"/>
          </w:tcPr>
          <w:p w14:paraId="62E2BFC9" w14:textId="77777777" w:rsidR="006D39A9" w:rsidRDefault="006D39A9">
            <w:pPr>
              <w:spacing w:before="40" w:after="40"/>
            </w:pPr>
            <w:r>
              <w:rPr>
                <w:sz w:val="16"/>
              </w:rPr>
              <w:t>For command-style workflow messaging or request/response integration</w:t>
            </w:r>
          </w:p>
        </w:tc>
      </w:tr>
      <w:tr w:rsidR="006D39A9" w14:paraId="54A35DA0" w14:textId="77777777">
        <w:trPr>
          <w:jc w:val="center"/>
        </w:trPr>
        <w:tc>
          <w:tcPr>
            <w:tcW w:w="2520" w:type="dxa"/>
            <w:vAlign w:val="center"/>
          </w:tcPr>
          <w:p w14:paraId="692B9B7E" w14:textId="77777777" w:rsidR="006D39A9" w:rsidRDefault="006D39A9">
            <w:pPr>
              <w:spacing w:before="40" w:after="40"/>
            </w:pPr>
            <w:r>
              <w:rPr>
                <w:sz w:val="16"/>
              </w:rPr>
              <w:t>Azure Functions</w:t>
            </w:r>
          </w:p>
        </w:tc>
        <w:tc>
          <w:tcPr>
            <w:tcW w:w="2520" w:type="dxa"/>
            <w:vAlign w:val="center"/>
          </w:tcPr>
          <w:p w14:paraId="48F92A02" w14:textId="77777777" w:rsidR="006D39A9" w:rsidRDefault="006D39A9">
            <w:pPr>
              <w:spacing w:before="40" w:after="40"/>
            </w:pPr>
            <w:r>
              <w:rPr>
                <w:sz w:val="16"/>
              </w:rPr>
              <w:t>Low-level implementation logic</w:t>
            </w:r>
          </w:p>
        </w:tc>
        <w:tc>
          <w:tcPr>
            <w:tcW w:w="2520" w:type="dxa"/>
            <w:vAlign w:val="center"/>
          </w:tcPr>
          <w:p w14:paraId="19CD6486" w14:textId="77777777" w:rsidR="006D39A9" w:rsidRDefault="006D39A9">
            <w:pPr>
              <w:spacing w:before="40" w:after="40"/>
            </w:pPr>
            <w:r>
              <w:rPr>
                <w:sz w:val="16"/>
              </w:rPr>
              <w:t>Lightweight code extensions, transformation helpers, protocol adapters, custom validation</w:t>
            </w:r>
          </w:p>
        </w:tc>
        <w:tc>
          <w:tcPr>
            <w:tcW w:w="2520" w:type="dxa"/>
            <w:vAlign w:val="center"/>
          </w:tcPr>
          <w:p w14:paraId="77961B54" w14:textId="77777777" w:rsidR="006D39A9" w:rsidRDefault="006D39A9">
            <w:pPr>
              <w:spacing w:before="40" w:after="40"/>
            </w:pPr>
            <w:r>
              <w:rPr>
                <w:sz w:val="16"/>
              </w:rPr>
              <w:t>As the default orchestration engine or business process owner</w:t>
            </w:r>
          </w:p>
        </w:tc>
      </w:tr>
      <w:tr w:rsidR="006D39A9" w14:paraId="0DE0DDD3" w14:textId="77777777">
        <w:trPr>
          <w:jc w:val="center"/>
        </w:trPr>
        <w:tc>
          <w:tcPr>
            <w:tcW w:w="2520" w:type="dxa"/>
            <w:vAlign w:val="center"/>
          </w:tcPr>
          <w:p w14:paraId="1A4BA38F" w14:textId="77777777" w:rsidR="006D39A9" w:rsidRDefault="006D39A9">
            <w:pPr>
              <w:spacing w:before="40" w:after="40"/>
            </w:pPr>
            <w:r>
              <w:rPr>
                <w:sz w:val="16"/>
              </w:rPr>
              <w:t>Azure Data Factory / Data Platform</w:t>
            </w:r>
          </w:p>
        </w:tc>
        <w:tc>
          <w:tcPr>
            <w:tcW w:w="2520" w:type="dxa"/>
            <w:vAlign w:val="center"/>
          </w:tcPr>
          <w:p w14:paraId="62CE7605" w14:textId="77777777" w:rsidR="006D39A9" w:rsidRDefault="006D39A9">
            <w:pPr>
              <w:spacing w:before="40" w:after="40"/>
            </w:pPr>
            <w:r>
              <w:rPr>
                <w:sz w:val="16"/>
              </w:rPr>
              <w:t>Data ingestion and analytical pipeline orchestration</w:t>
            </w:r>
          </w:p>
        </w:tc>
        <w:tc>
          <w:tcPr>
            <w:tcW w:w="2520" w:type="dxa"/>
            <w:vAlign w:val="center"/>
          </w:tcPr>
          <w:p w14:paraId="25928C30" w14:textId="77777777" w:rsidR="006D39A9" w:rsidRDefault="006D39A9">
            <w:pPr>
              <w:spacing w:before="40" w:after="40"/>
            </w:pPr>
            <w:r>
              <w:rPr>
                <w:sz w:val="16"/>
              </w:rPr>
              <w:t>Batch/ELT, Snowflake loading, analytical data movement</w:t>
            </w:r>
          </w:p>
        </w:tc>
        <w:tc>
          <w:tcPr>
            <w:tcW w:w="2520" w:type="dxa"/>
            <w:vAlign w:val="center"/>
          </w:tcPr>
          <w:p w14:paraId="0218D646" w14:textId="77777777" w:rsidR="006D39A9" w:rsidRDefault="006D39A9">
            <w:pPr>
              <w:spacing w:before="40" w:after="40"/>
            </w:pPr>
            <w:r>
              <w:rPr>
                <w:sz w:val="16"/>
              </w:rPr>
              <w:t>Real-time operational integration or transient system-to-system messaging</w:t>
            </w:r>
          </w:p>
        </w:tc>
      </w:tr>
    </w:tbl>
    <w:p w14:paraId="04D34FF4" w14:textId="77777777" w:rsidR="006D39A9" w:rsidRDefault="006D39A9">
      <w:pPr>
        <w:spacing w:after="120" w:line="278" w:lineRule="auto"/>
      </w:pPr>
    </w:p>
    <w:p w14:paraId="0E54CF09" w14:textId="7A4650AF" w:rsidR="0095094A" w:rsidDel="00233C72" w:rsidRDefault="007B5EA1">
      <w:pPr>
        <w:pStyle w:val="Heading2"/>
        <w:rPr>
          <w:moveFrom w:id="505" w:author="Puneet Kumar" w:date="2026-09-04T19:35:00Z" w16du:dateUtc="2026-09-04T18:35:00Z"/>
        </w:rPr>
      </w:pPr>
      <w:moveFromRangeStart w:id="506" w:author="Puneet Kumar" w:date="2026-09-04T19:35:00Z" w:name="move239442962"/>
      <w:commentRangeStart w:id="507"/>
      <w:moveFrom w:id="508" w:author="Puneet Kumar" w:date="2026-09-04T19:35:00Z" w16du:dateUtc="2026-09-04T18:35:00Z">
        <w:r w:rsidDel="00233C72">
          <w:t>5.5 Messaging Backbone Selection</w:t>
        </w:r>
        <w:commentRangeEnd w:id="507"/>
        <w:r w:rsidR="000E380C" w:rsidDel="00233C72">
          <w:rPr>
            <w:rStyle w:val="CommentReference"/>
            <w:sz w:val="25"/>
            <w:szCs w:val="25"/>
          </w:rPr>
          <w:commentReference w:id="507"/>
        </w:r>
      </w:moveFrom>
    </w:p>
    <w:p w14:paraId="6697369A" w14:textId="650E2A13" w:rsidR="0095094A" w:rsidDel="00233C72" w:rsidRDefault="007B5EA1">
      <w:pPr>
        <w:spacing w:after="120" w:line="278" w:lineRule="auto"/>
        <w:rPr>
          <w:moveFrom w:id="509" w:author="Puneet Kumar" w:date="2026-09-04T19:35:00Z" w16du:dateUtc="2026-09-04T18:35:00Z"/>
        </w:rPr>
      </w:pPr>
      <w:moveFrom w:id="510" w:author="Puneet Kumar" w:date="2026-09-04T19:35:00Z" w16du:dateUtc="2026-09-04T18:35:00Z">
        <w:r w:rsidDel="00233C72">
          <w:t>Three services form the asynchronous backbone. They are not interchangeable. The table sets out the intent of each with an insurance example, and the subsections give the selection rule.</w:t>
        </w:r>
      </w:moveFrom>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500"/>
        <w:gridCol w:w="2300"/>
        <w:gridCol w:w="2760"/>
        <w:gridCol w:w="2800"/>
      </w:tblGrid>
      <w:tr w:rsidR="0095094A" w:rsidDel="00233C72" w14:paraId="3C485A52" w14:textId="629DBCDC">
        <w:trPr>
          <w:tblHeader/>
        </w:trPr>
        <w:tc>
          <w:tcPr>
            <w:tcW w:w="1500" w:type="dxa"/>
            <w:shd w:val="clear" w:color="auto" w:fill="24446E"/>
            <w:tcMar>
              <w:top w:w="70" w:type="dxa"/>
              <w:left w:w="110" w:type="dxa"/>
              <w:bottom w:w="70" w:type="dxa"/>
              <w:right w:w="110" w:type="dxa"/>
            </w:tcMar>
          </w:tcPr>
          <w:p w14:paraId="5216A3D6" w14:textId="6797ECA0" w:rsidR="0095094A" w:rsidDel="00233C72" w:rsidRDefault="007B5EA1">
            <w:pPr>
              <w:rPr>
                <w:moveFrom w:id="511" w:author="Puneet Kumar" w:date="2026-09-04T19:35:00Z" w16du:dateUtc="2026-09-04T18:35:00Z"/>
              </w:rPr>
            </w:pPr>
            <w:moveFrom w:id="512" w:author="Puneet Kumar" w:date="2026-09-04T19:35:00Z" w16du:dateUtc="2026-09-04T18:35:00Z">
              <w:r w:rsidDel="00233C72">
                <w:rPr>
                  <w:b/>
                  <w:bCs/>
                  <w:color w:val="FFFFFF"/>
                  <w:sz w:val="18"/>
                  <w:szCs w:val="18"/>
                </w:rPr>
                <w:lastRenderedPageBreak/>
                <w:t>Service</w:t>
              </w:r>
            </w:moveFrom>
          </w:p>
        </w:tc>
        <w:tc>
          <w:tcPr>
            <w:tcW w:w="2300" w:type="dxa"/>
            <w:shd w:val="clear" w:color="auto" w:fill="24446E"/>
            <w:tcMar>
              <w:top w:w="70" w:type="dxa"/>
              <w:left w:w="110" w:type="dxa"/>
              <w:bottom w:w="70" w:type="dxa"/>
              <w:right w:w="110" w:type="dxa"/>
            </w:tcMar>
          </w:tcPr>
          <w:p w14:paraId="4998262D" w14:textId="03FB364D" w:rsidR="0095094A" w:rsidDel="00233C72" w:rsidRDefault="007B5EA1">
            <w:pPr>
              <w:rPr>
                <w:moveFrom w:id="513" w:author="Puneet Kumar" w:date="2026-09-04T19:35:00Z" w16du:dateUtc="2026-09-04T18:35:00Z"/>
              </w:rPr>
            </w:pPr>
            <w:moveFrom w:id="514" w:author="Puneet Kumar" w:date="2026-09-04T19:35:00Z" w16du:dateUtc="2026-09-04T18:35:00Z">
              <w:r w:rsidDel="00233C72">
                <w:rPr>
                  <w:b/>
                  <w:bCs/>
                  <w:color w:val="FFFFFF"/>
                  <w:sz w:val="18"/>
                  <w:szCs w:val="18"/>
                </w:rPr>
                <w:t>Purpose</w:t>
              </w:r>
            </w:moveFrom>
          </w:p>
        </w:tc>
        <w:tc>
          <w:tcPr>
            <w:tcW w:w="2760" w:type="dxa"/>
            <w:shd w:val="clear" w:color="auto" w:fill="24446E"/>
            <w:tcMar>
              <w:top w:w="70" w:type="dxa"/>
              <w:left w:w="110" w:type="dxa"/>
              <w:bottom w:w="70" w:type="dxa"/>
              <w:right w:w="110" w:type="dxa"/>
            </w:tcMar>
          </w:tcPr>
          <w:p w14:paraId="6CFD7997" w14:textId="6CCADFCF" w:rsidR="0095094A" w:rsidDel="00233C72" w:rsidRDefault="007B5EA1">
            <w:pPr>
              <w:rPr>
                <w:moveFrom w:id="515" w:author="Puneet Kumar" w:date="2026-09-04T19:35:00Z" w16du:dateUtc="2026-09-04T18:35:00Z"/>
              </w:rPr>
            </w:pPr>
            <w:moveFrom w:id="516" w:author="Puneet Kumar" w:date="2026-09-04T19:35:00Z" w16du:dateUtc="2026-09-04T18:35:00Z">
              <w:r w:rsidDel="00233C72">
                <w:rPr>
                  <w:b/>
                  <w:bCs/>
                  <w:color w:val="FFFFFF"/>
                  <w:sz w:val="18"/>
                  <w:szCs w:val="18"/>
                </w:rPr>
                <w:t>Choose it when</w:t>
              </w:r>
            </w:moveFrom>
          </w:p>
        </w:tc>
        <w:tc>
          <w:tcPr>
            <w:tcW w:w="2800" w:type="dxa"/>
            <w:shd w:val="clear" w:color="auto" w:fill="24446E"/>
            <w:tcMar>
              <w:top w:w="70" w:type="dxa"/>
              <w:left w:w="110" w:type="dxa"/>
              <w:bottom w:w="70" w:type="dxa"/>
              <w:right w:w="110" w:type="dxa"/>
            </w:tcMar>
          </w:tcPr>
          <w:p w14:paraId="532E8F9D" w14:textId="148237A7" w:rsidR="0095094A" w:rsidDel="00233C72" w:rsidRDefault="007B5EA1">
            <w:pPr>
              <w:rPr>
                <w:moveFrom w:id="517" w:author="Puneet Kumar" w:date="2026-09-04T19:35:00Z" w16du:dateUtc="2026-09-04T18:35:00Z"/>
              </w:rPr>
            </w:pPr>
            <w:moveFrom w:id="518" w:author="Puneet Kumar" w:date="2026-09-04T19:35:00Z" w16du:dateUtc="2026-09-04T18:35:00Z">
              <w:r w:rsidDel="00233C72">
                <w:rPr>
                  <w:b/>
                  <w:bCs/>
                  <w:color w:val="FFFFFF"/>
                  <w:sz w:val="18"/>
                  <w:szCs w:val="18"/>
                </w:rPr>
                <w:t>Insurance example</w:t>
              </w:r>
            </w:moveFrom>
          </w:p>
        </w:tc>
      </w:tr>
      <w:tr w:rsidR="0095094A" w:rsidDel="00233C72" w14:paraId="7E849554" w14:textId="1678A7C4">
        <w:tc>
          <w:tcPr>
            <w:tcW w:w="1500" w:type="dxa"/>
            <w:shd w:val="clear" w:color="auto" w:fill="FFFFFF"/>
            <w:tcMar>
              <w:top w:w="70" w:type="dxa"/>
              <w:left w:w="110" w:type="dxa"/>
              <w:bottom w:w="70" w:type="dxa"/>
              <w:right w:w="110" w:type="dxa"/>
            </w:tcMar>
            <w:vAlign w:val="center"/>
          </w:tcPr>
          <w:p w14:paraId="3EBDBEED" w14:textId="7053B2A9" w:rsidR="0095094A" w:rsidDel="00233C72" w:rsidRDefault="007B5EA1">
            <w:pPr>
              <w:spacing w:after="10" w:line="258" w:lineRule="auto"/>
              <w:rPr>
                <w:moveFrom w:id="519" w:author="Puneet Kumar" w:date="2026-09-04T19:35:00Z" w16du:dateUtc="2026-09-04T18:35:00Z"/>
              </w:rPr>
            </w:pPr>
            <w:moveFrom w:id="520" w:author="Puneet Kumar" w:date="2026-09-04T19:35:00Z" w16du:dateUtc="2026-09-04T18:35:00Z">
              <w:r w:rsidDel="00233C72">
                <w:rPr>
                  <w:sz w:val="18"/>
                  <w:szCs w:val="18"/>
                </w:rPr>
                <w:t>Service Bus</w:t>
              </w:r>
            </w:moveFrom>
          </w:p>
        </w:tc>
        <w:tc>
          <w:tcPr>
            <w:tcW w:w="2300" w:type="dxa"/>
            <w:shd w:val="clear" w:color="auto" w:fill="FFFFFF"/>
            <w:tcMar>
              <w:top w:w="70" w:type="dxa"/>
              <w:left w:w="110" w:type="dxa"/>
              <w:bottom w:w="70" w:type="dxa"/>
              <w:right w:w="110" w:type="dxa"/>
            </w:tcMar>
            <w:vAlign w:val="center"/>
          </w:tcPr>
          <w:p w14:paraId="10525A59" w14:textId="70CDBBFC" w:rsidR="0095094A" w:rsidDel="00233C72" w:rsidRDefault="007B5EA1">
            <w:pPr>
              <w:spacing w:after="10" w:line="258" w:lineRule="auto"/>
              <w:rPr>
                <w:moveFrom w:id="521" w:author="Puneet Kumar" w:date="2026-09-04T19:35:00Z" w16du:dateUtc="2026-09-04T18:35:00Z"/>
              </w:rPr>
            </w:pPr>
            <w:moveFrom w:id="522" w:author="Puneet Kumar" w:date="2026-09-04T19:35:00Z" w16du:dateUtc="2026-09-04T18:35:00Z">
              <w:r w:rsidDel="00233C72">
                <w:rPr>
                  <w:sz w:val="18"/>
                  <w:szCs w:val="18"/>
                </w:rPr>
                <w:t>Reliable command and message delivery</w:t>
              </w:r>
            </w:moveFrom>
          </w:p>
        </w:tc>
        <w:tc>
          <w:tcPr>
            <w:tcW w:w="2760" w:type="dxa"/>
            <w:shd w:val="clear" w:color="auto" w:fill="FFFFFF"/>
            <w:tcMar>
              <w:top w:w="70" w:type="dxa"/>
              <w:left w:w="110" w:type="dxa"/>
              <w:bottom w:w="70" w:type="dxa"/>
              <w:right w:w="110" w:type="dxa"/>
            </w:tcMar>
            <w:vAlign w:val="center"/>
          </w:tcPr>
          <w:p w14:paraId="4260D06A" w14:textId="7C4082CE" w:rsidR="0095094A" w:rsidDel="00233C72" w:rsidRDefault="007B5EA1">
            <w:pPr>
              <w:spacing w:after="10" w:line="258" w:lineRule="auto"/>
              <w:rPr>
                <w:moveFrom w:id="523" w:author="Puneet Kumar" w:date="2026-09-04T19:35:00Z" w16du:dateUtc="2026-09-04T18:35:00Z"/>
              </w:rPr>
            </w:pPr>
            <w:moveFrom w:id="524" w:author="Puneet Kumar" w:date="2026-09-04T19:35:00Z" w16du:dateUtc="2026-09-04T18:35:00Z">
              <w:r w:rsidDel="00233C72">
                <w:rPr>
                  <w:sz w:val="18"/>
                  <w:szCs w:val="18"/>
                </w:rPr>
                <w:t>You need ordered, transactional, at-least-once delivery between systems</w:t>
              </w:r>
            </w:moveFrom>
          </w:p>
        </w:tc>
        <w:tc>
          <w:tcPr>
            <w:tcW w:w="2800" w:type="dxa"/>
            <w:shd w:val="clear" w:color="auto" w:fill="FFFFFF"/>
            <w:tcMar>
              <w:top w:w="70" w:type="dxa"/>
              <w:left w:w="110" w:type="dxa"/>
              <w:bottom w:w="70" w:type="dxa"/>
              <w:right w:w="110" w:type="dxa"/>
            </w:tcMar>
            <w:vAlign w:val="center"/>
          </w:tcPr>
          <w:p w14:paraId="1728424F" w14:textId="297C092C" w:rsidR="0095094A" w:rsidDel="00233C72" w:rsidRDefault="007B5EA1">
            <w:pPr>
              <w:spacing w:after="10" w:line="258" w:lineRule="auto"/>
              <w:rPr>
                <w:moveFrom w:id="525" w:author="Puneet Kumar" w:date="2026-09-04T19:35:00Z" w16du:dateUtc="2026-09-04T18:35:00Z"/>
              </w:rPr>
            </w:pPr>
            <w:moveFrom w:id="526" w:author="Puneet Kumar" w:date="2026-09-04T19:35:00Z" w16du:dateUtc="2026-09-04T18:35:00Z">
              <w:r w:rsidDel="00233C72">
                <w:rPr>
                  <w:sz w:val="18"/>
                  <w:szCs w:val="18"/>
                </w:rPr>
                <w:t>A bind instruction placed on a queue for the policy system to process reliably</w:t>
              </w:r>
            </w:moveFrom>
          </w:p>
        </w:tc>
      </w:tr>
      <w:tr w:rsidR="0095094A" w:rsidDel="00233C72" w14:paraId="59778871" w14:textId="205D3605">
        <w:tc>
          <w:tcPr>
            <w:tcW w:w="1500" w:type="dxa"/>
            <w:shd w:val="clear" w:color="auto" w:fill="F4F6FA"/>
            <w:tcMar>
              <w:top w:w="70" w:type="dxa"/>
              <w:left w:w="110" w:type="dxa"/>
              <w:bottom w:w="70" w:type="dxa"/>
              <w:right w:w="110" w:type="dxa"/>
            </w:tcMar>
            <w:vAlign w:val="center"/>
          </w:tcPr>
          <w:p w14:paraId="3F61C667" w14:textId="0AB9BB86" w:rsidR="0095094A" w:rsidDel="00233C72" w:rsidRDefault="007B5EA1">
            <w:pPr>
              <w:spacing w:after="10" w:line="258" w:lineRule="auto"/>
              <w:rPr>
                <w:moveFrom w:id="527" w:author="Puneet Kumar" w:date="2026-09-04T19:35:00Z" w16du:dateUtc="2026-09-04T18:35:00Z"/>
              </w:rPr>
            </w:pPr>
            <w:moveFrom w:id="528" w:author="Puneet Kumar" w:date="2026-09-04T19:35:00Z" w16du:dateUtc="2026-09-04T18:35:00Z">
              <w:r w:rsidDel="00233C72">
                <w:rPr>
                  <w:sz w:val="18"/>
                  <w:szCs w:val="18"/>
                </w:rPr>
                <w:t>Event Grid</w:t>
              </w:r>
            </w:moveFrom>
          </w:p>
        </w:tc>
        <w:tc>
          <w:tcPr>
            <w:tcW w:w="2300" w:type="dxa"/>
            <w:shd w:val="clear" w:color="auto" w:fill="F4F6FA"/>
            <w:tcMar>
              <w:top w:w="70" w:type="dxa"/>
              <w:left w:w="110" w:type="dxa"/>
              <w:bottom w:w="70" w:type="dxa"/>
              <w:right w:w="110" w:type="dxa"/>
            </w:tcMar>
            <w:vAlign w:val="center"/>
          </w:tcPr>
          <w:p w14:paraId="2505463F" w14:textId="62075CCA" w:rsidR="0095094A" w:rsidDel="00233C72" w:rsidRDefault="007B5EA1">
            <w:pPr>
              <w:spacing w:after="10" w:line="258" w:lineRule="auto"/>
              <w:rPr>
                <w:moveFrom w:id="529" w:author="Puneet Kumar" w:date="2026-09-04T19:35:00Z" w16du:dateUtc="2026-09-04T18:35:00Z"/>
              </w:rPr>
            </w:pPr>
            <w:moveFrom w:id="530" w:author="Puneet Kumar" w:date="2026-09-04T19:35:00Z" w16du:dateUtc="2026-09-04T18:35:00Z">
              <w:r w:rsidDel="00233C72">
                <w:rPr>
                  <w:sz w:val="18"/>
                  <w:szCs w:val="18"/>
                </w:rPr>
                <w:t>Discrete event notification</w:t>
              </w:r>
            </w:moveFrom>
          </w:p>
        </w:tc>
        <w:tc>
          <w:tcPr>
            <w:tcW w:w="2760" w:type="dxa"/>
            <w:shd w:val="clear" w:color="auto" w:fill="F4F6FA"/>
            <w:tcMar>
              <w:top w:w="70" w:type="dxa"/>
              <w:left w:w="110" w:type="dxa"/>
              <w:bottom w:w="70" w:type="dxa"/>
              <w:right w:w="110" w:type="dxa"/>
            </w:tcMar>
            <w:vAlign w:val="center"/>
          </w:tcPr>
          <w:p w14:paraId="566496C8" w14:textId="6E7C73CD" w:rsidR="0095094A" w:rsidDel="00233C72" w:rsidRDefault="007B5EA1">
            <w:pPr>
              <w:spacing w:after="10" w:line="258" w:lineRule="auto"/>
              <w:rPr>
                <w:moveFrom w:id="531" w:author="Puneet Kumar" w:date="2026-09-04T19:35:00Z" w16du:dateUtc="2026-09-04T18:35:00Z"/>
              </w:rPr>
            </w:pPr>
            <w:moveFrom w:id="532" w:author="Puneet Kumar" w:date="2026-09-04T19:35:00Z" w16du:dateUtc="2026-09-04T18:35:00Z">
              <w:r w:rsidDel="00233C72">
                <w:rPr>
                  <w:sz w:val="18"/>
                  <w:szCs w:val="18"/>
                </w:rPr>
                <w:t>You need lightweight fan-out of business events to multiple handlers</w:t>
              </w:r>
            </w:moveFrom>
          </w:p>
        </w:tc>
        <w:tc>
          <w:tcPr>
            <w:tcW w:w="2800" w:type="dxa"/>
            <w:shd w:val="clear" w:color="auto" w:fill="F4F6FA"/>
            <w:tcMar>
              <w:top w:w="70" w:type="dxa"/>
              <w:left w:w="110" w:type="dxa"/>
              <w:bottom w:w="70" w:type="dxa"/>
              <w:right w:w="110" w:type="dxa"/>
            </w:tcMar>
            <w:vAlign w:val="center"/>
          </w:tcPr>
          <w:p w14:paraId="6BF963D3" w14:textId="65A259D5" w:rsidR="0095094A" w:rsidDel="00233C72" w:rsidRDefault="007B5EA1">
            <w:pPr>
              <w:spacing w:after="10" w:line="258" w:lineRule="auto"/>
              <w:rPr>
                <w:moveFrom w:id="533" w:author="Puneet Kumar" w:date="2026-09-04T19:35:00Z" w16du:dateUtc="2026-09-04T18:35:00Z"/>
              </w:rPr>
            </w:pPr>
            <w:moveFrom w:id="534" w:author="Puneet Kumar" w:date="2026-09-04T19:35:00Z" w16du:dateUtc="2026-09-04T18:35:00Z">
              <w:r w:rsidDel="00233C72">
                <w:rPr>
                  <w:sz w:val="18"/>
                  <w:szCs w:val="18"/>
                </w:rPr>
                <w:t>A claim status change notifying downstream teams and the customer channel</w:t>
              </w:r>
            </w:moveFrom>
          </w:p>
        </w:tc>
      </w:tr>
      <w:tr w:rsidR="0095094A" w:rsidDel="00233C72" w14:paraId="5977BC7F" w14:textId="457CF94E">
        <w:tc>
          <w:tcPr>
            <w:tcW w:w="1500" w:type="dxa"/>
            <w:shd w:val="clear" w:color="auto" w:fill="FFFFFF"/>
            <w:tcMar>
              <w:top w:w="70" w:type="dxa"/>
              <w:left w:w="110" w:type="dxa"/>
              <w:bottom w:w="70" w:type="dxa"/>
              <w:right w:w="110" w:type="dxa"/>
            </w:tcMar>
            <w:vAlign w:val="center"/>
          </w:tcPr>
          <w:p w14:paraId="59BA3B61" w14:textId="731CF047" w:rsidR="0095094A" w:rsidDel="00233C72" w:rsidRDefault="007B5EA1">
            <w:pPr>
              <w:spacing w:after="10" w:line="258" w:lineRule="auto"/>
              <w:rPr>
                <w:moveFrom w:id="535" w:author="Puneet Kumar" w:date="2026-09-04T19:35:00Z" w16du:dateUtc="2026-09-04T18:35:00Z"/>
              </w:rPr>
            </w:pPr>
            <w:moveFrom w:id="536" w:author="Puneet Kumar" w:date="2026-09-04T19:35:00Z" w16du:dateUtc="2026-09-04T18:35:00Z">
              <w:r w:rsidDel="00233C72">
                <w:rPr>
                  <w:sz w:val="18"/>
                  <w:szCs w:val="18"/>
                </w:rPr>
                <w:t>Event Hubs</w:t>
              </w:r>
            </w:moveFrom>
          </w:p>
        </w:tc>
        <w:tc>
          <w:tcPr>
            <w:tcW w:w="2300" w:type="dxa"/>
            <w:shd w:val="clear" w:color="auto" w:fill="FFFFFF"/>
            <w:tcMar>
              <w:top w:w="70" w:type="dxa"/>
              <w:left w:w="110" w:type="dxa"/>
              <w:bottom w:w="70" w:type="dxa"/>
              <w:right w:w="110" w:type="dxa"/>
            </w:tcMar>
            <w:vAlign w:val="center"/>
          </w:tcPr>
          <w:p w14:paraId="5884DA65" w14:textId="3FFB5C64" w:rsidR="0095094A" w:rsidDel="00233C72" w:rsidRDefault="007B5EA1">
            <w:pPr>
              <w:spacing w:after="10" w:line="258" w:lineRule="auto"/>
              <w:rPr>
                <w:moveFrom w:id="537" w:author="Puneet Kumar" w:date="2026-09-04T19:35:00Z" w16du:dateUtc="2026-09-04T18:35:00Z"/>
              </w:rPr>
            </w:pPr>
            <w:moveFrom w:id="538" w:author="Puneet Kumar" w:date="2026-09-04T19:35:00Z" w16du:dateUtc="2026-09-04T18:35:00Z">
              <w:r w:rsidDel="00233C72">
                <w:rPr>
                  <w:sz w:val="18"/>
                  <w:szCs w:val="18"/>
                </w:rPr>
                <w:t>High-throughput streaming</w:t>
              </w:r>
            </w:moveFrom>
          </w:p>
        </w:tc>
        <w:tc>
          <w:tcPr>
            <w:tcW w:w="2760" w:type="dxa"/>
            <w:shd w:val="clear" w:color="auto" w:fill="FFFFFF"/>
            <w:tcMar>
              <w:top w:w="70" w:type="dxa"/>
              <w:left w:w="110" w:type="dxa"/>
              <w:bottom w:w="70" w:type="dxa"/>
              <w:right w:w="110" w:type="dxa"/>
            </w:tcMar>
            <w:vAlign w:val="center"/>
          </w:tcPr>
          <w:p w14:paraId="7BBB2C94" w14:textId="06A8FAEA" w:rsidR="0095094A" w:rsidDel="00233C72" w:rsidRDefault="007B5EA1">
            <w:pPr>
              <w:spacing w:after="10" w:line="258" w:lineRule="auto"/>
              <w:rPr>
                <w:moveFrom w:id="539" w:author="Puneet Kumar" w:date="2026-09-04T19:35:00Z" w16du:dateUtc="2026-09-04T18:35:00Z"/>
              </w:rPr>
            </w:pPr>
            <w:moveFrom w:id="540" w:author="Puneet Kumar" w:date="2026-09-04T19:35:00Z" w16du:dateUtc="2026-09-04T18:35:00Z">
              <w:r w:rsidDel="00233C72">
                <w:rPr>
                  <w:sz w:val="18"/>
                  <w:szCs w:val="18"/>
                </w:rPr>
                <w:t>You need to ingest a continuous, high-volume stream for processing or analytics</w:t>
              </w:r>
            </w:moveFrom>
          </w:p>
        </w:tc>
        <w:tc>
          <w:tcPr>
            <w:tcW w:w="2800" w:type="dxa"/>
            <w:shd w:val="clear" w:color="auto" w:fill="FFFFFF"/>
            <w:tcMar>
              <w:top w:w="70" w:type="dxa"/>
              <w:left w:w="110" w:type="dxa"/>
              <w:bottom w:w="70" w:type="dxa"/>
              <w:right w:w="110" w:type="dxa"/>
            </w:tcMar>
            <w:vAlign w:val="center"/>
          </w:tcPr>
          <w:p w14:paraId="56AA2C71" w14:textId="11716002" w:rsidR="0095094A" w:rsidDel="00233C72" w:rsidRDefault="007B5EA1">
            <w:pPr>
              <w:spacing w:after="10" w:line="258" w:lineRule="auto"/>
              <w:rPr>
                <w:moveFrom w:id="541" w:author="Puneet Kumar" w:date="2026-09-04T19:35:00Z" w16du:dateUtc="2026-09-04T18:35:00Z"/>
              </w:rPr>
            </w:pPr>
            <w:moveFrom w:id="542" w:author="Puneet Kumar" w:date="2026-09-04T19:35:00Z" w16du:dateUtc="2026-09-04T18:35:00Z">
              <w:r w:rsidDel="00233C72">
                <w:rPr>
                  <w:sz w:val="18"/>
                  <w:szCs w:val="18"/>
                </w:rPr>
                <w:t>Telemetry or high-frequency pricing and exposure feeds ingested for the data platform</w:t>
              </w:r>
            </w:moveFrom>
          </w:p>
        </w:tc>
      </w:tr>
    </w:tbl>
    <w:p w14:paraId="61873EFC" w14:textId="0FAFA6EC" w:rsidR="0095094A" w:rsidDel="00233C72" w:rsidRDefault="007B5EA1">
      <w:pPr>
        <w:pStyle w:val="Heading3"/>
        <w:rPr>
          <w:moveFrom w:id="543" w:author="Puneet Kumar" w:date="2026-09-04T19:35:00Z" w16du:dateUtc="2026-09-04T18:35:00Z"/>
        </w:rPr>
      </w:pPr>
      <w:moveFrom w:id="544" w:author="Puneet Kumar" w:date="2026-09-04T19:35:00Z" w16du:dateUtc="2026-09-04T18:35:00Z">
        <w:r w:rsidDel="00233C72">
          <w:t>5.5.1 Service Bus</w:t>
        </w:r>
      </w:moveFrom>
    </w:p>
    <w:p w14:paraId="1C882423" w14:textId="75FB929F" w:rsidR="0095094A" w:rsidDel="00233C72" w:rsidRDefault="007B5EA1">
      <w:pPr>
        <w:spacing w:after="120" w:line="278" w:lineRule="auto"/>
        <w:rPr>
          <w:moveFrom w:id="545" w:author="Puneet Kumar" w:date="2026-09-04T19:35:00Z" w16du:dateUtc="2026-09-04T18:35:00Z"/>
        </w:rPr>
      </w:pPr>
      <w:moveFrom w:id="546" w:author="Puneet Kumar" w:date="2026-09-04T19:35:00Z" w16du:dateUtc="2026-09-04T18:35:00Z">
        <w:r w:rsidDel="00233C72">
          <w:t>Service Bus is the default for system-to-system messaging where delivery must be reliable and, where required, ordered. It supports queues for point-to-point work, topics for publish and subscribe, sessions for ordering, and dead-lettering for poison messages.</w:t>
        </w:r>
      </w:moveFrom>
    </w:p>
    <w:p w14:paraId="2DDF1D58" w14:textId="1C1D06FB" w:rsidR="0095094A" w:rsidDel="00233C72" w:rsidRDefault="007B5EA1">
      <w:pPr>
        <w:pStyle w:val="Heading3"/>
        <w:rPr>
          <w:moveFrom w:id="547" w:author="Puneet Kumar" w:date="2026-09-04T19:35:00Z" w16du:dateUtc="2026-09-04T18:35:00Z"/>
        </w:rPr>
      </w:pPr>
      <w:moveFrom w:id="548" w:author="Puneet Kumar" w:date="2026-09-04T19:35:00Z" w16du:dateUtc="2026-09-04T18:35:00Z">
        <w:r w:rsidDel="00233C72">
          <w:t>5.5.2 Event Grid</w:t>
        </w:r>
      </w:moveFrom>
    </w:p>
    <w:p w14:paraId="63758F82" w14:textId="6FEC3AE6" w:rsidR="0095094A" w:rsidDel="00233C72" w:rsidRDefault="007B5EA1">
      <w:pPr>
        <w:spacing w:after="120" w:line="278" w:lineRule="auto"/>
        <w:rPr>
          <w:moveFrom w:id="549" w:author="Puneet Kumar" w:date="2026-09-04T19:35:00Z" w16du:dateUtc="2026-09-04T18:35:00Z"/>
        </w:rPr>
      </w:pPr>
      <w:moveFrom w:id="550" w:author="Puneet Kumar" w:date="2026-09-04T19:35:00Z" w16du:dateUtc="2026-09-04T18:35:00Z">
        <w:r w:rsidDel="00233C72">
          <w:t>Event Grid is used for discrete business or resource events where the publisher does not need to know the consumers. It suits lightweight fan-out and reactive processing rather than reliable command delivery or high-volume streams.</w:t>
        </w:r>
      </w:moveFrom>
    </w:p>
    <w:p w14:paraId="300F6690" w14:textId="25F68050" w:rsidR="0095094A" w:rsidDel="00233C72" w:rsidRDefault="007B5EA1">
      <w:pPr>
        <w:pStyle w:val="Heading3"/>
        <w:rPr>
          <w:moveFrom w:id="551" w:author="Puneet Kumar" w:date="2026-09-04T19:35:00Z" w16du:dateUtc="2026-09-04T18:35:00Z"/>
        </w:rPr>
      </w:pPr>
      <w:moveFrom w:id="552" w:author="Puneet Kumar" w:date="2026-09-04T19:35:00Z" w16du:dateUtc="2026-09-04T18:35:00Z">
        <w:r w:rsidDel="00233C72">
          <w:t>5.5.3 Event Hubs</w:t>
        </w:r>
      </w:moveFrom>
    </w:p>
    <w:p w14:paraId="59DE7136" w14:textId="687D6D37" w:rsidR="0095094A" w:rsidDel="00233C72" w:rsidRDefault="007B5EA1">
      <w:pPr>
        <w:spacing w:after="120" w:line="278" w:lineRule="auto"/>
        <w:rPr>
          <w:moveFrom w:id="553" w:author="Puneet Kumar" w:date="2026-09-04T19:35:00Z" w16du:dateUtc="2026-09-04T18:35:00Z"/>
        </w:rPr>
      </w:pPr>
      <w:moveFrom w:id="554" w:author="Puneet Kumar" w:date="2026-09-04T19:35:00Z" w16du:dateUtc="2026-09-04T18:35:00Z">
        <w:r w:rsidDel="00233C72">
          <w:t>Event Hubs is used for high-throughput streaming and telemetry. It is selected for continuous, high-volume feeds, and is not a general business-messaging channel. An existing Event Hub pattern is also used by Security to stream logs to CrowdStrike, as noted in Section 5.9.</w:t>
        </w:r>
      </w:moveFrom>
    </w:p>
    <w:p w14:paraId="45AA08B9" w14:textId="4FDF0CF3" w:rsidR="0095094A" w:rsidDel="00953E98" w:rsidRDefault="007B5EA1" w:rsidP="00953E98">
      <w:pPr>
        <w:pStyle w:val="Heading2"/>
        <w:rPr>
          <w:del w:id="555" w:author="Puneet Kumar" w:date="2026-09-05T13:31:00Z" w16du:dateUtc="2026-09-05T12:31:00Z"/>
        </w:rPr>
      </w:pPr>
      <w:bookmarkStart w:id="556" w:name="_Toc239521049"/>
      <w:moveFromRangeEnd w:id="506"/>
      <w:r>
        <w:t xml:space="preserve">5.6 </w:t>
      </w:r>
      <w:commentRangeStart w:id="557"/>
      <w:del w:id="558" w:author="Puneet Kumar" w:date="2026-09-05T13:31:00Z" w16du:dateUtc="2026-09-05T12:31:00Z">
        <w:r w:rsidDel="00953E98">
          <w:delText>Connectivity, Identity and Secrets</w:delText>
        </w:r>
        <w:bookmarkEnd w:id="556"/>
        <w:commentRangeEnd w:id="557"/>
        <w:r w:rsidR="00953E98" w:rsidDel="00953E98">
          <w:rPr>
            <w:rStyle w:val="CommentReference"/>
            <w:sz w:val="25"/>
            <w:szCs w:val="25"/>
          </w:rPr>
          <w:commentReference w:id="557"/>
        </w:r>
      </w:del>
    </w:p>
    <w:p w14:paraId="1A7F66E8" w14:textId="1FA7464D" w:rsidR="00167633" w:rsidRPr="00167633" w:rsidDel="00953E98" w:rsidRDefault="00167633">
      <w:pPr>
        <w:pStyle w:val="Heading2"/>
        <w:rPr>
          <w:del w:id="559" w:author="Puneet Kumar" w:date="2026-09-05T13:31:00Z" w16du:dateUtc="2026-09-05T12:31:00Z"/>
        </w:rPr>
        <w:pPrChange w:id="560" w:author="Puneet Kumar" w:date="2026-09-05T13:31:00Z" w16du:dateUtc="2026-09-05T12:31:00Z">
          <w:pPr>
            <w:pStyle w:val="ListParagraph"/>
            <w:numPr>
              <w:numId w:val="10"/>
            </w:numPr>
            <w:ind w:left="720" w:hanging="360"/>
          </w:pPr>
        </w:pPrChange>
      </w:pPr>
      <w:del w:id="561" w:author="Puneet Kumar" w:date="2026-09-05T13:31:00Z" w16du:dateUtc="2026-09-05T12:31:00Z">
        <w:r w:rsidRPr="00167633" w:rsidDel="00953E98">
          <w:delText>Private by default. Components communicate over Private Endpoints on the private network, not the public internet.</w:delText>
        </w:r>
      </w:del>
    </w:p>
    <w:p w14:paraId="249BA06F" w14:textId="7C62AF90" w:rsidR="00167633" w:rsidRPr="00167633" w:rsidDel="00953E98" w:rsidRDefault="00167633">
      <w:pPr>
        <w:pStyle w:val="Heading2"/>
        <w:rPr>
          <w:del w:id="562" w:author="Puneet Kumar" w:date="2026-09-05T13:31:00Z" w16du:dateUtc="2026-09-05T12:31:00Z"/>
        </w:rPr>
        <w:pPrChange w:id="563" w:author="Puneet Kumar" w:date="2026-09-05T13:31:00Z" w16du:dateUtc="2026-09-05T12:31:00Z">
          <w:pPr>
            <w:pStyle w:val="ListParagraph"/>
            <w:numPr>
              <w:numId w:val="10"/>
            </w:numPr>
            <w:ind w:left="720" w:hanging="360"/>
          </w:pPr>
        </w:pPrChange>
      </w:pPr>
      <w:del w:id="564" w:author="Puneet Kumar" w:date="2026-09-05T13:31:00Z" w16du:dateUtc="2026-09-05T12:31:00Z">
        <w:r w:rsidRPr="00167633" w:rsidDel="00953E98">
          <w:delText>Managed identity for service-to-service auth. Where a token is required, OAuth 2.0 client credentials or authorisation code flows are used.</w:delText>
        </w:r>
      </w:del>
    </w:p>
    <w:p w14:paraId="0166871D" w14:textId="224FB132" w:rsidR="00167633" w:rsidRPr="00167633" w:rsidDel="00953E98" w:rsidRDefault="00167633">
      <w:pPr>
        <w:pStyle w:val="Heading2"/>
        <w:rPr>
          <w:del w:id="565" w:author="Puneet Kumar" w:date="2026-09-05T13:31:00Z" w16du:dateUtc="2026-09-05T12:31:00Z"/>
        </w:rPr>
        <w:pPrChange w:id="566" w:author="Puneet Kumar" w:date="2026-09-05T13:31:00Z" w16du:dateUtc="2026-09-05T12:31:00Z">
          <w:pPr>
            <w:pStyle w:val="ListParagraph"/>
            <w:numPr>
              <w:numId w:val="10"/>
            </w:numPr>
            <w:ind w:left="720" w:hanging="360"/>
          </w:pPr>
        </w:pPrChange>
      </w:pPr>
      <w:del w:id="567" w:author="Puneet Kumar" w:date="2026-09-05T13:31:00Z" w16du:dateUtc="2026-09-05T12:31:00Z">
        <w:r w:rsidRPr="00167633" w:rsidDel="00953E98">
          <w:delText>Centralised secrets. Secrets and certificates are held in Key Vault and referenced, never copied into configuration.</w:delText>
        </w:r>
      </w:del>
    </w:p>
    <w:p w14:paraId="557C72A5" w14:textId="60F8D276" w:rsidR="00167633" w:rsidRPr="00167633" w:rsidDel="00953E98" w:rsidRDefault="00167633">
      <w:pPr>
        <w:pStyle w:val="Heading2"/>
        <w:rPr>
          <w:del w:id="568" w:author="Puneet Kumar" w:date="2026-09-05T13:31:00Z" w16du:dateUtc="2026-09-05T12:31:00Z"/>
        </w:rPr>
        <w:pPrChange w:id="569" w:author="Puneet Kumar" w:date="2026-09-05T13:31:00Z" w16du:dateUtc="2026-09-05T12:31:00Z">
          <w:pPr>
            <w:pStyle w:val="ListParagraph"/>
            <w:numPr>
              <w:numId w:val="10"/>
            </w:numPr>
            <w:ind w:left="720" w:hanging="360"/>
          </w:pPr>
        </w:pPrChange>
      </w:pPr>
      <w:del w:id="570" w:author="Puneet Kumar" w:date="2026-09-05T13:31:00Z" w16du:dateUtc="2026-09-05T12:31:00Z">
        <w:r w:rsidRPr="00167633" w:rsidDel="00953E98">
          <w:rPr>
            <w:color w:val="auto"/>
          </w:rPr>
          <w:delText xml:space="preserve">Static secrets and certificates </w:delText>
        </w:r>
        <w:r w:rsidRPr="00167633" w:rsidDel="00953E98">
          <w:delText>(which cannot use managed identity) are managed centrally through a privileged access solution such as CyberArk. As an interim model, CyberArk manages rotation and policy while applications retrieve values through Key Vault, preserving low-latency access.</w:delText>
        </w:r>
      </w:del>
    </w:p>
    <w:p w14:paraId="19DA4182" w14:textId="07C89998" w:rsidR="0095094A" w:rsidDel="00953E98" w:rsidRDefault="007B5EA1" w:rsidP="00953E98">
      <w:pPr>
        <w:pStyle w:val="Heading2"/>
        <w:rPr>
          <w:del w:id="571" w:author="Puneet Kumar" w:date="2026-09-05T13:31:00Z" w16du:dateUtc="2026-09-05T12:31:00Z"/>
        </w:rPr>
      </w:pPr>
      <w:del w:id="572" w:author="Puneet Kumar" w:date="2026-09-05T13:31:00Z" w16du:dateUtc="2026-09-05T12:31:00Z">
        <w:r w:rsidDel="00953E98">
          <w:delText>5.7 Deployment and Resilience</w:delText>
        </w:r>
      </w:del>
    </w:p>
    <w:p w14:paraId="3F7649D8" w14:textId="15826986" w:rsidR="00B0188B" w:rsidDel="00953E98" w:rsidRDefault="00B0188B">
      <w:pPr>
        <w:pStyle w:val="Heading2"/>
        <w:rPr>
          <w:del w:id="573" w:author="Puneet Kumar" w:date="2026-09-05T13:31:00Z" w16du:dateUtc="2026-09-05T12:31:00Z"/>
        </w:rPr>
        <w:pPrChange w:id="574" w:author="Puneet Kumar" w:date="2026-09-05T13:31:00Z" w16du:dateUtc="2026-09-05T12:31:00Z">
          <w:pPr/>
        </w:pPrChange>
      </w:pPr>
      <w:del w:id="575" w:author="Puneet Kumar" w:date="2026-09-05T13:31:00Z" w16du:dateUtc="2026-09-05T12:31:00Z">
        <w:r w:rsidDel="00953E98">
          <w:delText xml:space="preserve">The framework is delivered as one centralised, shared platform rather than as per-project instances. Centralisation is a principle, not a preference hence it is what makes consistent security, shared skills, single-pane operations and genuine reuse possible, and it is the only </w:delText>
        </w:r>
        <w:r w:rsidDel="00953E98">
          <w:lastRenderedPageBreak/>
          <w:delText>way to run integration as the mission-critical service it is. A single platform team owns it, operates it to stringent SLAs, and changes it carefully. Everything is deployed from infrastructure-as-code held in Azure DevSecOps.</w:delText>
        </w:r>
      </w:del>
    </w:p>
    <w:p w14:paraId="37FBC8C6" w14:textId="7B7F5549" w:rsidR="00B0188B" w:rsidDel="00953E98" w:rsidRDefault="00B0188B">
      <w:pPr>
        <w:pStyle w:val="Heading2"/>
        <w:rPr>
          <w:del w:id="576" w:author="Puneet Kumar" w:date="2026-09-05T13:31:00Z" w16du:dateUtc="2026-09-05T12:31:00Z"/>
        </w:rPr>
        <w:pPrChange w:id="577" w:author="Puneet Kumar" w:date="2026-09-05T13:31:00Z" w16du:dateUtc="2026-09-05T12:31:00Z">
          <w:pPr/>
        </w:pPrChange>
      </w:pPr>
      <w:del w:id="578" w:author="Puneet Kumar" w:date="2026-09-05T13:31:00Z" w16du:dateUtc="2026-09-05T12:31:00Z">
        <w:r w:rsidDel="00953E98">
          <w:delText xml:space="preserve">Resilience is tiered by business criticality rather than applied as a single blanket, because reliability has a cost and not every integration </w:delText>
        </w:r>
        <w:r w:rsidR="00D4666D" w:rsidDel="00953E98">
          <w:delText>warrant</w:delText>
        </w:r>
        <w:r w:rsidDel="00953E98">
          <w:delText xml:space="preserve"> Tier 0 spend. Zone-redundancy within a region is the baseline everywhere; the cross-region posture is chosen per tier.</w:delText>
        </w:r>
      </w:del>
    </w:p>
    <w:tbl>
      <w:tblPr>
        <w:tblStyle w:val="TableGrid"/>
        <w:tblW w:w="0" w:type="auto"/>
        <w:jc w:val="center"/>
        <w:tblLook w:val="04A0" w:firstRow="1" w:lastRow="0" w:firstColumn="1" w:lastColumn="0" w:noHBand="0" w:noVBand="1"/>
      </w:tblPr>
      <w:tblGrid>
        <w:gridCol w:w="3297"/>
        <w:gridCol w:w="3283"/>
        <w:gridCol w:w="3290"/>
      </w:tblGrid>
      <w:tr w:rsidR="00B0188B" w:rsidDel="00953E98" w14:paraId="4D855CA6" w14:textId="39869D4C">
        <w:trPr>
          <w:jc w:val="center"/>
          <w:del w:id="579" w:author="Puneet Kumar" w:date="2026-09-05T13:31:00Z"/>
        </w:trPr>
        <w:tc>
          <w:tcPr>
            <w:tcW w:w="3360" w:type="dxa"/>
            <w:shd w:val="clear" w:color="auto" w:fill="1A2B56"/>
            <w:vAlign w:val="center"/>
          </w:tcPr>
          <w:p w14:paraId="51521D95" w14:textId="64831489" w:rsidR="00B0188B" w:rsidDel="00953E98" w:rsidRDefault="00B0188B">
            <w:pPr>
              <w:pStyle w:val="Heading2"/>
              <w:rPr>
                <w:del w:id="580" w:author="Puneet Kumar" w:date="2026-09-05T13:31:00Z" w16du:dateUtc="2026-09-05T12:31:00Z"/>
              </w:rPr>
              <w:pPrChange w:id="581" w:author="Puneet Kumar" w:date="2026-09-05T13:31:00Z" w16du:dateUtc="2026-09-05T12:31:00Z">
                <w:pPr>
                  <w:spacing w:before="40" w:after="40"/>
                </w:pPr>
              </w:pPrChange>
            </w:pPr>
            <w:commentRangeStart w:id="582"/>
            <w:del w:id="583" w:author="Puneet Kumar" w:date="2026-09-05T13:31:00Z" w16du:dateUtc="2026-09-05T12:31:00Z">
              <w:r w:rsidDel="00953E98">
                <w:rPr>
                  <w:color w:val="FFFFFF"/>
                  <w:sz w:val="16"/>
                </w:rPr>
                <w:delText>Tier</w:delText>
              </w:r>
              <w:commentRangeEnd w:id="582"/>
              <w:r w:rsidR="00953E98" w:rsidDel="00953E98">
                <w:rPr>
                  <w:rStyle w:val="CommentReference"/>
                  <w:sz w:val="25"/>
                  <w:szCs w:val="25"/>
                </w:rPr>
                <w:commentReference w:id="582"/>
              </w:r>
            </w:del>
          </w:p>
        </w:tc>
        <w:tc>
          <w:tcPr>
            <w:tcW w:w="3360" w:type="dxa"/>
            <w:shd w:val="clear" w:color="auto" w:fill="1A2B56"/>
            <w:vAlign w:val="center"/>
          </w:tcPr>
          <w:p w14:paraId="5645CC2C" w14:textId="09F12579" w:rsidR="00B0188B" w:rsidDel="00953E98" w:rsidRDefault="00B0188B">
            <w:pPr>
              <w:pStyle w:val="Heading2"/>
              <w:rPr>
                <w:del w:id="584" w:author="Puneet Kumar" w:date="2026-09-05T13:31:00Z" w16du:dateUtc="2026-09-05T12:31:00Z"/>
              </w:rPr>
              <w:pPrChange w:id="585" w:author="Puneet Kumar" w:date="2026-09-05T13:31:00Z" w16du:dateUtc="2026-09-05T12:31:00Z">
                <w:pPr>
                  <w:spacing w:before="40" w:after="40"/>
                </w:pPr>
              </w:pPrChange>
            </w:pPr>
            <w:del w:id="586" w:author="Puneet Kumar" w:date="2026-09-05T13:31:00Z" w16du:dateUtc="2026-09-05T12:31:00Z">
              <w:r w:rsidDel="00953E98">
                <w:rPr>
                  <w:color w:val="FFFFFF"/>
                  <w:sz w:val="16"/>
                </w:rPr>
                <w:delText>Posture</w:delText>
              </w:r>
            </w:del>
          </w:p>
        </w:tc>
        <w:tc>
          <w:tcPr>
            <w:tcW w:w="3360" w:type="dxa"/>
            <w:shd w:val="clear" w:color="auto" w:fill="1A2B56"/>
            <w:vAlign w:val="center"/>
          </w:tcPr>
          <w:p w14:paraId="4EB6952A" w14:textId="7B95B67C" w:rsidR="00B0188B" w:rsidDel="00953E98" w:rsidRDefault="00B0188B">
            <w:pPr>
              <w:pStyle w:val="Heading2"/>
              <w:rPr>
                <w:del w:id="587" w:author="Puneet Kumar" w:date="2026-09-05T13:31:00Z" w16du:dateUtc="2026-09-05T12:31:00Z"/>
              </w:rPr>
              <w:pPrChange w:id="588" w:author="Puneet Kumar" w:date="2026-09-05T13:31:00Z" w16du:dateUtc="2026-09-05T12:31:00Z">
                <w:pPr>
                  <w:spacing w:before="40" w:after="40"/>
                </w:pPr>
              </w:pPrChange>
            </w:pPr>
            <w:del w:id="589" w:author="Puneet Kumar" w:date="2026-09-05T13:31:00Z" w16du:dateUtc="2026-09-05T12:31:00Z">
              <w:r w:rsidDel="00953E98">
                <w:rPr>
                  <w:color w:val="FFFFFF"/>
                  <w:sz w:val="16"/>
                </w:rPr>
                <w:delText>Approach</w:delText>
              </w:r>
            </w:del>
          </w:p>
        </w:tc>
      </w:tr>
      <w:tr w:rsidR="00B0188B" w:rsidDel="00953E98" w14:paraId="7C13D22C" w14:textId="2F53E6C3">
        <w:trPr>
          <w:jc w:val="center"/>
          <w:del w:id="590" w:author="Puneet Kumar" w:date="2026-09-05T13:31:00Z"/>
        </w:trPr>
        <w:tc>
          <w:tcPr>
            <w:tcW w:w="3360" w:type="dxa"/>
            <w:vAlign w:val="center"/>
          </w:tcPr>
          <w:p w14:paraId="104037D4" w14:textId="3C8BB054" w:rsidR="00B0188B" w:rsidDel="00953E98" w:rsidRDefault="00B0188B">
            <w:pPr>
              <w:pStyle w:val="Heading2"/>
              <w:rPr>
                <w:del w:id="591" w:author="Puneet Kumar" w:date="2026-09-05T13:31:00Z" w16du:dateUtc="2026-09-05T12:31:00Z"/>
              </w:rPr>
              <w:pPrChange w:id="592" w:author="Puneet Kumar" w:date="2026-09-05T13:31:00Z" w16du:dateUtc="2026-09-05T12:31:00Z">
                <w:pPr>
                  <w:spacing w:before="40" w:after="40"/>
                </w:pPr>
              </w:pPrChange>
            </w:pPr>
            <w:del w:id="593" w:author="Puneet Kumar" w:date="2026-09-05T13:31:00Z" w16du:dateUtc="2026-09-05T12:31:00Z">
              <w:r w:rsidDel="00953E98">
                <w:rPr>
                  <w:sz w:val="16"/>
                </w:rPr>
                <w:delText>Tier 0, mission-critical</w:delText>
              </w:r>
            </w:del>
          </w:p>
        </w:tc>
        <w:tc>
          <w:tcPr>
            <w:tcW w:w="3360" w:type="dxa"/>
            <w:vAlign w:val="center"/>
          </w:tcPr>
          <w:p w14:paraId="0AAA8C99" w14:textId="33256549" w:rsidR="00B0188B" w:rsidDel="00953E98" w:rsidRDefault="00B0188B">
            <w:pPr>
              <w:pStyle w:val="Heading2"/>
              <w:rPr>
                <w:del w:id="594" w:author="Puneet Kumar" w:date="2026-09-05T13:31:00Z" w16du:dateUtc="2026-09-05T12:31:00Z"/>
              </w:rPr>
              <w:pPrChange w:id="595" w:author="Puneet Kumar" w:date="2026-09-05T13:31:00Z" w16du:dateUtc="2026-09-05T12:31:00Z">
                <w:pPr>
                  <w:spacing w:before="40" w:after="40"/>
                </w:pPr>
              </w:pPrChange>
            </w:pPr>
            <w:del w:id="596" w:author="Puneet Kumar" w:date="2026-09-05T13:31:00Z" w16du:dateUtc="2026-09-05T12:31:00Z">
              <w:r w:rsidDel="00953E98">
                <w:rPr>
                  <w:sz w:val="16"/>
                </w:rPr>
                <w:delText>Active-active / hot standby</w:delText>
              </w:r>
            </w:del>
          </w:p>
        </w:tc>
        <w:tc>
          <w:tcPr>
            <w:tcW w:w="3360" w:type="dxa"/>
            <w:vAlign w:val="center"/>
          </w:tcPr>
          <w:p w14:paraId="4BE06F1F" w14:textId="18271B6D" w:rsidR="00B0188B" w:rsidDel="00953E98" w:rsidRDefault="00B0188B">
            <w:pPr>
              <w:pStyle w:val="Heading2"/>
              <w:rPr>
                <w:del w:id="597" w:author="Puneet Kumar" w:date="2026-09-05T13:31:00Z" w16du:dateUtc="2026-09-05T12:31:00Z"/>
              </w:rPr>
              <w:pPrChange w:id="598" w:author="Puneet Kumar" w:date="2026-09-05T13:31:00Z" w16du:dateUtc="2026-09-05T12:31:00Z">
                <w:pPr>
                  <w:spacing w:before="40" w:after="40"/>
                </w:pPr>
              </w:pPrChange>
            </w:pPr>
            <w:del w:id="599" w:author="Puneet Kumar" w:date="2026-09-05T13:31:00Z" w16du:dateUtc="2026-09-05T12:31:00Z">
              <w:r w:rsidDel="00953E98">
                <w:rPr>
                  <w:sz w:val="16"/>
                </w:rPr>
                <w:delText>Multi-region, fronted by Front Door / global load balancing; near-zero RTO/RPO where the service supports it.</w:delText>
              </w:r>
            </w:del>
          </w:p>
        </w:tc>
      </w:tr>
      <w:tr w:rsidR="00B0188B" w:rsidDel="00953E98" w14:paraId="1B328D30" w14:textId="27FF28E5">
        <w:trPr>
          <w:jc w:val="center"/>
          <w:del w:id="600" w:author="Puneet Kumar" w:date="2026-09-05T13:31:00Z"/>
        </w:trPr>
        <w:tc>
          <w:tcPr>
            <w:tcW w:w="3360" w:type="dxa"/>
            <w:vAlign w:val="center"/>
          </w:tcPr>
          <w:p w14:paraId="1F72E0FD" w14:textId="68454D5C" w:rsidR="00B0188B" w:rsidDel="00953E98" w:rsidRDefault="00B0188B">
            <w:pPr>
              <w:pStyle w:val="Heading2"/>
              <w:rPr>
                <w:del w:id="601" w:author="Puneet Kumar" w:date="2026-09-05T13:31:00Z" w16du:dateUtc="2026-09-05T12:31:00Z"/>
              </w:rPr>
              <w:pPrChange w:id="602" w:author="Puneet Kumar" w:date="2026-09-05T13:31:00Z" w16du:dateUtc="2026-09-05T12:31:00Z">
                <w:pPr>
                  <w:spacing w:before="40" w:after="40"/>
                </w:pPr>
              </w:pPrChange>
            </w:pPr>
            <w:del w:id="603" w:author="Puneet Kumar" w:date="2026-09-05T13:31:00Z" w16du:dateUtc="2026-09-05T12:31:00Z">
              <w:r w:rsidDel="00953E98">
                <w:rPr>
                  <w:sz w:val="16"/>
                </w:rPr>
                <w:delText>Tier 1, business-important</w:delText>
              </w:r>
            </w:del>
          </w:p>
        </w:tc>
        <w:tc>
          <w:tcPr>
            <w:tcW w:w="3360" w:type="dxa"/>
            <w:vAlign w:val="center"/>
          </w:tcPr>
          <w:p w14:paraId="152E1F42" w14:textId="66BC3F88" w:rsidR="00B0188B" w:rsidDel="00953E98" w:rsidRDefault="00B0188B">
            <w:pPr>
              <w:pStyle w:val="Heading2"/>
              <w:rPr>
                <w:del w:id="604" w:author="Puneet Kumar" w:date="2026-09-05T13:31:00Z" w16du:dateUtc="2026-09-05T12:31:00Z"/>
              </w:rPr>
              <w:pPrChange w:id="605" w:author="Puneet Kumar" w:date="2026-09-05T13:31:00Z" w16du:dateUtc="2026-09-05T12:31:00Z">
                <w:pPr>
                  <w:spacing w:before="40" w:after="40"/>
                </w:pPr>
              </w:pPrChange>
            </w:pPr>
            <w:del w:id="606" w:author="Puneet Kumar" w:date="2026-09-05T13:31:00Z" w16du:dateUtc="2026-09-05T12:31:00Z">
              <w:r w:rsidDel="00953E98">
                <w:rPr>
                  <w:sz w:val="16"/>
                </w:rPr>
                <w:delText>Warm active-passive</w:delText>
              </w:r>
            </w:del>
          </w:p>
        </w:tc>
        <w:tc>
          <w:tcPr>
            <w:tcW w:w="3360" w:type="dxa"/>
            <w:vAlign w:val="center"/>
          </w:tcPr>
          <w:p w14:paraId="2571D62F" w14:textId="0C54B061" w:rsidR="00B0188B" w:rsidDel="00953E98" w:rsidRDefault="00B0188B">
            <w:pPr>
              <w:pStyle w:val="Heading2"/>
              <w:rPr>
                <w:del w:id="607" w:author="Puneet Kumar" w:date="2026-09-05T13:31:00Z" w16du:dateUtc="2026-09-05T12:31:00Z"/>
              </w:rPr>
              <w:pPrChange w:id="608" w:author="Puneet Kumar" w:date="2026-09-05T13:31:00Z" w16du:dateUtc="2026-09-05T12:31:00Z">
                <w:pPr>
                  <w:spacing w:before="40" w:after="40"/>
                </w:pPr>
              </w:pPrChange>
            </w:pPr>
            <w:del w:id="609" w:author="Puneet Kumar" w:date="2026-09-05T13:31:00Z" w16du:dateUtc="2026-09-05T12:31:00Z">
              <w:r w:rsidDel="00953E98">
                <w:rPr>
                  <w:sz w:val="16"/>
                </w:rPr>
                <w:delText>Secondary paired region kept warm; controlled failover; ASR where a service lacks native HA.</w:delText>
              </w:r>
            </w:del>
          </w:p>
        </w:tc>
      </w:tr>
      <w:tr w:rsidR="00B0188B" w:rsidDel="00953E98" w14:paraId="74465C99" w14:textId="240E0B01">
        <w:trPr>
          <w:jc w:val="center"/>
          <w:del w:id="610" w:author="Puneet Kumar" w:date="2026-09-05T13:31:00Z"/>
        </w:trPr>
        <w:tc>
          <w:tcPr>
            <w:tcW w:w="3360" w:type="dxa"/>
            <w:vAlign w:val="center"/>
          </w:tcPr>
          <w:p w14:paraId="7D5F222E" w14:textId="18B3AB23" w:rsidR="00B0188B" w:rsidDel="00953E98" w:rsidRDefault="00B0188B">
            <w:pPr>
              <w:pStyle w:val="Heading2"/>
              <w:rPr>
                <w:del w:id="611" w:author="Puneet Kumar" w:date="2026-09-05T13:31:00Z" w16du:dateUtc="2026-09-05T12:31:00Z"/>
              </w:rPr>
              <w:pPrChange w:id="612" w:author="Puneet Kumar" w:date="2026-09-05T13:31:00Z" w16du:dateUtc="2026-09-05T12:31:00Z">
                <w:pPr>
                  <w:spacing w:before="40" w:after="40"/>
                </w:pPr>
              </w:pPrChange>
            </w:pPr>
            <w:del w:id="613" w:author="Puneet Kumar" w:date="2026-09-05T13:31:00Z" w16du:dateUtc="2026-09-05T12:31:00Z">
              <w:r w:rsidDel="00953E98">
                <w:rPr>
                  <w:sz w:val="16"/>
                </w:rPr>
                <w:delText>Tier 2, standard</w:delText>
              </w:r>
            </w:del>
          </w:p>
        </w:tc>
        <w:tc>
          <w:tcPr>
            <w:tcW w:w="3360" w:type="dxa"/>
            <w:vAlign w:val="center"/>
          </w:tcPr>
          <w:p w14:paraId="45AF444F" w14:textId="3AFAA049" w:rsidR="00B0188B" w:rsidDel="00953E98" w:rsidRDefault="00B0188B">
            <w:pPr>
              <w:pStyle w:val="Heading2"/>
              <w:rPr>
                <w:del w:id="614" w:author="Puneet Kumar" w:date="2026-09-05T13:31:00Z" w16du:dateUtc="2026-09-05T12:31:00Z"/>
              </w:rPr>
              <w:pPrChange w:id="615" w:author="Puneet Kumar" w:date="2026-09-05T13:31:00Z" w16du:dateUtc="2026-09-05T12:31:00Z">
                <w:pPr>
                  <w:spacing w:before="40" w:after="40"/>
                </w:pPr>
              </w:pPrChange>
            </w:pPr>
            <w:del w:id="616" w:author="Puneet Kumar" w:date="2026-09-05T13:31:00Z" w16du:dateUtc="2026-09-05T12:31:00Z">
              <w:r w:rsidDel="00953E98">
                <w:rPr>
                  <w:sz w:val="16"/>
                </w:rPr>
                <w:delText>Backup / restore</w:delText>
              </w:r>
            </w:del>
          </w:p>
        </w:tc>
        <w:tc>
          <w:tcPr>
            <w:tcW w:w="3360" w:type="dxa"/>
            <w:vAlign w:val="center"/>
          </w:tcPr>
          <w:p w14:paraId="6FDC5F71" w14:textId="1A395211" w:rsidR="00B0188B" w:rsidDel="00953E98" w:rsidRDefault="00B0188B">
            <w:pPr>
              <w:pStyle w:val="Heading2"/>
              <w:rPr>
                <w:del w:id="617" w:author="Puneet Kumar" w:date="2026-09-05T13:31:00Z" w16du:dateUtc="2026-09-05T12:31:00Z"/>
              </w:rPr>
              <w:pPrChange w:id="618" w:author="Puneet Kumar" w:date="2026-09-05T13:31:00Z" w16du:dateUtc="2026-09-05T12:31:00Z">
                <w:pPr>
                  <w:spacing w:before="40" w:after="40"/>
                </w:pPr>
              </w:pPrChange>
            </w:pPr>
            <w:del w:id="619" w:author="Puneet Kumar" w:date="2026-09-05T13:31:00Z" w16du:dateUtc="2026-09-05T12:31:00Z">
              <w:r w:rsidDel="00953E98">
                <w:rPr>
                  <w:sz w:val="16"/>
                </w:rPr>
                <w:delText>Redundant storage (ZRS/GRS) and re-provision from IaC</w:delText>
              </w:r>
              <w:r w:rsidR="005F51CD" w:rsidDel="00953E98">
                <w:rPr>
                  <w:sz w:val="16"/>
                </w:rPr>
                <w:delText xml:space="preserve"> </w:delText>
              </w:r>
              <w:r w:rsidR="00D60D18" w:rsidDel="00953E98">
                <w:rPr>
                  <w:sz w:val="16"/>
                </w:rPr>
                <w:delText xml:space="preserve">to achieve </w:delText>
              </w:r>
              <w:r w:rsidDel="00953E98">
                <w:rPr>
                  <w:sz w:val="16"/>
                </w:rPr>
                <w:delText>a higher RTO is acceptable.</w:delText>
              </w:r>
            </w:del>
          </w:p>
        </w:tc>
      </w:tr>
    </w:tbl>
    <w:p w14:paraId="4A5B3ECF" w14:textId="49C8DB03" w:rsidR="00B0188B" w:rsidDel="00953E98" w:rsidRDefault="00B0188B">
      <w:pPr>
        <w:pStyle w:val="Heading2"/>
        <w:rPr>
          <w:del w:id="620" w:author="Puneet Kumar" w:date="2026-09-05T13:31:00Z" w16du:dateUtc="2026-09-05T12:31:00Z"/>
        </w:rPr>
        <w:pPrChange w:id="621" w:author="Puneet Kumar" w:date="2026-09-05T13:31:00Z" w16du:dateUtc="2026-09-05T12:31:00Z">
          <w:pPr/>
        </w:pPrChange>
      </w:pPr>
    </w:p>
    <w:p w14:paraId="29857453" w14:textId="06008784" w:rsidR="00B0188B" w:rsidDel="00953E98" w:rsidRDefault="00B0188B">
      <w:pPr>
        <w:pStyle w:val="Heading2"/>
        <w:rPr>
          <w:del w:id="622" w:author="Puneet Kumar" w:date="2026-09-05T13:31:00Z" w16du:dateUtc="2026-09-05T12:31:00Z"/>
        </w:rPr>
        <w:pPrChange w:id="623" w:author="Puneet Kumar" w:date="2026-09-05T13:31:00Z" w16du:dateUtc="2026-09-05T12:31:00Z">
          <w:pPr/>
        </w:pPrChange>
      </w:pPr>
      <w:del w:id="624" w:author="Puneet Kumar" w:date="2026-09-05T13:31:00Z" w16du:dateUtc="2026-09-05T12:31:00Z">
        <w:r w:rsidDel="00953E98">
          <w:delText>A note that is easy to miss: Logic Apps (Standard) run history is region-bound, so orchestration DR is active-passive and in-flight runs do not migrate automatically, orchestration steps must be idempotent and restartable. Service Bus and Event Hubs use their Premium geo-DR/geo-replication with alias failover. API Management Premium runs multi-region gateways, Key Vault replicates to its paired region automatically. Security posture is identical in DR, a failover is not a drop in control.</w:delText>
        </w:r>
      </w:del>
    </w:p>
    <w:p w14:paraId="6E2D3417" w14:textId="1B243CEE" w:rsidR="0095094A" w:rsidDel="00953E98" w:rsidRDefault="007B5EA1">
      <w:pPr>
        <w:pStyle w:val="Heading2"/>
        <w:rPr>
          <w:del w:id="625" w:author="Puneet Kumar" w:date="2026-09-05T13:31:00Z" w16du:dateUtc="2026-09-05T12:31:00Z"/>
        </w:rPr>
        <w:pPrChange w:id="626" w:author="Puneet Kumar" w:date="2026-09-05T13:31:00Z" w16du:dateUtc="2026-09-05T12:31:00Z">
          <w:pPr>
            <w:spacing w:after="120" w:line="278" w:lineRule="auto"/>
          </w:pPr>
        </w:pPrChange>
      </w:pPr>
      <w:del w:id="627" w:author="Puneet Kumar" w:date="2026-09-05T13:31:00Z" w16du:dateUtc="2026-09-05T12:31:00Z">
        <w:r w:rsidDel="00953E98">
          <w:delText>.</w:delText>
        </w:r>
      </w:del>
    </w:p>
    <w:p w14:paraId="57344D91" w14:textId="07C41332" w:rsidR="0095094A" w:rsidDel="00953E98" w:rsidRDefault="007B5EA1" w:rsidP="00953E98">
      <w:pPr>
        <w:pStyle w:val="Heading2"/>
        <w:rPr>
          <w:del w:id="628" w:author="Puneet Kumar" w:date="2026-09-05T13:31:00Z" w16du:dateUtc="2026-09-05T12:31:00Z"/>
        </w:rPr>
      </w:pPr>
      <w:commentRangeStart w:id="629"/>
      <w:del w:id="630" w:author="Puneet Kumar" w:date="2026-09-05T13:31:00Z" w16du:dateUtc="2026-09-05T12:31:00Z">
        <w:r w:rsidDel="00953E98">
          <w:delText>5.8 Data Protection and Classification</w:delText>
        </w:r>
        <w:commentRangeEnd w:id="629"/>
        <w:r w:rsidR="00953E98" w:rsidDel="00953E98">
          <w:rPr>
            <w:rStyle w:val="CommentReference"/>
            <w:sz w:val="25"/>
            <w:szCs w:val="25"/>
          </w:rPr>
          <w:commentReference w:id="629"/>
        </w:r>
      </w:del>
    </w:p>
    <w:p w14:paraId="246C1E8D" w14:textId="78AF9DC4" w:rsidR="001E5517" w:rsidDel="00953E98" w:rsidRDefault="001E5517">
      <w:pPr>
        <w:pStyle w:val="Heading2"/>
        <w:rPr>
          <w:del w:id="631" w:author="Puneet Kumar" w:date="2026-09-05T13:31:00Z" w16du:dateUtc="2026-09-05T12:31:00Z"/>
        </w:rPr>
        <w:pPrChange w:id="632" w:author="Puneet Kumar" w:date="2026-09-05T13:31:00Z" w16du:dateUtc="2026-09-05T12:31:00Z">
          <w:pPr/>
        </w:pPrChange>
      </w:pPr>
      <w:del w:id="633" w:author="Puneet Kumar" w:date="2026-09-05T13:31:00Z" w16du:dateUtc="2026-09-05T12:31:00Z">
        <w:r w:rsidDel="00953E98">
          <w:delText>Zone controls protect the paths, this section protects the data itself, which the asset-protection and Zero Trust principles treat as valuable independent of where it sits. It matters more than usual here because specialty insurance handles a great deal of personal data, some of it special-category, health and medical data in personal-accident and life lines, and criminal-conviction data in parts of liability, which attracts the strictest handling under UK GDPR.</w:delText>
        </w:r>
      </w:del>
    </w:p>
    <w:p w14:paraId="0137353F" w14:textId="04445215" w:rsidR="00D4666D" w:rsidDel="00953E98" w:rsidRDefault="00D4666D">
      <w:pPr>
        <w:pStyle w:val="Heading2"/>
        <w:rPr>
          <w:del w:id="634" w:author="Puneet Kumar" w:date="2026-09-05T13:31:00Z" w16du:dateUtc="2026-09-05T12:31:00Z"/>
        </w:rPr>
        <w:pPrChange w:id="635" w:author="Puneet Kumar" w:date="2026-09-05T13:31:00Z" w16du:dateUtc="2026-09-05T12:31:00Z">
          <w:pPr/>
        </w:pPrChange>
      </w:pPr>
    </w:p>
    <w:p w14:paraId="62DCBDB2" w14:textId="623D9319" w:rsidR="001E5517" w:rsidDel="00953E98" w:rsidRDefault="001E5517">
      <w:pPr>
        <w:pStyle w:val="Heading2"/>
        <w:rPr>
          <w:del w:id="636" w:author="Puneet Kumar" w:date="2026-09-05T13:31:00Z" w16du:dateUtc="2026-09-05T12:31:00Z"/>
        </w:rPr>
        <w:pPrChange w:id="637" w:author="Puneet Kumar" w:date="2026-09-05T13:31:00Z" w16du:dateUtc="2026-09-05T12:31:00Z">
          <w:pPr/>
        </w:pPrChange>
      </w:pPr>
      <w:del w:id="638" w:author="Puneet Kumar" w:date="2026-09-05T13:31:00Z" w16du:dateUtc="2026-09-05T12:31:00Z">
        <w:r w:rsidDel="00953E98">
          <w:delText xml:space="preserve">In transit, TLS 1.2 or higher is applied on every hop, private path or not, because Zero Trust does not assume the network; there are no plaintext protocols anywhere in the platform. External partners are authenticated with mutual TLS or OAuth at the edge, file transfer is SFTP-over-SSH with key or certificate authentication, and sensitive files are additionally signed or encrypted at the payload level (for example PGP) so their protection outlives the transport. </w:delText>
        </w:r>
        <w:r w:rsidDel="00953E98">
          <w:lastRenderedPageBreak/>
          <w:delText>Certificates and keys are managed in Key Vault in the Cyber subscription, rotated, revocable, never carried in configuration.</w:delText>
        </w:r>
      </w:del>
    </w:p>
    <w:p w14:paraId="7A794F2A" w14:textId="6F40FFD8" w:rsidR="00D4666D" w:rsidDel="00953E98" w:rsidRDefault="00D4666D">
      <w:pPr>
        <w:pStyle w:val="Heading2"/>
        <w:rPr>
          <w:del w:id="639" w:author="Puneet Kumar" w:date="2026-09-05T13:31:00Z" w16du:dateUtc="2026-09-05T12:31:00Z"/>
        </w:rPr>
        <w:pPrChange w:id="640" w:author="Puneet Kumar" w:date="2026-09-05T13:31:00Z" w16du:dateUtc="2026-09-05T12:31:00Z">
          <w:pPr/>
        </w:pPrChange>
      </w:pPr>
    </w:p>
    <w:p w14:paraId="49663187" w14:textId="4B9C4F5B" w:rsidR="001E5517" w:rsidDel="00953E98" w:rsidRDefault="001E5517">
      <w:pPr>
        <w:pStyle w:val="Heading2"/>
        <w:rPr>
          <w:del w:id="641" w:author="Puneet Kumar" w:date="2026-09-05T13:31:00Z" w16du:dateUtc="2026-09-05T12:31:00Z"/>
        </w:rPr>
        <w:pPrChange w:id="642" w:author="Puneet Kumar" w:date="2026-09-05T13:31:00Z" w16du:dateUtc="2026-09-05T12:31:00Z">
          <w:pPr/>
        </w:pPrChange>
      </w:pPr>
      <w:del w:id="643" w:author="Puneet Kumar" w:date="2026-09-05T13:31:00Z" w16du:dateUtc="2026-09-05T12:31:00Z">
        <w:r w:rsidDel="00953E98">
          <w:delText>At rest, every store is encrypted, Blob, Service Bus, Event Hubs, Snowflake and any database, with platform-managed keys by default and customer-managed keys through Key Vault where a data classification or a regulatory requirement calls for key control. Storage accounts and databases are firewalled with public access disabled and reached over Private Endpoints, and transient stores such as claim-check blobs and stream capture carry lifecycle policies so sensitive data does not linger beyond its purpose.</w:delText>
        </w:r>
      </w:del>
    </w:p>
    <w:p w14:paraId="789B1D9D" w14:textId="469D2AE1" w:rsidR="00D4666D" w:rsidDel="00953E98" w:rsidRDefault="00D4666D">
      <w:pPr>
        <w:pStyle w:val="Heading2"/>
        <w:rPr>
          <w:del w:id="644" w:author="Puneet Kumar" w:date="2026-09-05T13:31:00Z" w16du:dateUtc="2026-09-05T12:31:00Z"/>
        </w:rPr>
        <w:pPrChange w:id="645" w:author="Puneet Kumar" w:date="2026-09-05T13:31:00Z" w16du:dateUtc="2026-09-05T12:31:00Z">
          <w:pPr/>
        </w:pPrChange>
      </w:pPr>
    </w:p>
    <w:p w14:paraId="7086D60A" w14:textId="489595C0" w:rsidR="001E5517" w:rsidDel="00953E98" w:rsidRDefault="001E5517">
      <w:pPr>
        <w:pStyle w:val="Heading2"/>
        <w:rPr>
          <w:del w:id="646" w:author="Puneet Kumar" w:date="2026-09-05T13:31:00Z" w16du:dateUtc="2026-09-05T12:31:00Z"/>
        </w:rPr>
        <w:pPrChange w:id="647" w:author="Puneet Kumar" w:date="2026-09-05T13:31:00Z" w16du:dateUtc="2026-09-05T12:31:00Z">
          <w:pPr/>
        </w:pPrChange>
      </w:pPr>
      <w:del w:id="648" w:author="Puneet Kumar" w:date="2026-09-05T13:31:00Z" w16du:dateUtc="2026-09-05T12:31:00Z">
        <w:r w:rsidDel="00953E98">
          <w:delText>Data is classified and handled to its tier, and the framework carries only the minimum it needs, it never moves or exposes internal data models wholesale. PII is minimised, and pseudonymised or tokenised before it crosses into analytics or leaves the operational boundar</w:delText>
        </w:r>
        <w:r w:rsidR="001D0A78" w:rsidDel="00953E98">
          <w:delText>ies. S</w:delText>
        </w:r>
        <w:r w:rsidDel="00953E98">
          <w:delText>pecial-category data attracts additional access restriction and, where required, customer-managed keys and field-level protection. Retention and erasure are owned per flow by the named owner of each result store, balancing regulatory retention (claims records are often long-lived) against data-subject erasure rights, and data residency is considered wherever partners or the market operate across jurisdictions.</w:delText>
        </w:r>
      </w:del>
    </w:p>
    <w:tbl>
      <w:tblPr>
        <w:tblStyle w:val="TableGrid"/>
        <w:tblW w:w="0" w:type="auto"/>
        <w:jc w:val="center"/>
        <w:tblLook w:val="04A0" w:firstRow="1" w:lastRow="0" w:firstColumn="1" w:lastColumn="0" w:noHBand="0" w:noVBand="1"/>
      </w:tblPr>
      <w:tblGrid>
        <w:gridCol w:w="3288"/>
        <w:gridCol w:w="3292"/>
        <w:gridCol w:w="3290"/>
      </w:tblGrid>
      <w:tr w:rsidR="001E5517" w:rsidDel="00953E98" w14:paraId="095299C7" w14:textId="2FB16956">
        <w:trPr>
          <w:jc w:val="center"/>
          <w:del w:id="649" w:author="Puneet Kumar" w:date="2026-09-05T13:31:00Z"/>
        </w:trPr>
        <w:tc>
          <w:tcPr>
            <w:tcW w:w="3360" w:type="dxa"/>
            <w:shd w:val="clear" w:color="auto" w:fill="1A2B56"/>
            <w:vAlign w:val="center"/>
          </w:tcPr>
          <w:p w14:paraId="7FCE4134" w14:textId="3C274B5C" w:rsidR="001E5517" w:rsidDel="00953E98" w:rsidRDefault="001E5517">
            <w:pPr>
              <w:pStyle w:val="Heading2"/>
              <w:rPr>
                <w:del w:id="650" w:author="Puneet Kumar" w:date="2026-09-05T13:31:00Z" w16du:dateUtc="2026-09-05T12:31:00Z"/>
              </w:rPr>
              <w:pPrChange w:id="651" w:author="Puneet Kumar" w:date="2026-09-05T13:31:00Z" w16du:dateUtc="2026-09-05T12:31:00Z">
                <w:pPr>
                  <w:spacing w:before="40" w:after="40"/>
                </w:pPr>
              </w:pPrChange>
            </w:pPr>
            <w:del w:id="652" w:author="Puneet Kumar" w:date="2026-09-05T13:31:00Z" w16du:dateUtc="2026-09-05T12:31:00Z">
              <w:r w:rsidDel="00953E98">
                <w:rPr>
                  <w:color w:val="FFFFFF"/>
                  <w:sz w:val="16"/>
                </w:rPr>
                <w:delText>Classification tier</w:delText>
              </w:r>
            </w:del>
          </w:p>
        </w:tc>
        <w:tc>
          <w:tcPr>
            <w:tcW w:w="3360" w:type="dxa"/>
            <w:shd w:val="clear" w:color="auto" w:fill="1A2B56"/>
            <w:vAlign w:val="center"/>
          </w:tcPr>
          <w:p w14:paraId="26A86699" w14:textId="17F5CF9F" w:rsidR="001E5517" w:rsidDel="00953E98" w:rsidRDefault="001E5517">
            <w:pPr>
              <w:pStyle w:val="Heading2"/>
              <w:rPr>
                <w:del w:id="653" w:author="Puneet Kumar" w:date="2026-09-05T13:31:00Z" w16du:dateUtc="2026-09-05T12:31:00Z"/>
              </w:rPr>
              <w:pPrChange w:id="654" w:author="Puneet Kumar" w:date="2026-09-05T13:31:00Z" w16du:dateUtc="2026-09-05T12:31:00Z">
                <w:pPr>
                  <w:spacing w:before="40" w:after="40"/>
                </w:pPr>
              </w:pPrChange>
            </w:pPr>
            <w:del w:id="655" w:author="Puneet Kumar" w:date="2026-09-05T13:31:00Z" w16du:dateUtc="2026-09-05T12:31:00Z">
              <w:r w:rsidDel="00953E98">
                <w:rPr>
                  <w:color w:val="FFFFFF"/>
                  <w:sz w:val="16"/>
                </w:rPr>
                <w:delText>Examples in this estate</w:delText>
              </w:r>
            </w:del>
          </w:p>
        </w:tc>
        <w:tc>
          <w:tcPr>
            <w:tcW w:w="3360" w:type="dxa"/>
            <w:shd w:val="clear" w:color="auto" w:fill="1A2B56"/>
            <w:vAlign w:val="center"/>
          </w:tcPr>
          <w:p w14:paraId="2574B50E" w14:textId="1FB2F6C3" w:rsidR="001E5517" w:rsidDel="00953E98" w:rsidRDefault="001E5517">
            <w:pPr>
              <w:pStyle w:val="Heading2"/>
              <w:rPr>
                <w:del w:id="656" w:author="Puneet Kumar" w:date="2026-09-05T13:31:00Z" w16du:dateUtc="2026-09-05T12:31:00Z"/>
              </w:rPr>
              <w:pPrChange w:id="657" w:author="Puneet Kumar" w:date="2026-09-05T13:31:00Z" w16du:dateUtc="2026-09-05T12:31:00Z">
                <w:pPr>
                  <w:spacing w:before="40" w:after="40"/>
                </w:pPr>
              </w:pPrChange>
            </w:pPr>
            <w:del w:id="658" w:author="Puneet Kumar" w:date="2026-09-05T13:31:00Z" w16du:dateUtc="2026-09-05T12:31:00Z">
              <w:r w:rsidDel="00953E98">
                <w:rPr>
                  <w:color w:val="FFFFFF"/>
                  <w:sz w:val="16"/>
                </w:rPr>
                <w:delText>Handling</w:delText>
              </w:r>
            </w:del>
          </w:p>
        </w:tc>
      </w:tr>
      <w:tr w:rsidR="001E5517" w:rsidDel="00953E98" w14:paraId="2617F269" w14:textId="7E43EB36">
        <w:trPr>
          <w:jc w:val="center"/>
          <w:del w:id="659" w:author="Puneet Kumar" w:date="2026-09-05T13:31:00Z"/>
        </w:trPr>
        <w:tc>
          <w:tcPr>
            <w:tcW w:w="3360" w:type="dxa"/>
            <w:vAlign w:val="center"/>
          </w:tcPr>
          <w:p w14:paraId="40E229E8" w14:textId="0933F236" w:rsidR="001E5517" w:rsidDel="00953E98" w:rsidRDefault="001E5517">
            <w:pPr>
              <w:pStyle w:val="Heading2"/>
              <w:rPr>
                <w:del w:id="660" w:author="Puneet Kumar" w:date="2026-09-05T13:31:00Z" w16du:dateUtc="2026-09-05T12:31:00Z"/>
              </w:rPr>
              <w:pPrChange w:id="661" w:author="Puneet Kumar" w:date="2026-09-05T13:31:00Z" w16du:dateUtc="2026-09-05T12:31:00Z">
                <w:pPr>
                  <w:spacing w:before="40" w:after="40"/>
                </w:pPr>
              </w:pPrChange>
            </w:pPr>
            <w:del w:id="662" w:author="Puneet Kumar" w:date="2026-09-05T13:31:00Z" w16du:dateUtc="2026-09-05T12:31:00Z">
              <w:r w:rsidDel="00953E98">
                <w:rPr>
                  <w:sz w:val="16"/>
                </w:rPr>
                <w:delText>Public</w:delText>
              </w:r>
            </w:del>
          </w:p>
        </w:tc>
        <w:tc>
          <w:tcPr>
            <w:tcW w:w="3360" w:type="dxa"/>
            <w:vAlign w:val="center"/>
          </w:tcPr>
          <w:p w14:paraId="3F6E6F1D" w14:textId="27B4DC98" w:rsidR="001E5517" w:rsidDel="00953E98" w:rsidRDefault="001E5517">
            <w:pPr>
              <w:pStyle w:val="Heading2"/>
              <w:rPr>
                <w:del w:id="663" w:author="Puneet Kumar" w:date="2026-09-05T13:31:00Z" w16du:dateUtc="2026-09-05T12:31:00Z"/>
              </w:rPr>
              <w:pPrChange w:id="664" w:author="Puneet Kumar" w:date="2026-09-05T13:31:00Z" w16du:dateUtc="2026-09-05T12:31:00Z">
                <w:pPr>
                  <w:spacing w:before="40" w:after="40"/>
                </w:pPr>
              </w:pPrChange>
            </w:pPr>
            <w:del w:id="665" w:author="Puneet Kumar" w:date="2026-09-05T13:31:00Z" w16du:dateUtc="2026-09-05T12:31:00Z">
              <w:r w:rsidDel="00953E98">
                <w:rPr>
                  <w:sz w:val="16"/>
                </w:rPr>
                <w:delText>Published rates, public policy documents.</w:delText>
              </w:r>
            </w:del>
          </w:p>
        </w:tc>
        <w:tc>
          <w:tcPr>
            <w:tcW w:w="3360" w:type="dxa"/>
            <w:vAlign w:val="center"/>
          </w:tcPr>
          <w:p w14:paraId="0AA99078" w14:textId="1428DA1B" w:rsidR="001E5517" w:rsidDel="00953E98" w:rsidRDefault="001E5517">
            <w:pPr>
              <w:pStyle w:val="Heading2"/>
              <w:rPr>
                <w:del w:id="666" w:author="Puneet Kumar" w:date="2026-09-05T13:31:00Z" w16du:dateUtc="2026-09-05T12:31:00Z"/>
              </w:rPr>
              <w:pPrChange w:id="667" w:author="Puneet Kumar" w:date="2026-09-05T13:31:00Z" w16du:dateUtc="2026-09-05T12:31:00Z">
                <w:pPr>
                  <w:spacing w:before="40" w:after="40"/>
                </w:pPr>
              </w:pPrChange>
            </w:pPr>
            <w:del w:id="668" w:author="Puneet Kumar" w:date="2026-09-05T13:31:00Z" w16du:dateUtc="2026-09-05T12:31:00Z">
              <w:r w:rsidDel="00953E98">
                <w:rPr>
                  <w:sz w:val="16"/>
                </w:rPr>
                <w:delText>Standard controls, may be served externally through the edge.</w:delText>
              </w:r>
            </w:del>
          </w:p>
        </w:tc>
      </w:tr>
      <w:tr w:rsidR="001E5517" w:rsidDel="00953E98" w14:paraId="1C9D9D09" w14:textId="0AE90B88">
        <w:trPr>
          <w:jc w:val="center"/>
          <w:del w:id="669" w:author="Puneet Kumar" w:date="2026-09-05T13:31:00Z"/>
        </w:trPr>
        <w:tc>
          <w:tcPr>
            <w:tcW w:w="3360" w:type="dxa"/>
            <w:vAlign w:val="center"/>
          </w:tcPr>
          <w:p w14:paraId="7FBB5D10" w14:textId="307F631F" w:rsidR="001E5517" w:rsidDel="00953E98" w:rsidRDefault="001E5517">
            <w:pPr>
              <w:pStyle w:val="Heading2"/>
              <w:rPr>
                <w:del w:id="670" w:author="Puneet Kumar" w:date="2026-09-05T13:31:00Z" w16du:dateUtc="2026-09-05T12:31:00Z"/>
              </w:rPr>
              <w:pPrChange w:id="671" w:author="Puneet Kumar" w:date="2026-09-05T13:31:00Z" w16du:dateUtc="2026-09-05T12:31:00Z">
                <w:pPr>
                  <w:spacing w:before="40" w:after="40"/>
                </w:pPr>
              </w:pPrChange>
            </w:pPr>
            <w:del w:id="672" w:author="Puneet Kumar" w:date="2026-09-05T13:31:00Z" w16du:dateUtc="2026-09-05T12:31:00Z">
              <w:r w:rsidDel="00953E98">
                <w:rPr>
                  <w:sz w:val="16"/>
                </w:rPr>
                <w:delText>Internal</w:delText>
              </w:r>
            </w:del>
          </w:p>
        </w:tc>
        <w:tc>
          <w:tcPr>
            <w:tcW w:w="3360" w:type="dxa"/>
            <w:vAlign w:val="center"/>
          </w:tcPr>
          <w:p w14:paraId="51EE347C" w14:textId="06E2EF4D" w:rsidR="001E5517" w:rsidDel="00953E98" w:rsidRDefault="001E5517">
            <w:pPr>
              <w:pStyle w:val="Heading2"/>
              <w:rPr>
                <w:del w:id="673" w:author="Puneet Kumar" w:date="2026-09-05T13:31:00Z" w16du:dateUtc="2026-09-05T12:31:00Z"/>
              </w:rPr>
              <w:pPrChange w:id="674" w:author="Puneet Kumar" w:date="2026-09-05T13:31:00Z" w16du:dateUtc="2026-09-05T12:31:00Z">
                <w:pPr>
                  <w:spacing w:before="40" w:after="40"/>
                </w:pPr>
              </w:pPrChange>
            </w:pPr>
            <w:del w:id="675" w:author="Puneet Kumar" w:date="2026-09-05T13:31:00Z" w16du:dateUtc="2026-09-05T12:31:00Z">
              <w:r w:rsidDel="00953E98">
                <w:rPr>
                  <w:sz w:val="16"/>
                </w:rPr>
                <w:delText>Operational metadata, non-personal business data.</w:delText>
              </w:r>
            </w:del>
          </w:p>
        </w:tc>
        <w:tc>
          <w:tcPr>
            <w:tcW w:w="3360" w:type="dxa"/>
            <w:vAlign w:val="center"/>
          </w:tcPr>
          <w:p w14:paraId="3A6054AF" w14:textId="507DF33B" w:rsidR="001E5517" w:rsidDel="00953E98" w:rsidRDefault="001E5517">
            <w:pPr>
              <w:pStyle w:val="Heading2"/>
              <w:rPr>
                <w:del w:id="676" w:author="Puneet Kumar" w:date="2026-09-05T13:31:00Z" w16du:dateUtc="2026-09-05T12:31:00Z"/>
              </w:rPr>
              <w:pPrChange w:id="677" w:author="Puneet Kumar" w:date="2026-09-05T13:31:00Z" w16du:dateUtc="2026-09-05T12:31:00Z">
                <w:pPr>
                  <w:spacing w:before="40" w:after="40"/>
                </w:pPr>
              </w:pPrChange>
            </w:pPr>
            <w:del w:id="678" w:author="Puneet Kumar" w:date="2026-09-05T13:31:00Z" w16du:dateUtc="2026-09-05T12:31:00Z">
              <w:r w:rsidDel="00953E98">
                <w:rPr>
                  <w:sz w:val="16"/>
                </w:rPr>
                <w:delText>Entra + least privilege, not exposed externally; private-only.</w:delText>
              </w:r>
            </w:del>
          </w:p>
        </w:tc>
      </w:tr>
      <w:tr w:rsidR="001E5517" w:rsidDel="00953E98" w14:paraId="6847AAFC" w14:textId="47F7EC20">
        <w:trPr>
          <w:jc w:val="center"/>
          <w:del w:id="679" w:author="Puneet Kumar" w:date="2026-09-05T13:31:00Z"/>
        </w:trPr>
        <w:tc>
          <w:tcPr>
            <w:tcW w:w="3360" w:type="dxa"/>
            <w:vAlign w:val="center"/>
          </w:tcPr>
          <w:p w14:paraId="659E257A" w14:textId="34F577BC" w:rsidR="001E5517" w:rsidDel="00953E98" w:rsidRDefault="001E5517">
            <w:pPr>
              <w:pStyle w:val="Heading2"/>
              <w:rPr>
                <w:del w:id="680" w:author="Puneet Kumar" w:date="2026-09-05T13:31:00Z" w16du:dateUtc="2026-09-05T12:31:00Z"/>
              </w:rPr>
              <w:pPrChange w:id="681" w:author="Puneet Kumar" w:date="2026-09-05T13:31:00Z" w16du:dateUtc="2026-09-05T12:31:00Z">
                <w:pPr>
                  <w:spacing w:before="40" w:after="40"/>
                </w:pPr>
              </w:pPrChange>
            </w:pPr>
            <w:del w:id="682" w:author="Puneet Kumar" w:date="2026-09-05T13:31:00Z" w16du:dateUtc="2026-09-05T12:31:00Z">
              <w:r w:rsidDel="00953E98">
                <w:rPr>
                  <w:sz w:val="16"/>
                </w:rPr>
                <w:delText>Confidential (PII)</w:delText>
              </w:r>
            </w:del>
          </w:p>
        </w:tc>
        <w:tc>
          <w:tcPr>
            <w:tcW w:w="3360" w:type="dxa"/>
            <w:vAlign w:val="center"/>
          </w:tcPr>
          <w:p w14:paraId="7F10B6E6" w14:textId="27A35FAE" w:rsidR="001E5517" w:rsidDel="00953E98" w:rsidRDefault="001E5517">
            <w:pPr>
              <w:pStyle w:val="Heading2"/>
              <w:rPr>
                <w:del w:id="683" w:author="Puneet Kumar" w:date="2026-09-05T13:31:00Z" w16du:dateUtc="2026-09-05T12:31:00Z"/>
              </w:rPr>
              <w:pPrChange w:id="684" w:author="Puneet Kumar" w:date="2026-09-05T13:31:00Z" w16du:dateUtc="2026-09-05T12:31:00Z">
                <w:pPr>
                  <w:spacing w:before="40" w:after="40"/>
                </w:pPr>
              </w:pPrChange>
            </w:pPr>
            <w:del w:id="685" w:author="Puneet Kumar" w:date="2026-09-05T13:31:00Z" w16du:dateUtc="2026-09-05T12:31:00Z">
              <w:r w:rsidDel="00953E98">
                <w:rPr>
                  <w:sz w:val="16"/>
                </w:rPr>
                <w:delText>Claimant and insured personal data, policy and claim details.</w:delText>
              </w:r>
            </w:del>
          </w:p>
        </w:tc>
        <w:tc>
          <w:tcPr>
            <w:tcW w:w="3360" w:type="dxa"/>
            <w:vAlign w:val="center"/>
          </w:tcPr>
          <w:p w14:paraId="3F457FE1" w14:textId="4A736509" w:rsidR="001E5517" w:rsidDel="00953E98" w:rsidRDefault="00D4666D">
            <w:pPr>
              <w:pStyle w:val="Heading2"/>
              <w:rPr>
                <w:del w:id="686" w:author="Puneet Kumar" w:date="2026-09-05T13:31:00Z" w16du:dateUtc="2026-09-05T12:31:00Z"/>
              </w:rPr>
              <w:pPrChange w:id="687" w:author="Puneet Kumar" w:date="2026-09-05T13:31:00Z" w16du:dateUtc="2026-09-05T12:31:00Z">
                <w:pPr>
                  <w:spacing w:before="40" w:after="40"/>
                </w:pPr>
              </w:pPrChange>
            </w:pPr>
            <w:del w:id="688" w:author="Puneet Kumar" w:date="2026-09-05T13:31:00Z" w16du:dateUtc="2026-09-05T12:31:00Z">
              <w:r w:rsidDel="00953E98">
                <w:rPr>
                  <w:sz w:val="16"/>
                </w:rPr>
                <w:delText>Minimize</w:delText>
              </w:r>
              <w:r w:rsidR="001E5517" w:rsidDel="00953E98">
                <w:rPr>
                  <w:sz w:val="16"/>
                </w:rPr>
                <w:delText xml:space="preserve">, Private Endpoint, encrypted, access logged, </w:delText>
              </w:r>
              <w:r w:rsidDel="00953E98">
                <w:rPr>
                  <w:sz w:val="16"/>
                </w:rPr>
                <w:delText>pseudonymize</w:delText>
              </w:r>
              <w:r w:rsidR="001E5517" w:rsidDel="00953E98">
                <w:rPr>
                  <w:sz w:val="16"/>
                </w:rPr>
                <w:delText xml:space="preserve"> before analytics.</w:delText>
              </w:r>
            </w:del>
          </w:p>
        </w:tc>
      </w:tr>
      <w:tr w:rsidR="001E5517" w:rsidDel="00953E98" w14:paraId="089A984C" w14:textId="1CABCD38">
        <w:trPr>
          <w:jc w:val="center"/>
          <w:del w:id="689" w:author="Puneet Kumar" w:date="2026-09-05T13:31:00Z"/>
        </w:trPr>
        <w:tc>
          <w:tcPr>
            <w:tcW w:w="3360" w:type="dxa"/>
            <w:vAlign w:val="center"/>
          </w:tcPr>
          <w:p w14:paraId="207773FE" w14:textId="2F319529" w:rsidR="001E5517" w:rsidDel="00953E98" w:rsidRDefault="001E5517">
            <w:pPr>
              <w:pStyle w:val="Heading2"/>
              <w:rPr>
                <w:del w:id="690" w:author="Puneet Kumar" w:date="2026-09-05T13:31:00Z" w16du:dateUtc="2026-09-05T12:31:00Z"/>
              </w:rPr>
              <w:pPrChange w:id="691" w:author="Puneet Kumar" w:date="2026-09-05T13:31:00Z" w16du:dateUtc="2026-09-05T12:31:00Z">
                <w:pPr>
                  <w:spacing w:before="40" w:after="40"/>
                </w:pPr>
              </w:pPrChange>
            </w:pPr>
            <w:del w:id="692" w:author="Puneet Kumar" w:date="2026-09-05T13:31:00Z" w16du:dateUtc="2026-09-05T12:31:00Z">
              <w:r w:rsidDel="00953E98">
                <w:rPr>
                  <w:sz w:val="16"/>
                </w:rPr>
                <w:delText>Highly confidential (special-category PII)</w:delText>
              </w:r>
            </w:del>
          </w:p>
        </w:tc>
        <w:tc>
          <w:tcPr>
            <w:tcW w:w="3360" w:type="dxa"/>
            <w:vAlign w:val="center"/>
          </w:tcPr>
          <w:p w14:paraId="21A9A713" w14:textId="1536D20B" w:rsidR="001E5517" w:rsidDel="00953E98" w:rsidRDefault="001E5517">
            <w:pPr>
              <w:pStyle w:val="Heading2"/>
              <w:rPr>
                <w:del w:id="693" w:author="Puneet Kumar" w:date="2026-09-05T13:31:00Z" w16du:dateUtc="2026-09-05T12:31:00Z"/>
              </w:rPr>
              <w:pPrChange w:id="694" w:author="Puneet Kumar" w:date="2026-09-05T13:31:00Z" w16du:dateUtc="2026-09-05T12:31:00Z">
                <w:pPr>
                  <w:spacing w:before="40" w:after="40"/>
                </w:pPr>
              </w:pPrChange>
            </w:pPr>
            <w:del w:id="695" w:author="Puneet Kumar" w:date="2026-09-05T13:31:00Z" w16du:dateUtc="2026-09-05T12:31:00Z">
              <w:r w:rsidDel="00953E98">
                <w:rPr>
                  <w:sz w:val="16"/>
                </w:rPr>
                <w:delText>Health/medical data, criminal-conviction data.</w:delText>
              </w:r>
            </w:del>
          </w:p>
        </w:tc>
        <w:tc>
          <w:tcPr>
            <w:tcW w:w="3360" w:type="dxa"/>
            <w:vAlign w:val="center"/>
          </w:tcPr>
          <w:p w14:paraId="047B488A" w14:textId="39F8E667" w:rsidR="001E5517" w:rsidDel="00953E98" w:rsidRDefault="001E5517">
            <w:pPr>
              <w:pStyle w:val="Heading2"/>
              <w:rPr>
                <w:del w:id="696" w:author="Puneet Kumar" w:date="2026-09-05T13:31:00Z" w16du:dateUtc="2026-09-05T12:31:00Z"/>
              </w:rPr>
              <w:pPrChange w:id="697" w:author="Puneet Kumar" w:date="2026-09-05T13:31:00Z" w16du:dateUtc="2026-09-05T12:31:00Z">
                <w:pPr>
                  <w:spacing w:before="40" w:after="40"/>
                </w:pPr>
              </w:pPrChange>
            </w:pPr>
            <w:del w:id="698" w:author="Puneet Kumar" w:date="2026-09-05T13:31:00Z" w16du:dateUtc="2026-09-05T12:31:00Z">
              <w:r w:rsidDel="00953E98">
                <w:rPr>
                  <w:sz w:val="16"/>
                </w:rPr>
                <w:delText xml:space="preserve">Additional access restriction, customer-managed keys or field-level protection where required, </w:delText>
              </w:r>
              <w:r w:rsidR="00D4666D" w:rsidDel="00953E98">
                <w:rPr>
                  <w:sz w:val="16"/>
                </w:rPr>
                <w:delText>tokenize</w:delText>
              </w:r>
              <w:r w:rsidDel="00953E98">
                <w:rPr>
                  <w:sz w:val="16"/>
                </w:rPr>
                <w:delText>, strict audit.</w:delText>
              </w:r>
            </w:del>
          </w:p>
        </w:tc>
      </w:tr>
    </w:tbl>
    <w:p w14:paraId="2DD15DFF" w14:textId="05ECA1FB" w:rsidR="001E5517" w:rsidDel="00953E98" w:rsidRDefault="001E5517">
      <w:pPr>
        <w:pStyle w:val="Heading2"/>
        <w:rPr>
          <w:del w:id="699" w:author="Puneet Kumar" w:date="2026-09-05T13:31:00Z" w16du:dateUtc="2026-09-05T12:31:00Z"/>
        </w:rPr>
        <w:pPrChange w:id="700" w:author="Puneet Kumar" w:date="2026-09-05T13:31:00Z" w16du:dateUtc="2026-09-05T12:31:00Z">
          <w:pPr/>
        </w:pPrChange>
      </w:pPr>
    </w:p>
    <w:p w14:paraId="540FD6ED" w14:textId="6F2804B7" w:rsidR="001E5517" w:rsidDel="00953E98" w:rsidRDefault="001E5517">
      <w:pPr>
        <w:pStyle w:val="Heading2"/>
        <w:rPr>
          <w:del w:id="701" w:author="Puneet Kumar" w:date="2026-09-05T13:31:00Z" w16du:dateUtc="2026-09-05T12:31:00Z"/>
        </w:rPr>
        <w:pPrChange w:id="702" w:author="Puneet Kumar" w:date="2026-09-05T13:31:00Z" w16du:dateUtc="2026-09-05T12:31:00Z">
          <w:pPr/>
        </w:pPrChange>
      </w:pPr>
      <w:del w:id="703" w:author="Puneet Kumar" w:date="2026-09-05T13:31:00Z" w16du:dateUtc="2026-09-05T12:31:00Z">
        <w:r w:rsidDel="00953E98">
          <w:delText>Because PII risk concentrates at the boundaries, the outward-facing patterns carry specific handling, summarised here and reflected in each pattern's Security boundary note:</w:delText>
        </w:r>
      </w:del>
    </w:p>
    <w:tbl>
      <w:tblPr>
        <w:tblStyle w:val="TableGrid"/>
        <w:tblW w:w="0" w:type="auto"/>
        <w:jc w:val="center"/>
        <w:tblLook w:val="04A0" w:firstRow="1" w:lastRow="0" w:firstColumn="1" w:lastColumn="0" w:noHBand="0" w:noVBand="1"/>
      </w:tblPr>
      <w:tblGrid>
        <w:gridCol w:w="4927"/>
        <w:gridCol w:w="4943"/>
      </w:tblGrid>
      <w:tr w:rsidR="001E5517" w:rsidDel="00953E98" w14:paraId="63CF2429" w14:textId="78A1461D">
        <w:trPr>
          <w:jc w:val="center"/>
          <w:del w:id="704" w:author="Puneet Kumar" w:date="2026-09-05T13:31:00Z"/>
        </w:trPr>
        <w:tc>
          <w:tcPr>
            <w:tcW w:w="5040" w:type="dxa"/>
            <w:shd w:val="clear" w:color="auto" w:fill="1A2B56"/>
            <w:vAlign w:val="center"/>
          </w:tcPr>
          <w:p w14:paraId="7EB53363" w14:textId="45DBAFB8" w:rsidR="001E5517" w:rsidDel="00953E98" w:rsidRDefault="001E5517">
            <w:pPr>
              <w:pStyle w:val="Heading2"/>
              <w:rPr>
                <w:del w:id="705" w:author="Puneet Kumar" w:date="2026-09-05T13:31:00Z" w16du:dateUtc="2026-09-05T12:31:00Z"/>
              </w:rPr>
              <w:pPrChange w:id="706" w:author="Puneet Kumar" w:date="2026-09-05T13:31:00Z" w16du:dateUtc="2026-09-05T12:31:00Z">
                <w:pPr>
                  <w:spacing w:before="40" w:after="40"/>
                </w:pPr>
              </w:pPrChange>
            </w:pPr>
            <w:del w:id="707" w:author="Puneet Kumar" w:date="2026-09-05T13:31:00Z" w16du:dateUtc="2026-09-05T12:31:00Z">
              <w:r w:rsidDel="00953E98">
                <w:rPr>
                  <w:color w:val="FFFFFF"/>
                  <w:sz w:val="16"/>
                </w:rPr>
                <w:delText>Boundary flow</w:delText>
              </w:r>
            </w:del>
          </w:p>
        </w:tc>
        <w:tc>
          <w:tcPr>
            <w:tcW w:w="5040" w:type="dxa"/>
            <w:shd w:val="clear" w:color="auto" w:fill="1A2B56"/>
            <w:vAlign w:val="center"/>
          </w:tcPr>
          <w:p w14:paraId="08814F62" w14:textId="128AF9E3" w:rsidR="001E5517" w:rsidDel="00953E98" w:rsidRDefault="001E5517">
            <w:pPr>
              <w:pStyle w:val="Heading2"/>
              <w:rPr>
                <w:del w:id="708" w:author="Puneet Kumar" w:date="2026-09-05T13:31:00Z" w16du:dateUtc="2026-09-05T12:31:00Z"/>
              </w:rPr>
              <w:pPrChange w:id="709" w:author="Puneet Kumar" w:date="2026-09-05T13:31:00Z" w16du:dateUtc="2026-09-05T12:31:00Z">
                <w:pPr>
                  <w:spacing w:before="40" w:after="40"/>
                </w:pPr>
              </w:pPrChange>
            </w:pPr>
            <w:del w:id="710" w:author="Puneet Kumar" w:date="2026-09-05T13:31:00Z" w16du:dateUtc="2026-09-05T12:31:00Z">
              <w:r w:rsidDel="00953E98">
                <w:rPr>
                  <w:color w:val="FFFFFF"/>
                  <w:sz w:val="16"/>
                </w:rPr>
                <w:delText>PII handling control</w:delText>
              </w:r>
            </w:del>
          </w:p>
        </w:tc>
      </w:tr>
      <w:tr w:rsidR="001E5517" w:rsidDel="00953E98" w14:paraId="20FF301D" w14:textId="426578BC">
        <w:trPr>
          <w:jc w:val="center"/>
          <w:del w:id="711" w:author="Puneet Kumar" w:date="2026-09-05T13:31:00Z"/>
        </w:trPr>
        <w:tc>
          <w:tcPr>
            <w:tcW w:w="5040" w:type="dxa"/>
            <w:vAlign w:val="center"/>
          </w:tcPr>
          <w:p w14:paraId="1CAB36A0" w14:textId="03C8BE83" w:rsidR="001E5517" w:rsidDel="00953E98" w:rsidRDefault="001E5517">
            <w:pPr>
              <w:pStyle w:val="Heading2"/>
              <w:rPr>
                <w:del w:id="712" w:author="Puneet Kumar" w:date="2026-09-05T13:31:00Z" w16du:dateUtc="2026-09-05T12:31:00Z"/>
              </w:rPr>
              <w:pPrChange w:id="713" w:author="Puneet Kumar" w:date="2026-09-05T13:31:00Z" w16du:dateUtc="2026-09-05T12:31:00Z">
                <w:pPr>
                  <w:spacing w:before="40" w:after="40"/>
                </w:pPr>
              </w:pPrChange>
            </w:pPr>
            <w:del w:id="714" w:author="Puneet Kumar" w:date="2026-09-05T13:31:00Z" w16du:dateUtc="2026-09-05T12:31:00Z">
              <w:r w:rsidDel="00953E98">
                <w:rPr>
                  <w:sz w:val="16"/>
                </w:rPr>
                <w:delText>Push to the platform / offload (SFINT21)</w:delText>
              </w:r>
            </w:del>
          </w:p>
        </w:tc>
        <w:tc>
          <w:tcPr>
            <w:tcW w:w="5040" w:type="dxa"/>
            <w:vAlign w:val="center"/>
          </w:tcPr>
          <w:p w14:paraId="6F5B6A05" w14:textId="6E9E1A57" w:rsidR="001E5517" w:rsidDel="00953E98" w:rsidRDefault="001E5517">
            <w:pPr>
              <w:pStyle w:val="Heading2"/>
              <w:rPr>
                <w:del w:id="715" w:author="Puneet Kumar" w:date="2026-09-05T13:31:00Z" w16du:dateUtc="2026-09-05T12:31:00Z"/>
              </w:rPr>
              <w:pPrChange w:id="716" w:author="Puneet Kumar" w:date="2026-09-05T13:31:00Z" w16du:dateUtc="2026-09-05T12:31:00Z">
                <w:pPr>
                  <w:spacing w:before="40" w:after="40"/>
                </w:pPr>
              </w:pPrChange>
            </w:pPr>
            <w:del w:id="717" w:author="Puneet Kumar" w:date="2026-09-05T13:31:00Z" w16du:dateUtc="2026-09-05T12:31:00Z">
              <w:r w:rsidDel="00953E98">
                <w:rPr>
                  <w:sz w:val="16"/>
                </w:rPr>
                <w:delText xml:space="preserve">Classify and </w:delText>
              </w:r>
              <w:r w:rsidR="00D4666D" w:rsidDel="00953E98">
                <w:rPr>
                  <w:sz w:val="16"/>
                </w:rPr>
                <w:delText>minimize</w:delText>
              </w:r>
              <w:r w:rsidDel="00953E98">
                <w:rPr>
                  <w:sz w:val="16"/>
                </w:rPr>
                <w:delText xml:space="preserve"> before landing; </w:delText>
              </w:r>
              <w:r w:rsidR="00D4666D" w:rsidDel="00953E98">
                <w:rPr>
                  <w:sz w:val="16"/>
                </w:rPr>
                <w:delText>pseudonymize</w:delText>
              </w:r>
              <w:r w:rsidDel="00953E98">
                <w:rPr>
                  <w:sz w:val="16"/>
                </w:rPr>
                <w:delText xml:space="preserve"> or </w:delText>
              </w:r>
              <w:r w:rsidR="00D4666D" w:rsidDel="00953E98">
                <w:rPr>
                  <w:sz w:val="16"/>
                </w:rPr>
                <w:delText>tokenize</w:delText>
              </w:r>
              <w:r w:rsidDel="00953E98">
                <w:rPr>
                  <w:sz w:val="16"/>
                </w:rPr>
                <w:delText xml:space="preserve"> special-category fields, publish the canonical contract, never raw internal models.</w:delText>
              </w:r>
            </w:del>
          </w:p>
        </w:tc>
      </w:tr>
      <w:tr w:rsidR="001E5517" w:rsidDel="00953E98" w14:paraId="789D8D62" w14:textId="06CE8F38">
        <w:trPr>
          <w:jc w:val="center"/>
          <w:del w:id="718" w:author="Puneet Kumar" w:date="2026-09-05T13:31:00Z"/>
        </w:trPr>
        <w:tc>
          <w:tcPr>
            <w:tcW w:w="5040" w:type="dxa"/>
            <w:vAlign w:val="center"/>
          </w:tcPr>
          <w:p w14:paraId="78E58A65" w14:textId="251A5FA1" w:rsidR="001E5517" w:rsidDel="00953E98" w:rsidRDefault="001E5517">
            <w:pPr>
              <w:pStyle w:val="Heading2"/>
              <w:rPr>
                <w:del w:id="719" w:author="Puneet Kumar" w:date="2026-09-05T13:31:00Z" w16du:dateUtc="2026-09-05T12:31:00Z"/>
              </w:rPr>
              <w:pPrChange w:id="720" w:author="Puneet Kumar" w:date="2026-09-05T13:31:00Z" w16du:dateUtc="2026-09-05T12:31:00Z">
                <w:pPr>
                  <w:spacing w:before="40" w:after="40"/>
                </w:pPr>
              </w:pPrChange>
            </w:pPr>
            <w:del w:id="721" w:author="Puneet Kumar" w:date="2026-09-05T13:31:00Z" w16du:dateUtc="2026-09-05T12:31:00Z">
              <w:r w:rsidDel="00953E98">
                <w:rPr>
                  <w:sz w:val="16"/>
                </w:rPr>
                <w:lastRenderedPageBreak/>
                <w:delText>Consume and serve (SFINT22)</w:delText>
              </w:r>
            </w:del>
          </w:p>
        </w:tc>
        <w:tc>
          <w:tcPr>
            <w:tcW w:w="5040" w:type="dxa"/>
            <w:vAlign w:val="center"/>
          </w:tcPr>
          <w:p w14:paraId="18FB37EF" w14:textId="6A34CDF8" w:rsidR="001E5517" w:rsidDel="00953E98" w:rsidRDefault="001E5517">
            <w:pPr>
              <w:pStyle w:val="Heading2"/>
              <w:rPr>
                <w:del w:id="722" w:author="Puneet Kumar" w:date="2026-09-05T13:31:00Z" w16du:dateUtc="2026-09-05T12:31:00Z"/>
              </w:rPr>
              <w:pPrChange w:id="723" w:author="Puneet Kumar" w:date="2026-09-05T13:31:00Z" w16du:dateUtc="2026-09-05T12:31:00Z">
                <w:pPr>
                  <w:spacing w:before="40" w:after="40"/>
                </w:pPr>
              </w:pPrChange>
            </w:pPr>
            <w:del w:id="724" w:author="Puneet Kumar" w:date="2026-09-05T13:31:00Z" w16du:dateUtc="2026-09-05T12:31:00Z">
              <w:r w:rsidDel="00953E98">
                <w:rPr>
                  <w:sz w:val="16"/>
                </w:rPr>
                <w:delText>Least-privilege data access, serve curated rather than raw data, mask fields the consumer does not need.</w:delText>
              </w:r>
            </w:del>
          </w:p>
        </w:tc>
      </w:tr>
      <w:tr w:rsidR="001E5517" w:rsidDel="00953E98" w14:paraId="313C85F7" w14:textId="6ADEFF3F">
        <w:trPr>
          <w:jc w:val="center"/>
          <w:del w:id="725" w:author="Puneet Kumar" w:date="2026-09-05T13:31:00Z"/>
        </w:trPr>
        <w:tc>
          <w:tcPr>
            <w:tcW w:w="5040" w:type="dxa"/>
            <w:vAlign w:val="center"/>
          </w:tcPr>
          <w:p w14:paraId="4F45E655" w14:textId="1C9F04DA" w:rsidR="001E5517" w:rsidDel="00953E98" w:rsidRDefault="001E5517">
            <w:pPr>
              <w:pStyle w:val="Heading2"/>
              <w:rPr>
                <w:del w:id="726" w:author="Puneet Kumar" w:date="2026-09-05T13:31:00Z" w16du:dateUtc="2026-09-05T12:31:00Z"/>
              </w:rPr>
              <w:pPrChange w:id="727" w:author="Puneet Kumar" w:date="2026-09-05T13:31:00Z" w16du:dateUtc="2026-09-05T12:31:00Z">
                <w:pPr>
                  <w:spacing w:before="40" w:after="40"/>
                </w:pPr>
              </w:pPrChange>
            </w:pPr>
            <w:del w:id="728" w:author="Puneet Kumar" w:date="2026-09-05T13:31:00Z" w16du:dateUtc="2026-09-05T12:31:00Z">
              <w:r w:rsidDel="00953E98">
                <w:rPr>
                  <w:sz w:val="16"/>
                </w:rPr>
                <w:delText>File ingestion and egress over SFTP (SFINT19 and SFINT20)</w:delText>
              </w:r>
            </w:del>
          </w:p>
        </w:tc>
        <w:tc>
          <w:tcPr>
            <w:tcW w:w="5040" w:type="dxa"/>
            <w:vAlign w:val="center"/>
          </w:tcPr>
          <w:p w14:paraId="47A21CED" w14:textId="47719146" w:rsidR="001E5517" w:rsidDel="00953E98" w:rsidRDefault="001E5517">
            <w:pPr>
              <w:pStyle w:val="Heading2"/>
              <w:rPr>
                <w:del w:id="729" w:author="Puneet Kumar" w:date="2026-09-05T13:31:00Z" w16du:dateUtc="2026-09-05T12:31:00Z"/>
              </w:rPr>
              <w:pPrChange w:id="730" w:author="Puneet Kumar" w:date="2026-09-05T13:31:00Z" w16du:dateUtc="2026-09-05T12:31:00Z">
                <w:pPr>
                  <w:spacing w:before="40" w:after="40"/>
                </w:pPr>
              </w:pPrChange>
            </w:pPr>
            <w:del w:id="731" w:author="Puneet Kumar" w:date="2026-09-05T13:31:00Z" w16du:dateUtc="2026-09-05T12:31:00Z">
              <w:r w:rsidDel="00953E98">
                <w:rPr>
                  <w:sz w:val="16"/>
                </w:rPr>
                <w:delText xml:space="preserve">Encrypt files at the payload level beyond transport, </w:delText>
              </w:r>
              <w:r w:rsidR="00D4666D" w:rsidDel="00953E98">
                <w:rPr>
                  <w:sz w:val="16"/>
                </w:rPr>
                <w:delText>minimize</w:delText>
              </w:r>
              <w:r w:rsidDel="00953E98">
                <w:rPr>
                  <w:sz w:val="16"/>
                </w:rPr>
                <w:delText xml:space="preserve"> fields, quarantine on validation failure, enforce retention/lifecycle.</w:delText>
              </w:r>
            </w:del>
          </w:p>
        </w:tc>
      </w:tr>
      <w:tr w:rsidR="001E5517" w:rsidDel="00953E98" w14:paraId="5A22D28A" w14:textId="1164625C">
        <w:trPr>
          <w:jc w:val="center"/>
          <w:del w:id="732" w:author="Puneet Kumar" w:date="2026-09-05T13:31:00Z"/>
        </w:trPr>
        <w:tc>
          <w:tcPr>
            <w:tcW w:w="5040" w:type="dxa"/>
            <w:vAlign w:val="center"/>
          </w:tcPr>
          <w:p w14:paraId="79EC34B6" w14:textId="11232174" w:rsidR="001E5517" w:rsidDel="00953E98" w:rsidRDefault="001E5517">
            <w:pPr>
              <w:pStyle w:val="Heading2"/>
              <w:rPr>
                <w:del w:id="733" w:author="Puneet Kumar" w:date="2026-09-05T13:31:00Z" w16du:dateUtc="2026-09-05T12:31:00Z"/>
              </w:rPr>
              <w:pPrChange w:id="734" w:author="Puneet Kumar" w:date="2026-09-05T13:31:00Z" w16du:dateUtc="2026-09-05T12:31:00Z">
                <w:pPr>
                  <w:spacing w:before="40" w:after="40"/>
                </w:pPr>
              </w:pPrChange>
            </w:pPr>
            <w:del w:id="735" w:author="Puneet Kumar" w:date="2026-09-05T13:31:00Z" w16du:dateUtc="2026-09-05T12:31:00Z">
              <w:r w:rsidDel="00953E98">
                <w:rPr>
                  <w:sz w:val="16"/>
                </w:rPr>
                <w:delText>Inbound and outbound webhooks (SFINT13 and SFINT14)</w:delText>
              </w:r>
            </w:del>
          </w:p>
        </w:tc>
        <w:tc>
          <w:tcPr>
            <w:tcW w:w="5040" w:type="dxa"/>
            <w:vAlign w:val="center"/>
          </w:tcPr>
          <w:p w14:paraId="75AF1E1A" w14:textId="706C9A32" w:rsidR="001E5517" w:rsidDel="00953E98" w:rsidRDefault="001E5517">
            <w:pPr>
              <w:pStyle w:val="Heading2"/>
              <w:rPr>
                <w:del w:id="736" w:author="Puneet Kumar" w:date="2026-09-05T13:31:00Z" w16du:dateUtc="2026-09-05T12:31:00Z"/>
              </w:rPr>
              <w:pPrChange w:id="737" w:author="Puneet Kumar" w:date="2026-09-05T13:31:00Z" w16du:dateUtc="2026-09-05T12:31:00Z">
                <w:pPr>
                  <w:spacing w:before="40" w:after="40"/>
                </w:pPr>
              </w:pPrChange>
            </w:pPr>
            <w:del w:id="738" w:author="Puneet Kumar" w:date="2026-09-05T13:31:00Z" w16du:dateUtc="2026-09-05T12:31:00Z">
              <w:r w:rsidDel="00953E98">
                <w:rPr>
                  <w:sz w:val="16"/>
                </w:rPr>
                <w:delText>Validate and sign payloads, keep PII out of URLs and logs, TLS/mTLS, redact in observability.</w:delText>
              </w:r>
            </w:del>
          </w:p>
        </w:tc>
      </w:tr>
    </w:tbl>
    <w:p w14:paraId="04F3E528" w14:textId="531E1001" w:rsidR="001E5517" w:rsidDel="00953E98" w:rsidRDefault="001E5517">
      <w:pPr>
        <w:pStyle w:val="Heading2"/>
        <w:rPr>
          <w:del w:id="739" w:author="Puneet Kumar" w:date="2026-09-05T13:31:00Z" w16du:dateUtc="2026-09-05T12:31:00Z"/>
        </w:rPr>
        <w:pPrChange w:id="740" w:author="Puneet Kumar" w:date="2026-09-05T13:31:00Z" w16du:dateUtc="2026-09-05T12:31:00Z">
          <w:pPr/>
        </w:pPrChange>
      </w:pPr>
    </w:p>
    <w:p w14:paraId="1BAAEE06" w14:textId="41A84785" w:rsidR="001E5517" w:rsidDel="00953E98" w:rsidRDefault="001E5517">
      <w:pPr>
        <w:pStyle w:val="Heading2"/>
        <w:rPr>
          <w:del w:id="741" w:author="Puneet Kumar" w:date="2026-09-05T13:31:00Z" w16du:dateUtc="2026-09-05T12:31:00Z"/>
        </w:rPr>
        <w:pPrChange w:id="742" w:author="Puneet Kumar" w:date="2026-09-05T13:31:00Z" w16du:dateUtc="2026-09-05T12:31:00Z">
          <w:pPr/>
        </w:pPrChange>
      </w:pPr>
      <w:del w:id="743" w:author="Puneet Kumar" w:date="2026-09-05T13:31:00Z" w16du:dateUtc="2026-09-05T12:31:00Z">
        <w:r w:rsidDel="00953E98">
          <w:delText>For the SOC, one consequence matters: observability must not become a PII leak. Logs, metrics and traces carry correlation IDs and metadata, not payloads. PII is redacted or hashed where it would otherwise appear. That gives the SOC the visibility the standards require (it has access to the logs it needs) without over-collecting personal data into the logging estate.</w:delText>
        </w:r>
      </w:del>
    </w:p>
    <w:p w14:paraId="4A29DE5E" w14:textId="164BE4EE" w:rsidR="0095094A" w:rsidDel="00953E98" w:rsidRDefault="007B5EA1" w:rsidP="00953E98">
      <w:pPr>
        <w:pStyle w:val="Heading2"/>
        <w:rPr>
          <w:del w:id="744" w:author="Puneet Kumar" w:date="2026-09-05T13:31:00Z" w16du:dateUtc="2026-09-05T12:31:00Z"/>
        </w:rPr>
      </w:pPr>
      <w:del w:id="745" w:author="Puneet Kumar" w:date="2026-09-05T13:31:00Z" w16du:dateUtc="2026-09-05T12:31:00Z">
        <w:r w:rsidDel="00953E98">
          <w:delText xml:space="preserve">5.9 </w:delText>
        </w:r>
        <w:commentRangeStart w:id="746"/>
        <w:r w:rsidDel="00953E98">
          <w:delText>Observability and Monitoring</w:delText>
        </w:r>
        <w:commentRangeEnd w:id="746"/>
        <w:r w:rsidR="00953E98" w:rsidDel="00953E98">
          <w:rPr>
            <w:rStyle w:val="CommentReference"/>
            <w:sz w:val="25"/>
            <w:szCs w:val="25"/>
          </w:rPr>
          <w:commentReference w:id="746"/>
        </w:r>
      </w:del>
    </w:p>
    <w:p w14:paraId="434495FD" w14:textId="7CE362BE" w:rsidR="0095094A" w:rsidDel="00953E98" w:rsidRDefault="007B5EA1">
      <w:pPr>
        <w:pStyle w:val="Heading2"/>
        <w:rPr>
          <w:del w:id="747" w:author="Puneet Kumar" w:date="2026-09-05T13:31:00Z" w16du:dateUtc="2026-09-05T12:31:00Z"/>
        </w:rPr>
        <w:pPrChange w:id="748" w:author="Puneet Kumar" w:date="2026-09-05T13:31:00Z" w16du:dateUtc="2026-09-05T12:31:00Z">
          <w:pPr>
            <w:spacing w:after="120" w:line="278" w:lineRule="auto"/>
          </w:pPr>
        </w:pPrChange>
      </w:pPr>
      <w:del w:id="749" w:author="Puneet Kumar" w:date="2026-09-05T13:31:00Z" w16du:dateUtc="2026-09-05T12:31:00Z">
        <w:r w:rsidDel="00953E98">
          <w:delText xml:space="preserve">Operational monitoring uses Application Insights and Log Analytics, with dashboards and alerts for delivery and issue resolution. Security monitoring is a separate concern that must be satisfied in addition. Relevant security events are forwarded to CrowdStrike, and any newly introduced gateway or security service is assessed for security-event capture before use. </w:delText>
        </w:r>
        <w:r w:rsidR="00D4666D" w:rsidDel="00953E98">
          <w:delText>LogicMonitor</w:delText>
        </w:r>
        <w:r w:rsidDel="00953E98">
          <w:delText xml:space="preserve"> is treated as operational monitoring, distinct from security monitoring.</w:delText>
        </w:r>
      </w:del>
    </w:p>
    <w:p w14:paraId="393ADC95" w14:textId="76AA9D4E" w:rsidR="0095094A" w:rsidDel="00953E98" w:rsidRDefault="007B5EA1">
      <w:pPr>
        <w:pStyle w:val="Heading2"/>
        <w:rPr>
          <w:del w:id="750" w:author="Puneet Kumar" w:date="2026-09-05T13:31:00Z" w16du:dateUtc="2026-09-05T12:31:00Z"/>
        </w:rPr>
        <w:pPrChange w:id="751" w:author="Puneet Kumar" w:date="2026-09-05T13:31:00Z" w16du:dateUtc="2026-09-05T12:31:00Z">
          <w:pPr>
            <w:pStyle w:val="Heading3"/>
          </w:pPr>
        </w:pPrChange>
      </w:pPr>
      <w:del w:id="752" w:author="Puneet Kumar" w:date="2026-09-05T13:31:00Z" w16du:dateUtc="2026-09-05T12:31:00Z">
        <w:r w:rsidDel="00953E98">
          <w:delText>5.9.1 Azure Resource Observability Matrix</w:delText>
        </w:r>
      </w:del>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100"/>
        <w:gridCol w:w="2700"/>
        <w:gridCol w:w="2760"/>
        <w:gridCol w:w="1800"/>
      </w:tblGrid>
      <w:tr w:rsidR="0095094A" w:rsidDel="00953E98" w14:paraId="7FD43DF3" w14:textId="064F5363">
        <w:trPr>
          <w:tblHeader/>
          <w:del w:id="753" w:author="Puneet Kumar" w:date="2026-09-05T13:31:00Z"/>
        </w:trPr>
        <w:tc>
          <w:tcPr>
            <w:tcW w:w="2100" w:type="dxa"/>
            <w:shd w:val="clear" w:color="auto" w:fill="24446E"/>
            <w:tcMar>
              <w:top w:w="70" w:type="dxa"/>
              <w:left w:w="110" w:type="dxa"/>
              <w:bottom w:w="70" w:type="dxa"/>
              <w:right w:w="110" w:type="dxa"/>
            </w:tcMar>
          </w:tcPr>
          <w:p w14:paraId="222D1985" w14:textId="5E5A8005" w:rsidR="0095094A" w:rsidDel="00953E98" w:rsidRDefault="007B5EA1">
            <w:pPr>
              <w:pStyle w:val="Heading2"/>
              <w:rPr>
                <w:del w:id="754" w:author="Puneet Kumar" w:date="2026-09-05T13:31:00Z" w16du:dateUtc="2026-09-05T12:31:00Z"/>
              </w:rPr>
              <w:pPrChange w:id="755" w:author="Puneet Kumar" w:date="2026-09-05T13:31:00Z" w16du:dateUtc="2026-09-05T12:31:00Z">
                <w:pPr/>
              </w:pPrChange>
            </w:pPr>
            <w:del w:id="756" w:author="Puneet Kumar" w:date="2026-09-05T13:31:00Z" w16du:dateUtc="2026-09-05T12:31:00Z">
              <w:r w:rsidDel="00953E98">
                <w:rPr>
                  <w:color w:val="FFFFFF"/>
                  <w:sz w:val="18"/>
                  <w:szCs w:val="18"/>
                </w:rPr>
                <w:delText>Resource</w:delText>
              </w:r>
            </w:del>
          </w:p>
        </w:tc>
        <w:tc>
          <w:tcPr>
            <w:tcW w:w="2700" w:type="dxa"/>
            <w:shd w:val="clear" w:color="auto" w:fill="24446E"/>
            <w:tcMar>
              <w:top w:w="70" w:type="dxa"/>
              <w:left w:w="110" w:type="dxa"/>
              <w:bottom w:w="70" w:type="dxa"/>
              <w:right w:w="110" w:type="dxa"/>
            </w:tcMar>
          </w:tcPr>
          <w:p w14:paraId="3738D18B" w14:textId="5A102B8E" w:rsidR="0095094A" w:rsidDel="00953E98" w:rsidRDefault="007B5EA1">
            <w:pPr>
              <w:pStyle w:val="Heading2"/>
              <w:rPr>
                <w:del w:id="757" w:author="Puneet Kumar" w:date="2026-09-05T13:31:00Z" w16du:dateUtc="2026-09-05T12:31:00Z"/>
              </w:rPr>
              <w:pPrChange w:id="758" w:author="Puneet Kumar" w:date="2026-09-05T13:31:00Z" w16du:dateUtc="2026-09-05T12:31:00Z">
                <w:pPr/>
              </w:pPrChange>
            </w:pPr>
            <w:del w:id="759" w:author="Puneet Kumar" w:date="2026-09-05T13:31:00Z" w16du:dateUtc="2026-09-05T12:31:00Z">
              <w:r w:rsidDel="00953E98">
                <w:rPr>
                  <w:color w:val="FFFFFF"/>
                  <w:sz w:val="18"/>
                  <w:szCs w:val="18"/>
                </w:rPr>
                <w:delText>Operational signal</w:delText>
              </w:r>
            </w:del>
          </w:p>
        </w:tc>
        <w:tc>
          <w:tcPr>
            <w:tcW w:w="2760" w:type="dxa"/>
            <w:shd w:val="clear" w:color="auto" w:fill="24446E"/>
            <w:tcMar>
              <w:top w:w="70" w:type="dxa"/>
              <w:left w:w="110" w:type="dxa"/>
              <w:bottom w:w="70" w:type="dxa"/>
              <w:right w:w="110" w:type="dxa"/>
            </w:tcMar>
          </w:tcPr>
          <w:p w14:paraId="19CB8D40" w14:textId="441EB8A8" w:rsidR="0095094A" w:rsidDel="00953E98" w:rsidRDefault="007B5EA1">
            <w:pPr>
              <w:pStyle w:val="Heading2"/>
              <w:rPr>
                <w:del w:id="760" w:author="Puneet Kumar" w:date="2026-09-05T13:31:00Z" w16du:dateUtc="2026-09-05T12:31:00Z"/>
              </w:rPr>
              <w:pPrChange w:id="761" w:author="Puneet Kumar" w:date="2026-09-05T13:31:00Z" w16du:dateUtc="2026-09-05T12:31:00Z">
                <w:pPr/>
              </w:pPrChange>
            </w:pPr>
            <w:del w:id="762" w:author="Puneet Kumar" w:date="2026-09-05T13:31:00Z" w16du:dateUtc="2026-09-05T12:31:00Z">
              <w:r w:rsidDel="00953E98">
                <w:rPr>
                  <w:color w:val="FFFFFF"/>
                  <w:sz w:val="18"/>
                  <w:szCs w:val="18"/>
                </w:rPr>
                <w:delText>Security signal</w:delText>
              </w:r>
            </w:del>
          </w:p>
        </w:tc>
        <w:tc>
          <w:tcPr>
            <w:tcW w:w="1800" w:type="dxa"/>
            <w:shd w:val="clear" w:color="auto" w:fill="24446E"/>
            <w:tcMar>
              <w:top w:w="70" w:type="dxa"/>
              <w:left w:w="110" w:type="dxa"/>
              <w:bottom w:w="70" w:type="dxa"/>
              <w:right w:w="110" w:type="dxa"/>
            </w:tcMar>
          </w:tcPr>
          <w:p w14:paraId="30F69C3B" w14:textId="0DFB8CA5" w:rsidR="0095094A" w:rsidDel="00953E98" w:rsidRDefault="007B5EA1">
            <w:pPr>
              <w:pStyle w:val="Heading2"/>
              <w:rPr>
                <w:del w:id="763" w:author="Puneet Kumar" w:date="2026-09-05T13:31:00Z" w16du:dateUtc="2026-09-05T12:31:00Z"/>
              </w:rPr>
              <w:pPrChange w:id="764" w:author="Puneet Kumar" w:date="2026-09-05T13:31:00Z" w16du:dateUtc="2026-09-05T12:31:00Z">
                <w:pPr/>
              </w:pPrChange>
            </w:pPr>
            <w:del w:id="765" w:author="Puneet Kumar" w:date="2026-09-05T13:31:00Z" w16du:dateUtc="2026-09-05T12:31:00Z">
              <w:r w:rsidDel="00953E98">
                <w:rPr>
                  <w:color w:val="FFFFFF"/>
                  <w:sz w:val="18"/>
                  <w:szCs w:val="18"/>
                </w:rPr>
                <w:delText>Destination</w:delText>
              </w:r>
            </w:del>
          </w:p>
        </w:tc>
      </w:tr>
      <w:tr w:rsidR="0095094A" w:rsidDel="00953E98" w14:paraId="1E1077EB" w14:textId="4AE2F3CD">
        <w:trPr>
          <w:del w:id="766" w:author="Puneet Kumar" w:date="2026-09-05T13:31:00Z"/>
        </w:trPr>
        <w:tc>
          <w:tcPr>
            <w:tcW w:w="2100" w:type="dxa"/>
            <w:shd w:val="clear" w:color="auto" w:fill="FFFFFF"/>
            <w:tcMar>
              <w:top w:w="70" w:type="dxa"/>
              <w:left w:w="110" w:type="dxa"/>
              <w:bottom w:w="70" w:type="dxa"/>
              <w:right w:w="110" w:type="dxa"/>
            </w:tcMar>
            <w:vAlign w:val="center"/>
          </w:tcPr>
          <w:p w14:paraId="0C598E2A" w14:textId="7BB33457" w:rsidR="0095094A" w:rsidDel="00953E98" w:rsidRDefault="007B5EA1">
            <w:pPr>
              <w:pStyle w:val="Heading2"/>
              <w:rPr>
                <w:del w:id="767" w:author="Puneet Kumar" w:date="2026-09-05T13:31:00Z" w16du:dateUtc="2026-09-05T12:31:00Z"/>
              </w:rPr>
              <w:pPrChange w:id="768" w:author="Puneet Kumar" w:date="2026-09-05T13:31:00Z" w16du:dateUtc="2026-09-05T12:31:00Z">
                <w:pPr>
                  <w:spacing w:after="10" w:line="258" w:lineRule="auto"/>
                </w:pPr>
              </w:pPrChange>
            </w:pPr>
            <w:del w:id="769" w:author="Puneet Kumar" w:date="2026-09-05T13:31:00Z" w16du:dateUtc="2026-09-05T12:31:00Z">
              <w:r w:rsidDel="00953E98">
                <w:rPr>
                  <w:sz w:val="18"/>
                  <w:szCs w:val="18"/>
                </w:rPr>
                <w:delText>API Management</w:delText>
              </w:r>
            </w:del>
          </w:p>
        </w:tc>
        <w:tc>
          <w:tcPr>
            <w:tcW w:w="2700" w:type="dxa"/>
            <w:shd w:val="clear" w:color="auto" w:fill="FFFFFF"/>
            <w:tcMar>
              <w:top w:w="70" w:type="dxa"/>
              <w:left w:w="110" w:type="dxa"/>
              <w:bottom w:w="70" w:type="dxa"/>
              <w:right w:w="110" w:type="dxa"/>
            </w:tcMar>
            <w:vAlign w:val="center"/>
          </w:tcPr>
          <w:p w14:paraId="62AF9089" w14:textId="0A093035" w:rsidR="0095094A" w:rsidDel="00953E98" w:rsidRDefault="007B5EA1">
            <w:pPr>
              <w:pStyle w:val="Heading2"/>
              <w:rPr>
                <w:del w:id="770" w:author="Puneet Kumar" w:date="2026-09-05T13:31:00Z" w16du:dateUtc="2026-09-05T12:31:00Z"/>
              </w:rPr>
              <w:pPrChange w:id="771" w:author="Puneet Kumar" w:date="2026-09-05T13:31:00Z" w16du:dateUtc="2026-09-05T12:31:00Z">
                <w:pPr>
                  <w:spacing w:after="10" w:line="258" w:lineRule="auto"/>
                </w:pPr>
              </w:pPrChange>
            </w:pPr>
            <w:del w:id="772" w:author="Puneet Kumar" w:date="2026-09-05T13:31:00Z" w16du:dateUtc="2026-09-05T12:31:00Z">
              <w:r w:rsidDel="00953E98">
                <w:rPr>
                  <w:sz w:val="18"/>
                  <w:szCs w:val="18"/>
                </w:rPr>
                <w:delText>Latency, throughput, failures</w:delText>
              </w:r>
            </w:del>
          </w:p>
        </w:tc>
        <w:tc>
          <w:tcPr>
            <w:tcW w:w="2760" w:type="dxa"/>
            <w:shd w:val="clear" w:color="auto" w:fill="FFFFFF"/>
            <w:tcMar>
              <w:top w:w="70" w:type="dxa"/>
              <w:left w:w="110" w:type="dxa"/>
              <w:bottom w:w="70" w:type="dxa"/>
              <w:right w:w="110" w:type="dxa"/>
            </w:tcMar>
            <w:vAlign w:val="center"/>
          </w:tcPr>
          <w:p w14:paraId="0448C937" w14:textId="7DDD6220" w:rsidR="0095094A" w:rsidDel="00953E98" w:rsidRDefault="007B5EA1">
            <w:pPr>
              <w:pStyle w:val="Heading2"/>
              <w:rPr>
                <w:del w:id="773" w:author="Puneet Kumar" w:date="2026-09-05T13:31:00Z" w16du:dateUtc="2026-09-05T12:31:00Z"/>
              </w:rPr>
              <w:pPrChange w:id="774" w:author="Puneet Kumar" w:date="2026-09-05T13:31:00Z" w16du:dateUtc="2026-09-05T12:31:00Z">
                <w:pPr>
                  <w:spacing w:after="10" w:line="258" w:lineRule="auto"/>
                </w:pPr>
              </w:pPrChange>
            </w:pPr>
            <w:del w:id="775" w:author="Puneet Kumar" w:date="2026-09-05T13:31:00Z" w16du:dateUtc="2026-09-05T12:31:00Z">
              <w:r w:rsidDel="00953E98">
                <w:rPr>
                  <w:sz w:val="18"/>
                  <w:szCs w:val="18"/>
                </w:rPr>
                <w:delText>Authentication failures, policy violations</w:delText>
              </w:r>
            </w:del>
          </w:p>
        </w:tc>
        <w:tc>
          <w:tcPr>
            <w:tcW w:w="1800" w:type="dxa"/>
            <w:shd w:val="clear" w:color="auto" w:fill="FFFFFF"/>
            <w:tcMar>
              <w:top w:w="70" w:type="dxa"/>
              <w:left w:w="110" w:type="dxa"/>
              <w:bottom w:w="70" w:type="dxa"/>
              <w:right w:w="110" w:type="dxa"/>
            </w:tcMar>
            <w:vAlign w:val="center"/>
          </w:tcPr>
          <w:p w14:paraId="775BF69A" w14:textId="75F17358" w:rsidR="0095094A" w:rsidDel="00953E98" w:rsidRDefault="007B5EA1">
            <w:pPr>
              <w:pStyle w:val="Heading2"/>
              <w:rPr>
                <w:del w:id="776" w:author="Puneet Kumar" w:date="2026-09-05T13:31:00Z" w16du:dateUtc="2026-09-05T12:31:00Z"/>
              </w:rPr>
              <w:pPrChange w:id="777" w:author="Puneet Kumar" w:date="2026-09-05T13:31:00Z" w16du:dateUtc="2026-09-05T12:31:00Z">
                <w:pPr>
                  <w:spacing w:after="10" w:line="258" w:lineRule="auto"/>
                </w:pPr>
              </w:pPrChange>
            </w:pPr>
            <w:del w:id="778" w:author="Puneet Kumar" w:date="2026-09-05T13:31:00Z" w16du:dateUtc="2026-09-05T12:31:00Z">
              <w:r w:rsidDel="00953E98">
                <w:rPr>
                  <w:sz w:val="18"/>
                  <w:szCs w:val="18"/>
                </w:rPr>
                <w:delText>Log Analytics, CrowdStrike</w:delText>
              </w:r>
            </w:del>
          </w:p>
        </w:tc>
      </w:tr>
      <w:tr w:rsidR="0095094A" w:rsidDel="00953E98" w14:paraId="258C7DC3" w14:textId="26D77FD3">
        <w:trPr>
          <w:del w:id="779" w:author="Puneet Kumar" w:date="2026-09-05T13:31:00Z"/>
        </w:trPr>
        <w:tc>
          <w:tcPr>
            <w:tcW w:w="2100" w:type="dxa"/>
            <w:shd w:val="clear" w:color="auto" w:fill="F4F6FA"/>
            <w:tcMar>
              <w:top w:w="70" w:type="dxa"/>
              <w:left w:w="110" w:type="dxa"/>
              <w:bottom w:w="70" w:type="dxa"/>
              <w:right w:w="110" w:type="dxa"/>
            </w:tcMar>
            <w:vAlign w:val="center"/>
          </w:tcPr>
          <w:p w14:paraId="78D54384" w14:textId="15FD3D16" w:rsidR="0095094A" w:rsidDel="00953E98" w:rsidRDefault="007B5EA1">
            <w:pPr>
              <w:pStyle w:val="Heading2"/>
              <w:rPr>
                <w:del w:id="780" w:author="Puneet Kumar" w:date="2026-09-05T13:31:00Z" w16du:dateUtc="2026-09-05T12:31:00Z"/>
              </w:rPr>
              <w:pPrChange w:id="781" w:author="Puneet Kumar" w:date="2026-09-05T13:31:00Z" w16du:dateUtc="2026-09-05T12:31:00Z">
                <w:pPr>
                  <w:spacing w:after="10" w:line="258" w:lineRule="auto"/>
                </w:pPr>
              </w:pPrChange>
            </w:pPr>
            <w:del w:id="782" w:author="Puneet Kumar" w:date="2026-09-05T13:31:00Z" w16du:dateUtc="2026-09-05T12:31:00Z">
              <w:r w:rsidDel="00953E98">
                <w:rPr>
                  <w:sz w:val="18"/>
                  <w:szCs w:val="18"/>
                </w:rPr>
                <w:delText>Logic Apps</w:delText>
              </w:r>
            </w:del>
          </w:p>
        </w:tc>
        <w:tc>
          <w:tcPr>
            <w:tcW w:w="2700" w:type="dxa"/>
            <w:shd w:val="clear" w:color="auto" w:fill="F4F6FA"/>
            <w:tcMar>
              <w:top w:w="70" w:type="dxa"/>
              <w:left w:w="110" w:type="dxa"/>
              <w:bottom w:w="70" w:type="dxa"/>
              <w:right w:w="110" w:type="dxa"/>
            </w:tcMar>
            <w:vAlign w:val="center"/>
          </w:tcPr>
          <w:p w14:paraId="288C144B" w14:textId="0CEB522A" w:rsidR="0095094A" w:rsidDel="00953E98" w:rsidRDefault="007B5EA1">
            <w:pPr>
              <w:pStyle w:val="Heading2"/>
              <w:rPr>
                <w:del w:id="783" w:author="Puneet Kumar" w:date="2026-09-05T13:31:00Z" w16du:dateUtc="2026-09-05T12:31:00Z"/>
              </w:rPr>
              <w:pPrChange w:id="784" w:author="Puneet Kumar" w:date="2026-09-05T13:31:00Z" w16du:dateUtc="2026-09-05T12:31:00Z">
                <w:pPr>
                  <w:spacing w:after="10" w:line="258" w:lineRule="auto"/>
                </w:pPr>
              </w:pPrChange>
            </w:pPr>
            <w:del w:id="785" w:author="Puneet Kumar" w:date="2026-09-05T13:31:00Z" w16du:dateUtc="2026-09-05T12:31:00Z">
              <w:r w:rsidDel="00953E98">
                <w:rPr>
                  <w:sz w:val="18"/>
                  <w:szCs w:val="18"/>
                </w:rPr>
                <w:delText>Run success and failure, duration</w:delText>
              </w:r>
            </w:del>
          </w:p>
        </w:tc>
        <w:tc>
          <w:tcPr>
            <w:tcW w:w="2760" w:type="dxa"/>
            <w:shd w:val="clear" w:color="auto" w:fill="F4F6FA"/>
            <w:tcMar>
              <w:top w:w="70" w:type="dxa"/>
              <w:left w:w="110" w:type="dxa"/>
              <w:bottom w:w="70" w:type="dxa"/>
              <w:right w:w="110" w:type="dxa"/>
            </w:tcMar>
            <w:vAlign w:val="center"/>
          </w:tcPr>
          <w:p w14:paraId="20F3461B" w14:textId="536C4ACF" w:rsidR="0095094A" w:rsidDel="00953E98" w:rsidRDefault="007B5EA1">
            <w:pPr>
              <w:pStyle w:val="Heading2"/>
              <w:rPr>
                <w:del w:id="786" w:author="Puneet Kumar" w:date="2026-09-05T13:31:00Z" w16du:dateUtc="2026-09-05T12:31:00Z"/>
              </w:rPr>
              <w:pPrChange w:id="787" w:author="Puneet Kumar" w:date="2026-09-05T13:31:00Z" w16du:dateUtc="2026-09-05T12:31:00Z">
                <w:pPr>
                  <w:spacing w:after="10" w:line="258" w:lineRule="auto"/>
                </w:pPr>
              </w:pPrChange>
            </w:pPr>
            <w:del w:id="788" w:author="Puneet Kumar" w:date="2026-09-05T13:31:00Z" w16du:dateUtc="2026-09-05T12:31:00Z">
              <w:r w:rsidDel="00953E98">
                <w:rPr>
                  <w:sz w:val="18"/>
                  <w:szCs w:val="18"/>
                </w:rPr>
                <w:delText>Connection and identity events</w:delText>
              </w:r>
            </w:del>
          </w:p>
        </w:tc>
        <w:tc>
          <w:tcPr>
            <w:tcW w:w="1800" w:type="dxa"/>
            <w:shd w:val="clear" w:color="auto" w:fill="F4F6FA"/>
            <w:tcMar>
              <w:top w:w="70" w:type="dxa"/>
              <w:left w:w="110" w:type="dxa"/>
              <w:bottom w:w="70" w:type="dxa"/>
              <w:right w:w="110" w:type="dxa"/>
            </w:tcMar>
            <w:vAlign w:val="center"/>
          </w:tcPr>
          <w:p w14:paraId="2FD550E0" w14:textId="2838D1DB" w:rsidR="0095094A" w:rsidDel="00953E98" w:rsidRDefault="007B5EA1">
            <w:pPr>
              <w:pStyle w:val="Heading2"/>
              <w:rPr>
                <w:del w:id="789" w:author="Puneet Kumar" w:date="2026-09-05T13:31:00Z" w16du:dateUtc="2026-09-05T12:31:00Z"/>
              </w:rPr>
              <w:pPrChange w:id="790" w:author="Puneet Kumar" w:date="2026-09-05T13:31:00Z" w16du:dateUtc="2026-09-05T12:31:00Z">
                <w:pPr>
                  <w:spacing w:after="10" w:line="258" w:lineRule="auto"/>
                </w:pPr>
              </w:pPrChange>
            </w:pPr>
            <w:del w:id="791" w:author="Puneet Kumar" w:date="2026-09-05T13:31:00Z" w16du:dateUtc="2026-09-05T12:31:00Z">
              <w:r w:rsidDel="00953E98">
                <w:rPr>
                  <w:sz w:val="18"/>
                  <w:szCs w:val="18"/>
                </w:rPr>
                <w:delText>Log Analytics, CrowdStrike</w:delText>
              </w:r>
            </w:del>
          </w:p>
        </w:tc>
      </w:tr>
      <w:tr w:rsidR="0095094A" w:rsidDel="00953E98" w14:paraId="1EDD4DBE" w14:textId="4524529F">
        <w:trPr>
          <w:del w:id="792" w:author="Puneet Kumar" w:date="2026-09-05T13:31:00Z"/>
        </w:trPr>
        <w:tc>
          <w:tcPr>
            <w:tcW w:w="2100" w:type="dxa"/>
            <w:shd w:val="clear" w:color="auto" w:fill="FFFFFF"/>
            <w:tcMar>
              <w:top w:w="70" w:type="dxa"/>
              <w:left w:w="110" w:type="dxa"/>
              <w:bottom w:w="70" w:type="dxa"/>
              <w:right w:w="110" w:type="dxa"/>
            </w:tcMar>
            <w:vAlign w:val="center"/>
          </w:tcPr>
          <w:p w14:paraId="19C17A42" w14:textId="6880D6D2" w:rsidR="0095094A" w:rsidDel="00953E98" w:rsidRDefault="007B5EA1">
            <w:pPr>
              <w:pStyle w:val="Heading2"/>
              <w:rPr>
                <w:del w:id="793" w:author="Puneet Kumar" w:date="2026-09-05T13:31:00Z" w16du:dateUtc="2026-09-05T12:31:00Z"/>
              </w:rPr>
              <w:pPrChange w:id="794" w:author="Puneet Kumar" w:date="2026-09-05T13:31:00Z" w16du:dateUtc="2026-09-05T12:31:00Z">
                <w:pPr>
                  <w:spacing w:after="10" w:line="258" w:lineRule="auto"/>
                </w:pPr>
              </w:pPrChange>
            </w:pPr>
            <w:del w:id="795" w:author="Puneet Kumar" w:date="2026-09-05T13:31:00Z" w16du:dateUtc="2026-09-05T12:31:00Z">
              <w:r w:rsidDel="00953E98">
                <w:rPr>
                  <w:sz w:val="18"/>
                  <w:szCs w:val="18"/>
                </w:rPr>
                <w:delText>Service Bus</w:delText>
              </w:r>
            </w:del>
          </w:p>
        </w:tc>
        <w:tc>
          <w:tcPr>
            <w:tcW w:w="2700" w:type="dxa"/>
            <w:shd w:val="clear" w:color="auto" w:fill="FFFFFF"/>
            <w:tcMar>
              <w:top w:w="70" w:type="dxa"/>
              <w:left w:w="110" w:type="dxa"/>
              <w:bottom w:w="70" w:type="dxa"/>
              <w:right w:w="110" w:type="dxa"/>
            </w:tcMar>
            <w:vAlign w:val="center"/>
          </w:tcPr>
          <w:p w14:paraId="2E7BF657" w14:textId="6654D2F0" w:rsidR="0095094A" w:rsidDel="00953E98" w:rsidRDefault="007B5EA1">
            <w:pPr>
              <w:pStyle w:val="Heading2"/>
              <w:rPr>
                <w:del w:id="796" w:author="Puneet Kumar" w:date="2026-09-05T13:31:00Z" w16du:dateUtc="2026-09-05T12:31:00Z"/>
              </w:rPr>
              <w:pPrChange w:id="797" w:author="Puneet Kumar" w:date="2026-09-05T13:31:00Z" w16du:dateUtc="2026-09-05T12:31:00Z">
                <w:pPr>
                  <w:spacing w:after="10" w:line="258" w:lineRule="auto"/>
                </w:pPr>
              </w:pPrChange>
            </w:pPr>
            <w:del w:id="798" w:author="Puneet Kumar" w:date="2026-09-05T13:31:00Z" w16du:dateUtc="2026-09-05T12:31:00Z">
              <w:r w:rsidDel="00953E98">
                <w:rPr>
                  <w:sz w:val="18"/>
                  <w:szCs w:val="18"/>
                </w:rPr>
                <w:delText>Queue depth, dead-letters</w:delText>
              </w:r>
            </w:del>
          </w:p>
        </w:tc>
        <w:tc>
          <w:tcPr>
            <w:tcW w:w="2760" w:type="dxa"/>
            <w:shd w:val="clear" w:color="auto" w:fill="FFFFFF"/>
            <w:tcMar>
              <w:top w:w="70" w:type="dxa"/>
              <w:left w:w="110" w:type="dxa"/>
              <w:bottom w:w="70" w:type="dxa"/>
              <w:right w:w="110" w:type="dxa"/>
            </w:tcMar>
            <w:vAlign w:val="center"/>
          </w:tcPr>
          <w:p w14:paraId="64A64291" w14:textId="651B978B" w:rsidR="0095094A" w:rsidDel="00953E98" w:rsidRDefault="007B5EA1">
            <w:pPr>
              <w:pStyle w:val="Heading2"/>
              <w:rPr>
                <w:del w:id="799" w:author="Puneet Kumar" w:date="2026-09-05T13:31:00Z" w16du:dateUtc="2026-09-05T12:31:00Z"/>
              </w:rPr>
              <w:pPrChange w:id="800" w:author="Puneet Kumar" w:date="2026-09-05T13:31:00Z" w16du:dateUtc="2026-09-05T12:31:00Z">
                <w:pPr>
                  <w:spacing w:after="10" w:line="258" w:lineRule="auto"/>
                </w:pPr>
              </w:pPrChange>
            </w:pPr>
            <w:del w:id="801" w:author="Puneet Kumar" w:date="2026-09-05T13:31:00Z" w16du:dateUtc="2026-09-05T12:31:00Z">
              <w:r w:rsidDel="00953E98">
                <w:rPr>
                  <w:sz w:val="18"/>
                  <w:szCs w:val="18"/>
                </w:rPr>
                <w:delText>Access and authorisation events</w:delText>
              </w:r>
            </w:del>
          </w:p>
        </w:tc>
        <w:tc>
          <w:tcPr>
            <w:tcW w:w="1800" w:type="dxa"/>
            <w:shd w:val="clear" w:color="auto" w:fill="FFFFFF"/>
            <w:tcMar>
              <w:top w:w="70" w:type="dxa"/>
              <w:left w:w="110" w:type="dxa"/>
              <w:bottom w:w="70" w:type="dxa"/>
              <w:right w:w="110" w:type="dxa"/>
            </w:tcMar>
            <w:vAlign w:val="center"/>
          </w:tcPr>
          <w:p w14:paraId="5954A225" w14:textId="62A73EE2" w:rsidR="0095094A" w:rsidDel="00953E98" w:rsidRDefault="007B5EA1">
            <w:pPr>
              <w:pStyle w:val="Heading2"/>
              <w:rPr>
                <w:del w:id="802" w:author="Puneet Kumar" w:date="2026-09-05T13:31:00Z" w16du:dateUtc="2026-09-05T12:31:00Z"/>
              </w:rPr>
              <w:pPrChange w:id="803" w:author="Puneet Kumar" w:date="2026-09-05T13:31:00Z" w16du:dateUtc="2026-09-05T12:31:00Z">
                <w:pPr>
                  <w:spacing w:after="10" w:line="258" w:lineRule="auto"/>
                </w:pPr>
              </w:pPrChange>
            </w:pPr>
            <w:del w:id="804" w:author="Puneet Kumar" w:date="2026-09-05T13:31:00Z" w16du:dateUtc="2026-09-05T12:31:00Z">
              <w:r w:rsidDel="00953E98">
                <w:rPr>
                  <w:sz w:val="18"/>
                  <w:szCs w:val="18"/>
                </w:rPr>
                <w:delText>Log Analytics</w:delText>
              </w:r>
            </w:del>
          </w:p>
        </w:tc>
      </w:tr>
      <w:tr w:rsidR="0095094A" w:rsidDel="00953E98" w14:paraId="4AB0DB9B" w14:textId="65AB1E90">
        <w:trPr>
          <w:del w:id="805" w:author="Puneet Kumar" w:date="2026-09-05T13:31:00Z"/>
        </w:trPr>
        <w:tc>
          <w:tcPr>
            <w:tcW w:w="2100" w:type="dxa"/>
            <w:shd w:val="clear" w:color="auto" w:fill="F4F6FA"/>
            <w:tcMar>
              <w:top w:w="70" w:type="dxa"/>
              <w:left w:w="110" w:type="dxa"/>
              <w:bottom w:w="70" w:type="dxa"/>
              <w:right w:w="110" w:type="dxa"/>
            </w:tcMar>
            <w:vAlign w:val="center"/>
          </w:tcPr>
          <w:p w14:paraId="2AFC45DF" w14:textId="30BD45EC" w:rsidR="0095094A" w:rsidDel="00953E98" w:rsidRDefault="007B5EA1">
            <w:pPr>
              <w:pStyle w:val="Heading2"/>
              <w:rPr>
                <w:del w:id="806" w:author="Puneet Kumar" w:date="2026-09-05T13:31:00Z" w16du:dateUtc="2026-09-05T12:31:00Z"/>
              </w:rPr>
              <w:pPrChange w:id="807" w:author="Puneet Kumar" w:date="2026-09-05T13:31:00Z" w16du:dateUtc="2026-09-05T12:31:00Z">
                <w:pPr>
                  <w:spacing w:after="10" w:line="258" w:lineRule="auto"/>
                </w:pPr>
              </w:pPrChange>
            </w:pPr>
            <w:del w:id="808" w:author="Puneet Kumar" w:date="2026-09-05T13:31:00Z" w16du:dateUtc="2026-09-05T12:31:00Z">
              <w:r w:rsidDel="00953E98">
                <w:rPr>
                  <w:sz w:val="18"/>
                  <w:szCs w:val="18"/>
                </w:rPr>
                <w:delText>Functions</w:delText>
              </w:r>
            </w:del>
          </w:p>
        </w:tc>
        <w:tc>
          <w:tcPr>
            <w:tcW w:w="2700" w:type="dxa"/>
            <w:shd w:val="clear" w:color="auto" w:fill="F4F6FA"/>
            <w:tcMar>
              <w:top w:w="70" w:type="dxa"/>
              <w:left w:w="110" w:type="dxa"/>
              <w:bottom w:w="70" w:type="dxa"/>
              <w:right w:w="110" w:type="dxa"/>
            </w:tcMar>
            <w:vAlign w:val="center"/>
          </w:tcPr>
          <w:p w14:paraId="2B11394E" w14:textId="1BDF094C" w:rsidR="0095094A" w:rsidDel="00953E98" w:rsidRDefault="007B5EA1">
            <w:pPr>
              <w:pStyle w:val="Heading2"/>
              <w:rPr>
                <w:del w:id="809" w:author="Puneet Kumar" w:date="2026-09-05T13:31:00Z" w16du:dateUtc="2026-09-05T12:31:00Z"/>
              </w:rPr>
              <w:pPrChange w:id="810" w:author="Puneet Kumar" w:date="2026-09-05T13:31:00Z" w16du:dateUtc="2026-09-05T12:31:00Z">
                <w:pPr>
                  <w:spacing w:after="10" w:line="258" w:lineRule="auto"/>
                </w:pPr>
              </w:pPrChange>
            </w:pPr>
            <w:del w:id="811" w:author="Puneet Kumar" w:date="2026-09-05T13:31:00Z" w16du:dateUtc="2026-09-05T12:31:00Z">
              <w:r w:rsidDel="00953E98">
                <w:rPr>
                  <w:sz w:val="18"/>
                  <w:szCs w:val="18"/>
                </w:rPr>
                <w:delText>Executions, errors, duration</w:delText>
              </w:r>
            </w:del>
          </w:p>
        </w:tc>
        <w:tc>
          <w:tcPr>
            <w:tcW w:w="2760" w:type="dxa"/>
            <w:shd w:val="clear" w:color="auto" w:fill="F4F6FA"/>
            <w:tcMar>
              <w:top w:w="70" w:type="dxa"/>
              <w:left w:w="110" w:type="dxa"/>
              <w:bottom w:w="70" w:type="dxa"/>
              <w:right w:w="110" w:type="dxa"/>
            </w:tcMar>
            <w:vAlign w:val="center"/>
          </w:tcPr>
          <w:p w14:paraId="4ED02F24" w14:textId="4B450F69" w:rsidR="0095094A" w:rsidDel="00953E98" w:rsidRDefault="007B5EA1">
            <w:pPr>
              <w:pStyle w:val="Heading2"/>
              <w:rPr>
                <w:del w:id="812" w:author="Puneet Kumar" w:date="2026-09-05T13:31:00Z" w16du:dateUtc="2026-09-05T12:31:00Z"/>
              </w:rPr>
              <w:pPrChange w:id="813" w:author="Puneet Kumar" w:date="2026-09-05T13:31:00Z" w16du:dateUtc="2026-09-05T12:31:00Z">
                <w:pPr>
                  <w:spacing w:after="10" w:line="258" w:lineRule="auto"/>
                </w:pPr>
              </w:pPrChange>
            </w:pPr>
            <w:del w:id="814" w:author="Puneet Kumar" w:date="2026-09-05T13:31:00Z" w16du:dateUtc="2026-09-05T12:31:00Z">
              <w:r w:rsidDel="00953E98">
                <w:rPr>
                  <w:sz w:val="18"/>
                  <w:szCs w:val="18"/>
                </w:rPr>
                <w:delText>Managed identity and Key Vault access</w:delText>
              </w:r>
            </w:del>
          </w:p>
        </w:tc>
        <w:tc>
          <w:tcPr>
            <w:tcW w:w="1800" w:type="dxa"/>
            <w:shd w:val="clear" w:color="auto" w:fill="F4F6FA"/>
            <w:tcMar>
              <w:top w:w="70" w:type="dxa"/>
              <w:left w:w="110" w:type="dxa"/>
              <w:bottom w:w="70" w:type="dxa"/>
              <w:right w:w="110" w:type="dxa"/>
            </w:tcMar>
            <w:vAlign w:val="center"/>
          </w:tcPr>
          <w:p w14:paraId="23AD4EB3" w14:textId="7A09D130" w:rsidR="0095094A" w:rsidDel="00953E98" w:rsidRDefault="007B5EA1">
            <w:pPr>
              <w:pStyle w:val="Heading2"/>
              <w:rPr>
                <w:del w:id="815" w:author="Puneet Kumar" w:date="2026-09-05T13:31:00Z" w16du:dateUtc="2026-09-05T12:31:00Z"/>
              </w:rPr>
              <w:pPrChange w:id="816" w:author="Puneet Kumar" w:date="2026-09-05T13:31:00Z" w16du:dateUtc="2026-09-05T12:31:00Z">
                <w:pPr>
                  <w:spacing w:after="10" w:line="258" w:lineRule="auto"/>
                </w:pPr>
              </w:pPrChange>
            </w:pPr>
            <w:del w:id="817" w:author="Puneet Kumar" w:date="2026-09-05T13:31:00Z" w16du:dateUtc="2026-09-05T12:31:00Z">
              <w:r w:rsidDel="00953E98">
                <w:rPr>
                  <w:sz w:val="18"/>
                  <w:szCs w:val="18"/>
                </w:rPr>
                <w:delText>Log Analytics, CrowdStrike</w:delText>
              </w:r>
            </w:del>
          </w:p>
        </w:tc>
      </w:tr>
      <w:tr w:rsidR="0095094A" w:rsidDel="00953E98" w14:paraId="0F32FB51" w14:textId="28067375">
        <w:trPr>
          <w:del w:id="818" w:author="Puneet Kumar" w:date="2026-09-05T13:31:00Z"/>
        </w:trPr>
        <w:tc>
          <w:tcPr>
            <w:tcW w:w="2100" w:type="dxa"/>
            <w:shd w:val="clear" w:color="auto" w:fill="FFFFFF"/>
            <w:tcMar>
              <w:top w:w="70" w:type="dxa"/>
              <w:left w:w="110" w:type="dxa"/>
              <w:bottom w:w="70" w:type="dxa"/>
              <w:right w:w="110" w:type="dxa"/>
            </w:tcMar>
            <w:vAlign w:val="center"/>
          </w:tcPr>
          <w:p w14:paraId="7DE59415" w14:textId="20EA057E" w:rsidR="0095094A" w:rsidDel="00953E98" w:rsidRDefault="007B5EA1">
            <w:pPr>
              <w:pStyle w:val="Heading2"/>
              <w:rPr>
                <w:del w:id="819" w:author="Puneet Kumar" w:date="2026-09-05T13:31:00Z" w16du:dateUtc="2026-09-05T12:31:00Z"/>
              </w:rPr>
              <w:pPrChange w:id="820" w:author="Puneet Kumar" w:date="2026-09-05T13:31:00Z" w16du:dateUtc="2026-09-05T12:31:00Z">
                <w:pPr>
                  <w:spacing w:after="10" w:line="258" w:lineRule="auto"/>
                </w:pPr>
              </w:pPrChange>
            </w:pPr>
            <w:del w:id="821" w:author="Puneet Kumar" w:date="2026-09-05T13:31:00Z" w16du:dateUtc="2026-09-05T12:31:00Z">
              <w:r w:rsidDel="00953E98">
                <w:rPr>
                  <w:sz w:val="18"/>
                  <w:szCs w:val="18"/>
                </w:rPr>
                <w:delText>Key Vault</w:delText>
              </w:r>
            </w:del>
          </w:p>
        </w:tc>
        <w:tc>
          <w:tcPr>
            <w:tcW w:w="2700" w:type="dxa"/>
            <w:shd w:val="clear" w:color="auto" w:fill="FFFFFF"/>
            <w:tcMar>
              <w:top w:w="70" w:type="dxa"/>
              <w:left w:w="110" w:type="dxa"/>
              <w:bottom w:w="70" w:type="dxa"/>
              <w:right w:w="110" w:type="dxa"/>
            </w:tcMar>
            <w:vAlign w:val="center"/>
          </w:tcPr>
          <w:p w14:paraId="6B6EF478" w14:textId="00D9D75F" w:rsidR="0095094A" w:rsidDel="00953E98" w:rsidRDefault="007B5EA1">
            <w:pPr>
              <w:pStyle w:val="Heading2"/>
              <w:rPr>
                <w:del w:id="822" w:author="Puneet Kumar" w:date="2026-09-05T13:31:00Z" w16du:dateUtc="2026-09-05T12:31:00Z"/>
              </w:rPr>
              <w:pPrChange w:id="823" w:author="Puneet Kumar" w:date="2026-09-05T13:31:00Z" w16du:dateUtc="2026-09-05T12:31:00Z">
                <w:pPr>
                  <w:spacing w:after="10" w:line="258" w:lineRule="auto"/>
                </w:pPr>
              </w:pPrChange>
            </w:pPr>
            <w:del w:id="824" w:author="Puneet Kumar" w:date="2026-09-05T13:31:00Z" w16du:dateUtc="2026-09-05T12:31:00Z">
              <w:r w:rsidDel="00953E98">
                <w:rPr>
                  <w:sz w:val="18"/>
                  <w:szCs w:val="18"/>
                </w:rPr>
                <w:delText>Availability</w:delText>
              </w:r>
            </w:del>
          </w:p>
        </w:tc>
        <w:tc>
          <w:tcPr>
            <w:tcW w:w="2760" w:type="dxa"/>
            <w:shd w:val="clear" w:color="auto" w:fill="FFFFFF"/>
            <w:tcMar>
              <w:top w:w="70" w:type="dxa"/>
              <w:left w:w="110" w:type="dxa"/>
              <w:bottom w:w="70" w:type="dxa"/>
              <w:right w:w="110" w:type="dxa"/>
            </w:tcMar>
            <w:vAlign w:val="center"/>
          </w:tcPr>
          <w:p w14:paraId="1AA58FC4" w14:textId="59F2AC53" w:rsidR="0095094A" w:rsidDel="00953E98" w:rsidRDefault="007B5EA1">
            <w:pPr>
              <w:pStyle w:val="Heading2"/>
              <w:rPr>
                <w:del w:id="825" w:author="Puneet Kumar" w:date="2026-09-05T13:31:00Z" w16du:dateUtc="2026-09-05T12:31:00Z"/>
              </w:rPr>
              <w:pPrChange w:id="826" w:author="Puneet Kumar" w:date="2026-09-05T13:31:00Z" w16du:dateUtc="2026-09-05T12:31:00Z">
                <w:pPr>
                  <w:spacing w:after="10" w:line="258" w:lineRule="auto"/>
                </w:pPr>
              </w:pPrChange>
            </w:pPr>
            <w:del w:id="827" w:author="Puneet Kumar" w:date="2026-09-05T13:31:00Z" w16du:dateUtc="2026-09-05T12:31:00Z">
              <w:r w:rsidDel="00953E98">
                <w:rPr>
                  <w:sz w:val="18"/>
                  <w:szCs w:val="18"/>
                </w:rPr>
                <w:delText>Secret and certificate access</w:delText>
              </w:r>
            </w:del>
          </w:p>
        </w:tc>
        <w:tc>
          <w:tcPr>
            <w:tcW w:w="1800" w:type="dxa"/>
            <w:shd w:val="clear" w:color="auto" w:fill="FFFFFF"/>
            <w:tcMar>
              <w:top w:w="70" w:type="dxa"/>
              <w:left w:w="110" w:type="dxa"/>
              <w:bottom w:w="70" w:type="dxa"/>
              <w:right w:w="110" w:type="dxa"/>
            </w:tcMar>
            <w:vAlign w:val="center"/>
          </w:tcPr>
          <w:p w14:paraId="5C890288" w14:textId="53CE2FA3" w:rsidR="0095094A" w:rsidDel="00953E98" w:rsidRDefault="007B5EA1">
            <w:pPr>
              <w:pStyle w:val="Heading2"/>
              <w:rPr>
                <w:del w:id="828" w:author="Puneet Kumar" w:date="2026-09-05T13:31:00Z" w16du:dateUtc="2026-09-05T12:31:00Z"/>
              </w:rPr>
              <w:pPrChange w:id="829" w:author="Puneet Kumar" w:date="2026-09-05T13:31:00Z" w16du:dateUtc="2026-09-05T12:31:00Z">
                <w:pPr>
                  <w:spacing w:after="10" w:line="258" w:lineRule="auto"/>
                </w:pPr>
              </w:pPrChange>
            </w:pPr>
            <w:del w:id="830" w:author="Puneet Kumar" w:date="2026-09-05T13:31:00Z" w16du:dateUtc="2026-09-05T12:31:00Z">
              <w:r w:rsidDel="00953E98">
                <w:rPr>
                  <w:sz w:val="18"/>
                  <w:szCs w:val="18"/>
                </w:rPr>
                <w:delText>Log Analytics, CrowdStrike</w:delText>
              </w:r>
            </w:del>
          </w:p>
        </w:tc>
      </w:tr>
      <w:tr w:rsidR="0095094A" w:rsidDel="00953E98" w14:paraId="73D34F9E" w14:textId="4A40A595">
        <w:trPr>
          <w:del w:id="831" w:author="Puneet Kumar" w:date="2026-09-05T13:31:00Z"/>
        </w:trPr>
        <w:tc>
          <w:tcPr>
            <w:tcW w:w="2100" w:type="dxa"/>
            <w:shd w:val="clear" w:color="auto" w:fill="F4F6FA"/>
            <w:tcMar>
              <w:top w:w="70" w:type="dxa"/>
              <w:left w:w="110" w:type="dxa"/>
              <w:bottom w:w="70" w:type="dxa"/>
              <w:right w:w="110" w:type="dxa"/>
            </w:tcMar>
            <w:vAlign w:val="center"/>
          </w:tcPr>
          <w:p w14:paraId="31E01916" w14:textId="70FDD0CC" w:rsidR="0095094A" w:rsidDel="00953E98" w:rsidRDefault="007B5EA1">
            <w:pPr>
              <w:pStyle w:val="Heading2"/>
              <w:rPr>
                <w:del w:id="832" w:author="Puneet Kumar" w:date="2026-09-05T13:31:00Z" w16du:dateUtc="2026-09-05T12:31:00Z"/>
              </w:rPr>
              <w:pPrChange w:id="833" w:author="Puneet Kumar" w:date="2026-09-05T13:31:00Z" w16du:dateUtc="2026-09-05T12:31:00Z">
                <w:pPr>
                  <w:spacing w:after="10" w:line="258" w:lineRule="auto"/>
                </w:pPr>
              </w:pPrChange>
            </w:pPr>
            <w:del w:id="834" w:author="Puneet Kumar" w:date="2026-09-05T13:31:00Z" w16du:dateUtc="2026-09-05T12:31:00Z">
              <w:r w:rsidDel="00953E98">
                <w:rPr>
                  <w:sz w:val="18"/>
                  <w:szCs w:val="18"/>
                </w:rPr>
                <w:delText>Event Hubs</w:delText>
              </w:r>
            </w:del>
          </w:p>
        </w:tc>
        <w:tc>
          <w:tcPr>
            <w:tcW w:w="2700" w:type="dxa"/>
            <w:shd w:val="clear" w:color="auto" w:fill="F4F6FA"/>
            <w:tcMar>
              <w:top w:w="70" w:type="dxa"/>
              <w:left w:w="110" w:type="dxa"/>
              <w:bottom w:w="70" w:type="dxa"/>
              <w:right w:w="110" w:type="dxa"/>
            </w:tcMar>
            <w:vAlign w:val="center"/>
          </w:tcPr>
          <w:p w14:paraId="7D2F1F7B" w14:textId="3B7CA84B" w:rsidR="0095094A" w:rsidDel="00953E98" w:rsidRDefault="007B5EA1">
            <w:pPr>
              <w:pStyle w:val="Heading2"/>
              <w:rPr>
                <w:del w:id="835" w:author="Puneet Kumar" w:date="2026-09-05T13:31:00Z" w16du:dateUtc="2026-09-05T12:31:00Z"/>
              </w:rPr>
              <w:pPrChange w:id="836" w:author="Puneet Kumar" w:date="2026-09-05T13:31:00Z" w16du:dateUtc="2026-09-05T12:31:00Z">
                <w:pPr>
                  <w:spacing w:after="10" w:line="258" w:lineRule="auto"/>
                </w:pPr>
              </w:pPrChange>
            </w:pPr>
            <w:del w:id="837" w:author="Puneet Kumar" w:date="2026-09-05T13:31:00Z" w16du:dateUtc="2026-09-05T12:31:00Z">
              <w:r w:rsidDel="00953E98">
                <w:rPr>
                  <w:sz w:val="18"/>
                  <w:szCs w:val="18"/>
                </w:rPr>
                <w:delText>Throughput, lag</w:delText>
              </w:r>
            </w:del>
          </w:p>
        </w:tc>
        <w:tc>
          <w:tcPr>
            <w:tcW w:w="2760" w:type="dxa"/>
            <w:shd w:val="clear" w:color="auto" w:fill="F4F6FA"/>
            <w:tcMar>
              <w:top w:w="70" w:type="dxa"/>
              <w:left w:w="110" w:type="dxa"/>
              <w:bottom w:w="70" w:type="dxa"/>
              <w:right w:w="110" w:type="dxa"/>
            </w:tcMar>
            <w:vAlign w:val="center"/>
          </w:tcPr>
          <w:p w14:paraId="13D79E42" w14:textId="19A411DE" w:rsidR="0095094A" w:rsidDel="00953E98" w:rsidRDefault="007B5EA1">
            <w:pPr>
              <w:pStyle w:val="Heading2"/>
              <w:rPr>
                <w:del w:id="838" w:author="Puneet Kumar" w:date="2026-09-05T13:31:00Z" w16du:dateUtc="2026-09-05T12:31:00Z"/>
              </w:rPr>
              <w:pPrChange w:id="839" w:author="Puneet Kumar" w:date="2026-09-05T13:31:00Z" w16du:dateUtc="2026-09-05T12:31:00Z">
                <w:pPr>
                  <w:spacing w:after="10" w:line="258" w:lineRule="auto"/>
                </w:pPr>
              </w:pPrChange>
            </w:pPr>
            <w:del w:id="840" w:author="Puneet Kumar" w:date="2026-09-05T13:31:00Z" w16du:dateUtc="2026-09-05T12:31:00Z">
              <w:r w:rsidDel="00953E98">
                <w:rPr>
                  <w:sz w:val="18"/>
                  <w:szCs w:val="18"/>
                </w:rPr>
                <w:delText>Namespace access</w:delText>
              </w:r>
            </w:del>
          </w:p>
        </w:tc>
        <w:tc>
          <w:tcPr>
            <w:tcW w:w="1800" w:type="dxa"/>
            <w:shd w:val="clear" w:color="auto" w:fill="F4F6FA"/>
            <w:tcMar>
              <w:top w:w="70" w:type="dxa"/>
              <w:left w:w="110" w:type="dxa"/>
              <w:bottom w:w="70" w:type="dxa"/>
              <w:right w:w="110" w:type="dxa"/>
            </w:tcMar>
            <w:vAlign w:val="center"/>
          </w:tcPr>
          <w:p w14:paraId="51DF0518" w14:textId="40885C10" w:rsidR="0095094A" w:rsidDel="00953E98" w:rsidRDefault="007B5EA1">
            <w:pPr>
              <w:pStyle w:val="Heading2"/>
              <w:rPr>
                <w:del w:id="841" w:author="Puneet Kumar" w:date="2026-09-05T13:31:00Z" w16du:dateUtc="2026-09-05T12:31:00Z"/>
              </w:rPr>
              <w:pPrChange w:id="842" w:author="Puneet Kumar" w:date="2026-09-05T13:31:00Z" w16du:dateUtc="2026-09-05T12:31:00Z">
                <w:pPr>
                  <w:spacing w:after="10" w:line="258" w:lineRule="auto"/>
                </w:pPr>
              </w:pPrChange>
            </w:pPr>
            <w:del w:id="843" w:author="Puneet Kumar" w:date="2026-09-05T13:31:00Z" w16du:dateUtc="2026-09-05T12:31:00Z">
              <w:r w:rsidDel="00953E98">
                <w:rPr>
                  <w:sz w:val="18"/>
                  <w:szCs w:val="18"/>
                </w:rPr>
                <w:delText>Log Analytics, CrowdStrike</w:delText>
              </w:r>
            </w:del>
          </w:p>
        </w:tc>
      </w:tr>
    </w:tbl>
    <w:p w14:paraId="54DCCC5F" w14:textId="40904A45" w:rsidR="001E5517" w:rsidRDefault="001E5517" w:rsidP="001E5517">
      <w:pPr>
        <w:pStyle w:val="Heading1"/>
      </w:pPr>
      <w:bookmarkStart w:id="844" w:name="_Toc239521050"/>
      <w:r>
        <w:lastRenderedPageBreak/>
        <w:t xml:space="preserve">6. </w:t>
      </w:r>
      <w:commentRangeStart w:id="845"/>
      <w:r>
        <w:t>Core SIF Principles</w:t>
      </w:r>
      <w:bookmarkEnd w:id="844"/>
      <w:commentRangeEnd w:id="845"/>
      <w:r w:rsidR="00953E98">
        <w:rPr>
          <w:rStyle w:val="CommentReference"/>
          <w:sz w:val="30"/>
          <w:szCs w:val="30"/>
        </w:rPr>
        <w:commentReference w:id="845"/>
      </w:r>
    </w:p>
    <w:p w14:paraId="7FDA7ED7" w14:textId="77777777" w:rsidR="001E5517" w:rsidRDefault="001E5517" w:rsidP="001E5517">
      <w:pPr>
        <w:pStyle w:val="Heading2"/>
      </w:pPr>
      <w:bookmarkStart w:id="846" w:name="_Toc239521051"/>
      <w:r>
        <w:t>Architecture Principles</w:t>
      </w:r>
      <w:bookmarkEnd w:id="846"/>
    </w:p>
    <w:tbl>
      <w:tblPr>
        <w:tblStyle w:val="TableGrid"/>
        <w:tblW w:w="0" w:type="auto"/>
        <w:jc w:val="center"/>
        <w:tblLook w:val="04A0" w:firstRow="1" w:lastRow="0" w:firstColumn="1" w:lastColumn="0" w:noHBand="0" w:noVBand="1"/>
      </w:tblPr>
      <w:tblGrid>
        <w:gridCol w:w="3289"/>
        <w:gridCol w:w="3294"/>
        <w:gridCol w:w="3287"/>
      </w:tblGrid>
      <w:tr w:rsidR="001E5517" w14:paraId="215E1AF4" w14:textId="77777777">
        <w:trPr>
          <w:jc w:val="center"/>
        </w:trPr>
        <w:tc>
          <w:tcPr>
            <w:tcW w:w="3360" w:type="dxa"/>
            <w:shd w:val="clear" w:color="auto" w:fill="1A2B56"/>
            <w:vAlign w:val="center"/>
          </w:tcPr>
          <w:p w14:paraId="7C40F4B7" w14:textId="77777777" w:rsidR="001E5517" w:rsidRDefault="001E5517">
            <w:pPr>
              <w:spacing w:before="40" w:after="40"/>
            </w:pPr>
            <w:r>
              <w:rPr>
                <w:b/>
                <w:color w:val="FFFFFF"/>
                <w:sz w:val="16"/>
              </w:rPr>
              <w:t>Principle</w:t>
            </w:r>
          </w:p>
        </w:tc>
        <w:tc>
          <w:tcPr>
            <w:tcW w:w="3360" w:type="dxa"/>
            <w:shd w:val="clear" w:color="auto" w:fill="1A2B56"/>
            <w:vAlign w:val="center"/>
          </w:tcPr>
          <w:p w14:paraId="62F8FEFF" w14:textId="77777777" w:rsidR="001E5517" w:rsidRDefault="001E5517">
            <w:pPr>
              <w:spacing w:before="40" w:after="40"/>
            </w:pPr>
            <w:r>
              <w:rPr>
                <w:b/>
                <w:color w:val="FFFFFF"/>
                <w:sz w:val="16"/>
              </w:rPr>
              <w:t>Statement</w:t>
            </w:r>
          </w:p>
        </w:tc>
        <w:tc>
          <w:tcPr>
            <w:tcW w:w="3360" w:type="dxa"/>
            <w:shd w:val="clear" w:color="auto" w:fill="1A2B56"/>
            <w:vAlign w:val="center"/>
          </w:tcPr>
          <w:p w14:paraId="055B79D9" w14:textId="77777777" w:rsidR="001E5517" w:rsidRDefault="001E5517">
            <w:pPr>
              <w:spacing w:before="40" w:after="40"/>
            </w:pPr>
            <w:r>
              <w:rPr>
                <w:b/>
                <w:color w:val="FFFFFF"/>
                <w:sz w:val="16"/>
              </w:rPr>
              <w:t>Practical Implication</w:t>
            </w:r>
          </w:p>
        </w:tc>
      </w:tr>
      <w:tr w:rsidR="001E5517" w14:paraId="23E3F7CB" w14:textId="77777777">
        <w:trPr>
          <w:jc w:val="center"/>
        </w:trPr>
        <w:tc>
          <w:tcPr>
            <w:tcW w:w="3360" w:type="dxa"/>
            <w:vAlign w:val="center"/>
          </w:tcPr>
          <w:p w14:paraId="323CC10F" w14:textId="77777777" w:rsidR="001E5517" w:rsidRDefault="001E5517">
            <w:pPr>
              <w:spacing w:before="40" w:after="40"/>
            </w:pPr>
            <w:r>
              <w:rPr>
                <w:sz w:val="16"/>
              </w:rPr>
              <w:t>Loose coupling by default</w:t>
            </w:r>
          </w:p>
        </w:tc>
        <w:tc>
          <w:tcPr>
            <w:tcW w:w="3360" w:type="dxa"/>
            <w:vAlign w:val="center"/>
          </w:tcPr>
          <w:p w14:paraId="5FC71BB0" w14:textId="77777777" w:rsidR="001E5517" w:rsidRDefault="001E5517">
            <w:pPr>
              <w:spacing w:before="40" w:after="40"/>
            </w:pPr>
            <w:r>
              <w:rPr>
                <w:sz w:val="16"/>
              </w:rPr>
              <w:t>Systems should interact through contracts, APIs, messages, or events rather than direct dependencies.</w:t>
            </w:r>
          </w:p>
        </w:tc>
        <w:tc>
          <w:tcPr>
            <w:tcW w:w="3360" w:type="dxa"/>
            <w:vAlign w:val="center"/>
          </w:tcPr>
          <w:p w14:paraId="747E1476" w14:textId="77777777" w:rsidR="001E5517" w:rsidRDefault="001E5517">
            <w:pPr>
              <w:spacing w:before="40" w:after="40"/>
            </w:pPr>
            <w:r>
              <w:rPr>
                <w:sz w:val="16"/>
              </w:rPr>
              <w:t>Avoid direct database access, shared file dependencies, and tightly coupled point-to-point calls unless explicitly approved.</w:t>
            </w:r>
          </w:p>
        </w:tc>
      </w:tr>
      <w:tr w:rsidR="001E5517" w14:paraId="67AD5EC9" w14:textId="77777777">
        <w:trPr>
          <w:jc w:val="center"/>
        </w:trPr>
        <w:tc>
          <w:tcPr>
            <w:tcW w:w="3360" w:type="dxa"/>
            <w:vAlign w:val="center"/>
          </w:tcPr>
          <w:p w14:paraId="7BA5E336" w14:textId="77777777" w:rsidR="001E5517" w:rsidRDefault="001E5517">
            <w:pPr>
              <w:spacing w:before="40" w:after="40"/>
            </w:pPr>
            <w:r>
              <w:rPr>
                <w:sz w:val="16"/>
              </w:rPr>
              <w:t>Reuse before new build</w:t>
            </w:r>
          </w:p>
        </w:tc>
        <w:tc>
          <w:tcPr>
            <w:tcW w:w="3360" w:type="dxa"/>
            <w:vAlign w:val="center"/>
          </w:tcPr>
          <w:p w14:paraId="260A7EDD" w14:textId="77777777" w:rsidR="001E5517" w:rsidRDefault="001E5517">
            <w:pPr>
              <w:spacing w:before="40" w:after="40"/>
            </w:pPr>
            <w:r>
              <w:rPr>
                <w:sz w:val="16"/>
              </w:rPr>
              <w:t>Reuse of existing services, APIs, workflows, and platform components must be assessed before creating new integrations.</w:t>
            </w:r>
          </w:p>
        </w:tc>
        <w:tc>
          <w:tcPr>
            <w:tcW w:w="3360" w:type="dxa"/>
            <w:vAlign w:val="center"/>
          </w:tcPr>
          <w:p w14:paraId="7BB19BA7" w14:textId="77777777" w:rsidR="001E5517" w:rsidRDefault="001E5517">
            <w:pPr>
              <w:spacing w:before="40" w:after="40"/>
            </w:pPr>
            <w:r>
              <w:rPr>
                <w:sz w:val="16"/>
              </w:rPr>
              <w:t>Every design should document reuse assessment.</w:t>
            </w:r>
          </w:p>
        </w:tc>
      </w:tr>
      <w:tr w:rsidR="001E5517" w14:paraId="3120EB8A" w14:textId="77777777">
        <w:trPr>
          <w:jc w:val="center"/>
        </w:trPr>
        <w:tc>
          <w:tcPr>
            <w:tcW w:w="3360" w:type="dxa"/>
            <w:vAlign w:val="center"/>
          </w:tcPr>
          <w:p w14:paraId="011A2E73" w14:textId="77777777" w:rsidR="001E5517" w:rsidRDefault="001E5517">
            <w:pPr>
              <w:spacing w:before="40" w:after="40"/>
            </w:pPr>
            <w:r>
              <w:rPr>
                <w:sz w:val="16"/>
              </w:rPr>
              <w:t>Business capability alignment</w:t>
            </w:r>
          </w:p>
        </w:tc>
        <w:tc>
          <w:tcPr>
            <w:tcW w:w="3360" w:type="dxa"/>
            <w:vAlign w:val="center"/>
          </w:tcPr>
          <w:p w14:paraId="647494B1" w14:textId="77777777" w:rsidR="001E5517" w:rsidRDefault="001E5517">
            <w:pPr>
              <w:spacing w:before="40" w:after="40"/>
            </w:pPr>
            <w:r>
              <w:rPr>
                <w:sz w:val="16"/>
              </w:rPr>
              <w:t>Services should expose meaningful business capabilities, not raw system internals.</w:t>
            </w:r>
          </w:p>
        </w:tc>
        <w:tc>
          <w:tcPr>
            <w:tcW w:w="3360" w:type="dxa"/>
            <w:vAlign w:val="center"/>
          </w:tcPr>
          <w:p w14:paraId="67793CDD" w14:textId="77777777" w:rsidR="001E5517" w:rsidRDefault="001E5517">
            <w:pPr>
              <w:spacing w:before="40" w:after="40"/>
            </w:pPr>
            <w:r>
              <w:rPr>
                <w:sz w:val="16"/>
              </w:rPr>
              <w:t>APIs should represent business functions such as policy, claim, submission, party, document, or finance capability.</w:t>
            </w:r>
          </w:p>
        </w:tc>
      </w:tr>
      <w:tr w:rsidR="001E5517" w14:paraId="1D77D0EB" w14:textId="77777777">
        <w:trPr>
          <w:jc w:val="center"/>
        </w:trPr>
        <w:tc>
          <w:tcPr>
            <w:tcW w:w="3360" w:type="dxa"/>
            <w:vAlign w:val="center"/>
          </w:tcPr>
          <w:p w14:paraId="56F8CD45" w14:textId="77777777" w:rsidR="001E5517" w:rsidRDefault="001E5517">
            <w:pPr>
              <w:spacing w:before="40" w:after="40"/>
            </w:pPr>
            <w:r>
              <w:rPr>
                <w:sz w:val="16"/>
              </w:rPr>
              <w:t>APIM as API publishing and ingress control</w:t>
            </w:r>
          </w:p>
        </w:tc>
        <w:tc>
          <w:tcPr>
            <w:tcW w:w="3360" w:type="dxa"/>
            <w:vAlign w:val="center"/>
          </w:tcPr>
          <w:p w14:paraId="21E7BC7D" w14:textId="77777777" w:rsidR="001E5517" w:rsidRDefault="001E5517">
            <w:pPr>
              <w:spacing w:before="40" w:after="40"/>
            </w:pPr>
            <w:r>
              <w:rPr>
                <w:sz w:val="16"/>
              </w:rPr>
              <w:t>Chaucer-owned APIs exposed for internal or external consumption should be published through Azure API Management unless an exception is approved.</w:t>
            </w:r>
          </w:p>
        </w:tc>
        <w:tc>
          <w:tcPr>
            <w:tcW w:w="3360" w:type="dxa"/>
            <w:vAlign w:val="center"/>
          </w:tcPr>
          <w:p w14:paraId="5236DAE1" w14:textId="77777777" w:rsidR="001E5517" w:rsidRDefault="001E5517">
            <w:pPr>
              <w:spacing w:before="40" w:after="40"/>
            </w:pPr>
            <w:r>
              <w:rPr>
                <w:sz w:val="16"/>
              </w:rPr>
              <w:t>APIM is the standard control point for API discovery, policy enforcement, authentication, throttling, monitoring, versioning, and lifecycle governance. Direct exposure of backend APIs, Logic Apps, Functions, or internal service endpoints should be avoided.</w:t>
            </w:r>
          </w:p>
        </w:tc>
      </w:tr>
      <w:tr w:rsidR="001E5517" w14:paraId="17214636" w14:textId="77777777">
        <w:trPr>
          <w:jc w:val="center"/>
        </w:trPr>
        <w:tc>
          <w:tcPr>
            <w:tcW w:w="3360" w:type="dxa"/>
            <w:vAlign w:val="center"/>
          </w:tcPr>
          <w:p w14:paraId="18967F6C" w14:textId="77777777" w:rsidR="001E5517" w:rsidRDefault="001E5517">
            <w:pPr>
              <w:spacing w:before="40" w:after="40"/>
            </w:pPr>
            <w:r>
              <w:rPr>
                <w:sz w:val="16"/>
              </w:rPr>
              <w:t>Third-party API egress is governed by reuse and risk</w:t>
            </w:r>
          </w:p>
        </w:tc>
        <w:tc>
          <w:tcPr>
            <w:tcW w:w="3360" w:type="dxa"/>
            <w:vAlign w:val="center"/>
          </w:tcPr>
          <w:p w14:paraId="60A3009D" w14:textId="77777777" w:rsidR="001E5517" w:rsidRDefault="001E5517">
            <w:pPr>
              <w:spacing w:before="40" w:after="40"/>
            </w:pPr>
            <w:r>
              <w:rPr>
                <w:sz w:val="16"/>
              </w:rPr>
              <w:t>Chaucer integrations may call third-party APIs directly from Logic Apps or Functions where the integration is workflow-specific, low reuse, and appropriately governed.</w:t>
            </w:r>
          </w:p>
        </w:tc>
        <w:tc>
          <w:tcPr>
            <w:tcW w:w="3360" w:type="dxa"/>
            <w:vAlign w:val="center"/>
          </w:tcPr>
          <w:p w14:paraId="685B7195" w14:textId="02D2467D" w:rsidR="001E5517" w:rsidRDefault="001E5517">
            <w:pPr>
              <w:spacing w:before="40" w:after="40"/>
            </w:pPr>
            <w:r>
              <w:rPr>
                <w:sz w:val="16"/>
              </w:rPr>
              <w:t xml:space="preserve">APIM should be used as a Chaucer-owned facade where third-party APIs are reused, business-critical, strategically important, externally sensitive, or require </w:t>
            </w:r>
            <w:r w:rsidR="00612A0D">
              <w:rPr>
                <w:sz w:val="16"/>
              </w:rPr>
              <w:t>centralized</w:t>
            </w:r>
            <w:r>
              <w:rPr>
                <w:sz w:val="16"/>
              </w:rPr>
              <w:t xml:space="preserve"> policy, monitoring, or lifecycle control.</w:t>
            </w:r>
          </w:p>
        </w:tc>
      </w:tr>
      <w:tr w:rsidR="001E5517" w14:paraId="5E704C76" w14:textId="77777777">
        <w:trPr>
          <w:jc w:val="center"/>
        </w:trPr>
        <w:tc>
          <w:tcPr>
            <w:tcW w:w="3360" w:type="dxa"/>
            <w:vAlign w:val="center"/>
          </w:tcPr>
          <w:p w14:paraId="728F3A5D" w14:textId="77777777" w:rsidR="001E5517" w:rsidRDefault="001E5517">
            <w:pPr>
              <w:spacing w:before="40" w:after="40"/>
            </w:pPr>
            <w:r>
              <w:rPr>
                <w:sz w:val="16"/>
              </w:rPr>
              <w:t>Asynchronous-first where resilience matters</w:t>
            </w:r>
          </w:p>
        </w:tc>
        <w:tc>
          <w:tcPr>
            <w:tcW w:w="3360" w:type="dxa"/>
            <w:vAlign w:val="center"/>
          </w:tcPr>
          <w:p w14:paraId="7BBEFD30" w14:textId="77777777" w:rsidR="001E5517" w:rsidRDefault="001E5517">
            <w:pPr>
              <w:spacing w:before="40" w:after="40"/>
            </w:pPr>
            <w:r>
              <w:rPr>
                <w:sz w:val="16"/>
              </w:rPr>
              <w:t>When availability, retry, load levelling, or latency tolerance is important, prefer messaging/events.</w:t>
            </w:r>
          </w:p>
        </w:tc>
        <w:tc>
          <w:tcPr>
            <w:tcW w:w="3360" w:type="dxa"/>
            <w:vAlign w:val="center"/>
          </w:tcPr>
          <w:p w14:paraId="690420EE" w14:textId="77777777" w:rsidR="001E5517" w:rsidRDefault="001E5517">
            <w:pPr>
              <w:spacing w:before="40" w:after="40"/>
            </w:pPr>
            <w:r>
              <w:rPr>
                <w:sz w:val="16"/>
              </w:rPr>
              <w:t>Use Service Bus queues/topics for reliable enterprise messaging.</w:t>
            </w:r>
          </w:p>
        </w:tc>
      </w:tr>
      <w:tr w:rsidR="001E5517" w14:paraId="215FDA58" w14:textId="77777777">
        <w:trPr>
          <w:jc w:val="center"/>
        </w:trPr>
        <w:tc>
          <w:tcPr>
            <w:tcW w:w="3360" w:type="dxa"/>
            <w:vAlign w:val="center"/>
          </w:tcPr>
          <w:p w14:paraId="15322A54" w14:textId="77777777" w:rsidR="001E5517" w:rsidRDefault="001E5517">
            <w:pPr>
              <w:spacing w:before="40" w:after="40"/>
            </w:pPr>
            <w:r>
              <w:rPr>
                <w:sz w:val="16"/>
              </w:rPr>
              <w:t>Orchestration usage is explicit</w:t>
            </w:r>
          </w:p>
        </w:tc>
        <w:tc>
          <w:tcPr>
            <w:tcW w:w="3360" w:type="dxa"/>
            <w:vAlign w:val="center"/>
          </w:tcPr>
          <w:p w14:paraId="408E9BBA" w14:textId="77777777" w:rsidR="001E5517" w:rsidRDefault="001E5517">
            <w:pPr>
              <w:spacing w:before="40" w:after="40"/>
            </w:pPr>
            <w:r>
              <w:rPr>
                <w:sz w:val="16"/>
              </w:rPr>
              <w:t>Cross-system business process logic should sit in the integration platform, not in hidden scripts or consuming applications.</w:t>
            </w:r>
          </w:p>
        </w:tc>
        <w:tc>
          <w:tcPr>
            <w:tcW w:w="3360" w:type="dxa"/>
            <w:vAlign w:val="center"/>
          </w:tcPr>
          <w:p w14:paraId="39F905CA" w14:textId="77777777" w:rsidR="001E5517" w:rsidRDefault="001E5517">
            <w:pPr>
              <w:spacing w:before="40" w:after="40"/>
            </w:pPr>
            <w:r>
              <w:rPr>
                <w:sz w:val="16"/>
              </w:rPr>
              <w:t>Logic Apps should own workflow coordination; Functions should not become hidden orchestration engines.</w:t>
            </w:r>
          </w:p>
        </w:tc>
      </w:tr>
      <w:tr w:rsidR="001E5517" w14:paraId="657B946E" w14:textId="77777777">
        <w:trPr>
          <w:jc w:val="center"/>
        </w:trPr>
        <w:tc>
          <w:tcPr>
            <w:tcW w:w="3360" w:type="dxa"/>
            <w:vAlign w:val="center"/>
          </w:tcPr>
          <w:p w14:paraId="75483224" w14:textId="77777777" w:rsidR="001E5517" w:rsidRDefault="001E5517">
            <w:pPr>
              <w:spacing w:before="40" w:after="40"/>
            </w:pPr>
            <w:r>
              <w:rPr>
                <w:sz w:val="16"/>
              </w:rPr>
              <w:t>Implementation logic is separated</w:t>
            </w:r>
          </w:p>
        </w:tc>
        <w:tc>
          <w:tcPr>
            <w:tcW w:w="3360" w:type="dxa"/>
            <w:vAlign w:val="center"/>
          </w:tcPr>
          <w:p w14:paraId="6DB8768D" w14:textId="77777777" w:rsidR="001E5517" w:rsidRDefault="001E5517">
            <w:pPr>
              <w:spacing w:before="40" w:after="40"/>
            </w:pPr>
            <w:r>
              <w:rPr>
                <w:sz w:val="16"/>
              </w:rPr>
              <w:t>Low-level code should be isolated from orchestration and API policy concerns.</w:t>
            </w:r>
          </w:p>
        </w:tc>
        <w:tc>
          <w:tcPr>
            <w:tcW w:w="3360" w:type="dxa"/>
            <w:vAlign w:val="center"/>
          </w:tcPr>
          <w:p w14:paraId="58A8F994" w14:textId="77777777" w:rsidR="001E5517" w:rsidRDefault="001E5517">
            <w:pPr>
              <w:spacing w:before="40" w:after="40"/>
            </w:pPr>
            <w:r>
              <w:rPr>
                <w:sz w:val="16"/>
              </w:rPr>
              <w:t>Functions should implement narrow code tasks. They should not be implemented in end-to-end business workflows.</w:t>
            </w:r>
          </w:p>
        </w:tc>
      </w:tr>
      <w:tr w:rsidR="001E5517" w14:paraId="4DF2ED95" w14:textId="77777777">
        <w:trPr>
          <w:jc w:val="center"/>
        </w:trPr>
        <w:tc>
          <w:tcPr>
            <w:tcW w:w="3360" w:type="dxa"/>
            <w:vAlign w:val="center"/>
          </w:tcPr>
          <w:p w14:paraId="50FA2EDB" w14:textId="77777777" w:rsidR="001E5517" w:rsidRDefault="001E5517">
            <w:pPr>
              <w:spacing w:before="40" w:after="40"/>
            </w:pPr>
            <w:r>
              <w:rPr>
                <w:sz w:val="16"/>
              </w:rPr>
              <w:t>Secure by design</w:t>
            </w:r>
          </w:p>
        </w:tc>
        <w:tc>
          <w:tcPr>
            <w:tcW w:w="3360" w:type="dxa"/>
            <w:vAlign w:val="center"/>
          </w:tcPr>
          <w:p w14:paraId="28E45ACE" w14:textId="77777777" w:rsidR="001E5517" w:rsidRDefault="001E5517">
            <w:pPr>
              <w:spacing w:before="40" w:after="40"/>
            </w:pPr>
            <w:r>
              <w:rPr>
                <w:sz w:val="16"/>
              </w:rPr>
              <w:t>Managed identities for authentication, RBAC, private endpoints where possible, Key Vault for storing credentials, access monitoring, and least privilege should be the default security controls.</w:t>
            </w:r>
          </w:p>
        </w:tc>
        <w:tc>
          <w:tcPr>
            <w:tcW w:w="3360" w:type="dxa"/>
            <w:vAlign w:val="center"/>
          </w:tcPr>
          <w:p w14:paraId="5B7C631B" w14:textId="77777777" w:rsidR="001E5517" w:rsidRDefault="001E5517">
            <w:pPr>
              <w:spacing w:before="40" w:after="40"/>
            </w:pPr>
            <w:r>
              <w:rPr>
                <w:sz w:val="16"/>
              </w:rPr>
              <w:t>Security patterns should be explicitly included in every design review.</w:t>
            </w:r>
          </w:p>
        </w:tc>
      </w:tr>
      <w:tr w:rsidR="001E5517" w14:paraId="4C223D7C" w14:textId="77777777">
        <w:trPr>
          <w:jc w:val="center"/>
        </w:trPr>
        <w:tc>
          <w:tcPr>
            <w:tcW w:w="3360" w:type="dxa"/>
            <w:vAlign w:val="center"/>
          </w:tcPr>
          <w:p w14:paraId="7B9140BF" w14:textId="77777777" w:rsidR="001E5517" w:rsidRDefault="001E5517">
            <w:pPr>
              <w:spacing w:before="40" w:after="40"/>
            </w:pPr>
            <w:r>
              <w:rPr>
                <w:sz w:val="16"/>
              </w:rPr>
              <w:t>Observable by default</w:t>
            </w:r>
          </w:p>
        </w:tc>
        <w:tc>
          <w:tcPr>
            <w:tcW w:w="3360" w:type="dxa"/>
            <w:vAlign w:val="center"/>
          </w:tcPr>
          <w:p w14:paraId="0E6DD481" w14:textId="77777777" w:rsidR="001E5517" w:rsidRDefault="001E5517">
            <w:pPr>
              <w:spacing w:before="40" w:after="40"/>
            </w:pPr>
            <w:r>
              <w:rPr>
                <w:sz w:val="16"/>
              </w:rPr>
              <w:t>Every integration must be traceable, monitored, and supportable.</w:t>
            </w:r>
          </w:p>
        </w:tc>
        <w:tc>
          <w:tcPr>
            <w:tcW w:w="3360" w:type="dxa"/>
            <w:vAlign w:val="center"/>
          </w:tcPr>
          <w:p w14:paraId="267E08BF" w14:textId="77777777" w:rsidR="001E5517" w:rsidRDefault="001E5517">
            <w:pPr>
              <w:spacing w:before="40" w:after="40"/>
            </w:pPr>
            <w:r>
              <w:rPr>
                <w:sz w:val="16"/>
              </w:rPr>
              <w:t>Correlation IDs, diagnostics, alerts, and operational runbooks are mandatory to ensure long term supportability.</w:t>
            </w:r>
          </w:p>
        </w:tc>
      </w:tr>
      <w:tr w:rsidR="001E5517" w14:paraId="7812BA09" w14:textId="77777777">
        <w:trPr>
          <w:jc w:val="center"/>
        </w:trPr>
        <w:tc>
          <w:tcPr>
            <w:tcW w:w="3360" w:type="dxa"/>
            <w:vAlign w:val="center"/>
          </w:tcPr>
          <w:p w14:paraId="589D9D6E" w14:textId="77777777" w:rsidR="001E5517" w:rsidRDefault="001E5517">
            <w:pPr>
              <w:spacing w:before="40" w:after="40"/>
            </w:pPr>
            <w:r>
              <w:rPr>
                <w:sz w:val="16"/>
              </w:rPr>
              <w:t>Data platform is not integration technology</w:t>
            </w:r>
          </w:p>
        </w:tc>
        <w:tc>
          <w:tcPr>
            <w:tcW w:w="3360" w:type="dxa"/>
            <w:vAlign w:val="center"/>
          </w:tcPr>
          <w:p w14:paraId="31AD6791" w14:textId="77777777" w:rsidR="001E5517" w:rsidRDefault="001E5517">
            <w:pPr>
              <w:spacing w:before="40" w:after="40"/>
            </w:pPr>
            <w:r>
              <w:rPr>
                <w:sz w:val="16"/>
              </w:rPr>
              <w:t>Snowflake and the data platform should not be used as a substitute for operational integration.</w:t>
            </w:r>
          </w:p>
        </w:tc>
        <w:tc>
          <w:tcPr>
            <w:tcW w:w="3360" w:type="dxa"/>
            <w:vAlign w:val="center"/>
          </w:tcPr>
          <w:p w14:paraId="646B0103" w14:textId="77777777" w:rsidR="001E5517" w:rsidRDefault="001E5517">
            <w:pPr>
              <w:spacing w:before="40" w:after="40"/>
            </w:pPr>
            <w:r>
              <w:rPr>
                <w:sz w:val="16"/>
              </w:rPr>
              <w:t>Data platform should be used as intended for analytical, historical, reporting, and governance across data products.</w:t>
            </w:r>
          </w:p>
        </w:tc>
      </w:tr>
    </w:tbl>
    <w:p w14:paraId="4C8EC39F" w14:textId="76B0C01D" w:rsidR="0095094A" w:rsidRDefault="001E5517">
      <w:pPr>
        <w:pStyle w:val="Heading1"/>
      </w:pPr>
      <w:bookmarkStart w:id="847" w:name="_Toc239521052"/>
      <w:r>
        <w:t>7. Choosing an Integration Pattern</w:t>
      </w:r>
      <w:bookmarkEnd w:id="847"/>
    </w:p>
    <w:p w14:paraId="69A377E9" w14:textId="77777777" w:rsidR="005372F0" w:rsidRDefault="005372F0" w:rsidP="005372F0">
      <w:pPr>
        <w:spacing w:after="120" w:line="278" w:lineRule="auto"/>
      </w:pPr>
      <w:r>
        <w:t>This section works at two levels, and the navigation below shows where to start. For a leadership or high-level view, the primary decision matrix in 7.2 and the common use cases in 7.3 identify the appropriate integration style in plain terms. For design and delivery, the decision tree in 7.4 chooses the pattern, and the worked example in 7.5 shows it end to end, both leading into the enterprise pattern catalogue in Section 8, where each pattern is specified in full.</w:t>
      </w:r>
    </w:p>
    <w:tbl>
      <w:tblPr>
        <w:tblW w:w="987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200"/>
        <w:gridCol w:w="3200"/>
        <w:gridCol w:w="3470"/>
      </w:tblGrid>
      <w:tr w:rsidR="005372F0" w14:paraId="280EED6A" w14:textId="77777777" w:rsidTr="005621BC">
        <w:tc>
          <w:tcPr>
            <w:tcW w:w="3200" w:type="dxa"/>
            <w:shd w:val="clear" w:color="auto" w:fill="24446E"/>
            <w:tcMar>
              <w:top w:w="70" w:type="dxa"/>
              <w:left w:w="110" w:type="dxa"/>
              <w:bottom w:w="70" w:type="dxa"/>
              <w:right w:w="110" w:type="dxa"/>
            </w:tcMar>
          </w:tcPr>
          <w:p w14:paraId="3F3C12D1" w14:textId="77777777" w:rsidR="005372F0" w:rsidRDefault="005372F0" w:rsidP="005621BC">
            <w:r>
              <w:rPr>
                <w:b/>
                <w:bCs/>
                <w:color w:val="FFFFFF"/>
                <w:sz w:val="17"/>
                <w:szCs w:val="17"/>
              </w:rPr>
              <w:t>I am here to</w:t>
            </w:r>
            <w:del w:id="848" w:author="Puneet Kumar" w:date="2026-09-05T13:31:00Z" w16du:dateUtc="2026-09-05T12:31:00Z">
              <w:r w:rsidDel="00905299">
                <w:rPr>
                  <w:b/>
                  <w:bCs/>
                  <w:color w:val="FFFFFF"/>
                  <w:sz w:val="17"/>
                  <w:szCs w:val="17"/>
                </w:rPr>
                <w:delText>...</w:delText>
              </w:r>
            </w:del>
          </w:p>
        </w:tc>
        <w:tc>
          <w:tcPr>
            <w:tcW w:w="3200" w:type="dxa"/>
            <w:shd w:val="clear" w:color="auto" w:fill="24446E"/>
            <w:tcMar>
              <w:top w:w="70" w:type="dxa"/>
              <w:left w:w="110" w:type="dxa"/>
              <w:bottom w:w="70" w:type="dxa"/>
              <w:right w:w="110" w:type="dxa"/>
            </w:tcMar>
          </w:tcPr>
          <w:p w14:paraId="7EAAA859" w14:textId="4CFB2BD5" w:rsidR="005372F0" w:rsidRDefault="00905299" w:rsidP="005621BC">
            <w:ins w:id="849" w:author="Puneet Kumar" w:date="2026-09-05T13:32:00Z" w16du:dateUtc="2026-09-05T12:32:00Z">
              <w:r>
                <w:rPr>
                  <w:b/>
                  <w:bCs/>
                  <w:color w:val="FFFFFF"/>
                  <w:sz w:val="17"/>
                  <w:szCs w:val="17"/>
                </w:rPr>
                <w:t xml:space="preserve">Go to </w:t>
              </w:r>
            </w:ins>
            <w:del w:id="850" w:author="Puneet Kumar" w:date="2026-09-05T13:32:00Z" w16du:dateUtc="2026-09-05T12:32:00Z">
              <w:r w:rsidR="005372F0" w:rsidDel="00905299">
                <w:rPr>
                  <w:b/>
                  <w:bCs/>
                  <w:color w:val="FFFFFF"/>
                  <w:sz w:val="17"/>
                  <w:szCs w:val="17"/>
                </w:rPr>
                <w:delText>Start at</w:delText>
              </w:r>
            </w:del>
          </w:p>
        </w:tc>
        <w:tc>
          <w:tcPr>
            <w:tcW w:w="3470" w:type="dxa"/>
            <w:shd w:val="clear" w:color="auto" w:fill="24446E"/>
            <w:tcMar>
              <w:top w:w="70" w:type="dxa"/>
              <w:left w:w="110" w:type="dxa"/>
              <w:bottom w:w="70" w:type="dxa"/>
              <w:right w:w="110" w:type="dxa"/>
            </w:tcMar>
          </w:tcPr>
          <w:p w14:paraId="74096905" w14:textId="6FC86A77" w:rsidR="005372F0" w:rsidRDefault="005372F0" w:rsidP="005621BC">
            <w:del w:id="851" w:author="Puneet Kumar" w:date="2026-09-05T13:32:00Z" w16du:dateUtc="2026-09-05T12:32:00Z">
              <w:r w:rsidDel="00905299">
                <w:rPr>
                  <w:b/>
                  <w:bCs/>
                  <w:color w:val="FFFFFF"/>
                  <w:sz w:val="17"/>
                  <w:szCs w:val="17"/>
                </w:rPr>
                <w:delText>Then</w:delText>
              </w:r>
            </w:del>
            <w:ins w:id="852" w:author="Puneet Kumar" w:date="2026-09-05T13:32:00Z" w16du:dateUtc="2026-09-05T12:32:00Z">
              <w:r w:rsidR="00905299">
                <w:rPr>
                  <w:b/>
                  <w:bCs/>
                  <w:color w:val="FFFFFF"/>
                  <w:sz w:val="17"/>
                  <w:szCs w:val="17"/>
                </w:rPr>
                <w:t>Go through</w:t>
              </w:r>
            </w:ins>
          </w:p>
        </w:tc>
      </w:tr>
      <w:tr w:rsidR="005372F0" w14:paraId="576CD462" w14:textId="77777777" w:rsidTr="005621BC">
        <w:tc>
          <w:tcPr>
            <w:tcW w:w="3200" w:type="dxa"/>
            <w:shd w:val="clear" w:color="auto" w:fill="FFFFFF"/>
            <w:tcMar>
              <w:top w:w="70" w:type="dxa"/>
              <w:left w:w="110" w:type="dxa"/>
              <w:bottom w:w="70" w:type="dxa"/>
              <w:right w:w="110" w:type="dxa"/>
            </w:tcMar>
            <w:vAlign w:val="center"/>
          </w:tcPr>
          <w:p w14:paraId="5FB6B414" w14:textId="77777777" w:rsidR="005372F0" w:rsidRDefault="005372F0" w:rsidP="005621BC">
            <w:pPr>
              <w:spacing w:line="250" w:lineRule="auto"/>
            </w:pPr>
            <w:r>
              <w:rPr>
                <w:sz w:val="17"/>
                <w:szCs w:val="17"/>
              </w:rPr>
              <w:t>Understand the options in plain terms</w:t>
            </w:r>
          </w:p>
        </w:tc>
        <w:tc>
          <w:tcPr>
            <w:tcW w:w="3200" w:type="dxa"/>
            <w:shd w:val="clear" w:color="auto" w:fill="FFFFFF"/>
            <w:tcMar>
              <w:top w:w="70" w:type="dxa"/>
              <w:left w:w="110" w:type="dxa"/>
              <w:bottom w:w="70" w:type="dxa"/>
              <w:right w:w="110" w:type="dxa"/>
            </w:tcMar>
            <w:vAlign w:val="center"/>
          </w:tcPr>
          <w:p w14:paraId="7F27426C" w14:textId="77777777" w:rsidR="005372F0" w:rsidRDefault="005372F0" w:rsidP="005621BC">
            <w:pPr>
              <w:spacing w:line="250" w:lineRule="auto"/>
            </w:pPr>
            <w:r>
              <w:rPr>
                <w:sz w:val="17"/>
                <w:szCs w:val="17"/>
              </w:rPr>
              <w:t>7.2 Primary Decision Matrix</w:t>
            </w:r>
          </w:p>
        </w:tc>
        <w:tc>
          <w:tcPr>
            <w:tcW w:w="3470" w:type="dxa"/>
            <w:shd w:val="clear" w:color="auto" w:fill="FFFFFF"/>
            <w:tcMar>
              <w:top w:w="70" w:type="dxa"/>
              <w:left w:w="110" w:type="dxa"/>
              <w:bottom w:w="70" w:type="dxa"/>
              <w:right w:w="110" w:type="dxa"/>
            </w:tcMar>
            <w:vAlign w:val="center"/>
          </w:tcPr>
          <w:p w14:paraId="202C1D4D" w14:textId="77777777" w:rsidR="005372F0" w:rsidRDefault="005372F0" w:rsidP="005621BC">
            <w:pPr>
              <w:spacing w:line="250" w:lineRule="auto"/>
            </w:pPr>
            <w:r>
              <w:rPr>
                <w:sz w:val="17"/>
                <w:szCs w:val="17"/>
              </w:rPr>
              <w:t>7.3 Common Use Cases</w:t>
            </w:r>
          </w:p>
        </w:tc>
      </w:tr>
      <w:tr w:rsidR="005372F0" w14:paraId="64B71237" w14:textId="77777777" w:rsidTr="005621BC">
        <w:tc>
          <w:tcPr>
            <w:tcW w:w="3200" w:type="dxa"/>
            <w:shd w:val="clear" w:color="auto" w:fill="FFFFFF"/>
            <w:tcMar>
              <w:top w:w="70" w:type="dxa"/>
              <w:left w:w="110" w:type="dxa"/>
              <w:bottom w:w="70" w:type="dxa"/>
              <w:right w:w="110" w:type="dxa"/>
            </w:tcMar>
            <w:vAlign w:val="center"/>
          </w:tcPr>
          <w:p w14:paraId="051CA366" w14:textId="77777777" w:rsidR="005372F0" w:rsidRDefault="005372F0" w:rsidP="005621BC">
            <w:pPr>
              <w:spacing w:line="250" w:lineRule="auto"/>
            </w:pPr>
            <w:r>
              <w:rPr>
                <w:sz w:val="17"/>
                <w:szCs w:val="17"/>
              </w:rPr>
              <w:lastRenderedPageBreak/>
              <w:t>Choose a pattern for a specific need</w:t>
            </w:r>
          </w:p>
        </w:tc>
        <w:tc>
          <w:tcPr>
            <w:tcW w:w="3200" w:type="dxa"/>
            <w:shd w:val="clear" w:color="auto" w:fill="FFFFFF"/>
            <w:tcMar>
              <w:top w:w="70" w:type="dxa"/>
              <w:left w:w="110" w:type="dxa"/>
              <w:bottom w:w="70" w:type="dxa"/>
              <w:right w:w="110" w:type="dxa"/>
            </w:tcMar>
            <w:vAlign w:val="center"/>
          </w:tcPr>
          <w:p w14:paraId="36B533D5" w14:textId="77777777" w:rsidR="005372F0" w:rsidRDefault="005372F0" w:rsidP="005621BC">
            <w:pPr>
              <w:spacing w:line="250" w:lineRule="auto"/>
            </w:pPr>
            <w:r>
              <w:rPr>
                <w:sz w:val="17"/>
                <w:szCs w:val="17"/>
              </w:rPr>
              <w:t>7.4 Decision Tree</w:t>
            </w:r>
          </w:p>
        </w:tc>
        <w:tc>
          <w:tcPr>
            <w:tcW w:w="3470" w:type="dxa"/>
            <w:shd w:val="clear" w:color="auto" w:fill="FFFFFF"/>
            <w:tcMar>
              <w:top w:w="70" w:type="dxa"/>
              <w:left w:w="110" w:type="dxa"/>
              <w:bottom w:w="70" w:type="dxa"/>
              <w:right w:w="110" w:type="dxa"/>
            </w:tcMar>
            <w:vAlign w:val="center"/>
          </w:tcPr>
          <w:p w14:paraId="6092398F" w14:textId="77777777" w:rsidR="005372F0" w:rsidRDefault="005372F0" w:rsidP="005621BC">
            <w:pPr>
              <w:spacing w:line="250" w:lineRule="auto"/>
            </w:pPr>
            <w:r>
              <w:rPr>
                <w:sz w:val="17"/>
                <w:szCs w:val="17"/>
              </w:rPr>
              <w:t>8 Pattern Catalogue</w:t>
            </w:r>
          </w:p>
        </w:tc>
      </w:tr>
      <w:tr w:rsidR="005372F0" w14:paraId="4F5E9125" w14:textId="77777777" w:rsidTr="005621BC">
        <w:tc>
          <w:tcPr>
            <w:tcW w:w="3200" w:type="dxa"/>
            <w:shd w:val="clear" w:color="auto" w:fill="FFFFFF"/>
            <w:tcMar>
              <w:top w:w="70" w:type="dxa"/>
              <w:left w:w="110" w:type="dxa"/>
              <w:bottom w:w="70" w:type="dxa"/>
              <w:right w:w="110" w:type="dxa"/>
            </w:tcMar>
            <w:vAlign w:val="center"/>
          </w:tcPr>
          <w:p w14:paraId="5E42BE11" w14:textId="77777777" w:rsidR="005372F0" w:rsidRDefault="005372F0" w:rsidP="005621BC">
            <w:pPr>
              <w:spacing w:line="250" w:lineRule="auto"/>
            </w:pPr>
            <w:r>
              <w:rPr>
                <w:sz w:val="17"/>
                <w:szCs w:val="17"/>
              </w:rPr>
              <w:t>See it worked through end to end</w:t>
            </w:r>
          </w:p>
        </w:tc>
        <w:tc>
          <w:tcPr>
            <w:tcW w:w="3200" w:type="dxa"/>
            <w:shd w:val="clear" w:color="auto" w:fill="FFFFFF"/>
            <w:tcMar>
              <w:top w:w="70" w:type="dxa"/>
              <w:left w:w="110" w:type="dxa"/>
              <w:bottom w:w="70" w:type="dxa"/>
              <w:right w:w="110" w:type="dxa"/>
            </w:tcMar>
            <w:vAlign w:val="center"/>
          </w:tcPr>
          <w:p w14:paraId="41827635" w14:textId="77777777" w:rsidR="005372F0" w:rsidRDefault="005372F0" w:rsidP="005621BC">
            <w:pPr>
              <w:spacing w:line="250" w:lineRule="auto"/>
            </w:pPr>
            <w:r>
              <w:rPr>
                <w:sz w:val="17"/>
                <w:szCs w:val="17"/>
              </w:rPr>
              <w:t>7.5 Worked Example</w:t>
            </w:r>
          </w:p>
        </w:tc>
        <w:tc>
          <w:tcPr>
            <w:tcW w:w="3470" w:type="dxa"/>
            <w:shd w:val="clear" w:color="auto" w:fill="FFFFFF"/>
            <w:tcMar>
              <w:top w:w="70" w:type="dxa"/>
              <w:left w:w="110" w:type="dxa"/>
              <w:bottom w:w="70" w:type="dxa"/>
              <w:right w:w="110" w:type="dxa"/>
            </w:tcMar>
            <w:vAlign w:val="center"/>
          </w:tcPr>
          <w:p w14:paraId="44FD9589" w14:textId="77777777" w:rsidR="005372F0" w:rsidRDefault="005372F0" w:rsidP="005621BC">
            <w:pPr>
              <w:spacing w:line="250" w:lineRule="auto"/>
            </w:pPr>
            <w:r>
              <w:rPr>
                <w:sz w:val="17"/>
                <w:szCs w:val="17"/>
              </w:rPr>
              <w:t>8 the chosen SFINT pattern</w:t>
            </w:r>
          </w:p>
        </w:tc>
      </w:tr>
    </w:tbl>
    <w:p w14:paraId="79F31340" w14:textId="77777777" w:rsidR="005372F0" w:rsidRDefault="005372F0" w:rsidP="005372F0">
      <w:pPr>
        <w:pStyle w:val="Heading2"/>
      </w:pPr>
      <w:bookmarkStart w:id="853" w:name="_Toc239457532"/>
      <w:bookmarkStart w:id="854" w:name="_Toc239521053"/>
      <w:r>
        <w:t>7.2 Primary Decision Matrix</w:t>
      </w:r>
      <w:bookmarkEnd w:id="853"/>
      <w:bookmarkEnd w:id="854"/>
    </w:p>
    <w:p w14:paraId="7D368425" w14:textId="77777777" w:rsidR="005372F0" w:rsidRDefault="005372F0" w:rsidP="005372F0">
      <w:pPr>
        <w:spacing w:after="120" w:line="278" w:lineRule="auto"/>
      </w:pPr>
      <w:r>
        <w:t>The matrix reads by question. For a given need, it shows at a glance which platform capability is normally suitable, which may be suitable subject to design review, and which is not the right tool. It indicates the interaction style, and the catalogue in Section 8 remains authoritative for the detailed pattern.</w:t>
      </w:r>
    </w:p>
    <w:tbl>
      <w:tblPr>
        <w:tblW w:w="987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940"/>
        <w:gridCol w:w="990"/>
        <w:gridCol w:w="990"/>
        <w:gridCol w:w="990"/>
        <w:gridCol w:w="990"/>
        <w:gridCol w:w="990"/>
        <w:gridCol w:w="990"/>
        <w:gridCol w:w="990"/>
      </w:tblGrid>
      <w:tr w:rsidR="005372F0" w14:paraId="56191189" w14:textId="77777777" w:rsidTr="005621BC">
        <w:trPr>
          <w:tblHeader/>
        </w:trPr>
        <w:tc>
          <w:tcPr>
            <w:tcW w:w="2940" w:type="dxa"/>
            <w:shd w:val="clear" w:color="auto" w:fill="24446E"/>
            <w:tcMar>
              <w:top w:w="70" w:type="dxa"/>
              <w:left w:w="110" w:type="dxa"/>
              <w:bottom w:w="70" w:type="dxa"/>
              <w:right w:w="110" w:type="dxa"/>
            </w:tcMar>
          </w:tcPr>
          <w:p w14:paraId="2F78700F" w14:textId="77777777" w:rsidR="005372F0" w:rsidRDefault="005372F0" w:rsidP="005621BC">
            <w:r>
              <w:rPr>
                <w:b/>
                <w:bCs/>
                <w:color w:val="FFFFFF"/>
                <w:sz w:val="17"/>
                <w:szCs w:val="17"/>
              </w:rPr>
              <w:t>Does the need involve...</w:t>
            </w:r>
          </w:p>
        </w:tc>
        <w:tc>
          <w:tcPr>
            <w:tcW w:w="990" w:type="dxa"/>
            <w:shd w:val="clear" w:color="auto" w:fill="24446E"/>
            <w:tcMar>
              <w:top w:w="70" w:type="dxa"/>
              <w:left w:w="110" w:type="dxa"/>
              <w:bottom w:w="70" w:type="dxa"/>
              <w:right w:w="110" w:type="dxa"/>
            </w:tcMar>
          </w:tcPr>
          <w:p w14:paraId="3A6FC997" w14:textId="77777777" w:rsidR="005372F0" w:rsidRDefault="005372F0" w:rsidP="005621BC">
            <w:pPr>
              <w:jc w:val="center"/>
            </w:pPr>
            <w:r>
              <w:rPr>
                <w:b/>
                <w:bCs/>
                <w:color w:val="FFFFFF"/>
                <w:sz w:val="17"/>
                <w:szCs w:val="17"/>
              </w:rPr>
              <w:t>API</w:t>
            </w:r>
          </w:p>
        </w:tc>
        <w:tc>
          <w:tcPr>
            <w:tcW w:w="990" w:type="dxa"/>
            <w:shd w:val="clear" w:color="auto" w:fill="24446E"/>
            <w:tcMar>
              <w:top w:w="70" w:type="dxa"/>
              <w:left w:w="110" w:type="dxa"/>
              <w:bottom w:w="70" w:type="dxa"/>
              <w:right w:w="110" w:type="dxa"/>
            </w:tcMar>
          </w:tcPr>
          <w:p w14:paraId="6D956D09" w14:textId="77777777" w:rsidR="005372F0" w:rsidRDefault="005372F0" w:rsidP="005621BC">
            <w:pPr>
              <w:jc w:val="center"/>
            </w:pPr>
            <w:r>
              <w:rPr>
                <w:b/>
                <w:bCs/>
                <w:color w:val="FFFFFF"/>
                <w:sz w:val="17"/>
                <w:szCs w:val="17"/>
              </w:rPr>
              <w:t>Functions</w:t>
            </w:r>
          </w:p>
        </w:tc>
        <w:tc>
          <w:tcPr>
            <w:tcW w:w="990" w:type="dxa"/>
            <w:shd w:val="clear" w:color="auto" w:fill="24446E"/>
            <w:tcMar>
              <w:top w:w="70" w:type="dxa"/>
              <w:left w:w="110" w:type="dxa"/>
              <w:bottom w:w="70" w:type="dxa"/>
              <w:right w:w="110" w:type="dxa"/>
            </w:tcMar>
          </w:tcPr>
          <w:p w14:paraId="1884E18A" w14:textId="77777777" w:rsidR="005372F0" w:rsidRDefault="005372F0" w:rsidP="005621BC">
            <w:pPr>
              <w:jc w:val="center"/>
            </w:pPr>
            <w:r>
              <w:rPr>
                <w:b/>
                <w:bCs/>
                <w:color w:val="FFFFFF"/>
                <w:sz w:val="17"/>
                <w:szCs w:val="17"/>
              </w:rPr>
              <w:t>Service Bus</w:t>
            </w:r>
          </w:p>
        </w:tc>
        <w:tc>
          <w:tcPr>
            <w:tcW w:w="990" w:type="dxa"/>
            <w:shd w:val="clear" w:color="auto" w:fill="24446E"/>
            <w:tcMar>
              <w:top w:w="70" w:type="dxa"/>
              <w:left w:w="110" w:type="dxa"/>
              <w:bottom w:w="70" w:type="dxa"/>
              <w:right w:w="110" w:type="dxa"/>
            </w:tcMar>
          </w:tcPr>
          <w:p w14:paraId="3CCD3AEF" w14:textId="77777777" w:rsidR="005372F0" w:rsidRDefault="005372F0" w:rsidP="005621BC">
            <w:pPr>
              <w:jc w:val="center"/>
            </w:pPr>
            <w:r>
              <w:rPr>
                <w:b/>
                <w:bCs/>
                <w:color w:val="FFFFFF"/>
                <w:sz w:val="17"/>
                <w:szCs w:val="17"/>
              </w:rPr>
              <w:t>Event Grid</w:t>
            </w:r>
          </w:p>
        </w:tc>
        <w:tc>
          <w:tcPr>
            <w:tcW w:w="990" w:type="dxa"/>
            <w:shd w:val="clear" w:color="auto" w:fill="24446E"/>
            <w:tcMar>
              <w:top w:w="70" w:type="dxa"/>
              <w:left w:w="110" w:type="dxa"/>
              <w:bottom w:w="70" w:type="dxa"/>
              <w:right w:w="110" w:type="dxa"/>
            </w:tcMar>
          </w:tcPr>
          <w:p w14:paraId="285AA776" w14:textId="77777777" w:rsidR="005372F0" w:rsidRDefault="005372F0" w:rsidP="005621BC">
            <w:pPr>
              <w:jc w:val="center"/>
            </w:pPr>
            <w:r>
              <w:rPr>
                <w:b/>
                <w:bCs/>
                <w:color w:val="FFFFFF"/>
                <w:sz w:val="17"/>
                <w:szCs w:val="17"/>
              </w:rPr>
              <w:t>Event Hubs</w:t>
            </w:r>
          </w:p>
        </w:tc>
        <w:tc>
          <w:tcPr>
            <w:tcW w:w="990" w:type="dxa"/>
            <w:shd w:val="clear" w:color="auto" w:fill="24446E"/>
            <w:tcMar>
              <w:top w:w="70" w:type="dxa"/>
              <w:left w:w="110" w:type="dxa"/>
              <w:bottom w:w="70" w:type="dxa"/>
              <w:right w:w="110" w:type="dxa"/>
            </w:tcMar>
          </w:tcPr>
          <w:p w14:paraId="38D71C08" w14:textId="77777777" w:rsidR="005372F0" w:rsidRDefault="005372F0" w:rsidP="005621BC">
            <w:pPr>
              <w:jc w:val="center"/>
            </w:pPr>
            <w:r>
              <w:rPr>
                <w:b/>
                <w:bCs/>
                <w:color w:val="FFFFFF"/>
                <w:sz w:val="17"/>
                <w:szCs w:val="17"/>
              </w:rPr>
              <w:t>Logic Apps</w:t>
            </w:r>
          </w:p>
        </w:tc>
        <w:tc>
          <w:tcPr>
            <w:tcW w:w="990" w:type="dxa"/>
            <w:shd w:val="clear" w:color="auto" w:fill="24446E"/>
            <w:tcMar>
              <w:top w:w="70" w:type="dxa"/>
              <w:left w:w="110" w:type="dxa"/>
              <w:bottom w:w="70" w:type="dxa"/>
              <w:right w:w="110" w:type="dxa"/>
            </w:tcMar>
          </w:tcPr>
          <w:p w14:paraId="2F5B214B" w14:textId="77777777" w:rsidR="005372F0" w:rsidRDefault="005372F0" w:rsidP="005621BC">
            <w:pPr>
              <w:jc w:val="center"/>
            </w:pPr>
            <w:r>
              <w:rPr>
                <w:b/>
                <w:bCs/>
                <w:color w:val="FFFFFF"/>
                <w:sz w:val="17"/>
                <w:szCs w:val="17"/>
              </w:rPr>
              <w:t>ADF</w:t>
            </w:r>
          </w:p>
        </w:tc>
      </w:tr>
      <w:tr w:rsidR="005372F0" w14:paraId="2C8B0B41" w14:textId="77777777" w:rsidTr="005621BC">
        <w:tc>
          <w:tcPr>
            <w:tcW w:w="2940" w:type="dxa"/>
            <w:shd w:val="clear" w:color="auto" w:fill="FFFFFF"/>
            <w:tcMar>
              <w:top w:w="70" w:type="dxa"/>
              <w:left w:w="110" w:type="dxa"/>
              <w:bottom w:w="70" w:type="dxa"/>
              <w:right w:w="110" w:type="dxa"/>
            </w:tcMar>
            <w:vAlign w:val="center"/>
          </w:tcPr>
          <w:p w14:paraId="1AC2A610" w14:textId="77777777" w:rsidR="005372F0" w:rsidRDefault="005372F0" w:rsidP="005621BC">
            <w:pPr>
              <w:spacing w:line="250" w:lineRule="auto"/>
            </w:pPr>
            <w:r>
              <w:rPr>
                <w:sz w:val="17"/>
                <w:szCs w:val="17"/>
              </w:rPr>
              <w:t>A consumer that needs an immediate response</w:t>
            </w:r>
          </w:p>
        </w:tc>
        <w:tc>
          <w:tcPr>
            <w:tcW w:w="990" w:type="dxa"/>
            <w:shd w:val="clear" w:color="auto" w:fill="FFFFFF"/>
            <w:tcMar>
              <w:top w:w="70" w:type="dxa"/>
              <w:left w:w="110" w:type="dxa"/>
              <w:bottom w:w="70" w:type="dxa"/>
              <w:right w:w="110" w:type="dxa"/>
            </w:tcMar>
            <w:vAlign w:val="center"/>
          </w:tcPr>
          <w:p w14:paraId="38697FDE"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425B2923"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3E45F41D"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1CB2D28E"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13445925"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401CA5D3"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26127123" w14:textId="77777777" w:rsidR="005372F0" w:rsidRDefault="005372F0" w:rsidP="005621BC">
            <w:pPr>
              <w:jc w:val="center"/>
            </w:pPr>
            <w:r>
              <w:rPr>
                <w:sz w:val="20"/>
                <w:szCs w:val="20"/>
              </w:rPr>
              <w:t>❌</w:t>
            </w:r>
          </w:p>
        </w:tc>
      </w:tr>
      <w:tr w:rsidR="005372F0" w14:paraId="2F276C86" w14:textId="77777777" w:rsidTr="005621BC">
        <w:tc>
          <w:tcPr>
            <w:tcW w:w="2940" w:type="dxa"/>
            <w:shd w:val="clear" w:color="auto" w:fill="FFFFFF"/>
            <w:tcMar>
              <w:top w:w="70" w:type="dxa"/>
              <w:left w:w="110" w:type="dxa"/>
              <w:bottom w:w="70" w:type="dxa"/>
              <w:right w:w="110" w:type="dxa"/>
            </w:tcMar>
            <w:vAlign w:val="center"/>
          </w:tcPr>
          <w:p w14:paraId="6D3B97A6" w14:textId="77777777" w:rsidR="005372F0" w:rsidRDefault="005372F0" w:rsidP="005621BC">
            <w:pPr>
              <w:spacing w:line="250" w:lineRule="auto"/>
            </w:pPr>
            <w:r>
              <w:rPr>
                <w:sz w:val="17"/>
                <w:szCs w:val="17"/>
              </w:rPr>
              <w:t>Guaranteed delivery</w:t>
            </w:r>
          </w:p>
        </w:tc>
        <w:tc>
          <w:tcPr>
            <w:tcW w:w="990" w:type="dxa"/>
            <w:shd w:val="clear" w:color="auto" w:fill="FFFFFF"/>
            <w:tcMar>
              <w:top w:w="70" w:type="dxa"/>
              <w:left w:w="110" w:type="dxa"/>
              <w:bottom w:w="70" w:type="dxa"/>
              <w:right w:w="110" w:type="dxa"/>
            </w:tcMar>
            <w:vAlign w:val="center"/>
          </w:tcPr>
          <w:p w14:paraId="2235AFBF"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00A3F05B"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2C488EDA"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769D1916"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03D848CF"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1B6DE6F9"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624293A8" w14:textId="77777777" w:rsidR="005372F0" w:rsidRDefault="005372F0" w:rsidP="005621BC">
            <w:pPr>
              <w:jc w:val="center"/>
            </w:pPr>
            <w:r>
              <w:rPr>
                <w:sz w:val="20"/>
                <w:szCs w:val="20"/>
              </w:rPr>
              <w:t>❌</w:t>
            </w:r>
          </w:p>
        </w:tc>
      </w:tr>
      <w:tr w:rsidR="005372F0" w14:paraId="5F01C1BF" w14:textId="77777777" w:rsidTr="005621BC">
        <w:tc>
          <w:tcPr>
            <w:tcW w:w="2940" w:type="dxa"/>
            <w:shd w:val="clear" w:color="auto" w:fill="FFFFFF"/>
            <w:tcMar>
              <w:top w:w="70" w:type="dxa"/>
              <w:left w:w="110" w:type="dxa"/>
              <w:bottom w:w="70" w:type="dxa"/>
              <w:right w:w="110" w:type="dxa"/>
            </w:tcMar>
            <w:vAlign w:val="center"/>
          </w:tcPr>
          <w:p w14:paraId="167B1804" w14:textId="77777777" w:rsidR="005372F0" w:rsidRDefault="005372F0" w:rsidP="005621BC">
            <w:pPr>
              <w:spacing w:line="250" w:lineRule="auto"/>
            </w:pPr>
            <w:r>
              <w:rPr>
                <w:sz w:val="17"/>
                <w:szCs w:val="17"/>
              </w:rPr>
              <w:t>A business command or transaction</w:t>
            </w:r>
          </w:p>
        </w:tc>
        <w:tc>
          <w:tcPr>
            <w:tcW w:w="990" w:type="dxa"/>
            <w:shd w:val="clear" w:color="auto" w:fill="FFFFFF"/>
            <w:tcMar>
              <w:top w:w="70" w:type="dxa"/>
              <w:left w:w="110" w:type="dxa"/>
              <w:bottom w:w="70" w:type="dxa"/>
              <w:right w:w="110" w:type="dxa"/>
            </w:tcMar>
            <w:vAlign w:val="center"/>
          </w:tcPr>
          <w:p w14:paraId="0B5501EF"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5737F54E"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18CA961E"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2EEDBC24"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7157703D"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4279D915"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5789DD75" w14:textId="77777777" w:rsidR="005372F0" w:rsidRDefault="005372F0" w:rsidP="005621BC">
            <w:pPr>
              <w:jc w:val="center"/>
            </w:pPr>
            <w:r>
              <w:rPr>
                <w:sz w:val="20"/>
                <w:szCs w:val="20"/>
              </w:rPr>
              <w:t>❌</w:t>
            </w:r>
          </w:p>
        </w:tc>
      </w:tr>
      <w:tr w:rsidR="005372F0" w14:paraId="6B7760FE" w14:textId="77777777" w:rsidTr="005621BC">
        <w:tc>
          <w:tcPr>
            <w:tcW w:w="2940" w:type="dxa"/>
            <w:shd w:val="clear" w:color="auto" w:fill="FFFFFF"/>
            <w:tcMar>
              <w:top w:w="70" w:type="dxa"/>
              <w:left w:w="110" w:type="dxa"/>
              <w:bottom w:w="70" w:type="dxa"/>
              <w:right w:w="110" w:type="dxa"/>
            </w:tcMar>
            <w:vAlign w:val="center"/>
          </w:tcPr>
          <w:p w14:paraId="617299F8" w14:textId="77777777" w:rsidR="005372F0" w:rsidRDefault="005372F0" w:rsidP="005621BC">
            <w:pPr>
              <w:spacing w:line="250" w:lineRule="auto"/>
            </w:pPr>
            <w:r>
              <w:rPr>
                <w:sz w:val="17"/>
                <w:szCs w:val="17"/>
              </w:rPr>
              <w:t>A small code-based transformation or enrichment</w:t>
            </w:r>
          </w:p>
        </w:tc>
        <w:tc>
          <w:tcPr>
            <w:tcW w:w="990" w:type="dxa"/>
            <w:shd w:val="clear" w:color="auto" w:fill="FFFFFF"/>
            <w:tcMar>
              <w:top w:w="70" w:type="dxa"/>
              <w:left w:w="110" w:type="dxa"/>
              <w:bottom w:w="70" w:type="dxa"/>
              <w:right w:w="110" w:type="dxa"/>
            </w:tcMar>
            <w:vAlign w:val="center"/>
          </w:tcPr>
          <w:p w14:paraId="0489BA48"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32BC00F2"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717D24DE"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68FC5A7F"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3428B219"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18453B82"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33089636" w14:textId="77777777" w:rsidR="005372F0" w:rsidRDefault="005372F0" w:rsidP="005621BC">
            <w:pPr>
              <w:jc w:val="center"/>
            </w:pPr>
            <w:r>
              <w:rPr>
                <w:sz w:val="20"/>
                <w:szCs w:val="20"/>
              </w:rPr>
              <w:t>⚠️</w:t>
            </w:r>
          </w:p>
        </w:tc>
      </w:tr>
      <w:tr w:rsidR="005372F0" w14:paraId="379DC845" w14:textId="77777777" w:rsidTr="005621BC">
        <w:tc>
          <w:tcPr>
            <w:tcW w:w="2940" w:type="dxa"/>
            <w:shd w:val="clear" w:color="auto" w:fill="FFFFFF"/>
            <w:tcMar>
              <w:top w:w="70" w:type="dxa"/>
              <w:left w:w="110" w:type="dxa"/>
              <w:bottom w:w="70" w:type="dxa"/>
              <w:right w:w="110" w:type="dxa"/>
            </w:tcMar>
            <w:vAlign w:val="center"/>
          </w:tcPr>
          <w:p w14:paraId="5DD0E622" w14:textId="77777777" w:rsidR="005372F0" w:rsidRDefault="005372F0" w:rsidP="005621BC">
            <w:pPr>
              <w:spacing w:line="250" w:lineRule="auto"/>
            </w:pPr>
            <w:r>
              <w:rPr>
                <w:sz w:val="17"/>
                <w:szCs w:val="17"/>
              </w:rPr>
              <w:t>A notification that something happened</w:t>
            </w:r>
          </w:p>
        </w:tc>
        <w:tc>
          <w:tcPr>
            <w:tcW w:w="990" w:type="dxa"/>
            <w:shd w:val="clear" w:color="auto" w:fill="FFFFFF"/>
            <w:tcMar>
              <w:top w:w="70" w:type="dxa"/>
              <w:left w:w="110" w:type="dxa"/>
              <w:bottom w:w="70" w:type="dxa"/>
              <w:right w:w="110" w:type="dxa"/>
            </w:tcMar>
            <w:vAlign w:val="center"/>
          </w:tcPr>
          <w:p w14:paraId="32199BEA"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1B7F39A0"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7AD26BE3"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7581EF94"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14D0F462"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2F3C1192"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2E7AC9D5" w14:textId="77777777" w:rsidR="005372F0" w:rsidRDefault="005372F0" w:rsidP="005621BC">
            <w:pPr>
              <w:jc w:val="center"/>
            </w:pPr>
            <w:r>
              <w:rPr>
                <w:sz w:val="20"/>
                <w:szCs w:val="20"/>
              </w:rPr>
              <w:t>❌</w:t>
            </w:r>
          </w:p>
        </w:tc>
      </w:tr>
      <w:tr w:rsidR="005372F0" w14:paraId="34564D67" w14:textId="77777777" w:rsidTr="005621BC">
        <w:tc>
          <w:tcPr>
            <w:tcW w:w="2940" w:type="dxa"/>
            <w:shd w:val="clear" w:color="auto" w:fill="FFFFFF"/>
            <w:tcMar>
              <w:top w:w="70" w:type="dxa"/>
              <w:left w:w="110" w:type="dxa"/>
              <w:bottom w:w="70" w:type="dxa"/>
              <w:right w:w="110" w:type="dxa"/>
            </w:tcMar>
            <w:vAlign w:val="center"/>
          </w:tcPr>
          <w:p w14:paraId="3B18DB61" w14:textId="77777777" w:rsidR="005372F0" w:rsidRDefault="005372F0" w:rsidP="005621BC">
            <w:pPr>
              <w:spacing w:line="250" w:lineRule="auto"/>
            </w:pPr>
            <w:r>
              <w:rPr>
                <w:sz w:val="17"/>
                <w:szCs w:val="17"/>
              </w:rPr>
              <w:t>High-volume telemetry or an event stream</w:t>
            </w:r>
          </w:p>
        </w:tc>
        <w:tc>
          <w:tcPr>
            <w:tcW w:w="990" w:type="dxa"/>
            <w:shd w:val="clear" w:color="auto" w:fill="FFFFFF"/>
            <w:tcMar>
              <w:top w:w="70" w:type="dxa"/>
              <w:left w:w="110" w:type="dxa"/>
              <w:bottom w:w="70" w:type="dxa"/>
              <w:right w:w="110" w:type="dxa"/>
            </w:tcMar>
            <w:vAlign w:val="center"/>
          </w:tcPr>
          <w:p w14:paraId="43A4E9AF"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28A5C96C"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7B2D0ED2"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0A9E7F49"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7D85C3B2"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0FB17C01"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26EEDB0D" w14:textId="77777777" w:rsidR="005372F0" w:rsidRDefault="005372F0" w:rsidP="005621BC">
            <w:pPr>
              <w:jc w:val="center"/>
            </w:pPr>
            <w:r>
              <w:rPr>
                <w:sz w:val="20"/>
                <w:szCs w:val="20"/>
              </w:rPr>
              <w:t>❌</w:t>
            </w:r>
          </w:p>
        </w:tc>
      </w:tr>
      <w:tr w:rsidR="005372F0" w14:paraId="37DCE457" w14:textId="77777777" w:rsidTr="005621BC">
        <w:tc>
          <w:tcPr>
            <w:tcW w:w="2940" w:type="dxa"/>
            <w:shd w:val="clear" w:color="auto" w:fill="FFFFFF"/>
            <w:tcMar>
              <w:top w:w="70" w:type="dxa"/>
              <w:left w:w="110" w:type="dxa"/>
              <w:bottom w:w="70" w:type="dxa"/>
              <w:right w:w="110" w:type="dxa"/>
            </w:tcMar>
            <w:vAlign w:val="center"/>
          </w:tcPr>
          <w:p w14:paraId="6DE42D6D" w14:textId="77777777" w:rsidR="005372F0" w:rsidRDefault="005372F0" w:rsidP="005621BC">
            <w:pPr>
              <w:spacing w:line="250" w:lineRule="auto"/>
            </w:pPr>
            <w:r>
              <w:rPr>
                <w:sz w:val="17"/>
                <w:szCs w:val="17"/>
              </w:rPr>
              <w:t>A process that spans multiple systems and steps</w:t>
            </w:r>
          </w:p>
        </w:tc>
        <w:tc>
          <w:tcPr>
            <w:tcW w:w="990" w:type="dxa"/>
            <w:shd w:val="clear" w:color="auto" w:fill="FFFFFF"/>
            <w:tcMar>
              <w:top w:w="70" w:type="dxa"/>
              <w:left w:w="110" w:type="dxa"/>
              <w:bottom w:w="70" w:type="dxa"/>
              <w:right w:w="110" w:type="dxa"/>
            </w:tcMar>
            <w:vAlign w:val="center"/>
          </w:tcPr>
          <w:p w14:paraId="65AF9399"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1BBE4F18"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6EECFE85"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14ED1401"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66251C30"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38B755A0"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6C5C9C16" w14:textId="77777777" w:rsidR="005372F0" w:rsidRDefault="005372F0" w:rsidP="005621BC">
            <w:pPr>
              <w:jc w:val="center"/>
            </w:pPr>
            <w:r>
              <w:rPr>
                <w:sz w:val="20"/>
                <w:szCs w:val="20"/>
              </w:rPr>
              <w:t>❌</w:t>
            </w:r>
          </w:p>
        </w:tc>
      </w:tr>
      <w:tr w:rsidR="005372F0" w14:paraId="2C3A56B4" w14:textId="77777777" w:rsidTr="005621BC">
        <w:tc>
          <w:tcPr>
            <w:tcW w:w="2940" w:type="dxa"/>
            <w:shd w:val="clear" w:color="auto" w:fill="FFFFFF"/>
            <w:tcMar>
              <w:top w:w="70" w:type="dxa"/>
              <w:left w:w="110" w:type="dxa"/>
              <w:bottom w:w="70" w:type="dxa"/>
              <w:right w:w="110" w:type="dxa"/>
            </w:tcMar>
            <w:vAlign w:val="center"/>
          </w:tcPr>
          <w:p w14:paraId="3030AA42" w14:textId="77777777" w:rsidR="005372F0" w:rsidRDefault="005372F0" w:rsidP="005621BC">
            <w:pPr>
              <w:spacing w:line="250" w:lineRule="auto"/>
            </w:pPr>
            <w:r>
              <w:rPr>
                <w:sz w:val="17"/>
                <w:szCs w:val="17"/>
              </w:rPr>
              <w:t>Long-running state or retry orchestration</w:t>
            </w:r>
          </w:p>
        </w:tc>
        <w:tc>
          <w:tcPr>
            <w:tcW w:w="990" w:type="dxa"/>
            <w:shd w:val="clear" w:color="auto" w:fill="FFFFFF"/>
            <w:tcMar>
              <w:top w:w="70" w:type="dxa"/>
              <w:left w:w="110" w:type="dxa"/>
              <w:bottom w:w="70" w:type="dxa"/>
              <w:right w:w="110" w:type="dxa"/>
            </w:tcMar>
            <w:vAlign w:val="center"/>
          </w:tcPr>
          <w:p w14:paraId="560078D9"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6B28F29F"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1CF0BD24"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5A94DFD3"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1C5B8203"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7D977731"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36C4854B" w14:textId="77777777" w:rsidR="005372F0" w:rsidRDefault="005372F0" w:rsidP="005621BC">
            <w:pPr>
              <w:jc w:val="center"/>
            </w:pPr>
            <w:r>
              <w:rPr>
                <w:sz w:val="20"/>
                <w:szCs w:val="20"/>
              </w:rPr>
              <w:t>❌</w:t>
            </w:r>
          </w:p>
        </w:tc>
      </w:tr>
      <w:tr w:rsidR="005372F0" w14:paraId="52F76A02" w14:textId="77777777" w:rsidTr="005621BC">
        <w:tc>
          <w:tcPr>
            <w:tcW w:w="2940" w:type="dxa"/>
            <w:shd w:val="clear" w:color="auto" w:fill="FFFFFF"/>
            <w:tcMar>
              <w:top w:w="70" w:type="dxa"/>
              <w:left w:w="110" w:type="dxa"/>
              <w:bottom w:w="70" w:type="dxa"/>
              <w:right w:w="110" w:type="dxa"/>
            </w:tcMar>
            <w:vAlign w:val="center"/>
          </w:tcPr>
          <w:p w14:paraId="551D03AB" w14:textId="77777777" w:rsidR="005372F0" w:rsidRDefault="005372F0" w:rsidP="005621BC">
            <w:pPr>
              <w:spacing w:line="250" w:lineRule="auto"/>
            </w:pPr>
            <w:r>
              <w:rPr>
                <w:sz w:val="17"/>
                <w:szCs w:val="17"/>
              </w:rPr>
              <w:t>Analytics or data warehousing as the main purpose</w:t>
            </w:r>
          </w:p>
        </w:tc>
        <w:tc>
          <w:tcPr>
            <w:tcW w:w="990" w:type="dxa"/>
            <w:shd w:val="clear" w:color="auto" w:fill="FFFFFF"/>
            <w:tcMar>
              <w:top w:w="70" w:type="dxa"/>
              <w:left w:w="110" w:type="dxa"/>
              <w:bottom w:w="70" w:type="dxa"/>
              <w:right w:w="110" w:type="dxa"/>
            </w:tcMar>
            <w:vAlign w:val="center"/>
          </w:tcPr>
          <w:p w14:paraId="55228D83"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299BC4FD"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57E0F50D"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6C25D713"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02B8EE90"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0BA4CB21" w14:textId="77777777" w:rsidR="005372F0" w:rsidRDefault="005372F0" w:rsidP="005621BC">
            <w:pPr>
              <w:jc w:val="center"/>
            </w:pPr>
            <w:r>
              <w:rPr>
                <w:sz w:val="20"/>
                <w:szCs w:val="20"/>
              </w:rPr>
              <w:t>⚠️</w:t>
            </w:r>
          </w:p>
        </w:tc>
        <w:tc>
          <w:tcPr>
            <w:tcW w:w="990" w:type="dxa"/>
            <w:shd w:val="clear" w:color="auto" w:fill="FFFFFF"/>
            <w:tcMar>
              <w:top w:w="70" w:type="dxa"/>
              <w:left w:w="110" w:type="dxa"/>
              <w:bottom w:w="70" w:type="dxa"/>
              <w:right w:w="110" w:type="dxa"/>
            </w:tcMar>
            <w:vAlign w:val="center"/>
          </w:tcPr>
          <w:p w14:paraId="4C116909" w14:textId="77777777" w:rsidR="005372F0" w:rsidRDefault="005372F0" w:rsidP="005621BC">
            <w:pPr>
              <w:jc w:val="center"/>
            </w:pPr>
            <w:r>
              <w:rPr>
                <w:sz w:val="20"/>
                <w:szCs w:val="20"/>
              </w:rPr>
              <w:t>✅</w:t>
            </w:r>
          </w:p>
        </w:tc>
      </w:tr>
    </w:tbl>
    <w:p w14:paraId="78AAA0EB" w14:textId="77777777" w:rsidR="005372F0" w:rsidRDefault="005372F0" w:rsidP="005372F0">
      <w:pPr>
        <w:spacing w:after="120" w:line="278" w:lineRule="auto"/>
      </w:pPr>
      <w:r>
        <w:t>Legend.</w:t>
      </w:r>
    </w:p>
    <w:p w14:paraId="44EC618A" w14:textId="77777777" w:rsidR="005372F0" w:rsidRDefault="005372F0" w:rsidP="005372F0">
      <w:pPr>
        <w:spacing w:after="46" w:line="270" w:lineRule="auto"/>
        <w:ind w:left="360"/>
      </w:pPr>
      <w:r>
        <w:rPr>
          <w:sz w:val="20"/>
          <w:szCs w:val="20"/>
        </w:rPr>
        <w:t xml:space="preserve">✅  </w:t>
      </w:r>
      <w:r>
        <w:t>The pattern is normally suitable for the use case.</w:t>
      </w:r>
    </w:p>
    <w:p w14:paraId="3B66C2E0" w14:textId="77777777" w:rsidR="005372F0" w:rsidRDefault="005372F0" w:rsidP="005372F0">
      <w:pPr>
        <w:spacing w:after="46" w:line="270" w:lineRule="auto"/>
        <w:ind w:left="360"/>
      </w:pPr>
      <w:r>
        <w:rPr>
          <w:sz w:val="20"/>
          <w:szCs w:val="20"/>
        </w:rPr>
        <w:t xml:space="preserve">⚠️  </w:t>
      </w:r>
      <w:r>
        <w:t>The pattern may be suitable, but requires additional design rationale, controls or governance review.</w:t>
      </w:r>
    </w:p>
    <w:p w14:paraId="704ED9BF" w14:textId="77777777" w:rsidR="005372F0" w:rsidRDefault="005372F0" w:rsidP="005372F0">
      <w:pPr>
        <w:spacing w:after="46" w:line="270" w:lineRule="auto"/>
        <w:ind w:left="360"/>
      </w:pPr>
      <w:r>
        <w:rPr>
          <w:sz w:val="20"/>
          <w:szCs w:val="20"/>
        </w:rPr>
        <w:t xml:space="preserve">❌  </w:t>
      </w:r>
      <w:r>
        <w:t>The pattern is not normally suitable for the use case.</w:t>
      </w:r>
    </w:p>
    <w:p w14:paraId="1C047471" w14:textId="77777777" w:rsidR="005372F0" w:rsidRDefault="005372F0" w:rsidP="005372F0">
      <w:pPr>
        <w:spacing w:before="40" w:after="120" w:line="278" w:lineRule="auto"/>
      </w:pPr>
      <w:r>
        <w:t>Analytics and data warehousing are served by the data platform, using ADF, Blob, Snowpipe and Snowflake, rather than by an integration pattern. See Section 10.</w:t>
      </w:r>
    </w:p>
    <w:p w14:paraId="71F3D6DC" w14:textId="77777777" w:rsidR="005372F0" w:rsidRDefault="005372F0" w:rsidP="005372F0">
      <w:pPr>
        <w:pStyle w:val="Heading2"/>
      </w:pPr>
      <w:bookmarkStart w:id="855" w:name="_Toc239457533"/>
      <w:bookmarkStart w:id="856" w:name="_Toc239521054"/>
      <w:r>
        <w:t>7.3 Common Use Cases</w:t>
      </w:r>
      <w:bookmarkEnd w:id="855"/>
      <w:bookmarkEnd w:id="856"/>
    </w:p>
    <w:p w14:paraId="32869E86" w14:textId="77777777" w:rsidR="005372F0" w:rsidRDefault="005372F0" w:rsidP="005372F0">
      <w:pPr>
        <w:spacing w:after="120" w:line="278" w:lineRule="auto"/>
      </w:pPr>
      <w:r>
        <w:t>The table maps everyday scenarios to the recommended pattern and to the catalogue entry that specifies it in full.</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960"/>
        <w:gridCol w:w="3600"/>
        <w:gridCol w:w="1800"/>
      </w:tblGrid>
      <w:tr w:rsidR="005372F0" w14:paraId="3FB29D55" w14:textId="77777777" w:rsidTr="005621BC">
        <w:trPr>
          <w:tblHeader/>
        </w:trPr>
        <w:tc>
          <w:tcPr>
            <w:tcW w:w="3960" w:type="dxa"/>
            <w:shd w:val="clear" w:color="auto" w:fill="24446E"/>
            <w:tcMar>
              <w:top w:w="70" w:type="dxa"/>
              <w:left w:w="110" w:type="dxa"/>
              <w:bottom w:w="70" w:type="dxa"/>
              <w:right w:w="110" w:type="dxa"/>
            </w:tcMar>
          </w:tcPr>
          <w:p w14:paraId="717C4408" w14:textId="77777777" w:rsidR="005372F0" w:rsidRDefault="005372F0" w:rsidP="005621BC">
            <w:r>
              <w:rPr>
                <w:b/>
                <w:bCs/>
                <w:color w:val="FFFFFF"/>
                <w:sz w:val="18"/>
                <w:szCs w:val="18"/>
              </w:rPr>
              <w:t>Scenario</w:t>
            </w:r>
          </w:p>
        </w:tc>
        <w:tc>
          <w:tcPr>
            <w:tcW w:w="3600" w:type="dxa"/>
            <w:shd w:val="clear" w:color="auto" w:fill="24446E"/>
            <w:tcMar>
              <w:top w:w="70" w:type="dxa"/>
              <w:left w:w="110" w:type="dxa"/>
              <w:bottom w:w="70" w:type="dxa"/>
              <w:right w:w="110" w:type="dxa"/>
            </w:tcMar>
          </w:tcPr>
          <w:p w14:paraId="474AE071" w14:textId="77777777" w:rsidR="005372F0" w:rsidRDefault="005372F0" w:rsidP="005621BC">
            <w:r>
              <w:rPr>
                <w:b/>
                <w:bCs/>
                <w:color w:val="FFFFFF"/>
                <w:sz w:val="18"/>
                <w:szCs w:val="18"/>
              </w:rPr>
              <w:t>Recommended pattern</w:t>
            </w:r>
          </w:p>
        </w:tc>
        <w:tc>
          <w:tcPr>
            <w:tcW w:w="1800" w:type="dxa"/>
            <w:shd w:val="clear" w:color="auto" w:fill="24446E"/>
            <w:tcMar>
              <w:top w:w="70" w:type="dxa"/>
              <w:left w:w="110" w:type="dxa"/>
              <w:bottom w:w="70" w:type="dxa"/>
              <w:right w:w="110" w:type="dxa"/>
            </w:tcMar>
          </w:tcPr>
          <w:p w14:paraId="1E911A82" w14:textId="77777777" w:rsidR="005372F0" w:rsidRDefault="005372F0" w:rsidP="005621BC">
            <w:r>
              <w:rPr>
                <w:b/>
                <w:bCs/>
                <w:color w:val="FFFFFF"/>
                <w:sz w:val="18"/>
                <w:szCs w:val="18"/>
              </w:rPr>
              <w:t>Catalogue reference</w:t>
            </w:r>
          </w:p>
        </w:tc>
      </w:tr>
      <w:tr w:rsidR="005372F0" w14:paraId="260C120C" w14:textId="77777777" w:rsidTr="005621BC">
        <w:tc>
          <w:tcPr>
            <w:tcW w:w="3960" w:type="dxa"/>
            <w:shd w:val="clear" w:color="auto" w:fill="FFFFFF"/>
            <w:tcMar>
              <w:top w:w="70" w:type="dxa"/>
              <w:left w:w="110" w:type="dxa"/>
              <w:bottom w:w="70" w:type="dxa"/>
              <w:right w:w="110" w:type="dxa"/>
            </w:tcMar>
            <w:vAlign w:val="center"/>
          </w:tcPr>
          <w:p w14:paraId="424A90E2" w14:textId="77777777" w:rsidR="005372F0" w:rsidRDefault="005372F0" w:rsidP="005621BC">
            <w:pPr>
              <w:spacing w:after="10" w:line="258" w:lineRule="auto"/>
            </w:pPr>
            <w:r>
              <w:rPr>
                <w:sz w:val="18"/>
                <w:szCs w:val="18"/>
              </w:rPr>
              <w:t>Retrieve or update business data immediately</w:t>
            </w:r>
          </w:p>
        </w:tc>
        <w:tc>
          <w:tcPr>
            <w:tcW w:w="3600" w:type="dxa"/>
            <w:shd w:val="clear" w:color="auto" w:fill="FFFFFF"/>
            <w:tcMar>
              <w:top w:w="70" w:type="dxa"/>
              <w:left w:w="110" w:type="dxa"/>
              <w:bottom w:w="70" w:type="dxa"/>
              <w:right w:w="110" w:type="dxa"/>
            </w:tcMar>
            <w:vAlign w:val="center"/>
          </w:tcPr>
          <w:p w14:paraId="41A5011F" w14:textId="77777777" w:rsidR="005372F0" w:rsidRDefault="005372F0" w:rsidP="005621BC">
            <w:pPr>
              <w:spacing w:after="10" w:line="258" w:lineRule="auto"/>
            </w:pPr>
            <w:r>
              <w:rPr>
                <w:sz w:val="18"/>
                <w:szCs w:val="18"/>
              </w:rPr>
              <w:t>REST API through API Management</w:t>
            </w:r>
          </w:p>
        </w:tc>
        <w:tc>
          <w:tcPr>
            <w:tcW w:w="1800" w:type="dxa"/>
            <w:shd w:val="clear" w:color="auto" w:fill="FFFFFF"/>
            <w:tcMar>
              <w:top w:w="70" w:type="dxa"/>
              <w:left w:w="110" w:type="dxa"/>
              <w:bottom w:w="70" w:type="dxa"/>
              <w:right w:w="110" w:type="dxa"/>
            </w:tcMar>
            <w:vAlign w:val="center"/>
          </w:tcPr>
          <w:p w14:paraId="7228E5FD" w14:textId="77777777" w:rsidR="005372F0" w:rsidRDefault="005372F0" w:rsidP="005621BC">
            <w:pPr>
              <w:spacing w:after="10" w:line="258" w:lineRule="auto"/>
            </w:pPr>
            <w:r>
              <w:rPr>
                <w:sz w:val="18"/>
                <w:szCs w:val="18"/>
              </w:rPr>
              <w:t>SFINT1</w:t>
            </w:r>
          </w:p>
        </w:tc>
      </w:tr>
      <w:tr w:rsidR="005372F0" w14:paraId="1DD1F122" w14:textId="77777777" w:rsidTr="005621BC">
        <w:tc>
          <w:tcPr>
            <w:tcW w:w="3960" w:type="dxa"/>
            <w:shd w:val="clear" w:color="auto" w:fill="F4F6FA"/>
            <w:tcMar>
              <w:top w:w="70" w:type="dxa"/>
              <w:left w:w="110" w:type="dxa"/>
              <w:bottom w:w="70" w:type="dxa"/>
              <w:right w:w="110" w:type="dxa"/>
            </w:tcMar>
            <w:vAlign w:val="center"/>
          </w:tcPr>
          <w:p w14:paraId="381D2902" w14:textId="77777777" w:rsidR="005372F0" w:rsidRDefault="005372F0" w:rsidP="005621BC">
            <w:pPr>
              <w:spacing w:after="10" w:line="258" w:lineRule="auto"/>
            </w:pPr>
            <w:r>
              <w:rPr>
                <w:sz w:val="18"/>
                <w:szCs w:val="18"/>
              </w:rPr>
              <w:t>Tell another system to perform work, where delayed processing is acceptable</w:t>
            </w:r>
          </w:p>
        </w:tc>
        <w:tc>
          <w:tcPr>
            <w:tcW w:w="3600" w:type="dxa"/>
            <w:shd w:val="clear" w:color="auto" w:fill="F4F6FA"/>
            <w:tcMar>
              <w:top w:w="70" w:type="dxa"/>
              <w:left w:w="110" w:type="dxa"/>
              <w:bottom w:w="70" w:type="dxa"/>
              <w:right w:w="110" w:type="dxa"/>
            </w:tcMar>
            <w:vAlign w:val="center"/>
          </w:tcPr>
          <w:p w14:paraId="51BAF29D" w14:textId="77777777" w:rsidR="005372F0" w:rsidRDefault="005372F0" w:rsidP="005621BC">
            <w:pPr>
              <w:spacing w:after="10" w:line="258" w:lineRule="auto"/>
            </w:pPr>
            <w:r>
              <w:rPr>
                <w:sz w:val="18"/>
                <w:szCs w:val="18"/>
              </w:rPr>
              <w:t>Service Bus queue, load levelling</w:t>
            </w:r>
          </w:p>
        </w:tc>
        <w:tc>
          <w:tcPr>
            <w:tcW w:w="1800" w:type="dxa"/>
            <w:shd w:val="clear" w:color="auto" w:fill="F4F6FA"/>
            <w:tcMar>
              <w:top w:w="70" w:type="dxa"/>
              <w:left w:w="110" w:type="dxa"/>
              <w:bottom w:w="70" w:type="dxa"/>
              <w:right w:w="110" w:type="dxa"/>
            </w:tcMar>
            <w:vAlign w:val="center"/>
          </w:tcPr>
          <w:p w14:paraId="0BFA566B" w14:textId="77777777" w:rsidR="005372F0" w:rsidRDefault="005372F0" w:rsidP="005621BC">
            <w:pPr>
              <w:spacing w:after="10" w:line="258" w:lineRule="auto"/>
            </w:pPr>
            <w:r>
              <w:rPr>
                <w:sz w:val="18"/>
                <w:szCs w:val="18"/>
              </w:rPr>
              <w:t>SFINT5</w:t>
            </w:r>
          </w:p>
        </w:tc>
      </w:tr>
      <w:tr w:rsidR="005372F0" w14:paraId="14D405F9" w14:textId="77777777" w:rsidTr="005621BC">
        <w:tc>
          <w:tcPr>
            <w:tcW w:w="3960" w:type="dxa"/>
            <w:shd w:val="clear" w:color="auto" w:fill="FFFFFF"/>
            <w:tcMar>
              <w:top w:w="70" w:type="dxa"/>
              <w:left w:w="110" w:type="dxa"/>
              <w:bottom w:w="70" w:type="dxa"/>
              <w:right w:w="110" w:type="dxa"/>
            </w:tcMar>
            <w:vAlign w:val="center"/>
          </w:tcPr>
          <w:p w14:paraId="1A1C69EA" w14:textId="77777777" w:rsidR="005372F0" w:rsidRDefault="005372F0" w:rsidP="005621BC">
            <w:pPr>
              <w:spacing w:after="10" w:line="258" w:lineRule="auto"/>
            </w:pPr>
            <w:r>
              <w:rPr>
                <w:sz w:val="18"/>
                <w:szCs w:val="18"/>
              </w:rPr>
              <w:t>Have multiple systems react to the same business message</w:t>
            </w:r>
          </w:p>
        </w:tc>
        <w:tc>
          <w:tcPr>
            <w:tcW w:w="3600" w:type="dxa"/>
            <w:shd w:val="clear" w:color="auto" w:fill="FFFFFF"/>
            <w:tcMar>
              <w:top w:w="70" w:type="dxa"/>
              <w:left w:w="110" w:type="dxa"/>
              <w:bottom w:w="70" w:type="dxa"/>
              <w:right w:w="110" w:type="dxa"/>
            </w:tcMar>
            <w:vAlign w:val="center"/>
          </w:tcPr>
          <w:p w14:paraId="4F17F133" w14:textId="77777777" w:rsidR="005372F0" w:rsidRDefault="005372F0" w:rsidP="005621BC">
            <w:pPr>
              <w:spacing w:after="10" w:line="258" w:lineRule="auto"/>
            </w:pPr>
            <w:r>
              <w:rPr>
                <w:sz w:val="18"/>
                <w:szCs w:val="18"/>
              </w:rPr>
              <w:t>Service Bus topic, publish and subscribe</w:t>
            </w:r>
          </w:p>
        </w:tc>
        <w:tc>
          <w:tcPr>
            <w:tcW w:w="1800" w:type="dxa"/>
            <w:shd w:val="clear" w:color="auto" w:fill="FFFFFF"/>
            <w:tcMar>
              <w:top w:w="70" w:type="dxa"/>
              <w:left w:w="110" w:type="dxa"/>
              <w:bottom w:w="70" w:type="dxa"/>
              <w:right w:w="110" w:type="dxa"/>
            </w:tcMar>
            <w:vAlign w:val="center"/>
          </w:tcPr>
          <w:p w14:paraId="648D1E65" w14:textId="77777777" w:rsidR="005372F0" w:rsidRDefault="005372F0" w:rsidP="005621BC">
            <w:pPr>
              <w:spacing w:after="10" w:line="258" w:lineRule="auto"/>
            </w:pPr>
            <w:r>
              <w:rPr>
                <w:sz w:val="18"/>
                <w:szCs w:val="18"/>
              </w:rPr>
              <w:t>SFINT11</w:t>
            </w:r>
          </w:p>
        </w:tc>
      </w:tr>
      <w:tr w:rsidR="005372F0" w14:paraId="75A2E543" w14:textId="77777777" w:rsidTr="005621BC">
        <w:tc>
          <w:tcPr>
            <w:tcW w:w="3960" w:type="dxa"/>
            <w:shd w:val="clear" w:color="auto" w:fill="F4F6FA"/>
            <w:tcMar>
              <w:top w:w="70" w:type="dxa"/>
              <w:left w:w="110" w:type="dxa"/>
              <w:bottom w:w="70" w:type="dxa"/>
              <w:right w:w="110" w:type="dxa"/>
            </w:tcMar>
            <w:vAlign w:val="center"/>
          </w:tcPr>
          <w:p w14:paraId="24F5EFE9" w14:textId="77777777" w:rsidR="005372F0" w:rsidRDefault="005372F0" w:rsidP="005621BC">
            <w:pPr>
              <w:spacing w:after="10" w:line="258" w:lineRule="auto"/>
            </w:pPr>
            <w:r>
              <w:rPr>
                <w:sz w:val="18"/>
                <w:szCs w:val="18"/>
              </w:rPr>
              <w:t>Notify that a resource change or event occurred</w:t>
            </w:r>
          </w:p>
        </w:tc>
        <w:tc>
          <w:tcPr>
            <w:tcW w:w="3600" w:type="dxa"/>
            <w:shd w:val="clear" w:color="auto" w:fill="F4F6FA"/>
            <w:tcMar>
              <w:top w:w="70" w:type="dxa"/>
              <w:left w:w="110" w:type="dxa"/>
              <w:bottom w:w="70" w:type="dxa"/>
              <w:right w:w="110" w:type="dxa"/>
            </w:tcMar>
            <w:vAlign w:val="center"/>
          </w:tcPr>
          <w:p w14:paraId="0A0177F1" w14:textId="77777777" w:rsidR="005372F0" w:rsidRDefault="005372F0" w:rsidP="005621BC">
            <w:pPr>
              <w:spacing w:after="10" w:line="258" w:lineRule="auto"/>
            </w:pPr>
            <w:r>
              <w:rPr>
                <w:sz w:val="18"/>
                <w:szCs w:val="18"/>
              </w:rPr>
              <w:t>Event Grid notification</w:t>
            </w:r>
          </w:p>
        </w:tc>
        <w:tc>
          <w:tcPr>
            <w:tcW w:w="1800" w:type="dxa"/>
            <w:shd w:val="clear" w:color="auto" w:fill="F4F6FA"/>
            <w:tcMar>
              <w:top w:w="70" w:type="dxa"/>
              <w:left w:w="110" w:type="dxa"/>
              <w:bottom w:w="70" w:type="dxa"/>
              <w:right w:w="110" w:type="dxa"/>
            </w:tcMar>
            <w:vAlign w:val="center"/>
          </w:tcPr>
          <w:p w14:paraId="75631829" w14:textId="77777777" w:rsidR="005372F0" w:rsidRDefault="005372F0" w:rsidP="005621BC">
            <w:pPr>
              <w:spacing w:after="10" w:line="258" w:lineRule="auto"/>
            </w:pPr>
            <w:r>
              <w:rPr>
                <w:sz w:val="18"/>
                <w:szCs w:val="18"/>
              </w:rPr>
              <w:t>SFINT12</w:t>
            </w:r>
          </w:p>
        </w:tc>
      </w:tr>
      <w:tr w:rsidR="005372F0" w14:paraId="79A1FC37" w14:textId="77777777" w:rsidTr="005621BC">
        <w:tc>
          <w:tcPr>
            <w:tcW w:w="3960" w:type="dxa"/>
            <w:shd w:val="clear" w:color="auto" w:fill="FFFFFF"/>
            <w:tcMar>
              <w:top w:w="70" w:type="dxa"/>
              <w:left w:w="110" w:type="dxa"/>
              <w:bottom w:w="70" w:type="dxa"/>
              <w:right w:w="110" w:type="dxa"/>
            </w:tcMar>
            <w:vAlign w:val="center"/>
          </w:tcPr>
          <w:p w14:paraId="05422BA9" w14:textId="77777777" w:rsidR="005372F0" w:rsidRDefault="005372F0" w:rsidP="005621BC">
            <w:pPr>
              <w:spacing w:after="10" w:line="258" w:lineRule="auto"/>
            </w:pPr>
            <w:r>
              <w:rPr>
                <w:sz w:val="18"/>
                <w:szCs w:val="18"/>
              </w:rPr>
              <w:lastRenderedPageBreak/>
              <w:t>Ingest a high-volume stream, telemetry or near-real-time feed</w:t>
            </w:r>
          </w:p>
        </w:tc>
        <w:tc>
          <w:tcPr>
            <w:tcW w:w="3600" w:type="dxa"/>
            <w:shd w:val="clear" w:color="auto" w:fill="FFFFFF"/>
            <w:tcMar>
              <w:top w:w="70" w:type="dxa"/>
              <w:left w:w="110" w:type="dxa"/>
              <w:bottom w:w="70" w:type="dxa"/>
              <w:right w:w="110" w:type="dxa"/>
            </w:tcMar>
            <w:vAlign w:val="center"/>
          </w:tcPr>
          <w:p w14:paraId="5691B0A9" w14:textId="77777777" w:rsidR="005372F0" w:rsidRDefault="005372F0" w:rsidP="005621BC">
            <w:pPr>
              <w:spacing w:after="10" w:line="258" w:lineRule="auto"/>
            </w:pPr>
            <w:r>
              <w:rPr>
                <w:sz w:val="18"/>
                <w:szCs w:val="18"/>
              </w:rPr>
              <w:t>Event Hubs stream ingestion</w:t>
            </w:r>
          </w:p>
        </w:tc>
        <w:tc>
          <w:tcPr>
            <w:tcW w:w="1800" w:type="dxa"/>
            <w:shd w:val="clear" w:color="auto" w:fill="FFFFFF"/>
            <w:tcMar>
              <w:top w:w="70" w:type="dxa"/>
              <w:left w:w="110" w:type="dxa"/>
              <w:bottom w:w="70" w:type="dxa"/>
              <w:right w:w="110" w:type="dxa"/>
            </w:tcMar>
            <w:vAlign w:val="center"/>
          </w:tcPr>
          <w:p w14:paraId="2E331B10" w14:textId="77777777" w:rsidR="005372F0" w:rsidRDefault="005372F0" w:rsidP="005621BC">
            <w:pPr>
              <w:spacing w:after="10" w:line="258" w:lineRule="auto"/>
            </w:pPr>
            <w:r>
              <w:rPr>
                <w:sz w:val="18"/>
                <w:szCs w:val="18"/>
              </w:rPr>
              <w:t>SFINT15</w:t>
            </w:r>
          </w:p>
        </w:tc>
      </w:tr>
      <w:tr w:rsidR="005372F0" w14:paraId="13588145" w14:textId="77777777" w:rsidTr="005621BC">
        <w:tc>
          <w:tcPr>
            <w:tcW w:w="3960" w:type="dxa"/>
            <w:shd w:val="clear" w:color="auto" w:fill="F4F6FA"/>
            <w:tcMar>
              <w:top w:w="70" w:type="dxa"/>
              <w:left w:w="110" w:type="dxa"/>
              <w:bottom w:w="70" w:type="dxa"/>
              <w:right w:w="110" w:type="dxa"/>
            </w:tcMar>
            <w:vAlign w:val="center"/>
          </w:tcPr>
          <w:p w14:paraId="5655CE27" w14:textId="77777777" w:rsidR="005372F0" w:rsidRDefault="005372F0" w:rsidP="005621BC">
            <w:pPr>
              <w:spacing w:after="10" w:line="258" w:lineRule="auto"/>
            </w:pPr>
            <w:r>
              <w:rPr>
                <w:sz w:val="18"/>
                <w:szCs w:val="18"/>
              </w:rPr>
              <w:t>Run a multi-step process with conditional routing and exception handling</w:t>
            </w:r>
          </w:p>
        </w:tc>
        <w:tc>
          <w:tcPr>
            <w:tcW w:w="3600" w:type="dxa"/>
            <w:shd w:val="clear" w:color="auto" w:fill="F4F6FA"/>
            <w:tcMar>
              <w:top w:w="70" w:type="dxa"/>
              <w:left w:w="110" w:type="dxa"/>
              <w:bottom w:w="70" w:type="dxa"/>
              <w:right w:w="110" w:type="dxa"/>
            </w:tcMar>
            <w:vAlign w:val="center"/>
          </w:tcPr>
          <w:p w14:paraId="34D297E5" w14:textId="77777777" w:rsidR="005372F0" w:rsidRDefault="005372F0" w:rsidP="005621BC">
            <w:pPr>
              <w:spacing w:after="10" w:line="258" w:lineRule="auto"/>
            </w:pPr>
            <w:r>
              <w:rPr>
                <w:sz w:val="18"/>
                <w:szCs w:val="18"/>
              </w:rPr>
              <w:t>Logic Apps orchestration</w:t>
            </w:r>
          </w:p>
        </w:tc>
        <w:tc>
          <w:tcPr>
            <w:tcW w:w="1800" w:type="dxa"/>
            <w:shd w:val="clear" w:color="auto" w:fill="F4F6FA"/>
            <w:tcMar>
              <w:top w:w="70" w:type="dxa"/>
              <w:left w:w="110" w:type="dxa"/>
              <w:bottom w:w="70" w:type="dxa"/>
              <w:right w:w="110" w:type="dxa"/>
            </w:tcMar>
            <w:vAlign w:val="center"/>
          </w:tcPr>
          <w:p w14:paraId="0E19EAFC" w14:textId="77777777" w:rsidR="005372F0" w:rsidRDefault="005372F0" w:rsidP="005621BC">
            <w:pPr>
              <w:spacing w:after="10" w:line="258" w:lineRule="auto"/>
            </w:pPr>
            <w:r>
              <w:rPr>
                <w:sz w:val="18"/>
                <w:szCs w:val="18"/>
              </w:rPr>
              <w:t>SFINT16</w:t>
            </w:r>
          </w:p>
        </w:tc>
      </w:tr>
      <w:tr w:rsidR="005372F0" w14:paraId="111D1130" w14:textId="77777777" w:rsidTr="005621BC">
        <w:tc>
          <w:tcPr>
            <w:tcW w:w="3960" w:type="dxa"/>
            <w:shd w:val="clear" w:color="auto" w:fill="FFFFFF"/>
            <w:tcMar>
              <w:top w:w="70" w:type="dxa"/>
              <w:left w:w="110" w:type="dxa"/>
              <w:bottom w:w="70" w:type="dxa"/>
              <w:right w:w="110" w:type="dxa"/>
            </w:tcMar>
            <w:vAlign w:val="center"/>
          </w:tcPr>
          <w:p w14:paraId="4563DEA0" w14:textId="77777777" w:rsidR="005372F0" w:rsidRDefault="005372F0" w:rsidP="005621BC">
            <w:pPr>
              <w:spacing w:after="10" w:line="258" w:lineRule="auto"/>
            </w:pPr>
            <w:r>
              <w:rPr>
                <w:sz w:val="18"/>
                <w:szCs w:val="18"/>
              </w:rPr>
              <w:t>Apply a small code-based transformation or validation step</w:t>
            </w:r>
          </w:p>
        </w:tc>
        <w:tc>
          <w:tcPr>
            <w:tcW w:w="3600" w:type="dxa"/>
            <w:shd w:val="clear" w:color="auto" w:fill="FFFFFF"/>
            <w:tcMar>
              <w:top w:w="70" w:type="dxa"/>
              <w:left w:w="110" w:type="dxa"/>
              <w:bottom w:w="70" w:type="dxa"/>
              <w:right w:w="110" w:type="dxa"/>
            </w:tcMar>
            <w:vAlign w:val="center"/>
          </w:tcPr>
          <w:p w14:paraId="2360808F" w14:textId="77777777" w:rsidR="005372F0" w:rsidRDefault="005372F0" w:rsidP="005621BC">
            <w:pPr>
              <w:spacing w:after="10" w:line="258" w:lineRule="auto"/>
            </w:pPr>
            <w:r>
              <w:rPr>
                <w:sz w:val="18"/>
                <w:szCs w:val="18"/>
              </w:rPr>
              <w:t>Azure Function, message translator</w:t>
            </w:r>
          </w:p>
        </w:tc>
        <w:tc>
          <w:tcPr>
            <w:tcW w:w="1800" w:type="dxa"/>
            <w:shd w:val="clear" w:color="auto" w:fill="FFFFFF"/>
            <w:tcMar>
              <w:top w:w="70" w:type="dxa"/>
              <w:left w:w="110" w:type="dxa"/>
              <w:bottom w:w="70" w:type="dxa"/>
              <w:right w:w="110" w:type="dxa"/>
            </w:tcMar>
            <w:vAlign w:val="center"/>
          </w:tcPr>
          <w:p w14:paraId="4830BF05" w14:textId="77777777" w:rsidR="005372F0" w:rsidRDefault="005372F0" w:rsidP="005621BC">
            <w:pPr>
              <w:spacing w:after="10" w:line="258" w:lineRule="auto"/>
            </w:pPr>
            <w:r>
              <w:rPr>
                <w:sz w:val="18"/>
                <w:szCs w:val="18"/>
              </w:rPr>
              <w:t>SFINT24</w:t>
            </w:r>
          </w:p>
        </w:tc>
      </w:tr>
      <w:tr w:rsidR="005372F0" w14:paraId="03CCAF1D" w14:textId="77777777" w:rsidTr="005621BC">
        <w:tc>
          <w:tcPr>
            <w:tcW w:w="3960" w:type="dxa"/>
            <w:shd w:val="clear" w:color="auto" w:fill="F4F6FA"/>
            <w:tcMar>
              <w:top w:w="70" w:type="dxa"/>
              <w:left w:w="110" w:type="dxa"/>
              <w:bottom w:w="70" w:type="dxa"/>
              <w:right w:w="110" w:type="dxa"/>
            </w:tcMar>
            <w:vAlign w:val="center"/>
          </w:tcPr>
          <w:p w14:paraId="23292745" w14:textId="77777777" w:rsidR="005372F0" w:rsidRDefault="005372F0" w:rsidP="005621BC">
            <w:pPr>
              <w:spacing w:after="10" w:line="258" w:lineRule="auto"/>
            </w:pPr>
            <w:r>
              <w:rPr>
                <w:sz w:val="18"/>
                <w:szCs w:val="18"/>
              </w:rPr>
              <w:t>Ingest a batch into Snowflake for reporting or analytics</w:t>
            </w:r>
          </w:p>
        </w:tc>
        <w:tc>
          <w:tcPr>
            <w:tcW w:w="3600" w:type="dxa"/>
            <w:shd w:val="clear" w:color="auto" w:fill="F4F6FA"/>
            <w:tcMar>
              <w:top w:w="70" w:type="dxa"/>
              <w:left w:w="110" w:type="dxa"/>
              <w:bottom w:w="70" w:type="dxa"/>
              <w:right w:w="110" w:type="dxa"/>
            </w:tcMar>
            <w:vAlign w:val="center"/>
          </w:tcPr>
          <w:p w14:paraId="7CD44AD2" w14:textId="77777777" w:rsidR="005372F0" w:rsidRDefault="005372F0" w:rsidP="005621BC">
            <w:pPr>
              <w:spacing w:after="10" w:line="258" w:lineRule="auto"/>
            </w:pPr>
            <w:r>
              <w:rPr>
                <w:sz w:val="18"/>
                <w:szCs w:val="18"/>
              </w:rPr>
              <w:t>Data platform pattern, ADF, Blob, Snowpipe</w:t>
            </w:r>
          </w:p>
        </w:tc>
        <w:tc>
          <w:tcPr>
            <w:tcW w:w="1800" w:type="dxa"/>
            <w:shd w:val="clear" w:color="auto" w:fill="F4F6FA"/>
            <w:tcMar>
              <w:top w:w="70" w:type="dxa"/>
              <w:left w:w="110" w:type="dxa"/>
              <w:bottom w:w="70" w:type="dxa"/>
              <w:right w:w="110" w:type="dxa"/>
            </w:tcMar>
            <w:vAlign w:val="center"/>
          </w:tcPr>
          <w:p w14:paraId="77474270" w14:textId="77777777" w:rsidR="005372F0" w:rsidRDefault="005372F0" w:rsidP="005621BC">
            <w:pPr>
              <w:spacing w:after="10" w:line="258" w:lineRule="auto"/>
            </w:pPr>
            <w:r>
              <w:rPr>
                <w:sz w:val="18"/>
                <w:szCs w:val="18"/>
              </w:rPr>
              <w:t>SFINT21, Section 10</w:t>
            </w:r>
          </w:p>
        </w:tc>
      </w:tr>
      <w:tr w:rsidR="005372F0" w14:paraId="78D75DA0" w14:textId="77777777" w:rsidTr="005621BC">
        <w:tc>
          <w:tcPr>
            <w:tcW w:w="3960" w:type="dxa"/>
            <w:shd w:val="clear" w:color="auto" w:fill="FFFFFF"/>
            <w:tcMar>
              <w:top w:w="70" w:type="dxa"/>
              <w:left w:w="110" w:type="dxa"/>
              <w:bottom w:w="70" w:type="dxa"/>
              <w:right w:w="110" w:type="dxa"/>
            </w:tcMar>
            <w:vAlign w:val="center"/>
          </w:tcPr>
          <w:p w14:paraId="5E6698B7" w14:textId="77777777" w:rsidR="005372F0" w:rsidRDefault="005372F0" w:rsidP="005621BC">
            <w:pPr>
              <w:spacing w:after="10" w:line="258" w:lineRule="auto"/>
            </w:pPr>
            <w:r>
              <w:rPr>
                <w:sz w:val="18"/>
                <w:szCs w:val="18"/>
              </w:rPr>
              <w:t>Run an operational real-time transaction between applications</w:t>
            </w:r>
          </w:p>
        </w:tc>
        <w:tc>
          <w:tcPr>
            <w:tcW w:w="3600" w:type="dxa"/>
            <w:shd w:val="clear" w:color="auto" w:fill="FFFFFF"/>
            <w:tcMar>
              <w:top w:w="70" w:type="dxa"/>
              <w:left w:w="110" w:type="dxa"/>
              <w:bottom w:w="70" w:type="dxa"/>
              <w:right w:w="110" w:type="dxa"/>
            </w:tcMar>
            <w:vAlign w:val="center"/>
          </w:tcPr>
          <w:p w14:paraId="20FD92A1" w14:textId="77777777" w:rsidR="005372F0" w:rsidRDefault="005372F0" w:rsidP="005621BC">
            <w:pPr>
              <w:spacing w:after="10" w:line="258" w:lineRule="auto"/>
            </w:pPr>
            <w:r>
              <w:rPr>
                <w:sz w:val="18"/>
                <w:szCs w:val="18"/>
              </w:rPr>
              <w:t>API or messaging pattern, not Snowflake as an intermediary</w:t>
            </w:r>
          </w:p>
        </w:tc>
        <w:tc>
          <w:tcPr>
            <w:tcW w:w="1800" w:type="dxa"/>
            <w:shd w:val="clear" w:color="auto" w:fill="FFFFFF"/>
            <w:tcMar>
              <w:top w:w="70" w:type="dxa"/>
              <w:left w:w="110" w:type="dxa"/>
              <w:bottom w:w="70" w:type="dxa"/>
              <w:right w:w="110" w:type="dxa"/>
            </w:tcMar>
            <w:vAlign w:val="center"/>
          </w:tcPr>
          <w:p w14:paraId="3AEEDE6A" w14:textId="77777777" w:rsidR="005372F0" w:rsidRDefault="005372F0" w:rsidP="005621BC">
            <w:pPr>
              <w:spacing w:after="10" w:line="258" w:lineRule="auto"/>
            </w:pPr>
            <w:r>
              <w:rPr>
                <w:sz w:val="18"/>
                <w:szCs w:val="18"/>
              </w:rPr>
              <w:t>SFINT1 to SFINT10</w:t>
            </w:r>
          </w:p>
        </w:tc>
      </w:tr>
    </w:tbl>
    <w:p w14:paraId="792FAA26" w14:textId="77777777" w:rsidR="005372F0" w:rsidRDefault="005372F0" w:rsidP="005372F0">
      <w:pPr>
        <w:pStyle w:val="Heading2"/>
      </w:pPr>
      <w:bookmarkStart w:id="857" w:name="_7.4_Detailed_Architecture"/>
      <w:bookmarkStart w:id="858" w:name="_Toc239457534"/>
      <w:bookmarkStart w:id="859" w:name="_Toc239521055"/>
      <w:bookmarkEnd w:id="857"/>
      <w:r>
        <w:t>7.4 Detailed Architecture Decision Tree</w:t>
      </w:r>
      <w:bookmarkEnd w:id="858"/>
      <w:bookmarkEnd w:id="859"/>
    </w:p>
    <w:p w14:paraId="349F6AB8" w14:textId="77777777" w:rsidR="005372F0" w:rsidRDefault="005372F0" w:rsidP="005372F0">
      <w:pPr>
        <w:spacing w:after="120" w:line="278" w:lineRule="auto"/>
      </w:pPr>
      <w:r>
        <w:t>The decision tree merges the primary decision matrix and the earlier tree into a single view. It resolves an integration need to a pattern family by asking about interaction style, timing and delivery guarantees, read from the top, and it names no technology. The matrix in 7.2 then maps the chosen family to the Azure capabilities that realise it, and the catalogue in Section 8 specifies each pattern in full.</w:t>
      </w:r>
    </w:p>
    <w:p w14:paraId="62CDD282" w14:textId="77777777" w:rsidR="005372F0" w:rsidRDefault="005372F0" w:rsidP="005372F0">
      <w:pPr>
        <w:spacing w:before="90" w:after="130"/>
        <w:jc w:val="center"/>
      </w:pPr>
      <w:r>
        <w:rPr>
          <w:noProof/>
        </w:rPr>
        <w:drawing>
          <wp:inline distT="0" distB="0" distL="0" distR="0" wp14:anchorId="7EA041D3" wp14:editId="73BEA47C">
            <wp:extent cx="6266400" cy="3524409"/>
            <wp:effectExtent l="19050" t="19050" r="20320" b="19050"/>
            <wp:docPr id="425947215" name="Picture 425947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266400" cy="3524409"/>
                    </a:xfrm>
                    <a:prstGeom prst="rect">
                      <a:avLst/>
                    </a:prstGeom>
                    <a:solidFill>
                      <a:srgbClr val="222831"/>
                    </a:solidFill>
                    <a:ln w="9525">
                      <a:solidFill>
                        <a:srgbClr val="AEB8C6"/>
                      </a:solidFill>
                    </a:ln>
                  </pic:spPr>
                </pic:pic>
              </a:graphicData>
            </a:graphic>
          </wp:inline>
        </w:drawing>
      </w:r>
    </w:p>
    <w:p w14:paraId="0D11B1E0" w14:textId="77777777" w:rsidR="005372F0" w:rsidRDefault="005372F0" w:rsidP="005372F0">
      <w:pPr>
        <w:pStyle w:val="Heading2"/>
      </w:pPr>
      <w:bookmarkStart w:id="860" w:name="_Toc239457535"/>
      <w:bookmarkStart w:id="861" w:name="_Toc239521056"/>
      <w:r>
        <w:t>7.5 Worked Example TBD</w:t>
      </w:r>
      <w:bookmarkEnd w:id="860"/>
      <w:bookmarkEnd w:id="861"/>
    </w:p>
    <w:p w14:paraId="585215AE" w14:textId="77777777" w:rsidR="00F11D75" w:rsidRDefault="00F11D75" w:rsidP="00F11D75">
      <w:pPr>
        <w:spacing w:after="120" w:line="278" w:lineRule="auto"/>
        <w:rPr>
          <w:ins w:id="862" w:author="Puneet Kumar" w:date="2026-09-05T17:00:00Z" w16du:dateUtc="2026-09-05T16:00:00Z"/>
        </w:rPr>
      </w:pPr>
      <w:ins w:id="863" w:author="Puneet Kumar" w:date="2026-09-05T17:00:00Z" w16du:dateUtc="2026-09-05T16:00:00Z">
        <w:r>
          <w:t>This example runs one real scenario through the framework from end to end, to show the decision tree, the catalogue and the guardrails working together rather than in theory.</w:t>
        </w:r>
      </w:ins>
    </w:p>
    <w:p w14:paraId="60169A56" w14:textId="77777777" w:rsidR="00F11D75" w:rsidRDefault="00F11D75" w:rsidP="00F11D75">
      <w:pPr>
        <w:spacing w:before="40" w:after="110" w:line="278" w:lineRule="auto"/>
        <w:rPr>
          <w:ins w:id="864" w:author="Puneet Kumar" w:date="2026-09-05T17:00:00Z" w16du:dateUtc="2026-09-05T16:00:00Z"/>
        </w:rPr>
      </w:pPr>
      <w:ins w:id="865" w:author="Puneet Kumar" w:date="2026-09-05T17:00:00Z" w16du:dateUtc="2026-09-05T16:00:00Z">
        <w:r>
          <w:rPr>
            <w:b/>
          </w:rPr>
          <w:t xml:space="preserve">The problem. </w:t>
        </w:r>
        <w:r>
          <w:t xml:space="preserve">A broker operating under a delegated authority submits a bordereau, a batch file of bound risks, that must update Chaucer exposure before the bind is confirmed back to them. This is not a simple request and reply. A file arrives, it is translated to the internal model, exposure and accumulation are calculated and validated, the bind </w:t>
        </w:r>
        <w:r>
          <w:lastRenderedPageBreak/>
          <w:t>is confirmed to the broker system, and the downstream teams are told. The steps are ordered, some run long, and none can be silently lost, so reliability and traceability matter as much as the logic.</w:t>
        </w:r>
      </w:ins>
    </w:p>
    <w:p w14:paraId="5E2BC52F" w14:textId="77777777" w:rsidR="00F11D75" w:rsidRDefault="00F11D75" w:rsidP="00F11D75">
      <w:pPr>
        <w:spacing w:before="40" w:after="110" w:line="278" w:lineRule="auto"/>
        <w:rPr>
          <w:ins w:id="866" w:author="Puneet Kumar" w:date="2026-09-05T17:00:00Z" w16du:dateUtc="2026-09-05T16:00:00Z"/>
        </w:rPr>
      </w:pPr>
      <w:ins w:id="867" w:author="Puneet Kumar" w:date="2026-09-05T17:00:00Z" w16du:dateUtc="2026-09-05T16:00:00Z">
        <w:r>
          <w:rPr>
            <w:b/>
          </w:rPr>
          <w:t xml:space="preserve">Using the document. </w:t>
        </w:r>
        <w:r>
          <w:t>The selection is not guesswork. A reader reaches it by following the framework in order.</w:t>
        </w:r>
      </w:ins>
    </w:p>
    <w:p w14:paraId="50388426" w14:textId="77777777" w:rsidR="00F11D75" w:rsidRDefault="00F11D75" w:rsidP="00F11D75">
      <w:pPr>
        <w:spacing w:after="46" w:line="270" w:lineRule="auto"/>
        <w:ind w:left="360"/>
        <w:rPr>
          <w:ins w:id="868" w:author="Puneet Kumar" w:date="2026-09-05T17:00:00Z" w16du:dateUtc="2026-09-05T16:00:00Z"/>
        </w:rPr>
      </w:pPr>
      <w:ins w:id="869" w:author="Puneet Kumar" w:date="2026-09-05T17:00:00Z" w16du:dateUtc="2026-09-05T16:00:00Z">
        <w:r>
          <w:rPr>
            <w:b/>
          </w:rPr>
          <w:t xml:space="preserve">The reading path (7.1). </w:t>
        </w:r>
        <w:r>
          <w:t>The task is to choose a pattern for a specific need, so the reading path sends the reader to the decision tree in 7.4 and then the catalogue in Section 8.</w:t>
        </w:r>
      </w:ins>
    </w:p>
    <w:p w14:paraId="23328B1C" w14:textId="77777777" w:rsidR="00F11D75" w:rsidRDefault="00F11D75" w:rsidP="00F11D75">
      <w:pPr>
        <w:spacing w:after="46" w:line="270" w:lineRule="auto"/>
        <w:ind w:left="360"/>
        <w:rPr>
          <w:ins w:id="870" w:author="Puneet Kumar" w:date="2026-09-05T17:00:00Z" w16du:dateUtc="2026-09-05T16:00:00Z"/>
        </w:rPr>
      </w:pPr>
      <w:ins w:id="871" w:author="Puneet Kumar" w:date="2026-09-05T17:00:00Z" w16du:dateUtc="2026-09-05T16:00:00Z">
        <w:r>
          <w:rPr>
            <w:b/>
          </w:rPr>
          <w:t xml:space="preserve">The decision tree (7.4). </w:t>
        </w:r>
        <w:r>
          <w:t>The scenario is plainly multi-step, so it is split into its parts, and each part is read from the top of the tree, landing on one pattern family with no technology chosen yet.</w:t>
        </w:r>
      </w:ins>
    </w:p>
    <w:p w14:paraId="650F7AD3" w14:textId="77777777" w:rsidR="00F11D75" w:rsidRDefault="00F11D75" w:rsidP="00F11D75">
      <w:pPr>
        <w:spacing w:after="46" w:line="270" w:lineRule="auto"/>
        <w:ind w:left="360"/>
        <w:rPr>
          <w:ins w:id="872" w:author="Puneet Kumar" w:date="2026-09-05T17:00:00Z" w16du:dateUtc="2026-09-05T16:00:00Z"/>
        </w:rPr>
      </w:pPr>
      <w:ins w:id="873" w:author="Puneet Kumar" w:date="2026-09-05T17:00:00Z" w16du:dateUtc="2026-09-05T16:00:00Z">
        <w:r>
          <w:rPr>
            <w:b/>
          </w:rPr>
          <w:t xml:space="preserve">The matrix and use cases (7.2 and 7.3). </w:t>
        </w:r>
        <w:r>
          <w:t>The matrix confirms the Azure capability that realises each family, and the common use cases show the same scenarios already recognised, so nothing is invented.</w:t>
        </w:r>
      </w:ins>
    </w:p>
    <w:p w14:paraId="1DE7DFB3" w14:textId="77777777" w:rsidR="00F11D75" w:rsidRDefault="00F11D75" w:rsidP="00F11D75">
      <w:pPr>
        <w:spacing w:after="46" w:line="270" w:lineRule="auto"/>
        <w:ind w:left="360"/>
        <w:rPr>
          <w:ins w:id="874" w:author="Puneet Kumar" w:date="2026-09-05T17:00:00Z" w16du:dateUtc="2026-09-05T16:00:00Z"/>
        </w:rPr>
      </w:pPr>
      <w:ins w:id="875" w:author="Puneet Kumar" w:date="2026-09-05T17:00:00Z" w16du:dateUtc="2026-09-05T16:00:00Z">
        <w:r>
          <w:rPr>
            <w:b/>
          </w:rPr>
          <w:t xml:space="preserve">The catalogue (Section 8). </w:t>
        </w:r>
        <w:r>
          <w:t>Each chosen pattern is opened for its full specification, the problem it solves, the solution, when to use and avoid it, its security boundary and its non-functional profile.</w:t>
        </w:r>
      </w:ins>
    </w:p>
    <w:p w14:paraId="637D90D8" w14:textId="77777777" w:rsidR="00F11D75" w:rsidRDefault="00F11D75" w:rsidP="00F11D75">
      <w:pPr>
        <w:spacing w:after="46" w:line="270" w:lineRule="auto"/>
        <w:ind w:left="360"/>
        <w:rPr>
          <w:ins w:id="876" w:author="Puneet Kumar" w:date="2026-09-05T17:00:00Z" w16du:dateUtc="2026-09-05T16:00:00Z"/>
        </w:rPr>
      </w:pPr>
      <w:ins w:id="877" w:author="Puneet Kumar" w:date="2026-09-05T17:00:00Z" w16du:dateUtc="2026-09-05T16:00:00Z">
        <w:r>
          <w:rPr>
            <w:b/>
          </w:rPr>
          <w:t xml:space="preserve">Scope and governance (Sections 9, 11 and 13). </w:t>
        </w:r>
        <w:r>
          <w:t>Section 9 places the insurance scenario, Section 11 sets the criticality tier, the guardrails in Section 13 apply, and the design goes to the Technical Design Authority for sign-off.</w:t>
        </w:r>
      </w:ins>
    </w:p>
    <w:p w14:paraId="632A9EDC" w14:textId="77777777" w:rsidR="00F11D75" w:rsidRDefault="00F11D75" w:rsidP="00F11D75">
      <w:pPr>
        <w:spacing w:before="40" w:after="110" w:line="278" w:lineRule="auto"/>
        <w:rPr>
          <w:ins w:id="878" w:author="Puneet Kumar" w:date="2026-09-05T17:00:00Z" w16du:dateUtc="2026-09-05T16:00:00Z"/>
        </w:rPr>
      </w:pPr>
      <w:ins w:id="879" w:author="Puneet Kumar" w:date="2026-09-05T17:00:00Z" w16du:dateUtc="2026-09-05T16:00:00Z">
        <w:r>
          <w:rPr>
            <w:b/>
          </w:rPr>
          <w:t xml:space="preserve">Walking the decision. </w:t>
        </w:r>
        <w:r>
          <w:t>Applying that method, the five parts each resolve to a single pattern.</w:t>
        </w:r>
      </w:ins>
    </w:p>
    <w:p w14:paraId="751D4971" w14:textId="77777777" w:rsidR="00F11D75" w:rsidRDefault="00F11D75" w:rsidP="00F11D75">
      <w:pPr>
        <w:spacing w:after="46" w:line="270" w:lineRule="auto"/>
        <w:ind w:left="360"/>
        <w:rPr>
          <w:ins w:id="880" w:author="Puneet Kumar" w:date="2026-09-05T17:00:00Z" w16du:dateUtc="2026-09-05T16:00:00Z"/>
        </w:rPr>
      </w:pPr>
      <w:ins w:id="881" w:author="Puneet Kumar" w:date="2026-09-05T17:00:00Z" w16du:dateUtc="2026-09-05T16:00:00Z">
        <w:r>
          <w:rPr>
            <w:b/>
          </w:rPr>
          <w:t xml:space="preserve">Inbound bordereau. </w:t>
        </w:r>
        <w:r>
          <w:t>The submission is a file, so it is taken in through event-driven file ingestion (SFINT19).</w:t>
        </w:r>
      </w:ins>
    </w:p>
    <w:p w14:paraId="7F9766FD" w14:textId="77777777" w:rsidR="00F11D75" w:rsidRDefault="00F11D75" w:rsidP="00F11D75">
      <w:pPr>
        <w:spacing w:after="46" w:line="270" w:lineRule="auto"/>
        <w:ind w:left="360"/>
        <w:rPr>
          <w:ins w:id="882" w:author="Puneet Kumar" w:date="2026-09-05T17:00:00Z" w16du:dateUtc="2026-09-05T16:00:00Z"/>
        </w:rPr>
      </w:pPr>
      <w:ins w:id="883" w:author="Puneet Kumar" w:date="2026-09-05T17:00:00Z" w16du:dateUtc="2026-09-05T16:00:00Z">
        <w:r>
          <w:rPr>
            <w:b/>
          </w:rPr>
          <w:t xml:space="preserve">Into the internal model. </w:t>
        </w:r>
        <w:r>
          <w:t>The broker format is not the Chaucer format, so the payload is translated to the canonical model before anything downstream sees it (SFINT24).</w:t>
        </w:r>
      </w:ins>
    </w:p>
    <w:p w14:paraId="6E56EA53" w14:textId="77777777" w:rsidR="00F11D75" w:rsidRDefault="00F11D75" w:rsidP="00F11D75">
      <w:pPr>
        <w:spacing w:after="46" w:line="270" w:lineRule="auto"/>
        <w:ind w:left="360"/>
        <w:rPr>
          <w:ins w:id="884" w:author="Puneet Kumar" w:date="2026-09-05T17:00:00Z" w16du:dateUtc="2026-09-05T16:00:00Z"/>
        </w:rPr>
      </w:pPr>
      <w:ins w:id="885" w:author="Puneet Kumar" w:date="2026-09-05T17:00:00Z" w16du:dateUtc="2026-09-05T16:00:00Z">
        <w:r>
          <w:rPr>
            <w:b/>
          </w:rPr>
          <w:t xml:space="preserve">The core process. </w:t>
        </w:r>
        <w:r>
          <w:t>The work spans several systems and runs long, with validation and calculation, so it resolves to orchestration (SFINT16), which sequences validate, calculate accumulation and confirm the bind.</w:t>
        </w:r>
      </w:ins>
    </w:p>
    <w:p w14:paraId="17685A15" w14:textId="77777777" w:rsidR="00F11D75" w:rsidRDefault="00F11D75" w:rsidP="00F11D75">
      <w:pPr>
        <w:spacing w:after="46" w:line="270" w:lineRule="auto"/>
        <w:ind w:left="360"/>
        <w:rPr>
          <w:ins w:id="886" w:author="Puneet Kumar" w:date="2026-09-05T17:00:00Z" w16du:dateUtc="2026-09-05T16:00:00Z"/>
        </w:rPr>
      </w:pPr>
      <w:ins w:id="887" w:author="Puneet Kumar" w:date="2026-09-05T17:00:00Z" w16du:dateUtc="2026-09-05T16:00:00Z">
        <w:r>
          <w:rPr>
            <w:b/>
          </w:rPr>
          <w:t xml:space="preserve">The confirmed instruction. </w:t>
        </w:r>
        <w:r>
          <w:t>It must reach the policy system without loss, so it travels as guaranteed-delivery reliable messaging (SFINT9).</w:t>
        </w:r>
      </w:ins>
    </w:p>
    <w:p w14:paraId="195488B6" w14:textId="77777777" w:rsidR="00F11D75" w:rsidRDefault="00F11D75" w:rsidP="00F11D75">
      <w:pPr>
        <w:spacing w:after="46" w:line="270" w:lineRule="auto"/>
        <w:ind w:left="360"/>
        <w:rPr>
          <w:ins w:id="888" w:author="Puneet Kumar" w:date="2026-09-05T17:00:00Z" w16du:dateUtc="2026-09-05T16:00:00Z"/>
        </w:rPr>
      </w:pPr>
      <w:ins w:id="889" w:author="Puneet Kumar" w:date="2026-09-05T17:00:00Z" w16du:dateUtc="2026-09-05T16:00:00Z">
        <w:r>
          <w:rPr>
            <w:b/>
          </w:rPr>
          <w:t xml:space="preserve">Telling the rest. </w:t>
        </w:r>
        <w:r>
          <w:t>Downstream teams need to know but are not on the critical path, so they are told through a discrete event notification (SFINT12).</w:t>
        </w:r>
      </w:ins>
    </w:p>
    <w:p w14:paraId="5B0D609E" w14:textId="77777777" w:rsidR="00F11D75" w:rsidRDefault="00F11D75" w:rsidP="00F11D75">
      <w:pPr>
        <w:spacing w:before="40" w:after="110" w:line="278" w:lineRule="auto"/>
        <w:rPr>
          <w:ins w:id="890" w:author="Puneet Kumar" w:date="2026-09-05T17:00:00Z" w16du:dateUtc="2026-09-05T16:00:00Z"/>
        </w:rPr>
      </w:pPr>
      <w:ins w:id="891" w:author="Puneet Kumar" w:date="2026-09-05T17:00:00Z" w16du:dateUtc="2026-09-05T16:00:00Z">
        <w:r>
          <w:rPr>
            <w:b/>
          </w:rPr>
          <w:t xml:space="preserve">The solution. </w:t>
        </w:r>
        <w:r>
          <w:t>End to end, the bordereau lands and file ingestion (SFINT19) picks it up, canonical translation (SFINT24) maps it to the internal model, and an orchestration (SFINT16) validates the risks, calculates the accumulation against current exposure and confirms the bind. Reliable messaging (SFINT9) carries the confirmed instruction to the policy system, and a discrete event (SFINT12) notifies the downstream teams. No step calls another synchronously across the whole chain, so a slow or unavailable system never fails the broker submission.</w:t>
        </w:r>
      </w:ins>
    </w:p>
    <w:p w14:paraId="2B407793" w14:textId="77777777" w:rsidR="00F11D75" w:rsidRDefault="00F11D75" w:rsidP="00F11D75">
      <w:pPr>
        <w:spacing w:before="40" w:after="110" w:line="278" w:lineRule="auto"/>
        <w:rPr>
          <w:ins w:id="892" w:author="Puneet Kumar" w:date="2026-09-05T17:00:00Z" w16du:dateUtc="2026-09-05T16:00:00Z"/>
        </w:rPr>
      </w:pPr>
      <w:ins w:id="893" w:author="Puneet Kumar" w:date="2026-09-05T17:00:00Z" w16du:dateUtc="2026-09-05T16:00:00Z">
        <w:r>
          <w:rPr>
            <w:b/>
          </w:rPr>
          <w:t xml:space="preserve">Why this is credible. </w:t>
        </w:r>
        <w:r>
          <w:t>The example shows the framework doing what it claims. A real, multi-step scenario resolves through the decision tree into named catalogue patterns rather than a bespoke design. Each pattern brings its own security boundary and non-functional profile, the whole flow is bound by the mandatory guardrails in Section 13 and evidenced at the Technical Design Authority, and its criticality as a regulated, exposure-affecting submission sets its tier under Section 11. The reliability and traceability the scenario demands fall out of the patterns chosen rather than from extra effort, which is the point of the framework.</w:t>
        </w:r>
      </w:ins>
    </w:p>
    <w:p w14:paraId="7AE1A062" w14:textId="6E47ECBE" w:rsidR="005372F0" w:rsidDel="00F11D75" w:rsidRDefault="005372F0" w:rsidP="005372F0">
      <w:pPr>
        <w:spacing w:after="120" w:line="278" w:lineRule="auto"/>
        <w:rPr>
          <w:del w:id="894" w:author="Puneet Kumar" w:date="2026-09-05T17:00:00Z" w16du:dateUtc="2026-09-05T16:00:00Z"/>
        </w:rPr>
      </w:pPr>
      <w:del w:id="895" w:author="Puneet Kumar" w:date="2026-09-05T17:00:00Z" w16du:dateUtc="2026-09-05T16:00:00Z">
        <w:r w:rsidDel="00F11D75">
          <w:delText>A broker submits a delegated-authority bordereau that must update exposure before a bind is confirmed. The interaction is not a simple request and reply, because processing is multi-step and must be reliable. The decision tree resolves to file ingestion for the inbound file, canonical translation to the internal model, and orchestration to validate, calculate accumulation and confirm the bind. Reliable messaging carries the confirmed instruction to the policy system, and a discrete event notifies the downstream teams. The result uses file ingestion (SFINT19), canonical model (SFINT24), orchestration (SFINT16), reliable messaging (SFINT9) and event notification (SFINT12), each governed by the guardrails in Section 12.</w:delText>
        </w:r>
      </w:del>
    </w:p>
    <w:p w14:paraId="3CD2D0C7" w14:textId="77777777" w:rsidR="005372F0" w:rsidRDefault="005372F0" w:rsidP="005372F0">
      <w:r>
        <w:lastRenderedPageBreak/>
        <w:br w:type="page"/>
      </w:r>
    </w:p>
    <w:p w14:paraId="33ED77BE" w14:textId="77777777" w:rsidR="005372F0" w:rsidRDefault="005372F0">
      <w:pPr>
        <w:pStyle w:val="Heading1"/>
      </w:pPr>
    </w:p>
    <w:p w14:paraId="6E0933A3" w14:textId="7032F892" w:rsidR="001E5517" w:rsidRDefault="001E5517">
      <w:pPr>
        <w:pStyle w:val="Heading1"/>
      </w:pPr>
      <w:bookmarkStart w:id="896" w:name="_8._Enterprise_Pattern"/>
      <w:bookmarkStart w:id="897" w:name="_Toc239521057"/>
      <w:bookmarkEnd w:id="896"/>
      <w:commentRangeStart w:id="898"/>
      <w:r>
        <w:t>8. Enterprise Pattern Catalogue</w:t>
      </w:r>
      <w:bookmarkEnd w:id="897"/>
      <w:commentRangeEnd w:id="898"/>
      <w:r w:rsidR="00643A9F">
        <w:rPr>
          <w:rStyle w:val="CommentReference"/>
          <w:sz w:val="30"/>
          <w:szCs w:val="30"/>
        </w:rPr>
        <w:commentReference w:id="898"/>
      </w:r>
    </w:p>
    <w:p w14:paraId="6F7F92FB" w14:textId="77777777" w:rsidR="001E5517" w:rsidRDefault="001E5517" w:rsidP="001E5517">
      <w:pPr>
        <w:pStyle w:val="Heading2"/>
      </w:pPr>
      <w:bookmarkStart w:id="899" w:name="_Toc239521058"/>
      <w:r>
        <w:t>8.1 Enterprise Pattern Index and Boundary Applicability</w:t>
      </w:r>
      <w:bookmarkEnd w:id="899"/>
    </w:p>
    <w:p w14:paraId="0C3689CB" w14:textId="77777777" w:rsidR="001E5517" w:rsidRDefault="001E5517" w:rsidP="001E5517">
      <w:r>
        <w:t>The Systems Integration Framework defines a single enterprise pattern catalogue that applies across internal Chaucer integrations and Chaucer-to-third-party integrations. Patterns are intentionally classified by integration boundary to ensure that delivery teams and suppliers understand where each pattern is appropriate and what additional controls are required.</w:t>
      </w:r>
    </w:p>
    <w:p w14:paraId="2350E5B9" w14:textId="77777777" w:rsidR="001E5517" w:rsidRDefault="001E5517" w:rsidP="001E5517">
      <w:r>
        <w:t>Internal integrations may use approved API, messaging, event, workflow, and file exchange patterns within Chaucer’s controlled Azure integration platform. Third-party integrations must use approved ingress and egress patterns, with stronger controls for API exposure, identity, network boundary, payload validation, monitoring, support ownership, and data protection.</w:t>
      </w:r>
    </w:p>
    <w:p w14:paraId="7189ADCA" w14:textId="77777777" w:rsidR="001E5517" w:rsidRDefault="001E5517" w:rsidP="001E5517">
      <w:r>
        <w:t>The data platform, including Snowflake, is included as a controlled exchange boundary but is not the default mechanism for operational integration, transient messaging, or real-time process orchestration. Data platform integration should be used where the objective is analytical ingestion, reporting or controlled data exchange.</w:t>
      </w:r>
    </w:p>
    <w:p w14:paraId="49DD1871" w14:textId="77777777" w:rsidR="001E5517" w:rsidRDefault="001E5517" w:rsidP="001E5517">
      <w:pPr>
        <w:pStyle w:val="Heading2"/>
      </w:pPr>
      <w:bookmarkStart w:id="900" w:name="_Toc239521059"/>
      <w:r>
        <w:t>Pattern Catalogue with Boundary Applicability</w:t>
      </w:r>
      <w:bookmarkEnd w:id="900"/>
    </w:p>
    <w:tbl>
      <w:tblPr>
        <w:tblStyle w:val="TableGrid"/>
        <w:tblW w:w="0" w:type="auto"/>
        <w:jc w:val="center"/>
        <w:tblLook w:val="04A0" w:firstRow="1" w:lastRow="0" w:firstColumn="1" w:lastColumn="0" w:noHBand="0" w:noVBand="1"/>
      </w:tblPr>
      <w:tblGrid>
        <w:gridCol w:w="1080"/>
        <w:gridCol w:w="1120"/>
        <w:gridCol w:w="1098"/>
        <w:gridCol w:w="1084"/>
        <w:gridCol w:w="1085"/>
        <w:gridCol w:w="1085"/>
        <w:gridCol w:w="1089"/>
        <w:gridCol w:w="1117"/>
        <w:gridCol w:w="1112"/>
      </w:tblGrid>
      <w:tr w:rsidR="001E5517" w14:paraId="7818E385" w14:textId="77777777">
        <w:trPr>
          <w:jc w:val="center"/>
        </w:trPr>
        <w:tc>
          <w:tcPr>
            <w:tcW w:w="1120" w:type="dxa"/>
            <w:shd w:val="clear" w:color="auto" w:fill="1A2B56"/>
            <w:vAlign w:val="center"/>
          </w:tcPr>
          <w:p w14:paraId="41FF7CD8" w14:textId="77777777" w:rsidR="001E5517" w:rsidRDefault="001E5517">
            <w:pPr>
              <w:spacing w:before="40" w:after="40"/>
            </w:pPr>
            <w:r>
              <w:rPr>
                <w:b/>
                <w:color w:val="FFFFFF"/>
                <w:sz w:val="16"/>
              </w:rPr>
              <w:t>Pattern ID</w:t>
            </w:r>
          </w:p>
        </w:tc>
        <w:tc>
          <w:tcPr>
            <w:tcW w:w="1120" w:type="dxa"/>
            <w:shd w:val="clear" w:color="auto" w:fill="1A2B56"/>
            <w:vAlign w:val="center"/>
          </w:tcPr>
          <w:p w14:paraId="0165437D" w14:textId="77777777" w:rsidR="001E5517" w:rsidRDefault="001E5517">
            <w:pPr>
              <w:spacing w:before="40" w:after="40"/>
            </w:pPr>
            <w:r>
              <w:rPr>
                <w:b/>
                <w:color w:val="FFFFFF"/>
                <w:sz w:val="16"/>
              </w:rPr>
              <w:t>Pattern</w:t>
            </w:r>
          </w:p>
        </w:tc>
        <w:tc>
          <w:tcPr>
            <w:tcW w:w="1120" w:type="dxa"/>
            <w:shd w:val="clear" w:color="auto" w:fill="1A2B56"/>
            <w:vAlign w:val="center"/>
          </w:tcPr>
          <w:p w14:paraId="24DABDCC" w14:textId="77777777" w:rsidR="001E5517" w:rsidRDefault="001E5517">
            <w:pPr>
              <w:spacing w:before="40" w:after="40"/>
            </w:pPr>
            <w:r>
              <w:rPr>
                <w:b/>
                <w:color w:val="FFFFFF"/>
                <w:sz w:val="16"/>
              </w:rPr>
              <w:t>Primary Boundary</w:t>
            </w:r>
          </w:p>
        </w:tc>
        <w:tc>
          <w:tcPr>
            <w:tcW w:w="1120" w:type="dxa"/>
            <w:shd w:val="clear" w:color="auto" w:fill="1A2B56"/>
            <w:vAlign w:val="center"/>
          </w:tcPr>
          <w:p w14:paraId="76AFF51A" w14:textId="77777777" w:rsidR="001E5517" w:rsidRDefault="001E5517">
            <w:pPr>
              <w:spacing w:before="40" w:after="40"/>
            </w:pPr>
            <w:r>
              <w:rPr>
                <w:b/>
                <w:color w:val="FFFFFF"/>
                <w:sz w:val="16"/>
              </w:rPr>
              <w:t>Internal</w:t>
            </w:r>
          </w:p>
        </w:tc>
        <w:tc>
          <w:tcPr>
            <w:tcW w:w="1120" w:type="dxa"/>
            <w:shd w:val="clear" w:color="auto" w:fill="1A2B56"/>
            <w:vAlign w:val="center"/>
          </w:tcPr>
          <w:p w14:paraId="575AE26A" w14:textId="77777777" w:rsidR="001E5517" w:rsidRDefault="001E5517">
            <w:pPr>
              <w:spacing w:before="40" w:after="40"/>
            </w:pPr>
            <w:r>
              <w:rPr>
                <w:b/>
                <w:color w:val="FFFFFF"/>
                <w:sz w:val="16"/>
              </w:rPr>
              <w:t>3rd Party to Chaucer</w:t>
            </w:r>
          </w:p>
        </w:tc>
        <w:tc>
          <w:tcPr>
            <w:tcW w:w="1120" w:type="dxa"/>
            <w:shd w:val="clear" w:color="auto" w:fill="1A2B56"/>
            <w:vAlign w:val="center"/>
          </w:tcPr>
          <w:p w14:paraId="54ACD765" w14:textId="77777777" w:rsidR="001E5517" w:rsidRDefault="001E5517">
            <w:pPr>
              <w:spacing w:before="40" w:after="40"/>
            </w:pPr>
            <w:r>
              <w:rPr>
                <w:b/>
                <w:color w:val="FFFFFF"/>
                <w:sz w:val="16"/>
              </w:rPr>
              <w:t>Chaucer to 3rd Party</w:t>
            </w:r>
          </w:p>
        </w:tc>
        <w:tc>
          <w:tcPr>
            <w:tcW w:w="1120" w:type="dxa"/>
            <w:shd w:val="clear" w:color="auto" w:fill="1A2B56"/>
            <w:vAlign w:val="center"/>
          </w:tcPr>
          <w:p w14:paraId="05D02432" w14:textId="77777777" w:rsidR="001E5517" w:rsidRDefault="001E5517">
            <w:pPr>
              <w:spacing w:before="40" w:after="40"/>
            </w:pPr>
            <w:r>
              <w:rPr>
                <w:b/>
                <w:color w:val="FFFFFF"/>
                <w:sz w:val="16"/>
              </w:rPr>
              <w:t>SIF to Data Platform</w:t>
            </w:r>
          </w:p>
        </w:tc>
        <w:tc>
          <w:tcPr>
            <w:tcW w:w="1120" w:type="dxa"/>
            <w:shd w:val="clear" w:color="auto" w:fill="1A2B56"/>
            <w:vAlign w:val="center"/>
          </w:tcPr>
          <w:p w14:paraId="1D095839" w14:textId="77777777" w:rsidR="001E5517" w:rsidRDefault="001E5517">
            <w:pPr>
              <w:spacing w:before="40" w:after="40"/>
            </w:pPr>
            <w:r>
              <w:rPr>
                <w:b/>
                <w:color w:val="FFFFFF"/>
                <w:sz w:val="16"/>
              </w:rPr>
              <w:t>Primary Technology</w:t>
            </w:r>
          </w:p>
        </w:tc>
        <w:tc>
          <w:tcPr>
            <w:tcW w:w="1120" w:type="dxa"/>
            <w:shd w:val="clear" w:color="auto" w:fill="1A2B56"/>
            <w:vAlign w:val="center"/>
          </w:tcPr>
          <w:p w14:paraId="0A8A562E" w14:textId="77777777" w:rsidR="001E5517" w:rsidRDefault="001E5517">
            <w:pPr>
              <w:spacing w:before="40" w:after="40"/>
            </w:pPr>
            <w:r>
              <w:rPr>
                <w:b/>
                <w:color w:val="FFFFFF"/>
                <w:sz w:val="16"/>
              </w:rPr>
              <w:t>Usage Approval</w:t>
            </w:r>
          </w:p>
        </w:tc>
      </w:tr>
      <w:tr w:rsidR="001E5517" w14:paraId="3B66448A" w14:textId="77777777">
        <w:trPr>
          <w:jc w:val="center"/>
        </w:trPr>
        <w:tc>
          <w:tcPr>
            <w:tcW w:w="1120" w:type="dxa"/>
            <w:vAlign w:val="center"/>
          </w:tcPr>
          <w:p w14:paraId="6DDD6A16" w14:textId="77777777" w:rsidR="001E5517" w:rsidRDefault="001E5517">
            <w:pPr>
              <w:spacing w:before="40" w:after="40"/>
            </w:pPr>
            <w:r>
              <w:rPr>
                <w:sz w:val="16"/>
              </w:rPr>
              <w:t>SIF-P01</w:t>
            </w:r>
          </w:p>
        </w:tc>
        <w:tc>
          <w:tcPr>
            <w:tcW w:w="1120" w:type="dxa"/>
            <w:vAlign w:val="center"/>
          </w:tcPr>
          <w:p w14:paraId="623BC919" w14:textId="77777777" w:rsidR="001E5517" w:rsidRDefault="001E5517">
            <w:pPr>
              <w:spacing w:before="40" w:after="40"/>
            </w:pPr>
            <w:r>
              <w:rPr>
                <w:sz w:val="16"/>
              </w:rPr>
              <w:t>Internal REST API</w:t>
            </w:r>
          </w:p>
        </w:tc>
        <w:tc>
          <w:tcPr>
            <w:tcW w:w="1120" w:type="dxa"/>
            <w:vAlign w:val="center"/>
          </w:tcPr>
          <w:p w14:paraId="2A9EAEB5" w14:textId="77777777" w:rsidR="001E5517" w:rsidRDefault="001E5517">
            <w:pPr>
              <w:spacing w:before="40" w:after="40"/>
            </w:pPr>
            <w:r>
              <w:rPr>
                <w:sz w:val="16"/>
              </w:rPr>
              <w:t>Internal</w:t>
            </w:r>
          </w:p>
        </w:tc>
        <w:tc>
          <w:tcPr>
            <w:tcW w:w="1120" w:type="dxa"/>
            <w:vAlign w:val="center"/>
          </w:tcPr>
          <w:p w14:paraId="24A11B70" w14:textId="77777777" w:rsidR="001E5517" w:rsidRDefault="001E5517">
            <w:pPr>
              <w:spacing w:before="40" w:after="40"/>
            </w:pPr>
            <w:r>
              <w:rPr>
                <w:rFonts w:ascii="Segoe UI Emoji" w:hAnsi="Segoe UI Emoji" w:cs="Segoe UI Emoji"/>
                <w:sz w:val="16"/>
              </w:rPr>
              <w:t>✅</w:t>
            </w:r>
          </w:p>
        </w:tc>
        <w:tc>
          <w:tcPr>
            <w:tcW w:w="1120" w:type="dxa"/>
            <w:vAlign w:val="center"/>
          </w:tcPr>
          <w:p w14:paraId="53A66EAE" w14:textId="77777777" w:rsidR="001E5517" w:rsidRDefault="001E5517">
            <w:pPr>
              <w:spacing w:before="40" w:after="40"/>
            </w:pPr>
            <w:r>
              <w:rPr>
                <w:rFonts w:ascii="Segoe UI Emoji" w:hAnsi="Segoe UI Emoji" w:cs="Segoe UI Emoji"/>
                <w:sz w:val="16"/>
              </w:rPr>
              <w:t>❌</w:t>
            </w:r>
          </w:p>
        </w:tc>
        <w:tc>
          <w:tcPr>
            <w:tcW w:w="1120" w:type="dxa"/>
            <w:vAlign w:val="center"/>
          </w:tcPr>
          <w:p w14:paraId="32F0DEA1" w14:textId="77777777" w:rsidR="001E5517" w:rsidRDefault="001E5517">
            <w:pPr>
              <w:spacing w:before="40" w:after="40"/>
            </w:pPr>
            <w:r>
              <w:rPr>
                <w:rFonts w:ascii="Segoe UI Emoji" w:hAnsi="Segoe UI Emoji" w:cs="Segoe UI Emoji"/>
                <w:sz w:val="16"/>
              </w:rPr>
              <w:t>❌</w:t>
            </w:r>
          </w:p>
        </w:tc>
        <w:tc>
          <w:tcPr>
            <w:tcW w:w="1120" w:type="dxa"/>
            <w:vAlign w:val="center"/>
          </w:tcPr>
          <w:p w14:paraId="5D99A306" w14:textId="77777777" w:rsidR="001E5517" w:rsidRDefault="001E5517">
            <w:pPr>
              <w:spacing w:before="40" w:after="40"/>
            </w:pPr>
            <w:r>
              <w:rPr>
                <w:rFonts w:ascii="Segoe UI Emoji" w:hAnsi="Segoe UI Emoji" w:cs="Segoe UI Emoji"/>
                <w:sz w:val="16"/>
              </w:rPr>
              <w:t>⚠️</w:t>
            </w:r>
          </w:p>
        </w:tc>
        <w:tc>
          <w:tcPr>
            <w:tcW w:w="1120" w:type="dxa"/>
            <w:vAlign w:val="center"/>
          </w:tcPr>
          <w:p w14:paraId="6A100388" w14:textId="77777777" w:rsidR="001E5517" w:rsidRDefault="001E5517">
            <w:pPr>
              <w:spacing w:before="40" w:after="40"/>
            </w:pPr>
            <w:r>
              <w:rPr>
                <w:sz w:val="16"/>
              </w:rPr>
              <w:t>Azure API Management + backend API / Logic App / Function</w:t>
            </w:r>
          </w:p>
        </w:tc>
        <w:tc>
          <w:tcPr>
            <w:tcW w:w="1120" w:type="dxa"/>
            <w:vAlign w:val="center"/>
          </w:tcPr>
          <w:p w14:paraId="036456E5" w14:textId="77777777" w:rsidR="001E5517" w:rsidRDefault="001E5517">
            <w:pPr>
              <w:spacing w:before="40" w:after="40"/>
            </w:pPr>
            <w:r>
              <w:rPr>
                <w:sz w:val="16"/>
              </w:rPr>
              <w:t>Standard</w:t>
            </w:r>
          </w:p>
        </w:tc>
      </w:tr>
      <w:tr w:rsidR="001E5517" w14:paraId="5FAF0F04" w14:textId="77777777">
        <w:trPr>
          <w:jc w:val="center"/>
        </w:trPr>
        <w:tc>
          <w:tcPr>
            <w:tcW w:w="1120" w:type="dxa"/>
            <w:vAlign w:val="center"/>
          </w:tcPr>
          <w:p w14:paraId="5D60488F" w14:textId="77777777" w:rsidR="001E5517" w:rsidRDefault="001E5517">
            <w:pPr>
              <w:spacing w:before="40" w:after="40"/>
            </w:pPr>
            <w:r>
              <w:rPr>
                <w:sz w:val="16"/>
              </w:rPr>
              <w:t>SIF-P02</w:t>
            </w:r>
          </w:p>
        </w:tc>
        <w:tc>
          <w:tcPr>
            <w:tcW w:w="1120" w:type="dxa"/>
            <w:vAlign w:val="center"/>
          </w:tcPr>
          <w:p w14:paraId="51CC7B67" w14:textId="77777777" w:rsidR="001E5517" w:rsidRDefault="001E5517">
            <w:pPr>
              <w:spacing w:before="40" w:after="40"/>
            </w:pPr>
            <w:r>
              <w:rPr>
                <w:sz w:val="16"/>
              </w:rPr>
              <w:t>External API Ingress</w:t>
            </w:r>
          </w:p>
        </w:tc>
        <w:tc>
          <w:tcPr>
            <w:tcW w:w="1120" w:type="dxa"/>
            <w:vAlign w:val="center"/>
          </w:tcPr>
          <w:p w14:paraId="2CA6F603" w14:textId="77777777" w:rsidR="001E5517" w:rsidRDefault="001E5517">
            <w:pPr>
              <w:spacing w:before="40" w:after="40"/>
            </w:pPr>
            <w:r>
              <w:rPr>
                <w:sz w:val="16"/>
              </w:rPr>
              <w:t>Third party to Chaucer</w:t>
            </w:r>
          </w:p>
        </w:tc>
        <w:tc>
          <w:tcPr>
            <w:tcW w:w="1120" w:type="dxa"/>
            <w:vAlign w:val="center"/>
          </w:tcPr>
          <w:p w14:paraId="1C389188" w14:textId="77777777" w:rsidR="001E5517" w:rsidRDefault="001E5517">
            <w:pPr>
              <w:spacing w:before="40" w:after="40"/>
            </w:pPr>
            <w:r>
              <w:rPr>
                <w:rFonts w:ascii="Segoe UI Emoji" w:hAnsi="Segoe UI Emoji" w:cs="Segoe UI Emoji"/>
                <w:sz w:val="16"/>
              </w:rPr>
              <w:t>⚠️</w:t>
            </w:r>
          </w:p>
        </w:tc>
        <w:tc>
          <w:tcPr>
            <w:tcW w:w="1120" w:type="dxa"/>
            <w:vAlign w:val="center"/>
          </w:tcPr>
          <w:p w14:paraId="4133C9F9" w14:textId="77777777" w:rsidR="001E5517" w:rsidRDefault="001E5517">
            <w:pPr>
              <w:spacing w:before="40" w:after="40"/>
            </w:pPr>
            <w:r>
              <w:rPr>
                <w:rFonts w:ascii="Segoe UI Emoji" w:hAnsi="Segoe UI Emoji" w:cs="Segoe UI Emoji"/>
                <w:sz w:val="16"/>
              </w:rPr>
              <w:t>✅</w:t>
            </w:r>
          </w:p>
        </w:tc>
        <w:tc>
          <w:tcPr>
            <w:tcW w:w="1120" w:type="dxa"/>
            <w:vAlign w:val="center"/>
          </w:tcPr>
          <w:p w14:paraId="7AD83ECE" w14:textId="77777777" w:rsidR="001E5517" w:rsidRDefault="001E5517">
            <w:pPr>
              <w:spacing w:before="40" w:after="40"/>
            </w:pPr>
            <w:r>
              <w:rPr>
                <w:rFonts w:ascii="Segoe UI Emoji" w:hAnsi="Segoe UI Emoji" w:cs="Segoe UI Emoji"/>
                <w:sz w:val="16"/>
              </w:rPr>
              <w:t>❌</w:t>
            </w:r>
          </w:p>
        </w:tc>
        <w:tc>
          <w:tcPr>
            <w:tcW w:w="1120" w:type="dxa"/>
            <w:vAlign w:val="center"/>
          </w:tcPr>
          <w:p w14:paraId="54EE4D83" w14:textId="77777777" w:rsidR="001E5517" w:rsidRDefault="001E5517">
            <w:pPr>
              <w:spacing w:before="40" w:after="40"/>
            </w:pPr>
            <w:r>
              <w:rPr>
                <w:rFonts w:ascii="Segoe UI Emoji" w:hAnsi="Segoe UI Emoji" w:cs="Segoe UI Emoji"/>
                <w:sz w:val="16"/>
              </w:rPr>
              <w:t>❌</w:t>
            </w:r>
          </w:p>
        </w:tc>
        <w:tc>
          <w:tcPr>
            <w:tcW w:w="1120" w:type="dxa"/>
            <w:vAlign w:val="center"/>
          </w:tcPr>
          <w:p w14:paraId="55206AFD" w14:textId="77777777" w:rsidR="001E5517" w:rsidRDefault="001E5517">
            <w:pPr>
              <w:spacing w:before="40" w:after="40"/>
            </w:pPr>
            <w:r>
              <w:rPr>
                <w:sz w:val="16"/>
              </w:rPr>
              <w:t>Azure API Management</w:t>
            </w:r>
          </w:p>
        </w:tc>
        <w:tc>
          <w:tcPr>
            <w:tcW w:w="1120" w:type="dxa"/>
            <w:vAlign w:val="center"/>
          </w:tcPr>
          <w:p w14:paraId="57B541ED" w14:textId="77777777" w:rsidR="001E5517" w:rsidRDefault="001E5517">
            <w:pPr>
              <w:spacing w:before="40" w:after="40"/>
            </w:pPr>
            <w:r>
              <w:rPr>
                <w:sz w:val="16"/>
              </w:rPr>
              <w:t>Standard</w:t>
            </w:r>
          </w:p>
        </w:tc>
      </w:tr>
      <w:tr w:rsidR="001E5517" w14:paraId="67947D3B" w14:textId="77777777">
        <w:trPr>
          <w:jc w:val="center"/>
        </w:trPr>
        <w:tc>
          <w:tcPr>
            <w:tcW w:w="1120" w:type="dxa"/>
            <w:vAlign w:val="center"/>
          </w:tcPr>
          <w:p w14:paraId="59DFF833" w14:textId="77777777" w:rsidR="001E5517" w:rsidRDefault="001E5517">
            <w:pPr>
              <w:spacing w:before="40" w:after="40"/>
            </w:pPr>
            <w:r>
              <w:rPr>
                <w:sz w:val="16"/>
              </w:rPr>
              <w:t>SIF-P03</w:t>
            </w:r>
          </w:p>
        </w:tc>
        <w:tc>
          <w:tcPr>
            <w:tcW w:w="1120" w:type="dxa"/>
            <w:vAlign w:val="center"/>
          </w:tcPr>
          <w:p w14:paraId="00419E03" w14:textId="77777777" w:rsidR="001E5517" w:rsidRDefault="001E5517">
            <w:pPr>
              <w:spacing w:before="40" w:after="40"/>
            </w:pPr>
            <w:r>
              <w:rPr>
                <w:sz w:val="16"/>
              </w:rPr>
              <w:t>External API Egress</w:t>
            </w:r>
          </w:p>
        </w:tc>
        <w:tc>
          <w:tcPr>
            <w:tcW w:w="1120" w:type="dxa"/>
            <w:vAlign w:val="center"/>
          </w:tcPr>
          <w:p w14:paraId="705798A0" w14:textId="77777777" w:rsidR="001E5517" w:rsidRDefault="001E5517">
            <w:pPr>
              <w:spacing w:before="40" w:after="40"/>
            </w:pPr>
            <w:r>
              <w:rPr>
                <w:sz w:val="16"/>
              </w:rPr>
              <w:t>Chaucer to third party</w:t>
            </w:r>
          </w:p>
        </w:tc>
        <w:tc>
          <w:tcPr>
            <w:tcW w:w="1120" w:type="dxa"/>
            <w:vAlign w:val="center"/>
          </w:tcPr>
          <w:p w14:paraId="6B873386" w14:textId="77777777" w:rsidR="001E5517" w:rsidRDefault="001E5517">
            <w:pPr>
              <w:spacing w:before="40" w:after="40"/>
            </w:pPr>
            <w:r>
              <w:rPr>
                <w:rFonts w:ascii="Segoe UI Emoji" w:hAnsi="Segoe UI Emoji" w:cs="Segoe UI Emoji"/>
                <w:sz w:val="16"/>
              </w:rPr>
              <w:t>⚠️</w:t>
            </w:r>
          </w:p>
        </w:tc>
        <w:tc>
          <w:tcPr>
            <w:tcW w:w="1120" w:type="dxa"/>
            <w:vAlign w:val="center"/>
          </w:tcPr>
          <w:p w14:paraId="3CD09E94" w14:textId="77777777" w:rsidR="001E5517" w:rsidRDefault="001E5517">
            <w:pPr>
              <w:spacing w:before="40" w:after="40"/>
            </w:pPr>
            <w:r>
              <w:rPr>
                <w:rFonts w:ascii="Segoe UI Emoji" w:hAnsi="Segoe UI Emoji" w:cs="Segoe UI Emoji"/>
                <w:sz w:val="16"/>
              </w:rPr>
              <w:t>❌</w:t>
            </w:r>
          </w:p>
        </w:tc>
        <w:tc>
          <w:tcPr>
            <w:tcW w:w="1120" w:type="dxa"/>
            <w:vAlign w:val="center"/>
          </w:tcPr>
          <w:p w14:paraId="2A607A32" w14:textId="77777777" w:rsidR="001E5517" w:rsidRDefault="001E5517">
            <w:pPr>
              <w:spacing w:before="40" w:after="40"/>
            </w:pPr>
            <w:r>
              <w:rPr>
                <w:rFonts w:ascii="Segoe UI Emoji" w:hAnsi="Segoe UI Emoji" w:cs="Segoe UI Emoji"/>
                <w:sz w:val="16"/>
              </w:rPr>
              <w:t>✅</w:t>
            </w:r>
          </w:p>
        </w:tc>
        <w:tc>
          <w:tcPr>
            <w:tcW w:w="1120" w:type="dxa"/>
            <w:vAlign w:val="center"/>
          </w:tcPr>
          <w:p w14:paraId="523C8F41" w14:textId="77777777" w:rsidR="001E5517" w:rsidRDefault="001E5517">
            <w:pPr>
              <w:spacing w:before="40" w:after="40"/>
            </w:pPr>
            <w:r>
              <w:rPr>
                <w:rFonts w:ascii="Segoe UI Emoji" w:hAnsi="Segoe UI Emoji" w:cs="Segoe UI Emoji"/>
                <w:sz w:val="16"/>
              </w:rPr>
              <w:t>⚠️</w:t>
            </w:r>
          </w:p>
        </w:tc>
        <w:tc>
          <w:tcPr>
            <w:tcW w:w="1120" w:type="dxa"/>
            <w:vAlign w:val="center"/>
          </w:tcPr>
          <w:p w14:paraId="78508834" w14:textId="77777777" w:rsidR="001E5517" w:rsidRDefault="001E5517">
            <w:pPr>
              <w:spacing w:before="40" w:after="40"/>
            </w:pPr>
            <w:r>
              <w:rPr>
                <w:sz w:val="16"/>
              </w:rPr>
              <w:t>Azure API Management / Logic Apps / Functions</w:t>
            </w:r>
          </w:p>
        </w:tc>
        <w:tc>
          <w:tcPr>
            <w:tcW w:w="1120" w:type="dxa"/>
            <w:vAlign w:val="center"/>
          </w:tcPr>
          <w:p w14:paraId="448619B1" w14:textId="77777777" w:rsidR="001E5517" w:rsidRDefault="001E5517">
            <w:pPr>
              <w:spacing w:before="40" w:after="40"/>
            </w:pPr>
            <w:r>
              <w:rPr>
                <w:sz w:val="16"/>
              </w:rPr>
              <w:t>Standard</w:t>
            </w:r>
          </w:p>
        </w:tc>
      </w:tr>
      <w:tr w:rsidR="001E5517" w14:paraId="5F28522C" w14:textId="77777777">
        <w:trPr>
          <w:jc w:val="center"/>
        </w:trPr>
        <w:tc>
          <w:tcPr>
            <w:tcW w:w="1120" w:type="dxa"/>
            <w:vAlign w:val="center"/>
          </w:tcPr>
          <w:p w14:paraId="469529C8" w14:textId="77777777" w:rsidR="001E5517" w:rsidRDefault="001E5517">
            <w:pPr>
              <w:spacing w:before="40" w:after="40"/>
            </w:pPr>
            <w:r>
              <w:rPr>
                <w:sz w:val="16"/>
              </w:rPr>
              <w:t>SIF-P04</w:t>
            </w:r>
          </w:p>
        </w:tc>
        <w:tc>
          <w:tcPr>
            <w:tcW w:w="1120" w:type="dxa"/>
            <w:vAlign w:val="center"/>
          </w:tcPr>
          <w:p w14:paraId="6370C654" w14:textId="77777777" w:rsidR="001E5517" w:rsidRDefault="001E5517">
            <w:pPr>
              <w:spacing w:before="40" w:after="40"/>
            </w:pPr>
            <w:r>
              <w:rPr>
                <w:sz w:val="16"/>
              </w:rPr>
              <w:t>API Facade / API Mediation</w:t>
            </w:r>
          </w:p>
        </w:tc>
        <w:tc>
          <w:tcPr>
            <w:tcW w:w="1120" w:type="dxa"/>
            <w:vAlign w:val="center"/>
          </w:tcPr>
          <w:p w14:paraId="78757B33" w14:textId="77777777" w:rsidR="001E5517" w:rsidRDefault="001E5517">
            <w:pPr>
              <w:spacing w:before="40" w:after="40"/>
            </w:pPr>
            <w:r>
              <w:rPr>
                <w:sz w:val="16"/>
              </w:rPr>
              <w:t>Internal and external</w:t>
            </w:r>
          </w:p>
        </w:tc>
        <w:tc>
          <w:tcPr>
            <w:tcW w:w="1120" w:type="dxa"/>
            <w:vAlign w:val="center"/>
          </w:tcPr>
          <w:p w14:paraId="4E0448F0" w14:textId="77777777" w:rsidR="001E5517" w:rsidRDefault="001E5517">
            <w:pPr>
              <w:spacing w:before="40" w:after="40"/>
            </w:pPr>
            <w:r>
              <w:rPr>
                <w:rFonts w:ascii="Segoe UI Emoji" w:hAnsi="Segoe UI Emoji" w:cs="Segoe UI Emoji"/>
                <w:sz w:val="16"/>
              </w:rPr>
              <w:t>✅</w:t>
            </w:r>
          </w:p>
        </w:tc>
        <w:tc>
          <w:tcPr>
            <w:tcW w:w="1120" w:type="dxa"/>
            <w:vAlign w:val="center"/>
          </w:tcPr>
          <w:p w14:paraId="156F114E" w14:textId="77777777" w:rsidR="001E5517" w:rsidRDefault="001E5517">
            <w:pPr>
              <w:spacing w:before="40" w:after="40"/>
            </w:pPr>
            <w:r>
              <w:rPr>
                <w:rFonts w:ascii="Segoe UI Emoji" w:hAnsi="Segoe UI Emoji" w:cs="Segoe UI Emoji"/>
                <w:sz w:val="16"/>
              </w:rPr>
              <w:t>✅</w:t>
            </w:r>
          </w:p>
        </w:tc>
        <w:tc>
          <w:tcPr>
            <w:tcW w:w="1120" w:type="dxa"/>
            <w:vAlign w:val="center"/>
          </w:tcPr>
          <w:p w14:paraId="60F7A950" w14:textId="77777777" w:rsidR="001E5517" w:rsidRDefault="001E5517">
            <w:pPr>
              <w:spacing w:before="40" w:after="40"/>
            </w:pPr>
            <w:r>
              <w:rPr>
                <w:rFonts w:ascii="Segoe UI Emoji" w:hAnsi="Segoe UI Emoji" w:cs="Segoe UI Emoji"/>
                <w:sz w:val="16"/>
              </w:rPr>
              <w:t>✅</w:t>
            </w:r>
          </w:p>
        </w:tc>
        <w:tc>
          <w:tcPr>
            <w:tcW w:w="1120" w:type="dxa"/>
            <w:vAlign w:val="center"/>
          </w:tcPr>
          <w:p w14:paraId="182742F3" w14:textId="77777777" w:rsidR="001E5517" w:rsidRDefault="001E5517">
            <w:pPr>
              <w:spacing w:before="40" w:after="40"/>
            </w:pPr>
            <w:r>
              <w:rPr>
                <w:rFonts w:ascii="Segoe UI Emoji" w:hAnsi="Segoe UI Emoji" w:cs="Segoe UI Emoji"/>
                <w:sz w:val="16"/>
              </w:rPr>
              <w:t>⚠️</w:t>
            </w:r>
          </w:p>
        </w:tc>
        <w:tc>
          <w:tcPr>
            <w:tcW w:w="1120" w:type="dxa"/>
            <w:vAlign w:val="center"/>
          </w:tcPr>
          <w:p w14:paraId="3540126F" w14:textId="77777777" w:rsidR="001E5517" w:rsidRDefault="001E5517">
            <w:pPr>
              <w:spacing w:before="40" w:after="40"/>
            </w:pPr>
            <w:r>
              <w:rPr>
                <w:sz w:val="16"/>
              </w:rPr>
              <w:t>Azure API Management + Logic App / Function</w:t>
            </w:r>
          </w:p>
        </w:tc>
        <w:tc>
          <w:tcPr>
            <w:tcW w:w="1120" w:type="dxa"/>
            <w:vAlign w:val="center"/>
          </w:tcPr>
          <w:p w14:paraId="761001F7" w14:textId="77777777" w:rsidR="001E5517" w:rsidRDefault="001E5517">
            <w:pPr>
              <w:spacing w:before="40" w:after="40"/>
            </w:pPr>
            <w:r>
              <w:rPr>
                <w:sz w:val="16"/>
              </w:rPr>
              <w:t>Standard</w:t>
            </w:r>
          </w:p>
        </w:tc>
      </w:tr>
      <w:tr w:rsidR="001E5517" w14:paraId="3766C4C3" w14:textId="77777777">
        <w:trPr>
          <w:jc w:val="center"/>
        </w:trPr>
        <w:tc>
          <w:tcPr>
            <w:tcW w:w="1120" w:type="dxa"/>
            <w:vAlign w:val="center"/>
          </w:tcPr>
          <w:p w14:paraId="28E53C20" w14:textId="77777777" w:rsidR="001E5517" w:rsidRDefault="001E5517">
            <w:pPr>
              <w:spacing w:before="40" w:after="40"/>
            </w:pPr>
            <w:r>
              <w:rPr>
                <w:sz w:val="16"/>
              </w:rPr>
              <w:t>SIF-P05</w:t>
            </w:r>
          </w:p>
        </w:tc>
        <w:tc>
          <w:tcPr>
            <w:tcW w:w="1120" w:type="dxa"/>
            <w:vAlign w:val="center"/>
          </w:tcPr>
          <w:p w14:paraId="7D405ECE" w14:textId="77777777" w:rsidR="001E5517" w:rsidRDefault="001E5517">
            <w:pPr>
              <w:spacing w:before="40" w:after="40"/>
            </w:pPr>
            <w:r>
              <w:rPr>
                <w:sz w:val="16"/>
              </w:rPr>
              <w:t>Reliable Queue Messaging</w:t>
            </w:r>
          </w:p>
        </w:tc>
        <w:tc>
          <w:tcPr>
            <w:tcW w:w="1120" w:type="dxa"/>
            <w:vAlign w:val="center"/>
          </w:tcPr>
          <w:p w14:paraId="2981F41B" w14:textId="77777777" w:rsidR="001E5517" w:rsidRDefault="001E5517">
            <w:pPr>
              <w:spacing w:before="40" w:after="40"/>
            </w:pPr>
            <w:r>
              <w:rPr>
                <w:sz w:val="16"/>
              </w:rPr>
              <w:t>Primarily internal</w:t>
            </w:r>
          </w:p>
        </w:tc>
        <w:tc>
          <w:tcPr>
            <w:tcW w:w="1120" w:type="dxa"/>
            <w:vAlign w:val="center"/>
          </w:tcPr>
          <w:p w14:paraId="797E7F9B" w14:textId="77777777" w:rsidR="001E5517" w:rsidRDefault="001E5517">
            <w:pPr>
              <w:spacing w:before="40" w:after="40"/>
            </w:pPr>
            <w:r>
              <w:rPr>
                <w:rFonts w:ascii="Segoe UI Emoji" w:hAnsi="Segoe UI Emoji" w:cs="Segoe UI Emoji"/>
                <w:sz w:val="16"/>
              </w:rPr>
              <w:t>✅</w:t>
            </w:r>
          </w:p>
        </w:tc>
        <w:tc>
          <w:tcPr>
            <w:tcW w:w="1120" w:type="dxa"/>
            <w:vAlign w:val="center"/>
          </w:tcPr>
          <w:p w14:paraId="04F2484F" w14:textId="77777777" w:rsidR="001E5517" w:rsidRDefault="001E5517">
            <w:pPr>
              <w:spacing w:before="40" w:after="40"/>
            </w:pPr>
            <w:r>
              <w:rPr>
                <w:rFonts w:ascii="Segoe UI Emoji" w:hAnsi="Segoe UI Emoji" w:cs="Segoe UI Emoji"/>
                <w:sz w:val="16"/>
              </w:rPr>
              <w:t>⚠️</w:t>
            </w:r>
          </w:p>
        </w:tc>
        <w:tc>
          <w:tcPr>
            <w:tcW w:w="1120" w:type="dxa"/>
            <w:vAlign w:val="center"/>
          </w:tcPr>
          <w:p w14:paraId="5DCCC0DC" w14:textId="77777777" w:rsidR="001E5517" w:rsidRDefault="001E5517">
            <w:pPr>
              <w:spacing w:before="40" w:after="40"/>
            </w:pPr>
            <w:r>
              <w:rPr>
                <w:rFonts w:ascii="Segoe UI Emoji" w:hAnsi="Segoe UI Emoji" w:cs="Segoe UI Emoji"/>
                <w:sz w:val="16"/>
              </w:rPr>
              <w:t>⚠️</w:t>
            </w:r>
          </w:p>
        </w:tc>
        <w:tc>
          <w:tcPr>
            <w:tcW w:w="1120" w:type="dxa"/>
            <w:vAlign w:val="center"/>
          </w:tcPr>
          <w:p w14:paraId="130FA0AD" w14:textId="77777777" w:rsidR="001E5517" w:rsidRDefault="001E5517">
            <w:pPr>
              <w:spacing w:before="40" w:after="40"/>
            </w:pPr>
            <w:r>
              <w:rPr>
                <w:rFonts w:ascii="Segoe UI Emoji" w:hAnsi="Segoe UI Emoji" w:cs="Segoe UI Emoji"/>
                <w:sz w:val="16"/>
              </w:rPr>
              <w:t>⚠️</w:t>
            </w:r>
          </w:p>
        </w:tc>
        <w:tc>
          <w:tcPr>
            <w:tcW w:w="1120" w:type="dxa"/>
            <w:vAlign w:val="center"/>
          </w:tcPr>
          <w:p w14:paraId="5993BDC6" w14:textId="77777777" w:rsidR="001E5517" w:rsidRDefault="001E5517">
            <w:pPr>
              <w:spacing w:before="40" w:after="40"/>
            </w:pPr>
            <w:r>
              <w:rPr>
                <w:sz w:val="16"/>
              </w:rPr>
              <w:t>Azure Service Bus Queue</w:t>
            </w:r>
          </w:p>
        </w:tc>
        <w:tc>
          <w:tcPr>
            <w:tcW w:w="1120" w:type="dxa"/>
            <w:vAlign w:val="center"/>
          </w:tcPr>
          <w:p w14:paraId="13E44639" w14:textId="77777777" w:rsidR="001E5517" w:rsidRDefault="001E5517">
            <w:pPr>
              <w:spacing w:before="40" w:after="40"/>
            </w:pPr>
            <w:r>
              <w:rPr>
                <w:sz w:val="16"/>
              </w:rPr>
              <w:t>Standard internally; controlled externally</w:t>
            </w:r>
          </w:p>
        </w:tc>
      </w:tr>
      <w:tr w:rsidR="001E5517" w14:paraId="64F23E20" w14:textId="77777777">
        <w:trPr>
          <w:jc w:val="center"/>
        </w:trPr>
        <w:tc>
          <w:tcPr>
            <w:tcW w:w="1120" w:type="dxa"/>
            <w:vAlign w:val="center"/>
          </w:tcPr>
          <w:p w14:paraId="7C972E53" w14:textId="77777777" w:rsidR="001E5517" w:rsidRDefault="001E5517">
            <w:pPr>
              <w:spacing w:before="40" w:after="40"/>
            </w:pPr>
            <w:r>
              <w:rPr>
                <w:sz w:val="16"/>
              </w:rPr>
              <w:t>SIF-P06</w:t>
            </w:r>
          </w:p>
        </w:tc>
        <w:tc>
          <w:tcPr>
            <w:tcW w:w="1120" w:type="dxa"/>
            <w:vAlign w:val="center"/>
          </w:tcPr>
          <w:p w14:paraId="4ED91CEA" w14:textId="77777777" w:rsidR="001E5517" w:rsidRDefault="001E5517">
            <w:pPr>
              <w:spacing w:before="40" w:after="40"/>
            </w:pPr>
            <w:r>
              <w:rPr>
                <w:sz w:val="16"/>
              </w:rPr>
              <w:t>Publish / Subscribe Messaging</w:t>
            </w:r>
          </w:p>
        </w:tc>
        <w:tc>
          <w:tcPr>
            <w:tcW w:w="1120" w:type="dxa"/>
            <w:vAlign w:val="center"/>
          </w:tcPr>
          <w:p w14:paraId="7A371319" w14:textId="77777777" w:rsidR="001E5517" w:rsidRDefault="001E5517">
            <w:pPr>
              <w:spacing w:before="40" w:after="40"/>
            </w:pPr>
            <w:r>
              <w:rPr>
                <w:sz w:val="16"/>
              </w:rPr>
              <w:t>Primarily internal</w:t>
            </w:r>
          </w:p>
        </w:tc>
        <w:tc>
          <w:tcPr>
            <w:tcW w:w="1120" w:type="dxa"/>
            <w:vAlign w:val="center"/>
          </w:tcPr>
          <w:p w14:paraId="2DE49AF9" w14:textId="77777777" w:rsidR="001E5517" w:rsidRDefault="001E5517">
            <w:pPr>
              <w:spacing w:before="40" w:after="40"/>
            </w:pPr>
            <w:r>
              <w:rPr>
                <w:rFonts w:ascii="Segoe UI Emoji" w:hAnsi="Segoe UI Emoji" w:cs="Segoe UI Emoji"/>
                <w:sz w:val="16"/>
              </w:rPr>
              <w:t>✅</w:t>
            </w:r>
          </w:p>
        </w:tc>
        <w:tc>
          <w:tcPr>
            <w:tcW w:w="1120" w:type="dxa"/>
            <w:vAlign w:val="center"/>
          </w:tcPr>
          <w:p w14:paraId="361A03B8" w14:textId="77777777" w:rsidR="001E5517" w:rsidRDefault="001E5517">
            <w:pPr>
              <w:spacing w:before="40" w:after="40"/>
            </w:pPr>
            <w:r>
              <w:rPr>
                <w:rFonts w:ascii="Segoe UI Emoji" w:hAnsi="Segoe UI Emoji" w:cs="Segoe UI Emoji"/>
                <w:sz w:val="16"/>
              </w:rPr>
              <w:t>⚠️</w:t>
            </w:r>
          </w:p>
        </w:tc>
        <w:tc>
          <w:tcPr>
            <w:tcW w:w="1120" w:type="dxa"/>
            <w:vAlign w:val="center"/>
          </w:tcPr>
          <w:p w14:paraId="1F0D8BB4" w14:textId="77777777" w:rsidR="001E5517" w:rsidRDefault="001E5517">
            <w:pPr>
              <w:spacing w:before="40" w:after="40"/>
            </w:pPr>
            <w:r>
              <w:rPr>
                <w:rFonts w:ascii="Segoe UI Emoji" w:hAnsi="Segoe UI Emoji" w:cs="Segoe UI Emoji"/>
                <w:sz w:val="16"/>
              </w:rPr>
              <w:t>⚠️</w:t>
            </w:r>
          </w:p>
        </w:tc>
        <w:tc>
          <w:tcPr>
            <w:tcW w:w="1120" w:type="dxa"/>
            <w:vAlign w:val="center"/>
          </w:tcPr>
          <w:p w14:paraId="65B53468" w14:textId="77777777" w:rsidR="001E5517" w:rsidRDefault="001E5517">
            <w:pPr>
              <w:spacing w:before="40" w:after="40"/>
            </w:pPr>
            <w:r>
              <w:rPr>
                <w:rFonts w:ascii="Segoe UI Emoji" w:hAnsi="Segoe UI Emoji" w:cs="Segoe UI Emoji"/>
                <w:sz w:val="16"/>
              </w:rPr>
              <w:t>⚠️</w:t>
            </w:r>
          </w:p>
        </w:tc>
        <w:tc>
          <w:tcPr>
            <w:tcW w:w="1120" w:type="dxa"/>
            <w:vAlign w:val="center"/>
          </w:tcPr>
          <w:p w14:paraId="73A86693" w14:textId="77777777" w:rsidR="001E5517" w:rsidRDefault="001E5517">
            <w:pPr>
              <w:spacing w:before="40" w:after="40"/>
            </w:pPr>
            <w:r>
              <w:rPr>
                <w:sz w:val="16"/>
              </w:rPr>
              <w:t>Azure Service Bus Topic</w:t>
            </w:r>
          </w:p>
        </w:tc>
        <w:tc>
          <w:tcPr>
            <w:tcW w:w="1120" w:type="dxa"/>
            <w:vAlign w:val="center"/>
          </w:tcPr>
          <w:p w14:paraId="1E740BB7" w14:textId="77777777" w:rsidR="001E5517" w:rsidRDefault="001E5517">
            <w:pPr>
              <w:spacing w:before="40" w:after="40"/>
            </w:pPr>
            <w:r>
              <w:rPr>
                <w:sz w:val="16"/>
              </w:rPr>
              <w:t>Standard internally; external by exception</w:t>
            </w:r>
          </w:p>
        </w:tc>
      </w:tr>
      <w:tr w:rsidR="001E5517" w14:paraId="4F3D2EE1" w14:textId="77777777">
        <w:trPr>
          <w:jc w:val="center"/>
        </w:trPr>
        <w:tc>
          <w:tcPr>
            <w:tcW w:w="1120" w:type="dxa"/>
            <w:vAlign w:val="center"/>
          </w:tcPr>
          <w:p w14:paraId="3C4638E0" w14:textId="77777777" w:rsidR="001E5517" w:rsidRDefault="001E5517">
            <w:pPr>
              <w:spacing w:before="40" w:after="40"/>
            </w:pPr>
            <w:r>
              <w:rPr>
                <w:sz w:val="16"/>
              </w:rPr>
              <w:t>SIF-P07</w:t>
            </w:r>
          </w:p>
        </w:tc>
        <w:tc>
          <w:tcPr>
            <w:tcW w:w="1120" w:type="dxa"/>
            <w:vAlign w:val="center"/>
          </w:tcPr>
          <w:p w14:paraId="6D00CEC0" w14:textId="77777777" w:rsidR="001E5517" w:rsidRDefault="001E5517">
            <w:pPr>
              <w:spacing w:before="40" w:after="40"/>
            </w:pPr>
            <w:r>
              <w:rPr>
                <w:sz w:val="16"/>
              </w:rPr>
              <w:t>Event Notification</w:t>
            </w:r>
          </w:p>
        </w:tc>
        <w:tc>
          <w:tcPr>
            <w:tcW w:w="1120" w:type="dxa"/>
            <w:vAlign w:val="center"/>
          </w:tcPr>
          <w:p w14:paraId="530892BC" w14:textId="77777777" w:rsidR="001E5517" w:rsidRDefault="001E5517">
            <w:pPr>
              <w:spacing w:before="40" w:after="40"/>
            </w:pPr>
            <w:r>
              <w:rPr>
                <w:sz w:val="16"/>
              </w:rPr>
              <w:t>Internal and external</w:t>
            </w:r>
          </w:p>
        </w:tc>
        <w:tc>
          <w:tcPr>
            <w:tcW w:w="1120" w:type="dxa"/>
            <w:vAlign w:val="center"/>
          </w:tcPr>
          <w:p w14:paraId="0AF22139" w14:textId="77777777" w:rsidR="001E5517" w:rsidRDefault="001E5517">
            <w:pPr>
              <w:spacing w:before="40" w:after="40"/>
            </w:pPr>
            <w:r>
              <w:rPr>
                <w:rFonts w:ascii="Segoe UI Emoji" w:hAnsi="Segoe UI Emoji" w:cs="Segoe UI Emoji"/>
                <w:sz w:val="16"/>
              </w:rPr>
              <w:t>✅</w:t>
            </w:r>
          </w:p>
        </w:tc>
        <w:tc>
          <w:tcPr>
            <w:tcW w:w="1120" w:type="dxa"/>
            <w:vAlign w:val="center"/>
          </w:tcPr>
          <w:p w14:paraId="05F142E7" w14:textId="77777777" w:rsidR="001E5517" w:rsidRDefault="001E5517">
            <w:pPr>
              <w:spacing w:before="40" w:after="40"/>
            </w:pPr>
            <w:r>
              <w:rPr>
                <w:rFonts w:ascii="Segoe UI Emoji" w:hAnsi="Segoe UI Emoji" w:cs="Segoe UI Emoji"/>
                <w:sz w:val="16"/>
              </w:rPr>
              <w:t>✅</w:t>
            </w:r>
          </w:p>
        </w:tc>
        <w:tc>
          <w:tcPr>
            <w:tcW w:w="1120" w:type="dxa"/>
            <w:vAlign w:val="center"/>
          </w:tcPr>
          <w:p w14:paraId="13A05E6E" w14:textId="77777777" w:rsidR="001E5517" w:rsidRDefault="001E5517">
            <w:pPr>
              <w:spacing w:before="40" w:after="40"/>
            </w:pPr>
            <w:r>
              <w:rPr>
                <w:rFonts w:ascii="Segoe UI Emoji" w:hAnsi="Segoe UI Emoji" w:cs="Segoe UI Emoji"/>
                <w:sz w:val="16"/>
              </w:rPr>
              <w:t>✅</w:t>
            </w:r>
          </w:p>
        </w:tc>
        <w:tc>
          <w:tcPr>
            <w:tcW w:w="1120" w:type="dxa"/>
            <w:vAlign w:val="center"/>
          </w:tcPr>
          <w:p w14:paraId="0A535285" w14:textId="77777777" w:rsidR="001E5517" w:rsidRDefault="001E5517">
            <w:pPr>
              <w:spacing w:before="40" w:after="40"/>
            </w:pPr>
            <w:r>
              <w:rPr>
                <w:rFonts w:ascii="Segoe UI Emoji" w:hAnsi="Segoe UI Emoji" w:cs="Segoe UI Emoji"/>
                <w:sz w:val="16"/>
              </w:rPr>
              <w:t>✅</w:t>
            </w:r>
          </w:p>
        </w:tc>
        <w:tc>
          <w:tcPr>
            <w:tcW w:w="1120" w:type="dxa"/>
            <w:vAlign w:val="center"/>
          </w:tcPr>
          <w:p w14:paraId="39916067" w14:textId="77777777" w:rsidR="001E5517" w:rsidRDefault="001E5517">
            <w:pPr>
              <w:spacing w:before="40" w:after="40"/>
            </w:pPr>
            <w:r>
              <w:rPr>
                <w:sz w:val="16"/>
              </w:rPr>
              <w:t>Event Grid / Webhook / Logic App Trigger</w:t>
            </w:r>
          </w:p>
        </w:tc>
        <w:tc>
          <w:tcPr>
            <w:tcW w:w="1120" w:type="dxa"/>
            <w:vAlign w:val="center"/>
          </w:tcPr>
          <w:p w14:paraId="192C3014" w14:textId="77777777" w:rsidR="001E5517" w:rsidRDefault="001E5517">
            <w:pPr>
              <w:spacing w:before="40" w:after="40"/>
            </w:pPr>
            <w:r>
              <w:rPr>
                <w:sz w:val="16"/>
              </w:rPr>
              <w:t>Standard</w:t>
            </w:r>
          </w:p>
        </w:tc>
      </w:tr>
      <w:tr w:rsidR="001E5517" w14:paraId="5F554E93" w14:textId="77777777">
        <w:trPr>
          <w:jc w:val="center"/>
        </w:trPr>
        <w:tc>
          <w:tcPr>
            <w:tcW w:w="1120" w:type="dxa"/>
            <w:vAlign w:val="center"/>
          </w:tcPr>
          <w:p w14:paraId="793C4FBE" w14:textId="77777777" w:rsidR="001E5517" w:rsidRDefault="001E5517">
            <w:pPr>
              <w:spacing w:before="40" w:after="40"/>
            </w:pPr>
            <w:r>
              <w:rPr>
                <w:sz w:val="16"/>
              </w:rPr>
              <w:t>SIF-P08</w:t>
            </w:r>
          </w:p>
        </w:tc>
        <w:tc>
          <w:tcPr>
            <w:tcW w:w="1120" w:type="dxa"/>
            <w:vAlign w:val="center"/>
          </w:tcPr>
          <w:p w14:paraId="19CC1C58" w14:textId="77777777" w:rsidR="001E5517" w:rsidRDefault="001E5517">
            <w:pPr>
              <w:spacing w:before="40" w:after="40"/>
            </w:pPr>
            <w:r>
              <w:rPr>
                <w:sz w:val="16"/>
              </w:rPr>
              <w:t>High-Volume Event Streaming</w:t>
            </w:r>
          </w:p>
        </w:tc>
        <w:tc>
          <w:tcPr>
            <w:tcW w:w="1120" w:type="dxa"/>
            <w:vAlign w:val="center"/>
          </w:tcPr>
          <w:p w14:paraId="46681A3C" w14:textId="77777777" w:rsidR="001E5517" w:rsidRDefault="001E5517">
            <w:pPr>
              <w:spacing w:before="40" w:after="40"/>
            </w:pPr>
            <w:r>
              <w:rPr>
                <w:sz w:val="16"/>
              </w:rPr>
              <w:t>Internal / analytics / selected external</w:t>
            </w:r>
          </w:p>
        </w:tc>
        <w:tc>
          <w:tcPr>
            <w:tcW w:w="1120" w:type="dxa"/>
            <w:vAlign w:val="center"/>
          </w:tcPr>
          <w:p w14:paraId="22C34777" w14:textId="77777777" w:rsidR="001E5517" w:rsidRDefault="001E5517">
            <w:pPr>
              <w:spacing w:before="40" w:after="40"/>
            </w:pPr>
            <w:r>
              <w:rPr>
                <w:rFonts w:ascii="Segoe UI Emoji" w:hAnsi="Segoe UI Emoji" w:cs="Segoe UI Emoji"/>
                <w:sz w:val="16"/>
              </w:rPr>
              <w:t>✅</w:t>
            </w:r>
          </w:p>
        </w:tc>
        <w:tc>
          <w:tcPr>
            <w:tcW w:w="1120" w:type="dxa"/>
            <w:vAlign w:val="center"/>
          </w:tcPr>
          <w:p w14:paraId="389967A3" w14:textId="77777777" w:rsidR="001E5517" w:rsidRDefault="001E5517">
            <w:pPr>
              <w:spacing w:before="40" w:after="40"/>
            </w:pPr>
            <w:r>
              <w:rPr>
                <w:rFonts w:ascii="Segoe UI Emoji" w:hAnsi="Segoe UI Emoji" w:cs="Segoe UI Emoji"/>
                <w:sz w:val="16"/>
              </w:rPr>
              <w:t>⚠️</w:t>
            </w:r>
          </w:p>
        </w:tc>
        <w:tc>
          <w:tcPr>
            <w:tcW w:w="1120" w:type="dxa"/>
            <w:vAlign w:val="center"/>
          </w:tcPr>
          <w:p w14:paraId="7029B606" w14:textId="77777777" w:rsidR="001E5517" w:rsidRDefault="001E5517">
            <w:pPr>
              <w:spacing w:before="40" w:after="40"/>
            </w:pPr>
            <w:r>
              <w:rPr>
                <w:rFonts w:ascii="Segoe UI Emoji" w:hAnsi="Segoe UI Emoji" w:cs="Segoe UI Emoji"/>
                <w:sz w:val="16"/>
              </w:rPr>
              <w:t>⚠️</w:t>
            </w:r>
          </w:p>
        </w:tc>
        <w:tc>
          <w:tcPr>
            <w:tcW w:w="1120" w:type="dxa"/>
            <w:vAlign w:val="center"/>
          </w:tcPr>
          <w:p w14:paraId="0B38EDE8" w14:textId="77777777" w:rsidR="001E5517" w:rsidRDefault="001E5517">
            <w:pPr>
              <w:spacing w:before="40" w:after="40"/>
            </w:pPr>
            <w:r>
              <w:rPr>
                <w:rFonts w:ascii="Segoe UI Emoji" w:hAnsi="Segoe UI Emoji" w:cs="Segoe UI Emoji"/>
                <w:sz w:val="16"/>
              </w:rPr>
              <w:t>✅</w:t>
            </w:r>
          </w:p>
        </w:tc>
        <w:tc>
          <w:tcPr>
            <w:tcW w:w="1120" w:type="dxa"/>
            <w:vAlign w:val="center"/>
          </w:tcPr>
          <w:p w14:paraId="220B9C26" w14:textId="77777777" w:rsidR="001E5517" w:rsidRDefault="001E5517">
            <w:pPr>
              <w:spacing w:before="40" w:after="40"/>
            </w:pPr>
            <w:r>
              <w:rPr>
                <w:sz w:val="16"/>
              </w:rPr>
              <w:t>Azure Event Hubs</w:t>
            </w:r>
          </w:p>
        </w:tc>
        <w:tc>
          <w:tcPr>
            <w:tcW w:w="1120" w:type="dxa"/>
            <w:vAlign w:val="center"/>
          </w:tcPr>
          <w:p w14:paraId="3272207E" w14:textId="77777777" w:rsidR="001E5517" w:rsidRDefault="001E5517">
            <w:pPr>
              <w:spacing w:before="40" w:after="40"/>
            </w:pPr>
            <w:r>
              <w:rPr>
                <w:sz w:val="16"/>
              </w:rPr>
              <w:t>Conditional</w:t>
            </w:r>
          </w:p>
        </w:tc>
      </w:tr>
      <w:tr w:rsidR="001E5517" w14:paraId="6ACFAC84" w14:textId="77777777">
        <w:trPr>
          <w:jc w:val="center"/>
        </w:trPr>
        <w:tc>
          <w:tcPr>
            <w:tcW w:w="1120" w:type="dxa"/>
            <w:vAlign w:val="center"/>
          </w:tcPr>
          <w:p w14:paraId="66B43E35" w14:textId="77777777" w:rsidR="001E5517" w:rsidRDefault="001E5517">
            <w:pPr>
              <w:spacing w:before="40" w:after="40"/>
            </w:pPr>
            <w:r>
              <w:rPr>
                <w:sz w:val="16"/>
              </w:rPr>
              <w:t>SIF-P09</w:t>
            </w:r>
          </w:p>
        </w:tc>
        <w:tc>
          <w:tcPr>
            <w:tcW w:w="1120" w:type="dxa"/>
            <w:vAlign w:val="center"/>
          </w:tcPr>
          <w:p w14:paraId="2BC36B2B" w14:textId="77777777" w:rsidR="001E5517" w:rsidRDefault="001E5517">
            <w:pPr>
              <w:spacing w:before="40" w:after="40"/>
            </w:pPr>
            <w:r>
              <w:rPr>
                <w:sz w:val="16"/>
              </w:rPr>
              <w:t>Workflow Orchestration</w:t>
            </w:r>
          </w:p>
        </w:tc>
        <w:tc>
          <w:tcPr>
            <w:tcW w:w="1120" w:type="dxa"/>
            <w:vAlign w:val="center"/>
          </w:tcPr>
          <w:p w14:paraId="02F32A64" w14:textId="77777777" w:rsidR="001E5517" w:rsidRDefault="001E5517">
            <w:pPr>
              <w:spacing w:before="40" w:after="40"/>
            </w:pPr>
            <w:r>
              <w:rPr>
                <w:sz w:val="16"/>
              </w:rPr>
              <w:t>Internal and external</w:t>
            </w:r>
          </w:p>
        </w:tc>
        <w:tc>
          <w:tcPr>
            <w:tcW w:w="1120" w:type="dxa"/>
            <w:vAlign w:val="center"/>
          </w:tcPr>
          <w:p w14:paraId="45ADE2AB" w14:textId="77777777" w:rsidR="001E5517" w:rsidRDefault="001E5517">
            <w:pPr>
              <w:spacing w:before="40" w:after="40"/>
            </w:pPr>
            <w:r>
              <w:rPr>
                <w:rFonts w:ascii="Segoe UI Emoji" w:hAnsi="Segoe UI Emoji" w:cs="Segoe UI Emoji"/>
                <w:sz w:val="16"/>
              </w:rPr>
              <w:t>✅</w:t>
            </w:r>
          </w:p>
        </w:tc>
        <w:tc>
          <w:tcPr>
            <w:tcW w:w="1120" w:type="dxa"/>
            <w:vAlign w:val="center"/>
          </w:tcPr>
          <w:p w14:paraId="3ADD97A2" w14:textId="77777777" w:rsidR="001E5517" w:rsidRDefault="001E5517">
            <w:pPr>
              <w:spacing w:before="40" w:after="40"/>
            </w:pPr>
            <w:r>
              <w:rPr>
                <w:rFonts w:ascii="Segoe UI Emoji" w:hAnsi="Segoe UI Emoji" w:cs="Segoe UI Emoji"/>
                <w:sz w:val="16"/>
              </w:rPr>
              <w:t>✅</w:t>
            </w:r>
          </w:p>
        </w:tc>
        <w:tc>
          <w:tcPr>
            <w:tcW w:w="1120" w:type="dxa"/>
            <w:vAlign w:val="center"/>
          </w:tcPr>
          <w:p w14:paraId="620F06B4" w14:textId="77777777" w:rsidR="001E5517" w:rsidRDefault="001E5517">
            <w:pPr>
              <w:spacing w:before="40" w:after="40"/>
            </w:pPr>
            <w:r>
              <w:rPr>
                <w:rFonts w:ascii="Segoe UI Emoji" w:hAnsi="Segoe UI Emoji" w:cs="Segoe UI Emoji"/>
                <w:sz w:val="16"/>
              </w:rPr>
              <w:t>✅</w:t>
            </w:r>
          </w:p>
        </w:tc>
        <w:tc>
          <w:tcPr>
            <w:tcW w:w="1120" w:type="dxa"/>
            <w:vAlign w:val="center"/>
          </w:tcPr>
          <w:p w14:paraId="758113F5" w14:textId="77777777" w:rsidR="001E5517" w:rsidRDefault="001E5517">
            <w:pPr>
              <w:spacing w:before="40" w:after="40"/>
            </w:pPr>
            <w:r>
              <w:rPr>
                <w:rFonts w:ascii="Segoe UI Emoji" w:hAnsi="Segoe UI Emoji" w:cs="Segoe UI Emoji"/>
                <w:sz w:val="16"/>
              </w:rPr>
              <w:t>⚠️</w:t>
            </w:r>
          </w:p>
        </w:tc>
        <w:tc>
          <w:tcPr>
            <w:tcW w:w="1120" w:type="dxa"/>
            <w:vAlign w:val="center"/>
          </w:tcPr>
          <w:p w14:paraId="73E7A5C5" w14:textId="77777777" w:rsidR="001E5517" w:rsidRDefault="001E5517">
            <w:pPr>
              <w:spacing w:before="40" w:after="40"/>
            </w:pPr>
            <w:r>
              <w:rPr>
                <w:sz w:val="16"/>
              </w:rPr>
              <w:t>Azure Logic Apps</w:t>
            </w:r>
          </w:p>
        </w:tc>
        <w:tc>
          <w:tcPr>
            <w:tcW w:w="1120" w:type="dxa"/>
            <w:vAlign w:val="center"/>
          </w:tcPr>
          <w:p w14:paraId="18CF7BDE" w14:textId="77777777" w:rsidR="001E5517" w:rsidRDefault="001E5517">
            <w:pPr>
              <w:spacing w:before="40" w:after="40"/>
            </w:pPr>
            <w:r>
              <w:rPr>
                <w:sz w:val="16"/>
              </w:rPr>
              <w:t>Standard</w:t>
            </w:r>
          </w:p>
        </w:tc>
      </w:tr>
      <w:tr w:rsidR="001E5517" w14:paraId="199D0B01" w14:textId="77777777">
        <w:trPr>
          <w:jc w:val="center"/>
        </w:trPr>
        <w:tc>
          <w:tcPr>
            <w:tcW w:w="1120" w:type="dxa"/>
            <w:vAlign w:val="center"/>
          </w:tcPr>
          <w:p w14:paraId="3C1A3EFC" w14:textId="77777777" w:rsidR="001E5517" w:rsidRDefault="001E5517">
            <w:pPr>
              <w:spacing w:before="40" w:after="40"/>
            </w:pPr>
            <w:r>
              <w:rPr>
                <w:sz w:val="16"/>
              </w:rPr>
              <w:lastRenderedPageBreak/>
              <w:t>SIF-P10</w:t>
            </w:r>
          </w:p>
        </w:tc>
        <w:tc>
          <w:tcPr>
            <w:tcW w:w="1120" w:type="dxa"/>
            <w:vAlign w:val="center"/>
          </w:tcPr>
          <w:p w14:paraId="55EF2D47" w14:textId="77777777" w:rsidR="001E5517" w:rsidRDefault="001E5517">
            <w:pPr>
              <w:spacing w:before="40" w:after="40"/>
            </w:pPr>
            <w:r>
              <w:rPr>
                <w:sz w:val="16"/>
              </w:rPr>
              <w:t>Long-Running Workflow</w:t>
            </w:r>
          </w:p>
        </w:tc>
        <w:tc>
          <w:tcPr>
            <w:tcW w:w="1120" w:type="dxa"/>
            <w:vAlign w:val="center"/>
          </w:tcPr>
          <w:p w14:paraId="53A8CD91" w14:textId="77777777" w:rsidR="001E5517" w:rsidRDefault="001E5517">
            <w:pPr>
              <w:spacing w:before="40" w:after="40"/>
            </w:pPr>
            <w:r>
              <w:rPr>
                <w:sz w:val="16"/>
              </w:rPr>
              <w:t>Internal and external</w:t>
            </w:r>
          </w:p>
        </w:tc>
        <w:tc>
          <w:tcPr>
            <w:tcW w:w="1120" w:type="dxa"/>
            <w:vAlign w:val="center"/>
          </w:tcPr>
          <w:p w14:paraId="0DE3062D" w14:textId="77777777" w:rsidR="001E5517" w:rsidRDefault="001E5517">
            <w:pPr>
              <w:spacing w:before="40" w:after="40"/>
            </w:pPr>
            <w:r>
              <w:rPr>
                <w:rFonts w:ascii="Segoe UI Emoji" w:hAnsi="Segoe UI Emoji" w:cs="Segoe UI Emoji"/>
                <w:sz w:val="16"/>
              </w:rPr>
              <w:t>✅</w:t>
            </w:r>
          </w:p>
        </w:tc>
        <w:tc>
          <w:tcPr>
            <w:tcW w:w="1120" w:type="dxa"/>
            <w:vAlign w:val="center"/>
          </w:tcPr>
          <w:p w14:paraId="59709F4C" w14:textId="77777777" w:rsidR="001E5517" w:rsidRDefault="001E5517">
            <w:pPr>
              <w:spacing w:before="40" w:after="40"/>
            </w:pPr>
            <w:r>
              <w:rPr>
                <w:rFonts w:ascii="Segoe UI Emoji" w:hAnsi="Segoe UI Emoji" w:cs="Segoe UI Emoji"/>
                <w:sz w:val="16"/>
              </w:rPr>
              <w:t>✅</w:t>
            </w:r>
          </w:p>
        </w:tc>
        <w:tc>
          <w:tcPr>
            <w:tcW w:w="1120" w:type="dxa"/>
            <w:vAlign w:val="center"/>
          </w:tcPr>
          <w:p w14:paraId="509C143B" w14:textId="77777777" w:rsidR="001E5517" w:rsidRDefault="001E5517">
            <w:pPr>
              <w:spacing w:before="40" w:after="40"/>
            </w:pPr>
            <w:r>
              <w:rPr>
                <w:rFonts w:ascii="Segoe UI Emoji" w:hAnsi="Segoe UI Emoji" w:cs="Segoe UI Emoji"/>
                <w:sz w:val="16"/>
              </w:rPr>
              <w:t>✅</w:t>
            </w:r>
          </w:p>
        </w:tc>
        <w:tc>
          <w:tcPr>
            <w:tcW w:w="1120" w:type="dxa"/>
            <w:vAlign w:val="center"/>
          </w:tcPr>
          <w:p w14:paraId="0EC0EB4F" w14:textId="77777777" w:rsidR="001E5517" w:rsidRDefault="001E5517">
            <w:pPr>
              <w:spacing w:before="40" w:after="40"/>
            </w:pPr>
            <w:r>
              <w:rPr>
                <w:rFonts w:ascii="Segoe UI Emoji" w:hAnsi="Segoe UI Emoji" w:cs="Segoe UI Emoji"/>
                <w:sz w:val="16"/>
              </w:rPr>
              <w:t>⚠️</w:t>
            </w:r>
          </w:p>
        </w:tc>
        <w:tc>
          <w:tcPr>
            <w:tcW w:w="1120" w:type="dxa"/>
            <w:vAlign w:val="center"/>
          </w:tcPr>
          <w:p w14:paraId="1A10014E" w14:textId="77777777" w:rsidR="001E5517" w:rsidRDefault="001E5517">
            <w:pPr>
              <w:spacing w:before="40" w:after="40"/>
            </w:pPr>
            <w:r>
              <w:rPr>
                <w:sz w:val="16"/>
              </w:rPr>
              <w:t>Azure Logic Apps Standard</w:t>
            </w:r>
          </w:p>
        </w:tc>
        <w:tc>
          <w:tcPr>
            <w:tcW w:w="1120" w:type="dxa"/>
            <w:vAlign w:val="center"/>
          </w:tcPr>
          <w:p w14:paraId="730ECB60" w14:textId="77777777" w:rsidR="001E5517" w:rsidRDefault="001E5517">
            <w:pPr>
              <w:spacing w:before="40" w:after="40"/>
            </w:pPr>
            <w:r>
              <w:rPr>
                <w:sz w:val="16"/>
              </w:rPr>
              <w:t>Standard</w:t>
            </w:r>
          </w:p>
        </w:tc>
      </w:tr>
      <w:tr w:rsidR="001E5517" w14:paraId="0E04CEFF" w14:textId="77777777">
        <w:trPr>
          <w:jc w:val="center"/>
        </w:trPr>
        <w:tc>
          <w:tcPr>
            <w:tcW w:w="1120" w:type="dxa"/>
            <w:vAlign w:val="center"/>
          </w:tcPr>
          <w:p w14:paraId="38BBD2D8" w14:textId="77777777" w:rsidR="001E5517" w:rsidRDefault="001E5517">
            <w:pPr>
              <w:spacing w:before="40" w:after="40"/>
            </w:pPr>
            <w:r>
              <w:rPr>
                <w:sz w:val="16"/>
              </w:rPr>
              <w:t>SIF-P11</w:t>
            </w:r>
          </w:p>
        </w:tc>
        <w:tc>
          <w:tcPr>
            <w:tcW w:w="1120" w:type="dxa"/>
            <w:vAlign w:val="center"/>
          </w:tcPr>
          <w:p w14:paraId="18948C20" w14:textId="77777777" w:rsidR="001E5517" w:rsidRDefault="001E5517">
            <w:pPr>
              <w:spacing w:before="40" w:after="40"/>
            </w:pPr>
            <w:r>
              <w:rPr>
                <w:sz w:val="16"/>
              </w:rPr>
              <w:t>Third-Party Webhook Ingress</w:t>
            </w:r>
          </w:p>
        </w:tc>
        <w:tc>
          <w:tcPr>
            <w:tcW w:w="1120" w:type="dxa"/>
            <w:vAlign w:val="center"/>
          </w:tcPr>
          <w:p w14:paraId="15D0716F" w14:textId="77777777" w:rsidR="001E5517" w:rsidRDefault="001E5517">
            <w:pPr>
              <w:spacing w:before="40" w:after="40"/>
            </w:pPr>
            <w:r>
              <w:rPr>
                <w:sz w:val="16"/>
              </w:rPr>
              <w:t>Third party to Chaucer</w:t>
            </w:r>
          </w:p>
        </w:tc>
        <w:tc>
          <w:tcPr>
            <w:tcW w:w="1120" w:type="dxa"/>
            <w:vAlign w:val="center"/>
          </w:tcPr>
          <w:p w14:paraId="789C5F93" w14:textId="77777777" w:rsidR="001E5517" w:rsidRDefault="001E5517">
            <w:pPr>
              <w:spacing w:before="40" w:after="40"/>
            </w:pPr>
            <w:r>
              <w:rPr>
                <w:rFonts w:ascii="Segoe UI Emoji" w:hAnsi="Segoe UI Emoji" w:cs="Segoe UI Emoji"/>
                <w:sz w:val="16"/>
              </w:rPr>
              <w:t>⚠️</w:t>
            </w:r>
          </w:p>
        </w:tc>
        <w:tc>
          <w:tcPr>
            <w:tcW w:w="1120" w:type="dxa"/>
            <w:vAlign w:val="center"/>
          </w:tcPr>
          <w:p w14:paraId="220B89B5" w14:textId="77777777" w:rsidR="001E5517" w:rsidRDefault="001E5517">
            <w:pPr>
              <w:spacing w:before="40" w:after="40"/>
            </w:pPr>
            <w:r>
              <w:rPr>
                <w:rFonts w:ascii="Segoe UI Emoji" w:hAnsi="Segoe UI Emoji" w:cs="Segoe UI Emoji"/>
                <w:sz w:val="16"/>
              </w:rPr>
              <w:t>✅</w:t>
            </w:r>
          </w:p>
        </w:tc>
        <w:tc>
          <w:tcPr>
            <w:tcW w:w="1120" w:type="dxa"/>
            <w:vAlign w:val="center"/>
          </w:tcPr>
          <w:p w14:paraId="2FAEAF9C" w14:textId="77777777" w:rsidR="001E5517" w:rsidRDefault="001E5517">
            <w:pPr>
              <w:spacing w:before="40" w:after="40"/>
            </w:pPr>
            <w:r>
              <w:rPr>
                <w:rFonts w:ascii="Segoe UI Emoji" w:hAnsi="Segoe UI Emoji" w:cs="Segoe UI Emoji"/>
                <w:sz w:val="16"/>
              </w:rPr>
              <w:t>❌</w:t>
            </w:r>
          </w:p>
        </w:tc>
        <w:tc>
          <w:tcPr>
            <w:tcW w:w="1120" w:type="dxa"/>
            <w:vAlign w:val="center"/>
          </w:tcPr>
          <w:p w14:paraId="5B93B8C1" w14:textId="77777777" w:rsidR="001E5517" w:rsidRDefault="001E5517">
            <w:pPr>
              <w:spacing w:before="40" w:after="40"/>
            </w:pPr>
            <w:r>
              <w:rPr>
                <w:rFonts w:ascii="Segoe UI Emoji" w:hAnsi="Segoe UI Emoji" w:cs="Segoe UI Emoji"/>
                <w:sz w:val="16"/>
              </w:rPr>
              <w:t>⚠️</w:t>
            </w:r>
          </w:p>
        </w:tc>
        <w:tc>
          <w:tcPr>
            <w:tcW w:w="1120" w:type="dxa"/>
            <w:vAlign w:val="center"/>
          </w:tcPr>
          <w:p w14:paraId="4D23B016" w14:textId="77777777" w:rsidR="001E5517" w:rsidRDefault="001E5517">
            <w:pPr>
              <w:spacing w:before="40" w:after="40"/>
            </w:pPr>
            <w:r>
              <w:rPr>
                <w:sz w:val="16"/>
              </w:rPr>
              <w:t>APIM + Logic App / Function</w:t>
            </w:r>
          </w:p>
        </w:tc>
        <w:tc>
          <w:tcPr>
            <w:tcW w:w="1120" w:type="dxa"/>
            <w:vAlign w:val="center"/>
          </w:tcPr>
          <w:p w14:paraId="6D270C03" w14:textId="77777777" w:rsidR="001E5517" w:rsidRDefault="001E5517">
            <w:pPr>
              <w:spacing w:before="40" w:after="40"/>
            </w:pPr>
            <w:r>
              <w:rPr>
                <w:sz w:val="16"/>
              </w:rPr>
              <w:t>Standard for SaaS/vendor callback scenarios</w:t>
            </w:r>
          </w:p>
        </w:tc>
      </w:tr>
      <w:tr w:rsidR="001E5517" w14:paraId="575C361E" w14:textId="77777777">
        <w:trPr>
          <w:jc w:val="center"/>
        </w:trPr>
        <w:tc>
          <w:tcPr>
            <w:tcW w:w="1120" w:type="dxa"/>
            <w:vAlign w:val="center"/>
          </w:tcPr>
          <w:p w14:paraId="6985C282" w14:textId="77777777" w:rsidR="001E5517" w:rsidRDefault="001E5517">
            <w:pPr>
              <w:spacing w:before="40" w:after="40"/>
            </w:pPr>
            <w:r>
              <w:rPr>
                <w:sz w:val="16"/>
              </w:rPr>
              <w:t>SIF-P12</w:t>
            </w:r>
          </w:p>
        </w:tc>
        <w:tc>
          <w:tcPr>
            <w:tcW w:w="1120" w:type="dxa"/>
            <w:vAlign w:val="center"/>
          </w:tcPr>
          <w:p w14:paraId="4B83E611" w14:textId="77777777" w:rsidR="001E5517" w:rsidRDefault="001E5517">
            <w:pPr>
              <w:spacing w:before="40" w:after="40"/>
            </w:pPr>
            <w:r>
              <w:rPr>
                <w:sz w:val="16"/>
              </w:rPr>
              <w:t>Managed File Exchange</w:t>
            </w:r>
          </w:p>
        </w:tc>
        <w:tc>
          <w:tcPr>
            <w:tcW w:w="1120" w:type="dxa"/>
            <w:vAlign w:val="center"/>
          </w:tcPr>
          <w:p w14:paraId="1E1E0926" w14:textId="77777777" w:rsidR="001E5517" w:rsidRDefault="001E5517">
            <w:pPr>
              <w:spacing w:before="40" w:after="40"/>
            </w:pPr>
            <w:r>
              <w:rPr>
                <w:sz w:val="16"/>
              </w:rPr>
              <w:t>Internal and external</w:t>
            </w:r>
          </w:p>
        </w:tc>
        <w:tc>
          <w:tcPr>
            <w:tcW w:w="1120" w:type="dxa"/>
            <w:vAlign w:val="center"/>
          </w:tcPr>
          <w:p w14:paraId="0151AAA9" w14:textId="77777777" w:rsidR="001E5517" w:rsidRDefault="001E5517">
            <w:pPr>
              <w:spacing w:before="40" w:after="40"/>
            </w:pPr>
            <w:r>
              <w:rPr>
                <w:rFonts w:ascii="Segoe UI Emoji" w:hAnsi="Segoe UI Emoji" w:cs="Segoe UI Emoji"/>
                <w:sz w:val="16"/>
              </w:rPr>
              <w:t>✅</w:t>
            </w:r>
          </w:p>
        </w:tc>
        <w:tc>
          <w:tcPr>
            <w:tcW w:w="1120" w:type="dxa"/>
            <w:vAlign w:val="center"/>
          </w:tcPr>
          <w:p w14:paraId="350CBD2F" w14:textId="77777777" w:rsidR="001E5517" w:rsidRDefault="001E5517">
            <w:pPr>
              <w:spacing w:before="40" w:after="40"/>
            </w:pPr>
            <w:r>
              <w:rPr>
                <w:rFonts w:ascii="Segoe UI Emoji" w:hAnsi="Segoe UI Emoji" w:cs="Segoe UI Emoji"/>
                <w:sz w:val="16"/>
              </w:rPr>
              <w:t>✅</w:t>
            </w:r>
          </w:p>
        </w:tc>
        <w:tc>
          <w:tcPr>
            <w:tcW w:w="1120" w:type="dxa"/>
            <w:vAlign w:val="center"/>
          </w:tcPr>
          <w:p w14:paraId="44C278DC" w14:textId="77777777" w:rsidR="001E5517" w:rsidRDefault="001E5517">
            <w:pPr>
              <w:spacing w:before="40" w:after="40"/>
            </w:pPr>
            <w:r>
              <w:rPr>
                <w:rFonts w:ascii="Segoe UI Emoji" w:hAnsi="Segoe UI Emoji" w:cs="Segoe UI Emoji"/>
                <w:sz w:val="16"/>
              </w:rPr>
              <w:t>✅</w:t>
            </w:r>
          </w:p>
        </w:tc>
        <w:tc>
          <w:tcPr>
            <w:tcW w:w="1120" w:type="dxa"/>
            <w:vAlign w:val="center"/>
          </w:tcPr>
          <w:p w14:paraId="73A36B85" w14:textId="77777777" w:rsidR="001E5517" w:rsidRDefault="001E5517">
            <w:pPr>
              <w:spacing w:before="40" w:after="40"/>
            </w:pPr>
            <w:r>
              <w:rPr>
                <w:rFonts w:ascii="Segoe UI Emoji" w:hAnsi="Segoe UI Emoji" w:cs="Segoe UI Emoji"/>
                <w:sz w:val="16"/>
              </w:rPr>
              <w:t>✅</w:t>
            </w:r>
          </w:p>
        </w:tc>
        <w:tc>
          <w:tcPr>
            <w:tcW w:w="1120" w:type="dxa"/>
            <w:vAlign w:val="center"/>
          </w:tcPr>
          <w:p w14:paraId="5F60BC82" w14:textId="77777777" w:rsidR="001E5517" w:rsidRDefault="001E5517">
            <w:pPr>
              <w:spacing w:before="40" w:after="40"/>
            </w:pPr>
            <w:r>
              <w:rPr>
                <w:sz w:val="16"/>
              </w:rPr>
              <w:t>Logic Apps / Storage / SFTP / Service Bus where required</w:t>
            </w:r>
          </w:p>
        </w:tc>
        <w:tc>
          <w:tcPr>
            <w:tcW w:w="1120" w:type="dxa"/>
            <w:vAlign w:val="center"/>
          </w:tcPr>
          <w:p w14:paraId="1D2CB659" w14:textId="77777777" w:rsidR="001E5517" w:rsidRDefault="001E5517">
            <w:pPr>
              <w:spacing w:before="40" w:after="40"/>
            </w:pPr>
            <w:r>
              <w:rPr>
                <w:sz w:val="16"/>
              </w:rPr>
              <w:t>Conditional</w:t>
            </w:r>
          </w:p>
        </w:tc>
      </w:tr>
      <w:tr w:rsidR="001E5517" w14:paraId="01854412" w14:textId="77777777">
        <w:trPr>
          <w:jc w:val="center"/>
        </w:trPr>
        <w:tc>
          <w:tcPr>
            <w:tcW w:w="1120" w:type="dxa"/>
            <w:vAlign w:val="center"/>
          </w:tcPr>
          <w:p w14:paraId="0795092C" w14:textId="77777777" w:rsidR="001E5517" w:rsidRDefault="001E5517">
            <w:pPr>
              <w:spacing w:before="40" w:after="40"/>
            </w:pPr>
            <w:r>
              <w:rPr>
                <w:sz w:val="16"/>
              </w:rPr>
              <w:t>SIF-P13</w:t>
            </w:r>
          </w:p>
        </w:tc>
        <w:tc>
          <w:tcPr>
            <w:tcW w:w="1120" w:type="dxa"/>
            <w:vAlign w:val="center"/>
          </w:tcPr>
          <w:p w14:paraId="7B8DA284" w14:textId="77777777" w:rsidR="001E5517" w:rsidRDefault="001E5517">
            <w:pPr>
              <w:spacing w:before="40" w:after="40"/>
            </w:pPr>
            <w:r>
              <w:rPr>
                <w:sz w:val="16"/>
              </w:rPr>
              <w:t>Data Platform Exchange</w:t>
            </w:r>
          </w:p>
        </w:tc>
        <w:tc>
          <w:tcPr>
            <w:tcW w:w="1120" w:type="dxa"/>
            <w:vAlign w:val="center"/>
          </w:tcPr>
          <w:p w14:paraId="03A09160" w14:textId="77777777" w:rsidR="001E5517" w:rsidRDefault="001E5517">
            <w:pPr>
              <w:spacing w:before="40" w:after="40"/>
            </w:pPr>
            <w:r>
              <w:rPr>
                <w:sz w:val="16"/>
              </w:rPr>
              <w:t>SIF to Snowflake / Snowflake to SIF</w:t>
            </w:r>
          </w:p>
        </w:tc>
        <w:tc>
          <w:tcPr>
            <w:tcW w:w="1120" w:type="dxa"/>
            <w:vAlign w:val="center"/>
          </w:tcPr>
          <w:p w14:paraId="41F5C73F" w14:textId="77777777" w:rsidR="001E5517" w:rsidRDefault="001E5517">
            <w:pPr>
              <w:spacing w:before="40" w:after="40"/>
            </w:pPr>
            <w:r>
              <w:rPr>
                <w:rFonts w:ascii="Segoe UI Emoji" w:hAnsi="Segoe UI Emoji" w:cs="Segoe UI Emoji"/>
                <w:sz w:val="16"/>
              </w:rPr>
              <w:t>⚠️</w:t>
            </w:r>
          </w:p>
        </w:tc>
        <w:tc>
          <w:tcPr>
            <w:tcW w:w="1120" w:type="dxa"/>
            <w:vAlign w:val="center"/>
          </w:tcPr>
          <w:p w14:paraId="0CE99EA5" w14:textId="77777777" w:rsidR="001E5517" w:rsidRDefault="001E5517">
            <w:pPr>
              <w:spacing w:before="40" w:after="40"/>
            </w:pPr>
            <w:r>
              <w:rPr>
                <w:rFonts w:ascii="Segoe UI Emoji" w:hAnsi="Segoe UI Emoji" w:cs="Segoe UI Emoji"/>
                <w:sz w:val="16"/>
              </w:rPr>
              <w:t>✅</w:t>
            </w:r>
          </w:p>
        </w:tc>
        <w:tc>
          <w:tcPr>
            <w:tcW w:w="1120" w:type="dxa"/>
            <w:vAlign w:val="center"/>
          </w:tcPr>
          <w:p w14:paraId="7977E2D9" w14:textId="77777777" w:rsidR="001E5517" w:rsidRDefault="001E5517">
            <w:pPr>
              <w:spacing w:before="40" w:after="40"/>
            </w:pPr>
            <w:r>
              <w:rPr>
                <w:rFonts w:ascii="Segoe UI Emoji" w:hAnsi="Segoe UI Emoji" w:cs="Segoe UI Emoji"/>
                <w:sz w:val="16"/>
              </w:rPr>
              <w:t>✅</w:t>
            </w:r>
          </w:p>
        </w:tc>
        <w:tc>
          <w:tcPr>
            <w:tcW w:w="1120" w:type="dxa"/>
            <w:vAlign w:val="center"/>
          </w:tcPr>
          <w:p w14:paraId="0746A6E8" w14:textId="77777777" w:rsidR="001E5517" w:rsidRDefault="001E5517">
            <w:pPr>
              <w:spacing w:before="40" w:after="40"/>
            </w:pPr>
            <w:r>
              <w:rPr>
                <w:rFonts w:ascii="Segoe UI Emoji" w:hAnsi="Segoe UI Emoji" w:cs="Segoe UI Emoji"/>
                <w:sz w:val="16"/>
              </w:rPr>
              <w:t>✅</w:t>
            </w:r>
          </w:p>
        </w:tc>
        <w:tc>
          <w:tcPr>
            <w:tcW w:w="1120" w:type="dxa"/>
            <w:vAlign w:val="center"/>
          </w:tcPr>
          <w:p w14:paraId="3C7DC05D" w14:textId="77777777" w:rsidR="001E5517" w:rsidRDefault="001E5517">
            <w:pPr>
              <w:spacing w:before="40" w:after="40"/>
            </w:pPr>
            <w:r>
              <w:rPr>
                <w:sz w:val="16"/>
              </w:rPr>
              <w:t>ADF / Blob or ADLS / Snowpipe / COPY INTO / controlled APIs</w:t>
            </w:r>
          </w:p>
        </w:tc>
        <w:tc>
          <w:tcPr>
            <w:tcW w:w="1120" w:type="dxa"/>
            <w:vAlign w:val="center"/>
          </w:tcPr>
          <w:p w14:paraId="3F497E76" w14:textId="77777777" w:rsidR="001E5517" w:rsidRDefault="001E5517">
            <w:pPr>
              <w:spacing w:before="40" w:after="40"/>
            </w:pPr>
            <w:r>
              <w:rPr>
                <w:sz w:val="16"/>
              </w:rPr>
              <w:t>Conditional; not default operational integration</w:t>
            </w:r>
          </w:p>
        </w:tc>
      </w:tr>
      <w:tr w:rsidR="001E5517" w14:paraId="3BAE616F" w14:textId="77777777">
        <w:trPr>
          <w:jc w:val="center"/>
        </w:trPr>
        <w:tc>
          <w:tcPr>
            <w:tcW w:w="1120" w:type="dxa"/>
            <w:vAlign w:val="center"/>
          </w:tcPr>
          <w:p w14:paraId="709119CA" w14:textId="77777777" w:rsidR="001E5517" w:rsidRDefault="001E5517">
            <w:pPr>
              <w:spacing w:before="40" w:after="40"/>
            </w:pPr>
            <w:r>
              <w:rPr>
                <w:sz w:val="16"/>
              </w:rPr>
              <w:t>SIF-P14</w:t>
            </w:r>
          </w:p>
        </w:tc>
        <w:tc>
          <w:tcPr>
            <w:tcW w:w="1120" w:type="dxa"/>
            <w:vAlign w:val="center"/>
          </w:tcPr>
          <w:p w14:paraId="09973D85" w14:textId="77777777" w:rsidR="001E5517" w:rsidRDefault="001E5517">
            <w:pPr>
              <w:spacing w:before="40" w:after="40"/>
            </w:pPr>
            <w:r>
              <w:rPr>
                <w:sz w:val="16"/>
              </w:rPr>
              <w:t>Custom Code Extension</w:t>
            </w:r>
          </w:p>
        </w:tc>
        <w:tc>
          <w:tcPr>
            <w:tcW w:w="1120" w:type="dxa"/>
            <w:vAlign w:val="center"/>
          </w:tcPr>
          <w:p w14:paraId="0A1FBBF6" w14:textId="77777777" w:rsidR="001E5517" w:rsidRDefault="001E5517">
            <w:pPr>
              <w:spacing w:before="40" w:after="40"/>
            </w:pPr>
            <w:r>
              <w:rPr>
                <w:sz w:val="16"/>
              </w:rPr>
              <w:t>Internal and external</w:t>
            </w:r>
          </w:p>
        </w:tc>
        <w:tc>
          <w:tcPr>
            <w:tcW w:w="1120" w:type="dxa"/>
            <w:vAlign w:val="center"/>
          </w:tcPr>
          <w:p w14:paraId="7E7A7905" w14:textId="77777777" w:rsidR="001E5517" w:rsidRDefault="001E5517">
            <w:pPr>
              <w:spacing w:before="40" w:after="40"/>
            </w:pPr>
            <w:r>
              <w:rPr>
                <w:rFonts w:ascii="Segoe UI Emoji" w:hAnsi="Segoe UI Emoji" w:cs="Segoe UI Emoji"/>
                <w:sz w:val="16"/>
              </w:rPr>
              <w:t>✅</w:t>
            </w:r>
          </w:p>
        </w:tc>
        <w:tc>
          <w:tcPr>
            <w:tcW w:w="1120" w:type="dxa"/>
            <w:vAlign w:val="center"/>
          </w:tcPr>
          <w:p w14:paraId="3B81BEE9" w14:textId="77777777" w:rsidR="001E5517" w:rsidRDefault="001E5517">
            <w:pPr>
              <w:spacing w:before="40" w:after="40"/>
            </w:pPr>
            <w:r>
              <w:rPr>
                <w:rFonts w:ascii="Segoe UI Emoji" w:hAnsi="Segoe UI Emoji" w:cs="Segoe UI Emoji"/>
                <w:sz w:val="16"/>
              </w:rPr>
              <w:t>✅</w:t>
            </w:r>
          </w:p>
        </w:tc>
        <w:tc>
          <w:tcPr>
            <w:tcW w:w="1120" w:type="dxa"/>
            <w:vAlign w:val="center"/>
          </w:tcPr>
          <w:p w14:paraId="7B85C17D" w14:textId="77777777" w:rsidR="001E5517" w:rsidRDefault="001E5517">
            <w:pPr>
              <w:spacing w:before="40" w:after="40"/>
            </w:pPr>
            <w:r>
              <w:rPr>
                <w:rFonts w:ascii="Segoe UI Emoji" w:hAnsi="Segoe UI Emoji" w:cs="Segoe UI Emoji"/>
                <w:sz w:val="16"/>
              </w:rPr>
              <w:t>✅</w:t>
            </w:r>
          </w:p>
        </w:tc>
        <w:tc>
          <w:tcPr>
            <w:tcW w:w="1120" w:type="dxa"/>
            <w:vAlign w:val="center"/>
          </w:tcPr>
          <w:p w14:paraId="555CD83D" w14:textId="77777777" w:rsidR="001E5517" w:rsidRDefault="001E5517">
            <w:pPr>
              <w:spacing w:before="40" w:after="40"/>
            </w:pPr>
            <w:r>
              <w:rPr>
                <w:rFonts w:ascii="Segoe UI Emoji" w:hAnsi="Segoe UI Emoji" w:cs="Segoe UI Emoji"/>
                <w:sz w:val="16"/>
              </w:rPr>
              <w:t>⚠️</w:t>
            </w:r>
          </w:p>
        </w:tc>
        <w:tc>
          <w:tcPr>
            <w:tcW w:w="1120" w:type="dxa"/>
            <w:vAlign w:val="center"/>
          </w:tcPr>
          <w:p w14:paraId="65E07180" w14:textId="77777777" w:rsidR="001E5517" w:rsidRDefault="001E5517">
            <w:pPr>
              <w:spacing w:before="40" w:after="40"/>
            </w:pPr>
            <w:r>
              <w:rPr>
                <w:sz w:val="16"/>
              </w:rPr>
              <w:t>Azure Functions</w:t>
            </w:r>
          </w:p>
        </w:tc>
        <w:tc>
          <w:tcPr>
            <w:tcW w:w="1120" w:type="dxa"/>
            <w:vAlign w:val="center"/>
          </w:tcPr>
          <w:p w14:paraId="6E6F376E" w14:textId="77777777" w:rsidR="001E5517" w:rsidRDefault="001E5517">
            <w:pPr>
              <w:spacing w:before="40" w:after="40"/>
            </w:pPr>
            <w:r>
              <w:rPr>
                <w:sz w:val="16"/>
              </w:rPr>
              <w:t>Standard with constraints</w:t>
            </w:r>
          </w:p>
        </w:tc>
      </w:tr>
    </w:tbl>
    <w:p w14:paraId="2BDCBD83" w14:textId="77777777" w:rsidR="001E5517" w:rsidRDefault="001E5517" w:rsidP="001E5517"/>
    <w:tbl>
      <w:tblPr>
        <w:tblStyle w:val="TableGrid"/>
        <w:tblW w:w="0" w:type="auto"/>
        <w:jc w:val="center"/>
        <w:tblLook w:val="04A0" w:firstRow="1" w:lastRow="0" w:firstColumn="1" w:lastColumn="0" w:noHBand="0" w:noVBand="1"/>
      </w:tblPr>
      <w:tblGrid>
        <w:gridCol w:w="4928"/>
        <w:gridCol w:w="4942"/>
      </w:tblGrid>
      <w:tr w:rsidR="001E5517" w14:paraId="770DD52E" w14:textId="77777777">
        <w:trPr>
          <w:jc w:val="center"/>
        </w:trPr>
        <w:tc>
          <w:tcPr>
            <w:tcW w:w="5040" w:type="dxa"/>
            <w:shd w:val="clear" w:color="auto" w:fill="1A2B56"/>
            <w:vAlign w:val="center"/>
          </w:tcPr>
          <w:p w14:paraId="4E5F0A6E" w14:textId="77777777" w:rsidR="001E5517" w:rsidRDefault="001E5517">
            <w:pPr>
              <w:spacing w:before="40" w:after="40"/>
            </w:pPr>
            <w:r>
              <w:rPr>
                <w:rFonts w:ascii="Segoe UI Emoji" w:hAnsi="Segoe UI Emoji" w:cs="Segoe UI Emoji"/>
                <w:b/>
                <w:color w:val="FFFFFF"/>
                <w:sz w:val="16"/>
              </w:rPr>
              <w:t>✅</w:t>
            </w:r>
          </w:p>
        </w:tc>
        <w:tc>
          <w:tcPr>
            <w:tcW w:w="5040" w:type="dxa"/>
            <w:shd w:val="clear" w:color="auto" w:fill="1A2B56"/>
            <w:vAlign w:val="center"/>
          </w:tcPr>
          <w:p w14:paraId="2F1FEE83" w14:textId="77777777" w:rsidR="001E5517" w:rsidRDefault="001E5517">
            <w:pPr>
              <w:spacing w:before="40" w:after="40"/>
            </w:pPr>
            <w:r>
              <w:rPr>
                <w:b/>
                <w:color w:val="FFFFFF"/>
                <w:sz w:val="16"/>
              </w:rPr>
              <w:t>Pattern is applicable and normally acceptable for this boundary.</w:t>
            </w:r>
          </w:p>
        </w:tc>
      </w:tr>
      <w:tr w:rsidR="001E5517" w14:paraId="585BA62D" w14:textId="77777777">
        <w:trPr>
          <w:jc w:val="center"/>
        </w:trPr>
        <w:tc>
          <w:tcPr>
            <w:tcW w:w="5040" w:type="dxa"/>
            <w:vAlign w:val="center"/>
          </w:tcPr>
          <w:p w14:paraId="68B82B63" w14:textId="77777777" w:rsidR="001E5517" w:rsidRDefault="001E5517">
            <w:pPr>
              <w:spacing w:before="40" w:after="40"/>
            </w:pPr>
            <w:r>
              <w:rPr>
                <w:rFonts w:ascii="Segoe UI Emoji" w:hAnsi="Segoe UI Emoji" w:cs="Segoe UI Emoji"/>
                <w:sz w:val="16"/>
              </w:rPr>
              <w:t>⚠️</w:t>
            </w:r>
          </w:p>
        </w:tc>
        <w:tc>
          <w:tcPr>
            <w:tcW w:w="5040" w:type="dxa"/>
            <w:vAlign w:val="center"/>
          </w:tcPr>
          <w:p w14:paraId="7C656188" w14:textId="77777777" w:rsidR="001E5517" w:rsidRDefault="001E5517">
            <w:pPr>
              <w:spacing w:before="40" w:after="40"/>
            </w:pPr>
            <w:r>
              <w:rPr>
                <w:sz w:val="16"/>
              </w:rPr>
              <w:t>Pattern may be applicable, but requires additional design rationale, controls, or governance review.</w:t>
            </w:r>
          </w:p>
        </w:tc>
      </w:tr>
      <w:tr w:rsidR="001E5517" w14:paraId="7B90D920" w14:textId="77777777">
        <w:trPr>
          <w:jc w:val="center"/>
        </w:trPr>
        <w:tc>
          <w:tcPr>
            <w:tcW w:w="5040" w:type="dxa"/>
            <w:vAlign w:val="center"/>
          </w:tcPr>
          <w:p w14:paraId="4F02EB48" w14:textId="77777777" w:rsidR="001E5517" w:rsidRDefault="001E5517">
            <w:pPr>
              <w:spacing w:before="40" w:after="40"/>
            </w:pPr>
            <w:r>
              <w:rPr>
                <w:rFonts w:ascii="Segoe UI Emoji" w:hAnsi="Segoe UI Emoji" w:cs="Segoe UI Emoji"/>
                <w:sz w:val="16"/>
              </w:rPr>
              <w:t>❌</w:t>
            </w:r>
          </w:p>
        </w:tc>
        <w:tc>
          <w:tcPr>
            <w:tcW w:w="5040" w:type="dxa"/>
            <w:vAlign w:val="center"/>
          </w:tcPr>
          <w:p w14:paraId="3E090851" w14:textId="77777777" w:rsidR="001E5517" w:rsidRDefault="001E5517">
            <w:pPr>
              <w:spacing w:before="40" w:after="40"/>
            </w:pPr>
            <w:r>
              <w:rPr>
                <w:sz w:val="16"/>
              </w:rPr>
              <w:t>Pattern is not normally appropriate for this boundary.</w:t>
            </w:r>
          </w:p>
        </w:tc>
      </w:tr>
    </w:tbl>
    <w:p w14:paraId="7EE68852" w14:textId="77777777" w:rsidR="001E5517" w:rsidRDefault="001E5517" w:rsidP="001E5517"/>
    <w:p w14:paraId="6D08C0F9" w14:textId="77777777" w:rsidR="001E5517" w:rsidRDefault="001E5517" w:rsidP="001E5517">
      <w:pPr>
        <w:rPr>
          <w:ins w:id="901" w:author="Puneet Kumar" w:date="2026-09-05T18:44:00Z" w16du:dateUtc="2026-09-05T17:44:00Z"/>
        </w:rPr>
      </w:pPr>
      <w:r>
        <w:t>Note: Any pattern implementation for a specific scenario which necessitates the use of technologies not mentioned above requires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2B6CD9" w14:paraId="1E48D4A9" w14:textId="77777777" w:rsidTr="005621BC">
        <w:trPr>
          <w:tblHeader/>
          <w:ins w:id="902" w:author="Puneet Kumar" w:date="2026-09-05T18:44:00Z"/>
        </w:trPr>
        <w:tc>
          <w:tcPr>
            <w:tcW w:w="3400" w:type="dxa"/>
            <w:shd w:val="clear" w:color="auto" w:fill="1F3864"/>
            <w:tcMar>
              <w:top w:w="100" w:type="dxa"/>
              <w:left w:w="120" w:type="dxa"/>
              <w:bottom w:w="100" w:type="dxa"/>
              <w:right w:w="120" w:type="dxa"/>
            </w:tcMar>
          </w:tcPr>
          <w:p w14:paraId="1E62D60D" w14:textId="77777777" w:rsidR="002B6CD9" w:rsidRDefault="002B6CD9" w:rsidP="005621BC">
            <w:pPr>
              <w:rPr>
                <w:ins w:id="903" w:author="Puneet Kumar" w:date="2026-09-05T18:44:00Z" w16du:dateUtc="2026-09-05T17:44:00Z"/>
              </w:rPr>
            </w:pPr>
            <w:ins w:id="904" w:author="Puneet Kumar" w:date="2026-09-05T18:44:00Z" w16du:dateUtc="2026-09-05T17:44:00Z">
              <w:r>
                <w:rPr>
                  <w:b/>
                  <w:bCs/>
                  <w:color w:val="FFFFFF"/>
                </w:rPr>
                <w:t>Enterprise pattern</w:t>
              </w:r>
            </w:ins>
          </w:p>
        </w:tc>
        <w:tc>
          <w:tcPr>
            <w:tcW w:w="5960" w:type="dxa"/>
            <w:shd w:val="clear" w:color="auto" w:fill="1F3864"/>
            <w:tcMar>
              <w:top w:w="100" w:type="dxa"/>
              <w:left w:w="120" w:type="dxa"/>
              <w:bottom w:w="100" w:type="dxa"/>
              <w:right w:w="120" w:type="dxa"/>
            </w:tcMar>
          </w:tcPr>
          <w:p w14:paraId="50BA8338" w14:textId="77777777" w:rsidR="002B6CD9" w:rsidRDefault="002B6CD9" w:rsidP="005621BC">
            <w:pPr>
              <w:rPr>
                <w:ins w:id="905" w:author="Puneet Kumar" w:date="2026-09-05T18:44:00Z" w16du:dateUtc="2026-09-05T17:44:00Z"/>
              </w:rPr>
            </w:pPr>
            <w:ins w:id="906" w:author="Puneet Kumar" w:date="2026-09-05T18:44:00Z" w16du:dateUtc="2026-09-05T17:44:00Z">
              <w:r>
                <w:rPr>
                  <w:b/>
                  <w:bCs/>
                  <w:color w:val="FFFFFF"/>
                </w:rPr>
                <w:t>Realised by practitioner patterns</w:t>
              </w:r>
            </w:ins>
          </w:p>
        </w:tc>
      </w:tr>
      <w:tr w:rsidR="002B6CD9" w14:paraId="26CCEC40" w14:textId="77777777" w:rsidTr="005621BC">
        <w:trPr>
          <w:ins w:id="907" w:author="Puneet Kumar" w:date="2026-09-05T18:44:00Z"/>
        </w:trPr>
        <w:tc>
          <w:tcPr>
            <w:tcW w:w="3400" w:type="dxa"/>
            <w:tcMar>
              <w:top w:w="100" w:type="dxa"/>
              <w:left w:w="120" w:type="dxa"/>
              <w:bottom w:w="100" w:type="dxa"/>
              <w:right w:w="120" w:type="dxa"/>
            </w:tcMar>
          </w:tcPr>
          <w:p w14:paraId="6B131EA6" w14:textId="77777777" w:rsidR="002B6CD9" w:rsidRDefault="002B6CD9" w:rsidP="005621BC">
            <w:pPr>
              <w:rPr>
                <w:ins w:id="908" w:author="Puneet Kumar" w:date="2026-09-05T18:44:00Z" w16du:dateUtc="2026-09-05T17:44:00Z"/>
              </w:rPr>
            </w:pPr>
            <w:ins w:id="909" w:author="Puneet Kumar" w:date="2026-09-05T18:44:00Z" w16du:dateUtc="2026-09-05T17:44:00Z">
              <w:r>
                <w:rPr>
                  <w:b/>
                  <w:bCs/>
                </w:rPr>
                <w:t>SIF-P01 Internal REST API</w:t>
              </w:r>
            </w:ins>
          </w:p>
        </w:tc>
        <w:tc>
          <w:tcPr>
            <w:tcW w:w="5960" w:type="dxa"/>
            <w:tcMar>
              <w:top w:w="100" w:type="dxa"/>
              <w:left w:w="120" w:type="dxa"/>
              <w:bottom w:w="100" w:type="dxa"/>
              <w:right w:w="120" w:type="dxa"/>
            </w:tcMar>
          </w:tcPr>
          <w:p w14:paraId="578BBC8A" w14:textId="77777777" w:rsidR="002B6CD9" w:rsidRDefault="002B6CD9" w:rsidP="005621BC">
            <w:pPr>
              <w:rPr>
                <w:ins w:id="910" w:author="Puneet Kumar" w:date="2026-09-05T18:44:00Z" w16du:dateUtc="2026-09-05T17:44:00Z"/>
              </w:rPr>
            </w:pPr>
            <w:ins w:id="911" w:author="Puneet Kumar" w:date="2026-09-05T18:44:00Z" w16du:dateUtc="2026-09-05T17:44:00Z">
              <w:r>
                <w:t>SFINT1, SFINT4 (8.3)</w:t>
              </w:r>
            </w:ins>
          </w:p>
        </w:tc>
      </w:tr>
      <w:tr w:rsidR="002B6CD9" w14:paraId="2C986929" w14:textId="77777777" w:rsidTr="005621BC">
        <w:trPr>
          <w:ins w:id="912" w:author="Puneet Kumar" w:date="2026-09-05T18:44:00Z"/>
        </w:trPr>
        <w:tc>
          <w:tcPr>
            <w:tcW w:w="3400" w:type="dxa"/>
            <w:tcMar>
              <w:top w:w="100" w:type="dxa"/>
              <w:left w:w="120" w:type="dxa"/>
              <w:bottom w:w="100" w:type="dxa"/>
              <w:right w:w="120" w:type="dxa"/>
            </w:tcMar>
          </w:tcPr>
          <w:p w14:paraId="1E901F3B" w14:textId="77777777" w:rsidR="002B6CD9" w:rsidRDefault="002B6CD9" w:rsidP="005621BC">
            <w:pPr>
              <w:rPr>
                <w:ins w:id="913" w:author="Puneet Kumar" w:date="2026-09-05T18:44:00Z" w16du:dateUtc="2026-09-05T17:44:00Z"/>
              </w:rPr>
            </w:pPr>
            <w:ins w:id="914" w:author="Puneet Kumar" w:date="2026-09-05T18:44:00Z" w16du:dateUtc="2026-09-05T17:44:00Z">
              <w:r>
                <w:rPr>
                  <w:b/>
                  <w:bCs/>
                </w:rPr>
                <w:t>SIF-P02 External API Ingress</w:t>
              </w:r>
            </w:ins>
          </w:p>
        </w:tc>
        <w:tc>
          <w:tcPr>
            <w:tcW w:w="5960" w:type="dxa"/>
            <w:tcMar>
              <w:top w:w="100" w:type="dxa"/>
              <w:left w:w="120" w:type="dxa"/>
              <w:bottom w:w="100" w:type="dxa"/>
              <w:right w:w="120" w:type="dxa"/>
            </w:tcMar>
          </w:tcPr>
          <w:p w14:paraId="1A0AD4F5" w14:textId="77777777" w:rsidR="002B6CD9" w:rsidRDefault="002B6CD9" w:rsidP="005621BC">
            <w:pPr>
              <w:rPr>
                <w:ins w:id="915" w:author="Puneet Kumar" w:date="2026-09-05T18:44:00Z" w16du:dateUtc="2026-09-05T17:44:00Z"/>
              </w:rPr>
            </w:pPr>
            <w:ins w:id="916" w:author="Puneet Kumar" w:date="2026-09-05T18:44:00Z" w16du:dateUtc="2026-09-05T17:44:00Z">
              <w:r>
                <w:t>SFINT1, SFINT4 (8.3)</w:t>
              </w:r>
            </w:ins>
          </w:p>
        </w:tc>
      </w:tr>
      <w:tr w:rsidR="002B6CD9" w14:paraId="34AE3DC2" w14:textId="77777777" w:rsidTr="005621BC">
        <w:trPr>
          <w:ins w:id="917" w:author="Puneet Kumar" w:date="2026-09-05T18:44:00Z"/>
        </w:trPr>
        <w:tc>
          <w:tcPr>
            <w:tcW w:w="3400" w:type="dxa"/>
            <w:tcMar>
              <w:top w:w="100" w:type="dxa"/>
              <w:left w:w="120" w:type="dxa"/>
              <w:bottom w:w="100" w:type="dxa"/>
              <w:right w:w="120" w:type="dxa"/>
            </w:tcMar>
          </w:tcPr>
          <w:p w14:paraId="6E071F89" w14:textId="77777777" w:rsidR="002B6CD9" w:rsidRDefault="002B6CD9" w:rsidP="005621BC">
            <w:pPr>
              <w:rPr>
                <w:ins w:id="918" w:author="Puneet Kumar" w:date="2026-09-05T18:44:00Z" w16du:dateUtc="2026-09-05T17:44:00Z"/>
              </w:rPr>
            </w:pPr>
            <w:ins w:id="919" w:author="Puneet Kumar" w:date="2026-09-05T18:44:00Z" w16du:dateUtc="2026-09-05T17:44:00Z">
              <w:r>
                <w:rPr>
                  <w:b/>
                  <w:bCs/>
                </w:rPr>
                <w:t>SIF-P03 External API Egress</w:t>
              </w:r>
            </w:ins>
          </w:p>
        </w:tc>
        <w:tc>
          <w:tcPr>
            <w:tcW w:w="5960" w:type="dxa"/>
            <w:tcMar>
              <w:top w:w="100" w:type="dxa"/>
              <w:left w:w="120" w:type="dxa"/>
              <w:bottom w:w="100" w:type="dxa"/>
              <w:right w:w="120" w:type="dxa"/>
            </w:tcMar>
          </w:tcPr>
          <w:p w14:paraId="2251BC37" w14:textId="77777777" w:rsidR="002B6CD9" w:rsidRDefault="002B6CD9" w:rsidP="005621BC">
            <w:pPr>
              <w:rPr>
                <w:ins w:id="920" w:author="Puneet Kumar" w:date="2026-09-05T18:44:00Z" w16du:dateUtc="2026-09-05T17:44:00Z"/>
              </w:rPr>
            </w:pPr>
            <w:ins w:id="921" w:author="Puneet Kumar" w:date="2026-09-05T18:44:00Z" w16du:dateUtc="2026-09-05T17:44:00Z">
              <w:r>
                <w:t>SFINT3, SFINT4 (8.3)</w:t>
              </w:r>
            </w:ins>
          </w:p>
        </w:tc>
      </w:tr>
      <w:tr w:rsidR="002B6CD9" w14:paraId="2E3817B3" w14:textId="77777777" w:rsidTr="005621BC">
        <w:trPr>
          <w:ins w:id="922" w:author="Puneet Kumar" w:date="2026-09-05T18:44:00Z"/>
        </w:trPr>
        <w:tc>
          <w:tcPr>
            <w:tcW w:w="3400" w:type="dxa"/>
            <w:tcMar>
              <w:top w:w="100" w:type="dxa"/>
              <w:left w:w="120" w:type="dxa"/>
              <w:bottom w:w="100" w:type="dxa"/>
              <w:right w:w="120" w:type="dxa"/>
            </w:tcMar>
          </w:tcPr>
          <w:p w14:paraId="1B8402A9" w14:textId="77777777" w:rsidR="002B6CD9" w:rsidRDefault="002B6CD9" w:rsidP="005621BC">
            <w:pPr>
              <w:rPr>
                <w:ins w:id="923" w:author="Puneet Kumar" w:date="2026-09-05T18:44:00Z" w16du:dateUtc="2026-09-05T17:44:00Z"/>
              </w:rPr>
            </w:pPr>
            <w:ins w:id="924" w:author="Puneet Kumar" w:date="2026-09-05T18:44:00Z" w16du:dateUtc="2026-09-05T17:44:00Z">
              <w:r>
                <w:rPr>
                  <w:b/>
                  <w:bCs/>
                </w:rPr>
                <w:t>SIF-P04 API Facade / Mediation</w:t>
              </w:r>
            </w:ins>
          </w:p>
        </w:tc>
        <w:tc>
          <w:tcPr>
            <w:tcW w:w="5960" w:type="dxa"/>
            <w:tcMar>
              <w:top w:w="100" w:type="dxa"/>
              <w:left w:w="120" w:type="dxa"/>
              <w:bottom w:w="100" w:type="dxa"/>
              <w:right w:w="120" w:type="dxa"/>
            </w:tcMar>
          </w:tcPr>
          <w:p w14:paraId="3266D64D" w14:textId="77777777" w:rsidR="002B6CD9" w:rsidRDefault="002B6CD9" w:rsidP="005621BC">
            <w:pPr>
              <w:rPr>
                <w:ins w:id="925" w:author="Puneet Kumar" w:date="2026-09-05T18:44:00Z" w16du:dateUtc="2026-09-05T17:44:00Z"/>
              </w:rPr>
            </w:pPr>
            <w:ins w:id="926" w:author="Puneet Kumar" w:date="2026-09-05T18:44:00Z" w16du:dateUtc="2026-09-05T17:44:00Z">
              <w:r>
                <w:t>SFINT1, SFINT2, SFINT3 (8.3)</w:t>
              </w:r>
            </w:ins>
          </w:p>
        </w:tc>
      </w:tr>
      <w:tr w:rsidR="002B6CD9" w:rsidRPr="00050F1F" w14:paraId="78E21949" w14:textId="77777777" w:rsidTr="005621BC">
        <w:trPr>
          <w:ins w:id="927" w:author="Puneet Kumar" w:date="2026-09-05T18:44:00Z"/>
        </w:trPr>
        <w:tc>
          <w:tcPr>
            <w:tcW w:w="3400" w:type="dxa"/>
            <w:tcMar>
              <w:top w:w="100" w:type="dxa"/>
              <w:left w:w="120" w:type="dxa"/>
              <w:bottom w:w="100" w:type="dxa"/>
              <w:right w:w="120" w:type="dxa"/>
            </w:tcMar>
          </w:tcPr>
          <w:p w14:paraId="38F1EBB2" w14:textId="77777777" w:rsidR="002B6CD9" w:rsidRDefault="002B6CD9" w:rsidP="005621BC">
            <w:pPr>
              <w:rPr>
                <w:ins w:id="928" w:author="Puneet Kumar" w:date="2026-09-05T18:44:00Z" w16du:dateUtc="2026-09-05T17:44:00Z"/>
              </w:rPr>
            </w:pPr>
            <w:ins w:id="929" w:author="Puneet Kumar" w:date="2026-09-05T18:44:00Z" w16du:dateUtc="2026-09-05T17:44:00Z">
              <w:r>
                <w:rPr>
                  <w:b/>
                  <w:bCs/>
                </w:rPr>
                <w:t>SIF-P05 Reliable Queue Messaging</w:t>
              </w:r>
            </w:ins>
          </w:p>
        </w:tc>
        <w:tc>
          <w:tcPr>
            <w:tcW w:w="5960" w:type="dxa"/>
            <w:tcMar>
              <w:top w:w="100" w:type="dxa"/>
              <w:left w:w="120" w:type="dxa"/>
              <w:bottom w:w="100" w:type="dxa"/>
              <w:right w:w="120" w:type="dxa"/>
            </w:tcMar>
          </w:tcPr>
          <w:p w14:paraId="33EBD1F3" w14:textId="77777777" w:rsidR="002B6CD9" w:rsidRPr="0058660C" w:rsidRDefault="002B6CD9" w:rsidP="005621BC">
            <w:pPr>
              <w:rPr>
                <w:ins w:id="930" w:author="Puneet Kumar" w:date="2026-09-05T18:44:00Z" w16du:dateUtc="2026-09-05T17:44:00Z"/>
                <w:lang w:val="de-DE"/>
              </w:rPr>
            </w:pPr>
            <w:ins w:id="931" w:author="Puneet Kumar" w:date="2026-09-05T18:44:00Z" w16du:dateUtc="2026-09-05T17:44:00Z">
              <w:r w:rsidRPr="0058660C">
                <w:rPr>
                  <w:lang w:val="de-DE"/>
                </w:rPr>
                <w:t>SFINT5, SFINT6, SFINT7, SFINT8, SFINT9 (8.4)</w:t>
              </w:r>
            </w:ins>
          </w:p>
        </w:tc>
      </w:tr>
      <w:tr w:rsidR="002B6CD9" w14:paraId="33E600B5" w14:textId="77777777" w:rsidTr="005621BC">
        <w:trPr>
          <w:ins w:id="932" w:author="Puneet Kumar" w:date="2026-09-05T18:44:00Z"/>
        </w:trPr>
        <w:tc>
          <w:tcPr>
            <w:tcW w:w="3400" w:type="dxa"/>
            <w:tcMar>
              <w:top w:w="100" w:type="dxa"/>
              <w:left w:w="120" w:type="dxa"/>
              <w:bottom w:w="100" w:type="dxa"/>
              <w:right w:w="120" w:type="dxa"/>
            </w:tcMar>
          </w:tcPr>
          <w:p w14:paraId="14F106B3" w14:textId="77777777" w:rsidR="002B6CD9" w:rsidRDefault="002B6CD9" w:rsidP="005621BC">
            <w:pPr>
              <w:rPr>
                <w:ins w:id="933" w:author="Puneet Kumar" w:date="2026-09-05T18:44:00Z" w16du:dateUtc="2026-09-05T17:44:00Z"/>
              </w:rPr>
            </w:pPr>
            <w:ins w:id="934" w:author="Puneet Kumar" w:date="2026-09-05T18:44:00Z" w16du:dateUtc="2026-09-05T17:44:00Z">
              <w:r>
                <w:rPr>
                  <w:b/>
                  <w:bCs/>
                </w:rPr>
                <w:t>SIF-P06 Publish / Subscribe Messaging</w:t>
              </w:r>
            </w:ins>
          </w:p>
        </w:tc>
        <w:tc>
          <w:tcPr>
            <w:tcW w:w="5960" w:type="dxa"/>
            <w:tcMar>
              <w:top w:w="100" w:type="dxa"/>
              <w:left w:w="120" w:type="dxa"/>
              <w:bottom w:w="100" w:type="dxa"/>
              <w:right w:w="120" w:type="dxa"/>
            </w:tcMar>
          </w:tcPr>
          <w:p w14:paraId="7D9ABA32" w14:textId="77777777" w:rsidR="002B6CD9" w:rsidRDefault="002B6CD9" w:rsidP="005621BC">
            <w:pPr>
              <w:rPr>
                <w:ins w:id="935" w:author="Puneet Kumar" w:date="2026-09-05T18:44:00Z" w16du:dateUtc="2026-09-05T17:44:00Z"/>
              </w:rPr>
            </w:pPr>
            <w:ins w:id="936" w:author="Puneet Kumar" w:date="2026-09-05T18:44:00Z" w16du:dateUtc="2026-09-05T17:44:00Z">
              <w:r>
                <w:t>SFINT11 (8.5)</w:t>
              </w:r>
            </w:ins>
          </w:p>
        </w:tc>
      </w:tr>
      <w:tr w:rsidR="002B6CD9" w14:paraId="272E56D7" w14:textId="77777777" w:rsidTr="005621BC">
        <w:trPr>
          <w:ins w:id="937" w:author="Puneet Kumar" w:date="2026-09-05T18:44:00Z"/>
        </w:trPr>
        <w:tc>
          <w:tcPr>
            <w:tcW w:w="3400" w:type="dxa"/>
            <w:tcMar>
              <w:top w:w="100" w:type="dxa"/>
              <w:left w:w="120" w:type="dxa"/>
              <w:bottom w:w="100" w:type="dxa"/>
              <w:right w:w="120" w:type="dxa"/>
            </w:tcMar>
          </w:tcPr>
          <w:p w14:paraId="19B5F300" w14:textId="77777777" w:rsidR="002B6CD9" w:rsidRDefault="002B6CD9" w:rsidP="005621BC">
            <w:pPr>
              <w:rPr>
                <w:ins w:id="938" w:author="Puneet Kumar" w:date="2026-09-05T18:44:00Z" w16du:dateUtc="2026-09-05T17:44:00Z"/>
              </w:rPr>
            </w:pPr>
            <w:ins w:id="939" w:author="Puneet Kumar" w:date="2026-09-05T18:44:00Z" w16du:dateUtc="2026-09-05T17:44:00Z">
              <w:r>
                <w:rPr>
                  <w:b/>
                  <w:bCs/>
                </w:rPr>
                <w:t>SIF-P07 Event Notification</w:t>
              </w:r>
            </w:ins>
          </w:p>
        </w:tc>
        <w:tc>
          <w:tcPr>
            <w:tcW w:w="5960" w:type="dxa"/>
            <w:tcMar>
              <w:top w:w="100" w:type="dxa"/>
              <w:left w:w="120" w:type="dxa"/>
              <w:bottom w:w="100" w:type="dxa"/>
              <w:right w:w="120" w:type="dxa"/>
            </w:tcMar>
          </w:tcPr>
          <w:p w14:paraId="74381945" w14:textId="77777777" w:rsidR="002B6CD9" w:rsidRDefault="002B6CD9" w:rsidP="005621BC">
            <w:pPr>
              <w:rPr>
                <w:ins w:id="940" w:author="Puneet Kumar" w:date="2026-09-05T18:44:00Z" w16du:dateUtc="2026-09-05T17:44:00Z"/>
              </w:rPr>
            </w:pPr>
            <w:ins w:id="941" w:author="Puneet Kumar" w:date="2026-09-05T18:44:00Z" w16du:dateUtc="2026-09-05T17:44:00Z">
              <w:r>
                <w:t>SFINT12, SFINT14 (8.5)</w:t>
              </w:r>
            </w:ins>
          </w:p>
        </w:tc>
      </w:tr>
      <w:tr w:rsidR="002B6CD9" w14:paraId="168F10DA" w14:textId="77777777" w:rsidTr="005621BC">
        <w:trPr>
          <w:ins w:id="942" w:author="Puneet Kumar" w:date="2026-09-05T18:44:00Z"/>
        </w:trPr>
        <w:tc>
          <w:tcPr>
            <w:tcW w:w="3400" w:type="dxa"/>
            <w:tcMar>
              <w:top w:w="100" w:type="dxa"/>
              <w:left w:w="120" w:type="dxa"/>
              <w:bottom w:w="100" w:type="dxa"/>
              <w:right w:w="120" w:type="dxa"/>
            </w:tcMar>
          </w:tcPr>
          <w:p w14:paraId="37C649CD" w14:textId="77777777" w:rsidR="002B6CD9" w:rsidRDefault="002B6CD9" w:rsidP="005621BC">
            <w:pPr>
              <w:rPr>
                <w:ins w:id="943" w:author="Puneet Kumar" w:date="2026-09-05T18:44:00Z" w16du:dateUtc="2026-09-05T17:44:00Z"/>
              </w:rPr>
            </w:pPr>
            <w:ins w:id="944" w:author="Puneet Kumar" w:date="2026-09-05T18:44:00Z" w16du:dateUtc="2026-09-05T17:44:00Z">
              <w:r>
                <w:rPr>
                  <w:b/>
                  <w:bCs/>
                </w:rPr>
                <w:t>SIF-P08 High-Volume Event Streaming</w:t>
              </w:r>
            </w:ins>
          </w:p>
        </w:tc>
        <w:tc>
          <w:tcPr>
            <w:tcW w:w="5960" w:type="dxa"/>
            <w:tcMar>
              <w:top w:w="100" w:type="dxa"/>
              <w:left w:w="120" w:type="dxa"/>
              <w:bottom w:w="100" w:type="dxa"/>
              <w:right w:w="120" w:type="dxa"/>
            </w:tcMar>
          </w:tcPr>
          <w:p w14:paraId="4D0A1331" w14:textId="77777777" w:rsidR="002B6CD9" w:rsidRDefault="002B6CD9" w:rsidP="005621BC">
            <w:pPr>
              <w:rPr>
                <w:ins w:id="945" w:author="Puneet Kumar" w:date="2026-09-05T18:44:00Z" w16du:dateUtc="2026-09-05T17:44:00Z"/>
              </w:rPr>
            </w:pPr>
            <w:ins w:id="946" w:author="Puneet Kumar" w:date="2026-09-05T18:44:00Z" w16du:dateUtc="2026-09-05T17:44:00Z">
              <w:r>
                <w:t>SFINT15 (8.5)</w:t>
              </w:r>
            </w:ins>
          </w:p>
        </w:tc>
      </w:tr>
      <w:tr w:rsidR="002B6CD9" w14:paraId="3A6441B7" w14:textId="77777777" w:rsidTr="005621BC">
        <w:trPr>
          <w:ins w:id="947" w:author="Puneet Kumar" w:date="2026-09-05T18:44:00Z"/>
        </w:trPr>
        <w:tc>
          <w:tcPr>
            <w:tcW w:w="3400" w:type="dxa"/>
            <w:tcMar>
              <w:top w:w="100" w:type="dxa"/>
              <w:left w:w="120" w:type="dxa"/>
              <w:bottom w:w="100" w:type="dxa"/>
              <w:right w:w="120" w:type="dxa"/>
            </w:tcMar>
          </w:tcPr>
          <w:p w14:paraId="09862AB4" w14:textId="77777777" w:rsidR="002B6CD9" w:rsidRDefault="002B6CD9" w:rsidP="005621BC">
            <w:pPr>
              <w:rPr>
                <w:ins w:id="948" w:author="Puneet Kumar" w:date="2026-09-05T18:44:00Z" w16du:dateUtc="2026-09-05T17:44:00Z"/>
              </w:rPr>
            </w:pPr>
            <w:ins w:id="949" w:author="Puneet Kumar" w:date="2026-09-05T18:44:00Z" w16du:dateUtc="2026-09-05T17:44:00Z">
              <w:r>
                <w:rPr>
                  <w:b/>
                  <w:bCs/>
                </w:rPr>
                <w:t>SIF-P09 Workflow Orchestration</w:t>
              </w:r>
            </w:ins>
          </w:p>
        </w:tc>
        <w:tc>
          <w:tcPr>
            <w:tcW w:w="5960" w:type="dxa"/>
            <w:tcMar>
              <w:top w:w="100" w:type="dxa"/>
              <w:left w:w="120" w:type="dxa"/>
              <w:bottom w:w="100" w:type="dxa"/>
              <w:right w:w="120" w:type="dxa"/>
            </w:tcMar>
          </w:tcPr>
          <w:p w14:paraId="7B20F502" w14:textId="77777777" w:rsidR="002B6CD9" w:rsidRDefault="002B6CD9" w:rsidP="005621BC">
            <w:pPr>
              <w:rPr>
                <w:ins w:id="950" w:author="Puneet Kumar" w:date="2026-09-05T18:44:00Z" w16du:dateUtc="2026-09-05T17:44:00Z"/>
              </w:rPr>
            </w:pPr>
            <w:ins w:id="951" w:author="Puneet Kumar" w:date="2026-09-05T18:44:00Z" w16du:dateUtc="2026-09-05T17:44:00Z">
              <w:r>
                <w:t>SFINT16 (8.6)</w:t>
              </w:r>
            </w:ins>
          </w:p>
        </w:tc>
      </w:tr>
      <w:tr w:rsidR="002B6CD9" w14:paraId="2097A033" w14:textId="77777777" w:rsidTr="005621BC">
        <w:trPr>
          <w:ins w:id="952" w:author="Puneet Kumar" w:date="2026-09-05T18:44:00Z"/>
        </w:trPr>
        <w:tc>
          <w:tcPr>
            <w:tcW w:w="3400" w:type="dxa"/>
            <w:tcMar>
              <w:top w:w="100" w:type="dxa"/>
              <w:left w:w="120" w:type="dxa"/>
              <w:bottom w:w="100" w:type="dxa"/>
              <w:right w:w="120" w:type="dxa"/>
            </w:tcMar>
          </w:tcPr>
          <w:p w14:paraId="3339EA37" w14:textId="77777777" w:rsidR="002B6CD9" w:rsidRDefault="002B6CD9" w:rsidP="005621BC">
            <w:pPr>
              <w:rPr>
                <w:ins w:id="953" w:author="Puneet Kumar" w:date="2026-09-05T18:44:00Z" w16du:dateUtc="2026-09-05T17:44:00Z"/>
              </w:rPr>
            </w:pPr>
            <w:ins w:id="954" w:author="Puneet Kumar" w:date="2026-09-05T18:44:00Z" w16du:dateUtc="2026-09-05T17:44:00Z">
              <w:r>
                <w:rPr>
                  <w:b/>
                  <w:bCs/>
                </w:rPr>
                <w:t>SIF-P10 Long-Running Workflow</w:t>
              </w:r>
            </w:ins>
          </w:p>
        </w:tc>
        <w:tc>
          <w:tcPr>
            <w:tcW w:w="5960" w:type="dxa"/>
            <w:tcMar>
              <w:top w:w="100" w:type="dxa"/>
              <w:left w:w="120" w:type="dxa"/>
              <w:bottom w:w="100" w:type="dxa"/>
              <w:right w:w="120" w:type="dxa"/>
            </w:tcMar>
          </w:tcPr>
          <w:p w14:paraId="4FDB0690" w14:textId="77777777" w:rsidR="002B6CD9" w:rsidRDefault="002B6CD9" w:rsidP="005621BC">
            <w:pPr>
              <w:rPr>
                <w:ins w:id="955" w:author="Puneet Kumar" w:date="2026-09-05T18:44:00Z" w16du:dateUtc="2026-09-05T17:44:00Z"/>
              </w:rPr>
            </w:pPr>
            <w:ins w:id="956" w:author="Puneet Kumar" w:date="2026-09-05T18:44:00Z" w16du:dateUtc="2026-09-05T17:44:00Z">
              <w:r>
                <w:t>SFINT16, SFINT17, SFINT18 (8.6)</w:t>
              </w:r>
            </w:ins>
          </w:p>
        </w:tc>
      </w:tr>
      <w:tr w:rsidR="002B6CD9" w14:paraId="255FAB63" w14:textId="77777777" w:rsidTr="005621BC">
        <w:trPr>
          <w:ins w:id="957" w:author="Puneet Kumar" w:date="2026-09-05T18:44:00Z"/>
        </w:trPr>
        <w:tc>
          <w:tcPr>
            <w:tcW w:w="3400" w:type="dxa"/>
            <w:tcMar>
              <w:top w:w="100" w:type="dxa"/>
              <w:left w:w="120" w:type="dxa"/>
              <w:bottom w:w="100" w:type="dxa"/>
              <w:right w:w="120" w:type="dxa"/>
            </w:tcMar>
          </w:tcPr>
          <w:p w14:paraId="73E98EDA" w14:textId="77777777" w:rsidR="002B6CD9" w:rsidRDefault="002B6CD9" w:rsidP="005621BC">
            <w:pPr>
              <w:rPr>
                <w:ins w:id="958" w:author="Puneet Kumar" w:date="2026-09-05T18:44:00Z" w16du:dateUtc="2026-09-05T17:44:00Z"/>
              </w:rPr>
            </w:pPr>
            <w:ins w:id="959" w:author="Puneet Kumar" w:date="2026-09-05T18:44:00Z" w16du:dateUtc="2026-09-05T17:44:00Z">
              <w:r>
                <w:rPr>
                  <w:b/>
                  <w:bCs/>
                </w:rPr>
                <w:t>SIF-P11 Third-Party Webhook Ingress</w:t>
              </w:r>
            </w:ins>
          </w:p>
        </w:tc>
        <w:tc>
          <w:tcPr>
            <w:tcW w:w="5960" w:type="dxa"/>
            <w:tcMar>
              <w:top w:w="100" w:type="dxa"/>
              <w:left w:w="120" w:type="dxa"/>
              <w:bottom w:w="100" w:type="dxa"/>
              <w:right w:w="120" w:type="dxa"/>
            </w:tcMar>
          </w:tcPr>
          <w:p w14:paraId="621A4897" w14:textId="77777777" w:rsidR="002B6CD9" w:rsidRDefault="002B6CD9" w:rsidP="005621BC">
            <w:pPr>
              <w:rPr>
                <w:ins w:id="960" w:author="Puneet Kumar" w:date="2026-09-05T18:44:00Z" w16du:dateUtc="2026-09-05T17:44:00Z"/>
              </w:rPr>
            </w:pPr>
            <w:ins w:id="961" w:author="Puneet Kumar" w:date="2026-09-05T18:44:00Z" w16du:dateUtc="2026-09-05T17:44:00Z">
              <w:r>
                <w:t>SFINT13 (8.5)</w:t>
              </w:r>
            </w:ins>
          </w:p>
        </w:tc>
      </w:tr>
      <w:tr w:rsidR="002B6CD9" w14:paraId="3770D099" w14:textId="77777777" w:rsidTr="005621BC">
        <w:trPr>
          <w:ins w:id="962" w:author="Puneet Kumar" w:date="2026-09-05T18:44:00Z"/>
        </w:trPr>
        <w:tc>
          <w:tcPr>
            <w:tcW w:w="3400" w:type="dxa"/>
            <w:tcMar>
              <w:top w:w="100" w:type="dxa"/>
              <w:left w:w="120" w:type="dxa"/>
              <w:bottom w:w="100" w:type="dxa"/>
              <w:right w:w="120" w:type="dxa"/>
            </w:tcMar>
          </w:tcPr>
          <w:p w14:paraId="623EC955" w14:textId="77777777" w:rsidR="002B6CD9" w:rsidRDefault="002B6CD9" w:rsidP="005621BC">
            <w:pPr>
              <w:rPr>
                <w:ins w:id="963" w:author="Puneet Kumar" w:date="2026-09-05T18:44:00Z" w16du:dateUtc="2026-09-05T17:44:00Z"/>
              </w:rPr>
            </w:pPr>
            <w:ins w:id="964" w:author="Puneet Kumar" w:date="2026-09-05T18:44:00Z" w16du:dateUtc="2026-09-05T17:44:00Z">
              <w:r>
                <w:rPr>
                  <w:b/>
                  <w:bCs/>
                </w:rPr>
                <w:lastRenderedPageBreak/>
                <w:t>SIF-P12 Managed File Exchange</w:t>
              </w:r>
            </w:ins>
          </w:p>
        </w:tc>
        <w:tc>
          <w:tcPr>
            <w:tcW w:w="5960" w:type="dxa"/>
            <w:tcMar>
              <w:top w:w="100" w:type="dxa"/>
              <w:left w:w="120" w:type="dxa"/>
              <w:bottom w:w="100" w:type="dxa"/>
              <w:right w:w="120" w:type="dxa"/>
            </w:tcMar>
          </w:tcPr>
          <w:p w14:paraId="1DBEAFF3" w14:textId="77777777" w:rsidR="002B6CD9" w:rsidRDefault="002B6CD9" w:rsidP="005621BC">
            <w:pPr>
              <w:rPr>
                <w:ins w:id="965" w:author="Puneet Kumar" w:date="2026-09-05T18:44:00Z" w16du:dateUtc="2026-09-05T17:44:00Z"/>
              </w:rPr>
            </w:pPr>
            <w:ins w:id="966" w:author="Puneet Kumar" w:date="2026-09-05T18:44:00Z" w16du:dateUtc="2026-09-05T17:44:00Z">
              <w:r>
                <w:t>SFINT10, SFINT19, SFINT20 (8.4, 8.7)</w:t>
              </w:r>
            </w:ins>
          </w:p>
        </w:tc>
      </w:tr>
      <w:tr w:rsidR="002B6CD9" w14:paraId="2A3B9DB2" w14:textId="77777777" w:rsidTr="005621BC">
        <w:trPr>
          <w:ins w:id="967" w:author="Puneet Kumar" w:date="2026-09-05T18:44:00Z"/>
        </w:trPr>
        <w:tc>
          <w:tcPr>
            <w:tcW w:w="3400" w:type="dxa"/>
            <w:tcMar>
              <w:top w:w="100" w:type="dxa"/>
              <w:left w:w="120" w:type="dxa"/>
              <w:bottom w:w="100" w:type="dxa"/>
              <w:right w:w="120" w:type="dxa"/>
            </w:tcMar>
          </w:tcPr>
          <w:p w14:paraId="7DFF56D1" w14:textId="77777777" w:rsidR="002B6CD9" w:rsidRDefault="002B6CD9" w:rsidP="005621BC">
            <w:pPr>
              <w:rPr>
                <w:ins w:id="968" w:author="Puneet Kumar" w:date="2026-09-05T18:44:00Z" w16du:dateUtc="2026-09-05T17:44:00Z"/>
              </w:rPr>
            </w:pPr>
            <w:ins w:id="969" w:author="Puneet Kumar" w:date="2026-09-05T18:44:00Z" w16du:dateUtc="2026-09-05T17:44:00Z">
              <w:r>
                <w:rPr>
                  <w:b/>
                  <w:bCs/>
                </w:rPr>
                <w:t>SIF-P13 Data Platform Exchange</w:t>
              </w:r>
            </w:ins>
          </w:p>
        </w:tc>
        <w:tc>
          <w:tcPr>
            <w:tcW w:w="5960" w:type="dxa"/>
            <w:tcMar>
              <w:top w:w="100" w:type="dxa"/>
              <w:left w:w="120" w:type="dxa"/>
              <w:bottom w:w="100" w:type="dxa"/>
              <w:right w:w="120" w:type="dxa"/>
            </w:tcMar>
          </w:tcPr>
          <w:p w14:paraId="47B29CF1" w14:textId="77777777" w:rsidR="002B6CD9" w:rsidRDefault="002B6CD9" w:rsidP="005621BC">
            <w:pPr>
              <w:rPr>
                <w:ins w:id="970" w:author="Puneet Kumar" w:date="2026-09-05T18:44:00Z" w16du:dateUtc="2026-09-05T17:44:00Z"/>
              </w:rPr>
            </w:pPr>
            <w:ins w:id="971" w:author="Puneet Kumar" w:date="2026-09-05T18:44:00Z" w16du:dateUtc="2026-09-05T17:44:00Z">
              <w:r>
                <w:t>SFINT21, SFINT22, SFINT23 (8.8)</w:t>
              </w:r>
            </w:ins>
          </w:p>
        </w:tc>
      </w:tr>
      <w:tr w:rsidR="002B6CD9" w14:paraId="21C1BD25" w14:textId="77777777" w:rsidTr="005621BC">
        <w:trPr>
          <w:ins w:id="972" w:author="Puneet Kumar" w:date="2026-09-05T18:44:00Z"/>
        </w:trPr>
        <w:tc>
          <w:tcPr>
            <w:tcW w:w="3400" w:type="dxa"/>
            <w:tcMar>
              <w:top w:w="100" w:type="dxa"/>
              <w:left w:w="120" w:type="dxa"/>
              <w:bottom w:w="100" w:type="dxa"/>
              <w:right w:w="120" w:type="dxa"/>
            </w:tcMar>
          </w:tcPr>
          <w:p w14:paraId="4C1D8ED4" w14:textId="77777777" w:rsidR="002B6CD9" w:rsidRDefault="002B6CD9" w:rsidP="005621BC">
            <w:pPr>
              <w:rPr>
                <w:ins w:id="973" w:author="Puneet Kumar" w:date="2026-09-05T18:44:00Z" w16du:dateUtc="2026-09-05T17:44:00Z"/>
              </w:rPr>
            </w:pPr>
            <w:ins w:id="974" w:author="Puneet Kumar" w:date="2026-09-05T18:44:00Z" w16du:dateUtc="2026-09-05T17:44:00Z">
              <w:r>
                <w:rPr>
                  <w:b/>
                  <w:bCs/>
                </w:rPr>
                <w:t>SIF-P14 Custom Code Extension</w:t>
              </w:r>
            </w:ins>
          </w:p>
        </w:tc>
        <w:tc>
          <w:tcPr>
            <w:tcW w:w="5960" w:type="dxa"/>
            <w:tcMar>
              <w:top w:w="100" w:type="dxa"/>
              <w:left w:w="120" w:type="dxa"/>
              <w:bottom w:w="100" w:type="dxa"/>
              <w:right w:w="120" w:type="dxa"/>
            </w:tcMar>
          </w:tcPr>
          <w:p w14:paraId="24FD3AB3" w14:textId="77777777" w:rsidR="002B6CD9" w:rsidRDefault="002B6CD9" w:rsidP="005621BC">
            <w:pPr>
              <w:rPr>
                <w:ins w:id="975" w:author="Puneet Kumar" w:date="2026-09-05T18:44:00Z" w16du:dateUtc="2026-09-05T17:44:00Z"/>
              </w:rPr>
            </w:pPr>
            <w:ins w:id="976" w:author="Puneet Kumar" w:date="2026-09-05T18:44:00Z" w16du:dateUtc="2026-09-05T17:44:00Z">
              <w:r>
                <w:t>SFINT24, SFINT25 (8.9)</w:t>
              </w:r>
            </w:ins>
          </w:p>
        </w:tc>
      </w:tr>
    </w:tbl>
    <w:p w14:paraId="09B760B1" w14:textId="77777777" w:rsidR="002B6CD9" w:rsidRDefault="002B6CD9" w:rsidP="001E5517"/>
    <w:p w14:paraId="03E01529" w14:textId="77777777" w:rsidR="001E5517" w:rsidRDefault="001E5517" w:rsidP="001E5517">
      <w:pPr>
        <w:pStyle w:val="Heading2"/>
      </w:pPr>
      <w:bookmarkStart w:id="977" w:name="_Toc239521060"/>
      <w:r>
        <w:t>Pattern Grouping by Integration Boundary</w:t>
      </w:r>
      <w:bookmarkEnd w:id="977"/>
    </w:p>
    <w:p w14:paraId="46986D62" w14:textId="77777777" w:rsidR="001E5517" w:rsidRDefault="001E5517" w:rsidP="001E5517">
      <w:pPr>
        <w:pStyle w:val="Heading3"/>
      </w:pPr>
      <w:bookmarkStart w:id="978" w:name="_Toc239521061"/>
      <w:r>
        <w:t>Internal Chaucer Integration Patterns</w:t>
      </w:r>
      <w:bookmarkEnd w:id="978"/>
    </w:p>
    <w:tbl>
      <w:tblPr>
        <w:tblStyle w:val="TableGrid"/>
        <w:tblW w:w="0" w:type="auto"/>
        <w:jc w:val="center"/>
        <w:tblLook w:val="04A0" w:firstRow="1" w:lastRow="0" w:firstColumn="1" w:lastColumn="0" w:noHBand="0" w:noVBand="1"/>
      </w:tblPr>
      <w:tblGrid>
        <w:gridCol w:w="3279"/>
        <w:gridCol w:w="3292"/>
        <w:gridCol w:w="3299"/>
      </w:tblGrid>
      <w:tr w:rsidR="001E5517" w14:paraId="3A7E0338" w14:textId="77777777">
        <w:trPr>
          <w:jc w:val="center"/>
        </w:trPr>
        <w:tc>
          <w:tcPr>
            <w:tcW w:w="3360" w:type="dxa"/>
            <w:shd w:val="clear" w:color="auto" w:fill="1A2B56"/>
            <w:vAlign w:val="center"/>
          </w:tcPr>
          <w:p w14:paraId="60A917E0" w14:textId="77777777" w:rsidR="001E5517" w:rsidRDefault="001E5517">
            <w:pPr>
              <w:spacing w:before="40" w:after="40"/>
            </w:pPr>
            <w:r>
              <w:rPr>
                <w:b/>
                <w:color w:val="FFFFFF"/>
                <w:sz w:val="16"/>
              </w:rPr>
              <w:t>Pattern ID</w:t>
            </w:r>
          </w:p>
        </w:tc>
        <w:tc>
          <w:tcPr>
            <w:tcW w:w="3360" w:type="dxa"/>
            <w:shd w:val="clear" w:color="auto" w:fill="1A2B56"/>
            <w:vAlign w:val="center"/>
          </w:tcPr>
          <w:p w14:paraId="5205CCF5" w14:textId="77777777" w:rsidR="001E5517" w:rsidRDefault="001E5517">
            <w:pPr>
              <w:spacing w:before="40" w:after="40"/>
            </w:pPr>
            <w:r>
              <w:rPr>
                <w:b/>
                <w:color w:val="FFFFFF"/>
                <w:sz w:val="16"/>
              </w:rPr>
              <w:t>Pattern</w:t>
            </w:r>
          </w:p>
        </w:tc>
        <w:tc>
          <w:tcPr>
            <w:tcW w:w="3360" w:type="dxa"/>
            <w:shd w:val="clear" w:color="auto" w:fill="1A2B56"/>
            <w:vAlign w:val="center"/>
          </w:tcPr>
          <w:p w14:paraId="4394B203" w14:textId="77777777" w:rsidR="001E5517" w:rsidRDefault="001E5517">
            <w:pPr>
              <w:spacing w:before="40" w:after="40"/>
            </w:pPr>
            <w:r>
              <w:rPr>
                <w:b/>
                <w:color w:val="FFFFFF"/>
                <w:sz w:val="16"/>
              </w:rPr>
              <w:t>Typical Use</w:t>
            </w:r>
          </w:p>
        </w:tc>
      </w:tr>
      <w:tr w:rsidR="001E5517" w14:paraId="734EA184" w14:textId="77777777">
        <w:trPr>
          <w:jc w:val="center"/>
        </w:trPr>
        <w:tc>
          <w:tcPr>
            <w:tcW w:w="3360" w:type="dxa"/>
            <w:vAlign w:val="center"/>
          </w:tcPr>
          <w:p w14:paraId="0F4E44ED" w14:textId="77777777" w:rsidR="001E5517" w:rsidRDefault="001E5517">
            <w:pPr>
              <w:spacing w:before="40" w:after="40"/>
            </w:pPr>
            <w:r>
              <w:rPr>
                <w:sz w:val="16"/>
              </w:rPr>
              <w:t>SIF-P01</w:t>
            </w:r>
          </w:p>
        </w:tc>
        <w:tc>
          <w:tcPr>
            <w:tcW w:w="3360" w:type="dxa"/>
            <w:vAlign w:val="center"/>
          </w:tcPr>
          <w:p w14:paraId="48B6F9CF" w14:textId="77777777" w:rsidR="001E5517" w:rsidRDefault="001E5517">
            <w:pPr>
              <w:spacing w:before="40" w:after="40"/>
            </w:pPr>
            <w:r>
              <w:rPr>
                <w:sz w:val="16"/>
              </w:rPr>
              <w:t>Internal REST API</w:t>
            </w:r>
          </w:p>
        </w:tc>
        <w:tc>
          <w:tcPr>
            <w:tcW w:w="3360" w:type="dxa"/>
            <w:vAlign w:val="center"/>
          </w:tcPr>
          <w:p w14:paraId="2E9A5F81" w14:textId="77777777" w:rsidR="001E5517" w:rsidRDefault="001E5517">
            <w:pPr>
              <w:spacing w:before="40" w:after="40"/>
            </w:pPr>
            <w:r>
              <w:rPr>
                <w:sz w:val="16"/>
              </w:rPr>
              <w:t>Internal application-to-application request/response integration.</w:t>
            </w:r>
          </w:p>
        </w:tc>
      </w:tr>
      <w:tr w:rsidR="001E5517" w14:paraId="2269EABB" w14:textId="77777777">
        <w:trPr>
          <w:jc w:val="center"/>
        </w:trPr>
        <w:tc>
          <w:tcPr>
            <w:tcW w:w="3360" w:type="dxa"/>
            <w:vAlign w:val="center"/>
          </w:tcPr>
          <w:p w14:paraId="2A973400" w14:textId="77777777" w:rsidR="001E5517" w:rsidRDefault="001E5517">
            <w:pPr>
              <w:spacing w:before="40" w:after="40"/>
            </w:pPr>
            <w:r>
              <w:rPr>
                <w:sz w:val="16"/>
              </w:rPr>
              <w:t>SIF-P04</w:t>
            </w:r>
          </w:p>
        </w:tc>
        <w:tc>
          <w:tcPr>
            <w:tcW w:w="3360" w:type="dxa"/>
            <w:vAlign w:val="center"/>
          </w:tcPr>
          <w:p w14:paraId="05B29EF9" w14:textId="77777777" w:rsidR="001E5517" w:rsidRDefault="001E5517">
            <w:pPr>
              <w:spacing w:before="40" w:after="40"/>
            </w:pPr>
            <w:r>
              <w:rPr>
                <w:sz w:val="16"/>
              </w:rPr>
              <w:t>API Facade / Mediation</w:t>
            </w:r>
          </w:p>
        </w:tc>
        <w:tc>
          <w:tcPr>
            <w:tcW w:w="3360" w:type="dxa"/>
            <w:vAlign w:val="center"/>
          </w:tcPr>
          <w:p w14:paraId="30896810" w14:textId="77777777" w:rsidR="001E5517" w:rsidRDefault="001E5517">
            <w:pPr>
              <w:spacing w:before="40" w:after="40"/>
            </w:pPr>
            <w:r>
              <w:rPr>
                <w:sz w:val="16"/>
              </w:rPr>
              <w:t>Shielding consumers from backend complexity or legacy constraints.</w:t>
            </w:r>
          </w:p>
        </w:tc>
      </w:tr>
      <w:tr w:rsidR="001E5517" w14:paraId="53D4029B" w14:textId="77777777">
        <w:trPr>
          <w:jc w:val="center"/>
        </w:trPr>
        <w:tc>
          <w:tcPr>
            <w:tcW w:w="3360" w:type="dxa"/>
            <w:vAlign w:val="center"/>
          </w:tcPr>
          <w:p w14:paraId="545ED542" w14:textId="77777777" w:rsidR="001E5517" w:rsidRDefault="001E5517">
            <w:pPr>
              <w:spacing w:before="40" w:after="40"/>
            </w:pPr>
            <w:r>
              <w:rPr>
                <w:sz w:val="16"/>
              </w:rPr>
              <w:t>SIF-P05</w:t>
            </w:r>
          </w:p>
        </w:tc>
        <w:tc>
          <w:tcPr>
            <w:tcW w:w="3360" w:type="dxa"/>
            <w:vAlign w:val="center"/>
          </w:tcPr>
          <w:p w14:paraId="55283033" w14:textId="77777777" w:rsidR="001E5517" w:rsidRDefault="001E5517">
            <w:pPr>
              <w:spacing w:before="40" w:after="40"/>
            </w:pPr>
            <w:r>
              <w:rPr>
                <w:sz w:val="16"/>
              </w:rPr>
              <w:t>Reliable Queue Messaging</w:t>
            </w:r>
          </w:p>
        </w:tc>
        <w:tc>
          <w:tcPr>
            <w:tcW w:w="3360" w:type="dxa"/>
            <w:vAlign w:val="center"/>
          </w:tcPr>
          <w:p w14:paraId="01CDEB99" w14:textId="77777777" w:rsidR="001E5517" w:rsidRDefault="001E5517">
            <w:pPr>
              <w:spacing w:before="40" w:after="40"/>
            </w:pPr>
            <w:r>
              <w:rPr>
                <w:sz w:val="16"/>
              </w:rPr>
              <w:t>Decoupled internal processing with retry and dead-letter handling.</w:t>
            </w:r>
          </w:p>
        </w:tc>
      </w:tr>
      <w:tr w:rsidR="001E5517" w14:paraId="6D9BFAEC" w14:textId="77777777">
        <w:trPr>
          <w:jc w:val="center"/>
        </w:trPr>
        <w:tc>
          <w:tcPr>
            <w:tcW w:w="3360" w:type="dxa"/>
            <w:vAlign w:val="center"/>
          </w:tcPr>
          <w:p w14:paraId="0774CCBB" w14:textId="77777777" w:rsidR="001E5517" w:rsidRDefault="001E5517">
            <w:pPr>
              <w:spacing w:before="40" w:after="40"/>
            </w:pPr>
            <w:r>
              <w:rPr>
                <w:sz w:val="16"/>
              </w:rPr>
              <w:t>SIF-P06</w:t>
            </w:r>
          </w:p>
        </w:tc>
        <w:tc>
          <w:tcPr>
            <w:tcW w:w="3360" w:type="dxa"/>
            <w:vAlign w:val="center"/>
          </w:tcPr>
          <w:p w14:paraId="26DED2F0" w14:textId="77777777" w:rsidR="001E5517" w:rsidRDefault="001E5517">
            <w:pPr>
              <w:spacing w:before="40" w:after="40"/>
            </w:pPr>
            <w:r>
              <w:rPr>
                <w:sz w:val="16"/>
              </w:rPr>
              <w:t>Publish / Subscribe Messaging</w:t>
            </w:r>
          </w:p>
        </w:tc>
        <w:tc>
          <w:tcPr>
            <w:tcW w:w="3360" w:type="dxa"/>
            <w:vAlign w:val="center"/>
          </w:tcPr>
          <w:p w14:paraId="4D4F1315" w14:textId="77777777" w:rsidR="001E5517" w:rsidRDefault="001E5517">
            <w:pPr>
              <w:spacing w:before="40" w:after="40"/>
            </w:pPr>
            <w:r>
              <w:rPr>
                <w:sz w:val="16"/>
              </w:rPr>
              <w:t>Internal business event transfer to one or to multiple consumers.</w:t>
            </w:r>
          </w:p>
        </w:tc>
      </w:tr>
      <w:tr w:rsidR="001E5517" w14:paraId="2121D44C" w14:textId="77777777">
        <w:trPr>
          <w:jc w:val="center"/>
        </w:trPr>
        <w:tc>
          <w:tcPr>
            <w:tcW w:w="3360" w:type="dxa"/>
            <w:vAlign w:val="center"/>
          </w:tcPr>
          <w:p w14:paraId="13F617F6" w14:textId="77777777" w:rsidR="001E5517" w:rsidRDefault="001E5517">
            <w:pPr>
              <w:spacing w:before="40" w:after="40"/>
            </w:pPr>
            <w:r>
              <w:rPr>
                <w:sz w:val="16"/>
              </w:rPr>
              <w:t>SIF-P07</w:t>
            </w:r>
          </w:p>
        </w:tc>
        <w:tc>
          <w:tcPr>
            <w:tcW w:w="3360" w:type="dxa"/>
            <w:vAlign w:val="center"/>
          </w:tcPr>
          <w:p w14:paraId="63020551" w14:textId="77777777" w:rsidR="001E5517" w:rsidRDefault="001E5517">
            <w:pPr>
              <w:spacing w:before="40" w:after="40"/>
            </w:pPr>
            <w:r>
              <w:rPr>
                <w:sz w:val="16"/>
              </w:rPr>
              <w:t>Event Notification</w:t>
            </w:r>
          </w:p>
        </w:tc>
        <w:tc>
          <w:tcPr>
            <w:tcW w:w="3360" w:type="dxa"/>
            <w:vAlign w:val="center"/>
          </w:tcPr>
          <w:p w14:paraId="5F92E32B" w14:textId="77777777" w:rsidR="001E5517" w:rsidRDefault="001E5517">
            <w:pPr>
              <w:spacing w:before="40" w:after="40"/>
            </w:pPr>
            <w:r>
              <w:rPr>
                <w:sz w:val="16"/>
              </w:rPr>
              <w:t>Lightweight internal notification that something has happened.</w:t>
            </w:r>
          </w:p>
        </w:tc>
      </w:tr>
      <w:tr w:rsidR="001E5517" w14:paraId="0569C4DC" w14:textId="77777777">
        <w:trPr>
          <w:jc w:val="center"/>
        </w:trPr>
        <w:tc>
          <w:tcPr>
            <w:tcW w:w="3360" w:type="dxa"/>
            <w:vAlign w:val="center"/>
          </w:tcPr>
          <w:p w14:paraId="29DA1BC3" w14:textId="77777777" w:rsidR="001E5517" w:rsidRDefault="001E5517">
            <w:pPr>
              <w:spacing w:before="40" w:after="40"/>
            </w:pPr>
            <w:r>
              <w:rPr>
                <w:sz w:val="16"/>
              </w:rPr>
              <w:t>SIF-P09</w:t>
            </w:r>
          </w:p>
        </w:tc>
        <w:tc>
          <w:tcPr>
            <w:tcW w:w="3360" w:type="dxa"/>
            <w:vAlign w:val="center"/>
          </w:tcPr>
          <w:p w14:paraId="2F67CB80" w14:textId="77777777" w:rsidR="001E5517" w:rsidRDefault="001E5517">
            <w:pPr>
              <w:spacing w:before="40" w:after="40"/>
            </w:pPr>
            <w:r>
              <w:rPr>
                <w:sz w:val="16"/>
              </w:rPr>
              <w:t>Workflow Orchestration</w:t>
            </w:r>
          </w:p>
        </w:tc>
        <w:tc>
          <w:tcPr>
            <w:tcW w:w="3360" w:type="dxa"/>
            <w:vAlign w:val="center"/>
          </w:tcPr>
          <w:p w14:paraId="3BF6C82A" w14:textId="77777777" w:rsidR="001E5517" w:rsidRDefault="001E5517">
            <w:pPr>
              <w:spacing w:before="40" w:after="40"/>
            </w:pPr>
            <w:r>
              <w:rPr>
                <w:sz w:val="16"/>
              </w:rPr>
              <w:t>Multi-step integration across Chaucer-owned systems.</w:t>
            </w:r>
          </w:p>
        </w:tc>
      </w:tr>
      <w:tr w:rsidR="001E5517" w14:paraId="4BBD4485" w14:textId="77777777">
        <w:trPr>
          <w:jc w:val="center"/>
        </w:trPr>
        <w:tc>
          <w:tcPr>
            <w:tcW w:w="3360" w:type="dxa"/>
            <w:vAlign w:val="center"/>
          </w:tcPr>
          <w:p w14:paraId="45B1D7FB" w14:textId="77777777" w:rsidR="001E5517" w:rsidRDefault="001E5517">
            <w:pPr>
              <w:spacing w:before="40" w:after="40"/>
            </w:pPr>
            <w:r>
              <w:rPr>
                <w:sz w:val="16"/>
              </w:rPr>
              <w:t>SIF-P10</w:t>
            </w:r>
          </w:p>
        </w:tc>
        <w:tc>
          <w:tcPr>
            <w:tcW w:w="3360" w:type="dxa"/>
            <w:vAlign w:val="center"/>
          </w:tcPr>
          <w:p w14:paraId="52B78A87" w14:textId="77777777" w:rsidR="001E5517" w:rsidRDefault="001E5517">
            <w:pPr>
              <w:spacing w:before="40" w:after="40"/>
            </w:pPr>
            <w:r>
              <w:rPr>
                <w:sz w:val="16"/>
              </w:rPr>
              <w:t>Long-Running Workflow</w:t>
            </w:r>
          </w:p>
        </w:tc>
        <w:tc>
          <w:tcPr>
            <w:tcW w:w="3360" w:type="dxa"/>
            <w:vAlign w:val="center"/>
          </w:tcPr>
          <w:p w14:paraId="664A4EC8" w14:textId="77777777" w:rsidR="001E5517" w:rsidRDefault="001E5517">
            <w:pPr>
              <w:spacing w:before="40" w:after="40"/>
            </w:pPr>
            <w:r>
              <w:rPr>
                <w:sz w:val="16"/>
              </w:rPr>
              <w:t>Stateful processes, callbacks, retry cycles, or human/system delays.</w:t>
            </w:r>
          </w:p>
        </w:tc>
      </w:tr>
      <w:tr w:rsidR="001E5517" w14:paraId="77681B62" w14:textId="77777777">
        <w:trPr>
          <w:jc w:val="center"/>
        </w:trPr>
        <w:tc>
          <w:tcPr>
            <w:tcW w:w="3360" w:type="dxa"/>
            <w:vAlign w:val="center"/>
          </w:tcPr>
          <w:p w14:paraId="36FA7171" w14:textId="77777777" w:rsidR="001E5517" w:rsidRDefault="001E5517">
            <w:pPr>
              <w:spacing w:before="40" w:after="40"/>
            </w:pPr>
            <w:r>
              <w:rPr>
                <w:sz w:val="16"/>
              </w:rPr>
              <w:t>SIF-P12</w:t>
            </w:r>
          </w:p>
        </w:tc>
        <w:tc>
          <w:tcPr>
            <w:tcW w:w="3360" w:type="dxa"/>
            <w:vAlign w:val="center"/>
          </w:tcPr>
          <w:p w14:paraId="40DECEB2" w14:textId="77777777" w:rsidR="001E5517" w:rsidRDefault="001E5517">
            <w:pPr>
              <w:spacing w:before="40" w:after="40"/>
            </w:pPr>
            <w:r>
              <w:rPr>
                <w:sz w:val="16"/>
              </w:rPr>
              <w:t>Managed File Exchange</w:t>
            </w:r>
          </w:p>
        </w:tc>
        <w:tc>
          <w:tcPr>
            <w:tcW w:w="3360" w:type="dxa"/>
            <w:vAlign w:val="center"/>
          </w:tcPr>
          <w:p w14:paraId="3EAC69EA" w14:textId="77777777" w:rsidR="001E5517" w:rsidRDefault="001E5517">
            <w:pPr>
              <w:spacing w:before="40" w:after="40"/>
            </w:pPr>
            <w:r>
              <w:rPr>
                <w:sz w:val="16"/>
              </w:rPr>
              <w:t>Controlled file movement between Chaucer systems.</w:t>
            </w:r>
          </w:p>
        </w:tc>
      </w:tr>
      <w:tr w:rsidR="001E5517" w14:paraId="370DFC8E" w14:textId="77777777">
        <w:trPr>
          <w:jc w:val="center"/>
        </w:trPr>
        <w:tc>
          <w:tcPr>
            <w:tcW w:w="3360" w:type="dxa"/>
            <w:vAlign w:val="center"/>
          </w:tcPr>
          <w:p w14:paraId="6FEF7596" w14:textId="77777777" w:rsidR="001E5517" w:rsidRDefault="001E5517">
            <w:pPr>
              <w:spacing w:before="40" w:after="40"/>
            </w:pPr>
            <w:r>
              <w:rPr>
                <w:sz w:val="16"/>
              </w:rPr>
              <w:t>SIF-P14</w:t>
            </w:r>
          </w:p>
        </w:tc>
        <w:tc>
          <w:tcPr>
            <w:tcW w:w="3360" w:type="dxa"/>
            <w:vAlign w:val="center"/>
          </w:tcPr>
          <w:p w14:paraId="507EE66A" w14:textId="77777777" w:rsidR="001E5517" w:rsidRDefault="001E5517">
            <w:pPr>
              <w:spacing w:before="40" w:after="40"/>
            </w:pPr>
            <w:r>
              <w:rPr>
                <w:sz w:val="16"/>
              </w:rPr>
              <w:t>Custom Code Extension</w:t>
            </w:r>
          </w:p>
        </w:tc>
        <w:tc>
          <w:tcPr>
            <w:tcW w:w="3360" w:type="dxa"/>
            <w:vAlign w:val="center"/>
          </w:tcPr>
          <w:p w14:paraId="2F5A5224" w14:textId="77777777" w:rsidR="001E5517" w:rsidRDefault="001E5517">
            <w:pPr>
              <w:spacing w:before="40" w:after="40"/>
            </w:pPr>
            <w:r>
              <w:rPr>
                <w:sz w:val="16"/>
              </w:rPr>
              <w:t>Small transformation, validation, enrichment, or protocol adaptation.</w:t>
            </w:r>
          </w:p>
        </w:tc>
      </w:tr>
    </w:tbl>
    <w:p w14:paraId="2E9EA662" w14:textId="77777777" w:rsidR="001E5517" w:rsidRDefault="001E5517" w:rsidP="001E5517"/>
    <w:p w14:paraId="2B5D60CE" w14:textId="77777777" w:rsidR="005372F0" w:rsidRDefault="005372F0" w:rsidP="001E5517">
      <w:pPr>
        <w:pStyle w:val="Heading3"/>
      </w:pPr>
    </w:p>
    <w:p w14:paraId="1761CC6E" w14:textId="21F767FF" w:rsidR="001E5517" w:rsidRDefault="001E5517" w:rsidP="001E5517">
      <w:pPr>
        <w:pStyle w:val="Heading3"/>
      </w:pPr>
      <w:bookmarkStart w:id="979" w:name="_Toc239521062"/>
      <w:r>
        <w:t>Third Party to Chaucer Inbound Patterns</w:t>
      </w:r>
      <w:bookmarkEnd w:id="979"/>
    </w:p>
    <w:tbl>
      <w:tblPr>
        <w:tblStyle w:val="TableGrid"/>
        <w:tblW w:w="0" w:type="auto"/>
        <w:jc w:val="center"/>
        <w:tblLook w:val="04A0" w:firstRow="1" w:lastRow="0" w:firstColumn="1" w:lastColumn="0" w:noHBand="0" w:noVBand="1"/>
      </w:tblPr>
      <w:tblGrid>
        <w:gridCol w:w="2461"/>
        <w:gridCol w:w="2469"/>
        <w:gridCol w:w="2465"/>
        <w:gridCol w:w="2475"/>
      </w:tblGrid>
      <w:tr w:rsidR="001E5517" w14:paraId="6A3CF95E" w14:textId="77777777">
        <w:trPr>
          <w:jc w:val="center"/>
        </w:trPr>
        <w:tc>
          <w:tcPr>
            <w:tcW w:w="2520" w:type="dxa"/>
            <w:shd w:val="clear" w:color="auto" w:fill="1A2B56"/>
            <w:vAlign w:val="center"/>
          </w:tcPr>
          <w:p w14:paraId="1DEC4EBC" w14:textId="77777777" w:rsidR="001E5517" w:rsidRDefault="001E5517">
            <w:pPr>
              <w:spacing w:before="40" w:after="40"/>
            </w:pPr>
            <w:r>
              <w:rPr>
                <w:b/>
                <w:color w:val="FFFFFF"/>
                <w:sz w:val="16"/>
              </w:rPr>
              <w:t>Pattern ID</w:t>
            </w:r>
          </w:p>
        </w:tc>
        <w:tc>
          <w:tcPr>
            <w:tcW w:w="2520" w:type="dxa"/>
            <w:shd w:val="clear" w:color="auto" w:fill="1A2B56"/>
            <w:vAlign w:val="center"/>
          </w:tcPr>
          <w:p w14:paraId="0D9553AC" w14:textId="77777777" w:rsidR="001E5517" w:rsidRDefault="001E5517">
            <w:pPr>
              <w:spacing w:before="40" w:after="40"/>
            </w:pPr>
            <w:r>
              <w:rPr>
                <w:b/>
                <w:color w:val="FFFFFF"/>
                <w:sz w:val="16"/>
              </w:rPr>
              <w:t>Pattern</w:t>
            </w:r>
          </w:p>
        </w:tc>
        <w:tc>
          <w:tcPr>
            <w:tcW w:w="2520" w:type="dxa"/>
            <w:shd w:val="clear" w:color="auto" w:fill="1A2B56"/>
            <w:vAlign w:val="center"/>
          </w:tcPr>
          <w:p w14:paraId="34B7AB00" w14:textId="77777777" w:rsidR="001E5517" w:rsidRDefault="001E5517">
            <w:pPr>
              <w:spacing w:before="40" w:after="40"/>
            </w:pPr>
            <w:r>
              <w:rPr>
                <w:b/>
                <w:color w:val="FFFFFF"/>
                <w:sz w:val="16"/>
              </w:rPr>
              <w:t>Typical Use</w:t>
            </w:r>
          </w:p>
        </w:tc>
        <w:tc>
          <w:tcPr>
            <w:tcW w:w="2520" w:type="dxa"/>
            <w:shd w:val="clear" w:color="auto" w:fill="1A2B56"/>
            <w:vAlign w:val="center"/>
          </w:tcPr>
          <w:p w14:paraId="0527FDB7" w14:textId="77777777" w:rsidR="001E5517" w:rsidRDefault="001E5517">
            <w:pPr>
              <w:spacing w:before="40" w:after="40"/>
            </w:pPr>
            <w:r>
              <w:rPr>
                <w:b/>
                <w:color w:val="FFFFFF"/>
                <w:sz w:val="16"/>
              </w:rPr>
              <w:t>Additional Controls</w:t>
            </w:r>
          </w:p>
        </w:tc>
      </w:tr>
      <w:tr w:rsidR="001E5517" w14:paraId="02E0CF49" w14:textId="77777777">
        <w:trPr>
          <w:jc w:val="center"/>
        </w:trPr>
        <w:tc>
          <w:tcPr>
            <w:tcW w:w="2520" w:type="dxa"/>
            <w:vAlign w:val="center"/>
          </w:tcPr>
          <w:p w14:paraId="40378B93" w14:textId="77777777" w:rsidR="001E5517" w:rsidRDefault="001E5517">
            <w:pPr>
              <w:spacing w:before="40" w:after="40"/>
            </w:pPr>
            <w:r>
              <w:rPr>
                <w:sz w:val="16"/>
              </w:rPr>
              <w:t>SIF-P02</w:t>
            </w:r>
          </w:p>
        </w:tc>
        <w:tc>
          <w:tcPr>
            <w:tcW w:w="2520" w:type="dxa"/>
            <w:vAlign w:val="center"/>
          </w:tcPr>
          <w:p w14:paraId="2DF26CFB" w14:textId="77777777" w:rsidR="001E5517" w:rsidRDefault="001E5517">
            <w:pPr>
              <w:spacing w:before="40" w:after="40"/>
            </w:pPr>
            <w:r>
              <w:rPr>
                <w:sz w:val="16"/>
              </w:rPr>
              <w:t>External API Ingress</w:t>
            </w:r>
          </w:p>
        </w:tc>
        <w:tc>
          <w:tcPr>
            <w:tcW w:w="2520" w:type="dxa"/>
            <w:vAlign w:val="center"/>
          </w:tcPr>
          <w:p w14:paraId="484BA636" w14:textId="77777777" w:rsidR="001E5517" w:rsidRDefault="001E5517">
            <w:pPr>
              <w:spacing w:before="40" w:after="40"/>
            </w:pPr>
            <w:r>
              <w:rPr>
                <w:sz w:val="16"/>
              </w:rPr>
              <w:t>Supplier, SaaS, broker, or vendor calls a Chaucer API.</w:t>
            </w:r>
          </w:p>
        </w:tc>
        <w:tc>
          <w:tcPr>
            <w:tcW w:w="2520" w:type="dxa"/>
            <w:vAlign w:val="center"/>
          </w:tcPr>
          <w:p w14:paraId="193434F8" w14:textId="77777777" w:rsidR="001E5517" w:rsidRDefault="001E5517">
            <w:pPr>
              <w:spacing w:before="40" w:after="40"/>
            </w:pPr>
            <w:r>
              <w:rPr>
                <w:sz w:val="16"/>
              </w:rPr>
              <w:t>APIM, OAuth/OIDC or approved auth model, throttling, usage quota, validation, logging.</w:t>
            </w:r>
          </w:p>
        </w:tc>
      </w:tr>
      <w:tr w:rsidR="001E5517" w14:paraId="2A94C031" w14:textId="77777777">
        <w:trPr>
          <w:jc w:val="center"/>
        </w:trPr>
        <w:tc>
          <w:tcPr>
            <w:tcW w:w="2520" w:type="dxa"/>
            <w:vAlign w:val="center"/>
          </w:tcPr>
          <w:p w14:paraId="057CD80C" w14:textId="77777777" w:rsidR="001E5517" w:rsidRDefault="001E5517">
            <w:pPr>
              <w:spacing w:before="40" w:after="40"/>
            </w:pPr>
            <w:r>
              <w:rPr>
                <w:sz w:val="16"/>
              </w:rPr>
              <w:t>SIF-P04</w:t>
            </w:r>
          </w:p>
        </w:tc>
        <w:tc>
          <w:tcPr>
            <w:tcW w:w="2520" w:type="dxa"/>
            <w:vAlign w:val="center"/>
          </w:tcPr>
          <w:p w14:paraId="21790481" w14:textId="77777777" w:rsidR="001E5517" w:rsidRDefault="001E5517">
            <w:pPr>
              <w:spacing w:before="40" w:after="40"/>
            </w:pPr>
            <w:r>
              <w:rPr>
                <w:sz w:val="16"/>
              </w:rPr>
              <w:t>API Facade / Mediation</w:t>
            </w:r>
          </w:p>
        </w:tc>
        <w:tc>
          <w:tcPr>
            <w:tcW w:w="2520" w:type="dxa"/>
            <w:vAlign w:val="center"/>
          </w:tcPr>
          <w:p w14:paraId="3AAE7F8D" w14:textId="77777777" w:rsidR="001E5517" w:rsidRDefault="001E5517">
            <w:pPr>
              <w:spacing w:before="40" w:after="40"/>
            </w:pPr>
            <w:r>
              <w:rPr>
                <w:sz w:val="16"/>
              </w:rPr>
              <w:t>Chaucer exposes stable contract while shielding internal systems.</w:t>
            </w:r>
          </w:p>
        </w:tc>
        <w:tc>
          <w:tcPr>
            <w:tcW w:w="2520" w:type="dxa"/>
            <w:vAlign w:val="center"/>
          </w:tcPr>
          <w:p w14:paraId="536025BE" w14:textId="77777777" w:rsidR="001E5517" w:rsidRDefault="001E5517">
            <w:pPr>
              <w:spacing w:before="40" w:after="40"/>
            </w:pPr>
            <w:r>
              <w:rPr>
                <w:sz w:val="16"/>
              </w:rPr>
              <w:t>Contract ownership, versioning, backend isolation.</w:t>
            </w:r>
          </w:p>
        </w:tc>
      </w:tr>
      <w:tr w:rsidR="001E5517" w14:paraId="6A91A60E" w14:textId="77777777">
        <w:trPr>
          <w:jc w:val="center"/>
        </w:trPr>
        <w:tc>
          <w:tcPr>
            <w:tcW w:w="2520" w:type="dxa"/>
            <w:vAlign w:val="center"/>
          </w:tcPr>
          <w:p w14:paraId="279DED4C" w14:textId="77777777" w:rsidR="001E5517" w:rsidRDefault="001E5517">
            <w:pPr>
              <w:spacing w:before="40" w:after="40"/>
            </w:pPr>
            <w:r>
              <w:rPr>
                <w:sz w:val="16"/>
              </w:rPr>
              <w:t>SIF-P07</w:t>
            </w:r>
          </w:p>
        </w:tc>
        <w:tc>
          <w:tcPr>
            <w:tcW w:w="2520" w:type="dxa"/>
            <w:vAlign w:val="center"/>
          </w:tcPr>
          <w:p w14:paraId="70A539C0" w14:textId="77777777" w:rsidR="001E5517" w:rsidRDefault="001E5517">
            <w:pPr>
              <w:spacing w:before="40" w:after="40"/>
            </w:pPr>
            <w:r>
              <w:rPr>
                <w:sz w:val="16"/>
              </w:rPr>
              <w:t>Event Notification</w:t>
            </w:r>
          </w:p>
        </w:tc>
        <w:tc>
          <w:tcPr>
            <w:tcW w:w="2520" w:type="dxa"/>
            <w:vAlign w:val="center"/>
          </w:tcPr>
          <w:p w14:paraId="0DA55CFC" w14:textId="77777777" w:rsidR="001E5517" w:rsidRDefault="001E5517">
            <w:pPr>
              <w:spacing w:before="40" w:after="40"/>
            </w:pPr>
            <w:r>
              <w:rPr>
                <w:sz w:val="16"/>
              </w:rPr>
              <w:t>Third party notifies Chaucer that an event has occurred.</w:t>
            </w:r>
          </w:p>
        </w:tc>
        <w:tc>
          <w:tcPr>
            <w:tcW w:w="2520" w:type="dxa"/>
            <w:vAlign w:val="center"/>
          </w:tcPr>
          <w:p w14:paraId="1BECE81F" w14:textId="77777777" w:rsidR="001E5517" w:rsidRDefault="001E5517">
            <w:pPr>
              <w:spacing w:before="40" w:after="40"/>
            </w:pPr>
            <w:r>
              <w:rPr>
                <w:sz w:val="16"/>
              </w:rPr>
              <w:t>Schema validation, replay controls, monitoring.</w:t>
            </w:r>
          </w:p>
        </w:tc>
      </w:tr>
      <w:tr w:rsidR="001E5517" w14:paraId="4A0B1E7C" w14:textId="77777777">
        <w:trPr>
          <w:jc w:val="center"/>
        </w:trPr>
        <w:tc>
          <w:tcPr>
            <w:tcW w:w="2520" w:type="dxa"/>
            <w:vAlign w:val="center"/>
          </w:tcPr>
          <w:p w14:paraId="709C5B26" w14:textId="77777777" w:rsidR="001E5517" w:rsidRDefault="001E5517">
            <w:pPr>
              <w:spacing w:before="40" w:after="40"/>
            </w:pPr>
            <w:r>
              <w:rPr>
                <w:sz w:val="16"/>
              </w:rPr>
              <w:t>SIF-P11</w:t>
            </w:r>
          </w:p>
        </w:tc>
        <w:tc>
          <w:tcPr>
            <w:tcW w:w="2520" w:type="dxa"/>
            <w:vAlign w:val="center"/>
          </w:tcPr>
          <w:p w14:paraId="3961A882" w14:textId="77777777" w:rsidR="001E5517" w:rsidRDefault="001E5517">
            <w:pPr>
              <w:spacing w:before="40" w:after="40"/>
            </w:pPr>
            <w:r>
              <w:rPr>
                <w:sz w:val="16"/>
              </w:rPr>
              <w:t>Third-Party Webhook Ingress</w:t>
            </w:r>
          </w:p>
        </w:tc>
        <w:tc>
          <w:tcPr>
            <w:tcW w:w="2520" w:type="dxa"/>
            <w:vAlign w:val="center"/>
          </w:tcPr>
          <w:p w14:paraId="728A45AF" w14:textId="77777777" w:rsidR="001E5517" w:rsidRDefault="001E5517">
            <w:pPr>
              <w:spacing w:before="40" w:after="40"/>
            </w:pPr>
            <w:r>
              <w:rPr>
                <w:sz w:val="16"/>
              </w:rPr>
              <w:t>SaaS callback or vendor event pushed to Chaucer.</w:t>
            </w:r>
          </w:p>
        </w:tc>
        <w:tc>
          <w:tcPr>
            <w:tcW w:w="2520" w:type="dxa"/>
            <w:vAlign w:val="center"/>
          </w:tcPr>
          <w:p w14:paraId="3DA04F33" w14:textId="77777777" w:rsidR="001E5517" w:rsidRDefault="001E5517">
            <w:pPr>
              <w:spacing w:before="40" w:after="40"/>
            </w:pPr>
            <w:r>
              <w:rPr>
                <w:sz w:val="16"/>
              </w:rPr>
              <w:t>Signature validation, replay protection, APIM mediation.</w:t>
            </w:r>
          </w:p>
        </w:tc>
      </w:tr>
      <w:tr w:rsidR="001E5517" w14:paraId="4933D49B" w14:textId="77777777">
        <w:trPr>
          <w:jc w:val="center"/>
        </w:trPr>
        <w:tc>
          <w:tcPr>
            <w:tcW w:w="2520" w:type="dxa"/>
            <w:vAlign w:val="center"/>
          </w:tcPr>
          <w:p w14:paraId="279D556A" w14:textId="77777777" w:rsidR="001E5517" w:rsidRDefault="001E5517">
            <w:pPr>
              <w:spacing w:before="40" w:after="40"/>
            </w:pPr>
            <w:r>
              <w:rPr>
                <w:sz w:val="16"/>
              </w:rPr>
              <w:t>SIF-P12</w:t>
            </w:r>
          </w:p>
        </w:tc>
        <w:tc>
          <w:tcPr>
            <w:tcW w:w="2520" w:type="dxa"/>
            <w:vAlign w:val="center"/>
          </w:tcPr>
          <w:p w14:paraId="59E2793B" w14:textId="77777777" w:rsidR="001E5517" w:rsidRDefault="001E5517">
            <w:pPr>
              <w:spacing w:before="40" w:after="40"/>
            </w:pPr>
            <w:r>
              <w:rPr>
                <w:sz w:val="16"/>
              </w:rPr>
              <w:t>Managed File Exchange</w:t>
            </w:r>
          </w:p>
        </w:tc>
        <w:tc>
          <w:tcPr>
            <w:tcW w:w="2520" w:type="dxa"/>
            <w:vAlign w:val="center"/>
          </w:tcPr>
          <w:p w14:paraId="6051AF56" w14:textId="77777777" w:rsidR="001E5517" w:rsidRDefault="001E5517">
            <w:pPr>
              <w:spacing w:before="40" w:after="40"/>
            </w:pPr>
            <w:r>
              <w:rPr>
                <w:sz w:val="16"/>
              </w:rPr>
              <w:t>Supplier, broker, or vendor sends files to Chaucer.</w:t>
            </w:r>
          </w:p>
        </w:tc>
        <w:tc>
          <w:tcPr>
            <w:tcW w:w="2520" w:type="dxa"/>
            <w:vAlign w:val="center"/>
          </w:tcPr>
          <w:p w14:paraId="38C06D74" w14:textId="77777777" w:rsidR="001E5517" w:rsidRDefault="001E5517">
            <w:pPr>
              <w:spacing w:before="40" w:after="40"/>
            </w:pPr>
            <w:r>
              <w:rPr>
                <w:sz w:val="16"/>
              </w:rPr>
              <w:t>Malware scanning, encryption, metadata capture, reconciliation.</w:t>
            </w:r>
          </w:p>
        </w:tc>
      </w:tr>
      <w:tr w:rsidR="001E5517" w14:paraId="465B26D8" w14:textId="77777777">
        <w:trPr>
          <w:jc w:val="center"/>
        </w:trPr>
        <w:tc>
          <w:tcPr>
            <w:tcW w:w="2520" w:type="dxa"/>
            <w:vAlign w:val="center"/>
          </w:tcPr>
          <w:p w14:paraId="64701380" w14:textId="77777777" w:rsidR="001E5517" w:rsidRDefault="001E5517">
            <w:pPr>
              <w:spacing w:before="40" w:after="40"/>
            </w:pPr>
            <w:r>
              <w:rPr>
                <w:sz w:val="16"/>
              </w:rPr>
              <w:t>SIF-P13</w:t>
            </w:r>
          </w:p>
        </w:tc>
        <w:tc>
          <w:tcPr>
            <w:tcW w:w="2520" w:type="dxa"/>
            <w:vAlign w:val="center"/>
          </w:tcPr>
          <w:p w14:paraId="3AA9037F" w14:textId="77777777" w:rsidR="001E5517" w:rsidRDefault="001E5517">
            <w:pPr>
              <w:spacing w:before="40" w:after="40"/>
            </w:pPr>
            <w:r>
              <w:rPr>
                <w:sz w:val="16"/>
              </w:rPr>
              <w:t>Data Platform Exchange</w:t>
            </w:r>
          </w:p>
        </w:tc>
        <w:tc>
          <w:tcPr>
            <w:tcW w:w="2520" w:type="dxa"/>
            <w:vAlign w:val="center"/>
          </w:tcPr>
          <w:p w14:paraId="00F7EB7E" w14:textId="77777777" w:rsidR="001E5517" w:rsidRDefault="001E5517">
            <w:pPr>
              <w:spacing w:before="40" w:after="40"/>
            </w:pPr>
            <w:r>
              <w:rPr>
                <w:sz w:val="16"/>
              </w:rPr>
              <w:t>External data is provided for analytical ingestion.</w:t>
            </w:r>
          </w:p>
        </w:tc>
        <w:tc>
          <w:tcPr>
            <w:tcW w:w="2520" w:type="dxa"/>
            <w:vAlign w:val="center"/>
          </w:tcPr>
          <w:p w14:paraId="4211F7C5" w14:textId="77777777" w:rsidR="001E5517" w:rsidRDefault="001E5517">
            <w:pPr>
              <w:spacing w:before="40" w:after="40"/>
            </w:pPr>
            <w:r>
              <w:rPr>
                <w:sz w:val="16"/>
              </w:rPr>
              <w:t>Data ownership, lineage, classification, ingestion controls.</w:t>
            </w:r>
          </w:p>
        </w:tc>
      </w:tr>
    </w:tbl>
    <w:p w14:paraId="31EE0F73" w14:textId="77777777" w:rsidR="001E5517" w:rsidRDefault="001E5517" w:rsidP="001E5517"/>
    <w:p w14:paraId="14D38699" w14:textId="77777777" w:rsidR="001E5517" w:rsidRDefault="001E5517" w:rsidP="001E5517">
      <w:pPr>
        <w:pStyle w:val="Heading3"/>
      </w:pPr>
      <w:bookmarkStart w:id="980" w:name="_Toc239521063"/>
      <w:r>
        <w:t>Chaucer to Third Party Outbound Patterns</w:t>
      </w:r>
      <w:bookmarkEnd w:id="980"/>
    </w:p>
    <w:tbl>
      <w:tblPr>
        <w:tblStyle w:val="TableGrid"/>
        <w:tblW w:w="0" w:type="auto"/>
        <w:jc w:val="center"/>
        <w:tblLook w:val="04A0" w:firstRow="1" w:lastRow="0" w:firstColumn="1" w:lastColumn="0" w:noHBand="0" w:noVBand="1"/>
      </w:tblPr>
      <w:tblGrid>
        <w:gridCol w:w="2455"/>
        <w:gridCol w:w="2470"/>
        <w:gridCol w:w="2474"/>
        <w:gridCol w:w="2471"/>
      </w:tblGrid>
      <w:tr w:rsidR="001E5517" w14:paraId="542068CE" w14:textId="77777777">
        <w:trPr>
          <w:jc w:val="center"/>
        </w:trPr>
        <w:tc>
          <w:tcPr>
            <w:tcW w:w="2520" w:type="dxa"/>
            <w:shd w:val="clear" w:color="auto" w:fill="1A2B56"/>
            <w:vAlign w:val="center"/>
          </w:tcPr>
          <w:p w14:paraId="11DF4A91" w14:textId="77777777" w:rsidR="001E5517" w:rsidRDefault="001E5517">
            <w:pPr>
              <w:spacing w:before="40" w:after="40"/>
            </w:pPr>
            <w:r>
              <w:rPr>
                <w:b/>
                <w:color w:val="FFFFFF"/>
                <w:sz w:val="16"/>
              </w:rPr>
              <w:t>Pattern ID</w:t>
            </w:r>
          </w:p>
        </w:tc>
        <w:tc>
          <w:tcPr>
            <w:tcW w:w="2520" w:type="dxa"/>
            <w:shd w:val="clear" w:color="auto" w:fill="1A2B56"/>
            <w:vAlign w:val="center"/>
          </w:tcPr>
          <w:p w14:paraId="3E3C4BE2" w14:textId="77777777" w:rsidR="001E5517" w:rsidRDefault="001E5517">
            <w:pPr>
              <w:spacing w:before="40" w:after="40"/>
            </w:pPr>
            <w:r>
              <w:rPr>
                <w:b/>
                <w:color w:val="FFFFFF"/>
                <w:sz w:val="16"/>
              </w:rPr>
              <w:t>Pattern</w:t>
            </w:r>
          </w:p>
        </w:tc>
        <w:tc>
          <w:tcPr>
            <w:tcW w:w="2520" w:type="dxa"/>
            <w:shd w:val="clear" w:color="auto" w:fill="1A2B56"/>
            <w:vAlign w:val="center"/>
          </w:tcPr>
          <w:p w14:paraId="2A37E137" w14:textId="77777777" w:rsidR="001E5517" w:rsidRDefault="001E5517">
            <w:pPr>
              <w:spacing w:before="40" w:after="40"/>
            </w:pPr>
            <w:r>
              <w:rPr>
                <w:b/>
                <w:color w:val="FFFFFF"/>
                <w:sz w:val="16"/>
              </w:rPr>
              <w:t>Typical Use</w:t>
            </w:r>
          </w:p>
        </w:tc>
        <w:tc>
          <w:tcPr>
            <w:tcW w:w="2520" w:type="dxa"/>
            <w:shd w:val="clear" w:color="auto" w:fill="1A2B56"/>
            <w:vAlign w:val="center"/>
          </w:tcPr>
          <w:p w14:paraId="3CC7B2BA" w14:textId="77777777" w:rsidR="001E5517" w:rsidRDefault="001E5517">
            <w:pPr>
              <w:spacing w:before="40" w:after="40"/>
            </w:pPr>
            <w:r>
              <w:rPr>
                <w:b/>
                <w:color w:val="FFFFFF"/>
                <w:sz w:val="16"/>
              </w:rPr>
              <w:t>Additional Controls</w:t>
            </w:r>
          </w:p>
        </w:tc>
      </w:tr>
      <w:tr w:rsidR="001E5517" w14:paraId="0DC0545F" w14:textId="77777777">
        <w:trPr>
          <w:jc w:val="center"/>
        </w:trPr>
        <w:tc>
          <w:tcPr>
            <w:tcW w:w="2520" w:type="dxa"/>
            <w:vAlign w:val="center"/>
          </w:tcPr>
          <w:p w14:paraId="7A617B80" w14:textId="77777777" w:rsidR="001E5517" w:rsidRDefault="001E5517">
            <w:pPr>
              <w:spacing w:before="40" w:after="40"/>
            </w:pPr>
            <w:r>
              <w:rPr>
                <w:sz w:val="16"/>
              </w:rPr>
              <w:lastRenderedPageBreak/>
              <w:t>SIF-P03</w:t>
            </w:r>
          </w:p>
        </w:tc>
        <w:tc>
          <w:tcPr>
            <w:tcW w:w="2520" w:type="dxa"/>
            <w:vAlign w:val="center"/>
          </w:tcPr>
          <w:p w14:paraId="08CBE772" w14:textId="77777777" w:rsidR="001E5517" w:rsidRDefault="001E5517">
            <w:pPr>
              <w:spacing w:before="40" w:after="40"/>
            </w:pPr>
            <w:r>
              <w:rPr>
                <w:sz w:val="16"/>
              </w:rPr>
              <w:t>External API Egress</w:t>
            </w:r>
          </w:p>
        </w:tc>
        <w:tc>
          <w:tcPr>
            <w:tcW w:w="2520" w:type="dxa"/>
            <w:vAlign w:val="center"/>
          </w:tcPr>
          <w:p w14:paraId="117AC354" w14:textId="77777777" w:rsidR="001E5517" w:rsidRDefault="001E5517">
            <w:pPr>
              <w:spacing w:before="40" w:after="40"/>
            </w:pPr>
            <w:r>
              <w:rPr>
                <w:sz w:val="16"/>
              </w:rPr>
              <w:t>Chaucer calls supplier, SaaS, market, or vendor APIs.</w:t>
            </w:r>
          </w:p>
        </w:tc>
        <w:tc>
          <w:tcPr>
            <w:tcW w:w="2520" w:type="dxa"/>
            <w:vAlign w:val="center"/>
          </w:tcPr>
          <w:p w14:paraId="2DA428DC" w14:textId="77777777" w:rsidR="001E5517" w:rsidRDefault="001E5517">
            <w:pPr>
              <w:spacing w:before="40" w:after="40"/>
            </w:pPr>
            <w:r>
              <w:rPr>
                <w:sz w:val="16"/>
              </w:rPr>
              <w:t>Credential management, timeout, retry with exponential fall back, throttling, error mapping.</w:t>
            </w:r>
          </w:p>
        </w:tc>
      </w:tr>
      <w:tr w:rsidR="001E5517" w14:paraId="03217146" w14:textId="77777777">
        <w:trPr>
          <w:jc w:val="center"/>
        </w:trPr>
        <w:tc>
          <w:tcPr>
            <w:tcW w:w="2520" w:type="dxa"/>
            <w:vAlign w:val="center"/>
          </w:tcPr>
          <w:p w14:paraId="267168D3" w14:textId="77777777" w:rsidR="001E5517" w:rsidRDefault="001E5517">
            <w:pPr>
              <w:spacing w:before="40" w:after="40"/>
            </w:pPr>
            <w:r>
              <w:rPr>
                <w:sz w:val="16"/>
              </w:rPr>
              <w:t>SIF-P04</w:t>
            </w:r>
          </w:p>
        </w:tc>
        <w:tc>
          <w:tcPr>
            <w:tcW w:w="2520" w:type="dxa"/>
            <w:vAlign w:val="center"/>
          </w:tcPr>
          <w:p w14:paraId="67CF35D9" w14:textId="77777777" w:rsidR="001E5517" w:rsidRDefault="001E5517">
            <w:pPr>
              <w:spacing w:before="40" w:after="40"/>
            </w:pPr>
            <w:r>
              <w:rPr>
                <w:sz w:val="16"/>
              </w:rPr>
              <w:t>API Facade / Mediation</w:t>
            </w:r>
          </w:p>
        </w:tc>
        <w:tc>
          <w:tcPr>
            <w:tcW w:w="2520" w:type="dxa"/>
            <w:vAlign w:val="center"/>
          </w:tcPr>
          <w:p w14:paraId="1351C5D0" w14:textId="77777777" w:rsidR="001E5517" w:rsidRDefault="001E5517">
            <w:pPr>
              <w:spacing w:before="40" w:after="40"/>
            </w:pPr>
            <w:r>
              <w:rPr>
                <w:sz w:val="16"/>
              </w:rPr>
              <w:t>Chaucer standardises access to third-party APIs for internal consumers.</w:t>
            </w:r>
          </w:p>
        </w:tc>
        <w:tc>
          <w:tcPr>
            <w:tcW w:w="2520" w:type="dxa"/>
            <w:vAlign w:val="center"/>
          </w:tcPr>
          <w:p w14:paraId="431E7954" w14:textId="77777777" w:rsidR="001E5517" w:rsidRDefault="001E5517">
            <w:pPr>
              <w:spacing w:before="40" w:after="40"/>
            </w:pPr>
            <w:r>
              <w:rPr>
                <w:sz w:val="16"/>
              </w:rPr>
              <w:t>Abstraction, versioning, supplier contract management.</w:t>
            </w:r>
          </w:p>
        </w:tc>
      </w:tr>
      <w:tr w:rsidR="001E5517" w14:paraId="7E8428CE" w14:textId="77777777">
        <w:trPr>
          <w:jc w:val="center"/>
        </w:trPr>
        <w:tc>
          <w:tcPr>
            <w:tcW w:w="2520" w:type="dxa"/>
            <w:vAlign w:val="center"/>
          </w:tcPr>
          <w:p w14:paraId="3503312B" w14:textId="77777777" w:rsidR="001E5517" w:rsidRDefault="001E5517">
            <w:pPr>
              <w:spacing w:before="40" w:after="40"/>
            </w:pPr>
            <w:r>
              <w:rPr>
                <w:sz w:val="16"/>
              </w:rPr>
              <w:t>SIF-P07</w:t>
            </w:r>
          </w:p>
        </w:tc>
        <w:tc>
          <w:tcPr>
            <w:tcW w:w="2520" w:type="dxa"/>
            <w:vAlign w:val="center"/>
          </w:tcPr>
          <w:p w14:paraId="568214F1" w14:textId="77777777" w:rsidR="001E5517" w:rsidRDefault="001E5517">
            <w:pPr>
              <w:spacing w:before="40" w:after="40"/>
            </w:pPr>
            <w:r>
              <w:rPr>
                <w:sz w:val="16"/>
              </w:rPr>
              <w:t>Event Notification</w:t>
            </w:r>
          </w:p>
        </w:tc>
        <w:tc>
          <w:tcPr>
            <w:tcW w:w="2520" w:type="dxa"/>
            <w:vAlign w:val="center"/>
          </w:tcPr>
          <w:p w14:paraId="576A359F" w14:textId="77777777" w:rsidR="001E5517" w:rsidRDefault="001E5517">
            <w:pPr>
              <w:spacing w:before="40" w:after="40"/>
            </w:pPr>
            <w:r>
              <w:rPr>
                <w:sz w:val="16"/>
              </w:rPr>
              <w:t>Chaucer notifies an external party of a process or status event.</w:t>
            </w:r>
          </w:p>
        </w:tc>
        <w:tc>
          <w:tcPr>
            <w:tcW w:w="2520" w:type="dxa"/>
            <w:vAlign w:val="center"/>
          </w:tcPr>
          <w:p w14:paraId="2097E6F6" w14:textId="77777777" w:rsidR="001E5517" w:rsidRDefault="001E5517">
            <w:pPr>
              <w:spacing w:before="40" w:after="40"/>
            </w:pPr>
            <w:r>
              <w:rPr>
                <w:sz w:val="16"/>
              </w:rPr>
              <w:t>Contracted endpoint, failure handling, audit trail.</w:t>
            </w:r>
          </w:p>
        </w:tc>
      </w:tr>
      <w:tr w:rsidR="001E5517" w14:paraId="739035BB" w14:textId="77777777">
        <w:trPr>
          <w:jc w:val="center"/>
        </w:trPr>
        <w:tc>
          <w:tcPr>
            <w:tcW w:w="2520" w:type="dxa"/>
            <w:vAlign w:val="center"/>
          </w:tcPr>
          <w:p w14:paraId="2F1E64F1" w14:textId="77777777" w:rsidR="001E5517" w:rsidRDefault="001E5517">
            <w:pPr>
              <w:spacing w:before="40" w:after="40"/>
            </w:pPr>
            <w:r>
              <w:rPr>
                <w:sz w:val="16"/>
              </w:rPr>
              <w:t>SIF-P09</w:t>
            </w:r>
          </w:p>
        </w:tc>
        <w:tc>
          <w:tcPr>
            <w:tcW w:w="2520" w:type="dxa"/>
            <w:vAlign w:val="center"/>
          </w:tcPr>
          <w:p w14:paraId="3C134000" w14:textId="77777777" w:rsidR="001E5517" w:rsidRDefault="001E5517">
            <w:pPr>
              <w:spacing w:before="40" w:after="40"/>
            </w:pPr>
            <w:r>
              <w:rPr>
                <w:sz w:val="16"/>
              </w:rPr>
              <w:t>Workflow Orchestration</w:t>
            </w:r>
          </w:p>
        </w:tc>
        <w:tc>
          <w:tcPr>
            <w:tcW w:w="2520" w:type="dxa"/>
            <w:vAlign w:val="center"/>
          </w:tcPr>
          <w:p w14:paraId="498B20A8" w14:textId="77777777" w:rsidR="001E5517" w:rsidRDefault="001E5517">
            <w:pPr>
              <w:spacing w:before="40" w:after="40"/>
            </w:pPr>
            <w:r>
              <w:rPr>
                <w:sz w:val="16"/>
              </w:rPr>
              <w:t>Chaucer coordinates multi-step third-party process.</w:t>
            </w:r>
          </w:p>
        </w:tc>
        <w:tc>
          <w:tcPr>
            <w:tcW w:w="2520" w:type="dxa"/>
            <w:vAlign w:val="center"/>
          </w:tcPr>
          <w:p w14:paraId="7970B301" w14:textId="77777777" w:rsidR="001E5517" w:rsidRDefault="001E5517">
            <w:pPr>
              <w:spacing w:before="40" w:after="40"/>
            </w:pPr>
            <w:r>
              <w:rPr>
                <w:sz w:val="16"/>
              </w:rPr>
              <w:t>Operational ownership, compensating action, monitoring.</w:t>
            </w:r>
          </w:p>
        </w:tc>
      </w:tr>
      <w:tr w:rsidR="001E5517" w14:paraId="49F7D74A" w14:textId="77777777">
        <w:trPr>
          <w:jc w:val="center"/>
        </w:trPr>
        <w:tc>
          <w:tcPr>
            <w:tcW w:w="2520" w:type="dxa"/>
            <w:vAlign w:val="center"/>
          </w:tcPr>
          <w:p w14:paraId="7E6A373F" w14:textId="77777777" w:rsidR="001E5517" w:rsidRDefault="001E5517">
            <w:pPr>
              <w:spacing w:before="40" w:after="40"/>
            </w:pPr>
            <w:r>
              <w:rPr>
                <w:sz w:val="16"/>
              </w:rPr>
              <w:t>SIF-P10</w:t>
            </w:r>
          </w:p>
        </w:tc>
        <w:tc>
          <w:tcPr>
            <w:tcW w:w="2520" w:type="dxa"/>
            <w:vAlign w:val="center"/>
          </w:tcPr>
          <w:p w14:paraId="4BD676E1" w14:textId="77777777" w:rsidR="001E5517" w:rsidRDefault="001E5517">
            <w:pPr>
              <w:spacing w:before="40" w:after="40"/>
            </w:pPr>
            <w:r>
              <w:rPr>
                <w:sz w:val="16"/>
              </w:rPr>
              <w:t>Long-Running Workflow</w:t>
            </w:r>
          </w:p>
        </w:tc>
        <w:tc>
          <w:tcPr>
            <w:tcW w:w="2520" w:type="dxa"/>
            <w:vAlign w:val="center"/>
          </w:tcPr>
          <w:p w14:paraId="7D9B6D7A" w14:textId="77777777" w:rsidR="001E5517" w:rsidRDefault="001E5517">
            <w:pPr>
              <w:spacing w:before="40" w:after="40"/>
            </w:pPr>
            <w:r>
              <w:rPr>
                <w:sz w:val="16"/>
              </w:rPr>
              <w:t>Supplier interaction requires polling, callbacks, or delayed response.</w:t>
            </w:r>
          </w:p>
        </w:tc>
        <w:tc>
          <w:tcPr>
            <w:tcW w:w="2520" w:type="dxa"/>
            <w:vAlign w:val="center"/>
          </w:tcPr>
          <w:p w14:paraId="4EC3D60F" w14:textId="77777777" w:rsidR="001E5517" w:rsidRDefault="001E5517">
            <w:pPr>
              <w:spacing w:before="40" w:after="40"/>
            </w:pPr>
            <w:r>
              <w:rPr>
                <w:sz w:val="16"/>
              </w:rPr>
              <w:t>State management, timeout, escalation, retry policy.</w:t>
            </w:r>
          </w:p>
        </w:tc>
      </w:tr>
      <w:tr w:rsidR="001E5517" w14:paraId="78349C82" w14:textId="77777777">
        <w:trPr>
          <w:jc w:val="center"/>
        </w:trPr>
        <w:tc>
          <w:tcPr>
            <w:tcW w:w="2520" w:type="dxa"/>
            <w:vAlign w:val="center"/>
          </w:tcPr>
          <w:p w14:paraId="440B038E" w14:textId="77777777" w:rsidR="001E5517" w:rsidRDefault="001E5517">
            <w:pPr>
              <w:spacing w:before="40" w:after="40"/>
            </w:pPr>
            <w:r>
              <w:rPr>
                <w:sz w:val="16"/>
              </w:rPr>
              <w:t>SIF-P12</w:t>
            </w:r>
          </w:p>
        </w:tc>
        <w:tc>
          <w:tcPr>
            <w:tcW w:w="2520" w:type="dxa"/>
            <w:vAlign w:val="center"/>
          </w:tcPr>
          <w:p w14:paraId="759437F9" w14:textId="77777777" w:rsidR="001E5517" w:rsidRDefault="001E5517">
            <w:pPr>
              <w:spacing w:before="40" w:after="40"/>
            </w:pPr>
            <w:r>
              <w:rPr>
                <w:sz w:val="16"/>
              </w:rPr>
              <w:t>Managed File Exchange</w:t>
            </w:r>
          </w:p>
        </w:tc>
        <w:tc>
          <w:tcPr>
            <w:tcW w:w="2520" w:type="dxa"/>
            <w:vAlign w:val="center"/>
          </w:tcPr>
          <w:p w14:paraId="5234400B" w14:textId="77777777" w:rsidR="001E5517" w:rsidRDefault="001E5517">
            <w:pPr>
              <w:spacing w:before="40" w:after="40"/>
            </w:pPr>
            <w:r>
              <w:rPr>
                <w:sz w:val="16"/>
              </w:rPr>
              <w:t>Chaucer sends files to supplier, broker, or vendor.</w:t>
            </w:r>
          </w:p>
        </w:tc>
        <w:tc>
          <w:tcPr>
            <w:tcW w:w="2520" w:type="dxa"/>
            <w:vAlign w:val="center"/>
          </w:tcPr>
          <w:p w14:paraId="3989D81D" w14:textId="77777777" w:rsidR="001E5517" w:rsidRDefault="001E5517">
            <w:pPr>
              <w:spacing w:before="40" w:after="40"/>
            </w:pPr>
            <w:r>
              <w:rPr>
                <w:sz w:val="16"/>
              </w:rPr>
              <w:t>Encryption, confirmation handling, reconciliation, support model.</w:t>
            </w:r>
          </w:p>
        </w:tc>
      </w:tr>
      <w:tr w:rsidR="001E5517" w14:paraId="31E22664" w14:textId="77777777">
        <w:trPr>
          <w:jc w:val="center"/>
        </w:trPr>
        <w:tc>
          <w:tcPr>
            <w:tcW w:w="2520" w:type="dxa"/>
            <w:vAlign w:val="center"/>
          </w:tcPr>
          <w:p w14:paraId="15652E7A" w14:textId="77777777" w:rsidR="001E5517" w:rsidRDefault="001E5517">
            <w:pPr>
              <w:spacing w:before="40" w:after="40"/>
            </w:pPr>
            <w:r>
              <w:rPr>
                <w:sz w:val="16"/>
              </w:rPr>
              <w:t>SIF-P14</w:t>
            </w:r>
          </w:p>
        </w:tc>
        <w:tc>
          <w:tcPr>
            <w:tcW w:w="2520" w:type="dxa"/>
            <w:vAlign w:val="center"/>
          </w:tcPr>
          <w:p w14:paraId="65B4AC8D" w14:textId="77777777" w:rsidR="001E5517" w:rsidRDefault="001E5517">
            <w:pPr>
              <w:spacing w:before="40" w:after="40"/>
            </w:pPr>
            <w:r>
              <w:rPr>
                <w:sz w:val="16"/>
              </w:rPr>
              <w:t>Custom Code Extension</w:t>
            </w:r>
          </w:p>
        </w:tc>
        <w:tc>
          <w:tcPr>
            <w:tcW w:w="2520" w:type="dxa"/>
            <w:vAlign w:val="center"/>
          </w:tcPr>
          <w:p w14:paraId="5F4C79D5" w14:textId="77777777" w:rsidR="001E5517" w:rsidRDefault="001E5517">
            <w:pPr>
              <w:spacing w:before="40" w:after="40"/>
            </w:pPr>
            <w:r>
              <w:rPr>
                <w:sz w:val="16"/>
              </w:rPr>
              <w:t>Adapter logic for supplier-specific payload, protocol, or transformation.</w:t>
            </w:r>
          </w:p>
        </w:tc>
        <w:tc>
          <w:tcPr>
            <w:tcW w:w="2520" w:type="dxa"/>
            <w:vAlign w:val="center"/>
          </w:tcPr>
          <w:p w14:paraId="13EACDB4" w14:textId="77777777" w:rsidR="001E5517" w:rsidRDefault="001E5517">
            <w:pPr>
              <w:spacing w:before="40" w:after="40"/>
            </w:pPr>
            <w:r>
              <w:rPr>
                <w:sz w:val="16"/>
              </w:rPr>
              <w:t>Code review, testing, version control, CI/CD.</w:t>
            </w:r>
          </w:p>
        </w:tc>
      </w:tr>
    </w:tbl>
    <w:p w14:paraId="4BE7A66A" w14:textId="77777777" w:rsidR="001E5517" w:rsidRDefault="001E5517" w:rsidP="001E5517"/>
    <w:p w14:paraId="10E8136B" w14:textId="77777777" w:rsidR="001E5517" w:rsidRDefault="001E5517" w:rsidP="001E5517">
      <w:pPr>
        <w:pStyle w:val="Heading3"/>
      </w:pPr>
      <w:bookmarkStart w:id="981" w:name="_Toc239521064"/>
      <w:r>
        <w:t>SIF to Data Platform / Snowflake Exchange Patterns</w:t>
      </w:r>
      <w:bookmarkEnd w:id="981"/>
    </w:p>
    <w:tbl>
      <w:tblPr>
        <w:tblStyle w:val="TableGrid"/>
        <w:tblW w:w="0" w:type="auto"/>
        <w:jc w:val="center"/>
        <w:tblLook w:val="04A0" w:firstRow="1" w:lastRow="0" w:firstColumn="1" w:lastColumn="0" w:noHBand="0" w:noVBand="1"/>
      </w:tblPr>
      <w:tblGrid>
        <w:gridCol w:w="2459"/>
        <w:gridCol w:w="2469"/>
        <w:gridCol w:w="2468"/>
        <w:gridCol w:w="2474"/>
      </w:tblGrid>
      <w:tr w:rsidR="001E5517" w14:paraId="459A9377" w14:textId="77777777" w:rsidTr="001E5517">
        <w:trPr>
          <w:jc w:val="center"/>
        </w:trPr>
        <w:tc>
          <w:tcPr>
            <w:tcW w:w="2459" w:type="dxa"/>
            <w:shd w:val="clear" w:color="auto" w:fill="1A2B56"/>
            <w:vAlign w:val="center"/>
          </w:tcPr>
          <w:p w14:paraId="323D9A5B" w14:textId="77777777" w:rsidR="001E5517" w:rsidRDefault="001E5517">
            <w:pPr>
              <w:spacing w:before="40" w:after="40"/>
            </w:pPr>
            <w:r>
              <w:rPr>
                <w:b/>
                <w:color w:val="FFFFFF"/>
                <w:sz w:val="16"/>
              </w:rPr>
              <w:t>Pattern ID</w:t>
            </w:r>
          </w:p>
        </w:tc>
        <w:tc>
          <w:tcPr>
            <w:tcW w:w="2469" w:type="dxa"/>
            <w:shd w:val="clear" w:color="auto" w:fill="1A2B56"/>
            <w:vAlign w:val="center"/>
          </w:tcPr>
          <w:p w14:paraId="00576E87" w14:textId="77777777" w:rsidR="001E5517" w:rsidRDefault="001E5517">
            <w:pPr>
              <w:spacing w:before="40" w:after="40"/>
            </w:pPr>
            <w:r>
              <w:rPr>
                <w:b/>
                <w:color w:val="FFFFFF"/>
                <w:sz w:val="16"/>
              </w:rPr>
              <w:t>Pattern</w:t>
            </w:r>
          </w:p>
        </w:tc>
        <w:tc>
          <w:tcPr>
            <w:tcW w:w="2468" w:type="dxa"/>
            <w:shd w:val="clear" w:color="auto" w:fill="1A2B56"/>
            <w:vAlign w:val="center"/>
          </w:tcPr>
          <w:p w14:paraId="3537DFE0" w14:textId="77777777" w:rsidR="001E5517" w:rsidRDefault="001E5517">
            <w:pPr>
              <w:spacing w:before="40" w:after="40"/>
            </w:pPr>
            <w:r>
              <w:rPr>
                <w:b/>
                <w:color w:val="FFFFFF"/>
                <w:sz w:val="16"/>
              </w:rPr>
              <w:t>Typical Use</w:t>
            </w:r>
          </w:p>
        </w:tc>
        <w:tc>
          <w:tcPr>
            <w:tcW w:w="2474" w:type="dxa"/>
            <w:shd w:val="clear" w:color="auto" w:fill="1A2B56"/>
            <w:vAlign w:val="center"/>
          </w:tcPr>
          <w:p w14:paraId="3B945C02" w14:textId="77777777" w:rsidR="001E5517" w:rsidRDefault="001E5517">
            <w:pPr>
              <w:spacing w:before="40" w:after="40"/>
            </w:pPr>
            <w:r>
              <w:rPr>
                <w:b/>
                <w:color w:val="FFFFFF"/>
                <w:sz w:val="16"/>
              </w:rPr>
              <w:t>Guardrail</w:t>
            </w:r>
          </w:p>
        </w:tc>
      </w:tr>
      <w:tr w:rsidR="001E5517" w14:paraId="2571441F" w14:textId="77777777" w:rsidTr="001E5517">
        <w:trPr>
          <w:jc w:val="center"/>
        </w:trPr>
        <w:tc>
          <w:tcPr>
            <w:tcW w:w="2459" w:type="dxa"/>
            <w:vAlign w:val="center"/>
          </w:tcPr>
          <w:p w14:paraId="561814CB" w14:textId="77777777" w:rsidR="001E5517" w:rsidRDefault="001E5517">
            <w:pPr>
              <w:spacing w:before="40" w:after="40"/>
            </w:pPr>
            <w:r>
              <w:rPr>
                <w:sz w:val="16"/>
              </w:rPr>
              <w:t>SIF-P07</w:t>
            </w:r>
          </w:p>
        </w:tc>
        <w:tc>
          <w:tcPr>
            <w:tcW w:w="2469" w:type="dxa"/>
            <w:vAlign w:val="center"/>
          </w:tcPr>
          <w:p w14:paraId="74E2A468" w14:textId="77777777" w:rsidR="001E5517" w:rsidRDefault="001E5517">
            <w:pPr>
              <w:spacing w:before="40" w:after="40"/>
            </w:pPr>
            <w:r>
              <w:rPr>
                <w:sz w:val="16"/>
              </w:rPr>
              <w:t>Event Notification</w:t>
            </w:r>
          </w:p>
        </w:tc>
        <w:tc>
          <w:tcPr>
            <w:tcW w:w="2468" w:type="dxa"/>
            <w:vAlign w:val="center"/>
          </w:tcPr>
          <w:p w14:paraId="35CA22DE" w14:textId="77777777" w:rsidR="001E5517" w:rsidRDefault="001E5517">
            <w:pPr>
              <w:spacing w:before="40" w:after="40"/>
            </w:pPr>
            <w:r>
              <w:rPr>
                <w:sz w:val="16"/>
              </w:rPr>
              <w:t>Notify data platform that data is available for ingestion.</w:t>
            </w:r>
          </w:p>
        </w:tc>
        <w:tc>
          <w:tcPr>
            <w:tcW w:w="2474" w:type="dxa"/>
            <w:vAlign w:val="center"/>
          </w:tcPr>
          <w:p w14:paraId="26A86682" w14:textId="6A8B56A4" w:rsidR="001E5517" w:rsidRDefault="001E5517">
            <w:pPr>
              <w:spacing w:before="40" w:after="40"/>
            </w:pPr>
            <w:r>
              <w:rPr>
                <w:sz w:val="16"/>
              </w:rPr>
              <w:t>Notification only</w:t>
            </w:r>
            <w:r w:rsidR="00C155AF">
              <w:rPr>
                <w:sz w:val="16"/>
              </w:rPr>
              <w:t>,</w:t>
            </w:r>
            <w:r>
              <w:rPr>
                <w:sz w:val="16"/>
              </w:rPr>
              <w:t xml:space="preserve"> not operational process orchestration.</w:t>
            </w:r>
          </w:p>
        </w:tc>
      </w:tr>
      <w:tr w:rsidR="001E5517" w14:paraId="25A93763" w14:textId="77777777" w:rsidTr="001E5517">
        <w:trPr>
          <w:jc w:val="center"/>
        </w:trPr>
        <w:tc>
          <w:tcPr>
            <w:tcW w:w="2459" w:type="dxa"/>
            <w:vAlign w:val="center"/>
          </w:tcPr>
          <w:p w14:paraId="054F2A43" w14:textId="77777777" w:rsidR="001E5517" w:rsidRDefault="001E5517">
            <w:pPr>
              <w:spacing w:before="40" w:after="40"/>
            </w:pPr>
            <w:r>
              <w:rPr>
                <w:sz w:val="16"/>
              </w:rPr>
              <w:t>SIF-P08</w:t>
            </w:r>
          </w:p>
        </w:tc>
        <w:tc>
          <w:tcPr>
            <w:tcW w:w="2469" w:type="dxa"/>
            <w:vAlign w:val="center"/>
          </w:tcPr>
          <w:p w14:paraId="49150D61" w14:textId="77777777" w:rsidR="001E5517" w:rsidRDefault="001E5517">
            <w:pPr>
              <w:spacing w:before="40" w:after="40"/>
            </w:pPr>
            <w:r>
              <w:rPr>
                <w:sz w:val="16"/>
              </w:rPr>
              <w:t>High-Volume Event Streaming</w:t>
            </w:r>
          </w:p>
        </w:tc>
        <w:tc>
          <w:tcPr>
            <w:tcW w:w="2468" w:type="dxa"/>
            <w:vAlign w:val="center"/>
          </w:tcPr>
          <w:p w14:paraId="47AF0F31" w14:textId="77777777" w:rsidR="001E5517" w:rsidRDefault="001E5517">
            <w:pPr>
              <w:spacing w:before="40" w:after="40"/>
            </w:pPr>
            <w:r>
              <w:rPr>
                <w:sz w:val="16"/>
              </w:rPr>
              <w:t>Stream high-volume events or telemetry for analytical use.</w:t>
            </w:r>
          </w:p>
        </w:tc>
        <w:tc>
          <w:tcPr>
            <w:tcW w:w="2474" w:type="dxa"/>
            <w:vAlign w:val="center"/>
          </w:tcPr>
          <w:p w14:paraId="21E6932F" w14:textId="77777777" w:rsidR="001E5517" w:rsidRDefault="001E5517">
            <w:pPr>
              <w:spacing w:before="40" w:after="40"/>
            </w:pPr>
            <w:r>
              <w:rPr>
                <w:sz w:val="16"/>
              </w:rPr>
              <w:t>Use only where event-streaming requirements are proven.</w:t>
            </w:r>
          </w:p>
        </w:tc>
      </w:tr>
      <w:tr w:rsidR="001E5517" w14:paraId="146F7847" w14:textId="77777777" w:rsidTr="001E5517">
        <w:trPr>
          <w:jc w:val="center"/>
        </w:trPr>
        <w:tc>
          <w:tcPr>
            <w:tcW w:w="2459" w:type="dxa"/>
            <w:vAlign w:val="center"/>
          </w:tcPr>
          <w:p w14:paraId="67BE851D" w14:textId="77777777" w:rsidR="001E5517" w:rsidRDefault="001E5517">
            <w:pPr>
              <w:spacing w:before="40" w:after="40"/>
            </w:pPr>
            <w:r>
              <w:rPr>
                <w:sz w:val="16"/>
              </w:rPr>
              <w:t>SIF-P12</w:t>
            </w:r>
          </w:p>
        </w:tc>
        <w:tc>
          <w:tcPr>
            <w:tcW w:w="2469" w:type="dxa"/>
            <w:vAlign w:val="center"/>
          </w:tcPr>
          <w:p w14:paraId="13059390" w14:textId="77777777" w:rsidR="001E5517" w:rsidRDefault="001E5517">
            <w:pPr>
              <w:spacing w:before="40" w:after="40"/>
            </w:pPr>
            <w:r>
              <w:rPr>
                <w:sz w:val="16"/>
              </w:rPr>
              <w:t>Managed File Exchange</w:t>
            </w:r>
          </w:p>
        </w:tc>
        <w:tc>
          <w:tcPr>
            <w:tcW w:w="2468" w:type="dxa"/>
            <w:vAlign w:val="center"/>
          </w:tcPr>
          <w:p w14:paraId="57FAAF9C" w14:textId="77777777" w:rsidR="001E5517" w:rsidRDefault="001E5517">
            <w:pPr>
              <w:spacing w:before="40" w:after="40"/>
            </w:pPr>
            <w:r>
              <w:rPr>
                <w:sz w:val="16"/>
              </w:rPr>
              <w:t>Land files for analytical ingestion.</w:t>
            </w:r>
          </w:p>
        </w:tc>
        <w:tc>
          <w:tcPr>
            <w:tcW w:w="2474" w:type="dxa"/>
            <w:vAlign w:val="center"/>
          </w:tcPr>
          <w:p w14:paraId="472FEBA2" w14:textId="77777777" w:rsidR="001E5517" w:rsidRDefault="001E5517">
            <w:pPr>
              <w:spacing w:before="40" w:after="40"/>
            </w:pPr>
            <w:r>
              <w:rPr>
                <w:sz w:val="16"/>
              </w:rPr>
              <w:t>Must include ownership, metadata, retention, and monitoring.</w:t>
            </w:r>
          </w:p>
        </w:tc>
      </w:tr>
      <w:tr w:rsidR="001E5517" w14:paraId="661D4821" w14:textId="77777777" w:rsidTr="001E5517">
        <w:trPr>
          <w:jc w:val="center"/>
        </w:trPr>
        <w:tc>
          <w:tcPr>
            <w:tcW w:w="2459" w:type="dxa"/>
            <w:vAlign w:val="center"/>
          </w:tcPr>
          <w:p w14:paraId="1365E7C7" w14:textId="77777777" w:rsidR="001E5517" w:rsidRDefault="001E5517">
            <w:pPr>
              <w:spacing w:before="40" w:after="40"/>
            </w:pPr>
            <w:r>
              <w:rPr>
                <w:sz w:val="16"/>
              </w:rPr>
              <w:t>SIF-P13</w:t>
            </w:r>
          </w:p>
        </w:tc>
        <w:tc>
          <w:tcPr>
            <w:tcW w:w="2469" w:type="dxa"/>
            <w:vAlign w:val="center"/>
          </w:tcPr>
          <w:p w14:paraId="477988AC" w14:textId="77777777" w:rsidR="001E5517" w:rsidRDefault="001E5517">
            <w:pPr>
              <w:spacing w:before="40" w:after="40"/>
            </w:pPr>
            <w:r>
              <w:rPr>
                <w:sz w:val="16"/>
              </w:rPr>
              <w:t>Data Platform Exchange</w:t>
            </w:r>
          </w:p>
        </w:tc>
        <w:tc>
          <w:tcPr>
            <w:tcW w:w="2468" w:type="dxa"/>
            <w:vAlign w:val="center"/>
          </w:tcPr>
          <w:p w14:paraId="1C7CFDFC" w14:textId="77777777" w:rsidR="001E5517" w:rsidRDefault="001E5517">
            <w:pPr>
              <w:spacing w:before="40" w:after="40"/>
            </w:pPr>
            <w:r>
              <w:rPr>
                <w:sz w:val="16"/>
              </w:rPr>
              <w:t>Controlled exchange between SIF and Snowflake.</w:t>
            </w:r>
          </w:p>
        </w:tc>
        <w:tc>
          <w:tcPr>
            <w:tcW w:w="2474" w:type="dxa"/>
            <w:vAlign w:val="center"/>
          </w:tcPr>
          <w:p w14:paraId="02287BAD" w14:textId="77777777" w:rsidR="001E5517" w:rsidRDefault="001E5517">
            <w:pPr>
              <w:spacing w:before="40" w:after="40"/>
            </w:pPr>
            <w:r>
              <w:rPr>
                <w:sz w:val="16"/>
              </w:rPr>
              <w:t>Data platform must not be the default operational integration mechanism.</w:t>
            </w:r>
          </w:p>
        </w:tc>
      </w:tr>
      <w:tr w:rsidR="001E5517" w14:paraId="38547014" w14:textId="77777777" w:rsidTr="001E5517">
        <w:trPr>
          <w:jc w:val="center"/>
        </w:trPr>
        <w:tc>
          <w:tcPr>
            <w:tcW w:w="2459" w:type="dxa"/>
            <w:vAlign w:val="center"/>
          </w:tcPr>
          <w:p w14:paraId="0C65013F" w14:textId="77777777" w:rsidR="001E5517" w:rsidRDefault="001E5517">
            <w:pPr>
              <w:spacing w:before="40" w:after="40"/>
            </w:pPr>
            <w:r>
              <w:rPr>
                <w:sz w:val="16"/>
              </w:rPr>
              <w:t>SIF-P14</w:t>
            </w:r>
          </w:p>
        </w:tc>
        <w:tc>
          <w:tcPr>
            <w:tcW w:w="2469" w:type="dxa"/>
            <w:vAlign w:val="center"/>
          </w:tcPr>
          <w:p w14:paraId="19ED7D8B" w14:textId="77777777" w:rsidR="001E5517" w:rsidRDefault="001E5517">
            <w:pPr>
              <w:spacing w:before="40" w:after="40"/>
            </w:pPr>
            <w:r>
              <w:rPr>
                <w:sz w:val="16"/>
              </w:rPr>
              <w:t>Custom Code Extension</w:t>
            </w:r>
          </w:p>
        </w:tc>
        <w:tc>
          <w:tcPr>
            <w:tcW w:w="2468" w:type="dxa"/>
            <w:vAlign w:val="center"/>
          </w:tcPr>
          <w:p w14:paraId="46F6050D" w14:textId="77777777" w:rsidR="001E5517" w:rsidRDefault="001E5517">
            <w:pPr>
              <w:spacing w:before="40" w:after="40"/>
            </w:pPr>
            <w:r>
              <w:rPr>
                <w:sz w:val="16"/>
              </w:rPr>
              <w:t>Lightweight extraction, validation, or formatting helper.</w:t>
            </w:r>
          </w:p>
        </w:tc>
        <w:tc>
          <w:tcPr>
            <w:tcW w:w="2474" w:type="dxa"/>
            <w:vAlign w:val="center"/>
          </w:tcPr>
          <w:p w14:paraId="672CAF78" w14:textId="77777777" w:rsidR="001E5517" w:rsidRDefault="001E5517">
            <w:pPr>
              <w:spacing w:before="40" w:after="40"/>
            </w:pPr>
            <w:r>
              <w:rPr>
                <w:sz w:val="16"/>
              </w:rPr>
              <w:t>Avoid embedding business process orchestration in code.</w:t>
            </w:r>
          </w:p>
        </w:tc>
      </w:tr>
    </w:tbl>
    <w:p w14:paraId="3D1763C3" w14:textId="7681DB27" w:rsidR="001E5517" w:rsidRDefault="001E5517" w:rsidP="001E5517">
      <w:pPr>
        <w:pStyle w:val="Heading2"/>
      </w:pPr>
      <w:bookmarkStart w:id="982" w:name="_Toc239521065"/>
      <w:commentRangeStart w:id="983"/>
      <w:commentRangeStart w:id="984"/>
      <w:commentRangeStart w:id="985"/>
      <w:r>
        <w:t>8.2 Detailed Practitioner Patterns</w:t>
      </w:r>
      <w:bookmarkEnd w:id="982"/>
      <w:commentRangeEnd w:id="983"/>
      <w:r w:rsidR="00583AC0">
        <w:rPr>
          <w:rStyle w:val="CommentReference"/>
          <w:sz w:val="25"/>
          <w:szCs w:val="25"/>
        </w:rPr>
        <w:commentReference w:id="983"/>
      </w:r>
      <w:commentRangeEnd w:id="984"/>
      <w:r w:rsidR="005372F0">
        <w:rPr>
          <w:rStyle w:val="CommentReference"/>
          <w:sz w:val="25"/>
          <w:szCs w:val="25"/>
        </w:rPr>
        <w:commentReference w:id="984"/>
      </w:r>
      <w:commentRangeEnd w:id="985"/>
      <w:r w:rsidR="005372F0">
        <w:rPr>
          <w:rStyle w:val="CommentReference"/>
          <w:sz w:val="25"/>
          <w:szCs w:val="25"/>
        </w:rPr>
        <w:commentReference w:id="985"/>
      </w:r>
    </w:p>
    <w:p w14:paraId="115232FA" w14:textId="77777777" w:rsidR="00474299" w:rsidRDefault="00474299" w:rsidP="00474299">
      <w:pPr>
        <w:pStyle w:val="Caption"/>
      </w:pPr>
      <w:r>
        <w:rPr>
          <w:i/>
          <w:color w:val="646464"/>
        </w:rPr>
        <w:t>The following patterns retain the detailed problem, solution, use, avoid, risks, security boundary, anti-pattern and Chaucer example format from the expert draft.</w:t>
      </w:r>
    </w:p>
    <w:p w14:paraId="197A6D53" w14:textId="77777777" w:rsidR="00474299" w:rsidRDefault="00474299" w:rsidP="00474299">
      <w:r>
        <w:t>The catalogue is organised by interaction style, request/response, asynchronous messaging, event-driven, orchestration, file-based exchange, and data-platform exchange. That is a considered choice. It mirrors the very first decision a developer makes. it lines up one-to-one with the decision tree, and each style maps cleanly onto a primary Azure service, file-based being the one that spans a few, because a file is a transport rather than a service.</w:t>
      </w:r>
    </w:p>
    <w:p w14:paraId="08C0CE17" w14:textId="77777777" w:rsidR="00474299" w:rsidRDefault="00474299" w:rsidP="00474299">
      <w:pPr>
        <w:rPr>
          <w:ins w:id="986" w:author="Puneet Kumar" w:date="2026-09-04T19:35:00Z" w16du:dateUtc="2026-09-04T18:35:00Z"/>
        </w:rPr>
      </w:pPr>
      <w:r>
        <w:t>Each pattern is written the same way, so you can read any of them quickly. A one-line statement of what it is for, a diagram, the problem and the solution in plain terms, when to use and avoid it, the risks worth planning for, the anti-pattern to steer around, and a Chaucer-flavoured example. The diagrams share a visual language, blue is the gateway, purple is orchestration, teal is Service Bus, green is Event Grid, orange is Event Hubs, amber is Functions, and a cylinder is a store.</w:t>
      </w:r>
    </w:p>
    <w:p w14:paraId="109E7C13" w14:textId="502CACF6" w:rsidR="00233C72" w:rsidRDefault="00233C72" w:rsidP="00233C72">
      <w:pPr>
        <w:pStyle w:val="Heading2"/>
        <w:rPr>
          <w:moveTo w:id="987" w:author="Puneet Kumar" w:date="2026-09-04T19:35:00Z" w16du:dateUtc="2026-09-04T18:35:00Z"/>
        </w:rPr>
      </w:pPr>
      <w:bookmarkStart w:id="988" w:name="_Toc239521066"/>
      <w:ins w:id="989" w:author="Puneet Kumar" w:date="2026-09-04T19:37:00Z" w16du:dateUtc="2026-09-04T18:37:00Z">
        <w:r>
          <w:t>8.2.1</w:t>
        </w:r>
      </w:ins>
      <w:moveToRangeStart w:id="990" w:author="Puneet Kumar" w:date="2026-09-04T19:35:00Z" w:name="move239442962"/>
      <w:commentRangeStart w:id="991"/>
      <w:moveTo w:id="992" w:author="Puneet Kumar" w:date="2026-09-04T19:35:00Z" w16du:dateUtc="2026-09-04T18:35:00Z">
        <w:del w:id="993" w:author="Puneet Kumar" w:date="2026-09-04T19:35:00Z" w16du:dateUtc="2026-09-04T18:35:00Z">
          <w:r w:rsidDel="00233C72">
            <w:delText>5</w:delText>
          </w:r>
        </w:del>
        <w:r>
          <w:t>.5 Messaging Backbone Selection</w:t>
        </w:r>
        <w:bookmarkEnd w:id="988"/>
        <w:commentRangeEnd w:id="991"/>
        <w:r>
          <w:rPr>
            <w:rStyle w:val="CommentReference"/>
            <w:sz w:val="25"/>
            <w:szCs w:val="25"/>
          </w:rPr>
          <w:commentReference w:id="991"/>
        </w:r>
      </w:moveTo>
    </w:p>
    <w:p w14:paraId="2B0AAEB5" w14:textId="77777777" w:rsidR="00233C72" w:rsidRDefault="00233C72" w:rsidP="00233C72">
      <w:pPr>
        <w:spacing w:after="120" w:line="278" w:lineRule="auto"/>
        <w:rPr>
          <w:moveTo w:id="994" w:author="Puneet Kumar" w:date="2026-09-04T19:35:00Z" w16du:dateUtc="2026-09-04T18:35:00Z"/>
        </w:rPr>
      </w:pPr>
      <w:moveTo w:id="995" w:author="Puneet Kumar" w:date="2026-09-04T19:35:00Z" w16du:dateUtc="2026-09-04T18:35:00Z">
        <w:r>
          <w:t>Three services form the asynchronous backbone. They are not interchangeable. The table sets out the intent of each with an insurance example, and the subsections give the selection rule.</w:t>
        </w:r>
      </w:moveTo>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500"/>
        <w:gridCol w:w="2300"/>
        <w:gridCol w:w="2760"/>
        <w:gridCol w:w="2800"/>
      </w:tblGrid>
      <w:tr w:rsidR="00233C72" w14:paraId="780A24FF" w14:textId="77777777" w:rsidTr="008F708A">
        <w:trPr>
          <w:tblHeader/>
        </w:trPr>
        <w:tc>
          <w:tcPr>
            <w:tcW w:w="1500" w:type="dxa"/>
            <w:shd w:val="clear" w:color="auto" w:fill="24446E"/>
            <w:tcMar>
              <w:top w:w="70" w:type="dxa"/>
              <w:left w:w="110" w:type="dxa"/>
              <w:bottom w:w="70" w:type="dxa"/>
              <w:right w:w="110" w:type="dxa"/>
            </w:tcMar>
          </w:tcPr>
          <w:p w14:paraId="53DD2C5F" w14:textId="77777777" w:rsidR="00233C72" w:rsidRDefault="00233C72" w:rsidP="008F708A">
            <w:pPr>
              <w:rPr>
                <w:moveTo w:id="996" w:author="Puneet Kumar" w:date="2026-09-04T19:35:00Z" w16du:dateUtc="2026-09-04T18:35:00Z"/>
              </w:rPr>
            </w:pPr>
            <w:moveTo w:id="997" w:author="Puneet Kumar" w:date="2026-09-04T19:35:00Z" w16du:dateUtc="2026-09-04T18:35:00Z">
              <w:r>
                <w:rPr>
                  <w:b/>
                  <w:bCs/>
                  <w:color w:val="FFFFFF"/>
                  <w:sz w:val="18"/>
                  <w:szCs w:val="18"/>
                </w:rPr>
                <w:lastRenderedPageBreak/>
                <w:t>Service</w:t>
              </w:r>
            </w:moveTo>
          </w:p>
        </w:tc>
        <w:tc>
          <w:tcPr>
            <w:tcW w:w="2300" w:type="dxa"/>
            <w:shd w:val="clear" w:color="auto" w:fill="24446E"/>
            <w:tcMar>
              <w:top w:w="70" w:type="dxa"/>
              <w:left w:w="110" w:type="dxa"/>
              <w:bottom w:w="70" w:type="dxa"/>
              <w:right w:w="110" w:type="dxa"/>
            </w:tcMar>
          </w:tcPr>
          <w:p w14:paraId="66FC1173" w14:textId="77777777" w:rsidR="00233C72" w:rsidRDefault="00233C72" w:rsidP="008F708A">
            <w:pPr>
              <w:rPr>
                <w:moveTo w:id="998" w:author="Puneet Kumar" w:date="2026-09-04T19:35:00Z" w16du:dateUtc="2026-09-04T18:35:00Z"/>
              </w:rPr>
            </w:pPr>
            <w:moveTo w:id="999" w:author="Puneet Kumar" w:date="2026-09-04T19:35:00Z" w16du:dateUtc="2026-09-04T18:35:00Z">
              <w:r>
                <w:rPr>
                  <w:b/>
                  <w:bCs/>
                  <w:color w:val="FFFFFF"/>
                  <w:sz w:val="18"/>
                  <w:szCs w:val="18"/>
                </w:rPr>
                <w:t>Purpose</w:t>
              </w:r>
            </w:moveTo>
          </w:p>
        </w:tc>
        <w:tc>
          <w:tcPr>
            <w:tcW w:w="2760" w:type="dxa"/>
            <w:shd w:val="clear" w:color="auto" w:fill="24446E"/>
            <w:tcMar>
              <w:top w:w="70" w:type="dxa"/>
              <w:left w:w="110" w:type="dxa"/>
              <w:bottom w:w="70" w:type="dxa"/>
              <w:right w:w="110" w:type="dxa"/>
            </w:tcMar>
          </w:tcPr>
          <w:p w14:paraId="6F3659EB" w14:textId="77777777" w:rsidR="00233C72" w:rsidRDefault="00233C72" w:rsidP="008F708A">
            <w:pPr>
              <w:rPr>
                <w:moveTo w:id="1000" w:author="Puneet Kumar" w:date="2026-09-04T19:35:00Z" w16du:dateUtc="2026-09-04T18:35:00Z"/>
              </w:rPr>
            </w:pPr>
            <w:moveTo w:id="1001" w:author="Puneet Kumar" w:date="2026-09-04T19:35:00Z" w16du:dateUtc="2026-09-04T18:35:00Z">
              <w:r>
                <w:rPr>
                  <w:b/>
                  <w:bCs/>
                  <w:color w:val="FFFFFF"/>
                  <w:sz w:val="18"/>
                  <w:szCs w:val="18"/>
                </w:rPr>
                <w:t>Choose it when</w:t>
              </w:r>
            </w:moveTo>
          </w:p>
        </w:tc>
        <w:tc>
          <w:tcPr>
            <w:tcW w:w="2800" w:type="dxa"/>
            <w:shd w:val="clear" w:color="auto" w:fill="24446E"/>
            <w:tcMar>
              <w:top w:w="70" w:type="dxa"/>
              <w:left w:w="110" w:type="dxa"/>
              <w:bottom w:w="70" w:type="dxa"/>
              <w:right w:w="110" w:type="dxa"/>
            </w:tcMar>
          </w:tcPr>
          <w:p w14:paraId="132470DA" w14:textId="77777777" w:rsidR="00233C72" w:rsidRDefault="00233C72" w:rsidP="008F708A">
            <w:pPr>
              <w:rPr>
                <w:moveTo w:id="1002" w:author="Puneet Kumar" w:date="2026-09-04T19:35:00Z" w16du:dateUtc="2026-09-04T18:35:00Z"/>
              </w:rPr>
            </w:pPr>
            <w:moveTo w:id="1003" w:author="Puneet Kumar" w:date="2026-09-04T19:35:00Z" w16du:dateUtc="2026-09-04T18:35:00Z">
              <w:r>
                <w:rPr>
                  <w:b/>
                  <w:bCs/>
                  <w:color w:val="FFFFFF"/>
                  <w:sz w:val="18"/>
                  <w:szCs w:val="18"/>
                </w:rPr>
                <w:t>Insurance example</w:t>
              </w:r>
            </w:moveTo>
          </w:p>
        </w:tc>
      </w:tr>
      <w:tr w:rsidR="00233C72" w14:paraId="4D63BC5C" w14:textId="77777777" w:rsidTr="008F708A">
        <w:tc>
          <w:tcPr>
            <w:tcW w:w="1500" w:type="dxa"/>
            <w:shd w:val="clear" w:color="auto" w:fill="FFFFFF"/>
            <w:tcMar>
              <w:top w:w="70" w:type="dxa"/>
              <w:left w:w="110" w:type="dxa"/>
              <w:bottom w:w="70" w:type="dxa"/>
              <w:right w:w="110" w:type="dxa"/>
            </w:tcMar>
            <w:vAlign w:val="center"/>
          </w:tcPr>
          <w:p w14:paraId="383A479E" w14:textId="77777777" w:rsidR="00233C72" w:rsidRDefault="00233C72" w:rsidP="008F708A">
            <w:pPr>
              <w:spacing w:after="10" w:line="258" w:lineRule="auto"/>
              <w:rPr>
                <w:moveTo w:id="1004" w:author="Puneet Kumar" w:date="2026-09-04T19:35:00Z" w16du:dateUtc="2026-09-04T18:35:00Z"/>
              </w:rPr>
            </w:pPr>
            <w:moveTo w:id="1005" w:author="Puneet Kumar" w:date="2026-09-04T19:35:00Z" w16du:dateUtc="2026-09-04T18:35:00Z">
              <w:r>
                <w:rPr>
                  <w:sz w:val="18"/>
                  <w:szCs w:val="18"/>
                </w:rPr>
                <w:t>Service Bus</w:t>
              </w:r>
            </w:moveTo>
          </w:p>
        </w:tc>
        <w:tc>
          <w:tcPr>
            <w:tcW w:w="2300" w:type="dxa"/>
            <w:shd w:val="clear" w:color="auto" w:fill="FFFFFF"/>
            <w:tcMar>
              <w:top w:w="70" w:type="dxa"/>
              <w:left w:w="110" w:type="dxa"/>
              <w:bottom w:w="70" w:type="dxa"/>
              <w:right w:w="110" w:type="dxa"/>
            </w:tcMar>
            <w:vAlign w:val="center"/>
          </w:tcPr>
          <w:p w14:paraId="2EDA5157" w14:textId="77777777" w:rsidR="00233C72" w:rsidRDefault="00233C72" w:rsidP="008F708A">
            <w:pPr>
              <w:spacing w:after="10" w:line="258" w:lineRule="auto"/>
              <w:rPr>
                <w:moveTo w:id="1006" w:author="Puneet Kumar" w:date="2026-09-04T19:35:00Z" w16du:dateUtc="2026-09-04T18:35:00Z"/>
              </w:rPr>
            </w:pPr>
            <w:moveTo w:id="1007" w:author="Puneet Kumar" w:date="2026-09-04T19:35:00Z" w16du:dateUtc="2026-09-04T18:35:00Z">
              <w:r>
                <w:rPr>
                  <w:sz w:val="18"/>
                  <w:szCs w:val="18"/>
                </w:rPr>
                <w:t>Reliable command and message delivery</w:t>
              </w:r>
            </w:moveTo>
          </w:p>
        </w:tc>
        <w:tc>
          <w:tcPr>
            <w:tcW w:w="2760" w:type="dxa"/>
            <w:shd w:val="clear" w:color="auto" w:fill="FFFFFF"/>
            <w:tcMar>
              <w:top w:w="70" w:type="dxa"/>
              <w:left w:w="110" w:type="dxa"/>
              <w:bottom w:w="70" w:type="dxa"/>
              <w:right w:w="110" w:type="dxa"/>
            </w:tcMar>
            <w:vAlign w:val="center"/>
          </w:tcPr>
          <w:p w14:paraId="086F4163" w14:textId="77777777" w:rsidR="00233C72" w:rsidRDefault="00233C72" w:rsidP="008F708A">
            <w:pPr>
              <w:spacing w:after="10" w:line="258" w:lineRule="auto"/>
              <w:rPr>
                <w:moveTo w:id="1008" w:author="Puneet Kumar" w:date="2026-09-04T19:35:00Z" w16du:dateUtc="2026-09-04T18:35:00Z"/>
              </w:rPr>
            </w:pPr>
            <w:moveTo w:id="1009" w:author="Puneet Kumar" w:date="2026-09-04T19:35:00Z" w16du:dateUtc="2026-09-04T18:35:00Z">
              <w:r>
                <w:rPr>
                  <w:sz w:val="18"/>
                  <w:szCs w:val="18"/>
                </w:rPr>
                <w:t>You need ordered, transactional, at-least-once delivery between systems</w:t>
              </w:r>
            </w:moveTo>
          </w:p>
        </w:tc>
        <w:tc>
          <w:tcPr>
            <w:tcW w:w="2800" w:type="dxa"/>
            <w:shd w:val="clear" w:color="auto" w:fill="FFFFFF"/>
            <w:tcMar>
              <w:top w:w="70" w:type="dxa"/>
              <w:left w:w="110" w:type="dxa"/>
              <w:bottom w:w="70" w:type="dxa"/>
              <w:right w:w="110" w:type="dxa"/>
            </w:tcMar>
            <w:vAlign w:val="center"/>
          </w:tcPr>
          <w:p w14:paraId="2F2C3115" w14:textId="77777777" w:rsidR="00233C72" w:rsidRDefault="00233C72" w:rsidP="008F708A">
            <w:pPr>
              <w:spacing w:after="10" w:line="258" w:lineRule="auto"/>
              <w:rPr>
                <w:moveTo w:id="1010" w:author="Puneet Kumar" w:date="2026-09-04T19:35:00Z" w16du:dateUtc="2026-09-04T18:35:00Z"/>
              </w:rPr>
            </w:pPr>
            <w:moveTo w:id="1011" w:author="Puneet Kumar" w:date="2026-09-04T19:35:00Z" w16du:dateUtc="2026-09-04T18:35:00Z">
              <w:r>
                <w:rPr>
                  <w:sz w:val="18"/>
                  <w:szCs w:val="18"/>
                </w:rPr>
                <w:t>A bind instruction placed on a queue for the policy system to process reliably</w:t>
              </w:r>
            </w:moveTo>
          </w:p>
        </w:tc>
      </w:tr>
      <w:tr w:rsidR="00233C72" w14:paraId="70962F36" w14:textId="77777777" w:rsidTr="008F708A">
        <w:tc>
          <w:tcPr>
            <w:tcW w:w="1500" w:type="dxa"/>
            <w:shd w:val="clear" w:color="auto" w:fill="F4F6FA"/>
            <w:tcMar>
              <w:top w:w="70" w:type="dxa"/>
              <w:left w:w="110" w:type="dxa"/>
              <w:bottom w:w="70" w:type="dxa"/>
              <w:right w:w="110" w:type="dxa"/>
            </w:tcMar>
            <w:vAlign w:val="center"/>
          </w:tcPr>
          <w:p w14:paraId="063DE513" w14:textId="77777777" w:rsidR="00233C72" w:rsidRDefault="00233C72" w:rsidP="008F708A">
            <w:pPr>
              <w:spacing w:after="10" w:line="258" w:lineRule="auto"/>
              <w:rPr>
                <w:moveTo w:id="1012" w:author="Puneet Kumar" w:date="2026-09-04T19:35:00Z" w16du:dateUtc="2026-09-04T18:35:00Z"/>
              </w:rPr>
            </w:pPr>
            <w:moveTo w:id="1013" w:author="Puneet Kumar" w:date="2026-09-04T19:35:00Z" w16du:dateUtc="2026-09-04T18:35:00Z">
              <w:r>
                <w:rPr>
                  <w:sz w:val="18"/>
                  <w:szCs w:val="18"/>
                </w:rPr>
                <w:t>Event Grid</w:t>
              </w:r>
            </w:moveTo>
          </w:p>
        </w:tc>
        <w:tc>
          <w:tcPr>
            <w:tcW w:w="2300" w:type="dxa"/>
            <w:shd w:val="clear" w:color="auto" w:fill="F4F6FA"/>
            <w:tcMar>
              <w:top w:w="70" w:type="dxa"/>
              <w:left w:w="110" w:type="dxa"/>
              <w:bottom w:w="70" w:type="dxa"/>
              <w:right w:w="110" w:type="dxa"/>
            </w:tcMar>
            <w:vAlign w:val="center"/>
          </w:tcPr>
          <w:p w14:paraId="0F89C09A" w14:textId="77777777" w:rsidR="00233C72" w:rsidRDefault="00233C72" w:rsidP="008F708A">
            <w:pPr>
              <w:spacing w:after="10" w:line="258" w:lineRule="auto"/>
              <w:rPr>
                <w:moveTo w:id="1014" w:author="Puneet Kumar" w:date="2026-09-04T19:35:00Z" w16du:dateUtc="2026-09-04T18:35:00Z"/>
              </w:rPr>
            </w:pPr>
            <w:moveTo w:id="1015" w:author="Puneet Kumar" w:date="2026-09-04T19:35:00Z" w16du:dateUtc="2026-09-04T18:35:00Z">
              <w:r>
                <w:rPr>
                  <w:sz w:val="18"/>
                  <w:szCs w:val="18"/>
                </w:rPr>
                <w:t>Discrete event notification</w:t>
              </w:r>
            </w:moveTo>
          </w:p>
        </w:tc>
        <w:tc>
          <w:tcPr>
            <w:tcW w:w="2760" w:type="dxa"/>
            <w:shd w:val="clear" w:color="auto" w:fill="F4F6FA"/>
            <w:tcMar>
              <w:top w:w="70" w:type="dxa"/>
              <w:left w:w="110" w:type="dxa"/>
              <w:bottom w:w="70" w:type="dxa"/>
              <w:right w:w="110" w:type="dxa"/>
            </w:tcMar>
            <w:vAlign w:val="center"/>
          </w:tcPr>
          <w:p w14:paraId="32AE9E5A" w14:textId="77777777" w:rsidR="00233C72" w:rsidRDefault="00233C72" w:rsidP="008F708A">
            <w:pPr>
              <w:spacing w:after="10" w:line="258" w:lineRule="auto"/>
              <w:rPr>
                <w:moveTo w:id="1016" w:author="Puneet Kumar" w:date="2026-09-04T19:35:00Z" w16du:dateUtc="2026-09-04T18:35:00Z"/>
              </w:rPr>
            </w:pPr>
            <w:moveTo w:id="1017" w:author="Puneet Kumar" w:date="2026-09-04T19:35:00Z" w16du:dateUtc="2026-09-04T18:35:00Z">
              <w:r>
                <w:rPr>
                  <w:sz w:val="18"/>
                  <w:szCs w:val="18"/>
                </w:rPr>
                <w:t>You need lightweight fan-out of business events to multiple handlers</w:t>
              </w:r>
            </w:moveTo>
          </w:p>
        </w:tc>
        <w:tc>
          <w:tcPr>
            <w:tcW w:w="2800" w:type="dxa"/>
            <w:shd w:val="clear" w:color="auto" w:fill="F4F6FA"/>
            <w:tcMar>
              <w:top w:w="70" w:type="dxa"/>
              <w:left w:w="110" w:type="dxa"/>
              <w:bottom w:w="70" w:type="dxa"/>
              <w:right w:w="110" w:type="dxa"/>
            </w:tcMar>
            <w:vAlign w:val="center"/>
          </w:tcPr>
          <w:p w14:paraId="6FFDA454" w14:textId="77777777" w:rsidR="00233C72" w:rsidRDefault="00233C72" w:rsidP="008F708A">
            <w:pPr>
              <w:spacing w:after="10" w:line="258" w:lineRule="auto"/>
              <w:rPr>
                <w:moveTo w:id="1018" w:author="Puneet Kumar" w:date="2026-09-04T19:35:00Z" w16du:dateUtc="2026-09-04T18:35:00Z"/>
              </w:rPr>
            </w:pPr>
            <w:moveTo w:id="1019" w:author="Puneet Kumar" w:date="2026-09-04T19:35:00Z" w16du:dateUtc="2026-09-04T18:35:00Z">
              <w:r>
                <w:rPr>
                  <w:sz w:val="18"/>
                  <w:szCs w:val="18"/>
                </w:rPr>
                <w:t>A claim status change notifying downstream teams and the customer channel</w:t>
              </w:r>
            </w:moveTo>
          </w:p>
        </w:tc>
      </w:tr>
      <w:tr w:rsidR="00233C72" w14:paraId="22B5774F" w14:textId="77777777" w:rsidTr="008F708A">
        <w:tc>
          <w:tcPr>
            <w:tcW w:w="1500" w:type="dxa"/>
            <w:shd w:val="clear" w:color="auto" w:fill="FFFFFF"/>
            <w:tcMar>
              <w:top w:w="70" w:type="dxa"/>
              <w:left w:w="110" w:type="dxa"/>
              <w:bottom w:w="70" w:type="dxa"/>
              <w:right w:w="110" w:type="dxa"/>
            </w:tcMar>
            <w:vAlign w:val="center"/>
          </w:tcPr>
          <w:p w14:paraId="4C9E1ED5" w14:textId="77777777" w:rsidR="00233C72" w:rsidRDefault="00233C72" w:rsidP="008F708A">
            <w:pPr>
              <w:spacing w:after="10" w:line="258" w:lineRule="auto"/>
              <w:rPr>
                <w:moveTo w:id="1020" w:author="Puneet Kumar" w:date="2026-09-04T19:35:00Z" w16du:dateUtc="2026-09-04T18:35:00Z"/>
              </w:rPr>
            </w:pPr>
            <w:moveTo w:id="1021" w:author="Puneet Kumar" w:date="2026-09-04T19:35:00Z" w16du:dateUtc="2026-09-04T18:35:00Z">
              <w:r>
                <w:rPr>
                  <w:sz w:val="18"/>
                  <w:szCs w:val="18"/>
                </w:rPr>
                <w:t>Event Hubs</w:t>
              </w:r>
            </w:moveTo>
          </w:p>
        </w:tc>
        <w:tc>
          <w:tcPr>
            <w:tcW w:w="2300" w:type="dxa"/>
            <w:shd w:val="clear" w:color="auto" w:fill="FFFFFF"/>
            <w:tcMar>
              <w:top w:w="70" w:type="dxa"/>
              <w:left w:w="110" w:type="dxa"/>
              <w:bottom w:w="70" w:type="dxa"/>
              <w:right w:w="110" w:type="dxa"/>
            </w:tcMar>
            <w:vAlign w:val="center"/>
          </w:tcPr>
          <w:p w14:paraId="6911A0BA" w14:textId="77777777" w:rsidR="00233C72" w:rsidRDefault="00233C72" w:rsidP="008F708A">
            <w:pPr>
              <w:spacing w:after="10" w:line="258" w:lineRule="auto"/>
              <w:rPr>
                <w:moveTo w:id="1022" w:author="Puneet Kumar" w:date="2026-09-04T19:35:00Z" w16du:dateUtc="2026-09-04T18:35:00Z"/>
              </w:rPr>
            </w:pPr>
            <w:moveTo w:id="1023" w:author="Puneet Kumar" w:date="2026-09-04T19:35:00Z" w16du:dateUtc="2026-09-04T18:35:00Z">
              <w:r>
                <w:rPr>
                  <w:sz w:val="18"/>
                  <w:szCs w:val="18"/>
                </w:rPr>
                <w:t>High-throughput streaming</w:t>
              </w:r>
            </w:moveTo>
          </w:p>
        </w:tc>
        <w:tc>
          <w:tcPr>
            <w:tcW w:w="2760" w:type="dxa"/>
            <w:shd w:val="clear" w:color="auto" w:fill="FFFFFF"/>
            <w:tcMar>
              <w:top w:w="70" w:type="dxa"/>
              <w:left w:w="110" w:type="dxa"/>
              <w:bottom w:w="70" w:type="dxa"/>
              <w:right w:w="110" w:type="dxa"/>
            </w:tcMar>
            <w:vAlign w:val="center"/>
          </w:tcPr>
          <w:p w14:paraId="644FE71F" w14:textId="77777777" w:rsidR="00233C72" w:rsidRDefault="00233C72" w:rsidP="008F708A">
            <w:pPr>
              <w:spacing w:after="10" w:line="258" w:lineRule="auto"/>
              <w:rPr>
                <w:moveTo w:id="1024" w:author="Puneet Kumar" w:date="2026-09-04T19:35:00Z" w16du:dateUtc="2026-09-04T18:35:00Z"/>
              </w:rPr>
            </w:pPr>
            <w:moveTo w:id="1025" w:author="Puneet Kumar" w:date="2026-09-04T19:35:00Z" w16du:dateUtc="2026-09-04T18:35:00Z">
              <w:r>
                <w:rPr>
                  <w:sz w:val="18"/>
                  <w:szCs w:val="18"/>
                </w:rPr>
                <w:t>You need to ingest a continuous, high-volume stream for processing or analytics</w:t>
              </w:r>
            </w:moveTo>
          </w:p>
        </w:tc>
        <w:tc>
          <w:tcPr>
            <w:tcW w:w="2800" w:type="dxa"/>
            <w:shd w:val="clear" w:color="auto" w:fill="FFFFFF"/>
            <w:tcMar>
              <w:top w:w="70" w:type="dxa"/>
              <w:left w:w="110" w:type="dxa"/>
              <w:bottom w:w="70" w:type="dxa"/>
              <w:right w:w="110" w:type="dxa"/>
            </w:tcMar>
            <w:vAlign w:val="center"/>
          </w:tcPr>
          <w:p w14:paraId="68626B26" w14:textId="77777777" w:rsidR="00233C72" w:rsidRDefault="00233C72" w:rsidP="008F708A">
            <w:pPr>
              <w:spacing w:after="10" w:line="258" w:lineRule="auto"/>
              <w:rPr>
                <w:moveTo w:id="1026" w:author="Puneet Kumar" w:date="2026-09-04T19:35:00Z" w16du:dateUtc="2026-09-04T18:35:00Z"/>
              </w:rPr>
            </w:pPr>
            <w:moveTo w:id="1027" w:author="Puneet Kumar" w:date="2026-09-04T19:35:00Z" w16du:dateUtc="2026-09-04T18:35:00Z">
              <w:r>
                <w:rPr>
                  <w:sz w:val="18"/>
                  <w:szCs w:val="18"/>
                </w:rPr>
                <w:t>Telemetry or high-frequency pricing and exposure feeds ingested for the data platform</w:t>
              </w:r>
            </w:moveTo>
          </w:p>
        </w:tc>
      </w:tr>
    </w:tbl>
    <w:p w14:paraId="26AED7C2" w14:textId="53B761BC" w:rsidR="00233C72" w:rsidRDefault="00233C72" w:rsidP="00233C72">
      <w:pPr>
        <w:pStyle w:val="Heading3"/>
        <w:rPr>
          <w:moveTo w:id="1028" w:author="Puneet Kumar" w:date="2026-09-04T19:35:00Z" w16du:dateUtc="2026-09-04T18:35:00Z"/>
        </w:rPr>
      </w:pPr>
      <w:bookmarkStart w:id="1029" w:name="_Toc239521067"/>
      <w:ins w:id="1030" w:author="Puneet Kumar" w:date="2026-09-04T19:37:00Z" w16du:dateUtc="2026-09-04T18:37:00Z">
        <w:r>
          <w:t>8.2.1.1</w:t>
        </w:r>
      </w:ins>
      <w:moveTo w:id="1031" w:author="Puneet Kumar" w:date="2026-09-04T19:35:00Z" w16du:dateUtc="2026-09-04T18:35:00Z">
        <w:del w:id="1032" w:author="Puneet Kumar" w:date="2026-09-04T19:37:00Z" w16du:dateUtc="2026-09-04T18:37:00Z">
          <w:r w:rsidDel="00233C72">
            <w:delText>5.5.1</w:delText>
          </w:r>
        </w:del>
        <w:r>
          <w:t xml:space="preserve"> Service Bus</w:t>
        </w:r>
        <w:bookmarkEnd w:id="1029"/>
      </w:moveTo>
    </w:p>
    <w:p w14:paraId="1C9800F3" w14:textId="77777777" w:rsidR="00233C72" w:rsidRDefault="00233C72" w:rsidP="00233C72">
      <w:pPr>
        <w:spacing w:after="120" w:line="278" w:lineRule="auto"/>
        <w:rPr>
          <w:moveTo w:id="1033" w:author="Puneet Kumar" w:date="2026-09-04T19:35:00Z" w16du:dateUtc="2026-09-04T18:35:00Z"/>
        </w:rPr>
      </w:pPr>
      <w:moveTo w:id="1034" w:author="Puneet Kumar" w:date="2026-09-04T19:35:00Z" w16du:dateUtc="2026-09-04T18:35:00Z">
        <w:r>
          <w:t>Service Bus is the default for system-to-system messaging where delivery must be reliable and, where required, ordered. It supports queues for point-to-point work, topics for publish and subscribe, sessions for ordering, and dead-lettering for poison messages.</w:t>
        </w:r>
      </w:moveTo>
    </w:p>
    <w:p w14:paraId="0E692B18" w14:textId="571B68B9" w:rsidR="00233C72" w:rsidRDefault="00233C72" w:rsidP="00233C72">
      <w:pPr>
        <w:pStyle w:val="Heading3"/>
        <w:rPr>
          <w:moveTo w:id="1035" w:author="Puneet Kumar" w:date="2026-09-04T19:35:00Z" w16du:dateUtc="2026-09-04T18:35:00Z"/>
        </w:rPr>
      </w:pPr>
      <w:bookmarkStart w:id="1036" w:name="_Toc239521068"/>
      <w:ins w:id="1037" w:author="Puneet Kumar" w:date="2026-09-04T19:37:00Z" w16du:dateUtc="2026-09-04T18:37:00Z">
        <w:r>
          <w:t>8.2.1.2</w:t>
        </w:r>
      </w:ins>
      <w:moveTo w:id="1038" w:author="Puneet Kumar" w:date="2026-09-04T19:35:00Z" w16du:dateUtc="2026-09-04T18:35:00Z">
        <w:del w:id="1039" w:author="Puneet Kumar" w:date="2026-09-04T19:37:00Z" w16du:dateUtc="2026-09-04T18:37:00Z">
          <w:r w:rsidDel="00233C72">
            <w:delText>5.5.2</w:delText>
          </w:r>
        </w:del>
        <w:r>
          <w:t xml:space="preserve"> Event Grid</w:t>
        </w:r>
        <w:bookmarkEnd w:id="1036"/>
      </w:moveTo>
    </w:p>
    <w:p w14:paraId="73A6EFC3" w14:textId="77777777" w:rsidR="00233C72" w:rsidRDefault="00233C72" w:rsidP="00233C72">
      <w:pPr>
        <w:spacing w:after="120" w:line="278" w:lineRule="auto"/>
        <w:rPr>
          <w:moveTo w:id="1040" w:author="Puneet Kumar" w:date="2026-09-04T19:35:00Z" w16du:dateUtc="2026-09-04T18:35:00Z"/>
        </w:rPr>
      </w:pPr>
      <w:moveTo w:id="1041" w:author="Puneet Kumar" w:date="2026-09-04T19:35:00Z" w16du:dateUtc="2026-09-04T18:35:00Z">
        <w:r>
          <w:t>Event Grid is used for discrete business or resource events where the publisher does not need to know the consumers. It suits lightweight fan-out and reactive processing rather than reliable command delivery or high-volume streams.</w:t>
        </w:r>
      </w:moveTo>
    </w:p>
    <w:p w14:paraId="664906F2" w14:textId="6BACFB32" w:rsidR="00233C72" w:rsidRDefault="00233C72" w:rsidP="00233C72">
      <w:pPr>
        <w:pStyle w:val="Heading3"/>
        <w:rPr>
          <w:moveTo w:id="1042" w:author="Puneet Kumar" w:date="2026-09-04T19:35:00Z" w16du:dateUtc="2026-09-04T18:35:00Z"/>
        </w:rPr>
      </w:pPr>
      <w:bookmarkStart w:id="1043" w:name="_Toc239521069"/>
      <w:ins w:id="1044" w:author="Puneet Kumar" w:date="2026-09-04T19:37:00Z" w16du:dateUtc="2026-09-04T18:37:00Z">
        <w:r>
          <w:t>8.2.1.3</w:t>
        </w:r>
      </w:ins>
      <w:moveTo w:id="1045" w:author="Puneet Kumar" w:date="2026-09-04T19:35:00Z" w16du:dateUtc="2026-09-04T18:35:00Z">
        <w:del w:id="1046" w:author="Puneet Kumar" w:date="2026-09-04T19:37:00Z" w16du:dateUtc="2026-09-04T18:37:00Z">
          <w:r w:rsidDel="00233C72">
            <w:delText>5.5.3</w:delText>
          </w:r>
        </w:del>
        <w:r>
          <w:t xml:space="preserve"> Event Hubs</w:t>
        </w:r>
        <w:bookmarkEnd w:id="1043"/>
      </w:moveTo>
    </w:p>
    <w:p w14:paraId="1A9C5C8A" w14:textId="77777777" w:rsidR="00233C72" w:rsidRDefault="00233C72" w:rsidP="00233C72">
      <w:pPr>
        <w:spacing w:after="120" w:line="278" w:lineRule="auto"/>
        <w:rPr>
          <w:moveTo w:id="1047" w:author="Puneet Kumar" w:date="2026-09-04T19:35:00Z" w16du:dateUtc="2026-09-04T18:35:00Z"/>
        </w:rPr>
      </w:pPr>
      <w:moveTo w:id="1048" w:author="Puneet Kumar" w:date="2026-09-04T19:35:00Z" w16du:dateUtc="2026-09-04T18:35:00Z">
        <w:r>
          <w:t>Event Hubs is used for high-throughput streaming and telemetry. It is selected for continuous, high-volume feeds, and is not a general business-messaging channel. An existing Event Hub pattern is also used by Security to stream logs to CrowdStrike, as noted in Section 5.9.</w:t>
        </w:r>
      </w:moveTo>
    </w:p>
    <w:moveToRangeEnd w:id="990"/>
    <w:p w14:paraId="6476A7FA" w14:textId="77777777" w:rsidR="00233C72" w:rsidRDefault="00233C72" w:rsidP="00474299"/>
    <w:p w14:paraId="355612AB" w14:textId="77777777" w:rsidR="005372F0" w:rsidRDefault="005372F0" w:rsidP="00474299"/>
    <w:p w14:paraId="77824DA1" w14:textId="77777777" w:rsidR="005372F0" w:rsidRDefault="005372F0" w:rsidP="00474299"/>
    <w:p w14:paraId="4F15DD14" w14:textId="77777777" w:rsidR="005372F0" w:rsidRDefault="005372F0" w:rsidP="00474299"/>
    <w:p w14:paraId="1E508231" w14:textId="654EE840" w:rsidR="0095094A" w:rsidRDefault="00474299">
      <w:pPr>
        <w:pStyle w:val="Heading2"/>
      </w:pPr>
      <w:bookmarkStart w:id="1049" w:name="_Toc239521070"/>
      <w:r>
        <w:t>8.3 API Patterns</w:t>
      </w:r>
      <w:bookmarkEnd w:id="1049"/>
    </w:p>
    <w:p w14:paraId="119F5FE1" w14:textId="781C2D9D" w:rsidR="0095094A" w:rsidRDefault="000514FA">
      <w:pPr>
        <w:pStyle w:val="Heading3"/>
      </w:pPr>
      <w:bookmarkStart w:id="1050" w:name="_Toc239521071"/>
      <w:r>
        <w:t>8.3.1 Managed API fa</w:t>
      </w:r>
      <w:r w:rsidR="00725DCA">
        <w:t>c</w:t>
      </w:r>
      <w:r>
        <w:t>ade  (SFINT1)</w:t>
      </w:r>
      <w:bookmarkEnd w:id="1050"/>
    </w:p>
    <w:p w14:paraId="2A2DF88E" w14:textId="77777777" w:rsidR="0095094A" w:rsidRDefault="007B5EA1">
      <w:pPr>
        <w:spacing w:before="10" w:after="90"/>
      </w:pPr>
      <w:r>
        <w:rPr>
          <w:i/>
          <w:iCs/>
          <w:color w:val="5A6470"/>
        </w:rPr>
        <w:t>Put every exposed capability behind the shared gateway, so consumers never bind to a backend directly.</w:t>
      </w:r>
    </w:p>
    <w:p w14:paraId="40A533CE" w14:textId="77777777" w:rsidR="0095094A" w:rsidRDefault="007B5EA1">
      <w:pPr>
        <w:spacing w:before="90" w:after="130"/>
        <w:jc w:val="center"/>
      </w:pPr>
      <w:r>
        <w:rPr>
          <w:noProof/>
        </w:rPr>
        <w:drawing>
          <wp:inline distT="0" distB="0" distL="0" distR="0" wp14:anchorId="64F57EBE" wp14:editId="390C3A48">
            <wp:extent cx="5191125" cy="981075"/>
            <wp:effectExtent l="19050" t="19050" r="19050" b="19050"/>
            <wp:docPr id="1470661406" name="Picture 1470661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1CC145F9" w14:textId="77777777" w:rsidR="0095094A" w:rsidRDefault="007B5EA1">
      <w:pPr>
        <w:spacing w:before="40" w:after="110" w:line="278" w:lineRule="auto"/>
        <w:ind w:left="360"/>
      </w:pPr>
      <w:r>
        <w:rPr>
          <w:b/>
          <w:bCs/>
          <w:color w:val="1F3864"/>
        </w:rPr>
        <w:t xml:space="preserve">Problem. </w:t>
      </w:r>
      <w:r>
        <w:t>A consumer needs an immediate answer from a system of record. Letting it call that system directly couples the two together, scatters authentication and throttling across the estate, and makes the backend impossible to version or move, the tactical, point-to-point coupling this framework exists to remove.</w:t>
      </w:r>
    </w:p>
    <w:p w14:paraId="3DA616A8" w14:textId="77777777" w:rsidR="0095094A" w:rsidRDefault="007B5EA1">
      <w:pPr>
        <w:spacing w:before="40" w:after="110" w:line="278" w:lineRule="auto"/>
        <w:ind w:left="360"/>
      </w:pPr>
      <w:r>
        <w:rPr>
          <w:b/>
          <w:bCs/>
          <w:color w:val="1F3864"/>
        </w:rPr>
        <w:t xml:space="preserve">Solution. </w:t>
      </w:r>
      <w:r>
        <w:t xml:space="preserve">Expose the capability as a coarse-grained REST/JSON operation on API Management. APIM authenticates the caller with an Entra token, applies a rate limit and a product subscription, and forwards to the backend over a Private Endpoint using a managed identity. The consumer knows only the contract, so the </w:t>
      </w:r>
      <w:r>
        <w:lastRenderedPageBreak/>
        <w:t>backend can be re-platformed behind a stable façade. Where the capability must be reachable from the internet, APIM sits behind Front Door with a WAF and DDoS, it is never public itself.</w:t>
      </w:r>
    </w:p>
    <w:p w14:paraId="27C00386" w14:textId="77777777" w:rsidR="0095094A" w:rsidRDefault="007B5EA1">
      <w:pPr>
        <w:spacing w:after="120"/>
        <w:jc w:val="center"/>
      </w:pPr>
      <w:r>
        <w:rPr>
          <w:i/>
          <w:iCs/>
          <w:color w:val="5A6470"/>
          <w:sz w:val="17"/>
          <w:szCs w:val="17"/>
        </w:rPr>
        <w:t>Azure components</w:t>
      </w:r>
    </w:p>
    <w:p w14:paraId="0C53F304" w14:textId="77777777" w:rsidR="0095094A" w:rsidRDefault="007B5EA1">
      <w:pPr>
        <w:spacing w:before="90" w:after="130"/>
        <w:jc w:val="center"/>
      </w:pPr>
      <w:r>
        <w:rPr>
          <w:noProof/>
        </w:rPr>
        <w:drawing>
          <wp:inline distT="0" distB="0" distL="0" distR="0" wp14:anchorId="2524AE48" wp14:editId="0B3EB6A2">
            <wp:extent cx="4457700" cy="1123950"/>
            <wp:effectExtent l="19050" t="19050" r="19050" b="19050"/>
            <wp:docPr id="1577419313" name="Picture 1577419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0B9E90EF" w14:textId="77777777" w:rsidR="0095094A" w:rsidRDefault="007B5EA1">
      <w:pPr>
        <w:spacing w:before="40" w:after="110" w:line="278" w:lineRule="auto"/>
        <w:ind w:left="360"/>
      </w:pPr>
      <w:r>
        <w:rPr>
          <w:b/>
          <w:bCs/>
          <w:color w:val="1F3864"/>
        </w:rPr>
        <w:t xml:space="preserve">Use it when. </w:t>
      </w:r>
      <w:r>
        <w:t>the caller needs a synchronous answer to a query or short command and you want one governed, reusable front door to a capability.</w:t>
      </w:r>
    </w:p>
    <w:p w14:paraId="5D2AE84E" w14:textId="77777777" w:rsidR="0095094A" w:rsidRDefault="007B5EA1">
      <w:pPr>
        <w:spacing w:before="40" w:after="110" w:line="278" w:lineRule="auto"/>
        <w:ind w:left="360"/>
      </w:pPr>
      <w:r>
        <w:rPr>
          <w:b/>
          <w:bCs/>
          <w:color w:val="1F3864"/>
        </w:rPr>
        <w:t xml:space="preserve">Avoid it when. </w:t>
      </w:r>
      <w:r>
        <w:t>the work is long-running or unpredictable (orchestrate it), or the interaction is really fire-and-forget (use messaging).</w:t>
      </w:r>
    </w:p>
    <w:p w14:paraId="521EDD1D" w14:textId="77777777" w:rsidR="0095094A" w:rsidRDefault="007B5EA1">
      <w:pPr>
        <w:spacing w:before="40" w:after="110" w:line="278" w:lineRule="auto"/>
        <w:ind w:left="360"/>
      </w:pPr>
      <w:r>
        <w:rPr>
          <w:b/>
          <w:bCs/>
          <w:color w:val="1F3864"/>
        </w:rPr>
        <w:t xml:space="preserve">Risks and considerations. </w:t>
      </w:r>
      <w:r>
        <w:t>APIM is a shared chokepoint, so its availability is everyone's availability, run it zone-redundant, and multi-region for Tier 0, and treat its capacity and policy changes as mission-critical. The façade adds a hop and a few milliseconds; keep policies lean and cache idempotent reads. And the gateway does not absolve the backend of protecting itself, it still needs its own throttling behind the façade.</w:t>
      </w:r>
    </w:p>
    <w:p w14:paraId="05158724" w14:textId="77777777" w:rsidR="0095094A" w:rsidRDefault="007B5EA1">
      <w:pPr>
        <w:spacing w:before="40" w:after="110" w:line="278" w:lineRule="auto"/>
        <w:ind w:left="360"/>
      </w:pPr>
      <w:r>
        <w:rPr>
          <w:b/>
          <w:bCs/>
          <w:color w:val="1F3864"/>
        </w:rPr>
        <w:t xml:space="preserve">Security boundary. </w:t>
      </w:r>
      <w:r>
        <w:t>Landing zone: APIM sits in the shared subscription (non-public); the backend in its workload spoke. For internal consumers the whole flow is private and crosses no internet boundary. Within Azure: consumer-to-APIM and APIM-to-backend both over Private Endpoints, APIM authenticates to the backend with a managed identity, TLS on every hop. Outside Azure: only where the API must be public, then it is fronted from the online subscription by Front Door + WAF + DDoS with OAuth or mTLS at the edge, as a registered exception; APIM is never exposed directly.</w:t>
      </w:r>
    </w:p>
    <w:p w14:paraId="25EE2F3F" w14:textId="54B891C1" w:rsidR="0095094A" w:rsidRDefault="00CE060C">
      <w:pPr>
        <w:spacing w:before="40" w:after="110" w:line="278" w:lineRule="auto"/>
        <w:ind w:left="360"/>
      </w:pPr>
      <w:ins w:id="1051" w:author="Puneet Kumar" w:date="2026-09-04T20:10:00Z" w16du:dateUtc="2026-09-04T19:10:00Z">
        <w:r>
          <w:rPr>
            <w:b/>
            <w:bCs/>
            <w:color w:val="1F3864"/>
          </w:rPr>
          <w:t>Common pitfall.</w:t>
        </w:r>
      </w:ins>
      <w:del w:id="1052" w:author="Puneet Kumar" w:date="2026-09-04T20:10:00Z" w16du:dateUtc="2026-09-04T19:10:00Z">
        <w:r w:rsidR="007B5EA1" w:rsidDel="00CE060C">
          <w:rPr>
            <w:b/>
            <w:bCs/>
            <w:color w:val="1F3864"/>
          </w:rPr>
          <w:delText>Anti-pattern</w:delText>
        </w:r>
      </w:del>
      <w:r w:rsidR="007B5EA1">
        <w:rPr>
          <w:b/>
          <w:bCs/>
          <w:color w:val="1F3864"/>
        </w:rPr>
        <w:t xml:space="preserve">. </w:t>
      </w:r>
      <w:r w:rsidR="007B5EA1">
        <w:t>A pass-through proxy that adds no policy, security or versioning, or, worse, business logic buried in gateway policies.</w:t>
      </w:r>
    </w:p>
    <w:p w14:paraId="3D973C15" w14:textId="77777777" w:rsidR="0095094A" w:rsidRDefault="007B5EA1">
      <w:pPr>
        <w:spacing w:before="40" w:after="110" w:line="278" w:lineRule="auto"/>
        <w:ind w:left="360"/>
      </w:pPr>
      <w:r>
        <w:rPr>
          <w:b/>
          <w:bCs/>
          <w:color w:val="1F3864"/>
        </w:rPr>
        <w:t xml:space="preserve">In practice. </w:t>
      </w:r>
      <w:r>
        <w:t>The underwriting system exposes get-policy-summary through APIM; the broker portal calls the API and has no knowledge of the policy admin system behind it.</w:t>
      </w:r>
    </w:p>
    <w:p w14:paraId="6DE8D44F" w14:textId="77777777" w:rsidR="0095094A" w:rsidRDefault="0095094A">
      <w:pPr>
        <w:spacing w:after="150"/>
      </w:pPr>
    </w:p>
    <w:p w14:paraId="1825BD02" w14:textId="3002B3A2" w:rsidR="0095094A" w:rsidRDefault="000514FA">
      <w:pPr>
        <w:pStyle w:val="Heading3"/>
      </w:pPr>
      <w:bookmarkStart w:id="1053" w:name="_Toc239521072"/>
      <w:r>
        <w:t>8.3.2  API composition / aggregation  (SFINT2)</w:t>
      </w:r>
      <w:bookmarkEnd w:id="1053"/>
    </w:p>
    <w:p w14:paraId="7AD0B530" w14:textId="77777777" w:rsidR="0095094A" w:rsidRDefault="007B5EA1">
      <w:pPr>
        <w:spacing w:before="10" w:after="90"/>
      </w:pPr>
      <w:r>
        <w:rPr>
          <w:i/>
          <w:iCs/>
          <w:color w:val="5A6470"/>
        </w:rPr>
        <w:t>Assemble one coarse-grained business response from a few backend reads, so the consumer makes a single call.</w:t>
      </w:r>
    </w:p>
    <w:p w14:paraId="33C3ECDF" w14:textId="77777777" w:rsidR="0095094A" w:rsidRDefault="007B5EA1">
      <w:pPr>
        <w:spacing w:before="90" w:after="130"/>
        <w:jc w:val="center"/>
      </w:pPr>
      <w:r>
        <w:rPr>
          <w:noProof/>
        </w:rPr>
        <w:drawing>
          <wp:inline distT="0" distB="0" distL="0" distR="0" wp14:anchorId="7FF11A59" wp14:editId="5F8CBCB2">
            <wp:extent cx="5191125" cy="1733550"/>
            <wp:effectExtent l="19050" t="19050" r="19050" b="19050"/>
            <wp:docPr id="5877968" name="Picture 5877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91125" cy="1733550"/>
                    </a:xfrm>
                    <a:prstGeom prst="rect">
                      <a:avLst/>
                    </a:prstGeom>
                    <a:noFill/>
                    <a:ln w="9525">
                      <a:solidFill>
                        <a:srgbClr val="AEB8C6"/>
                      </a:solidFill>
                    </a:ln>
                  </pic:spPr>
                </pic:pic>
              </a:graphicData>
            </a:graphic>
          </wp:inline>
        </w:drawing>
      </w:r>
    </w:p>
    <w:p w14:paraId="7E62F95B" w14:textId="77777777" w:rsidR="0095094A" w:rsidRDefault="007B5EA1">
      <w:pPr>
        <w:spacing w:before="40" w:after="110" w:line="278" w:lineRule="auto"/>
        <w:ind w:left="360"/>
      </w:pPr>
      <w:r>
        <w:rPr>
          <w:b/>
          <w:bCs/>
          <w:color w:val="1F3864"/>
        </w:rPr>
        <w:lastRenderedPageBreak/>
        <w:t xml:space="preserve">Problem. </w:t>
      </w:r>
      <w:r>
        <w:t>A servicing screen needs a "client 360" view whose data lives across three systems. Making the consumer call all three couples it to three contracts and three failure modes; doing the joins in the browser is worse.</w:t>
      </w:r>
    </w:p>
    <w:p w14:paraId="360509CD" w14:textId="77777777" w:rsidR="0095094A" w:rsidRDefault="007B5EA1">
      <w:pPr>
        <w:spacing w:before="40" w:after="110" w:line="278" w:lineRule="auto"/>
        <w:ind w:left="360"/>
      </w:pPr>
      <w:r>
        <w:rPr>
          <w:b/>
          <w:bCs/>
          <w:color w:val="1F3864"/>
        </w:rPr>
        <w:t xml:space="preserve">Solution. </w:t>
      </w:r>
      <w:r>
        <w:t>Expose a single composed API on APIM backed by a Function that fans out to the underlying systems, assembles a coarse-grained response and returns it. The composition stays read-mostly and business-shaped, SOA granularity, not a chatty mesh of fine-grained calls.</w:t>
      </w:r>
    </w:p>
    <w:p w14:paraId="7A55CD1E" w14:textId="77777777" w:rsidR="0095094A" w:rsidRDefault="007B5EA1">
      <w:pPr>
        <w:spacing w:after="120"/>
        <w:jc w:val="center"/>
      </w:pPr>
      <w:r>
        <w:rPr>
          <w:i/>
          <w:iCs/>
          <w:color w:val="5A6470"/>
          <w:sz w:val="17"/>
          <w:szCs w:val="17"/>
        </w:rPr>
        <w:t>Azure components</w:t>
      </w:r>
    </w:p>
    <w:p w14:paraId="48AAFB53" w14:textId="77777777" w:rsidR="0095094A" w:rsidRDefault="007B5EA1">
      <w:pPr>
        <w:spacing w:before="90" w:after="130"/>
        <w:jc w:val="center"/>
      </w:pPr>
      <w:r>
        <w:rPr>
          <w:noProof/>
        </w:rPr>
        <w:drawing>
          <wp:inline distT="0" distB="0" distL="0" distR="0" wp14:anchorId="352FD5F3" wp14:editId="072FAA97">
            <wp:extent cx="4953000" cy="952500"/>
            <wp:effectExtent l="19050" t="19050" r="19050" b="19050"/>
            <wp:docPr id="1942920559" name="Picture 1942920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627869B4" w14:textId="77777777" w:rsidR="0095094A" w:rsidRDefault="007B5EA1">
      <w:pPr>
        <w:spacing w:before="40" w:after="110" w:line="278" w:lineRule="auto"/>
        <w:ind w:left="360"/>
      </w:pPr>
      <w:r>
        <w:rPr>
          <w:b/>
          <w:bCs/>
          <w:color w:val="1F3864"/>
        </w:rPr>
        <w:t xml:space="preserve">Use it when. </w:t>
      </w:r>
      <w:r>
        <w:t>a consumer needs one logical business object drawn from two or three sources and a single round-trip materially simplifies the caller.</w:t>
      </w:r>
    </w:p>
    <w:p w14:paraId="407C1454" w14:textId="77777777" w:rsidR="0095094A" w:rsidRDefault="007B5EA1">
      <w:pPr>
        <w:spacing w:before="40" w:after="110" w:line="278" w:lineRule="auto"/>
        <w:ind w:left="360"/>
      </w:pPr>
      <w:r>
        <w:rPr>
          <w:b/>
          <w:bCs/>
          <w:color w:val="1F3864"/>
        </w:rPr>
        <w:t xml:space="preserve">Avoid it when. </w:t>
      </w:r>
      <w:r>
        <w:t>the composition needs transactional writes or long-running steps (orchestrate), or you find yourself fanning out to many fine-grained services, that is a granularity problem to fix, not to aggregate around.</w:t>
      </w:r>
    </w:p>
    <w:p w14:paraId="7324B09B" w14:textId="77777777" w:rsidR="0095094A" w:rsidRDefault="007B5EA1">
      <w:pPr>
        <w:spacing w:before="40" w:after="110" w:line="278" w:lineRule="auto"/>
        <w:ind w:left="360"/>
      </w:pPr>
      <w:r>
        <w:rPr>
          <w:b/>
          <w:bCs/>
          <w:color w:val="1F3864"/>
        </w:rPr>
        <w:t xml:space="preserve">Risks and considerations. </w:t>
      </w:r>
      <w:r>
        <w:t>Response time is governed by the slowest dependency and availability by their product, so decide up front how the API behaves when one source is down, a partial response with a clear indicator usually beats failing the whole call. Put a timeout and a circuit breaker around each backend, and cache what you safely can.</w:t>
      </w:r>
    </w:p>
    <w:p w14:paraId="61981F32" w14:textId="77777777" w:rsidR="0095094A" w:rsidRDefault="007B5EA1">
      <w:pPr>
        <w:spacing w:before="40" w:after="110" w:line="278" w:lineRule="auto"/>
        <w:ind w:left="360"/>
      </w:pPr>
      <w:r>
        <w:rPr>
          <w:b/>
          <w:bCs/>
          <w:color w:val="1F3864"/>
        </w:rPr>
        <w:t xml:space="preserve">Security boundary. </w:t>
      </w:r>
      <w:r>
        <w:t>Landing zone: APIM (shared subscription) and the aggregator Function (workload spoke); the source systems in their spokes. Fully internal. Within Azure: the Function reaches each source over a Private Endpoint with a managed identity, no secrets in configuration (Key Vault references only), TLS throughout. Outside Azure: none.</w:t>
      </w:r>
    </w:p>
    <w:p w14:paraId="23F1A8CB" w14:textId="22DA5208" w:rsidR="0095094A" w:rsidRDefault="00CE060C">
      <w:pPr>
        <w:spacing w:before="40" w:after="110" w:line="278" w:lineRule="auto"/>
        <w:ind w:left="360"/>
      </w:pPr>
      <w:ins w:id="1054" w:author="Puneet Kumar" w:date="2026-09-04T20:10:00Z" w16du:dateUtc="2026-09-04T19:10:00Z">
        <w:r>
          <w:rPr>
            <w:b/>
            <w:bCs/>
            <w:color w:val="1F3864"/>
          </w:rPr>
          <w:t>Common pitfall.</w:t>
        </w:r>
      </w:ins>
      <w:del w:id="1055" w:author="Puneet Kumar" w:date="2026-09-04T20:10:00Z" w16du:dateUtc="2026-09-04T19:10:00Z">
        <w:r w:rsidR="007B5EA1" w:rsidDel="00CE060C">
          <w:rPr>
            <w:b/>
            <w:bCs/>
            <w:color w:val="1F3864"/>
          </w:rPr>
          <w:delText>Anti-pattern</w:delText>
        </w:r>
      </w:del>
      <w:r w:rsidR="007B5EA1">
        <w:rPr>
          <w:b/>
          <w:bCs/>
          <w:color w:val="1F3864"/>
        </w:rPr>
        <w:t xml:space="preserve">. </w:t>
      </w:r>
      <w:r w:rsidR="007B5EA1">
        <w:t>Fine-grained, chatty aggregation that recreates a distributed monolith; pushing heavy composition into APIM policies instead of a Function.</w:t>
      </w:r>
    </w:p>
    <w:p w14:paraId="08E52F3E" w14:textId="7CE45AF2" w:rsidR="0095094A" w:rsidRDefault="007B5EA1">
      <w:pPr>
        <w:spacing w:before="40" w:after="110" w:line="278" w:lineRule="auto"/>
        <w:ind w:left="360"/>
      </w:pPr>
      <w:r>
        <w:rPr>
          <w:b/>
          <w:bCs/>
          <w:color w:val="1F3864"/>
        </w:rPr>
        <w:t xml:space="preserve">In practice. </w:t>
      </w:r>
      <w:r>
        <w:t xml:space="preserve">A client-servicing screen calls one </w:t>
      </w:r>
      <w:r w:rsidR="00C155AF">
        <w:t>“</w:t>
      </w:r>
      <w:r>
        <w:t>client 360</w:t>
      </w:r>
      <w:r w:rsidR="00C155AF">
        <w:t>”</w:t>
      </w:r>
      <w:r>
        <w:t xml:space="preserve"> API</w:t>
      </w:r>
      <w:r w:rsidR="00C155AF">
        <w:t>,</w:t>
      </w:r>
      <w:r>
        <w:t xml:space="preserve"> the aggregator Function reads client, policy and claims summaries and returns a single object.</w:t>
      </w:r>
    </w:p>
    <w:p w14:paraId="5B52198A" w14:textId="77777777" w:rsidR="0095094A" w:rsidRDefault="0095094A">
      <w:pPr>
        <w:spacing w:after="150"/>
      </w:pPr>
    </w:p>
    <w:p w14:paraId="77AAAFED" w14:textId="4DC28B59" w:rsidR="0095094A" w:rsidRDefault="000514FA">
      <w:pPr>
        <w:pStyle w:val="Heading3"/>
      </w:pPr>
      <w:bookmarkStart w:id="1056" w:name="_Toc239521073"/>
      <w:r>
        <w:t>8.3.3  Protocol / format mediation  (SFINT3)</w:t>
      </w:r>
      <w:bookmarkEnd w:id="1056"/>
    </w:p>
    <w:p w14:paraId="6A2C0D68" w14:textId="77777777" w:rsidR="0095094A" w:rsidRDefault="007B5EA1">
      <w:pPr>
        <w:spacing w:before="10" w:after="90"/>
      </w:pPr>
      <w:r>
        <w:rPr>
          <w:i/>
          <w:iCs/>
          <w:color w:val="5A6470"/>
        </w:rPr>
        <w:t>Translate a legacy protocol to REST/JSON at the edge so modern consumers stay clean.</w:t>
      </w:r>
    </w:p>
    <w:p w14:paraId="370B47CB" w14:textId="77777777" w:rsidR="0095094A" w:rsidRDefault="007B5EA1">
      <w:pPr>
        <w:spacing w:before="90" w:after="130"/>
        <w:jc w:val="center"/>
      </w:pPr>
      <w:r>
        <w:rPr>
          <w:noProof/>
        </w:rPr>
        <w:drawing>
          <wp:inline distT="0" distB="0" distL="0" distR="0" wp14:anchorId="4AB01821" wp14:editId="609A8972">
            <wp:extent cx="5191125" cy="981075"/>
            <wp:effectExtent l="19050" t="19050" r="19050" b="19050"/>
            <wp:docPr id="1973916161" name="Picture 197391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46CDF7A2" w14:textId="77777777" w:rsidR="0095094A" w:rsidRDefault="007B5EA1">
      <w:pPr>
        <w:spacing w:before="40" w:after="110" w:line="278" w:lineRule="auto"/>
        <w:ind w:left="360"/>
      </w:pPr>
      <w:r>
        <w:rPr>
          <w:b/>
          <w:bCs/>
          <w:color w:val="1F3864"/>
        </w:rPr>
        <w:t xml:space="preserve">Problem. </w:t>
      </w:r>
      <w:r>
        <w:t>A cloud-native consumer must talk to a system that only speaks SOAP/XML or a fixed-width format. Letting that leak into the consumer spreads legacy concerns across the estate.</w:t>
      </w:r>
    </w:p>
    <w:p w14:paraId="66A1E73A" w14:textId="44CA1C43" w:rsidR="0095094A" w:rsidRDefault="007B5EA1">
      <w:pPr>
        <w:spacing w:before="40" w:after="110" w:line="278" w:lineRule="auto"/>
        <w:ind w:left="360"/>
      </w:pPr>
      <w:r>
        <w:rPr>
          <w:b/>
          <w:bCs/>
          <w:color w:val="1F3864"/>
        </w:rPr>
        <w:lastRenderedPageBreak/>
        <w:t xml:space="preserve">Solution. </w:t>
      </w:r>
      <w:r>
        <w:t>Terminate the modern REST/JSON contract at APIM for light transforms, or a Function for heavier ones, and translate to the backend's protocol. Consumers see only REST/JSON the legacy quirks are contained in one place.</w:t>
      </w:r>
    </w:p>
    <w:p w14:paraId="6C30930E" w14:textId="77777777" w:rsidR="0095094A" w:rsidRDefault="007B5EA1">
      <w:pPr>
        <w:spacing w:after="120"/>
        <w:jc w:val="center"/>
      </w:pPr>
      <w:r>
        <w:rPr>
          <w:i/>
          <w:iCs/>
          <w:color w:val="5A6470"/>
          <w:sz w:val="17"/>
          <w:szCs w:val="17"/>
        </w:rPr>
        <w:t>Azure components</w:t>
      </w:r>
    </w:p>
    <w:p w14:paraId="1E866B03" w14:textId="77777777" w:rsidR="0095094A" w:rsidRDefault="007B5EA1">
      <w:pPr>
        <w:spacing w:before="90" w:after="130"/>
        <w:jc w:val="center"/>
      </w:pPr>
      <w:r>
        <w:rPr>
          <w:noProof/>
        </w:rPr>
        <w:drawing>
          <wp:inline distT="0" distB="0" distL="0" distR="0" wp14:anchorId="2397C3FD" wp14:editId="10469821">
            <wp:extent cx="4953000" cy="952500"/>
            <wp:effectExtent l="19050" t="19050" r="19050" b="19050"/>
            <wp:docPr id="482143553" name="Picture 48214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25C40D5C" w14:textId="77777777" w:rsidR="0095094A" w:rsidRDefault="007B5EA1">
      <w:pPr>
        <w:spacing w:before="40" w:after="110" w:line="278" w:lineRule="auto"/>
        <w:ind w:left="360"/>
      </w:pPr>
      <w:r>
        <w:rPr>
          <w:b/>
          <w:bCs/>
          <w:color w:val="1F3864"/>
        </w:rPr>
        <w:t xml:space="preserve">Use it when. </w:t>
      </w:r>
      <w:r>
        <w:t>you are standardising the estate on REST/JSON and need to front a legacy protocol.</w:t>
      </w:r>
    </w:p>
    <w:p w14:paraId="6D414FE5" w14:textId="77777777" w:rsidR="0095094A" w:rsidRDefault="007B5EA1">
      <w:pPr>
        <w:spacing w:before="40" w:after="110" w:line="278" w:lineRule="auto"/>
        <w:ind w:left="360"/>
      </w:pPr>
      <w:r>
        <w:rPr>
          <w:b/>
          <w:bCs/>
          <w:color w:val="1F3864"/>
        </w:rPr>
        <w:t xml:space="preserve">Avoid it when. </w:t>
      </w:r>
      <w:r>
        <w:t>the requirement is really business transformation rather than protocol translation, that is implementation logic and belongs in a Function with tests, not in a mediation policy.</w:t>
      </w:r>
    </w:p>
    <w:p w14:paraId="7DA2FD59" w14:textId="77777777" w:rsidR="0095094A" w:rsidRDefault="007B5EA1">
      <w:pPr>
        <w:spacing w:before="40" w:after="110" w:line="278" w:lineRule="auto"/>
        <w:ind w:left="360"/>
      </w:pPr>
      <w:r>
        <w:rPr>
          <w:b/>
          <w:bCs/>
          <w:color w:val="1F3864"/>
        </w:rPr>
        <w:t xml:space="preserve">Risks and considerations. </w:t>
      </w:r>
      <w:r>
        <w:t>Keep the translation stateless and mechanical; the moment business rules creep in you have hidden, untested logic sitting in the edge. Validate schemas on the way through so malformed legacy payloads fail fast rather than propagating.</w:t>
      </w:r>
    </w:p>
    <w:p w14:paraId="70DE3498" w14:textId="7689FB84" w:rsidR="0095094A" w:rsidRDefault="007B5EA1">
      <w:pPr>
        <w:spacing w:before="40" w:after="110" w:line="278" w:lineRule="auto"/>
        <w:ind w:left="360"/>
      </w:pPr>
      <w:r>
        <w:rPr>
          <w:b/>
          <w:bCs/>
          <w:color w:val="1F3864"/>
        </w:rPr>
        <w:t xml:space="preserve">Security boundary. </w:t>
      </w:r>
      <w:r>
        <w:t>Landing zone: APIM or the mediation Function in the shared subscription / a spoke; the legacy backend in its spoke or on-premises. Within Azure: Private Endpoint, managed identity and TLS</w:t>
      </w:r>
      <w:r w:rsidR="003E3C01">
        <w:t>,</w:t>
      </w:r>
      <w:r>
        <w:t xml:space="preserve"> an on-premises backend is reached over the private vWAN path, not the internet. Outside Azure: none, an internet-only legacy partner uses the inbound-webhook edge instead.</w:t>
      </w:r>
    </w:p>
    <w:p w14:paraId="17948F67" w14:textId="4EA25297" w:rsidR="0095094A" w:rsidRDefault="00CE060C">
      <w:pPr>
        <w:spacing w:before="40" w:after="110" w:line="278" w:lineRule="auto"/>
        <w:ind w:left="360"/>
      </w:pPr>
      <w:ins w:id="1057" w:author="Puneet Kumar" w:date="2026-09-04T20:11:00Z" w16du:dateUtc="2026-09-04T19:11:00Z">
        <w:r>
          <w:rPr>
            <w:b/>
            <w:bCs/>
            <w:color w:val="1F3864"/>
          </w:rPr>
          <w:t>Common pitfall.</w:t>
        </w:r>
      </w:ins>
      <w:del w:id="1058" w:author="Puneet Kumar" w:date="2026-09-04T20:11:00Z" w16du:dateUtc="2026-09-04T19:11:00Z">
        <w:r w:rsidR="007B5EA1" w:rsidDel="00CE060C">
          <w:rPr>
            <w:b/>
            <w:bCs/>
            <w:color w:val="1F3864"/>
          </w:rPr>
          <w:delText>Anti-pattern</w:delText>
        </w:r>
      </w:del>
      <w:r w:rsidR="007B5EA1">
        <w:rPr>
          <w:b/>
          <w:bCs/>
          <w:color w:val="1F3864"/>
        </w:rPr>
        <w:t xml:space="preserve">. </w:t>
      </w:r>
      <w:r w:rsidR="007B5EA1">
        <w:t>Business rules embedded in the translation layer; unbounded transformation inside APIM policies.</w:t>
      </w:r>
    </w:p>
    <w:p w14:paraId="394E105A" w14:textId="77777777" w:rsidR="0095094A" w:rsidRDefault="007B5EA1">
      <w:pPr>
        <w:spacing w:before="40" w:after="110" w:line="278" w:lineRule="auto"/>
        <w:ind w:left="360"/>
      </w:pPr>
      <w:r>
        <w:rPr>
          <w:b/>
          <w:bCs/>
          <w:color w:val="1F3864"/>
        </w:rPr>
        <w:t xml:space="preserve">In practice. </w:t>
      </w:r>
      <w:r>
        <w:t>A legacy SOAP reinsurance service is fronted as a REST/JSON API for cloud-native consumers.</w:t>
      </w:r>
    </w:p>
    <w:p w14:paraId="02D60D70" w14:textId="77777777" w:rsidR="0095094A" w:rsidRDefault="0095094A">
      <w:pPr>
        <w:spacing w:after="150"/>
      </w:pPr>
    </w:p>
    <w:p w14:paraId="68CE32C3" w14:textId="303D876C" w:rsidR="0095094A" w:rsidRDefault="000514FA">
      <w:pPr>
        <w:pStyle w:val="Heading3"/>
      </w:pPr>
      <w:bookmarkStart w:id="1059" w:name="_Toc239521074"/>
      <w:r>
        <w:t>8.3.4  Synchronous request-reply (bounded)  (SFINT4)</w:t>
      </w:r>
      <w:bookmarkEnd w:id="1059"/>
    </w:p>
    <w:p w14:paraId="497E6212" w14:textId="77777777" w:rsidR="0095094A" w:rsidRDefault="007B5EA1">
      <w:pPr>
        <w:spacing w:before="10" w:after="90"/>
      </w:pPr>
      <w:r>
        <w:rPr>
          <w:i/>
          <w:iCs/>
          <w:color w:val="5A6470"/>
        </w:rPr>
        <w:t>The considered synchronous exception, a short, bounded call where the caller needs the answer now.</w:t>
      </w:r>
    </w:p>
    <w:p w14:paraId="1085275B" w14:textId="77777777" w:rsidR="0095094A" w:rsidRDefault="007B5EA1">
      <w:pPr>
        <w:spacing w:before="90" w:after="130"/>
        <w:jc w:val="center"/>
      </w:pPr>
      <w:r>
        <w:rPr>
          <w:noProof/>
        </w:rPr>
        <w:drawing>
          <wp:inline distT="0" distB="0" distL="0" distR="0" wp14:anchorId="7F46EDF2" wp14:editId="5F235373">
            <wp:extent cx="5191125" cy="1152525"/>
            <wp:effectExtent l="19050" t="19050" r="19050" b="19050"/>
            <wp:docPr id="1496769869" name="Picture 1496769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91125" cy="1152525"/>
                    </a:xfrm>
                    <a:prstGeom prst="rect">
                      <a:avLst/>
                    </a:prstGeom>
                    <a:noFill/>
                    <a:ln w="9525">
                      <a:solidFill>
                        <a:srgbClr val="AEB8C6"/>
                      </a:solidFill>
                    </a:ln>
                  </pic:spPr>
                </pic:pic>
              </a:graphicData>
            </a:graphic>
          </wp:inline>
        </w:drawing>
      </w:r>
    </w:p>
    <w:p w14:paraId="49CA9EBE" w14:textId="77777777" w:rsidR="0044138A" w:rsidRDefault="007B5EA1">
      <w:pPr>
        <w:spacing w:before="40" w:after="110" w:line="278" w:lineRule="auto"/>
        <w:ind w:left="360"/>
      </w:pPr>
      <w:r>
        <w:rPr>
          <w:b/>
          <w:bCs/>
          <w:color w:val="1F3864"/>
        </w:rPr>
        <w:t xml:space="preserve">Problem. </w:t>
      </w:r>
      <w:r>
        <w:t>Some interactions really are synchronous: a quote figure the user is waiting on. The danger is that "</w:t>
      </w:r>
    </w:p>
    <w:p w14:paraId="5F43873A" w14:textId="3978B756" w:rsidR="0095094A" w:rsidRDefault="0044138A">
      <w:pPr>
        <w:spacing w:before="40" w:after="110" w:line="278" w:lineRule="auto"/>
        <w:ind w:left="360"/>
      </w:pPr>
      <w:r>
        <w:rPr>
          <w:b/>
          <w:bCs/>
          <w:color w:val="1F3864"/>
        </w:rPr>
        <w:t>“</w:t>
      </w:r>
      <w:r>
        <w:t>synchronous</w:t>
      </w:r>
      <w:r w:rsidR="003E3C01">
        <w:t>”</w:t>
      </w:r>
      <w:r>
        <w:t xml:space="preserve"> quietly becomes </w:t>
      </w:r>
      <w:r w:rsidR="003E3C01">
        <w:t>“</w:t>
      </w:r>
      <w:r>
        <w:t>long-running</w:t>
      </w:r>
      <w:r w:rsidR="003E3C01">
        <w:t>”</w:t>
      </w:r>
      <w:r>
        <w:t>, and callers start timing out and retrying.</w:t>
      </w:r>
    </w:p>
    <w:p w14:paraId="3CA7AC9D" w14:textId="77777777" w:rsidR="0095094A" w:rsidRDefault="007B5EA1">
      <w:pPr>
        <w:spacing w:before="40" w:after="110" w:line="278" w:lineRule="auto"/>
        <w:ind w:left="360"/>
      </w:pPr>
      <w:r>
        <w:rPr>
          <w:b/>
          <w:bCs/>
          <w:color w:val="1F3864"/>
        </w:rPr>
        <w:t xml:space="preserve">Solution. </w:t>
      </w:r>
      <w:r>
        <w:t>Expose the operation on APIM to a Function that completes in sub-second-to-low-second time, with a hard timeout. If the work cannot reliably finish that quickly, it is not this pattern, move to asynchronous request-reply or orchestration.</w:t>
      </w:r>
    </w:p>
    <w:p w14:paraId="0795D622" w14:textId="77777777" w:rsidR="0095094A" w:rsidRDefault="007B5EA1">
      <w:pPr>
        <w:spacing w:after="120"/>
        <w:jc w:val="center"/>
      </w:pPr>
      <w:r>
        <w:rPr>
          <w:i/>
          <w:iCs/>
          <w:color w:val="5A6470"/>
          <w:sz w:val="17"/>
          <w:szCs w:val="17"/>
        </w:rPr>
        <w:t>Azure components</w:t>
      </w:r>
    </w:p>
    <w:p w14:paraId="1A449AB0" w14:textId="77777777" w:rsidR="0095094A" w:rsidRDefault="007B5EA1">
      <w:pPr>
        <w:spacing w:before="90" w:after="130"/>
        <w:jc w:val="center"/>
      </w:pPr>
      <w:r>
        <w:rPr>
          <w:noProof/>
        </w:rPr>
        <w:lastRenderedPageBreak/>
        <w:drawing>
          <wp:inline distT="0" distB="0" distL="0" distR="0" wp14:anchorId="69454A67" wp14:editId="22443347">
            <wp:extent cx="4457700" cy="1123950"/>
            <wp:effectExtent l="19050" t="19050" r="19050" b="19050"/>
            <wp:docPr id="1884802296" name="Picture 1884802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54EF1E97" w14:textId="77777777" w:rsidR="0095094A" w:rsidRDefault="007B5EA1">
      <w:pPr>
        <w:spacing w:before="40" w:after="110" w:line="278" w:lineRule="auto"/>
        <w:ind w:left="360"/>
      </w:pPr>
      <w:r>
        <w:rPr>
          <w:b/>
          <w:bCs/>
          <w:color w:val="1F3864"/>
        </w:rPr>
        <w:t xml:space="preserve">Use it when. </w:t>
      </w:r>
      <w:r>
        <w:t>the work is short and bounded and the caller must have the result to proceed.</w:t>
      </w:r>
    </w:p>
    <w:p w14:paraId="747559B9" w14:textId="77777777" w:rsidR="0095094A" w:rsidRDefault="007B5EA1">
      <w:pPr>
        <w:spacing w:before="40" w:after="110" w:line="278" w:lineRule="auto"/>
        <w:ind w:left="360"/>
      </w:pPr>
      <w:r>
        <w:rPr>
          <w:b/>
          <w:bCs/>
          <w:color w:val="1F3864"/>
        </w:rPr>
        <w:t xml:space="preserve">Avoid it when. </w:t>
      </w:r>
      <w:r>
        <w:t>the duration is unpredictable or can run long, the classic cause of retry storms.</w:t>
      </w:r>
    </w:p>
    <w:p w14:paraId="55000A5D" w14:textId="77777777" w:rsidR="0095094A" w:rsidRDefault="007B5EA1">
      <w:pPr>
        <w:spacing w:before="40" w:after="110" w:line="278" w:lineRule="auto"/>
        <w:ind w:left="360"/>
      </w:pPr>
      <w:r>
        <w:rPr>
          <w:b/>
          <w:bCs/>
          <w:color w:val="1F3864"/>
        </w:rPr>
        <w:t xml:space="preserve">Risks and considerations. </w:t>
      </w:r>
      <w:r>
        <w:t>Enforce timeouts and make the operation idempotent so a client retry cannot double-apply. Treat a creeping p99 latency as an early signal that this should become asynchronous.</w:t>
      </w:r>
    </w:p>
    <w:p w14:paraId="7D9A6ADF" w14:textId="77777777" w:rsidR="0095094A" w:rsidRDefault="007B5EA1">
      <w:pPr>
        <w:spacing w:before="40" w:after="110" w:line="278" w:lineRule="auto"/>
        <w:ind w:left="360"/>
      </w:pPr>
      <w:r>
        <w:rPr>
          <w:b/>
          <w:bCs/>
          <w:color w:val="1F3864"/>
        </w:rPr>
        <w:t xml:space="preserve">Security boundary. </w:t>
      </w:r>
      <w:r>
        <w:t>Landing zone: APIM (shared) and Function (spoke), fully internal. Within Azure: Private Endpoint, managed identity, TLS, with enforced timeouts. Outside Azure: none.</w:t>
      </w:r>
    </w:p>
    <w:p w14:paraId="2802EC18" w14:textId="59799F8B" w:rsidR="0095094A" w:rsidRDefault="00CE060C">
      <w:pPr>
        <w:spacing w:before="40" w:after="110" w:line="278" w:lineRule="auto"/>
        <w:ind w:left="360"/>
      </w:pPr>
      <w:ins w:id="1060" w:author="Puneet Kumar" w:date="2026-09-04T20:11:00Z" w16du:dateUtc="2026-09-04T19:11:00Z">
        <w:r>
          <w:rPr>
            <w:b/>
            <w:bCs/>
            <w:color w:val="1F3864"/>
          </w:rPr>
          <w:t>Common pitfall.</w:t>
        </w:r>
      </w:ins>
      <w:del w:id="1061" w:author="Puneet Kumar" w:date="2026-09-04T20:11:00Z" w16du:dateUtc="2026-09-04T19:11:00Z">
        <w:r w:rsidR="007B5EA1" w:rsidDel="00CE060C">
          <w:rPr>
            <w:b/>
            <w:bCs/>
            <w:color w:val="1F3864"/>
          </w:rPr>
          <w:delText>Anti-pattern</w:delText>
        </w:r>
      </w:del>
      <w:r w:rsidR="007B5EA1">
        <w:rPr>
          <w:b/>
          <w:bCs/>
          <w:color w:val="1F3864"/>
        </w:rPr>
        <w:t xml:space="preserve">. </w:t>
      </w:r>
      <w:r w:rsidR="007B5EA1">
        <w:t>Long-running or unbounded work behind a synchronous endpoint.</w:t>
      </w:r>
    </w:p>
    <w:p w14:paraId="13280A98" w14:textId="77777777" w:rsidR="0095094A" w:rsidRDefault="007B5EA1">
      <w:pPr>
        <w:spacing w:before="40" w:after="110" w:line="278" w:lineRule="auto"/>
        <w:ind w:left="360"/>
      </w:pPr>
      <w:r>
        <w:rPr>
          <w:b/>
          <w:bCs/>
          <w:color w:val="1F3864"/>
        </w:rPr>
        <w:t xml:space="preserve">In practice. </w:t>
      </w:r>
      <w:r>
        <w:t>A real-time premium calculation returns a figure within a second.</w:t>
      </w:r>
    </w:p>
    <w:p w14:paraId="022B33B4" w14:textId="77777777" w:rsidR="0095094A" w:rsidRDefault="0095094A">
      <w:pPr>
        <w:spacing w:after="150"/>
      </w:pPr>
    </w:p>
    <w:p w14:paraId="4E6B22A2" w14:textId="5381F895" w:rsidR="0095094A" w:rsidRDefault="000514FA">
      <w:pPr>
        <w:pStyle w:val="Heading2"/>
      </w:pPr>
      <w:bookmarkStart w:id="1062" w:name="_Toc239521075"/>
      <w:r>
        <w:t>8.4 Messaging Patterns</w:t>
      </w:r>
      <w:bookmarkEnd w:id="1062"/>
    </w:p>
    <w:p w14:paraId="7F1C7B10" w14:textId="494E38E4" w:rsidR="0095094A" w:rsidRDefault="000514FA">
      <w:pPr>
        <w:pStyle w:val="Heading3"/>
      </w:pPr>
      <w:bookmarkStart w:id="1063" w:name="_Toc239521076"/>
      <w:r>
        <w:t>8.4.1  Queue-based load levelling  (SFINT5)</w:t>
      </w:r>
      <w:bookmarkEnd w:id="1063"/>
    </w:p>
    <w:p w14:paraId="02AA2055" w14:textId="77777777" w:rsidR="0095094A" w:rsidRDefault="007B5EA1">
      <w:pPr>
        <w:spacing w:before="10" w:after="90"/>
      </w:pPr>
      <w:r>
        <w:rPr>
          <w:i/>
          <w:iCs/>
          <w:color w:val="5A6470"/>
        </w:rPr>
        <w:t>Put a queue between a spiky producer and a limited backend so load is absorbed, not amplified.</w:t>
      </w:r>
    </w:p>
    <w:p w14:paraId="53A718BF" w14:textId="77777777" w:rsidR="0095094A" w:rsidRDefault="007B5EA1">
      <w:pPr>
        <w:spacing w:before="90" w:after="130"/>
        <w:jc w:val="center"/>
      </w:pPr>
      <w:r>
        <w:rPr>
          <w:noProof/>
        </w:rPr>
        <w:drawing>
          <wp:inline distT="0" distB="0" distL="0" distR="0" wp14:anchorId="2D6FE6D0" wp14:editId="38F67FFF">
            <wp:extent cx="5191125" cy="581025"/>
            <wp:effectExtent l="19050" t="19050" r="19050" b="19050"/>
            <wp:docPr id="280874511" name="Picture 28087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191125" cy="581025"/>
                    </a:xfrm>
                    <a:prstGeom prst="rect">
                      <a:avLst/>
                    </a:prstGeom>
                    <a:noFill/>
                    <a:ln w="9525">
                      <a:solidFill>
                        <a:srgbClr val="AEB8C6"/>
                      </a:solidFill>
                    </a:ln>
                  </pic:spPr>
                </pic:pic>
              </a:graphicData>
            </a:graphic>
          </wp:inline>
        </w:drawing>
      </w:r>
    </w:p>
    <w:p w14:paraId="4C6D363F" w14:textId="77777777" w:rsidR="0095094A" w:rsidRDefault="007B5EA1">
      <w:pPr>
        <w:spacing w:before="40" w:after="110" w:line="278" w:lineRule="auto"/>
        <w:ind w:left="360"/>
      </w:pPr>
      <w:r>
        <w:rPr>
          <w:b/>
          <w:bCs/>
          <w:color w:val="1F3864"/>
        </w:rPr>
        <w:t xml:space="preserve">Problem. </w:t>
      </w:r>
      <w:r>
        <w:t>At renewal season broker submissions arrive far faster than the policy admin system can process them. Calling it synchronously either overwhelms it or fails the callers.</w:t>
      </w:r>
    </w:p>
    <w:p w14:paraId="14C6FE15" w14:textId="77777777" w:rsidR="0095094A" w:rsidRDefault="007B5EA1">
      <w:pPr>
        <w:spacing w:before="40" w:after="110" w:line="278" w:lineRule="auto"/>
        <w:ind w:left="360"/>
      </w:pPr>
      <w:r>
        <w:rPr>
          <w:b/>
          <w:bCs/>
          <w:color w:val="1F3864"/>
        </w:rPr>
        <w:t xml:space="preserve">Solution. </w:t>
      </w:r>
      <w:r>
        <w:t>Accept the work at APIM, drop it on a Service Bus queue, and let a Function consumer process at the rate the backend can sustain. Producer and consumer are now decoupled in time, so a backend outage becomes a growing queue rather than a wave of errors.</w:t>
      </w:r>
    </w:p>
    <w:p w14:paraId="310E3463" w14:textId="77777777" w:rsidR="0095094A" w:rsidRDefault="007B5EA1">
      <w:pPr>
        <w:spacing w:after="120"/>
        <w:jc w:val="center"/>
      </w:pPr>
      <w:r>
        <w:rPr>
          <w:i/>
          <w:iCs/>
          <w:color w:val="5A6470"/>
          <w:sz w:val="17"/>
          <w:szCs w:val="17"/>
        </w:rPr>
        <w:t>Azure components</w:t>
      </w:r>
    </w:p>
    <w:p w14:paraId="08FC7BC1" w14:textId="77777777" w:rsidR="0095094A" w:rsidRDefault="007B5EA1">
      <w:pPr>
        <w:spacing w:before="90" w:after="130"/>
        <w:jc w:val="center"/>
      </w:pPr>
      <w:r>
        <w:rPr>
          <w:noProof/>
        </w:rPr>
        <w:drawing>
          <wp:inline distT="0" distB="0" distL="0" distR="0" wp14:anchorId="63992995" wp14:editId="05DD3211">
            <wp:extent cx="4953000" cy="762000"/>
            <wp:effectExtent l="19050" t="19050" r="19050" b="19050"/>
            <wp:docPr id="373005599" name="Picture 373005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59246105" w14:textId="77777777" w:rsidR="0095094A" w:rsidRDefault="007B5EA1">
      <w:pPr>
        <w:spacing w:before="40" w:after="110" w:line="278" w:lineRule="auto"/>
        <w:ind w:left="360"/>
      </w:pPr>
      <w:r>
        <w:rPr>
          <w:b/>
          <w:bCs/>
          <w:color w:val="1F3864"/>
        </w:rPr>
        <w:t xml:space="preserve">Use it when. </w:t>
      </w:r>
      <w:r>
        <w:t>the producer is spikier or faster than the consumer, or the backend's availability must be decoupled from producer load.</w:t>
      </w:r>
    </w:p>
    <w:p w14:paraId="63AAE8B6" w14:textId="77777777" w:rsidR="0095094A" w:rsidRDefault="007B5EA1">
      <w:pPr>
        <w:spacing w:before="40" w:after="110" w:line="278" w:lineRule="auto"/>
        <w:ind w:left="360"/>
      </w:pPr>
      <w:r>
        <w:rPr>
          <w:b/>
          <w:bCs/>
          <w:color w:val="1F3864"/>
        </w:rPr>
        <w:t xml:space="preserve">Avoid it when. </w:t>
      </w:r>
      <w:r>
        <w:t>the caller needs an immediate answer (request/response), or you are ingesting a high-volume telemetry firehose (Event Hubs).</w:t>
      </w:r>
    </w:p>
    <w:p w14:paraId="2EAE7D89" w14:textId="77777777" w:rsidR="0095094A" w:rsidRDefault="007B5EA1">
      <w:pPr>
        <w:spacing w:before="40" w:after="110" w:line="278" w:lineRule="auto"/>
        <w:ind w:left="360"/>
      </w:pPr>
      <w:r>
        <w:rPr>
          <w:b/>
          <w:bCs/>
          <w:color w:val="1F3864"/>
        </w:rPr>
        <w:t xml:space="preserve">Risks and considerations. </w:t>
      </w:r>
      <w:r>
        <w:t>A queue is a buffer, not infinite capacity, under sustained overload the backlog grows, so monitor queue depth and consumer lag and alert on them. Handle poison messages with a dead-</w:t>
      </w:r>
      <w:r>
        <w:lastRenderedPageBreak/>
        <w:t>letter queue and a max-delivery count, and make the consumer idempotent, because delivery is at-least-once. Global ordering is lost unless you use sessions.</w:t>
      </w:r>
    </w:p>
    <w:p w14:paraId="7712CE6D" w14:textId="0E93A135" w:rsidR="0095094A" w:rsidRDefault="007B5EA1">
      <w:pPr>
        <w:spacing w:before="40" w:after="110" w:line="278" w:lineRule="auto"/>
        <w:ind w:left="360"/>
      </w:pPr>
      <w:r>
        <w:rPr>
          <w:b/>
          <w:bCs/>
          <w:color w:val="1F3864"/>
        </w:rPr>
        <w:t xml:space="preserve">Security boundary. </w:t>
      </w:r>
      <w:r>
        <w:t>Landing zone: APIM (shared), Service Bus and the consumer Function (spokes), internal. Within Azure: producers and consumer reach Service Bus over a Private Endpoint using a managed identity with Sender/Receiver RBAC (no SAS keys)</w:t>
      </w:r>
      <w:r w:rsidR="0044138A">
        <w:t>,</w:t>
      </w:r>
      <w:r>
        <w:t xml:space="preserve"> TLS throughout. Outside Azure: none, an external producer is taken through the edge first.</w:t>
      </w:r>
    </w:p>
    <w:p w14:paraId="27862DC0" w14:textId="1B767CBA" w:rsidR="0095094A" w:rsidRDefault="00CE060C">
      <w:pPr>
        <w:spacing w:before="40" w:after="110" w:line="278" w:lineRule="auto"/>
        <w:ind w:left="360"/>
      </w:pPr>
      <w:ins w:id="1064" w:author="Puneet Kumar" w:date="2026-09-04T20:11:00Z" w16du:dateUtc="2026-09-04T19:11:00Z">
        <w:r>
          <w:rPr>
            <w:b/>
            <w:bCs/>
            <w:color w:val="1F3864"/>
          </w:rPr>
          <w:t>Common pitfall.</w:t>
        </w:r>
      </w:ins>
      <w:del w:id="1065" w:author="Puneet Kumar" w:date="2026-09-04T20:11:00Z" w16du:dateUtc="2026-09-04T19:11:00Z">
        <w:r w:rsidR="007B5EA1" w:rsidDel="00CE060C">
          <w:rPr>
            <w:b/>
            <w:bCs/>
            <w:color w:val="1F3864"/>
          </w:rPr>
          <w:delText>Anti-pattern</w:delText>
        </w:r>
      </w:del>
      <w:r w:rsidR="007B5EA1">
        <w:rPr>
          <w:b/>
          <w:bCs/>
          <w:color w:val="1F3864"/>
        </w:rPr>
        <w:t xml:space="preserve">. </w:t>
      </w:r>
      <w:r w:rsidR="007B5EA1">
        <w:t>Hammering a fragile backend synchronously; ignoring the dead-letter queue; reaching for storage queues where you need sessions, DLQ and richer delivery semantics.</w:t>
      </w:r>
    </w:p>
    <w:p w14:paraId="6195E5DB" w14:textId="77777777" w:rsidR="0095094A" w:rsidRDefault="007B5EA1">
      <w:pPr>
        <w:spacing w:before="40" w:after="110" w:line="278" w:lineRule="auto"/>
        <w:ind w:left="360"/>
      </w:pPr>
      <w:r>
        <w:rPr>
          <w:b/>
          <w:bCs/>
          <w:color w:val="1F3864"/>
        </w:rPr>
        <w:t xml:space="preserve">In practice. </w:t>
      </w:r>
      <w:r>
        <w:t>Renewal submissions are buffered on Service Bus so the policy admin system drains them at a steady rate.</w:t>
      </w:r>
    </w:p>
    <w:p w14:paraId="4E9FEADC" w14:textId="77777777" w:rsidR="0095094A" w:rsidRDefault="0095094A">
      <w:pPr>
        <w:spacing w:after="150"/>
      </w:pPr>
    </w:p>
    <w:p w14:paraId="6801CDC4" w14:textId="2B8F0DB1" w:rsidR="0095094A" w:rsidRDefault="000514FA">
      <w:pPr>
        <w:pStyle w:val="Heading3"/>
      </w:pPr>
      <w:bookmarkStart w:id="1066" w:name="_Toc239521077"/>
      <w:r>
        <w:t>8.4.2  Competing consumers  (SFINT6)</w:t>
      </w:r>
      <w:bookmarkEnd w:id="1066"/>
    </w:p>
    <w:p w14:paraId="283FBBDC" w14:textId="77777777" w:rsidR="0095094A" w:rsidRDefault="007B5EA1">
      <w:pPr>
        <w:spacing w:before="10" w:after="90"/>
      </w:pPr>
      <w:r>
        <w:rPr>
          <w:i/>
          <w:iCs/>
          <w:color w:val="5A6470"/>
        </w:rPr>
        <w:t>Scale out throughput by letting several workers pull from one queue.</w:t>
      </w:r>
    </w:p>
    <w:p w14:paraId="3016B0BA" w14:textId="77777777" w:rsidR="0095094A" w:rsidRDefault="007B5EA1">
      <w:pPr>
        <w:spacing w:before="90" w:after="130"/>
        <w:jc w:val="center"/>
      </w:pPr>
      <w:r>
        <w:rPr>
          <w:noProof/>
        </w:rPr>
        <w:drawing>
          <wp:inline distT="0" distB="0" distL="0" distR="0" wp14:anchorId="11D67019" wp14:editId="6A973237">
            <wp:extent cx="5191125" cy="2333625"/>
            <wp:effectExtent l="19050" t="19050" r="19050" b="19050"/>
            <wp:docPr id="1637998629" name="Picture 163799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7186A62F" w14:textId="77777777" w:rsidR="0095094A" w:rsidRDefault="007B5EA1">
      <w:pPr>
        <w:spacing w:before="40" w:after="110" w:line="278" w:lineRule="auto"/>
        <w:ind w:left="360"/>
      </w:pPr>
      <w:r>
        <w:rPr>
          <w:b/>
          <w:bCs/>
          <w:color w:val="1F3864"/>
        </w:rPr>
        <w:t xml:space="preserve">Problem. </w:t>
      </w:r>
      <w:r>
        <w:t>One consumer cannot keep up; work is piling up but the items are independent of each other.</w:t>
      </w:r>
    </w:p>
    <w:p w14:paraId="55A25860" w14:textId="1261E21D" w:rsidR="0095094A" w:rsidRDefault="007B5EA1">
      <w:pPr>
        <w:spacing w:before="40" w:after="110" w:line="278" w:lineRule="auto"/>
        <w:ind w:left="360"/>
      </w:pPr>
      <w:r>
        <w:rPr>
          <w:b/>
          <w:bCs/>
          <w:color w:val="1F3864"/>
        </w:rPr>
        <w:t xml:space="preserve">Solution. </w:t>
      </w:r>
      <w:r>
        <w:t>Run multiple consumer instances against the same queue. Service Bus hands each message to exactly one worker and the pool scales with load</w:t>
      </w:r>
      <w:r w:rsidR="0044138A">
        <w:t>,</w:t>
      </w:r>
      <w:r>
        <w:t xml:space="preserve"> for per-entity ordering, sessions pin related messages to one consumer.</w:t>
      </w:r>
    </w:p>
    <w:p w14:paraId="50254C17" w14:textId="77777777" w:rsidR="0095094A" w:rsidRDefault="007B5EA1">
      <w:pPr>
        <w:spacing w:after="120"/>
        <w:jc w:val="center"/>
      </w:pPr>
      <w:r>
        <w:rPr>
          <w:i/>
          <w:iCs/>
          <w:color w:val="5A6470"/>
          <w:sz w:val="17"/>
          <w:szCs w:val="17"/>
        </w:rPr>
        <w:t>Azure components</w:t>
      </w:r>
    </w:p>
    <w:p w14:paraId="41E4F9CE" w14:textId="77777777" w:rsidR="0095094A" w:rsidRDefault="007B5EA1">
      <w:pPr>
        <w:spacing w:before="90" w:after="130"/>
        <w:jc w:val="center"/>
      </w:pPr>
      <w:r>
        <w:rPr>
          <w:noProof/>
        </w:rPr>
        <w:drawing>
          <wp:inline distT="0" distB="0" distL="0" distR="0" wp14:anchorId="456E5E98" wp14:editId="362FB54D">
            <wp:extent cx="4457700" cy="1123950"/>
            <wp:effectExtent l="19050" t="19050" r="19050" b="19050"/>
            <wp:docPr id="1551314614" name="Picture 155131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08501973" w14:textId="77777777" w:rsidR="0095094A" w:rsidRDefault="007B5EA1">
      <w:pPr>
        <w:spacing w:before="40" w:after="110" w:line="278" w:lineRule="auto"/>
        <w:ind w:left="360"/>
      </w:pPr>
      <w:r>
        <w:rPr>
          <w:b/>
          <w:bCs/>
          <w:color w:val="1F3864"/>
        </w:rPr>
        <w:t xml:space="preserve">Use it when. </w:t>
      </w:r>
      <w:r>
        <w:t>throughput exceeds a single consumer and the work items are independent and parallelisable.</w:t>
      </w:r>
    </w:p>
    <w:p w14:paraId="03ECFA71" w14:textId="77777777" w:rsidR="0095094A" w:rsidRDefault="007B5EA1">
      <w:pPr>
        <w:spacing w:before="40" w:after="110" w:line="278" w:lineRule="auto"/>
        <w:ind w:left="360"/>
      </w:pPr>
      <w:r>
        <w:rPr>
          <w:b/>
          <w:bCs/>
          <w:color w:val="1F3864"/>
        </w:rPr>
        <w:t xml:space="preserve">Avoid it when. </w:t>
      </w:r>
      <w:r>
        <w:t>you need strict global ordering without sessions, or workers must share mutable state.</w:t>
      </w:r>
    </w:p>
    <w:p w14:paraId="3550743A" w14:textId="77777777" w:rsidR="0095094A" w:rsidRDefault="007B5EA1">
      <w:pPr>
        <w:spacing w:before="40" w:after="110" w:line="278" w:lineRule="auto"/>
        <w:ind w:left="360"/>
      </w:pPr>
      <w:r>
        <w:rPr>
          <w:b/>
          <w:bCs/>
          <w:color w:val="1F3864"/>
        </w:rPr>
        <w:t xml:space="preserve">Risks and considerations. </w:t>
      </w:r>
      <w:r>
        <w:t>Duplicate delivery still happens, so idempotency remains mandatory. Watch for hot sessions that serialise work and cap your scale-out, and autoscale on queue depth rather than CPU.</w:t>
      </w:r>
    </w:p>
    <w:p w14:paraId="6A87B13B" w14:textId="77777777" w:rsidR="0095094A" w:rsidRDefault="007B5EA1">
      <w:pPr>
        <w:spacing w:before="40" w:after="110" w:line="278" w:lineRule="auto"/>
        <w:ind w:left="360"/>
      </w:pPr>
      <w:r>
        <w:rPr>
          <w:b/>
          <w:bCs/>
          <w:color w:val="1F3864"/>
        </w:rPr>
        <w:lastRenderedPageBreak/>
        <w:t xml:space="preserve">Security boundary. </w:t>
      </w:r>
      <w:r>
        <w:t>Landing zone: Service Bus and the Function pool in spokes, internal. Within Azure: Private Endpoint, managed identity with least-privilege RBAC, TLS. Outside Azure: none.</w:t>
      </w:r>
    </w:p>
    <w:p w14:paraId="72A70E4E" w14:textId="18FD8EE2" w:rsidR="0095094A" w:rsidRDefault="00CE060C">
      <w:pPr>
        <w:spacing w:before="40" w:after="110" w:line="278" w:lineRule="auto"/>
        <w:ind w:left="360"/>
      </w:pPr>
      <w:ins w:id="1067" w:author="Puneet Kumar" w:date="2026-09-04T20:11:00Z" w16du:dateUtc="2026-09-04T19:11:00Z">
        <w:r>
          <w:rPr>
            <w:b/>
            <w:bCs/>
            <w:color w:val="1F3864"/>
          </w:rPr>
          <w:t>Common pitfall.</w:t>
        </w:r>
      </w:ins>
      <w:del w:id="1068" w:author="Puneet Kumar" w:date="2026-09-04T20:11:00Z" w16du:dateUtc="2026-09-04T19:11:00Z">
        <w:r w:rsidR="007B5EA1" w:rsidDel="00CE060C">
          <w:rPr>
            <w:b/>
            <w:bCs/>
            <w:color w:val="1F3864"/>
          </w:rPr>
          <w:delText>Anti-pattern</w:delText>
        </w:r>
      </w:del>
      <w:r w:rsidR="007B5EA1">
        <w:rPr>
          <w:b/>
          <w:bCs/>
          <w:color w:val="1F3864"/>
        </w:rPr>
        <w:t xml:space="preserve">. </w:t>
      </w:r>
      <w:r w:rsidR="007B5EA1">
        <w:t>Assuming ordering without sessions</w:t>
      </w:r>
      <w:r w:rsidR="0044138A">
        <w:t xml:space="preserve"> or </w:t>
      </w:r>
      <w:r w:rsidR="007B5EA1">
        <w:t>sharing mutable state between workers.</w:t>
      </w:r>
    </w:p>
    <w:p w14:paraId="0DDCB96E" w14:textId="77777777" w:rsidR="0095094A" w:rsidRDefault="007B5EA1">
      <w:pPr>
        <w:spacing w:before="40" w:after="110" w:line="278" w:lineRule="auto"/>
        <w:ind w:left="360"/>
      </w:pPr>
      <w:r>
        <w:rPr>
          <w:b/>
          <w:bCs/>
          <w:color w:val="1F3864"/>
        </w:rPr>
        <w:t xml:space="preserve">In practice. </w:t>
      </w:r>
      <w:r>
        <w:t>A backlog of document-processing jobs is cleared by an autoscaling pool of Function workers.</w:t>
      </w:r>
    </w:p>
    <w:p w14:paraId="67C2646F" w14:textId="77777777" w:rsidR="0095094A" w:rsidRDefault="0095094A">
      <w:pPr>
        <w:spacing w:after="150"/>
      </w:pPr>
    </w:p>
    <w:p w14:paraId="2793EE5C" w14:textId="437A209A" w:rsidR="0095094A" w:rsidRDefault="000514FA">
      <w:pPr>
        <w:pStyle w:val="Heading3"/>
      </w:pPr>
      <w:bookmarkStart w:id="1069" w:name="_Toc239521078"/>
      <w:r>
        <w:t>8.4.3  Asynchronous request-reply  (SFINT7)</w:t>
      </w:r>
      <w:bookmarkEnd w:id="1069"/>
    </w:p>
    <w:p w14:paraId="712C18CF" w14:textId="77777777" w:rsidR="0095094A" w:rsidRDefault="007B5EA1">
      <w:pPr>
        <w:spacing w:before="10" w:after="90"/>
      </w:pPr>
      <w:r>
        <w:rPr>
          <w:i/>
          <w:iCs/>
          <w:color w:val="5A6470"/>
        </w:rPr>
        <w:t>Accept now, answer later, a 202 and a status endpoint instead of a held-open connection.</w:t>
      </w:r>
    </w:p>
    <w:p w14:paraId="43C0B1CA" w14:textId="77777777" w:rsidR="0095094A" w:rsidRDefault="007B5EA1">
      <w:pPr>
        <w:spacing w:before="90" w:after="130"/>
        <w:jc w:val="center"/>
      </w:pPr>
      <w:r>
        <w:rPr>
          <w:noProof/>
        </w:rPr>
        <w:drawing>
          <wp:inline distT="0" distB="0" distL="0" distR="0" wp14:anchorId="5F4B1AC5" wp14:editId="5F4EE290">
            <wp:extent cx="5191125" cy="723900"/>
            <wp:effectExtent l="19050" t="19050" r="19050" b="19050"/>
            <wp:docPr id="1650731611" name="Picture 165073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52715E22" w14:textId="77777777" w:rsidR="0095094A" w:rsidRDefault="007B5EA1">
      <w:pPr>
        <w:spacing w:before="40" w:after="110" w:line="278" w:lineRule="auto"/>
        <w:ind w:left="360"/>
      </w:pPr>
      <w:r>
        <w:rPr>
          <w:b/>
          <w:bCs/>
          <w:color w:val="1F3864"/>
        </w:rPr>
        <w:t xml:space="preserve">Problem. </w:t>
      </w:r>
      <w:r>
        <w:t>A caller wants a result from an operation that takes too long to hold a synchronous HTTP connection open for.</w:t>
      </w:r>
    </w:p>
    <w:p w14:paraId="623530B1" w14:textId="77777777" w:rsidR="0095094A" w:rsidRDefault="007B5EA1">
      <w:pPr>
        <w:spacing w:before="40" w:after="110" w:line="278" w:lineRule="auto"/>
        <w:ind w:left="360"/>
      </w:pPr>
      <w:r>
        <w:rPr>
          <w:b/>
          <w:bCs/>
          <w:color w:val="1F3864"/>
        </w:rPr>
        <w:t xml:space="preserve">Solution. </w:t>
      </w:r>
      <w:r>
        <w:t>APIM accepts the request, returns 202 with a status URL and a correlation id, and drops the work on a queue. A Function processes it and updates a status store or calls back; the caller polls the status endpoint or receives the callback.</w:t>
      </w:r>
    </w:p>
    <w:p w14:paraId="2D99D72F" w14:textId="77777777" w:rsidR="0095094A" w:rsidRDefault="007B5EA1">
      <w:pPr>
        <w:spacing w:after="120"/>
        <w:jc w:val="center"/>
      </w:pPr>
      <w:r>
        <w:rPr>
          <w:i/>
          <w:iCs/>
          <w:color w:val="5A6470"/>
          <w:sz w:val="17"/>
          <w:szCs w:val="17"/>
        </w:rPr>
        <w:t>Azure components</w:t>
      </w:r>
    </w:p>
    <w:p w14:paraId="01E0FA99" w14:textId="77777777" w:rsidR="0095094A" w:rsidRDefault="007B5EA1">
      <w:pPr>
        <w:spacing w:before="90" w:after="130"/>
        <w:jc w:val="center"/>
      </w:pPr>
      <w:r>
        <w:rPr>
          <w:noProof/>
        </w:rPr>
        <w:drawing>
          <wp:inline distT="0" distB="0" distL="0" distR="0" wp14:anchorId="705696D6" wp14:editId="44E5787E">
            <wp:extent cx="4953000" cy="952500"/>
            <wp:effectExtent l="19050" t="19050" r="19050" b="19050"/>
            <wp:docPr id="1967534646" name="Picture 1967534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2EFA6EDD" w14:textId="77777777" w:rsidR="0095094A" w:rsidRDefault="007B5EA1">
      <w:pPr>
        <w:spacing w:before="40" w:after="110" w:line="278" w:lineRule="auto"/>
        <w:ind w:left="360"/>
      </w:pPr>
      <w:r>
        <w:rPr>
          <w:b/>
          <w:bCs/>
          <w:color w:val="1F3864"/>
        </w:rPr>
        <w:t xml:space="preserve">Use it when. </w:t>
      </w:r>
      <w:r>
        <w:t>the operation is too long for a synchronous reply but the caller still needs the eventual result.</w:t>
      </w:r>
    </w:p>
    <w:p w14:paraId="587BDF5D" w14:textId="77777777" w:rsidR="0095094A" w:rsidRDefault="007B5EA1">
      <w:pPr>
        <w:spacing w:before="40" w:after="110" w:line="278" w:lineRule="auto"/>
        <w:ind w:left="360"/>
      </w:pPr>
      <w:r>
        <w:rPr>
          <w:b/>
          <w:bCs/>
          <w:color w:val="1F3864"/>
        </w:rPr>
        <w:t xml:space="preserve">Avoid it when. </w:t>
      </w:r>
      <w:r>
        <w:t>the result is instant (keep it synchronous) or there is no way to correlate request and reply.</w:t>
      </w:r>
    </w:p>
    <w:p w14:paraId="2334E3C7" w14:textId="77777777" w:rsidR="0095094A" w:rsidRDefault="007B5EA1">
      <w:pPr>
        <w:spacing w:before="40" w:after="110" w:line="278" w:lineRule="auto"/>
        <w:ind w:left="360"/>
      </w:pPr>
      <w:r>
        <w:rPr>
          <w:b/>
          <w:bCs/>
          <w:color w:val="1F3864"/>
        </w:rPr>
        <w:t xml:space="preserve">Risks and considerations. </w:t>
      </w:r>
      <w:r>
        <w:t>The client contract is now two-phase, document the 202/polling behaviour clearly. Keep a durable status store and expire abandoned requests so they do not accumulate, and carry the correlation id end-to-end or you lose traceability.</w:t>
      </w:r>
    </w:p>
    <w:p w14:paraId="3F131FD6" w14:textId="28720CF8" w:rsidR="0095094A" w:rsidRDefault="007B5EA1">
      <w:pPr>
        <w:spacing w:before="40" w:after="110" w:line="278" w:lineRule="auto"/>
        <w:ind w:left="360"/>
      </w:pPr>
      <w:r>
        <w:rPr>
          <w:b/>
          <w:bCs/>
          <w:color w:val="1F3864"/>
        </w:rPr>
        <w:t xml:space="preserve">Security boundary. </w:t>
      </w:r>
      <w:r>
        <w:t>Landing zone: APIM (shared), Service Bus and Function (spokes), internal. Within Azure: Private Endpoints, managed identity, TLS</w:t>
      </w:r>
      <w:r w:rsidR="0044138A">
        <w:t>,</w:t>
      </w:r>
      <w:r>
        <w:t xml:space="preserve"> the correlation id carries no secret material. Outside Azure: none unless the caller is external, in which case the request and status endpoints are exposed through the edge (Front Door + WAF + APIM, OAuth).</w:t>
      </w:r>
    </w:p>
    <w:p w14:paraId="5BB926B6" w14:textId="6D85F655" w:rsidR="0095094A" w:rsidRDefault="00CE060C">
      <w:pPr>
        <w:spacing w:before="40" w:after="110" w:line="278" w:lineRule="auto"/>
        <w:ind w:left="360"/>
      </w:pPr>
      <w:ins w:id="1070" w:author="Puneet Kumar" w:date="2026-09-04T20:11:00Z" w16du:dateUtc="2026-09-04T19:11:00Z">
        <w:r>
          <w:rPr>
            <w:b/>
            <w:bCs/>
            <w:color w:val="1F3864"/>
          </w:rPr>
          <w:t>Common pitfall.</w:t>
        </w:r>
      </w:ins>
      <w:del w:id="1071" w:author="Puneet Kumar" w:date="2026-09-04T20:11:00Z" w16du:dateUtc="2026-09-04T19:11:00Z">
        <w:r w:rsidR="007B5EA1" w:rsidDel="00CE060C">
          <w:rPr>
            <w:b/>
            <w:bCs/>
            <w:color w:val="1F3864"/>
          </w:rPr>
          <w:delText>Anti-pattern</w:delText>
        </w:r>
      </w:del>
      <w:r w:rsidR="007B5EA1">
        <w:rPr>
          <w:b/>
          <w:bCs/>
          <w:color w:val="1F3864"/>
        </w:rPr>
        <w:t xml:space="preserve">. </w:t>
      </w:r>
      <w:r w:rsidR="007B5EA1">
        <w:t>Holding a synchronous connection open for minutes; omitting a correlation id.</w:t>
      </w:r>
    </w:p>
    <w:p w14:paraId="690F0961" w14:textId="6FFC2833" w:rsidR="0095094A" w:rsidRDefault="007B5EA1">
      <w:pPr>
        <w:spacing w:before="40" w:after="110" w:line="278" w:lineRule="auto"/>
        <w:ind w:left="360"/>
      </w:pPr>
      <w:r>
        <w:rPr>
          <w:b/>
          <w:bCs/>
          <w:color w:val="1F3864"/>
        </w:rPr>
        <w:t xml:space="preserve">In practice. </w:t>
      </w:r>
      <w:r>
        <w:t>A bulk quote request returns 202 and a status URL</w:t>
      </w:r>
      <w:r w:rsidR="00515A8D">
        <w:t>,</w:t>
      </w:r>
      <w:r>
        <w:t xml:space="preserve"> the completed result is available when processing finishes.</w:t>
      </w:r>
    </w:p>
    <w:p w14:paraId="00E7B259" w14:textId="77777777" w:rsidR="0095094A" w:rsidRDefault="0095094A">
      <w:pPr>
        <w:spacing w:after="150"/>
      </w:pPr>
    </w:p>
    <w:p w14:paraId="53B1A738" w14:textId="3BF9AA97" w:rsidR="0095094A" w:rsidRDefault="000514FA">
      <w:pPr>
        <w:pStyle w:val="Heading3"/>
      </w:pPr>
      <w:bookmarkStart w:id="1072" w:name="_Toc239521079"/>
      <w:r>
        <w:t>8.4.4  Claim-check  (SFINT8)</w:t>
      </w:r>
      <w:bookmarkEnd w:id="1072"/>
    </w:p>
    <w:p w14:paraId="6168F399" w14:textId="77777777" w:rsidR="0095094A" w:rsidRDefault="007B5EA1">
      <w:pPr>
        <w:spacing w:before="10" w:after="90"/>
      </w:pPr>
      <w:r>
        <w:rPr>
          <w:i/>
          <w:iCs/>
          <w:color w:val="5A6470"/>
        </w:rPr>
        <w:t>Keep large payloads off the bus, pass a reference, store the body in Blob.</w:t>
      </w:r>
    </w:p>
    <w:p w14:paraId="12561B3D" w14:textId="77777777" w:rsidR="0095094A" w:rsidRDefault="007B5EA1">
      <w:pPr>
        <w:spacing w:before="90" w:after="130"/>
        <w:jc w:val="center"/>
      </w:pPr>
      <w:r>
        <w:rPr>
          <w:noProof/>
        </w:rPr>
        <w:lastRenderedPageBreak/>
        <w:drawing>
          <wp:inline distT="0" distB="0" distL="0" distR="0" wp14:anchorId="324C5137" wp14:editId="34D483D9">
            <wp:extent cx="5191125" cy="1971675"/>
            <wp:effectExtent l="19050" t="19050" r="19050" b="19050"/>
            <wp:docPr id="823056999" name="Picture 823056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191125" cy="1971675"/>
                    </a:xfrm>
                    <a:prstGeom prst="rect">
                      <a:avLst/>
                    </a:prstGeom>
                    <a:noFill/>
                    <a:ln w="9525">
                      <a:solidFill>
                        <a:srgbClr val="AEB8C6"/>
                      </a:solidFill>
                    </a:ln>
                  </pic:spPr>
                </pic:pic>
              </a:graphicData>
            </a:graphic>
          </wp:inline>
        </w:drawing>
      </w:r>
    </w:p>
    <w:p w14:paraId="0C5FA0CC" w14:textId="77777777" w:rsidR="0095094A" w:rsidRDefault="007B5EA1">
      <w:pPr>
        <w:spacing w:before="40" w:after="110" w:line="278" w:lineRule="auto"/>
        <w:ind w:left="360"/>
      </w:pPr>
      <w:r>
        <w:rPr>
          <w:b/>
          <w:bCs/>
          <w:color w:val="1F3864"/>
        </w:rPr>
        <w:t xml:space="preserve">Problem. </w:t>
      </w:r>
      <w:r>
        <w:t>A message-based flow needs to carry a large document, but the bus has size limits and large messages are slow and expensive.</w:t>
      </w:r>
    </w:p>
    <w:p w14:paraId="4BA856F9" w14:textId="77777777" w:rsidR="0095094A" w:rsidRDefault="007B5EA1">
      <w:pPr>
        <w:spacing w:before="40" w:after="110" w:line="278" w:lineRule="auto"/>
        <w:ind w:left="360"/>
      </w:pPr>
      <w:r>
        <w:rPr>
          <w:b/>
          <w:bCs/>
          <w:color w:val="1F3864"/>
        </w:rPr>
        <w:t xml:space="preserve">Solution. </w:t>
      </w:r>
      <w:r>
        <w:t>The producer writes the payload to Blob storage and puts only a reference on the queue; the consumer reads the reference and fetches the body from Blob. The messaging layer stays lean.</w:t>
      </w:r>
    </w:p>
    <w:p w14:paraId="141D7663" w14:textId="77777777" w:rsidR="0095094A" w:rsidRDefault="007B5EA1">
      <w:pPr>
        <w:spacing w:after="120"/>
        <w:jc w:val="center"/>
      </w:pPr>
      <w:r>
        <w:rPr>
          <w:i/>
          <w:iCs/>
          <w:color w:val="5A6470"/>
          <w:sz w:val="17"/>
          <w:szCs w:val="17"/>
        </w:rPr>
        <w:t>Azure components</w:t>
      </w:r>
    </w:p>
    <w:p w14:paraId="495364F8" w14:textId="77777777" w:rsidR="0095094A" w:rsidRDefault="007B5EA1">
      <w:pPr>
        <w:spacing w:before="90" w:after="130"/>
        <w:jc w:val="center"/>
      </w:pPr>
      <w:r>
        <w:rPr>
          <w:noProof/>
        </w:rPr>
        <w:drawing>
          <wp:inline distT="0" distB="0" distL="0" distR="0" wp14:anchorId="57D2DFA4" wp14:editId="4FDA7F2D">
            <wp:extent cx="4953000" cy="952500"/>
            <wp:effectExtent l="19050" t="19050" r="19050" b="19050"/>
            <wp:docPr id="1625024193" name="Picture 1625024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1F554FFE" w14:textId="77777777" w:rsidR="0095094A" w:rsidRDefault="007B5EA1">
      <w:pPr>
        <w:spacing w:before="40" w:after="110" w:line="278" w:lineRule="auto"/>
        <w:ind w:left="360"/>
      </w:pPr>
      <w:r>
        <w:rPr>
          <w:b/>
          <w:bCs/>
          <w:color w:val="1F3864"/>
        </w:rPr>
        <w:t xml:space="preserve">Use it when. </w:t>
      </w:r>
      <w:r>
        <w:t>payloads approach or exceed message-size limits within an otherwise message-based flow.</w:t>
      </w:r>
    </w:p>
    <w:p w14:paraId="26EA8B35" w14:textId="77777777" w:rsidR="0095094A" w:rsidRDefault="007B5EA1">
      <w:pPr>
        <w:spacing w:before="40" w:after="110" w:line="278" w:lineRule="auto"/>
        <w:ind w:left="360"/>
      </w:pPr>
      <w:r>
        <w:rPr>
          <w:b/>
          <w:bCs/>
          <w:color w:val="1F3864"/>
        </w:rPr>
        <w:t xml:space="preserve">Avoid it when. </w:t>
      </w:r>
      <w:r>
        <w:t>payloads are small enough to carry inline, or the data is really a bulk data-platform concern.</w:t>
      </w:r>
    </w:p>
    <w:p w14:paraId="0EEB321F" w14:textId="77777777" w:rsidR="0095094A" w:rsidRDefault="007B5EA1">
      <w:pPr>
        <w:spacing w:before="40" w:after="110" w:line="278" w:lineRule="auto"/>
        <w:ind w:left="360"/>
      </w:pPr>
      <w:r>
        <w:rPr>
          <w:b/>
          <w:bCs/>
          <w:color w:val="1F3864"/>
        </w:rPr>
        <w:t xml:space="preserve">Risks and considerations. </w:t>
      </w:r>
      <w:r>
        <w:t>Reference and payload now have independent lifetimes, a lifecycle policy must purge transient blobs or you leak cost, and the reference is useless if the blob has gone. Reach Blob over a Private Endpoint with RBAC; no account keys, no public SAS.</w:t>
      </w:r>
    </w:p>
    <w:p w14:paraId="6FEE75C6" w14:textId="132FE454" w:rsidR="0095094A" w:rsidRDefault="007B5EA1">
      <w:pPr>
        <w:spacing w:before="40" w:after="110" w:line="278" w:lineRule="auto"/>
        <w:ind w:left="360"/>
      </w:pPr>
      <w:r>
        <w:rPr>
          <w:b/>
          <w:bCs/>
          <w:color w:val="1F3864"/>
        </w:rPr>
        <w:t xml:space="preserve">Security boundary. </w:t>
      </w:r>
      <w:r>
        <w:t>Landing zone: Service Bus, Blob and Function in spokes</w:t>
      </w:r>
      <w:r w:rsidR="00515A8D">
        <w:t>,</w:t>
      </w:r>
      <w:r>
        <w:t xml:space="preserve"> the storage account is firewalled with public access disabled. Within Azure: Blob is reached over a Private Endpoint with managed-identity RBAC, no account keys, no public SAS, and TLS. Outside Azure: none</w:t>
      </w:r>
      <w:r w:rsidR="00515A8D">
        <w:t>,</w:t>
      </w:r>
      <w:r>
        <w:t xml:space="preserve"> the payload never leaves the private boundary.</w:t>
      </w:r>
    </w:p>
    <w:p w14:paraId="2A2914B5" w14:textId="3D5AC9B3" w:rsidR="0095094A" w:rsidRDefault="00CE060C">
      <w:pPr>
        <w:spacing w:before="40" w:after="110" w:line="278" w:lineRule="auto"/>
        <w:ind w:left="360"/>
      </w:pPr>
      <w:ins w:id="1073" w:author="Puneet Kumar" w:date="2026-09-04T20:11:00Z" w16du:dateUtc="2026-09-04T19:11:00Z">
        <w:r>
          <w:rPr>
            <w:b/>
            <w:bCs/>
            <w:color w:val="1F3864"/>
          </w:rPr>
          <w:t>Common pitfall.</w:t>
        </w:r>
      </w:ins>
      <w:del w:id="1074" w:author="Puneet Kumar" w:date="2026-09-04T20:11:00Z" w16du:dateUtc="2026-09-04T19:11:00Z">
        <w:r w:rsidR="007B5EA1" w:rsidDel="00CE060C">
          <w:rPr>
            <w:b/>
            <w:bCs/>
            <w:color w:val="1F3864"/>
          </w:rPr>
          <w:delText>Anti-pattern</w:delText>
        </w:r>
      </w:del>
      <w:r w:rsidR="007B5EA1">
        <w:rPr>
          <w:b/>
          <w:bCs/>
          <w:color w:val="1F3864"/>
        </w:rPr>
        <w:t xml:space="preserve">. </w:t>
      </w:r>
      <w:r w:rsidR="007B5EA1">
        <w:t>Large binaries on the bus; public or long-lived SAS URLs to the payload.</w:t>
      </w:r>
    </w:p>
    <w:p w14:paraId="050C2D43" w14:textId="77777777" w:rsidR="0095094A" w:rsidRDefault="007B5EA1">
      <w:pPr>
        <w:spacing w:before="40" w:after="110" w:line="278" w:lineRule="auto"/>
        <w:ind w:left="360"/>
      </w:pPr>
      <w:r>
        <w:rPr>
          <w:b/>
          <w:bCs/>
          <w:color w:val="1F3864"/>
        </w:rPr>
        <w:t xml:space="preserve">In practice. </w:t>
      </w:r>
      <w:r>
        <w:t>A large bordereaux file is staged in Blob and only its reference flows through the pipeline.</w:t>
      </w:r>
    </w:p>
    <w:p w14:paraId="3F311E16" w14:textId="77777777" w:rsidR="0095094A" w:rsidRDefault="0095094A">
      <w:pPr>
        <w:spacing w:after="150"/>
      </w:pPr>
    </w:p>
    <w:p w14:paraId="5A5BF50D" w14:textId="1CE110CB" w:rsidR="0095094A" w:rsidRDefault="000514FA">
      <w:pPr>
        <w:pStyle w:val="Heading3"/>
      </w:pPr>
      <w:bookmarkStart w:id="1075" w:name="_Toc239521080"/>
      <w:r>
        <w:t>8.4.5  Reliable messaging  (SFINT9)</w:t>
      </w:r>
      <w:bookmarkEnd w:id="1075"/>
    </w:p>
    <w:p w14:paraId="14D4E35E" w14:textId="77777777" w:rsidR="0095094A" w:rsidRDefault="007B5EA1">
      <w:pPr>
        <w:spacing w:before="10" w:after="90"/>
      </w:pPr>
      <w:r>
        <w:rPr>
          <w:i/>
          <w:iCs/>
          <w:color w:val="5A6470"/>
        </w:rPr>
        <w:t>For business-critical messages: never lost, and effectively processed once.</w:t>
      </w:r>
    </w:p>
    <w:p w14:paraId="4623595A" w14:textId="77777777" w:rsidR="0095094A" w:rsidRDefault="007B5EA1">
      <w:pPr>
        <w:spacing w:before="90" w:after="130"/>
        <w:jc w:val="center"/>
      </w:pPr>
      <w:r>
        <w:rPr>
          <w:noProof/>
        </w:rPr>
        <w:drawing>
          <wp:inline distT="0" distB="0" distL="0" distR="0" wp14:anchorId="0C4DD112" wp14:editId="205A4C59">
            <wp:extent cx="5191125" cy="723900"/>
            <wp:effectExtent l="19050" t="19050" r="19050" b="19050"/>
            <wp:docPr id="1395645555" name="Picture 139564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5527A11E" w14:textId="77777777" w:rsidR="0095094A" w:rsidRDefault="007B5EA1">
      <w:pPr>
        <w:spacing w:before="40" w:after="110" w:line="278" w:lineRule="auto"/>
        <w:ind w:left="360"/>
      </w:pPr>
      <w:r>
        <w:rPr>
          <w:b/>
          <w:bCs/>
          <w:color w:val="1F3864"/>
        </w:rPr>
        <w:t xml:space="preserve">Problem. </w:t>
      </w:r>
      <w:r>
        <w:t>A financial posting must not be lost, and must never be applied twice, even if the broker retries or the platform redelivers.</w:t>
      </w:r>
    </w:p>
    <w:p w14:paraId="6C5CEA6A" w14:textId="10BADB68" w:rsidR="0095094A" w:rsidRDefault="007B5EA1">
      <w:pPr>
        <w:spacing w:before="40" w:after="110" w:line="278" w:lineRule="auto"/>
        <w:ind w:left="360"/>
      </w:pPr>
      <w:r>
        <w:rPr>
          <w:b/>
          <w:bCs/>
          <w:color w:val="1F3864"/>
        </w:rPr>
        <w:lastRenderedPageBreak/>
        <w:t xml:space="preserve">Solution. </w:t>
      </w:r>
      <w:r>
        <w:t xml:space="preserve">Use Service Bus with duplicate detection and, where order matters, sessions; make the consumer idempotent so redelivery is safe; and where the event must be published in step with a local state change, use a transactional outbox. </w:t>
      </w:r>
      <w:r w:rsidR="00515A8D">
        <w:t>“</w:t>
      </w:r>
      <w:r>
        <w:t>Exactly once</w:t>
      </w:r>
      <w:r w:rsidR="00515A8D">
        <w:t>”</w:t>
      </w:r>
      <w:r>
        <w:t xml:space="preserve"> is not something the transport gives you, you engineer it from at-least-once delivery plus idempotency.</w:t>
      </w:r>
    </w:p>
    <w:p w14:paraId="4399E1A3" w14:textId="77777777" w:rsidR="0095094A" w:rsidRDefault="007B5EA1">
      <w:pPr>
        <w:spacing w:after="120"/>
        <w:jc w:val="center"/>
      </w:pPr>
      <w:r>
        <w:rPr>
          <w:i/>
          <w:iCs/>
          <w:color w:val="5A6470"/>
          <w:sz w:val="17"/>
          <w:szCs w:val="17"/>
        </w:rPr>
        <w:t>Azure components</w:t>
      </w:r>
    </w:p>
    <w:p w14:paraId="0172113F" w14:textId="77777777" w:rsidR="0095094A" w:rsidRDefault="007B5EA1">
      <w:pPr>
        <w:spacing w:before="90" w:after="130"/>
        <w:jc w:val="center"/>
      </w:pPr>
      <w:r>
        <w:rPr>
          <w:noProof/>
        </w:rPr>
        <w:drawing>
          <wp:inline distT="0" distB="0" distL="0" distR="0" wp14:anchorId="432FBDA3" wp14:editId="198ADEC0">
            <wp:extent cx="4953000" cy="952500"/>
            <wp:effectExtent l="19050" t="19050" r="19050" b="19050"/>
            <wp:docPr id="1617971866" name="Picture 161797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100C4800" w14:textId="77777777" w:rsidR="0095094A" w:rsidRDefault="007B5EA1">
      <w:pPr>
        <w:spacing w:before="40" w:after="110" w:line="278" w:lineRule="auto"/>
        <w:ind w:left="360"/>
      </w:pPr>
      <w:r>
        <w:rPr>
          <w:b/>
          <w:bCs/>
          <w:color w:val="1F3864"/>
        </w:rPr>
        <w:t xml:space="preserve">Use it when. </w:t>
      </w:r>
      <w:r>
        <w:t>message loss or double-processing has real financial or data-integrity impact.</w:t>
      </w:r>
    </w:p>
    <w:p w14:paraId="4232DEA0" w14:textId="77777777" w:rsidR="0095094A" w:rsidRDefault="007B5EA1">
      <w:pPr>
        <w:spacing w:before="40" w:after="110" w:line="278" w:lineRule="auto"/>
        <w:ind w:left="360"/>
      </w:pPr>
      <w:r>
        <w:rPr>
          <w:b/>
          <w:bCs/>
          <w:color w:val="1F3864"/>
        </w:rPr>
        <w:t xml:space="preserve">Avoid it when. </w:t>
      </w:r>
      <w:r>
        <w:t>the notification is best-effort and replaceable, use Event Grid.</w:t>
      </w:r>
    </w:p>
    <w:p w14:paraId="34936F10" w14:textId="77777777" w:rsidR="0095094A" w:rsidRDefault="007B5EA1">
      <w:pPr>
        <w:spacing w:before="40" w:after="110" w:line="278" w:lineRule="auto"/>
        <w:ind w:left="360"/>
      </w:pPr>
      <w:r>
        <w:rPr>
          <w:b/>
          <w:bCs/>
          <w:color w:val="1F3864"/>
        </w:rPr>
        <w:t xml:space="preserve">Risks and considerations. </w:t>
      </w:r>
      <w:r>
        <w:t>Duplicate-detection windows are finite, so design the idempotency key to outlive them. Premium throughput costs money, size it to the criticality tier, not to the peak of peaks.</w:t>
      </w:r>
    </w:p>
    <w:p w14:paraId="17188D2F" w14:textId="23B7A0B8" w:rsidR="0095094A" w:rsidRDefault="007B5EA1">
      <w:pPr>
        <w:spacing w:before="40" w:after="110" w:line="278" w:lineRule="auto"/>
        <w:ind w:left="360"/>
      </w:pPr>
      <w:r>
        <w:rPr>
          <w:b/>
          <w:bCs/>
          <w:color w:val="1F3864"/>
        </w:rPr>
        <w:t xml:space="preserve">Security boundary. </w:t>
      </w:r>
      <w:r>
        <w:t>Landing zone: Service Bus and consumer in spokes, internal. Within Azure: Private Endpoint, managed identity, TLS</w:t>
      </w:r>
      <w:r w:rsidR="00515A8D">
        <w:t>,</w:t>
      </w:r>
      <w:r>
        <w:t xml:space="preserve"> idempotency keys carry no secrets. Outside Azure: none.</w:t>
      </w:r>
    </w:p>
    <w:p w14:paraId="23ED0BC8" w14:textId="45E7D916" w:rsidR="0095094A" w:rsidRDefault="00CE060C">
      <w:pPr>
        <w:spacing w:before="40" w:after="110" w:line="278" w:lineRule="auto"/>
        <w:ind w:left="360"/>
      </w:pPr>
      <w:ins w:id="1076" w:author="Puneet Kumar" w:date="2026-09-04T20:11:00Z" w16du:dateUtc="2026-09-04T19:11:00Z">
        <w:r>
          <w:rPr>
            <w:b/>
            <w:bCs/>
            <w:color w:val="1F3864"/>
          </w:rPr>
          <w:t>Common pitfall.</w:t>
        </w:r>
      </w:ins>
      <w:del w:id="1077" w:author="Puneet Kumar" w:date="2026-09-04T20:11:00Z" w16du:dateUtc="2026-09-04T19:11:00Z">
        <w:r w:rsidR="007B5EA1" w:rsidDel="00CE060C">
          <w:rPr>
            <w:b/>
            <w:bCs/>
            <w:color w:val="1F3864"/>
          </w:rPr>
          <w:delText>Anti-pattern</w:delText>
        </w:r>
      </w:del>
      <w:r w:rsidR="007B5EA1">
        <w:rPr>
          <w:b/>
          <w:bCs/>
          <w:color w:val="1F3864"/>
        </w:rPr>
        <w:t xml:space="preserve">. </w:t>
      </w:r>
      <w:r w:rsidR="007B5EA1">
        <w:t>Assuming exactly-once delivery; non-idempotent consumers that double-apply effects.</w:t>
      </w:r>
    </w:p>
    <w:p w14:paraId="57E9CAFA" w14:textId="77777777" w:rsidR="0095094A" w:rsidRDefault="007B5EA1">
      <w:pPr>
        <w:spacing w:before="40" w:after="110" w:line="278" w:lineRule="auto"/>
        <w:ind w:left="360"/>
      </w:pPr>
      <w:r>
        <w:rPr>
          <w:b/>
          <w:bCs/>
          <w:color w:val="1F3864"/>
        </w:rPr>
        <w:t xml:space="preserve">In practice. </w:t>
      </w:r>
      <w:r>
        <w:t>A finance-posting message carries an idempotency key, so a redelivery is recognised and ignored.</w:t>
      </w:r>
    </w:p>
    <w:p w14:paraId="3F1CB20F" w14:textId="77777777" w:rsidR="0095094A" w:rsidRDefault="0095094A">
      <w:pPr>
        <w:spacing w:after="150"/>
      </w:pPr>
    </w:p>
    <w:p w14:paraId="4AE7D01A" w14:textId="1D347263" w:rsidR="0095094A" w:rsidRDefault="000514FA">
      <w:pPr>
        <w:pStyle w:val="Heading3"/>
      </w:pPr>
      <w:bookmarkStart w:id="1078" w:name="_Toc239521081"/>
      <w:r>
        <w:t>8.4.6  Scheduled / timed trigger  (SFINT10)</w:t>
      </w:r>
      <w:bookmarkEnd w:id="1078"/>
    </w:p>
    <w:p w14:paraId="3A274971" w14:textId="77777777" w:rsidR="0095094A" w:rsidRDefault="007B5EA1">
      <w:pPr>
        <w:spacing w:before="10" w:after="90"/>
      </w:pPr>
      <w:r>
        <w:rPr>
          <w:i/>
          <w:iCs/>
          <w:color w:val="5A6470"/>
        </w:rPr>
        <w:t>Kick off integration work on a clock when there is no event to react to.</w:t>
      </w:r>
    </w:p>
    <w:p w14:paraId="10393F48" w14:textId="77777777" w:rsidR="0095094A" w:rsidRDefault="007B5EA1">
      <w:pPr>
        <w:spacing w:before="90" w:after="130"/>
        <w:jc w:val="center"/>
      </w:pPr>
      <w:r>
        <w:rPr>
          <w:noProof/>
        </w:rPr>
        <w:drawing>
          <wp:inline distT="0" distB="0" distL="0" distR="0" wp14:anchorId="7F9018A1" wp14:editId="560DD11F">
            <wp:extent cx="5191125" cy="847725"/>
            <wp:effectExtent l="19050" t="19050" r="19050" b="19050"/>
            <wp:docPr id="1094215517" name="Picture 109421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191125" cy="847725"/>
                    </a:xfrm>
                    <a:prstGeom prst="rect">
                      <a:avLst/>
                    </a:prstGeom>
                    <a:noFill/>
                    <a:ln w="9525">
                      <a:solidFill>
                        <a:srgbClr val="AEB8C6"/>
                      </a:solidFill>
                    </a:ln>
                  </pic:spPr>
                </pic:pic>
              </a:graphicData>
            </a:graphic>
          </wp:inline>
        </w:drawing>
      </w:r>
    </w:p>
    <w:p w14:paraId="7F3D6EB7" w14:textId="77777777" w:rsidR="0095094A" w:rsidRDefault="007B5EA1">
      <w:pPr>
        <w:spacing w:before="40" w:after="110" w:line="278" w:lineRule="auto"/>
        <w:ind w:left="360"/>
      </w:pPr>
      <w:r>
        <w:rPr>
          <w:b/>
          <w:bCs/>
          <w:color w:val="1F3864"/>
        </w:rPr>
        <w:t xml:space="preserve">Problem. </w:t>
      </w:r>
      <w:r>
        <w:t>Some work is inherently periodic, an end-of-day reconciliation, a scheduled extract for a partner, a nightly sweep of a source that cannot emit events. Event-driven is the default in this framework, but forcing an event where none exists is its own contortion.</w:t>
      </w:r>
    </w:p>
    <w:p w14:paraId="72CD6035" w14:textId="77777777" w:rsidR="0095094A" w:rsidRDefault="007B5EA1">
      <w:pPr>
        <w:spacing w:before="40" w:after="110" w:line="278" w:lineRule="auto"/>
        <w:ind w:left="360"/>
      </w:pPr>
      <w:r>
        <w:rPr>
          <w:b/>
          <w:bCs/>
          <w:color w:val="1F3864"/>
        </w:rPr>
        <w:t xml:space="preserve">Solution. </w:t>
      </w:r>
      <w:r>
        <w:t>A Logic App (Standard) Recurrence trigger fires on a schedule and runs the work, calling a Function or dropping messages on Service Bus for downstream processing. It is the considered, bounded exception to asynchronous-first: a clock, not a poll of a data source pretending to be real-time.</w:t>
      </w:r>
    </w:p>
    <w:p w14:paraId="4BF0C9AA" w14:textId="77777777" w:rsidR="0095094A" w:rsidRDefault="007B5EA1">
      <w:pPr>
        <w:spacing w:after="120"/>
        <w:jc w:val="center"/>
      </w:pPr>
      <w:r>
        <w:rPr>
          <w:i/>
          <w:iCs/>
          <w:color w:val="5A6470"/>
          <w:sz w:val="17"/>
          <w:szCs w:val="17"/>
        </w:rPr>
        <w:t>Azure components</w:t>
      </w:r>
    </w:p>
    <w:p w14:paraId="6F7554B3" w14:textId="77777777" w:rsidR="0095094A" w:rsidRDefault="007B5EA1">
      <w:pPr>
        <w:spacing w:before="90" w:after="130"/>
        <w:jc w:val="center"/>
      </w:pPr>
      <w:r>
        <w:rPr>
          <w:noProof/>
        </w:rPr>
        <w:drawing>
          <wp:inline distT="0" distB="0" distL="0" distR="0" wp14:anchorId="6B1C7D2F" wp14:editId="3EFB55A2">
            <wp:extent cx="4953000" cy="952500"/>
            <wp:effectExtent l="19050" t="19050" r="19050" b="19050"/>
            <wp:docPr id="1231292671" name="Picture 1231292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033F3DFC" w14:textId="77777777" w:rsidR="0095094A" w:rsidRDefault="007B5EA1">
      <w:pPr>
        <w:spacing w:before="40" w:after="110" w:line="278" w:lineRule="auto"/>
        <w:ind w:left="360"/>
      </w:pPr>
      <w:r>
        <w:rPr>
          <w:b/>
          <w:bCs/>
          <w:color w:val="1F3864"/>
        </w:rPr>
        <w:lastRenderedPageBreak/>
        <w:t xml:space="preserve">Use it when. </w:t>
      </w:r>
      <w:r>
        <w:t>the cadence is time-based (end-of-day, regulatory windows) or the source cannot notify and there is no event to subscribe to.</w:t>
      </w:r>
    </w:p>
    <w:p w14:paraId="2C398FD7" w14:textId="77777777" w:rsidR="0095094A" w:rsidRDefault="007B5EA1">
      <w:pPr>
        <w:spacing w:before="40" w:after="110" w:line="278" w:lineRule="auto"/>
        <w:ind w:left="360"/>
      </w:pPr>
      <w:r>
        <w:rPr>
          <w:b/>
          <w:bCs/>
          <w:color w:val="1F3864"/>
        </w:rPr>
        <w:t xml:space="preserve">Avoid it when. </w:t>
      </w:r>
      <w:r>
        <w:t>an event exists to react to, use it (5.3.x); or you are timer-polling a folder or table to fake real-time, which is an anti-pattern, not this pattern.</w:t>
      </w:r>
    </w:p>
    <w:p w14:paraId="374FF3CA" w14:textId="77777777" w:rsidR="0095094A" w:rsidRDefault="007B5EA1">
      <w:pPr>
        <w:spacing w:before="40" w:after="110" w:line="278" w:lineRule="auto"/>
        <w:ind w:left="360"/>
      </w:pPr>
      <w:r>
        <w:rPr>
          <w:b/>
          <w:bCs/>
          <w:color w:val="1F3864"/>
        </w:rPr>
        <w:t xml:space="preserve">Risks and considerations. </w:t>
      </w:r>
      <w:r>
        <w:t>Schedules drift into hidden coupling and surprise load spikes, document the cadence, stagger jobs, and make each run idempotent and safe to re-run after a missed or overlapping execution. Alert on missed runs; a silent scheduler is worse than a failed call.</w:t>
      </w:r>
    </w:p>
    <w:p w14:paraId="11485E35" w14:textId="77777777" w:rsidR="0095094A" w:rsidRDefault="007B5EA1">
      <w:pPr>
        <w:spacing w:before="40" w:after="110" w:line="278" w:lineRule="auto"/>
        <w:ind w:left="360"/>
      </w:pPr>
      <w:r>
        <w:rPr>
          <w:b/>
          <w:bCs/>
          <w:color w:val="1F3864"/>
        </w:rPr>
        <w:t xml:space="preserve">Security boundary. </w:t>
      </w:r>
      <w:r>
        <w:t>Landing zone: the Logic App runs in a workload spoke; the schedule is internal and crosses no boundary. Within Azure: managed identity to any Function/Service Bus it calls, Private Endpoints, TLS. Outside Azure: none, if a scheduled run reaches a partner (an extract), that egress follows the file-egress edge controls (SFINT20).</w:t>
      </w:r>
    </w:p>
    <w:p w14:paraId="2052D838" w14:textId="278E7194" w:rsidR="0095094A" w:rsidRDefault="00CE060C">
      <w:pPr>
        <w:spacing w:before="40" w:after="110" w:line="278" w:lineRule="auto"/>
        <w:ind w:left="360"/>
      </w:pPr>
      <w:ins w:id="1079" w:author="Puneet Kumar" w:date="2026-09-04T20:12:00Z" w16du:dateUtc="2026-09-04T19:12:00Z">
        <w:r>
          <w:rPr>
            <w:b/>
            <w:bCs/>
            <w:color w:val="1F3864"/>
          </w:rPr>
          <w:t>Common pitfall.</w:t>
        </w:r>
      </w:ins>
      <w:del w:id="1080" w:author="Puneet Kumar" w:date="2026-09-04T20:12:00Z" w16du:dateUtc="2026-09-04T19:12:00Z">
        <w:r w:rsidR="007B5EA1" w:rsidDel="00CE060C">
          <w:rPr>
            <w:b/>
            <w:bCs/>
            <w:color w:val="1F3864"/>
          </w:rPr>
          <w:delText>Anti-pattern</w:delText>
        </w:r>
      </w:del>
      <w:r w:rsidR="007B5EA1">
        <w:rPr>
          <w:b/>
          <w:bCs/>
          <w:color w:val="1F3864"/>
        </w:rPr>
        <w:t xml:space="preserve">. </w:t>
      </w:r>
      <w:r w:rsidR="007B5EA1">
        <w:t>Timer-polling a data source or folder to simulate real-time; overlapping runs with no idempotency; schedules scattered across teams with no visibility.</w:t>
      </w:r>
    </w:p>
    <w:p w14:paraId="253DA254" w14:textId="77777777" w:rsidR="0095094A" w:rsidRDefault="007B5EA1">
      <w:pPr>
        <w:spacing w:before="40" w:after="110" w:line="278" w:lineRule="auto"/>
        <w:ind w:left="360"/>
      </w:pPr>
      <w:r>
        <w:rPr>
          <w:b/>
          <w:bCs/>
          <w:color w:val="1F3864"/>
        </w:rPr>
        <w:t xml:space="preserve">In practice. </w:t>
      </w:r>
      <w:r>
        <w:t>An end-of-day reconciliation between the policy system and finance runs on a Logic App recurrence and dispatches the day's deltas onto Service Bus.</w:t>
      </w:r>
    </w:p>
    <w:p w14:paraId="48893D04" w14:textId="77777777" w:rsidR="0095094A" w:rsidRDefault="0095094A">
      <w:pPr>
        <w:spacing w:after="150"/>
      </w:pPr>
    </w:p>
    <w:p w14:paraId="53F6ADC0" w14:textId="2396ACE8" w:rsidR="0095094A" w:rsidRDefault="000514FA">
      <w:pPr>
        <w:pStyle w:val="Heading2"/>
      </w:pPr>
      <w:bookmarkStart w:id="1081" w:name="_Toc239521082"/>
      <w:r>
        <w:t>8.5 Event Patterns</w:t>
      </w:r>
      <w:bookmarkEnd w:id="1081"/>
    </w:p>
    <w:p w14:paraId="39747CC9" w14:textId="4B4E764B" w:rsidR="0095094A" w:rsidRDefault="000514FA">
      <w:pPr>
        <w:pStyle w:val="Heading3"/>
      </w:pPr>
      <w:bookmarkStart w:id="1082" w:name="_Toc239521083"/>
      <w:r>
        <w:t>8.5.1  Publish / subscribe fan-out  (SFINT11)</w:t>
      </w:r>
      <w:bookmarkEnd w:id="1082"/>
    </w:p>
    <w:p w14:paraId="44E40349" w14:textId="77777777" w:rsidR="0095094A" w:rsidRDefault="007B5EA1">
      <w:pPr>
        <w:spacing w:before="10" w:after="90"/>
      </w:pPr>
      <w:r>
        <w:rPr>
          <w:i/>
          <w:iCs/>
          <w:color w:val="5A6470"/>
        </w:rPr>
        <w:t>Publish a business event once; let interested consumers subscribe independently.</w:t>
      </w:r>
    </w:p>
    <w:p w14:paraId="7A5EE04E" w14:textId="77777777" w:rsidR="0095094A" w:rsidRDefault="007B5EA1">
      <w:pPr>
        <w:spacing w:before="90" w:after="130"/>
        <w:jc w:val="center"/>
      </w:pPr>
      <w:r>
        <w:rPr>
          <w:noProof/>
        </w:rPr>
        <w:drawing>
          <wp:inline distT="0" distB="0" distL="0" distR="0" wp14:anchorId="4B10EE82" wp14:editId="639AD614">
            <wp:extent cx="5191125" cy="2333625"/>
            <wp:effectExtent l="19050" t="19050" r="19050" b="19050"/>
            <wp:docPr id="663939880" name="Picture 663939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24D019E8" w14:textId="77777777" w:rsidR="0095094A" w:rsidRDefault="007B5EA1">
      <w:pPr>
        <w:spacing w:before="40" w:after="110" w:line="278" w:lineRule="auto"/>
        <w:ind w:left="360"/>
      </w:pPr>
      <w:r>
        <w:rPr>
          <w:b/>
          <w:bCs/>
          <w:color w:val="1F3864"/>
        </w:rPr>
        <w:t xml:space="preserve">Problem. </w:t>
      </w:r>
      <w:r>
        <w:t>When a policy is bound, finance, document generation and the analytics offload all need to know. Wiring the publisher to each recreates point-to-point coupling and means changing the publisher every time a consumer is added.</w:t>
      </w:r>
    </w:p>
    <w:p w14:paraId="5E7E9FA3" w14:textId="77777777" w:rsidR="0095094A" w:rsidRDefault="007B5EA1">
      <w:pPr>
        <w:spacing w:before="40" w:after="110" w:line="278" w:lineRule="auto"/>
        <w:ind w:left="360"/>
      </w:pPr>
      <w:r>
        <w:rPr>
          <w:b/>
          <w:bCs/>
          <w:color w:val="1F3864"/>
        </w:rPr>
        <w:t xml:space="preserve">Solution. </w:t>
      </w:r>
      <w:r>
        <w:t>The publisher emits a "PolicyBound" event to a Service Bus topic; each consumer owns a subscription with its own filter and dead-letter queue. Consumers come and go without the publisher knowing. This is the primary tool for eliminating point-to-point integration.</w:t>
      </w:r>
    </w:p>
    <w:p w14:paraId="3ABF1F8F" w14:textId="77777777" w:rsidR="0095094A" w:rsidRDefault="007B5EA1">
      <w:pPr>
        <w:spacing w:after="120"/>
        <w:jc w:val="center"/>
      </w:pPr>
      <w:r>
        <w:rPr>
          <w:i/>
          <w:iCs/>
          <w:color w:val="5A6470"/>
          <w:sz w:val="17"/>
          <w:szCs w:val="17"/>
        </w:rPr>
        <w:t>Azure components</w:t>
      </w:r>
    </w:p>
    <w:p w14:paraId="512A87A4" w14:textId="77777777" w:rsidR="0095094A" w:rsidRDefault="007B5EA1">
      <w:pPr>
        <w:spacing w:before="90" w:after="130"/>
        <w:jc w:val="center"/>
      </w:pPr>
      <w:r>
        <w:rPr>
          <w:noProof/>
        </w:rPr>
        <w:lastRenderedPageBreak/>
        <w:drawing>
          <wp:inline distT="0" distB="0" distL="0" distR="0" wp14:anchorId="4613A9D6" wp14:editId="7B675825">
            <wp:extent cx="4457700" cy="1123950"/>
            <wp:effectExtent l="19050" t="19050" r="19050" b="19050"/>
            <wp:docPr id="1975115688" name="Picture 1975115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67A27E7C" w14:textId="77777777" w:rsidR="0095094A" w:rsidRDefault="007B5EA1">
      <w:pPr>
        <w:spacing w:before="40" w:after="110" w:line="278" w:lineRule="auto"/>
        <w:ind w:left="360"/>
      </w:pPr>
      <w:r>
        <w:rPr>
          <w:b/>
          <w:bCs/>
          <w:color w:val="1F3864"/>
        </w:rPr>
        <w:t xml:space="preserve">Use it when. </w:t>
      </w:r>
      <w:r>
        <w:t>several consumers must react to the same business event and you want durable, filterable, independently-consumed delivery.</w:t>
      </w:r>
    </w:p>
    <w:p w14:paraId="5FDB4811" w14:textId="77777777" w:rsidR="0095094A" w:rsidRDefault="007B5EA1">
      <w:pPr>
        <w:spacing w:before="40" w:after="110" w:line="278" w:lineRule="auto"/>
        <w:ind w:left="360"/>
      </w:pPr>
      <w:r>
        <w:rPr>
          <w:b/>
          <w:bCs/>
          <w:color w:val="1F3864"/>
        </w:rPr>
        <w:t xml:space="preserve">Avoid it when. </w:t>
      </w:r>
      <w:r>
        <w:t>it is a lightweight reactive trigger with no durability need (Event Grid), or a high-volume stream (Event Hubs).</w:t>
      </w:r>
    </w:p>
    <w:p w14:paraId="7A689907" w14:textId="77777777" w:rsidR="0095094A" w:rsidRDefault="007B5EA1">
      <w:pPr>
        <w:spacing w:before="40" w:after="110" w:line="278" w:lineRule="auto"/>
        <w:ind w:left="360"/>
      </w:pPr>
      <w:r>
        <w:rPr>
          <w:b/>
          <w:bCs/>
          <w:color w:val="1F3864"/>
        </w:rPr>
        <w:t xml:space="preserve">Risks and considerations. </w:t>
      </w:r>
      <w:r>
        <w:t>Subscriptions proliferate, so govern them and monitor each one's dead-letter queue, a broken filter silently drops messages. A slow subscriber builds its own backlog without affecting the others, which is the point, but it needs its own alerting.</w:t>
      </w:r>
    </w:p>
    <w:p w14:paraId="19C38E1E" w14:textId="77777777" w:rsidR="0095094A" w:rsidRDefault="007B5EA1">
      <w:pPr>
        <w:spacing w:before="40" w:after="110" w:line="278" w:lineRule="auto"/>
        <w:ind w:left="360"/>
      </w:pPr>
      <w:r>
        <w:rPr>
          <w:b/>
          <w:bCs/>
          <w:color w:val="1F3864"/>
        </w:rPr>
        <w:t xml:space="preserve">Security boundary. </w:t>
      </w:r>
      <w:r>
        <w:t>Landing zone: the Service Bus topic and its subscribers in spokes, internal. Within Azure: Private Endpoint, per-subscription managed-identity RBAC, TLS. Outside Azure: none.</w:t>
      </w:r>
    </w:p>
    <w:p w14:paraId="7E2FD003" w14:textId="64A750A1" w:rsidR="0095094A" w:rsidRDefault="00CE060C">
      <w:pPr>
        <w:spacing w:before="40" w:after="110" w:line="278" w:lineRule="auto"/>
        <w:ind w:left="360"/>
      </w:pPr>
      <w:ins w:id="1083" w:author="Puneet Kumar" w:date="2026-09-04T20:12:00Z" w16du:dateUtc="2026-09-04T19:12:00Z">
        <w:r>
          <w:rPr>
            <w:b/>
            <w:bCs/>
            <w:color w:val="1F3864"/>
          </w:rPr>
          <w:t>Common pitfall.</w:t>
        </w:r>
      </w:ins>
      <w:del w:id="1084" w:author="Puneet Kumar" w:date="2026-09-04T20:12:00Z" w16du:dateUtc="2026-09-04T19:12:00Z">
        <w:r w:rsidR="007B5EA1" w:rsidDel="00CE060C">
          <w:rPr>
            <w:b/>
            <w:bCs/>
            <w:color w:val="1F3864"/>
          </w:rPr>
          <w:delText>Anti-pattern</w:delText>
        </w:r>
      </w:del>
      <w:r w:rsidR="007B5EA1">
        <w:rPr>
          <w:b/>
          <w:bCs/>
          <w:color w:val="1F3864"/>
        </w:rPr>
        <w:t xml:space="preserve">. </w:t>
      </w:r>
      <w:r w:rsidR="007B5EA1">
        <w:t>Hardwiring point-to-point instead of publishing</w:t>
      </w:r>
      <w:r w:rsidR="004C2737">
        <w:t>,</w:t>
      </w:r>
      <w:r w:rsidR="007B5EA1">
        <w:t xml:space="preserve"> a publisher that knows its subscribers</w:t>
      </w:r>
      <w:r w:rsidR="004C2737">
        <w:t>,</w:t>
      </w:r>
      <w:r w:rsidR="007B5EA1">
        <w:t xml:space="preserve"> using Event Grid where you need durable, ordered, competing-consumer delivery.</w:t>
      </w:r>
    </w:p>
    <w:p w14:paraId="0B4C0F5C" w14:textId="62B90AD7" w:rsidR="0095094A" w:rsidRDefault="007B5EA1">
      <w:pPr>
        <w:spacing w:before="40" w:after="110" w:line="278" w:lineRule="auto"/>
        <w:ind w:left="360"/>
      </w:pPr>
      <w:r>
        <w:rPr>
          <w:b/>
          <w:bCs/>
          <w:color w:val="1F3864"/>
        </w:rPr>
        <w:t xml:space="preserve">In practice. </w:t>
      </w:r>
      <w:r w:rsidR="004C2737">
        <w:t>“</w:t>
      </w:r>
      <w:r>
        <w:t>PolicyBound</w:t>
      </w:r>
      <w:r w:rsidR="004C2737">
        <w:t>”</w:t>
      </w:r>
      <w:r>
        <w:t xml:space="preserve"> is consumed independently by finance, document generation and the analytics offload.</w:t>
      </w:r>
    </w:p>
    <w:p w14:paraId="7FF5F118" w14:textId="77777777" w:rsidR="0095094A" w:rsidRDefault="0095094A">
      <w:pPr>
        <w:spacing w:after="150"/>
      </w:pPr>
    </w:p>
    <w:p w14:paraId="192F1A29" w14:textId="03685071" w:rsidR="0095094A" w:rsidRDefault="000514FA">
      <w:pPr>
        <w:pStyle w:val="Heading3"/>
      </w:pPr>
      <w:bookmarkStart w:id="1085" w:name="_Toc239521084"/>
      <w:r>
        <w:t>8.5.2  Discrete event notification  (SFINT12)</w:t>
      </w:r>
      <w:bookmarkEnd w:id="1085"/>
    </w:p>
    <w:p w14:paraId="3F0B54DC" w14:textId="77777777" w:rsidR="0095094A" w:rsidRDefault="007B5EA1">
      <w:pPr>
        <w:spacing w:before="10" w:after="90"/>
      </w:pPr>
      <w:r>
        <w:rPr>
          <w:i/>
          <w:iCs/>
          <w:color w:val="5A6470"/>
        </w:rPr>
        <w:t>A thin "it happened" signal for near-real-time reactions.</w:t>
      </w:r>
    </w:p>
    <w:p w14:paraId="30C35E14" w14:textId="77777777" w:rsidR="0095094A" w:rsidRDefault="007B5EA1">
      <w:pPr>
        <w:spacing w:before="90" w:after="130"/>
        <w:jc w:val="center"/>
      </w:pPr>
      <w:r>
        <w:rPr>
          <w:noProof/>
        </w:rPr>
        <w:drawing>
          <wp:inline distT="0" distB="0" distL="0" distR="0" wp14:anchorId="46AD88BD" wp14:editId="0A6399E6">
            <wp:extent cx="5191125" cy="1657350"/>
            <wp:effectExtent l="19050" t="19050" r="19050" b="19050"/>
            <wp:docPr id="1449267360" name="Picture 144926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191125" cy="1657350"/>
                    </a:xfrm>
                    <a:prstGeom prst="rect">
                      <a:avLst/>
                    </a:prstGeom>
                    <a:noFill/>
                    <a:ln w="9525">
                      <a:solidFill>
                        <a:srgbClr val="AEB8C6"/>
                      </a:solidFill>
                    </a:ln>
                  </pic:spPr>
                </pic:pic>
              </a:graphicData>
            </a:graphic>
          </wp:inline>
        </w:drawing>
      </w:r>
    </w:p>
    <w:p w14:paraId="51FCFD28" w14:textId="77777777" w:rsidR="0095094A" w:rsidRDefault="007B5EA1">
      <w:pPr>
        <w:spacing w:before="40" w:after="110" w:line="278" w:lineRule="auto"/>
        <w:ind w:left="360"/>
      </w:pPr>
      <w:r>
        <w:rPr>
          <w:b/>
          <w:bCs/>
          <w:color w:val="1F3864"/>
        </w:rPr>
        <w:t xml:space="preserve">Problem. </w:t>
      </w:r>
      <w:r>
        <w:t>Something occurred, a file landed, a record changed, and one or two handlers should react quickly. A durable business-messaging topic is heavier than the job needs.</w:t>
      </w:r>
    </w:p>
    <w:p w14:paraId="7188C3D7" w14:textId="449DF019" w:rsidR="0095094A" w:rsidRDefault="007B5EA1">
      <w:pPr>
        <w:spacing w:before="40" w:after="110" w:line="278" w:lineRule="auto"/>
        <w:ind w:left="360"/>
      </w:pPr>
      <w:r>
        <w:rPr>
          <w:b/>
          <w:bCs/>
          <w:color w:val="1F3864"/>
        </w:rPr>
        <w:t xml:space="preserve">Solution. </w:t>
      </w:r>
      <w:r>
        <w:t>Emit a thin event to Event Grid</w:t>
      </w:r>
      <w:r w:rsidR="004C2737">
        <w:t>,</w:t>
      </w:r>
      <w:r>
        <w:t xml:space="preserve"> handlers (Functions, Logic Apps, webhooks) subscribe and react. The event is a pointer, not a state carrier, a handler fetches authoritative state if it needs it.</w:t>
      </w:r>
    </w:p>
    <w:p w14:paraId="26CE06EB" w14:textId="77777777" w:rsidR="0095094A" w:rsidRDefault="007B5EA1">
      <w:pPr>
        <w:spacing w:after="120"/>
        <w:jc w:val="center"/>
      </w:pPr>
      <w:r>
        <w:rPr>
          <w:i/>
          <w:iCs/>
          <w:color w:val="5A6470"/>
          <w:sz w:val="17"/>
          <w:szCs w:val="17"/>
        </w:rPr>
        <w:t>Azure components</w:t>
      </w:r>
    </w:p>
    <w:p w14:paraId="48EC29EE" w14:textId="77777777" w:rsidR="0095094A" w:rsidRDefault="007B5EA1">
      <w:pPr>
        <w:spacing w:before="90" w:after="130"/>
        <w:jc w:val="center"/>
      </w:pPr>
      <w:r>
        <w:rPr>
          <w:noProof/>
        </w:rPr>
        <w:lastRenderedPageBreak/>
        <w:drawing>
          <wp:inline distT="0" distB="0" distL="0" distR="0" wp14:anchorId="2A13BADD" wp14:editId="51F46D80">
            <wp:extent cx="4457700" cy="1123950"/>
            <wp:effectExtent l="19050" t="19050" r="19050" b="19050"/>
            <wp:docPr id="1247499909" name="Picture 1247499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27117105" w14:textId="77777777" w:rsidR="0095094A" w:rsidRDefault="007B5EA1">
      <w:pPr>
        <w:spacing w:before="40" w:after="110" w:line="278" w:lineRule="auto"/>
        <w:ind w:left="360"/>
      </w:pPr>
      <w:r>
        <w:rPr>
          <w:b/>
          <w:bCs/>
          <w:color w:val="1F3864"/>
        </w:rPr>
        <w:t xml:space="preserve">Use it when. </w:t>
      </w:r>
      <w:r>
        <w:t>you want lightweight, low-latency reactive fan-out to Azure-native handlers.</w:t>
      </w:r>
    </w:p>
    <w:p w14:paraId="63299352" w14:textId="77777777" w:rsidR="0095094A" w:rsidRDefault="007B5EA1">
      <w:pPr>
        <w:spacing w:before="40" w:after="110" w:line="278" w:lineRule="auto"/>
        <w:ind w:left="360"/>
      </w:pPr>
      <w:r>
        <w:rPr>
          <w:b/>
          <w:bCs/>
          <w:color w:val="1F3864"/>
        </w:rPr>
        <w:t xml:space="preserve">Avoid it when. </w:t>
      </w:r>
      <w:r>
        <w:t>consumers need durable ordered delivery or competing consumers (Service Bus topics), or the volume is a stream (Event Hubs).</w:t>
      </w:r>
    </w:p>
    <w:p w14:paraId="4D05AE12" w14:textId="77777777" w:rsidR="0095094A" w:rsidRDefault="007B5EA1">
      <w:pPr>
        <w:spacing w:before="40" w:after="110" w:line="278" w:lineRule="auto"/>
        <w:ind w:left="360"/>
      </w:pPr>
      <w:r>
        <w:rPr>
          <w:b/>
          <w:bCs/>
          <w:color w:val="1F3864"/>
        </w:rPr>
        <w:t xml:space="preserve">Risks and considerations. </w:t>
      </w:r>
      <w:r>
        <w:t>Delivery is at-least-once and unordered, so handlers must be idempotent and order-independent, and a dead-letter destination must be configured so undeliverable events are not simply lost. Resist fattening the event into a pseudo source-of-truth, it hides coupling and goes stale.</w:t>
      </w:r>
    </w:p>
    <w:p w14:paraId="6DF3B6FD" w14:textId="77777777" w:rsidR="0095094A" w:rsidRDefault="007B5EA1">
      <w:pPr>
        <w:spacing w:before="40" w:after="110" w:line="278" w:lineRule="auto"/>
        <w:ind w:left="360"/>
      </w:pPr>
      <w:r>
        <w:rPr>
          <w:b/>
          <w:bCs/>
          <w:color w:val="1F3864"/>
        </w:rPr>
        <w:t xml:space="preserve">Security boundary. </w:t>
      </w:r>
      <w:r>
        <w:t>Landing zone: Event Grid and its handlers in spokes, reached privately. Within Azure: managed-identity delivery, Private Endpoint where supported, handler-side validation, TLS. Outside Azure: none, a handler that must be internet-reachable is the inbound-webhook pattern, not this one.</w:t>
      </w:r>
    </w:p>
    <w:p w14:paraId="39BFE892" w14:textId="45B678EE" w:rsidR="0095094A" w:rsidRDefault="00CE060C">
      <w:pPr>
        <w:spacing w:before="40" w:after="110" w:line="278" w:lineRule="auto"/>
        <w:ind w:left="360"/>
      </w:pPr>
      <w:ins w:id="1086" w:author="Puneet Kumar" w:date="2026-09-04T20:12:00Z" w16du:dateUtc="2026-09-04T19:12:00Z">
        <w:r>
          <w:rPr>
            <w:b/>
            <w:bCs/>
            <w:color w:val="1F3864"/>
          </w:rPr>
          <w:t>Common pitfall.</w:t>
        </w:r>
      </w:ins>
      <w:del w:id="1087" w:author="Puneet Kumar" w:date="2026-09-04T20:12:00Z" w16du:dateUtc="2026-09-04T19:12:00Z">
        <w:r w:rsidR="007B5EA1" w:rsidDel="00CE060C">
          <w:rPr>
            <w:b/>
            <w:bCs/>
            <w:color w:val="1F3864"/>
          </w:rPr>
          <w:delText>Anti-pattern</w:delText>
        </w:r>
      </w:del>
      <w:r w:rsidR="007B5EA1">
        <w:rPr>
          <w:b/>
          <w:bCs/>
          <w:color w:val="1F3864"/>
        </w:rPr>
        <w:t xml:space="preserve">. </w:t>
      </w:r>
      <w:r w:rsidR="007B5EA1">
        <w:t>Fat events that carry full state consumers come to trust</w:t>
      </w:r>
      <w:r w:rsidR="004C2737">
        <w:t>,</w:t>
      </w:r>
      <w:r w:rsidR="007B5EA1">
        <w:t xml:space="preserve"> using Event Grid for streaming or durable business messaging.</w:t>
      </w:r>
    </w:p>
    <w:p w14:paraId="1249E8CE" w14:textId="77777777" w:rsidR="0095094A" w:rsidRDefault="007B5EA1">
      <w:pPr>
        <w:spacing w:before="40" w:after="110" w:line="278" w:lineRule="auto"/>
        <w:ind w:left="360"/>
      </w:pPr>
      <w:r>
        <w:rPr>
          <w:b/>
          <w:bCs/>
          <w:color w:val="1F3864"/>
        </w:rPr>
        <w:t xml:space="preserve">In practice. </w:t>
      </w:r>
      <w:r>
        <w:t>A blob-created event triggers a document-ingestion workflow.</w:t>
      </w:r>
    </w:p>
    <w:p w14:paraId="3874F06B" w14:textId="77777777" w:rsidR="0095094A" w:rsidRDefault="0095094A">
      <w:pPr>
        <w:spacing w:after="150"/>
      </w:pPr>
    </w:p>
    <w:p w14:paraId="7937FA94" w14:textId="32A0A278" w:rsidR="0095094A" w:rsidRDefault="000514FA">
      <w:pPr>
        <w:pStyle w:val="Heading3"/>
      </w:pPr>
      <w:bookmarkStart w:id="1088" w:name="_Toc239521085"/>
      <w:r>
        <w:t>8.5.3  Inbound webhook ingestion  (SFINT13)</w:t>
      </w:r>
      <w:bookmarkEnd w:id="1088"/>
    </w:p>
    <w:p w14:paraId="73950B6E" w14:textId="77777777" w:rsidR="0095094A" w:rsidRDefault="007B5EA1">
      <w:pPr>
        <w:spacing w:before="10" w:after="90"/>
      </w:pPr>
      <w:r>
        <w:rPr>
          <w:i/>
          <w:iCs/>
          <w:color w:val="5A6470"/>
        </w:rPr>
        <w:t>Take partner callbacks safely through the front door, then process them asynchronously.</w:t>
      </w:r>
    </w:p>
    <w:p w14:paraId="37E46AFB" w14:textId="77777777" w:rsidR="0095094A" w:rsidRDefault="007B5EA1">
      <w:pPr>
        <w:spacing w:before="90" w:after="130"/>
        <w:jc w:val="center"/>
      </w:pPr>
      <w:r>
        <w:rPr>
          <w:noProof/>
        </w:rPr>
        <w:drawing>
          <wp:inline distT="0" distB="0" distL="0" distR="0" wp14:anchorId="2919B0B3" wp14:editId="599C9DC4">
            <wp:extent cx="5191125" cy="581025"/>
            <wp:effectExtent l="19050" t="19050" r="19050" b="19050"/>
            <wp:docPr id="455322676" name="Picture 455322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191125" cy="581025"/>
                    </a:xfrm>
                    <a:prstGeom prst="rect">
                      <a:avLst/>
                    </a:prstGeom>
                    <a:noFill/>
                    <a:ln w="9525">
                      <a:solidFill>
                        <a:srgbClr val="AEB8C6"/>
                      </a:solidFill>
                    </a:ln>
                  </pic:spPr>
                </pic:pic>
              </a:graphicData>
            </a:graphic>
          </wp:inline>
        </w:drawing>
      </w:r>
    </w:p>
    <w:p w14:paraId="50E8E7F0" w14:textId="77777777" w:rsidR="0095094A" w:rsidRDefault="007B5EA1">
      <w:pPr>
        <w:spacing w:before="40" w:after="110" w:line="278" w:lineRule="auto"/>
        <w:ind w:left="360"/>
      </w:pPr>
      <w:r>
        <w:rPr>
          <w:b/>
          <w:bCs/>
          <w:color w:val="1F3864"/>
        </w:rPr>
        <w:t xml:space="preserve">Problem. </w:t>
      </w:r>
      <w:r>
        <w:t>A partner or SaaS pushes events to Chaucer over HTTPS. Exposing an internal trigger to the internet is exactly the risk the security standards forbid.</w:t>
      </w:r>
    </w:p>
    <w:p w14:paraId="1216CA57" w14:textId="77777777" w:rsidR="0095094A" w:rsidRDefault="007B5EA1">
      <w:pPr>
        <w:spacing w:before="40" w:after="110" w:line="278" w:lineRule="auto"/>
        <w:ind w:left="360"/>
      </w:pPr>
      <w:r>
        <w:rPr>
          <w:b/>
          <w:bCs/>
          <w:color w:val="1F3864"/>
        </w:rPr>
        <w:t xml:space="preserve">Solution. </w:t>
      </w:r>
      <w:r>
        <w:t>This is the sanctioned public-ingress exception. Traffic enters through Front Door with a WAF and DDoS, terminates at APIM as the single ingress point, is authenticated (mTLS, OAuth, or a signed-payload check) and validated, then dropped onto Service Bus or Event Grid for asynchronous processing. No Function or Logic App HTTP trigger is ever exposed directly.</w:t>
      </w:r>
    </w:p>
    <w:p w14:paraId="0F5D3184" w14:textId="77777777" w:rsidR="0095094A" w:rsidRDefault="007B5EA1">
      <w:pPr>
        <w:spacing w:after="120"/>
        <w:jc w:val="center"/>
      </w:pPr>
      <w:r>
        <w:rPr>
          <w:i/>
          <w:iCs/>
          <w:color w:val="5A6470"/>
          <w:sz w:val="17"/>
          <w:szCs w:val="17"/>
        </w:rPr>
        <w:t>Azure components</w:t>
      </w:r>
    </w:p>
    <w:p w14:paraId="05415A7E" w14:textId="77777777" w:rsidR="0095094A" w:rsidRDefault="007B5EA1">
      <w:pPr>
        <w:spacing w:before="90" w:after="130"/>
        <w:jc w:val="center"/>
      </w:pPr>
      <w:r>
        <w:rPr>
          <w:noProof/>
        </w:rPr>
        <w:drawing>
          <wp:inline distT="0" distB="0" distL="0" distR="0" wp14:anchorId="685D40C4" wp14:editId="5C8A93DD">
            <wp:extent cx="4953000" cy="762000"/>
            <wp:effectExtent l="19050" t="19050" r="19050" b="19050"/>
            <wp:docPr id="1483263388" name="Picture 1483263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37393677" w14:textId="77777777" w:rsidR="0095094A" w:rsidRDefault="007B5EA1">
      <w:pPr>
        <w:spacing w:before="40" w:after="110" w:line="278" w:lineRule="auto"/>
        <w:ind w:left="360"/>
      </w:pPr>
      <w:r>
        <w:rPr>
          <w:b/>
          <w:bCs/>
          <w:color w:val="1F3864"/>
        </w:rPr>
        <w:t xml:space="preserve">Use it when. </w:t>
      </w:r>
      <w:r>
        <w:t>an external party must push events to us and private networking is not possible.</w:t>
      </w:r>
    </w:p>
    <w:p w14:paraId="28EB50E4" w14:textId="77777777" w:rsidR="0095094A" w:rsidRDefault="007B5EA1">
      <w:pPr>
        <w:spacing w:before="40" w:after="110" w:line="278" w:lineRule="auto"/>
        <w:ind w:left="360"/>
      </w:pPr>
      <w:r>
        <w:rPr>
          <w:b/>
          <w:bCs/>
          <w:color w:val="1F3864"/>
        </w:rPr>
        <w:t xml:space="preserve">Avoid it when. </w:t>
      </w:r>
      <w:r>
        <w:t>the integration can use private networking, prefer that every time.</w:t>
      </w:r>
    </w:p>
    <w:p w14:paraId="668B169D" w14:textId="77777777" w:rsidR="0095094A" w:rsidRDefault="007B5EA1">
      <w:pPr>
        <w:spacing w:before="40" w:after="110" w:line="278" w:lineRule="auto"/>
        <w:ind w:left="360"/>
      </w:pPr>
      <w:r>
        <w:rPr>
          <w:b/>
          <w:bCs/>
          <w:color w:val="1F3864"/>
        </w:rPr>
        <w:lastRenderedPageBreak/>
        <w:t xml:space="preserve">Risks and considerations. </w:t>
      </w:r>
      <w:r>
        <w:t>You are internet-facing now, so assume replay and forgery: validate signatures, enforce rate limits, and deduplicate, because providers retry. Acknowledge fast and process asynchronously so a slow backend cannot be used to hold connections open. Record the exception with an owner and an expiry.</w:t>
      </w:r>
    </w:p>
    <w:p w14:paraId="00EF726F" w14:textId="4BB78BEA" w:rsidR="0095094A" w:rsidRDefault="007B5EA1">
      <w:pPr>
        <w:spacing w:before="40" w:after="110" w:line="278" w:lineRule="auto"/>
        <w:ind w:left="360"/>
      </w:pPr>
      <w:r>
        <w:rPr>
          <w:b/>
          <w:bCs/>
          <w:color w:val="1F3864"/>
        </w:rPr>
        <w:t xml:space="preserve">Security boundary. </w:t>
      </w:r>
      <w:r>
        <w:t>Landing zone: this is the one pattern that crosses the internet boundary, and it does so only in the online subscription. Front Door + WAF + DDoS terminate the public endpoint, APIM (shared subscription) is the single ingress, and processing happens back in the private spokes. Within Azure: past the edge everything is private, Service Bus/Event Grid and Functions over Private Endpoints with managed identity and TLS. Outside Azure: mTLS, OAuth or signed-payload validation, IP allow-listing and rate-limiting at the edge</w:t>
      </w:r>
      <w:r w:rsidR="004C2737">
        <w:t>,</w:t>
      </w:r>
      <w:r>
        <w:t xml:space="preserve"> no Function or Logic App trigger is ever exposed</w:t>
      </w:r>
      <w:r w:rsidR="004C2737">
        <w:t>,</w:t>
      </w:r>
      <w:r>
        <w:t xml:space="preserve"> the exposure is a registered, time-boxed exception.</w:t>
      </w:r>
    </w:p>
    <w:p w14:paraId="7D05C74A" w14:textId="3AEDBB78" w:rsidR="0095094A" w:rsidRDefault="00CE060C">
      <w:pPr>
        <w:spacing w:before="40" w:after="110" w:line="278" w:lineRule="auto"/>
        <w:ind w:left="360"/>
      </w:pPr>
      <w:ins w:id="1089" w:author="Puneet Kumar" w:date="2026-09-04T20:12:00Z" w16du:dateUtc="2026-09-04T19:12:00Z">
        <w:r>
          <w:rPr>
            <w:b/>
            <w:bCs/>
            <w:color w:val="1F3864"/>
          </w:rPr>
          <w:t>Common pitfall.</w:t>
        </w:r>
      </w:ins>
      <w:del w:id="1090" w:author="Puneet Kumar" w:date="2026-09-04T20:12:00Z" w16du:dateUtc="2026-09-04T19:12:00Z">
        <w:r w:rsidR="007B5EA1" w:rsidDel="00CE060C">
          <w:rPr>
            <w:b/>
            <w:bCs/>
            <w:color w:val="1F3864"/>
          </w:rPr>
          <w:delText>Anti-pattern</w:delText>
        </w:r>
      </w:del>
      <w:r w:rsidR="007B5EA1">
        <w:rPr>
          <w:b/>
          <w:bCs/>
          <w:color w:val="1F3864"/>
        </w:rPr>
        <w:t xml:space="preserve">. </w:t>
      </w:r>
      <w:r w:rsidR="007B5EA1">
        <w:t>Exposing a Logic App or Function HTTP trigger straight to the internet, bypassing APIM and the WAF; processing synchronously in the handler.</w:t>
      </w:r>
    </w:p>
    <w:p w14:paraId="61BB6036" w14:textId="77777777" w:rsidR="0095094A" w:rsidRDefault="007B5EA1">
      <w:pPr>
        <w:spacing w:before="40" w:after="110" w:line="278" w:lineRule="auto"/>
        <w:ind w:left="360"/>
      </w:pPr>
      <w:r>
        <w:rPr>
          <w:b/>
          <w:bCs/>
          <w:color w:val="1F3864"/>
        </w:rPr>
        <w:t xml:space="preserve">In practice. </w:t>
      </w:r>
      <w:r>
        <w:t>A payment provider posts settlement webhooks; APIM validates the signature and drops the event on Service Bus.</w:t>
      </w:r>
    </w:p>
    <w:p w14:paraId="6C66E66F" w14:textId="77777777" w:rsidR="0095094A" w:rsidRDefault="0095094A">
      <w:pPr>
        <w:spacing w:after="150"/>
      </w:pPr>
    </w:p>
    <w:p w14:paraId="42A322F7" w14:textId="4CCCE9A2" w:rsidR="0095094A" w:rsidRDefault="000514FA">
      <w:pPr>
        <w:pStyle w:val="Heading3"/>
      </w:pPr>
      <w:bookmarkStart w:id="1091" w:name="_Toc239521086"/>
      <w:r>
        <w:t>8.5.4  Outbound webhook / notification  (SFINT14)</w:t>
      </w:r>
      <w:bookmarkEnd w:id="1091"/>
    </w:p>
    <w:p w14:paraId="07813447" w14:textId="77777777" w:rsidR="0095094A" w:rsidRDefault="007B5EA1">
      <w:pPr>
        <w:spacing w:before="10" w:after="90"/>
      </w:pPr>
      <w:r>
        <w:rPr>
          <w:i/>
          <w:iCs/>
          <w:color w:val="5A6470"/>
        </w:rPr>
        <w:t>Push events out to subscribers instead of making them poll.</w:t>
      </w:r>
    </w:p>
    <w:p w14:paraId="02BF3368" w14:textId="77777777" w:rsidR="0095094A" w:rsidRDefault="007B5EA1">
      <w:pPr>
        <w:spacing w:before="90" w:after="130"/>
        <w:jc w:val="center"/>
      </w:pPr>
      <w:r>
        <w:rPr>
          <w:noProof/>
        </w:rPr>
        <w:drawing>
          <wp:inline distT="0" distB="0" distL="0" distR="0" wp14:anchorId="4B577E5E" wp14:editId="7697CA5D">
            <wp:extent cx="5191125" cy="981075"/>
            <wp:effectExtent l="19050" t="19050" r="19050" b="19050"/>
            <wp:docPr id="970871689" name="Picture 970871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7C23C550" w14:textId="77777777" w:rsidR="0095094A" w:rsidRDefault="007B5EA1">
      <w:pPr>
        <w:spacing w:before="40" w:after="110" w:line="278" w:lineRule="auto"/>
        <w:ind w:left="360"/>
      </w:pPr>
      <w:r>
        <w:rPr>
          <w:b/>
          <w:bCs/>
          <w:color w:val="1F3864"/>
        </w:rPr>
        <w:t xml:space="preserve">Problem. </w:t>
      </w:r>
      <w:r>
        <w:t>An external or internal party wants to be told when something changes, rather than polling us for it.</w:t>
      </w:r>
    </w:p>
    <w:p w14:paraId="03559889" w14:textId="77777777" w:rsidR="0095094A" w:rsidRDefault="007B5EA1">
      <w:pPr>
        <w:spacing w:before="40" w:after="110" w:line="278" w:lineRule="auto"/>
        <w:ind w:left="360"/>
      </w:pPr>
      <w:r>
        <w:rPr>
          <w:b/>
          <w:bCs/>
          <w:color w:val="1F3864"/>
        </w:rPr>
        <w:t xml:space="preserve">Solution. </w:t>
      </w:r>
      <w:r>
        <w:t>On the event, dispatch via Event Grid subscriptions or a Logic App connector, webhook, email or Teams. Subscribers are configured, not coded into the publisher.</w:t>
      </w:r>
    </w:p>
    <w:p w14:paraId="05C97DBD" w14:textId="77777777" w:rsidR="0095094A" w:rsidRDefault="007B5EA1">
      <w:pPr>
        <w:spacing w:after="120"/>
        <w:jc w:val="center"/>
      </w:pPr>
      <w:r>
        <w:rPr>
          <w:i/>
          <w:iCs/>
          <w:color w:val="5A6470"/>
          <w:sz w:val="17"/>
          <w:szCs w:val="17"/>
        </w:rPr>
        <w:t>Azure components</w:t>
      </w:r>
    </w:p>
    <w:p w14:paraId="1DE97775" w14:textId="77777777" w:rsidR="0095094A" w:rsidRDefault="007B5EA1">
      <w:pPr>
        <w:spacing w:before="90" w:after="130"/>
        <w:jc w:val="center"/>
      </w:pPr>
      <w:r>
        <w:rPr>
          <w:noProof/>
        </w:rPr>
        <w:drawing>
          <wp:inline distT="0" distB="0" distL="0" distR="0" wp14:anchorId="383B5968" wp14:editId="57E1BBED">
            <wp:extent cx="4457700" cy="1123950"/>
            <wp:effectExtent l="19050" t="19050" r="19050" b="19050"/>
            <wp:docPr id="1109862153" name="Picture 110986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20987509" w14:textId="77777777" w:rsidR="0095094A" w:rsidRDefault="007B5EA1">
      <w:pPr>
        <w:spacing w:before="40" w:after="110" w:line="278" w:lineRule="auto"/>
        <w:ind w:left="360"/>
      </w:pPr>
      <w:r>
        <w:rPr>
          <w:b/>
          <w:bCs/>
          <w:color w:val="1F3864"/>
        </w:rPr>
        <w:t xml:space="preserve">Use it when. </w:t>
      </w:r>
      <w:r>
        <w:t>subscribers expect to be pushed to on an event.</w:t>
      </w:r>
    </w:p>
    <w:p w14:paraId="13CE9039" w14:textId="77777777" w:rsidR="0095094A" w:rsidRDefault="007B5EA1">
      <w:pPr>
        <w:spacing w:before="40" w:after="110" w:line="278" w:lineRule="auto"/>
        <w:ind w:left="360"/>
      </w:pPr>
      <w:r>
        <w:rPr>
          <w:b/>
          <w:bCs/>
          <w:color w:val="1F3864"/>
        </w:rPr>
        <w:t xml:space="preserve">Avoid it when. </w:t>
      </w:r>
      <w:r>
        <w:t>subscribers should really pull current state through an API.</w:t>
      </w:r>
    </w:p>
    <w:p w14:paraId="767F85CA" w14:textId="77777777" w:rsidR="0095094A" w:rsidRDefault="007B5EA1">
      <w:pPr>
        <w:spacing w:before="40" w:after="110" w:line="278" w:lineRule="auto"/>
        <w:ind w:left="360"/>
      </w:pPr>
      <w:r>
        <w:rPr>
          <w:b/>
          <w:bCs/>
          <w:color w:val="1F3864"/>
        </w:rPr>
        <w:t xml:space="preserve">Risks and considerations. </w:t>
      </w:r>
      <w:r>
        <w:t>A subscriber endpoint being down creates retries and back-pressure, so retry with backoff and dead-letter the undeliverable. Hold partner secrets in Key Vault, sign payloads where supported, and put a circuit breaker around flaky endpoints.</w:t>
      </w:r>
    </w:p>
    <w:p w14:paraId="153C813C" w14:textId="41F85C69" w:rsidR="0095094A" w:rsidRDefault="007B5EA1">
      <w:pPr>
        <w:spacing w:before="40" w:after="110" w:line="278" w:lineRule="auto"/>
        <w:ind w:left="360"/>
      </w:pPr>
      <w:r>
        <w:rPr>
          <w:b/>
          <w:bCs/>
          <w:color w:val="1F3864"/>
        </w:rPr>
        <w:t xml:space="preserve">Security boundary. </w:t>
      </w:r>
      <w:r>
        <w:t>Landing zone: Event Grid or the Logic App in spokes</w:t>
      </w:r>
      <w:r w:rsidR="004C2737">
        <w:t>,</w:t>
      </w:r>
      <w:r>
        <w:t xml:space="preserve"> the egress to an external subscriber leaves through the controlled path, not default internet routing (routing intent enforced). Within Azure: managed identity, partner secrets held in Key Vault and referenced, TLS. Outside Azure: TLS to the subscriber, </w:t>
      </w:r>
      <w:r>
        <w:lastRenderedPageBreak/>
        <w:t>payload signing where supported, partner endpoints allow-listed, and secrets rotated/revoked through Key Vault.</w:t>
      </w:r>
    </w:p>
    <w:p w14:paraId="4D368F2C" w14:textId="368D6413" w:rsidR="0095094A" w:rsidRDefault="00CE060C">
      <w:pPr>
        <w:spacing w:before="40" w:after="110" w:line="278" w:lineRule="auto"/>
        <w:ind w:left="360"/>
      </w:pPr>
      <w:ins w:id="1092" w:author="Puneet Kumar" w:date="2026-09-04T20:12:00Z" w16du:dateUtc="2026-09-04T19:12:00Z">
        <w:r>
          <w:rPr>
            <w:b/>
            <w:bCs/>
            <w:color w:val="1F3864"/>
          </w:rPr>
          <w:t>Common pitfall.</w:t>
        </w:r>
      </w:ins>
      <w:del w:id="1093" w:author="Puneet Kumar" w:date="2026-09-04T20:12:00Z" w16du:dateUtc="2026-09-04T19:12:00Z">
        <w:r w:rsidR="007B5EA1" w:rsidDel="00CE060C">
          <w:rPr>
            <w:b/>
            <w:bCs/>
            <w:color w:val="1F3864"/>
          </w:rPr>
          <w:delText>Anti-pattern</w:delText>
        </w:r>
      </w:del>
      <w:r w:rsidR="007B5EA1">
        <w:rPr>
          <w:b/>
          <w:bCs/>
          <w:color w:val="1F3864"/>
        </w:rPr>
        <w:t xml:space="preserve">. </w:t>
      </w:r>
      <w:r w:rsidR="007B5EA1">
        <w:t>Polling to simulate push; bespoke per-subscriber dispatch code instead of subscriptions.</w:t>
      </w:r>
    </w:p>
    <w:p w14:paraId="411F638D" w14:textId="77777777" w:rsidR="0095094A" w:rsidRDefault="007B5EA1">
      <w:pPr>
        <w:spacing w:before="40" w:after="110" w:line="278" w:lineRule="auto"/>
        <w:ind w:left="360"/>
      </w:pPr>
      <w:r>
        <w:rPr>
          <w:b/>
          <w:bCs/>
          <w:color w:val="1F3864"/>
        </w:rPr>
        <w:t xml:space="preserve">In practice. </w:t>
      </w:r>
      <w:r>
        <w:t>The broker's system is notified automatically when a claim status changes.</w:t>
      </w:r>
    </w:p>
    <w:p w14:paraId="6C3AE685" w14:textId="77777777" w:rsidR="0095094A" w:rsidRDefault="0095094A">
      <w:pPr>
        <w:spacing w:after="150"/>
      </w:pPr>
    </w:p>
    <w:p w14:paraId="2AAA7567" w14:textId="30BC5439" w:rsidR="0095094A" w:rsidRDefault="000514FA">
      <w:pPr>
        <w:pStyle w:val="Heading3"/>
      </w:pPr>
      <w:bookmarkStart w:id="1094" w:name="_Toc239521087"/>
      <w:r>
        <w:t>8.5.5  Stream / telemetry ingestion  (SFINT15)</w:t>
      </w:r>
      <w:bookmarkEnd w:id="1094"/>
    </w:p>
    <w:p w14:paraId="6866B846" w14:textId="77777777" w:rsidR="0095094A" w:rsidRDefault="007B5EA1">
      <w:pPr>
        <w:spacing w:before="10" w:after="90"/>
      </w:pPr>
      <w:r>
        <w:rPr>
          <w:i/>
          <w:iCs/>
          <w:color w:val="5A6470"/>
        </w:rPr>
        <w:t>Ingest high-volume continuous data and hand it to processors or the data platform.</w:t>
      </w:r>
    </w:p>
    <w:p w14:paraId="47B836B0" w14:textId="77777777" w:rsidR="0095094A" w:rsidRDefault="007B5EA1">
      <w:pPr>
        <w:spacing w:before="90" w:after="130"/>
        <w:jc w:val="center"/>
      </w:pPr>
      <w:r>
        <w:rPr>
          <w:noProof/>
        </w:rPr>
        <w:drawing>
          <wp:inline distT="0" distB="0" distL="0" distR="0" wp14:anchorId="09F36870" wp14:editId="59FA5565">
            <wp:extent cx="5191125" cy="723900"/>
            <wp:effectExtent l="19050" t="19050" r="19050" b="19050"/>
            <wp:docPr id="1838931171" name="Picture 183893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0116CEF0" w14:textId="77777777" w:rsidR="0095094A" w:rsidRDefault="007B5EA1">
      <w:pPr>
        <w:spacing w:before="40" w:after="110" w:line="278" w:lineRule="auto"/>
        <w:ind w:left="360"/>
      </w:pPr>
      <w:r>
        <w:rPr>
          <w:b/>
          <w:bCs/>
          <w:color w:val="1F3864"/>
        </w:rPr>
        <w:t xml:space="preserve">Problem. </w:t>
      </w:r>
      <w:r>
        <w:t>A high-frequency feed produces far more events than a business-messaging queue is designed for, and it needs partitioned, ordered processing.</w:t>
      </w:r>
    </w:p>
    <w:p w14:paraId="630D8E39" w14:textId="3A9E91D0" w:rsidR="0095094A" w:rsidRDefault="007B5EA1">
      <w:pPr>
        <w:spacing w:before="40" w:after="110" w:line="278" w:lineRule="auto"/>
        <w:ind w:left="360"/>
      </w:pPr>
      <w:r>
        <w:rPr>
          <w:b/>
          <w:bCs/>
          <w:color w:val="1F3864"/>
        </w:rPr>
        <w:t xml:space="preserve">Solution. </w:t>
      </w:r>
      <w:r>
        <w:t>Ingest into Event Hubs, partitioned for throughput; process with Functions or Stream Analytics; and typically capture or offload to Snowflake for analytics. Event Hubs is the firehose</w:t>
      </w:r>
      <w:r w:rsidR="00436CB0">
        <w:t>,</w:t>
      </w:r>
      <w:r>
        <w:t xml:space="preserve"> Service Bus is not.</w:t>
      </w:r>
    </w:p>
    <w:p w14:paraId="1A161407" w14:textId="77777777" w:rsidR="0095094A" w:rsidRDefault="007B5EA1">
      <w:pPr>
        <w:spacing w:after="120"/>
        <w:jc w:val="center"/>
      </w:pPr>
      <w:r>
        <w:rPr>
          <w:i/>
          <w:iCs/>
          <w:color w:val="5A6470"/>
          <w:sz w:val="17"/>
          <w:szCs w:val="17"/>
        </w:rPr>
        <w:t>Azure components</w:t>
      </w:r>
    </w:p>
    <w:p w14:paraId="5C0AFE06" w14:textId="77777777" w:rsidR="0095094A" w:rsidRDefault="007B5EA1">
      <w:pPr>
        <w:spacing w:before="90" w:after="130"/>
        <w:jc w:val="center"/>
      </w:pPr>
      <w:r>
        <w:rPr>
          <w:noProof/>
        </w:rPr>
        <w:drawing>
          <wp:inline distT="0" distB="0" distL="0" distR="0" wp14:anchorId="73AAF32F" wp14:editId="004036B5">
            <wp:extent cx="4953000" cy="952500"/>
            <wp:effectExtent l="19050" t="19050" r="19050" b="19050"/>
            <wp:docPr id="1348082808" name="Picture 1348082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2CC00FD6" w14:textId="77777777" w:rsidR="0095094A" w:rsidRDefault="007B5EA1">
      <w:pPr>
        <w:spacing w:before="40" w:after="110" w:line="278" w:lineRule="auto"/>
        <w:ind w:left="360"/>
      </w:pPr>
      <w:r>
        <w:rPr>
          <w:b/>
          <w:bCs/>
          <w:color w:val="1F3864"/>
        </w:rPr>
        <w:t xml:space="preserve">Use it when. </w:t>
      </w:r>
      <w:r>
        <w:t>sustained high event rates need partitioned stream processing.</w:t>
      </w:r>
    </w:p>
    <w:p w14:paraId="5F2C4E8C" w14:textId="77777777" w:rsidR="0095094A" w:rsidRDefault="007B5EA1">
      <w:pPr>
        <w:spacing w:before="40" w:after="110" w:line="278" w:lineRule="auto"/>
        <w:ind w:left="360"/>
      </w:pPr>
      <w:r>
        <w:rPr>
          <w:b/>
          <w:bCs/>
          <w:color w:val="1F3864"/>
        </w:rPr>
        <w:t xml:space="preserve">Avoid it when. </w:t>
      </w:r>
      <w:r>
        <w:t>these are transactional business commands needing per-message dead-lettering and sessions (Service Bus), or low-volume discrete notifications (Event Grid).</w:t>
      </w:r>
    </w:p>
    <w:p w14:paraId="41CE277A" w14:textId="77777777" w:rsidR="0095094A" w:rsidRDefault="007B5EA1">
      <w:pPr>
        <w:spacing w:before="40" w:after="110" w:line="278" w:lineRule="auto"/>
        <w:ind w:left="360"/>
      </w:pPr>
      <w:r>
        <w:rPr>
          <w:b/>
          <w:bCs/>
          <w:color w:val="1F3864"/>
        </w:rPr>
        <w:t xml:space="preserve">Risks and considerations. </w:t>
      </w:r>
      <w:r>
        <w:t>Partition count is a capacity decision you largely live with, so plan it against throughput and consumer parallelism. Manage checkpoints, monitor consumer lag, and remember ordering holds only within a partition. Premium or Dedicated capacity is a real cost line.</w:t>
      </w:r>
    </w:p>
    <w:p w14:paraId="1CCD4C43" w14:textId="651EB8CA" w:rsidR="0095094A" w:rsidRDefault="007B5EA1">
      <w:pPr>
        <w:spacing w:before="40" w:after="110" w:line="278" w:lineRule="auto"/>
        <w:ind w:left="360"/>
      </w:pPr>
      <w:r>
        <w:rPr>
          <w:b/>
          <w:bCs/>
          <w:color w:val="1F3864"/>
        </w:rPr>
        <w:t xml:space="preserve">Security boundary. </w:t>
      </w:r>
      <w:r>
        <w:t>Landing zone: Event Hubs and its processors in spokes</w:t>
      </w:r>
      <w:r w:rsidR="00436CB0">
        <w:t>,</w:t>
      </w:r>
      <w:r>
        <w:t xml:space="preserve"> capture to a firewalled storage account. Within Azure: Private Endpoint, managed identity, TLS, with capture storage under RBAC. Outside Azure: an external feed enters through the edge</w:t>
      </w:r>
      <w:r w:rsidR="00436CB0">
        <w:t>,</w:t>
      </w:r>
      <w:r>
        <w:t xml:space="preserve"> internal streams cross no boundary.</w:t>
      </w:r>
    </w:p>
    <w:p w14:paraId="0AF3711F" w14:textId="2BEB2509" w:rsidR="0095094A" w:rsidRDefault="00CE060C">
      <w:pPr>
        <w:spacing w:before="40" w:after="110" w:line="278" w:lineRule="auto"/>
        <w:ind w:left="360"/>
      </w:pPr>
      <w:ins w:id="1095" w:author="Puneet Kumar" w:date="2026-09-04T20:12:00Z" w16du:dateUtc="2026-09-04T19:12:00Z">
        <w:r>
          <w:rPr>
            <w:b/>
            <w:bCs/>
            <w:color w:val="1F3864"/>
          </w:rPr>
          <w:t>Common pitfall.</w:t>
        </w:r>
      </w:ins>
      <w:del w:id="1096" w:author="Puneet Kumar" w:date="2026-09-04T20:12:00Z" w16du:dateUtc="2026-09-04T19:12:00Z">
        <w:r w:rsidR="007B5EA1" w:rsidDel="00CE060C">
          <w:rPr>
            <w:b/>
            <w:bCs/>
            <w:color w:val="1F3864"/>
          </w:rPr>
          <w:delText>Anti-pattern</w:delText>
        </w:r>
      </w:del>
      <w:r w:rsidR="007B5EA1">
        <w:rPr>
          <w:b/>
          <w:bCs/>
          <w:color w:val="1F3864"/>
        </w:rPr>
        <w:t xml:space="preserve">. </w:t>
      </w:r>
      <w:r w:rsidR="007B5EA1">
        <w:t>Service Bus for firehose volumes</w:t>
      </w:r>
      <w:r w:rsidR="00436CB0">
        <w:t>,</w:t>
      </w:r>
      <w:r w:rsidR="007B5EA1">
        <w:t xml:space="preserve"> Event Hubs for transactional commands; synchronous consumers on a stream.</w:t>
      </w:r>
    </w:p>
    <w:p w14:paraId="38477061" w14:textId="77777777" w:rsidR="0095094A" w:rsidRDefault="007B5EA1">
      <w:pPr>
        <w:spacing w:before="40" w:after="110" w:line="278" w:lineRule="auto"/>
        <w:ind w:left="360"/>
      </w:pPr>
      <w:r>
        <w:rPr>
          <w:b/>
          <w:bCs/>
          <w:color w:val="1F3864"/>
        </w:rPr>
        <w:t xml:space="preserve">In practice. </w:t>
      </w:r>
      <w:r>
        <w:t>A high-frequency exposure feed is ingested, processed near-real-time and offloaded to Snowflake.</w:t>
      </w:r>
    </w:p>
    <w:p w14:paraId="27AF02F8" w14:textId="77777777" w:rsidR="0095094A" w:rsidRDefault="0095094A">
      <w:pPr>
        <w:spacing w:after="150"/>
      </w:pPr>
    </w:p>
    <w:p w14:paraId="0011B3BF" w14:textId="31653012" w:rsidR="0095094A" w:rsidRDefault="000514FA">
      <w:pPr>
        <w:pStyle w:val="Heading2"/>
      </w:pPr>
      <w:bookmarkStart w:id="1097" w:name="_Toc239521088"/>
      <w:r>
        <w:t>8.6 Orchestration Patterns</w:t>
      </w:r>
      <w:bookmarkEnd w:id="1097"/>
    </w:p>
    <w:p w14:paraId="42295D16" w14:textId="5C7857DA" w:rsidR="0095094A" w:rsidRDefault="000514FA">
      <w:pPr>
        <w:pStyle w:val="Heading3"/>
      </w:pPr>
      <w:bookmarkStart w:id="1098" w:name="_Toc239521089"/>
      <w:r>
        <w:t>8.6.1  Stateful process orchestration  (SFINT16)</w:t>
      </w:r>
      <w:bookmarkEnd w:id="1098"/>
    </w:p>
    <w:p w14:paraId="47E4DF66" w14:textId="77777777" w:rsidR="0095094A" w:rsidRDefault="007B5EA1">
      <w:pPr>
        <w:spacing w:before="10" w:after="90"/>
      </w:pPr>
      <w:r>
        <w:rPr>
          <w:i/>
          <w:iCs/>
          <w:color w:val="5A6470"/>
        </w:rPr>
        <w:lastRenderedPageBreak/>
        <w:t>Coordinate a multi-step, multi-system business process with state, retries and visibility.</w:t>
      </w:r>
    </w:p>
    <w:p w14:paraId="325B1B54" w14:textId="77777777" w:rsidR="0095094A" w:rsidRDefault="007B5EA1">
      <w:pPr>
        <w:spacing w:before="90" w:after="130"/>
        <w:jc w:val="center"/>
      </w:pPr>
      <w:r>
        <w:rPr>
          <w:noProof/>
        </w:rPr>
        <w:drawing>
          <wp:inline distT="0" distB="0" distL="0" distR="0" wp14:anchorId="3A7F6F22" wp14:editId="45D739BA">
            <wp:extent cx="5191125" cy="2333625"/>
            <wp:effectExtent l="19050" t="19050" r="19050" b="19050"/>
            <wp:docPr id="1394172956" name="Picture 1394172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6C344619" w14:textId="77777777" w:rsidR="0095094A" w:rsidRDefault="007B5EA1">
      <w:pPr>
        <w:spacing w:before="40" w:after="110" w:line="278" w:lineRule="auto"/>
        <w:ind w:left="360"/>
      </w:pPr>
      <w:r>
        <w:rPr>
          <w:b/>
          <w:bCs/>
          <w:color w:val="1F3864"/>
        </w:rPr>
        <w:t xml:space="preserve">Problem. </w:t>
      </w:r>
      <w:r>
        <w:t>New-business onboarding spans validation, pricing, document generation, notification and system updates. No single system owns the process, and stitching it together point-to-point makes it invisible and brittle.</w:t>
      </w:r>
    </w:p>
    <w:p w14:paraId="2C720C18" w14:textId="77777777" w:rsidR="0095094A" w:rsidRDefault="007B5EA1">
      <w:pPr>
        <w:spacing w:before="40" w:after="110" w:line="278" w:lineRule="auto"/>
        <w:ind w:left="360"/>
      </w:pPr>
      <w:r>
        <w:rPr>
          <w:b/>
          <w:bCs/>
          <w:color w:val="1F3864"/>
        </w:rPr>
        <w:t xml:space="preserve">Solution. </w:t>
      </w:r>
      <w:r>
        <w:t>A Logic App (Standard) owns the process: it sequences the steps, calls capabilities through APIM, delegates computation to Functions, and hands asynchronous work to Service Bus. It keeps run state and history, so the process is observable and recoverable, and, per the rule above, it holds control flow only.</w:t>
      </w:r>
    </w:p>
    <w:p w14:paraId="2E46B47C" w14:textId="77777777" w:rsidR="0095094A" w:rsidRDefault="007B5EA1">
      <w:pPr>
        <w:spacing w:after="120"/>
        <w:jc w:val="center"/>
      </w:pPr>
      <w:r>
        <w:rPr>
          <w:i/>
          <w:iCs/>
          <w:color w:val="5A6470"/>
          <w:sz w:val="17"/>
          <w:szCs w:val="17"/>
        </w:rPr>
        <w:t>Azure components</w:t>
      </w:r>
    </w:p>
    <w:p w14:paraId="6986C2A0" w14:textId="77777777" w:rsidR="0095094A" w:rsidRDefault="007B5EA1">
      <w:pPr>
        <w:spacing w:before="90" w:after="130"/>
        <w:jc w:val="center"/>
      </w:pPr>
      <w:r>
        <w:rPr>
          <w:noProof/>
        </w:rPr>
        <w:drawing>
          <wp:inline distT="0" distB="0" distL="0" distR="0" wp14:anchorId="6CCE7CA5" wp14:editId="4890AB3F">
            <wp:extent cx="4953000" cy="762000"/>
            <wp:effectExtent l="19050" t="19050" r="19050" b="19050"/>
            <wp:docPr id="2027016694" name="Picture 2027016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71E55C33" w14:textId="77777777" w:rsidR="0095094A" w:rsidRDefault="007B5EA1">
      <w:pPr>
        <w:spacing w:before="40" w:after="110" w:line="278" w:lineRule="auto"/>
        <w:ind w:left="360"/>
      </w:pPr>
      <w:r>
        <w:rPr>
          <w:b/>
          <w:bCs/>
          <w:color w:val="1F3864"/>
        </w:rPr>
        <w:t xml:space="preserve">Use it when. </w:t>
      </w:r>
      <w:r>
        <w:t>a business process crosses several systems and steps and needs state, retries and auditability over minutes, hours or days.</w:t>
      </w:r>
    </w:p>
    <w:p w14:paraId="070EF5D6" w14:textId="77777777" w:rsidR="0095094A" w:rsidRDefault="007B5EA1">
      <w:pPr>
        <w:spacing w:before="40" w:after="110" w:line="278" w:lineRule="auto"/>
        <w:ind w:left="360"/>
      </w:pPr>
      <w:r>
        <w:rPr>
          <w:b/>
          <w:bCs/>
          <w:color w:val="1F3864"/>
        </w:rPr>
        <w:t xml:space="preserve">Avoid it when. </w:t>
      </w:r>
      <w:r>
        <w:t>a single synchronous call suffices, or it is really just message buffering.</w:t>
      </w:r>
    </w:p>
    <w:p w14:paraId="63F9B608" w14:textId="0929914E" w:rsidR="0095094A" w:rsidRDefault="007B5EA1">
      <w:pPr>
        <w:spacing w:before="40" w:after="110" w:line="278" w:lineRule="auto"/>
        <w:ind w:left="360"/>
      </w:pPr>
      <w:r>
        <w:rPr>
          <w:b/>
          <w:bCs/>
          <w:color w:val="1F3864"/>
        </w:rPr>
        <w:t xml:space="preserve">Risks and considerations. </w:t>
      </w:r>
      <w:r>
        <w:t>Without discipline the workflow accretes business logic and becomes a monolith, keep logic in Functions and the workflow readable. Standard run history is region-bound, so DR is active-passive and in-flight runs do not migrate</w:t>
      </w:r>
      <w:r w:rsidR="00436CB0">
        <w:t>,</w:t>
      </w:r>
      <w:r>
        <w:t xml:space="preserve"> design steps to be idempotent and restartable. Connectors have throttling limits, long-running state has a cost, and you need a versioning strategy for changing a workflow while runs are in flight.</w:t>
      </w:r>
    </w:p>
    <w:p w14:paraId="7DC93FF2" w14:textId="77777777" w:rsidR="0095094A" w:rsidRDefault="007B5EA1">
      <w:pPr>
        <w:spacing w:before="40" w:after="110" w:line="278" w:lineRule="auto"/>
        <w:ind w:left="360"/>
      </w:pPr>
      <w:r>
        <w:rPr>
          <w:b/>
          <w:bCs/>
          <w:color w:val="1F3864"/>
        </w:rPr>
        <w:t xml:space="preserve">Security boundary. </w:t>
      </w:r>
      <w:r>
        <w:t>Landing zone: the Logic App (Standard) is VNet-integrated in a workload spoke and calls APIM (shared), Functions and Service Bus (spokes), all internal. Within Azure: every connector authenticates with a managed identity (no keys), Key Vault references for any unavoidable secret, Private Endpoints, TLS. Outside Azure: none directly, external calls leave through APIM and the edge, not from the workflow.</w:t>
      </w:r>
    </w:p>
    <w:p w14:paraId="2CA72E76" w14:textId="65C2BC90" w:rsidR="0095094A" w:rsidRDefault="00CE060C">
      <w:pPr>
        <w:spacing w:before="40" w:after="110" w:line="278" w:lineRule="auto"/>
        <w:ind w:left="360"/>
      </w:pPr>
      <w:ins w:id="1099" w:author="Puneet Kumar" w:date="2026-09-04T20:12:00Z" w16du:dateUtc="2026-09-04T19:12:00Z">
        <w:r>
          <w:rPr>
            <w:b/>
            <w:bCs/>
            <w:color w:val="1F3864"/>
          </w:rPr>
          <w:t>Common pitfall.</w:t>
        </w:r>
      </w:ins>
      <w:del w:id="1100" w:author="Puneet Kumar" w:date="2026-09-04T20:12:00Z" w16du:dateUtc="2026-09-04T19:12:00Z">
        <w:r w:rsidR="007B5EA1" w:rsidDel="00CE060C">
          <w:rPr>
            <w:b/>
            <w:bCs/>
            <w:color w:val="1F3864"/>
          </w:rPr>
          <w:delText>Anti-pattern</w:delText>
        </w:r>
      </w:del>
      <w:r w:rsidR="007B5EA1">
        <w:rPr>
          <w:b/>
          <w:bCs/>
          <w:color w:val="1F3864"/>
        </w:rPr>
        <w:t xml:space="preserve">. </w:t>
      </w:r>
      <w:r w:rsidR="007B5EA1">
        <w:t>Business, compute or transformation logic inside the workflow; orchestration smeared across many uncoordinated workflows; microservices-style choreography with no owning process.</w:t>
      </w:r>
    </w:p>
    <w:p w14:paraId="24AE2EF9" w14:textId="77777777" w:rsidR="0095094A" w:rsidRDefault="007B5EA1">
      <w:pPr>
        <w:spacing w:before="40" w:after="110" w:line="278" w:lineRule="auto"/>
        <w:ind w:left="360"/>
      </w:pPr>
      <w:r>
        <w:rPr>
          <w:b/>
          <w:bCs/>
          <w:color w:val="1F3864"/>
        </w:rPr>
        <w:t xml:space="preserve">In practice. </w:t>
      </w:r>
      <w:r>
        <w:t>New-business onboarding is coordinated end-to-end by one Logic App calling Functions and systems in turn.</w:t>
      </w:r>
    </w:p>
    <w:p w14:paraId="494CD295" w14:textId="77777777" w:rsidR="0095094A" w:rsidRDefault="0095094A">
      <w:pPr>
        <w:spacing w:after="150"/>
      </w:pPr>
    </w:p>
    <w:p w14:paraId="23378CF3" w14:textId="681EA6BB" w:rsidR="0095094A" w:rsidRDefault="000514FA">
      <w:pPr>
        <w:pStyle w:val="Heading3"/>
      </w:pPr>
      <w:bookmarkStart w:id="1101" w:name="_Toc239521090"/>
      <w:r>
        <w:t>8.6.2  Process with compensation  (SFINT17)</w:t>
      </w:r>
      <w:bookmarkEnd w:id="1101"/>
    </w:p>
    <w:p w14:paraId="2527128E" w14:textId="77777777" w:rsidR="0095094A" w:rsidRDefault="007B5EA1">
      <w:pPr>
        <w:spacing w:before="10" w:after="90"/>
      </w:pPr>
      <w:r>
        <w:rPr>
          <w:i/>
          <w:iCs/>
          <w:color w:val="5A6470"/>
        </w:rPr>
        <w:t>When a later step fails, undo the earlier ones, orchestrated centrally, not choreographed.</w:t>
      </w:r>
    </w:p>
    <w:p w14:paraId="66FFA7FA" w14:textId="77777777" w:rsidR="0095094A" w:rsidRDefault="007B5EA1">
      <w:pPr>
        <w:spacing w:before="90" w:after="130"/>
        <w:jc w:val="center"/>
      </w:pPr>
      <w:r>
        <w:rPr>
          <w:noProof/>
        </w:rPr>
        <w:drawing>
          <wp:inline distT="0" distB="0" distL="0" distR="0" wp14:anchorId="7106598A" wp14:editId="1BA5F22E">
            <wp:extent cx="5191125" cy="981075"/>
            <wp:effectExtent l="19050" t="19050" r="19050" b="19050"/>
            <wp:docPr id="990831408" name="Picture 99083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78DC0C37" w14:textId="77777777" w:rsidR="0095094A" w:rsidRDefault="007B5EA1">
      <w:pPr>
        <w:spacing w:before="40" w:after="110" w:line="278" w:lineRule="auto"/>
        <w:ind w:left="360"/>
      </w:pPr>
      <w:r>
        <w:rPr>
          <w:b/>
          <w:bCs/>
          <w:color w:val="1F3864"/>
        </w:rPr>
        <w:t xml:space="preserve">Problem. </w:t>
      </w:r>
      <w:r>
        <w:t>A policy is bound in one system and then the finance posting fails. There is no distributed transaction across these systems, but the bind must not be left dangling.</w:t>
      </w:r>
    </w:p>
    <w:p w14:paraId="2CCD977D" w14:textId="77777777" w:rsidR="0095094A" w:rsidRDefault="007B5EA1">
      <w:pPr>
        <w:spacing w:before="40" w:after="110" w:line="278" w:lineRule="auto"/>
        <w:ind w:left="360"/>
      </w:pPr>
      <w:r>
        <w:rPr>
          <w:b/>
          <w:bCs/>
          <w:color w:val="1F3864"/>
        </w:rPr>
        <w:t xml:space="preserve">Solution. </w:t>
      </w:r>
      <w:r>
        <w:t>The orchestrator drives compensating actions on failure, here, voiding the bind. Because Chaucer's model is SOA, the process is centrally owned and its compensation logic lives with it, not scattered across services reacting to each other.</w:t>
      </w:r>
    </w:p>
    <w:p w14:paraId="6639537A" w14:textId="77777777" w:rsidR="0095094A" w:rsidRDefault="007B5EA1">
      <w:pPr>
        <w:spacing w:after="120"/>
        <w:jc w:val="center"/>
      </w:pPr>
      <w:r>
        <w:rPr>
          <w:i/>
          <w:iCs/>
          <w:color w:val="5A6470"/>
          <w:sz w:val="17"/>
          <w:szCs w:val="17"/>
        </w:rPr>
        <w:t>Azure components</w:t>
      </w:r>
    </w:p>
    <w:p w14:paraId="40444A95" w14:textId="77777777" w:rsidR="0095094A" w:rsidRDefault="007B5EA1">
      <w:pPr>
        <w:spacing w:before="90" w:after="130"/>
        <w:jc w:val="center"/>
      </w:pPr>
      <w:r>
        <w:rPr>
          <w:noProof/>
        </w:rPr>
        <w:drawing>
          <wp:inline distT="0" distB="0" distL="0" distR="0" wp14:anchorId="484889AE" wp14:editId="21D6B02E">
            <wp:extent cx="4953000" cy="952500"/>
            <wp:effectExtent l="19050" t="19050" r="19050" b="19050"/>
            <wp:docPr id="1217501758" name="Picture 1217501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16EE191D" w14:textId="77777777" w:rsidR="0095094A" w:rsidRDefault="007B5EA1">
      <w:pPr>
        <w:spacing w:before="40" w:after="110" w:line="278" w:lineRule="auto"/>
        <w:ind w:left="360"/>
      </w:pPr>
      <w:r>
        <w:rPr>
          <w:b/>
          <w:bCs/>
          <w:color w:val="1F3864"/>
        </w:rPr>
        <w:t xml:space="preserve">Use it when. </w:t>
      </w:r>
      <w:r>
        <w:t>you need cross-system consistency without distributed transactions and a single process can own the compensation.</w:t>
      </w:r>
    </w:p>
    <w:p w14:paraId="47461EFD" w14:textId="77777777" w:rsidR="0095094A" w:rsidRDefault="007B5EA1">
      <w:pPr>
        <w:spacing w:before="40" w:after="110" w:line="278" w:lineRule="auto"/>
        <w:ind w:left="360"/>
      </w:pPr>
      <w:r>
        <w:rPr>
          <w:b/>
          <w:bCs/>
          <w:color w:val="1F3864"/>
        </w:rPr>
        <w:t xml:space="preserve">Avoid it when. </w:t>
      </w:r>
      <w:r>
        <w:t>an ACID transaction within one system suffices, or someone proposes a microservices-style distributed saga (out of scope here).</w:t>
      </w:r>
    </w:p>
    <w:p w14:paraId="681FA540" w14:textId="77777777" w:rsidR="0095094A" w:rsidRDefault="007B5EA1">
      <w:pPr>
        <w:spacing w:before="40" w:after="110" w:line="278" w:lineRule="auto"/>
        <w:ind w:left="360"/>
      </w:pPr>
      <w:r>
        <w:rPr>
          <w:b/>
          <w:bCs/>
          <w:color w:val="1F3864"/>
        </w:rPr>
        <w:t xml:space="preserve">Risks and considerations. </w:t>
      </w:r>
      <w:r>
        <w:t>Compensation is best-effort, not atomic, a compensation can itself fail, so make compensations idempotent and retryable, and use the run history as the saga log. Watch ordering and the possibility of duplicate compensation.</w:t>
      </w:r>
    </w:p>
    <w:p w14:paraId="2113842F" w14:textId="77777777" w:rsidR="0095094A" w:rsidRDefault="007B5EA1">
      <w:pPr>
        <w:spacing w:before="40" w:after="110" w:line="278" w:lineRule="auto"/>
        <w:ind w:left="360"/>
      </w:pPr>
      <w:r>
        <w:rPr>
          <w:b/>
          <w:bCs/>
          <w:color w:val="1F3864"/>
        </w:rPr>
        <w:t xml:space="preserve">Security boundary. </w:t>
      </w:r>
      <w:r>
        <w:t>Landing zone: Logic App, Service Bus and Functions in spokes, internal. Within Azure: managed identity, Private Endpoints, TLS, with each step and each compensation audited in run history. Outside Azure: none, cross-system calls are to internal systems over private connectivity.</w:t>
      </w:r>
    </w:p>
    <w:p w14:paraId="04C2C330" w14:textId="7E773404" w:rsidR="0095094A" w:rsidRDefault="00CE060C">
      <w:pPr>
        <w:spacing w:before="40" w:after="110" w:line="278" w:lineRule="auto"/>
        <w:ind w:left="360"/>
      </w:pPr>
      <w:ins w:id="1102" w:author="Puneet Kumar" w:date="2026-09-04T20:12:00Z" w16du:dateUtc="2026-09-04T19:12:00Z">
        <w:r>
          <w:rPr>
            <w:b/>
            <w:bCs/>
            <w:color w:val="1F3864"/>
          </w:rPr>
          <w:t>Common pitfall.</w:t>
        </w:r>
      </w:ins>
      <w:del w:id="1103" w:author="Puneet Kumar" w:date="2026-09-04T20:12:00Z" w16du:dateUtc="2026-09-04T19:12:00Z">
        <w:r w:rsidR="007B5EA1" w:rsidDel="00CE060C">
          <w:rPr>
            <w:b/>
            <w:bCs/>
            <w:color w:val="1F3864"/>
          </w:rPr>
          <w:delText>Anti-pattern</w:delText>
        </w:r>
      </w:del>
      <w:r w:rsidR="007B5EA1">
        <w:rPr>
          <w:b/>
          <w:bCs/>
          <w:color w:val="1F3864"/>
        </w:rPr>
        <w:t xml:space="preserve">. </w:t>
      </w:r>
      <w:r w:rsidR="007B5EA1">
        <w:t>Choreographed sagas with no central owner; relying on two-phase or distributed transactions.</w:t>
      </w:r>
    </w:p>
    <w:p w14:paraId="3EC6C02F" w14:textId="77777777" w:rsidR="0095094A" w:rsidRDefault="007B5EA1">
      <w:pPr>
        <w:spacing w:before="40" w:after="110" w:line="278" w:lineRule="auto"/>
        <w:ind w:left="360"/>
      </w:pPr>
      <w:r>
        <w:rPr>
          <w:b/>
          <w:bCs/>
          <w:color w:val="1F3864"/>
        </w:rPr>
        <w:t xml:space="preserve">In practice. </w:t>
      </w:r>
      <w:r>
        <w:t>If the bind succeeds but the finance posting fails, the orchestration compensates by voiding the bind.</w:t>
      </w:r>
    </w:p>
    <w:p w14:paraId="69C7AA4E" w14:textId="77777777" w:rsidR="0095094A" w:rsidRDefault="0095094A">
      <w:pPr>
        <w:spacing w:after="150"/>
      </w:pPr>
    </w:p>
    <w:p w14:paraId="2BDD6D5F" w14:textId="140FB725" w:rsidR="0095094A" w:rsidRDefault="000514FA">
      <w:pPr>
        <w:pStyle w:val="Heading3"/>
      </w:pPr>
      <w:bookmarkStart w:id="1104" w:name="_Toc239521091"/>
      <w:r>
        <w:t>8.6.3  Human-in-the-loop / approval  (SFINT18)</w:t>
      </w:r>
      <w:bookmarkEnd w:id="1104"/>
    </w:p>
    <w:p w14:paraId="68B992BA" w14:textId="77777777" w:rsidR="0095094A" w:rsidRDefault="007B5EA1">
      <w:pPr>
        <w:spacing w:before="10" w:after="90"/>
      </w:pPr>
      <w:r>
        <w:rPr>
          <w:i/>
          <w:iCs/>
          <w:color w:val="5A6470"/>
        </w:rPr>
        <w:t>Insert a human decision into an automated process, with audit and escalation.</w:t>
      </w:r>
    </w:p>
    <w:p w14:paraId="323ED2C5" w14:textId="77777777" w:rsidR="0095094A" w:rsidRDefault="007B5EA1">
      <w:pPr>
        <w:spacing w:before="90" w:after="130"/>
        <w:jc w:val="center"/>
      </w:pPr>
      <w:r>
        <w:rPr>
          <w:noProof/>
        </w:rPr>
        <w:lastRenderedPageBreak/>
        <w:drawing>
          <wp:inline distT="0" distB="0" distL="0" distR="0" wp14:anchorId="443191A1" wp14:editId="3CAC9AD1">
            <wp:extent cx="5191125" cy="981075"/>
            <wp:effectExtent l="19050" t="19050" r="19050" b="19050"/>
            <wp:docPr id="1751743439" name="Picture 175174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2F28AA4E" w14:textId="77777777" w:rsidR="0095094A" w:rsidRDefault="007B5EA1">
      <w:pPr>
        <w:spacing w:before="40" w:after="110" w:line="278" w:lineRule="auto"/>
        <w:ind w:left="360"/>
      </w:pPr>
      <w:r>
        <w:rPr>
          <w:b/>
          <w:bCs/>
          <w:color w:val="1F3864"/>
        </w:rPr>
        <w:t xml:space="preserve">Problem. </w:t>
      </w:r>
      <w:r>
        <w:t>A referral needs underwriter sign-off before the process continues, and the decision must be captured.</w:t>
      </w:r>
    </w:p>
    <w:p w14:paraId="461A4AE7" w14:textId="77777777" w:rsidR="0095094A" w:rsidRDefault="007B5EA1">
      <w:pPr>
        <w:spacing w:before="40" w:after="110" w:line="278" w:lineRule="auto"/>
        <w:ind w:left="360"/>
      </w:pPr>
      <w:r>
        <w:rPr>
          <w:b/>
          <w:bCs/>
          <w:color w:val="1F3864"/>
        </w:rPr>
        <w:t xml:space="preserve">Solution. </w:t>
      </w:r>
      <w:r>
        <w:t>The Logic App pauses for an approval over Teams or email, captures the decision with the approver's identity, and resumes. Timeouts and escalation keep the process from stalling.</w:t>
      </w:r>
    </w:p>
    <w:p w14:paraId="79B84E37" w14:textId="77777777" w:rsidR="0095094A" w:rsidRDefault="007B5EA1">
      <w:pPr>
        <w:spacing w:after="120"/>
        <w:jc w:val="center"/>
      </w:pPr>
      <w:r>
        <w:rPr>
          <w:i/>
          <w:iCs/>
          <w:color w:val="5A6470"/>
          <w:sz w:val="17"/>
          <w:szCs w:val="17"/>
        </w:rPr>
        <w:t>Azure components</w:t>
      </w:r>
    </w:p>
    <w:p w14:paraId="2E9D8D11" w14:textId="77777777" w:rsidR="0095094A" w:rsidRDefault="007B5EA1">
      <w:pPr>
        <w:spacing w:before="90" w:after="130"/>
        <w:jc w:val="center"/>
      </w:pPr>
      <w:r>
        <w:rPr>
          <w:noProof/>
        </w:rPr>
        <w:drawing>
          <wp:inline distT="0" distB="0" distL="0" distR="0" wp14:anchorId="44BC08C9" wp14:editId="7CA9DE15">
            <wp:extent cx="4457700" cy="1123950"/>
            <wp:effectExtent l="19050" t="19050" r="19050" b="19050"/>
            <wp:docPr id="390692049" name="Picture 39069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6D398D08" w14:textId="77777777" w:rsidR="0095094A" w:rsidRDefault="007B5EA1">
      <w:pPr>
        <w:spacing w:before="40" w:after="110" w:line="278" w:lineRule="auto"/>
        <w:ind w:left="360"/>
      </w:pPr>
      <w:r>
        <w:rPr>
          <w:b/>
          <w:bCs/>
          <w:color w:val="1F3864"/>
        </w:rPr>
        <w:t xml:space="preserve">Use it when. </w:t>
      </w:r>
      <w:r>
        <w:t>a process needs human sign-off and an audit trail.</w:t>
      </w:r>
    </w:p>
    <w:p w14:paraId="53E44D2A" w14:textId="77777777" w:rsidR="0095094A" w:rsidRDefault="007B5EA1">
      <w:pPr>
        <w:spacing w:before="40" w:after="110" w:line="278" w:lineRule="auto"/>
        <w:ind w:left="360"/>
      </w:pPr>
      <w:r>
        <w:rPr>
          <w:b/>
          <w:bCs/>
          <w:color w:val="1F3864"/>
        </w:rPr>
        <w:t xml:space="preserve">Avoid it when. </w:t>
      </w:r>
      <w:r>
        <w:t>the decision can be made by rules, keep it straight-through.</w:t>
      </w:r>
    </w:p>
    <w:p w14:paraId="78711567" w14:textId="77777777" w:rsidR="0095094A" w:rsidRDefault="007B5EA1">
      <w:pPr>
        <w:spacing w:before="40" w:after="110" w:line="278" w:lineRule="auto"/>
        <w:ind w:left="360"/>
      </w:pPr>
      <w:r>
        <w:rPr>
          <w:b/>
          <w:bCs/>
          <w:color w:val="1F3864"/>
        </w:rPr>
        <w:t xml:space="preserve">Risks and considerations. </w:t>
      </w:r>
      <w:r>
        <w:t>Un-answered approvals stall processes, so always set timeouts, reminders and an escalation path. Authenticate approvers through Entra and record the decision for audit.</w:t>
      </w:r>
    </w:p>
    <w:p w14:paraId="254F05C2" w14:textId="4B1AF852" w:rsidR="0095094A" w:rsidRDefault="007B5EA1">
      <w:pPr>
        <w:spacing w:before="40" w:after="110" w:line="278" w:lineRule="auto"/>
        <w:ind w:left="360"/>
      </w:pPr>
      <w:r>
        <w:rPr>
          <w:b/>
          <w:bCs/>
          <w:color w:val="1F3864"/>
        </w:rPr>
        <w:t xml:space="preserve">Security boundary. </w:t>
      </w:r>
      <w:r>
        <w:t>Landing zone: the Logic App in a spoke; approvals run over Teams or Outlook, which are Entra-authenticated Microsoft 365 services, not arbitrary internet endpoints. Within Azure: managed identity, TLS, and an audit of the decision and the approver's identity. Outside Azure: approver interaction is over Entra-authenticated Microsoft 365 there is no bespoke internet exposure.</w:t>
      </w:r>
    </w:p>
    <w:p w14:paraId="639CA855" w14:textId="1F5B2693" w:rsidR="0095094A" w:rsidRDefault="00CE060C">
      <w:pPr>
        <w:spacing w:before="40" w:after="110" w:line="278" w:lineRule="auto"/>
        <w:ind w:left="360"/>
      </w:pPr>
      <w:ins w:id="1105" w:author="Puneet Kumar" w:date="2026-09-04T20:12:00Z" w16du:dateUtc="2026-09-04T19:12:00Z">
        <w:r>
          <w:rPr>
            <w:b/>
            <w:bCs/>
            <w:color w:val="1F3864"/>
          </w:rPr>
          <w:t>Common pitfall.</w:t>
        </w:r>
      </w:ins>
      <w:del w:id="1106" w:author="Puneet Kumar" w:date="2026-09-04T20:12:00Z" w16du:dateUtc="2026-09-04T19:12:00Z">
        <w:r w:rsidR="007B5EA1" w:rsidDel="00CE060C">
          <w:rPr>
            <w:b/>
            <w:bCs/>
            <w:color w:val="1F3864"/>
          </w:rPr>
          <w:delText>Anti-pattern</w:delText>
        </w:r>
      </w:del>
      <w:r w:rsidR="007B5EA1">
        <w:rPr>
          <w:b/>
          <w:bCs/>
          <w:color w:val="1F3864"/>
        </w:rPr>
        <w:t xml:space="preserve">. </w:t>
      </w:r>
      <w:r w:rsidR="007B5EA1">
        <w:t>Approvals handled over untracked email outside the platform</w:t>
      </w:r>
      <w:r w:rsidR="00D14D6D">
        <w:t xml:space="preserve">, </w:t>
      </w:r>
      <w:r w:rsidR="007B5EA1">
        <w:t>no timeout or escalation.</w:t>
      </w:r>
    </w:p>
    <w:p w14:paraId="0BF2C250" w14:textId="77777777" w:rsidR="0095094A" w:rsidRDefault="007B5EA1">
      <w:pPr>
        <w:spacing w:before="40" w:after="110" w:line="278" w:lineRule="auto"/>
        <w:ind w:left="360"/>
      </w:pPr>
      <w:r>
        <w:rPr>
          <w:b/>
          <w:bCs/>
          <w:color w:val="1F3864"/>
        </w:rPr>
        <w:t xml:space="preserve">In practice. </w:t>
      </w:r>
      <w:r>
        <w:t>A referral waits for underwriter sign-off before the workflow proceeds to bind.</w:t>
      </w:r>
    </w:p>
    <w:p w14:paraId="7B152D15" w14:textId="77777777" w:rsidR="0095094A" w:rsidRDefault="0095094A">
      <w:pPr>
        <w:spacing w:after="150"/>
      </w:pPr>
    </w:p>
    <w:p w14:paraId="766F7D68" w14:textId="343D3FB3" w:rsidR="0095094A" w:rsidRDefault="000514FA">
      <w:pPr>
        <w:pStyle w:val="Heading2"/>
      </w:pPr>
      <w:bookmarkStart w:id="1107" w:name="_Toc239521092"/>
      <w:r>
        <w:t>8.7 File Patterns</w:t>
      </w:r>
      <w:bookmarkEnd w:id="1107"/>
    </w:p>
    <w:p w14:paraId="2E2AE582" w14:textId="77AC7FD7" w:rsidR="0095094A" w:rsidRDefault="000514FA">
      <w:pPr>
        <w:pStyle w:val="Heading3"/>
      </w:pPr>
      <w:bookmarkStart w:id="1108" w:name="_Toc239521093"/>
      <w:r>
        <w:t>8.7.1  Event-driven file ingestion  (SFINT19)</w:t>
      </w:r>
      <w:bookmarkEnd w:id="1108"/>
    </w:p>
    <w:p w14:paraId="3EB38744" w14:textId="77777777" w:rsidR="0095094A" w:rsidRDefault="007B5EA1">
      <w:pPr>
        <w:spacing w:before="10" w:after="90"/>
      </w:pPr>
      <w:r>
        <w:rPr>
          <w:i/>
          <w:iCs/>
          <w:color w:val="5A6470"/>
        </w:rPr>
        <w:t>A partner or system drops a file; pick it up on arrival, validate and parse it, and turn its contents into messages the platform can process.</w:t>
      </w:r>
    </w:p>
    <w:p w14:paraId="085909C8" w14:textId="77777777" w:rsidR="0095094A" w:rsidRDefault="007B5EA1">
      <w:pPr>
        <w:spacing w:before="90" w:after="130"/>
        <w:jc w:val="center"/>
      </w:pPr>
      <w:r>
        <w:rPr>
          <w:noProof/>
        </w:rPr>
        <w:drawing>
          <wp:inline distT="0" distB="0" distL="0" distR="0" wp14:anchorId="1BB9CE62" wp14:editId="422F37BB">
            <wp:extent cx="5191125" cy="676275"/>
            <wp:effectExtent l="19050" t="19050" r="19050" b="19050"/>
            <wp:docPr id="945274477" name="Picture 945274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191125" cy="676275"/>
                    </a:xfrm>
                    <a:prstGeom prst="rect">
                      <a:avLst/>
                    </a:prstGeom>
                    <a:noFill/>
                    <a:ln w="9525">
                      <a:solidFill>
                        <a:srgbClr val="AEB8C6"/>
                      </a:solidFill>
                    </a:ln>
                  </pic:spPr>
                </pic:pic>
              </a:graphicData>
            </a:graphic>
          </wp:inline>
        </w:drawing>
      </w:r>
    </w:p>
    <w:p w14:paraId="5AD8FB79" w14:textId="77777777" w:rsidR="0095094A" w:rsidRDefault="007B5EA1">
      <w:pPr>
        <w:spacing w:before="40" w:after="110" w:line="278" w:lineRule="auto"/>
        <w:ind w:left="360"/>
      </w:pPr>
      <w:r>
        <w:rPr>
          <w:b/>
          <w:bCs/>
          <w:color w:val="1F3864"/>
        </w:rPr>
        <w:t xml:space="preserve">Problem. </w:t>
      </w:r>
      <w:r>
        <w:t>Two systems must exchange data but one can only produce files, a broker's daily SFTP drop, a legacy nightly extract. The tactical habit is to poll a folder on a timer and process the whole file in one lump, which trades latency for load, hammers storage, and leaves the file layout as a brittle point-to-point contract.</w:t>
      </w:r>
    </w:p>
    <w:p w14:paraId="5134252D" w14:textId="77777777" w:rsidR="0095094A" w:rsidRDefault="007B5EA1">
      <w:pPr>
        <w:spacing w:before="40" w:after="110" w:line="278" w:lineRule="auto"/>
        <w:ind w:left="360"/>
      </w:pPr>
      <w:r>
        <w:rPr>
          <w:b/>
          <w:bCs/>
          <w:color w:val="1F3864"/>
        </w:rPr>
        <w:lastRenderedPageBreak/>
        <w:t xml:space="preserve">Solution. </w:t>
      </w:r>
      <w:r>
        <w:t>Land the file in Blob (an SFTP endpoint can be backed by Blob) and react to its arrival with an Event Grid blob-created event, event-driven, not polled. A Logic App orchestrates the handling: a Function validates and parses the file, and each record is emitted onto Service Bus so downstream processing uses the platform's ordinary messaging patterns. The file becomes a transport; the records become the integration.</w:t>
      </w:r>
    </w:p>
    <w:p w14:paraId="58830F7B" w14:textId="77777777" w:rsidR="0095094A" w:rsidRDefault="007B5EA1">
      <w:pPr>
        <w:spacing w:after="120"/>
        <w:jc w:val="center"/>
      </w:pPr>
      <w:r>
        <w:rPr>
          <w:i/>
          <w:iCs/>
          <w:color w:val="5A6470"/>
          <w:sz w:val="17"/>
          <w:szCs w:val="17"/>
        </w:rPr>
        <w:t>Azure components</w:t>
      </w:r>
    </w:p>
    <w:p w14:paraId="36F5BD3F" w14:textId="77777777" w:rsidR="0095094A" w:rsidRDefault="007B5EA1">
      <w:pPr>
        <w:spacing w:before="90" w:after="130"/>
        <w:jc w:val="center"/>
      </w:pPr>
      <w:r>
        <w:rPr>
          <w:noProof/>
        </w:rPr>
        <w:drawing>
          <wp:inline distT="0" distB="0" distL="0" distR="0" wp14:anchorId="2879C844" wp14:editId="6304AF8B">
            <wp:extent cx="4953000" cy="762000"/>
            <wp:effectExtent l="19050" t="19050" r="19050" b="19050"/>
            <wp:docPr id="1670929825" name="Picture 1670929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0C69F261" w14:textId="77777777" w:rsidR="0095094A" w:rsidRDefault="007B5EA1">
      <w:pPr>
        <w:spacing w:before="40" w:after="110" w:line="278" w:lineRule="auto"/>
        <w:ind w:left="360"/>
      </w:pPr>
      <w:r>
        <w:rPr>
          <w:b/>
          <w:bCs/>
          <w:color w:val="1F3864"/>
        </w:rPr>
        <w:t xml:space="preserve">Use it when. </w:t>
      </w:r>
      <w:r>
        <w:t>a source can only deliver operational data as files (partner SFTP, legacy extract, scheduled drop) and the contents are records to process.</w:t>
      </w:r>
    </w:p>
    <w:p w14:paraId="57843A92" w14:textId="35D32B14" w:rsidR="0095094A" w:rsidRDefault="007B5EA1">
      <w:pPr>
        <w:spacing w:before="40" w:after="110" w:line="278" w:lineRule="auto"/>
        <w:ind w:left="360"/>
      </w:pPr>
      <w:r>
        <w:rPr>
          <w:b/>
          <w:bCs/>
          <w:color w:val="1F3864"/>
        </w:rPr>
        <w:t xml:space="preserve">Avoid it when. </w:t>
      </w:r>
      <w:r>
        <w:t>the systems can expose an API or emit events directly, prefer that</w:t>
      </w:r>
      <w:r w:rsidR="00D14D6D">
        <w:t xml:space="preserve"> </w:t>
      </w:r>
      <w:r>
        <w:t>or the file is a large bulk/analytical dataset, which is a data-platform concern (SFINT23).</w:t>
      </w:r>
    </w:p>
    <w:p w14:paraId="06C7C9E3" w14:textId="77777777" w:rsidR="0095094A" w:rsidRDefault="007B5EA1">
      <w:pPr>
        <w:spacing w:before="40" w:after="110" w:line="278" w:lineRule="auto"/>
        <w:ind w:left="360"/>
        <w:rPr>
          <w:ins w:id="1109" w:author="Puneet Kumar" w:date="2026-09-05T23:14:00Z" w16du:dateUtc="2026-09-05T22:14:00Z"/>
        </w:rPr>
      </w:pPr>
      <w:r>
        <w:rPr>
          <w:b/>
          <w:bCs/>
          <w:color w:val="1F3864"/>
        </w:rPr>
        <w:t xml:space="preserve">Risks and considerations. </w:t>
      </w:r>
      <w:r>
        <w:t>Do not timer-poll, react to arrival events, or you reintroduce latency and load. Handle partial files with a completion marker or a write-then-rename so you never read a half-written file. Validate up front and move bad files to an error/quarantine container rather than half-processing them, the file equivalent of a dead-letter queue. Make ingestion idempotent and dedupe on filename plus content hash, because partners resend. Large files follow claim-check semantics (SFINT8), pass the reference, don't shuttle the bytes. Secure the transport: SFTP over a Private Endpoint with no anonymous access, a managed identity to Blob, encryption in transit and at rest, and PII handling for the contents.</w:t>
      </w:r>
    </w:p>
    <w:p w14:paraId="3D432F98" w14:textId="77777777" w:rsidR="00050F1F" w:rsidRDefault="00050F1F" w:rsidP="00050F1F">
      <w:pPr>
        <w:spacing w:before="40" w:after="110" w:line="278" w:lineRule="auto"/>
        <w:ind w:left="360"/>
        <w:rPr>
          <w:ins w:id="1110" w:author="Puneet Kumar" w:date="2026-09-05T23:14:00Z" w16du:dateUtc="2026-09-05T22:14:00Z"/>
        </w:rPr>
      </w:pPr>
      <w:ins w:id="1111" w:author="Puneet Kumar" w:date="2026-09-05T23:14:00Z" w16du:dateUtc="2026-09-05T22:14:00Z">
        <w:r>
          <w:rPr>
            <w:b/>
            <w:bCs/>
            <w:color w:val="1F3864"/>
          </w:rPr>
          <w:t xml:space="preserve">File validation and safety. </w:t>
        </w:r>
        <w:r>
          <w:t>A received file is validated and scanned at the boundary before anything downstream sees it. Completeness is proven by recomputing an agreed checksum or manifest, and provenance by a signed checksum or an authenticated channel such as mutual TLS or SFTP with key authentication, since a bare hash proves only that a file matches itself. The payload is then schema-validated, its control totals reconciled, and duplicates rejected by manifest identity. Separately, every file is scanned for malware and active content, quarantined on failure and never passed on unscanned, because a malicious file can carry a valid hash. The scanning capability is an organisation control the framework inherits, as set out in Section 12. The pattern owns only the guarantee that both happen at the boundary before the file is translated or processed.</w:t>
        </w:r>
      </w:ins>
    </w:p>
    <w:p w14:paraId="139B4908" w14:textId="77777777" w:rsidR="00050F1F" w:rsidRDefault="00050F1F">
      <w:pPr>
        <w:spacing w:before="40" w:after="110" w:line="278" w:lineRule="auto"/>
        <w:ind w:left="360"/>
      </w:pPr>
    </w:p>
    <w:p w14:paraId="3998AA95" w14:textId="3F8F743D" w:rsidR="0095094A" w:rsidRDefault="007B5EA1">
      <w:pPr>
        <w:spacing w:before="40" w:after="110" w:line="278" w:lineRule="auto"/>
        <w:ind w:left="360"/>
      </w:pPr>
      <w:r>
        <w:rPr>
          <w:b/>
          <w:bCs/>
          <w:color w:val="1F3864"/>
        </w:rPr>
        <w:t xml:space="preserve">Security boundary. </w:t>
      </w:r>
      <w:r>
        <w:t>Landing zone: the Blob landing (firewalled, public access disabled), Event Grid, the Logic App/Function and Service Bus all sit in spokes; a partner SFTP drop is the external boundary. Within Azure: Blob over a Private Endpoint with managed-identity RBAC (no account keys, no public SAS)</w:t>
      </w:r>
      <w:r w:rsidR="00D14D6D">
        <w:t>,</w:t>
      </w:r>
      <w:r>
        <w:t xml:space="preserve"> Event Grid and the Function private</w:t>
      </w:r>
      <w:r w:rsidR="00D14D6D">
        <w:t>,</w:t>
      </w:r>
      <w:r>
        <w:t xml:space="preserve"> TLS. Outside Azure: the SFTP endpoint is fronted through the online-subscription edge or reached over private connectivity, requires SFTP-over-SSH with key or certificate auth and no anonymous access, is IP allow-listed, and files are encrypted in transit and at rest, a registered exception where it is internet-facing.</w:t>
      </w:r>
    </w:p>
    <w:p w14:paraId="30D4FAE9" w14:textId="2F8DD1F6" w:rsidR="0095094A" w:rsidRDefault="00CE060C">
      <w:pPr>
        <w:spacing w:before="40" w:after="110" w:line="278" w:lineRule="auto"/>
        <w:ind w:left="360"/>
      </w:pPr>
      <w:ins w:id="1112" w:author="Puneet Kumar" w:date="2026-09-04T20:12:00Z" w16du:dateUtc="2026-09-04T19:12:00Z">
        <w:r>
          <w:rPr>
            <w:b/>
            <w:bCs/>
            <w:color w:val="1F3864"/>
          </w:rPr>
          <w:t>Common pitfall.</w:t>
        </w:r>
      </w:ins>
      <w:del w:id="1113" w:author="Puneet Kumar" w:date="2026-09-04T20:12:00Z" w16du:dateUtc="2026-09-04T19:12:00Z">
        <w:r w:rsidR="007B5EA1" w:rsidDel="00CE060C">
          <w:rPr>
            <w:b/>
            <w:bCs/>
            <w:color w:val="1F3864"/>
          </w:rPr>
          <w:delText>Anti-pattern</w:delText>
        </w:r>
      </w:del>
      <w:r w:rsidR="007B5EA1">
        <w:rPr>
          <w:b/>
          <w:bCs/>
          <w:color w:val="1F3864"/>
        </w:rPr>
        <w:t xml:space="preserve">. </w:t>
      </w:r>
      <w:r w:rsidR="007B5EA1">
        <w:t>Timer-polling a folder to fake real-time</w:t>
      </w:r>
      <w:r w:rsidR="00D14D6D">
        <w:t>,</w:t>
      </w:r>
      <w:r w:rsidR="007B5EA1">
        <w:t xml:space="preserve"> processing the whole file as one monolithic blob with no per-record error handling</w:t>
      </w:r>
      <w:r w:rsidR="00D14D6D">
        <w:t>,</w:t>
      </w:r>
      <w:r w:rsidR="007B5EA1">
        <w:t xml:space="preserve"> treating the file layout as a permanent contract instead of decomposing to messages.</w:t>
      </w:r>
    </w:p>
    <w:p w14:paraId="75AA7BE2" w14:textId="77777777" w:rsidR="0095094A" w:rsidRDefault="007B5EA1">
      <w:pPr>
        <w:spacing w:before="40" w:after="110" w:line="278" w:lineRule="auto"/>
        <w:ind w:left="360"/>
      </w:pPr>
      <w:r>
        <w:rPr>
          <w:b/>
          <w:bCs/>
          <w:color w:val="1F3864"/>
        </w:rPr>
        <w:lastRenderedPageBreak/>
        <w:t xml:space="preserve">In practice. </w:t>
      </w:r>
      <w:r>
        <w:t>A broker SFTPs a daily submissions file; arrival triggers a Logic App that validates and parses it, emitting each submission as a Service Bus message into the policy admin flow.</w:t>
      </w:r>
    </w:p>
    <w:p w14:paraId="285F72A2" w14:textId="77777777" w:rsidR="0095094A" w:rsidRDefault="0095094A">
      <w:pPr>
        <w:spacing w:after="150"/>
      </w:pPr>
    </w:p>
    <w:p w14:paraId="70BD691F" w14:textId="36B804E2" w:rsidR="0095094A" w:rsidRDefault="000514FA">
      <w:pPr>
        <w:pStyle w:val="Heading3"/>
      </w:pPr>
      <w:bookmarkStart w:id="1114" w:name="_Toc239521094"/>
      <w:r>
        <w:t>8.7.2  File generation and delivery  (SFINT20)</w:t>
      </w:r>
      <w:bookmarkEnd w:id="1114"/>
    </w:p>
    <w:p w14:paraId="2D76B3E9" w14:textId="77777777" w:rsidR="0095094A" w:rsidRDefault="007B5EA1">
      <w:pPr>
        <w:spacing w:before="10" w:after="90"/>
      </w:pPr>
      <w:r>
        <w:rPr>
          <w:i/>
          <w:iCs/>
          <w:color w:val="5A6470"/>
        </w:rPr>
        <w:t>The platform produces a file from records or events and delivers it to a partner or system that can only consume files.</w:t>
      </w:r>
    </w:p>
    <w:p w14:paraId="3DE0CFFB" w14:textId="77777777" w:rsidR="0095094A" w:rsidRDefault="007B5EA1">
      <w:pPr>
        <w:spacing w:before="90" w:after="130"/>
        <w:jc w:val="center"/>
      </w:pPr>
      <w:r>
        <w:rPr>
          <w:noProof/>
        </w:rPr>
        <w:drawing>
          <wp:inline distT="0" distB="0" distL="0" distR="0" wp14:anchorId="45CF5557" wp14:editId="3E09CF62">
            <wp:extent cx="5191125" cy="581025"/>
            <wp:effectExtent l="19050" t="19050" r="19050" b="19050"/>
            <wp:docPr id="992467691" name="Picture 99246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191125" cy="581025"/>
                    </a:xfrm>
                    <a:prstGeom prst="rect">
                      <a:avLst/>
                    </a:prstGeom>
                    <a:noFill/>
                    <a:ln w="9525">
                      <a:solidFill>
                        <a:srgbClr val="AEB8C6"/>
                      </a:solidFill>
                    </a:ln>
                  </pic:spPr>
                </pic:pic>
              </a:graphicData>
            </a:graphic>
          </wp:inline>
        </w:drawing>
      </w:r>
    </w:p>
    <w:p w14:paraId="74979DF5" w14:textId="77777777" w:rsidR="0095094A" w:rsidRDefault="007B5EA1">
      <w:pPr>
        <w:spacing w:before="40" w:after="110" w:line="278" w:lineRule="auto"/>
        <w:ind w:left="360"/>
      </w:pPr>
      <w:r>
        <w:rPr>
          <w:b/>
          <w:bCs/>
          <w:color w:val="1F3864"/>
        </w:rPr>
        <w:t xml:space="preserve">Problem. </w:t>
      </w:r>
      <w:r>
        <w:t>A downstream party, a partner, a legacy system, a regulator, needs data as a file, on a schedule or on an event, but we hold it as records and events.</w:t>
      </w:r>
    </w:p>
    <w:p w14:paraId="7793AEAC" w14:textId="77777777" w:rsidR="0095094A" w:rsidRDefault="007B5EA1">
      <w:pPr>
        <w:spacing w:before="40" w:after="110" w:line="278" w:lineRule="auto"/>
        <w:ind w:left="360"/>
      </w:pPr>
      <w:r>
        <w:rPr>
          <w:b/>
          <w:bCs/>
          <w:color w:val="1F3864"/>
        </w:rPr>
        <w:t xml:space="preserve">Solution. </w:t>
      </w:r>
      <w:r>
        <w:t>A Logic App collects the data (from events, a query, or accumulated messages), a Function renders it into the required file format, and the file is written to Blob and delivered, pushed to the partner's SFTP or staged for collection, with a completion event so downstream teams know it went. Delivery status is tracked and retried.</w:t>
      </w:r>
    </w:p>
    <w:p w14:paraId="77A0E143" w14:textId="77777777" w:rsidR="0095094A" w:rsidRDefault="007B5EA1">
      <w:pPr>
        <w:spacing w:after="120"/>
        <w:jc w:val="center"/>
      </w:pPr>
      <w:r>
        <w:rPr>
          <w:i/>
          <w:iCs/>
          <w:color w:val="5A6470"/>
          <w:sz w:val="17"/>
          <w:szCs w:val="17"/>
        </w:rPr>
        <w:t>Azure components</w:t>
      </w:r>
    </w:p>
    <w:p w14:paraId="71EEAD04" w14:textId="77777777" w:rsidR="0095094A" w:rsidRDefault="007B5EA1">
      <w:pPr>
        <w:spacing w:before="90" w:after="130"/>
        <w:jc w:val="center"/>
      </w:pPr>
      <w:r>
        <w:rPr>
          <w:noProof/>
        </w:rPr>
        <w:drawing>
          <wp:inline distT="0" distB="0" distL="0" distR="0" wp14:anchorId="1965C835" wp14:editId="70BE586A">
            <wp:extent cx="4953000" cy="762000"/>
            <wp:effectExtent l="19050" t="19050" r="19050" b="19050"/>
            <wp:docPr id="157162255" name="Picture 15716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6C705F06" w14:textId="77777777" w:rsidR="0095094A" w:rsidRDefault="007B5EA1">
      <w:pPr>
        <w:spacing w:before="40" w:after="110" w:line="278" w:lineRule="auto"/>
        <w:ind w:left="360"/>
      </w:pPr>
      <w:r>
        <w:rPr>
          <w:b/>
          <w:bCs/>
          <w:color w:val="1F3864"/>
        </w:rPr>
        <w:t xml:space="preserve">Use it when. </w:t>
      </w:r>
      <w:r>
        <w:t>a consumer can only ingest files, or a scheduled or regulatory extract is required.</w:t>
      </w:r>
    </w:p>
    <w:p w14:paraId="2DFA4AAA" w14:textId="77777777" w:rsidR="0095094A" w:rsidRDefault="007B5EA1">
      <w:pPr>
        <w:spacing w:before="40" w:after="110" w:line="278" w:lineRule="auto"/>
        <w:ind w:left="360"/>
      </w:pPr>
      <w:r>
        <w:rPr>
          <w:b/>
          <w:bCs/>
          <w:color w:val="1F3864"/>
        </w:rPr>
        <w:t xml:space="preserve">Avoid it when. </w:t>
      </w:r>
      <w:r>
        <w:t>the consumer could call an API or subscribe to events, offer that instead.</w:t>
      </w:r>
    </w:p>
    <w:p w14:paraId="760F1B5E" w14:textId="77777777" w:rsidR="0095094A" w:rsidRDefault="007B5EA1">
      <w:pPr>
        <w:spacing w:before="40" w:after="110" w:line="278" w:lineRule="auto"/>
        <w:ind w:left="360"/>
      </w:pPr>
      <w:r>
        <w:rPr>
          <w:b/>
          <w:bCs/>
          <w:color w:val="1F3864"/>
        </w:rPr>
        <w:t xml:space="preserve">Risks and considerations. </w:t>
      </w:r>
      <w:r>
        <w:t>Delivery guarantees to third parties are weak, so retry with backoff, track delivery status and alert on failure; use idempotent naming so a retry does not duplicate. Hold partner SFTP credentials in Key Vault, and sign or encrypt sensitive files (PGP where required). Write-then-rename so a partner never collects a half-written file, and manage retention so generated files do not accumulate cost.</w:t>
      </w:r>
    </w:p>
    <w:p w14:paraId="3C99ED85" w14:textId="77777777" w:rsidR="0095094A" w:rsidRDefault="007B5EA1">
      <w:pPr>
        <w:spacing w:before="40" w:after="110" w:line="278" w:lineRule="auto"/>
        <w:ind w:left="360"/>
      </w:pPr>
      <w:r>
        <w:rPr>
          <w:b/>
          <w:bCs/>
          <w:color w:val="1F3864"/>
        </w:rPr>
        <w:t xml:space="preserve">Security boundary. </w:t>
      </w:r>
      <w:r>
        <w:t>Landing zone: the Logic App, Function and Blob/SFTP staging sit in spokes; delivery to the partner is the external boundary. Within Azure: managed identity to Blob (no keys), partner SFTP credentials held in Key Vault and referenced, TLS. Outside Azure: SFTP-over-SSH with key auth to an allow-listed partner host, sensitive files signed or encrypted (for example PGP), and egress over the controlled path rather than default routing.</w:t>
      </w:r>
    </w:p>
    <w:p w14:paraId="7839D144" w14:textId="160734BB" w:rsidR="0095094A" w:rsidRDefault="00CE060C">
      <w:pPr>
        <w:spacing w:before="40" w:after="110" w:line="278" w:lineRule="auto"/>
        <w:ind w:left="360"/>
      </w:pPr>
      <w:ins w:id="1115" w:author="Puneet Kumar" w:date="2026-09-04T20:12:00Z" w16du:dateUtc="2026-09-04T19:12:00Z">
        <w:r>
          <w:rPr>
            <w:b/>
            <w:bCs/>
            <w:color w:val="1F3864"/>
          </w:rPr>
          <w:t>Common pitfall.</w:t>
        </w:r>
      </w:ins>
      <w:del w:id="1116" w:author="Puneet Kumar" w:date="2026-09-04T20:12:00Z" w16du:dateUtc="2026-09-04T19:12:00Z">
        <w:r w:rsidR="007B5EA1" w:rsidDel="00CE060C">
          <w:rPr>
            <w:b/>
            <w:bCs/>
            <w:color w:val="1F3864"/>
          </w:rPr>
          <w:delText>Anti-pattern</w:delText>
        </w:r>
      </w:del>
      <w:r w:rsidR="007B5EA1">
        <w:rPr>
          <w:b/>
          <w:bCs/>
          <w:color w:val="1F3864"/>
        </w:rPr>
        <w:t xml:space="preserve">. </w:t>
      </w:r>
      <w:r w:rsidR="007B5EA1">
        <w:t>Hand-rolled scheduled scripts running outside the platform with credentials in config</w:t>
      </w:r>
      <w:r w:rsidR="006F2468">
        <w:t xml:space="preserve"> with</w:t>
      </w:r>
      <w:r w:rsidR="007B5EA1">
        <w:t xml:space="preserve"> no delivery confirmation or retry.</w:t>
      </w:r>
    </w:p>
    <w:p w14:paraId="5D1E289E" w14:textId="77777777" w:rsidR="0095094A" w:rsidRDefault="007B5EA1">
      <w:pPr>
        <w:spacing w:before="40" w:after="110" w:line="278" w:lineRule="auto"/>
        <w:ind w:left="360"/>
      </w:pPr>
      <w:r>
        <w:rPr>
          <w:b/>
          <w:bCs/>
          <w:color w:val="1F3864"/>
        </w:rPr>
        <w:t xml:space="preserve">In practice. </w:t>
      </w:r>
      <w:r>
        <w:t>A nightly settlement extract is generated and pushed to the partner's SFTP, with a completion event notifying the finance team.</w:t>
      </w:r>
    </w:p>
    <w:p w14:paraId="69092C9B" w14:textId="77777777" w:rsidR="0095094A" w:rsidRDefault="0095094A">
      <w:pPr>
        <w:spacing w:after="150"/>
      </w:pPr>
    </w:p>
    <w:p w14:paraId="20013623" w14:textId="02093861" w:rsidR="0095094A" w:rsidRDefault="000514FA">
      <w:pPr>
        <w:pStyle w:val="Heading2"/>
      </w:pPr>
      <w:bookmarkStart w:id="1117" w:name="_Toc239521095"/>
      <w:commentRangeStart w:id="1118"/>
      <w:r>
        <w:t>8.8 Data Platform Patterns</w:t>
      </w:r>
      <w:bookmarkEnd w:id="1117"/>
      <w:commentRangeEnd w:id="1118"/>
      <w:r w:rsidR="00E30AAD">
        <w:rPr>
          <w:rStyle w:val="CommentReference"/>
          <w:sz w:val="25"/>
          <w:szCs w:val="25"/>
        </w:rPr>
        <w:commentReference w:id="1118"/>
      </w:r>
    </w:p>
    <w:p w14:paraId="6986B1E8" w14:textId="4330B452" w:rsidR="0095094A" w:rsidRDefault="000514FA">
      <w:pPr>
        <w:pStyle w:val="Heading3"/>
      </w:pPr>
      <w:bookmarkStart w:id="1119" w:name="_Toc239521096"/>
      <w:r>
        <w:t>8.8.1  Push to the data platform  (SFINT21)</w:t>
      </w:r>
      <w:bookmarkEnd w:id="1119"/>
    </w:p>
    <w:p w14:paraId="6F63FF46" w14:textId="77777777" w:rsidR="0095094A" w:rsidRDefault="007B5EA1">
      <w:pPr>
        <w:spacing w:before="10" w:after="90"/>
      </w:pPr>
      <w:r>
        <w:rPr>
          <w:i/>
          <w:iCs/>
          <w:color w:val="5A6470"/>
        </w:rPr>
        <w:lastRenderedPageBreak/>
        <w:t>Push operational data and events into the platform's landing zone, without coupling operations to the warehouse.</w:t>
      </w:r>
    </w:p>
    <w:p w14:paraId="6A451325" w14:textId="77777777" w:rsidR="0095094A" w:rsidRDefault="007B5EA1">
      <w:pPr>
        <w:spacing w:before="90" w:after="130"/>
        <w:jc w:val="center"/>
      </w:pPr>
      <w:r>
        <w:rPr>
          <w:noProof/>
        </w:rPr>
        <w:drawing>
          <wp:inline distT="0" distB="0" distL="0" distR="0" wp14:anchorId="5152DF6E" wp14:editId="735261CA">
            <wp:extent cx="5191125" cy="723900"/>
            <wp:effectExtent l="19050" t="19050" r="19050" b="19050"/>
            <wp:docPr id="1101815361" name="Picture 1101815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76FC4FE0" w14:textId="77777777" w:rsidR="0095094A" w:rsidRDefault="007B5EA1">
      <w:pPr>
        <w:spacing w:before="40" w:after="110" w:line="278" w:lineRule="auto"/>
        <w:ind w:left="360"/>
      </w:pPr>
      <w:r>
        <w:rPr>
          <w:b/>
          <w:bCs/>
          <w:color w:val="1F3864"/>
        </w:rPr>
        <w:t xml:space="preserve">Problem. </w:t>
      </w:r>
      <w:r>
        <w:t>Reporting and analytics need operational data, but pointing operational systems at the warehouse, or the warehouse at them, couples the two and drags analytical latency into the transaction path.</w:t>
      </w:r>
    </w:p>
    <w:p w14:paraId="4891319F" w14:textId="75E7CDF4" w:rsidR="0095094A" w:rsidRDefault="007B5EA1">
      <w:pPr>
        <w:spacing w:before="40" w:after="110" w:line="278" w:lineRule="auto"/>
        <w:ind w:left="360"/>
      </w:pPr>
      <w:r>
        <w:rPr>
          <w:b/>
          <w:bCs/>
          <w:color w:val="1F3864"/>
        </w:rPr>
        <w:t xml:space="preserve">Solution. </w:t>
      </w:r>
      <w:r>
        <w:t>Publish operational events to Event Hubs or Service Bus in the canonical form</w:t>
      </w:r>
      <w:r w:rsidR="006F2468">
        <w:t xml:space="preserve">, </w:t>
      </w:r>
      <w:r>
        <w:t>a capture process or Function lands them in the platform's landing zone. Operations never depend on the warehouse, and the warehouse consumes at its own pace. The SIF's job ends at the landing zone, everything downstream is the platform's.</w:t>
      </w:r>
    </w:p>
    <w:p w14:paraId="05297450" w14:textId="77777777" w:rsidR="0095094A" w:rsidRDefault="007B5EA1">
      <w:pPr>
        <w:spacing w:after="120"/>
        <w:jc w:val="center"/>
      </w:pPr>
      <w:r>
        <w:rPr>
          <w:i/>
          <w:iCs/>
          <w:color w:val="5A6470"/>
          <w:sz w:val="17"/>
          <w:szCs w:val="17"/>
        </w:rPr>
        <w:t>Azure components</w:t>
      </w:r>
    </w:p>
    <w:p w14:paraId="225FC27C" w14:textId="77777777" w:rsidR="0095094A" w:rsidRDefault="007B5EA1">
      <w:pPr>
        <w:spacing w:before="90" w:after="130"/>
        <w:jc w:val="center"/>
      </w:pPr>
      <w:r>
        <w:rPr>
          <w:noProof/>
        </w:rPr>
        <w:drawing>
          <wp:inline distT="0" distB="0" distL="0" distR="0" wp14:anchorId="3A7E72A0" wp14:editId="200041DD">
            <wp:extent cx="4953000" cy="952500"/>
            <wp:effectExtent l="19050" t="19050" r="19050" b="19050"/>
            <wp:docPr id="833988170" name="Picture 83398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4EB4C2F9" w14:textId="77777777" w:rsidR="0095094A" w:rsidRDefault="007B5EA1">
      <w:pPr>
        <w:spacing w:before="40" w:after="110" w:line="278" w:lineRule="auto"/>
        <w:ind w:left="360"/>
      </w:pPr>
      <w:r>
        <w:rPr>
          <w:b/>
          <w:bCs/>
          <w:color w:val="1F3864"/>
        </w:rPr>
        <w:t xml:space="preserve">Use it when. </w:t>
      </w:r>
      <w:r>
        <w:t>operational events are needed for analytics and must stay out of the transaction path.</w:t>
      </w:r>
    </w:p>
    <w:p w14:paraId="07A89F94" w14:textId="77777777" w:rsidR="0095094A" w:rsidRDefault="007B5EA1">
      <w:pPr>
        <w:spacing w:before="40" w:after="110" w:line="278" w:lineRule="auto"/>
        <w:ind w:left="360"/>
      </w:pPr>
      <w:r>
        <w:rPr>
          <w:b/>
          <w:bCs/>
          <w:color w:val="1F3864"/>
        </w:rPr>
        <w:t xml:space="preserve">Avoid it when. </w:t>
      </w:r>
      <w:r>
        <w:t>the data is needed synchronously in an operational flow (keep it in the SIF), or it is a bulk historical load.</w:t>
      </w:r>
    </w:p>
    <w:p w14:paraId="6AFEB16D" w14:textId="77777777" w:rsidR="0095094A" w:rsidRDefault="007B5EA1">
      <w:pPr>
        <w:spacing w:before="40" w:after="110" w:line="278" w:lineRule="auto"/>
        <w:ind w:left="360"/>
      </w:pPr>
      <w:r>
        <w:rPr>
          <w:b/>
          <w:bCs/>
          <w:color w:val="1F3864"/>
        </w:rPr>
        <w:t xml:space="preserve">Risks and considerations. </w:t>
      </w:r>
      <w:r>
        <w:t>Guard against schema drift between operations and analytics with an explicit event contract, and classify and minimise PII before it lands in the warehouse. Loads are at-least-once, so make them idempotent.</w:t>
      </w:r>
    </w:p>
    <w:p w14:paraId="47E9996F" w14:textId="416CC4F6" w:rsidR="0095094A" w:rsidRDefault="007B5EA1">
      <w:pPr>
        <w:spacing w:before="40" w:after="110" w:line="278" w:lineRule="auto"/>
        <w:ind w:left="360"/>
      </w:pPr>
      <w:r>
        <w:rPr>
          <w:b/>
          <w:bCs/>
          <w:color w:val="1F3864"/>
        </w:rPr>
        <w:t xml:space="preserve">Security boundary. </w:t>
      </w:r>
      <w:r>
        <w:t>Landing zone: Event Hubs/Service Bus and the capture Function in spokes; the Snowflake landing sits across the data-platform boundary. Within Azure: Private Endpoints, managed identity, TLS, with PII classified and minimised before it lands. Into the platform: Snowflake is reached over Private Link (not public) with OAuth or a managed identity the SIF's control ends at the landing zone.</w:t>
      </w:r>
    </w:p>
    <w:p w14:paraId="67B01475" w14:textId="289238C0" w:rsidR="0095094A" w:rsidRDefault="00CE060C">
      <w:pPr>
        <w:spacing w:before="40" w:after="110" w:line="278" w:lineRule="auto"/>
        <w:ind w:left="360"/>
      </w:pPr>
      <w:ins w:id="1120" w:author="Puneet Kumar" w:date="2026-09-04T20:13:00Z" w16du:dateUtc="2026-09-04T19:13:00Z">
        <w:r>
          <w:rPr>
            <w:b/>
            <w:bCs/>
            <w:color w:val="1F3864"/>
          </w:rPr>
          <w:t>Common pitfall.</w:t>
        </w:r>
      </w:ins>
      <w:del w:id="1121" w:author="Puneet Kumar" w:date="2026-09-04T20:13:00Z" w16du:dateUtc="2026-09-04T19:13:00Z">
        <w:r w:rsidR="007B5EA1" w:rsidDel="00CE060C">
          <w:rPr>
            <w:b/>
            <w:bCs/>
            <w:color w:val="1F3864"/>
          </w:rPr>
          <w:delText>Anti-pattern</w:delText>
        </w:r>
      </w:del>
      <w:r w:rsidR="007B5EA1">
        <w:rPr>
          <w:b/>
          <w:bCs/>
          <w:color w:val="1F3864"/>
        </w:rPr>
        <w:t xml:space="preserve">. </w:t>
      </w:r>
      <w:r w:rsidR="007B5EA1">
        <w:t>Snowflake as a real-time hub between operational systems; operational systems querying the warehouse in a transactional path.</w:t>
      </w:r>
    </w:p>
    <w:p w14:paraId="690DC43D" w14:textId="77777777" w:rsidR="0095094A" w:rsidRDefault="007B5EA1">
      <w:pPr>
        <w:spacing w:before="40" w:after="110" w:line="278" w:lineRule="auto"/>
        <w:ind w:left="360"/>
      </w:pPr>
      <w:r>
        <w:rPr>
          <w:b/>
          <w:bCs/>
          <w:color w:val="1F3864"/>
        </w:rPr>
        <w:t xml:space="preserve">In practice. </w:t>
      </w:r>
      <w:r>
        <w:t>Claim-lifecycle events are offloaded to Snowflake for management reporting.</w:t>
      </w:r>
    </w:p>
    <w:p w14:paraId="502E3C0A" w14:textId="77777777" w:rsidR="0095094A" w:rsidRDefault="0095094A">
      <w:pPr>
        <w:spacing w:after="150"/>
      </w:pPr>
    </w:p>
    <w:p w14:paraId="18C22A58" w14:textId="6BB59AA1" w:rsidR="0095094A" w:rsidRDefault="000514FA">
      <w:pPr>
        <w:pStyle w:val="Heading3"/>
      </w:pPr>
      <w:bookmarkStart w:id="1122" w:name="_Toc239521097"/>
      <w:r>
        <w:t>8.8.2  Consume from the data platform and serve to a consumer  (SFINT22)</w:t>
      </w:r>
      <w:bookmarkEnd w:id="1122"/>
    </w:p>
    <w:p w14:paraId="6BDF3C38" w14:textId="77777777" w:rsidR="0095094A" w:rsidRDefault="007B5EA1">
      <w:pPr>
        <w:spacing w:before="10" w:after="90"/>
      </w:pPr>
      <w:r>
        <w:rPr>
          <w:i/>
          <w:iCs/>
          <w:color w:val="5A6470"/>
        </w:rPr>
        <w:t>Pull curated data from the platform and serve it to a consumer through the gateway, analytical, not a system of record.</w:t>
      </w:r>
    </w:p>
    <w:p w14:paraId="6E1630C5" w14:textId="77777777" w:rsidR="0095094A" w:rsidRDefault="007B5EA1">
      <w:pPr>
        <w:spacing w:before="90" w:after="130"/>
        <w:jc w:val="center"/>
      </w:pPr>
      <w:r>
        <w:rPr>
          <w:noProof/>
        </w:rPr>
        <w:drawing>
          <wp:inline distT="0" distB="0" distL="0" distR="0" wp14:anchorId="44EB77AD" wp14:editId="185B1120">
            <wp:extent cx="5191125" cy="723900"/>
            <wp:effectExtent l="19050" t="19050" r="19050" b="19050"/>
            <wp:docPr id="1281336458" name="Picture 1281336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6459DC4B" w14:textId="77777777" w:rsidR="0095094A" w:rsidRDefault="007B5EA1">
      <w:pPr>
        <w:spacing w:before="40" w:after="110" w:line="278" w:lineRule="auto"/>
        <w:ind w:left="360"/>
      </w:pPr>
      <w:r>
        <w:rPr>
          <w:b/>
          <w:bCs/>
          <w:color w:val="1F3864"/>
        </w:rPr>
        <w:t xml:space="preserve">Problem. </w:t>
      </w:r>
      <w:r>
        <w:t>An internal app or partner wants curated, aggregated data that lives in Snowflake, but it should not be running warehouse queries in a latency-sensitive path or treating analytics as the source of truth.</w:t>
      </w:r>
    </w:p>
    <w:p w14:paraId="66650448" w14:textId="04CCE823" w:rsidR="0095094A" w:rsidRDefault="007B5EA1">
      <w:pPr>
        <w:spacing w:before="40" w:after="110" w:line="278" w:lineRule="auto"/>
        <w:ind w:left="360"/>
      </w:pPr>
      <w:r>
        <w:rPr>
          <w:b/>
          <w:bCs/>
          <w:color w:val="1F3864"/>
        </w:rPr>
        <w:lastRenderedPageBreak/>
        <w:t xml:space="preserve">Solution. </w:t>
      </w:r>
      <w:r>
        <w:t>Expose the curated data through an APIM product backed by a thin serving Function or cache over Snowflake via Private Link. The platform owns the curation the SIF owns only the exposure, the API contract, authentication, caching and SLA. The contract is explicitly analytical and eventually-consistent.</w:t>
      </w:r>
    </w:p>
    <w:p w14:paraId="4C623298" w14:textId="77777777" w:rsidR="0095094A" w:rsidRDefault="007B5EA1">
      <w:pPr>
        <w:spacing w:after="120"/>
        <w:jc w:val="center"/>
      </w:pPr>
      <w:r>
        <w:rPr>
          <w:i/>
          <w:iCs/>
          <w:color w:val="5A6470"/>
          <w:sz w:val="17"/>
          <w:szCs w:val="17"/>
        </w:rPr>
        <w:t>Azure components</w:t>
      </w:r>
    </w:p>
    <w:p w14:paraId="6E3BD565" w14:textId="77777777" w:rsidR="0095094A" w:rsidRDefault="007B5EA1">
      <w:pPr>
        <w:spacing w:before="90" w:after="130"/>
        <w:jc w:val="center"/>
      </w:pPr>
      <w:r>
        <w:rPr>
          <w:noProof/>
        </w:rPr>
        <w:drawing>
          <wp:inline distT="0" distB="0" distL="0" distR="0" wp14:anchorId="78ACB3F7" wp14:editId="1481058A">
            <wp:extent cx="4953000" cy="952500"/>
            <wp:effectExtent l="19050" t="19050" r="19050" b="19050"/>
            <wp:docPr id="1196771627" name="Picture 1196771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08767E47" w14:textId="77777777" w:rsidR="0095094A" w:rsidRDefault="007B5EA1">
      <w:pPr>
        <w:spacing w:before="40" w:after="110" w:line="278" w:lineRule="auto"/>
        <w:ind w:left="360"/>
      </w:pPr>
      <w:r>
        <w:rPr>
          <w:b/>
          <w:bCs/>
          <w:color w:val="1F3864"/>
        </w:rPr>
        <w:t xml:space="preserve">Use it when. </w:t>
      </w:r>
      <w:r>
        <w:t>consumers need governed, curated data products and can tolerate analytical latency.</w:t>
      </w:r>
    </w:p>
    <w:p w14:paraId="44D72390" w14:textId="77777777" w:rsidR="0095094A" w:rsidRDefault="007B5EA1">
      <w:pPr>
        <w:spacing w:before="40" w:after="110" w:line="278" w:lineRule="auto"/>
        <w:ind w:left="360"/>
      </w:pPr>
      <w:r>
        <w:rPr>
          <w:b/>
          <w:bCs/>
          <w:color w:val="1F3864"/>
        </w:rPr>
        <w:t xml:space="preserve">Avoid it when. </w:t>
      </w:r>
      <w:r>
        <w:t>the read is latency-sensitive or transactional, go to the operational system through a request/response API.</w:t>
      </w:r>
    </w:p>
    <w:p w14:paraId="0C7C26E1" w14:textId="77777777" w:rsidR="0095094A" w:rsidRDefault="007B5EA1">
      <w:pPr>
        <w:spacing w:before="40" w:after="110" w:line="278" w:lineRule="auto"/>
        <w:ind w:left="360"/>
      </w:pPr>
      <w:r>
        <w:rPr>
          <w:b/>
          <w:bCs/>
          <w:color w:val="1F3864"/>
        </w:rPr>
        <w:t xml:space="preserve">Risks and considerations. </w:t>
      </w:r>
      <w:r>
        <w:t>Warehouse latency and cost under API load are real, so cache aggressively and set a clear SLA. Make consumers understand this is a curated, eventually-consistent product, not the operational source of truth.</w:t>
      </w:r>
    </w:p>
    <w:p w14:paraId="11EC37DE" w14:textId="40A364F8" w:rsidR="0095094A" w:rsidRDefault="007B5EA1">
      <w:pPr>
        <w:spacing w:before="40" w:after="110" w:line="278" w:lineRule="auto"/>
        <w:ind w:left="360"/>
      </w:pPr>
      <w:r>
        <w:rPr>
          <w:b/>
          <w:bCs/>
          <w:color w:val="1F3864"/>
        </w:rPr>
        <w:t xml:space="preserve">Security boundary. </w:t>
      </w:r>
      <w:r>
        <w:t>Landing zone: APIM (shared) and the serving Function (spoke); Snowflake read over Private Link. Within Azure: Private Endpoint, managed identity, TLS</w:t>
      </w:r>
      <w:r w:rsidR="00371228">
        <w:t>,</w:t>
      </w:r>
      <w:r>
        <w:t xml:space="preserve"> the consumer is authenticated at APIM (Entra), data access is least-privilege, and caching limits how much is exposed. Outside Azure: only where the consumer is external, through the edge (Front Door + WAF + APIM, OAuth).</w:t>
      </w:r>
    </w:p>
    <w:p w14:paraId="2E2806FB" w14:textId="5361A81E" w:rsidR="0095094A" w:rsidRDefault="00CE060C">
      <w:pPr>
        <w:spacing w:before="40" w:after="110" w:line="278" w:lineRule="auto"/>
        <w:ind w:left="360"/>
      </w:pPr>
      <w:ins w:id="1123" w:author="Puneet Kumar" w:date="2026-09-04T20:13:00Z" w16du:dateUtc="2026-09-04T19:13:00Z">
        <w:r>
          <w:rPr>
            <w:b/>
            <w:bCs/>
            <w:color w:val="1F3864"/>
          </w:rPr>
          <w:t>Common pitfall.</w:t>
        </w:r>
      </w:ins>
      <w:del w:id="1124" w:author="Puneet Kumar" w:date="2026-09-04T20:13:00Z" w16du:dateUtc="2026-09-04T19:13:00Z">
        <w:r w:rsidR="007B5EA1" w:rsidDel="00CE060C">
          <w:rPr>
            <w:b/>
            <w:bCs/>
            <w:color w:val="1F3864"/>
          </w:rPr>
          <w:delText>Anti-pattern</w:delText>
        </w:r>
      </w:del>
      <w:r w:rsidR="007B5EA1">
        <w:rPr>
          <w:b/>
          <w:bCs/>
          <w:color w:val="1F3864"/>
        </w:rPr>
        <w:t xml:space="preserve">. </w:t>
      </w:r>
      <w:r w:rsidR="007B5EA1">
        <w:t>Synchronous warehouse queries in a hot transactional path</w:t>
      </w:r>
      <w:r w:rsidR="00371228">
        <w:t>,</w:t>
      </w:r>
      <w:r w:rsidR="007B5EA1">
        <w:t xml:space="preserve"> bypassing APIM to hit Snowflake directly.</w:t>
      </w:r>
    </w:p>
    <w:p w14:paraId="50A0A206" w14:textId="77777777" w:rsidR="0095094A" w:rsidRDefault="007B5EA1">
      <w:pPr>
        <w:spacing w:before="40" w:after="110" w:line="278" w:lineRule="auto"/>
        <w:ind w:left="360"/>
      </w:pPr>
      <w:r>
        <w:rPr>
          <w:b/>
          <w:bCs/>
          <w:color w:val="1F3864"/>
        </w:rPr>
        <w:t xml:space="preserve">In practice. </w:t>
      </w:r>
      <w:r>
        <w:t>Aggregated exposure metrics are exposed as a governed product API to an internal application.</w:t>
      </w:r>
    </w:p>
    <w:p w14:paraId="3D74AE06" w14:textId="77777777" w:rsidR="0095094A" w:rsidRDefault="0095094A">
      <w:pPr>
        <w:spacing w:after="150"/>
      </w:pPr>
    </w:p>
    <w:p w14:paraId="404500F5" w14:textId="1F3DC941" w:rsidR="0095094A" w:rsidRDefault="000514FA">
      <w:pPr>
        <w:pStyle w:val="Heading3"/>
      </w:pPr>
      <w:bookmarkStart w:id="1125" w:name="_Toc239521098"/>
      <w:r>
        <w:t>8.8.3  Bulk data movement (the boundary)  (SFINT23)</w:t>
      </w:r>
      <w:bookmarkEnd w:id="1125"/>
    </w:p>
    <w:p w14:paraId="32429C9C" w14:textId="77777777" w:rsidR="0095094A" w:rsidRDefault="007B5EA1">
      <w:pPr>
        <w:spacing w:before="10" w:after="90"/>
      </w:pPr>
      <w:r>
        <w:rPr>
          <w:i/>
          <w:iCs/>
          <w:color w:val="5A6470"/>
        </w:rPr>
        <w:t>Bulk and batch belong to the data platform; the SIF only signals.</w:t>
      </w:r>
    </w:p>
    <w:p w14:paraId="407ECBD6" w14:textId="77777777" w:rsidR="0095094A" w:rsidRDefault="007B5EA1">
      <w:pPr>
        <w:spacing w:before="90" w:after="130"/>
        <w:jc w:val="center"/>
      </w:pPr>
      <w:r>
        <w:rPr>
          <w:noProof/>
        </w:rPr>
        <w:drawing>
          <wp:inline distT="0" distB="0" distL="0" distR="0" wp14:anchorId="34BE4DE2" wp14:editId="03BEAD46">
            <wp:extent cx="5191125" cy="1152525"/>
            <wp:effectExtent l="19050" t="19050" r="19050" b="19050"/>
            <wp:docPr id="1974824829" name="Picture 1974824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191125" cy="1152525"/>
                    </a:xfrm>
                    <a:prstGeom prst="rect">
                      <a:avLst/>
                    </a:prstGeom>
                    <a:noFill/>
                    <a:ln w="9525">
                      <a:solidFill>
                        <a:srgbClr val="AEB8C6"/>
                      </a:solidFill>
                    </a:ln>
                  </pic:spPr>
                </pic:pic>
              </a:graphicData>
            </a:graphic>
          </wp:inline>
        </w:drawing>
      </w:r>
    </w:p>
    <w:p w14:paraId="5B5EAF4D" w14:textId="77777777" w:rsidR="0095094A" w:rsidRDefault="007B5EA1">
      <w:pPr>
        <w:spacing w:before="40" w:after="110" w:line="278" w:lineRule="auto"/>
        <w:ind w:left="360"/>
      </w:pPr>
      <w:r>
        <w:rPr>
          <w:b/>
          <w:bCs/>
          <w:color w:val="1F3864"/>
        </w:rPr>
        <w:t xml:space="preserve">Problem. </w:t>
      </w:r>
      <w:r>
        <w:t>There is always pressure to build "just a quick nightly load" inside the integration platform. That crosses the boundary and puts the wrong workload on the wrong tool.</w:t>
      </w:r>
    </w:p>
    <w:p w14:paraId="5A77FFA7" w14:textId="77777777" w:rsidR="0095094A" w:rsidRDefault="007B5EA1">
      <w:pPr>
        <w:spacing w:before="40" w:after="110" w:line="278" w:lineRule="auto"/>
        <w:ind w:left="360"/>
      </w:pPr>
      <w:r>
        <w:rPr>
          <w:b/>
          <w:bCs/>
          <w:color w:val="1F3864"/>
        </w:rPr>
        <w:t xml:space="preserve">Solution. </w:t>
      </w:r>
      <w:r>
        <w:t>Large-volume and batch movement is executed by the data platform as ELT into Snowflake. The SIF's only role is to raise a trigger or completion event, and the owner of the output store is named explicitly.</w:t>
      </w:r>
    </w:p>
    <w:p w14:paraId="48978BF9" w14:textId="77777777" w:rsidR="0095094A" w:rsidRDefault="007B5EA1">
      <w:pPr>
        <w:spacing w:after="120"/>
        <w:jc w:val="center"/>
      </w:pPr>
      <w:r>
        <w:rPr>
          <w:i/>
          <w:iCs/>
          <w:color w:val="5A6470"/>
          <w:sz w:val="17"/>
          <w:szCs w:val="17"/>
        </w:rPr>
        <w:t>Azure components</w:t>
      </w:r>
    </w:p>
    <w:p w14:paraId="78E1B548" w14:textId="77777777" w:rsidR="0095094A" w:rsidRDefault="007B5EA1">
      <w:pPr>
        <w:spacing w:before="90" w:after="130"/>
        <w:jc w:val="center"/>
      </w:pPr>
      <w:r>
        <w:rPr>
          <w:noProof/>
        </w:rPr>
        <w:drawing>
          <wp:inline distT="0" distB="0" distL="0" distR="0" wp14:anchorId="450A058F" wp14:editId="2C842275">
            <wp:extent cx="4953000" cy="952500"/>
            <wp:effectExtent l="19050" t="19050" r="19050" b="19050"/>
            <wp:docPr id="985748732" name="Picture 985748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05F48598" w14:textId="77777777" w:rsidR="0095094A" w:rsidRDefault="007B5EA1">
      <w:pPr>
        <w:spacing w:before="40" w:after="110" w:line="278" w:lineRule="auto"/>
        <w:ind w:left="360"/>
      </w:pPr>
      <w:r>
        <w:rPr>
          <w:b/>
          <w:bCs/>
          <w:color w:val="1F3864"/>
        </w:rPr>
        <w:t xml:space="preserve">Use it when. </w:t>
      </w:r>
      <w:r>
        <w:t>the movement is large-volume, scheduled or historical, in which case it is not an AIS job at all.</w:t>
      </w:r>
    </w:p>
    <w:p w14:paraId="10B5C434" w14:textId="77777777" w:rsidR="0095094A" w:rsidRDefault="007B5EA1">
      <w:pPr>
        <w:spacing w:before="40" w:after="110" w:line="278" w:lineRule="auto"/>
        <w:ind w:left="360"/>
      </w:pPr>
      <w:r>
        <w:rPr>
          <w:b/>
          <w:bCs/>
          <w:color w:val="1F3864"/>
        </w:rPr>
        <w:t xml:space="preserve">Avoid it when. </w:t>
      </w:r>
      <w:r>
        <w:t>always, for building batch ETL inside Logic Apps or Functions to sidestep the data platform.</w:t>
      </w:r>
    </w:p>
    <w:p w14:paraId="2834CA45" w14:textId="77777777" w:rsidR="0095094A" w:rsidRDefault="007B5EA1">
      <w:pPr>
        <w:spacing w:before="40" w:after="110" w:line="278" w:lineRule="auto"/>
        <w:ind w:left="360"/>
      </w:pPr>
      <w:r>
        <w:rPr>
          <w:b/>
          <w:bCs/>
          <w:color w:val="1F3864"/>
        </w:rPr>
        <w:t xml:space="preserve">Risks and considerations. </w:t>
      </w:r>
      <w:r>
        <w:t>The real risk here is organisational, boundary erosion. Enforce it at design review, and make output ownership explicit so result stores do not become orphaned.</w:t>
      </w:r>
    </w:p>
    <w:p w14:paraId="0C408892" w14:textId="77777777" w:rsidR="0095094A" w:rsidRDefault="007B5EA1">
      <w:pPr>
        <w:spacing w:before="40" w:after="110" w:line="278" w:lineRule="auto"/>
        <w:ind w:left="360"/>
      </w:pPr>
      <w:r>
        <w:rPr>
          <w:b/>
          <w:bCs/>
          <w:color w:val="1F3864"/>
        </w:rPr>
        <w:t xml:space="preserve">Security boundary. </w:t>
      </w:r>
      <w:r>
        <w:t>Landing zone: not a SIF data flow, the SIF only raises a trigger event from within its spokes, and the movement runs on the data platform. Within Azure: the trigger uses managed identity, a Private Endpoint and TLS. Outside Azure: none for the SIF.</w:t>
      </w:r>
    </w:p>
    <w:p w14:paraId="22C3F1CD" w14:textId="4A75AA0E" w:rsidR="0095094A" w:rsidRDefault="00CE060C">
      <w:pPr>
        <w:spacing w:before="40" w:after="110" w:line="278" w:lineRule="auto"/>
        <w:ind w:left="360"/>
      </w:pPr>
      <w:ins w:id="1126" w:author="Puneet Kumar" w:date="2026-09-04T20:13:00Z" w16du:dateUtc="2026-09-04T19:13:00Z">
        <w:r>
          <w:rPr>
            <w:b/>
            <w:bCs/>
            <w:color w:val="1F3864"/>
          </w:rPr>
          <w:t>Common pitfall.</w:t>
        </w:r>
      </w:ins>
      <w:del w:id="1127" w:author="Puneet Kumar" w:date="2026-09-04T20:13:00Z" w16du:dateUtc="2026-09-04T19:13:00Z">
        <w:r w:rsidR="007B5EA1" w:rsidDel="00CE060C">
          <w:rPr>
            <w:b/>
            <w:bCs/>
            <w:color w:val="1F3864"/>
          </w:rPr>
          <w:delText>Anti-pattern</w:delText>
        </w:r>
      </w:del>
      <w:r w:rsidR="007B5EA1">
        <w:rPr>
          <w:b/>
          <w:bCs/>
          <w:color w:val="1F3864"/>
        </w:rPr>
        <w:t xml:space="preserve">. </w:t>
      </w:r>
      <w:r w:rsidR="007B5EA1">
        <w:t>Batch ETL built inside the integration platform; using the SIF as a bulk data mover.</w:t>
      </w:r>
    </w:p>
    <w:p w14:paraId="5220181E" w14:textId="22EB9B0C" w:rsidR="0095094A" w:rsidRDefault="007B5EA1">
      <w:pPr>
        <w:spacing w:before="40" w:after="110" w:line="278" w:lineRule="auto"/>
        <w:ind w:left="360"/>
      </w:pPr>
      <w:r>
        <w:rPr>
          <w:b/>
          <w:bCs/>
          <w:color w:val="1F3864"/>
        </w:rPr>
        <w:t xml:space="preserve">In practice. </w:t>
      </w:r>
      <w:r>
        <w:t>The nightly bordereaux load runs on the data platform</w:t>
      </w:r>
      <w:r w:rsidR="00371228">
        <w:t xml:space="preserve">, </w:t>
      </w:r>
      <w:r>
        <w:t>the SIF only signals that source data is available.</w:t>
      </w:r>
    </w:p>
    <w:p w14:paraId="344A1E27" w14:textId="77777777" w:rsidR="0095094A" w:rsidRDefault="0095094A">
      <w:pPr>
        <w:spacing w:after="150"/>
      </w:pPr>
    </w:p>
    <w:p w14:paraId="1A737D2F" w14:textId="2F922905" w:rsidR="0095094A" w:rsidRDefault="000514FA">
      <w:pPr>
        <w:pStyle w:val="Heading2"/>
      </w:pPr>
      <w:bookmarkStart w:id="1128" w:name="_Toc239521099"/>
      <w:r>
        <w:t>8.9 Transformation and Routing Patterns</w:t>
      </w:r>
      <w:bookmarkEnd w:id="1128"/>
    </w:p>
    <w:p w14:paraId="5B9644B2" w14:textId="5C1A344D" w:rsidR="0095094A" w:rsidRDefault="000514FA">
      <w:pPr>
        <w:pStyle w:val="Heading3"/>
      </w:pPr>
      <w:bookmarkStart w:id="1129" w:name="_Toc239521100"/>
      <w:r>
        <w:t>8.9.1  Canonical data model and message translator  (SFINT24)</w:t>
      </w:r>
      <w:bookmarkEnd w:id="1129"/>
    </w:p>
    <w:p w14:paraId="2ED64B97" w14:textId="77777777" w:rsidR="0095094A" w:rsidRDefault="007B5EA1">
      <w:pPr>
        <w:spacing w:before="10" w:after="90"/>
      </w:pPr>
      <w:r>
        <w:rPr>
          <w:i/>
          <w:iCs/>
          <w:color w:val="5A6470"/>
        </w:rPr>
        <w:t>Map every external format to one internal canonical model, so internal systems never bind to a partner's format.</w:t>
      </w:r>
    </w:p>
    <w:p w14:paraId="6E1E9B0C" w14:textId="77777777" w:rsidR="0095094A" w:rsidRDefault="007B5EA1">
      <w:pPr>
        <w:spacing w:before="90" w:after="130"/>
        <w:jc w:val="center"/>
      </w:pPr>
      <w:r>
        <w:rPr>
          <w:noProof/>
        </w:rPr>
        <w:drawing>
          <wp:inline distT="0" distB="0" distL="0" distR="0" wp14:anchorId="642A9E5F" wp14:editId="520A815F">
            <wp:extent cx="5191125" cy="1847850"/>
            <wp:effectExtent l="19050" t="19050" r="19050" b="19050"/>
            <wp:docPr id="2079667281" name="Picture 2079667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191125" cy="1847850"/>
                    </a:xfrm>
                    <a:prstGeom prst="rect">
                      <a:avLst/>
                    </a:prstGeom>
                    <a:noFill/>
                    <a:ln w="9525">
                      <a:solidFill>
                        <a:srgbClr val="AEB8C6"/>
                      </a:solidFill>
                    </a:ln>
                  </pic:spPr>
                </pic:pic>
              </a:graphicData>
            </a:graphic>
          </wp:inline>
        </w:drawing>
      </w:r>
    </w:p>
    <w:p w14:paraId="272F083B" w14:textId="77777777" w:rsidR="0095094A" w:rsidRDefault="007B5EA1">
      <w:pPr>
        <w:spacing w:before="40" w:after="110" w:line="278" w:lineRule="auto"/>
        <w:ind w:left="360"/>
      </w:pPr>
      <w:r>
        <w:rPr>
          <w:b/>
          <w:bCs/>
          <w:color w:val="1F3864"/>
        </w:rPr>
        <w:t xml:space="preserve">Problem. </w:t>
      </w:r>
      <w:r>
        <w:t>Insurance means integrating with many parties, brokers, coverholders, delegated claims administrators, reinsurers, the bureau, each with its own format and its own version of the truth: EDI, ACORD XML, bordereaux spreadsheets, the Core Data Record. If each internal system integrates directly with each external format, every new partner multiplies the interfaces and every format change ripples across the estate.</w:t>
      </w:r>
    </w:p>
    <w:p w14:paraId="525B966D" w14:textId="77777777" w:rsidR="0095094A" w:rsidRDefault="007B5EA1">
      <w:pPr>
        <w:spacing w:before="40" w:after="110" w:line="278" w:lineRule="auto"/>
        <w:ind w:left="360"/>
      </w:pPr>
      <w:r>
        <w:rPr>
          <w:b/>
          <w:bCs/>
          <w:color w:val="1F3864"/>
        </w:rPr>
        <w:t xml:space="preserve">Solution. </w:t>
      </w:r>
      <w:r>
        <w:t>Define one internal canonical model per business concept, risk, premium, claim, and translate at the edge. A Function maps each inbound external format into the canonical model, and the reverse on the way out. Internal systems and the downstream patterns only ever see the canonical form, so adding a partner means writing one translator rather than touching every consumer. The same canonical model is the contract used when publishing to the data platform (Section 5.6), so a single semantics serves both operational and analytical consumers.</w:t>
      </w:r>
    </w:p>
    <w:p w14:paraId="1EA6A905" w14:textId="77777777" w:rsidR="0095094A" w:rsidRDefault="007B5EA1">
      <w:pPr>
        <w:spacing w:after="120"/>
        <w:jc w:val="center"/>
      </w:pPr>
      <w:r>
        <w:rPr>
          <w:i/>
          <w:iCs/>
          <w:color w:val="5A6470"/>
          <w:sz w:val="17"/>
          <w:szCs w:val="17"/>
        </w:rPr>
        <w:t>Azure components</w:t>
      </w:r>
    </w:p>
    <w:p w14:paraId="7AAEDAFC" w14:textId="77777777" w:rsidR="0095094A" w:rsidRDefault="007B5EA1">
      <w:pPr>
        <w:spacing w:before="90" w:after="130"/>
        <w:jc w:val="center"/>
      </w:pPr>
      <w:r>
        <w:rPr>
          <w:noProof/>
        </w:rPr>
        <w:drawing>
          <wp:inline distT="0" distB="0" distL="0" distR="0" wp14:anchorId="7811F1B3" wp14:editId="63725836">
            <wp:extent cx="4953000" cy="952500"/>
            <wp:effectExtent l="19050" t="19050" r="19050" b="19050"/>
            <wp:docPr id="1572489648" name="Picture 1572489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21140244" w14:textId="77777777" w:rsidR="0095094A" w:rsidRDefault="007B5EA1">
      <w:pPr>
        <w:spacing w:before="40" w:after="110" w:line="278" w:lineRule="auto"/>
        <w:ind w:left="360"/>
      </w:pPr>
      <w:r>
        <w:rPr>
          <w:b/>
          <w:bCs/>
          <w:color w:val="1F3864"/>
        </w:rPr>
        <w:t xml:space="preserve">Use it when. </w:t>
      </w:r>
      <w:r>
        <w:t>you integrate with several external parties or standards for the same business concept, which, in this domain, is almost always.</w:t>
      </w:r>
    </w:p>
    <w:p w14:paraId="17A7A2FA" w14:textId="77777777" w:rsidR="0095094A" w:rsidRDefault="007B5EA1">
      <w:pPr>
        <w:spacing w:before="40" w:after="110" w:line="278" w:lineRule="auto"/>
        <w:ind w:left="360"/>
      </w:pPr>
      <w:r>
        <w:rPr>
          <w:b/>
          <w:bCs/>
          <w:color w:val="1F3864"/>
        </w:rPr>
        <w:t xml:space="preserve">Avoid it when. </w:t>
      </w:r>
      <w:r>
        <w:t>there really is a single, stable format on both sides (rare here), a straight protocol mediation (SFINT3) is enough.</w:t>
      </w:r>
    </w:p>
    <w:p w14:paraId="1524141C" w14:textId="77777777" w:rsidR="0095094A" w:rsidRDefault="007B5EA1">
      <w:pPr>
        <w:spacing w:before="40" w:after="110" w:line="278" w:lineRule="auto"/>
        <w:ind w:left="360"/>
      </w:pPr>
      <w:r>
        <w:rPr>
          <w:b/>
          <w:bCs/>
          <w:color w:val="1F3864"/>
        </w:rPr>
        <w:t xml:space="preserve">Risks and considerations. </w:t>
      </w:r>
      <w:r>
        <w:t>The canonical model is a shared asset and a governance responsibility, it needs an owner, versioning and a change process, or it rots. Keep mappings declarative and tested, and treat a field that has no canonical home as a design conversation, not a silent drop. This is a message translator doubling as an anti-corruption layer, so resist the gravitational pull of letting a dominant partner's or the bureau's schema quietly become the internal model.</w:t>
      </w:r>
    </w:p>
    <w:p w14:paraId="24242DFF" w14:textId="77777777" w:rsidR="0095094A" w:rsidRDefault="007B5EA1">
      <w:pPr>
        <w:spacing w:before="40" w:after="110" w:line="278" w:lineRule="auto"/>
        <w:ind w:left="360"/>
      </w:pPr>
      <w:r>
        <w:rPr>
          <w:b/>
          <w:bCs/>
          <w:color w:val="1F3864"/>
        </w:rPr>
        <w:t xml:space="preserve">Security boundary. </w:t>
      </w:r>
      <w:r>
        <w:t>Landing zone: the translator Function runs in a workload spoke, sitting at the seam between external formats and the internal canonical model. Within Azure: internal distribution over Private Endpoints with managed identity and TLS. Outside Azure: inbound external formats arrive via the relevant boundary pattern, the edge for internet partners, private connectivity for peered ones, and the translator itself is never internet-exposed.</w:t>
      </w:r>
    </w:p>
    <w:p w14:paraId="1B054F7A" w14:textId="4942E92A" w:rsidR="0095094A" w:rsidRDefault="00CE060C">
      <w:pPr>
        <w:spacing w:before="40" w:after="110" w:line="278" w:lineRule="auto"/>
        <w:ind w:left="360"/>
      </w:pPr>
      <w:ins w:id="1130" w:author="Puneet Kumar" w:date="2026-09-04T20:13:00Z" w16du:dateUtc="2026-09-04T19:13:00Z">
        <w:r>
          <w:rPr>
            <w:b/>
            <w:bCs/>
            <w:color w:val="1F3864"/>
          </w:rPr>
          <w:t>Common pitfall.</w:t>
        </w:r>
      </w:ins>
      <w:del w:id="1131" w:author="Puneet Kumar" w:date="2026-09-04T20:13:00Z" w16du:dateUtc="2026-09-04T19:13:00Z">
        <w:r w:rsidR="007B5EA1" w:rsidDel="00CE060C">
          <w:rPr>
            <w:b/>
            <w:bCs/>
            <w:color w:val="1F3864"/>
          </w:rPr>
          <w:delText>Anti-pattern</w:delText>
        </w:r>
      </w:del>
      <w:r w:rsidR="007B5EA1">
        <w:rPr>
          <w:b/>
          <w:bCs/>
          <w:color w:val="1F3864"/>
        </w:rPr>
        <w:t xml:space="preserve">. </w:t>
      </w:r>
      <w:r w:rsidR="007B5EA1">
        <w:t>Point-to-point mapping between every internal system and every partner format; letting one broker's or the bureau's schema become the de facto internal model.</w:t>
      </w:r>
    </w:p>
    <w:p w14:paraId="35C6CBDF" w14:textId="77777777" w:rsidR="0095094A" w:rsidRDefault="007B5EA1">
      <w:pPr>
        <w:spacing w:before="40" w:after="110" w:line="278" w:lineRule="auto"/>
        <w:ind w:left="360"/>
      </w:pPr>
      <w:r>
        <w:rPr>
          <w:b/>
          <w:bCs/>
          <w:color w:val="1F3864"/>
        </w:rPr>
        <w:t xml:space="preserve">In practice. </w:t>
      </w:r>
      <w:r>
        <w:t>Broker EDI, coverholder bordereaux and bureau messages are each translated into Chaucer's canonical risk, premium and claim model; the policy and claims systems consume only the canonical form.</w:t>
      </w:r>
    </w:p>
    <w:p w14:paraId="2687E79B" w14:textId="77777777" w:rsidR="0095094A" w:rsidRDefault="0095094A">
      <w:pPr>
        <w:spacing w:after="150"/>
      </w:pPr>
    </w:p>
    <w:p w14:paraId="46CCE49F" w14:textId="799D7786" w:rsidR="0095094A" w:rsidRDefault="000514FA">
      <w:pPr>
        <w:pStyle w:val="Heading3"/>
      </w:pPr>
      <w:bookmarkStart w:id="1132" w:name="_Toc239521101"/>
      <w:r>
        <w:t>8.9.2  Content-based routing  (SFINT25)</w:t>
      </w:r>
      <w:bookmarkEnd w:id="1132"/>
    </w:p>
    <w:p w14:paraId="3D6B9442" w14:textId="77777777" w:rsidR="0095094A" w:rsidRDefault="007B5EA1">
      <w:pPr>
        <w:spacing w:before="10" w:after="90"/>
      </w:pPr>
      <w:r>
        <w:rPr>
          <w:i/>
          <w:iCs/>
          <w:color w:val="5A6470"/>
        </w:rPr>
        <w:t>Route a message or event to the right destination based on what is in it.</w:t>
      </w:r>
    </w:p>
    <w:p w14:paraId="6323826A" w14:textId="77777777" w:rsidR="0095094A" w:rsidRDefault="007B5EA1">
      <w:pPr>
        <w:spacing w:before="90" w:after="130"/>
        <w:jc w:val="center"/>
      </w:pPr>
      <w:r>
        <w:rPr>
          <w:noProof/>
        </w:rPr>
        <w:drawing>
          <wp:inline distT="0" distB="0" distL="0" distR="0" wp14:anchorId="34AEF6F2" wp14:editId="374467E6">
            <wp:extent cx="5191125" cy="2333625"/>
            <wp:effectExtent l="19050" t="19050" r="19050" b="19050"/>
            <wp:docPr id="1079599981" name="Picture 1079599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644EFF90" w14:textId="77777777" w:rsidR="0095094A" w:rsidRDefault="007B5EA1">
      <w:pPr>
        <w:spacing w:before="40" w:after="110" w:line="278" w:lineRule="auto"/>
        <w:ind w:left="360"/>
      </w:pPr>
      <w:r>
        <w:rPr>
          <w:b/>
          <w:bCs/>
          <w:color w:val="1F3864"/>
        </w:rPr>
        <w:t xml:space="preserve">Problem. </w:t>
      </w:r>
      <w:r>
        <w:t>Submissions, bordereaux and claims arrive on a common channel but need to go to different places, by line of business, territory, coverholder or claim type.</w:t>
      </w:r>
    </w:p>
    <w:p w14:paraId="45AF1619" w14:textId="77777777" w:rsidR="0095094A" w:rsidRDefault="007B5EA1">
      <w:pPr>
        <w:spacing w:before="40" w:after="110" w:line="278" w:lineRule="auto"/>
        <w:ind w:left="360"/>
      </w:pPr>
      <w:r>
        <w:rPr>
          <w:b/>
          <w:bCs/>
          <w:color w:val="1F3864"/>
        </w:rPr>
        <w:t xml:space="preserve">Solution. </w:t>
      </w:r>
      <w:r>
        <w:t>Route on content using Service Bus subscription filters or Event Grid routing, or a Function for richer rules, so each message reaches the right handler without the producer knowing the routing map.</w:t>
      </w:r>
    </w:p>
    <w:p w14:paraId="68EF8E4D" w14:textId="77777777" w:rsidR="0095094A" w:rsidRDefault="007B5EA1">
      <w:pPr>
        <w:spacing w:after="120"/>
        <w:jc w:val="center"/>
      </w:pPr>
      <w:r>
        <w:rPr>
          <w:i/>
          <w:iCs/>
          <w:color w:val="5A6470"/>
          <w:sz w:val="17"/>
          <w:szCs w:val="17"/>
        </w:rPr>
        <w:t>Azure components</w:t>
      </w:r>
    </w:p>
    <w:p w14:paraId="49331C47" w14:textId="77777777" w:rsidR="0095094A" w:rsidRDefault="007B5EA1">
      <w:pPr>
        <w:spacing w:before="90" w:after="130"/>
        <w:jc w:val="center"/>
      </w:pPr>
      <w:r>
        <w:rPr>
          <w:noProof/>
        </w:rPr>
        <w:drawing>
          <wp:inline distT="0" distB="0" distL="0" distR="0" wp14:anchorId="5652AF0E" wp14:editId="3D129762">
            <wp:extent cx="4457700" cy="1123950"/>
            <wp:effectExtent l="19050" t="19050" r="19050" b="19050"/>
            <wp:docPr id="137194463" name="Picture 137194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48D0B6BF" w14:textId="77777777" w:rsidR="0095094A" w:rsidRDefault="007B5EA1">
      <w:pPr>
        <w:spacing w:before="40" w:after="110" w:line="278" w:lineRule="auto"/>
        <w:ind w:left="360"/>
      </w:pPr>
      <w:r>
        <w:rPr>
          <w:b/>
          <w:bCs/>
          <w:color w:val="1F3864"/>
        </w:rPr>
        <w:t xml:space="preserve">Use it when. </w:t>
      </w:r>
      <w:r>
        <w:t>items on a shared channel need to diverge to different handlers according to their content.</w:t>
      </w:r>
    </w:p>
    <w:p w14:paraId="09FF86E5" w14:textId="77777777" w:rsidR="0095094A" w:rsidRDefault="007B5EA1">
      <w:pPr>
        <w:spacing w:before="40" w:after="110" w:line="278" w:lineRule="auto"/>
        <w:ind w:left="360"/>
      </w:pPr>
      <w:r>
        <w:rPr>
          <w:b/>
          <w:bCs/>
          <w:color w:val="1F3864"/>
        </w:rPr>
        <w:t xml:space="preserve">Avoid it when. </w:t>
      </w:r>
      <w:r>
        <w:t>there is only one destination, or the routing depends on external lookups better handled by a short orchestration.</w:t>
      </w:r>
    </w:p>
    <w:p w14:paraId="2AE6B9F0" w14:textId="77777777" w:rsidR="0095094A" w:rsidRDefault="007B5EA1">
      <w:pPr>
        <w:spacing w:before="40" w:after="110" w:line="278" w:lineRule="auto"/>
        <w:ind w:left="360"/>
      </w:pPr>
      <w:r>
        <w:rPr>
          <w:b/>
          <w:bCs/>
          <w:color w:val="1F3864"/>
        </w:rPr>
        <w:t xml:space="preserve">Risks and considerations. </w:t>
      </w:r>
      <w:r>
        <w:t>Routing rules are logic and they drift, so keep them declarative and versioned, and always provide a default or dead-letter route, anything that matches no rule must be caught, not silently lost.</w:t>
      </w:r>
    </w:p>
    <w:p w14:paraId="7077EF3F" w14:textId="77777777" w:rsidR="0095094A" w:rsidRDefault="007B5EA1">
      <w:pPr>
        <w:spacing w:before="40" w:after="110" w:line="278" w:lineRule="auto"/>
        <w:ind w:left="360"/>
      </w:pPr>
      <w:r>
        <w:rPr>
          <w:b/>
          <w:bCs/>
          <w:color w:val="1F3864"/>
        </w:rPr>
        <w:t xml:space="preserve">Security boundary. </w:t>
      </w:r>
      <w:r>
        <w:t>Landing zone: the Service Bus/Event Grid routing rules, or a routing Function, in spokes, internal. Within Azure: Private Endpoint, managed identity, TLS, with a default/dead-letter route captured. Outside Azure: none.</w:t>
      </w:r>
    </w:p>
    <w:p w14:paraId="44223388" w14:textId="587739A3" w:rsidR="0095094A" w:rsidRDefault="00CE060C">
      <w:pPr>
        <w:spacing w:before="40" w:after="110" w:line="278" w:lineRule="auto"/>
        <w:ind w:left="360"/>
      </w:pPr>
      <w:ins w:id="1133" w:author="Puneet Kumar" w:date="2026-09-04T20:13:00Z" w16du:dateUtc="2026-09-04T19:13:00Z">
        <w:r>
          <w:rPr>
            <w:b/>
            <w:bCs/>
            <w:color w:val="1F3864"/>
          </w:rPr>
          <w:t>Common pitfall.</w:t>
        </w:r>
      </w:ins>
      <w:del w:id="1134" w:author="Puneet Kumar" w:date="2026-09-04T20:13:00Z" w16du:dateUtc="2026-09-04T19:13:00Z">
        <w:r w:rsidR="007B5EA1" w:rsidDel="00CE060C">
          <w:rPr>
            <w:b/>
            <w:bCs/>
            <w:color w:val="1F3864"/>
          </w:rPr>
          <w:delText>Anti-pattern</w:delText>
        </w:r>
      </w:del>
      <w:r w:rsidR="007B5EA1">
        <w:rPr>
          <w:b/>
          <w:bCs/>
          <w:color w:val="1F3864"/>
        </w:rPr>
        <w:t xml:space="preserve">. </w:t>
      </w:r>
      <w:r w:rsidR="007B5EA1">
        <w:t>A monolithic if/else router hard-coded in one place; no default route for unmatched content.</w:t>
      </w:r>
    </w:p>
    <w:p w14:paraId="6F1FB4C1" w14:textId="77777777" w:rsidR="0095094A" w:rsidRDefault="007B5EA1">
      <w:pPr>
        <w:spacing w:before="40" w:after="110" w:line="278" w:lineRule="auto"/>
        <w:ind w:left="360"/>
      </w:pPr>
      <w:r>
        <w:rPr>
          <w:b/>
          <w:bCs/>
          <w:color w:val="1F3864"/>
        </w:rPr>
        <w:t xml:space="preserve">In practice. </w:t>
      </w:r>
      <w:r>
        <w:t>Inbound submissions are routed to the motor, property or casualty underwriting queues by line of business.</w:t>
      </w:r>
    </w:p>
    <w:p w14:paraId="2E6653D7" w14:textId="77777777" w:rsidR="0095094A" w:rsidRDefault="0095094A">
      <w:pPr>
        <w:spacing w:after="150"/>
      </w:pPr>
    </w:p>
    <w:p w14:paraId="1EAA1098" w14:textId="77777777" w:rsidR="0095094A" w:rsidRDefault="007B5EA1">
      <w:pPr>
        <w:pStyle w:val="Heading1"/>
      </w:pPr>
      <w:bookmarkStart w:id="1135" w:name="_Toc239521102"/>
      <w:r>
        <w:t>9. Insurance Integration Scenarios</w:t>
      </w:r>
      <w:bookmarkEnd w:id="1135"/>
    </w:p>
    <w:p w14:paraId="7D4B66CA" w14:textId="77777777" w:rsidR="0095094A" w:rsidRDefault="007B5EA1">
      <w:pPr>
        <w:spacing w:after="120" w:line="278" w:lineRule="auto"/>
      </w:pPr>
      <w:r>
        <w:t>The table shows how the catalogue resolves characteristic Chaucer integrations. Each scenario names the patterns it composes, the primary Azure components and the purpose it serves. Pattern references point to the catalogue in Section 7.</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450"/>
        <w:gridCol w:w="2850"/>
        <w:gridCol w:w="1960"/>
        <w:gridCol w:w="3100"/>
      </w:tblGrid>
      <w:tr w:rsidR="0095094A" w14:paraId="2EFF25EA" w14:textId="77777777">
        <w:trPr>
          <w:tblHeader/>
        </w:trPr>
        <w:tc>
          <w:tcPr>
            <w:tcW w:w="1450" w:type="dxa"/>
            <w:shd w:val="clear" w:color="auto" w:fill="24446E"/>
            <w:tcMar>
              <w:top w:w="70" w:type="dxa"/>
              <w:left w:w="110" w:type="dxa"/>
              <w:bottom w:w="70" w:type="dxa"/>
              <w:right w:w="110" w:type="dxa"/>
            </w:tcMar>
            <w:vAlign w:val="center"/>
          </w:tcPr>
          <w:p w14:paraId="50B34FD7" w14:textId="77777777" w:rsidR="0095094A" w:rsidRDefault="007B5EA1">
            <w:r>
              <w:rPr>
                <w:b/>
                <w:bCs/>
                <w:color w:val="FFFFFF"/>
                <w:sz w:val="17"/>
                <w:szCs w:val="17"/>
              </w:rPr>
              <w:t>Scenario</w:t>
            </w:r>
          </w:p>
        </w:tc>
        <w:tc>
          <w:tcPr>
            <w:tcW w:w="2850" w:type="dxa"/>
            <w:shd w:val="clear" w:color="auto" w:fill="24446E"/>
            <w:tcMar>
              <w:top w:w="70" w:type="dxa"/>
              <w:left w:w="110" w:type="dxa"/>
              <w:bottom w:w="70" w:type="dxa"/>
              <w:right w:w="110" w:type="dxa"/>
            </w:tcMar>
            <w:vAlign w:val="center"/>
          </w:tcPr>
          <w:p w14:paraId="0A0AB9B5" w14:textId="77777777" w:rsidR="0095094A" w:rsidRDefault="007B5EA1">
            <w:r>
              <w:rPr>
                <w:b/>
                <w:bCs/>
                <w:color w:val="FFFFFF"/>
                <w:sz w:val="17"/>
                <w:szCs w:val="17"/>
              </w:rPr>
              <w:t>Patterns</w:t>
            </w:r>
          </w:p>
        </w:tc>
        <w:tc>
          <w:tcPr>
            <w:tcW w:w="1960" w:type="dxa"/>
            <w:shd w:val="clear" w:color="auto" w:fill="24446E"/>
            <w:tcMar>
              <w:top w:w="70" w:type="dxa"/>
              <w:left w:w="110" w:type="dxa"/>
              <w:bottom w:w="70" w:type="dxa"/>
              <w:right w:w="110" w:type="dxa"/>
            </w:tcMar>
            <w:vAlign w:val="center"/>
          </w:tcPr>
          <w:p w14:paraId="58831CFC" w14:textId="77777777" w:rsidR="0095094A" w:rsidRDefault="007B5EA1">
            <w:r>
              <w:rPr>
                <w:b/>
                <w:bCs/>
                <w:color w:val="FFFFFF"/>
                <w:sz w:val="17"/>
                <w:szCs w:val="17"/>
              </w:rPr>
              <w:t>Primary components</w:t>
            </w:r>
          </w:p>
        </w:tc>
        <w:tc>
          <w:tcPr>
            <w:tcW w:w="3100" w:type="dxa"/>
            <w:shd w:val="clear" w:color="auto" w:fill="24446E"/>
            <w:tcMar>
              <w:top w:w="70" w:type="dxa"/>
              <w:left w:w="110" w:type="dxa"/>
              <w:bottom w:w="70" w:type="dxa"/>
              <w:right w:w="110" w:type="dxa"/>
            </w:tcMar>
            <w:vAlign w:val="center"/>
          </w:tcPr>
          <w:p w14:paraId="38FBCD48" w14:textId="77777777" w:rsidR="0095094A" w:rsidRDefault="007B5EA1">
            <w:r>
              <w:rPr>
                <w:b/>
                <w:bCs/>
                <w:color w:val="FFFFFF"/>
                <w:sz w:val="17"/>
                <w:szCs w:val="17"/>
              </w:rPr>
              <w:t>Purpose</w:t>
            </w:r>
          </w:p>
        </w:tc>
      </w:tr>
      <w:tr w:rsidR="0095094A" w14:paraId="54B30AE4" w14:textId="77777777">
        <w:tc>
          <w:tcPr>
            <w:tcW w:w="1450" w:type="dxa"/>
            <w:shd w:val="clear" w:color="auto" w:fill="FFFFFF"/>
            <w:tcMar>
              <w:top w:w="70" w:type="dxa"/>
              <w:left w:w="110" w:type="dxa"/>
              <w:bottom w:w="70" w:type="dxa"/>
              <w:right w:w="110" w:type="dxa"/>
            </w:tcMar>
            <w:vAlign w:val="center"/>
          </w:tcPr>
          <w:p w14:paraId="0D5E44EC" w14:textId="4E76DDD1" w:rsidR="0095094A" w:rsidRDefault="007B5EA1">
            <w:pPr>
              <w:spacing w:after="10" w:line="254" w:lineRule="auto"/>
            </w:pPr>
            <w:r>
              <w:rPr>
                <w:b/>
                <w:bCs/>
                <w:color w:val="1F3864"/>
                <w:sz w:val="17"/>
                <w:szCs w:val="17"/>
              </w:rPr>
              <w:t>Delegated Authority</w:t>
            </w:r>
          </w:p>
        </w:tc>
        <w:tc>
          <w:tcPr>
            <w:tcW w:w="2850" w:type="dxa"/>
            <w:shd w:val="clear" w:color="auto" w:fill="FFFFFF"/>
            <w:tcMar>
              <w:top w:w="70" w:type="dxa"/>
              <w:left w:w="110" w:type="dxa"/>
              <w:bottom w:w="70" w:type="dxa"/>
              <w:right w:w="110" w:type="dxa"/>
            </w:tcMar>
            <w:vAlign w:val="center"/>
          </w:tcPr>
          <w:p w14:paraId="7486CD13" w14:textId="77777777" w:rsidR="0095094A" w:rsidRDefault="007B5EA1">
            <w:pPr>
              <w:spacing w:after="10" w:line="254" w:lineRule="auto"/>
            </w:pPr>
            <w:r>
              <w:rPr>
                <w:sz w:val="17"/>
                <w:szCs w:val="17"/>
              </w:rPr>
              <w:t>File ingestion (SFINT19), canonical model (SFINT24), content routing (SFINT25), push to platform (SFINT21)</w:t>
            </w:r>
          </w:p>
        </w:tc>
        <w:tc>
          <w:tcPr>
            <w:tcW w:w="1960" w:type="dxa"/>
            <w:shd w:val="clear" w:color="auto" w:fill="FFFFFF"/>
            <w:tcMar>
              <w:top w:w="70" w:type="dxa"/>
              <w:left w:w="110" w:type="dxa"/>
              <w:bottom w:w="70" w:type="dxa"/>
              <w:right w:w="110" w:type="dxa"/>
            </w:tcMar>
            <w:vAlign w:val="center"/>
          </w:tcPr>
          <w:p w14:paraId="72764CB5" w14:textId="77777777" w:rsidR="0095094A" w:rsidRDefault="007B5EA1">
            <w:pPr>
              <w:spacing w:after="10" w:line="254" w:lineRule="auto"/>
            </w:pPr>
            <w:r>
              <w:rPr>
                <w:sz w:val="17"/>
                <w:szCs w:val="17"/>
              </w:rPr>
              <w:t>Logic Apps, Functions, Blob, Service Bus, Snowflake</w:t>
            </w:r>
          </w:p>
        </w:tc>
        <w:tc>
          <w:tcPr>
            <w:tcW w:w="3100" w:type="dxa"/>
            <w:shd w:val="clear" w:color="auto" w:fill="FFFFFF"/>
            <w:tcMar>
              <w:top w:w="70" w:type="dxa"/>
              <w:left w:w="110" w:type="dxa"/>
              <w:bottom w:w="70" w:type="dxa"/>
              <w:right w:w="110" w:type="dxa"/>
            </w:tcMar>
            <w:vAlign w:val="center"/>
          </w:tcPr>
          <w:p w14:paraId="3F69B0DE" w14:textId="5089CE3D" w:rsidR="0095094A" w:rsidRDefault="007B5EA1">
            <w:pPr>
              <w:spacing w:after="10" w:line="254" w:lineRule="auto"/>
            </w:pPr>
            <w:r>
              <w:rPr>
                <w:sz w:val="17"/>
                <w:szCs w:val="17"/>
              </w:rPr>
              <w:t>Validate cover</w:t>
            </w:r>
            <w:r w:rsidR="00E11A3B">
              <w:rPr>
                <w:sz w:val="17"/>
                <w:szCs w:val="17"/>
              </w:rPr>
              <w:t xml:space="preserve"> </w:t>
            </w:r>
            <w:r>
              <w:rPr>
                <w:sz w:val="17"/>
                <w:szCs w:val="17"/>
              </w:rPr>
              <w:t>holder reporting, capture at source where possible, and retire manual bordereau re-keying.</w:t>
            </w:r>
          </w:p>
        </w:tc>
      </w:tr>
      <w:tr w:rsidR="0095094A" w14:paraId="36D4091C" w14:textId="77777777">
        <w:tc>
          <w:tcPr>
            <w:tcW w:w="1450" w:type="dxa"/>
            <w:shd w:val="clear" w:color="auto" w:fill="F4F6FA"/>
            <w:tcMar>
              <w:top w:w="70" w:type="dxa"/>
              <w:left w:w="110" w:type="dxa"/>
              <w:bottom w:w="70" w:type="dxa"/>
              <w:right w:w="110" w:type="dxa"/>
            </w:tcMar>
            <w:vAlign w:val="center"/>
          </w:tcPr>
          <w:p w14:paraId="73B5A949" w14:textId="77FBE911" w:rsidR="0095094A" w:rsidRDefault="007B5EA1">
            <w:pPr>
              <w:spacing w:after="10" w:line="254" w:lineRule="auto"/>
            </w:pPr>
            <w:r>
              <w:rPr>
                <w:b/>
                <w:bCs/>
                <w:color w:val="1F3864"/>
                <w:sz w:val="17"/>
                <w:szCs w:val="17"/>
              </w:rPr>
              <w:t>London Market</w:t>
            </w:r>
          </w:p>
        </w:tc>
        <w:tc>
          <w:tcPr>
            <w:tcW w:w="2850" w:type="dxa"/>
            <w:shd w:val="clear" w:color="auto" w:fill="F4F6FA"/>
            <w:tcMar>
              <w:top w:w="70" w:type="dxa"/>
              <w:left w:w="110" w:type="dxa"/>
              <w:bottom w:w="70" w:type="dxa"/>
              <w:right w:w="110" w:type="dxa"/>
            </w:tcMar>
            <w:vAlign w:val="center"/>
          </w:tcPr>
          <w:p w14:paraId="1B2C5B45" w14:textId="77777777" w:rsidR="0095094A" w:rsidRDefault="007B5EA1">
            <w:pPr>
              <w:spacing w:after="10" w:line="254" w:lineRule="auto"/>
            </w:pPr>
            <w:r>
              <w:rPr>
                <w:sz w:val="17"/>
                <w:szCs w:val="17"/>
              </w:rPr>
              <w:t>Canonical model (SFINT24), messaging (SFINT9), orchestration (SFINT16), push to platform (SFINT21)</w:t>
            </w:r>
          </w:p>
        </w:tc>
        <w:tc>
          <w:tcPr>
            <w:tcW w:w="1960" w:type="dxa"/>
            <w:shd w:val="clear" w:color="auto" w:fill="F4F6FA"/>
            <w:tcMar>
              <w:top w:w="70" w:type="dxa"/>
              <w:left w:w="110" w:type="dxa"/>
              <w:bottom w:w="70" w:type="dxa"/>
              <w:right w:w="110" w:type="dxa"/>
            </w:tcMar>
            <w:vAlign w:val="center"/>
          </w:tcPr>
          <w:p w14:paraId="0FB62263" w14:textId="77777777" w:rsidR="0095094A" w:rsidRDefault="007B5EA1">
            <w:pPr>
              <w:spacing w:after="10" w:line="254" w:lineRule="auto"/>
            </w:pPr>
            <w:r>
              <w:rPr>
                <w:sz w:val="17"/>
                <w:szCs w:val="17"/>
              </w:rPr>
              <w:t>API Management, Logic Apps, Service Bus, Functions</w:t>
            </w:r>
          </w:p>
        </w:tc>
        <w:tc>
          <w:tcPr>
            <w:tcW w:w="3100" w:type="dxa"/>
            <w:shd w:val="clear" w:color="auto" w:fill="F4F6FA"/>
            <w:tcMar>
              <w:top w:w="70" w:type="dxa"/>
              <w:left w:w="110" w:type="dxa"/>
              <w:bottom w:w="70" w:type="dxa"/>
              <w:right w:w="110" w:type="dxa"/>
            </w:tcMar>
            <w:vAlign w:val="center"/>
          </w:tcPr>
          <w:p w14:paraId="5951EBE8" w14:textId="77777777" w:rsidR="0095094A" w:rsidRDefault="007B5EA1">
            <w:pPr>
              <w:spacing w:after="10" w:line="254" w:lineRule="auto"/>
            </w:pPr>
            <w:r>
              <w:rPr>
                <w:sz w:val="17"/>
                <w:szCs w:val="17"/>
              </w:rPr>
              <w:t>Align processing to the core data record and design for incremental modernisation.</w:t>
            </w:r>
          </w:p>
        </w:tc>
      </w:tr>
      <w:tr w:rsidR="0095094A" w14:paraId="65C249A0" w14:textId="77777777">
        <w:tc>
          <w:tcPr>
            <w:tcW w:w="1450" w:type="dxa"/>
            <w:shd w:val="clear" w:color="auto" w:fill="FFFFFF"/>
            <w:tcMar>
              <w:top w:w="70" w:type="dxa"/>
              <w:left w:w="110" w:type="dxa"/>
              <w:bottom w:w="70" w:type="dxa"/>
              <w:right w:w="110" w:type="dxa"/>
            </w:tcMar>
            <w:vAlign w:val="center"/>
          </w:tcPr>
          <w:p w14:paraId="7F6E4B3D" w14:textId="449AD75F" w:rsidR="0095094A" w:rsidRDefault="007B5EA1">
            <w:pPr>
              <w:spacing w:after="10" w:line="254" w:lineRule="auto"/>
            </w:pPr>
            <w:r>
              <w:rPr>
                <w:b/>
                <w:bCs/>
                <w:color w:val="1F3864"/>
                <w:sz w:val="17"/>
                <w:szCs w:val="17"/>
              </w:rPr>
              <w:t>Submissions</w:t>
            </w:r>
          </w:p>
        </w:tc>
        <w:tc>
          <w:tcPr>
            <w:tcW w:w="2850" w:type="dxa"/>
            <w:shd w:val="clear" w:color="auto" w:fill="FFFFFF"/>
            <w:tcMar>
              <w:top w:w="70" w:type="dxa"/>
              <w:left w:w="110" w:type="dxa"/>
              <w:bottom w:w="70" w:type="dxa"/>
              <w:right w:w="110" w:type="dxa"/>
            </w:tcMar>
            <w:vAlign w:val="center"/>
          </w:tcPr>
          <w:p w14:paraId="45495BB8" w14:textId="77777777" w:rsidR="0095094A" w:rsidRDefault="007B5EA1">
            <w:pPr>
              <w:spacing w:after="10" w:line="254" w:lineRule="auto"/>
            </w:pPr>
            <w:r>
              <w:rPr>
                <w:sz w:val="17"/>
                <w:szCs w:val="17"/>
              </w:rPr>
              <w:t>Inbound webhook or API (SFINT1, SFINT13), file ingestion (SFINT19), content routing (SFINT25), composition (SFINT2)</w:t>
            </w:r>
          </w:p>
        </w:tc>
        <w:tc>
          <w:tcPr>
            <w:tcW w:w="1960" w:type="dxa"/>
            <w:shd w:val="clear" w:color="auto" w:fill="FFFFFF"/>
            <w:tcMar>
              <w:top w:w="70" w:type="dxa"/>
              <w:left w:w="110" w:type="dxa"/>
              <w:bottom w:w="70" w:type="dxa"/>
              <w:right w:w="110" w:type="dxa"/>
            </w:tcMar>
            <w:vAlign w:val="center"/>
          </w:tcPr>
          <w:p w14:paraId="2A5085BA" w14:textId="77777777" w:rsidR="0095094A" w:rsidRDefault="007B5EA1">
            <w:pPr>
              <w:spacing w:after="10" w:line="254" w:lineRule="auto"/>
            </w:pPr>
            <w:r>
              <w:rPr>
                <w:sz w:val="17"/>
                <w:szCs w:val="17"/>
              </w:rPr>
              <w:t>API Management, Front Door and WAF, Logic Apps, Functions</w:t>
            </w:r>
          </w:p>
        </w:tc>
        <w:tc>
          <w:tcPr>
            <w:tcW w:w="3100" w:type="dxa"/>
            <w:shd w:val="clear" w:color="auto" w:fill="FFFFFF"/>
            <w:tcMar>
              <w:top w:w="70" w:type="dxa"/>
              <w:left w:w="110" w:type="dxa"/>
              <w:bottom w:w="70" w:type="dxa"/>
              <w:right w:w="110" w:type="dxa"/>
            </w:tcMar>
            <w:vAlign w:val="center"/>
          </w:tcPr>
          <w:p w14:paraId="6E26E8EA" w14:textId="77777777" w:rsidR="0095094A" w:rsidRDefault="007B5EA1">
            <w:pPr>
              <w:spacing w:after="10" w:line="254" w:lineRule="auto"/>
            </w:pPr>
            <w:r>
              <w:rPr>
                <w:sz w:val="17"/>
                <w:szCs w:val="17"/>
              </w:rPr>
              <w:t>Accept submissions by API, file or portal, triage and route to the right underwriting team and system.</w:t>
            </w:r>
          </w:p>
        </w:tc>
      </w:tr>
      <w:tr w:rsidR="0095094A" w14:paraId="580AAED3" w14:textId="77777777">
        <w:tc>
          <w:tcPr>
            <w:tcW w:w="1450" w:type="dxa"/>
            <w:shd w:val="clear" w:color="auto" w:fill="F4F6FA"/>
            <w:tcMar>
              <w:top w:w="70" w:type="dxa"/>
              <w:left w:w="110" w:type="dxa"/>
              <w:bottom w:w="70" w:type="dxa"/>
              <w:right w:w="110" w:type="dxa"/>
            </w:tcMar>
            <w:vAlign w:val="center"/>
          </w:tcPr>
          <w:p w14:paraId="698F5943" w14:textId="7E8B0B96" w:rsidR="0095094A" w:rsidRDefault="007B5EA1">
            <w:pPr>
              <w:spacing w:after="10" w:line="254" w:lineRule="auto"/>
            </w:pPr>
            <w:r>
              <w:rPr>
                <w:b/>
                <w:bCs/>
                <w:color w:val="1F3864"/>
                <w:sz w:val="17"/>
                <w:szCs w:val="17"/>
              </w:rPr>
              <w:t>Claims</w:t>
            </w:r>
          </w:p>
        </w:tc>
        <w:tc>
          <w:tcPr>
            <w:tcW w:w="2850" w:type="dxa"/>
            <w:shd w:val="clear" w:color="auto" w:fill="F4F6FA"/>
            <w:tcMar>
              <w:top w:w="70" w:type="dxa"/>
              <w:left w:w="110" w:type="dxa"/>
              <w:bottom w:w="70" w:type="dxa"/>
              <w:right w:w="110" w:type="dxa"/>
            </w:tcMar>
            <w:vAlign w:val="center"/>
          </w:tcPr>
          <w:p w14:paraId="3B604CE3" w14:textId="77777777" w:rsidR="0095094A" w:rsidRDefault="007B5EA1">
            <w:pPr>
              <w:spacing w:after="10" w:line="254" w:lineRule="auto"/>
            </w:pPr>
            <w:r>
              <w:rPr>
                <w:sz w:val="17"/>
                <w:szCs w:val="17"/>
              </w:rPr>
              <w:t>Inbound webhook or API (SFINT13), orchestration with compensation (SFINT16 and SFINT17), outbound webhook (SFINT14), push to platform (SFINT21)</w:t>
            </w:r>
          </w:p>
        </w:tc>
        <w:tc>
          <w:tcPr>
            <w:tcW w:w="1960" w:type="dxa"/>
            <w:shd w:val="clear" w:color="auto" w:fill="F4F6FA"/>
            <w:tcMar>
              <w:top w:w="70" w:type="dxa"/>
              <w:left w:w="110" w:type="dxa"/>
              <w:bottom w:w="70" w:type="dxa"/>
              <w:right w:w="110" w:type="dxa"/>
            </w:tcMar>
            <w:vAlign w:val="center"/>
          </w:tcPr>
          <w:p w14:paraId="7872695E" w14:textId="77777777" w:rsidR="0095094A" w:rsidRDefault="007B5EA1">
            <w:pPr>
              <w:spacing w:after="10" w:line="254" w:lineRule="auto"/>
            </w:pPr>
            <w:r>
              <w:rPr>
                <w:sz w:val="17"/>
                <w:szCs w:val="17"/>
              </w:rPr>
              <w:t>API Management, Logic Apps, Service Bus, Functions</w:t>
            </w:r>
          </w:p>
        </w:tc>
        <w:tc>
          <w:tcPr>
            <w:tcW w:w="3100" w:type="dxa"/>
            <w:shd w:val="clear" w:color="auto" w:fill="F4F6FA"/>
            <w:tcMar>
              <w:top w:w="70" w:type="dxa"/>
              <w:left w:w="110" w:type="dxa"/>
              <w:bottom w:w="70" w:type="dxa"/>
              <w:right w:w="110" w:type="dxa"/>
            </w:tcMar>
            <w:vAlign w:val="center"/>
          </w:tcPr>
          <w:p w14:paraId="5841313C" w14:textId="77777777" w:rsidR="0095094A" w:rsidRDefault="007B5EA1">
            <w:pPr>
              <w:spacing w:after="10" w:line="254" w:lineRule="auto"/>
            </w:pPr>
            <w:r>
              <w:rPr>
                <w:sz w:val="17"/>
                <w:szCs w:val="17"/>
              </w:rPr>
              <w:t>First notification of loss from portals and third-party administrators, orchestrated across systems, with status notifications outbound.</w:t>
            </w:r>
          </w:p>
        </w:tc>
      </w:tr>
      <w:tr w:rsidR="0095094A" w14:paraId="703B9F41" w14:textId="77777777">
        <w:tc>
          <w:tcPr>
            <w:tcW w:w="1450" w:type="dxa"/>
            <w:shd w:val="clear" w:color="auto" w:fill="FFFFFF"/>
            <w:tcMar>
              <w:top w:w="70" w:type="dxa"/>
              <w:left w:w="110" w:type="dxa"/>
              <w:bottom w:w="70" w:type="dxa"/>
              <w:right w:w="110" w:type="dxa"/>
            </w:tcMar>
            <w:vAlign w:val="center"/>
          </w:tcPr>
          <w:p w14:paraId="2CE1C14D" w14:textId="2AAD1E1E" w:rsidR="0095094A" w:rsidRDefault="007B5EA1">
            <w:pPr>
              <w:spacing w:after="10" w:line="254" w:lineRule="auto"/>
            </w:pPr>
            <w:r>
              <w:rPr>
                <w:b/>
                <w:bCs/>
                <w:color w:val="1F3864"/>
                <w:sz w:val="17"/>
                <w:szCs w:val="17"/>
              </w:rPr>
              <w:t>Reinsurance</w:t>
            </w:r>
          </w:p>
        </w:tc>
        <w:tc>
          <w:tcPr>
            <w:tcW w:w="2850" w:type="dxa"/>
            <w:shd w:val="clear" w:color="auto" w:fill="FFFFFF"/>
            <w:tcMar>
              <w:top w:w="70" w:type="dxa"/>
              <w:left w:w="110" w:type="dxa"/>
              <w:bottom w:w="70" w:type="dxa"/>
              <w:right w:w="110" w:type="dxa"/>
            </w:tcMar>
            <w:vAlign w:val="center"/>
          </w:tcPr>
          <w:p w14:paraId="6BC168FB" w14:textId="77777777" w:rsidR="0095094A" w:rsidRDefault="007B5EA1">
            <w:pPr>
              <w:spacing w:after="10" w:line="254" w:lineRule="auto"/>
            </w:pPr>
            <w:r>
              <w:rPr>
                <w:sz w:val="17"/>
                <w:szCs w:val="17"/>
              </w:rPr>
              <w:t>Canonical model (SFINT24), file and messaging (SFINT19, SFINT9), orchestration (SFINT16)</w:t>
            </w:r>
          </w:p>
        </w:tc>
        <w:tc>
          <w:tcPr>
            <w:tcW w:w="1960" w:type="dxa"/>
            <w:shd w:val="clear" w:color="auto" w:fill="FFFFFF"/>
            <w:tcMar>
              <w:top w:w="70" w:type="dxa"/>
              <w:left w:w="110" w:type="dxa"/>
              <w:bottom w:w="70" w:type="dxa"/>
              <w:right w:w="110" w:type="dxa"/>
            </w:tcMar>
            <w:vAlign w:val="center"/>
          </w:tcPr>
          <w:p w14:paraId="75E5665B" w14:textId="77777777" w:rsidR="0095094A" w:rsidRDefault="007B5EA1">
            <w:pPr>
              <w:spacing w:after="10" w:line="254" w:lineRule="auto"/>
            </w:pPr>
            <w:r>
              <w:rPr>
                <w:sz w:val="17"/>
                <w:szCs w:val="17"/>
              </w:rPr>
              <w:t>Logic Apps, Functions, Service Bus, Snowflake</w:t>
            </w:r>
          </w:p>
        </w:tc>
        <w:tc>
          <w:tcPr>
            <w:tcW w:w="3100" w:type="dxa"/>
            <w:shd w:val="clear" w:color="auto" w:fill="FFFFFF"/>
            <w:tcMar>
              <w:top w:w="70" w:type="dxa"/>
              <w:left w:w="110" w:type="dxa"/>
              <w:bottom w:w="70" w:type="dxa"/>
              <w:right w:w="110" w:type="dxa"/>
            </w:tcMar>
            <w:vAlign w:val="center"/>
          </w:tcPr>
          <w:p w14:paraId="7C94B6F4" w14:textId="77777777" w:rsidR="0095094A" w:rsidRDefault="007B5EA1">
            <w:pPr>
              <w:spacing w:after="10" w:line="254" w:lineRule="auto"/>
            </w:pPr>
            <w:r>
              <w:rPr>
                <w:sz w:val="17"/>
                <w:szCs w:val="17"/>
              </w:rPr>
              <w:t>Cede risk, premium and claims to treaty and facultative systems and reinsurers, and manage recoveries.</w:t>
            </w:r>
          </w:p>
        </w:tc>
      </w:tr>
      <w:tr w:rsidR="0095094A" w14:paraId="7EAA3E01" w14:textId="77777777">
        <w:tc>
          <w:tcPr>
            <w:tcW w:w="1450" w:type="dxa"/>
            <w:shd w:val="clear" w:color="auto" w:fill="F4F6FA"/>
            <w:tcMar>
              <w:top w:w="70" w:type="dxa"/>
              <w:left w:w="110" w:type="dxa"/>
              <w:bottom w:w="70" w:type="dxa"/>
              <w:right w:w="110" w:type="dxa"/>
            </w:tcMar>
            <w:vAlign w:val="center"/>
          </w:tcPr>
          <w:p w14:paraId="3A59811E" w14:textId="24A495F0" w:rsidR="0095094A" w:rsidRDefault="007B5EA1">
            <w:pPr>
              <w:spacing w:after="10" w:line="254" w:lineRule="auto"/>
            </w:pPr>
            <w:r>
              <w:rPr>
                <w:b/>
                <w:bCs/>
                <w:color w:val="1F3864"/>
                <w:sz w:val="17"/>
                <w:szCs w:val="17"/>
              </w:rPr>
              <w:t>Regulatory Reporting</w:t>
            </w:r>
          </w:p>
        </w:tc>
        <w:tc>
          <w:tcPr>
            <w:tcW w:w="2850" w:type="dxa"/>
            <w:shd w:val="clear" w:color="auto" w:fill="F4F6FA"/>
            <w:tcMar>
              <w:top w:w="70" w:type="dxa"/>
              <w:left w:w="110" w:type="dxa"/>
              <w:bottom w:w="70" w:type="dxa"/>
              <w:right w:w="110" w:type="dxa"/>
            </w:tcMar>
            <w:vAlign w:val="center"/>
          </w:tcPr>
          <w:p w14:paraId="16BB2328" w14:textId="77777777" w:rsidR="0095094A" w:rsidRDefault="007B5EA1">
            <w:pPr>
              <w:spacing w:after="10" w:line="254" w:lineRule="auto"/>
            </w:pPr>
            <w:r>
              <w:rPr>
                <w:sz w:val="17"/>
                <w:szCs w:val="17"/>
              </w:rPr>
              <w:t>Event offload (SFINT21), consume and serve (SFINT22), orchestration (SFINT16), file delivery (SFINT20)</w:t>
            </w:r>
          </w:p>
        </w:tc>
        <w:tc>
          <w:tcPr>
            <w:tcW w:w="1960" w:type="dxa"/>
            <w:shd w:val="clear" w:color="auto" w:fill="F4F6FA"/>
            <w:tcMar>
              <w:top w:w="70" w:type="dxa"/>
              <w:left w:w="110" w:type="dxa"/>
              <w:bottom w:w="70" w:type="dxa"/>
              <w:right w:w="110" w:type="dxa"/>
            </w:tcMar>
            <w:vAlign w:val="center"/>
          </w:tcPr>
          <w:p w14:paraId="24408568" w14:textId="77777777" w:rsidR="0095094A" w:rsidRDefault="007B5EA1">
            <w:pPr>
              <w:spacing w:after="10" w:line="254" w:lineRule="auto"/>
            </w:pPr>
            <w:r>
              <w:rPr>
                <w:sz w:val="17"/>
                <w:szCs w:val="17"/>
              </w:rPr>
              <w:t>Snowflake, Logic Apps, Functions, API Management</w:t>
            </w:r>
          </w:p>
        </w:tc>
        <w:tc>
          <w:tcPr>
            <w:tcW w:w="3100" w:type="dxa"/>
            <w:shd w:val="clear" w:color="auto" w:fill="F4F6FA"/>
            <w:tcMar>
              <w:top w:w="70" w:type="dxa"/>
              <w:left w:w="110" w:type="dxa"/>
              <w:bottom w:w="70" w:type="dxa"/>
              <w:right w:w="110" w:type="dxa"/>
            </w:tcMar>
            <w:vAlign w:val="center"/>
          </w:tcPr>
          <w:p w14:paraId="5A4AB262" w14:textId="77777777" w:rsidR="0095094A" w:rsidRDefault="007B5EA1">
            <w:pPr>
              <w:spacing w:after="10" w:line="254" w:lineRule="auto"/>
            </w:pPr>
            <w:r>
              <w:rPr>
                <w:sz w:val="17"/>
                <w:szCs w:val="17"/>
              </w:rPr>
              <w:t>Assemble regulatory and tax reporting on the data platform and submit through orchestrated feeds or files.</w:t>
            </w:r>
          </w:p>
        </w:tc>
      </w:tr>
    </w:tbl>
    <w:p w14:paraId="05899DA8" w14:textId="77777777" w:rsidR="002B44A0" w:rsidRDefault="002B44A0" w:rsidP="002B44A0">
      <w:pPr>
        <w:pStyle w:val="Heading1"/>
      </w:pPr>
      <w:bookmarkStart w:id="1136" w:name="_Toc239421380"/>
      <w:bookmarkStart w:id="1137" w:name="_Toc239521103"/>
      <w:r>
        <w:t>10. Data Platform Position and Guardrails</w:t>
      </w:r>
      <w:bookmarkEnd w:id="1136"/>
      <w:bookmarkEnd w:id="1137"/>
    </w:p>
    <w:p w14:paraId="0B71E8D6" w14:textId="77777777" w:rsidR="002B44A0" w:rsidRDefault="002B44A0" w:rsidP="002B44A0">
      <w:pPr>
        <w:pStyle w:val="Heading2"/>
      </w:pPr>
      <w:bookmarkStart w:id="1138" w:name="_Toc239421381"/>
      <w:bookmarkStart w:id="1139" w:name="_Toc239521104"/>
      <w:r>
        <w:t>10.1 Core Position</w:t>
      </w:r>
      <w:bookmarkEnd w:id="1138"/>
      <w:bookmarkEnd w:id="1139"/>
    </w:p>
    <w:p w14:paraId="2BFE1310" w14:textId="77777777" w:rsidR="002B44A0" w:rsidRDefault="002B44A0" w:rsidP="002B44A0">
      <w:pPr>
        <w:spacing w:after="120" w:line="278" w:lineRule="auto"/>
      </w:pPr>
      <w:r>
        <w:t>The data platform is owned by the data team and is not a general integration endpoint. The framework meets Snowflake at two governed hand-offs only, a push into the platform and a curated consume from it. Bulk movement and transformation remain inside the data platform. This boundary keeps operational integration and analytical data cleanly separated and governed.</w:t>
      </w:r>
    </w:p>
    <w:p w14:paraId="4D2E24ED" w14:textId="77777777" w:rsidR="002B44A0" w:rsidRDefault="002B44A0" w:rsidP="002B44A0">
      <w:pPr>
        <w:pStyle w:val="Heading2"/>
      </w:pPr>
      <w:bookmarkStart w:id="1140" w:name="_Toc239421382"/>
      <w:bookmarkStart w:id="1141" w:name="_Toc239521105"/>
      <w:r>
        <w:t>10.2 Appropriate Uses</w:t>
      </w:r>
      <w:bookmarkEnd w:id="1140"/>
      <w:bookmarkEnd w:id="1141"/>
    </w:p>
    <w:p w14:paraId="7E4B8950" w14:textId="77777777" w:rsidR="002B44A0" w:rsidRDefault="002B44A0" w:rsidP="002B44A0">
      <w:pPr>
        <w:spacing w:after="46" w:line="270" w:lineRule="auto"/>
        <w:ind w:left="360"/>
      </w:pPr>
      <w:r>
        <w:t>Landing operational data into the platform for analytics and reporting.</w:t>
      </w:r>
    </w:p>
    <w:p w14:paraId="32DFAD83" w14:textId="77777777" w:rsidR="002B44A0" w:rsidRDefault="002B44A0" w:rsidP="002B44A0">
      <w:pPr>
        <w:spacing w:after="46" w:line="270" w:lineRule="auto"/>
        <w:ind w:left="360"/>
      </w:pPr>
      <w:r>
        <w:t>Serving a curated, read-only dataset back to an operational consumer through the platform's serving layer.</w:t>
      </w:r>
    </w:p>
    <w:p w14:paraId="4A104059" w14:textId="77777777" w:rsidR="002B44A0" w:rsidRDefault="002B44A0" w:rsidP="002B44A0">
      <w:pPr>
        <w:spacing w:after="46" w:line="270" w:lineRule="auto"/>
        <w:ind w:left="360"/>
      </w:pPr>
      <w:r>
        <w:t>Streaming high-volume telemetry into the platform for downstream processing.</w:t>
      </w:r>
    </w:p>
    <w:p w14:paraId="6C81744A" w14:textId="77777777" w:rsidR="002B44A0" w:rsidRDefault="002B44A0" w:rsidP="002B44A0">
      <w:pPr>
        <w:pStyle w:val="Heading2"/>
      </w:pPr>
      <w:bookmarkStart w:id="1142" w:name="_Toc239421383"/>
      <w:bookmarkStart w:id="1143" w:name="_Toc239521106"/>
      <w:r>
        <w:t>10.3 Inappropriate Uses</w:t>
      </w:r>
      <w:bookmarkEnd w:id="1142"/>
      <w:bookmarkEnd w:id="1143"/>
    </w:p>
    <w:p w14:paraId="3D57328B" w14:textId="77777777" w:rsidR="002B44A0" w:rsidRDefault="002B44A0" w:rsidP="002B44A0">
      <w:pPr>
        <w:spacing w:after="46" w:line="270" w:lineRule="auto"/>
        <w:ind w:left="360"/>
      </w:pPr>
      <w:r>
        <w:t>Treating Snowflake as an operational source of truth for live transactions.</w:t>
      </w:r>
    </w:p>
    <w:p w14:paraId="553ADB7B" w14:textId="77777777" w:rsidR="002B44A0" w:rsidRDefault="002B44A0" w:rsidP="002B44A0">
      <w:pPr>
        <w:spacing w:after="46" w:line="270" w:lineRule="auto"/>
        <w:ind w:left="360"/>
      </w:pPr>
      <w:r>
        <w:t>Reaching into the platform's internals from an integration flow, or into operational systems from the platform.</w:t>
      </w:r>
    </w:p>
    <w:p w14:paraId="4E02E77B" w14:textId="77777777" w:rsidR="002B44A0" w:rsidRDefault="002B44A0" w:rsidP="002B44A0">
      <w:pPr>
        <w:spacing w:after="46" w:line="270" w:lineRule="auto"/>
        <w:ind w:left="360"/>
      </w:pPr>
      <w:r>
        <w:t>Using the platform as a message bus or a general-purpose integration hub.</w:t>
      </w:r>
    </w:p>
    <w:p w14:paraId="607745CE" w14:textId="77777777" w:rsidR="002B44A0" w:rsidRDefault="002B44A0" w:rsidP="002B44A0">
      <w:pPr>
        <w:pStyle w:val="Heading2"/>
      </w:pPr>
      <w:bookmarkStart w:id="1144" w:name="_Toc239421384"/>
      <w:bookmarkStart w:id="1145" w:name="_Toc239521107"/>
      <w:r>
        <w:t>10.4 Exchange Patterns</w:t>
      </w:r>
      <w:bookmarkEnd w:id="1144"/>
      <w:bookmarkEnd w:id="1145"/>
    </w:p>
    <w:p w14:paraId="5ABDCDCB" w14:textId="77777777" w:rsidR="002B44A0" w:rsidRDefault="002B44A0" w:rsidP="002B44A0">
      <w:pPr>
        <w:spacing w:after="120" w:line="278" w:lineRule="auto"/>
      </w:pPr>
      <w:r>
        <w:t>Three import routes and two export routes are approved. Each marks the framework side, the platform side and the hand-off boundary, with private connectivity, managed identity and TLS on every hop.</w:t>
      </w:r>
    </w:p>
    <w:p w14:paraId="3E8CDC68" w14:textId="77777777" w:rsidR="002B44A0" w:rsidRDefault="002B44A0" w:rsidP="002B44A0">
      <w:pPr>
        <w:pStyle w:val="Heading3"/>
      </w:pPr>
      <w:bookmarkStart w:id="1146" w:name="_Toc239421385"/>
      <w:bookmarkStart w:id="1147" w:name="_Toc239521108"/>
      <w:r>
        <w:t>Import to the data platform</w:t>
      </w:r>
      <w:bookmarkEnd w:id="1146"/>
      <w:bookmarkEnd w:id="1147"/>
    </w:p>
    <w:p w14:paraId="3CF05EB1" w14:textId="77777777" w:rsidR="002B44A0" w:rsidRDefault="002B44A0" w:rsidP="002B44A0">
      <w:pPr>
        <w:pStyle w:val="Heading4"/>
      </w:pPr>
      <w:r>
        <w:t>Staged import, platform-driven ingestion</w:t>
      </w:r>
    </w:p>
    <w:p w14:paraId="6C6D8F21" w14:textId="77777777" w:rsidR="002B44A0" w:rsidRDefault="002B44A0" w:rsidP="002B44A0">
      <w:pPr>
        <w:spacing w:before="10" w:after="90"/>
      </w:pPr>
      <w:r>
        <w:t>This is the preferred and default import route. Framework-owned data lands in an agreed staging area on the boundary, and the platform pulls it in on its own schedule, so the two sides stay decoupled and neither reaches into the other.</w:t>
      </w:r>
    </w:p>
    <w:p w14:paraId="693872FE" w14:textId="77777777" w:rsidR="002B44A0" w:rsidRDefault="002B44A0" w:rsidP="002B44A0">
      <w:pPr>
        <w:spacing w:before="10" w:after="90"/>
      </w:pPr>
    </w:p>
    <w:p w14:paraId="4218D53B" w14:textId="77777777" w:rsidR="002B44A0" w:rsidRDefault="002B44A0" w:rsidP="002B44A0">
      <w:pPr>
        <w:spacing w:before="40" w:after="120"/>
        <w:jc w:val="center"/>
      </w:pPr>
      <w:r>
        <w:rPr>
          <w:noProof/>
        </w:rPr>
        <w:drawing>
          <wp:inline distT="0" distB="0" distL="0" distR="0" wp14:anchorId="59F2F413" wp14:editId="6231A6D8">
            <wp:extent cx="5191125" cy="1128505"/>
            <wp:effectExtent l="19050" t="19050" r="9525" b="14605"/>
            <wp:docPr id="900001" name="Reference diagram impo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Reference diagram import1"/>
                    <pic:cNvPicPr>
                      <a:picLocks noChangeAspect="1" noChangeArrowheads="1"/>
                    </pic:cNvPicPr>
                  </pic:nvPicPr>
                  <pic:blipFill>
                    <a:blip r:embed="rId73"/>
                    <a:srcRect/>
                    <a:stretch>
                      <a:fillRect/>
                    </a:stretch>
                  </pic:blipFill>
                  <pic:spPr bwMode="auto">
                    <a:xfrm>
                      <a:off x="0" y="0"/>
                      <a:ext cx="5191125" cy="1128505"/>
                    </a:xfrm>
                    <a:prstGeom prst="rect">
                      <a:avLst/>
                    </a:prstGeom>
                    <a:solidFill>
                      <a:srgbClr val="222831"/>
                    </a:solidFill>
                    <a:ln w="9525">
                      <a:solidFill>
                        <a:srgbClr val="AEB8C6"/>
                      </a:solidFill>
                    </a:ln>
                  </pic:spPr>
                </pic:pic>
              </a:graphicData>
            </a:graphic>
          </wp:inline>
        </w:drawing>
      </w:r>
    </w:p>
    <w:p w14:paraId="4DB9162B" w14:textId="77777777" w:rsidR="002B44A0" w:rsidRDefault="002B44A0" w:rsidP="002B44A0">
      <w:pPr>
        <w:spacing w:before="40" w:after="110" w:line="278" w:lineRule="auto"/>
      </w:pPr>
      <w:r>
        <w:rPr>
          <w:b/>
        </w:rPr>
        <w:t xml:space="preserve">Problem. </w:t>
      </w:r>
      <w:r>
        <w:t>The framework needs to move operational or reference data into the analytical platform for reporting and analytics. A direct push into platform tables couples the framework to the platform's internal schema and load mechanics, and places framework identities inside the platform.</w:t>
      </w:r>
    </w:p>
    <w:p w14:paraId="50945260" w14:textId="77777777" w:rsidR="002B44A0" w:rsidRDefault="002B44A0" w:rsidP="002B44A0">
      <w:pPr>
        <w:spacing w:before="40" w:after="110" w:line="278" w:lineRule="auto"/>
      </w:pPr>
      <w:r>
        <w:rPr>
          <w:b/>
        </w:rPr>
        <w:t xml:space="preserve">Solution. </w:t>
      </w:r>
      <w:r>
        <w:t>The framework writes files or change sets to an agreed staging location on the boundary, normally ADLS or Blob on the framework side, over private connectivity with managed identity and TLS. The platform ingests from that stage using its native loaders such as Snowpipe or COPY. The stage is the contract, and neither side holds credentials into the other.</w:t>
      </w:r>
    </w:p>
    <w:p w14:paraId="65291626" w14:textId="77777777" w:rsidR="002B44A0" w:rsidRDefault="002B44A0" w:rsidP="002B44A0">
      <w:pPr>
        <w:spacing w:before="40" w:after="110" w:line="278" w:lineRule="auto"/>
      </w:pPr>
      <w:r>
        <w:rPr>
          <w:b/>
        </w:rPr>
        <w:t xml:space="preserve">Use it when. </w:t>
      </w:r>
      <w:r>
        <w:t>This is the default for import. Use it for scheduled or event-driven batch loads, for reference and master data, and wherever the volume and cadence suit a file-based hand-off.</w:t>
      </w:r>
    </w:p>
    <w:p w14:paraId="74439182" w14:textId="77777777" w:rsidR="002B44A0" w:rsidRDefault="002B44A0" w:rsidP="002B44A0">
      <w:pPr>
        <w:spacing w:before="40" w:after="110" w:line="278" w:lineRule="auto"/>
      </w:pPr>
      <w:r>
        <w:rPr>
          <w:b/>
        </w:rPr>
        <w:t xml:space="preserve">Avoid it when. </w:t>
      </w:r>
      <w:r>
        <w:t>The need is genuine low-latency streaming where staging would add unacceptable delay, in which case use the direct streaming connector as a governed exception. Avoid it also for a single small write, which a governed API call serves more simply.</w:t>
      </w:r>
    </w:p>
    <w:p w14:paraId="5F322308" w14:textId="77777777" w:rsidR="002B44A0" w:rsidRDefault="002B44A0" w:rsidP="002B44A0">
      <w:pPr>
        <w:spacing w:before="40" w:after="110" w:line="278" w:lineRule="auto"/>
      </w:pPr>
      <w:r>
        <w:rPr>
          <w:b/>
        </w:rPr>
        <w:t xml:space="preserve">In practice. </w:t>
      </w:r>
      <w:r>
        <w:t>Policy and claims extracts are written as partitioned files to a framework-owned ADLS container on a nightly and intraday schedule. Snowpipe ingests them into the platform landing zone, and platform-side transformation takes over from there.</w:t>
      </w:r>
    </w:p>
    <w:p w14:paraId="2176DF05" w14:textId="77777777" w:rsidR="002B44A0" w:rsidRDefault="002B44A0" w:rsidP="002B44A0">
      <w:pPr>
        <w:pStyle w:val="Heading4"/>
      </w:pPr>
      <w:r>
        <w:t>Direct streaming connector</w:t>
      </w:r>
    </w:p>
    <w:p w14:paraId="685698FB" w14:textId="77777777" w:rsidR="002B44A0" w:rsidRDefault="002B44A0" w:rsidP="002B44A0">
      <w:pPr>
        <w:spacing w:before="10" w:after="90"/>
      </w:pPr>
      <w:r>
        <w:t>Events stream straight into the platform's streaming ingestion surface. This route is used only where staged file hand-off cannot meet a real-time need, and only under an approved exception.</w:t>
      </w:r>
    </w:p>
    <w:p w14:paraId="5D37D10A" w14:textId="77777777" w:rsidR="002B44A0" w:rsidRDefault="002B44A0" w:rsidP="002B44A0">
      <w:pPr>
        <w:spacing w:before="40" w:after="120"/>
        <w:jc w:val="center"/>
      </w:pPr>
      <w:r>
        <w:rPr>
          <w:noProof/>
        </w:rPr>
        <w:drawing>
          <wp:inline distT="0" distB="0" distL="0" distR="0" wp14:anchorId="520E3C14" wp14:editId="50899AE1">
            <wp:extent cx="5191125" cy="1128505"/>
            <wp:effectExtent l="19050" t="19050" r="9525" b="14605"/>
            <wp:docPr id="900002" name="Reference diagram impo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Reference diagram import2"/>
                    <pic:cNvPicPr>
                      <a:picLocks noChangeAspect="1" noChangeArrowheads="1"/>
                    </pic:cNvPicPr>
                  </pic:nvPicPr>
                  <pic:blipFill>
                    <a:blip r:embed="rId74"/>
                    <a:srcRect/>
                    <a:stretch>
                      <a:fillRect/>
                    </a:stretch>
                  </pic:blipFill>
                  <pic:spPr bwMode="auto">
                    <a:xfrm>
                      <a:off x="0" y="0"/>
                      <a:ext cx="5191125" cy="1128505"/>
                    </a:xfrm>
                    <a:prstGeom prst="rect">
                      <a:avLst/>
                    </a:prstGeom>
                    <a:solidFill>
                      <a:srgbClr val="222831"/>
                    </a:solidFill>
                    <a:ln w="9525">
                      <a:solidFill>
                        <a:srgbClr val="AEB8C6"/>
                      </a:solidFill>
                    </a:ln>
                  </pic:spPr>
                </pic:pic>
              </a:graphicData>
            </a:graphic>
          </wp:inline>
        </w:drawing>
      </w:r>
    </w:p>
    <w:p w14:paraId="415B5023" w14:textId="77777777" w:rsidR="002B44A0" w:rsidRDefault="002B44A0" w:rsidP="002B44A0">
      <w:pPr>
        <w:spacing w:before="40" w:after="110" w:line="278" w:lineRule="auto"/>
      </w:pPr>
      <w:r>
        <w:rPr>
          <w:b/>
        </w:rPr>
        <w:t xml:space="preserve">Problem. </w:t>
      </w:r>
      <w:r>
        <w:t>A small number of use cases need data in the analytical platform in near real time, for example live exposure or fraud signals, where waiting for a staged batch cycle is too slow.</w:t>
      </w:r>
    </w:p>
    <w:p w14:paraId="671E30F2" w14:textId="77777777" w:rsidR="002B44A0" w:rsidRDefault="002B44A0" w:rsidP="002B44A0">
      <w:pPr>
        <w:spacing w:before="40" w:after="110" w:line="278" w:lineRule="auto"/>
      </w:pPr>
      <w:r>
        <w:rPr>
          <w:b/>
        </w:rPr>
        <w:t xml:space="preserve">Solution. </w:t>
      </w:r>
      <w:r>
        <w:t>The framework emits events to the platform's streaming ingestion surface over private connectivity, using Snowpipe Streaming or the Kafka connector fronted by Event Hubs. The connection runs point to point into the platform, so it is treated as an exception, is named and owned, and carries an expiry and a review date.</w:t>
      </w:r>
    </w:p>
    <w:p w14:paraId="0C4892C7" w14:textId="77777777" w:rsidR="002B44A0" w:rsidRDefault="002B44A0" w:rsidP="002B44A0">
      <w:pPr>
        <w:spacing w:before="40" w:after="110" w:line="278" w:lineRule="auto"/>
      </w:pPr>
      <w:r>
        <w:rPr>
          <w:b/>
        </w:rPr>
        <w:t xml:space="preserve">Use it when. </w:t>
      </w:r>
      <w:r>
        <w:t>A latency target genuinely cannot be met by the staged route, the volume justifies a dedicated streaming channel, and the exception has been approved at the TDA.</w:t>
      </w:r>
    </w:p>
    <w:p w14:paraId="57338E1F" w14:textId="77777777" w:rsidR="002B44A0" w:rsidRDefault="002B44A0" w:rsidP="002B44A0">
      <w:pPr>
        <w:spacing w:before="40" w:after="110" w:line="278" w:lineRule="auto"/>
      </w:pPr>
      <w:r>
        <w:rPr>
          <w:b/>
        </w:rPr>
        <w:t xml:space="preserve">Avoid it when. </w:t>
      </w:r>
      <w:r>
        <w:t>Batch or micro-batch would meet the need. Streaming costs more to run and operate, so it is not the default and is not adopted for convenience.</w:t>
      </w:r>
    </w:p>
    <w:p w14:paraId="6FE00D15" w14:textId="77777777" w:rsidR="002B44A0" w:rsidRDefault="002B44A0" w:rsidP="002B44A0">
      <w:pPr>
        <w:spacing w:before="40" w:after="110" w:line="278" w:lineRule="auto"/>
      </w:pPr>
      <w:r>
        <w:rPr>
          <w:b/>
        </w:rPr>
        <w:t xml:space="preserve">In practice. </w:t>
      </w:r>
      <w:r>
        <w:t>A live exposure feed streams into the platform through Snowpipe Streaming under a registered exception, with the owner and review date recorded in the exception register.</w:t>
      </w:r>
    </w:p>
    <w:p w14:paraId="0162C5F6" w14:textId="77777777" w:rsidR="002B44A0" w:rsidRDefault="002B44A0" w:rsidP="002B44A0">
      <w:pPr>
        <w:pStyle w:val="Heading4"/>
      </w:pPr>
      <w:r>
        <w:t>Governed API write</w:t>
      </w:r>
    </w:p>
    <w:p w14:paraId="45510E10" w14:textId="77777777" w:rsidR="002B44A0" w:rsidRDefault="002B44A0" w:rsidP="002B44A0">
      <w:pPr>
        <w:spacing w:before="10" w:after="90"/>
      </w:pPr>
      <w:r>
        <w:t>A small, well-defined set of records is written into the platform through a governed API on the shared gateway, rather than opening a bulk data path for a handful of values.</w:t>
      </w:r>
    </w:p>
    <w:p w14:paraId="51954F48" w14:textId="77777777" w:rsidR="002B44A0" w:rsidRDefault="002B44A0" w:rsidP="002B44A0">
      <w:pPr>
        <w:spacing w:before="40" w:after="120"/>
        <w:jc w:val="center"/>
      </w:pPr>
      <w:r>
        <w:rPr>
          <w:noProof/>
        </w:rPr>
        <w:drawing>
          <wp:inline distT="0" distB="0" distL="0" distR="0" wp14:anchorId="7D177343" wp14:editId="209CB06B">
            <wp:extent cx="5191125" cy="987442"/>
            <wp:effectExtent l="19050" t="19050" r="9525" b="22225"/>
            <wp:docPr id="900003" name="Reference diagram impo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Reference diagram import3"/>
                    <pic:cNvPicPr>
                      <a:picLocks noChangeAspect="1" noChangeArrowheads="1"/>
                    </pic:cNvPicPr>
                  </pic:nvPicPr>
                  <pic:blipFill>
                    <a:blip r:embed="rId75"/>
                    <a:srcRect/>
                    <a:stretch>
                      <a:fillRect/>
                    </a:stretch>
                  </pic:blipFill>
                  <pic:spPr bwMode="auto">
                    <a:xfrm>
                      <a:off x="0" y="0"/>
                      <a:ext cx="5191125" cy="987442"/>
                    </a:xfrm>
                    <a:prstGeom prst="rect">
                      <a:avLst/>
                    </a:prstGeom>
                    <a:solidFill>
                      <a:srgbClr val="222831"/>
                    </a:solidFill>
                    <a:ln w="9525">
                      <a:solidFill>
                        <a:srgbClr val="AEB8C6"/>
                      </a:solidFill>
                    </a:ln>
                  </pic:spPr>
                </pic:pic>
              </a:graphicData>
            </a:graphic>
          </wp:inline>
        </w:drawing>
      </w:r>
    </w:p>
    <w:p w14:paraId="680F6FCB" w14:textId="77777777" w:rsidR="002B44A0" w:rsidRDefault="002B44A0" w:rsidP="002B44A0">
      <w:pPr>
        <w:spacing w:before="40" w:after="110" w:line="278" w:lineRule="auto"/>
      </w:pPr>
      <w:r>
        <w:rPr>
          <w:b/>
        </w:rPr>
        <w:t xml:space="preserve">Problem. </w:t>
      </w:r>
      <w:r>
        <w:t>An application needs to place a small volume of records into the analytical platform, such as a manual adjustment or a reference override, where standing up a file or streaming pipeline would be disproportionate.</w:t>
      </w:r>
    </w:p>
    <w:p w14:paraId="3340BB81" w14:textId="77777777" w:rsidR="002B44A0" w:rsidRDefault="002B44A0" w:rsidP="002B44A0">
      <w:pPr>
        <w:spacing w:before="40" w:after="110" w:line="278" w:lineRule="auto"/>
      </w:pPr>
      <w:r>
        <w:rPr>
          <w:b/>
        </w:rPr>
        <w:t xml:space="preserve">Solution. </w:t>
      </w:r>
      <w:r>
        <w:t>A narrow write operation is exposed through API Management, which applies identity, validation and throttling, and lands the record on the platform through a controlled path. The API is the boundary, and the caller never touches the platform directly.</w:t>
      </w:r>
    </w:p>
    <w:p w14:paraId="556607E6" w14:textId="77777777" w:rsidR="002B44A0" w:rsidRDefault="002B44A0" w:rsidP="002B44A0">
      <w:pPr>
        <w:spacing w:before="40" w:after="110" w:line="278" w:lineRule="auto"/>
      </w:pPr>
      <w:r>
        <w:rPr>
          <w:b/>
        </w:rPr>
        <w:t xml:space="preserve">Use it when. </w:t>
      </w:r>
      <w:r>
        <w:t>The write is small, well defined and low in volume, and needs to be synchronous or near synchronous.</w:t>
      </w:r>
    </w:p>
    <w:p w14:paraId="4649D9B2" w14:textId="77777777" w:rsidR="002B44A0" w:rsidRDefault="002B44A0" w:rsidP="002B44A0">
      <w:pPr>
        <w:spacing w:before="40" w:after="110" w:line="278" w:lineRule="auto"/>
      </w:pPr>
      <w:r>
        <w:rPr>
          <w:b/>
        </w:rPr>
        <w:t xml:space="preserve">Avoid it when. </w:t>
      </w:r>
      <w:r>
        <w:t>The volume is high or the shape is variable, where a staged batch import is the right tool. An API is not a bulk loader.</w:t>
      </w:r>
    </w:p>
    <w:p w14:paraId="1A316506" w14:textId="77777777" w:rsidR="002B44A0" w:rsidRDefault="002B44A0" w:rsidP="002B44A0">
      <w:pPr>
        <w:spacing w:before="40" w:after="110" w:line="278" w:lineRule="auto"/>
      </w:pPr>
      <w:r>
        <w:rPr>
          <w:b/>
        </w:rPr>
        <w:t xml:space="preserve">In practice. </w:t>
      </w:r>
      <w:r>
        <w:t>An operations tool posts a corrected reference value through an APIM operation, which validates it and writes it to the platform, with the call logged end to end.</w:t>
      </w:r>
    </w:p>
    <w:p w14:paraId="73FD451C" w14:textId="77777777" w:rsidR="002B44A0" w:rsidRDefault="002B44A0" w:rsidP="002B44A0">
      <w:pPr>
        <w:pStyle w:val="Heading3"/>
      </w:pPr>
      <w:bookmarkStart w:id="1148" w:name="_Toc239421386"/>
      <w:bookmarkStart w:id="1149" w:name="_Toc239521109"/>
      <w:r>
        <w:t>Export from the data platform</w:t>
      </w:r>
      <w:bookmarkEnd w:id="1148"/>
      <w:bookmarkEnd w:id="1149"/>
    </w:p>
    <w:p w14:paraId="56512A46" w14:textId="77777777" w:rsidR="002B44A0" w:rsidRDefault="002B44A0" w:rsidP="002B44A0">
      <w:pPr>
        <w:pStyle w:val="Heading4"/>
      </w:pPr>
      <w:r>
        <w:t>Bulk unload to a serving store</w:t>
      </w:r>
    </w:p>
    <w:p w14:paraId="02CF96E0" w14:textId="77777777" w:rsidR="002B44A0" w:rsidRDefault="002B44A0" w:rsidP="002B44A0">
      <w:pPr>
        <w:spacing w:before="10" w:after="90"/>
      </w:pPr>
      <w:r>
        <w:t>Analytical results are unloaded in bulk to a framework-owned serving store on the boundary, from where framework services read them, so consumers never query the platform directly.</w:t>
      </w:r>
    </w:p>
    <w:p w14:paraId="70DBC1E0" w14:textId="77777777" w:rsidR="002B44A0" w:rsidRDefault="002B44A0" w:rsidP="002B44A0">
      <w:pPr>
        <w:spacing w:before="40" w:after="120"/>
        <w:jc w:val="center"/>
      </w:pPr>
      <w:r>
        <w:rPr>
          <w:noProof/>
        </w:rPr>
        <w:drawing>
          <wp:inline distT="0" distB="0" distL="0" distR="0" wp14:anchorId="3215F5A0" wp14:editId="53BE891A">
            <wp:extent cx="5191125" cy="1128505"/>
            <wp:effectExtent l="19050" t="19050" r="9525" b="14605"/>
            <wp:docPr id="900004" name="Reference diagram expo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Reference diagram export1"/>
                    <pic:cNvPicPr>
                      <a:picLocks noChangeAspect="1" noChangeArrowheads="1"/>
                    </pic:cNvPicPr>
                  </pic:nvPicPr>
                  <pic:blipFill>
                    <a:blip r:embed="rId76"/>
                    <a:srcRect/>
                    <a:stretch>
                      <a:fillRect/>
                    </a:stretch>
                  </pic:blipFill>
                  <pic:spPr bwMode="auto">
                    <a:xfrm>
                      <a:off x="0" y="0"/>
                      <a:ext cx="5191125" cy="1128505"/>
                    </a:xfrm>
                    <a:prstGeom prst="rect">
                      <a:avLst/>
                    </a:prstGeom>
                    <a:solidFill>
                      <a:srgbClr val="222831"/>
                    </a:solidFill>
                    <a:ln w="9525">
                      <a:solidFill>
                        <a:srgbClr val="AEB8C6"/>
                      </a:solidFill>
                    </a:ln>
                  </pic:spPr>
                </pic:pic>
              </a:graphicData>
            </a:graphic>
          </wp:inline>
        </w:drawing>
      </w:r>
    </w:p>
    <w:p w14:paraId="39A9988D" w14:textId="77777777" w:rsidR="002B44A0" w:rsidRDefault="002B44A0" w:rsidP="002B44A0">
      <w:pPr>
        <w:spacing w:before="40" w:after="110" w:line="278" w:lineRule="auto"/>
      </w:pPr>
      <w:r>
        <w:rPr>
          <w:b/>
        </w:rPr>
        <w:t xml:space="preserve">Problem. </w:t>
      </w:r>
      <w:r>
        <w:t>Downstream framework services need sizeable analytical outputs, such as scored datasets or aggregated results, without querying the analytical platform live and without coupling to its internals.</w:t>
      </w:r>
    </w:p>
    <w:p w14:paraId="3A4E3277" w14:textId="77777777" w:rsidR="002B44A0" w:rsidRDefault="002B44A0" w:rsidP="002B44A0">
      <w:pPr>
        <w:spacing w:before="40" w:after="110" w:line="278" w:lineRule="auto"/>
      </w:pPr>
      <w:r>
        <w:rPr>
          <w:b/>
        </w:rPr>
        <w:t xml:space="preserve">Solution. </w:t>
      </w:r>
      <w:r>
        <w:t>The platform writes results in bulk to an agreed serving store on the framework side, normally ADLS or Blob, over private connectivity. Framework services read from that store. The store is the contract, and the platform stays off the live request path.</w:t>
      </w:r>
    </w:p>
    <w:p w14:paraId="64F2BF84" w14:textId="77777777" w:rsidR="002B44A0" w:rsidRDefault="002B44A0" w:rsidP="002B44A0">
      <w:pPr>
        <w:spacing w:before="40" w:after="110" w:line="278" w:lineRule="auto"/>
      </w:pPr>
      <w:r>
        <w:rPr>
          <w:b/>
        </w:rPr>
        <w:t xml:space="preserve">Use it when. </w:t>
      </w:r>
      <w:r>
        <w:t>The consumer needs whole datasets or large result sets, on a schedule or after a platform job completes, and can read from a serving store rather than call live.</w:t>
      </w:r>
    </w:p>
    <w:p w14:paraId="4FAA254F" w14:textId="77777777" w:rsidR="002B44A0" w:rsidRDefault="002B44A0" w:rsidP="002B44A0">
      <w:pPr>
        <w:spacing w:before="40" w:after="110" w:line="278" w:lineRule="auto"/>
      </w:pPr>
      <w:r>
        <w:rPr>
          <w:b/>
        </w:rPr>
        <w:t xml:space="preserve">Avoid it when. </w:t>
      </w:r>
      <w:r>
        <w:t>The consumer needs a small, specific, on-demand answer, where a curated read through API Management fits better. Avoid exposing the platform itself as the serving layer.</w:t>
      </w:r>
    </w:p>
    <w:p w14:paraId="4D66394A" w14:textId="77777777" w:rsidR="002B44A0" w:rsidRDefault="002B44A0" w:rsidP="002B44A0">
      <w:pPr>
        <w:spacing w:before="40" w:after="110" w:line="278" w:lineRule="auto"/>
      </w:pPr>
      <w:r>
        <w:rPr>
          <w:b/>
        </w:rPr>
        <w:t xml:space="preserve">In practice. </w:t>
      </w:r>
      <w:r>
        <w:t>A nightly risk-scoring job unloads its output to a framework-owned ADLS container, and the pricing service reads the scored dataset from there the next morning.</w:t>
      </w:r>
    </w:p>
    <w:p w14:paraId="65B0B3CE" w14:textId="77777777" w:rsidR="002B44A0" w:rsidRDefault="002B44A0" w:rsidP="002B44A0">
      <w:pPr>
        <w:pStyle w:val="Heading4"/>
      </w:pPr>
      <w:r>
        <w:t>Curated reads through API Management</w:t>
      </w:r>
    </w:p>
    <w:p w14:paraId="46EEE391" w14:textId="77777777" w:rsidR="002B44A0" w:rsidRDefault="002B44A0" w:rsidP="002B44A0">
      <w:pPr>
        <w:spacing w:before="10" w:after="90"/>
      </w:pPr>
      <w:r>
        <w:t>Small, curated analytical results are served on demand through a governed API on the shared gateway, so callers get a specific answer without reaching into the platform.</w:t>
      </w:r>
    </w:p>
    <w:p w14:paraId="559D0392" w14:textId="77777777" w:rsidR="002B44A0" w:rsidRDefault="002B44A0" w:rsidP="002B44A0">
      <w:pPr>
        <w:spacing w:before="40" w:after="120"/>
        <w:jc w:val="center"/>
      </w:pPr>
      <w:r>
        <w:rPr>
          <w:noProof/>
        </w:rPr>
        <w:drawing>
          <wp:inline distT="0" distB="0" distL="0" distR="0" wp14:anchorId="432DF776" wp14:editId="12FA4B84">
            <wp:extent cx="5191125" cy="987442"/>
            <wp:effectExtent l="19050" t="19050" r="9525" b="22225"/>
            <wp:docPr id="900005" name="Reference diagram expo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5" name="Reference diagram export2"/>
                    <pic:cNvPicPr>
                      <a:picLocks noChangeAspect="1" noChangeArrowheads="1"/>
                    </pic:cNvPicPr>
                  </pic:nvPicPr>
                  <pic:blipFill>
                    <a:blip r:embed="rId77"/>
                    <a:srcRect/>
                    <a:stretch>
                      <a:fillRect/>
                    </a:stretch>
                  </pic:blipFill>
                  <pic:spPr bwMode="auto">
                    <a:xfrm>
                      <a:off x="0" y="0"/>
                      <a:ext cx="5191125" cy="987442"/>
                    </a:xfrm>
                    <a:prstGeom prst="rect">
                      <a:avLst/>
                    </a:prstGeom>
                    <a:solidFill>
                      <a:srgbClr val="222831"/>
                    </a:solidFill>
                    <a:ln w="9525">
                      <a:solidFill>
                        <a:srgbClr val="AEB8C6"/>
                      </a:solidFill>
                    </a:ln>
                  </pic:spPr>
                </pic:pic>
              </a:graphicData>
            </a:graphic>
          </wp:inline>
        </w:drawing>
      </w:r>
    </w:p>
    <w:p w14:paraId="039EE656" w14:textId="77777777" w:rsidR="002B44A0" w:rsidRDefault="002B44A0" w:rsidP="002B44A0">
      <w:pPr>
        <w:spacing w:before="40" w:after="110" w:line="278" w:lineRule="auto"/>
      </w:pPr>
      <w:r>
        <w:rPr>
          <w:b/>
        </w:rPr>
        <w:t xml:space="preserve">Problem. </w:t>
      </w:r>
      <w:r>
        <w:t>A consumer needs a specific analytical value or small result on demand, such as an aggregate or a lookup, and should not be given a live connection into the analytical platform.</w:t>
      </w:r>
    </w:p>
    <w:p w14:paraId="01F7331C" w14:textId="77777777" w:rsidR="002B44A0" w:rsidRDefault="002B44A0" w:rsidP="002B44A0">
      <w:pPr>
        <w:spacing w:before="40" w:after="110" w:line="278" w:lineRule="auto"/>
      </w:pPr>
      <w:r>
        <w:rPr>
          <w:b/>
        </w:rPr>
        <w:t xml:space="preserve">Solution. </w:t>
      </w:r>
      <w:r>
        <w:t>A curated read operation is published through API Management, backed by a controlled query against the platform or a serving store. APIM applies identity, caching and throttling, and returns a shaped response. The platform stays behind the boundary.</w:t>
      </w:r>
    </w:p>
    <w:p w14:paraId="03705FB0" w14:textId="77777777" w:rsidR="002B44A0" w:rsidRDefault="002B44A0" w:rsidP="002B44A0">
      <w:pPr>
        <w:spacing w:before="40" w:after="110" w:line="278" w:lineRule="auto"/>
      </w:pPr>
      <w:r>
        <w:rPr>
          <w:b/>
        </w:rPr>
        <w:t xml:space="preserve">Use it when. </w:t>
      </w:r>
      <w:r>
        <w:t>The result is small and well defined, needs to be on demand and synchronous, and benefits from caching and rate control.</w:t>
      </w:r>
    </w:p>
    <w:p w14:paraId="0913A45B" w14:textId="77777777" w:rsidR="002B44A0" w:rsidRDefault="002B44A0" w:rsidP="002B44A0">
      <w:pPr>
        <w:spacing w:before="40" w:after="110" w:line="278" w:lineRule="auto"/>
      </w:pPr>
      <w:r>
        <w:rPr>
          <w:b/>
        </w:rPr>
        <w:t xml:space="preserve">Avoid it when. </w:t>
      </w:r>
      <w:r>
        <w:t>The consumer needs large or whole datasets, where a bulk unload is the right route. An API is not a bulk extract path.</w:t>
      </w:r>
    </w:p>
    <w:p w14:paraId="6419957C" w14:textId="5194F11E" w:rsidR="0095094A" w:rsidRDefault="002B44A0" w:rsidP="002B44A0">
      <w:r>
        <w:rPr>
          <w:b/>
        </w:rPr>
        <w:t xml:space="preserve">In practice. </w:t>
      </w:r>
      <w:r>
        <w:t>A portal requests an aggregated exposure figure through an APIM operation, which reads a curated result and returns it in milliseconds, cached for repeat calls.</w:t>
      </w:r>
      <w:r w:rsidR="007B5EA1">
        <w:br w:type="page"/>
      </w:r>
    </w:p>
    <w:p w14:paraId="2EA69433" w14:textId="7551205E" w:rsidR="00CB3C09" w:rsidRDefault="00CB3C09" w:rsidP="00CB3C09">
      <w:pPr>
        <w:pStyle w:val="Heading1"/>
      </w:pPr>
      <w:bookmarkStart w:id="1150" w:name="_11._Security_and"/>
      <w:bookmarkStart w:id="1151" w:name="_Toc239507151"/>
      <w:bookmarkStart w:id="1152" w:name="_Toc239521110"/>
      <w:bookmarkEnd w:id="1150"/>
      <w:r>
        <w:t>11. Security and Operational Excellence</w:t>
      </w:r>
      <w:bookmarkEnd w:id="1151"/>
      <w:bookmarkEnd w:id="1152"/>
    </w:p>
    <w:p w14:paraId="4790382D" w14:textId="77777777" w:rsidR="00CB3C09" w:rsidRDefault="00CB3C09" w:rsidP="00CB3C09">
      <w:pPr>
        <w:spacing w:after="120" w:line="278" w:lineRule="auto"/>
      </w:pPr>
      <w:r>
        <w:t>Security and operational excellence are not bolted on at the end of an integration. They are inherited from the framework, so every integration starts from the same private, observable and governed baseline. This section sets out that baseline. It states the security posture and the operational practices an integration takes on by default, and the outcomes the framework requires. The mandatory rules and how they are enforced sit in Section 13, Guardrails and Governance, and the route for anything that cannot meet them sits in Section 14, the exception process. Throughout, security drives the design, and the framework states the outcome to be met rather than fixing a product, so the protection technology can be chosen to meet it.</w:t>
      </w:r>
    </w:p>
    <w:p w14:paraId="02C7F36A" w14:textId="77777777" w:rsidR="00CB3C09" w:rsidRDefault="00CB3C09" w:rsidP="00CB3C09">
      <w:pPr>
        <w:spacing w:after="120" w:line="278" w:lineRule="auto"/>
      </w:pPr>
      <w:r>
        <w:t>The standards behind this posture are not defined here. They are owned by Chaucer's Cloud Engineering Standards document, listed as an input in Section 1, and the framework inherits from it rather than setting rules of its own. The estate-wide requirements, for example the zero-trust model, the logging the security operations centre needs for incident response and forensics, protection for anything exposed to the internet, network firewalling and isolation, Defender for Cloud and vulnerability management, landing zones and infrastructure-as-code through the DevSecOps toolchain, and the redundancy and resilience posture, all sit there. This section does not restate or vary them. It sets out only how an integration applies them, and every integration follows the Cloud Engineering Standards for the detail.</w:t>
      </w:r>
    </w:p>
    <w:p w14:paraId="4BD1CD8C" w14:textId="4FE5465B" w:rsidR="00CB3C09" w:rsidRDefault="00CB3C09" w:rsidP="00CB3C09">
      <w:pPr>
        <w:pStyle w:val="Heading2"/>
      </w:pPr>
      <w:bookmarkStart w:id="1153" w:name="_Toc239507152"/>
      <w:bookmarkStart w:id="1154" w:name="_Toc239521111"/>
      <w:r>
        <w:t>11.1 Security Principles</w:t>
      </w:r>
      <w:bookmarkEnd w:id="1153"/>
      <w:bookmarkEnd w:id="1154"/>
    </w:p>
    <w:p w14:paraId="4AC75BDD" w14:textId="77777777" w:rsidR="00CB3C09" w:rsidRDefault="00CB3C09" w:rsidP="00CB3C09">
      <w:pPr>
        <w:spacing w:after="120" w:line="278" w:lineRule="auto"/>
      </w:pPr>
      <w:r>
        <w:t>A small set of principles shapes every pattern in the catalogue. They carry the direction already set in the enterprise architecture principles and the Cloud Engineering Standards into integration, so any reader can sense-check a design quickly, and they add no rule those standards do not already set.</w:t>
      </w:r>
    </w:p>
    <w:p w14:paraId="5D1BFC42" w14:textId="77777777" w:rsidR="00CB3C09" w:rsidRPr="00167633" w:rsidRDefault="00CB3C09" w:rsidP="00CB3C09">
      <w:pPr>
        <w:spacing w:after="46" w:line="270" w:lineRule="auto"/>
        <w:ind w:left="360"/>
      </w:pPr>
      <w:r>
        <w:rPr>
          <w:b/>
          <w:bCs/>
        </w:rPr>
        <w:t xml:space="preserve">Private by default. </w:t>
      </w:r>
      <w:r>
        <w:t>Integrations run on the private network over Private Endpoints. The internet boundary is crossed only at a controlled edge, and public exposure is an exception rather than a design choice.</w:t>
      </w:r>
    </w:p>
    <w:p w14:paraId="15A95B0D" w14:textId="77777777" w:rsidR="00CB3C09" w:rsidRPr="00167633" w:rsidRDefault="00CB3C09" w:rsidP="00CB3C09">
      <w:pPr>
        <w:spacing w:after="46" w:line="270" w:lineRule="auto"/>
        <w:ind w:left="360"/>
      </w:pPr>
      <w:r>
        <w:rPr>
          <w:b/>
          <w:bCs/>
        </w:rPr>
        <w:t xml:space="preserve">Least privilege and zero trust. </w:t>
      </w:r>
      <w:r>
        <w:t>No component is trusted for where it sits. Identity, network and data controls apply on every hop, and each integration is granted only the access it needs.</w:t>
      </w:r>
    </w:p>
    <w:p w14:paraId="1D16CADB" w14:textId="77777777" w:rsidR="00CB3C09" w:rsidRPr="00167633" w:rsidRDefault="00CB3C09" w:rsidP="00CB3C09">
      <w:pPr>
        <w:spacing w:after="46" w:line="270" w:lineRule="auto"/>
        <w:ind w:left="360"/>
      </w:pPr>
      <w:r>
        <w:rPr>
          <w:b/>
          <w:bCs/>
        </w:rPr>
        <w:t xml:space="preserve">Outcomes before products. </w:t>
      </w:r>
      <w:r>
        <w:t>The framework states the security outcome to be met. The gateway, edge or protection technology is then chosen to meet that outcome with security, network and business stakeholders, rather than assumed up front.</w:t>
      </w:r>
    </w:p>
    <w:p w14:paraId="0E70F1D4" w14:textId="77777777" w:rsidR="00CB3C09" w:rsidRPr="00167633" w:rsidRDefault="00CB3C09" w:rsidP="00CB3C09">
      <w:pPr>
        <w:spacing w:after="46" w:line="270" w:lineRule="auto"/>
        <w:ind w:left="360"/>
      </w:pPr>
      <w:r>
        <w:rPr>
          <w:b/>
          <w:bCs/>
        </w:rPr>
        <w:t xml:space="preserve">Designed in and evidenced. </w:t>
      </w:r>
      <w:r>
        <w:t>Every design brings its security posture to the Technical Design Authority, and anything that cannot meet the baseline goes through the exception process with named approval and a recorded residual risk.</w:t>
      </w:r>
    </w:p>
    <w:p w14:paraId="1DFA0352" w14:textId="31448A90" w:rsidR="00CB3C09" w:rsidRDefault="00CB3C09" w:rsidP="00CB3C09">
      <w:pPr>
        <w:pStyle w:val="Heading2"/>
      </w:pPr>
      <w:bookmarkStart w:id="1155" w:name="_Toc239507153"/>
      <w:bookmarkStart w:id="1156" w:name="_Toc239521112"/>
      <w:r>
        <w:t>11.2 Connectivity, Identity and Secrets</w:t>
      </w:r>
      <w:bookmarkEnd w:id="1155"/>
      <w:bookmarkEnd w:id="1156"/>
    </w:p>
    <w:p w14:paraId="1B5E2833" w14:textId="77777777" w:rsidR="00CB3C09" w:rsidRPr="00167633" w:rsidRDefault="00CB3C09" w:rsidP="00CB3C09">
      <w:pPr>
        <w:spacing w:after="46" w:line="270" w:lineRule="auto"/>
        <w:ind w:left="360"/>
      </w:pPr>
      <w:r w:rsidRPr="00167633">
        <w:rPr>
          <w:b/>
          <w:bCs/>
        </w:rPr>
        <w:t>Private by default.</w:t>
      </w:r>
      <w:r w:rsidRPr="00167633">
        <w:t xml:space="preserve"> Components communicate over Private Endpoints on the private network, not the public internet.</w:t>
      </w:r>
    </w:p>
    <w:p w14:paraId="0638E3FA" w14:textId="77777777" w:rsidR="00CB3C09" w:rsidRPr="00167633" w:rsidRDefault="00CB3C09" w:rsidP="00CB3C09">
      <w:pPr>
        <w:spacing w:after="46" w:line="270" w:lineRule="auto"/>
        <w:ind w:left="360"/>
      </w:pPr>
      <w:r w:rsidRPr="00167633">
        <w:rPr>
          <w:b/>
          <w:bCs/>
        </w:rPr>
        <w:t>Managed identity for service-to-service auth</w:t>
      </w:r>
      <w:r w:rsidRPr="00167633">
        <w:t>. Where a token is required, OAuth 2.0 client credentials or authorisation code flows are used.</w:t>
      </w:r>
    </w:p>
    <w:p w14:paraId="4F8EB12E" w14:textId="77777777" w:rsidR="00CB3C09" w:rsidRPr="00167633" w:rsidRDefault="00CB3C09" w:rsidP="00CB3C09">
      <w:pPr>
        <w:spacing w:after="46" w:line="270" w:lineRule="auto"/>
        <w:ind w:left="360"/>
      </w:pPr>
      <w:r w:rsidRPr="00167633">
        <w:rPr>
          <w:b/>
          <w:bCs/>
        </w:rPr>
        <w:t>Centralised secrets.</w:t>
      </w:r>
      <w:r w:rsidRPr="00167633">
        <w:t xml:space="preserve"> Secrets and certificates are held in Key Vault and referenced, never copied into configuration.</w:t>
      </w:r>
    </w:p>
    <w:p w14:paraId="303016DE" w14:textId="77777777" w:rsidR="00CB3C09" w:rsidRPr="00167633" w:rsidRDefault="00CB3C09" w:rsidP="00CB3C09">
      <w:pPr>
        <w:spacing w:after="46" w:line="270" w:lineRule="auto"/>
        <w:ind w:left="360"/>
      </w:pPr>
      <w:r w:rsidRPr="00167633">
        <w:rPr>
          <w:b/>
          <w:bCs/>
          <w:color w:val="auto"/>
        </w:rPr>
        <w:t>Static secrets and certificates</w:t>
      </w:r>
      <w:r w:rsidRPr="00167633">
        <w:rPr>
          <w:color w:val="auto"/>
        </w:rPr>
        <w:t xml:space="preserve"> </w:t>
      </w:r>
      <w:r w:rsidRPr="00167633">
        <w:t>(which cannot use managed identity) are managed centrally through a privileged access solution such as CyberArk. As an interim model, CyberArk manages rotation and policy while applications retrieve values through Key Vault, preserving low-latency access.</w:t>
      </w:r>
    </w:p>
    <w:p w14:paraId="3FE9FE5E" w14:textId="77777777" w:rsidR="00CB3C09" w:rsidRPr="00167633" w:rsidRDefault="00CB3C09" w:rsidP="00CB3C09">
      <w:pPr>
        <w:spacing w:after="46" w:line="270" w:lineRule="auto"/>
        <w:ind w:left="360"/>
      </w:pPr>
      <w:r>
        <w:rPr>
          <w:b/>
          <w:bCs/>
        </w:rPr>
        <w:t xml:space="preserve">External parties and tokens. </w:t>
      </w:r>
      <w:r>
        <w:t>External parties authenticate through Entra application registrations with modern authentication and short-lived tokens. Long-lived shared access signatures and static keys are discouraged, and where a partner cannot avoid one it is recorded on the risk register with a named owner and a rotation schedule.</w:t>
      </w:r>
    </w:p>
    <w:p w14:paraId="0ED02D13" w14:textId="39769EEB" w:rsidR="00CB3C09" w:rsidRDefault="00CB3C09" w:rsidP="00CB3C09">
      <w:pPr>
        <w:pStyle w:val="Heading2"/>
      </w:pPr>
      <w:bookmarkStart w:id="1157" w:name="_Toc239507154"/>
      <w:bookmarkStart w:id="1158" w:name="_Toc239521113"/>
      <w:r>
        <w:t>11.3 Network Isolation and Access Control</w:t>
      </w:r>
      <w:bookmarkEnd w:id="1157"/>
      <w:bookmarkEnd w:id="1158"/>
    </w:p>
    <w:p w14:paraId="635DEBF8" w14:textId="77777777" w:rsidR="00CB3C09" w:rsidRDefault="00CB3C09" w:rsidP="00CB3C09">
      <w:pPr>
        <w:spacing w:after="120" w:line="278" w:lineRule="auto"/>
      </w:pPr>
      <w:r>
        <w:t>Connectivity is private, and the network also limits what a private component can reach and do.</w:t>
      </w:r>
    </w:p>
    <w:p w14:paraId="25328088" w14:textId="77777777" w:rsidR="00CB3C09" w:rsidRPr="00167633" w:rsidRDefault="00CB3C09" w:rsidP="00CB3C09">
      <w:pPr>
        <w:spacing w:after="46" w:line="270" w:lineRule="auto"/>
        <w:ind w:left="360"/>
      </w:pPr>
      <w:r>
        <w:rPr>
          <w:b/>
          <w:bCs/>
        </w:rPr>
        <w:t xml:space="preserve">Segmented east to west. </w:t>
      </w:r>
      <w:r>
        <w:t>Private Endpoints, network security groups and the firewalling of the estate keep a component reachable only by the services that genuinely need it, in line with the zero-trust direction of the environment.</w:t>
      </w:r>
    </w:p>
    <w:p w14:paraId="1D79A96A" w14:textId="77777777" w:rsidR="00CB3C09" w:rsidRPr="00167633" w:rsidRDefault="00CB3C09" w:rsidP="00CB3C09">
      <w:pPr>
        <w:spacing w:after="46" w:line="270" w:lineRule="auto"/>
        <w:ind w:left="360"/>
      </w:pPr>
      <w:r>
        <w:rPr>
          <w:b/>
          <w:bCs/>
        </w:rPr>
        <w:t xml:space="preserve">Least-privilege access, reviewed. </w:t>
      </w:r>
      <w:r>
        <w:t>The role-based access a component needs, for a Logic App or a Service Bus namespace, is specified in the design, higher-risk permissions are peer-reviewed service by service, and cloud operations enforce access through privileged identity management.</w:t>
      </w:r>
    </w:p>
    <w:p w14:paraId="5F651056" w14:textId="77777777" w:rsidR="00CB3C09" w:rsidRPr="00167633" w:rsidRDefault="00CB3C09" w:rsidP="00CB3C09">
      <w:pPr>
        <w:spacing w:after="46" w:line="270" w:lineRule="auto"/>
        <w:ind w:left="360"/>
      </w:pPr>
      <w:r>
        <w:rPr>
          <w:b/>
          <w:bCs/>
        </w:rPr>
        <w:t xml:space="preserve">Reuse approved access. </w:t>
      </w:r>
      <w:r>
        <w:t>Where a later integration repeats an approved design with the same front-end and back-end shape, its permission set and its earlier Technical Design Authority approval are reused as a recognised pattern rather than reassessed from scratch.</w:t>
      </w:r>
    </w:p>
    <w:p w14:paraId="4330A25C" w14:textId="28D36157" w:rsidR="00CB3C09" w:rsidRDefault="00CB3C09" w:rsidP="00CB3C09">
      <w:pPr>
        <w:pStyle w:val="Heading2"/>
      </w:pPr>
      <w:bookmarkStart w:id="1159" w:name="_Toc239507155"/>
      <w:bookmarkStart w:id="1160" w:name="_Toc239521114"/>
      <w:r>
        <w:t>11.4 Data Protection and Classification</w:t>
      </w:r>
      <w:bookmarkEnd w:id="1159"/>
      <w:bookmarkEnd w:id="1160"/>
    </w:p>
    <w:p w14:paraId="3BD18B93" w14:textId="77777777" w:rsidR="00CB3C09" w:rsidRDefault="00CB3C09" w:rsidP="00CB3C09">
      <w:r>
        <w:t>Zone controls protect the paths, this section protects the data itself, which the asset-protection and Zero Trust principles treat as valuable independent of where it sits. It matters more than usual here because specialty insurance handles a great deal of personal data, some of it special-category, health and medical data in personal-accident and life lines, and criminal-conviction data in parts of liability, which attracts the strictest handling under UK GDPR.</w:t>
      </w:r>
    </w:p>
    <w:p w14:paraId="70E44C4F" w14:textId="06C775D9" w:rsidR="00CB3C09" w:rsidRDefault="00CB3C09" w:rsidP="00CB3C09">
      <w:r>
        <w:t>In transit, TLS 1.2 or higher is applied on every hop, private path or not, because Zero Trust does not assume the network</w:t>
      </w:r>
      <w:del w:id="1161" w:author="Puneet Kumar" w:date="2026-09-05T17:01:00Z" w16du:dateUtc="2026-09-05T16:01:00Z">
        <w:r w:rsidDel="00413FE1">
          <w:delText>;</w:delText>
        </w:r>
      </w:del>
      <w:ins w:id="1162" w:author="Puneet Kumar" w:date="2026-09-05T17:01:00Z" w16du:dateUtc="2026-09-05T16:01:00Z">
        <w:r w:rsidR="00413FE1">
          <w:t>,</w:t>
        </w:r>
      </w:ins>
      <w:r>
        <w:t xml:space="preserve"> there are no plaintext protocols anywhere in the platform. External partners are authenticated with mutual TLS or OAuth at the edge, file transfer is SFTP-over-SSH with key or certificate authentication, and sensitive files are additionally signed or encrypted at the payload level (for example PGP) so their protection outlives the transport. Certificates and keys are managed in Key Vault in the Cyber subscription, rotated, revocable, never carried in configuration.</w:t>
      </w:r>
    </w:p>
    <w:p w14:paraId="01505E9A" w14:textId="77777777" w:rsidR="00CB3C09" w:rsidRDefault="00CB3C09" w:rsidP="00CB3C09">
      <w:r>
        <w:t>At rest, every store is encrypted, Blob, Service Bus, Event Hubs, Snowflake and any database, with platform-managed keys by default and customer-managed keys through Key Vault where a data classification or a regulatory requirement calls for key control. Storage accounts and databases are firewalled with public access disabled and reached over Private Endpoints, and transient stores such as claim-check blobs and stream capture carry lifecycle policies so sensitive data does not linger beyond its purpose.</w:t>
      </w:r>
    </w:p>
    <w:p w14:paraId="0349DCA4" w14:textId="77777777" w:rsidR="00CB3C09" w:rsidRDefault="00CB3C09" w:rsidP="00CB3C09">
      <w:r>
        <w:t>Data is classified and handled to its tier, and the framework carries only the minimum it needs, it never moves or exposes internal data models wholesale. PII is minimised, and pseudonymised or tokenised before it crosses into analytics or leaves the operational boundary; special-category data attracts additional access restriction and, where required, customer-managed keys and field-level protection. Retention and erasure are owned per flow by the named owner of each result store, balancing regulatory retention (claims records are often long-lived) against data-subject erasure rights, and data residency is considered wherever partners or the market operate across jurisdictions.</w:t>
      </w:r>
    </w:p>
    <w:tbl>
      <w:tblPr>
        <w:tblStyle w:val="TableGrid"/>
        <w:tblW w:w="0" w:type="auto"/>
        <w:jc w:val="center"/>
        <w:tblLook w:val="04A0" w:firstRow="1" w:lastRow="0" w:firstColumn="1" w:lastColumn="0" w:noHBand="0" w:noVBand="1"/>
      </w:tblPr>
      <w:tblGrid>
        <w:gridCol w:w="3288"/>
        <w:gridCol w:w="3292"/>
        <w:gridCol w:w="3290"/>
      </w:tblGrid>
      <w:tr w:rsidR="00CB3C09" w14:paraId="60C09B11" w14:textId="77777777" w:rsidTr="005621BC">
        <w:trPr>
          <w:jc w:val="center"/>
        </w:trPr>
        <w:tc>
          <w:tcPr>
            <w:tcW w:w="3360" w:type="dxa"/>
            <w:shd w:val="clear" w:color="auto" w:fill="1A2B56"/>
            <w:vAlign w:val="center"/>
          </w:tcPr>
          <w:p w14:paraId="43A236E0" w14:textId="77777777" w:rsidR="00CB3C09" w:rsidRDefault="00CB3C09" w:rsidP="005621BC">
            <w:pPr>
              <w:spacing w:before="40" w:after="40"/>
            </w:pPr>
            <w:r>
              <w:rPr>
                <w:b/>
                <w:color w:val="FFFFFF"/>
                <w:sz w:val="16"/>
              </w:rPr>
              <w:t>Classification tier</w:t>
            </w:r>
          </w:p>
        </w:tc>
        <w:tc>
          <w:tcPr>
            <w:tcW w:w="3360" w:type="dxa"/>
            <w:shd w:val="clear" w:color="auto" w:fill="1A2B56"/>
            <w:vAlign w:val="center"/>
          </w:tcPr>
          <w:p w14:paraId="412016A9" w14:textId="77777777" w:rsidR="00CB3C09" w:rsidRDefault="00CB3C09" w:rsidP="005621BC">
            <w:pPr>
              <w:spacing w:before="40" w:after="40"/>
            </w:pPr>
            <w:r>
              <w:rPr>
                <w:b/>
                <w:color w:val="FFFFFF"/>
                <w:sz w:val="16"/>
              </w:rPr>
              <w:t>Examples in this estate</w:t>
            </w:r>
          </w:p>
        </w:tc>
        <w:tc>
          <w:tcPr>
            <w:tcW w:w="3360" w:type="dxa"/>
            <w:shd w:val="clear" w:color="auto" w:fill="1A2B56"/>
            <w:vAlign w:val="center"/>
          </w:tcPr>
          <w:p w14:paraId="0712367A" w14:textId="77777777" w:rsidR="00CB3C09" w:rsidRDefault="00CB3C09" w:rsidP="005621BC">
            <w:pPr>
              <w:spacing w:before="40" w:after="40"/>
            </w:pPr>
            <w:r>
              <w:rPr>
                <w:b/>
                <w:color w:val="FFFFFF"/>
                <w:sz w:val="16"/>
              </w:rPr>
              <w:t>Handling</w:t>
            </w:r>
          </w:p>
        </w:tc>
      </w:tr>
      <w:tr w:rsidR="00CB3C09" w14:paraId="4BA13F84" w14:textId="77777777" w:rsidTr="005621BC">
        <w:trPr>
          <w:jc w:val="center"/>
        </w:trPr>
        <w:tc>
          <w:tcPr>
            <w:tcW w:w="3360" w:type="dxa"/>
            <w:vAlign w:val="center"/>
          </w:tcPr>
          <w:p w14:paraId="5809D695" w14:textId="77777777" w:rsidR="00CB3C09" w:rsidRDefault="00CB3C09" w:rsidP="005621BC">
            <w:pPr>
              <w:spacing w:before="40" w:after="40"/>
            </w:pPr>
            <w:r>
              <w:rPr>
                <w:sz w:val="16"/>
              </w:rPr>
              <w:t>Public</w:t>
            </w:r>
          </w:p>
        </w:tc>
        <w:tc>
          <w:tcPr>
            <w:tcW w:w="3360" w:type="dxa"/>
            <w:vAlign w:val="center"/>
          </w:tcPr>
          <w:p w14:paraId="0C79F231" w14:textId="77777777" w:rsidR="00CB3C09" w:rsidRDefault="00CB3C09" w:rsidP="005621BC">
            <w:pPr>
              <w:spacing w:before="40" w:after="40"/>
            </w:pPr>
            <w:r>
              <w:rPr>
                <w:sz w:val="16"/>
              </w:rPr>
              <w:t>Published rates, public policy documents.</w:t>
            </w:r>
          </w:p>
        </w:tc>
        <w:tc>
          <w:tcPr>
            <w:tcW w:w="3360" w:type="dxa"/>
            <w:vAlign w:val="center"/>
          </w:tcPr>
          <w:p w14:paraId="3D4CF008" w14:textId="77777777" w:rsidR="00CB3C09" w:rsidRDefault="00CB3C09" w:rsidP="005621BC">
            <w:pPr>
              <w:spacing w:before="40" w:after="40"/>
            </w:pPr>
            <w:r>
              <w:rPr>
                <w:sz w:val="16"/>
              </w:rPr>
              <w:t>Standard controls, may be served externally through the edge.</w:t>
            </w:r>
          </w:p>
        </w:tc>
      </w:tr>
      <w:tr w:rsidR="00CB3C09" w14:paraId="1306E04A" w14:textId="77777777" w:rsidTr="005621BC">
        <w:trPr>
          <w:jc w:val="center"/>
        </w:trPr>
        <w:tc>
          <w:tcPr>
            <w:tcW w:w="3360" w:type="dxa"/>
            <w:vAlign w:val="center"/>
          </w:tcPr>
          <w:p w14:paraId="040E9847" w14:textId="77777777" w:rsidR="00CB3C09" w:rsidRDefault="00CB3C09" w:rsidP="005621BC">
            <w:pPr>
              <w:spacing w:before="40" w:after="40"/>
            </w:pPr>
            <w:r>
              <w:rPr>
                <w:sz w:val="16"/>
              </w:rPr>
              <w:t>Internal</w:t>
            </w:r>
          </w:p>
        </w:tc>
        <w:tc>
          <w:tcPr>
            <w:tcW w:w="3360" w:type="dxa"/>
            <w:vAlign w:val="center"/>
          </w:tcPr>
          <w:p w14:paraId="3EF48FCB" w14:textId="77777777" w:rsidR="00CB3C09" w:rsidRDefault="00CB3C09" w:rsidP="005621BC">
            <w:pPr>
              <w:spacing w:before="40" w:after="40"/>
            </w:pPr>
            <w:r>
              <w:rPr>
                <w:sz w:val="16"/>
              </w:rPr>
              <w:t>Operational metadata, non-personal business data.</w:t>
            </w:r>
          </w:p>
        </w:tc>
        <w:tc>
          <w:tcPr>
            <w:tcW w:w="3360" w:type="dxa"/>
            <w:vAlign w:val="center"/>
          </w:tcPr>
          <w:p w14:paraId="473D3AD5" w14:textId="77777777" w:rsidR="00CB3C09" w:rsidRDefault="00CB3C09" w:rsidP="005621BC">
            <w:pPr>
              <w:spacing w:before="40" w:after="40"/>
            </w:pPr>
            <w:r>
              <w:rPr>
                <w:sz w:val="16"/>
              </w:rPr>
              <w:t>Entra + least privilege, not exposed externally; private-only.</w:t>
            </w:r>
          </w:p>
        </w:tc>
      </w:tr>
      <w:tr w:rsidR="00CB3C09" w14:paraId="4E875711" w14:textId="77777777" w:rsidTr="005621BC">
        <w:trPr>
          <w:jc w:val="center"/>
        </w:trPr>
        <w:tc>
          <w:tcPr>
            <w:tcW w:w="3360" w:type="dxa"/>
            <w:vAlign w:val="center"/>
          </w:tcPr>
          <w:p w14:paraId="09D7215F" w14:textId="77777777" w:rsidR="00CB3C09" w:rsidRDefault="00CB3C09" w:rsidP="005621BC">
            <w:pPr>
              <w:spacing w:before="40" w:after="40"/>
            </w:pPr>
            <w:r>
              <w:rPr>
                <w:sz w:val="16"/>
              </w:rPr>
              <w:t>Confidential (PII)</w:t>
            </w:r>
          </w:p>
        </w:tc>
        <w:tc>
          <w:tcPr>
            <w:tcW w:w="3360" w:type="dxa"/>
            <w:vAlign w:val="center"/>
          </w:tcPr>
          <w:p w14:paraId="1D27EC9E" w14:textId="77777777" w:rsidR="00CB3C09" w:rsidRDefault="00CB3C09" w:rsidP="005621BC">
            <w:pPr>
              <w:spacing w:before="40" w:after="40"/>
            </w:pPr>
            <w:r>
              <w:rPr>
                <w:sz w:val="16"/>
              </w:rPr>
              <w:t>Claimant and insured personal data, policy and claim details.</w:t>
            </w:r>
          </w:p>
        </w:tc>
        <w:tc>
          <w:tcPr>
            <w:tcW w:w="3360" w:type="dxa"/>
            <w:vAlign w:val="center"/>
          </w:tcPr>
          <w:p w14:paraId="1FAD183B" w14:textId="77777777" w:rsidR="00CB3C09" w:rsidRDefault="00CB3C09" w:rsidP="005621BC">
            <w:pPr>
              <w:spacing w:before="40" w:after="40"/>
            </w:pPr>
            <w:r>
              <w:rPr>
                <w:sz w:val="16"/>
              </w:rPr>
              <w:t>Minimise, Private Endpoint, encrypted, access logged, pseudonymise before analytics.</w:t>
            </w:r>
          </w:p>
        </w:tc>
      </w:tr>
      <w:tr w:rsidR="00CB3C09" w14:paraId="494FFC2E" w14:textId="77777777" w:rsidTr="005621BC">
        <w:trPr>
          <w:jc w:val="center"/>
        </w:trPr>
        <w:tc>
          <w:tcPr>
            <w:tcW w:w="3360" w:type="dxa"/>
            <w:vAlign w:val="center"/>
          </w:tcPr>
          <w:p w14:paraId="3923F387" w14:textId="77777777" w:rsidR="00CB3C09" w:rsidRDefault="00CB3C09" w:rsidP="005621BC">
            <w:pPr>
              <w:spacing w:before="40" w:after="40"/>
            </w:pPr>
            <w:r>
              <w:rPr>
                <w:sz w:val="16"/>
              </w:rPr>
              <w:t>Highly confidential (special-category PII)</w:t>
            </w:r>
          </w:p>
        </w:tc>
        <w:tc>
          <w:tcPr>
            <w:tcW w:w="3360" w:type="dxa"/>
            <w:vAlign w:val="center"/>
          </w:tcPr>
          <w:p w14:paraId="33425F68" w14:textId="77777777" w:rsidR="00CB3C09" w:rsidRDefault="00CB3C09" w:rsidP="005621BC">
            <w:pPr>
              <w:spacing w:before="40" w:after="40"/>
            </w:pPr>
            <w:r>
              <w:rPr>
                <w:sz w:val="16"/>
              </w:rPr>
              <w:t>Health/medical data, criminal-conviction data.</w:t>
            </w:r>
          </w:p>
        </w:tc>
        <w:tc>
          <w:tcPr>
            <w:tcW w:w="3360" w:type="dxa"/>
            <w:vAlign w:val="center"/>
          </w:tcPr>
          <w:p w14:paraId="1452D8B3" w14:textId="77777777" w:rsidR="00CB3C09" w:rsidRDefault="00CB3C09" w:rsidP="005621BC">
            <w:pPr>
              <w:spacing w:before="40" w:after="40"/>
            </w:pPr>
            <w:r>
              <w:rPr>
                <w:sz w:val="16"/>
              </w:rPr>
              <w:t>Additional access restriction, customer-managed keys or field-level protection where required, tokenise, strict audit.</w:t>
            </w:r>
          </w:p>
        </w:tc>
      </w:tr>
    </w:tbl>
    <w:p w14:paraId="1C8A508C" w14:textId="77777777" w:rsidR="00CB3C09" w:rsidRDefault="00CB3C09" w:rsidP="00CB3C09"/>
    <w:p w14:paraId="0140CA8D" w14:textId="77777777" w:rsidR="00CB3C09" w:rsidRDefault="00CB3C09" w:rsidP="00CB3C09">
      <w:r>
        <w:t>Because PII risk concentrates at the boundaries, the outward-facing patterns carry specific handling, summarised here and reflected in each pattern's Security boundary note:</w:t>
      </w:r>
    </w:p>
    <w:tbl>
      <w:tblPr>
        <w:tblStyle w:val="TableGrid"/>
        <w:tblW w:w="0" w:type="auto"/>
        <w:jc w:val="center"/>
        <w:tblLook w:val="04A0" w:firstRow="1" w:lastRow="0" w:firstColumn="1" w:lastColumn="0" w:noHBand="0" w:noVBand="1"/>
      </w:tblPr>
      <w:tblGrid>
        <w:gridCol w:w="4927"/>
        <w:gridCol w:w="4943"/>
      </w:tblGrid>
      <w:tr w:rsidR="00CB3C09" w14:paraId="739D3FD4" w14:textId="77777777" w:rsidTr="005621BC">
        <w:trPr>
          <w:jc w:val="center"/>
        </w:trPr>
        <w:tc>
          <w:tcPr>
            <w:tcW w:w="5040" w:type="dxa"/>
            <w:shd w:val="clear" w:color="auto" w:fill="1A2B56"/>
            <w:vAlign w:val="center"/>
          </w:tcPr>
          <w:p w14:paraId="2DA745D6" w14:textId="77777777" w:rsidR="00CB3C09" w:rsidRDefault="00CB3C09" w:rsidP="005621BC">
            <w:pPr>
              <w:spacing w:before="40" w:after="40"/>
            </w:pPr>
            <w:r>
              <w:rPr>
                <w:b/>
                <w:color w:val="FFFFFF"/>
                <w:sz w:val="16"/>
              </w:rPr>
              <w:t>Boundary flow</w:t>
            </w:r>
          </w:p>
        </w:tc>
        <w:tc>
          <w:tcPr>
            <w:tcW w:w="5040" w:type="dxa"/>
            <w:shd w:val="clear" w:color="auto" w:fill="1A2B56"/>
            <w:vAlign w:val="center"/>
          </w:tcPr>
          <w:p w14:paraId="052EE895" w14:textId="77777777" w:rsidR="00CB3C09" w:rsidRDefault="00CB3C09" w:rsidP="005621BC">
            <w:pPr>
              <w:spacing w:before="40" w:after="40"/>
            </w:pPr>
            <w:r>
              <w:rPr>
                <w:b/>
                <w:color w:val="FFFFFF"/>
                <w:sz w:val="16"/>
              </w:rPr>
              <w:t>PII handling control</w:t>
            </w:r>
          </w:p>
        </w:tc>
      </w:tr>
      <w:tr w:rsidR="00CB3C09" w14:paraId="68F35EF4" w14:textId="77777777" w:rsidTr="005621BC">
        <w:trPr>
          <w:jc w:val="center"/>
        </w:trPr>
        <w:tc>
          <w:tcPr>
            <w:tcW w:w="5040" w:type="dxa"/>
            <w:vAlign w:val="center"/>
          </w:tcPr>
          <w:p w14:paraId="72A6AA33" w14:textId="77777777" w:rsidR="00CB3C09" w:rsidRDefault="00CB3C09" w:rsidP="005621BC">
            <w:pPr>
              <w:spacing w:before="40" w:after="40"/>
            </w:pPr>
            <w:r>
              <w:rPr>
                <w:sz w:val="16"/>
              </w:rPr>
              <w:t>Push to the platform / offload (SFINT21)</w:t>
            </w:r>
          </w:p>
        </w:tc>
        <w:tc>
          <w:tcPr>
            <w:tcW w:w="5040" w:type="dxa"/>
            <w:vAlign w:val="center"/>
          </w:tcPr>
          <w:p w14:paraId="7EDC6A9F" w14:textId="77777777" w:rsidR="00CB3C09" w:rsidRDefault="00CB3C09" w:rsidP="005621BC">
            <w:pPr>
              <w:spacing w:before="40" w:after="40"/>
            </w:pPr>
            <w:r>
              <w:rPr>
                <w:sz w:val="16"/>
              </w:rPr>
              <w:t>Classify and minimise before landing; pseudonymise or tokenise special-category fields, publish the canonical contract, never raw internal models.</w:t>
            </w:r>
          </w:p>
        </w:tc>
      </w:tr>
      <w:tr w:rsidR="00CB3C09" w14:paraId="66B7E3A5" w14:textId="77777777" w:rsidTr="005621BC">
        <w:trPr>
          <w:jc w:val="center"/>
        </w:trPr>
        <w:tc>
          <w:tcPr>
            <w:tcW w:w="5040" w:type="dxa"/>
            <w:vAlign w:val="center"/>
          </w:tcPr>
          <w:p w14:paraId="5B8EA6F5" w14:textId="77777777" w:rsidR="00CB3C09" w:rsidRDefault="00CB3C09" w:rsidP="005621BC">
            <w:pPr>
              <w:spacing w:before="40" w:after="40"/>
            </w:pPr>
            <w:r>
              <w:rPr>
                <w:sz w:val="16"/>
              </w:rPr>
              <w:t>Consume and serve (SFINT22)</w:t>
            </w:r>
          </w:p>
        </w:tc>
        <w:tc>
          <w:tcPr>
            <w:tcW w:w="5040" w:type="dxa"/>
            <w:vAlign w:val="center"/>
          </w:tcPr>
          <w:p w14:paraId="0AA7E990" w14:textId="77777777" w:rsidR="00CB3C09" w:rsidRDefault="00CB3C09" w:rsidP="005621BC">
            <w:pPr>
              <w:spacing w:before="40" w:after="40"/>
            </w:pPr>
            <w:r>
              <w:rPr>
                <w:sz w:val="16"/>
              </w:rPr>
              <w:t>Least-privilege data access, serve curated rather than raw data, mask fields the consumer does not need.</w:t>
            </w:r>
          </w:p>
        </w:tc>
      </w:tr>
      <w:tr w:rsidR="00CB3C09" w14:paraId="18E272D0" w14:textId="77777777" w:rsidTr="005621BC">
        <w:trPr>
          <w:jc w:val="center"/>
        </w:trPr>
        <w:tc>
          <w:tcPr>
            <w:tcW w:w="5040" w:type="dxa"/>
            <w:vAlign w:val="center"/>
          </w:tcPr>
          <w:p w14:paraId="37A522D5" w14:textId="77777777" w:rsidR="00CB3C09" w:rsidRDefault="00CB3C09" w:rsidP="005621BC">
            <w:pPr>
              <w:spacing w:before="40" w:after="40"/>
            </w:pPr>
            <w:r>
              <w:rPr>
                <w:sz w:val="16"/>
              </w:rPr>
              <w:t>File ingestion and egress over SFTP (SFINT19 and SFINT20)</w:t>
            </w:r>
          </w:p>
        </w:tc>
        <w:tc>
          <w:tcPr>
            <w:tcW w:w="5040" w:type="dxa"/>
            <w:vAlign w:val="center"/>
          </w:tcPr>
          <w:p w14:paraId="553622D0" w14:textId="77777777" w:rsidR="00CB3C09" w:rsidRDefault="00CB3C09" w:rsidP="005621BC">
            <w:pPr>
              <w:spacing w:before="40" w:after="40"/>
            </w:pPr>
            <w:r>
              <w:rPr>
                <w:sz w:val="16"/>
              </w:rPr>
              <w:t>Encrypt files at the payload level beyond transport, minimise fields, quarantine on validation failure, enforce retention/lifecycle.</w:t>
            </w:r>
          </w:p>
        </w:tc>
      </w:tr>
      <w:tr w:rsidR="00CB3C09" w14:paraId="793BB520" w14:textId="77777777" w:rsidTr="005621BC">
        <w:trPr>
          <w:jc w:val="center"/>
        </w:trPr>
        <w:tc>
          <w:tcPr>
            <w:tcW w:w="5040" w:type="dxa"/>
            <w:vAlign w:val="center"/>
          </w:tcPr>
          <w:p w14:paraId="425B4298" w14:textId="77777777" w:rsidR="00CB3C09" w:rsidRDefault="00CB3C09" w:rsidP="005621BC">
            <w:pPr>
              <w:spacing w:before="40" w:after="40"/>
            </w:pPr>
            <w:r>
              <w:rPr>
                <w:sz w:val="16"/>
              </w:rPr>
              <w:t>Inbound and outbound webhooks (SFINT13 and SFINT14)</w:t>
            </w:r>
          </w:p>
        </w:tc>
        <w:tc>
          <w:tcPr>
            <w:tcW w:w="5040" w:type="dxa"/>
            <w:vAlign w:val="center"/>
          </w:tcPr>
          <w:p w14:paraId="4216A16D" w14:textId="77777777" w:rsidR="00CB3C09" w:rsidRDefault="00CB3C09" w:rsidP="005621BC">
            <w:pPr>
              <w:spacing w:before="40" w:after="40"/>
            </w:pPr>
            <w:r>
              <w:rPr>
                <w:sz w:val="16"/>
              </w:rPr>
              <w:t>Validate and sign payloads, keep PII out of URLs and logs, TLS/mTLS, redact in observability.</w:t>
            </w:r>
          </w:p>
        </w:tc>
      </w:tr>
    </w:tbl>
    <w:p w14:paraId="02A0875D" w14:textId="77777777" w:rsidR="00CB3C09" w:rsidRDefault="00CB3C09" w:rsidP="00CB3C09"/>
    <w:p w14:paraId="63759C47" w14:textId="77777777" w:rsidR="00CB3C09" w:rsidRDefault="00CB3C09" w:rsidP="00CB3C09">
      <w:r>
        <w:t>For the SOC, one consequence matters: observability must not become a PII leak. Logs, metrics and traces carry correlation IDs and metadata, not payloads. PII is redacted or hashed where it would otherwise appear. That gives the SOC the visibility the standards require (it has access to the logs it needs) without over-collecting personal data into the logging estate.</w:t>
      </w:r>
    </w:p>
    <w:p w14:paraId="31F9310E" w14:textId="191B1CA5" w:rsidR="00CB3C09" w:rsidRDefault="00CB3C09" w:rsidP="00CB3C09">
      <w:pPr>
        <w:pStyle w:val="Heading2"/>
      </w:pPr>
      <w:bookmarkStart w:id="1163" w:name="_Toc239507156"/>
      <w:bookmarkStart w:id="1164" w:name="_Toc239521115"/>
      <w:r>
        <w:t>11.5 Public Exposure and Edge Protection</w:t>
      </w:r>
      <w:bookmarkEnd w:id="1163"/>
      <w:bookmarkEnd w:id="1164"/>
    </w:p>
    <w:p w14:paraId="3FDBA7B9" w14:textId="77777777" w:rsidR="00CB3C09" w:rsidRDefault="00CB3C09" w:rsidP="00CB3C09">
      <w:pPr>
        <w:spacing w:after="120" w:line="278" w:lineRule="auto"/>
      </w:pPr>
      <w:r>
        <w:t>The internet boundary is the framework's most sensitive line, so public exposure is handled with the most care.</w:t>
      </w:r>
    </w:p>
    <w:p w14:paraId="68BE428A" w14:textId="77777777" w:rsidR="00CB3C09" w:rsidRPr="00167633" w:rsidRDefault="00CB3C09" w:rsidP="00CB3C09">
      <w:pPr>
        <w:spacing w:after="46" w:line="270" w:lineRule="auto"/>
        <w:ind w:left="360"/>
      </w:pPr>
      <w:r>
        <w:rPr>
          <w:b/>
          <w:bCs/>
        </w:rPr>
        <w:t xml:space="preserve">Public exposure is an exception. </w:t>
      </w:r>
      <w:r>
        <w:t>Private Endpoints and Private Link are the preferred position. A public endpoint stays publicly reachable even with a firewall in front, so protection alone does not make it acceptable. Any public exposure needs a genuine business need, defined prerequisites, security approval, and escalation to the risk register and senior leadership where the wider security posture is affected.</w:t>
      </w:r>
    </w:p>
    <w:p w14:paraId="660B9C45" w14:textId="77777777" w:rsidR="00CB3C09" w:rsidRPr="00167633" w:rsidRDefault="00CB3C09" w:rsidP="00CB3C09">
      <w:pPr>
        <w:spacing w:after="46" w:line="270" w:lineRule="auto"/>
        <w:ind w:left="360"/>
      </w:pPr>
      <w:r>
        <w:rPr>
          <w:b/>
          <w:bCs/>
        </w:rPr>
        <w:t xml:space="preserve">The edge is chosen for the outcome. </w:t>
      </w:r>
      <w:r>
        <w:t>Where an integration must be reachable from outside, the design states the security outcomes the edge must meet and selects the protection accordingly, whether an Azure-native service or an enterprise-grade managed edge that keeps the integration privately connected behind it. Cost, denial-of-service protection, logging and residual risk are quantified so the appropriate business and security stakeholders can decide.</w:t>
      </w:r>
    </w:p>
    <w:p w14:paraId="6676F1BC" w14:textId="6696112B" w:rsidR="00CB3C09" w:rsidRDefault="00CB3C09" w:rsidP="00CB3C09">
      <w:pPr>
        <w:pStyle w:val="Heading2"/>
      </w:pPr>
      <w:bookmarkStart w:id="1165" w:name="_Toc239507157"/>
      <w:bookmarkStart w:id="1166" w:name="_Toc239521116"/>
      <w:r>
        <w:t>11.6 Observability and Monitoring</w:t>
      </w:r>
      <w:bookmarkEnd w:id="1165"/>
      <w:bookmarkEnd w:id="1166"/>
    </w:p>
    <w:p w14:paraId="7C249DFF" w14:textId="77777777" w:rsidR="00CB3C09" w:rsidRDefault="00CB3C09" w:rsidP="00CB3C09">
      <w:pPr>
        <w:spacing w:after="120" w:line="278" w:lineRule="auto"/>
      </w:pPr>
      <w:r>
        <w:t>Operational monitoring uses Application Insights and Log Analytics, with dashboards and alerts for delivery and issue resolution. Security monitoring is a separate concern that must be satisfied in addition. Relevant security events are forwarded to CrowdStrike, and any newly introduced gateway or security service is assessed for security-event capture before use. LogicMonitor is treated as operational monitoring, distinct from security monitoring.</w:t>
      </w:r>
    </w:p>
    <w:p w14:paraId="23CE44A3" w14:textId="77777777" w:rsidR="00CB3C09" w:rsidRDefault="00CB3C09" w:rsidP="00CB3C09">
      <w:pPr>
        <w:spacing w:after="120" w:line="278" w:lineRule="auto"/>
      </w:pPr>
      <w:r>
        <w:t>Security monitoring is satisfied separately from operational monitoring. Relevant security events, for example Key Vault activity, deployment and administrative actions, are forwarded to CrowdStrike, the Group Security tooling, and any new gateway or edge component is assessed for security-event capture before it goes live.</w:t>
      </w:r>
    </w:p>
    <w:p w14:paraId="3B2BE493" w14:textId="77777777" w:rsidR="00CB3C09" w:rsidRDefault="00CB3C09" w:rsidP="00CB3C09">
      <w:pPr>
        <w:spacing w:after="120" w:line="278" w:lineRule="auto"/>
      </w:pPr>
      <w:r>
        <w:t>An established pattern already streams Azure, Key Vault, storage and security logs to CrowdStrike through Event Hubs, and the framework reuses that path rather than inventing a new one. Performance monitoring is kept distinct from security monitoring, with ownership confirmed with the relevant service owners.</w:t>
      </w:r>
    </w:p>
    <w:p w14:paraId="1DECC08F" w14:textId="291173E2" w:rsidR="00CB3C09" w:rsidRDefault="00CB3C09" w:rsidP="00CB3C09">
      <w:pPr>
        <w:pStyle w:val="Heading3"/>
      </w:pPr>
      <w:bookmarkStart w:id="1167" w:name="_Toc239507158"/>
      <w:bookmarkStart w:id="1168" w:name="_Toc239521117"/>
      <w:r>
        <w:t>11.6.1 Azure Resource Observability Matrix</w:t>
      </w:r>
      <w:bookmarkEnd w:id="1167"/>
      <w:bookmarkEnd w:id="1168"/>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100"/>
        <w:gridCol w:w="2700"/>
        <w:gridCol w:w="2760"/>
        <w:gridCol w:w="1800"/>
      </w:tblGrid>
      <w:tr w:rsidR="00CB3C09" w14:paraId="090EBE48" w14:textId="77777777" w:rsidTr="005621BC">
        <w:trPr>
          <w:tblHeader/>
        </w:trPr>
        <w:tc>
          <w:tcPr>
            <w:tcW w:w="2100" w:type="dxa"/>
            <w:shd w:val="clear" w:color="auto" w:fill="24446E"/>
            <w:tcMar>
              <w:top w:w="70" w:type="dxa"/>
              <w:left w:w="110" w:type="dxa"/>
              <w:bottom w:w="70" w:type="dxa"/>
              <w:right w:w="110" w:type="dxa"/>
            </w:tcMar>
          </w:tcPr>
          <w:p w14:paraId="1EA3E9AB" w14:textId="77777777" w:rsidR="00CB3C09" w:rsidRDefault="00CB3C09" w:rsidP="005621BC">
            <w:r>
              <w:rPr>
                <w:b/>
                <w:bCs/>
                <w:color w:val="FFFFFF"/>
                <w:sz w:val="18"/>
                <w:szCs w:val="18"/>
              </w:rPr>
              <w:t>Resource</w:t>
            </w:r>
          </w:p>
        </w:tc>
        <w:tc>
          <w:tcPr>
            <w:tcW w:w="2700" w:type="dxa"/>
            <w:shd w:val="clear" w:color="auto" w:fill="24446E"/>
            <w:tcMar>
              <w:top w:w="70" w:type="dxa"/>
              <w:left w:w="110" w:type="dxa"/>
              <w:bottom w:w="70" w:type="dxa"/>
              <w:right w:w="110" w:type="dxa"/>
            </w:tcMar>
          </w:tcPr>
          <w:p w14:paraId="1148160C" w14:textId="77777777" w:rsidR="00CB3C09" w:rsidRDefault="00CB3C09" w:rsidP="005621BC">
            <w:r>
              <w:rPr>
                <w:b/>
                <w:bCs/>
                <w:color w:val="FFFFFF"/>
                <w:sz w:val="18"/>
                <w:szCs w:val="18"/>
              </w:rPr>
              <w:t>Operational signal</w:t>
            </w:r>
          </w:p>
        </w:tc>
        <w:tc>
          <w:tcPr>
            <w:tcW w:w="2760" w:type="dxa"/>
            <w:shd w:val="clear" w:color="auto" w:fill="24446E"/>
            <w:tcMar>
              <w:top w:w="70" w:type="dxa"/>
              <w:left w:w="110" w:type="dxa"/>
              <w:bottom w:w="70" w:type="dxa"/>
              <w:right w:w="110" w:type="dxa"/>
            </w:tcMar>
          </w:tcPr>
          <w:p w14:paraId="1582846F" w14:textId="77777777" w:rsidR="00CB3C09" w:rsidRDefault="00CB3C09" w:rsidP="005621BC">
            <w:r>
              <w:rPr>
                <w:b/>
                <w:bCs/>
                <w:color w:val="FFFFFF"/>
                <w:sz w:val="18"/>
                <w:szCs w:val="18"/>
              </w:rPr>
              <w:t>Security signal</w:t>
            </w:r>
          </w:p>
        </w:tc>
        <w:tc>
          <w:tcPr>
            <w:tcW w:w="1800" w:type="dxa"/>
            <w:shd w:val="clear" w:color="auto" w:fill="24446E"/>
            <w:tcMar>
              <w:top w:w="70" w:type="dxa"/>
              <w:left w:w="110" w:type="dxa"/>
              <w:bottom w:w="70" w:type="dxa"/>
              <w:right w:w="110" w:type="dxa"/>
            </w:tcMar>
          </w:tcPr>
          <w:p w14:paraId="4B1F4108" w14:textId="77777777" w:rsidR="00CB3C09" w:rsidRDefault="00CB3C09" w:rsidP="005621BC">
            <w:r>
              <w:rPr>
                <w:b/>
                <w:bCs/>
                <w:color w:val="FFFFFF"/>
                <w:sz w:val="18"/>
                <w:szCs w:val="18"/>
              </w:rPr>
              <w:t>Destination</w:t>
            </w:r>
          </w:p>
        </w:tc>
      </w:tr>
      <w:tr w:rsidR="00CB3C09" w14:paraId="60DCFB31" w14:textId="77777777" w:rsidTr="005621BC">
        <w:tc>
          <w:tcPr>
            <w:tcW w:w="2100" w:type="dxa"/>
            <w:shd w:val="clear" w:color="auto" w:fill="FFFFFF"/>
            <w:tcMar>
              <w:top w:w="70" w:type="dxa"/>
              <w:left w:w="110" w:type="dxa"/>
              <w:bottom w:w="70" w:type="dxa"/>
              <w:right w:w="110" w:type="dxa"/>
            </w:tcMar>
            <w:vAlign w:val="center"/>
          </w:tcPr>
          <w:p w14:paraId="15A672A0" w14:textId="77777777" w:rsidR="00CB3C09" w:rsidRDefault="00CB3C09" w:rsidP="005621BC">
            <w:pPr>
              <w:spacing w:after="10" w:line="258" w:lineRule="auto"/>
            </w:pPr>
            <w:r>
              <w:rPr>
                <w:sz w:val="18"/>
                <w:szCs w:val="18"/>
              </w:rPr>
              <w:t>API Management</w:t>
            </w:r>
          </w:p>
        </w:tc>
        <w:tc>
          <w:tcPr>
            <w:tcW w:w="2700" w:type="dxa"/>
            <w:shd w:val="clear" w:color="auto" w:fill="FFFFFF"/>
            <w:tcMar>
              <w:top w:w="70" w:type="dxa"/>
              <w:left w:w="110" w:type="dxa"/>
              <w:bottom w:w="70" w:type="dxa"/>
              <w:right w:w="110" w:type="dxa"/>
            </w:tcMar>
            <w:vAlign w:val="center"/>
          </w:tcPr>
          <w:p w14:paraId="2D882CE2" w14:textId="77777777" w:rsidR="00CB3C09" w:rsidRDefault="00CB3C09" w:rsidP="005621BC">
            <w:pPr>
              <w:spacing w:after="10" w:line="258" w:lineRule="auto"/>
            </w:pPr>
            <w:r>
              <w:rPr>
                <w:sz w:val="18"/>
                <w:szCs w:val="18"/>
              </w:rPr>
              <w:t>Latency, throughput, failures</w:t>
            </w:r>
          </w:p>
        </w:tc>
        <w:tc>
          <w:tcPr>
            <w:tcW w:w="2760" w:type="dxa"/>
            <w:shd w:val="clear" w:color="auto" w:fill="FFFFFF"/>
            <w:tcMar>
              <w:top w:w="70" w:type="dxa"/>
              <w:left w:w="110" w:type="dxa"/>
              <w:bottom w:w="70" w:type="dxa"/>
              <w:right w:w="110" w:type="dxa"/>
            </w:tcMar>
            <w:vAlign w:val="center"/>
          </w:tcPr>
          <w:p w14:paraId="5C2E9BE3" w14:textId="77777777" w:rsidR="00CB3C09" w:rsidRDefault="00CB3C09" w:rsidP="005621BC">
            <w:pPr>
              <w:spacing w:after="10" w:line="258" w:lineRule="auto"/>
            </w:pPr>
            <w:r>
              <w:rPr>
                <w:sz w:val="18"/>
                <w:szCs w:val="18"/>
              </w:rPr>
              <w:t>Authentication failures, policy violations</w:t>
            </w:r>
          </w:p>
        </w:tc>
        <w:tc>
          <w:tcPr>
            <w:tcW w:w="1800" w:type="dxa"/>
            <w:shd w:val="clear" w:color="auto" w:fill="FFFFFF"/>
            <w:tcMar>
              <w:top w:w="70" w:type="dxa"/>
              <w:left w:w="110" w:type="dxa"/>
              <w:bottom w:w="70" w:type="dxa"/>
              <w:right w:w="110" w:type="dxa"/>
            </w:tcMar>
            <w:vAlign w:val="center"/>
          </w:tcPr>
          <w:p w14:paraId="031F3FBE" w14:textId="77777777" w:rsidR="00CB3C09" w:rsidRDefault="00CB3C09" w:rsidP="005621BC">
            <w:pPr>
              <w:spacing w:after="10" w:line="258" w:lineRule="auto"/>
            </w:pPr>
            <w:r>
              <w:rPr>
                <w:sz w:val="18"/>
                <w:szCs w:val="18"/>
              </w:rPr>
              <w:t>Log Analytics, CrowdStrike</w:t>
            </w:r>
          </w:p>
        </w:tc>
      </w:tr>
      <w:tr w:rsidR="00CB3C09" w14:paraId="3AA8A91C" w14:textId="77777777" w:rsidTr="005621BC">
        <w:tc>
          <w:tcPr>
            <w:tcW w:w="2100" w:type="dxa"/>
            <w:shd w:val="clear" w:color="auto" w:fill="F4F6FA"/>
            <w:tcMar>
              <w:top w:w="70" w:type="dxa"/>
              <w:left w:w="110" w:type="dxa"/>
              <w:bottom w:w="70" w:type="dxa"/>
              <w:right w:w="110" w:type="dxa"/>
            </w:tcMar>
            <w:vAlign w:val="center"/>
          </w:tcPr>
          <w:p w14:paraId="189D7639" w14:textId="77777777" w:rsidR="00CB3C09" w:rsidRDefault="00CB3C09" w:rsidP="005621BC">
            <w:pPr>
              <w:spacing w:after="10" w:line="258" w:lineRule="auto"/>
            </w:pPr>
            <w:r>
              <w:rPr>
                <w:sz w:val="18"/>
                <w:szCs w:val="18"/>
              </w:rPr>
              <w:t>Logic Apps</w:t>
            </w:r>
          </w:p>
        </w:tc>
        <w:tc>
          <w:tcPr>
            <w:tcW w:w="2700" w:type="dxa"/>
            <w:shd w:val="clear" w:color="auto" w:fill="F4F6FA"/>
            <w:tcMar>
              <w:top w:w="70" w:type="dxa"/>
              <w:left w:w="110" w:type="dxa"/>
              <w:bottom w:w="70" w:type="dxa"/>
              <w:right w:w="110" w:type="dxa"/>
            </w:tcMar>
            <w:vAlign w:val="center"/>
          </w:tcPr>
          <w:p w14:paraId="6BCD3701" w14:textId="77777777" w:rsidR="00CB3C09" w:rsidRDefault="00CB3C09" w:rsidP="005621BC">
            <w:pPr>
              <w:spacing w:after="10" w:line="258" w:lineRule="auto"/>
            </w:pPr>
            <w:r>
              <w:rPr>
                <w:sz w:val="18"/>
                <w:szCs w:val="18"/>
              </w:rPr>
              <w:t>Run success and failure, duration</w:t>
            </w:r>
          </w:p>
        </w:tc>
        <w:tc>
          <w:tcPr>
            <w:tcW w:w="2760" w:type="dxa"/>
            <w:shd w:val="clear" w:color="auto" w:fill="F4F6FA"/>
            <w:tcMar>
              <w:top w:w="70" w:type="dxa"/>
              <w:left w:w="110" w:type="dxa"/>
              <w:bottom w:w="70" w:type="dxa"/>
              <w:right w:w="110" w:type="dxa"/>
            </w:tcMar>
            <w:vAlign w:val="center"/>
          </w:tcPr>
          <w:p w14:paraId="3AC41A73" w14:textId="77777777" w:rsidR="00CB3C09" w:rsidRDefault="00CB3C09" w:rsidP="005621BC">
            <w:pPr>
              <w:spacing w:after="10" w:line="258" w:lineRule="auto"/>
            </w:pPr>
            <w:r>
              <w:rPr>
                <w:sz w:val="18"/>
                <w:szCs w:val="18"/>
              </w:rPr>
              <w:t>Connection and identity events</w:t>
            </w:r>
          </w:p>
        </w:tc>
        <w:tc>
          <w:tcPr>
            <w:tcW w:w="1800" w:type="dxa"/>
            <w:shd w:val="clear" w:color="auto" w:fill="F4F6FA"/>
            <w:tcMar>
              <w:top w:w="70" w:type="dxa"/>
              <w:left w:w="110" w:type="dxa"/>
              <w:bottom w:w="70" w:type="dxa"/>
              <w:right w:w="110" w:type="dxa"/>
            </w:tcMar>
            <w:vAlign w:val="center"/>
          </w:tcPr>
          <w:p w14:paraId="103775A3" w14:textId="77777777" w:rsidR="00CB3C09" w:rsidRDefault="00CB3C09" w:rsidP="005621BC">
            <w:pPr>
              <w:spacing w:after="10" w:line="258" w:lineRule="auto"/>
            </w:pPr>
            <w:r>
              <w:rPr>
                <w:sz w:val="18"/>
                <w:szCs w:val="18"/>
              </w:rPr>
              <w:t>Log Analytics, CrowdStrike</w:t>
            </w:r>
          </w:p>
        </w:tc>
      </w:tr>
      <w:tr w:rsidR="00CB3C09" w14:paraId="5911819B" w14:textId="77777777" w:rsidTr="005621BC">
        <w:tc>
          <w:tcPr>
            <w:tcW w:w="2100" w:type="dxa"/>
            <w:shd w:val="clear" w:color="auto" w:fill="FFFFFF"/>
            <w:tcMar>
              <w:top w:w="70" w:type="dxa"/>
              <w:left w:w="110" w:type="dxa"/>
              <w:bottom w:w="70" w:type="dxa"/>
              <w:right w:w="110" w:type="dxa"/>
            </w:tcMar>
            <w:vAlign w:val="center"/>
          </w:tcPr>
          <w:p w14:paraId="736C682B" w14:textId="77777777" w:rsidR="00CB3C09" w:rsidRDefault="00CB3C09" w:rsidP="005621BC">
            <w:pPr>
              <w:spacing w:after="10" w:line="258" w:lineRule="auto"/>
            </w:pPr>
            <w:r>
              <w:rPr>
                <w:sz w:val="18"/>
                <w:szCs w:val="18"/>
              </w:rPr>
              <w:t>Service Bus</w:t>
            </w:r>
          </w:p>
        </w:tc>
        <w:tc>
          <w:tcPr>
            <w:tcW w:w="2700" w:type="dxa"/>
            <w:shd w:val="clear" w:color="auto" w:fill="FFFFFF"/>
            <w:tcMar>
              <w:top w:w="70" w:type="dxa"/>
              <w:left w:w="110" w:type="dxa"/>
              <w:bottom w:w="70" w:type="dxa"/>
              <w:right w:w="110" w:type="dxa"/>
            </w:tcMar>
            <w:vAlign w:val="center"/>
          </w:tcPr>
          <w:p w14:paraId="20E52106" w14:textId="77777777" w:rsidR="00CB3C09" w:rsidRDefault="00CB3C09" w:rsidP="005621BC">
            <w:pPr>
              <w:spacing w:after="10" w:line="258" w:lineRule="auto"/>
            </w:pPr>
            <w:r>
              <w:rPr>
                <w:sz w:val="18"/>
                <w:szCs w:val="18"/>
              </w:rPr>
              <w:t>Queue depth, dead-letters</w:t>
            </w:r>
          </w:p>
        </w:tc>
        <w:tc>
          <w:tcPr>
            <w:tcW w:w="2760" w:type="dxa"/>
            <w:shd w:val="clear" w:color="auto" w:fill="FFFFFF"/>
            <w:tcMar>
              <w:top w:w="70" w:type="dxa"/>
              <w:left w:w="110" w:type="dxa"/>
              <w:bottom w:w="70" w:type="dxa"/>
              <w:right w:w="110" w:type="dxa"/>
            </w:tcMar>
            <w:vAlign w:val="center"/>
          </w:tcPr>
          <w:p w14:paraId="1130B022" w14:textId="77777777" w:rsidR="00CB3C09" w:rsidRDefault="00CB3C09" w:rsidP="005621BC">
            <w:pPr>
              <w:spacing w:after="10" w:line="258" w:lineRule="auto"/>
            </w:pPr>
            <w:r>
              <w:rPr>
                <w:sz w:val="18"/>
                <w:szCs w:val="18"/>
              </w:rPr>
              <w:t>Access and authorisation events</w:t>
            </w:r>
          </w:p>
        </w:tc>
        <w:tc>
          <w:tcPr>
            <w:tcW w:w="1800" w:type="dxa"/>
            <w:shd w:val="clear" w:color="auto" w:fill="FFFFFF"/>
            <w:tcMar>
              <w:top w:w="70" w:type="dxa"/>
              <w:left w:w="110" w:type="dxa"/>
              <w:bottom w:w="70" w:type="dxa"/>
              <w:right w:w="110" w:type="dxa"/>
            </w:tcMar>
            <w:vAlign w:val="center"/>
          </w:tcPr>
          <w:p w14:paraId="13E1D0BC" w14:textId="77777777" w:rsidR="00CB3C09" w:rsidRDefault="00CB3C09" w:rsidP="005621BC">
            <w:pPr>
              <w:spacing w:after="10" w:line="258" w:lineRule="auto"/>
            </w:pPr>
            <w:r>
              <w:rPr>
                <w:sz w:val="18"/>
                <w:szCs w:val="18"/>
              </w:rPr>
              <w:t>Log Analytics</w:t>
            </w:r>
          </w:p>
        </w:tc>
      </w:tr>
      <w:tr w:rsidR="00CB3C09" w14:paraId="2E41CAC9" w14:textId="77777777" w:rsidTr="005621BC">
        <w:tc>
          <w:tcPr>
            <w:tcW w:w="2100" w:type="dxa"/>
            <w:shd w:val="clear" w:color="auto" w:fill="F4F6FA"/>
            <w:tcMar>
              <w:top w:w="70" w:type="dxa"/>
              <w:left w:w="110" w:type="dxa"/>
              <w:bottom w:w="70" w:type="dxa"/>
              <w:right w:w="110" w:type="dxa"/>
            </w:tcMar>
            <w:vAlign w:val="center"/>
          </w:tcPr>
          <w:p w14:paraId="0FA5F1D3" w14:textId="77777777" w:rsidR="00CB3C09" w:rsidRDefault="00CB3C09" w:rsidP="005621BC">
            <w:pPr>
              <w:spacing w:after="10" w:line="258" w:lineRule="auto"/>
            </w:pPr>
            <w:r>
              <w:rPr>
                <w:sz w:val="18"/>
                <w:szCs w:val="18"/>
              </w:rPr>
              <w:t>Functions</w:t>
            </w:r>
          </w:p>
        </w:tc>
        <w:tc>
          <w:tcPr>
            <w:tcW w:w="2700" w:type="dxa"/>
            <w:shd w:val="clear" w:color="auto" w:fill="F4F6FA"/>
            <w:tcMar>
              <w:top w:w="70" w:type="dxa"/>
              <w:left w:w="110" w:type="dxa"/>
              <w:bottom w:w="70" w:type="dxa"/>
              <w:right w:w="110" w:type="dxa"/>
            </w:tcMar>
            <w:vAlign w:val="center"/>
          </w:tcPr>
          <w:p w14:paraId="6C3AEF4F" w14:textId="77777777" w:rsidR="00CB3C09" w:rsidRDefault="00CB3C09" w:rsidP="005621BC">
            <w:pPr>
              <w:spacing w:after="10" w:line="258" w:lineRule="auto"/>
            </w:pPr>
            <w:r>
              <w:rPr>
                <w:sz w:val="18"/>
                <w:szCs w:val="18"/>
              </w:rPr>
              <w:t>Executions, errors, duration</w:t>
            </w:r>
          </w:p>
        </w:tc>
        <w:tc>
          <w:tcPr>
            <w:tcW w:w="2760" w:type="dxa"/>
            <w:shd w:val="clear" w:color="auto" w:fill="F4F6FA"/>
            <w:tcMar>
              <w:top w:w="70" w:type="dxa"/>
              <w:left w:w="110" w:type="dxa"/>
              <w:bottom w:w="70" w:type="dxa"/>
              <w:right w:w="110" w:type="dxa"/>
            </w:tcMar>
            <w:vAlign w:val="center"/>
          </w:tcPr>
          <w:p w14:paraId="2BFBAABA" w14:textId="77777777" w:rsidR="00CB3C09" w:rsidRDefault="00CB3C09" w:rsidP="005621BC">
            <w:pPr>
              <w:spacing w:after="10" w:line="258" w:lineRule="auto"/>
            </w:pPr>
            <w:r>
              <w:rPr>
                <w:sz w:val="18"/>
                <w:szCs w:val="18"/>
              </w:rPr>
              <w:t>Managed identity and Key Vault access</w:t>
            </w:r>
          </w:p>
        </w:tc>
        <w:tc>
          <w:tcPr>
            <w:tcW w:w="1800" w:type="dxa"/>
            <w:shd w:val="clear" w:color="auto" w:fill="F4F6FA"/>
            <w:tcMar>
              <w:top w:w="70" w:type="dxa"/>
              <w:left w:w="110" w:type="dxa"/>
              <w:bottom w:w="70" w:type="dxa"/>
              <w:right w:w="110" w:type="dxa"/>
            </w:tcMar>
            <w:vAlign w:val="center"/>
          </w:tcPr>
          <w:p w14:paraId="70D17350" w14:textId="77777777" w:rsidR="00CB3C09" w:rsidRDefault="00CB3C09" w:rsidP="005621BC">
            <w:pPr>
              <w:spacing w:after="10" w:line="258" w:lineRule="auto"/>
            </w:pPr>
            <w:r>
              <w:rPr>
                <w:sz w:val="18"/>
                <w:szCs w:val="18"/>
              </w:rPr>
              <w:t>Log Analytics, CrowdStrike</w:t>
            </w:r>
          </w:p>
        </w:tc>
      </w:tr>
      <w:tr w:rsidR="00CB3C09" w14:paraId="4E9DE36D" w14:textId="77777777" w:rsidTr="005621BC">
        <w:tc>
          <w:tcPr>
            <w:tcW w:w="2100" w:type="dxa"/>
            <w:shd w:val="clear" w:color="auto" w:fill="FFFFFF"/>
            <w:tcMar>
              <w:top w:w="70" w:type="dxa"/>
              <w:left w:w="110" w:type="dxa"/>
              <w:bottom w:w="70" w:type="dxa"/>
              <w:right w:w="110" w:type="dxa"/>
            </w:tcMar>
            <w:vAlign w:val="center"/>
          </w:tcPr>
          <w:p w14:paraId="2D0D4B46" w14:textId="77777777" w:rsidR="00CB3C09" w:rsidRDefault="00CB3C09" w:rsidP="005621BC">
            <w:pPr>
              <w:spacing w:after="10" w:line="258" w:lineRule="auto"/>
            </w:pPr>
            <w:r>
              <w:rPr>
                <w:sz w:val="18"/>
                <w:szCs w:val="18"/>
              </w:rPr>
              <w:t>Key Vault</w:t>
            </w:r>
          </w:p>
        </w:tc>
        <w:tc>
          <w:tcPr>
            <w:tcW w:w="2700" w:type="dxa"/>
            <w:shd w:val="clear" w:color="auto" w:fill="FFFFFF"/>
            <w:tcMar>
              <w:top w:w="70" w:type="dxa"/>
              <w:left w:w="110" w:type="dxa"/>
              <w:bottom w:w="70" w:type="dxa"/>
              <w:right w:w="110" w:type="dxa"/>
            </w:tcMar>
            <w:vAlign w:val="center"/>
          </w:tcPr>
          <w:p w14:paraId="720D967E" w14:textId="77777777" w:rsidR="00CB3C09" w:rsidRDefault="00CB3C09" w:rsidP="005621BC">
            <w:pPr>
              <w:spacing w:after="10" w:line="258" w:lineRule="auto"/>
            </w:pPr>
            <w:r>
              <w:rPr>
                <w:sz w:val="18"/>
                <w:szCs w:val="18"/>
              </w:rPr>
              <w:t>Availability</w:t>
            </w:r>
          </w:p>
        </w:tc>
        <w:tc>
          <w:tcPr>
            <w:tcW w:w="2760" w:type="dxa"/>
            <w:shd w:val="clear" w:color="auto" w:fill="FFFFFF"/>
            <w:tcMar>
              <w:top w:w="70" w:type="dxa"/>
              <w:left w:w="110" w:type="dxa"/>
              <w:bottom w:w="70" w:type="dxa"/>
              <w:right w:w="110" w:type="dxa"/>
            </w:tcMar>
            <w:vAlign w:val="center"/>
          </w:tcPr>
          <w:p w14:paraId="0E53465B" w14:textId="77777777" w:rsidR="00CB3C09" w:rsidRDefault="00CB3C09" w:rsidP="005621BC">
            <w:pPr>
              <w:spacing w:after="10" w:line="258" w:lineRule="auto"/>
            </w:pPr>
            <w:r>
              <w:rPr>
                <w:sz w:val="18"/>
                <w:szCs w:val="18"/>
              </w:rPr>
              <w:t>Secret and certificate access</w:t>
            </w:r>
          </w:p>
        </w:tc>
        <w:tc>
          <w:tcPr>
            <w:tcW w:w="1800" w:type="dxa"/>
            <w:shd w:val="clear" w:color="auto" w:fill="FFFFFF"/>
            <w:tcMar>
              <w:top w:w="70" w:type="dxa"/>
              <w:left w:w="110" w:type="dxa"/>
              <w:bottom w:w="70" w:type="dxa"/>
              <w:right w:w="110" w:type="dxa"/>
            </w:tcMar>
            <w:vAlign w:val="center"/>
          </w:tcPr>
          <w:p w14:paraId="2BBEB7CC" w14:textId="77777777" w:rsidR="00CB3C09" w:rsidRDefault="00CB3C09" w:rsidP="005621BC">
            <w:pPr>
              <w:spacing w:after="10" w:line="258" w:lineRule="auto"/>
            </w:pPr>
            <w:r>
              <w:rPr>
                <w:sz w:val="18"/>
                <w:szCs w:val="18"/>
              </w:rPr>
              <w:t>Log Analytics, CrowdStrike</w:t>
            </w:r>
          </w:p>
        </w:tc>
      </w:tr>
      <w:tr w:rsidR="00CB3C09" w14:paraId="7C8BCF3C" w14:textId="77777777" w:rsidTr="005621BC">
        <w:tc>
          <w:tcPr>
            <w:tcW w:w="2100" w:type="dxa"/>
            <w:shd w:val="clear" w:color="auto" w:fill="F4F6FA"/>
            <w:tcMar>
              <w:top w:w="70" w:type="dxa"/>
              <w:left w:w="110" w:type="dxa"/>
              <w:bottom w:w="70" w:type="dxa"/>
              <w:right w:w="110" w:type="dxa"/>
            </w:tcMar>
            <w:vAlign w:val="center"/>
          </w:tcPr>
          <w:p w14:paraId="1A2AB008" w14:textId="77777777" w:rsidR="00CB3C09" w:rsidRDefault="00CB3C09" w:rsidP="005621BC">
            <w:pPr>
              <w:spacing w:after="10" w:line="258" w:lineRule="auto"/>
            </w:pPr>
            <w:r>
              <w:rPr>
                <w:sz w:val="18"/>
                <w:szCs w:val="18"/>
              </w:rPr>
              <w:t>Event Hubs</w:t>
            </w:r>
          </w:p>
        </w:tc>
        <w:tc>
          <w:tcPr>
            <w:tcW w:w="2700" w:type="dxa"/>
            <w:shd w:val="clear" w:color="auto" w:fill="F4F6FA"/>
            <w:tcMar>
              <w:top w:w="70" w:type="dxa"/>
              <w:left w:w="110" w:type="dxa"/>
              <w:bottom w:w="70" w:type="dxa"/>
              <w:right w:w="110" w:type="dxa"/>
            </w:tcMar>
            <w:vAlign w:val="center"/>
          </w:tcPr>
          <w:p w14:paraId="72AFD7CE" w14:textId="77777777" w:rsidR="00CB3C09" w:rsidRDefault="00CB3C09" w:rsidP="005621BC">
            <w:pPr>
              <w:spacing w:after="10" w:line="258" w:lineRule="auto"/>
            </w:pPr>
            <w:r>
              <w:rPr>
                <w:sz w:val="18"/>
                <w:szCs w:val="18"/>
              </w:rPr>
              <w:t>Throughput, lag</w:t>
            </w:r>
          </w:p>
        </w:tc>
        <w:tc>
          <w:tcPr>
            <w:tcW w:w="2760" w:type="dxa"/>
            <w:shd w:val="clear" w:color="auto" w:fill="F4F6FA"/>
            <w:tcMar>
              <w:top w:w="70" w:type="dxa"/>
              <w:left w:w="110" w:type="dxa"/>
              <w:bottom w:w="70" w:type="dxa"/>
              <w:right w:w="110" w:type="dxa"/>
            </w:tcMar>
            <w:vAlign w:val="center"/>
          </w:tcPr>
          <w:p w14:paraId="5EF6DCD1" w14:textId="77777777" w:rsidR="00CB3C09" w:rsidRDefault="00CB3C09" w:rsidP="005621BC">
            <w:pPr>
              <w:spacing w:after="10" w:line="258" w:lineRule="auto"/>
            </w:pPr>
            <w:r>
              <w:rPr>
                <w:sz w:val="18"/>
                <w:szCs w:val="18"/>
              </w:rPr>
              <w:t>Namespace access</w:t>
            </w:r>
          </w:p>
        </w:tc>
        <w:tc>
          <w:tcPr>
            <w:tcW w:w="1800" w:type="dxa"/>
            <w:shd w:val="clear" w:color="auto" w:fill="F4F6FA"/>
            <w:tcMar>
              <w:top w:w="70" w:type="dxa"/>
              <w:left w:w="110" w:type="dxa"/>
              <w:bottom w:w="70" w:type="dxa"/>
              <w:right w:w="110" w:type="dxa"/>
            </w:tcMar>
            <w:vAlign w:val="center"/>
          </w:tcPr>
          <w:p w14:paraId="3F8215D1" w14:textId="77777777" w:rsidR="00CB3C09" w:rsidRDefault="00CB3C09" w:rsidP="005621BC">
            <w:pPr>
              <w:spacing w:after="10" w:line="258" w:lineRule="auto"/>
            </w:pPr>
            <w:r>
              <w:rPr>
                <w:sz w:val="18"/>
                <w:szCs w:val="18"/>
              </w:rPr>
              <w:t>Log Analytics, CrowdStrike</w:t>
            </w:r>
          </w:p>
        </w:tc>
      </w:tr>
    </w:tbl>
    <w:p w14:paraId="1A9A289C" w14:textId="77777777" w:rsidR="00CB3C09" w:rsidRDefault="00CB3C09" w:rsidP="00CB3C09">
      <w:r>
        <w:br w:type="page"/>
      </w:r>
    </w:p>
    <w:p w14:paraId="2714AD3C" w14:textId="5F4D0DD8" w:rsidR="00CB3C09" w:rsidRDefault="00CB3C09" w:rsidP="00CB3C09">
      <w:pPr>
        <w:pStyle w:val="Heading2"/>
      </w:pPr>
      <w:bookmarkStart w:id="1169" w:name="_Toc239507159"/>
      <w:bookmarkStart w:id="1170" w:name="_Toc239521118"/>
      <w:r>
        <w:t>11.7 Operational Excellence</w:t>
      </w:r>
      <w:bookmarkEnd w:id="1169"/>
      <w:bookmarkEnd w:id="1170"/>
    </w:p>
    <w:p w14:paraId="5F4691FD" w14:textId="77777777" w:rsidR="00CB3C09" w:rsidRDefault="00CB3C09" w:rsidP="00CB3C09">
      <w:pPr>
        <w:spacing w:after="120" w:line="278" w:lineRule="auto"/>
      </w:pPr>
      <w:r>
        <w:t>The discipline that keeps an integration secure also keeps it operable.</w:t>
      </w:r>
    </w:p>
    <w:p w14:paraId="315B83C8" w14:textId="77777777" w:rsidR="00CB3C09" w:rsidRPr="00167633" w:rsidRDefault="00CB3C09" w:rsidP="00CB3C09">
      <w:pPr>
        <w:spacing w:after="46" w:line="270" w:lineRule="auto"/>
        <w:ind w:left="360"/>
      </w:pPr>
      <w:r>
        <w:rPr>
          <w:b/>
          <w:bCs/>
        </w:rPr>
        <w:t xml:space="preserve">Deployed as code. </w:t>
      </w:r>
      <w:r>
        <w:t>Integrations are provisioned through infrastructure-as-code and delivered through DevSecOps pipelines, so an environment is reproducible and reviewable and nothing is configured by hand.</w:t>
      </w:r>
    </w:p>
    <w:p w14:paraId="1EDB6693" w14:textId="77777777" w:rsidR="00CB3C09" w:rsidRPr="00167633" w:rsidRDefault="00CB3C09" w:rsidP="00CB3C09">
      <w:pPr>
        <w:spacing w:after="46" w:line="270" w:lineRule="auto"/>
        <w:ind w:left="360"/>
      </w:pPr>
      <w:r>
        <w:rPr>
          <w:b/>
          <w:bCs/>
        </w:rPr>
        <w:t xml:space="preserve">Resilience matched to criticality. </w:t>
      </w:r>
      <w:r>
        <w:t>The redundancy and recovery posture of an integration follows its criticality tier, set with business continuity and risk and evidenced at design time, as described in Section 11.</w:t>
      </w:r>
    </w:p>
    <w:p w14:paraId="61FAE3DA" w14:textId="77777777" w:rsidR="00CB3C09" w:rsidRPr="00167633" w:rsidRDefault="00CB3C09" w:rsidP="00CB3C09">
      <w:pPr>
        <w:spacing w:after="46" w:line="270" w:lineRule="auto"/>
        <w:ind w:left="360"/>
      </w:pPr>
      <w:r>
        <w:rPr>
          <w:b/>
          <w:bCs/>
        </w:rPr>
        <w:t xml:space="preserve">Owned and kept live. </w:t>
      </w:r>
      <w:r>
        <w:t>Each integration has monitoring, alerting and a defined support model with named ownership, and the framework itself is maintained as a live artefact, reviewed continuously rather than only before a Technical Design Authority submission.</w:t>
      </w:r>
    </w:p>
    <w:p w14:paraId="710402DA" w14:textId="5CAE8D9A" w:rsidR="00CB3C09" w:rsidRDefault="00CB3C09" w:rsidP="00CB3C09">
      <w:pPr>
        <w:pStyle w:val="Heading2"/>
      </w:pPr>
      <w:bookmarkStart w:id="1171" w:name="_Toc239507160"/>
      <w:bookmarkStart w:id="1172" w:name="_Toc239521119"/>
      <w:r>
        <w:t>11.8 Delivery Pipeline</w:t>
      </w:r>
      <w:bookmarkEnd w:id="1171"/>
      <w:bookmarkEnd w:id="1172"/>
    </w:p>
    <w:p w14:paraId="41EE4B2C" w14:textId="77777777" w:rsidR="00CB3C09" w:rsidRDefault="00CB3C09" w:rsidP="00CB3C09">
      <w:pPr>
        <w:spacing w:after="120" w:line="278" w:lineRule="auto"/>
      </w:pPr>
      <w:r>
        <w:t>Every integration is delivered through a single pipeline, and the pipeline is where quality, security and controlled promotion are enforced. This applies the automation and DevSecOps direction inherited from the Cloud Engineering Standards to integration delivery, and sets out the agreed practice every integration follows so that nothing reaches an environment by hand.</w:t>
      </w:r>
    </w:p>
    <w:p w14:paraId="6EFD6DF8" w14:textId="77777777" w:rsidR="00CB3C09" w:rsidRPr="00167633" w:rsidRDefault="00CB3C09" w:rsidP="00CB3C09">
      <w:pPr>
        <w:spacing w:after="46" w:line="270" w:lineRule="auto"/>
      </w:pPr>
      <w:r>
        <w:rPr>
          <w:b/>
          <w:bCs/>
        </w:rPr>
        <w:t xml:space="preserve">Pipeline foundation. </w:t>
      </w:r>
      <w:r>
        <w:t>Source code and infrastructure-as-code live in the Chaucer repository under the DevSecOps project, and every change is built and deployed through the pipeline. The pipeline is the only route to an environment.</w:t>
      </w:r>
    </w:p>
    <w:p w14:paraId="0B70BD61" w14:textId="77777777" w:rsidR="00CB3C09" w:rsidRPr="00167633" w:rsidRDefault="00CB3C09" w:rsidP="00CB3C09">
      <w:pPr>
        <w:spacing w:after="46" w:line="270" w:lineRule="auto"/>
      </w:pPr>
      <w:r>
        <w:rPr>
          <w:b/>
          <w:bCs/>
        </w:rPr>
        <w:t xml:space="preserve">Pull-request validation. </w:t>
      </w:r>
      <w:r>
        <w:t>Every change enters through a pull request. The pipeline builds it, lints it, runs its automated tests and its security scans, and the change cannot merge until those checks pass and a peer has approved the request.</w:t>
      </w:r>
    </w:p>
    <w:p w14:paraId="7F1DF67F" w14:textId="77777777" w:rsidR="00CB3C09" w:rsidRPr="00167633" w:rsidRDefault="00CB3C09" w:rsidP="00CB3C09">
      <w:pPr>
        <w:spacing w:after="46" w:line="270" w:lineRule="auto"/>
      </w:pPr>
      <w:r>
        <w:rPr>
          <w:b/>
          <w:bCs/>
        </w:rPr>
        <w:t xml:space="preserve">Immutable artefacts. </w:t>
      </w:r>
      <w:r>
        <w:t>A versioned artefact is built once and promoted unchanged through every environment. Nothing is rebuilt per environment, so what runs in production is exactly what was tested.</w:t>
      </w:r>
    </w:p>
    <w:p w14:paraId="3B86522F" w14:textId="77777777" w:rsidR="00CB3C09" w:rsidRPr="00167633" w:rsidRDefault="00CB3C09" w:rsidP="00CB3C09">
      <w:pPr>
        <w:spacing w:after="46" w:line="270" w:lineRule="auto"/>
      </w:pPr>
      <w:r>
        <w:rPr>
          <w:b/>
          <w:bCs/>
        </w:rPr>
        <w:t xml:space="preserve">Deploy to development first. </w:t>
      </w:r>
      <w:r>
        <w:t>A merged change deploys automatically to development, where it runs against real dependencies. Development is where integration behaviour is proven before anything is promoted.</w:t>
      </w:r>
    </w:p>
    <w:p w14:paraId="2B0BAC38" w14:textId="77777777" w:rsidR="00CB3C09" w:rsidRPr="00167633" w:rsidRDefault="00CB3C09" w:rsidP="00CB3C09">
      <w:pPr>
        <w:spacing w:after="46" w:line="270" w:lineRule="auto"/>
      </w:pPr>
      <w:r>
        <w:rPr>
          <w:b/>
          <w:bCs/>
        </w:rPr>
        <w:t xml:space="preserve">Integration and automation testing. </w:t>
      </w:r>
      <w:r>
        <w:t>Automated unit, integration and end-to-end tests run in the pipeline, including the contract and schema checks an integration depends on, and a change does not progress unless they pass.</w:t>
      </w:r>
    </w:p>
    <w:p w14:paraId="79DA9D55" w14:textId="77777777" w:rsidR="00CB3C09" w:rsidRPr="00167633" w:rsidRDefault="00CB3C09" w:rsidP="00CB3C09">
      <w:pPr>
        <w:spacing w:after="46" w:line="270" w:lineRule="auto"/>
      </w:pPr>
      <w:r>
        <w:rPr>
          <w:b/>
          <w:bCs/>
        </w:rPr>
        <w:t xml:space="preserve">Environment validation checks. </w:t>
      </w:r>
      <w:r>
        <w:t>Before and after a deployment, the pipeline validates configuration, connectivity, identity and secrets, and health, so an environment is proven ready rather than assumed.</w:t>
      </w:r>
    </w:p>
    <w:p w14:paraId="52D2C089" w14:textId="77777777" w:rsidR="00CB3C09" w:rsidRPr="00167633" w:rsidRDefault="00CB3C09" w:rsidP="00CB3C09">
      <w:pPr>
        <w:spacing w:after="46" w:line="270" w:lineRule="auto"/>
      </w:pPr>
      <w:r>
        <w:rPr>
          <w:b/>
          <w:bCs/>
        </w:rPr>
        <w:t xml:space="preserve">Security testing. </w:t>
      </w:r>
      <w:r>
        <w:t>Static analysis through SonarQube checks code quality and known weaknesses, and artefact and dependency scanning through JFrog checks the build and its libraries. Findings gate promotion, in line with the security testing the Cloud Engineering Standards require.</w:t>
      </w:r>
    </w:p>
    <w:p w14:paraId="7A312EF1" w14:textId="77777777" w:rsidR="00CB3C09" w:rsidRPr="00167633" w:rsidRDefault="00CB3C09" w:rsidP="00CB3C09">
      <w:pPr>
        <w:spacing w:after="46" w:line="270" w:lineRule="auto"/>
      </w:pPr>
      <w:r>
        <w:rPr>
          <w:b/>
          <w:bCs/>
        </w:rPr>
        <w:t xml:space="preserve">Controlled promotion. </w:t>
      </w:r>
      <w:r>
        <w:t>Promotion from development to test and on to production is gated and approved. A higher environment accepts only an artefact whose checks have passed and whose sign-off is recorded, and production promotion follows change control.</w:t>
      </w:r>
    </w:p>
    <w:p w14:paraId="5BEB5A8B" w14:textId="77777777" w:rsidR="00CB3C09" w:rsidRDefault="00CB3C09" w:rsidP="00CB3C09">
      <w:pPr>
        <w:spacing w:after="120" w:line="278" w:lineRule="auto"/>
      </w:pPr>
    </w:p>
    <w:p w14:paraId="764CB7CE" w14:textId="3F204F8C" w:rsidR="00CB3C09" w:rsidRDefault="00CB3C09" w:rsidP="00CB3C09">
      <w:pPr>
        <w:spacing w:after="120" w:line="278" w:lineRule="auto"/>
      </w:pPr>
      <w:r w:rsidRPr="00CB3C09">
        <w:rPr>
          <w:noProof/>
        </w:rPr>
        <w:drawing>
          <wp:inline distT="0" distB="0" distL="0" distR="0" wp14:anchorId="55988A78" wp14:editId="322CBCDF">
            <wp:extent cx="6273800" cy="3223895"/>
            <wp:effectExtent l="19050" t="19050" r="12700" b="14605"/>
            <wp:docPr id="103199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93115" name=""/>
                    <pic:cNvPicPr/>
                  </pic:nvPicPr>
                  <pic:blipFill>
                    <a:blip r:embed="rId78"/>
                    <a:stretch>
                      <a:fillRect/>
                    </a:stretch>
                  </pic:blipFill>
                  <pic:spPr>
                    <a:xfrm>
                      <a:off x="0" y="0"/>
                      <a:ext cx="6273800" cy="3223895"/>
                    </a:xfrm>
                    <a:prstGeom prst="rect">
                      <a:avLst/>
                    </a:prstGeom>
                    <a:solidFill>
                      <a:srgbClr val="222831"/>
                    </a:solidFill>
                    <a:ln>
                      <a:solidFill>
                        <a:srgbClr val="AEB8C6"/>
                      </a:solidFill>
                    </a:ln>
                  </pic:spPr>
                </pic:pic>
              </a:graphicData>
            </a:graphic>
          </wp:inline>
        </w:drawing>
      </w:r>
    </w:p>
    <w:p w14:paraId="61705CD7" w14:textId="00511A73" w:rsidR="00CB3C09" w:rsidDel="00413FE1" w:rsidRDefault="00CB3C09">
      <w:pPr>
        <w:pStyle w:val="Heading1"/>
        <w:rPr>
          <w:del w:id="1173" w:author="Puneet Kumar" w:date="2026-09-05T17:02:00Z" w16du:dateUtc="2026-09-05T16:02:00Z"/>
        </w:rPr>
      </w:pPr>
    </w:p>
    <w:p w14:paraId="2423EC54" w14:textId="719C785D" w:rsidR="00CB3C09" w:rsidDel="00413FE1" w:rsidRDefault="00CB3C09">
      <w:pPr>
        <w:pStyle w:val="Heading1"/>
        <w:rPr>
          <w:del w:id="1174" w:author="Puneet Kumar" w:date="2026-09-05T17:02:00Z" w16du:dateUtc="2026-09-05T16:02:00Z"/>
        </w:rPr>
      </w:pPr>
    </w:p>
    <w:p w14:paraId="31E18252" w14:textId="1A99229E" w:rsidR="00CB3C09" w:rsidDel="00413FE1" w:rsidRDefault="00CB3C09">
      <w:pPr>
        <w:pStyle w:val="Heading1"/>
        <w:rPr>
          <w:del w:id="1175" w:author="Puneet Kumar" w:date="2026-09-05T17:02:00Z" w16du:dateUtc="2026-09-05T16:02:00Z"/>
        </w:rPr>
      </w:pPr>
    </w:p>
    <w:p w14:paraId="2DFE528F" w14:textId="28AD5CD0" w:rsidR="0095094A" w:rsidRDefault="007B5EA1">
      <w:pPr>
        <w:pStyle w:val="Heading1"/>
      </w:pPr>
      <w:bookmarkStart w:id="1176" w:name="_12_Guardrails"/>
      <w:bookmarkStart w:id="1177" w:name="_Toc239521120"/>
      <w:bookmarkEnd w:id="1176"/>
      <w:r>
        <w:t>1</w:t>
      </w:r>
      <w:r w:rsidR="00413FE1">
        <w:t>2</w:t>
      </w:r>
      <w:r>
        <w:t xml:space="preserve"> Guardrails</w:t>
      </w:r>
      <w:bookmarkEnd w:id="1177"/>
    </w:p>
    <w:p w14:paraId="10B1F937" w14:textId="6259F762" w:rsidR="0095094A" w:rsidRDefault="007B5EA1">
      <w:pPr>
        <w:pStyle w:val="Heading2"/>
      </w:pPr>
      <w:bookmarkStart w:id="1178" w:name="_Toc239521121"/>
      <w:r>
        <w:t>1</w:t>
      </w:r>
      <w:r w:rsidR="00413FE1">
        <w:t>2</w:t>
      </w:r>
      <w:r>
        <w:t>.1 Mandatory Guardrails</w:t>
      </w:r>
      <w:bookmarkEnd w:id="1178"/>
    </w:p>
    <w:p w14:paraId="16B26E7A" w14:textId="12509551" w:rsidR="0095094A" w:rsidRDefault="007B5EA1">
      <w:pPr>
        <w:spacing w:after="120" w:line="278" w:lineRule="auto"/>
        <w:rPr>
          <w:ins w:id="1179" w:author="Puneet Kumar" w:date="2026-09-05T17:02:00Z" w16du:dateUtc="2026-09-05T16:02:00Z"/>
        </w:rPr>
      </w:pPr>
      <w:r>
        <w:t>These are assessed on every integration, regardless of pattern. They are inherited from the security principles and engineering standards and are not open to per-project renegotiation.</w:t>
      </w:r>
      <w:ins w:id="1180" w:author="Puneet Kumar" w:date="2026-09-05T17:02:00Z" w16du:dateUtc="2026-09-05T16:02:00Z">
        <w:r w:rsidR="00413FE1">
          <w:t xml:space="preserve"> </w:t>
        </w:r>
      </w:ins>
    </w:p>
    <w:p w14:paraId="2034EE7B" w14:textId="11A7A47D" w:rsidR="00413FE1" w:rsidRDefault="00413FE1">
      <w:pPr>
        <w:spacing w:after="120" w:line="278" w:lineRule="auto"/>
      </w:pPr>
      <w:ins w:id="1181" w:author="Puneet Kumar" w:date="2026-09-05T17:02:00Z" w16du:dateUtc="2026-09-05T16:02:00Z">
        <w:r>
          <w:t xml:space="preserve">Referred from </w:t>
        </w:r>
      </w:ins>
      <w:ins w:id="1182" w:author="Puneet Kumar" w:date="2026-09-05T17:03:00Z" w16du:dateUtc="2026-09-05T16:03:00Z">
        <w:r>
          <w:t>: ChCloud Architecture Principle document</w:t>
        </w:r>
      </w:ins>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100"/>
        <w:gridCol w:w="7260"/>
      </w:tblGrid>
      <w:tr w:rsidR="0095094A" w14:paraId="77092994" w14:textId="77777777">
        <w:trPr>
          <w:tblHeader/>
        </w:trPr>
        <w:tc>
          <w:tcPr>
            <w:tcW w:w="2100" w:type="dxa"/>
            <w:shd w:val="clear" w:color="auto" w:fill="24446E"/>
            <w:tcMar>
              <w:top w:w="70" w:type="dxa"/>
              <w:left w:w="110" w:type="dxa"/>
              <w:bottom w:w="70" w:type="dxa"/>
              <w:right w:w="110" w:type="dxa"/>
            </w:tcMar>
          </w:tcPr>
          <w:p w14:paraId="5644FA56" w14:textId="77777777" w:rsidR="0095094A" w:rsidRDefault="007B5EA1">
            <w:r>
              <w:rPr>
                <w:b/>
                <w:bCs/>
                <w:color w:val="FFFFFF"/>
                <w:sz w:val="18"/>
                <w:szCs w:val="18"/>
              </w:rPr>
              <w:t>Area</w:t>
            </w:r>
          </w:p>
        </w:tc>
        <w:tc>
          <w:tcPr>
            <w:tcW w:w="7260" w:type="dxa"/>
            <w:shd w:val="clear" w:color="auto" w:fill="24446E"/>
            <w:tcMar>
              <w:top w:w="70" w:type="dxa"/>
              <w:left w:w="110" w:type="dxa"/>
              <w:bottom w:w="70" w:type="dxa"/>
              <w:right w:w="110" w:type="dxa"/>
            </w:tcMar>
          </w:tcPr>
          <w:p w14:paraId="2F44A20A" w14:textId="77777777" w:rsidR="0095094A" w:rsidRDefault="007B5EA1">
            <w:r>
              <w:rPr>
                <w:b/>
                <w:bCs/>
                <w:color w:val="FFFFFF"/>
                <w:sz w:val="18"/>
                <w:szCs w:val="18"/>
              </w:rPr>
              <w:t>The rule</w:t>
            </w:r>
          </w:p>
        </w:tc>
      </w:tr>
      <w:tr w:rsidR="0095094A" w14:paraId="3EF929F1" w14:textId="77777777">
        <w:tc>
          <w:tcPr>
            <w:tcW w:w="2100" w:type="dxa"/>
            <w:shd w:val="clear" w:color="auto" w:fill="FFFFFF"/>
            <w:tcMar>
              <w:top w:w="70" w:type="dxa"/>
              <w:left w:w="110" w:type="dxa"/>
              <w:bottom w:w="70" w:type="dxa"/>
              <w:right w:w="110" w:type="dxa"/>
            </w:tcMar>
            <w:vAlign w:val="center"/>
          </w:tcPr>
          <w:p w14:paraId="358D0BB3" w14:textId="77777777" w:rsidR="0095094A" w:rsidRDefault="007B5EA1">
            <w:pPr>
              <w:spacing w:after="10" w:line="258" w:lineRule="auto"/>
            </w:pPr>
            <w:r>
              <w:rPr>
                <w:sz w:val="18"/>
                <w:szCs w:val="18"/>
              </w:rPr>
              <w:t>Identity</w:t>
            </w:r>
          </w:p>
        </w:tc>
        <w:tc>
          <w:tcPr>
            <w:tcW w:w="7260" w:type="dxa"/>
            <w:shd w:val="clear" w:color="auto" w:fill="FFFFFF"/>
            <w:tcMar>
              <w:top w:w="70" w:type="dxa"/>
              <w:left w:w="110" w:type="dxa"/>
              <w:bottom w:w="70" w:type="dxa"/>
              <w:right w:w="110" w:type="dxa"/>
            </w:tcMar>
            <w:vAlign w:val="center"/>
          </w:tcPr>
          <w:p w14:paraId="7F06B275" w14:textId="77777777" w:rsidR="0095094A" w:rsidRDefault="007B5EA1">
            <w:pPr>
              <w:spacing w:after="10" w:line="258" w:lineRule="auto"/>
            </w:pPr>
            <w:r>
              <w:rPr>
                <w:sz w:val="18"/>
                <w:szCs w:val="18"/>
              </w:rPr>
              <w:t>Entra managed identity for every service-to-service call, least privilege, no account keys or shared keys.</w:t>
            </w:r>
          </w:p>
        </w:tc>
      </w:tr>
      <w:tr w:rsidR="0095094A" w14:paraId="6283CD57" w14:textId="77777777">
        <w:tc>
          <w:tcPr>
            <w:tcW w:w="2100" w:type="dxa"/>
            <w:shd w:val="clear" w:color="auto" w:fill="F4F6FA"/>
            <w:tcMar>
              <w:top w:w="70" w:type="dxa"/>
              <w:left w:w="110" w:type="dxa"/>
              <w:bottom w:w="70" w:type="dxa"/>
              <w:right w:w="110" w:type="dxa"/>
            </w:tcMar>
            <w:vAlign w:val="center"/>
          </w:tcPr>
          <w:p w14:paraId="77CACAB4" w14:textId="77777777" w:rsidR="0095094A" w:rsidRDefault="007B5EA1">
            <w:pPr>
              <w:spacing w:after="10" w:line="258" w:lineRule="auto"/>
            </w:pPr>
            <w:r>
              <w:rPr>
                <w:sz w:val="18"/>
                <w:szCs w:val="18"/>
              </w:rPr>
              <w:t>Secrets</w:t>
            </w:r>
          </w:p>
        </w:tc>
        <w:tc>
          <w:tcPr>
            <w:tcW w:w="7260" w:type="dxa"/>
            <w:shd w:val="clear" w:color="auto" w:fill="F4F6FA"/>
            <w:tcMar>
              <w:top w:w="70" w:type="dxa"/>
              <w:left w:w="110" w:type="dxa"/>
              <w:bottom w:w="70" w:type="dxa"/>
              <w:right w:w="110" w:type="dxa"/>
            </w:tcMar>
            <w:vAlign w:val="center"/>
          </w:tcPr>
          <w:p w14:paraId="39CF5886" w14:textId="77777777" w:rsidR="0095094A" w:rsidRDefault="007B5EA1">
            <w:pPr>
              <w:spacing w:after="10" w:line="258" w:lineRule="auto"/>
            </w:pPr>
            <w:r>
              <w:rPr>
                <w:sz w:val="18"/>
                <w:szCs w:val="18"/>
              </w:rPr>
              <w:t>Held in Key Vault and referenced, never copied into configuration, with privileged access management for static secrets.</w:t>
            </w:r>
          </w:p>
        </w:tc>
      </w:tr>
      <w:tr w:rsidR="0095094A" w14:paraId="364E6025" w14:textId="77777777">
        <w:tc>
          <w:tcPr>
            <w:tcW w:w="2100" w:type="dxa"/>
            <w:shd w:val="clear" w:color="auto" w:fill="FFFFFF"/>
            <w:tcMar>
              <w:top w:w="70" w:type="dxa"/>
              <w:left w:w="110" w:type="dxa"/>
              <w:bottom w:w="70" w:type="dxa"/>
              <w:right w:w="110" w:type="dxa"/>
            </w:tcMar>
            <w:vAlign w:val="center"/>
          </w:tcPr>
          <w:p w14:paraId="75697970" w14:textId="77777777" w:rsidR="0095094A" w:rsidRDefault="007B5EA1">
            <w:pPr>
              <w:spacing w:after="10" w:line="258" w:lineRule="auto"/>
            </w:pPr>
            <w:r>
              <w:rPr>
                <w:sz w:val="18"/>
                <w:szCs w:val="18"/>
              </w:rPr>
              <w:t>Network</w:t>
            </w:r>
          </w:p>
        </w:tc>
        <w:tc>
          <w:tcPr>
            <w:tcW w:w="7260" w:type="dxa"/>
            <w:shd w:val="clear" w:color="auto" w:fill="FFFFFF"/>
            <w:tcMar>
              <w:top w:w="70" w:type="dxa"/>
              <w:left w:w="110" w:type="dxa"/>
              <w:bottom w:w="70" w:type="dxa"/>
              <w:right w:w="110" w:type="dxa"/>
            </w:tcMar>
            <w:vAlign w:val="center"/>
          </w:tcPr>
          <w:p w14:paraId="6A64C109" w14:textId="77777777" w:rsidR="0095094A" w:rsidRDefault="007B5EA1">
            <w:pPr>
              <w:spacing w:after="10" w:line="258" w:lineRule="auto"/>
            </w:pPr>
            <w:r>
              <w:rPr>
                <w:sz w:val="18"/>
                <w:szCs w:val="18"/>
              </w:rPr>
              <w:t>Private Endpoints to dependencies. API Management shared and internal. Public ingress only as an exception.</w:t>
            </w:r>
          </w:p>
        </w:tc>
      </w:tr>
      <w:tr w:rsidR="0095094A" w14:paraId="2D29B79E" w14:textId="77777777">
        <w:tc>
          <w:tcPr>
            <w:tcW w:w="2100" w:type="dxa"/>
            <w:shd w:val="clear" w:color="auto" w:fill="F4F6FA"/>
            <w:tcMar>
              <w:top w:w="70" w:type="dxa"/>
              <w:left w:w="110" w:type="dxa"/>
              <w:bottom w:w="70" w:type="dxa"/>
              <w:right w:w="110" w:type="dxa"/>
            </w:tcMar>
            <w:vAlign w:val="center"/>
          </w:tcPr>
          <w:p w14:paraId="77CB382A" w14:textId="77777777" w:rsidR="0095094A" w:rsidRDefault="007B5EA1">
            <w:pPr>
              <w:spacing w:after="10" w:line="258" w:lineRule="auto"/>
            </w:pPr>
            <w:r>
              <w:rPr>
                <w:sz w:val="18"/>
                <w:szCs w:val="18"/>
              </w:rPr>
              <w:t>Encryption</w:t>
            </w:r>
          </w:p>
        </w:tc>
        <w:tc>
          <w:tcPr>
            <w:tcW w:w="7260" w:type="dxa"/>
            <w:shd w:val="clear" w:color="auto" w:fill="F4F6FA"/>
            <w:tcMar>
              <w:top w:w="70" w:type="dxa"/>
              <w:left w:w="110" w:type="dxa"/>
              <w:bottom w:w="70" w:type="dxa"/>
              <w:right w:w="110" w:type="dxa"/>
            </w:tcMar>
            <w:vAlign w:val="center"/>
          </w:tcPr>
          <w:p w14:paraId="4A36A376" w14:textId="77777777" w:rsidR="0095094A" w:rsidRDefault="007B5EA1">
            <w:pPr>
              <w:spacing w:after="10" w:line="258" w:lineRule="auto"/>
            </w:pPr>
            <w:r>
              <w:rPr>
                <w:sz w:val="18"/>
                <w:szCs w:val="18"/>
              </w:rPr>
              <w:t>TLS on every hop, private network where possible, encryption at rest.</w:t>
            </w:r>
          </w:p>
        </w:tc>
      </w:tr>
      <w:tr w:rsidR="0095094A" w14:paraId="6FC08C3C" w14:textId="77777777">
        <w:tc>
          <w:tcPr>
            <w:tcW w:w="2100" w:type="dxa"/>
            <w:shd w:val="clear" w:color="auto" w:fill="FFFFFF"/>
            <w:tcMar>
              <w:top w:w="70" w:type="dxa"/>
              <w:left w:w="110" w:type="dxa"/>
              <w:bottom w:w="70" w:type="dxa"/>
              <w:right w:w="110" w:type="dxa"/>
            </w:tcMar>
            <w:vAlign w:val="center"/>
          </w:tcPr>
          <w:p w14:paraId="3475E265" w14:textId="77777777" w:rsidR="0095094A" w:rsidRDefault="007B5EA1">
            <w:pPr>
              <w:spacing w:after="10" w:line="258" w:lineRule="auto"/>
            </w:pPr>
            <w:r>
              <w:rPr>
                <w:sz w:val="18"/>
                <w:szCs w:val="18"/>
              </w:rPr>
              <w:t>Observability</w:t>
            </w:r>
          </w:p>
        </w:tc>
        <w:tc>
          <w:tcPr>
            <w:tcW w:w="7260" w:type="dxa"/>
            <w:shd w:val="clear" w:color="auto" w:fill="FFFFFF"/>
            <w:tcMar>
              <w:top w:w="70" w:type="dxa"/>
              <w:left w:w="110" w:type="dxa"/>
              <w:bottom w:w="70" w:type="dxa"/>
              <w:right w:w="110" w:type="dxa"/>
            </w:tcMar>
            <w:vAlign w:val="center"/>
          </w:tcPr>
          <w:p w14:paraId="297B06CC" w14:textId="77777777" w:rsidR="0095094A" w:rsidRDefault="007B5EA1">
            <w:pPr>
              <w:spacing w:after="10" w:line="258" w:lineRule="auto"/>
            </w:pPr>
            <w:r>
              <w:rPr>
                <w:sz w:val="18"/>
                <w:szCs w:val="18"/>
              </w:rPr>
              <w:t>Correlation identifiers end to end, and security events forwarded to CrowdStrike.</w:t>
            </w:r>
          </w:p>
        </w:tc>
      </w:tr>
      <w:tr w:rsidR="0095094A" w14:paraId="68F4A01C" w14:textId="77777777">
        <w:tc>
          <w:tcPr>
            <w:tcW w:w="2100" w:type="dxa"/>
            <w:shd w:val="clear" w:color="auto" w:fill="F4F6FA"/>
            <w:tcMar>
              <w:top w:w="70" w:type="dxa"/>
              <w:left w:w="110" w:type="dxa"/>
              <w:bottom w:w="70" w:type="dxa"/>
              <w:right w:w="110" w:type="dxa"/>
            </w:tcMar>
            <w:vAlign w:val="center"/>
          </w:tcPr>
          <w:p w14:paraId="48D0C89E" w14:textId="77777777" w:rsidR="0095094A" w:rsidRDefault="007B5EA1">
            <w:pPr>
              <w:spacing w:after="10" w:line="258" w:lineRule="auto"/>
            </w:pPr>
            <w:r>
              <w:rPr>
                <w:sz w:val="18"/>
                <w:szCs w:val="18"/>
              </w:rPr>
              <w:t>Resilience</w:t>
            </w:r>
          </w:p>
        </w:tc>
        <w:tc>
          <w:tcPr>
            <w:tcW w:w="7260" w:type="dxa"/>
            <w:shd w:val="clear" w:color="auto" w:fill="F4F6FA"/>
            <w:tcMar>
              <w:top w:w="70" w:type="dxa"/>
              <w:left w:w="110" w:type="dxa"/>
              <w:bottom w:w="70" w:type="dxa"/>
              <w:right w:w="110" w:type="dxa"/>
            </w:tcMar>
            <w:vAlign w:val="center"/>
          </w:tcPr>
          <w:p w14:paraId="0CAD21C1" w14:textId="77777777" w:rsidR="0095094A" w:rsidRDefault="007B5EA1">
            <w:pPr>
              <w:spacing w:after="10" w:line="258" w:lineRule="auto"/>
            </w:pPr>
            <w:r>
              <w:rPr>
                <w:sz w:val="18"/>
                <w:szCs w:val="18"/>
              </w:rPr>
              <w:t>Zone redundant by default, with cross-region posture set by criticality tier.</w:t>
            </w:r>
          </w:p>
        </w:tc>
      </w:tr>
      <w:tr w:rsidR="0095094A" w14:paraId="3CC1FC14" w14:textId="77777777">
        <w:tc>
          <w:tcPr>
            <w:tcW w:w="2100" w:type="dxa"/>
            <w:shd w:val="clear" w:color="auto" w:fill="FFFFFF"/>
            <w:tcMar>
              <w:top w:w="70" w:type="dxa"/>
              <w:left w:w="110" w:type="dxa"/>
              <w:bottom w:w="70" w:type="dxa"/>
              <w:right w:w="110" w:type="dxa"/>
            </w:tcMar>
            <w:vAlign w:val="center"/>
          </w:tcPr>
          <w:p w14:paraId="0BAF3874" w14:textId="77777777" w:rsidR="0095094A" w:rsidRDefault="007B5EA1">
            <w:pPr>
              <w:spacing w:after="10" w:line="258" w:lineRule="auto"/>
            </w:pPr>
            <w:r>
              <w:rPr>
                <w:sz w:val="18"/>
                <w:szCs w:val="18"/>
              </w:rPr>
              <w:t>Reuse</w:t>
            </w:r>
          </w:p>
        </w:tc>
        <w:tc>
          <w:tcPr>
            <w:tcW w:w="7260" w:type="dxa"/>
            <w:shd w:val="clear" w:color="auto" w:fill="FFFFFF"/>
            <w:tcMar>
              <w:top w:w="70" w:type="dxa"/>
              <w:left w:w="110" w:type="dxa"/>
              <w:bottom w:w="70" w:type="dxa"/>
              <w:right w:w="110" w:type="dxa"/>
            </w:tcMar>
            <w:vAlign w:val="center"/>
          </w:tcPr>
          <w:p w14:paraId="5C156B4B" w14:textId="77777777" w:rsidR="0095094A" w:rsidRDefault="007B5EA1">
            <w:pPr>
              <w:spacing w:after="10" w:line="258" w:lineRule="auto"/>
            </w:pPr>
            <w:r>
              <w:rPr>
                <w:sz w:val="18"/>
                <w:szCs w:val="18"/>
              </w:rPr>
              <w:t>Check the catalogue first, and publish new services so the next team can find them.</w:t>
            </w:r>
          </w:p>
        </w:tc>
      </w:tr>
      <w:tr w:rsidR="0095094A" w14:paraId="72334A53" w14:textId="77777777">
        <w:tc>
          <w:tcPr>
            <w:tcW w:w="2100" w:type="dxa"/>
            <w:shd w:val="clear" w:color="auto" w:fill="F4F6FA"/>
            <w:tcMar>
              <w:top w:w="70" w:type="dxa"/>
              <w:left w:w="110" w:type="dxa"/>
              <w:bottom w:w="70" w:type="dxa"/>
              <w:right w:w="110" w:type="dxa"/>
            </w:tcMar>
            <w:vAlign w:val="center"/>
          </w:tcPr>
          <w:p w14:paraId="78F07151" w14:textId="77777777" w:rsidR="0095094A" w:rsidRDefault="007B5EA1">
            <w:pPr>
              <w:spacing w:after="10" w:line="258" w:lineRule="auto"/>
            </w:pPr>
            <w:r>
              <w:rPr>
                <w:sz w:val="18"/>
                <w:szCs w:val="18"/>
              </w:rPr>
              <w:t>Everything as code</w:t>
            </w:r>
          </w:p>
        </w:tc>
        <w:tc>
          <w:tcPr>
            <w:tcW w:w="7260" w:type="dxa"/>
            <w:shd w:val="clear" w:color="auto" w:fill="F4F6FA"/>
            <w:tcMar>
              <w:top w:w="70" w:type="dxa"/>
              <w:left w:w="110" w:type="dxa"/>
              <w:bottom w:w="70" w:type="dxa"/>
              <w:right w:w="110" w:type="dxa"/>
            </w:tcMar>
            <w:vAlign w:val="center"/>
          </w:tcPr>
          <w:p w14:paraId="3B381967" w14:textId="77777777" w:rsidR="0095094A" w:rsidRDefault="007B5EA1">
            <w:pPr>
              <w:spacing w:after="10" w:line="258" w:lineRule="auto"/>
            </w:pPr>
            <w:r>
              <w:rPr>
                <w:sz w:val="18"/>
                <w:szCs w:val="18"/>
              </w:rPr>
              <w:t>Assets in source control and deployed through pipelines, authenticating as managed identities.</w:t>
            </w:r>
          </w:p>
        </w:tc>
      </w:tr>
    </w:tbl>
    <w:p w14:paraId="06231A50" w14:textId="2140C6C0" w:rsidR="00474299" w:rsidRDefault="00474299" w:rsidP="00474299">
      <w:pPr>
        <w:pStyle w:val="Heading2"/>
      </w:pPr>
      <w:bookmarkStart w:id="1183" w:name="_Toc239521122"/>
      <w:r>
        <w:t>11.2 When you need to deviate</w:t>
      </w:r>
      <w:bookmarkEnd w:id="1183"/>
    </w:p>
    <w:p w14:paraId="0BB52B29" w14:textId="0FEC0476" w:rsidR="00474299" w:rsidRDefault="00474299" w:rsidP="00474299">
      <w:r>
        <w:t>The framework is opinionated, but it is not a straitjacket. A genuine need to depart from a mandated component, a guardrail or the data-platform boundary is handled openly: document the deviation and why the standard pattern does not fit, complete a security and risk assessment and identify compensating controls take it to the TDA for approval and record it in the exception register with a named owner and an expiry, with remediation back to the standard pattern scheduled. The public-ingress path in Section 5.3.3 is the worked example of a controlled, time-boxed exception.</w:t>
      </w:r>
    </w:p>
    <w:p w14:paraId="52324248" w14:textId="5FF18F3A" w:rsidR="00474299" w:rsidRDefault="00474299" w:rsidP="00474299">
      <w:pPr>
        <w:pStyle w:val="Heading2"/>
      </w:pPr>
      <w:bookmarkStart w:id="1184" w:name="_Toc239521123"/>
      <w:r>
        <w:t>11.3 Per-pattern security conformance</w:t>
      </w:r>
      <w:bookmarkEnd w:id="1184"/>
    </w:p>
    <w:p w14:paraId="6D25A363" w14:textId="77777777" w:rsidR="00474299" w:rsidRDefault="00474299" w:rsidP="00474299">
      <w:r>
        <w:t>Rather than repeat an identical verdict twenty times, the patterns are grouped below by their security profile. The internal group shares one posture the boundary-crossing group is where TDA attention is warranted.</w:t>
      </w:r>
    </w:p>
    <w:tbl>
      <w:tblPr>
        <w:tblStyle w:val="TableGrid"/>
        <w:tblW w:w="0" w:type="auto"/>
        <w:jc w:val="center"/>
        <w:tblLook w:val="04A0" w:firstRow="1" w:lastRow="0" w:firstColumn="1" w:lastColumn="0" w:noHBand="0" w:noVBand="1"/>
      </w:tblPr>
      <w:tblGrid>
        <w:gridCol w:w="2464"/>
        <w:gridCol w:w="2457"/>
        <w:gridCol w:w="2491"/>
        <w:gridCol w:w="2458"/>
      </w:tblGrid>
      <w:tr w:rsidR="00474299" w14:paraId="0EE3EFD4" w14:textId="77777777">
        <w:trPr>
          <w:jc w:val="center"/>
        </w:trPr>
        <w:tc>
          <w:tcPr>
            <w:tcW w:w="2520" w:type="dxa"/>
            <w:shd w:val="clear" w:color="auto" w:fill="1A2B56"/>
            <w:vAlign w:val="center"/>
          </w:tcPr>
          <w:p w14:paraId="57FA07FF" w14:textId="77777777" w:rsidR="00474299" w:rsidRDefault="00474299">
            <w:pPr>
              <w:spacing w:before="40" w:after="40"/>
            </w:pPr>
            <w:r>
              <w:rPr>
                <w:b/>
                <w:color w:val="FFFFFF"/>
                <w:sz w:val="16"/>
              </w:rPr>
              <w:t>Pattern group</w:t>
            </w:r>
          </w:p>
        </w:tc>
        <w:tc>
          <w:tcPr>
            <w:tcW w:w="2520" w:type="dxa"/>
            <w:shd w:val="clear" w:color="auto" w:fill="1A2B56"/>
            <w:vAlign w:val="center"/>
          </w:tcPr>
          <w:p w14:paraId="2E11A55E" w14:textId="77777777" w:rsidR="00474299" w:rsidRDefault="00474299">
            <w:pPr>
              <w:spacing w:before="40" w:after="40"/>
            </w:pPr>
            <w:r>
              <w:rPr>
                <w:b/>
                <w:color w:val="FFFFFF"/>
                <w:sz w:val="16"/>
              </w:rPr>
              <w:t>Internet boundary</w:t>
            </w:r>
          </w:p>
        </w:tc>
        <w:tc>
          <w:tcPr>
            <w:tcW w:w="2520" w:type="dxa"/>
            <w:shd w:val="clear" w:color="auto" w:fill="1A2B56"/>
            <w:vAlign w:val="center"/>
          </w:tcPr>
          <w:p w14:paraId="7601D7EB" w14:textId="77777777" w:rsidR="00474299" w:rsidRDefault="00474299">
            <w:pPr>
              <w:spacing w:before="40" w:after="40"/>
            </w:pPr>
            <w:r>
              <w:rPr>
                <w:b/>
                <w:color w:val="FFFFFF"/>
                <w:sz w:val="16"/>
              </w:rPr>
              <w:t>Controlling security posture</w:t>
            </w:r>
          </w:p>
        </w:tc>
        <w:tc>
          <w:tcPr>
            <w:tcW w:w="2520" w:type="dxa"/>
            <w:shd w:val="clear" w:color="auto" w:fill="1A2B56"/>
            <w:vAlign w:val="center"/>
          </w:tcPr>
          <w:p w14:paraId="3FC54B3B" w14:textId="13846C14" w:rsidR="00474299" w:rsidRDefault="00E11A3B">
            <w:pPr>
              <w:spacing w:before="40" w:after="40"/>
            </w:pPr>
            <w:r>
              <w:rPr>
                <w:b/>
                <w:color w:val="FFFFFF"/>
                <w:sz w:val="16"/>
              </w:rPr>
              <w:t>V</w:t>
            </w:r>
            <w:r w:rsidR="00474299">
              <w:rPr>
                <w:b/>
                <w:color w:val="FFFFFF"/>
                <w:sz w:val="16"/>
              </w:rPr>
              <w:t>erdict</w:t>
            </w:r>
          </w:p>
        </w:tc>
      </w:tr>
      <w:tr w:rsidR="00474299" w14:paraId="6E033C71" w14:textId="77777777">
        <w:trPr>
          <w:jc w:val="center"/>
        </w:trPr>
        <w:tc>
          <w:tcPr>
            <w:tcW w:w="2520" w:type="dxa"/>
            <w:vAlign w:val="center"/>
          </w:tcPr>
          <w:p w14:paraId="59743FE0" w14:textId="77777777" w:rsidR="00474299" w:rsidRDefault="00474299">
            <w:pPr>
              <w:spacing w:before="40" w:after="40"/>
            </w:pPr>
            <w:r>
              <w:rPr>
                <w:sz w:val="16"/>
              </w:rPr>
              <w:t>Internal patterns: SFINT2 to SFINT4, SFINT5 to SFINT10, SFINT11 to SFINT12, SFINT15 (internal feeds), SFINT16 to SFINT18, SFINT21, SFINT23, SFINT24 to SFINT25</w:t>
            </w:r>
          </w:p>
        </w:tc>
        <w:tc>
          <w:tcPr>
            <w:tcW w:w="2520" w:type="dxa"/>
            <w:vAlign w:val="center"/>
          </w:tcPr>
          <w:p w14:paraId="5BC3667D" w14:textId="77777777" w:rsidR="00474299" w:rsidRDefault="00474299">
            <w:pPr>
              <w:spacing w:before="40" w:after="40"/>
            </w:pPr>
            <w:r>
              <w:rPr>
                <w:sz w:val="16"/>
              </w:rPr>
              <w:t>Not crossed</w:t>
            </w:r>
          </w:p>
        </w:tc>
        <w:tc>
          <w:tcPr>
            <w:tcW w:w="2520" w:type="dxa"/>
            <w:vAlign w:val="center"/>
          </w:tcPr>
          <w:p w14:paraId="723FBBBF" w14:textId="77777777" w:rsidR="00474299" w:rsidRDefault="00474299">
            <w:pPr>
              <w:spacing w:before="40" w:after="40"/>
            </w:pPr>
            <w:r>
              <w:rPr>
                <w:sz w:val="16"/>
              </w:rPr>
              <w:t>Components in shared subscription / private workload spokes, Private Endpoints, Entra managed identity, no keys, Key Vault references, TLS every hop,NSG-segmented, default-deny.</w:t>
            </w:r>
          </w:p>
        </w:tc>
        <w:tc>
          <w:tcPr>
            <w:tcW w:w="2520" w:type="dxa"/>
            <w:vAlign w:val="center"/>
          </w:tcPr>
          <w:p w14:paraId="121295A3" w14:textId="77777777" w:rsidR="00474299" w:rsidRDefault="00474299">
            <w:pPr>
              <w:spacing w:before="40" w:after="40"/>
            </w:pPr>
            <w:r>
              <w:rPr>
                <w:sz w:val="16"/>
              </w:rPr>
              <w:t>Conforms</w:t>
            </w:r>
          </w:p>
        </w:tc>
      </w:tr>
      <w:tr w:rsidR="00474299" w14:paraId="65FB3628" w14:textId="77777777">
        <w:trPr>
          <w:jc w:val="center"/>
        </w:trPr>
        <w:tc>
          <w:tcPr>
            <w:tcW w:w="2520" w:type="dxa"/>
            <w:vAlign w:val="center"/>
          </w:tcPr>
          <w:p w14:paraId="0D32BE07" w14:textId="77777777" w:rsidR="00474299" w:rsidRDefault="00474299">
            <w:pPr>
              <w:spacing w:before="40" w:after="40"/>
            </w:pPr>
            <w:r>
              <w:rPr>
                <w:sz w:val="16"/>
              </w:rPr>
              <w:t>Managed API facade, SFINT1 (internal use)</w:t>
            </w:r>
          </w:p>
        </w:tc>
        <w:tc>
          <w:tcPr>
            <w:tcW w:w="2520" w:type="dxa"/>
            <w:vAlign w:val="center"/>
          </w:tcPr>
          <w:p w14:paraId="6EB0D97F" w14:textId="77777777" w:rsidR="00474299" w:rsidRDefault="00474299">
            <w:pPr>
              <w:spacing w:before="40" w:after="40"/>
            </w:pPr>
            <w:r>
              <w:rPr>
                <w:sz w:val="16"/>
              </w:rPr>
              <w:t>Not crossed</w:t>
            </w:r>
          </w:p>
        </w:tc>
        <w:tc>
          <w:tcPr>
            <w:tcW w:w="2520" w:type="dxa"/>
            <w:vAlign w:val="center"/>
          </w:tcPr>
          <w:p w14:paraId="1194DDDE" w14:textId="77777777" w:rsidR="00474299" w:rsidRDefault="00474299">
            <w:pPr>
              <w:spacing w:before="40" w:after="40"/>
            </w:pPr>
            <w:r>
              <w:rPr>
                <w:sz w:val="16"/>
              </w:rPr>
              <w:t>APIM shared and non-public, Private Endpoint to backend, managed identity, TLS.</w:t>
            </w:r>
          </w:p>
        </w:tc>
        <w:tc>
          <w:tcPr>
            <w:tcW w:w="2520" w:type="dxa"/>
            <w:vAlign w:val="center"/>
          </w:tcPr>
          <w:p w14:paraId="17104386" w14:textId="77777777" w:rsidR="00474299" w:rsidRDefault="00474299">
            <w:pPr>
              <w:spacing w:before="40" w:after="40"/>
            </w:pPr>
            <w:r>
              <w:rPr>
                <w:sz w:val="16"/>
              </w:rPr>
              <w:t>Conforms</w:t>
            </w:r>
          </w:p>
        </w:tc>
      </w:tr>
      <w:tr w:rsidR="00474299" w14:paraId="598B6950" w14:textId="77777777">
        <w:trPr>
          <w:jc w:val="center"/>
        </w:trPr>
        <w:tc>
          <w:tcPr>
            <w:tcW w:w="2520" w:type="dxa"/>
            <w:vAlign w:val="center"/>
          </w:tcPr>
          <w:p w14:paraId="71598B7F" w14:textId="77777777" w:rsidR="00474299" w:rsidRDefault="00474299">
            <w:pPr>
              <w:spacing w:before="40" w:after="40"/>
            </w:pPr>
            <w:r>
              <w:rPr>
                <w:sz w:val="16"/>
              </w:rPr>
              <w:t>Consume-and-serve, SFINT22 (internal consumer)</w:t>
            </w:r>
          </w:p>
        </w:tc>
        <w:tc>
          <w:tcPr>
            <w:tcW w:w="2520" w:type="dxa"/>
            <w:vAlign w:val="center"/>
          </w:tcPr>
          <w:p w14:paraId="134987B7" w14:textId="77777777" w:rsidR="00474299" w:rsidRDefault="00474299">
            <w:pPr>
              <w:spacing w:before="40" w:after="40"/>
            </w:pPr>
            <w:r>
              <w:rPr>
                <w:sz w:val="16"/>
              </w:rPr>
              <w:t>Not crossed</w:t>
            </w:r>
          </w:p>
        </w:tc>
        <w:tc>
          <w:tcPr>
            <w:tcW w:w="2520" w:type="dxa"/>
            <w:vAlign w:val="center"/>
          </w:tcPr>
          <w:p w14:paraId="06E845A2" w14:textId="77777777" w:rsidR="00474299" w:rsidRDefault="00474299">
            <w:pPr>
              <w:spacing w:before="40" w:after="40"/>
            </w:pPr>
            <w:r>
              <w:rPr>
                <w:sz w:val="16"/>
              </w:rPr>
              <w:t>APIM (Entra auth) over a serving layer, Snowflake via Private Link, least-privilege data access, caching.</w:t>
            </w:r>
          </w:p>
        </w:tc>
        <w:tc>
          <w:tcPr>
            <w:tcW w:w="2520" w:type="dxa"/>
            <w:vAlign w:val="center"/>
          </w:tcPr>
          <w:p w14:paraId="17C41CA3" w14:textId="77777777" w:rsidR="00474299" w:rsidRDefault="00474299">
            <w:pPr>
              <w:spacing w:before="40" w:after="40"/>
            </w:pPr>
            <w:r>
              <w:rPr>
                <w:sz w:val="16"/>
              </w:rPr>
              <w:t>Conforms</w:t>
            </w:r>
          </w:p>
        </w:tc>
      </w:tr>
      <w:tr w:rsidR="00474299" w14:paraId="2989C721" w14:textId="77777777">
        <w:trPr>
          <w:jc w:val="center"/>
        </w:trPr>
        <w:tc>
          <w:tcPr>
            <w:tcW w:w="2520" w:type="dxa"/>
            <w:vAlign w:val="center"/>
          </w:tcPr>
          <w:p w14:paraId="54540292" w14:textId="77777777" w:rsidR="00474299" w:rsidRDefault="00474299">
            <w:pPr>
              <w:spacing w:before="40" w:after="40"/>
            </w:pPr>
            <w:r>
              <w:rPr>
                <w:sz w:val="16"/>
              </w:rPr>
              <w:t>Inbound webhook, SFINT13</w:t>
            </w:r>
          </w:p>
        </w:tc>
        <w:tc>
          <w:tcPr>
            <w:tcW w:w="2520" w:type="dxa"/>
            <w:vAlign w:val="center"/>
          </w:tcPr>
          <w:p w14:paraId="35F37315" w14:textId="77777777" w:rsidR="00474299" w:rsidRDefault="00474299">
            <w:pPr>
              <w:spacing w:before="40" w:after="40"/>
            </w:pPr>
            <w:r>
              <w:rPr>
                <w:sz w:val="16"/>
              </w:rPr>
              <w:t>Crossed (ingress)</w:t>
            </w:r>
          </w:p>
        </w:tc>
        <w:tc>
          <w:tcPr>
            <w:tcW w:w="2520" w:type="dxa"/>
            <w:vAlign w:val="center"/>
          </w:tcPr>
          <w:p w14:paraId="5792B083" w14:textId="77777777" w:rsidR="00474299" w:rsidRDefault="00474299">
            <w:pPr>
              <w:spacing w:before="40" w:after="40"/>
            </w:pPr>
            <w:r>
              <w:rPr>
                <w:sz w:val="16"/>
              </w:rPr>
              <w:t>Online subscription only Front Door + WAF + DDoS,APIM single ingress, mTLS/OAuth/signature; IP allow-list, async processing in private spokes, no direct triggers.</w:t>
            </w:r>
          </w:p>
        </w:tc>
        <w:tc>
          <w:tcPr>
            <w:tcW w:w="2520" w:type="dxa"/>
            <w:vAlign w:val="center"/>
          </w:tcPr>
          <w:p w14:paraId="318A8129" w14:textId="77777777" w:rsidR="00474299" w:rsidRDefault="00474299">
            <w:pPr>
              <w:spacing w:before="40" w:after="40"/>
            </w:pPr>
            <w:r>
              <w:rPr>
                <w:sz w:val="16"/>
              </w:rPr>
              <w:t>Conforms with registered exception</w:t>
            </w:r>
          </w:p>
        </w:tc>
      </w:tr>
      <w:tr w:rsidR="00474299" w14:paraId="5F4892C7" w14:textId="77777777">
        <w:trPr>
          <w:jc w:val="center"/>
        </w:trPr>
        <w:tc>
          <w:tcPr>
            <w:tcW w:w="2520" w:type="dxa"/>
            <w:vAlign w:val="center"/>
          </w:tcPr>
          <w:p w14:paraId="25A91089" w14:textId="77777777" w:rsidR="00474299" w:rsidRDefault="00474299">
            <w:pPr>
              <w:spacing w:before="40" w:after="40"/>
            </w:pPr>
            <w:r>
              <w:rPr>
                <w:sz w:val="16"/>
              </w:rPr>
              <w:t>Public API / external consumer, SFINT1, SFINT7, SFINT22 when exposed externally</w:t>
            </w:r>
          </w:p>
        </w:tc>
        <w:tc>
          <w:tcPr>
            <w:tcW w:w="2520" w:type="dxa"/>
            <w:vAlign w:val="center"/>
          </w:tcPr>
          <w:p w14:paraId="61EC1F8D" w14:textId="77777777" w:rsidR="00474299" w:rsidRDefault="00474299">
            <w:pPr>
              <w:spacing w:before="40" w:after="40"/>
            </w:pPr>
            <w:r>
              <w:rPr>
                <w:sz w:val="16"/>
              </w:rPr>
              <w:t>Crossed (ingress)</w:t>
            </w:r>
          </w:p>
        </w:tc>
        <w:tc>
          <w:tcPr>
            <w:tcW w:w="2520" w:type="dxa"/>
            <w:vAlign w:val="center"/>
          </w:tcPr>
          <w:p w14:paraId="3A833E83" w14:textId="77777777" w:rsidR="00474299" w:rsidRDefault="00474299">
            <w:pPr>
              <w:spacing w:before="40" w:after="40"/>
            </w:pPr>
            <w:r>
              <w:rPr>
                <w:sz w:val="16"/>
              </w:rPr>
              <w:t>Same edge as SFINT13: Front Door + WAF + DDoS + APIM, OAuth/mTLS, online subscription, APIM never exposed directly.</w:t>
            </w:r>
          </w:p>
        </w:tc>
        <w:tc>
          <w:tcPr>
            <w:tcW w:w="2520" w:type="dxa"/>
            <w:vAlign w:val="center"/>
          </w:tcPr>
          <w:p w14:paraId="5801FCB5" w14:textId="77777777" w:rsidR="00474299" w:rsidRDefault="00474299">
            <w:pPr>
              <w:spacing w:before="40" w:after="40"/>
            </w:pPr>
            <w:r>
              <w:rPr>
                <w:sz w:val="16"/>
              </w:rPr>
              <w:t>Conforms with registered exception</w:t>
            </w:r>
          </w:p>
        </w:tc>
      </w:tr>
      <w:tr w:rsidR="00474299" w14:paraId="6F7FAC25" w14:textId="77777777">
        <w:trPr>
          <w:jc w:val="center"/>
        </w:trPr>
        <w:tc>
          <w:tcPr>
            <w:tcW w:w="2520" w:type="dxa"/>
            <w:vAlign w:val="center"/>
          </w:tcPr>
          <w:p w14:paraId="7E33D320" w14:textId="77777777" w:rsidR="00474299" w:rsidRDefault="00474299">
            <w:pPr>
              <w:spacing w:before="40" w:after="40"/>
            </w:pPr>
            <w:r>
              <w:rPr>
                <w:sz w:val="16"/>
              </w:rPr>
              <w:t>Outbound webhook / notification, SFINT14</w:t>
            </w:r>
          </w:p>
        </w:tc>
        <w:tc>
          <w:tcPr>
            <w:tcW w:w="2520" w:type="dxa"/>
            <w:vAlign w:val="center"/>
          </w:tcPr>
          <w:p w14:paraId="253775FA" w14:textId="77777777" w:rsidR="00474299" w:rsidRDefault="00474299">
            <w:pPr>
              <w:spacing w:before="40" w:after="40"/>
            </w:pPr>
            <w:r>
              <w:rPr>
                <w:sz w:val="16"/>
              </w:rPr>
              <w:t>Crossed (egress)</w:t>
            </w:r>
          </w:p>
        </w:tc>
        <w:tc>
          <w:tcPr>
            <w:tcW w:w="2520" w:type="dxa"/>
            <w:vAlign w:val="center"/>
          </w:tcPr>
          <w:p w14:paraId="5BB5BB54" w14:textId="77777777" w:rsidR="00474299" w:rsidRDefault="00474299">
            <w:pPr>
              <w:spacing w:before="40" w:after="40"/>
            </w:pPr>
            <w:r>
              <w:rPr>
                <w:sz w:val="16"/>
              </w:rPr>
              <w:t>Controlled egress path (routing intent), not default internet; TLS, signed payloads, partner allow-list, Key Vault-held secrets.</w:t>
            </w:r>
          </w:p>
        </w:tc>
        <w:tc>
          <w:tcPr>
            <w:tcW w:w="2520" w:type="dxa"/>
            <w:vAlign w:val="center"/>
          </w:tcPr>
          <w:p w14:paraId="65E0789A" w14:textId="77777777" w:rsidR="00474299" w:rsidRDefault="00474299">
            <w:pPr>
              <w:spacing w:before="40" w:after="40"/>
            </w:pPr>
            <w:r>
              <w:rPr>
                <w:sz w:val="16"/>
              </w:rPr>
              <w:t>Conforms</w:t>
            </w:r>
          </w:p>
        </w:tc>
      </w:tr>
      <w:tr w:rsidR="00474299" w14:paraId="0766DCAB" w14:textId="77777777">
        <w:trPr>
          <w:jc w:val="center"/>
        </w:trPr>
        <w:tc>
          <w:tcPr>
            <w:tcW w:w="2520" w:type="dxa"/>
            <w:vAlign w:val="center"/>
          </w:tcPr>
          <w:p w14:paraId="0FFBFF7B" w14:textId="77777777" w:rsidR="00474299" w:rsidRDefault="00474299">
            <w:pPr>
              <w:spacing w:before="40" w:after="40"/>
            </w:pPr>
            <w:r>
              <w:rPr>
                <w:sz w:val="16"/>
              </w:rPr>
              <w:t>File-based with partner SFTP, SFINT19, SFINT20</w:t>
            </w:r>
          </w:p>
        </w:tc>
        <w:tc>
          <w:tcPr>
            <w:tcW w:w="2520" w:type="dxa"/>
            <w:vAlign w:val="center"/>
          </w:tcPr>
          <w:p w14:paraId="5184C4DC" w14:textId="77777777" w:rsidR="00474299" w:rsidRDefault="00474299">
            <w:pPr>
              <w:spacing w:before="40" w:after="40"/>
            </w:pPr>
            <w:r>
              <w:rPr>
                <w:sz w:val="16"/>
              </w:rPr>
              <w:t>Crossed</w:t>
            </w:r>
          </w:p>
        </w:tc>
        <w:tc>
          <w:tcPr>
            <w:tcW w:w="2520" w:type="dxa"/>
            <w:vAlign w:val="center"/>
          </w:tcPr>
          <w:p w14:paraId="6D810815" w14:textId="77777777" w:rsidR="00474299" w:rsidRDefault="00474299">
            <w:pPr>
              <w:spacing w:before="40" w:after="40"/>
            </w:pPr>
            <w:r>
              <w:rPr>
                <w:sz w:val="16"/>
              </w:rPr>
              <w:t>Edge or private connectivity, SFTP-over-SSH with key/cert auth, no anonymous access, IP allow-list, encryption in transit and at rest, Key Vault credentials.</w:t>
            </w:r>
          </w:p>
        </w:tc>
        <w:tc>
          <w:tcPr>
            <w:tcW w:w="2520" w:type="dxa"/>
            <w:vAlign w:val="center"/>
          </w:tcPr>
          <w:p w14:paraId="0A1FF782" w14:textId="77777777" w:rsidR="00474299" w:rsidRDefault="00474299">
            <w:pPr>
              <w:spacing w:before="40" w:after="40"/>
            </w:pPr>
            <w:r>
              <w:rPr>
                <w:sz w:val="16"/>
              </w:rPr>
              <w:t>Conforms with registered exception</w:t>
            </w:r>
          </w:p>
        </w:tc>
      </w:tr>
    </w:tbl>
    <w:p w14:paraId="332FDD6B" w14:textId="77777777" w:rsidR="00413FE1" w:rsidRDefault="00413FE1">
      <w:pPr>
        <w:pStyle w:val="Heading2"/>
      </w:pPr>
    </w:p>
    <w:p w14:paraId="5B00C33D" w14:textId="77777777" w:rsidR="00413FE1" w:rsidRDefault="00413FE1">
      <w:pPr>
        <w:pStyle w:val="Heading2"/>
      </w:pPr>
    </w:p>
    <w:p w14:paraId="1A45E247" w14:textId="77777777" w:rsidR="00413FE1" w:rsidRDefault="00413FE1">
      <w:pPr>
        <w:pStyle w:val="Heading2"/>
      </w:pPr>
    </w:p>
    <w:p w14:paraId="49E1C786" w14:textId="77777777" w:rsidR="00413FE1" w:rsidRDefault="00413FE1">
      <w:pPr>
        <w:pStyle w:val="Heading2"/>
      </w:pPr>
    </w:p>
    <w:p w14:paraId="7BAB7074" w14:textId="1494CCF8" w:rsidR="0095094A" w:rsidRDefault="0095094A" w:rsidP="00CB3C09">
      <w:pPr>
        <w:spacing w:after="120" w:line="278" w:lineRule="auto"/>
      </w:pPr>
    </w:p>
    <w:p w14:paraId="7B061902" w14:textId="77777777" w:rsidR="0095094A" w:rsidRDefault="007B5EA1">
      <w:pPr>
        <w:pStyle w:val="Heading1"/>
      </w:pPr>
      <w:bookmarkStart w:id="1185" w:name="_12._Exception_Process"/>
      <w:bookmarkStart w:id="1186" w:name="_Toc239521124"/>
      <w:bookmarkEnd w:id="1185"/>
      <w:r>
        <w:t>12. Exception Process and TDA Governance</w:t>
      </w:r>
      <w:bookmarkEnd w:id="1186"/>
    </w:p>
    <w:p w14:paraId="33FA6022" w14:textId="77777777" w:rsidR="0095094A" w:rsidRDefault="007B5EA1">
      <w:pPr>
        <w:pStyle w:val="Heading2"/>
      </w:pPr>
      <w:bookmarkStart w:id="1187" w:name="_Toc239521125"/>
      <w:r>
        <w:t>12.1 Exceptions</w:t>
      </w:r>
      <w:bookmarkEnd w:id="1187"/>
    </w:p>
    <w:p w14:paraId="2746BC50" w14:textId="77777777" w:rsidR="0095094A" w:rsidRDefault="007B5EA1">
      <w:pPr>
        <w:spacing w:after="120" w:line="278" w:lineRule="auto"/>
      </w:pPr>
      <w:r>
        <w:t>The framework is opinionated but not a straitjacket. A genuine need to depart from a mandated component, a guardrail or the data-platform boundary is handled openly. The deviation and its rationale are documented, a security and risk assessment is completed, compensating controls are identified, and the exception is recorded with a named owner and an expiry, with remediation back to the standard pattern scheduled.</w:t>
      </w:r>
    </w:p>
    <w:p w14:paraId="5FB3193C" w14:textId="77777777" w:rsidR="0095094A" w:rsidRDefault="007B5EA1">
      <w:pPr>
        <w:pStyle w:val="Heading2"/>
      </w:pPr>
      <w:bookmarkStart w:id="1188" w:name="_Toc239521126"/>
      <w:r>
        <w:t>12.2 TDA Gates</w:t>
      </w:r>
      <w:bookmarkEnd w:id="1188"/>
    </w:p>
    <w:p w14:paraId="74DBFA45" w14:textId="77777777" w:rsidR="0095094A" w:rsidRDefault="007B5EA1">
      <w:pPr>
        <w:spacing w:after="120" w:line="278" w:lineRule="auto"/>
      </w:pPr>
      <w:r>
        <w:t>Governance is applied at defined points. At design, the chosen pattern and interaction style are confirmed against the decision tree and the boundary. At build, guardrail conformance is evidenced across identity, network, secrets, observability and resilience. Any exception is logged and approved before build proceeds.</w:t>
      </w:r>
    </w:p>
    <w:p w14:paraId="361D235A" w14:textId="77777777" w:rsidR="0095094A" w:rsidRDefault="007B5EA1">
      <w:pPr>
        <w:pStyle w:val="Heading2"/>
      </w:pPr>
      <w:bookmarkStart w:id="1189" w:name="_Toc239521127"/>
      <w:r>
        <w:t>12.3 Security Conformance</w:t>
      </w:r>
      <w:bookmarkEnd w:id="1189"/>
    </w:p>
    <w:p w14:paraId="16E1F7F5" w14:textId="77777777" w:rsidR="0095094A" w:rsidRDefault="007B5EA1">
      <w:pPr>
        <w:spacing w:after="120" w:line="278" w:lineRule="auto"/>
      </w:pPr>
      <w:r>
        <w:t>Standard private patterns proceed on the agreed security baseline without additional gates. A pattern that cannot meet the baseline triggers the exception process, which must complete before engineering starts. Security approval is required, and TDA approval alone does not authorise a security exception. Where the wider security posture is affected, the exception is escalated to the risk register and senior leadership. Reusable, pre-reviewed permission sets are defined for recurring cases, and where a later solution repeats an approved design with the same front-end and back-end pattern, the previous approval is reusable as a recognised pattern.</w:t>
      </w:r>
    </w:p>
    <w:p w14:paraId="75F237AF" w14:textId="77777777" w:rsidR="0095094A" w:rsidRDefault="007B5EA1">
      <w:pPr>
        <w:pStyle w:val="Heading2"/>
      </w:pPr>
      <w:bookmarkStart w:id="1190" w:name="_Toc239521128"/>
      <w:r>
        <w:t>12.4 Exception Lifecycle</w:t>
      </w:r>
      <w:bookmarkEnd w:id="1190"/>
    </w:p>
    <w:p w14:paraId="7BD76E2E" w14:textId="125C1D82" w:rsidR="0095094A" w:rsidRPr="0061242F" w:rsidRDefault="00166C6A">
      <w:pPr>
        <w:rPr>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r w:rsidRPr="00166C6A">
        <w:rPr>
          <w:noProof/>
        </w:rPr>
        <w:drawing>
          <wp:inline distT="0" distB="0" distL="0" distR="0" wp14:anchorId="72E4BDC5" wp14:editId="783646FF">
            <wp:extent cx="6273800" cy="2876550"/>
            <wp:effectExtent l="19050" t="19050" r="12700" b="19050"/>
            <wp:docPr id="23379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96704" name=""/>
                    <pic:cNvPicPr/>
                  </pic:nvPicPr>
                  <pic:blipFill>
                    <a:blip r:embed="rId79"/>
                    <a:stretch>
                      <a:fillRect/>
                    </a:stretch>
                  </pic:blipFill>
                  <pic:spPr>
                    <a:xfrm>
                      <a:off x="0" y="0"/>
                      <a:ext cx="6273800" cy="2876550"/>
                    </a:xfrm>
                    <a:prstGeom prst="rect">
                      <a:avLst/>
                    </a:prstGeom>
                    <a:solidFill>
                      <a:srgbClr val="222831"/>
                    </a:solidFill>
                    <a:ln>
                      <a:solidFill>
                        <a:srgbClr val="000000"/>
                      </a:solidFill>
                    </a:ln>
                  </pic:spPr>
                </pic:pic>
              </a:graphicData>
            </a:graphic>
          </wp:inline>
        </w:drawing>
      </w:r>
      <w:r w:rsidR="0061242F">
        <w:t xml:space="preserve"> </w:t>
      </w:r>
      <w:r w:rsidR="007B5EA1">
        <w:br w:type="page"/>
      </w:r>
    </w:p>
    <w:p w14:paraId="12AACDBB" w14:textId="77777777" w:rsidR="0095094A" w:rsidRDefault="007B5EA1">
      <w:pPr>
        <w:pStyle w:val="Heading1"/>
      </w:pPr>
      <w:bookmarkStart w:id="1191" w:name="_13._Anti-Patterns"/>
      <w:bookmarkStart w:id="1192" w:name="_Toc239521129"/>
      <w:bookmarkEnd w:id="1191"/>
      <w:r>
        <w:t>13. Anti-Patterns</w:t>
      </w:r>
      <w:bookmarkEnd w:id="1192"/>
    </w:p>
    <w:p w14:paraId="3DA32B84" w14:textId="77777777" w:rsidR="0095094A" w:rsidRDefault="007B5EA1">
      <w:pPr>
        <w:spacing w:after="120" w:line="278" w:lineRule="auto"/>
      </w:pPr>
      <w:r>
        <w:t>The following are treated as anti-patterns. Where one cannot be avoided it is handled through the exception process.</w:t>
      </w:r>
    </w:p>
    <w:p w14:paraId="2A83BF2A" w14:textId="02CC41D1" w:rsidR="00B337F5" w:rsidRDefault="00B337F5">
      <w:pPr>
        <w:spacing w:after="120" w:line="278" w:lineRule="auto"/>
      </w:pPr>
      <w:r>
        <w:t xml:space="preserve">Each pattern in integration catalogue also marked with Common-Pitfall section that clearly state if pattern is </w:t>
      </w:r>
      <w:r w:rsidR="003B130A">
        <w:t>chosen</w:t>
      </w:r>
      <w:r>
        <w:t xml:space="preserve"> do not </w:t>
      </w:r>
      <w:r w:rsidR="003B130A">
        <w:t>follow what is mentioned in.</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4680"/>
        <w:gridCol w:w="4680"/>
      </w:tblGrid>
      <w:tr w:rsidR="0095094A" w14:paraId="52DD6CFF" w14:textId="77777777">
        <w:trPr>
          <w:tblHeader/>
        </w:trPr>
        <w:tc>
          <w:tcPr>
            <w:tcW w:w="4680" w:type="dxa"/>
            <w:shd w:val="clear" w:color="auto" w:fill="24446E"/>
            <w:tcMar>
              <w:top w:w="70" w:type="dxa"/>
              <w:left w:w="110" w:type="dxa"/>
              <w:bottom w:w="70" w:type="dxa"/>
              <w:right w:w="110" w:type="dxa"/>
            </w:tcMar>
          </w:tcPr>
          <w:p w14:paraId="37C943B7" w14:textId="77777777" w:rsidR="0095094A" w:rsidRDefault="007B5EA1">
            <w:r>
              <w:rPr>
                <w:b/>
                <w:bCs/>
                <w:color w:val="FFFFFF"/>
                <w:sz w:val="18"/>
                <w:szCs w:val="18"/>
              </w:rPr>
              <w:t>Anti-pattern</w:t>
            </w:r>
          </w:p>
        </w:tc>
        <w:tc>
          <w:tcPr>
            <w:tcW w:w="4680" w:type="dxa"/>
            <w:shd w:val="clear" w:color="auto" w:fill="24446E"/>
            <w:tcMar>
              <w:top w:w="70" w:type="dxa"/>
              <w:left w:w="110" w:type="dxa"/>
              <w:bottom w:w="70" w:type="dxa"/>
              <w:right w:w="110" w:type="dxa"/>
            </w:tcMar>
          </w:tcPr>
          <w:p w14:paraId="3F379860" w14:textId="77777777" w:rsidR="0095094A" w:rsidRDefault="007B5EA1">
            <w:r>
              <w:rPr>
                <w:b/>
                <w:bCs/>
                <w:color w:val="FFFFFF"/>
                <w:sz w:val="18"/>
                <w:szCs w:val="18"/>
              </w:rPr>
              <w:t>Preferred approach</w:t>
            </w:r>
          </w:p>
        </w:tc>
      </w:tr>
      <w:tr w:rsidR="0095094A" w14:paraId="6AD0364A" w14:textId="77777777">
        <w:tc>
          <w:tcPr>
            <w:tcW w:w="4680" w:type="dxa"/>
            <w:shd w:val="clear" w:color="auto" w:fill="FFFFFF"/>
            <w:tcMar>
              <w:top w:w="70" w:type="dxa"/>
              <w:left w:w="110" w:type="dxa"/>
              <w:bottom w:w="70" w:type="dxa"/>
              <w:right w:w="110" w:type="dxa"/>
            </w:tcMar>
            <w:vAlign w:val="center"/>
          </w:tcPr>
          <w:p w14:paraId="13AB4F7A" w14:textId="77777777" w:rsidR="0095094A" w:rsidRDefault="007B5EA1">
            <w:pPr>
              <w:spacing w:after="10" w:line="258" w:lineRule="auto"/>
            </w:pPr>
            <w:r>
              <w:rPr>
                <w:sz w:val="18"/>
                <w:szCs w:val="18"/>
              </w:rPr>
              <w:t>Direct point-to-point connection between two systems</w:t>
            </w:r>
          </w:p>
        </w:tc>
        <w:tc>
          <w:tcPr>
            <w:tcW w:w="4680" w:type="dxa"/>
            <w:shd w:val="clear" w:color="auto" w:fill="FFFFFF"/>
            <w:tcMar>
              <w:top w:w="70" w:type="dxa"/>
              <w:left w:w="110" w:type="dxa"/>
              <w:bottom w:w="70" w:type="dxa"/>
              <w:right w:w="110" w:type="dxa"/>
            </w:tcMar>
            <w:vAlign w:val="center"/>
          </w:tcPr>
          <w:p w14:paraId="2E14B0D2" w14:textId="77777777" w:rsidR="0095094A" w:rsidRDefault="007B5EA1">
            <w:pPr>
              <w:spacing w:after="10" w:line="258" w:lineRule="auto"/>
            </w:pPr>
            <w:r>
              <w:rPr>
                <w:sz w:val="18"/>
                <w:szCs w:val="18"/>
              </w:rPr>
              <w:t>Mediate through the platform using an approved pattern</w:t>
            </w:r>
          </w:p>
        </w:tc>
      </w:tr>
      <w:tr w:rsidR="0095094A" w14:paraId="2401CE36" w14:textId="77777777">
        <w:tc>
          <w:tcPr>
            <w:tcW w:w="4680" w:type="dxa"/>
            <w:shd w:val="clear" w:color="auto" w:fill="F4F6FA"/>
            <w:tcMar>
              <w:top w:w="70" w:type="dxa"/>
              <w:left w:w="110" w:type="dxa"/>
              <w:bottom w:w="70" w:type="dxa"/>
              <w:right w:w="110" w:type="dxa"/>
            </w:tcMar>
            <w:vAlign w:val="center"/>
          </w:tcPr>
          <w:p w14:paraId="50BF9218" w14:textId="77777777" w:rsidR="0095094A" w:rsidRDefault="007B5EA1">
            <w:pPr>
              <w:spacing w:after="10" w:line="258" w:lineRule="auto"/>
            </w:pPr>
            <w:r>
              <w:rPr>
                <w:sz w:val="18"/>
                <w:szCs w:val="18"/>
              </w:rPr>
              <w:t>Public exposure justified by a firewall alone</w:t>
            </w:r>
          </w:p>
        </w:tc>
        <w:tc>
          <w:tcPr>
            <w:tcW w:w="4680" w:type="dxa"/>
            <w:shd w:val="clear" w:color="auto" w:fill="F4F6FA"/>
            <w:tcMar>
              <w:top w:w="70" w:type="dxa"/>
              <w:left w:w="110" w:type="dxa"/>
              <w:bottom w:w="70" w:type="dxa"/>
              <w:right w:w="110" w:type="dxa"/>
            </w:tcMar>
            <w:vAlign w:val="center"/>
          </w:tcPr>
          <w:p w14:paraId="60547B0F" w14:textId="77777777" w:rsidR="0095094A" w:rsidRDefault="007B5EA1">
            <w:pPr>
              <w:spacing w:after="10" w:line="258" w:lineRule="auto"/>
            </w:pPr>
            <w:r>
              <w:rPr>
                <w:sz w:val="18"/>
                <w:szCs w:val="18"/>
              </w:rPr>
              <w:t>Treat public exposure as an exception with approval and risk acceptance</w:t>
            </w:r>
          </w:p>
        </w:tc>
      </w:tr>
      <w:tr w:rsidR="0095094A" w14:paraId="003AB511" w14:textId="77777777">
        <w:tc>
          <w:tcPr>
            <w:tcW w:w="4680" w:type="dxa"/>
            <w:shd w:val="clear" w:color="auto" w:fill="FFFFFF"/>
            <w:tcMar>
              <w:top w:w="70" w:type="dxa"/>
              <w:left w:w="110" w:type="dxa"/>
              <w:bottom w:w="70" w:type="dxa"/>
              <w:right w:w="110" w:type="dxa"/>
            </w:tcMar>
            <w:vAlign w:val="center"/>
          </w:tcPr>
          <w:p w14:paraId="7450A656" w14:textId="77777777" w:rsidR="0095094A" w:rsidRDefault="007B5EA1">
            <w:pPr>
              <w:spacing w:after="10" w:line="258" w:lineRule="auto"/>
            </w:pPr>
            <w:r>
              <w:rPr>
                <w:sz w:val="18"/>
                <w:szCs w:val="18"/>
              </w:rPr>
              <w:t>Timer-polling a source to simulate real-time</w:t>
            </w:r>
          </w:p>
        </w:tc>
        <w:tc>
          <w:tcPr>
            <w:tcW w:w="4680" w:type="dxa"/>
            <w:shd w:val="clear" w:color="auto" w:fill="FFFFFF"/>
            <w:tcMar>
              <w:top w:w="70" w:type="dxa"/>
              <w:left w:w="110" w:type="dxa"/>
              <w:bottom w:w="70" w:type="dxa"/>
              <w:right w:w="110" w:type="dxa"/>
            </w:tcMar>
            <w:vAlign w:val="center"/>
          </w:tcPr>
          <w:p w14:paraId="550A1E56" w14:textId="77777777" w:rsidR="0095094A" w:rsidRDefault="007B5EA1">
            <w:pPr>
              <w:spacing w:after="10" w:line="258" w:lineRule="auto"/>
            </w:pPr>
            <w:r>
              <w:rPr>
                <w:sz w:val="18"/>
                <w:szCs w:val="18"/>
              </w:rPr>
              <w:t>React to an event, or use a scheduled trigger only where no event exists</w:t>
            </w:r>
          </w:p>
        </w:tc>
      </w:tr>
      <w:tr w:rsidR="0095094A" w14:paraId="24951210" w14:textId="77777777">
        <w:tc>
          <w:tcPr>
            <w:tcW w:w="4680" w:type="dxa"/>
            <w:shd w:val="clear" w:color="auto" w:fill="F4F6FA"/>
            <w:tcMar>
              <w:top w:w="70" w:type="dxa"/>
              <w:left w:w="110" w:type="dxa"/>
              <w:bottom w:w="70" w:type="dxa"/>
              <w:right w:w="110" w:type="dxa"/>
            </w:tcMar>
            <w:vAlign w:val="center"/>
          </w:tcPr>
          <w:p w14:paraId="67410F43" w14:textId="77777777" w:rsidR="0095094A" w:rsidRDefault="007B5EA1">
            <w:pPr>
              <w:spacing w:after="10" w:line="258" w:lineRule="auto"/>
            </w:pPr>
            <w:r>
              <w:rPr>
                <w:sz w:val="18"/>
                <w:szCs w:val="18"/>
              </w:rPr>
              <w:t>Long-lived SAS tokens for access</w:t>
            </w:r>
          </w:p>
        </w:tc>
        <w:tc>
          <w:tcPr>
            <w:tcW w:w="4680" w:type="dxa"/>
            <w:shd w:val="clear" w:color="auto" w:fill="F4F6FA"/>
            <w:tcMar>
              <w:top w:w="70" w:type="dxa"/>
              <w:left w:w="110" w:type="dxa"/>
              <w:bottom w:w="70" w:type="dxa"/>
              <w:right w:w="110" w:type="dxa"/>
            </w:tcMar>
            <w:vAlign w:val="center"/>
          </w:tcPr>
          <w:p w14:paraId="45F35F1F" w14:textId="77777777" w:rsidR="0095094A" w:rsidRDefault="007B5EA1">
            <w:pPr>
              <w:spacing w:after="10" w:line="258" w:lineRule="auto"/>
            </w:pPr>
            <w:r>
              <w:rPr>
                <w:sz w:val="18"/>
                <w:szCs w:val="18"/>
              </w:rPr>
              <w:t>Managed identity and OAuth 2.0, with the risk register where unavoidable</w:t>
            </w:r>
          </w:p>
        </w:tc>
      </w:tr>
      <w:tr w:rsidR="0095094A" w14:paraId="28A7514D" w14:textId="77777777">
        <w:tc>
          <w:tcPr>
            <w:tcW w:w="4680" w:type="dxa"/>
            <w:shd w:val="clear" w:color="auto" w:fill="FFFFFF"/>
            <w:tcMar>
              <w:top w:w="70" w:type="dxa"/>
              <w:left w:w="110" w:type="dxa"/>
              <w:bottom w:w="70" w:type="dxa"/>
              <w:right w:w="110" w:type="dxa"/>
            </w:tcMar>
            <w:vAlign w:val="center"/>
          </w:tcPr>
          <w:p w14:paraId="05E2B593" w14:textId="77777777" w:rsidR="0095094A" w:rsidRDefault="007B5EA1">
            <w:pPr>
              <w:spacing w:after="10" w:line="258" w:lineRule="auto"/>
            </w:pPr>
            <w:r>
              <w:rPr>
                <w:sz w:val="18"/>
                <w:szCs w:val="18"/>
              </w:rPr>
              <w:t>Large binary payloads on the message bus</w:t>
            </w:r>
          </w:p>
        </w:tc>
        <w:tc>
          <w:tcPr>
            <w:tcW w:w="4680" w:type="dxa"/>
            <w:shd w:val="clear" w:color="auto" w:fill="FFFFFF"/>
            <w:tcMar>
              <w:top w:w="70" w:type="dxa"/>
              <w:left w:w="110" w:type="dxa"/>
              <w:bottom w:w="70" w:type="dxa"/>
              <w:right w:w="110" w:type="dxa"/>
            </w:tcMar>
            <w:vAlign w:val="center"/>
          </w:tcPr>
          <w:p w14:paraId="655C7FFF" w14:textId="77777777" w:rsidR="0095094A" w:rsidRDefault="007B5EA1">
            <w:pPr>
              <w:spacing w:after="10" w:line="258" w:lineRule="auto"/>
            </w:pPr>
            <w:r>
              <w:rPr>
                <w:sz w:val="18"/>
                <w:szCs w:val="18"/>
              </w:rPr>
              <w:t>Claim-check, with the payload in storage and a reference on the bus</w:t>
            </w:r>
          </w:p>
        </w:tc>
      </w:tr>
      <w:tr w:rsidR="0095094A" w14:paraId="07DB3DB0" w14:textId="77777777">
        <w:tc>
          <w:tcPr>
            <w:tcW w:w="4680" w:type="dxa"/>
            <w:shd w:val="clear" w:color="auto" w:fill="F4F6FA"/>
            <w:tcMar>
              <w:top w:w="70" w:type="dxa"/>
              <w:left w:w="110" w:type="dxa"/>
              <w:bottom w:w="70" w:type="dxa"/>
              <w:right w:w="110" w:type="dxa"/>
            </w:tcMar>
            <w:vAlign w:val="center"/>
          </w:tcPr>
          <w:p w14:paraId="35E6AD85" w14:textId="77777777" w:rsidR="0095094A" w:rsidRDefault="007B5EA1">
            <w:pPr>
              <w:spacing w:after="10" w:line="258" w:lineRule="auto"/>
            </w:pPr>
            <w:r>
              <w:rPr>
                <w:sz w:val="18"/>
                <w:szCs w:val="18"/>
              </w:rPr>
              <w:t>Business logic embedded in gateway policy</w:t>
            </w:r>
          </w:p>
        </w:tc>
        <w:tc>
          <w:tcPr>
            <w:tcW w:w="4680" w:type="dxa"/>
            <w:shd w:val="clear" w:color="auto" w:fill="F4F6FA"/>
            <w:tcMar>
              <w:top w:w="70" w:type="dxa"/>
              <w:left w:w="110" w:type="dxa"/>
              <w:bottom w:w="70" w:type="dxa"/>
              <w:right w:w="110" w:type="dxa"/>
            </w:tcMar>
            <w:vAlign w:val="center"/>
          </w:tcPr>
          <w:p w14:paraId="6D9BAA25" w14:textId="77777777" w:rsidR="0095094A" w:rsidRDefault="007B5EA1">
            <w:pPr>
              <w:spacing w:after="10" w:line="258" w:lineRule="auto"/>
            </w:pPr>
            <w:r>
              <w:rPr>
                <w:sz w:val="18"/>
                <w:szCs w:val="18"/>
              </w:rPr>
              <w:t>Keep logic in Functions, and keep the gateway to mediation</w:t>
            </w:r>
          </w:p>
        </w:tc>
      </w:tr>
      <w:tr w:rsidR="0095094A" w14:paraId="2B2BC06B" w14:textId="77777777">
        <w:tc>
          <w:tcPr>
            <w:tcW w:w="4680" w:type="dxa"/>
            <w:shd w:val="clear" w:color="auto" w:fill="FFFFFF"/>
            <w:tcMar>
              <w:top w:w="70" w:type="dxa"/>
              <w:left w:w="110" w:type="dxa"/>
              <w:bottom w:w="70" w:type="dxa"/>
              <w:right w:w="110" w:type="dxa"/>
            </w:tcMar>
            <w:vAlign w:val="center"/>
          </w:tcPr>
          <w:p w14:paraId="00DA4050" w14:textId="77777777" w:rsidR="0095094A" w:rsidRDefault="007B5EA1">
            <w:pPr>
              <w:spacing w:after="10" w:line="258" w:lineRule="auto"/>
            </w:pPr>
            <w:r>
              <w:rPr>
                <w:sz w:val="18"/>
                <w:szCs w:val="18"/>
              </w:rPr>
              <w:t>Distributed transactions across services</w:t>
            </w:r>
          </w:p>
        </w:tc>
        <w:tc>
          <w:tcPr>
            <w:tcW w:w="4680" w:type="dxa"/>
            <w:shd w:val="clear" w:color="auto" w:fill="FFFFFF"/>
            <w:tcMar>
              <w:top w:w="70" w:type="dxa"/>
              <w:left w:w="110" w:type="dxa"/>
              <w:bottom w:w="70" w:type="dxa"/>
              <w:right w:w="110" w:type="dxa"/>
            </w:tcMar>
            <w:vAlign w:val="center"/>
          </w:tcPr>
          <w:p w14:paraId="4FE1F974" w14:textId="77777777" w:rsidR="0095094A" w:rsidRDefault="007B5EA1">
            <w:pPr>
              <w:spacing w:after="10" w:line="258" w:lineRule="auto"/>
            </w:pPr>
            <w:r>
              <w:rPr>
                <w:sz w:val="18"/>
                <w:szCs w:val="18"/>
              </w:rPr>
              <w:t>Orchestrated compensation owned by the process</w:t>
            </w:r>
          </w:p>
        </w:tc>
      </w:tr>
      <w:tr w:rsidR="0095094A" w14:paraId="02AA9B8C" w14:textId="77777777">
        <w:tc>
          <w:tcPr>
            <w:tcW w:w="4680" w:type="dxa"/>
            <w:shd w:val="clear" w:color="auto" w:fill="F4F6FA"/>
            <w:tcMar>
              <w:top w:w="70" w:type="dxa"/>
              <w:left w:w="110" w:type="dxa"/>
              <w:bottom w:w="70" w:type="dxa"/>
              <w:right w:w="110" w:type="dxa"/>
            </w:tcMar>
            <w:vAlign w:val="center"/>
          </w:tcPr>
          <w:p w14:paraId="48818FAE" w14:textId="77777777" w:rsidR="0095094A" w:rsidRDefault="007B5EA1">
            <w:pPr>
              <w:spacing w:after="10" w:line="258" w:lineRule="auto"/>
            </w:pPr>
            <w:r>
              <w:rPr>
                <w:sz w:val="18"/>
                <w:szCs w:val="18"/>
              </w:rPr>
              <w:t>Secrets in configuration or code</w:t>
            </w:r>
          </w:p>
        </w:tc>
        <w:tc>
          <w:tcPr>
            <w:tcW w:w="4680" w:type="dxa"/>
            <w:shd w:val="clear" w:color="auto" w:fill="F4F6FA"/>
            <w:tcMar>
              <w:top w:w="70" w:type="dxa"/>
              <w:left w:w="110" w:type="dxa"/>
              <w:bottom w:w="70" w:type="dxa"/>
              <w:right w:w="110" w:type="dxa"/>
            </w:tcMar>
            <w:vAlign w:val="center"/>
          </w:tcPr>
          <w:p w14:paraId="2D71D2A4" w14:textId="77777777" w:rsidR="0095094A" w:rsidRDefault="007B5EA1">
            <w:pPr>
              <w:spacing w:after="10" w:line="258" w:lineRule="auto"/>
            </w:pPr>
            <w:r>
              <w:rPr>
                <w:sz w:val="18"/>
                <w:szCs w:val="18"/>
              </w:rPr>
              <w:t>Key Vault references and privileged access management</w:t>
            </w:r>
          </w:p>
        </w:tc>
      </w:tr>
    </w:tbl>
    <w:p w14:paraId="661E05A6" w14:textId="77777777" w:rsidR="0095094A" w:rsidRDefault="007B5EA1">
      <w:r>
        <w:br w:type="page"/>
      </w:r>
    </w:p>
    <w:p w14:paraId="28CBAF90" w14:textId="77777777" w:rsidR="0095094A" w:rsidRDefault="007B5EA1">
      <w:pPr>
        <w:pStyle w:val="Heading1"/>
      </w:pPr>
      <w:bookmarkStart w:id="1193" w:name="_Toc239521130"/>
      <w:r>
        <w:t>14. Glossary</w:t>
      </w:r>
      <w:bookmarkEnd w:id="1193"/>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200"/>
        <w:gridCol w:w="7160"/>
      </w:tblGrid>
      <w:tr w:rsidR="0095094A" w14:paraId="13AC1A4E" w14:textId="77777777">
        <w:trPr>
          <w:tblHeader/>
        </w:trPr>
        <w:tc>
          <w:tcPr>
            <w:tcW w:w="2200" w:type="dxa"/>
            <w:shd w:val="clear" w:color="auto" w:fill="24446E"/>
            <w:tcMar>
              <w:top w:w="70" w:type="dxa"/>
              <w:left w:w="110" w:type="dxa"/>
              <w:bottom w:w="70" w:type="dxa"/>
              <w:right w:w="110" w:type="dxa"/>
            </w:tcMar>
          </w:tcPr>
          <w:p w14:paraId="291AF444" w14:textId="77777777" w:rsidR="0095094A" w:rsidRDefault="007B5EA1">
            <w:r>
              <w:rPr>
                <w:b/>
                <w:bCs/>
                <w:color w:val="FFFFFF"/>
                <w:sz w:val="18"/>
                <w:szCs w:val="18"/>
              </w:rPr>
              <w:t>Term</w:t>
            </w:r>
          </w:p>
        </w:tc>
        <w:tc>
          <w:tcPr>
            <w:tcW w:w="7160" w:type="dxa"/>
            <w:shd w:val="clear" w:color="auto" w:fill="24446E"/>
            <w:tcMar>
              <w:top w:w="70" w:type="dxa"/>
              <w:left w:w="110" w:type="dxa"/>
              <w:bottom w:w="70" w:type="dxa"/>
              <w:right w:w="110" w:type="dxa"/>
            </w:tcMar>
          </w:tcPr>
          <w:p w14:paraId="0A199D16" w14:textId="77777777" w:rsidR="0095094A" w:rsidRDefault="007B5EA1">
            <w:r>
              <w:rPr>
                <w:b/>
                <w:bCs/>
                <w:color w:val="FFFFFF"/>
                <w:sz w:val="18"/>
                <w:szCs w:val="18"/>
              </w:rPr>
              <w:t>Meaning</w:t>
            </w:r>
          </w:p>
        </w:tc>
      </w:tr>
      <w:tr w:rsidR="0095094A" w14:paraId="4B01B634" w14:textId="77777777">
        <w:tc>
          <w:tcPr>
            <w:tcW w:w="2200" w:type="dxa"/>
            <w:shd w:val="clear" w:color="auto" w:fill="FFFFFF"/>
            <w:tcMar>
              <w:top w:w="70" w:type="dxa"/>
              <w:left w:w="110" w:type="dxa"/>
              <w:bottom w:w="70" w:type="dxa"/>
              <w:right w:w="110" w:type="dxa"/>
            </w:tcMar>
            <w:vAlign w:val="center"/>
          </w:tcPr>
          <w:p w14:paraId="4C79D67C" w14:textId="77777777" w:rsidR="0095094A" w:rsidRDefault="007B5EA1">
            <w:pPr>
              <w:spacing w:after="10" w:line="258" w:lineRule="auto"/>
            </w:pPr>
            <w:r>
              <w:rPr>
                <w:sz w:val="18"/>
                <w:szCs w:val="18"/>
              </w:rPr>
              <w:t>SIF</w:t>
            </w:r>
          </w:p>
        </w:tc>
        <w:tc>
          <w:tcPr>
            <w:tcW w:w="7160" w:type="dxa"/>
            <w:shd w:val="clear" w:color="auto" w:fill="FFFFFF"/>
            <w:tcMar>
              <w:top w:w="70" w:type="dxa"/>
              <w:left w:w="110" w:type="dxa"/>
              <w:bottom w:w="70" w:type="dxa"/>
              <w:right w:w="110" w:type="dxa"/>
            </w:tcMar>
            <w:vAlign w:val="center"/>
          </w:tcPr>
          <w:p w14:paraId="79263D11" w14:textId="77777777" w:rsidR="0095094A" w:rsidRDefault="007B5EA1">
            <w:pPr>
              <w:spacing w:after="10" w:line="258" w:lineRule="auto"/>
            </w:pPr>
            <w:r>
              <w:rPr>
                <w:sz w:val="18"/>
                <w:szCs w:val="18"/>
              </w:rPr>
              <w:t>Systems Integration Framework, this document.</w:t>
            </w:r>
          </w:p>
        </w:tc>
      </w:tr>
      <w:tr w:rsidR="0095094A" w14:paraId="2EB0D482" w14:textId="77777777">
        <w:tc>
          <w:tcPr>
            <w:tcW w:w="2200" w:type="dxa"/>
            <w:shd w:val="clear" w:color="auto" w:fill="F4F6FA"/>
            <w:tcMar>
              <w:top w:w="70" w:type="dxa"/>
              <w:left w:w="110" w:type="dxa"/>
              <w:bottom w:w="70" w:type="dxa"/>
              <w:right w:w="110" w:type="dxa"/>
            </w:tcMar>
            <w:vAlign w:val="center"/>
          </w:tcPr>
          <w:p w14:paraId="1BB7BAA4" w14:textId="77777777" w:rsidR="0095094A" w:rsidRDefault="007B5EA1">
            <w:pPr>
              <w:spacing w:after="10" w:line="258" w:lineRule="auto"/>
            </w:pPr>
            <w:r>
              <w:rPr>
                <w:sz w:val="18"/>
                <w:szCs w:val="18"/>
              </w:rPr>
              <w:t>AIS</w:t>
            </w:r>
          </w:p>
        </w:tc>
        <w:tc>
          <w:tcPr>
            <w:tcW w:w="7160" w:type="dxa"/>
            <w:shd w:val="clear" w:color="auto" w:fill="F4F6FA"/>
            <w:tcMar>
              <w:top w:w="70" w:type="dxa"/>
              <w:left w:w="110" w:type="dxa"/>
              <w:bottom w:w="70" w:type="dxa"/>
              <w:right w:w="110" w:type="dxa"/>
            </w:tcMar>
            <w:vAlign w:val="center"/>
          </w:tcPr>
          <w:p w14:paraId="727FDF92" w14:textId="77777777" w:rsidR="0095094A" w:rsidRDefault="007B5EA1">
            <w:pPr>
              <w:spacing w:after="10" w:line="258" w:lineRule="auto"/>
            </w:pPr>
            <w:r>
              <w:rPr>
                <w:sz w:val="18"/>
                <w:szCs w:val="18"/>
              </w:rPr>
              <w:t>Azure Integration Services, comprising API Management, Logic Apps, Service Bus, Event Grid, Event Hubs and Functions.</w:t>
            </w:r>
          </w:p>
        </w:tc>
      </w:tr>
      <w:tr w:rsidR="0095094A" w14:paraId="32B8C01F" w14:textId="77777777">
        <w:tc>
          <w:tcPr>
            <w:tcW w:w="2200" w:type="dxa"/>
            <w:shd w:val="clear" w:color="auto" w:fill="FFFFFF"/>
            <w:tcMar>
              <w:top w:w="70" w:type="dxa"/>
              <w:left w:w="110" w:type="dxa"/>
              <w:bottom w:w="70" w:type="dxa"/>
              <w:right w:w="110" w:type="dxa"/>
            </w:tcMar>
            <w:vAlign w:val="center"/>
          </w:tcPr>
          <w:p w14:paraId="50D54B6E" w14:textId="77777777" w:rsidR="0095094A" w:rsidRDefault="007B5EA1">
            <w:pPr>
              <w:spacing w:after="10" w:line="258" w:lineRule="auto"/>
            </w:pPr>
            <w:r>
              <w:rPr>
                <w:sz w:val="18"/>
                <w:szCs w:val="18"/>
              </w:rPr>
              <w:t>SOA</w:t>
            </w:r>
          </w:p>
        </w:tc>
        <w:tc>
          <w:tcPr>
            <w:tcW w:w="7160" w:type="dxa"/>
            <w:shd w:val="clear" w:color="auto" w:fill="FFFFFF"/>
            <w:tcMar>
              <w:top w:w="70" w:type="dxa"/>
              <w:left w:w="110" w:type="dxa"/>
              <w:bottom w:w="70" w:type="dxa"/>
              <w:right w:w="110" w:type="dxa"/>
            </w:tcMar>
            <w:vAlign w:val="center"/>
          </w:tcPr>
          <w:p w14:paraId="21BB8A63" w14:textId="77777777" w:rsidR="0095094A" w:rsidRDefault="007B5EA1">
            <w:pPr>
              <w:spacing w:after="10" w:line="258" w:lineRule="auto"/>
            </w:pPr>
            <w:r>
              <w:rPr>
                <w:sz w:val="18"/>
                <w:szCs w:val="18"/>
              </w:rPr>
              <w:t>Service-oriented architecture, coarse-grained services aligned to business capabilities.</w:t>
            </w:r>
          </w:p>
        </w:tc>
      </w:tr>
      <w:tr w:rsidR="0095094A" w14:paraId="422254D9" w14:textId="77777777">
        <w:tc>
          <w:tcPr>
            <w:tcW w:w="2200" w:type="dxa"/>
            <w:shd w:val="clear" w:color="auto" w:fill="F4F6FA"/>
            <w:tcMar>
              <w:top w:w="70" w:type="dxa"/>
              <w:left w:w="110" w:type="dxa"/>
              <w:bottom w:w="70" w:type="dxa"/>
              <w:right w:w="110" w:type="dxa"/>
            </w:tcMar>
            <w:vAlign w:val="center"/>
          </w:tcPr>
          <w:p w14:paraId="74AF3C07" w14:textId="77777777" w:rsidR="0095094A" w:rsidRDefault="007B5EA1">
            <w:pPr>
              <w:spacing w:after="10" w:line="258" w:lineRule="auto"/>
            </w:pPr>
            <w:r>
              <w:rPr>
                <w:sz w:val="18"/>
                <w:szCs w:val="18"/>
              </w:rPr>
              <w:t>APIM</w:t>
            </w:r>
          </w:p>
        </w:tc>
        <w:tc>
          <w:tcPr>
            <w:tcW w:w="7160" w:type="dxa"/>
            <w:shd w:val="clear" w:color="auto" w:fill="F4F6FA"/>
            <w:tcMar>
              <w:top w:w="70" w:type="dxa"/>
              <w:left w:w="110" w:type="dxa"/>
              <w:bottom w:w="70" w:type="dxa"/>
              <w:right w:w="110" w:type="dxa"/>
            </w:tcMar>
            <w:vAlign w:val="center"/>
          </w:tcPr>
          <w:p w14:paraId="019EBF6C" w14:textId="77777777" w:rsidR="0095094A" w:rsidRDefault="007B5EA1">
            <w:pPr>
              <w:spacing w:after="10" w:line="258" w:lineRule="auto"/>
            </w:pPr>
            <w:r>
              <w:rPr>
                <w:sz w:val="18"/>
                <w:szCs w:val="18"/>
              </w:rPr>
              <w:t>Azure API Management.</w:t>
            </w:r>
          </w:p>
        </w:tc>
      </w:tr>
      <w:tr w:rsidR="0095094A" w14:paraId="003FDD55" w14:textId="77777777">
        <w:tc>
          <w:tcPr>
            <w:tcW w:w="2200" w:type="dxa"/>
            <w:shd w:val="clear" w:color="auto" w:fill="FFFFFF"/>
            <w:tcMar>
              <w:top w:w="70" w:type="dxa"/>
              <w:left w:w="110" w:type="dxa"/>
              <w:bottom w:w="70" w:type="dxa"/>
              <w:right w:w="110" w:type="dxa"/>
            </w:tcMar>
            <w:vAlign w:val="center"/>
          </w:tcPr>
          <w:p w14:paraId="3A1DCEAB" w14:textId="77777777" w:rsidR="0095094A" w:rsidRDefault="007B5EA1">
            <w:pPr>
              <w:spacing w:after="10" w:line="258" w:lineRule="auto"/>
            </w:pPr>
            <w:r>
              <w:rPr>
                <w:sz w:val="18"/>
                <w:szCs w:val="18"/>
              </w:rPr>
              <w:t>Managed identity</w:t>
            </w:r>
          </w:p>
        </w:tc>
        <w:tc>
          <w:tcPr>
            <w:tcW w:w="7160" w:type="dxa"/>
            <w:shd w:val="clear" w:color="auto" w:fill="FFFFFF"/>
            <w:tcMar>
              <w:top w:w="70" w:type="dxa"/>
              <w:left w:w="110" w:type="dxa"/>
              <w:bottom w:w="70" w:type="dxa"/>
              <w:right w:w="110" w:type="dxa"/>
            </w:tcMar>
            <w:vAlign w:val="center"/>
          </w:tcPr>
          <w:p w14:paraId="248E4027" w14:textId="77777777" w:rsidR="0095094A" w:rsidRDefault="007B5EA1">
            <w:pPr>
              <w:spacing w:after="10" w:line="258" w:lineRule="auto"/>
            </w:pPr>
            <w:r>
              <w:rPr>
                <w:sz w:val="18"/>
                <w:szCs w:val="18"/>
              </w:rPr>
              <w:t>An Entra identity for an Azure resource that authenticates without stored secrets.</w:t>
            </w:r>
          </w:p>
        </w:tc>
      </w:tr>
      <w:tr w:rsidR="0095094A" w14:paraId="4DDE1C10" w14:textId="77777777">
        <w:tc>
          <w:tcPr>
            <w:tcW w:w="2200" w:type="dxa"/>
            <w:shd w:val="clear" w:color="auto" w:fill="F4F6FA"/>
            <w:tcMar>
              <w:top w:w="70" w:type="dxa"/>
              <w:left w:w="110" w:type="dxa"/>
              <w:bottom w:w="70" w:type="dxa"/>
              <w:right w:w="110" w:type="dxa"/>
            </w:tcMar>
            <w:vAlign w:val="center"/>
          </w:tcPr>
          <w:p w14:paraId="2D1AAC18" w14:textId="77777777" w:rsidR="0095094A" w:rsidRDefault="007B5EA1">
            <w:pPr>
              <w:spacing w:after="10" w:line="258" w:lineRule="auto"/>
            </w:pPr>
            <w:r>
              <w:rPr>
                <w:sz w:val="18"/>
                <w:szCs w:val="18"/>
              </w:rPr>
              <w:t>PAM</w:t>
            </w:r>
          </w:p>
        </w:tc>
        <w:tc>
          <w:tcPr>
            <w:tcW w:w="7160" w:type="dxa"/>
            <w:shd w:val="clear" w:color="auto" w:fill="F4F6FA"/>
            <w:tcMar>
              <w:top w:w="70" w:type="dxa"/>
              <w:left w:w="110" w:type="dxa"/>
              <w:bottom w:w="70" w:type="dxa"/>
              <w:right w:w="110" w:type="dxa"/>
            </w:tcMar>
            <w:vAlign w:val="center"/>
          </w:tcPr>
          <w:p w14:paraId="7348E09F" w14:textId="77777777" w:rsidR="0095094A" w:rsidRDefault="007B5EA1">
            <w:pPr>
              <w:spacing w:after="10" w:line="258" w:lineRule="auto"/>
            </w:pPr>
            <w:r>
              <w:rPr>
                <w:sz w:val="18"/>
                <w:szCs w:val="18"/>
              </w:rPr>
              <w:t>Privileged access management, for example CyberArk.</w:t>
            </w:r>
          </w:p>
        </w:tc>
      </w:tr>
      <w:tr w:rsidR="0095094A" w14:paraId="409A46BE" w14:textId="77777777">
        <w:tc>
          <w:tcPr>
            <w:tcW w:w="2200" w:type="dxa"/>
            <w:shd w:val="clear" w:color="auto" w:fill="FFFFFF"/>
            <w:tcMar>
              <w:top w:w="70" w:type="dxa"/>
              <w:left w:w="110" w:type="dxa"/>
              <w:bottom w:w="70" w:type="dxa"/>
              <w:right w:w="110" w:type="dxa"/>
            </w:tcMar>
            <w:vAlign w:val="center"/>
          </w:tcPr>
          <w:p w14:paraId="5CE765A8" w14:textId="77777777" w:rsidR="0095094A" w:rsidRDefault="007B5EA1">
            <w:pPr>
              <w:spacing w:after="10" w:line="258" w:lineRule="auto"/>
            </w:pPr>
            <w:r>
              <w:rPr>
                <w:sz w:val="18"/>
                <w:szCs w:val="18"/>
              </w:rPr>
              <w:t>Claim-check</w:t>
            </w:r>
          </w:p>
        </w:tc>
        <w:tc>
          <w:tcPr>
            <w:tcW w:w="7160" w:type="dxa"/>
            <w:shd w:val="clear" w:color="auto" w:fill="FFFFFF"/>
            <w:tcMar>
              <w:top w:w="70" w:type="dxa"/>
              <w:left w:w="110" w:type="dxa"/>
              <w:bottom w:w="70" w:type="dxa"/>
              <w:right w:w="110" w:type="dxa"/>
            </w:tcMar>
            <w:vAlign w:val="center"/>
          </w:tcPr>
          <w:p w14:paraId="3433C1B0" w14:textId="77777777" w:rsidR="0095094A" w:rsidRDefault="007B5EA1">
            <w:pPr>
              <w:spacing w:after="10" w:line="258" w:lineRule="auto"/>
            </w:pPr>
            <w:r>
              <w:rPr>
                <w:sz w:val="18"/>
                <w:szCs w:val="18"/>
              </w:rPr>
              <w:t>A pattern that keeps a large payload in storage and passes a reference on the message.</w:t>
            </w:r>
          </w:p>
        </w:tc>
      </w:tr>
      <w:tr w:rsidR="0095094A" w14:paraId="45365A2B" w14:textId="77777777">
        <w:tc>
          <w:tcPr>
            <w:tcW w:w="2200" w:type="dxa"/>
            <w:shd w:val="clear" w:color="auto" w:fill="F4F6FA"/>
            <w:tcMar>
              <w:top w:w="70" w:type="dxa"/>
              <w:left w:w="110" w:type="dxa"/>
              <w:bottom w:w="70" w:type="dxa"/>
              <w:right w:w="110" w:type="dxa"/>
            </w:tcMar>
            <w:vAlign w:val="center"/>
          </w:tcPr>
          <w:p w14:paraId="7998BDA3" w14:textId="77777777" w:rsidR="0095094A" w:rsidRDefault="007B5EA1">
            <w:pPr>
              <w:spacing w:after="10" w:line="258" w:lineRule="auto"/>
            </w:pPr>
            <w:r>
              <w:rPr>
                <w:sz w:val="18"/>
                <w:szCs w:val="18"/>
              </w:rPr>
              <w:t>Idempotency</w:t>
            </w:r>
          </w:p>
        </w:tc>
        <w:tc>
          <w:tcPr>
            <w:tcW w:w="7160" w:type="dxa"/>
            <w:shd w:val="clear" w:color="auto" w:fill="F4F6FA"/>
            <w:tcMar>
              <w:top w:w="70" w:type="dxa"/>
              <w:left w:w="110" w:type="dxa"/>
              <w:bottom w:w="70" w:type="dxa"/>
              <w:right w:w="110" w:type="dxa"/>
            </w:tcMar>
            <w:vAlign w:val="center"/>
          </w:tcPr>
          <w:p w14:paraId="73B01584" w14:textId="77777777" w:rsidR="0095094A" w:rsidRDefault="007B5EA1">
            <w:pPr>
              <w:spacing w:after="10" w:line="258" w:lineRule="auto"/>
            </w:pPr>
            <w:r>
              <w:rPr>
                <w:sz w:val="18"/>
                <w:szCs w:val="18"/>
              </w:rPr>
              <w:t>The property that applying the same message more than once has no additional effect.</w:t>
            </w:r>
          </w:p>
        </w:tc>
      </w:tr>
      <w:tr w:rsidR="0095094A" w14:paraId="19044AB9" w14:textId="77777777">
        <w:tc>
          <w:tcPr>
            <w:tcW w:w="2200" w:type="dxa"/>
            <w:shd w:val="clear" w:color="auto" w:fill="FFFFFF"/>
            <w:tcMar>
              <w:top w:w="70" w:type="dxa"/>
              <w:left w:w="110" w:type="dxa"/>
              <w:bottom w:w="70" w:type="dxa"/>
              <w:right w:w="110" w:type="dxa"/>
            </w:tcMar>
            <w:vAlign w:val="center"/>
          </w:tcPr>
          <w:p w14:paraId="512E0F24" w14:textId="77777777" w:rsidR="0095094A" w:rsidRDefault="007B5EA1">
            <w:pPr>
              <w:spacing w:after="10" w:line="258" w:lineRule="auto"/>
            </w:pPr>
            <w:r>
              <w:rPr>
                <w:sz w:val="18"/>
                <w:szCs w:val="18"/>
              </w:rPr>
              <w:t>Bordereau</w:t>
            </w:r>
          </w:p>
        </w:tc>
        <w:tc>
          <w:tcPr>
            <w:tcW w:w="7160" w:type="dxa"/>
            <w:shd w:val="clear" w:color="auto" w:fill="FFFFFF"/>
            <w:tcMar>
              <w:top w:w="70" w:type="dxa"/>
              <w:left w:w="110" w:type="dxa"/>
              <w:bottom w:w="70" w:type="dxa"/>
              <w:right w:w="110" w:type="dxa"/>
            </w:tcMar>
            <w:vAlign w:val="center"/>
          </w:tcPr>
          <w:p w14:paraId="6F07CB04" w14:textId="77777777" w:rsidR="0095094A" w:rsidRDefault="007B5EA1">
            <w:pPr>
              <w:spacing w:after="10" w:line="258" w:lineRule="auto"/>
            </w:pPr>
            <w:r>
              <w:rPr>
                <w:sz w:val="18"/>
                <w:szCs w:val="18"/>
              </w:rPr>
              <w:t>A delegated-authority premium or claims report provided by a coverholder.</w:t>
            </w:r>
          </w:p>
        </w:tc>
      </w:tr>
      <w:tr w:rsidR="0095094A" w14:paraId="33D25B0F" w14:textId="77777777">
        <w:tc>
          <w:tcPr>
            <w:tcW w:w="2200" w:type="dxa"/>
            <w:shd w:val="clear" w:color="auto" w:fill="F4F6FA"/>
            <w:tcMar>
              <w:top w:w="70" w:type="dxa"/>
              <w:left w:w="110" w:type="dxa"/>
              <w:bottom w:w="70" w:type="dxa"/>
              <w:right w:w="110" w:type="dxa"/>
            </w:tcMar>
            <w:vAlign w:val="center"/>
          </w:tcPr>
          <w:p w14:paraId="54B34ED5" w14:textId="77777777" w:rsidR="0095094A" w:rsidRDefault="007B5EA1">
            <w:pPr>
              <w:spacing w:after="10" w:line="258" w:lineRule="auto"/>
            </w:pPr>
            <w:r>
              <w:rPr>
                <w:sz w:val="18"/>
                <w:szCs w:val="18"/>
              </w:rPr>
              <w:t>TDA</w:t>
            </w:r>
          </w:p>
        </w:tc>
        <w:tc>
          <w:tcPr>
            <w:tcW w:w="7160" w:type="dxa"/>
            <w:shd w:val="clear" w:color="auto" w:fill="F4F6FA"/>
            <w:tcMar>
              <w:top w:w="70" w:type="dxa"/>
              <w:left w:w="110" w:type="dxa"/>
              <w:bottom w:w="70" w:type="dxa"/>
              <w:right w:w="110" w:type="dxa"/>
            </w:tcMar>
            <w:vAlign w:val="center"/>
          </w:tcPr>
          <w:p w14:paraId="7DE420FC" w14:textId="77777777" w:rsidR="0095094A" w:rsidRDefault="007B5EA1">
            <w:pPr>
              <w:spacing w:after="10" w:line="258" w:lineRule="auto"/>
            </w:pPr>
            <w:r>
              <w:rPr>
                <w:sz w:val="18"/>
                <w:szCs w:val="18"/>
              </w:rPr>
              <w:t>Technical Design Authority.</w:t>
            </w:r>
          </w:p>
        </w:tc>
      </w:tr>
      <w:tr w:rsidR="0095094A" w14:paraId="5E2940B8" w14:textId="77777777">
        <w:tc>
          <w:tcPr>
            <w:tcW w:w="2200" w:type="dxa"/>
            <w:shd w:val="clear" w:color="auto" w:fill="FFFFFF"/>
            <w:tcMar>
              <w:top w:w="70" w:type="dxa"/>
              <w:left w:w="110" w:type="dxa"/>
              <w:bottom w:w="70" w:type="dxa"/>
              <w:right w:w="110" w:type="dxa"/>
            </w:tcMar>
            <w:vAlign w:val="center"/>
          </w:tcPr>
          <w:p w14:paraId="27FC1D80" w14:textId="77777777" w:rsidR="0095094A" w:rsidRDefault="007B5EA1">
            <w:pPr>
              <w:spacing w:after="10" w:line="258" w:lineRule="auto"/>
            </w:pPr>
            <w:r>
              <w:rPr>
                <w:sz w:val="18"/>
                <w:szCs w:val="18"/>
              </w:rPr>
              <w:t>MoM</w:t>
            </w:r>
          </w:p>
        </w:tc>
        <w:tc>
          <w:tcPr>
            <w:tcW w:w="7160" w:type="dxa"/>
            <w:shd w:val="clear" w:color="auto" w:fill="FFFFFF"/>
            <w:tcMar>
              <w:top w:w="70" w:type="dxa"/>
              <w:left w:w="110" w:type="dxa"/>
              <w:bottom w:w="70" w:type="dxa"/>
              <w:right w:w="110" w:type="dxa"/>
            </w:tcMar>
            <w:vAlign w:val="center"/>
          </w:tcPr>
          <w:p w14:paraId="0E04832E" w14:textId="77777777" w:rsidR="0095094A" w:rsidRDefault="007B5EA1">
            <w:pPr>
              <w:spacing w:after="10" w:line="258" w:lineRule="auto"/>
            </w:pPr>
            <w:r>
              <w:rPr>
                <w:sz w:val="18"/>
                <w:szCs w:val="18"/>
              </w:rPr>
              <w:t>Minutes of meeting.</w:t>
            </w:r>
          </w:p>
        </w:tc>
      </w:tr>
    </w:tbl>
    <w:p w14:paraId="6FA4B7D8" w14:textId="77777777" w:rsidR="0095094A" w:rsidRDefault="007B5EA1">
      <w:r>
        <w:br w:type="page"/>
      </w:r>
    </w:p>
    <w:p w14:paraId="1D2DD3FB" w14:textId="77777777" w:rsidR="0095094A" w:rsidRDefault="007B5EA1">
      <w:pPr>
        <w:pStyle w:val="Heading1"/>
      </w:pPr>
      <w:bookmarkStart w:id="1194" w:name="_Toc239521131"/>
      <w:r>
        <w:t>15. Cross-Reference and Traceability</w:t>
      </w:r>
      <w:bookmarkEnd w:id="1194"/>
    </w:p>
    <w:p w14:paraId="0229F710" w14:textId="77777777" w:rsidR="0095094A" w:rsidRDefault="007B5EA1">
      <w:pPr>
        <w:pStyle w:val="Heading2"/>
      </w:pPr>
      <w:bookmarkStart w:id="1195" w:name="_Toc239521132"/>
      <w:r>
        <w:t>15.1 Pattern Mapping</w:t>
      </w:r>
      <w:bookmarkEnd w:id="1195"/>
    </w:p>
    <w:p w14:paraId="1EF7E11A" w14:textId="77777777" w:rsidR="0095094A" w:rsidRDefault="007B5EA1">
      <w:pPr>
        <w:spacing w:after="120" w:line="278" w:lineRule="auto"/>
      </w:pPr>
      <w:r>
        <w:t>The catalogue groups patterns by interaction style. The table maps each group to its section and the primary Azure services.</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200"/>
        <w:gridCol w:w="1560"/>
        <w:gridCol w:w="4600"/>
      </w:tblGrid>
      <w:tr w:rsidR="0095094A" w14:paraId="69333DA4" w14:textId="77777777">
        <w:trPr>
          <w:tblHeader/>
        </w:trPr>
        <w:tc>
          <w:tcPr>
            <w:tcW w:w="3200" w:type="dxa"/>
            <w:shd w:val="clear" w:color="auto" w:fill="24446E"/>
            <w:tcMar>
              <w:top w:w="70" w:type="dxa"/>
              <w:left w:w="110" w:type="dxa"/>
              <w:bottom w:w="70" w:type="dxa"/>
              <w:right w:w="110" w:type="dxa"/>
            </w:tcMar>
          </w:tcPr>
          <w:p w14:paraId="26837672" w14:textId="77777777" w:rsidR="0095094A" w:rsidRDefault="007B5EA1">
            <w:r>
              <w:rPr>
                <w:b/>
                <w:bCs/>
                <w:color w:val="FFFFFF"/>
                <w:sz w:val="18"/>
                <w:szCs w:val="18"/>
              </w:rPr>
              <w:t>Group</w:t>
            </w:r>
          </w:p>
        </w:tc>
        <w:tc>
          <w:tcPr>
            <w:tcW w:w="1560" w:type="dxa"/>
            <w:shd w:val="clear" w:color="auto" w:fill="24446E"/>
            <w:tcMar>
              <w:top w:w="70" w:type="dxa"/>
              <w:left w:w="110" w:type="dxa"/>
              <w:bottom w:w="70" w:type="dxa"/>
              <w:right w:w="110" w:type="dxa"/>
            </w:tcMar>
          </w:tcPr>
          <w:p w14:paraId="1C63AF49" w14:textId="77777777" w:rsidR="0095094A" w:rsidRDefault="007B5EA1">
            <w:r>
              <w:rPr>
                <w:b/>
                <w:bCs/>
                <w:color w:val="FFFFFF"/>
                <w:sz w:val="18"/>
                <w:szCs w:val="18"/>
              </w:rPr>
              <w:t>Section</w:t>
            </w:r>
          </w:p>
        </w:tc>
        <w:tc>
          <w:tcPr>
            <w:tcW w:w="4600" w:type="dxa"/>
            <w:shd w:val="clear" w:color="auto" w:fill="24446E"/>
            <w:tcMar>
              <w:top w:w="70" w:type="dxa"/>
              <w:left w:w="110" w:type="dxa"/>
              <w:bottom w:w="70" w:type="dxa"/>
              <w:right w:w="110" w:type="dxa"/>
            </w:tcMar>
          </w:tcPr>
          <w:p w14:paraId="37483C04" w14:textId="77777777" w:rsidR="0095094A" w:rsidRDefault="007B5EA1">
            <w:r>
              <w:rPr>
                <w:b/>
                <w:bCs/>
                <w:color w:val="FFFFFF"/>
                <w:sz w:val="18"/>
                <w:szCs w:val="18"/>
              </w:rPr>
              <w:t>Primary services</w:t>
            </w:r>
          </w:p>
        </w:tc>
      </w:tr>
      <w:tr w:rsidR="0095094A" w14:paraId="26B285C2" w14:textId="77777777">
        <w:tc>
          <w:tcPr>
            <w:tcW w:w="3200" w:type="dxa"/>
            <w:shd w:val="clear" w:color="auto" w:fill="FFFFFF"/>
            <w:tcMar>
              <w:top w:w="70" w:type="dxa"/>
              <w:left w:w="110" w:type="dxa"/>
              <w:bottom w:w="70" w:type="dxa"/>
              <w:right w:w="110" w:type="dxa"/>
            </w:tcMar>
            <w:vAlign w:val="center"/>
          </w:tcPr>
          <w:p w14:paraId="6DD0B4C3" w14:textId="77777777" w:rsidR="0095094A" w:rsidRDefault="007B5EA1">
            <w:pPr>
              <w:spacing w:after="10" w:line="258" w:lineRule="auto"/>
            </w:pPr>
            <w:r>
              <w:rPr>
                <w:sz w:val="18"/>
                <w:szCs w:val="18"/>
              </w:rPr>
              <w:t>API patterns</w:t>
            </w:r>
          </w:p>
        </w:tc>
        <w:tc>
          <w:tcPr>
            <w:tcW w:w="1560" w:type="dxa"/>
            <w:shd w:val="clear" w:color="auto" w:fill="FFFFFF"/>
            <w:tcMar>
              <w:top w:w="70" w:type="dxa"/>
              <w:left w:w="110" w:type="dxa"/>
              <w:bottom w:w="70" w:type="dxa"/>
              <w:right w:w="110" w:type="dxa"/>
            </w:tcMar>
            <w:vAlign w:val="center"/>
          </w:tcPr>
          <w:p w14:paraId="7AB3842A" w14:textId="77777777" w:rsidR="0095094A" w:rsidRDefault="007B5EA1">
            <w:pPr>
              <w:spacing w:after="10" w:line="258" w:lineRule="auto"/>
            </w:pPr>
            <w:r>
              <w:rPr>
                <w:sz w:val="18"/>
                <w:szCs w:val="18"/>
              </w:rPr>
              <w:t>8.3 (SFINT1 to SFINT4)</w:t>
            </w:r>
          </w:p>
        </w:tc>
        <w:tc>
          <w:tcPr>
            <w:tcW w:w="4600" w:type="dxa"/>
            <w:shd w:val="clear" w:color="auto" w:fill="FFFFFF"/>
            <w:tcMar>
              <w:top w:w="70" w:type="dxa"/>
              <w:left w:w="110" w:type="dxa"/>
              <w:bottom w:w="70" w:type="dxa"/>
              <w:right w:w="110" w:type="dxa"/>
            </w:tcMar>
            <w:vAlign w:val="center"/>
          </w:tcPr>
          <w:p w14:paraId="53E22BAE" w14:textId="77777777" w:rsidR="0095094A" w:rsidRDefault="007B5EA1">
            <w:pPr>
              <w:spacing w:after="10" w:line="258" w:lineRule="auto"/>
            </w:pPr>
            <w:r>
              <w:rPr>
                <w:sz w:val="18"/>
                <w:szCs w:val="18"/>
              </w:rPr>
              <w:t>API Management, Functions</w:t>
            </w:r>
          </w:p>
        </w:tc>
      </w:tr>
      <w:tr w:rsidR="0095094A" w14:paraId="21CB3551" w14:textId="77777777">
        <w:tc>
          <w:tcPr>
            <w:tcW w:w="3200" w:type="dxa"/>
            <w:shd w:val="clear" w:color="auto" w:fill="F4F6FA"/>
            <w:tcMar>
              <w:top w:w="70" w:type="dxa"/>
              <w:left w:w="110" w:type="dxa"/>
              <w:bottom w:w="70" w:type="dxa"/>
              <w:right w:w="110" w:type="dxa"/>
            </w:tcMar>
            <w:vAlign w:val="center"/>
          </w:tcPr>
          <w:p w14:paraId="29C22B42" w14:textId="77777777" w:rsidR="0095094A" w:rsidRDefault="007B5EA1">
            <w:pPr>
              <w:spacing w:after="10" w:line="258" w:lineRule="auto"/>
            </w:pPr>
            <w:r>
              <w:rPr>
                <w:sz w:val="18"/>
                <w:szCs w:val="18"/>
              </w:rPr>
              <w:t>Messaging patterns</w:t>
            </w:r>
          </w:p>
        </w:tc>
        <w:tc>
          <w:tcPr>
            <w:tcW w:w="1560" w:type="dxa"/>
            <w:shd w:val="clear" w:color="auto" w:fill="F4F6FA"/>
            <w:tcMar>
              <w:top w:w="70" w:type="dxa"/>
              <w:left w:w="110" w:type="dxa"/>
              <w:bottom w:w="70" w:type="dxa"/>
              <w:right w:w="110" w:type="dxa"/>
            </w:tcMar>
            <w:vAlign w:val="center"/>
          </w:tcPr>
          <w:p w14:paraId="19025D45" w14:textId="77777777" w:rsidR="0095094A" w:rsidRDefault="007B5EA1">
            <w:pPr>
              <w:spacing w:after="10" w:line="258" w:lineRule="auto"/>
            </w:pPr>
            <w:r>
              <w:rPr>
                <w:sz w:val="18"/>
                <w:szCs w:val="18"/>
              </w:rPr>
              <w:t>8.4 (SFINT5 to SFINT10)</w:t>
            </w:r>
          </w:p>
        </w:tc>
        <w:tc>
          <w:tcPr>
            <w:tcW w:w="4600" w:type="dxa"/>
            <w:shd w:val="clear" w:color="auto" w:fill="F4F6FA"/>
            <w:tcMar>
              <w:top w:w="70" w:type="dxa"/>
              <w:left w:w="110" w:type="dxa"/>
              <w:bottom w:w="70" w:type="dxa"/>
              <w:right w:w="110" w:type="dxa"/>
            </w:tcMar>
            <w:vAlign w:val="center"/>
          </w:tcPr>
          <w:p w14:paraId="0AC0CED3" w14:textId="77777777" w:rsidR="0095094A" w:rsidRDefault="007B5EA1">
            <w:pPr>
              <w:spacing w:after="10" w:line="258" w:lineRule="auto"/>
            </w:pPr>
            <w:r>
              <w:rPr>
                <w:sz w:val="18"/>
                <w:szCs w:val="18"/>
              </w:rPr>
              <w:t>Service Bus, Functions</w:t>
            </w:r>
          </w:p>
        </w:tc>
      </w:tr>
      <w:tr w:rsidR="0095094A" w14:paraId="2F896995" w14:textId="77777777">
        <w:tc>
          <w:tcPr>
            <w:tcW w:w="3200" w:type="dxa"/>
            <w:shd w:val="clear" w:color="auto" w:fill="FFFFFF"/>
            <w:tcMar>
              <w:top w:w="70" w:type="dxa"/>
              <w:left w:w="110" w:type="dxa"/>
              <w:bottom w:w="70" w:type="dxa"/>
              <w:right w:w="110" w:type="dxa"/>
            </w:tcMar>
            <w:vAlign w:val="center"/>
          </w:tcPr>
          <w:p w14:paraId="0BC934E7" w14:textId="77777777" w:rsidR="0095094A" w:rsidRDefault="007B5EA1">
            <w:pPr>
              <w:spacing w:after="10" w:line="258" w:lineRule="auto"/>
            </w:pPr>
            <w:r>
              <w:rPr>
                <w:sz w:val="18"/>
                <w:szCs w:val="18"/>
              </w:rPr>
              <w:t>Event patterns</w:t>
            </w:r>
          </w:p>
        </w:tc>
        <w:tc>
          <w:tcPr>
            <w:tcW w:w="1560" w:type="dxa"/>
            <w:shd w:val="clear" w:color="auto" w:fill="FFFFFF"/>
            <w:tcMar>
              <w:top w:w="70" w:type="dxa"/>
              <w:left w:w="110" w:type="dxa"/>
              <w:bottom w:w="70" w:type="dxa"/>
              <w:right w:w="110" w:type="dxa"/>
            </w:tcMar>
            <w:vAlign w:val="center"/>
          </w:tcPr>
          <w:p w14:paraId="40FF388A" w14:textId="77777777" w:rsidR="0095094A" w:rsidRDefault="007B5EA1">
            <w:pPr>
              <w:spacing w:after="10" w:line="258" w:lineRule="auto"/>
            </w:pPr>
            <w:r>
              <w:rPr>
                <w:sz w:val="18"/>
                <w:szCs w:val="18"/>
              </w:rPr>
              <w:t>8.5 (SFINT11 to SFINT15)</w:t>
            </w:r>
          </w:p>
        </w:tc>
        <w:tc>
          <w:tcPr>
            <w:tcW w:w="4600" w:type="dxa"/>
            <w:shd w:val="clear" w:color="auto" w:fill="FFFFFF"/>
            <w:tcMar>
              <w:top w:w="70" w:type="dxa"/>
              <w:left w:w="110" w:type="dxa"/>
              <w:bottom w:w="70" w:type="dxa"/>
              <w:right w:w="110" w:type="dxa"/>
            </w:tcMar>
            <w:vAlign w:val="center"/>
          </w:tcPr>
          <w:p w14:paraId="1A28EFEF" w14:textId="77777777" w:rsidR="0095094A" w:rsidRDefault="007B5EA1">
            <w:pPr>
              <w:spacing w:after="10" w:line="258" w:lineRule="auto"/>
            </w:pPr>
            <w:r>
              <w:rPr>
                <w:sz w:val="18"/>
                <w:szCs w:val="18"/>
              </w:rPr>
              <w:t>Event Grid, Event Hubs, Service Bus</w:t>
            </w:r>
          </w:p>
        </w:tc>
      </w:tr>
      <w:tr w:rsidR="0095094A" w14:paraId="4B01D598" w14:textId="77777777">
        <w:tc>
          <w:tcPr>
            <w:tcW w:w="3200" w:type="dxa"/>
            <w:shd w:val="clear" w:color="auto" w:fill="F4F6FA"/>
            <w:tcMar>
              <w:top w:w="70" w:type="dxa"/>
              <w:left w:w="110" w:type="dxa"/>
              <w:bottom w:w="70" w:type="dxa"/>
              <w:right w:w="110" w:type="dxa"/>
            </w:tcMar>
            <w:vAlign w:val="center"/>
          </w:tcPr>
          <w:p w14:paraId="45A45717" w14:textId="77777777" w:rsidR="0095094A" w:rsidRDefault="007B5EA1">
            <w:pPr>
              <w:spacing w:after="10" w:line="258" w:lineRule="auto"/>
            </w:pPr>
            <w:r>
              <w:rPr>
                <w:sz w:val="18"/>
                <w:szCs w:val="18"/>
              </w:rPr>
              <w:t>Orchestration patterns</w:t>
            </w:r>
          </w:p>
        </w:tc>
        <w:tc>
          <w:tcPr>
            <w:tcW w:w="1560" w:type="dxa"/>
            <w:shd w:val="clear" w:color="auto" w:fill="F4F6FA"/>
            <w:tcMar>
              <w:top w:w="70" w:type="dxa"/>
              <w:left w:w="110" w:type="dxa"/>
              <w:bottom w:w="70" w:type="dxa"/>
              <w:right w:w="110" w:type="dxa"/>
            </w:tcMar>
            <w:vAlign w:val="center"/>
          </w:tcPr>
          <w:p w14:paraId="4CADDEA7" w14:textId="77777777" w:rsidR="0095094A" w:rsidRDefault="007B5EA1">
            <w:pPr>
              <w:spacing w:after="10" w:line="258" w:lineRule="auto"/>
            </w:pPr>
            <w:r>
              <w:rPr>
                <w:sz w:val="18"/>
                <w:szCs w:val="18"/>
              </w:rPr>
              <w:t>8.6 (SFINT16 to SFINT18)</w:t>
            </w:r>
          </w:p>
        </w:tc>
        <w:tc>
          <w:tcPr>
            <w:tcW w:w="4600" w:type="dxa"/>
            <w:shd w:val="clear" w:color="auto" w:fill="F4F6FA"/>
            <w:tcMar>
              <w:top w:w="70" w:type="dxa"/>
              <w:left w:w="110" w:type="dxa"/>
              <w:bottom w:w="70" w:type="dxa"/>
              <w:right w:w="110" w:type="dxa"/>
            </w:tcMar>
            <w:vAlign w:val="center"/>
          </w:tcPr>
          <w:p w14:paraId="45438994" w14:textId="77777777" w:rsidR="0095094A" w:rsidRDefault="007B5EA1">
            <w:pPr>
              <w:spacing w:after="10" w:line="258" w:lineRule="auto"/>
            </w:pPr>
            <w:r>
              <w:rPr>
                <w:sz w:val="18"/>
                <w:szCs w:val="18"/>
              </w:rPr>
              <w:t>Logic Apps, Functions</w:t>
            </w:r>
          </w:p>
        </w:tc>
      </w:tr>
      <w:tr w:rsidR="0095094A" w14:paraId="1A63AA86" w14:textId="77777777">
        <w:tc>
          <w:tcPr>
            <w:tcW w:w="3200" w:type="dxa"/>
            <w:shd w:val="clear" w:color="auto" w:fill="FFFFFF"/>
            <w:tcMar>
              <w:top w:w="70" w:type="dxa"/>
              <w:left w:w="110" w:type="dxa"/>
              <w:bottom w:w="70" w:type="dxa"/>
              <w:right w:w="110" w:type="dxa"/>
            </w:tcMar>
            <w:vAlign w:val="center"/>
          </w:tcPr>
          <w:p w14:paraId="206C1877" w14:textId="77777777" w:rsidR="0095094A" w:rsidRDefault="007B5EA1">
            <w:pPr>
              <w:spacing w:after="10" w:line="258" w:lineRule="auto"/>
            </w:pPr>
            <w:r>
              <w:rPr>
                <w:sz w:val="18"/>
                <w:szCs w:val="18"/>
              </w:rPr>
              <w:t>File patterns</w:t>
            </w:r>
          </w:p>
        </w:tc>
        <w:tc>
          <w:tcPr>
            <w:tcW w:w="1560" w:type="dxa"/>
            <w:shd w:val="clear" w:color="auto" w:fill="FFFFFF"/>
            <w:tcMar>
              <w:top w:w="70" w:type="dxa"/>
              <w:left w:w="110" w:type="dxa"/>
              <w:bottom w:w="70" w:type="dxa"/>
              <w:right w:w="110" w:type="dxa"/>
            </w:tcMar>
            <w:vAlign w:val="center"/>
          </w:tcPr>
          <w:p w14:paraId="6DF34473" w14:textId="77777777" w:rsidR="0095094A" w:rsidRDefault="007B5EA1">
            <w:pPr>
              <w:spacing w:after="10" w:line="258" w:lineRule="auto"/>
            </w:pPr>
            <w:r>
              <w:rPr>
                <w:sz w:val="18"/>
                <w:szCs w:val="18"/>
              </w:rPr>
              <w:t>8.7 (SFINT19 to SFINT20)</w:t>
            </w:r>
          </w:p>
        </w:tc>
        <w:tc>
          <w:tcPr>
            <w:tcW w:w="4600" w:type="dxa"/>
            <w:shd w:val="clear" w:color="auto" w:fill="FFFFFF"/>
            <w:tcMar>
              <w:top w:w="70" w:type="dxa"/>
              <w:left w:w="110" w:type="dxa"/>
              <w:bottom w:w="70" w:type="dxa"/>
              <w:right w:w="110" w:type="dxa"/>
            </w:tcMar>
            <w:vAlign w:val="center"/>
          </w:tcPr>
          <w:p w14:paraId="2895EAF6" w14:textId="77777777" w:rsidR="0095094A" w:rsidRDefault="007B5EA1">
            <w:pPr>
              <w:spacing w:after="10" w:line="258" w:lineRule="auto"/>
            </w:pPr>
            <w:r>
              <w:rPr>
                <w:sz w:val="18"/>
                <w:szCs w:val="18"/>
              </w:rPr>
              <w:t>Blob, Event Grid, Logic Apps</w:t>
            </w:r>
          </w:p>
        </w:tc>
      </w:tr>
      <w:tr w:rsidR="0095094A" w14:paraId="7140D196" w14:textId="77777777">
        <w:tc>
          <w:tcPr>
            <w:tcW w:w="3200" w:type="dxa"/>
            <w:shd w:val="clear" w:color="auto" w:fill="F4F6FA"/>
            <w:tcMar>
              <w:top w:w="70" w:type="dxa"/>
              <w:left w:w="110" w:type="dxa"/>
              <w:bottom w:w="70" w:type="dxa"/>
              <w:right w:w="110" w:type="dxa"/>
            </w:tcMar>
            <w:vAlign w:val="center"/>
          </w:tcPr>
          <w:p w14:paraId="7C919145" w14:textId="77777777" w:rsidR="0095094A" w:rsidRDefault="007B5EA1">
            <w:pPr>
              <w:spacing w:after="10" w:line="258" w:lineRule="auto"/>
            </w:pPr>
            <w:r>
              <w:rPr>
                <w:sz w:val="18"/>
                <w:szCs w:val="18"/>
              </w:rPr>
              <w:t>Data platform patterns</w:t>
            </w:r>
          </w:p>
        </w:tc>
        <w:tc>
          <w:tcPr>
            <w:tcW w:w="1560" w:type="dxa"/>
            <w:shd w:val="clear" w:color="auto" w:fill="F4F6FA"/>
            <w:tcMar>
              <w:top w:w="70" w:type="dxa"/>
              <w:left w:w="110" w:type="dxa"/>
              <w:bottom w:w="70" w:type="dxa"/>
              <w:right w:w="110" w:type="dxa"/>
            </w:tcMar>
            <w:vAlign w:val="center"/>
          </w:tcPr>
          <w:p w14:paraId="777F05EA" w14:textId="77777777" w:rsidR="0095094A" w:rsidRDefault="007B5EA1">
            <w:pPr>
              <w:spacing w:after="10" w:line="258" w:lineRule="auto"/>
            </w:pPr>
            <w:r>
              <w:rPr>
                <w:sz w:val="18"/>
                <w:szCs w:val="18"/>
              </w:rPr>
              <w:t>8.8 (SFINT21 to SFINT23)</w:t>
            </w:r>
          </w:p>
        </w:tc>
        <w:tc>
          <w:tcPr>
            <w:tcW w:w="4600" w:type="dxa"/>
            <w:shd w:val="clear" w:color="auto" w:fill="F4F6FA"/>
            <w:tcMar>
              <w:top w:w="70" w:type="dxa"/>
              <w:left w:w="110" w:type="dxa"/>
              <w:bottom w:w="70" w:type="dxa"/>
              <w:right w:w="110" w:type="dxa"/>
            </w:tcMar>
            <w:vAlign w:val="center"/>
          </w:tcPr>
          <w:p w14:paraId="5F12D9F7" w14:textId="77777777" w:rsidR="0095094A" w:rsidRDefault="007B5EA1">
            <w:pPr>
              <w:spacing w:after="10" w:line="258" w:lineRule="auto"/>
            </w:pPr>
            <w:r>
              <w:rPr>
                <w:sz w:val="18"/>
                <w:szCs w:val="18"/>
              </w:rPr>
              <w:t>Event Hubs, Functions, Snowflake</w:t>
            </w:r>
          </w:p>
        </w:tc>
      </w:tr>
      <w:tr w:rsidR="0095094A" w14:paraId="215B20CF" w14:textId="77777777">
        <w:tc>
          <w:tcPr>
            <w:tcW w:w="3200" w:type="dxa"/>
            <w:shd w:val="clear" w:color="auto" w:fill="FFFFFF"/>
            <w:tcMar>
              <w:top w:w="70" w:type="dxa"/>
              <w:left w:w="110" w:type="dxa"/>
              <w:bottom w:w="70" w:type="dxa"/>
              <w:right w:w="110" w:type="dxa"/>
            </w:tcMar>
            <w:vAlign w:val="center"/>
          </w:tcPr>
          <w:p w14:paraId="5EB5672B" w14:textId="77777777" w:rsidR="0095094A" w:rsidRDefault="007B5EA1">
            <w:pPr>
              <w:spacing w:after="10" w:line="258" w:lineRule="auto"/>
            </w:pPr>
            <w:r>
              <w:rPr>
                <w:sz w:val="18"/>
                <w:szCs w:val="18"/>
              </w:rPr>
              <w:t>Transformation and routing</w:t>
            </w:r>
          </w:p>
        </w:tc>
        <w:tc>
          <w:tcPr>
            <w:tcW w:w="1560" w:type="dxa"/>
            <w:shd w:val="clear" w:color="auto" w:fill="FFFFFF"/>
            <w:tcMar>
              <w:top w:w="70" w:type="dxa"/>
              <w:left w:w="110" w:type="dxa"/>
              <w:bottom w:w="70" w:type="dxa"/>
              <w:right w:w="110" w:type="dxa"/>
            </w:tcMar>
            <w:vAlign w:val="center"/>
          </w:tcPr>
          <w:p w14:paraId="7043CA3D" w14:textId="77777777" w:rsidR="0095094A" w:rsidRDefault="007B5EA1">
            <w:pPr>
              <w:spacing w:after="10" w:line="258" w:lineRule="auto"/>
            </w:pPr>
            <w:r>
              <w:rPr>
                <w:sz w:val="18"/>
                <w:szCs w:val="18"/>
              </w:rPr>
              <w:t>8.9 (SFINT24 to SFINT25)</w:t>
            </w:r>
          </w:p>
        </w:tc>
        <w:tc>
          <w:tcPr>
            <w:tcW w:w="4600" w:type="dxa"/>
            <w:shd w:val="clear" w:color="auto" w:fill="FFFFFF"/>
            <w:tcMar>
              <w:top w:w="70" w:type="dxa"/>
              <w:left w:w="110" w:type="dxa"/>
              <w:bottom w:w="70" w:type="dxa"/>
              <w:right w:w="110" w:type="dxa"/>
            </w:tcMar>
            <w:vAlign w:val="center"/>
          </w:tcPr>
          <w:p w14:paraId="73B27C65" w14:textId="77777777" w:rsidR="0095094A" w:rsidRDefault="007B5EA1">
            <w:pPr>
              <w:spacing w:after="10" w:line="258" w:lineRule="auto"/>
            </w:pPr>
            <w:r>
              <w:rPr>
                <w:sz w:val="18"/>
                <w:szCs w:val="18"/>
              </w:rPr>
              <w:t>Functions, Service Bus</w:t>
            </w:r>
          </w:p>
        </w:tc>
      </w:tr>
    </w:tbl>
    <w:p w14:paraId="40067140" w14:textId="77777777" w:rsidR="0095094A" w:rsidRDefault="007B5EA1">
      <w:pPr>
        <w:pStyle w:val="Heading2"/>
      </w:pPr>
      <w:bookmarkStart w:id="1196" w:name="_Toc239521133"/>
      <w:r>
        <w:t>15.2 Azure Pattern Mapping</w:t>
      </w:r>
      <w:bookmarkEnd w:id="1196"/>
    </w:p>
    <w:p w14:paraId="52338C1A" w14:textId="77777777" w:rsidR="0095094A" w:rsidRDefault="007B5EA1">
      <w:pPr>
        <w:spacing w:after="120" w:line="278" w:lineRule="auto"/>
      </w:pPr>
      <w:r>
        <w:t>The framework was cross-checked against the Azure integration-patterns reference. Almost every reference pattern maps onto a pattern here. The single intentional difference is that the reference treats extract, transform and load as an integration pattern, whereas this framework places it inside the data platform across the boundary in Section 10.</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400"/>
        <w:gridCol w:w="5960"/>
      </w:tblGrid>
      <w:tr w:rsidR="0095094A" w14:paraId="15643FF8" w14:textId="77777777">
        <w:trPr>
          <w:tblHeader/>
        </w:trPr>
        <w:tc>
          <w:tcPr>
            <w:tcW w:w="3400" w:type="dxa"/>
            <w:shd w:val="clear" w:color="auto" w:fill="24446E"/>
            <w:tcMar>
              <w:top w:w="70" w:type="dxa"/>
              <w:left w:w="110" w:type="dxa"/>
              <w:bottom w:w="70" w:type="dxa"/>
              <w:right w:w="110" w:type="dxa"/>
            </w:tcMar>
          </w:tcPr>
          <w:p w14:paraId="1E9291D9" w14:textId="77777777" w:rsidR="0095094A" w:rsidRDefault="007B5EA1">
            <w:r>
              <w:rPr>
                <w:b/>
                <w:bCs/>
                <w:color w:val="FFFFFF"/>
                <w:sz w:val="18"/>
                <w:szCs w:val="18"/>
              </w:rPr>
              <w:t>Reference pattern</w:t>
            </w:r>
          </w:p>
        </w:tc>
        <w:tc>
          <w:tcPr>
            <w:tcW w:w="5960" w:type="dxa"/>
            <w:shd w:val="clear" w:color="auto" w:fill="24446E"/>
            <w:tcMar>
              <w:top w:w="70" w:type="dxa"/>
              <w:left w:w="110" w:type="dxa"/>
              <w:bottom w:w="70" w:type="dxa"/>
              <w:right w:w="110" w:type="dxa"/>
            </w:tcMar>
          </w:tcPr>
          <w:p w14:paraId="77F1E17C" w14:textId="77777777" w:rsidR="0095094A" w:rsidRDefault="007B5EA1">
            <w:r>
              <w:rPr>
                <w:b/>
                <w:bCs/>
                <w:color w:val="FFFFFF"/>
                <w:sz w:val="18"/>
                <w:szCs w:val="18"/>
              </w:rPr>
              <w:t>Where it lives here</w:t>
            </w:r>
          </w:p>
        </w:tc>
      </w:tr>
      <w:tr w:rsidR="0095094A" w14:paraId="35AECF44" w14:textId="77777777">
        <w:tc>
          <w:tcPr>
            <w:tcW w:w="3400" w:type="dxa"/>
            <w:shd w:val="clear" w:color="auto" w:fill="FFFFFF"/>
            <w:tcMar>
              <w:top w:w="70" w:type="dxa"/>
              <w:left w:w="110" w:type="dxa"/>
              <w:bottom w:w="70" w:type="dxa"/>
              <w:right w:w="110" w:type="dxa"/>
            </w:tcMar>
            <w:vAlign w:val="center"/>
          </w:tcPr>
          <w:p w14:paraId="41F6D28D" w14:textId="77777777" w:rsidR="0095094A" w:rsidRDefault="007B5EA1">
            <w:pPr>
              <w:spacing w:after="10" w:line="258" w:lineRule="auto"/>
            </w:pPr>
            <w:r>
              <w:rPr>
                <w:sz w:val="18"/>
                <w:szCs w:val="18"/>
              </w:rPr>
              <w:t>Simple Service</w:t>
            </w:r>
          </w:p>
        </w:tc>
        <w:tc>
          <w:tcPr>
            <w:tcW w:w="5960" w:type="dxa"/>
            <w:shd w:val="clear" w:color="auto" w:fill="FFFFFF"/>
            <w:tcMar>
              <w:top w:w="70" w:type="dxa"/>
              <w:left w:w="110" w:type="dxa"/>
              <w:bottom w:w="70" w:type="dxa"/>
              <w:right w:w="110" w:type="dxa"/>
            </w:tcMar>
            <w:vAlign w:val="center"/>
          </w:tcPr>
          <w:p w14:paraId="34F853AC" w14:textId="77777777" w:rsidR="0095094A" w:rsidRDefault="007B5EA1">
            <w:pPr>
              <w:spacing w:after="10" w:line="258" w:lineRule="auto"/>
            </w:pPr>
            <w:r>
              <w:rPr>
                <w:sz w:val="18"/>
                <w:szCs w:val="18"/>
              </w:rPr>
              <w:t>Implementation layer, Functions (5.2)</w:t>
            </w:r>
          </w:p>
        </w:tc>
      </w:tr>
      <w:tr w:rsidR="0095094A" w14:paraId="79522DB6" w14:textId="77777777">
        <w:tc>
          <w:tcPr>
            <w:tcW w:w="3400" w:type="dxa"/>
            <w:shd w:val="clear" w:color="auto" w:fill="F4F6FA"/>
            <w:tcMar>
              <w:top w:w="70" w:type="dxa"/>
              <w:left w:w="110" w:type="dxa"/>
              <w:bottom w:w="70" w:type="dxa"/>
              <w:right w:w="110" w:type="dxa"/>
            </w:tcMar>
            <w:vAlign w:val="center"/>
          </w:tcPr>
          <w:p w14:paraId="0E523F1E" w14:textId="77777777" w:rsidR="0095094A" w:rsidRDefault="007B5EA1">
            <w:pPr>
              <w:spacing w:after="10" w:line="258" w:lineRule="auto"/>
            </w:pPr>
            <w:r>
              <w:rPr>
                <w:sz w:val="18"/>
                <w:szCs w:val="18"/>
              </w:rPr>
              <w:t>Composite Service</w:t>
            </w:r>
          </w:p>
        </w:tc>
        <w:tc>
          <w:tcPr>
            <w:tcW w:w="5960" w:type="dxa"/>
            <w:shd w:val="clear" w:color="auto" w:fill="F4F6FA"/>
            <w:tcMar>
              <w:top w:w="70" w:type="dxa"/>
              <w:left w:w="110" w:type="dxa"/>
              <w:bottom w:w="70" w:type="dxa"/>
              <w:right w:w="110" w:type="dxa"/>
            </w:tcMar>
            <w:vAlign w:val="center"/>
          </w:tcPr>
          <w:p w14:paraId="044C2C75" w14:textId="77777777" w:rsidR="0095094A" w:rsidRDefault="007B5EA1">
            <w:pPr>
              <w:spacing w:after="10" w:line="258" w:lineRule="auto"/>
            </w:pPr>
            <w:r>
              <w:rPr>
                <w:sz w:val="18"/>
                <w:szCs w:val="18"/>
              </w:rPr>
              <w:t>API composition (SFINT2) and orchestration (SFINT16)</w:t>
            </w:r>
          </w:p>
        </w:tc>
      </w:tr>
      <w:tr w:rsidR="0095094A" w14:paraId="14915F99" w14:textId="77777777">
        <w:tc>
          <w:tcPr>
            <w:tcW w:w="3400" w:type="dxa"/>
            <w:shd w:val="clear" w:color="auto" w:fill="FFFFFF"/>
            <w:tcMar>
              <w:top w:w="70" w:type="dxa"/>
              <w:left w:w="110" w:type="dxa"/>
              <w:bottom w:w="70" w:type="dxa"/>
              <w:right w:w="110" w:type="dxa"/>
            </w:tcMar>
            <w:vAlign w:val="center"/>
          </w:tcPr>
          <w:p w14:paraId="60B09B92" w14:textId="77777777" w:rsidR="0095094A" w:rsidRDefault="007B5EA1">
            <w:pPr>
              <w:spacing w:after="10" w:line="258" w:lineRule="auto"/>
            </w:pPr>
            <w:r>
              <w:rPr>
                <w:sz w:val="18"/>
                <w:szCs w:val="18"/>
              </w:rPr>
              <w:t>Service Proxy</w:t>
            </w:r>
          </w:p>
        </w:tc>
        <w:tc>
          <w:tcPr>
            <w:tcW w:w="5960" w:type="dxa"/>
            <w:shd w:val="clear" w:color="auto" w:fill="FFFFFF"/>
            <w:tcMar>
              <w:top w:w="70" w:type="dxa"/>
              <w:left w:w="110" w:type="dxa"/>
              <w:bottom w:w="70" w:type="dxa"/>
              <w:right w:w="110" w:type="dxa"/>
            </w:tcMar>
            <w:vAlign w:val="center"/>
          </w:tcPr>
          <w:p w14:paraId="724D2500" w14:textId="77777777" w:rsidR="0095094A" w:rsidRDefault="007B5EA1">
            <w:pPr>
              <w:spacing w:after="10" w:line="258" w:lineRule="auto"/>
            </w:pPr>
            <w:r>
              <w:rPr>
                <w:sz w:val="18"/>
                <w:szCs w:val="18"/>
              </w:rPr>
              <w:t>Managed API facade (SFINT1) and mediation (SFINT3)</w:t>
            </w:r>
          </w:p>
        </w:tc>
      </w:tr>
      <w:tr w:rsidR="0095094A" w14:paraId="144371F8" w14:textId="77777777">
        <w:tc>
          <w:tcPr>
            <w:tcW w:w="3400" w:type="dxa"/>
            <w:shd w:val="clear" w:color="auto" w:fill="F4F6FA"/>
            <w:tcMar>
              <w:top w:w="70" w:type="dxa"/>
              <w:left w:w="110" w:type="dxa"/>
              <w:bottom w:w="70" w:type="dxa"/>
              <w:right w:w="110" w:type="dxa"/>
            </w:tcMar>
            <w:vAlign w:val="center"/>
          </w:tcPr>
          <w:p w14:paraId="280D27F5" w14:textId="77777777" w:rsidR="0095094A" w:rsidRDefault="007B5EA1">
            <w:pPr>
              <w:spacing w:after="10" w:line="258" w:lineRule="auto"/>
            </w:pPr>
            <w:r>
              <w:rPr>
                <w:sz w:val="18"/>
                <w:szCs w:val="18"/>
              </w:rPr>
              <w:t>Reliable Acquisition</w:t>
            </w:r>
          </w:p>
        </w:tc>
        <w:tc>
          <w:tcPr>
            <w:tcW w:w="5960" w:type="dxa"/>
            <w:shd w:val="clear" w:color="auto" w:fill="F4F6FA"/>
            <w:tcMar>
              <w:top w:w="70" w:type="dxa"/>
              <w:left w:w="110" w:type="dxa"/>
              <w:bottom w:w="70" w:type="dxa"/>
              <w:right w:w="110" w:type="dxa"/>
            </w:tcMar>
            <w:vAlign w:val="center"/>
          </w:tcPr>
          <w:p w14:paraId="1BC29E66" w14:textId="77777777" w:rsidR="0095094A" w:rsidRDefault="007B5EA1">
            <w:pPr>
              <w:spacing w:after="10" w:line="258" w:lineRule="auto"/>
            </w:pPr>
            <w:r>
              <w:rPr>
                <w:sz w:val="18"/>
                <w:szCs w:val="18"/>
              </w:rPr>
              <w:t>Load levelling (SFINT5), inbound webhook (SFINT13), file ingestion (SFINT19)</w:t>
            </w:r>
          </w:p>
        </w:tc>
      </w:tr>
      <w:tr w:rsidR="0095094A" w14:paraId="1DF8F21B" w14:textId="77777777">
        <w:tc>
          <w:tcPr>
            <w:tcW w:w="3400" w:type="dxa"/>
            <w:shd w:val="clear" w:color="auto" w:fill="FFFFFF"/>
            <w:tcMar>
              <w:top w:w="70" w:type="dxa"/>
              <w:left w:w="110" w:type="dxa"/>
              <w:bottom w:w="70" w:type="dxa"/>
              <w:right w:w="110" w:type="dxa"/>
            </w:tcMar>
            <w:vAlign w:val="center"/>
          </w:tcPr>
          <w:p w14:paraId="7A77F26F" w14:textId="77777777" w:rsidR="0095094A" w:rsidRDefault="007B5EA1">
            <w:pPr>
              <w:spacing w:after="10" w:line="258" w:lineRule="auto"/>
            </w:pPr>
            <w:r>
              <w:rPr>
                <w:sz w:val="18"/>
                <w:szCs w:val="18"/>
              </w:rPr>
              <w:t>Timed Event and Timed Data Sync</w:t>
            </w:r>
          </w:p>
        </w:tc>
        <w:tc>
          <w:tcPr>
            <w:tcW w:w="5960" w:type="dxa"/>
            <w:shd w:val="clear" w:color="auto" w:fill="FFFFFF"/>
            <w:tcMar>
              <w:top w:w="70" w:type="dxa"/>
              <w:left w:w="110" w:type="dxa"/>
              <w:bottom w:w="70" w:type="dxa"/>
              <w:right w:w="110" w:type="dxa"/>
            </w:tcMar>
            <w:vAlign w:val="center"/>
          </w:tcPr>
          <w:p w14:paraId="669C8721" w14:textId="77777777" w:rsidR="0095094A" w:rsidRDefault="007B5EA1">
            <w:pPr>
              <w:spacing w:after="10" w:line="258" w:lineRule="auto"/>
            </w:pPr>
            <w:r>
              <w:rPr>
                <w:sz w:val="18"/>
                <w:szCs w:val="18"/>
              </w:rPr>
              <w:t>Scheduled trigger (SFINT10)</w:t>
            </w:r>
          </w:p>
        </w:tc>
      </w:tr>
      <w:tr w:rsidR="0095094A" w14:paraId="051D17A0" w14:textId="77777777">
        <w:tc>
          <w:tcPr>
            <w:tcW w:w="3400" w:type="dxa"/>
            <w:shd w:val="clear" w:color="auto" w:fill="F4F6FA"/>
            <w:tcMar>
              <w:top w:w="70" w:type="dxa"/>
              <w:left w:w="110" w:type="dxa"/>
              <w:bottom w:w="70" w:type="dxa"/>
              <w:right w:w="110" w:type="dxa"/>
            </w:tcMar>
            <w:vAlign w:val="center"/>
          </w:tcPr>
          <w:p w14:paraId="726CA59C" w14:textId="77777777" w:rsidR="0095094A" w:rsidRDefault="007B5EA1">
            <w:pPr>
              <w:spacing w:after="10" w:line="258" w:lineRule="auto"/>
            </w:pPr>
            <w:r>
              <w:rPr>
                <w:sz w:val="18"/>
                <w:szCs w:val="18"/>
              </w:rPr>
              <w:t>Queuing Proxy</w:t>
            </w:r>
          </w:p>
        </w:tc>
        <w:tc>
          <w:tcPr>
            <w:tcW w:w="5960" w:type="dxa"/>
            <w:shd w:val="clear" w:color="auto" w:fill="F4F6FA"/>
            <w:tcMar>
              <w:top w:w="70" w:type="dxa"/>
              <w:left w:w="110" w:type="dxa"/>
              <w:bottom w:w="70" w:type="dxa"/>
              <w:right w:w="110" w:type="dxa"/>
            </w:tcMar>
            <w:vAlign w:val="center"/>
          </w:tcPr>
          <w:p w14:paraId="4D1A4D87" w14:textId="77777777" w:rsidR="0095094A" w:rsidRDefault="007B5EA1">
            <w:pPr>
              <w:spacing w:after="10" w:line="258" w:lineRule="auto"/>
            </w:pPr>
            <w:r>
              <w:rPr>
                <w:sz w:val="18"/>
                <w:szCs w:val="18"/>
              </w:rPr>
              <w:t>Reliable messaging (SFINT9)</w:t>
            </w:r>
          </w:p>
        </w:tc>
      </w:tr>
      <w:tr w:rsidR="0095094A" w14:paraId="589DCB5F" w14:textId="77777777">
        <w:tc>
          <w:tcPr>
            <w:tcW w:w="3400" w:type="dxa"/>
            <w:shd w:val="clear" w:color="auto" w:fill="FFFFFF"/>
            <w:tcMar>
              <w:top w:w="70" w:type="dxa"/>
              <w:left w:w="110" w:type="dxa"/>
              <w:bottom w:w="70" w:type="dxa"/>
              <w:right w:w="110" w:type="dxa"/>
            </w:tcMar>
            <w:vAlign w:val="center"/>
          </w:tcPr>
          <w:p w14:paraId="482017F6" w14:textId="77777777" w:rsidR="0095094A" w:rsidRDefault="007B5EA1">
            <w:pPr>
              <w:spacing w:after="10" w:line="258" w:lineRule="auto"/>
            </w:pPr>
            <w:r>
              <w:rPr>
                <w:sz w:val="18"/>
                <w:szCs w:val="18"/>
              </w:rPr>
              <w:t>Extract, Transform, Load</w:t>
            </w:r>
          </w:p>
        </w:tc>
        <w:tc>
          <w:tcPr>
            <w:tcW w:w="5960" w:type="dxa"/>
            <w:shd w:val="clear" w:color="auto" w:fill="FFFFFF"/>
            <w:tcMar>
              <w:top w:w="70" w:type="dxa"/>
              <w:left w:w="110" w:type="dxa"/>
              <w:bottom w:w="70" w:type="dxa"/>
              <w:right w:w="110" w:type="dxa"/>
            </w:tcMar>
            <w:vAlign w:val="center"/>
          </w:tcPr>
          <w:p w14:paraId="1244131C" w14:textId="77777777" w:rsidR="0095094A" w:rsidRDefault="007B5EA1">
            <w:pPr>
              <w:spacing w:after="10" w:line="258" w:lineRule="auto"/>
            </w:pPr>
            <w:r>
              <w:rPr>
                <w:sz w:val="18"/>
                <w:szCs w:val="18"/>
              </w:rPr>
              <w:t>Data platform, across the boundary (Section 10)</w:t>
            </w:r>
          </w:p>
        </w:tc>
      </w:tr>
      <w:tr w:rsidR="0095094A" w14:paraId="15E49766" w14:textId="77777777">
        <w:tc>
          <w:tcPr>
            <w:tcW w:w="3400" w:type="dxa"/>
            <w:shd w:val="clear" w:color="auto" w:fill="F4F6FA"/>
            <w:tcMar>
              <w:top w:w="70" w:type="dxa"/>
              <w:left w:w="110" w:type="dxa"/>
              <w:bottom w:w="70" w:type="dxa"/>
              <w:right w:w="110" w:type="dxa"/>
            </w:tcMar>
            <w:vAlign w:val="center"/>
          </w:tcPr>
          <w:p w14:paraId="388FF02D" w14:textId="77777777" w:rsidR="0095094A" w:rsidRDefault="007B5EA1">
            <w:pPr>
              <w:spacing w:after="10" w:line="258" w:lineRule="auto"/>
            </w:pPr>
            <w:r>
              <w:rPr>
                <w:sz w:val="18"/>
                <w:szCs w:val="18"/>
              </w:rPr>
              <w:t>Message Bridge and Async Mediation</w:t>
            </w:r>
          </w:p>
        </w:tc>
        <w:tc>
          <w:tcPr>
            <w:tcW w:w="5960" w:type="dxa"/>
            <w:shd w:val="clear" w:color="auto" w:fill="F4F6FA"/>
            <w:tcMar>
              <w:top w:w="70" w:type="dxa"/>
              <w:left w:w="110" w:type="dxa"/>
              <w:bottom w:w="70" w:type="dxa"/>
              <w:right w:w="110" w:type="dxa"/>
            </w:tcMar>
            <w:vAlign w:val="center"/>
          </w:tcPr>
          <w:p w14:paraId="04FDC113" w14:textId="77777777" w:rsidR="0095094A" w:rsidRDefault="007B5EA1">
            <w:pPr>
              <w:spacing w:after="10" w:line="258" w:lineRule="auto"/>
            </w:pPr>
            <w:r>
              <w:rPr>
                <w:sz w:val="18"/>
                <w:szCs w:val="18"/>
              </w:rPr>
              <w:t>Messaging (SFINT5 to SFINT10) and publish and subscribe (SFINT11)</w:t>
            </w:r>
          </w:p>
        </w:tc>
      </w:tr>
    </w:tbl>
    <w:p w14:paraId="7D90DEF2" w14:textId="77777777" w:rsidR="0095094A" w:rsidRDefault="007B5EA1">
      <w:pPr>
        <w:pStyle w:val="Heading2"/>
      </w:pPr>
      <w:bookmarkStart w:id="1197" w:name="_Toc239521134"/>
      <w:r>
        <w:t>15.3 Source Reconciliation</w:t>
      </w:r>
      <w:bookmarkEnd w:id="1197"/>
    </w:p>
    <w:p w14:paraId="39C5E147" w14:textId="77777777" w:rsidR="0095094A" w:rsidRDefault="007B5EA1">
      <w:pPr>
        <w:spacing w:after="120" w:line="278" w:lineRule="auto"/>
      </w:pPr>
      <w:r>
        <w:t>This version supersedes the earlier Systems Integration Framework draft. Content is carried forward as follows.</w:t>
      </w:r>
    </w:p>
    <w:p w14:paraId="776021E7" w14:textId="77777777" w:rsidR="0095094A" w:rsidRDefault="007B5EA1">
      <w:pPr>
        <w:spacing w:after="46" w:line="270" w:lineRule="auto"/>
        <w:ind w:left="360"/>
      </w:pPr>
      <w:r>
        <w:t>The architectural position, reference architecture and pattern catalogue are carried forward and restructured to this skeleton.</w:t>
      </w:r>
    </w:p>
    <w:p w14:paraId="3E019534" w14:textId="77777777" w:rsidR="0095094A" w:rsidRDefault="007B5EA1">
      <w:pPr>
        <w:spacing w:after="46" w:line="270" w:lineRule="auto"/>
        <w:ind w:left="360"/>
      </w:pPr>
      <w:r>
        <w:t>The Security and Monitoring Principles are incorporated from the Security Workshop minutes of 27 August 2026.</w:t>
      </w:r>
    </w:p>
    <w:p w14:paraId="5DC5B026" w14:textId="77777777" w:rsidR="0095094A" w:rsidRDefault="007B5EA1">
      <w:pPr>
        <w:spacing w:after="46" w:line="270" w:lineRule="auto"/>
        <w:ind w:left="360"/>
      </w:pPr>
      <w:r>
        <w:t>The data platform position and the Snowflake exchange patterns are incorporated from the integration boundary work.</w:t>
      </w:r>
    </w:p>
    <w:p w14:paraId="04038DDB" w14:textId="77777777" w:rsidR="0095094A" w:rsidRDefault="007B5EA1">
      <w:pPr>
        <w:spacing w:after="46" w:line="270" w:lineRule="auto"/>
        <w:ind w:left="360"/>
      </w:pPr>
      <w:r>
        <w:t>Alignment to the Cloud Security Framework and Azure policies is pending receipt of those documents.</w:t>
      </w:r>
    </w:p>
    <w:p w14:paraId="1765BB31" w14:textId="77777777" w:rsidR="0095094A" w:rsidRDefault="007B5EA1">
      <w:r>
        <w:br w:type="page"/>
      </w:r>
    </w:p>
    <w:p w14:paraId="34CAF5DB" w14:textId="77777777" w:rsidR="0095094A" w:rsidRDefault="007B5EA1">
      <w:pPr>
        <w:pStyle w:val="Heading1"/>
      </w:pPr>
      <w:bookmarkStart w:id="1198" w:name="_Toc239521135"/>
      <w:r>
        <w:t>16. Future Enhancements and Open Items</w:t>
      </w:r>
      <w:bookmarkEnd w:id="1198"/>
    </w:p>
    <w:p w14:paraId="6946AF18" w14:textId="77777777" w:rsidR="0095094A" w:rsidRDefault="007B5EA1">
      <w:pPr>
        <w:spacing w:after="120" w:line="278" w:lineRule="auto"/>
      </w:pPr>
      <w:r>
        <w:t>To be completed.</w:t>
      </w:r>
    </w:p>
    <w:sectPr w:rsidR="0095094A">
      <w:headerReference w:type="default" r:id="rId80"/>
      <w:footerReference w:type="default" r:id="rId81"/>
      <w:pgSz w:w="12240" w:h="15840"/>
      <w:pgMar w:top="1180" w:right="1180" w:bottom="1180" w:left="11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1" w:author="Nikhil Rokade - Chaucer" w:date="2026-09-04T10:15:00Z" w:initials="NR">
    <w:p w14:paraId="26816F8D" w14:textId="77777777" w:rsidR="003C3A15" w:rsidRDefault="003C3A15" w:rsidP="003C3A15">
      <w:pPr>
        <w:pStyle w:val="CommentText"/>
      </w:pPr>
      <w:r>
        <w:rPr>
          <w:rStyle w:val="CommentReference"/>
        </w:rPr>
        <w:annotationRef/>
      </w:r>
      <w:r>
        <w:t>Would be easier to have some role based paths along with short cuts to appropriate sections.</w:t>
      </w:r>
    </w:p>
  </w:comment>
  <w:comment w:id="342" w:author="Puneet Kumar" w:date="2026-09-04T19:09:00Z" w:initials="PK">
    <w:p w14:paraId="5EF94DC6" w14:textId="5850C4F9" w:rsidR="007719FF" w:rsidRDefault="007719FF">
      <w:pPr>
        <w:pStyle w:val="CommentText"/>
      </w:pPr>
      <w:r>
        <w:rPr>
          <w:rStyle w:val="CommentReference"/>
        </w:rPr>
        <w:annotationRef/>
      </w:r>
      <w:r>
        <w:t xml:space="preserve">Restructured this </w:t>
      </w:r>
    </w:p>
  </w:comment>
  <w:comment w:id="343" w:author="Puneet Kumar" w:date="2026-09-04T19:10:00Z" w:initials="PK">
    <w:p w14:paraId="2DA15B60" w14:textId="223B4054" w:rsidR="007719FF" w:rsidRDefault="007719FF">
      <w:pPr>
        <w:pStyle w:val="CommentText"/>
      </w:pPr>
      <w:r>
        <w:rPr>
          <w:rStyle w:val="CommentReference"/>
        </w:rPr>
        <w:annotationRef/>
      </w:r>
    </w:p>
  </w:comment>
  <w:comment w:id="346" w:author="Nikhil Rokade - Chaucer" w:date="2026-09-04T10:15:00Z" w:initials="NR">
    <w:p w14:paraId="2F25241F" w14:textId="77777777" w:rsidR="00983134" w:rsidRDefault="00A72602" w:rsidP="00983134">
      <w:pPr>
        <w:pStyle w:val="CommentText"/>
      </w:pPr>
      <w:r>
        <w:rPr>
          <w:rStyle w:val="CommentReference"/>
        </w:rPr>
        <w:annotationRef/>
      </w:r>
      <w:r w:rsidR="00983134">
        <w:t>Need to think about the hierarchy. Global EA Principles -&gt; Domain Principles -&gt; Domain Architecture Frameworks  (SIF being the one those) seems an appropriate hierarchy. The next step would be Engineering Standards.</w:t>
      </w:r>
    </w:p>
  </w:comment>
  <w:comment w:id="423" w:author="Nikhil Rokade - Chaucer" w:date="2026-09-04T14:19:00Z" w:initials="NR">
    <w:p w14:paraId="0F21AB25" w14:textId="77777777" w:rsidR="00EF2BBA" w:rsidRDefault="00EF2BBA" w:rsidP="00EF2BBA">
      <w:pPr>
        <w:pStyle w:val="CommentText"/>
      </w:pPr>
      <w:r>
        <w:rPr>
          <w:rStyle w:val="CommentReference"/>
        </w:rPr>
        <w:annotationRef/>
      </w:r>
      <w:r>
        <w:t>Details needed when referring to specific sections within source. Equally, need hyperlinks for where its enforced.</w:t>
      </w:r>
    </w:p>
  </w:comment>
  <w:comment w:id="431" w:author="Nikhil Rokade - Chaucer" w:date="2026-09-04T14:26:00Z" w:initials="NR">
    <w:p w14:paraId="15EEAD5F" w14:textId="77777777" w:rsidR="002B63AA" w:rsidRDefault="002B63AA" w:rsidP="002B63AA">
      <w:pPr>
        <w:pStyle w:val="CommentText"/>
      </w:pPr>
      <w:r>
        <w:rPr>
          <w:rStyle w:val="CommentReference"/>
        </w:rPr>
        <w:annotationRef/>
      </w:r>
      <w:r>
        <w:t>This should link to Integration Principles in the Enterprise Principles document. Anything missing in there should be added to that document. We do not want to end up with principles for the same domain captured in separate documents.</w:t>
      </w:r>
    </w:p>
  </w:comment>
  <w:comment w:id="436" w:author="Nikhil Rokade - Chaucer" w:date="2026-09-04T11:21:00Z" w:initials="NR">
    <w:p w14:paraId="3370A5AA" w14:textId="77777777" w:rsidR="00A72F3D" w:rsidRDefault="00A72F3D" w:rsidP="00A72F3D">
      <w:pPr>
        <w:pStyle w:val="CommentText"/>
      </w:pPr>
      <w:r>
        <w:rPr>
          <w:rStyle w:val="CommentReference"/>
        </w:rPr>
        <w:annotationRef/>
      </w:r>
      <w:r>
        <w:t>This doesn’t seem to be in the correct section.</w:t>
      </w:r>
    </w:p>
  </w:comment>
  <w:comment w:id="437" w:author="Puneet Kumar" w:date="2026-09-04T19:16:00Z" w:initials="PK">
    <w:p w14:paraId="59FEC729" w14:textId="0189D701" w:rsidR="008E1A4F" w:rsidRDefault="008E1A4F">
      <w:pPr>
        <w:pStyle w:val="CommentText"/>
      </w:pPr>
      <w:r>
        <w:rPr>
          <w:rStyle w:val="CommentReference"/>
        </w:rPr>
        <w:annotationRef/>
      </w:r>
      <w:r>
        <w:t>Removed</w:t>
      </w:r>
    </w:p>
    <w:p w14:paraId="08D37382" w14:textId="48D0A05C" w:rsidR="008E1A4F" w:rsidRDefault="008E1A4F">
      <w:pPr>
        <w:pStyle w:val="CommentText"/>
      </w:pPr>
    </w:p>
  </w:comment>
  <w:comment w:id="460" w:author="Nikhil Rokade - Chaucer" w:date="2026-09-04T14:33:00Z" w:initials="NR">
    <w:p w14:paraId="4A7BA49F" w14:textId="77777777" w:rsidR="00A5602C" w:rsidRDefault="00476968" w:rsidP="00A5602C">
      <w:pPr>
        <w:pStyle w:val="CommentText"/>
      </w:pPr>
      <w:r>
        <w:rPr>
          <w:rStyle w:val="CommentReference"/>
        </w:rPr>
        <w:annotationRef/>
      </w:r>
      <w:r w:rsidR="00A5602C">
        <w:t>Need to be sure about the components or provide appropriate options.</w:t>
      </w:r>
    </w:p>
  </w:comment>
  <w:comment w:id="507" w:author="Nikhil Rokade - Chaucer" w:date="2026-09-04T14:36:00Z" w:initials="NR">
    <w:p w14:paraId="6ABCDEF5" w14:textId="77777777" w:rsidR="000E380C" w:rsidRDefault="000E380C" w:rsidP="000E380C">
      <w:pPr>
        <w:pStyle w:val="CommentText"/>
      </w:pPr>
      <w:r>
        <w:rPr>
          <w:rStyle w:val="CommentReference"/>
        </w:rPr>
        <w:annotationRef/>
      </w:r>
      <w:r>
        <w:t>Not in the correct section</w:t>
      </w:r>
    </w:p>
  </w:comment>
  <w:comment w:id="557" w:author="Nikhil Rokade - Chaucer" w:date="2026-09-04T14:37:00Z" w:initials="NR">
    <w:p w14:paraId="245399AD" w14:textId="77777777" w:rsidR="002248BC" w:rsidRDefault="002248BC" w:rsidP="002248BC">
      <w:pPr>
        <w:pStyle w:val="CommentText"/>
      </w:pPr>
      <w:r>
        <w:rPr>
          <w:rStyle w:val="CommentReference"/>
        </w:rPr>
        <w:annotationRef/>
      </w:r>
      <w:r>
        <w:t>Incorrect section.</w:t>
      </w:r>
    </w:p>
  </w:comment>
  <w:comment w:id="582" w:author="Nikhil Rokade - Chaucer" w:date="2026-09-04T13:13:00Z" w:initials="NR">
    <w:p w14:paraId="7A47B23B" w14:textId="77777777" w:rsidR="00FA4D63" w:rsidRDefault="00FA4D63" w:rsidP="00FA4D63">
      <w:pPr>
        <w:pStyle w:val="CommentText"/>
      </w:pPr>
      <w:r>
        <w:rPr>
          <w:rStyle w:val="CommentReference"/>
        </w:rPr>
        <w:annotationRef/>
      </w:r>
      <w:r>
        <w:t>Will need to detail these out</w:t>
      </w:r>
    </w:p>
  </w:comment>
  <w:comment w:id="629" w:author="Nikhil Rokade - Chaucer" w:date="2026-09-04T14:37:00Z" w:initials="NR">
    <w:p w14:paraId="786420F7" w14:textId="77777777" w:rsidR="002248BC" w:rsidRDefault="002248BC" w:rsidP="002248BC">
      <w:pPr>
        <w:pStyle w:val="CommentText"/>
      </w:pPr>
      <w:r>
        <w:rPr>
          <w:rStyle w:val="CommentReference"/>
        </w:rPr>
        <w:annotationRef/>
      </w:r>
      <w:r>
        <w:t>Incorrect section</w:t>
      </w:r>
    </w:p>
  </w:comment>
  <w:comment w:id="746" w:author="Nikhil Rokade - Chaucer" w:date="2026-09-04T14:37:00Z" w:initials="NR">
    <w:p w14:paraId="562CC58B" w14:textId="77777777" w:rsidR="002248BC" w:rsidRDefault="002248BC" w:rsidP="002248BC">
      <w:pPr>
        <w:pStyle w:val="CommentText"/>
      </w:pPr>
      <w:r>
        <w:rPr>
          <w:rStyle w:val="CommentReference"/>
        </w:rPr>
        <w:annotationRef/>
      </w:r>
      <w:r>
        <w:t>Incorrect section</w:t>
      </w:r>
    </w:p>
  </w:comment>
  <w:comment w:id="845" w:author="Nikhil Rokade - Chaucer" w:date="2026-09-04T14:40:00Z" w:initials="NR">
    <w:p w14:paraId="38062F15" w14:textId="77777777" w:rsidR="00FF36A8" w:rsidRDefault="00FF36A8" w:rsidP="00FF36A8">
      <w:pPr>
        <w:pStyle w:val="CommentText"/>
      </w:pPr>
      <w:r>
        <w:rPr>
          <w:rStyle w:val="CommentReference"/>
        </w:rPr>
        <w:annotationRef/>
      </w:r>
      <w:r>
        <w:t xml:space="preserve">Confirm if this competes with Enterprise / Integration principles. </w:t>
      </w:r>
    </w:p>
  </w:comment>
  <w:comment w:id="898" w:author="Nikhil Rokade - Chaucer" w:date="2026-09-04T14:53:00Z" w:initials="NR">
    <w:p w14:paraId="13814D2C" w14:textId="77777777" w:rsidR="00643A9F" w:rsidRDefault="00643A9F" w:rsidP="00643A9F">
      <w:pPr>
        <w:pStyle w:val="CommentText"/>
      </w:pPr>
      <w:r>
        <w:rPr>
          <w:rStyle w:val="CommentReference"/>
        </w:rPr>
        <w:annotationRef/>
      </w:r>
      <w:r>
        <w:t>Need to think how the practitioner patterns can be linked up to the Enterprise integration patterns.</w:t>
      </w:r>
    </w:p>
  </w:comment>
  <w:comment w:id="983" w:author="Joycell Sundararaj - Chaucer" w:date="2026-09-04T15:20:00Z" w:initials="JS">
    <w:p w14:paraId="0EC401A4" w14:textId="77777777" w:rsidR="00583AC0" w:rsidRDefault="00583AC0" w:rsidP="00583AC0">
      <w:pPr>
        <w:pStyle w:val="CommentText"/>
      </w:pPr>
      <w:r>
        <w:rPr>
          <w:rStyle w:val="CommentReference"/>
        </w:rPr>
        <w:annotationRef/>
      </w:r>
      <w:r>
        <w:t>Reframe/Rephrase the Anti-Pattern wording or the content of the Anti-Pattern in a manner that helps avoid common implementation pitfalls.</w:t>
      </w:r>
    </w:p>
  </w:comment>
  <w:comment w:id="984" w:author="Puneet Kumar" w:date="2026-09-04T23:40:00Z" w:initials="PK">
    <w:p w14:paraId="38577708" w14:textId="70A6BA35" w:rsidR="005372F0" w:rsidRDefault="005372F0">
      <w:pPr>
        <w:pStyle w:val="CommentText"/>
      </w:pPr>
      <w:r>
        <w:rPr>
          <w:rStyle w:val="CommentReference"/>
        </w:rPr>
        <w:annotationRef/>
      </w:r>
      <w:r>
        <w:t>Done</w:t>
      </w:r>
    </w:p>
  </w:comment>
  <w:comment w:id="985" w:author="Puneet Kumar" w:date="2026-09-04T23:40:00Z" w:initials="PK">
    <w:p w14:paraId="2CA1A20B" w14:textId="4FD24E38" w:rsidR="005372F0" w:rsidRDefault="005372F0">
      <w:pPr>
        <w:pStyle w:val="CommentText"/>
      </w:pPr>
      <w:r>
        <w:rPr>
          <w:rStyle w:val="CommentReference"/>
        </w:rPr>
        <w:annotationRef/>
      </w:r>
    </w:p>
  </w:comment>
  <w:comment w:id="991" w:author="Nikhil Rokade - Chaucer" w:date="2026-09-04T14:36:00Z" w:initials="NR">
    <w:p w14:paraId="7B96DFD0" w14:textId="77777777" w:rsidR="00233C72" w:rsidRDefault="00233C72" w:rsidP="000E380C">
      <w:pPr>
        <w:pStyle w:val="CommentText"/>
      </w:pPr>
      <w:r>
        <w:rPr>
          <w:rStyle w:val="CommentReference"/>
        </w:rPr>
        <w:annotationRef/>
      </w:r>
      <w:r>
        <w:t>Not in the correct section</w:t>
      </w:r>
    </w:p>
  </w:comment>
  <w:comment w:id="1118" w:author="Joycell Sundararaj - Chaucer" w:date="2026-09-04T15:07:00Z" w:initials="JS">
    <w:p w14:paraId="3B568760" w14:textId="77777777" w:rsidR="00E30AAD" w:rsidRDefault="00E30AAD" w:rsidP="00E30AAD">
      <w:pPr>
        <w:pStyle w:val="CommentText"/>
      </w:pPr>
      <w:r>
        <w:rPr>
          <w:rStyle w:val="CommentReference"/>
        </w:rPr>
        <w:annotationRef/>
      </w:r>
      <w:r>
        <w:t>Remove and add to section 10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816F8D" w15:done="0"/>
  <w15:commentEx w15:paraId="5EF94DC6" w15:paraIdParent="26816F8D" w15:done="0"/>
  <w15:commentEx w15:paraId="2DA15B60" w15:paraIdParent="26816F8D" w15:done="0"/>
  <w15:commentEx w15:paraId="2F25241F" w15:done="0"/>
  <w15:commentEx w15:paraId="0F21AB25" w15:done="0"/>
  <w15:commentEx w15:paraId="15EEAD5F" w15:done="0"/>
  <w15:commentEx w15:paraId="3370A5AA" w15:done="0"/>
  <w15:commentEx w15:paraId="08D37382" w15:paraIdParent="3370A5AA" w15:done="0"/>
  <w15:commentEx w15:paraId="4A7BA49F" w15:done="0"/>
  <w15:commentEx w15:paraId="6ABCDEF5" w15:done="0"/>
  <w15:commentEx w15:paraId="245399AD" w15:done="0"/>
  <w15:commentEx w15:paraId="7A47B23B" w15:done="0"/>
  <w15:commentEx w15:paraId="786420F7" w15:done="0"/>
  <w15:commentEx w15:paraId="562CC58B" w15:done="0"/>
  <w15:commentEx w15:paraId="38062F15" w15:done="0"/>
  <w15:commentEx w15:paraId="13814D2C" w15:done="0"/>
  <w15:commentEx w15:paraId="0EC401A4" w15:done="0"/>
  <w15:commentEx w15:paraId="38577708" w15:paraIdParent="0EC401A4" w15:done="0"/>
  <w15:commentEx w15:paraId="2CA1A20B" w15:paraIdParent="0EC401A4" w15:done="0"/>
  <w15:commentEx w15:paraId="7B96DFD0" w15:done="0"/>
  <w15:commentEx w15:paraId="3B5687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B8FA92" w16cex:dateUtc="2026-09-04T09:15:00Z"/>
  <w16cex:commentExtensible w16cex:durableId="776F81DD" w16cex:dateUtc="2026-09-04T18:09:00Z"/>
  <w16cex:commentExtensible w16cex:durableId="4BEC06D4" w16cex:dateUtc="2026-09-04T18:10:00Z"/>
  <w16cex:commentExtensible w16cex:durableId="2AF6CA13" w16cex:dateUtc="2026-09-04T09:15:00Z"/>
  <w16cex:commentExtensible w16cex:durableId="344A838B" w16cex:dateUtc="2026-09-04T13:19:00Z"/>
  <w16cex:commentExtensible w16cex:durableId="3664095E" w16cex:dateUtc="2026-09-04T13:26:00Z"/>
  <w16cex:commentExtensible w16cex:durableId="2C922800" w16cex:dateUtc="2026-09-04T10:21:00Z"/>
  <w16cex:commentExtensible w16cex:durableId="3436D8F5" w16cex:dateUtc="2026-09-04T18:16:00Z"/>
  <w16cex:commentExtensible w16cex:durableId="22EE2262" w16cex:dateUtc="2026-09-04T13:33:00Z"/>
  <w16cex:commentExtensible w16cex:durableId="31336317" w16cex:dateUtc="2026-09-04T13:36:00Z"/>
  <w16cex:commentExtensible w16cex:durableId="41EA5F37" w16cex:dateUtc="2026-09-04T13:37:00Z"/>
  <w16cex:commentExtensible w16cex:durableId="2F32CB1A" w16cex:dateUtc="2026-09-04T12:13:00Z"/>
  <w16cex:commentExtensible w16cex:durableId="38E6E63E" w16cex:dateUtc="2026-09-04T13:37:00Z"/>
  <w16cex:commentExtensible w16cex:durableId="2DFF8279" w16cex:dateUtc="2026-09-04T13:37:00Z"/>
  <w16cex:commentExtensible w16cex:durableId="7693427F" w16cex:dateUtc="2026-09-04T13:40:00Z"/>
  <w16cex:commentExtensible w16cex:durableId="193C2B3F" w16cex:dateUtc="2026-09-04T13:53:00Z"/>
  <w16cex:commentExtensible w16cex:durableId="3BA8D565" w16cex:dateUtc="2026-09-04T14:20:00Z"/>
  <w16cex:commentExtensible w16cex:durableId="5E39E800" w16cex:dateUtc="2026-09-04T22:40:00Z"/>
  <w16cex:commentExtensible w16cex:durableId="0551F140" w16cex:dateUtc="2026-09-04T22:40:00Z"/>
  <w16cex:commentExtensible w16cex:durableId="162D587C" w16cex:dateUtc="2026-09-04T13:36:00Z"/>
  <w16cex:commentExtensible w16cex:durableId="21BB9436" w16cex:dateUtc="2026-09-04T14: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816F8D" w16cid:durableId="34B8FA92"/>
  <w16cid:commentId w16cid:paraId="5EF94DC6" w16cid:durableId="776F81DD"/>
  <w16cid:commentId w16cid:paraId="2DA15B60" w16cid:durableId="4BEC06D4"/>
  <w16cid:commentId w16cid:paraId="2F25241F" w16cid:durableId="2AF6CA13"/>
  <w16cid:commentId w16cid:paraId="0F21AB25" w16cid:durableId="344A838B"/>
  <w16cid:commentId w16cid:paraId="15EEAD5F" w16cid:durableId="3664095E"/>
  <w16cid:commentId w16cid:paraId="3370A5AA" w16cid:durableId="2C922800"/>
  <w16cid:commentId w16cid:paraId="08D37382" w16cid:durableId="3436D8F5"/>
  <w16cid:commentId w16cid:paraId="4A7BA49F" w16cid:durableId="22EE2262"/>
  <w16cid:commentId w16cid:paraId="6ABCDEF5" w16cid:durableId="31336317"/>
  <w16cid:commentId w16cid:paraId="245399AD" w16cid:durableId="41EA5F37"/>
  <w16cid:commentId w16cid:paraId="7A47B23B" w16cid:durableId="2F32CB1A"/>
  <w16cid:commentId w16cid:paraId="786420F7" w16cid:durableId="38E6E63E"/>
  <w16cid:commentId w16cid:paraId="562CC58B" w16cid:durableId="2DFF8279"/>
  <w16cid:commentId w16cid:paraId="38062F15" w16cid:durableId="7693427F"/>
  <w16cid:commentId w16cid:paraId="13814D2C" w16cid:durableId="193C2B3F"/>
  <w16cid:commentId w16cid:paraId="0EC401A4" w16cid:durableId="3BA8D565"/>
  <w16cid:commentId w16cid:paraId="38577708" w16cid:durableId="5E39E800"/>
  <w16cid:commentId w16cid:paraId="2CA1A20B" w16cid:durableId="0551F140"/>
  <w16cid:commentId w16cid:paraId="7B96DFD0" w16cid:durableId="162D587C"/>
  <w16cid:commentId w16cid:paraId="3B568760" w16cid:durableId="21BB94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ED1A7" w14:textId="77777777" w:rsidR="00271A04" w:rsidRDefault="00271A04">
      <w:r>
        <w:separator/>
      </w:r>
    </w:p>
  </w:endnote>
  <w:endnote w:type="continuationSeparator" w:id="0">
    <w:p w14:paraId="57E2EC11" w14:textId="77777777" w:rsidR="00271A04" w:rsidRDefault="00271A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1F1B8" w14:textId="77777777" w:rsidR="0095094A" w:rsidRDefault="007B5EA1">
    <w:pPr>
      <w:jc w:val="center"/>
    </w:pPr>
    <w:r>
      <w:rPr>
        <w:color w:val="5A6470"/>
        <w:sz w:val="15"/>
        <w:szCs w:val="15"/>
      </w:rPr>
      <w:t xml:space="preserve">Chaucer  |  Draft v2.0  |  </w:t>
    </w:r>
    <w:r>
      <w:rPr>
        <w:color w:val="5A6470"/>
        <w:sz w:val="15"/>
        <w:szCs w:val="15"/>
      </w:rPr>
      <w:fldChar w:fldCharType="begin"/>
    </w:r>
    <w:r>
      <w:rPr>
        <w:color w:val="5A6470"/>
        <w:sz w:val="15"/>
        <w:szCs w:val="15"/>
      </w:rPr>
      <w:instrText>PAGE</w:instrText>
    </w:r>
    <w:r>
      <w:rPr>
        <w:color w:val="5A6470"/>
        <w:sz w:val="15"/>
        <w:szCs w:val="15"/>
      </w:rPr>
      <w:fldChar w:fldCharType="separate"/>
    </w:r>
    <w:r w:rsidR="00172297">
      <w:rPr>
        <w:noProof/>
        <w:color w:val="5A6470"/>
        <w:sz w:val="15"/>
        <w:szCs w:val="15"/>
      </w:rPr>
      <w:t>1</w:t>
    </w:r>
    <w:r>
      <w:rPr>
        <w:color w:val="5A647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84BCD" w14:textId="77777777" w:rsidR="00271A04" w:rsidRDefault="00271A04">
      <w:r>
        <w:separator/>
      </w:r>
    </w:p>
  </w:footnote>
  <w:footnote w:type="continuationSeparator" w:id="0">
    <w:p w14:paraId="2AE811C7" w14:textId="77777777" w:rsidR="00271A04" w:rsidRDefault="00271A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F05C8" w14:textId="77777777" w:rsidR="0095094A" w:rsidRDefault="007B5EA1">
    <w:pPr>
      <w:jc w:val="right"/>
    </w:pPr>
    <w:r>
      <w:rPr>
        <w:color w:val="5A6470"/>
        <w:sz w:val="15"/>
        <w:szCs w:val="15"/>
      </w:rPr>
      <w:t>Systems Integration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0638"/>
    <w:multiLevelType w:val="hybridMultilevel"/>
    <w:tmpl w:val="729AD7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AA10381"/>
    <w:multiLevelType w:val="hybridMultilevel"/>
    <w:tmpl w:val="16D412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3036C2D"/>
    <w:multiLevelType w:val="hybridMultilevel"/>
    <w:tmpl w:val="AE881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727F2A"/>
    <w:multiLevelType w:val="hybridMultilevel"/>
    <w:tmpl w:val="77D0C0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5137096"/>
    <w:multiLevelType w:val="multilevel"/>
    <w:tmpl w:val="F482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26340"/>
    <w:multiLevelType w:val="hybridMultilevel"/>
    <w:tmpl w:val="C5F04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E1567C6"/>
    <w:multiLevelType w:val="hybridMultilevel"/>
    <w:tmpl w:val="E0AA8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F451E1"/>
    <w:multiLevelType w:val="hybridMultilevel"/>
    <w:tmpl w:val="CC7AE242"/>
    <w:lvl w:ilvl="0" w:tplc="BC3CEB24">
      <w:start w:val="1"/>
      <w:numFmt w:val="bullet"/>
      <w:lvlText w:val="●"/>
      <w:lvlJc w:val="left"/>
      <w:pPr>
        <w:ind w:left="720" w:hanging="360"/>
      </w:pPr>
    </w:lvl>
    <w:lvl w:ilvl="1" w:tplc="4B0EDF2E">
      <w:start w:val="1"/>
      <w:numFmt w:val="bullet"/>
      <w:lvlText w:val="○"/>
      <w:lvlJc w:val="left"/>
      <w:pPr>
        <w:ind w:left="1440" w:hanging="360"/>
      </w:pPr>
    </w:lvl>
    <w:lvl w:ilvl="2" w:tplc="63D8E354">
      <w:start w:val="1"/>
      <w:numFmt w:val="bullet"/>
      <w:lvlText w:val="■"/>
      <w:lvlJc w:val="left"/>
      <w:pPr>
        <w:ind w:left="2160" w:hanging="360"/>
      </w:pPr>
    </w:lvl>
    <w:lvl w:ilvl="3" w:tplc="8BE67046">
      <w:start w:val="1"/>
      <w:numFmt w:val="bullet"/>
      <w:lvlText w:val="●"/>
      <w:lvlJc w:val="left"/>
      <w:pPr>
        <w:ind w:left="2880" w:hanging="360"/>
      </w:pPr>
    </w:lvl>
    <w:lvl w:ilvl="4" w:tplc="A190A59C">
      <w:start w:val="1"/>
      <w:numFmt w:val="bullet"/>
      <w:lvlText w:val="○"/>
      <w:lvlJc w:val="left"/>
      <w:pPr>
        <w:ind w:left="3600" w:hanging="360"/>
      </w:pPr>
    </w:lvl>
    <w:lvl w:ilvl="5" w:tplc="E50EEE90">
      <w:start w:val="1"/>
      <w:numFmt w:val="bullet"/>
      <w:lvlText w:val="■"/>
      <w:lvlJc w:val="left"/>
      <w:pPr>
        <w:ind w:left="4320" w:hanging="360"/>
      </w:pPr>
    </w:lvl>
    <w:lvl w:ilvl="6" w:tplc="BCC0910E">
      <w:start w:val="1"/>
      <w:numFmt w:val="bullet"/>
      <w:lvlText w:val="●"/>
      <w:lvlJc w:val="left"/>
      <w:pPr>
        <w:ind w:left="5040" w:hanging="360"/>
      </w:pPr>
    </w:lvl>
    <w:lvl w:ilvl="7" w:tplc="5C269742">
      <w:start w:val="1"/>
      <w:numFmt w:val="bullet"/>
      <w:lvlText w:val="●"/>
      <w:lvlJc w:val="left"/>
      <w:pPr>
        <w:ind w:left="5760" w:hanging="360"/>
      </w:pPr>
    </w:lvl>
    <w:lvl w:ilvl="8" w:tplc="5A82C52C">
      <w:start w:val="1"/>
      <w:numFmt w:val="bullet"/>
      <w:lvlText w:val="●"/>
      <w:lvlJc w:val="left"/>
      <w:pPr>
        <w:ind w:left="6480" w:hanging="360"/>
      </w:pPr>
    </w:lvl>
  </w:abstractNum>
  <w:abstractNum w:abstractNumId="8" w15:restartNumberingAfterBreak="0">
    <w:nsid w:val="52D56C72"/>
    <w:multiLevelType w:val="hybridMultilevel"/>
    <w:tmpl w:val="5492DD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5F841114"/>
    <w:multiLevelType w:val="hybridMultilevel"/>
    <w:tmpl w:val="D9D8DC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732A5BF8"/>
    <w:multiLevelType w:val="hybridMultilevel"/>
    <w:tmpl w:val="FCFA9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3439720">
    <w:abstractNumId w:val="7"/>
    <w:lvlOverride w:ilvl="0">
      <w:startOverride w:val="1"/>
    </w:lvlOverride>
  </w:num>
  <w:num w:numId="2" w16cid:durableId="1777750742">
    <w:abstractNumId w:val="3"/>
  </w:num>
  <w:num w:numId="3" w16cid:durableId="1948728879">
    <w:abstractNumId w:val="9"/>
  </w:num>
  <w:num w:numId="4" w16cid:durableId="1413357570">
    <w:abstractNumId w:val="2"/>
  </w:num>
  <w:num w:numId="5" w16cid:durableId="323290219">
    <w:abstractNumId w:val="6"/>
  </w:num>
  <w:num w:numId="6" w16cid:durableId="835078320">
    <w:abstractNumId w:val="8"/>
  </w:num>
  <w:num w:numId="7" w16cid:durableId="366487279">
    <w:abstractNumId w:val="4"/>
  </w:num>
  <w:num w:numId="8" w16cid:durableId="1273627714">
    <w:abstractNumId w:val="0"/>
  </w:num>
  <w:num w:numId="9" w16cid:durableId="1374621993">
    <w:abstractNumId w:val="10"/>
  </w:num>
  <w:num w:numId="10" w16cid:durableId="84813523">
    <w:abstractNumId w:val="5"/>
  </w:num>
  <w:num w:numId="11" w16cid:durableId="123524176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uneet Kumar">
    <w15:presenceInfo w15:providerId="Windows Live" w15:userId="ad45cb96848cf7da"/>
  </w15:person>
  <w15:person w15:author="Nikhil Rokade - Chaucer">
    <w15:presenceInfo w15:providerId="AD" w15:userId="S::Nikhil.Rokade@chaucergroup.com::25fe8af0-bad5-4ed7-9395-1cf3269e2cf8"/>
  </w15:person>
  <w15:person w15:author="Joycell Sundararaj - Chaucer">
    <w15:presenceInfo w15:providerId="AD" w15:userId="S::Joycell.Sundararaj@chaucergroup.com::45538bea-d8f3-45d1-86e6-6d63bacbf9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94A"/>
    <w:rsid w:val="00004E1A"/>
    <w:rsid w:val="0000574E"/>
    <w:rsid w:val="00022BAC"/>
    <w:rsid w:val="0004074B"/>
    <w:rsid w:val="00050F1F"/>
    <w:rsid w:val="000514FA"/>
    <w:rsid w:val="00066C36"/>
    <w:rsid w:val="000B05B6"/>
    <w:rsid w:val="000D5A9C"/>
    <w:rsid w:val="000E0B2A"/>
    <w:rsid w:val="000E380C"/>
    <w:rsid w:val="00144BC1"/>
    <w:rsid w:val="00161FD1"/>
    <w:rsid w:val="00166C6A"/>
    <w:rsid w:val="00167633"/>
    <w:rsid w:val="00172297"/>
    <w:rsid w:val="00185A4D"/>
    <w:rsid w:val="001B1FA8"/>
    <w:rsid w:val="001D0A78"/>
    <w:rsid w:val="001E5517"/>
    <w:rsid w:val="001F7F5A"/>
    <w:rsid w:val="00213294"/>
    <w:rsid w:val="00217BFB"/>
    <w:rsid w:val="002248BC"/>
    <w:rsid w:val="00233C72"/>
    <w:rsid w:val="00246623"/>
    <w:rsid w:val="002673E8"/>
    <w:rsid w:val="00271A04"/>
    <w:rsid w:val="002802FE"/>
    <w:rsid w:val="002902E7"/>
    <w:rsid w:val="002B44A0"/>
    <w:rsid w:val="002B63AA"/>
    <w:rsid w:val="002B6CD9"/>
    <w:rsid w:val="002C799B"/>
    <w:rsid w:val="003028B3"/>
    <w:rsid w:val="00305BC3"/>
    <w:rsid w:val="00315694"/>
    <w:rsid w:val="00354109"/>
    <w:rsid w:val="00371228"/>
    <w:rsid w:val="003A3DF8"/>
    <w:rsid w:val="003B130A"/>
    <w:rsid w:val="003C3A15"/>
    <w:rsid w:val="003D0772"/>
    <w:rsid w:val="003D3D8A"/>
    <w:rsid w:val="003E3C01"/>
    <w:rsid w:val="00413FE1"/>
    <w:rsid w:val="00422382"/>
    <w:rsid w:val="00436CB0"/>
    <w:rsid w:val="00440916"/>
    <w:rsid w:val="0044138A"/>
    <w:rsid w:val="00445E9A"/>
    <w:rsid w:val="004560C2"/>
    <w:rsid w:val="0047172E"/>
    <w:rsid w:val="00474299"/>
    <w:rsid w:val="00476968"/>
    <w:rsid w:val="0048333B"/>
    <w:rsid w:val="004A2B0E"/>
    <w:rsid w:val="004C2737"/>
    <w:rsid w:val="004C443C"/>
    <w:rsid w:val="004D5A7F"/>
    <w:rsid w:val="004F4669"/>
    <w:rsid w:val="00515A8D"/>
    <w:rsid w:val="005235FB"/>
    <w:rsid w:val="005372F0"/>
    <w:rsid w:val="00583AC0"/>
    <w:rsid w:val="005A2686"/>
    <w:rsid w:val="005F3491"/>
    <w:rsid w:val="005F51CD"/>
    <w:rsid w:val="0061242F"/>
    <w:rsid w:val="00612A0D"/>
    <w:rsid w:val="00621F55"/>
    <w:rsid w:val="00633514"/>
    <w:rsid w:val="00641BF5"/>
    <w:rsid w:val="00643A9F"/>
    <w:rsid w:val="0066489C"/>
    <w:rsid w:val="006903BA"/>
    <w:rsid w:val="006B1324"/>
    <w:rsid w:val="006B2037"/>
    <w:rsid w:val="006B39E0"/>
    <w:rsid w:val="006D39A9"/>
    <w:rsid w:val="006D52B4"/>
    <w:rsid w:val="006F2329"/>
    <w:rsid w:val="006F2468"/>
    <w:rsid w:val="00716DFD"/>
    <w:rsid w:val="00725DCA"/>
    <w:rsid w:val="007563AE"/>
    <w:rsid w:val="00767652"/>
    <w:rsid w:val="007719FF"/>
    <w:rsid w:val="007B5EA1"/>
    <w:rsid w:val="007C6D76"/>
    <w:rsid w:val="007D10BD"/>
    <w:rsid w:val="007D3841"/>
    <w:rsid w:val="007E05D3"/>
    <w:rsid w:val="007E0982"/>
    <w:rsid w:val="007F0DEB"/>
    <w:rsid w:val="00811309"/>
    <w:rsid w:val="00820FDF"/>
    <w:rsid w:val="00851A61"/>
    <w:rsid w:val="00872FAA"/>
    <w:rsid w:val="008956D2"/>
    <w:rsid w:val="008B3039"/>
    <w:rsid w:val="008D1198"/>
    <w:rsid w:val="008E1A4F"/>
    <w:rsid w:val="008F4791"/>
    <w:rsid w:val="00905299"/>
    <w:rsid w:val="00934283"/>
    <w:rsid w:val="0095094A"/>
    <w:rsid w:val="00953E98"/>
    <w:rsid w:val="00964561"/>
    <w:rsid w:val="009725C8"/>
    <w:rsid w:val="00983134"/>
    <w:rsid w:val="00985168"/>
    <w:rsid w:val="009B043C"/>
    <w:rsid w:val="009C1E5C"/>
    <w:rsid w:val="00A003A5"/>
    <w:rsid w:val="00A01293"/>
    <w:rsid w:val="00A03B90"/>
    <w:rsid w:val="00A13A86"/>
    <w:rsid w:val="00A2407C"/>
    <w:rsid w:val="00A334B7"/>
    <w:rsid w:val="00A37818"/>
    <w:rsid w:val="00A401E6"/>
    <w:rsid w:val="00A41AD2"/>
    <w:rsid w:val="00A42292"/>
    <w:rsid w:val="00A5602C"/>
    <w:rsid w:val="00A64ED8"/>
    <w:rsid w:val="00A72602"/>
    <w:rsid w:val="00A72F3D"/>
    <w:rsid w:val="00A80D4A"/>
    <w:rsid w:val="00AB473B"/>
    <w:rsid w:val="00AB5DAA"/>
    <w:rsid w:val="00AD0699"/>
    <w:rsid w:val="00B0188B"/>
    <w:rsid w:val="00B12406"/>
    <w:rsid w:val="00B13A7D"/>
    <w:rsid w:val="00B2767A"/>
    <w:rsid w:val="00B337F5"/>
    <w:rsid w:val="00B71AF5"/>
    <w:rsid w:val="00B74B3E"/>
    <w:rsid w:val="00BE1D04"/>
    <w:rsid w:val="00BF3DB4"/>
    <w:rsid w:val="00C059D2"/>
    <w:rsid w:val="00C155AF"/>
    <w:rsid w:val="00C21DCB"/>
    <w:rsid w:val="00C67C25"/>
    <w:rsid w:val="00C92BC7"/>
    <w:rsid w:val="00C938F2"/>
    <w:rsid w:val="00C9698B"/>
    <w:rsid w:val="00CB3C09"/>
    <w:rsid w:val="00CD4C5A"/>
    <w:rsid w:val="00CE060C"/>
    <w:rsid w:val="00CE6EA3"/>
    <w:rsid w:val="00CF0575"/>
    <w:rsid w:val="00D03310"/>
    <w:rsid w:val="00D14D6D"/>
    <w:rsid w:val="00D37308"/>
    <w:rsid w:val="00D4666D"/>
    <w:rsid w:val="00D60D18"/>
    <w:rsid w:val="00DA338F"/>
    <w:rsid w:val="00DA75EC"/>
    <w:rsid w:val="00E11A3B"/>
    <w:rsid w:val="00E30AAD"/>
    <w:rsid w:val="00E701FB"/>
    <w:rsid w:val="00EA5761"/>
    <w:rsid w:val="00EC6008"/>
    <w:rsid w:val="00EC6764"/>
    <w:rsid w:val="00EF2BBA"/>
    <w:rsid w:val="00F11D75"/>
    <w:rsid w:val="00F1473B"/>
    <w:rsid w:val="00F276D3"/>
    <w:rsid w:val="00F45687"/>
    <w:rsid w:val="00F51209"/>
    <w:rsid w:val="00F7395E"/>
    <w:rsid w:val="00F73FF7"/>
    <w:rsid w:val="00F73FFE"/>
    <w:rsid w:val="00FA4D63"/>
    <w:rsid w:val="00FE46CD"/>
    <w:rsid w:val="00FF36A8"/>
    <w:rsid w:val="00FF43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0116F"/>
  <w15:docId w15:val="{F0A342F8-A97A-44C6-91C6-AE6276F60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831"/>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30" w:after="100"/>
      <w:outlineLvl w:val="1"/>
    </w:pPr>
    <w:rPr>
      <w:b/>
      <w:bCs/>
      <w:color w:val="2E5496"/>
      <w:sz w:val="25"/>
      <w:szCs w:val="25"/>
    </w:rPr>
  </w:style>
  <w:style w:type="paragraph" w:styleId="Heading3">
    <w:name w:val="heading 3"/>
    <w:uiPriority w:val="9"/>
    <w:unhideWhenUsed/>
    <w:qFormat/>
    <w:pPr>
      <w:spacing w:before="180" w:after="7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72297"/>
    <w:pPr>
      <w:spacing w:after="100"/>
    </w:pPr>
  </w:style>
  <w:style w:type="paragraph" w:styleId="TOC2">
    <w:name w:val="toc 2"/>
    <w:basedOn w:val="Normal"/>
    <w:next w:val="Normal"/>
    <w:autoRedefine/>
    <w:uiPriority w:val="39"/>
    <w:unhideWhenUsed/>
    <w:rsid w:val="00172297"/>
    <w:pPr>
      <w:spacing w:after="100"/>
      <w:ind w:left="210"/>
    </w:pPr>
  </w:style>
  <w:style w:type="paragraph" w:styleId="TOC3">
    <w:name w:val="toc 3"/>
    <w:basedOn w:val="Normal"/>
    <w:next w:val="Normal"/>
    <w:autoRedefine/>
    <w:uiPriority w:val="39"/>
    <w:unhideWhenUsed/>
    <w:rsid w:val="00172297"/>
    <w:pPr>
      <w:spacing w:after="100"/>
      <w:ind w:left="420"/>
    </w:pPr>
  </w:style>
  <w:style w:type="paragraph" w:styleId="TOC4">
    <w:name w:val="toc 4"/>
    <w:basedOn w:val="Normal"/>
    <w:next w:val="Normal"/>
    <w:autoRedefine/>
    <w:uiPriority w:val="39"/>
    <w:unhideWhenUsed/>
    <w:rsid w:val="00172297"/>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172297"/>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172297"/>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172297"/>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172297"/>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172297"/>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172297"/>
    <w:rPr>
      <w:color w:val="605E5C"/>
      <w:shd w:val="clear" w:color="auto" w:fill="E1DFDD"/>
    </w:rPr>
  </w:style>
  <w:style w:type="table" w:styleId="TableGrid">
    <w:name w:val="Table Grid"/>
    <w:basedOn w:val="TableNormal"/>
    <w:uiPriority w:val="59"/>
    <w:rsid w:val="00C21DCB"/>
    <w:rPr>
      <w:rFonts w:asciiTheme="minorHAnsi" w:eastAsiaTheme="minorEastAsia" w:hAnsiTheme="minorHAnsi" w:cstheme="minorBidi"/>
      <w:color w:val="auto"/>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474299"/>
    <w:pPr>
      <w:spacing w:after="200"/>
    </w:pPr>
    <w:rPr>
      <w:rFonts w:ascii="Aptos" w:eastAsiaTheme="minorEastAsia" w:hAnsi="Aptos" w:cstheme="minorBidi"/>
      <w:b/>
      <w:bCs/>
      <w:color w:val="4472C4" w:themeColor="accent1"/>
      <w:sz w:val="18"/>
      <w:szCs w:val="18"/>
      <w:lang w:val="en-US" w:eastAsia="en-US"/>
    </w:rPr>
  </w:style>
  <w:style w:type="paragraph" w:styleId="Header">
    <w:name w:val="header"/>
    <w:basedOn w:val="Normal"/>
    <w:link w:val="HeaderChar"/>
    <w:uiPriority w:val="99"/>
    <w:unhideWhenUsed/>
    <w:rsid w:val="002673E8"/>
    <w:pPr>
      <w:tabs>
        <w:tab w:val="center" w:pos="4513"/>
        <w:tab w:val="right" w:pos="9026"/>
      </w:tabs>
    </w:pPr>
  </w:style>
  <w:style w:type="character" w:customStyle="1" w:styleId="HeaderChar">
    <w:name w:val="Header Char"/>
    <w:basedOn w:val="DefaultParagraphFont"/>
    <w:link w:val="Header"/>
    <w:uiPriority w:val="99"/>
    <w:rsid w:val="002673E8"/>
  </w:style>
  <w:style w:type="paragraph" w:styleId="Footer">
    <w:name w:val="footer"/>
    <w:basedOn w:val="Normal"/>
    <w:link w:val="FooterChar"/>
    <w:uiPriority w:val="99"/>
    <w:unhideWhenUsed/>
    <w:rsid w:val="002673E8"/>
    <w:pPr>
      <w:tabs>
        <w:tab w:val="center" w:pos="4513"/>
        <w:tab w:val="right" w:pos="9026"/>
      </w:tabs>
    </w:pPr>
  </w:style>
  <w:style w:type="character" w:customStyle="1" w:styleId="FooterChar">
    <w:name w:val="Footer Char"/>
    <w:basedOn w:val="DefaultParagraphFont"/>
    <w:link w:val="Footer"/>
    <w:uiPriority w:val="99"/>
    <w:rsid w:val="002673E8"/>
  </w:style>
  <w:style w:type="character" w:styleId="CommentReference">
    <w:name w:val="annotation reference"/>
    <w:basedOn w:val="DefaultParagraphFont"/>
    <w:uiPriority w:val="99"/>
    <w:semiHidden/>
    <w:unhideWhenUsed/>
    <w:rsid w:val="003C3A15"/>
    <w:rPr>
      <w:sz w:val="16"/>
      <w:szCs w:val="16"/>
    </w:rPr>
  </w:style>
  <w:style w:type="paragraph" w:styleId="CommentText">
    <w:name w:val="annotation text"/>
    <w:basedOn w:val="Normal"/>
    <w:link w:val="CommentTextChar"/>
    <w:uiPriority w:val="99"/>
    <w:unhideWhenUsed/>
    <w:rsid w:val="003C3A15"/>
    <w:rPr>
      <w:sz w:val="20"/>
      <w:szCs w:val="20"/>
    </w:rPr>
  </w:style>
  <w:style w:type="character" w:customStyle="1" w:styleId="CommentTextChar">
    <w:name w:val="Comment Text Char"/>
    <w:basedOn w:val="DefaultParagraphFont"/>
    <w:link w:val="CommentText"/>
    <w:uiPriority w:val="99"/>
    <w:rsid w:val="003C3A15"/>
    <w:rPr>
      <w:sz w:val="20"/>
      <w:szCs w:val="20"/>
    </w:rPr>
  </w:style>
  <w:style w:type="paragraph" w:styleId="CommentSubject">
    <w:name w:val="annotation subject"/>
    <w:basedOn w:val="CommentText"/>
    <w:next w:val="CommentText"/>
    <w:link w:val="CommentSubjectChar"/>
    <w:uiPriority w:val="99"/>
    <w:semiHidden/>
    <w:unhideWhenUsed/>
    <w:rsid w:val="003C3A15"/>
    <w:rPr>
      <w:b/>
      <w:bCs/>
    </w:rPr>
  </w:style>
  <w:style w:type="character" w:customStyle="1" w:styleId="CommentSubjectChar">
    <w:name w:val="Comment Subject Char"/>
    <w:basedOn w:val="CommentTextChar"/>
    <w:link w:val="CommentSubject"/>
    <w:uiPriority w:val="99"/>
    <w:semiHidden/>
    <w:rsid w:val="003C3A15"/>
    <w:rPr>
      <w:b/>
      <w:bCs/>
      <w:sz w:val="20"/>
      <w:szCs w:val="20"/>
    </w:rPr>
  </w:style>
  <w:style w:type="paragraph" w:styleId="Revision">
    <w:name w:val="Revision"/>
    <w:hidden/>
    <w:uiPriority w:val="99"/>
    <w:semiHidden/>
    <w:rsid w:val="008E1A4F"/>
  </w:style>
  <w:style w:type="character" w:styleId="FollowedHyperlink">
    <w:name w:val="FollowedHyperlink"/>
    <w:basedOn w:val="DefaultParagraphFont"/>
    <w:uiPriority w:val="99"/>
    <w:semiHidden/>
    <w:unhideWhenUsed/>
    <w:rsid w:val="007E05D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oleObject" Target="embeddings/oleObject1.bin"/><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sv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68" Type="http://schemas.openxmlformats.org/officeDocument/2006/relationships/image" Target="media/image54.png"/><Relationship Id="rId76" Type="http://schemas.openxmlformats.org/officeDocument/2006/relationships/image" Target="media/image62.png"/><Relationship Id="rId84" Type="http://schemas.openxmlformats.org/officeDocument/2006/relationships/theme" Target="theme/theme1.xml"/><Relationship Id="rId7" Type="http://schemas.openxmlformats.org/officeDocument/2006/relationships/webSettings" Target="webSettings.xml"/><Relationship Id="rId71" Type="http://schemas.openxmlformats.org/officeDocument/2006/relationships/image" Target="media/image57.png"/><Relationship Id="rId2" Type="http://schemas.openxmlformats.org/officeDocument/2006/relationships/customXml" Target="../customXml/item2.xml"/><Relationship Id="rId16" Type="http://schemas.openxmlformats.org/officeDocument/2006/relationships/image" Target="media/image3.svg"/><Relationship Id="rId29" Type="http://schemas.openxmlformats.org/officeDocument/2006/relationships/image" Target="media/image15.png"/><Relationship Id="rId11" Type="http://schemas.microsoft.com/office/2011/relationships/commentsExtended" Target="commentsExtended.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styles" Target="styles.xml"/><Relationship Id="rId61" Type="http://schemas.openxmlformats.org/officeDocument/2006/relationships/image" Target="media/image47.png"/><Relationship Id="rId82"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footnotes" Target="footnotes.xml"/><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header" Target="header1.xml"/><Relationship Id="rId3" Type="http://schemas.openxmlformats.org/officeDocument/2006/relationships/customXml" Target="../customXml/item3.xml"/><Relationship Id="rId12" Type="http://schemas.microsoft.com/office/2016/09/relationships/commentsIds" Target="commentsIds.xml"/><Relationship Id="rId17" Type="http://schemas.openxmlformats.org/officeDocument/2006/relationships/image" Target="media/image4.emf"/><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b3f81c8-e39b-4405-bcc1-3e407ba7283f">
      <Terms xmlns="http://schemas.microsoft.com/office/infopath/2007/PartnerControls"/>
    </lcf76f155ced4ddcb4097134ff3c332f>
    <TaxCatchAll xmlns="de42048b-ec37-4ba8-8c7d-cce609e5a17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6902D86F343BD43911FD1ECE89E1A90" ma:contentTypeVersion="16" ma:contentTypeDescription="Create a new document." ma:contentTypeScope="" ma:versionID="8f538629485a383281b2d1038e3d32e9">
  <xsd:schema xmlns:xsd="http://www.w3.org/2001/XMLSchema" xmlns:xs="http://www.w3.org/2001/XMLSchema" xmlns:p="http://schemas.microsoft.com/office/2006/metadata/properties" xmlns:ns2="fb3f81c8-e39b-4405-bcc1-3e407ba7283f" xmlns:ns3="de42048b-ec37-4ba8-8c7d-cce609e5a17c" targetNamespace="http://schemas.microsoft.com/office/2006/metadata/properties" ma:root="true" ma:fieldsID="7770fb56b414f1dd5a021295642aef5f" ns2:_="" ns3:_="">
    <xsd:import namespace="fb3f81c8-e39b-4405-bcc1-3e407ba7283f"/>
    <xsd:import namespace="de42048b-ec37-4ba8-8c7d-cce609e5a1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f81c8-e39b-4405-bcc1-3e407ba72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dc6bb4-515a-48b9-9df5-06b9cdb1631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42048b-ec37-4ba8-8c7d-cce609e5a17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c5ceb05-ac89-4e37-8be6-f389aa604244}" ma:internalName="TaxCatchAll" ma:showField="CatchAllData" ma:web="de42048b-ec37-4ba8-8c7d-cce609e5a1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E8E917-A838-498C-A3B7-2640AF20DBD7}">
  <ds:schemaRefs>
    <ds:schemaRef ds:uri="http://schemas.microsoft.com/sharepoint/v3/contenttype/forms"/>
  </ds:schemaRefs>
</ds:datastoreItem>
</file>

<file path=customXml/itemProps2.xml><?xml version="1.0" encoding="utf-8"?>
<ds:datastoreItem xmlns:ds="http://schemas.openxmlformats.org/officeDocument/2006/customXml" ds:itemID="{F758EA80-B607-498C-94FA-629C40962A1D}">
  <ds:schemaRefs>
    <ds:schemaRef ds:uri="http://schemas.microsoft.com/office/2006/metadata/properties"/>
    <ds:schemaRef ds:uri="http://schemas.microsoft.com/office/infopath/2007/PartnerControls"/>
    <ds:schemaRef ds:uri="fb3f81c8-e39b-4405-bcc1-3e407ba7283f"/>
    <ds:schemaRef ds:uri="de42048b-ec37-4ba8-8c7d-cce609e5a17c"/>
  </ds:schemaRefs>
</ds:datastoreItem>
</file>

<file path=customXml/itemProps3.xml><?xml version="1.0" encoding="utf-8"?>
<ds:datastoreItem xmlns:ds="http://schemas.openxmlformats.org/officeDocument/2006/customXml" ds:itemID="{98A038B6-1591-488D-BE02-AA3C3DBB14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f81c8-e39b-4405-bcc1-3e407ba7283f"/>
    <ds:schemaRef ds:uri="de42048b-ec37-4ba8-8c7d-cce609e5a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22233</Words>
  <Characters>126731</Characters>
  <Application>Microsoft Office Word</Application>
  <DocSecurity>0</DocSecurity>
  <Lines>1056</Lines>
  <Paragraphs>297</Paragraphs>
  <ScaleCrop>false</ScaleCrop>
  <HeadingPairs>
    <vt:vector size="2" baseType="variant">
      <vt:variant>
        <vt:lpstr>Title</vt:lpstr>
      </vt:variant>
      <vt:variant>
        <vt:i4>1</vt:i4>
      </vt:variant>
    </vt:vector>
  </HeadingPairs>
  <TitlesOfParts>
    <vt:vector size="1" baseType="lpstr">
      <vt:lpstr>Systems Integration Framework</vt:lpstr>
    </vt:vector>
  </TitlesOfParts>
  <Company/>
  <LinksUpToDate>false</LinksUpToDate>
  <CharactersWithSpaces>148667</CharactersWithSpaces>
  <SharedDoc>false</SharedDoc>
  <HLinks>
    <vt:vector size="660" baseType="variant">
      <vt:variant>
        <vt:i4>1245247</vt:i4>
      </vt:variant>
      <vt:variant>
        <vt:i4>656</vt:i4>
      </vt:variant>
      <vt:variant>
        <vt:i4>0</vt:i4>
      </vt:variant>
      <vt:variant>
        <vt:i4>5</vt:i4>
      </vt:variant>
      <vt:variant>
        <vt:lpwstr/>
      </vt:variant>
      <vt:variant>
        <vt:lpwstr>_Toc239334709</vt:lpwstr>
      </vt:variant>
      <vt:variant>
        <vt:i4>1245247</vt:i4>
      </vt:variant>
      <vt:variant>
        <vt:i4>650</vt:i4>
      </vt:variant>
      <vt:variant>
        <vt:i4>0</vt:i4>
      </vt:variant>
      <vt:variant>
        <vt:i4>5</vt:i4>
      </vt:variant>
      <vt:variant>
        <vt:lpwstr/>
      </vt:variant>
      <vt:variant>
        <vt:lpwstr>_Toc239334708</vt:lpwstr>
      </vt:variant>
      <vt:variant>
        <vt:i4>1245247</vt:i4>
      </vt:variant>
      <vt:variant>
        <vt:i4>644</vt:i4>
      </vt:variant>
      <vt:variant>
        <vt:i4>0</vt:i4>
      </vt:variant>
      <vt:variant>
        <vt:i4>5</vt:i4>
      </vt:variant>
      <vt:variant>
        <vt:lpwstr/>
      </vt:variant>
      <vt:variant>
        <vt:lpwstr>_Toc239334707</vt:lpwstr>
      </vt:variant>
      <vt:variant>
        <vt:i4>1245247</vt:i4>
      </vt:variant>
      <vt:variant>
        <vt:i4>638</vt:i4>
      </vt:variant>
      <vt:variant>
        <vt:i4>0</vt:i4>
      </vt:variant>
      <vt:variant>
        <vt:i4>5</vt:i4>
      </vt:variant>
      <vt:variant>
        <vt:lpwstr/>
      </vt:variant>
      <vt:variant>
        <vt:lpwstr>_Toc239334706</vt:lpwstr>
      </vt:variant>
      <vt:variant>
        <vt:i4>1245247</vt:i4>
      </vt:variant>
      <vt:variant>
        <vt:i4>632</vt:i4>
      </vt:variant>
      <vt:variant>
        <vt:i4>0</vt:i4>
      </vt:variant>
      <vt:variant>
        <vt:i4>5</vt:i4>
      </vt:variant>
      <vt:variant>
        <vt:lpwstr/>
      </vt:variant>
      <vt:variant>
        <vt:lpwstr>_Toc239334705</vt:lpwstr>
      </vt:variant>
      <vt:variant>
        <vt:i4>1245247</vt:i4>
      </vt:variant>
      <vt:variant>
        <vt:i4>626</vt:i4>
      </vt:variant>
      <vt:variant>
        <vt:i4>0</vt:i4>
      </vt:variant>
      <vt:variant>
        <vt:i4>5</vt:i4>
      </vt:variant>
      <vt:variant>
        <vt:lpwstr/>
      </vt:variant>
      <vt:variant>
        <vt:lpwstr>_Toc239334704</vt:lpwstr>
      </vt:variant>
      <vt:variant>
        <vt:i4>1245247</vt:i4>
      </vt:variant>
      <vt:variant>
        <vt:i4>620</vt:i4>
      </vt:variant>
      <vt:variant>
        <vt:i4>0</vt:i4>
      </vt:variant>
      <vt:variant>
        <vt:i4>5</vt:i4>
      </vt:variant>
      <vt:variant>
        <vt:lpwstr/>
      </vt:variant>
      <vt:variant>
        <vt:lpwstr>_Toc239334703</vt:lpwstr>
      </vt:variant>
      <vt:variant>
        <vt:i4>1245247</vt:i4>
      </vt:variant>
      <vt:variant>
        <vt:i4>614</vt:i4>
      </vt:variant>
      <vt:variant>
        <vt:i4>0</vt:i4>
      </vt:variant>
      <vt:variant>
        <vt:i4>5</vt:i4>
      </vt:variant>
      <vt:variant>
        <vt:lpwstr/>
      </vt:variant>
      <vt:variant>
        <vt:lpwstr>_Toc239334702</vt:lpwstr>
      </vt:variant>
      <vt:variant>
        <vt:i4>1245247</vt:i4>
      </vt:variant>
      <vt:variant>
        <vt:i4>608</vt:i4>
      </vt:variant>
      <vt:variant>
        <vt:i4>0</vt:i4>
      </vt:variant>
      <vt:variant>
        <vt:i4>5</vt:i4>
      </vt:variant>
      <vt:variant>
        <vt:lpwstr/>
      </vt:variant>
      <vt:variant>
        <vt:lpwstr>_Toc239334701</vt:lpwstr>
      </vt:variant>
      <vt:variant>
        <vt:i4>1245247</vt:i4>
      </vt:variant>
      <vt:variant>
        <vt:i4>602</vt:i4>
      </vt:variant>
      <vt:variant>
        <vt:i4>0</vt:i4>
      </vt:variant>
      <vt:variant>
        <vt:i4>5</vt:i4>
      </vt:variant>
      <vt:variant>
        <vt:lpwstr/>
      </vt:variant>
      <vt:variant>
        <vt:lpwstr>_Toc239334700</vt:lpwstr>
      </vt:variant>
      <vt:variant>
        <vt:i4>1703998</vt:i4>
      </vt:variant>
      <vt:variant>
        <vt:i4>596</vt:i4>
      </vt:variant>
      <vt:variant>
        <vt:i4>0</vt:i4>
      </vt:variant>
      <vt:variant>
        <vt:i4>5</vt:i4>
      </vt:variant>
      <vt:variant>
        <vt:lpwstr/>
      </vt:variant>
      <vt:variant>
        <vt:lpwstr>_Toc239334699</vt:lpwstr>
      </vt:variant>
      <vt:variant>
        <vt:i4>1703998</vt:i4>
      </vt:variant>
      <vt:variant>
        <vt:i4>590</vt:i4>
      </vt:variant>
      <vt:variant>
        <vt:i4>0</vt:i4>
      </vt:variant>
      <vt:variant>
        <vt:i4>5</vt:i4>
      </vt:variant>
      <vt:variant>
        <vt:lpwstr/>
      </vt:variant>
      <vt:variant>
        <vt:lpwstr>_Toc239334698</vt:lpwstr>
      </vt:variant>
      <vt:variant>
        <vt:i4>1703998</vt:i4>
      </vt:variant>
      <vt:variant>
        <vt:i4>584</vt:i4>
      </vt:variant>
      <vt:variant>
        <vt:i4>0</vt:i4>
      </vt:variant>
      <vt:variant>
        <vt:i4>5</vt:i4>
      </vt:variant>
      <vt:variant>
        <vt:lpwstr/>
      </vt:variant>
      <vt:variant>
        <vt:lpwstr>_Toc239334697</vt:lpwstr>
      </vt:variant>
      <vt:variant>
        <vt:i4>1703998</vt:i4>
      </vt:variant>
      <vt:variant>
        <vt:i4>578</vt:i4>
      </vt:variant>
      <vt:variant>
        <vt:i4>0</vt:i4>
      </vt:variant>
      <vt:variant>
        <vt:i4>5</vt:i4>
      </vt:variant>
      <vt:variant>
        <vt:lpwstr/>
      </vt:variant>
      <vt:variant>
        <vt:lpwstr>_Toc239334696</vt:lpwstr>
      </vt:variant>
      <vt:variant>
        <vt:i4>1703998</vt:i4>
      </vt:variant>
      <vt:variant>
        <vt:i4>572</vt:i4>
      </vt:variant>
      <vt:variant>
        <vt:i4>0</vt:i4>
      </vt:variant>
      <vt:variant>
        <vt:i4>5</vt:i4>
      </vt:variant>
      <vt:variant>
        <vt:lpwstr/>
      </vt:variant>
      <vt:variant>
        <vt:lpwstr>_Toc239334695</vt:lpwstr>
      </vt:variant>
      <vt:variant>
        <vt:i4>1703998</vt:i4>
      </vt:variant>
      <vt:variant>
        <vt:i4>566</vt:i4>
      </vt:variant>
      <vt:variant>
        <vt:i4>0</vt:i4>
      </vt:variant>
      <vt:variant>
        <vt:i4>5</vt:i4>
      </vt:variant>
      <vt:variant>
        <vt:lpwstr/>
      </vt:variant>
      <vt:variant>
        <vt:lpwstr>_Toc239334694</vt:lpwstr>
      </vt:variant>
      <vt:variant>
        <vt:i4>1703998</vt:i4>
      </vt:variant>
      <vt:variant>
        <vt:i4>560</vt:i4>
      </vt:variant>
      <vt:variant>
        <vt:i4>0</vt:i4>
      </vt:variant>
      <vt:variant>
        <vt:i4>5</vt:i4>
      </vt:variant>
      <vt:variant>
        <vt:lpwstr/>
      </vt:variant>
      <vt:variant>
        <vt:lpwstr>_Toc239334693</vt:lpwstr>
      </vt:variant>
      <vt:variant>
        <vt:i4>1703998</vt:i4>
      </vt:variant>
      <vt:variant>
        <vt:i4>554</vt:i4>
      </vt:variant>
      <vt:variant>
        <vt:i4>0</vt:i4>
      </vt:variant>
      <vt:variant>
        <vt:i4>5</vt:i4>
      </vt:variant>
      <vt:variant>
        <vt:lpwstr/>
      </vt:variant>
      <vt:variant>
        <vt:lpwstr>_Toc239334692</vt:lpwstr>
      </vt:variant>
      <vt:variant>
        <vt:i4>1703998</vt:i4>
      </vt:variant>
      <vt:variant>
        <vt:i4>548</vt:i4>
      </vt:variant>
      <vt:variant>
        <vt:i4>0</vt:i4>
      </vt:variant>
      <vt:variant>
        <vt:i4>5</vt:i4>
      </vt:variant>
      <vt:variant>
        <vt:lpwstr/>
      </vt:variant>
      <vt:variant>
        <vt:lpwstr>_Toc239334691</vt:lpwstr>
      </vt:variant>
      <vt:variant>
        <vt:i4>1703998</vt:i4>
      </vt:variant>
      <vt:variant>
        <vt:i4>542</vt:i4>
      </vt:variant>
      <vt:variant>
        <vt:i4>0</vt:i4>
      </vt:variant>
      <vt:variant>
        <vt:i4>5</vt:i4>
      </vt:variant>
      <vt:variant>
        <vt:lpwstr/>
      </vt:variant>
      <vt:variant>
        <vt:lpwstr>_Toc239334690</vt:lpwstr>
      </vt:variant>
      <vt:variant>
        <vt:i4>1769534</vt:i4>
      </vt:variant>
      <vt:variant>
        <vt:i4>536</vt:i4>
      </vt:variant>
      <vt:variant>
        <vt:i4>0</vt:i4>
      </vt:variant>
      <vt:variant>
        <vt:i4>5</vt:i4>
      </vt:variant>
      <vt:variant>
        <vt:lpwstr/>
      </vt:variant>
      <vt:variant>
        <vt:lpwstr>_Toc239334689</vt:lpwstr>
      </vt:variant>
      <vt:variant>
        <vt:i4>1769534</vt:i4>
      </vt:variant>
      <vt:variant>
        <vt:i4>530</vt:i4>
      </vt:variant>
      <vt:variant>
        <vt:i4>0</vt:i4>
      </vt:variant>
      <vt:variant>
        <vt:i4>5</vt:i4>
      </vt:variant>
      <vt:variant>
        <vt:lpwstr/>
      </vt:variant>
      <vt:variant>
        <vt:lpwstr>_Toc239334688</vt:lpwstr>
      </vt:variant>
      <vt:variant>
        <vt:i4>1769534</vt:i4>
      </vt:variant>
      <vt:variant>
        <vt:i4>524</vt:i4>
      </vt:variant>
      <vt:variant>
        <vt:i4>0</vt:i4>
      </vt:variant>
      <vt:variant>
        <vt:i4>5</vt:i4>
      </vt:variant>
      <vt:variant>
        <vt:lpwstr/>
      </vt:variant>
      <vt:variant>
        <vt:lpwstr>_Toc239334687</vt:lpwstr>
      </vt:variant>
      <vt:variant>
        <vt:i4>1769534</vt:i4>
      </vt:variant>
      <vt:variant>
        <vt:i4>518</vt:i4>
      </vt:variant>
      <vt:variant>
        <vt:i4>0</vt:i4>
      </vt:variant>
      <vt:variant>
        <vt:i4>5</vt:i4>
      </vt:variant>
      <vt:variant>
        <vt:lpwstr/>
      </vt:variant>
      <vt:variant>
        <vt:lpwstr>_Toc239334686</vt:lpwstr>
      </vt:variant>
      <vt:variant>
        <vt:i4>1769534</vt:i4>
      </vt:variant>
      <vt:variant>
        <vt:i4>512</vt:i4>
      </vt:variant>
      <vt:variant>
        <vt:i4>0</vt:i4>
      </vt:variant>
      <vt:variant>
        <vt:i4>5</vt:i4>
      </vt:variant>
      <vt:variant>
        <vt:lpwstr/>
      </vt:variant>
      <vt:variant>
        <vt:lpwstr>_Toc239334685</vt:lpwstr>
      </vt:variant>
      <vt:variant>
        <vt:i4>1769534</vt:i4>
      </vt:variant>
      <vt:variant>
        <vt:i4>506</vt:i4>
      </vt:variant>
      <vt:variant>
        <vt:i4>0</vt:i4>
      </vt:variant>
      <vt:variant>
        <vt:i4>5</vt:i4>
      </vt:variant>
      <vt:variant>
        <vt:lpwstr/>
      </vt:variant>
      <vt:variant>
        <vt:lpwstr>_Toc239334684</vt:lpwstr>
      </vt:variant>
      <vt:variant>
        <vt:i4>1769534</vt:i4>
      </vt:variant>
      <vt:variant>
        <vt:i4>500</vt:i4>
      </vt:variant>
      <vt:variant>
        <vt:i4>0</vt:i4>
      </vt:variant>
      <vt:variant>
        <vt:i4>5</vt:i4>
      </vt:variant>
      <vt:variant>
        <vt:lpwstr/>
      </vt:variant>
      <vt:variant>
        <vt:lpwstr>_Toc239334683</vt:lpwstr>
      </vt:variant>
      <vt:variant>
        <vt:i4>1769534</vt:i4>
      </vt:variant>
      <vt:variant>
        <vt:i4>494</vt:i4>
      </vt:variant>
      <vt:variant>
        <vt:i4>0</vt:i4>
      </vt:variant>
      <vt:variant>
        <vt:i4>5</vt:i4>
      </vt:variant>
      <vt:variant>
        <vt:lpwstr/>
      </vt:variant>
      <vt:variant>
        <vt:lpwstr>_Toc239334682</vt:lpwstr>
      </vt:variant>
      <vt:variant>
        <vt:i4>1769534</vt:i4>
      </vt:variant>
      <vt:variant>
        <vt:i4>488</vt:i4>
      </vt:variant>
      <vt:variant>
        <vt:i4>0</vt:i4>
      </vt:variant>
      <vt:variant>
        <vt:i4>5</vt:i4>
      </vt:variant>
      <vt:variant>
        <vt:lpwstr/>
      </vt:variant>
      <vt:variant>
        <vt:lpwstr>_Toc239334681</vt:lpwstr>
      </vt:variant>
      <vt:variant>
        <vt:i4>1769534</vt:i4>
      </vt:variant>
      <vt:variant>
        <vt:i4>482</vt:i4>
      </vt:variant>
      <vt:variant>
        <vt:i4>0</vt:i4>
      </vt:variant>
      <vt:variant>
        <vt:i4>5</vt:i4>
      </vt:variant>
      <vt:variant>
        <vt:lpwstr/>
      </vt:variant>
      <vt:variant>
        <vt:lpwstr>_Toc239334680</vt:lpwstr>
      </vt:variant>
      <vt:variant>
        <vt:i4>1310782</vt:i4>
      </vt:variant>
      <vt:variant>
        <vt:i4>476</vt:i4>
      </vt:variant>
      <vt:variant>
        <vt:i4>0</vt:i4>
      </vt:variant>
      <vt:variant>
        <vt:i4>5</vt:i4>
      </vt:variant>
      <vt:variant>
        <vt:lpwstr/>
      </vt:variant>
      <vt:variant>
        <vt:lpwstr>_Toc239334679</vt:lpwstr>
      </vt:variant>
      <vt:variant>
        <vt:i4>1310782</vt:i4>
      </vt:variant>
      <vt:variant>
        <vt:i4>470</vt:i4>
      </vt:variant>
      <vt:variant>
        <vt:i4>0</vt:i4>
      </vt:variant>
      <vt:variant>
        <vt:i4>5</vt:i4>
      </vt:variant>
      <vt:variant>
        <vt:lpwstr/>
      </vt:variant>
      <vt:variant>
        <vt:lpwstr>_Toc239334678</vt:lpwstr>
      </vt:variant>
      <vt:variant>
        <vt:i4>1310782</vt:i4>
      </vt:variant>
      <vt:variant>
        <vt:i4>464</vt:i4>
      </vt:variant>
      <vt:variant>
        <vt:i4>0</vt:i4>
      </vt:variant>
      <vt:variant>
        <vt:i4>5</vt:i4>
      </vt:variant>
      <vt:variant>
        <vt:lpwstr/>
      </vt:variant>
      <vt:variant>
        <vt:lpwstr>_Toc239334677</vt:lpwstr>
      </vt:variant>
      <vt:variant>
        <vt:i4>1310782</vt:i4>
      </vt:variant>
      <vt:variant>
        <vt:i4>458</vt:i4>
      </vt:variant>
      <vt:variant>
        <vt:i4>0</vt:i4>
      </vt:variant>
      <vt:variant>
        <vt:i4>5</vt:i4>
      </vt:variant>
      <vt:variant>
        <vt:lpwstr/>
      </vt:variant>
      <vt:variant>
        <vt:lpwstr>_Toc239334676</vt:lpwstr>
      </vt:variant>
      <vt:variant>
        <vt:i4>1310782</vt:i4>
      </vt:variant>
      <vt:variant>
        <vt:i4>452</vt:i4>
      </vt:variant>
      <vt:variant>
        <vt:i4>0</vt:i4>
      </vt:variant>
      <vt:variant>
        <vt:i4>5</vt:i4>
      </vt:variant>
      <vt:variant>
        <vt:lpwstr/>
      </vt:variant>
      <vt:variant>
        <vt:lpwstr>_Toc239334675</vt:lpwstr>
      </vt:variant>
      <vt:variant>
        <vt:i4>1310782</vt:i4>
      </vt:variant>
      <vt:variant>
        <vt:i4>446</vt:i4>
      </vt:variant>
      <vt:variant>
        <vt:i4>0</vt:i4>
      </vt:variant>
      <vt:variant>
        <vt:i4>5</vt:i4>
      </vt:variant>
      <vt:variant>
        <vt:lpwstr/>
      </vt:variant>
      <vt:variant>
        <vt:lpwstr>_Toc239334674</vt:lpwstr>
      </vt:variant>
      <vt:variant>
        <vt:i4>1310782</vt:i4>
      </vt:variant>
      <vt:variant>
        <vt:i4>440</vt:i4>
      </vt:variant>
      <vt:variant>
        <vt:i4>0</vt:i4>
      </vt:variant>
      <vt:variant>
        <vt:i4>5</vt:i4>
      </vt:variant>
      <vt:variant>
        <vt:lpwstr/>
      </vt:variant>
      <vt:variant>
        <vt:lpwstr>_Toc239334673</vt:lpwstr>
      </vt:variant>
      <vt:variant>
        <vt:i4>1310782</vt:i4>
      </vt:variant>
      <vt:variant>
        <vt:i4>434</vt:i4>
      </vt:variant>
      <vt:variant>
        <vt:i4>0</vt:i4>
      </vt:variant>
      <vt:variant>
        <vt:i4>5</vt:i4>
      </vt:variant>
      <vt:variant>
        <vt:lpwstr/>
      </vt:variant>
      <vt:variant>
        <vt:lpwstr>_Toc239334672</vt:lpwstr>
      </vt:variant>
      <vt:variant>
        <vt:i4>1310782</vt:i4>
      </vt:variant>
      <vt:variant>
        <vt:i4>428</vt:i4>
      </vt:variant>
      <vt:variant>
        <vt:i4>0</vt:i4>
      </vt:variant>
      <vt:variant>
        <vt:i4>5</vt:i4>
      </vt:variant>
      <vt:variant>
        <vt:lpwstr/>
      </vt:variant>
      <vt:variant>
        <vt:lpwstr>_Toc239334671</vt:lpwstr>
      </vt:variant>
      <vt:variant>
        <vt:i4>1310782</vt:i4>
      </vt:variant>
      <vt:variant>
        <vt:i4>422</vt:i4>
      </vt:variant>
      <vt:variant>
        <vt:i4>0</vt:i4>
      </vt:variant>
      <vt:variant>
        <vt:i4>5</vt:i4>
      </vt:variant>
      <vt:variant>
        <vt:lpwstr/>
      </vt:variant>
      <vt:variant>
        <vt:lpwstr>_Toc239334670</vt:lpwstr>
      </vt:variant>
      <vt:variant>
        <vt:i4>1376318</vt:i4>
      </vt:variant>
      <vt:variant>
        <vt:i4>416</vt:i4>
      </vt:variant>
      <vt:variant>
        <vt:i4>0</vt:i4>
      </vt:variant>
      <vt:variant>
        <vt:i4>5</vt:i4>
      </vt:variant>
      <vt:variant>
        <vt:lpwstr/>
      </vt:variant>
      <vt:variant>
        <vt:lpwstr>_Toc239334669</vt:lpwstr>
      </vt:variant>
      <vt:variant>
        <vt:i4>1376318</vt:i4>
      </vt:variant>
      <vt:variant>
        <vt:i4>410</vt:i4>
      </vt:variant>
      <vt:variant>
        <vt:i4>0</vt:i4>
      </vt:variant>
      <vt:variant>
        <vt:i4>5</vt:i4>
      </vt:variant>
      <vt:variant>
        <vt:lpwstr/>
      </vt:variant>
      <vt:variant>
        <vt:lpwstr>_Toc239334668</vt:lpwstr>
      </vt:variant>
      <vt:variant>
        <vt:i4>1376318</vt:i4>
      </vt:variant>
      <vt:variant>
        <vt:i4>404</vt:i4>
      </vt:variant>
      <vt:variant>
        <vt:i4>0</vt:i4>
      </vt:variant>
      <vt:variant>
        <vt:i4>5</vt:i4>
      </vt:variant>
      <vt:variant>
        <vt:lpwstr/>
      </vt:variant>
      <vt:variant>
        <vt:lpwstr>_Toc239334667</vt:lpwstr>
      </vt:variant>
      <vt:variant>
        <vt:i4>1376318</vt:i4>
      </vt:variant>
      <vt:variant>
        <vt:i4>398</vt:i4>
      </vt:variant>
      <vt:variant>
        <vt:i4>0</vt:i4>
      </vt:variant>
      <vt:variant>
        <vt:i4>5</vt:i4>
      </vt:variant>
      <vt:variant>
        <vt:lpwstr/>
      </vt:variant>
      <vt:variant>
        <vt:lpwstr>_Toc239334666</vt:lpwstr>
      </vt:variant>
      <vt:variant>
        <vt:i4>1376318</vt:i4>
      </vt:variant>
      <vt:variant>
        <vt:i4>392</vt:i4>
      </vt:variant>
      <vt:variant>
        <vt:i4>0</vt:i4>
      </vt:variant>
      <vt:variant>
        <vt:i4>5</vt:i4>
      </vt:variant>
      <vt:variant>
        <vt:lpwstr/>
      </vt:variant>
      <vt:variant>
        <vt:lpwstr>_Toc239334665</vt:lpwstr>
      </vt:variant>
      <vt:variant>
        <vt:i4>1376318</vt:i4>
      </vt:variant>
      <vt:variant>
        <vt:i4>386</vt:i4>
      </vt:variant>
      <vt:variant>
        <vt:i4>0</vt:i4>
      </vt:variant>
      <vt:variant>
        <vt:i4>5</vt:i4>
      </vt:variant>
      <vt:variant>
        <vt:lpwstr/>
      </vt:variant>
      <vt:variant>
        <vt:lpwstr>_Toc239334664</vt:lpwstr>
      </vt:variant>
      <vt:variant>
        <vt:i4>1376318</vt:i4>
      </vt:variant>
      <vt:variant>
        <vt:i4>380</vt:i4>
      </vt:variant>
      <vt:variant>
        <vt:i4>0</vt:i4>
      </vt:variant>
      <vt:variant>
        <vt:i4>5</vt:i4>
      </vt:variant>
      <vt:variant>
        <vt:lpwstr/>
      </vt:variant>
      <vt:variant>
        <vt:lpwstr>_Toc239334663</vt:lpwstr>
      </vt:variant>
      <vt:variant>
        <vt:i4>1376318</vt:i4>
      </vt:variant>
      <vt:variant>
        <vt:i4>374</vt:i4>
      </vt:variant>
      <vt:variant>
        <vt:i4>0</vt:i4>
      </vt:variant>
      <vt:variant>
        <vt:i4>5</vt:i4>
      </vt:variant>
      <vt:variant>
        <vt:lpwstr/>
      </vt:variant>
      <vt:variant>
        <vt:lpwstr>_Toc239334662</vt:lpwstr>
      </vt:variant>
      <vt:variant>
        <vt:i4>1376318</vt:i4>
      </vt:variant>
      <vt:variant>
        <vt:i4>368</vt:i4>
      </vt:variant>
      <vt:variant>
        <vt:i4>0</vt:i4>
      </vt:variant>
      <vt:variant>
        <vt:i4>5</vt:i4>
      </vt:variant>
      <vt:variant>
        <vt:lpwstr/>
      </vt:variant>
      <vt:variant>
        <vt:lpwstr>_Toc239334661</vt:lpwstr>
      </vt:variant>
      <vt:variant>
        <vt:i4>1376318</vt:i4>
      </vt:variant>
      <vt:variant>
        <vt:i4>362</vt:i4>
      </vt:variant>
      <vt:variant>
        <vt:i4>0</vt:i4>
      </vt:variant>
      <vt:variant>
        <vt:i4>5</vt:i4>
      </vt:variant>
      <vt:variant>
        <vt:lpwstr/>
      </vt:variant>
      <vt:variant>
        <vt:lpwstr>_Toc239334660</vt:lpwstr>
      </vt:variant>
      <vt:variant>
        <vt:i4>1441854</vt:i4>
      </vt:variant>
      <vt:variant>
        <vt:i4>356</vt:i4>
      </vt:variant>
      <vt:variant>
        <vt:i4>0</vt:i4>
      </vt:variant>
      <vt:variant>
        <vt:i4>5</vt:i4>
      </vt:variant>
      <vt:variant>
        <vt:lpwstr/>
      </vt:variant>
      <vt:variant>
        <vt:lpwstr>_Toc239334659</vt:lpwstr>
      </vt:variant>
      <vt:variant>
        <vt:i4>1441854</vt:i4>
      </vt:variant>
      <vt:variant>
        <vt:i4>350</vt:i4>
      </vt:variant>
      <vt:variant>
        <vt:i4>0</vt:i4>
      </vt:variant>
      <vt:variant>
        <vt:i4>5</vt:i4>
      </vt:variant>
      <vt:variant>
        <vt:lpwstr/>
      </vt:variant>
      <vt:variant>
        <vt:lpwstr>_Toc239334658</vt:lpwstr>
      </vt:variant>
      <vt:variant>
        <vt:i4>1441854</vt:i4>
      </vt:variant>
      <vt:variant>
        <vt:i4>344</vt:i4>
      </vt:variant>
      <vt:variant>
        <vt:i4>0</vt:i4>
      </vt:variant>
      <vt:variant>
        <vt:i4>5</vt:i4>
      </vt:variant>
      <vt:variant>
        <vt:lpwstr/>
      </vt:variant>
      <vt:variant>
        <vt:lpwstr>_Toc239334657</vt:lpwstr>
      </vt:variant>
      <vt:variant>
        <vt:i4>1441854</vt:i4>
      </vt:variant>
      <vt:variant>
        <vt:i4>338</vt:i4>
      </vt:variant>
      <vt:variant>
        <vt:i4>0</vt:i4>
      </vt:variant>
      <vt:variant>
        <vt:i4>5</vt:i4>
      </vt:variant>
      <vt:variant>
        <vt:lpwstr/>
      </vt:variant>
      <vt:variant>
        <vt:lpwstr>_Toc239334656</vt:lpwstr>
      </vt:variant>
      <vt:variant>
        <vt:i4>1441854</vt:i4>
      </vt:variant>
      <vt:variant>
        <vt:i4>332</vt:i4>
      </vt:variant>
      <vt:variant>
        <vt:i4>0</vt:i4>
      </vt:variant>
      <vt:variant>
        <vt:i4>5</vt:i4>
      </vt:variant>
      <vt:variant>
        <vt:lpwstr/>
      </vt:variant>
      <vt:variant>
        <vt:lpwstr>_Toc239334655</vt:lpwstr>
      </vt:variant>
      <vt:variant>
        <vt:i4>1441854</vt:i4>
      </vt:variant>
      <vt:variant>
        <vt:i4>326</vt:i4>
      </vt:variant>
      <vt:variant>
        <vt:i4>0</vt:i4>
      </vt:variant>
      <vt:variant>
        <vt:i4>5</vt:i4>
      </vt:variant>
      <vt:variant>
        <vt:lpwstr/>
      </vt:variant>
      <vt:variant>
        <vt:lpwstr>_Toc239334654</vt:lpwstr>
      </vt:variant>
      <vt:variant>
        <vt:i4>1441854</vt:i4>
      </vt:variant>
      <vt:variant>
        <vt:i4>320</vt:i4>
      </vt:variant>
      <vt:variant>
        <vt:i4>0</vt:i4>
      </vt:variant>
      <vt:variant>
        <vt:i4>5</vt:i4>
      </vt:variant>
      <vt:variant>
        <vt:lpwstr/>
      </vt:variant>
      <vt:variant>
        <vt:lpwstr>_Toc239334653</vt:lpwstr>
      </vt:variant>
      <vt:variant>
        <vt:i4>1441854</vt:i4>
      </vt:variant>
      <vt:variant>
        <vt:i4>314</vt:i4>
      </vt:variant>
      <vt:variant>
        <vt:i4>0</vt:i4>
      </vt:variant>
      <vt:variant>
        <vt:i4>5</vt:i4>
      </vt:variant>
      <vt:variant>
        <vt:lpwstr/>
      </vt:variant>
      <vt:variant>
        <vt:lpwstr>_Toc239334652</vt:lpwstr>
      </vt:variant>
      <vt:variant>
        <vt:i4>1441854</vt:i4>
      </vt:variant>
      <vt:variant>
        <vt:i4>308</vt:i4>
      </vt:variant>
      <vt:variant>
        <vt:i4>0</vt:i4>
      </vt:variant>
      <vt:variant>
        <vt:i4>5</vt:i4>
      </vt:variant>
      <vt:variant>
        <vt:lpwstr/>
      </vt:variant>
      <vt:variant>
        <vt:lpwstr>_Toc239334651</vt:lpwstr>
      </vt:variant>
      <vt:variant>
        <vt:i4>1441854</vt:i4>
      </vt:variant>
      <vt:variant>
        <vt:i4>302</vt:i4>
      </vt:variant>
      <vt:variant>
        <vt:i4>0</vt:i4>
      </vt:variant>
      <vt:variant>
        <vt:i4>5</vt:i4>
      </vt:variant>
      <vt:variant>
        <vt:lpwstr/>
      </vt:variant>
      <vt:variant>
        <vt:lpwstr>_Toc239334650</vt:lpwstr>
      </vt:variant>
      <vt:variant>
        <vt:i4>1507390</vt:i4>
      </vt:variant>
      <vt:variant>
        <vt:i4>296</vt:i4>
      </vt:variant>
      <vt:variant>
        <vt:i4>0</vt:i4>
      </vt:variant>
      <vt:variant>
        <vt:i4>5</vt:i4>
      </vt:variant>
      <vt:variant>
        <vt:lpwstr/>
      </vt:variant>
      <vt:variant>
        <vt:lpwstr>_Toc239334649</vt:lpwstr>
      </vt:variant>
      <vt:variant>
        <vt:i4>1507390</vt:i4>
      </vt:variant>
      <vt:variant>
        <vt:i4>290</vt:i4>
      </vt:variant>
      <vt:variant>
        <vt:i4>0</vt:i4>
      </vt:variant>
      <vt:variant>
        <vt:i4>5</vt:i4>
      </vt:variant>
      <vt:variant>
        <vt:lpwstr/>
      </vt:variant>
      <vt:variant>
        <vt:lpwstr>_Toc239334648</vt:lpwstr>
      </vt:variant>
      <vt:variant>
        <vt:i4>1507390</vt:i4>
      </vt:variant>
      <vt:variant>
        <vt:i4>284</vt:i4>
      </vt:variant>
      <vt:variant>
        <vt:i4>0</vt:i4>
      </vt:variant>
      <vt:variant>
        <vt:i4>5</vt:i4>
      </vt:variant>
      <vt:variant>
        <vt:lpwstr/>
      </vt:variant>
      <vt:variant>
        <vt:lpwstr>_Toc239334647</vt:lpwstr>
      </vt:variant>
      <vt:variant>
        <vt:i4>1507390</vt:i4>
      </vt:variant>
      <vt:variant>
        <vt:i4>278</vt:i4>
      </vt:variant>
      <vt:variant>
        <vt:i4>0</vt:i4>
      </vt:variant>
      <vt:variant>
        <vt:i4>5</vt:i4>
      </vt:variant>
      <vt:variant>
        <vt:lpwstr/>
      </vt:variant>
      <vt:variant>
        <vt:lpwstr>_Toc239334646</vt:lpwstr>
      </vt:variant>
      <vt:variant>
        <vt:i4>1507390</vt:i4>
      </vt:variant>
      <vt:variant>
        <vt:i4>272</vt:i4>
      </vt:variant>
      <vt:variant>
        <vt:i4>0</vt:i4>
      </vt:variant>
      <vt:variant>
        <vt:i4>5</vt:i4>
      </vt:variant>
      <vt:variant>
        <vt:lpwstr/>
      </vt:variant>
      <vt:variant>
        <vt:lpwstr>_Toc239334645</vt:lpwstr>
      </vt:variant>
      <vt:variant>
        <vt:i4>1507390</vt:i4>
      </vt:variant>
      <vt:variant>
        <vt:i4>266</vt:i4>
      </vt:variant>
      <vt:variant>
        <vt:i4>0</vt:i4>
      </vt:variant>
      <vt:variant>
        <vt:i4>5</vt:i4>
      </vt:variant>
      <vt:variant>
        <vt:lpwstr/>
      </vt:variant>
      <vt:variant>
        <vt:lpwstr>_Toc239334644</vt:lpwstr>
      </vt:variant>
      <vt:variant>
        <vt:i4>1507390</vt:i4>
      </vt:variant>
      <vt:variant>
        <vt:i4>260</vt:i4>
      </vt:variant>
      <vt:variant>
        <vt:i4>0</vt:i4>
      </vt:variant>
      <vt:variant>
        <vt:i4>5</vt:i4>
      </vt:variant>
      <vt:variant>
        <vt:lpwstr/>
      </vt:variant>
      <vt:variant>
        <vt:lpwstr>_Toc239334643</vt:lpwstr>
      </vt:variant>
      <vt:variant>
        <vt:i4>1507390</vt:i4>
      </vt:variant>
      <vt:variant>
        <vt:i4>254</vt:i4>
      </vt:variant>
      <vt:variant>
        <vt:i4>0</vt:i4>
      </vt:variant>
      <vt:variant>
        <vt:i4>5</vt:i4>
      </vt:variant>
      <vt:variant>
        <vt:lpwstr/>
      </vt:variant>
      <vt:variant>
        <vt:lpwstr>_Toc239334642</vt:lpwstr>
      </vt:variant>
      <vt:variant>
        <vt:i4>1507390</vt:i4>
      </vt:variant>
      <vt:variant>
        <vt:i4>248</vt:i4>
      </vt:variant>
      <vt:variant>
        <vt:i4>0</vt:i4>
      </vt:variant>
      <vt:variant>
        <vt:i4>5</vt:i4>
      </vt:variant>
      <vt:variant>
        <vt:lpwstr/>
      </vt:variant>
      <vt:variant>
        <vt:lpwstr>_Toc239334641</vt:lpwstr>
      </vt:variant>
      <vt:variant>
        <vt:i4>1507390</vt:i4>
      </vt:variant>
      <vt:variant>
        <vt:i4>242</vt:i4>
      </vt:variant>
      <vt:variant>
        <vt:i4>0</vt:i4>
      </vt:variant>
      <vt:variant>
        <vt:i4>5</vt:i4>
      </vt:variant>
      <vt:variant>
        <vt:lpwstr/>
      </vt:variant>
      <vt:variant>
        <vt:lpwstr>_Toc239334640</vt:lpwstr>
      </vt:variant>
      <vt:variant>
        <vt:i4>1048638</vt:i4>
      </vt:variant>
      <vt:variant>
        <vt:i4>236</vt:i4>
      </vt:variant>
      <vt:variant>
        <vt:i4>0</vt:i4>
      </vt:variant>
      <vt:variant>
        <vt:i4>5</vt:i4>
      </vt:variant>
      <vt:variant>
        <vt:lpwstr/>
      </vt:variant>
      <vt:variant>
        <vt:lpwstr>_Toc239334639</vt:lpwstr>
      </vt:variant>
      <vt:variant>
        <vt:i4>1048638</vt:i4>
      </vt:variant>
      <vt:variant>
        <vt:i4>230</vt:i4>
      </vt:variant>
      <vt:variant>
        <vt:i4>0</vt:i4>
      </vt:variant>
      <vt:variant>
        <vt:i4>5</vt:i4>
      </vt:variant>
      <vt:variant>
        <vt:lpwstr/>
      </vt:variant>
      <vt:variant>
        <vt:lpwstr>_Toc239334638</vt:lpwstr>
      </vt:variant>
      <vt:variant>
        <vt:i4>1048638</vt:i4>
      </vt:variant>
      <vt:variant>
        <vt:i4>224</vt:i4>
      </vt:variant>
      <vt:variant>
        <vt:i4>0</vt:i4>
      </vt:variant>
      <vt:variant>
        <vt:i4>5</vt:i4>
      </vt:variant>
      <vt:variant>
        <vt:lpwstr/>
      </vt:variant>
      <vt:variant>
        <vt:lpwstr>_Toc239334637</vt:lpwstr>
      </vt:variant>
      <vt:variant>
        <vt:i4>1048638</vt:i4>
      </vt:variant>
      <vt:variant>
        <vt:i4>218</vt:i4>
      </vt:variant>
      <vt:variant>
        <vt:i4>0</vt:i4>
      </vt:variant>
      <vt:variant>
        <vt:i4>5</vt:i4>
      </vt:variant>
      <vt:variant>
        <vt:lpwstr/>
      </vt:variant>
      <vt:variant>
        <vt:lpwstr>_Toc239334636</vt:lpwstr>
      </vt:variant>
      <vt:variant>
        <vt:i4>1048638</vt:i4>
      </vt:variant>
      <vt:variant>
        <vt:i4>212</vt:i4>
      </vt:variant>
      <vt:variant>
        <vt:i4>0</vt:i4>
      </vt:variant>
      <vt:variant>
        <vt:i4>5</vt:i4>
      </vt:variant>
      <vt:variant>
        <vt:lpwstr/>
      </vt:variant>
      <vt:variant>
        <vt:lpwstr>_Toc239334635</vt:lpwstr>
      </vt:variant>
      <vt:variant>
        <vt:i4>1048638</vt:i4>
      </vt:variant>
      <vt:variant>
        <vt:i4>206</vt:i4>
      </vt:variant>
      <vt:variant>
        <vt:i4>0</vt:i4>
      </vt:variant>
      <vt:variant>
        <vt:i4>5</vt:i4>
      </vt:variant>
      <vt:variant>
        <vt:lpwstr/>
      </vt:variant>
      <vt:variant>
        <vt:lpwstr>_Toc239334634</vt:lpwstr>
      </vt:variant>
      <vt:variant>
        <vt:i4>1048638</vt:i4>
      </vt:variant>
      <vt:variant>
        <vt:i4>200</vt:i4>
      </vt:variant>
      <vt:variant>
        <vt:i4>0</vt:i4>
      </vt:variant>
      <vt:variant>
        <vt:i4>5</vt:i4>
      </vt:variant>
      <vt:variant>
        <vt:lpwstr/>
      </vt:variant>
      <vt:variant>
        <vt:lpwstr>_Toc239334633</vt:lpwstr>
      </vt:variant>
      <vt:variant>
        <vt:i4>1048638</vt:i4>
      </vt:variant>
      <vt:variant>
        <vt:i4>194</vt:i4>
      </vt:variant>
      <vt:variant>
        <vt:i4>0</vt:i4>
      </vt:variant>
      <vt:variant>
        <vt:i4>5</vt:i4>
      </vt:variant>
      <vt:variant>
        <vt:lpwstr/>
      </vt:variant>
      <vt:variant>
        <vt:lpwstr>_Toc239334632</vt:lpwstr>
      </vt:variant>
      <vt:variant>
        <vt:i4>1048638</vt:i4>
      </vt:variant>
      <vt:variant>
        <vt:i4>188</vt:i4>
      </vt:variant>
      <vt:variant>
        <vt:i4>0</vt:i4>
      </vt:variant>
      <vt:variant>
        <vt:i4>5</vt:i4>
      </vt:variant>
      <vt:variant>
        <vt:lpwstr/>
      </vt:variant>
      <vt:variant>
        <vt:lpwstr>_Toc239334631</vt:lpwstr>
      </vt:variant>
      <vt:variant>
        <vt:i4>1048638</vt:i4>
      </vt:variant>
      <vt:variant>
        <vt:i4>182</vt:i4>
      </vt:variant>
      <vt:variant>
        <vt:i4>0</vt:i4>
      </vt:variant>
      <vt:variant>
        <vt:i4>5</vt:i4>
      </vt:variant>
      <vt:variant>
        <vt:lpwstr/>
      </vt:variant>
      <vt:variant>
        <vt:lpwstr>_Toc239334630</vt:lpwstr>
      </vt:variant>
      <vt:variant>
        <vt:i4>1114174</vt:i4>
      </vt:variant>
      <vt:variant>
        <vt:i4>176</vt:i4>
      </vt:variant>
      <vt:variant>
        <vt:i4>0</vt:i4>
      </vt:variant>
      <vt:variant>
        <vt:i4>5</vt:i4>
      </vt:variant>
      <vt:variant>
        <vt:lpwstr/>
      </vt:variant>
      <vt:variant>
        <vt:lpwstr>_Toc239334629</vt:lpwstr>
      </vt:variant>
      <vt:variant>
        <vt:i4>1114174</vt:i4>
      </vt:variant>
      <vt:variant>
        <vt:i4>170</vt:i4>
      </vt:variant>
      <vt:variant>
        <vt:i4>0</vt:i4>
      </vt:variant>
      <vt:variant>
        <vt:i4>5</vt:i4>
      </vt:variant>
      <vt:variant>
        <vt:lpwstr/>
      </vt:variant>
      <vt:variant>
        <vt:lpwstr>_Toc239334628</vt:lpwstr>
      </vt:variant>
      <vt:variant>
        <vt:i4>1114174</vt:i4>
      </vt:variant>
      <vt:variant>
        <vt:i4>164</vt:i4>
      </vt:variant>
      <vt:variant>
        <vt:i4>0</vt:i4>
      </vt:variant>
      <vt:variant>
        <vt:i4>5</vt:i4>
      </vt:variant>
      <vt:variant>
        <vt:lpwstr/>
      </vt:variant>
      <vt:variant>
        <vt:lpwstr>_Toc239334627</vt:lpwstr>
      </vt:variant>
      <vt:variant>
        <vt:i4>1114174</vt:i4>
      </vt:variant>
      <vt:variant>
        <vt:i4>158</vt:i4>
      </vt:variant>
      <vt:variant>
        <vt:i4>0</vt:i4>
      </vt:variant>
      <vt:variant>
        <vt:i4>5</vt:i4>
      </vt:variant>
      <vt:variant>
        <vt:lpwstr/>
      </vt:variant>
      <vt:variant>
        <vt:lpwstr>_Toc239334626</vt:lpwstr>
      </vt:variant>
      <vt:variant>
        <vt:i4>1114174</vt:i4>
      </vt:variant>
      <vt:variant>
        <vt:i4>152</vt:i4>
      </vt:variant>
      <vt:variant>
        <vt:i4>0</vt:i4>
      </vt:variant>
      <vt:variant>
        <vt:i4>5</vt:i4>
      </vt:variant>
      <vt:variant>
        <vt:lpwstr/>
      </vt:variant>
      <vt:variant>
        <vt:lpwstr>_Toc239334625</vt:lpwstr>
      </vt:variant>
      <vt:variant>
        <vt:i4>1114174</vt:i4>
      </vt:variant>
      <vt:variant>
        <vt:i4>146</vt:i4>
      </vt:variant>
      <vt:variant>
        <vt:i4>0</vt:i4>
      </vt:variant>
      <vt:variant>
        <vt:i4>5</vt:i4>
      </vt:variant>
      <vt:variant>
        <vt:lpwstr/>
      </vt:variant>
      <vt:variant>
        <vt:lpwstr>_Toc239334624</vt:lpwstr>
      </vt:variant>
      <vt:variant>
        <vt:i4>1114174</vt:i4>
      </vt:variant>
      <vt:variant>
        <vt:i4>140</vt:i4>
      </vt:variant>
      <vt:variant>
        <vt:i4>0</vt:i4>
      </vt:variant>
      <vt:variant>
        <vt:i4>5</vt:i4>
      </vt:variant>
      <vt:variant>
        <vt:lpwstr/>
      </vt:variant>
      <vt:variant>
        <vt:lpwstr>_Toc239334623</vt:lpwstr>
      </vt:variant>
      <vt:variant>
        <vt:i4>1114174</vt:i4>
      </vt:variant>
      <vt:variant>
        <vt:i4>134</vt:i4>
      </vt:variant>
      <vt:variant>
        <vt:i4>0</vt:i4>
      </vt:variant>
      <vt:variant>
        <vt:i4>5</vt:i4>
      </vt:variant>
      <vt:variant>
        <vt:lpwstr/>
      </vt:variant>
      <vt:variant>
        <vt:lpwstr>_Toc239334622</vt:lpwstr>
      </vt:variant>
      <vt:variant>
        <vt:i4>1114174</vt:i4>
      </vt:variant>
      <vt:variant>
        <vt:i4>128</vt:i4>
      </vt:variant>
      <vt:variant>
        <vt:i4>0</vt:i4>
      </vt:variant>
      <vt:variant>
        <vt:i4>5</vt:i4>
      </vt:variant>
      <vt:variant>
        <vt:lpwstr/>
      </vt:variant>
      <vt:variant>
        <vt:lpwstr>_Toc239334621</vt:lpwstr>
      </vt:variant>
      <vt:variant>
        <vt:i4>1114174</vt:i4>
      </vt:variant>
      <vt:variant>
        <vt:i4>122</vt:i4>
      </vt:variant>
      <vt:variant>
        <vt:i4>0</vt:i4>
      </vt:variant>
      <vt:variant>
        <vt:i4>5</vt:i4>
      </vt:variant>
      <vt:variant>
        <vt:lpwstr/>
      </vt:variant>
      <vt:variant>
        <vt:lpwstr>_Toc239334620</vt:lpwstr>
      </vt:variant>
      <vt:variant>
        <vt:i4>1179710</vt:i4>
      </vt:variant>
      <vt:variant>
        <vt:i4>116</vt:i4>
      </vt:variant>
      <vt:variant>
        <vt:i4>0</vt:i4>
      </vt:variant>
      <vt:variant>
        <vt:i4>5</vt:i4>
      </vt:variant>
      <vt:variant>
        <vt:lpwstr/>
      </vt:variant>
      <vt:variant>
        <vt:lpwstr>_Toc239334619</vt:lpwstr>
      </vt:variant>
      <vt:variant>
        <vt:i4>1179710</vt:i4>
      </vt:variant>
      <vt:variant>
        <vt:i4>110</vt:i4>
      </vt:variant>
      <vt:variant>
        <vt:i4>0</vt:i4>
      </vt:variant>
      <vt:variant>
        <vt:i4>5</vt:i4>
      </vt:variant>
      <vt:variant>
        <vt:lpwstr/>
      </vt:variant>
      <vt:variant>
        <vt:lpwstr>_Toc239334618</vt:lpwstr>
      </vt:variant>
      <vt:variant>
        <vt:i4>1179710</vt:i4>
      </vt:variant>
      <vt:variant>
        <vt:i4>104</vt:i4>
      </vt:variant>
      <vt:variant>
        <vt:i4>0</vt:i4>
      </vt:variant>
      <vt:variant>
        <vt:i4>5</vt:i4>
      </vt:variant>
      <vt:variant>
        <vt:lpwstr/>
      </vt:variant>
      <vt:variant>
        <vt:lpwstr>_Toc239334617</vt:lpwstr>
      </vt:variant>
      <vt:variant>
        <vt:i4>1179710</vt:i4>
      </vt:variant>
      <vt:variant>
        <vt:i4>98</vt:i4>
      </vt:variant>
      <vt:variant>
        <vt:i4>0</vt:i4>
      </vt:variant>
      <vt:variant>
        <vt:i4>5</vt:i4>
      </vt:variant>
      <vt:variant>
        <vt:lpwstr/>
      </vt:variant>
      <vt:variant>
        <vt:lpwstr>_Toc239334616</vt:lpwstr>
      </vt:variant>
      <vt:variant>
        <vt:i4>1179710</vt:i4>
      </vt:variant>
      <vt:variant>
        <vt:i4>92</vt:i4>
      </vt:variant>
      <vt:variant>
        <vt:i4>0</vt:i4>
      </vt:variant>
      <vt:variant>
        <vt:i4>5</vt:i4>
      </vt:variant>
      <vt:variant>
        <vt:lpwstr/>
      </vt:variant>
      <vt:variant>
        <vt:lpwstr>_Toc239334615</vt:lpwstr>
      </vt:variant>
      <vt:variant>
        <vt:i4>1179710</vt:i4>
      </vt:variant>
      <vt:variant>
        <vt:i4>86</vt:i4>
      </vt:variant>
      <vt:variant>
        <vt:i4>0</vt:i4>
      </vt:variant>
      <vt:variant>
        <vt:i4>5</vt:i4>
      </vt:variant>
      <vt:variant>
        <vt:lpwstr/>
      </vt:variant>
      <vt:variant>
        <vt:lpwstr>_Toc239334614</vt:lpwstr>
      </vt:variant>
      <vt:variant>
        <vt:i4>1179710</vt:i4>
      </vt:variant>
      <vt:variant>
        <vt:i4>80</vt:i4>
      </vt:variant>
      <vt:variant>
        <vt:i4>0</vt:i4>
      </vt:variant>
      <vt:variant>
        <vt:i4>5</vt:i4>
      </vt:variant>
      <vt:variant>
        <vt:lpwstr/>
      </vt:variant>
      <vt:variant>
        <vt:lpwstr>_Toc239334613</vt:lpwstr>
      </vt:variant>
      <vt:variant>
        <vt:i4>1179710</vt:i4>
      </vt:variant>
      <vt:variant>
        <vt:i4>74</vt:i4>
      </vt:variant>
      <vt:variant>
        <vt:i4>0</vt:i4>
      </vt:variant>
      <vt:variant>
        <vt:i4>5</vt:i4>
      </vt:variant>
      <vt:variant>
        <vt:lpwstr/>
      </vt:variant>
      <vt:variant>
        <vt:lpwstr>_Toc239334612</vt:lpwstr>
      </vt:variant>
      <vt:variant>
        <vt:i4>1179710</vt:i4>
      </vt:variant>
      <vt:variant>
        <vt:i4>68</vt:i4>
      </vt:variant>
      <vt:variant>
        <vt:i4>0</vt:i4>
      </vt:variant>
      <vt:variant>
        <vt:i4>5</vt:i4>
      </vt:variant>
      <vt:variant>
        <vt:lpwstr/>
      </vt:variant>
      <vt:variant>
        <vt:lpwstr>_Toc239334611</vt:lpwstr>
      </vt:variant>
      <vt:variant>
        <vt:i4>1179710</vt:i4>
      </vt:variant>
      <vt:variant>
        <vt:i4>62</vt:i4>
      </vt:variant>
      <vt:variant>
        <vt:i4>0</vt:i4>
      </vt:variant>
      <vt:variant>
        <vt:i4>5</vt:i4>
      </vt:variant>
      <vt:variant>
        <vt:lpwstr/>
      </vt:variant>
      <vt:variant>
        <vt:lpwstr>_Toc239334610</vt:lpwstr>
      </vt:variant>
      <vt:variant>
        <vt:i4>1245246</vt:i4>
      </vt:variant>
      <vt:variant>
        <vt:i4>56</vt:i4>
      </vt:variant>
      <vt:variant>
        <vt:i4>0</vt:i4>
      </vt:variant>
      <vt:variant>
        <vt:i4>5</vt:i4>
      </vt:variant>
      <vt:variant>
        <vt:lpwstr/>
      </vt:variant>
      <vt:variant>
        <vt:lpwstr>_Toc239334609</vt:lpwstr>
      </vt:variant>
      <vt:variant>
        <vt:i4>1245246</vt:i4>
      </vt:variant>
      <vt:variant>
        <vt:i4>50</vt:i4>
      </vt:variant>
      <vt:variant>
        <vt:i4>0</vt:i4>
      </vt:variant>
      <vt:variant>
        <vt:i4>5</vt:i4>
      </vt:variant>
      <vt:variant>
        <vt:lpwstr/>
      </vt:variant>
      <vt:variant>
        <vt:lpwstr>_Toc239334608</vt:lpwstr>
      </vt:variant>
      <vt:variant>
        <vt:i4>1245246</vt:i4>
      </vt:variant>
      <vt:variant>
        <vt:i4>44</vt:i4>
      </vt:variant>
      <vt:variant>
        <vt:i4>0</vt:i4>
      </vt:variant>
      <vt:variant>
        <vt:i4>5</vt:i4>
      </vt:variant>
      <vt:variant>
        <vt:lpwstr/>
      </vt:variant>
      <vt:variant>
        <vt:lpwstr>_Toc239334607</vt:lpwstr>
      </vt:variant>
      <vt:variant>
        <vt:i4>1245246</vt:i4>
      </vt:variant>
      <vt:variant>
        <vt:i4>38</vt:i4>
      </vt:variant>
      <vt:variant>
        <vt:i4>0</vt:i4>
      </vt:variant>
      <vt:variant>
        <vt:i4>5</vt:i4>
      </vt:variant>
      <vt:variant>
        <vt:lpwstr/>
      </vt:variant>
      <vt:variant>
        <vt:lpwstr>_Toc239334606</vt:lpwstr>
      </vt:variant>
      <vt:variant>
        <vt:i4>1245246</vt:i4>
      </vt:variant>
      <vt:variant>
        <vt:i4>32</vt:i4>
      </vt:variant>
      <vt:variant>
        <vt:i4>0</vt:i4>
      </vt:variant>
      <vt:variant>
        <vt:i4>5</vt:i4>
      </vt:variant>
      <vt:variant>
        <vt:lpwstr/>
      </vt:variant>
      <vt:variant>
        <vt:lpwstr>_Toc239334605</vt:lpwstr>
      </vt:variant>
      <vt:variant>
        <vt:i4>1245246</vt:i4>
      </vt:variant>
      <vt:variant>
        <vt:i4>26</vt:i4>
      </vt:variant>
      <vt:variant>
        <vt:i4>0</vt:i4>
      </vt:variant>
      <vt:variant>
        <vt:i4>5</vt:i4>
      </vt:variant>
      <vt:variant>
        <vt:lpwstr/>
      </vt:variant>
      <vt:variant>
        <vt:lpwstr>_Toc239334604</vt:lpwstr>
      </vt:variant>
      <vt:variant>
        <vt:i4>1245246</vt:i4>
      </vt:variant>
      <vt:variant>
        <vt:i4>20</vt:i4>
      </vt:variant>
      <vt:variant>
        <vt:i4>0</vt:i4>
      </vt:variant>
      <vt:variant>
        <vt:i4>5</vt:i4>
      </vt:variant>
      <vt:variant>
        <vt:lpwstr/>
      </vt:variant>
      <vt:variant>
        <vt:lpwstr>_Toc239334603</vt:lpwstr>
      </vt:variant>
      <vt:variant>
        <vt:i4>1245246</vt:i4>
      </vt:variant>
      <vt:variant>
        <vt:i4>14</vt:i4>
      </vt:variant>
      <vt:variant>
        <vt:i4>0</vt:i4>
      </vt:variant>
      <vt:variant>
        <vt:i4>5</vt:i4>
      </vt:variant>
      <vt:variant>
        <vt:lpwstr/>
      </vt:variant>
      <vt:variant>
        <vt:lpwstr>_Toc239334602</vt:lpwstr>
      </vt:variant>
      <vt:variant>
        <vt:i4>1245246</vt:i4>
      </vt:variant>
      <vt:variant>
        <vt:i4>8</vt:i4>
      </vt:variant>
      <vt:variant>
        <vt:i4>0</vt:i4>
      </vt:variant>
      <vt:variant>
        <vt:i4>5</vt:i4>
      </vt:variant>
      <vt:variant>
        <vt:lpwstr/>
      </vt:variant>
      <vt:variant>
        <vt:lpwstr>_Toc239334601</vt:lpwstr>
      </vt:variant>
      <vt:variant>
        <vt:i4>1245246</vt:i4>
      </vt:variant>
      <vt:variant>
        <vt:i4>2</vt:i4>
      </vt:variant>
      <vt:variant>
        <vt:i4>0</vt:i4>
      </vt:variant>
      <vt:variant>
        <vt:i4>5</vt:i4>
      </vt:variant>
      <vt:variant>
        <vt:lpwstr/>
      </vt:variant>
      <vt:variant>
        <vt:lpwstr>_Toc239334600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Systems Integration Framework</dc:title>
  <dc:subject/>
  <dc:creator>Puneet Kumar</dc:creator>
  <cp:keywords/>
  <cp:lastModifiedBy>Puneet Kumar</cp:lastModifiedBy>
  <cp:revision>103</cp:revision>
  <dcterms:created xsi:type="dcterms:W3CDTF">2026-09-04T10:56:00Z</dcterms:created>
  <dcterms:modified xsi:type="dcterms:W3CDTF">2026-09-05T22:15:00Z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0x010100B6902D86F343BD43911FD1ECE89E1A90</vt:lpwstr>
  </property>
  <property fmtid="{D5CDD505-2E9C-101B-9397-08002B2CF9AE}" pid="3" name="MSIP_Label_66034dab-5829-4c7a-a87e-18a6fc150b18_Enabled">
    <vt:lpwstr>true</vt:lpwstr>
  </property>
  <property fmtid="{D5CDD505-2E9C-101B-9397-08002B2CF9AE}" pid="4" name="MSIP_Label_66034dab-5829-4c7a-a87e-18a6fc150b18_SetDate">
    <vt:lpwstr>2026-09-03T14:08:23Z</vt:lpwstr>
  </property>
  <property fmtid="{D5CDD505-2E9C-101B-9397-08002B2CF9AE}" pid="5" name="MSIP_Label_66034dab-5829-4c7a-a87e-18a6fc150b18_Method">
    <vt:lpwstr>Standard</vt:lpwstr>
  </property>
  <property fmtid="{D5CDD505-2E9C-101B-9397-08002B2CF9AE}" pid="6" name="MSIP_Label_66034dab-5829-4c7a-a87e-18a6fc150b18_Name">
    <vt:lpwstr>Internal</vt:lpwstr>
  </property>
  <property fmtid="{D5CDD505-2E9C-101B-9397-08002B2CF9AE}" pid="7" name="MSIP_Label_66034dab-5829-4c7a-a87e-18a6fc150b18_SiteId">
    <vt:lpwstr>7c2d3141-755f-485a-aaae-ca6b3055ca0c</vt:lpwstr>
  </property>
  <property fmtid="{D5CDD505-2E9C-101B-9397-08002B2CF9AE}" pid="8" name="MSIP_Label_66034dab-5829-4c7a-a87e-18a6fc150b18_ActionId">
    <vt:lpwstr>c195054f-abbb-4fe1-ade7-42158b51fa49</vt:lpwstr>
  </property>
  <property fmtid="{D5CDD505-2E9C-101B-9397-08002B2CF9AE}" pid="9" name="MSIP_Label_66034dab-5829-4c7a-a87e-18a6fc150b18_ContentBits">
    <vt:lpwstr>0</vt:lpwstr>
  </property>
  <property fmtid="{D5CDD505-2E9C-101B-9397-08002B2CF9AE}" pid="10" name="MSIP_Label_66034dab-5829-4c7a-a87e-18a6fc150b18_Tag">
    <vt:lpwstr>10, 3, 0, 1</vt:lpwstr>
  </property>
  <property fmtid="{D5CDD505-2E9C-101B-9397-08002B2CF9AE}" pid="11" name="MediaServiceImageTags">
    <vt:lpwstr/>
  </property>
</Properties>
</file>