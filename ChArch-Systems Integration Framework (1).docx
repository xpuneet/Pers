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6914" w14:textId="77777777" w:rsidR="00260823" w:rsidRDefault="00261A8E" w:rsidP="001E1B57">
      <w:pPr>
        <w:sectPr w:rsidR="00260823" w:rsidSect="009C721B">
          <w:headerReference w:type="first" r:id="rId11"/>
          <w:pgSz w:w="11906" w:h="16838" w:code="9"/>
          <w:pgMar w:top="1440" w:right="1440" w:bottom="1440" w:left="1440" w:header="709" w:footer="709" w:gutter="0"/>
          <w:cols w:space="708"/>
          <w:titlePg/>
          <w:docGrid w:linePitch="360"/>
        </w:sectPr>
      </w:pPr>
      <w:r>
        <w:rPr>
          <w:noProof/>
        </w:rPr>
        <mc:AlternateContent>
          <mc:Choice Requires="wps">
            <w:drawing>
              <wp:anchor distT="45720" distB="45720" distL="114300" distR="114300" simplePos="0" relativeHeight="251658240" behindDoc="0" locked="0" layoutInCell="1" allowOverlap="1" wp14:anchorId="3A5DCF3C" wp14:editId="4E903322">
                <wp:simplePos x="0" y="0"/>
                <wp:positionH relativeFrom="margin">
                  <wp:align>center</wp:align>
                </wp:positionH>
                <wp:positionV relativeFrom="margin">
                  <wp:align>center</wp:align>
                </wp:positionV>
                <wp:extent cx="2372995" cy="844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844550"/>
                        </a:xfrm>
                        <a:prstGeom prst="rect">
                          <a:avLst/>
                        </a:prstGeom>
                        <a:solidFill>
                          <a:srgbClr val="FFFFFF"/>
                        </a:solidFill>
                        <a:ln w="9525">
                          <a:noFill/>
                          <a:miter lim="800000"/>
                          <a:headEnd/>
                          <a:tailEnd/>
                        </a:ln>
                      </wps:spPr>
                      <wps:txbx>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77777777"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v0.1 (DRAFT)</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5DCF3C" id="_x0000_t202" coordsize="21600,21600" o:spt="202" path="m,l,21600r21600,l21600,xe">
                <v:stroke joinstyle="miter"/>
                <v:path gradientshapeok="t" o:connecttype="rect"/>
              </v:shapetype>
              <v:shape id="Text Box 2" o:spid="_x0000_s1026" type="#_x0000_t202" style="position:absolute;margin-left:0;margin-top:0;width:186.85pt;height:66.5pt;z-index:251658240;visibility:visible;mso-wrap-style:non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" stroked="f">
                <v:textbox style="mso-fit-shape-to-text:t">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77777777"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v0.1 (DRAFT)</w:t>
                      </w:r>
                    </w:p>
                  </w:txbxContent>
                </v:textbox>
                <w10:wrap type="square" anchorx="margin" anchory="margin"/>
              </v:shape>
            </w:pict>
          </mc:Fallback>
        </mc:AlternateContent>
      </w:r>
    </w:p>
    <w:sdt>
      <w:sdtPr>
        <w:rPr>
          <w:rFonts w:eastAsiaTheme="minorEastAsia" w:cstheme="minorBidi"/>
          <w:bCs/>
          <w:color w:val="000000" w:themeColor="text1" w:themeShade="80"/>
          <w:sz w:val="20"/>
          <w:szCs w:val="22"/>
          <w:lang w:val="en-GB"/>
        </w:rPr>
        <w:id w:val="1556616807"/>
        <w:docPartObj>
          <w:docPartGallery w:val="Table of Contents"/>
          <w:docPartUnique/>
        </w:docPartObj>
      </w:sdtPr>
      <w:sdtEndPr>
        <w:rPr>
          <w:color w:val="000000" w:themeColor="text1"/>
        </w:rPr>
      </w:sdtEndPr>
      <w:sdtContent>
        <w:p w14:paraId="2B836887" w14:textId="77777777" w:rsidR="00CD2CCC" w:rsidRPr="002A5D92" w:rsidRDefault="00CD2CCC" w:rsidP="2164B57B">
          <w:pPr>
            <w:pStyle w:val="TOCHeading"/>
            <w:rPr>
              <w:rFonts w:asciiTheme="minorHAnsi" w:eastAsiaTheme="minorHAnsi" w:hAnsiTheme="minorHAnsi" w:cstheme="minorBidi" w:hint="eastAsia"/>
              <w:color w:val="000000" w:themeColor="text1" w:themeShade="80"/>
              <w:lang w:val="en-GB"/>
            </w:rPr>
          </w:pPr>
          <w:r w:rsidRPr="002A5D92">
            <w:rPr>
              <w:rFonts w:asciiTheme="minorHAnsi" w:eastAsiaTheme="minorHAnsi" w:hAnsiTheme="minorHAnsi" w:cstheme="minorBidi"/>
              <w:color w:val="000000" w:themeColor="text1" w:themeShade="80"/>
              <w:lang w:val="en-GB"/>
            </w:rPr>
            <w:t>Table of Contents</w:t>
          </w:r>
        </w:p>
        <w:p w14:paraId="62405606" w14:textId="4EDE8CFB" w:rsidR="00BF16B6" w:rsidRDefault="000D0D89">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r>
            <w:fldChar w:fldCharType="begin"/>
          </w:r>
          <w:r w:rsidR="00CD2CCC">
            <w:instrText>TOC \o "1-2" \h \z \u</w:instrText>
          </w:r>
          <w:r>
            <w:fldChar w:fldCharType="separate"/>
          </w:r>
          <w:hyperlink w:anchor="_Toc240018767" w:history="1">
            <w:r w:rsidR="00BF16B6" w:rsidRPr="00FC33B7">
              <w:rPr>
                <w:rStyle w:val="Hyperlink"/>
                <w:noProof/>
              </w:rPr>
              <w:t>2</w:t>
            </w:r>
            <w:r w:rsidR="00BF16B6">
              <w:rPr>
                <w:rFonts w:asciiTheme="minorHAnsi" w:eastAsiaTheme="minorEastAsia" w:hAnsiTheme="minorHAnsi" w:cstheme="minorBidi"/>
                <w:bCs w:val="0"/>
                <w:iCs w:val="0"/>
                <w:noProof/>
                <w:color w:val="auto"/>
                <w:kern w:val="2"/>
                <w:sz w:val="24"/>
                <w:lang w:eastAsia="en-GB"/>
                <w14:ligatures w14:val="standardContextual"/>
              </w:rPr>
              <w:tab/>
            </w:r>
            <w:r w:rsidR="00BF16B6" w:rsidRPr="00FC33B7">
              <w:rPr>
                <w:rStyle w:val="Hyperlink"/>
                <w:noProof/>
              </w:rPr>
              <w:t>Document Control</w:t>
            </w:r>
            <w:r w:rsidR="00BF16B6">
              <w:rPr>
                <w:noProof/>
                <w:webHidden/>
              </w:rPr>
              <w:tab/>
            </w:r>
            <w:r w:rsidR="00BF16B6">
              <w:rPr>
                <w:noProof/>
                <w:webHidden/>
              </w:rPr>
              <w:fldChar w:fldCharType="begin"/>
            </w:r>
            <w:r w:rsidR="00BF16B6">
              <w:rPr>
                <w:noProof/>
                <w:webHidden/>
              </w:rPr>
              <w:instrText xml:space="preserve"> PAGEREF _Toc240018767 \h </w:instrText>
            </w:r>
            <w:r w:rsidR="00BF16B6">
              <w:rPr>
                <w:noProof/>
                <w:webHidden/>
              </w:rPr>
            </w:r>
            <w:r w:rsidR="00BF16B6">
              <w:rPr>
                <w:noProof/>
                <w:webHidden/>
              </w:rPr>
              <w:fldChar w:fldCharType="separate"/>
            </w:r>
            <w:r w:rsidR="00BF16B6">
              <w:rPr>
                <w:noProof/>
                <w:webHidden/>
              </w:rPr>
              <w:t>4</w:t>
            </w:r>
            <w:r w:rsidR="00BF16B6">
              <w:rPr>
                <w:noProof/>
                <w:webHidden/>
              </w:rPr>
              <w:fldChar w:fldCharType="end"/>
            </w:r>
          </w:hyperlink>
        </w:p>
        <w:p w14:paraId="5931030A" w14:textId="29F969C6"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68" w:history="1">
            <w:r w:rsidRPr="00FC33B7">
              <w:rPr>
                <w:rStyle w:val="Hyperlink"/>
                <w:noProof/>
              </w:rPr>
              <w:t>2.1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Document History</w:t>
            </w:r>
            <w:r>
              <w:rPr>
                <w:noProof/>
                <w:webHidden/>
              </w:rPr>
              <w:tab/>
            </w:r>
            <w:r>
              <w:rPr>
                <w:noProof/>
                <w:webHidden/>
              </w:rPr>
              <w:fldChar w:fldCharType="begin"/>
            </w:r>
            <w:r>
              <w:rPr>
                <w:noProof/>
                <w:webHidden/>
              </w:rPr>
              <w:instrText xml:space="preserve"> PAGEREF _Toc240018768 \h </w:instrText>
            </w:r>
            <w:r>
              <w:rPr>
                <w:noProof/>
                <w:webHidden/>
              </w:rPr>
            </w:r>
            <w:r>
              <w:rPr>
                <w:noProof/>
                <w:webHidden/>
              </w:rPr>
              <w:fldChar w:fldCharType="separate"/>
            </w:r>
            <w:r>
              <w:rPr>
                <w:noProof/>
                <w:webHidden/>
              </w:rPr>
              <w:t>4</w:t>
            </w:r>
            <w:r>
              <w:rPr>
                <w:noProof/>
                <w:webHidden/>
              </w:rPr>
              <w:fldChar w:fldCharType="end"/>
            </w:r>
          </w:hyperlink>
        </w:p>
        <w:p w14:paraId="484E6ED3" w14:textId="34B39BC5"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69" w:history="1">
            <w:r w:rsidRPr="00FC33B7">
              <w:rPr>
                <w:rStyle w:val="Hyperlink"/>
                <w:noProof/>
              </w:rPr>
              <w:t>2.2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Document Authors</w:t>
            </w:r>
            <w:r>
              <w:rPr>
                <w:noProof/>
                <w:webHidden/>
              </w:rPr>
              <w:tab/>
            </w:r>
            <w:r>
              <w:rPr>
                <w:noProof/>
                <w:webHidden/>
              </w:rPr>
              <w:fldChar w:fldCharType="begin"/>
            </w:r>
            <w:r>
              <w:rPr>
                <w:noProof/>
                <w:webHidden/>
              </w:rPr>
              <w:instrText xml:space="preserve"> PAGEREF _Toc240018769 \h </w:instrText>
            </w:r>
            <w:r>
              <w:rPr>
                <w:noProof/>
                <w:webHidden/>
              </w:rPr>
            </w:r>
            <w:r>
              <w:rPr>
                <w:noProof/>
                <w:webHidden/>
              </w:rPr>
              <w:fldChar w:fldCharType="separate"/>
            </w:r>
            <w:r>
              <w:rPr>
                <w:noProof/>
                <w:webHidden/>
              </w:rPr>
              <w:t>4</w:t>
            </w:r>
            <w:r>
              <w:rPr>
                <w:noProof/>
                <w:webHidden/>
              </w:rPr>
              <w:fldChar w:fldCharType="end"/>
            </w:r>
          </w:hyperlink>
        </w:p>
        <w:p w14:paraId="03FE667A" w14:textId="6128D34F"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0" w:history="1">
            <w:r w:rsidRPr="00FC33B7">
              <w:rPr>
                <w:rStyle w:val="Hyperlink"/>
                <w:noProof/>
              </w:rPr>
              <w:t>2.3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Document Assurance</w:t>
            </w:r>
            <w:r>
              <w:rPr>
                <w:noProof/>
                <w:webHidden/>
              </w:rPr>
              <w:tab/>
            </w:r>
            <w:r>
              <w:rPr>
                <w:noProof/>
                <w:webHidden/>
              </w:rPr>
              <w:fldChar w:fldCharType="begin"/>
            </w:r>
            <w:r>
              <w:rPr>
                <w:noProof/>
                <w:webHidden/>
              </w:rPr>
              <w:instrText xml:space="preserve"> PAGEREF _Toc240018770 \h </w:instrText>
            </w:r>
            <w:r>
              <w:rPr>
                <w:noProof/>
                <w:webHidden/>
              </w:rPr>
            </w:r>
            <w:r>
              <w:rPr>
                <w:noProof/>
                <w:webHidden/>
              </w:rPr>
              <w:fldChar w:fldCharType="separate"/>
            </w:r>
            <w:r>
              <w:rPr>
                <w:noProof/>
                <w:webHidden/>
              </w:rPr>
              <w:t>5</w:t>
            </w:r>
            <w:r>
              <w:rPr>
                <w:noProof/>
                <w:webHidden/>
              </w:rPr>
              <w:fldChar w:fldCharType="end"/>
            </w:r>
          </w:hyperlink>
        </w:p>
        <w:p w14:paraId="51AE1748" w14:textId="77DFF15C"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1" w:history="1">
            <w:r w:rsidRPr="00FC33B7">
              <w:rPr>
                <w:rStyle w:val="Hyperlink"/>
                <w:noProof/>
              </w:rPr>
              <w:t>2.4</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TDA Approval:</w:t>
            </w:r>
            <w:r>
              <w:rPr>
                <w:noProof/>
                <w:webHidden/>
              </w:rPr>
              <w:tab/>
            </w:r>
            <w:r>
              <w:rPr>
                <w:noProof/>
                <w:webHidden/>
              </w:rPr>
              <w:fldChar w:fldCharType="begin"/>
            </w:r>
            <w:r>
              <w:rPr>
                <w:noProof/>
                <w:webHidden/>
              </w:rPr>
              <w:instrText xml:space="preserve"> PAGEREF _Toc240018771 \h </w:instrText>
            </w:r>
            <w:r>
              <w:rPr>
                <w:noProof/>
                <w:webHidden/>
              </w:rPr>
            </w:r>
            <w:r>
              <w:rPr>
                <w:noProof/>
                <w:webHidden/>
              </w:rPr>
              <w:fldChar w:fldCharType="separate"/>
            </w:r>
            <w:r>
              <w:rPr>
                <w:noProof/>
                <w:webHidden/>
              </w:rPr>
              <w:t>5</w:t>
            </w:r>
            <w:r>
              <w:rPr>
                <w:noProof/>
                <w:webHidden/>
              </w:rPr>
              <w:fldChar w:fldCharType="end"/>
            </w:r>
          </w:hyperlink>
        </w:p>
        <w:p w14:paraId="1EC01181" w14:textId="3151800B"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2" w:history="1">
            <w:r w:rsidRPr="00FC33B7">
              <w:rPr>
                <w:rStyle w:val="Hyperlink"/>
                <w:noProof/>
              </w:rPr>
              <w:t>2.5</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Document References</w:t>
            </w:r>
            <w:r>
              <w:rPr>
                <w:noProof/>
                <w:webHidden/>
              </w:rPr>
              <w:tab/>
            </w:r>
            <w:r>
              <w:rPr>
                <w:noProof/>
                <w:webHidden/>
              </w:rPr>
              <w:fldChar w:fldCharType="begin"/>
            </w:r>
            <w:r>
              <w:rPr>
                <w:noProof/>
                <w:webHidden/>
              </w:rPr>
              <w:instrText xml:space="preserve"> PAGEREF _Toc240018772 \h </w:instrText>
            </w:r>
            <w:r>
              <w:rPr>
                <w:noProof/>
                <w:webHidden/>
              </w:rPr>
            </w:r>
            <w:r>
              <w:rPr>
                <w:noProof/>
                <w:webHidden/>
              </w:rPr>
              <w:fldChar w:fldCharType="separate"/>
            </w:r>
            <w:r>
              <w:rPr>
                <w:noProof/>
                <w:webHidden/>
              </w:rPr>
              <w:t>5</w:t>
            </w:r>
            <w:r>
              <w:rPr>
                <w:noProof/>
                <w:webHidden/>
              </w:rPr>
              <w:fldChar w:fldCharType="end"/>
            </w:r>
          </w:hyperlink>
        </w:p>
        <w:p w14:paraId="496C4E5D" w14:textId="7AD12606"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73" w:history="1">
            <w:r w:rsidRPr="00FC33B7">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How to Use This Systems Integration Framework</w:t>
            </w:r>
            <w:r>
              <w:rPr>
                <w:noProof/>
                <w:webHidden/>
              </w:rPr>
              <w:tab/>
            </w:r>
            <w:r>
              <w:rPr>
                <w:noProof/>
                <w:webHidden/>
              </w:rPr>
              <w:fldChar w:fldCharType="begin"/>
            </w:r>
            <w:r>
              <w:rPr>
                <w:noProof/>
                <w:webHidden/>
              </w:rPr>
              <w:instrText xml:space="preserve"> PAGEREF _Toc240018773 \h </w:instrText>
            </w:r>
            <w:r>
              <w:rPr>
                <w:noProof/>
                <w:webHidden/>
              </w:rPr>
            </w:r>
            <w:r>
              <w:rPr>
                <w:noProof/>
                <w:webHidden/>
              </w:rPr>
              <w:fldChar w:fldCharType="separate"/>
            </w:r>
            <w:r>
              <w:rPr>
                <w:noProof/>
                <w:webHidden/>
              </w:rPr>
              <w:t>6</w:t>
            </w:r>
            <w:r>
              <w:rPr>
                <w:noProof/>
                <w:webHidden/>
              </w:rPr>
              <w:fldChar w:fldCharType="end"/>
            </w:r>
          </w:hyperlink>
        </w:p>
        <w:p w14:paraId="5B073115" w14:textId="2EA55B64"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74" w:history="1">
            <w:r w:rsidRPr="00FC33B7">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Executive Summary</w:t>
            </w:r>
            <w:r>
              <w:rPr>
                <w:noProof/>
                <w:webHidden/>
              </w:rPr>
              <w:tab/>
            </w:r>
            <w:r>
              <w:rPr>
                <w:noProof/>
                <w:webHidden/>
              </w:rPr>
              <w:fldChar w:fldCharType="begin"/>
            </w:r>
            <w:r>
              <w:rPr>
                <w:noProof/>
                <w:webHidden/>
              </w:rPr>
              <w:instrText xml:space="preserve"> PAGEREF _Toc240018774 \h </w:instrText>
            </w:r>
            <w:r>
              <w:rPr>
                <w:noProof/>
                <w:webHidden/>
              </w:rPr>
            </w:r>
            <w:r>
              <w:rPr>
                <w:noProof/>
                <w:webHidden/>
              </w:rPr>
              <w:fldChar w:fldCharType="separate"/>
            </w:r>
            <w:r>
              <w:rPr>
                <w:noProof/>
                <w:webHidden/>
              </w:rPr>
              <w:t>7</w:t>
            </w:r>
            <w:r>
              <w:rPr>
                <w:noProof/>
                <w:webHidden/>
              </w:rPr>
              <w:fldChar w:fldCharType="end"/>
            </w:r>
          </w:hyperlink>
        </w:p>
        <w:p w14:paraId="3DF2D0AA" w14:textId="2B45BED8"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5" w:history="1">
            <w:r w:rsidRPr="00FC33B7">
              <w:rPr>
                <w:rStyle w:val="Hyperlink"/>
                <w:noProof/>
              </w:rPr>
              <w:t>4.1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Why the Systems Integration Framework Exists</w:t>
            </w:r>
            <w:r>
              <w:rPr>
                <w:noProof/>
                <w:webHidden/>
              </w:rPr>
              <w:tab/>
            </w:r>
            <w:r>
              <w:rPr>
                <w:noProof/>
                <w:webHidden/>
              </w:rPr>
              <w:fldChar w:fldCharType="begin"/>
            </w:r>
            <w:r>
              <w:rPr>
                <w:noProof/>
                <w:webHidden/>
              </w:rPr>
              <w:instrText xml:space="preserve"> PAGEREF _Toc240018775 \h </w:instrText>
            </w:r>
            <w:r>
              <w:rPr>
                <w:noProof/>
                <w:webHidden/>
              </w:rPr>
            </w:r>
            <w:r>
              <w:rPr>
                <w:noProof/>
                <w:webHidden/>
              </w:rPr>
              <w:fldChar w:fldCharType="separate"/>
            </w:r>
            <w:r>
              <w:rPr>
                <w:noProof/>
                <w:webHidden/>
              </w:rPr>
              <w:t>7</w:t>
            </w:r>
            <w:r>
              <w:rPr>
                <w:noProof/>
                <w:webHidden/>
              </w:rPr>
              <w:fldChar w:fldCharType="end"/>
            </w:r>
          </w:hyperlink>
        </w:p>
        <w:p w14:paraId="273BE206" w14:textId="66043ABA"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6" w:history="1">
            <w:r w:rsidRPr="00FC33B7">
              <w:rPr>
                <w:rStyle w:val="Hyperlink"/>
                <w:noProof/>
              </w:rPr>
              <w:t>4.2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Systems Integration Framework Scope</w:t>
            </w:r>
            <w:r>
              <w:rPr>
                <w:noProof/>
                <w:webHidden/>
              </w:rPr>
              <w:tab/>
            </w:r>
            <w:r>
              <w:rPr>
                <w:noProof/>
                <w:webHidden/>
              </w:rPr>
              <w:fldChar w:fldCharType="begin"/>
            </w:r>
            <w:r>
              <w:rPr>
                <w:noProof/>
                <w:webHidden/>
              </w:rPr>
              <w:instrText xml:space="preserve"> PAGEREF _Toc240018776 \h </w:instrText>
            </w:r>
            <w:r>
              <w:rPr>
                <w:noProof/>
                <w:webHidden/>
              </w:rPr>
            </w:r>
            <w:r>
              <w:rPr>
                <w:noProof/>
                <w:webHidden/>
              </w:rPr>
              <w:fldChar w:fldCharType="separate"/>
            </w:r>
            <w:r>
              <w:rPr>
                <w:noProof/>
                <w:webHidden/>
              </w:rPr>
              <w:t>8</w:t>
            </w:r>
            <w:r>
              <w:rPr>
                <w:noProof/>
                <w:webHidden/>
              </w:rPr>
              <w:fldChar w:fldCharType="end"/>
            </w:r>
          </w:hyperlink>
        </w:p>
        <w:p w14:paraId="3F5AD8F8" w14:textId="074CB599"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7" w:history="1">
            <w:r w:rsidRPr="00FC33B7">
              <w:rPr>
                <w:rStyle w:val="Hyperlink"/>
                <w:noProof/>
              </w:rPr>
              <w:t>4.3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Intended Outcomes</w:t>
            </w:r>
            <w:r>
              <w:rPr>
                <w:noProof/>
                <w:webHidden/>
              </w:rPr>
              <w:tab/>
            </w:r>
            <w:r>
              <w:rPr>
                <w:noProof/>
                <w:webHidden/>
              </w:rPr>
              <w:fldChar w:fldCharType="begin"/>
            </w:r>
            <w:r>
              <w:rPr>
                <w:noProof/>
                <w:webHidden/>
              </w:rPr>
              <w:instrText xml:space="preserve"> PAGEREF _Toc240018777 \h </w:instrText>
            </w:r>
            <w:r>
              <w:rPr>
                <w:noProof/>
                <w:webHidden/>
              </w:rPr>
            </w:r>
            <w:r>
              <w:rPr>
                <w:noProof/>
                <w:webHidden/>
              </w:rPr>
              <w:fldChar w:fldCharType="separate"/>
            </w:r>
            <w:r>
              <w:rPr>
                <w:noProof/>
                <w:webHidden/>
              </w:rPr>
              <w:t>8</w:t>
            </w:r>
            <w:r>
              <w:rPr>
                <w:noProof/>
                <w:webHidden/>
              </w:rPr>
              <w:fldChar w:fldCharType="end"/>
            </w:r>
          </w:hyperlink>
        </w:p>
        <w:p w14:paraId="1B42854D" w14:textId="2971033C"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78" w:history="1">
            <w:r w:rsidRPr="00FC33B7">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Architectural Position</w:t>
            </w:r>
            <w:r>
              <w:rPr>
                <w:noProof/>
                <w:webHidden/>
              </w:rPr>
              <w:tab/>
            </w:r>
            <w:r>
              <w:rPr>
                <w:noProof/>
                <w:webHidden/>
              </w:rPr>
              <w:fldChar w:fldCharType="begin"/>
            </w:r>
            <w:r>
              <w:rPr>
                <w:noProof/>
                <w:webHidden/>
              </w:rPr>
              <w:instrText xml:space="preserve"> PAGEREF _Toc240018778 \h </w:instrText>
            </w:r>
            <w:r>
              <w:rPr>
                <w:noProof/>
                <w:webHidden/>
              </w:rPr>
            </w:r>
            <w:r>
              <w:rPr>
                <w:noProof/>
                <w:webHidden/>
              </w:rPr>
              <w:fldChar w:fldCharType="separate"/>
            </w:r>
            <w:r>
              <w:rPr>
                <w:noProof/>
                <w:webHidden/>
              </w:rPr>
              <w:t>9</w:t>
            </w:r>
            <w:r>
              <w:rPr>
                <w:noProof/>
                <w:webHidden/>
              </w:rPr>
              <w:fldChar w:fldCharType="end"/>
            </w:r>
          </w:hyperlink>
        </w:p>
        <w:p w14:paraId="6200A154" w14:textId="62B1FA43"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79" w:history="1">
            <w:r w:rsidRPr="00FC33B7">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Architectural Stance</w:t>
            </w:r>
            <w:r>
              <w:rPr>
                <w:noProof/>
                <w:webHidden/>
              </w:rPr>
              <w:tab/>
            </w:r>
            <w:r>
              <w:rPr>
                <w:noProof/>
                <w:webHidden/>
              </w:rPr>
              <w:fldChar w:fldCharType="begin"/>
            </w:r>
            <w:r>
              <w:rPr>
                <w:noProof/>
                <w:webHidden/>
              </w:rPr>
              <w:instrText xml:space="preserve"> PAGEREF _Toc240018779 \h </w:instrText>
            </w:r>
            <w:r>
              <w:rPr>
                <w:noProof/>
                <w:webHidden/>
              </w:rPr>
            </w:r>
            <w:r>
              <w:rPr>
                <w:noProof/>
                <w:webHidden/>
              </w:rPr>
              <w:fldChar w:fldCharType="separate"/>
            </w:r>
            <w:r>
              <w:rPr>
                <w:noProof/>
                <w:webHidden/>
              </w:rPr>
              <w:t>9</w:t>
            </w:r>
            <w:r>
              <w:rPr>
                <w:noProof/>
                <w:webHidden/>
              </w:rPr>
              <w:fldChar w:fldCharType="end"/>
            </w:r>
          </w:hyperlink>
        </w:p>
        <w:p w14:paraId="4D3A02DC" w14:textId="41BF920E"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0" w:history="1">
            <w:r w:rsidRPr="00FC33B7">
              <w:rPr>
                <w:rStyle w:val="Hyperlink"/>
                <w:noProof/>
              </w:rPr>
              <w:t>5.2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SOA Positioning Statement</w:t>
            </w:r>
            <w:r>
              <w:rPr>
                <w:noProof/>
                <w:webHidden/>
              </w:rPr>
              <w:tab/>
            </w:r>
            <w:r>
              <w:rPr>
                <w:noProof/>
                <w:webHidden/>
              </w:rPr>
              <w:fldChar w:fldCharType="begin"/>
            </w:r>
            <w:r>
              <w:rPr>
                <w:noProof/>
                <w:webHidden/>
              </w:rPr>
              <w:instrText xml:space="preserve"> PAGEREF _Toc240018780 \h </w:instrText>
            </w:r>
            <w:r>
              <w:rPr>
                <w:noProof/>
                <w:webHidden/>
              </w:rPr>
            </w:r>
            <w:r>
              <w:rPr>
                <w:noProof/>
                <w:webHidden/>
              </w:rPr>
              <w:fldChar w:fldCharType="separate"/>
            </w:r>
            <w:r>
              <w:rPr>
                <w:noProof/>
                <w:webHidden/>
              </w:rPr>
              <w:t>9</w:t>
            </w:r>
            <w:r>
              <w:rPr>
                <w:noProof/>
                <w:webHidden/>
              </w:rPr>
              <w:fldChar w:fldCharType="end"/>
            </w:r>
          </w:hyperlink>
        </w:p>
        <w:p w14:paraId="458C889D" w14:textId="240E5E2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1" w:history="1">
            <w:r w:rsidRPr="00FC33B7">
              <w:rPr>
                <w:rStyle w:val="Hyperlink"/>
                <w:noProof/>
              </w:rPr>
              <w:t>5.3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Strategic Objectives</w:t>
            </w:r>
            <w:r>
              <w:rPr>
                <w:noProof/>
                <w:webHidden/>
              </w:rPr>
              <w:tab/>
            </w:r>
            <w:r>
              <w:rPr>
                <w:noProof/>
                <w:webHidden/>
              </w:rPr>
              <w:fldChar w:fldCharType="begin"/>
            </w:r>
            <w:r>
              <w:rPr>
                <w:noProof/>
                <w:webHidden/>
              </w:rPr>
              <w:instrText xml:space="preserve"> PAGEREF _Toc240018781 \h </w:instrText>
            </w:r>
            <w:r>
              <w:rPr>
                <w:noProof/>
                <w:webHidden/>
              </w:rPr>
            </w:r>
            <w:r>
              <w:rPr>
                <w:noProof/>
                <w:webHidden/>
              </w:rPr>
              <w:fldChar w:fldCharType="separate"/>
            </w:r>
            <w:r>
              <w:rPr>
                <w:noProof/>
                <w:webHidden/>
              </w:rPr>
              <w:t>9</w:t>
            </w:r>
            <w:r>
              <w:rPr>
                <w:noProof/>
                <w:webHidden/>
              </w:rPr>
              <w:fldChar w:fldCharType="end"/>
            </w:r>
          </w:hyperlink>
        </w:p>
        <w:p w14:paraId="3B61CEF2" w14:textId="3E1AD9A6"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2" w:history="1">
            <w:r w:rsidRPr="00FC33B7">
              <w:rPr>
                <w:rStyle w:val="Hyperlink"/>
                <w:noProof/>
              </w:rPr>
              <w:t>5.4</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What Counts as a Service</w:t>
            </w:r>
            <w:r>
              <w:rPr>
                <w:noProof/>
                <w:webHidden/>
              </w:rPr>
              <w:tab/>
            </w:r>
            <w:r>
              <w:rPr>
                <w:noProof/>
                <w:webHidden/>
              </w:rPr>
              <w:fldChar w:fldCharType="begin"/>
            </w:r>
            <w:r>
              <w:rPr>
                <w:noProof/>
                <w:webHidden/>
              </w:rPr>
              <w:instrText xml:space="preserve"> PAGEREF _Toc240018782 \h </w:instrText>
            </w:r>
            <w:r>
              <w:rPr>
                <w:noProof/>
                <w:webHidden/>
              </w:rPr>
            </w:r>
            <w:r>
              <w:rPr>
                <w:noProof/>
                <w:webHidden/>
              </w:rPr>
              <w:fldChar w:fldCharType="separate"/>
            </w:r>
            <w:r>
              <w:rPr>
                <w:noProof/>
                <w:webHidden/>
              </w:rPr>
              <w:t>10</w:t>
            </w:r>
            <w:r>
              <w:rPr>
                <w:noProof/>
                <w:webHidden/>
              </w:rPr>
              <w:fldChar w:fldCharType="end"/>
            </w:r>
          </w:hyperlink>
        </w:p>
        <w:p w14:paraId="324CE093" w14:textId="0CCC1A34"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3" w:history="1">
            <w:r w:rsidRPr="00FC33B7">
              <w:rPr>
                <w:rStyle w:val="Hyperlink"/>
                <w:noProof/>
              </w:rPr>
              <w:t>5.5</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Core Systems Integration Framework Principles</w:t>
            </w:r>
            <w:r>
              <w:rPr>
                <w:noProof/>
                <w:webHidden/>
              </w:rPr>
              <w:tab/>
            </w:r>
            <w:r>
              <w:rPr>
                <w:noProof/>
                <w:webHidden/>
              </w:rPr>
              <w:fldChar w:fldCharType="begin"/>
            </w:r>
            <w:r>
              <w:rPr>
                <w:noProof/>
                <w:webHidden/>
              </w:rPr>
              <w:instrText xml:space="preserve"> PAGEREF _Toc240018783 \h </w:instrText>
            </w:r>
            <w:r>
              <w:rPr>
                <w:noProof/>
                <w:webHidden/>
              </w:rPr>
            </w:r>
            <w:r>
              <w:rPr>
                <w:noProof/>
                <w:webHidden/>
              </w:rPr>
              <w:fldChar w:fldCharType="separate"/>
            </w:r>
            <w:r>
              <w:rPr>
                <w:noProof/>
                <w:webHidden/>
              </w:rPr>
              <w:t>10</w:t>
            </w:r>
            <w:r>
              <w:rPr>
                <w:noProof/>
                <w:webHidden/>
              </w:rPr>
              <w:fldChar w:fldCharType="end"/>
            </w:r>
          </w:hyperlink>
        </w:p>
        <w:p w14:paraId="4A5025E4" w14:textId="1FCF7F82"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84" w:history="1">
            <w:r w:rsidRPr="00FC33B7">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Reference Architecture</w:t>
            </w:r>
            <w:r>
              <w:rPr>
                <w:noProof/>
                <w:webHidden/>
              </w:rPr>
              <w:tab/>
            </w:r>
            <w:r>
              <w:rPr>
                <w:noProof/>
                <w:webHidden/>
              </w:rPr>
              <w:fldChar w:fldCharType="begin"/>
            </w:r>
            <w:r>
              <w:rPr>
                <w:noProof/>
                <w:webHidden/>
              </w:rPr>
              <w:instrText xml:space="preserve"> PAGEREF _Toc240018784 \h </w:instrText>
            </w:r>
            <w:r>
              <w:rPr>
                <w:noProof/>
                <w:webHidden/>
              </w:rPr>
            </w:r>
            <w:r>
              <w:rPr>
                <w:noProof/>
                <w:webHidden/>
              </w:rPr>
              <w:fldChar w:fldCharType="separate"/>
            </w:r>
            <w:r>
              <w:rPr>
                <w:noProof/>
                <w:webHidden/>
              </w:rPr>
              <w:t>12</w:t>
            </w:r>
            <w:r>
              <w:rPr>
                <w:noProof/>
                <w:webHidden/>
              </w:rPr>
              <w:fldChar w:fldCharType="end"/>
            </w:r>
          </w:hyperlink>
        </w:p>
        <w:p w14:paraId="7FCA8865" w14:textId="2CE9438F"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5" w:history="1">
            <w:r w:rsidRPr="00FC33B7">
              <w:rPr>
                <w:rStyle w:val="Hyperlink"/>
                <w:noProof/>
              </w:rPr>
              <w:t>6.1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Conceptual Reference Architecture</w:t>
            </w:r>
            <w:r>
              <w:rPr>
                <w:noProof/>
                <w:webHidden/>
              </w:rPr>
              <w:tab/>
            </w:r>
            <w:r>
              <w:rPr>
                <w:noProof/>
                <w:webHidden/>
              </w:rPr>
              <w:fldChar w:fldCharType="begin"/>
            </w:r>
            <w:r>
              <w:rPr>
                <w:noProof/>
                <w:webHidden/>
              </w:rPr>
              <w:instrText xml:space="preserve"> PAGEREF _Toc240018785 \h </w:instrText>
            </w:r>
            <w:r>
              <w:rPr>
                <w:noProof/>
                <w:webHidden/>
              </w:rPr>
            </w:r>
            <w:r>
              <w:rPr>
                <w:noProof/>
                <w:webHidden/>
              </w:rPr>
              <w:fldChar w:fldCharType="separate"/>
            </w:r>
            <w:r>
              <w:rPr>
                <w:noProof/>
                <w:webHidden/>
              </w:rPr>
              <w:t>12</w:t>
            </w:r>
            <w:r>
              <w:rPr>
                <w:noProof/>
                <w:webHidden/>
              </w:rPr>
              <w:fldChar w:fldCharType="end"/>
            </w:r>
          </w:hyperlink>
        </w:p>
        <w:p w14:paraId="17DF9277" w14:textId="002DA671"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6" w:history="1">
            <w:r w:rsidRPr="00FC33B7">
              <w:rPr>
                <w:rStyle w:val="Hyperlink"/>
                <w:noProof/>
              </w:rPr>
              <w:t>6.2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Logical Layered Reference Architecture</w:t>
            </w:r>
            <w:r>
              <w:rPr>
                <w:noProof/>
                <w:webHidden/>
              </w:rPr>
              <w:tab/>
            </w:r>
            <w:r>
              <w:rPr>
                <w:noProof/>
                <w:webHidden/>
              </w:rPr>
              <w:fldChar w:fldCharType="begin"/>
            </w:r>
            <w:r>
              <w:rPr>
                <w:noProof/>
                <w:webHidden/>
              </w:rPr>
              <w:instrText xml:space="preserve"> PAGEREF _Toc240018786 \h </w:instrText>
            </w:r>
            <w:r>
              <w:rPr>
                <w:noProof/>
                <w:webHidden/>
              </w:rPr>
            </w:r>
            <w:r>
              <w:rPr>
                <w:noProof/>
                <w:webHidden/>
              </w:rPr>
              <w:fldChar w:fldCharType="separate"/>
            </w:r>
            <w:r>
              <w:rPr>
                <w:noProof/>
                <w:webHidden/>
              </w:rPr>
              <w:t>13</w:t>
            </w:r>
            <w:r>
              <w:rPr>
                <w:noProof/>
                <w:webHidden/>
              </w:rPr>
              <w:fldChar w:fldCharType="end"/>
            </w:r>
          </w:hyperlink>
        </w:p>
        <w:p w14:paraId="770297CC" w14:textId="0E6CE4AA"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7" w:history="1">
            <w:r w:rsidRPr="00FC33B7">
              <w:rPr>
                <w:rStyle w:val="Hyperlink"/>
                <w:noProof/>
              </w:rPr>
              <w:t>6.3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Security and Trust Boundary</w:t>
            </w:r>
            <w:r>
              <w:rPr>
                <w:noProof/>
                <w:webHidden/>
              </w:rPr>
              <w:tab/>
            </w:r>
            <w:r>
              <w:rPr>
                <w:noProof/>
                <w:webHidden/>
              </w:rPr>
              <w:fldChar w:fldCharType="begin"/>
            </w:r>
            <w:r>
              <w:rPr>
                <w:noProof/>
                <w:webHidden/>
              </w:rPr>
              <w:instrText xml:space="preserve"> PAGEREF _Toc240018787 \h </w:instrText>
            </w:r>
            <w:r>
              <w:rPr>
                <w:noProof/>
                <w:webHidden/>
              </w:rPr>
            </w:r>
            <w:r>
              <w:rPr>
                <w:noProof/>
                <w:webHidden/>
              </w:rPr>
              <w:fldChar w:fldCharType="separate"/>
            </w:r>
            <w:r>
              <w:rPr>
                <w:noProof/>
                <w:webHidden/>
              </w:rPr>
              <w:t>14</w:t>
            </w:r>
            <w:r>
              <w:rPr>
                <w:noProof/>
                <w:webHidden/>
              </w:rPr>
              <w:fldChar w:fldCharType="end"/>
            </w:r>
          </w:hyperlink>
        </w:p>
        <w:p w14:paraId="398672A2" w14:textId="78A8931E"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88" w:history="1">
            <w:r w:rsidRPr="00FC33B7">
              <w:rPr>
                <w:rStyle w:val="Hyperlink"/>
                <w:noProof/>
              </w:rPr>
              <w:t>6.4</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Target Integration Platform</w:t>
            </w:r>
            <w:r>
              <w:rPr>
                <w:noProof/>
                <w:webHidden/>
              </w:rPr>
              <w:tab/>
            </w:r>
            <w:r>
              <w:rPr>
                <w:noProof/>
                <w:webHidden/>
              </w:rPr>
              <w:fldChar w:fldCharType="begin"/>
            </w:r>
            <w:r>
              <w:rPr>
                <w:noProof/>
                <w:webHidden/>
              </w:rPr>
              <w:instrText xml:space="preserve"> PAGEREF _Toc240018788 \h </w:instrText>
            </w:r>
            <w:r>
              <w:rPr>
                <w:noProof/>
                <w:webHidden/>
              </w:rPr>
            </w:r>
            <w:r>
              <w:rPr>
                <w:noProof/>
                <w:webHidden/>
              </w:rPr>
              <w:fldChar w:fldCharType="separate"/>
            </w:r>
            <w:r>
              <w:rPr>
                <w:noProof/>
                <w:webHidden/>
              </w:rPr>
              <w:t>15</w:t>
            </w:r>
            <w:r>
              <w:rPr>
                <w:noProof/>
                <w:webHidden/>
              </w:rPr>
              <w:fldChar w:fldCharType="end"/>
            </w:r>
          </w:hyperlink>
        </w:p>
        <w:p w14:paraId="75E87EB3" w14:textId="66C6A084"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89" w:history="1">
            <w:r w:rsidRPr="00FC33B7">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Choosing an Integration Pattern</w:t>
            </w:r>
            <w:r>
              <w:rPr>
                <w:noProof/>
                <w:webHidden/>
              </w:rPr>
              <w:tab/>
            </w:r>
            <w:r>
              <w:rPr>
                <w:noProof/>
                <w:webHidden/>
              </w:rPr>
              <w:fldChar w:fldCharType="begin"/>
            </w:r>
            <w:r>
              <w:rPr>
                <w:noProof/>
                <w:webHidden/>
              </w:rPr>
              <w:instrText xml:space="preserve"> PAGEREF _Toc240018789 \h </w:instrText>
            </w:r>
            <w:r>
              <w:rPr>
                <w:noProof/>
                <w:webHidden/>
              </w:rPr>
            </w:r>
            <w:r>
              <w:rPr>
                <w:noProof/>
                <w:webHidden/>
              </w:rPr>
              <w:fldChar w:fldCharType="separate"/>
            </w:r>
            <w:r>
              <w:rPr>
                <w:noProof/>
                <w:webHidden/>
              </w:rPr>
              <w:t>16</w:t>
            </w:r>
            <w:r>
              <w:rPr>
                <w:noProof/>
                <w:webHidden/>
              </w:rPr>
              <w:fldChar w:fldCharType="end"/>
            </w:r>
          </w:hyperlink>
        </w:p>
        <w:p w14:paraId="73518EA9" w14:textId="06553F86"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0" w:history="1">
            <w:r w:rsidRPr="00FC33B7">
              <w:rPr>
                <w:rStyle w:val="Hyperlink"/>
                <w:noProof/>
              </w:rPr>
              <w:t>7.1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Primary Decision Matrix</w:t>
            </w:r>
            <w:r>
              <w:rPr>
                <w:noProof/>
                <w:webHidden/>
              </w:rPr>
              <w:tab/>
            </w:r>
            <w:r>
              <w:rPr>
                <w:noProof/>
                <w:webHidden/>
              </w:rPr>
              <w:fldChar w:fldCharType="begin"/>
            </w:r>
            <w:r>
              <w:rPr>
                <w:noProof/>
                <w:webHidden/>
              </w:rPr>
              <w:instrText xml:space="preserve"> PAGEREF _Toc240018790 \h </w:instrText>
            </w:r>
            <w:r>
              <w:rPr>
                <w:noProof/>
                <w:webHidden/>
              </w:rPr>
            </w:r>
            <w:r>
              <w:rPr>
                <w:noProof/>
                <w:webHidden/>
              </w:rPr>
              <w:fldChar w:fldCharType="separate"/>
            </w:r>
            <w:r>
              <w:rPr>
                <w:noProof/>
                <w:webHidden/>
              </w:rPr>
              <w:t>16</w:t>
            </w:r>
            <w:r>
              <w:rPr>
                <w:noProof/>
                <w:webHidden/>
              </w:rPr>
              <w:fldChar w:fldCharType="end"/>
            </w:r>
          </w:hyperlink>
        </w:p>
        <w:p w14:paraId="1ADAF07E" w14:textId="3B17867B"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1" w:history="1">
            <w:r w:rsidRPr="00FC33B7">
              <w:rPr>
                <w:rStyle w:val="Hyperlink"/>
                <w:noProof/>
              </w:rPr>
              <w:t>7.2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Common Use Cases</w:t>
            </w:r>
            <w:r>
              <w:rPr>
                <w:noProof/>
                <w:webHidden/>
              </w:rPr>
              <w:tab/>
            </w:r>
            <w:r>
              <w:rPr>
                <w:noProof/>
                <w:webHidden/>
              </w:rPr>
              <w:fldChar w:fldCharType="begin"/>
            </w:r>
            <w:r>
              <w:rPr>
                <w:noProof/>
                <w:webHidden/>
              </w:rPr>
              <w:instrText xml:space="preserve"> PAGEREF _Toc240018791 \h </w:instrText>
            </w:r>
            <w:r>
              <w:rPr>
                <w:noProof/>
                <w:webHidden/>
              </w:rPr>
            </w:r>
            <w:r>
              <w:rPr>
                <w:noProof/>
                <w:webHidden/>
              </w:rPr>
              <w:fldChar w:fldCharType="separate"/>
            </w:r>
            <w:r>
              <w:rPr>
                <w:noProof/>
                <w:webHidden/>
              </w:rPr>
              <w:t>17</w:t>
            </w:r>
            <w:r>
              <w:rPr>
                <w:noProof/>
                <w:webHidden/>
              </w:rPr>
              <w:fldChar w:fldCharType="end"/>
            </w:r>
          </w:hyperlink>
        </w:p>
        <w:p w14:paraId="5C48D86E" w14:textId="59716EE2"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2" w:history="1">
            <w:r w:rsidRPr="00FC33B7">
              <w:rPr>
                <w:rStyle w:val="Hyperlink"/>
                <w:noProof/>
              </w:rPr>
              <w:t>7.3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Detailed Decision Tree</w:t>
            </w:r>
            <w:r>
              <w:rPr>
                <w:noProof/>
                <w:webHidden/>
              </w:rPr>
              <w:tab/>
            </w:r>
            <w:r>
              <w:rPr>
                <w:noProof/>
                <w:webHidden/>
              </w:rPr>
              <w:fldChar w:fldCharType="begin"/>
            </w:r>
            <w:r>
              <w:rPr>
                <w:noProof/>
                <w:webHidden/>
              </w:rPr>
              <w:instrText xml:space="preserve"> PAGEREF _Toc240018792 \h </w:instrText>
            </w:r>
            <w:r>
              <w:rPr>
                <w:noProof/>
                <w:webHidden/>
              </w:rPr>
            </w:r>
            <w:r>
              <w:rPr>
                <w:noProof/>
                <w:webHidden/>
              </w:rPr>
              <w:fldChar w:fldCharType="separate"/>
            </w:r>
            <w:r>
              <w:rPr>
                <w:noProof/>
                <w:webHidden/>
              </w:rPr>
              <w:t>17</w:t>
            </w:r>
            <w:r>
              <w:rPr>
                <w:noProof/>
                <w:webHidden/>
              </w:rPr>
              <w:fldChar w:fldCharType="end"/>
            </w:r>
          </w:hyperlink>
        </w:p>
        <w:p w14:paraId="71A3D8D0" w14:textId="757EBDE0"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3" w:history="1">
            <w:r w:rsidRPr="00FC33B7">
              <w:rPr>
                <w:rStyle w:val="Hyperlink"/>
                <w:noProof/>
              </w:rPr>
              <w:t>7.4</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Example</w:t>
            </w:r>
            <w:r>
              <w:rPr>
                <w:noProof/>
                <w:webHidden/>
              </w:rPr>
              <w:tab/>
            </w:r>
            <w:r>
              <w:rPr>
                <w:noProof/>
                <w:webHidden/>
              </w:rPr>
              <w:fldChar w:fldCharType="begin"/>
            </w:r>
            <w:r>
              <w:rPr>
                <w:noProof/>
                <w:webHidden/>
              </w:rPr>
              <w:instrText xml:space="preserve"> PAGEREF _Toc240018793 \h </w:instrText>
            </w:r>
            <w:r>
              <w:rPr>
                <w:noProof/>
                <w:webHidden/>
              </w:rPr>
            </w:r>
            <w:r>
              <w:rPr>
                <w:noProof/>
                <w:webHidden/>
              </w:rPr>
              <w:fldChar w:fldCharType="separate"/>
            </w:r>
            <w:r>
              <w:rPr>
                <w:noProof/>
                <w:webHidden/>
              </w:rPr>
              <w:t>18</w:t>
            </w:r>
            <w:r>
              <w:rPr>
                <w:noProof/>
                <w:webHidden/>
              </w:rPr>
              <w:fldChar w:fldCharType="end"/>
            </w:r>
          </w:hyperlink>
        </w:p>
        <w:p w14:paraId="35C19022" w14:textId="3629B958"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794" w:history="1">
            <w:r w:rsidRPr="00FC33B7">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Enterprise Pattern Catalogue</w:t>
            </w:r>
            <w:r>
              <w:rPr>
                <w:noProof/>
                <w:webHidden/>
              </w:rPr>
              <w:tab/>
            </w:r>
            <w:r>
              <w:rPr>
                <w:noProof/>
                <w:webHidden/>
              </w:rPr>
              <w:fldChar w:fldCharType="begin"/>
            </w:r>
            <w:r>
              <w:rPr>
                <w:noProof/>
                <w:webHidden/>
              </w:rPr>
              <w:instrText xml:space="preserve"> PAGEREF _Toc240018794 \h </w:instrText>
            </w:r>
            <w:r>
              <w:rPr>
                <w:noProof/>
                <w:webHidden/>
              </w:rPr>
            </w:r>
            <w:r>
              <w:rPr>
                <w:noProof/>
                <w:webHidden/>
              </w:rPr>
              <w:fldChar w:fldCharType="separate"/>
            </w:r>
            <w:r>
              <w:rPr>
                <w:noProof/>
                <w:webHidden/>
              </w:rPr>
              <w:t>19</w:t>
            </w:r>
            <w:r>
              <w:rPr>
                <w:noProof/>
                <w:webHidden/>
              </w:rPr>
              <w:fldChar w:fldCharType="end"/>
            </w:r>
          </w:hyperlink>
        </w:p>
        <w:p w14:paraId="5DC349D5" w14:textId="2DC6EBEE"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5" w:history="1">
            <w:r w:rsidRPr="00FC33B7">
              <w:rPr>
                <w:rStyle w:val="Hyperlink"/>
                <w:noProof/>
              </w:rPr>
              <w:t>8.1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Enterprise Pattern Index and Boundary Applicability</w:t>
            </w:r>
            <w:r>
              <w:rPr>
                <w:noProof/>
                <w:webHidden/>
              </w:rPr>
              <w:tab/>
            </w:r>
            <w:r>
              <w:rPr>
                <w:noProof/>
                <w:webHidden/>
              </w:rPr>
              <w:fldChar w:fldCharType="begin"/>
            </w:r>
            <w:r>
              <w:rPr>
                <w:noProof/>
                <w:webHidden/>
              </w:rPr>
              <w:instrText xml:space="preserve"> PAGEREF _Toc240018795 \h </w:instrText>
            </w:r>
            <w:r>
              <w:rPr>
                <w:noProof/>
                <w:webHidden/>
              </w:rPr>
            </w:r>
            <w:r>
              <w:rPr>
                <w:noProof/>
                <w:webHidden/>
              </w:rPr>
              <w:fldChar w:fldCharType="separate"/>
            </w:r>
            <w:r>
              <w:rPr>
                <w:noProof/>
                <w:webHidden/>
              </w:rPr>
              <w:t>19</w:t>
            </w:r>
            <w:r>
              <w:rPr>
                <w:noProof/>
                <w:webHidden/>
              </w:rPr>
              <w:fldChar w:fldCharType="end"/>
            </w:r>
          </w:hyperlink>
        </w:p>
        <w:p w14:paraId="27F45648" w14:textId="50851813"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6" w:history="1">
            <w:r w:rsidRPr="00FC33B7">
              <w:rPr>
                <w:rStyle w:val="Hyperlink"/>
                <w:noProof/>
              </w:rPr>
              <w:t>8.2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Detailed Practitioner Patterns</w:t>
            </w:r>
            <w:r>
              <w:rPr>
                <w:noProof/>
                <w:webHidden/>
              </w:rPr>
              <w:tab/>
            </w:r>
            <w:r>
              <w:rPr>
                <w:noProof/>
                <w:webHidden/>
              </w:rPr>
              <w:fldChar w:fldCharType="begin"/>
            </w:r>
            <w:r>
              <w:rPr>
                <w:noProof/>
                <w:webHidden/>
              </w:rPr>
              <w:instrText xml:space="preserve"> PAGEREF _Toc240018796 \h </w:instrText>
            </w:r>
            <w:r>
              <w:rPr>
                <w:noProof/>
                <w:webHidden/>
              </w:rPr>
            </w:r>
            <w:r>
              <w:rPr>
                <w:noProof/>
                <w:webHidden/>
              </w:rPr>
              <w:fldChar w:fldCharType="separate"/>
            </w:r>
            <w:r>
              <w:rPr>
                <w:noProof/>
                <w:webHidden/>
              </w:rPr>
              <w:t>23</w:t>
            </w:r>
            <w:r>
              <w:rPr>
                <w:noProof/>
                <w:webHidden/>
              </w:rPr>
              <w:fldChar w:fldCharType="end"/>
            </w:r>
          </w:hyperlink>
        </w:p>
        <w:p w14:paraId="639EE331" w14:textId="2A60AB9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7" w:history="1">
            <w:r w:rsidRPr="00FC33B7">
              <w:rPr>
                <w:rStyle w:val="Hyperlink"/>
                <w:noProof/>
              </w:rPr>
              <w:t>8.3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API Patterns</w:t>
            </w:r>
            <w:r>
              <w:rPr>
                <w:noProof/>
                <w:webHidden/>
              </w:rPr>
              <w:tab/>
            </w:r>
            <w:r>
              <w:rPr>
                <w:noProof/>
                <w:webHidden/>
              </w:rPr>
              <w:fldChar w:fldCharType="begin"/>
            </w:r>
            <w:r>
              <w:rPr>
                <w:noProof/>
                <w:webHidden/>
              </w:rPr>
              <w:instrText xml:space="preserve"> PAGEREF _Toc240018797 \h </w:instrText>
            </w:r>
            <w:r>
              <w:rPr>
                <w:noProof/>
                <w:webHidden/>
              </w:rPr>
            </w:r>
            <w:r>
              <w:rPr>
                <w:noProof/>
                <w:webHidden/>
              </w:rPr>
              <w:fldChar w:fldCharType="separate"/>
            </w:r>
            <w:r>
              <w:rPr>
                <w:noProof/>
                <w:webHidden/>
              </w:rPr>
              <w:t>23</w:t>
            </w:r>
            <w:r>
              <w:rPr>
                <w:noProof/>
                <w:webHidden/>
              </w:rPr>
              <w:fldChar w:fldCharType="end"/>
            </w:r>
          </w:hyperlink>
        </w:p>
        <w:p w14:paraId="617EC33D" w14:textId="715AF537"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8" w:history="1">
            <w:r w:rsidRPr="00FC33B7">
              <w:rPr>
                <w:rStyle w:val="Hyperlink"/>
                <w:noProof/>
              </w:rPr>
              <w:t>8.4</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Messaging Patterns</w:t>
            </w:r>
            <w:r>
              <w:rPr>
                <w:noProof/>
                <w:webHidden/>
              </w:rPr>
              <w:tab/>
            </w:r>
            <w:r>
              <w:rPr>
                <w:noProof/>
                <w:webHidden/>
              </w:rPr>
              <w:fldChar w:fldCharType="begin"/>
            </w:r>
            <w:r>
              <w:rPr>
                <w:noProof/>
                <w:webHidden/>
              </w:rPr>
              <w:instrText xml:space="preserve"> PAGEREF _Toc240018798 \h </w:instrText>
            </w:r>
            <w:r>
              <w:rPr>
                <w:noProof/>
                <w:webHidden/>
              </w:rPr>
            </w:r>
            <w:r>
              <w:rPr>
                <w:noProof/>
                <w:webHidden/>
              </w:rPr>
              <w:fldChar w:fldCharType="separate"/>
            </w:r>
            <w:r>
              <w:rPr>
                <w:noProof/>
                <w:webHidden/>
              </w:rPr>
              <w:t>26</w:t>
            </w:r>
            <w:r>
              <w:rPr>
                <w:noProof/>
                <w:webHidden/>
              </w:rPr>
              <w:fldChar w:fldCharType="end"/>
            </w:r>
          </w:hyperlink>
        </w:p>
        <w:p w14:paraId="5714DF57" w14:textId="0C0E3708"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799" w:history="1">
            <w:r w:rsidRPr="00FC33B7">
              <w:rPr>
                <w:rStyle w:val="Hyperlink"/>
                <w:noProof/>
              </w:rPr>
              <w:t>8.5</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Event Patterns</w:t>
            </w:r>
            <w:r>
              <w:rPr>
                <w:noProof/>
                <w:webHidden/>
              </w:rPr>
              <w:tab/>
            </w:r>
            <w:r>
              <w:rPr>
                <w:noProof/>
                <w:webHidden/>
              </w:rPr>
              <w:fldChar w:fldCharType="begin"/>
            </w:r>
            <w:r>
              <w:rPr>
                <w:noProof/>
                <w:webHidden/>
              </w:rPr>
              <w:instrText xml:space="preserve"> PAGEREF _Toc240018799 \h </w:instrText>
            </w:r>
            <w:r>
              <w:rPr>
                <w:noProof/>
                <w:webHidden/>
              </w:rPr>
            </w:r>
            <w:r>
              <w:rPr>
                <w:noProof/>
                <w:webHidden/>
              </w:rPr>
              <w:fldChar w:fldCharType="separate"/>
            </w:r>
            <w:r>
              <w:rPr>
                <w:noProof/>
                <w:webHidden/>
              </w:rPr>
              <w:t>30</w:t>
            </w:r>
            <w:r>
              <w:rPr>
                <w:noProof/>
                <w:webHidden/>
              </w:rPr>
              <w:fldChar w:fldCharType="end"/>
            </w:r>
          </w:hyperlink>
        </w:p>
        <w:p w14:paraId="56C8E0D3" w14:textId="7D49E732"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0" w:history="1">
            <w:r w:rsidRPr="00FC33B7">
              <w:rPr>
                <w:rStyle w:val="Hyperlink"/>
                <w:noProof/>
              </w:rPr>
              <w:t>8.6</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Orchestration Patterns</w:t>
            </w:r>
            <w:r>
              <w:rPr>
                <w:noProof/>
                <w:webHidden/>
              </w:rPr>
              <w:tab/>
            </w:r>
            <w:r>
              <w:rPr>
                <w:noProof/>
                <w:webHidden/>
              </w:rPr>
              <w:fldChar w:fldCharType="begin"/>
            </w:r>
            <w:r>
              <w:rPr>
                <w:noProof/>
                <w:webHidden/>
              </w:rPr>
              <w:instrText xml:space="preserve"> PAGEREF _Toc240018800 \h </w:instrText>
            </w:r>
            <w:r>
              <w:rPr>
                <w:noProof/>
                <w:webHidden/>
              </w:rPr>
            </w:r>
            <w:r>
              <w:rPr>
                <w:noProof/>
                <w:webHidden/>
              </w:rPr>
              <w:fldChar w:fldCharType="separate"/>
            </w:r>
            <w:r>
              <w:rPr>
                <w:noProof/>
                <w:webHidden/>
              </w:rPr>
              <w:t>34</w:t>
            </w:r>
            <w:r>
              <w:rPr>
                <w:noProof/>
                <w:webHidden/>
              </w:rPr>
              <w:fldChar w:fldCharType="end"/>
            </w:r>
          </w:hyperlink>
        </w:p>
        <w:p w14:paraId="7365DEC8" w14:textId="405F9486"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1" w:history="1">
            <w:r w:rsidRPr="00FC33B7">
              <w:rPr>
                <w:rStyle w:val="Hyperlink"/>
                <w:noProof/>
              </w:rPr>
              <w:t>8.7</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File Patterns</w:t>
            </w:r>
            <w:r>
              <w:rPr>
                <w:noProof/>
                <w:webHidden/>
              </w:rPr>
              <w:tab/>
            </w:r>
            <w:r>
              <w:rPr>
                <w:noProof/>
                <w:webHidden/>
              </w:rPr>
              <w:fldChar w:fldCharType="begin"/>
            </w:r>
            <w:r>
              <w:rPr>
                <w:noProof/>
                <w:webHidden/>
              </w:rPr>
              <w:instrText xml:space="preserve"> PAGEREF _Toc240018801 \h </w:instrText>
            </w:r>
            <w:r>
              <w:rPr>
                <w:noProof/>
                <w:webHidden/>
              </w:rPr>
            </w:r>
            <w:r>
              <w:rPr>
                <w:noProof/>
                <w:webHidden/>
              </w:rPr>
              <w:fldChar w:fldCharType="separate"/>
            </w:r>
            <w:r>
              <w:rPr>
                <w:noProof/>
                <w:webHidden/>
              </w:rPr>
              <w:t>37</w:t>
            </w:r>
            <w:r>
              <w:rPr>
                <w:noProof/>
                <w:webHidden/>
              </w:rPr>
              <w:fldChar w:fldCharType="end"/>
            </w:r>
          </w:hyperlink>
        </w:p>
        <w:p w14:paraId="2620A095" w14:textId="60898C2F"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2" w:history="1">
            <w:r w:rsidRPr="00FC33B7">
              <w:rPr>
                <w:rStyle w:val="Hyperlink"/>
                <w:noProof/>
              </w:rPr>
              <w:t>8.8</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Transformation and Routing Patterns</w:t>
            </w:r>
            <w:r>
              <w:rPr>
                <w:noProof/>
                <w:webHidden/>
              </w:rPr>
              <w:tab/>
            </w:r>
            <w:r>
              <w:rPr>
                <w:noProof/>
                <w:webHidden/>
              </w:rPr>
              <w:fldChar w:fldCharType="begin"/>
            </w:r>
            <w:r>
              <w:rPr>
                <w:noProof/>
                <w:webHidden/>
              </w:rPr>
              <w:instrText xml:space="preserve"> PAGEREF _Toc240018802 \h </w:instrText>
            </w:r>
            <w:r>
              <w:rPr>
                <w:noProof/>
                <w:webHidden/>
              </w:rPr>
            </w:r>
            <w:r>
              <w:rPr>
                <w:noProof/>
                <w:webHidden/>
              </w:rPr>
              <w:fldChar w:fldCharType="separate"/>
            </w:r>
            <w:r>
              <w:rPr>
                <w:noProof/>
                <w:webHidden/>
              </w:rPr>
              <w:t>39</w:t>
            </w:r>
            <w:r>
              <w:rPr>
                <w:noProof/>
                <w:webHidden/>
              </w:rPr>
              <w:fldChar w:fldCharType="end"/>
            </w:r>
          </w:hyperlink>
        </w:p>
        <w:p w14:paraId="4CBD4CC5" w14:textId="364B4CC0"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3" w:history="1">
            <w:r w:rsidRPr="00FC33B7">
              <w:rPr>
                <w:rStyle w:val="Hyperlink"/>
                <w:noProof/>
              </w:rPr>
              <w:t>8.9</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Anti Patterns</w:t>
            </w:r>
            <w:r>
              <w:rPr>
                <w:noProof/>
                <w:webHidden/>
              </w:rPr>
              <w:tab/>
            </w:r>
            <w:r>
              <w:rPr>
                <w:noProof/>
                <w:webHidden/>
              </w:rPr>
              <w:fldChar w:fldCharType="begin"/>
            </w:r>
            <w:r>
              <w:rPr>
                <w:noProof/>
                <w:webHidden/>
              </w:rPr>
              <w:instrText xml:space="preserve"> PAGEREF _Toc240018803 \h </w:instrText>
            </w:r>
            <w:r>
              <w:rPr>
                <w:noProof/>
                <w:webHidden/>
              </w:rPr>
            </w:r>
            <w:r>
              <w:rPr>
                <w:noProof/>
                <w:webHidden/>
              </w:rPr>
              <w:fldChar w:fldCharType="separate"/>
            </w:r>
            <w:r>
              <w:rPr>
                <w:noProof/>
                <w:webHidden/>
              </w:rPr>
              <w:t>41</w:t>
            </w:r>
            <w:r>
              <w:rPr>
                <w:noProof/>
                <w:webHidden/>
              </w:rPr>
              <w:fldChar w:fldCharType="end"/>
            </w:r>
          </w:hyperlink>
        </w:p>
        <w:p w14:paraId="1536F6D6" w14:textId="143374BA"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04" w:history="1">
            <w:r w:rsidRPr="00FC33B7">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Data Platform Position</w:t>
            </w:r>
            <w:r>
              <w:rPr>
                <w:noProof/>
                <w:webHidden/>
              </w:rPr>
              <w:tab/>
            </w:r>
            <w:r>
              <w:rPr>
                <w:noProof/>
                <w:webHidden/>
              </w:rPr>
              <w:fldChar w:fldCharType="begin"/>
            </w:r>
            <w:r>
              <w:rPr>
                <w:noProof/>
                <w:webHidden/>
              </w:rPr>
              <w:instrText xml:space="preserve"> PAGEREF _Toc240018804 \h </w:instrText>
            </w:r>
            <w:r>
              <w:rPr>
                <w:noProof/>
                <w:webHidden/>
              </w:rPr>
            </w:r>
            <w:r>
              <w:rPr>
                <w:noProof/>
                <w:webHidden/>
              </w:rPr>
              <w:fldChar w:fldCharType="separate"/>
            </w:r>
            <w:r>
              <w:rPr>
                <w:noProof/>
                <w:webHidden/>
              </w:rPr>
              <w:t>42</w:t>
            </w:r>
            <w:r>
              <w:rPr>
                <w:noProof/>
                <w:webHidden/>
              </w:rPr>
              <w:fldChar w:fldCharType="end"/>
            </w:r>
          </w:hyperlink>
        </w:p>
        <w:p w14:paraId="78A83E57" w14:textId="65B078A0"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5" w:history="1">
            <w:r w:rsidRPr="00FC33B7">
              <w:rPr>
                <w:rStyle w:val="Hyperlink"/>
                <w:noProof/>
              </w:rPr>
              <w:t>9.1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Core Position</w:t>
            </w:r>
            <w:r>
              <w:rPr>
                <w:noProof/>
                <w:webHidden/>
              </w:rPr>
              <w:tab/>
            </w:r>
            <w:r>
              <w:rPr>
                <w:noProof/>
                <w:webHidden/>
              </w:rPr>
              <w:fldChar w:fldCharType="begin"/>
            </w:r>
            <w:r>
              <w:rPr>
                <w:noProof/>
                <w:webHidden/>
              </w:rPr>
              <w:instrText xml:space="preserve"> PAGEREF _Toc240018805 \h </w:instrText>
            </w:r>
            <w:r>
              <w:rPr>
                <w:noProof/>
                <w:webHidden/>
              </w:rPr>
            </w:r>
            <w:r>
              <w:rPr>
                <w:noProof/>
                <w:webHidden/>
              </w:rPr>
              <w:fldChar w:fldCharType="separate"/>
            </w:r>
            <w:r>
              <w:rPr>
                <w:noProof/>
                <w:webHidden/>
              </w:rPr>
              <w:t>42</w:t>
            </w:r>
            <w:r>
              <w:rPr>
                <w:noProof/>
                <w:webHidden/>
              </w:rPr>
              <w:fldChar w:fldCharType="end"/>
            </w:r>
          </w:hyperlink>
        </w:p>
        <w:p w14:paraId="696C7E33" w14:textId="18D0DFF9"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6" w:history="1">
            <w:r w:rsidRPr="00FC33B7">
              <w:rPr>
                <w:rStyle w:val="Hyperlink"/>
                <w:noProof/>
              </w:rPr>
              <w:t>9.2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Appropriate Uses</w:t>
            </w:r>
            <w:r>
              <w:rPr>
                <w:noProof/>
                <w:webHidden/>
              </w:rPr>
              <w:tab/>
            </w:r>
            <w:r>
              <w:rPr>
                <w:noProof/>
                <w:webHidden/>
              </w:rPr>
              <w:fldChar w:fldCharType="begin"/>
            </w:r>
            <w:r>
              <w:rPr>
                <w:noProof/>
                <w:webHidden/>
              </w:rPr>
              <w:instrText xml:space="preserve"> PAGEREF _Toc240018806 \h </w:instrText>
            </w:r>
            <w:r>
              <w:rPr>
                <w:noProof/>
                <w:webHidden/>
              </w:rPr>
            </w:r>
            <w:r>
              <w:rPr>
                <w:noProof/>
                <w:webHidden/>
              </w:rPr>
              <w:fldChar w:fldCharType="separate"/>
            </w:r>
            <w:r>
              <w:rPr>
                <w:noProof/>
                <w:webHidden/>
              </w:rPr>
              <w:t>42</w:t>
            </w:r>
            <w:r>
              <w:rPr>
                <w:noProof/>
                <w:webHidden/>
              </w:rPr>
              <w:fldChar w:fldCharType="end"/>
            </w:r>
          </w:hyperlink>
        </w:p>
        <w:p w14:paraId="02324844" w14:textId="7A86CF75"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7" w:history="1">
            <w:r w:rsidRPr="00FC33B7">
              <w:rPr>
                <w:rStyle w:val="Hyperlink"/>
                <w:noProof/>
              </w:rPr>
              <w:t>9.3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Inappropriate Uses</w:t>
            </w:r>
            <w:r>
              <w:rPr>
                <w:noProof/>
                <w:webHidden/>
              </w:rPr>
              <w:tab/>
            </w:r>
            <w:r>
              <w:rPr>
                <w:noProof/>
                <w:webHidden/>
              </w:rPr>
              <w:fldChar w:fldCharType="begin"/>
            </w:r>
            <w:r>
              <w:rPr>
                <w:noProof/>
                <w:webHidden/>
              </w:rPr>
              <w:instrText xml:space="preserve"> PAGEREF _Toc240018807 \h </w:instrText>
            </w:r>
            <w:r>
              <w:rPr>
                <w:noProof/>
                <w:webHidden/>
              </w:rPr>
            </w:r>
            <w:r>
              <w:rPr>
                <w:noProof/>
                <w:webHidden/>
              </w:rPr>
              <w:fldChar w:fldCharType="separate"/>
            </w:r>
            <w:r>
              <w:rPr>
                <w:noProof/>
                <w:webHidden/>
              </w:rPr>
              <w:t>42</w:t>
            </w:r>
            <w:r>
              <w:rPr>
                <w:noProof/>
                <w:webHidden/>
              </w:rPr>
              <w:fldChar w:fldCharType="end"/>
            </w:r>
          </w:hyperlink>
        </w:p>
        <w:p w14:paraId="5E0B1518" w14:textId="29D897F8"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08" w:history="1">
            <w:r w:rsidRPr="00FC33B7">
              <w:rPr>
                <w:rStyle w:val="Hyperlink"/>
                <w:noProof/>
              </w:rPr>
              <w:t>9.4</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Exchange Patterns</w:t>
            </w:r>
            <w:r>
              <w:rPr>
                <w:noProof/>
                <w:webHidden/>
              </w:rPr>
              <w:tab/>
            </w:r>
            <w:r>
              <w:rPr>
                <w:noProof/>
                <w:webHidden/>
              </w:rPr>
              <w:fldChar w:fldCharType="begin"/>
            </w:r>
            <w:r>
              <w:rPr>
                <w:noProof/>
                <w:webHidden/>
              </w:rPr>
              <w:instrText xml:space="preserve"> PAGEREF _Toc240018808 \h </w:instrText>
            </w:r>
            <w:r>
              <w:rPr>
                <w:noProof/>
                <w:webHidden/>
              </w:rPr>
            </w:r>
            <w:r>
              <w:rPr>
                <w:noProof/>
                <w:webHidden/>
              </w:rPr>
              <w:fldChar w:fldCharType="separate"/>
            </w:r>
            <w:r>
              <w:rPr>
                <w:noProof/>
                <w:webHidden/>
              </w:rPr>
              <w:t>42</w:t>
            </w:r>
            <w:r>
              <w:rPr>
                <w:noProof/>
                <w:webHidden/>
              </w:rPr>
              <w:fldChar w:fldCharType="end"/>
            </w:r>
          </w:hyperlink>
        </w:p>
        <w:p w14:paraId="6A3522FE" w14:textId="4F0D6568"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09" w:history="1">
            <w:r w:rsidRPr="00FC33B7">
              <w:rPr>
                <w:rStyle w:val="Hyperlink"/>
                <w:noProof/>
              </w:rPr>
              <w:t>10</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Insurance Integration Scenarios</w:t>
            </w:r>
            <w:r>
              <w:rPr>
                <w:noProof/>
                <w:webHidden/>
              </w:rPr>
              <w:tab/>
            </w:r>
            <w:r>
              <w:rPr>
                <w:noProof/>
                <w:webHidden/>
              </w:rPr>
              <w:fldChar w:fldCharType="begin"/>
            </w:r>
            <w:r>
              <w:rPr>
                <w:noProof/>
                <w:webHidden/>
              </w:rPr>
              <w:instrText xml:space="preserve"> PAGEREF _Toc240018809 \h </w:instrText>
            </w:r>
            <w:r>
              <w:rPr>
                <w:noProof/>
                <w:webHidden/>
              </w:rPr>
            </w:r>
            <w:r>
              <w:rPr>
                <w:noProof/>
                <w:webHidden/>
              </w:rPr>
              <w:fldChar w:fldCharType="separate"/>
            </w:r>
            <w:r>
              <w:rPr>
                <w:noProof/>
                <w:webHidden/>
              </w:rPr>
              <w:t>50</w:t>
            </w:r>
            <w:r>
              <w:rPr>
                <w:noProof/>
                <w:webHidden/>
              </w:rPr>
              <w:fldChar w:fldCharType="end"/>
            </w:r>
          </w:hyperlink>
        </w:p>
        <w:p w14:paraId="138C62FC" w14:textId="00669EA4"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10" w:history="1">
            <w:r w:rsidRPr="00FC33B7">
              <w:rPr>
                <w:rStyle w:val="Hyperlink"/>
                <w:noProof/>
              </w:rPr>
              <w:t>11</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Security and Operational Excellence</w:t>
            </w:r>
            <w:r>
              <w:rPr>
                <w:noProof/>
                <w:webHidden/>
              </w:rPr>
              <w:tab/>
            </w:r>
            <w:r>
              <w:rPr>
                <w:noProof/>
                <w:webHidden/>
              </w:rPr>
              <w:fldChar w:fldCharType="begin"/>
            </w:r>
            <w:r>
              <w:rPr>
                <w:noProof/>
                <w:webHidden/>
              </w:rPr>
              <w:instrText xml:space="preserve"> PAGEREF _Toc240018810 \h </w:instrText>
            </w:r>
            <w:r>
              <w:rPr>
                <w:noProof/>
                <w:webHidden/>
              </w:rPr>
            </w:r>
            <w:r>
              <w:rPr>
                <w:noProof/>
                <w:webHidden/>
              </w:rPr>
              <w:fldChar w:fldCharType="separate"/>
            </w:r>
            <w:r>
              <w:rPr>
                <w:noProof/>
                <w:webHidden/>
              </w:rPr>
              <w:t>51</w:t>
            </w:r>
            <w:r>
              <w:rPr>
                <w:noProof/>
                <w:webHidden/>
              </w:rPr>
              <w:fldChar w:fldCharType="end"/>
            </w:r>
          </w:hyperlink>
        </w:p>
        <w:p w14:paraId="0BBE28EE" w14:textId="73FD1389"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1" w:history="1">
            <w:r w:rsidRPr="00FC33B7">
              <w:rPr>
                <w:rStyle w:val="Hyperlink"/>
                <w:noProof/>
              </w:rPr>
              <w:t>11.1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Security Principles</w:t>
            </w:r>
            <w:r>
              <w:rPr>
                <w:noProof/>
                <w:webHidden/>
              </w:rPr>
              <w:tab/>
            </w:r>
            <w:r>
              <w:rPr>
                <w:noProof/>
                <w:webHidden/>
              </w:rPr>
              <w:fldChar w:fldCharType="begin"/>
            </w:r>
            <w:r>
              <w:rPr>
                <w:noProof/>
                <w:webHidden/>
              </w:rPr>
              <w:instrText xml:space="preserve"> PAGEREF _Toc240018811 \h </w:instrText>
            </w:r>
            <w:r>
              <w:rPr>
                <w:noProof/>
                <w:webHidden/>
              </w:rPr>
            </w:r>
            <w:r>
              <w:rPr>
                <w:noProof/>
                <w:webHidden/>
              </w:rPr>
              <w:fldChar w:fldCharType="separate"/>
            </w:r>
            <w:r>
              <w:rPr>
                <w:noProof/>
                <w:webHidden/>
              </w:rPr>
              <w:t>51</w:t>
            </w:r>
            <w:r>
              <w:rPr>
                <w:noProof/>
                <w:webHidden/>
              </w:rPr>
              <w:fldChar w:fldCharType="end"/>
            </w:r>
          </w:hyperlink>
        </w:p>
        <w:p w14:paraId="1934DB99" w14:textId="03173B62"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2" w:history="1">
            <w:r w:rsidRPr="00FC33B7">
              <w:rPr>
                <w:rStyle w:val="Hyperlink"/>
                <w:noProof/>
              </w:rPr>
              <w:t>11.2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Data Protection and Classification</w:t>
            </w:r>
            <w:r>
              <w:rPr>
                <w:noProof/>
                <w:webHidden/>
              </w:rPr>
              <w:tab/>
            </w:r>
            <w:r>
              <w:rPr>
                <w:noProof/>
                <w:webHidden/>
              </w:rPr>
              <w:fldChar w:fldCharType="begin"/>
            </w:r>
            <w:r>
              <w:rPr>
                <w:noProof/>
                <w:webHidden/>
              </w:rPr>
              <w:instrText xml:space="preserve"> PAGEREF _Toc240018812 \h </w:instrText>
            </w:r>
            <w:r>
              <w:rPr>
                <w:noProof/>
                <w:webHidden/>
              </w:rPr>
            </w:r>
            <w:r>
              <w:rPr>
                <w:noProof/>
                <w:webHidden/>
              </w:rPr>
              <w:fldChar w:fldCharType="separate"/>
            </w:r>
            <w:r>
              <w:rPr>
                <w:noProof/>
                <w:webHidden/>
              </w:rPr>
              <w:t>52</w:t>
            </w:r>
            <w:r>
              <w:rPr>
                <w:noProof/>
                <w:webHidden/>
              </w:rPr>
              <w:fldChar w:fldCharType="end"/>
            </w:r>
          </w:hyperlink>
        </w:p>
        <w:p w14:paraId="1BD94BB5" w14:textId="1FBD2135"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3" w:history="1">
            <w:r w:rsidRPr="00FC33B7">
              <w:rPr>
                <w:rStyle w:val="Hyperlink"/>
                <w:noProof/>
              </w:rPr>
              <w:t>11.3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Observability and Monitoring</w:t>
            </w:r>
            <w:r>
              <w:rPr>
                <w:noProof/>
                <w:webHidden/>
              </w:rPr>
              <w:tab/>
            </w:r>
            <w:r>
              <w:rPr>
                <w:noProof/>
                <w:webHidden/>
              </w:rPr>
              <w:fldChar w:fldCharType="begin"/>
            </w:r>
            <w:r>
              <w:rPr>
                <w:noProof/>
                <w:webHidden/>
              </w:rPr>
              <w:instrText xml:space="preserve"> PAGEREF _Toc240018813 \h </w:instrText>
            </w:r>
            <w:r>
              <w:rPr>
                <w:noProof/>
                <w:webHidden/>
              </w:rPr>
            </w:r>
            <w:r>
              <w:rPr>
                <w:noProof/>
                <w:webHidden/>
              </w:rPr>
              <w:fldChar w:fldCharType="separate"/>
            </w:r>
            <w:r>
              <w:rPr>
                <w:noProof/>
                <w:webHidden/>
              </w:rPr>
              <w:t>52</w:t>
            </w:r>
            <w:r>
              <w:rPr>
                <w:noProof/>
                <w:webHidden/>
              </w:rPr>
              <w:fldChar w:fldCharType="end"/>
            </w:r>
          </w:hyperlink>
        </w:p>
        <w:p w14:paraId="7A3A3166" w14:textId="2F12C6A4"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4" w:history="1">
            <w:r w:rsidRPr="00FC33B7">
              <w:rPr>
                <w:rStyle w:val="Hyperlink"/>
                <w:noProof/>
              </w:rPr>
              <w:t>11.4</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Operational Excellence</w:t>
            </w:r>
            <w:r>
              <w:rPr>
                <w:noProof/>
                <w:webHidden/>
              </w:rPr>
              <w:tab/>
            </w:r>
            <w:r>
              <w:rPr>
                <w:noProof/>
                <w:webHidden/>
              </w:rPr>
              <w:fldChar w:fldCharType="begin"/>
            </w:r>
            <w:r>
              <w:rPr>
                <w:noProof/>
                <w:webHidden/>
              </w:rPr>
              <w:instrText xml:space="preserve"> PAGEREF _Toc240018814 \h </w:instrText>
            </w:r>
            <w:r>
              <w:rPr>
                <w:noProof/>
                <w:webHidden/>
              </w:rPr>
            </w:r>
            <w:r>
              <w:rPr>
                <w:noProof/>
                <w:webHidden/>
              </w:rPr>
              <w:fldChar w:fldCharType="separate"/>
            </w:r>
            <w:r>
              <w:rPr>
                <w:noProof/>
                <w:webHidden/>
              </w:rPr>
              <w:t>53</w:t>
            </w:r>
            <w:r>
              <w:rPr>
                <w:noProof/>
                <w:webHidden/>
              </w:rPr>
              <w:fldChar w:fldCharType="end"/>
            </w:r>
          </w:hyperlink>
        </w:p>
        <w:p w14:paraId="2585FD4F" w14:textId="0E485228"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5" w:history="1">
            <w:r w:rsidRPr="00FC33B7">
              <w:rPr>
                <w:rStyle w:val="Hyperlink"/>
                <w:noProof/>
              </w:rPr>
              <w:t>11.5</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Delivery Pipeline</w:t>
            </w:r>
            <w:r>
              <w:rPr>
                <w:noProof/>
                <w:webHidden/>
              </w:rPr>
              <w:tab/>
            </w:r>
            <w:r>
              <w:rPr>
                <w:noProof/>
                <w:webHidden/>
              </w:rPr>
              <w:fldChar w:fldCharType="begin"/>
            </w:r>
            <w:r>
              <w:rPr>
                <w:noProof/>
                <w:webHidden/>
              </w:rPr>
              <w:instrText xml:space="preserve"> PAGEREF _Toc240018815 \h </w:instrText>
            </w:r>
            <w:r>
              <w:rPr>
                <w:noProof/>
                <w:webHidden/>
              </w:rPr>
            </w:r>
            <w:r>
              <w:rPr>
                <w:noProof/>
                <w:webHidden/>
              </w:rPr>
              <w:fldChar w:fldCharType="separate"/>
            </w:r>
            <w:r>
              <w:rPr>
                <w:noProof/>
                <w:webHidden/>
              </w:rPr>
              <w:t>53</w:t>
            </w:r>
            <w:r>
              <w:rPr>
                <w:noProof/>
                <w:webHidden/>
              </w:rPr>
              <w:fldChar w:fldCharType="end"/>
            </w:r>
          </w:hyperlink>
        </w:p>
        <w:p w14:paraId="20537EDE" w14:textId="7EF83D05"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16" w:history="1">
            <w:r w:rsidRPr="00FC33B7">
              <w:rPr>
                <w:rStyle w:val="Hyperlink"/>
                <w:noProof/>
              </w:rPr>
              <w:t>12</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Guardrails</w:t>
            </w:r>
            <w:r>
              <w:rPr>
                <w:noProof/>
                <w:webHidden/>
              </w:rPr>
              <w:tab/>
            </w:r>
            <w:r>
              <w:rPr>
                <w:noProof/>
                <w:webHidden/>
              </w:rPr>
              <w:fldChar w:fldCharType="begin"/>
            </w:r>
            <w:r>
              <w:rPr>
                <w:noProof/>
                <w:webHidden/>
              </w:rPr>
              <w:instrText xml:space="preserve"> PAGEREF _Toc240018816 \h </w:instrText>
            </w:r>
            <w:r>
              <w:rPr>
                <w:noProof/>
                <w:webHidden/>
              </w:rPr>
            </w:r>
            <w:r>
              <w:rPr>
                <w:noProof/>
                <w:webHidden/>
              </w:rPr>
              <w:fldChar w:fldCharType="separate"/>
            </w:r>
            <w:r>
              <w:rPr>
                <w:noProof/>
                <w:webHidden/>
              </w:rPr>
              <w:t>55</w:t>
            </w:r>
            <w:r>
              <w:rPr>
                <w:noProof/>
                <w:webHidden/>
              </w:rPr>
              <w:fldChar w:fldCharType="end"/>
            </w:r>
          </w:hyperlink>
        </w:p>
        <w:p w14:paraId="3E36C2D8" w14:textId="6F5E1A83"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7" w:history="1">
            <w:r w:rsidRPr="00FC33B7">
              <w:rPr>
                <w:rStyle w:val="Hyperlink"/>
                <w:noProof/>
              </w:rPr>
              <w:t>12.1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Mandatory Guardrails</w:t>
            </w:r>
            <w:r>
              <w:rPr>
                <w:noProof/>
                <w:webHidden/>
              </w:rPr>
              <w:tab/>
            </w:r>
            <w:r>
              <w:rPr>
                <w:noProof/>
                <w:webHidden/>
              </w:rPr>
              <w:fldChar w:fldCharType="begin"/>
            </w:r>
            <w:r>
              <w:rPr>
                <w:noProof/>
                <w:webHidden/>
              </w:rPr>
              <w:instrText xml:space="preserve"> PAGEREF _Toc240018817 \h </w:instrText>
            </w:r>
            <w:r>
              <w:rPr>
                <w:noProof/>
                <w:webHidden/>
              </w:rPr>
            </w:r>
            <w:r>
              <w:rPr>
                <w:noProof/>
                <w:webHidden/>
              </w:rPr>
              <w:fldChar w:fldCharType="separate"/>
            </w:r>
            <w:r>
              <w:rPr>
                <w:noProof/>
                <w:webHidden/>
              </w:rPr>
              <w:t>55</w:t>
            </w:r>
            <w:r>
              <w:rPr>
                <w:noProof/>
                <w:webHidden/>
              </w:rPr>
              <w:fldChar w:fldCharType="end"/>
            </w:r>
          </w:hyperlink>
        </w:p>
        <w:p w14:paraId="55DDBB26" w14:textId="1E310239"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8" w:history="1">
            <w:r w:rsidRPr="00FC33B7">
              <w:rPr>
                <w:rStyle w:val="Hyperlink"/>
                <w:noProof/>
              </w:rPr>
              <w:t>12.2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When you need to deviate</w:t>
            </w:r>
            <w:r>
              <w:rPr>
                <w:noProof/>
                <w:webHidden/>
              </w:rPr>
              <w:tab/>
            </w:r>
            <w:r>
              <w:rPr>
                <w:noProof/>
                <w:webHidden/>
              </w:rPr>
              <w:fldChar w:fldCharType="begin"/>
            </w:r>
            <w:r>
              <w:rPr>
                <w:noProof/>
                <w:webHidden/>
              </w:rPr>
              <w:instrText xml:space="preserve"> PAGEREF _Toc240018818 \h </w:instrText>
            </w:r>
            <w:r>
              <w:rPr>
                <w:noProof/>
                <w:webHidden/>
              </w:rPr>
            </w:r>
            <w:r>
              <w:rPr>
                <w:noProof/>
                <w:webHidden/>
              </w:rPr>
              <w:fldChar w:fldCharType="separate"/>
            </w:r>
            <w:r>
              <w:rPr>
                <w:noProof/>
                <w:webHidden/>
              </w:rPr>
              <w:t>55</w:t>
            </w:r>
            <w:r>
              <w:rPr>
                <w:noProof/>
                <w:webHidden/>
              </w:rPr>
              <w:fldChar w:fldCharType="end"/>
            </w:r>
          </w:hyperlink>
        </w:p>
        <w:p w14:paraId="3661831D" w14:textId="7AE28A02"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19" w:history="1">
            <w:r w:rsidRPr="00FC33B7">
              <w:rPr>
                <w:rStyle w:val="Hyperlink"/>
                <w:noProof/>
              </w:rPr>
              <w:t>12.3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Per-pattern security conformance</w:t>
            </w:r>
            <w:r>
              <w:rPr>
                <w:noProof/>
                <w:webHidden/>
              </w:rPr>
              <w:tab/>
            </w:r>
            <w:r>
              <w:rPr>
                <w:noProof/>
                <w:webHidden/>
              </w:rPr>
              <w:fldChar w:fldCharType="begin"/>
            </w:r>
            <w:r>
              <w:rPr>
                <w:noProof/>
                <w:webHidden/>
              </w:rPr>
              <w:instrText xml:space="preserve"> PAGEREF _Toc240018819 \h </w:instrText>
            </w:r>
            <w:r>
              <w:rPr>
                <w:noProof/>
                <w:webHidden/>
              </w:rPr>
            </w:r>
            <w:r>
              <w:rPr>
                <w:noProof/>
                <w:webHidden/>
              </w:rPr>
              <w:fldChar w:fldCharType="separate"/>
            </w:r>
            <w:r>
              <w:rPr>
                <w:noProof/>
                <w:webHidden/>
              </w:rPr>
              <w:t>56</w:t>
            </w:r>
            <w:r>
              <w:rPr>
                <w:noProof/>
                <w:webHidden/>
              </w:rPr>
              <w:fldChar w:fldCharType="end"/>
            </w:r>
          </w:hyperlink>
        </w:p>
        <w:p w14:paraId="55EFAF00" w14:textId="1A77CD5A"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20" w:history="1">
            <w:r w:rsidRPr="00FC33B7">
              <w:rPr>
                <w:rStyle w:val="Hyperlink"/>
                <w:noProof/>
              </w:rPr>
              <w:t>13</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Exception Process and TDA Governance</w:t>
            </w:r>
            <w:r>
              <w:rPr>
                <w:noProof/>
                <w:webHidden/>
              </w:rPr>
              <w:tab/>
            </w:r>
            <w:r>
              <w:rPr>
                <w:noProof/>
                <w:webHidden/>
              </w:rPr>
              <w:fldChar w:fldCharType="begin"/>
            </w:r>
            <w:r>
              <w:rPr>
                <w:noProof/>
                <w:webHidden/>
              </w:rPr>
              <w:instrText xml:space="preserve"> PAGEREF _Toc240018820 \h </w:instrText>
            </w:r>
            <w:r>
              <w:rPr>
                <w:noProof/>
                <w:webHidden/>
              </w:rPr>
            </w:r>
            <w:r>
              <w:rPr>
                <w:noProof/>
                <w:webHidden/>
              </w:rPr>
              <w:fldChar w:fldCharType="separate"/>
            </w:r>
            <w:r>
              <w:rPr>
                <w:noProof/>
                <w:webHidden/>
              </w:rPr>
              <w:t>57</w:t>
            </w:r>
            <w:r>
              <w:rPr>
                <w:noProof/>
                <w:webHidden/>
              </w:rPr>
              <w:fldChar w:fldCharType="end"/>
            </w:r>
          </w:hyperlink>
        </w:p>
        <w:p w14:paraId="67196711" w14:textId="0433EDC1"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21" w:history="1">
            <w:r w:rsidRPr="00FC33B7">
              <w:rPr>
                <w:rStyle w:val="Hyperlink"/>
                <w:noProof/>
              </w:rPr>
              <w:t>13.1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Exceptions</w:t>
            </w:r>
            <w:r>
              <w:rPr>
                <w:noProof/>
                <w:webHidden/>
              </w:rPr>
              <w:tab/>
            </w:r>
            <w:r>
              <w:rPr>
                <w:noProof/>
                <w:webHidden/>
              </w:rPr>
              <w:fldChar w:fldCharType="begin"/>
            </w:r>
            <w:r>
              <w:rPr>
                <w:noProof/>
                <w:webHidden/>
              </w:rPr>
              <w:instrText xml:space="preserve"> PAGEREF _Toc240018821 \h </w:instrText>
            </w:r>
            <w:r>
              <w:rPr>
                <w:noProof/>
                <w:webHidden/>
              </w:rPr>
            </w:r>
            <w:r>
              <w:rPr>
                <w:noProof/>
                <w:webHidden/>
              </w:rPr>
              <w:fldChar w:fldCharType="separate"/>
            </w:r>
            <w:r>
              <w:rPr>
                <w:noProof/>
                <w:webHidden/>
              </w:rPr>
              <w:t>57</w:t>
            </w:r>
            <w:r>
              <w:rPr>
                <w:noProof/>
                <w:webHidden/>
              </w:rPr>
              <w:fldChar w:fldCharType="end"/>
            </w:r>
          </w:hyperlink>
        </w:p>
        <w:p w14:paraId="5493EFBC" w14:textId="1DF62661"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22" w:history="1">
            <w:r w:rsidRPr="00FC33B7">
              <w:rPr>
                <w:rStyle w:val="Hyperlink"/>
                <w:noProof/>
              </w:rPr>
              <w:t>13.2</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TDA Gates</w:t>
            </w:r>
            <w:r>
              <w:rPr>
                <w:noProof/>
                <w:webHidden/>
              </w:rPr>
              <w:tab/>
            </w:r>
            <w:r>
              <w:rPr>
                <w:noProof/>
                <w:webHidden/>
              </w:rPr>
              <w:fldChar w:fldCharType="begin"/>
            </w:r>
            <w:r>
              <w:rPr>
                <w:noProof/>
                <w:webHidden/>
              </w:rPr>
              <w:instrText xml:space="preserve"> PAGEREF _Toc240018822 \h </w:instrText>
            </w:r>
            <w:r>
              <w:rPr>
                <w:noProof/>
                <w:webHidden/>
              </w:rPr>
            </w:r>
            <w:r>
              <w:rPr>
                <w:noProof/>
                <w:webHidden/>
              </w:rPr>
              <w:fldChar w:fldCharType="separate"/>
            </w:r>
            <w:r>
              <w:rPr>
                <w:noProof/>
                <w:webHidden/>
              </w:rPr>
              <w:t>57</w:t>
            </w:r>
            <w:r>
              <w:rPr>
                <w:noProof/>
                <w:webHidden/>
              </w:rPr>
              <w:fldChar w:fldCharType="end"/>
            </w:r>
          </w:hyperlink>
        </w:p>
        <w:p w14:paraId="4A60E31A" w14:textId="1A46B4A5"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23" w:history="1">
            <w:r w:rsidRPr="00FC33B7">
              <w:rPr>
                <w:rStyle w:val="Hyperlink"/>
                <w:noProof/>
              </w:rPr>
              <w:t>13.3</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Security Conformance</w:t>
            </w:r>
            <w:r>
              <w:rPr>
                <w:noProof/>
                <w:webHidden/>
              </w:rPr>
              <w:tab/>
            </w:r>
            <w:r>
              <w:rPr>
                <w:noProof/>
                <w:webHidden/>
              </w:rPr>
              <w:fldChar w:fldCharType="begin"/>
            </w:r>
            <w:r>
              <w:rPr>
                <w:noProof/>
                <w:webHidden/>
              </w:rPr>
              <w:instrText xml:space="preserve"> PAGEREF _Toc240018823 \h </w:instrText>
            </w:r>
            <w:r>
              <w:rPr>
                <w:noProof/>
                <w:webHidden/>
              </w:rPr>
            </w:r>
            <w:r>
              <w:rPr>
                <w:noProof/>
                <w:webHidden/>
              </w:rPr>
              <w:fldChar w:fldCharType="separate"/>
            </w:r>
            <w:r>
              <w:rPr>
                <w:noProof/>
                <w:webHidden/>
              </w:rPr>
              <w:t>57</w:t>
            </w:r>
            <w:r>
              <w:rPr>
                <w:noProof/>
                <w:webHidden/>
              </w:rPr>
              <w:fldChar w:fldCharType="end"/>
            </w:r>
          </w:hyperlink>
        </w:p>
        <w:p w14:paraId="01F53431" w14:textId="28C04B39"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24" w:history="1">
            <w:r w:rsidRPr="00FC33B7">
              <w:rPr>
                <w:rStyle w:val="Hyperlink"/>
                <w:noProof/>
              </w:rPr>
              <w:t>14</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Glossary</w:t>
            </w:r>
            <w:r>
              <w:rPr>
                <w:noProof/>
                <w:webHidden/>
              </w:rPr>
              <w:tab/>
            </w:r>
            <w:r>
              <w:rPr>
                <w:noProof/>
                <w:webHidden/>
              </w:rPr>
              <w:fldChar w:fldCharType="begin"/>
            </w:r>
            <w:r>
              <w:rPr>
                <w:noProof/>
                <w:webHidden/>
              </w:rPr>
              <w:instrText xml:space="preserve"> PAGEREF _Toc240018824 \h </w:instrText>
            </w:r>
            <w:r>
              <w:rPr>
                <w:noProof/>
                <w:webHidden/>
              </w:rPr>
            </w:r>
            <w:r>
              <w:rPr>
                <w:noProof/>
                <w:webHidden/>
              </w:rPr>
              <w:fldChar w:fldCharType="separate"/>
            </w:r>
            <w:r>
              <w:rPr>
                <w:noProof/>
                <w:webHidden/>
              </w:rPr>
              <w:t>58</w:t>
            </w:r>
            <w:r>
              <w:rPr>
                <w:noProof/>
                <w:webHidden/>
              </w:rPr>
              <w:fldChar w:fldCharType="end"/>
            </w:r>
          </w:hyperlink>
        </w:p>
        <w:p w14:paraId="36DFE3D0" w14:textId="0702871A"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25" w:history="1">
            <w:r w:rsidRPr="00FC33B7">
              <w:rPr>
                <w:rStyle w:val="Hyperlink"/>
                <w:noProof/>
              </w:rPr>
              <w:t>15</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Cross-Reference and Traceability</w:t>
            </w:r>
            <w:r>
              <w:rPr>
                <w:noProof/>
                <w:webHidden/>
              </w:rPr>
              <w:tab/>
            </w:r>
            <w:r>
              <w:rPr>
                <w:noProof/>
                <w:webHidden/>
              </w:rPr>
              <w:fldChar w:fldCharType="begin"/>
            </w:r>
            <w:r>
              <w:rPr>
                <w:noProof/>
                <w:webHidden/>
              </w:rPr>
              <w:instrText xml:space="preserve"> PAGEREF _Toc240018825 \h </w:instrText>
            </w:r>
            <w:r>
              <w:rPr>
                <w:noProof/>
                <w:webHidden/>
              </w:rPr>
            </w:r>
            <w:r>
              <w:rPr>
                <w:noProof/>
                <w:webHidden/>
              </w:rPr>
              <w:fldChar w:fldCharType="separate"/>
            </w:r>
            <w:r>
              <w:rPr>
                <w:noProof/>
                <w:webHidden/>
              </w:rPr>
              <w:t>59</w:t>
            </w:r>
            <w:r>
              <w:rPr>
                <w:noProof/>
                <w:webHidden/>
              </w:rPr>
              <w:fldChar w:fldCharType="end"/>
            </w:r>
          </w:hyperlink>
        </w:p>
        <w:p w14:paraId="46337C41" w14:textId="7BBC8571" w:rsidR="00BF16B6" w:rsidRDefault="00BF16B6">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0018826" w:history="1">
            <w:r w:rsidRPr="00FC33B7">
              <w:rPr>
                <w:rStyle w:val="Hyperlink"/>
                <w:noProof/>
              </w:rPr>
              <w:t>15.1</w:t>
            </w:r>
            <w:r>
              <w:rPr>
                <w:rFonts w:asciiTheme="minorHAnsi" w:eastAsiaTheme="minorEastAsia" w:hAnsiTheme="minorHAnsi" w:cstheme="minorBidi"/>
                <w:bCs w:val="0"/>
                <w:noProof/>
                <w:color w:val="auto"/>
                <w:kern w:val="2"/>
                <w:sz w:val="24"/>
                <w:szCs w:val="24"/>
                <w:lang w:eastAsia="en-GB"/>
                <w14:ligatures w14:val="standardContextual"/>
              </w:rPr>
              <w:tab/>
            </w:r>
            <w:r w:rsidRPr="00FC33B7">
              <w:rPr>
                <w:rStyle w:val="Hyperlink"/>
                <w:noProof/>
              </w:rPr>
              <w:t>Pattern Grouping</w:t>
            </w:r>
            <w:r>
              <w:rPr>
                <w:noProof/>
                <w:webHidden/>
              </w:rPr>
              <w:tab/>
            </w:r>
            <w:r>
              <w:rPr>
                <w:noProof/>
                <w:webHidden/>
              </w:rPr>
              <w:fldChar w:fldCharType="begin"/>
            </w:r>
            <w:r>
              <w:rPr>
                <w:noProof/>
                <w:webHidden/>
              </w:rPr>
              <w:instrText xml:space="preserve"> PAGEREF _Toc240018826 \h </w:instrText>
            </w:r>
            <w:r>
              <w:rPr>
                <w:noProof/>
                <w:webHidden/>
              </w:rPr>
            </w:r>
            <w:r>
              <w:rPr>
                <w:noProof/>
                <w:webHidden/>
              </w:rPr>
              <w:fldChar w:fldCharType="separate"/>
            </w:r>
            <w:r>
              <w:rPr>
                <w:noProof/>
                <w:webHidden/>
              </w:rPr>
              <w:t>59</w:t>
            </w:r>
            <w:r>
              <w:rPr>
                <w:noProof/>
                <w:webHidden/>
              </w:rPr>
              <w:fldChar w:fldCharType="end"/>
            </w:r>
          </w:hyperlink>
        </w:p>
        <w:p w14:paraId="4032A45A" w14:textId="75529E9E" w:rsidR="00BF16B6" w:rsidRDefault="00BF16B6">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0018827" w:history="1">
            <w:r w:rsidRPr="00FC33B7">
              <w:rPr>
                <w:rStyle w:val="Hyperlink"/>
                <w:noProof/>
              </w:rPr>
              <w:t>16</w:t>
            </w:r>
            <w:r>
              <w:rPr>
                <w:rFonts w:asciiTheme="minorHAnsi" w:eastAsiaTheme="minorEastAsia" w:hAnsiTheme="minorHAnsi" w:cstheme="minorBidi"/>
                <w:bCs w:val="0"/>
                <w:iCs w:val="0"/>
                <w:noProof/>
                <w:color w:val="auto"/>
                <w:kern w:val="2"/>
                <w:sz w:val="24"/>
                <w:lang w:eastAsia="en-GB"/>
                <w14:ligatures w14:val="standardContextual"/>
              </w:rPr>
              <w:tab/>
            </w:r>
            <w:r w:rsidRPr="00FC33B7">
              <w:rPr>
                <w:rStyle w:val="Hyperlink"/>
                <w:noProof/>
              </w:rPr>
              <w:t>Appendices</w:t>
            </w:r>
            <w:r>
              <w:rPr>
                <w:noProof/>
                <w:webHidden/>
              </w:rPr>
              <w:tab/>
            </w:r>
            <w:r>
              <w:rPr>
                <w:noProof/>
                <w:webHidden/>
              </w:rPr>
              <w:fldChar w:fldCharType="begin"/>
            </w:r>
            <w:r>
              <w:rPr>
                <w:noProof/>
                <w:webHidden/>
              </w:rPr>
              <w:instrText xml:space="preserve"> PAGEREF _Toc240018827 \h </w:instrText>
            </w:r>
            <w:r>
              <w:rPr>
                <w:noProof/>
                <w:webHidden/>
              </w:rPr>
            </w:r>
            <w:r>
              <w:rPr>
                <w:noProof/>
                <w:webHidden/>
              </w:rPr>
              <w:fldChar w:fldCharType="separate"/>
            </w:r>
            <w:r>
              <w:rPr>
                <w:noProof/>
                <w:webHidden/>
              </w:rPr>
              <w:t>60</w:t>
            </w:r>
            <w:r>
              <w:rPr>
                <w:noProof/>
                <w:webHidden/>
              </w:rPr>
              <w:fldChar w:fldCharType="end"/>
            </w:r>
          </w:hyperlink>
        </w:p>
        <w:p w14:paraId="3BBB2901" w14:textId="71D7E942" w:rsidR="00CD2CCC" w:rsidRPr="00E25881" w:rsidRDefault="000D0D89" w:rsidP="00E25881">
          <w:pPr>
            <w:pStyle w:val="TOC2"/>
            <w:tabs>
              <w:tab w:val="left" w:pos="600"/>
              <w:tab w:val="right" w:leader="dot" w:pos="9015"/>
            </w:tabs>
            <w:rPr>
              <w:noProof/>
              <w:color w:val="000000" w:themeColor="hyperlink"/>
              <w:kern w:val="2"/>
              <w:u w:val="single"/>
              <w:lang w:eastAsia="en-GB"/>
              <w14:ligatures w14:val="standardContextual"/>
            </w:rPr>
          </w:pPr>
          <w:r>
            <w:fldChar w:fldCharType="end"/>
          </w:r>
        </w:p>
      </w:sdtContent>
    </w:sdt>
    <w:p w14:paraId="13AE3126" w14:textId="77777777" w:rsidR="00CD2CCC" w:rsidRDefault="00CD2CCC" w:rsidP="00CD2CCC">
      <w:pPr>
        <w:rPr>
          <w:rFonts w:ascii="Arial" w:hAnsi="Arial" w:cs="Arial"/>
          <w:sz w:val="24"/>
        </w:rPr>
      </w:pPr>
    </w:p>
    <w:p w14:paraId="496ADDAE" w14:textId="519B27F5" w:rsidR="00CD2CCC" w:rsidRDefault="00CD2CCC" w:rsidP="000871A7">
      <w:pPr>
        <w:pStyle w:val="Heading1"/>
        <w:ind w:left="426"/>
      </w:pPr>
      <w:bookmarkStart w:id="0" w:name="_Toc513562983"/>
      <w:bookmarkStart w:id="1" w:name="_Toc240018767"/>
      <w:r>
        <w:t>Document Control</w:t>
      </w:r>
      <w:bookmarkEnd w:id="0"/>
      <w:bookmarkEnd w:id="1"/>
    </w:p>
    <w:p w14:paraId="23C73E85" w14:textId="77777777" w:rsidR="00CD2CCC" w:rsidRPr="009A0B5B" w:rsidRDefault="00CD2CCC" w:rsidP="007D6D19">
      <w:pPr>
        <w:rPr>
          <w:lang w:eastAsia="en-GB"/>
        </w:rPr>
      </w:pPr>
      <w:r>
        <w:rPr>
          <w:lang w:eastAsia="en-GB"/>
        </w:rPr>
        <w:t>This section provides a history of how the document has been changed and how the changes have been governed.</w:t>
      </w:r>
    </w:p>
    <w:p w14:paraId="2DB633C8" w14:textId="77777777" w:rsidR="00CD2CCC" w:rsidRDefault="00CD2CCC" w:rsidP="00CD2CCC">
      <w:pPr>
        <w:pStyle w:val="Heading2"/>
        <w:keepLines w:val="0"/>
        <w:spacing w:before="240" w:after="120"/>
      </w:pPr>
      <w:bookmarkStart w:id="2" w:name="_Toc240018768"/>
      <w:r>
        <w:t>Document History</w:t>
      </w:r>
      <w:bookmarkEnd w:id="2"/>
    </w:p>
    <w:p w14:paraId="41ED53BA" w14:textId="77777777" w:rsidR="00CD2CCC" w:rsidRPr="003C49DE" w:rsidRDefault="00CD2CCC" w:rsidP="00CD2CCC">
      <w:pPr>
        <w:rPr>
          <w:lang w:eastAsia="en-GB"/>
        </w:rPr>
      </w:pPr>
      <w:r>
        <w:rPr>
          <w:lang w:eastAsia="en-GB"/>
        </w:rPr>
        <w:t>The following provides a log of changes to this document:</w:t>
      </w:r>
    </w:p>
    <w:p w14:paraId="48B1D8C4" w14:textId="77777777" w:rsidR="00CD2CCC" w:rsidRDefault="00CD2CCC" w:rsidP="00CD2CCC">
      <w:pPr>
        <w:rPr>
          <w:lang w:eastAsia="en-GB"/>
        </w:rPr>
      </w:pPr>
    </w:p>
    <w:tbl>
      <w:tblPr>
        <w:tblStyle w:val="TableGridLight"/>
        <w:tblW w:w="9067" w:type="dxa"/>
        <w:tblLook w:val="04A0" w:firstRow="1" w:lastRow="0" w:firstColumn="1" w:lastColumn="0" w:noHBand="0" w:noVBand="1"/>
      </w:tblPr>
      <w:tblGrid>
        <w:gridCol w:w="1510"/>
        <w:gridCol w:w="1510"/>
        <w:gridCol w:w="1937"/>
        <w:gridCol w:w="4110"/>
      </w:tblGrid>
      <w:tr w:rsidR="00CD2CCC" w:rsidRPr="009527A4" w14:paraId="227529C2" w14:textId="77777777" w:rsidTr="7BC7A918">
        <w:tc>
          <w:tcPr>
            <w:tcW w:w="1510" w:type="dxa"/>
            <w:tcBorders>
              <w:top w:val="single" w:sz="12" w:space="0" w:color="000000" w:themeColor="text1"/>
            </w:tcBorders>
            <w:shd w:val="clear" w:color="auto" w:fill="C1CDEC" w:themeFill="accent1" w:themeFillTint="33"/>
          </w:tcPr>
          <w:p w14:paraId="69D5BB01" w14:textId="77777777" w:rsidR="00CD2CCC" w:rsidRPr="00595998" w:rsidRDefault="00CD2CCC" w:rsidP="00595998">
            <w:pPr>
              <w:rPr>
                <w:rFonts w:asciiTheme="minorHAnsi" w:hAnsiTheme="minorHAnsi" w:hint="eastAsia"/>
                <w:b/>
                <w:bCs w:val="0"/>
                <w:lang w:eastAsia="en-GB"/>
              </w:rPr>
            </w:pPr>
            <w:r w:rsidRPr="00595998">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47741378" w14:textId="77777777" w:rsidR="00CD2CCC" w:rsidRPr="00595998" w:rsidRDefault="00CD2CCC" w:rsidP="00595998">
            <w:pPr>
              <w:rPr>
                <w:rFonts w:asciiTheme="minorHAnsi" w:hAnsiTheme="minorHAnsi" w:hint="eastAsia"/>
                <w:b/>
                <w:bCs w:val="0"/>
                <w:lang w:eastAsia="en-GB"/>
              </w:rPr>
            </w:pPr>
            <w:r w:rsidRPr="00595998">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4B1BB0F8" w14:textId="77777777" w:rsidR="00CD2CCC" w:rsidRPr="00595998" w:rsidRDefault="00CD2CCC" w:rsidP="00595998">
            <w:pPr>
              <w:rPr>
                <w:rFonts w:asciiTheme="minorHAnsi" w:hAnsiTheme="minorHAnsi" w:hint="eastAsia"/>
                <w:b/>
                <w:bCs w:val="0"/>
                <w:lang w:eastAsia="en-GB"/>
              </w:rPr>
            </w:pPr>
            <w:r w:rsidRPr="00595998">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0060F3CA" w14:textId="77777777" w:rsidR="00CD2CCC" w:rsidRPr="00595998" w:rsidRDefault="00CD2CCC" w:rsidP="00595998">
            <w:pPr>
              <w:rPr>
                <w:rFonts w:asciiTheme="minorHAnsi" w:hAnsiTheme="minorHAnsi" w:hint="eastAsia"/>
                <w:b/>
                <w:bCs w:val="0"/>
                <w:lang w:eastAsia="en-GB"/>
              </w:rPr>
            </w:pPr>
            <w:r w:rsidRPr="00595998">
              <w:rPr>
                <w:rFonts w:asciiTheme="minorHAnsi" w:hAnsiTheme="minorHAnsi"/>
                <w:b/>
                <w:bCs w:val="0"/>
                <w:lang w:eastAsia="en-GB"/>
              </w:rPr>
              <w:t>Notes</w:t>
            </w:r>
          </w:p>
        </w:tc>
      </w:tr>
      <w:tr w:rsidR="00CD2CCC" w:rsidRPr="009527A4" w14:paraId="2DBAB136" w14:textId="77777777" w:rsidTr="7BC7A918">
        <w:tc>
          <w:tcPr>
            <w:tcW w:w="1510" w:type="dxa"/>
          </w:tcPr>
          <w:p w14:paraId="03CFB2C0" w14:textId="1A3A8C42" w:rsidR="00CD2CCC" w:rsidRPr="00595998" w:rsidRDefault="57423177" w:rsidP="006C51BD">
            <w:pPr>
              <w:rPr>
                <w:rFonts w:asciiTheme="minorHAnsi" w:hAnsiTheme="minorHAnsi" w:hint="eastAsia"/>
                <w:lang w:eastAsia="en-GB"/>
              </w:rPr>
            </w:pPr>
            <w:r w:rsidRPr="7BC7A918">
              <w:rPr>
                <w:rFonts w:asciiTheme="minorHAnsi" w:hAnsiTheme="minorHAnsi"/>
                <w:lang w:eastAsia="en-GB"/>
              </w:rPr>
              <w:t>0.1</w:t>
            </w:r>
          </w:p>
        </w:tc>
        <w:tc>
          <w:tcPr>
            <w:tcW w:w="1510" w:type="dxa"/>
          </w:tcPr>
          <w:p w14:paraId="5209253F" w14:textId="5AE78961" w:rsidR="00CD2CCC" w:rsidRPr="00595998" w:rsidRDefault="00B14F6F" w:rsidP="006C51BD">
            <w:pPr>
              <w:rPr>
                <w:rFonts w:asciiTheme="minorHAnsi" w:hAnsiTheme="minorHAnsi" w:hint="eastAsia"/>
                <w:lang w:eastAsia="en-GB"/>
              </w:rPr>
            </w:pPr>
            <w:r>
              <w:rPr>
                <w:rFonts w:asciiTheme="minorHAnsi" w:hAnsiTheme="minorHAnsi"/>
                <w:lang w:eastAsia="en-GB"/>
              </w:rPr>
              <w:t>11/09/2026</w:t>
            </w:r>
          </w:p>
        </w:tc>
        <w:tc>
          <w:tcPr>
            <w:tcW w:w="1937" w:type="dxa"/>
          </w:tcPr>
          <w:p w14:paraId="43E6D640" w14:textId="1C50EA46" w:rsidR="00CD2CCC" w:rsidRPr="00595998" w:rsidRDefault="00B14F6F" w:rsidP="006C51BD">
            <w:pPr>
              <w:rPr>
                <w:rFonts w:asciiTheme="minorHAnsi" w:hAnsiTheme="minorHAnsi" w:hint="eastAsia"/>
                <w:lang w:eastAsia="en-GB"/>
              </w:rPr>
            </w:pPr>
            <w:r>
              <w:rPr>
                <w:rFonts w:asciiTheme="minorHAnsi" w:hAnsiTheme="minorHAnsi"/>
                <w:lang w:eastAsia="en-GB"/>
              </w:rPr>
              <w:t>Puneet Kumar</w:t>
            </w:r>
          </w:p>
        </w:tc>
        <w:tc>
          <w:tcPr>
            <w:tcW w:w="4110" w:type="dxa"/>
          </w:tcPr>
          <w:p w14:paraId="09B63277" w14:textId="41FB98A1" w:rsidR="00CD2CCC" w:rsidRPr="00595998" w:rsidRDefault="57423177" w:rsidP="006C51BD">
            <w:pPr>
              <w:rPr>
                <w:rFonts w:asciiTheme="minorHAnsi" w:hAnsiTheme="minorHAnsi" w:hint="eastAsia"/>
                <w:lang w:eastAsia="en-GB"/>
              </w:rPr>
            </w:pPr>
            <w:r w:rsidRPr="7BC7A918">
              <w:rPr>
                <w:rFonts w:asciiTheme="minorHAnsi" w:hAnsiTheme="minorHAnsi"/>
                <w:lang w:eastAsia="en-GB"/>
              </w:rPr>
              <w:t xml:space="preserve">Initial </w:t>
            </w:r>
            <w:r w:rsidR="0018746D">
              <w:rPr>
                <w:rFonts w:asciiTheme="minorHAnsi" w:hAnsiTheme="minorHAnsi"/>
                <w:lang w:eastAsia="en-GB"/>
              </w:rPr>
              <w:t>Draft</w:t>
            </w:r>
          </w:p>
        </w:tc>
      </w:tr>
      <w:tr w:rsidR="00CD2CCC" w:rsidRPr="009527A4" w14:paraId="00BF8256" w14:textId="77777777" w:rsidTr="7BC7A918">
        <w:tc>
          <w:tcPr>
            <w:tcW w:w="1510" w:type="dxa"/>
          </w:tcPr>
          <w:p w14:paraId="6E2D1E03" w14:textId="6883A7E9" w:rsidR="00CD2CCC" w:rsidRPr="0068677C" w:rsidRDefault="00CD2CCC" w:rsidP="006C51BD">
            <w:pPr>
              <w:rPr>
                <w:rFonts w:asciiTheme="minorHAnsi" w:hAnsiTheme="minorHAnsi" w:hint="eastAsia"/>
                <w:lang w:eastAsia="en-GB"/>
              </w:rPr>
            </w:pPr>
          </w:p>
        </w:tc>
        <w:tc>
          <w:tcPr>
            <w:tcW w:w="1510" w:type="dxa"/>
          </w:tcPr>
          <w:p w14:paraId="53E5382C" w14:textId="33EA2B24" w:rsidR="00CD2CCC" w:rsidRPr="0068677C" w:rsidRDefault="00CD2CCC" w:rsidP="006C51BD">
            <w:pPr>
              <w:rPr>
                <w:rFonts w:asciiTheme="minorHAnsi" w:hAnsiTheme="minorHAnsi" w:hint="eastAsia"/>
                <w:lang w:eastAsia="en-GB"/>
              </w:rPr>
            </w:pPr>
          </w:p>
        </w:tc>
        <w:tc>
          <w:tcPr>
            <w:tcW w:w="1937" w:type="dxa"/>
          </w:tcPr>
          <w:p w14:paraId="1BA8DD28" w14:textId="1F2A46C8" w:rsidR="00CD2CCC" w:rsidRPr="0068677C" w:rsidRDefault="00CD2CCC" w:rsidP="006C51BD">
            <w:pPr>
              <w:rPr>
                <w:rFonts w:asciiTheme="minorHAnsi" w:hAnsiTheme="minorHAnsi" w:hint="eastAsia"/>
                <w:lang w:eastAsia="en-GB"/>
              </w:rPr>
            </w:pPr>
          </w:p>
        </w:tc>
        <w:tc>
          <w:tcPr>
            <w:tcW w:w="4110" w:type="dxa"/>
          </w:tcPr>
          <w:p w14:paraId="383913F5" w14:textId="0D30AB5A" w:rsidR="00CD2CCC" w:rsidRPr="0068677C" w:rsidRDefault="00CD2CCC" w:rsidP="006C51BD">
            <w:pPr>
              <w:rPr>
                <w:rFonts w:asciiTheme="minorHAnsi" w:hAnsiTheme="minorHAnsi" w:hint="eastAsia"/>
                <w:lang w:eastAsia="en-GB"/>
              </w:rPr>
            </w:pPr>
          </w:p>
        </w:tc>
      </w:tr>
      <w:tr w:rsidR="00CD2CCC" w:rsidRPr="009527A4" w14:paraId="77726825" w14:textId="77777777" w:rsidTr="7BC7A918">
        <w:tc>
          <w:tcPr>
            <w:tcW w:w="1510" w:type="dxa"/>
          </w:tcPr>
          <w:p w14:paraId="4DF7D909" w14:textId="1DCD9759" w:rsidR="00CD2CCC" w:rsidRPr="0068677C" w:rsidRDefault="00CD2CCC" w:rsidP="006C51BD">
            <w:pPr>
              <w:rPr>
                <w:rFonts w:asciiTheme="minorHAnsi" w:hAnsiTheme="minorHAnsi" w:hint="eastAsia"/>
                <w:lang w:eastAsia="en-GB"/>
              </w:rPr>
            </w:pPr>
          </w:p>
        </w:tc>
        <w:tc>
          <w:tcPr>
            <w:tcW w:w="1510" w:type="dxa"/>
          </w:tcPr>
          <w:p w14:paraId="384E062A" w14:textId="4CDB6C4B" w:rsidR="00CD2CCC" w:rsidRPr="0068677C" w:rsidRDefault="00CD2CCC" w:rsidP="006C51BD">
            <w:pPr>
              <w:rPr>
                <w:rFonts w:asciiTheme="minorHAnsi" w:hAnsiTheme="minorHAnsi" w:hint="eastAsia"/>
                <w:lang w:eastAsia="en-GB"/>
              </w:rPr>
            </w:pPr>
          </w:p>
        </w:tc>
        <w:tc>
          <w:tcPr>
            <w:tcW w:w="1937" w:type="dxa"/>
          </w:tcPr>
          <w:p w14:paraId="244F3AAC" w14:textId="5FBC10C0" w:rsidR="00CD2CCC" w:rsidRPr="0068677C" w:rsidRDefault="00CD2CCC" w:rsidP="006C51BD">
            <w:pPr>
              <w:rPr>
                <w:rFonts w:asciiTheme="minorHAnsi" w:hAnsiTheme="minorHAnsi" w:hint="eastAsia"/>
                <w:lang w:eastAsia="en-GB"/>
              </w:rPr>
            </w:pPr>
          </w:p>
        </w:tc>
        <w:tc>
          <w:tcPr>
            <w:tcW w:w="4110" w:type="dxa"/>
          </w:tcPr>
          <w:p w14:paraId="0E8AA1EB" w14:textId="3985DEAB" w:rsidR="00CD2CCC" w:rsidRPr="0068677C" w:rsidRDefault="00CD2CCC" w:rsidP="006C51BD">
            <w:pPr>
              <w:rPr>
                <w:rFonts w:asciiTheme="minorHAnsi" w:hAnsiTheme="minorHAnsi" w:hint="eastAsia"/>
                <w:lang w:eastAsia="en-GB"/>
              </w:rPr>
            </w:pPr>
          </w:p>
        </w:tc>
      </w:tr>
      <w:tr w:rsidR="001F5318" w:rsidRPr="009527A4" w14:paraId="75CC0627" w14:textId="77777777" w:rsidTr="7BC7A918">
        <w:tc>
          <w:tcPr>
            <w:tcW w:w="1510" w:type="dxa"/>
          </w:tcPr>
          <w:p w14:paraId="48C695EA" w14:textId="77777777" w:rsidR="001F5318" w:rsidRPr="0068677C" w:rsidRDefault="001F5318" w:rsidP="006C51BD">
            <w:pPr>
              <w:rPr>
                <w:rFonts w:asciiTheme="minorHAnsi" w:hAnsiTheme="minorHAnsi" w:hint="eastAsia"/>
                <w:lang w:eastAsia="en-GB"/>
              </w:rPr>
            </w:pPr>
          </w:p>
        </w:tc>
        <w:tc>
          <w:tcPr>
            <w:tcW w:w="1510" w:type="dxa"/>
          </w:tcPr>
          <w:p w14:paraId="05721478" w14:textId="77777777" w:rsidR="001F5318" w:rsidRPr="0068677C" w:rsidRDefault="001F5318" w:rsidP="006C51BD">
            <w:pPr>
              <w:rPr>
                <w:rFonts w:asciiTheme="minorHAnsi" w:hAnsiTheme="minorHAnsi" w:hint="eastAsia"/>
                <w:lang w:eastAsia="en-GB"/>
              </w:rPr>
            </w:pPr>
          </w:p>
        </w:tc>
        <w:tc>
          <w:tcPr>
            <w:tcW w:w="1937" w:type="dxa"/>
          </w:tcPr>
          <w:p w14:paraId="0487E6A3" w14:textId="77777777" w:rsidR="001F5318" w:rsidRPr="0068677C" w:rsidRDefault="001F5318" w:rsidP="006C51BD">
            <w:pPr>
              <w:rPr>
                <w:rFonts w:asciiTheme="minorHAnsi" w:hAnsiTheme="minorHAnsi" w:hint="eastAsia"/>
                <w:lang w:eastAsia="en-GB"/>
              </w:rPr>
            </w:pPr>
          </w:p>
        </w:tc>
        <w:tc>
          <w:tcPr>
            <w:tcW w:w="4110" w:type="dxa"/>
          </w:tcPr>
          <w:p w14:paraId="6CA7A0AD" w14:textId="77777777" w:rsidR="001F5318" w:rsidRPr="0068677C" w:rsidRDefault="001F5318" w:rsidP="006C51BD">
            <w:pPr>
              <w:rPr>
                <w:rFonts w:asciiTheme="minorHAnsi" w:hAnsiTheme="minorHAnsi" w:hint="eastAsia"/>
                <w:lang w:eastAsia="en-GB"/>
              </w:rPr>
            </w:pPr>
          </w:p>
        </w:tc>
      </w:tr>
      <w:tr w:rsidR="001F5318" w:rsidRPr="009527A4" w14:paraId="7F86EE90" w14:textId="77777777" w:rsidTr="7BC7A918">
        <w:tc>
          <w:tcPr>
            <w:tcW w:w="1510" w:type="dxa"/>
          </w:tcPr>
          <w:p w14:paraId="5845C9EE" w14:textId="77777777" w:rsidR="001F5318" w:rsidRPr="0068677C" w:rsidRDefault="001F5318" w:rsidP="006C51BD">
            <w:pPr>
              <w:rPr>
                <w:rFonts w:asciiTheme="minorHAnsi" w:hAnsiTheme="minorHAnsi" w:hint="eastAsia"/>
                <w:lang w:eastAsia="en-GB"/>
              </w:rPr>
            </w:pPr>
          </w:p>
        </w:tc>
        <w:tc>
          <w:tcPr>
            <w:tcW w:w="1510" w:type="dxa"/>
          </w:tcPr>
          <w:p w14:paraId="086093CB" w14:textId="77777777" w:rsidR="001F5318" w:rsidRPr="0068677C" w:rsidRDefault="001F5318" w:rsidP="006C51BD">
            <w:pPr>
              <w:rPr>
                <w:rFonts w:asciiTheme="minorHAnsi" w:hAnsiTheme="minorHAnsi" w:hint="eastAsia"/>
                <w:lang w:eastAsia="en-GB"/>
              </w:rPr>
            </w:pPr>
          </w:p>
        </w:tc>
        <w:tc>
          <w:tcPr>
            <w:tcW w:w="1937" w:type="dxa"/>
          </w:tcPr>
          <w:p w14:paraId="7C128E89" w14:textId="77777777" w:rsidR="001F5318" w:rsidRPr="0068677C" w:rsidRDefault="001F5318" w:rsidP="006C51BD">
            <w:pPr>
              <w:rPr>
                <w:rFonts w:asciiTheme="minorHAnsi" w:hAnsiTheme="minorHAnsi" w:hint="eastAsia"/>
                <w:lang w:eastAsia="en-GB"/>
              </w:rPr>
            </w:pPr>
          </w:p>
        </w:tc>
        <w:tc>
          <w:tcPr>
            <w:tcW w:w="4110" w:type="dxa"/>
          </w:tcPr>
          <w:p w14:paraId="6EF31C05" w14:textId="77777777" w:rsidR="001F5318" w:rsidRPr="0068677C" w:rsidRDefault="001F5318" w:rsidP="006C51BD">
            <w:pPr>
              <w:rPr>
                <w:rFonts w:asciiTheme="minorHAnsi" w:hAnsiTheme="minorHAnsi" w:hint="eastAsia"/>
                <w:lang w:eastAsia="en-GB"/>
              </w:rPr>
            </w:pPr>
          </w:p>
        </w:tc>
      </w:tr>
      <w:tr w:rsidR="001F5318" w:rsidRPr="009527A4" w14:paraId="67642C7E" w14:textId="77777777" w:rsidTr="7BC7A918">
        <w:tc>
          <w:tcPr>
            <w:tcW w:w="1510" w:type="dxa"/>
          </w:tcPr>
          <w:p w14:paraId="1A6D8E66" w14:textId="77777777" w:rsidR="001F5318" w:rsidRPr="0068677C" w:rsidRDefault="001F5318" w:rsidP="006C51BD">
            <w:pPr>
              <w:rPr>
                <w:rFonts w:asciiTheme="minorHAnsi" w:hAnsiTheme="minorHAnsi" w:hint="eastAsia"/>
                <w:lang w:eastAsia="en-GB"/>
              </w:rPr>
            </w:pPr>
          </w:p>
        </w:tc>
        <w:tc>
          <w:tcPr>
            <w:tcW w:w="1510" w:type="dxa"/>
          </w:tcPr>
          <w:p w14:paraId="77FC8E2E" w14:textId="77777777" w:rsidR="001F5318" w:rsidRPr="0068677C" w:rsidRDefault="001F5318" w:rsidP="006C51BD">
            <w:pPr>
              <w:rPr>
                <w:rFonts w:asciiTheme="minorHAnsi" w:hAnsiTheme="minorHAnsi" w:hint="eastAsia"/>
                <w:lang w:eastAsia="en-GB"/>
              </w:rPr>
            </w:pPr>
          </w:p>
        </w:tc>
        <w:tc>
          <w:tcPr>
            <w:tcW w:w="1937" w:type="dxa"/>
          </w:tcPr>
          <w:p w14:paraId="2EE78495" w14:textId="77777777" w:rsidR="001F5318" w:rsidRPr="0068677C" w:rsidRDefault="001F5318" w:rsidP="006C51BD">
            <w:pPr>
              <w:rPr>
                <w:rFonts w:asciiTheme="minorHAnsi" w:hAnsiTheme="minorHAnsi" w:hint="eastAsia"/>
                <w:lang w:eastAsia="en-GB"/>
              </w:rPr>
            </w:pPr>
          </w:p>
        </w:tc>
        <w:tc>
          <w:tcPr>
            <w:tcW w:w="4110" w:type="dxa"/>
          </w:tcPr>
          <w:p w14:paraId="02D60400" w14:textId="77777777" w:rsidR="001F5318" w:rsidRPr="0068677C" w:rsidRDefault="001F5318" w:rsidP="006C51BD">
            <w:pPr>
              <w:rPr>
                <w:rFonts w:asciiTheme="minorHAnsi" w:hAnsiTheme="minorHAnsi" w:hint="eastAsia"/>
                <w:lang w:eastAsia="en-GB"/>
              </w:rPr>
            </w:pPr>
          </w:p>
        </w:tc>
      </w:tr>
      <w:tr w:rsidR="001F5318" w:rsidRPr="009527A4" w14:paraId="0397B4C4" w14:textId="77777777" w:rsidTr="7BC7A918">
        <w:tc>
          <w:tcPr>
            <w:tcW w:w="1510" w:type="dxa"/>
          </w:tcPr>
          <w:p w14:paraId="1020E863" w14:textId="77777777" w:rsidR="001F5318" w:rsidRPr="0068677C" w:rsidRDefault="001F5318" w:rsidP="006C51BD">
            <w:pPr>
              <w:rPr>
                <w:rFonts w:asciiTheme="minorHAnsi" w:hAnsiTheme="minorHAnsi" w:hint="eastAsia"/>
                <w:lang w:eastAsia="en-GB"/>
              </w:rPr>
            </w:pPr>
          </w:p>
        </w:tc>
        <w:tc>
          <w:tcPr>
            <w:tcW w:w="1510" w:type="dxa"/>
          </w:tcPr>
          <w:p w14:paraId="597FDB08" w14:textId="77777777" w:rsidR="001F5318" w:rsidRPr="0068677C" w:rsidRDefault="001F5318" w:rsidP="006C51BD">
            <w:pPr>
              <w:rPr>
                <w:rFonts w:asciiTheme="minorHAnsi" w:hAnsiTheme="minorHAnsi" w:hint="eastAsia"/>
                <w:lang w:eastAsia="en-GB"/>
              </w:rPr>
            </w:pPr>
          </w:p>
        </w:tc>
        <w:tc>
          <w:tcPr>
            <w:tcW w:w="1937" w:type="dxa"/>
          </w:tcPr>
          <w:p w14:paraId="19029D2C" w14:textId="77777777" w:rsidR="001F5318" w:rsidRPr="0068677C" w:rsidRDefault="001F5318" w:rsidP="006C51BD">
            <w:pPr>
              <w:rPr>
                <w:rFonts w:asciiTheme="minorHAnsi" w:hAnsiTheme="minorHAnsi" w:hint="eastAsia"/>
                <w:lang w:eastAsia="en-GB"/>
              </w:rPr>
            </w:pPr>
          </w:p>
        </w:tc>
        <w:tc>
          <w:tcPr>
            <w:tcW w:w="4110" w:type="dxa"/>
          </w:tcPr>
          <w:p w14:paraId="14545D9B" w14:textId="77777777" w:rsidR="001F5318" w:rsidRPr="0068677C" w:rsidRDefault="001F5318" w:rsidP="006C51BD">
            <w:pPr>
              <w:rPr>
                <w:rFonts w:asciiTheme="minorHAnsi" w:hAnsiTheme="minorHAnsi" w:hint="eastAsia"/>
                <w:lang w:eastAsia="en-GB"/>
              </w:rPr>
            </w:pPr>
          </w:p>
        </w:tc>
      </w:tr>
      <w:tr w:rsidR="001F5318" w:rsidRPr="009527A4" w14:paraId="220B62CB" w14:textId="77777777" w:rsidTr="7BC7A918">
        <w:tc>
          <w:tcPr>
            <w:tcW w:w="1510" w:type="dxa"/>
          </w:tcPr>
          <w:p w14:paraId="553A16BD" w14:textId="77777777" w:rsidR="001F5318" w:rsidRPr="0068677C" w:rsidRDefault="001F5318" w:rsidP="006C51BD">
            <w:pPr>
              <w:rPr>
                <w:rFonts w:asciiTheme="minorHAnsi" w:hAnsiTheme="minorHAnsi" w:hint="eastAsia"/>
                <w:lang w:eastAsia="en-GB"/>
              </w:rPr>
            </w:pPr>
          </w:p>
        </w:tc>
        <w:tc>
          <w:tcPr>
            <w:tcW w:w="1510" w:type="dxa"/>
          </w:tcPr>
          <w:p w14:paraId="30873D3C" w14:textId="77777777" w:rsidR="001F5318" w:rsidRPr="0068677C" w:rsidRDefault="001F5318" w:rsidP="006C51BD">
            <w:pPr>
              <w:rPr>
                <w:rFonts w:asciiTheme="minorHAnsi" w:hAnsiTheme="minorHAnsi" w:hint="eastAsia"/>
                <w:lang w:eastAsia="en-GB"/>
              </w:rPr>
            </w:pPr>
          </w:p>
        </w:tc>
        <w:tc>
          <w:tcPr>
            <w:tcW w:w="1937" w:type="dxa"/>
          </w:tcPr>
          <w:p w14:paraId="4F44E1D7" w14:textId="77777777" w:rsidR="001F5318" w:rsidRPr="0068677C" w:rsidRDefault="001F5318" w:rsidP="006C51BD">
            <w:pPr>
              <w:rPr>
                <w:rFonts w:asciiTheme="minorHAnsi" w:hAnsiTheme="minorHAnsi" w:hint="eastAsia"/>
                <w:lang w:eastAsia="en-GB"/>
              </w:rPr>
            </w:pPr>
          </w:p>
        </w:tc>
        <w:tc>
          <w:tcPr>
            <w:tcW w:w="4110" w:type="dxa"/>
          </w:tcPr>
          <w:p w14:paraId="2098D40B" w14:textId="77777777" w:rsidR="001F5318" w:rsidRPr="0068677C" w:rsidRDefault="001F5318" w:rsidP="006C51BD">
            <w:pPr>
              <w:rPr>
                <w:rFonts w:asciiTheme="minorHAnsi" w:hAnsiTheme="minorHAnsi" w:hint="eastAsia"/>
                <w:lang w:eastAsia="en-GB"/>
              </w:rPr>
            </w:pPr>
          </w:p>
        </w:tc>
      </w:tr>
      <w:tr w:rsidR="001F5318" w:rsidRPr="009527A4" w14:paraId="4E006C22" w14:textId="77777777" w:rsidTr="7BC7A918">
        <w:tc>
          <w:tcPr>
            <w:tcW w:w="1510" w:type="dxa"/>
          </w:tcPr>
          <w:p w14:paraId="28BA7381" w14:textId="77777777" w:rsidR="001F5318" w:rsidRPr="0068677C" w:rsidRDefault="001F5318" w:rsidP="006C51BD">
            <w:pPr>
              <w:rPr>
                <w:rFonts w:asciiTheme="minorHAnsi" w:hAnsiTheme="minorHAnsi" w:hint="eastAsia"/>
                <w:lang w:eastAsia="en-GB"/>
              </w:rPr>
            </w:pPr>
          </w:p>
        </w:tc>
        <w:tc>
          <w:tcPr>
            <w:tcW w:w="1510" w:type="dxa"/>
          </w:tcPr>
          <w:p w14:paraId="13EDEB5D" w14:textId="77777777" w:rsidR="001F5318" w:rsidRPr="0068677C" w:rsidRDefault="001F5318" w:rsidP="006C51BD">
            <w:pPr>
              <w:rPr>
                <w:rFonts w:asciiTheme="minorHAnsi" w:hAnsiTheme="minorHAnsi" w:hint="eastAsia"/>
                <w:lang w:eastAsia="en-GB"/>
              </w:rPr>
            </w:pPr>
          </w:p>
        </w:tc>
        <w:tc>
          <w:tcPr>
            <w:tcW w:w="1937" w:type="dxa"/>
          </w:tcPr>
          <w:p w14:paraId="296B1DE9" w14:textId="77777777" w:rsidR="001F5318" w:rsidRPr="0068677C" w:rsidRDefault="001F5318" w:rsidP="006C51BD">
            <w:pPr>
              <w:rPr>
                <w:rFonts w:asciiTheme="minorHAnsi" w:hAnsiTheme="minorHAnsi" w:hint="eastAsia"/>
                <w:lang w:eastAsia="en-GB"/>
              </w:rPr>
            </w:pPr>
          </w:p>
        </w:tc>
        <w:tc>
          <w:tcPr>
            <w:tcW w:w="4110" w:type="dxa"/>
          </w:tcPr>
          <w:p w14:paraId="0D67464B" w14:textId="77777777" w:rsidR="001F5318" w:rsidRPr="0068677C" w:rsidRDefault="001F5318" w:rsidP="006C51BD">
            <w:pPr>
              <w:rPr>
                <w:rFonts w:asciiTheme="minorHAnsi" w:hAnsiTheme="minorHAnsi" w:hint="eastAsia"/>
                <w:lang w:eastAsia="en-GB"/>
              </w:rPr>
            </w:pPr>
          </w:p>
        </w:tc>
      </w:tr>
      <w:tr w:rsidR="001F5318" w:rsidRPr="009527A4" w14:paraId="2ED0A418" w14:textId="77777777" w:rsidTr="7BC7A918">
        <w:tc>
          <w:tcPr>
            <w:tcW w:w="1510" w:type="dxa"/>
          </w:tcPr>
          <w:p w14:paraId="7139A17A" w14:textId="77777777" w:rsidR="001F5318" w:rsidRPr="0068677C" w:rsidRDefault="001F5318" w:rsidP="006C51BD">
            <w:pPr>
              <w:rPr>
                <w:rFonts w:asciiTheme="minorHAnsi" w:hAnsiTheme="minorHAnsi" w:hint="eastAsia"/>
                <w:lang w:eastAsia="en-GB"/>
              </w:rPr>
            </w:pPr>
          </w:p>
        </w:tc>
        <w:tc>
          <w:tcPr>
            <w:tcW w:w="1510" w:type="dxa"/>
          </w:tcPr>
          <w:p w14:paraId="4AF4B4E3" w14:textId="77777777" w:rsidR="001F5318" w:rsidRPr="0068677C" w:rsidRDefault="001F5318" w:rsidP="006C51BD">
            <w:pPr>
              <w:rPr>
                <w:rFonts w:asciiTheme="minorHAnsi" w:hAnsiTheme="minorHAnsi" w:hint="eastAsia"/>
                <w:lang w:eastAsia="en-GB"/>
              </w:rPr>
            </w:pPr>
          </w:p>
        </w:tc>
        <w:tc>
          <w:tcPr>
            <w:tcW w:w="1937" w:type="dxa"/>
          </w:tcPr>
          <w:p w14:paraId="28CC5423" w14:textId="77777777" w:rsidR="001F5318" w:rsidRPr="0068677C" w:rsidRDefault="001F5318" w:rsidP="006C51BD">
            <w:pPr>
              <w:rPr>
                <w:rFonts w:asciiTheme="minorHAnsi" w:hAnsiTheme="minorHAnsi" w:hint="eastAsia"/>
                <w:lang w:eastAsia="en-GB"/>
              </w:rPr>
            </w:pPr>
          </w:p>
        </w:tc>
        <w:tc>
          <w:tcPr>
            <w:tcW w:w="4110" w:type="dxa"/>
          </w:tcPr>
          <w:p w14:paraId="41C49D3A" w14:textId="77777777" w:rsidR="001F5318" w:rsidRPr="0068677C" w:rsidRDefault="001F5318" w:rsidP="006C51BD">
            <w:pPr>
              <w:rPr>
                <w:rFonts w:asciiTheme="minorHAnsi" w:hAnsiTheme="minorHAnsi" w:hint="eastAsia"/>
                <w:lang w:eastAsia="en-GB"/>
              </w:rPr>
            </w:pPr>
          </w:p>
        </w:tc>
      </w:tr>
      <w:tr w:rsidR="001F5318" w:rsidRPr="009527A4" w14:paraId="4740D294" w14:textId="77777777" w:rsidTr="7BC7A918">
        <w:tc>
          <w:tcPr>
            <w:tcW w:w="1510" w:type="dxa"/>
          </w:tcPr>
          <w:p w14:paraId="6D50F984" w14:textId="77777777" w:rsidR="001F5318" w:rsidRPr="0068677C" w:rsidRDefault="001F5318" w:rsidP="006C51BD">
            <w:pPr>
              <w:rPr>
                <w:rFonts w:asciiTheme="minorHAnsi" w:hAnsiTheme="minorHAnsi" w:hint="eastAsia"/>
                <w:lang w:eastAsia="en-GB"/>
              </w:rPr>
            </w:pPr>
          </w:p>
        </w:tc>
        <w:tc>
          <w:tcPr>
            <w:tcW w:w="1510" w:type="dxa"/>
          </w:tcPr>
          <w:p w14:paraId="568120BF" w14:textId="77777777" w:rsidR="001F5318" w:rsidRPr="0068677C" w:rsidRDefault="001F5318" w:rsidP="006C51BD">
            <w:pPr>
              <w:rPr>
                <w:rFonts w:asciiTheme="minorHAnsi" w:hAnsiTheme="minorHAnsi" w:hint="eastAsia"/>
                <w:lang w:eastAsia="en-GB"/>
              </w:rPr>
            </w:pPr>
          </w:p>
        </w:tc>
        <w:tc>
          <w:tcPr>
            <w:tcW w:w="1937" w:type="dxa"/>
          </w:tcPr>
          <w:p w14:paraId="32D22E5B" w14:textId="77777777" w:rsidR="001F5318" w:rsidRPr="0068677C" w:rsidRDefault="001F5318" w:rsidP="006C51BD">
            <w:pPr>
              <w:rPr>
                <w:rFonts w:asciiTheme="minorHAnsi" w:hAnsiTheme="minorHAnsi" w:hint="eastAsia"/>
                <w:lang w:eastAsia="en-GB"/>
              </w:rPr>
            </w:pPr>
          </w:p>
        </w:tc>
        <w:tc>
          <w:tcPr>
            <w:tcW w:w="4110" w:type="dxa"/>
          </w:tcPr>
          <w:p w14:paraId="44493346" w14:textId="77777777" w:rsidR="001F5318" w:rsidRPr="0068677C" w:rsidRDefault="001F5318" w:rsidP="006C51BD">
            <w:pPr>
              <w:rPr>
                <w:rFonts w:asciiTheme="minorHAnsi" w:hAnsiTheme="minorHAnsi" w:hint="eastAsia"/>
                <w:lang w:eastAsia="en-GB"/>
              </w:rPr>
            </w:pPr>
          </w:p>
        </w:tc>
      </w:tr>
    </w:tbl>
    <w:p w14:paraId="7B1240FC" w14:textId="77777777" w:rsidR="00CD2CCC" w:rsidRDefault="00CD2CCC" w:rsidP="00CD2CCC">
      <w:pPr>
        <w:pStyle w:val="Heading2"/>
        <w:keepLines w:val="0"/>
        <w:spacing w:before="240" w:after="120"/>
      </w:pPr>
      <w:bookmarkStart w:id="3" w:name="_Toc40098890"/>
      <w:bookmarkStart w:id="4" w:name="_Toc240018769"/>
      <w:r>
        <w:t>Document Authors</w:t>
      </w:r>
      <w:bookmarkEnd w:id="3"/>
      <w:bookmarkEnd w:id="4"/>
    </w:p>
    <w:tbl>
      <w:tblPr>
        <w:tblStyle w:val="TableGridLight"/>
        <w:tblW w:w="9067" w:type="dxa"/>
        <w:tblLook w:val="04A0" w:firstRow="1" w:lastRow="0" w:firstColumn="1" w:lastColumn="0" w:noHBand="0" w:noVBand="1"/>
      </w:tblPr>
      <w:tblGrid>
        <w:gridCol w:w="1324"/>
        <w:gridCol w:w="2357"/>
        <w:gridCol w:w="5386"/>
      </w:tblGrid>
      <w:tr w:rsidR="00CD2CCC" w14:paraId="3B7F8AD2" w14:textId="77777777" w:rsidTr="00F52BDF">
        <w:trPr>
          <w:trHeight w:val="285"/>
        </w:trPr>
        <w:tc>
          <w:tcPr>
            <w:tcW w:w="1324" w:type="dxa"/>
            <w:tcBorders>
              <w:top w:val="single" w:sz="12" w:space="0" w:color="000000" w:themeColor="text1"/>
            </w:tcBorders>
            <w:shd w:val="clear" w:color="auto" w:fill="C1CDEC" w:themeFill="accent1" w:themeFillTint="33"/>
          </w:tcPr>
          <w:p w14:paraId="0653F2F8" w14:textId="77777777" w:rsidR="00CD2CCC" w:rsidRPr="00595998" w:rsidRDefault="00CD2CCC" w:rsidP="00F12A90">
            <w:pPr>
              <w:rPr>
                <w:rFonts w:asciiTheme="minorHAnsi" w:hAnsiTheme="minorHAnsi" w:hint="eastAsia"/>
                <w:b/>
                <w:lang w:eastAsia="en-GB"/>
              </w:rPr>
            </w:pPr>
            <w:r w:rsidRPr="00595998">
              <w:rPr>
                <w:rFonts w:asciiTheme="minorHAnsi" w:hAnsiTheme="minorHAnsi"/>
                <w:b/>
                <w:lang w:eastAsia="en-GB"/>
              </w:rPr>
              <w:t>Role</w:t>
            </w:r>
          </w:p>
        </w:tc>
        <w:tc>
          <w:tcPr>
            <w:tcW w:w="2357" w:type="dxa"/>
            <w:tcBorders>
              <w:top w:val="single" w:sz="12" w:space="0" w:color="000000" w:themeColor="text1"/>
            </w:tcBorders>
            <w:shd w:val="clear" w:color="auto" w:fill="C1CDEC" w:themeFill="accent1" w:themeFillTint="33"/>
          </w:tcPr>
          <w:p w14:paraId="5D9CCB77" w14:textId="77777777" w:rsidR="00CD2CCC" w:rsidRPr="00595998" w:rsidRDefault="00CD2CCC" w:rsidP="00F12A90">
            <w:pPr>
              <w:rPr>
                <w:rFonts w:asciiTheme="minorHAnsi" w:hAnsiTheme="minorHAnsi" w:hint="eastAsia"/>
                <w:b/>
                <w:lang w:eastAsia="en-GB"/>
              </w:rPr>
            </w:pPr>
            <w:r w:rsidRPr="00595998">
              <w:rPr>
                <w:rFonts w:asciiTheme="minorHAnsi" w:hAnsiTheme="minorHAnsi"/>
                <w:b/>
                <w:lang w:eastAsia="en-GB"/>
              </w:rPr>
              <w:t>Name</w:t>
            </w:r>
          </w:p>
        </w:tc>
        <w:tc>
          <w:tcPr>
            <w:tcW w:w="5386" w:type="dxa"/>
            <w:tcBorders>
              <w:top w:val="single" w:sz="12" w:space="0" w:color="000000" w:themeColor="text1"/>
            </w:tcBorders>
            <w:shd w:val="clear" w:color="auto" w:fill="C1CDEC" w:themeFill="accent1" w:themeFillTint="33"/>
          </w:tcPr>
          <w:p w14:paraId="633676FC" w14:textId="37327423" w:rsidR="00CD2CCC" w:rsidRPr="00595998" w:rsidRDefault="00F12A90" w:rsidP="00F12A90">
            <w:pPr>
              <w:rPr>
                <w:rFonts w:asciiTheme="minorHAnsi" w:hAnsiTheme="minorHAnsi" w:hint="eastAsia"/>
                <w:b/>
                <w:lang w:eastAsia="en-GB"/>
              </w:rPr>
            </w:pPr>
            <w:r>
              <w:rPr>
                <w:rFonts w:asciiTheme="minorHAnsi" w:hAnsiTheme="minorHAnsi"/>
                <w:b/>
                <w:lang w:eastAsia="en-GB"/>
              </w:rPr>
              <w:t>Title</w:t>
            </w:r>
          </w:p>
        </w:tc>
      </w:tr>
      <w:tr w:rsidR="00CD2CCC" w:rsidRPr="009527A4" w14:paraId="667ED009" w14:textId="77777777" w:rsidTr="00F52BDF">
        <w:trPr>
          <w:trHeight w:val="285"/>
        </w:trPr>
        <w:tc>
          <w:tcPr>
            <w:tcW w:w="1324" w:type="dxa"/>
          </w:tcPr>
          <w:p w14:paraId="5391BA62" w14:textId="394155D5" w:rsidR="00CD2CCC" w:rsidRPr="00CC38C1" w:rsidRDefault="5E0DFFCE" w:rsidP="00F12A90">
            <w:pPr>
              <w:rPr>
                <w:rFonts w:asciiTheme="minorHAnsi" w:hAnsiTheme="minorHAnsi"/>
                <w:lang w:eastAsia="en-GB"/>
              </w:rPr>
            </w:pPr>
            <w:r w:rsidRPr="00CC38C1">
              <w:rPr>
                <w:rFonts w:asciiTheme="minorHAnsi" w:hAnsiTheme="minorHAnsi"/>
                <w:lang w:eastAsia="en-GB"/>
              </w:rPr>
              <w:t>Author</w:t>
            </w:r>
          </w:p>
        </w:tc>
        <w:tc>
          <w:tcPr>
            <w:tcW w:w="2357" w:type="dxa"/>
          </w:tcPr>
          <w:p w14:paraId="18A824BC" w14:textId="26C4E33C" w:rsidR="00CD2CCC" w:rsidRPr="00595998" w:rsidRDefault="00B14F6F" w:rsidP="00F12A90">
            <w:pPr>
              <w:rPr>
                <w:rFonts w:asciiTheme="minorHAnsi" w:hAnsiTheme="minorHAnsi" w:hint="eastAsia"/>
                <w:lang w:eastAsia="en-GB"/>
              </w:rPr>
            </w:pPr>
            <w:r>
              <w:rPr>
                <w:rFonts w:asciiTheme="minorHAnsi" w:hAnsiTheme="minorHAnsi"/>
                <w:lang w:eastAsia="en-GB"/>
              </w:rPr>
              <w:t>Puneet Kumar</w:t>
            </w:r>
          </w:p>
        </w:tc>
        <w:tc>
          <w:tcPr>
            <w:tcW w:w="5386" w:type="dxa"/>
          </w:tcPr>
          <w:p w14:paraId="0595FFB1" w14:textId="78E24FC8" w:rsidR="00CD2CCC" w:rsidRPr="00595998" w:rsidRDefault="00B14F6F" w:rsidP="00F12A90">
            <w:pPr>
              <w:rPr>
                <w:rFonts w:asciiTheme="minorHAnsi" w:hAnsiTheme="minorHAnsi" w:hint="eastAsia"/>
                <w:lang w:eastAsia="en-GB"/>
              </w:rPr>
            </w:pPr>
            <w:r>
              <w:rPr>
                <w:rFonts w:asciiTheme="minorHAnsi" w:hAnsiTheme="minorHAnsi"/>
                <w:lang w:eastAsia="en-GB"/>
              </w:rPr>
              <w:t>Consulting Integration Architect</w:t>
            </w:r>
          </w:p>
        </w:tc>
      </w:tr>
      <w:tr w:rsidR="00B14F6F" w:rsidRPr="009527A4" w14:paraId="181A5CBF" w14:textId="77777777" w:rsidTr="00F52BDF">
        <w:trPr>
          <w:trHeight w:val="285"/>
        </w:trPr>
        <w:tc>
          <w:tcPr>
            <w:tcW w:w="1324" w:type="dxa"/>
          </w:tcPr>
          <w:p w14:paraId="424E006A" w14:textId="56D9E0E6" w:rsidR="00B14F6F" w:rsidRPr="00CC38C1" w:rsidRDefault="00B14F6F" w:rsidP="00B14F6F">
            <w:pPr>
              <w:rPr>
                <w:rFonts w:asciiTheme="minorHAnsi" w:hAnsiTheme="minorHAnsi"/>
                <w:lang w:eastAsia="en-GB"/>
              </w:rPr>
            </w:pPr>
            <w:r w:rsidRPr="00CC38C1">
              <w:rPr>
                <w:rFonts w:asciiTheme="minorHAnsi" w:hAnsiTheme="minorHAnsi"/>
                <w:lang w:eastAsia="en-GB"/>
              </w:rPr>
              <w:t>Author</w:t>
            </w:r>
          </w:p>
        </w:tc>
        <w:tc>
          <w:tcPr>
            <w:tcW w:w="2357" w:type="dxa"/>
          </w:tcPr>
          <w:p w14:paraId="4572C543" w14:textId="3FF03CF4" w:rsidR="00B14F6F" w:rsidRPr="00CC38C1" w:rsidRDefault="00B14F6F" w:rsidP="00B14F6F">
            <w:pPr>
              <w:rPr>
                <w:rFonts w:asciiTheme="minorHAnsi" w:hAnsiTheme="minorHAnsi"/>
                <w:lang w:eastAsia="en-GB"/>
              </w:rPr>
            </w:pPr>
            <w:r>
              <w:rPr>
                <w:rFonts w:asciiTheme="minorHAnsi" w:hAnsiTheme="minorHAnsi"/>
                <w:lang w:eastAsia="en-GB"/>
              </w:rPr>
              <w:t>Nikhil Rokade</w:t>
            </w:r>
          </w:p>
        </w:tc>
        <w:tc>
          <w:tcPr>
            <w:tcW w:w="5386" w:type="dxa"/>
          </w:tcPr>
          <w:p w14:paraId="5F06849D" w14:textId="7FB48919" w:rsidR="00B14F6F" w:rsidRPr="00CC38C1" w:rsidRDefault="00B14F6F" w:rsidP="00B14F6F">
            <w:pPr>
              <w:rPr>
                <w:rFonts w:asciiTheme="minorHAnsi" w:hAnsiTheme="minorHAnsi"/>
                <w:lang w:eastAsia="en-GB"/>
              </w:rPr>
            </w:pPr>
            <w:r w:rsidRPr="00CC38C1">
              <w:rPr>
                <w:rFonts w:asciiTheme="minorHAnsi" w:hAnsiTheme="minorHAnsi"/>
                <w:lang w:eastAsia="en-GB"/>
              </w:rPr>
              <w:t>Portfolio Architect</w:t>
            </w:r>
          </w:p>
        </w:tc>
      </w:tr>
      <w:tr w:rsidR="051CE9F3" w14:paraId="58B71719" w14:textId="77777777" w:rsidTr="00F52BDF">
        <w:trPr>
          <w:trHeight w:val="285"/>
        </w:trPr>
        <w:tc>
          <w:tcPr>
            <w:tcW w:w="1324" w:type="dxa"/>
          </w:tcPr>
          <w:p w14:paraId="4502BE30" w14:textId="3A6CA01F" w:rsidR="051CE9F3" w:rsidRPr="00CC38C1" w:rsidRDefault="00E57716" w:rsidP="051CE9F3">
            <w:pPr>
              <w:rPr>
                <w:rFonts w:asciiTheme="minorHAnsi" w:hAnsiTheme="minorHAnsi"/>
                <w:lang w:eastAsia="en-GB"/>
              </w:rPr>
            </w:pPr>
            <w:r w:rsidRPr="00CC38C1">
              <w:rPr>
                <w:rFonts w:asciiTheme="minorHAnsi" w:hAnsiTheme="minorHAnsi"/>
                <w:lang w:eastAsia="en-GB"/>
              </w:rPr>
              <w:t>Author</w:t>
            </w:r>
          </w:p>
        </w:tc>
        <w:tc>
          <w:tcPr>
            <w:tcW w:w="2357" w:type="dxa"/>
          </w:tcPr>
          <w:p w14:paraId="1C87B0C8" w14:textId="038B5367" w:rsidR="051CE9F3" w:rsidRDefault="00782507" w:rsidP="051CE9F3">
            <w:pPr>
              <w:rPr>
                <w:rFonts w:asciiTheme="minorHAnsi" w:hAnsiTheme="minorHAnsi" w:hint="eastAsia"/>
                <w:lang w:eastAsia="en-GB"/>
              </w:rPr>
            </w:pPr>
            <w:r>
              <w:rPr>
                <w:rFonts w:asciiTheme="minorHAnsi" w:hAnsiTheme="minorHAnsi"/>
                <w:lang w:eastAsia="en-GB"/>
              </w:rPr>
              <w:t>Joycell Sundararaj</w:t>
            </w:r>
          </w:p>
        </w:tc>
        <w:tc>
          <w:tcPr>
            <w:tcW w:w="5386" w:type="dxa"/>
          </w:tcPr>
          <w:p w14:paraId="6D10C8E8" w14:textId="64726DA8" w:rsidR="051CE9F3" w:rsidRDefault="00782507" w:rsidP="051CE9F3">
            <w:pPr>
              <w:rPr>
                <w:rFonts w:asciiTheme="minorHAnsi" w:hAnsiTheme="minorHAnsi" w:hint="eastAsia"/>
                <w:lang w:eastAsia="en-GB"/>
              </w:rPr>
            </w:pPr>
            <w:r>
              <w:rPr>
                <w:rFonts w:asciiTheme="minorHAnsi" w:hAnsiTheme="minorHAnsi"/>
                <w:lang w:eastAsia="en-GB"/>
              </w:rPr>
              <w:t>Integration Architect</w:t>
            </w:r>
          </w:p>
        </w:tc>
      </w:tr>
      <w:tr w:rsidR="009C028E" w:rsidRPr="009527A4" w14:paraId="527AB2CA" w14:textId="77777777" w:rsidTr="00F52BDF">
        <w:trPr>
          <w:trHeight w:val="285"/>
        </w:trPr>
        <w:tc>
          <w:tcPr>
            <w:tcW w:w="1324" w:type="dxa"/>
          </w:tcPr>
          <w:p w14:paraId="77DAF746" w14:textId="770851AF" w:rsidR="009C028E" w:rsidRPr="001402E6" w:rsidRDefault="03C53F3A"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264D2E5E" w14:textId="51745C18" w:rsidR="009C028E" w:rsidRPr="00595998" w:rsidRDefault="00782507" w:rsidP="00F12A90">
            <w:pPr>
              <w:rPr>
                <w:rFonts w:asciiTheme="minorHAnsi" w:hAnsiTheme="minorHAnsi" w:hint="eastAsia"/>
                <w:lang w:eastAsia="en-GB"/>
              </w:rPr>
            </w:pPr>
            <w:r>
              <w:rPr>
                <w:rFonts w:asciiTheme="minorHAnsi" w:hAnsiTheme="minorHAnsi"/>
                <w:lang w:eastAsia="en-GB"/>
              </w:rPr>
              <w:t xml:space="preserve">Phanindra </w:t>
            </w:r>
            <w:r w:rsidR="00F52BDF" w:rsidRPr="00F52BDF">
              <w:rPr>
                <w:rFonts w:asciiTheme="minorHAnsi" w:hAnsiTheme="minorHAnsi"/>
                <w:lang w:eastAsia="en-GB"/>
              </w:rPr>
              <w:t>Nizalapuram</w:t>
            </w:r>
          </w:p>
        </w:tc>
        <w:tc>
          <w:tcPr>
            <w:tcW w:w="5386" w:type="dxa"/>
          </w:tcPr>
          <w:p w14:paraId="79F8A263" w14:textId="615CCBE0" w:rsidR="009C028E" w:rsidRPr="00595998" w:rsidRDefault="00EA42E9" w:rsidP="00F12A90">
            <w:pPr>
              <w:rPr>
                <w:rFonts w:asciiTheme="minorHAnsi" w:hAnsiTheme="minorHAnsi" w:hint="eastAsia"/>
                <w:lang w:eastAsia="en-GB"/>
              </w:rPr>
            </w:pPr>
            <w:r>
              <w:rPr>
                <w:rFonts w:asciiTheme="minorHAnsi" w:hAnsiTheme="minorHAnsi"/>
                <w:lang w:eastAsia="en-GB"/>
              </w:rPr>
              <w:t>Integration Architect</w:t>
            </w:r>
          </w:p>
        </w:tc>
      </w:tr>
      <w:tr w:rsidR="7B8D951D" w14:paraId="636BE3F0" w14:textId="77777777" w:rsidTr="00F52BDF">
        <w:trPr>
          <w:trHeight w:val="285"/>
        </w:trPr>
        <w:tc>
          <w:tcPr>
            <w:tcW w:w="1324" w:type="dxa"/>
          </w:tcPr>
          <w:p w14:paraId="0031FC0F" w14:textId="71731331" w:rsidR="556D237F" w:rsidRPr="001402E6" w:rsidRDefault="556D237F" w:rsidP="00F12A90">
            <w:pPr>
              <w:rPr>
                <w:rFonts w:asciiTheme="minorHAnsi" w:hAnsiTheme="minorHAnsi" w:hint="eastAsia"/>
                <w:iCs/>
                <w:lang w:eastAsia="en-GB"/>
              </w:rPr>
            </w:pPr>
            <w:r w:rsidRPr="001402E6">
              <w:rPr>
                <w:rFonts w:asciiTheme="minorHAnsi" w:hAnsiTheme="minorHAnsi"/>
                <w:iCs/>
                <w:lang w:eastAsia="en-GB"/>
              </w:rPr>
              <w:t>Contributor</w:t>
            </w:r>
          </w:p>
        </w:tc>
        <w:tc>
          <w:tcPr>
            <w:tcW w:w="2357" w:type="dxa"/>
          </w:tcPr>
          <w:p w14:paraId="468D4274" w14:textId="1E57A4A8" w:rsidR="556D237F" w:rsidRDefault="00EA42E9" w:rsidP="00F12A90">
            <w:pPr>
              <w:rPr>
                <w:rFonts w:asciiTheme="minorHAnsi" w:hAnsiTheme="minorHAnsi" w:hint="eastAsia"/>
                <w:lang w:eastAsia="en-GB"/>
              </w:rPr>
            </w:pPr>
            <w:r>
              <w:rPr>
                <w:rFonts w:asciiTheme="minorHAnsi" w:hAnsiTheme="minorHAnsi"/>
                <w:lang w:eastAsia="en-GB"/>
              </w:rPr>
              <w:t>Pragyan Tripathy</w:t>
            </w:r>
          </w:p>
        </w:tc>
        <w:tc>
          <w:tcPr>
            <w:tcW w:w="5386" w:type="dxa"/>
          </w:tcPr>
          <w:p w14:paraId="3D009836" w14:textId="70C11384" w:rsidR="556D237F" w:rsidRDefault="00EA42E9" w:rsidP="00F12A90">
            <w:pPr>
              <w:rPr>
                <w:rFonts w:asciiTheme="minorHAnsi" w:hAnsiTheme="minorHAnsi" w:hint="eastAsia"/>
                <w:lang w:eastAsia="en-GB"/>
              </w:rPr>
            </w:pPr>
            <w:r>
              <w:rPr>
                <w:rFonts w:asciiTheme="minorHAnsi" w:hAnsiTheme="minorHAnsi"/>
                <w:lang w:eastAsia="en-GB"/>
              </w:rPr>
              <w:t xml:space="preserve">Integration </w:t>
            </w:r>
            <w:r w:rsidR="002775F9">
              <w:rPr>
                <w:rFonts w:asciiTheme="minorHAnsi" w:hAnsiTheme="minorHAnsi"/>
                <w:lang w:eastAsia="en-GB"/>
              </w:rPr>
              <w:t>Developer</w:t>
            </w:r>
          </w:p>
        </w:tc>
      </w:tr>
    </w:tbl>
    <w:p w14:paraId="15698710" w14:textId="48DBC2F9" w:rsidR="00C34C52" w:rsidRDefault="00C34C52" w:rsidP="00CD2CCC">
      <w:pPr>
        <w:rPr>
          <w:lang w:eastAsia="en-GB"/>
        </w:rPr>
      </w:pPr>
    </w:p>
    <w:p w14:paraId="31D3AA24" w14:textId="77777777" w:rsidR="00C34C52" w:rsidRDefault="00C34C52">
      <w:pPr>
        <w:spacing w:after="165" w:line="259" w:lineRule="auto"/>
        <w:rPr>
          <w:lang w:eastAsia="en-GB"/>
        </w:rPr>
      </w:pPr>
      <w:r>
        <w:rPr>
          <w:lang w:eastAsia="en-GB"/>
        </w:rPr>
        <w:br w:type="page"/>
      </w:r>
    </w:p>
    <w:p w14:paraId="0E7AC105" w14:textId="77777777" w:rsidR="00CD2CCC" w:rsidRDefault="00CD2CCC" w:rsidP="00CD2CCC">
      <w:pPr>
        <w:pStyle w:val="Heading2"/>
        <w:keepLines w:val="0"/>
        <w:spacing w:before="240" w:after="120"/>
      </w:pPr>
      <w:bookmarkStart w:id="5" w:name="_Toc240018770"/>
      <w:r>
        <w:t>Document Assurance</w:t>
      </w:r>
      <w:bookmarkEnd w:id="5"/>
    </w:p>
    <w:p w14:paraId="164B9970" w14:textId="77777777" w:rsidR="00CD2CCC" w:rsidRDefault="00CD2CCC" w:rsidP="00CD2CCC">
      <w:pPr>
        <w:rPr>
          <w:lang w:eastAsia="en-GB"/>
        </w:rPr>
      </w:pPr>
      <w:r>
        <w:rPr>
          <w:lang w:eastAsia="en-GB"/>
        </w:rPr>
        <w:t xml:space="preserve">This document has been reviewed and approved by the following, the list has been grouped into different sections to aid readability as this document will be required at DLRM PDG and </w:t>
      </w:r>
      <w:bookmarkStart w:id="6" w:name="_Int_1HYrYzlg"/>
      <w:r>
        <w:rPr>
          <w:lang w:eastAsia="en-GB"/>
        </w:rPr>
        <w:t>possibly TDA</w:t>
      </w:r>
      <w:bookmarkEnd w:id="6"/>
      <w:r>
        <w:rPr>
          <w:lang w:eastAsia="en-GB"/>
        </w:rPr>
        <w:t>.</w:t>
      </w:r>
    </w:p>
    <w:p w14:paraId="6D4A0F23"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324"/>
        <w:gridCol w:w="7885"/>
      </w:tblGrid>
      <w:tr w:rsidR="00CD2CCC" w:rsidRPr="009527A4" w14:paraId="1A9CCBD2" w14:textId="77777777" w:rsidTr="000D7394">
        <w:trPr>
          <w:cantSplit/>
          <w:trHeight w:val="285"/>
          <w:tblHeader/>
        </w:trPr>
        <w:tc>
          <w:tcPr>
            <w:tcW w:w="1324" w:type="dxa"/>
            <w:tcBorders>
              <w:top w:val="single" w:sz="12" w:space="0" w:color="000000" w:themeColor="text1"/>
            </w:tcBorders>
            <w:shd w:val="clear" w:color="auto" w:fill="C1CDEC" w:themeFill="accent1" w:themeFillTint="33"/>
          </w:tcPr>
          <w:p w14:paraId="4D33AD6C" w14:textId="77777777" w:rsidR="00CD2CCC" w:rsidRPr="009527A4" w:rsidRDefault="00CD2CCC" w:rsidP="001E1B57">
            <w:pPr>
              <w:jc w:val="center"/>
              <w:rPr>
                <w:b/>
                <w:lang w:eastAsia="en-GB"/>
              </w:rPr>
            </w:pPr>
            <w:r>
              <w:rPr>
                <w:b/>
                <w:lang w:eastAsia="en-GB"/>
              </w:rPr>
              <w:t>Role</w:t>
            </w:r>
          </w:p>
        </w:tc>
        <w:tc>
          <w:tcPr>
            <w:tcW w:w="7885" w:type="dxa"/>
            <w:tcBorders>
              <w:top w:val="single" w:sz="12" w:space="0" w:color="000000" w:themeColor="text1"/>
            </w:tcBorders>
            <w:shd w:val="clear" w:color="auto" w:fill="C1CDEC" w:themeFill="accent1" w:themeFillTint="33"/>
          </w:tcPr>
          <w:p w14:paraId="5290DDE0" w14:textId="77777777" w:rsidR="00CD2CCC" w:rsidRPr="009527A4" w:rsidRDefault="00CD2CCC" w:rsidP="001E1B57">
            <w:pPr>
              <w:jc w:val="center"/>
              <w:rPr>
                <w:b/>
                <w:lang w:eastAsia="en-GB"/>
              </w:rPr>
            </w:pPr>
            <w:r>
              <w:rPr>
                <w:b/>
                <w:lang w:eastAsia="en-GB"/>
              </w:rPr>
              <w:t>Description</w:t>
            </w:r>
          </w:p>
        </w:tc>
      </w:tr>
      <w:tr w:rsidR="00CD2CCC" w:rsidRPr="009527A4" w14:paraId="7443688B" w14:textId="77777777" w:rsidTr="000D7394">
        <w:trPr>
          <w:trHeight w:val="285"/>
        </w:trPr>
        <w:tc>
          <w:tcPr>
            <w:tcW w:w="1324" w:type="dxa"/>
          </w:tcPr>
          <w:p w14:paraId="0C43EAE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Information</w:t>
            </w:r>
          </w:p>
        </w:tc>
        <w:tc>
          <w:tcPr>
            <w:tcW w:w="7885" w:type="dxa"/>
          </w:tcPr>
          <w:p w14:paraId="2497F29E"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Shared for informational purposes including use as reference document for their domain’s documentation and processes</w:t>
            </w:r>
          </w:p>
        </w:tc>
      </w:tr>
      <w:tr w:rsidR="00CD2CCC" w:rsidRPr="009527A4" w14:paraId="7EAE8202" w14:textId="77777777" w:rsidTr="000D7394">
        <w:trPr>
          <w:trHeight w:val="285"/>
        </w:trPr>
        <w:tc>
          <w:tcPr>
            <w:tcW w:w="1324" w:type="dxa"/>
          </w:tcPr>
          <w:p w14:paraId="590E91D5"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Reviewer</w:t>
            </w:r>
          </w:p>
        </w:tc>
        <w:tc>
          <w:tcPr>
            <w:tcW w:w="7885" w:type="dxa"/>
          </w:tcPr>
          <w:p w14:paraId="1EFD839B"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Actively reviews the content to ensure alignment to guidelines and policies and technical accuracy, will contribute as required</w:t>
            </w:r>
          </w:p>
        </w:tc>
      </w:tr>
      <w:tr w:rsidR="00CD2CCC" w:rsidRPr="009527A4" w14:paraId="0AF923E6" w14:textId="77777777" w:rsidTr="000D7394">
        <w:trPr>
          <w:trHeight w:val="285"/>
        </w:trPr>
        <w:tc>
          <w:tcPr>
            <w:tcW w:w="1324" w:type="dxa"/>
          </w:tcPr>
          <w:p w14:paraId="07BE897B" w14:textId="77777777" w:rsidR="00CD2CCC" w:rsidRPr="000D7394" w:rsidRDefault="00CD2CCC" w:rsidP="001E1B57">
            <w:pPr>
              <w:jc w:val="center"/>
              <w:rPr>
                <w:rFonts w:asciiTheme="minorHAnsi" w:hAnsiTheme="minorHAnsi" w:hint="eastAsia"/>
                <w:iCs/>
                <w:color w:val="auto"/>
                <w:lang w:eastAsia="en-GB"/>
              </w:rPr>
            </w:pPr>
            <w:r w:rsidRPr="000D7394">
              <w:rPr>
                <w:rFonts w:asciiTheme="minorHAnsi" w:hAnsiTheme="minorHAnsi"/>
                <w:iCs/>
                <w:color w:val="auto"/>
                <w:lang w:eastAsia="en-GB"/>
              </w:rPr>
              <w:t>Approver</w:t>
            </w:r>
          </w:p>
        </w:tc>
        <w:tc>
          <w:tcPr>
            <w:tcW w:w="7885" w:type="dxa"/>
          </w:tcPr>
          <w:p w14:paraId="33ACE5D0" w14:textId="77777777" w:rsidR="00CD2CCC" w:rsidRPr="00595998" w:rsidRDefault="00CD2CCC" w:rsidP="001E1B57">
            <w:pPr>
              <w:rPr>
                <w:rFonts w:asciiTheme="minorHAnsi" w:hAnsiTheme="minorHAnsi" w:hint="eastAsia"/>
                <w:lang w:eastAsia="en-GB"/>
              </w:rPr>
            </w:pPr>
            <w:r w:rsidRPr="00595998">
              <w:rPr>
                <w:rFonts w:asciiTheme="minorHAnsi" w:hAnsiTheme="minorHAnsi"/>
                <w:lang w:eastAsia="en-GB"/>
              </w:rPr>
              <w:t>Provides assurance that their domain is correct in context of the HLSA</w:t>
            </w:r>
          </w:p>
        </w:tc>
      </w:tr>
    </w:tbl>
    <w:p w14:paraId="12E2DF09" w14:textId="77777777" w:rsidR="00CD2CCC" w:rsidRDefault="00CD2CCC" w:rsidP="00CD2CCC"/>
    <w:p w14:paraId="10518388" w14:textId="77777777" w:rsidR="003B4459" w:rsidRDefault="003B4459" w:rsidP="00CD2CCC"/>
    <w:tbl>
      <w:tblPr>
        <w:tblStyle w:val="TableGridLight"/>
        <w:tblW w:w="9183" w:type="dxa"/>
        <w:tblLook w:val="04A0" w:firstRow="1" w:lastRow="0" w:firstColumn="1" w:lastColumn="0" w:noHBand="0" w:noVBand="1"/>
      </w:tblPr>
      <w:tblGrid>
        <w:gridCol w:w="1232"/>
        <w:gridCol w:w="1384"/>
        <w:gridCol w:w="2482"/>
        <w:gridCol w:w="4085"/>
      </w:tblGrid>
      <w:tr w:rsidR="00AE0EBF" w:rsidRPr="009527A4" w14:paraId="6E8B94D9" w14:textId="77777777" w:rsidTr="001F0859">
        <w:trPr>
          <w:cantSplit/>
          <w:trHeight w:val="285"/>
          <w:tblHeader/>
        </w:trPr>
        <w:tc>
          <w:tcPr>
            <w:tcW w:w="1232" w:type="dxa"/>
            <w:tcBorders>
              <w:top w:val="single" w:sz="12" w:space="0" w:color="000000" w:themeColor="text1"/>
            </w:tcBorders>
            <w:shd w:val="clear" w:color="auto" w:fill="C1CDEC" w:themeFill="accent1" w:themeFillTint="33"/>
          </w:tcPr>
          <w:p w14:paraId="3BCF6187" w14:textId="77777777" w:rsidR="00AE0EBF" w:rsidRPr="00595998" w:rsidRDefault="00AE0EBF" w:rsidP="00595998">
            <w:pPr>
              <w:rPr>
                <w:rFonts w:asciiTheme="minorHAnsi" w:hAnsiTheme="minorHAnsi" w:hint="eastAsia"/>
                <w:lang w:eastAsia="en-GB"/>
              </w:rPr>
            </w:pPr>
            <w:r w:rsidRPr="00595998">
              <w:rPr>
                <w:rFonts w:asciiTheme="minorHAnsi" w:hAnsiTheme="minorHAnsi"/>
                <w:lang w:eastAsia="en-GB"/>
              </w:rPr>
              <w:t>Date</w:t>
            </w:r>
          </w:p>
        </w:tc>
        <w:tc>
          <w:tcPr>
            <w:tcW w:w="1384" w:type="dxa"/>
            <w:tcBorders>
              <w:top w:val="single" w:sz="12" w:space="0" w:color="000000" w:themeColor="text1"/>
            </w:tcBorders>
            <w:shd w:val="clear" w:color="auto" w:fill="C1CDEC" w:themeFill="accent1" w:themeFillTint="33"/>
          </w:tcPr>
          <w:p w14:paraId="1DDD5DA6" w14:textId="77777777" w:rsidR="00AE0EBF" w:rsidRPr="00595998" w:rsidRDefault="00AE0EBF" w:rsidP="00595998">
            <w:pPr>
              <w:rPr>
                <w:rFonts w:asciiTheme="minorHAnsi" w:hAnsiTheme="minorHAnsi" w:hint="eastAsia"/>
                <w:lang w:eastAsia="en-GB"/>
              </w:rPr>
            </w:pPr>
            <w:r w:rsidRPr="00595998">
              <w:rPr>
                <w:rFonts w:asciiTheme="minorHAnsi" w:hAnsiTheme="minorHAnsi"/>
                <w:lang w:eastAsia="en-GB"/>
              </w:rPr>
              <w:t>Role</w:t>
            </w:r>
          </w:p>
        </w:tc>
        <w:tc>
          <w:tcPr>
            <w:tcW w:w="2482" w:type="dxa"/>
            <w:tcBorders>
              <w:top w:val="single" w:sz="12" w:space="0" w:color="000000" w:themeColor="text1"/>
            </w:tcBorders>
            <w:shd w:val="clear" w:color="auto" w:fill="C1CDEC" w:themeFill="accent1" w:themeFillTint="33"/>
          </w:tcPr>
          <w:p w14:paraId="505E6878" w14:textId="43A92B4D" w:rsidR="00AE0EBF" w:rsidRPr="00595998" w:rsidRDefault="00825236" w:rsidP="00595998">
            <w:pPr>
              <w:rPr>
                <w:rFonts w:asciiTheme="minorHAnsi" w:hAnsiTheme="minorHAnsi" w:hint="eastAsia"/>
                <w:lang w:eastAsia="en-GB"/>
              </w:rPr>
            </w:pPr>
            <w:r>
              <w:rPr>
                <w:rFonts w:asciiTheme="minorHAnsi" w:hAnsiTheme="minorHAnsi"/>
                <w:lang w:eastAsia="en-GB"/>
              </w:rPr>
              <w:t>Name</w:t>
            </w:r>
          </w:p>
        </w:tc>
        <w:tc>
          <w:tcPr>
            <w:tcW w:w="4085" w:type="dxa"/>
            <w:tcBorders>
              <w:top w:val="single" w:sz="12" w:space="0" w:color="000000" w:themeColor="text1"/>
            </w:tcBorders>
            <w:shd w:val="clear" w:color="auto" w:fill="C1CDEC" w:themeFill="accent1" w:themeFillTint="33"/>
          </w:tcPr>
          <w:p w14:paraId="50DAA227" w14:textId="76E5EB77" w:rsidR="00AE0EBF" w:rsidRPr="00595998" w:rsidRDefault="00AE0EBF" w:rsidP="00595998">
            <w:pPr>
              <w:rPr>
                <w:rFonts w:asciiTheme="minorHAnsi" w:hAnsiTheme="minorHAnsi" w:hint="eastAsia"/>
                <w:lang w:eastAsia="en-GB"/>
              </w:rPr>
            </w:pPr>
            <w:r>
              <w:rPr>
                <w:rFonts w:asciiTheme="minorHAnsi" w:hAnsiTheme="minorHAnsi"/>
                <w:lang w:eastAsia="en-GB"/>
              </w:rPr>
              <w:t>Title</w:t>
            </w:r>
          </w:p>
        </w:tc>
      </w:tr>
      <w:tr w:rsidR="00AE0EBF" w:rsidRPr="009527A4" w14:paraId="5B62A0C2" w14:textId="77777777" w:rsidTr="001F0859">
        <w:trPr>
          <w:trHeight w:val="285"/>
        </w:trPr>
        <w:tc>
          <w:tcPr>
            <w:tcW w:w="1232" w:type="dxa"/>
          </w:tcPr>
          <w:p w14:paraId="7BB5C38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071B7FA5" w14:textId="47A14C09" w:rsidR="00AE0EBF" w:rsidRPr="00825236" w:rsidRDefault="00AE0EBF" w:rsidP="000D7394">
            <w:pPr>
              <w:rPr>
                <w:color w:val="auto"/>
              </w:rPr>
            </w:pPr>
            <w:r w:rsidRPr="00825236">
              <w:rPr>
                <w:rFonts w:asciiTheme="minorHAnsi" w:hAnsiTheme="minorHAnsi"/>
                <w:color w:val="auto"/>
                <w:lang w:eastAsia="en-GB"/>
              </w:rPr>
              <w:t>Approver</w:t>
            </w:r>
          </w:p>
        </w:tc>
        <w:tc>
          <w:tcPr>
            <w:tcW w:w="2482" w:type="dxa"/>
          </w:tcPr>
          <w:p w14:paraId="44FC8FD1" w14:textId="78BDE3EE"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Kosta Konstantinov</w:t>
            </w:r>
          </w:p>
        </w:tc>
        <w:tc>
          <w:tcPr>
            <w:tcW w:w="4085" w:type="dxa"/>
          </w:tcPr>
          <w:p w14:paraId="28262B94" w14:textId="659D3C07"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Enterprise Architect</w:t>
            </w:r>
          </w:p>
        </w:tc>
      </w:tr>
      <w:tr w:rsidR="00AE0EBF" w:rsidRPr="009527A4" w14:paraId="55540189" w14:textId="77777777" w:rsidTr="001F0859">
        <w:trPr>
          <w:trHeight w:val="285"/>
        </w:trPr>
        <w:tc>
          <w:tcPr>
            <w:tcW w:w="1232" w:type="dxa"/>
          </w:tcPr>
          <w:p w14:paraId="267A881A" w14:textId="77777777" w:rsidR="00AE0EBF" w:rsidRPr="00825236" w:rsidRDefault="00AE0EBF" w:rsidP="000D739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45C424E3" w14:textId="77777777" w:rsidR="00AE0EBF" w:rsidRPr="00825236" w:rsidRDefault="00AE0EBF" w:rsidP="000D7394">
            <w:pPr>
              <w:rPr>
                <w:rFonts w:asciiTheme="minorHAnsi" w:hAnsiTheme="minorHAnsi" w:hint="eastAsia"/>
                <w:color w:val="auto"/>
                <w:lang w:eastAsia="en-GB"/>
              </w:rPr>
            </w:pPr>
            <w:r w:rsidRPr="00825236">
              <w:rPr>
                <w:rFonts w:asciiTheme="minorHAnsi" w:hAnsiTheme="minorHAnsi"/>
                <w:color w:val="auto"/>
                <w:lang w:eastAsia="en-GB"/>
              </w:rPr>
              <w:t>Approver</w:t>
            </w:r>
          </w:p>
        </w:tc>
        <w:tc>
          <w:tcPr>
            <w:tcW w:w="2482" w:type="dxa"/>
          </w:tcPr>
          <w:p w14:paraId="10C7F155" w14:textId="2A063423" w:rsidR="00AE0EBF" w:rsidRPr="00825236" w:rsidRDefault="003B3C2B" w:rsidP="000D7394">
            <w:pPr>
              <w:rPr>
                <w:rFonts w:asciiTheme="minorHAnsi" w:hAnsiTheme="minorHAnsi" w:hint="eastAsia"/>
                <w:color w:val="auto"/>
                <w:lang w:eastAsia="en-GB"/>
              </w:rPr>
            </w:pPr>
            <w:r>
              <w:rPr>
                <w:rFonts w:asciiTheme="minorHAnsi" w:hAnsiTheme="minorHAnsi"/>
                <w:color w:val="auto"/>
                <w:lang w:eastAsia="en-GB"/>
              </w:rPr>
              <w:t>Steve Coldwell</w:t>
            </w:r>
          </w:p>
        </w:tc>
        <w:tc>
          <w:tcPr>
            <w:tcW w:w="4085" w:type="dxa"/>
          </w:tcPr>
          <w:p w14:paraId="61820DB0" w14:textId="51E87CA4" w:rsidR="00AE0EBF" w:rsidRPr="00061720" w:rsidRDefault="00C941B2" w:rsidP="000D7394">
            <w:pPr>
              <w:rPr>
                <w:rFonts w:asciiTheme="minorHAnsi" w:hAnsiTheme="minorHAnsi" w:hint="eastAsia"/>
                <w:color w:val="auto"/>
                <w:lang w:val="en-US" w:eastAsia="en-GB"/>
              </w:rPr>
            </w:pPr>
            <w:r>
              <w:rPr>
                <w:rFonts w:asciiTheme="minorHAnsi" w:hAnsiTheme="minorHAnsi"/>
                <w:color w:val="auto"/>
                <w:lang w:eastAsia="en-GB"/>
              </w:rPr>
              <w:t>CTO</w:t>
            </w:r>
          </w:p>
        </w:tc>
      </w:tr>
      <w:tr w:rsidR="00446385" w:rsidRPr="009527A4" w14:paraId="19D045B8" w14:textId="77777777" w:rsidTr="001F0859">
        <w:trPr>
          <w:trHeight w:val="285"/>
        </w:trPr>
        <w:tc>
          <w:tcPr>
            <w:tcW w:w="1232" w:type="dxa"/>
          </w:tcPr>
          <w:p w14:paraId="773B0E17" w14:textId="28E14F1D"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2F9882D4" w14:textId="66A4C8C0" w:rsidR="00446385" w:rsidRPr="00825236" w:rsidRDefault="00446385" w:rsidP="00446385">
            <w:pPr>
              <w:rPr>
                <w:color w:val="auto"/>
                <w:lang w:eastAsia="en-GB"/>
              </w:rPr>
            </w:pPr>
            <w:r w:rsidRPr="00825236">
              <w:rPr>
                <w:rFonts w:asciiTheme="minorHAnsi" w:hAnsiTheme="minorHAnsi"/>
                <w:color w:val="auto"/>
                <w:lang w:eastAsia="en-GB"/>
              </w:rPr>
              <w:t>Approver</w:t>
            </w:r>
          </w:p>
        </w:tc>
        <w:tc>
          <w:tcPr>
            <w:tcW w:w="2482" w:type="dxa"/>
          </w:tcPr>
          <w:p w14:paraId="08DFC1A1" w14:textId="2D70A1FB" w:rsidR="00446385" w:rsidRDefault="00446385" w:rsidP="00446385">
            <w:pPr>
              <w:rPr>
                <w:color w:val="auto"/>
                <w:lang w:eastAsia="en-GB"/>
              </w:rPr>
            </w:pPr>
            <w:r>
              <w:rPr>
                <w:color w:val="auto"/>
                <w:lang w:eastAsia="en-GB"/>
              </w:rPr>
              <w:t>Kate Enright</w:t>
            </w:r>
          </w:p>
        </w:tc>
        <w:tc>
          <w:tcPr>
            <w:tcW w:w="4085" w:type="dxa"/>
          </w:tcPr>
          <w:p w14:paraId="0B140353" w14:textId="3901FFCA" w:rsidR="00446385" w:rsidRDefault="00446385" w:rsidP="00446385">
            <w:pPr>
              <w:rPr>
                <w:color w:val="auto"/>
                <w:lang w:eastAsia="en-GB"/>
              </w:rPr>
            </w:pPr>
            <w:r>
              <w:rPr>
                <w:color w:val="auto"/>
                <w:lang w:eastAsia="en-GB"/>
              </w:rPr>
              <w:t>Head of Data</w:t>
            </w:r>
          </w:p>
        </w:tc>
      </w:tr>
      <w:tr w:rsidR="00446385" w:rsidRPr="009527A4" w14:paraId="5E745A22" w14:textId="77777777" w:rsidTr="001F0859">
        <w:trPr>
          <w:trHeight w:val="285"/>
        </w:trPr>
        <w:tc>
          <w:tcPr>
            <w:tcW w:w="1232" w:type="dxa"/>
          </w:tcPr>
          <w:p w14:paraId="58E7186F" w14:textId="395A4B97"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4A131D7" w14:textId="4D3D938E" w:rsidR="00446385" w:rsidRPr="00825236" w:rsidRDefault="001B7465" w:rsidP="00446385">
            <w:pPr>
              <w:rPr>
                <w:color w:val="auto"/>
                <w:lang w:eastAsia="en-GB"/>
              </w:rPr>
            </w:pPr>
            <w:r>
              <w:rPr>
                <w:rFonts w:asciiTheme="minorHAnsi" w:hAnsiTheme="minorHAnsi"/>
                <w:color w:val="auto"/>
                <w:lang w:eastAsia="en-GB"/>
              </w:rPr>
              <w:t>Approver</w:t>
            </w:r>
          </w:p>
        </w:tc>
        <w:tc>
          <w:tcPr>
            <w:tcW w:w="2482" w:type="dxa"/>
          </w:tcPr>
          <w:p w14:paraId="2701E4F1" w14:textId="3C6D112C" w:rsidR="00446385" w:rsidRDefault="00446385" w:rsidP="00446385">
            <w:pPr>
              <w:rPr>
                <w:color w:val="auto"/>
                <w:lang w:eastAsia="en-GB"/>
              </w:rPr>
            </w:pPr>
            <w:r>
              <w:rPr>
                <w:color w:val="auto"/>
                <w:lang w:eastAsia="en-GB"/>
              </w:rPr>
              <w:t>Dave Ewles</w:t>
            </w:r>
          </w:p>
        </w:tc>
        <w:tc>
          <w:tcPr>
            <w:tcW w:w="4085" w:type="dxa"/>
          </w:tcPr>
          <w:p w14:paraId="0EB8B13E" w14:textId="2CE481B2" w:rsidR="00446385" w:rsidRDefault="001B7465" w:rsidP="00446385">
            <w:pPr>
              <w:rPr>
                <w:color w:val="auto"/>
                <w:lang w:eastAsia="en-GB"/>
              </w:rPr>
            </w:pPr>
            <w:r>
              <w:rPr>
                <w:color w:val="auto"/>
                <w:lang w:eastAsia="en-GB"/>
              </w:rPr>
              <w:t>Data Architect and Engineering Lead</w:t>
            </w:r>
          </w:p>
        </w:tc>
      </w:tr>
      <w:tr w:rsidR="00446385" w:rsidRPr="009527A4" w14:paraId="552A0DF8" w14:textId="77777777" w:rsidTr="001F0859">
        <w:trPr>
          <w:trHeight w:val="285"/>
        </w:trPr>
        <w:tc>
          <w:tcPr>
            <w:tcW w:w="1232" w:type="dxa"/>
          </w:tcPr>
          <w:p w14:paraId="70E9D694" w14:textId="1456F746"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5D9CF6B" w14:textId="6758E48F" w:rsidR="00446385" w:rsidRDefault="00446385" w:rsidP="00446385">
            <w:pPr>
              <w:rPr>
                <w:color w:val="auto"/>
                <w:lang w:eastAsia="en-GB"/>
              </w:rPr>
            </w:pPr>
            <w:r>
              <w:rPr>
                <w:rFonts w:asciiTheme="minorHAnsi" w:hAnsiTheme="minorHAnsi"/>
                <w:color w:val="auto"/>
                <w:lang w:eastAsia="en-GB"/>
              </w:rPr>
              <w:t>Information</w:t>
            </w:r>
          </w:p>
        </w:tc>
        <w:tc>
          <w:tcPr>
            <w:tcW w:w="2482" w:type="dxa"/>
          </w:tcPr>
          <w:p w14:paraId="1FF72C31" w14:textId="7B06D895" w:rsidR="00446385" w:rsidRDefault="00446385" w:rsidP="00446385">
            <w:pPr>
              <w:rPr>
                <w:color w:val="auto"/>
                <w:lang w:eastAsia="en-GB"/>
              </w:rPr>
            </w:pPr>
            <w:r>
              <w:rPr>
                <w:color w:val="auto"/>
                <w:lang w:eastAsia="en-GB"/>
              </w:rPr>
              <w:t>Chad Ozdil</w:t>
            </w:r>
          </w:p>
        </w:tc>
        <w:tc>
          <w:tcPr>
            <w:tcW w:w="4085" w:type="dxa"/>
          </w:tcPr>
          <w:p w14:paraId="686711FD" w14:textId="15D3B88F" w:rsidR="00446385" w:rsidRDefault="00446385" w:rsidP="00446385">
            <w:pPr>
              <w:rPr>
                <w:color w:val="auto"/>
                <w:lang w:eastAsia="en-GB"/>
              </w:rPr>
            </w:pPr>
            <w:r>
              <w:rPr>
                <w:color w:val="auto"/>
                <w:lang w:eastAsia="en-GB"/>
              </w:rPr>
              <w:t>Security Architect</w:t>
            </w:r>
          </w:p>
        </w:tc>
      </w:tr>
      <w:tr w:rsidR="00446385" w:rsidRPr="009527A4" w14:paraId="22A24C1C" w14:textId="77777777" w:rsidTr="001F0859">
        <w:trPr>
          <w:trHeight w:val="285"/>
        </w:trPr>
        <w:tc>
          <w:tcPr>
            <w:tcW w:w="1232" w:type="dxa"/>
          </w:tcPr>
          <w:p w14:paraId="30A39295"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0E3B296F" w14:textId="3AB1B5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EB14FDC" w14:textId="371E6C82"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J</w:t>
            </w:r>
            <w:r>
              <w:rPr>
                <w:rFonts w:asciiTheme="minorHAnsi" w:hAnsiTheme="minorHAnsi" w:hint="eastAsia"/>
                <w:color w:val="auto"/>
                <w:lang w:eastAsia="en-GB"/>
              </w:rPr>
              <w:t>a</w:t>
            </w:r>
            <w:r>
              <w:rPr>
                <w:rFonts w:asciiTheme="minorHAnsi" w:hAnsiTheme="minorHAnsi"/>
                <w:color w:val="auto"/>
                <w:lang w:eastAsia="en-GB"/>
              </w:rPr>
              <w:t>mie Barclay</w:t>
            </w:r>
          </w:p>
        </w:tc>
        <w:tc>
          <w:tcPr>
            <w:tcW w:w="4085" w:type="dxa"/>
          </w:tcPr>
          <w:p w14:paraId="435157CE" w14:textId="7DEBBA9D"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375AF48A" w14:textId="77777777" w:rsidTr="001F0859">
        <w:trPr>
          <w:trHeight w:val="285"/>
        </w:trPr>
        <w:tc>
          <w:tcPr>
            <w:tcW w:w="1232" w:type="dxa"/>
          </w:tcPr>
          <w:p w14:paraId="2C5A31C0"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B336181" w14:textId="4D7876B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1D3041AC" w14:textId="0CC7D77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Sean Dodd</w:t>
            </w:r>
          </w:p>
        </w:tc>
        <w:tc>
          <w:tcPr>
            <w:tcW w:w="4085" w:type="dxa"/>
          </w:tcPr>
          <w:p w14:paraId="5F54129D" w14:textId="01BBE181"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Cloud Architect</w:t>
            </w:r>
          </w:p>
        </w:tc>
      </w:tr>
      <w:tr w:rsidR="00446385" w:rsidRPr="009527A4" w14:paraId="7E5ECC0B" w14:textId="77777777" w:rsidTr="001F0859">
        <w:trPr>
          <w:trHeight w:val="285"/>
        </w:trPr>
        <w:tc>
          <w:tcPr>
            <w:tcW w:w="1232" w:type="dxa"/>
          </w:tcPr>
          <w:p w14:paraId="1A39B2A6"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32873C22" w14:textId="515A20C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091AB62D" w14:textId="069AD235"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Diana Constable</w:t>
            </w:r>
          </w:p>
        </w:tc>
        <w:tc>
          <w:tcPr>
            <w:tcW w:w="4085" w:type="dxa"/>
          </w:tcPr>
          <w:p w14:paraId="60CB9D4F" w14:textId="3AC7ABB4"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Head of Engineering</w:t>
            </w:r>
          </w:p>
        </w:tc>
      </w:tr>
      <w:tr w:rsidR="00446385" w:rsidRPr="009527A4" w14:paraId="02B1A6D2" w14:textId="77777777" w:rsidTr="001F0859">
        <w:trPr>
          <w:trHeight w:val="285"/>
        </w:trPr>
        <w:tc>
          <w:tcPr>
            <w:tcW w:w="1232" w:type="dxa"/>
          </w:tcPr>
          <w:p w14:paraId="0450327E" w14:textId="5849BA1D"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13ADB8F5" w14:textId="1F75CB92" w:rsidR="00446385" w:rsidRDefault="00446385" w:rsidP="00446385">
            <w:pPr>
              <w:rPr>
                <w:color w:val="auto"/>
                <w:lang w:eastAsia="en-GB"/>
              </w:rPr>
            </w:pPr>
            <w:r>
              <w:rPr>
                <w:rFonts w:asciiTheme="minorHAnsi" w:hAnsiTheme="minorHAnsi"/>
                <w:color w:val="auto"/>
                <w:lang w:eastAsia="en-GB"/>
              </w:rPr>
              <w:t>Information</w:t>
            </w:r>
          </w:p>
        </w:tc>
        <w:tc>
          <w:tcPr>
            <w:tcW w:w="2482" w:type="dxa"/>
          </w:tcPr>
          <w:p w14:paraId="0A9D56CA" w14:textId="050F5C23" w:rsidR="00446385" w:rsidRDefault="00446385" w:rsidP="00446385">
            <w:pPr>
              <w:rPr>
                <w:color w:val="auto"/>
                <w:lang w:eastAsia="en-GB"/>
              </w:rPr>
            </w:pPr>
            <w:r>
              <w:rPr>
                <w:rFonts w:asciiTheme="minorHAnsi" w:hAnsiTheme="minorHAnsi"/>
                <w:color w:val="auto"/>
                <w:lang w:eastAsia="en-GB"/>
              </w:rPr>
              <w:t>Stuart Clark</w:t>
            </w:r>
          </w:p>
        </w:tc>
        <w:tc>
          <w:tcPr>
            <w:tcW w:w="4085" w:type="dxa"/>
          </w:tcPr>
          <w:p w14:paraId="5117374F" w14:textId="394E51C1" w:rsidR="00446385" w:rsidRDefault="00446385" w:rsidP="00446385">
            <w:pPr>
              <w:rPr>
                <w:color w:val="auto"/>
                <w:lang w:eastAsia="en-GB"/>
              </w:rPr>
            </w:pPr>
            <w:r>
              <w:rPr>
                <w:rFonts w:asciiTheme="minorHAnsi" w:hAnsiTheme="minorHAnsi"/>
                <w:color w:val="auto"/>
                <w:lang w:eastAsia="en-GB"/>
              </w:rPr>
              <w:t>DevSecOps (Software &amp; Data) Lead</w:t>
            </w:r>
          </w:p>
        </w:tc>
      </w:tr>
      <w:tr w:rsidR="00446385" w:rsidRPr="009527A4" w14:paraId="6E9284A7" w14:textId="77777777" w:rsidTr="001F0859">
        <w:trPr>
          <w:trHeight w:val="285"/>
        </w:trPr>
        <w:tc>
          <w:tcPr>
            <w:tcW w:w="1232" w:type="dxa"/>
          </w:tcPr>
          <w:p w14:paraId="742C27E2" w14:textId="57010B15" w:rsidR="00446385" w:rsidRPr="00825236" w:rsidRDefault="00446385" w:rsidP="00446385">
            <w:pPr>
              <w:rPr>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D02F8EE" w14:textId="5E131578" w:rsidR="00446385" w:rsidRDefault="00446385" w:rsidP="00446385">
            <w:pPr>
              <w:rPr>
                <w:color w:val="auto"/>
                <w:lang w:eastAsia="en-GB"/>
              </w:rPr>
            </w:pPr>
            <w:r>
              <w:rPr>
                <w:rFonts w:asciiTheme="minorHAnsi" w:hAnsiTheme="minorHAnsi"/>
                <w:color w:val="auto"/>
                <w:lang w:eastAsia="en-GB"/>
              </w:rPr>
              <w:t>Information</w:t>
            </w:r>
          </w:p>
        </w:tc>
        <w:tc>
          <w:tcPr>
            <w:tcW w:w="2482" w:type="dxa"/>
          </w:tcPr>
          <w:p w14:paraId="5614B360" w14:textId="1D2B8B91" w:rsidR="00446385" w:rsidRDefault="00446385" w:rsidP="00446385">
            <w:pPr>
              <w:rPr>
                <w:color w:val="auto"/>
                <w:lang w:eastAsia="en-GB"/>
              </w:rPr>
            </w:pPr>
            <w:r>
              <w:rPr>
                <w:rFonts w:asciiTheme="minorHAnsi" w:hAnsiTheme="minorHAnsi"/>
                <w:color w:val="auto"/>
                <w:lang w:eastAsia="en-GB"/>
              </w:rPr>
              <w:t>Pragnesh Solanki</w:t>
            </w:r>
          </w:p>
        </w:tc>
        <w:tc>
          <w:tcPr>
            <w:tcW w:w="4085" w:type="dxa"/>
          </w:tcPr>
          <w:p w14:paraId="73325FCF" w14:textId="2A95ED87" w:rsidR="00446385" w:rsidRDefault="00446385" w:rsidP="00446385">
            <w:pPr>
              <w:rPr>
                <w:color w:val="auto"/>
                <w:lang w:eastAsia="en-GB"/>
              </w:rPr>
            </w:pPr>
            <w:r>
              <w:rPr>
                <w:rFonts w:asciiTheme="minorHAnsi" w:hAnsiTheme="minorHAnsi"/>
                <w:color w:val="auto"/>
                <w:lang w:eastAsia="en-GB"/>
              </w:rPr>
              <w:t>DevSecOps (Build) Lead</w:t>
            </w:r>
          </w:p>
        </w:tc>
      </w:tr>
      <w:tr w:rsidR="00446385" w:rsidRPr="009527A4" w14:paraId="219DFC8B" w14:textId="77777777" w:rsidTr="001F0859">
        <w:trPr>
          <w:trHeight w:val="285"/>
        </w:trPr>
        <w:tc>
          <w:tcPr>
            <w:tcW w:w="1232" w:type="dxa"/>
          </w:tcPr>
          <w:p w14:paraId="0315474C"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625CED3F" w14:textId="66ECCB18"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2068466" w14:textId="07FA284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Ian Danbury</w:t>
            </w:r>
          </w:p>
        </w:tc>
        <w:tc>
          <w:tcPr>
            <w:tcW w:w="4085" w:type="dxa"/>
          </w:tcPr>
          <w:p w14:paraId="6F1206DB" w14:textId="2ECAC59C" w:rsidR="00446385" w:rsidRPr="00825236" w:rsidRDefault="00446385" w:rsidP="00446385">
            <w:pPr>
              <w:rPr>
                <w:rFonts w:asciiTheme="minorHAnsi" w:hAnsiTheme="minorHAnsi" w:hint="eastAsia"/>
                <w:color w:val="auto"/>
                <w:lang w:eastAsia="en-GB"/>
              </w:rPr>
            </w:pPr>
            <w:proofErr w:type="spellStart"/>
            <w:r>
              <w:rPr>
                <w:rFonts w:asciiTheme="minorHAnsi" w:hAnsiTheme="minorHAnsi"/>
                <w:color w:val="auto"/>
                <w:lang w:eastAsia="en-GB"/>
              </w:rPr>
              <w:t>DevSecOps</w:t>
            </w:r>
            <w:proofErr w:type="spellEnd"/>
            <w:r>
              <w:rPr>
                <w:rFonts w:asciiTheme="minorHAnsi" w:hAnsiTheme="minorHAnsi"/>
                <w:color w:val="auto"/>
                <w:lang w:eastAsia="en-GB"/>
              </w:rPr>
              <w:t xml:space="preserve"> (Platform) Lead</w:t>
            </w:r>
          </w:p>
        </w:tc>
      </w:tr>
      <w:tr w:rsidR="00446385" w:rsidRPr="009527A4" w14:paraId="5A289589" w14:textId="77777777" w:rsidTr="001F0859">
        <w:trPr>
          <w:trHeight w:val="285"/>
        </w:trPr>
        <w:tc>
          <w:tcPr>
            <w:tcW w:w="1232" w:type="dxa"/>
          </w:tcPr>
          <w:p w14:paraId="7C5E8AAD" w14:textId="77777777" w:rsidR="00446385" w:rsidRPr="00825236" w:rsidRDefault="00446385" w:rsidP="00446385">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1384" w:type="dxa"/>
          </w:tcPr>
          <w:p w14:paraId="51FB19B0" w14:textId="46B60D80"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Information</w:t>
            </w:r>
          </w:p>
        </w:tc>
        <w:tc>
          <w:tcPr>
            <w:tcW w:w="2482" w:type="dxa"/>
          </w:tcPr>
          <w:p w14:paraId="2915651B" w14:textId="79E0E953"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Kevin Harrop</w:t>
            </w:r>
          </w:p>
        </w:tc>
        <w:tc>
          <w:tcPr>
            <w:tcW w:w="4085" w:type="dxa"/>
          </w:tcPr>
          <w:p w14:paraId="34D4936D" w14:textId="78618E87" w:rsidR="00446385" w:rsidRPr="00825236" w:rsidRDefault="00446385" w:rsidP="00446385">
            <w:pPr>
              <w:rPr>
                <w:rFonts w:asciiTheme="minorHAnsi" w:hAnsiTheme="minorHAnsi" w:hint="eastAsia"/>
                <w:color w:val="auto"/>
                <w:lang w:eastAsia="en-GB"/>
              </w:rPr>
            </w:pPr>
            <w:r>
              <w:rPr>
                <w:rFonts w:asciiTheme="minorHAnsi" w:hAnsiTheme="minorHAnsi"/>
                <w:color w:val="auto"/>
                <w:lang w:eastAsia="en-GB"/>
              </w:rPr>
              <w:t>Security Engineering Lead</w:t>
            </w:r>
          </w:p>
        </w:tc>
      </w:tr>
    </w:tbl>
    <w:p w14:paraId="46071A40" w14:textId="5C68D49B" w:rsidR="00AE0EBF" w:rsidRPr="00CF0AB0" w:rsidRDefault="001D0755" w:rsidP="00A9249F">
      <w:pPr>
        <w:pStyle w:val="Heading2"/>
        <w:keepLines w:val="0"/>
        <w:spacing w:before="240" w:after="120"/>
      </w:pPr>
      <w:bookmarkStart w:id="7" w:name="_Toc240018771"/>
      <w:r w:rsidRPr="00CF0AB0">
        <w:t>TDA Approval:</w:t>
      </w:r>
      <w:bookmarkEnd w:id="7"/>
    </w:p>
    <w:p w14:paraId="4EFF0E55" w14:textId="77777777" w:rsidR="00787BE4" w:rsidRDefault="00CF0AB0" w:rsidP="00CF0AB0">
      <w:pPr>
        <w:jc w:val="both"/>
        <w:rPr>
          <w:szCs w:val="20"/>
        </w:rPr>
      </w:pPr>
      <w:r w:rsidRPr="4703C369">
        <w:rPr>
          <w:szCs w:val="20"/>
        </w:rPr>
        <w:t xml:space="preserve">The TDA approval date to be updated by the author once full TDA approval has been granted. </w:t>
      </w:r>
    </w:p>
    <w:p w14:paraId="0D1C3405" w14:textId="7626F12C" w:rsidR="00CF0AB0" w:rsidRPr="00A70E33" w:rsidRDefault="00CF0AB0" w:rsidP="00CF0AB0">
      <w:pPr>
        <w:jc w:val="both"/>
        <w:rPr>
          <w:szCs w:val="20"/>
        </w:rPr>
      </w:pPr>
      <w:r w:rsidRPr="4703C369">
        <w:rPr>
          <w:szCs w:val="20"/>
        </w:rPr>
        <w:t>The document should then be updated to a major revision number and stored in the solution repository.</w:t>
      </w:r>
    </w:p>
    <w:p w14:paraId="33F7EF2E" w14:textId="77777777" w:rsidR="00AE0EBF" w:rsidRDefault="00AE0EBF" w:rsidP="00CD2CCC">
      <w:pPr>
        <w:rPr>
          <w:lang w:eastAsia="en-GB"/>
        </w:rPr>
      </w:pPr>
    </w:p>
    <w:tbl>
      <w:tblPr>
        <w:tblStyle w:val="TableGridLight"/>
        <w:tblW w:w="9209" w:type="dxa"/>
        <w:tblLook w:val="04A0" w:firstRow="1" w:lastRow="0" w:firstColumn="1" w:lastColumn="0" w:noHBand="0" w:noVBand="1"/>
      </w:tblPr>
      <w:tblGrid>
        <w:gridCol w:w="1399"/>
        <w:gridCol w:w="2552"/>
        <w:gridCol w:w="2547"/>
        <w:gridCol w:w="2711"/>
      </w:tblGrid>
      <w:tr w:rsidR="004A3804" w:rsidRPr="00595998" w14:paraId="7AD5E3F6" w14:textId="2CB20029" w:rsidTr="004A3804">
        <w:trPr>
          <w:cantSplit/>
          <w:trHeight w:val="285"/>
          <w:tblHeader/>
        </w:trPr>
        <w:tc>
          <w:tcPr>
            <w:tcW w:w="1399" w:type="dxa"/>
            <w:tcBorders>
              <w:top w:val="single" w:sz="12" w:space="0" w:color="000000" w:themeColor="text1"/>
            </w:tcBorders>
            <w:shd w:val="clear" w:color="auto" w:fill="C1CDEC" w:themeFill="accent1" w:themeFillTint="33"/>
          </w:tcPr>
          <w:p w14:paraId="75EE9DB7" w14:textId="77777777" w:rsidR="004A3804" w:rsidRPr="00595998" w:rsidRDefault="004A3804" w:rsidP="004A3804">
            <w:pPr>
              <w:rPr>
                <w:rFonts w:asciiTheme="minorHAnsi" w:hAnsiTheme="minorHAnsi" w:hint="eastAsia"/>
                <w:lang w:eastAsia="en-GB"/>
              </w:rPr>
            </w:pPr>
            <w:r w:rsidRPr="00595998">
              <w:rPr>
                <w:rFonts w:asciiTheme="minorHAnsi" w:hAnsiTheme="minorHAnsi"/>
                <w:lang w:eastAsia="en-GB"/>
              </w:rPr>
              <w:t>Date</w:t>
            </w:r>
          </w:p>
        </w:tc>
        <w:tc>
          <w:tcPr>
            <w:tcW w:w="2552" w:type="dxa"/>
            <w:tcBorders>
              <w:top w:val="single" w:sz="12" w:space="0" w:color="000000" w:themeColor="text1"/>
            </w:tcBorders>
            <w:shd w:val="clear" w:color="auto" w:fill="C1CDEC" w:themeFill="accent1" w:themeFillTint="33"/>
          </w:tcPr>
          <w:p w14:paraId="5C5D40B3" w14:textId="61D4851B" w:rsidR="004A3804" w:rsidRPr="00595998" w:rsidRDefault="004A3804" w:rsidP="004A3804">
            <w:pPr>
              <w:rPr>
                <w:rFonts w:asciiTheme="minorHAnsi" w:hAnsiTheme="minorHAnsi" w:hint="eastAsia"/>
                <w:lang w:eastAsia="en-GB"/>
              </w:rPr>
            </w:pPr>
            <w:r>
              <w:rPr>
                <w:rFonts w:asciiTheme="minorHAnsi" w:hAnsiTheme="minorHAnsi"/>
                <w:lang w:eastAsia="en-GB"/>
              </w:rPr>
              <w:t>Minutes</w:t>
            </w:r>
            <w:r w:rsidR="00787BE4">
              <w:rPr>
                <w:rFonts w:asciiTheme="minorHAnsi" w:hAnsiTheme="minorHAnsi"/>
                <w:lang w:eastAsia="en-GB"/>
              </w:rPr>
              <w:t xml:space="preserve"> (link)</w:t>
            </w:r>
          </w:p>
        </w:tc>
        <w:tc>
          <w:tcPr>
            <w:tcW w:w="2547" w:type="dxa"/>
            <w:tcBorders>
              <w:top w:val="single" w:sz="12" w:space="0" w:color="000000" w:themeColor="text1"/>
            </w:tcBorders>
            <w:shd w:val="clear" w:color="auto" w:fill="C1CDEC" w:themeFill="accent1" w:themeFillTint="33"/>
          </w:tcPr>
          <w:p w14:paraId="2CAD2E1C" w14:textId="307DADE8" w:rsidR="004A3804" w:rsidRDefault="004A3804" w:rsidP="004A3804">
            <w:pPr>
              <w:rPr>
                <w:lang w:eastAsia="en-GB"/>
              </w:rPr>
            </w:pPr>
            <w:r>
              <w:rPr>
                <w:lang w:eastAsia="en-GB"/>
              </w:rPr>
              <w:t>TDA Chair Name</w:t>
            </w:r>
          </w:p>
        </w:tc>
        <w:tc>
          <w:tcPr>
            <w:tcW w:w="2711" w:type="dxa"/>
            <w:tcBorders>
              <w:top w:val="single" w:sz="12" w:space="0" w:color="000000" w:themeColor="text1"/>
            </w:tcBorders>
            <w:shd w:val="clear" w:color="auto" w:fill="C1CDEC" w:themeFill="accent1" w:themeFillTint="33"/>
          </w:tcPr>
          <w:p w14:paraId="43BCDF0A" w14:textId="30416A6F" w:rsidR="004A3804" w:rsidRDefault="004A3804" w:rsidP="004A3804">
            <w:pPr>
              <w:rPr>
                <w:lang w:eastAsia="en-GB"/>
              </w:rPr>
            </w:pPr>
            <w:r>
              <w:rPr>
                <w:lang w:eastAsia="en-GB"/>
              </w:rPr>
              <w:t>TDA Chair Title</w:t>
            </w:r>
          </w:p>
        </w:tc>
      </w:tr>
      <w:tr w:rsidR="004A3804" w:rsidRPr="00825236" w14:paraId="6911842F" w14:textId="21BC8F81" w:rsidTr="004A3804">
        <w:trPr>
          <w:trHeight w:val="285"/>
        </w:trPr>
        <w:tc>
          <w:tcPr>
            <w:tcW w:w="1399" w:type="dxa"/>
          </w:tcPr>
          <w:p w14:paraId="7A97570A" w14:textId="77777777" w:rsidR="004A3804" w:rsidRPr="00825236" w:rsidRDefault="004A3804" w:rsidP="004A3804">
            <w:pPr>
              <w:rPr>
                <w:rFonts w:asciiTheme="minorHAnsi" w:hAnsiTheme="minorHAnsi" w:hint="eastAsia"/>
                <w:color w:val="808080" w:themeColor="background1" w:themeShade="80"/>
                <w:lang w:eastAsia="en-GB"/>
              </w:rPr>
            </w:pPr>
            <w:r w:rsidRPr="00825236">
              <w:rPr>
                <w:rFonts w:asciiTheme="minorHAnsi" w:hAnsiTheme="minorHAnsi"/>
                <w:color w:val="808080" w:themeColor="background1" w:themeShade="80"/>
                <w:lang w:eastAsia="en-GB"/>
              </w:rPr>
              <w:t>DD/MM/YY</w:t>
            </w:r>
          </w:p>
        </w:tc>
        <w:tc>
          <w:tcPr>
            <w:tcW w:w="2552" w:type="dxa"/>
          </w:tcPr>
          <w:p w14:paraId="7BD2100E" w14:textId="000CB8DB" w:rsidR="004A3804" w:rsidRPr="00825236" w:rsidRDefault="004A3804" w:rsidP="004A3804">
            <w:pPr>
              <w:rPr>
                <w:rFonts w:asciiTheme="minorHAnsi" w:hAnsiTheme="minorHAnsi" w:hint="eastAsia"/>
                <w:color w:val="auto"/>
                <w:lang w:eastAsia="en-GB"/>
              </w:rPr>
            </w:pPr>
          </w:p>
        </w:tc>
        <w:tc>
          <w:tcPr>
            <w:tcW w:w="2547" w:type="dxa"/>
          </w:tcPr>
          <w:p w14:paraId="4D84C202" w14:textId="77777777" w:rsidR="004A3804" w:rsidRPr="00825236" w:rsidRDefault="004A3804" w:rsidP="004A3804">
            <w:pPr>
              <w:rPr>
                <w:color w:val="auto"/>
                <w:lang w:eastAsia="en-GB"/>
              </w:rPr>
            </w:pPr>
          </w:p>
        </w:tc>
        <w:tc>
          <w:tcPr>
            <w:tcW w:w="2711" w:type="dxa"/>
          </w:tcPr>
          <w:p w14:paraId="59DA0D19" w14:textId="77777777" w:rsidR="004A3804" w:rsidRPr="00825236" w:rsidRDefault="004A3804" w:rsidP="004A3804">
            <w:pPr>
              <w:rPr>
                <w:color w:val="auto"/>
                <w:lang w:eastAsia="en-GB"/>
              </w:rPr>
            </w:pPr>
          </w:p>
        </w:tc>
      </w:tr>
    </w:tbl>
    <w:p w14:paraId="1094B4D5" w14:textId="77777777" w:rsidR="00AE0EBF" w:rsidRDefault="00AE0EBF" w:rsidP="00CD2CCC">
      <w:pPr>
        <w:rPr>
          <w:lang w:eastAsia="en-GB"/>
        </w:rPr>
      </w:pPr>
    </w:p>
    <w:p w14:paraId="38C7E440" w14:textId="77777777" w:rsidR="0014015B" w:rsidRPr="00A70E33" w:rsidRDefault="0014015B" w:rsidP="0014015B">
      <w:pPr>
        <w:rPr>
          <w:szCs w:val="20"/>
        </w:rPr>
      </w:pPr>
      <w:r w:rsidRPr="00A70E33">
        <w:rPr>
          <w:szCs w:val="20"/>
        </w:rPr>
        <w:t>Note – documents that have conditional TDA approval must be completed before the Date of TDA Approval can be entered by the author, and the major revision saved in the solution repository.</w:t>
      </w:r>
    </w:p>
    <w:p w14:paraId="7BCC38EA" w14:textId="77777777" w:rsidR="00CD2CCC" w:rsidRDefault="00CD2CCC" w:rsidP="00CD2CCC">
      <w:pPr>
        <w:pStyle w:val="Heading2"/>
        <w:keepLines w:val="0"/>
        <w:spacing w:before="240" w:after="120"/>
      </w:pPr>
      <w:bookmarkStart w:id="8" w:name="_Document_References"/>
      <w:bookmarkStart w:id="9" w:name="_Toc240018772"/>
      <w:bookmarkEnd w:id="8"/>
      <w:r>
        <w:t>Document References</w:t>
      </w:r>
      <w:bookmarkEnd w:id="9"/>
    </w:p>
    <w:p w14:paraId="5584657C" w14:textId="7B1B4942" w:rsidR="00DD6FFE" w:rsidRDefault="00DD6FFE" w:rsidP="00CD2CCC">
      <w:pPr>
        <w:rPr>
          <w:lang w:eastAsia="en-GB"/>
        </w:rPr>
      </w:pPr>
      <w:r>
        <w:rPr>
          <w:lang w:eastAsia="en-GB"/>
        </w:rPr>
        <w:t>The following documents should be read in conjunction with this document:</w:t>
      </w:r>
    </w:p>
    <w:p w14:paraId="5D767D29" w14:textId="77777777" w:rsidR="00CD2CCC" w:rsidRDefault="00CD2CCC" w:rsidP="00CD2CCC">
      <w:pPr>
        <w:rPr>
          <w:lang w:eastAsia="en-GB"/>
        </w:rPr>
      </w:pPr>
    </w:p>
    <w:tbl>
      <w:tblPr>
        <w:tblStyle w:val="TableGridLight"/>
        <w:tblW w:w="9209" w:type="dxa"/>
        <w:tblLook w:val="04A0" w:firstRow="1" w:lastRow="0" w:firstColumn="1" w:lastColumn="0" w:noHBand="0" w:noVBand="1"/>
      </w:tblPr>
      <w:tblGrid>
        <w:gridCol w:w="1253"/>
        <w:gridCol w:w="3420"/>
        <w:gridCol w:w="1134"/>
        <w:gridCol w:w="1701"/>
        <w:gridCol w:w="1701"/>
      </w:tblGrid>
      <w:tr w:rsidR="00CD2CCC" w:rsidRPr="009527A4" w14:paraId="15D5CAAE" w14:textId="77777777" w:rsidTr="008D0283">
        <w:tc>
          <w:tcPr>
            <w:tcW w:w="1253" w:type="dxa"/>
            <w:tcBorders>
              <w:top w:val="single" w:sz="12" w:space="0" w:color="000000" w:themeColor="text1"/>
            </w:tcBorders>
            <w:shd w:val="clear" w:color="auto" w:fill="C1CDEC" w:themeFill="accent1" w:themeFillTint="33"/>
          </w:tcPr>
          <w:p w14:paraId="25AC74D9"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Reference</w:t>
            </w:r>
          </w:p>
        </w:tc>
        <w:tc>
          <w:tcPr>
            <w:tcW w:w="3420" w:type="dxa"/>
            <w:tcBorders>
              <w:top w:val="single" w:sz="12" w:space="0" w:color="000000" w:themeColor="text1"/>
            </w:tcBorders>
            <w:shd w:val="clear" w:color="auto" w:fill="C1CDEC" w:themeFill="accent1" w:themeFillTint="33"/>
          </w:tcPr>
          <w:p w14:paraId="640B7256"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Document</w:t>
            </w:r>
          </w:p>
        </w:tc>
        <w:tc>
          <w:tcPr>
            <w:tcW w:w="1134" w:type="dxa"/>
            <w:tcBorders>
              <w:top w:val="single" w:sz="12" w:space="0" w:color="000000" w:themeColor="text1"/>
            </w:tcBorders>
            <w:shd w:val="clear" w:color="auto" w:fill="C1CDEC" w:themeFill="accent1" w:themeFillTint="33"/>
          </w:tcPr>
          <w:p w14:paraId="262E2E5A"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Version</w:t>
            </w:r>
          </w:p>
        </w:tc>
        <w:tc>
          <w:tcPr>
            <w:tcW w:w="1701" w:type="dxa"/>
            <w:tcBorders>
              <w:top w:val="single" w:sz="12" w:space="0" w:color="000000" w:themeColor="text1"/>
            </w:tcBorders>
            <w:shd w:val="clear" w:color="auto" w:fill="C1CDEC" w:themeFill="accent1" w:themeFillTint="33"/>
          </w:tcPr>
          <w:p w14:paraId="54B4F5C1"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Author</w:t>
            </w:r>
          </w:p>
        </w:tc>
        <w:tc>
          <w:tcPr>
            <w:tcW w:w="1701" w:type="dxa"/>
            <w:tcBorders>
              <w:top w:val="single" w:sz="12" w:space="0" w:color="000000" w:themeColor="text1"/>
            </w:tcBorders>
            <w:shd w:val="clear" w:color="auto" w:fill="C1CDEC" w:themeFill="accent1" w:themeFillTint="33"/>
          </w:tcPr>
          <w:p w14:paraId="3D44DCC2" w14:textId="77777777" w:rsidR="00CD2CCC" w:rsidRPr="00595998" w:rsidRDefault="00CD2CCC" w:rsidP="001E1B57">
            <w:pPr>
              <w:jc w:val="center"/>
              <w:rPr>
                <w:rFonts w:asciiTheme="minorHAnsi" w:hAnsiTheme="minorHAnsi" w:hint="eastAsia"/>
                <w:b/>
                <w:lang w:eastAsia="en-GB"/>
              </w:rPr>
            </w:pPr>
            <w:r w:rsidRPr="00595998">
              <w:rPr>
                <w:rFonts w:asciiTheme="minorHAnsi" w:hAnsiTheme="minorHAnsi"/>
                <w:b/>
                <w:lang w:eastAsia="en-GB"/>
              </w:rPr>
              <w:t>Source</w:t>
            </w:r>
          </w:p>
        </w:tc>
      </w:tr>
      <w:tr w:rsidR="00D26090" w:rsidRPr="009527A4" w14:paraId="57582FD3" w14:textId="77777777" w:rsidTr="008D0283">
        <w:tc>
          <w:tcPr>
            <w:tcW w:w="1253" w:type="dxa"/>
          </w:tcPr>
          <w:p w14:paraId="45CD44A3" w14:textId="4CBF4B31" w:rsidR="00D26090" w:rsidRPr="00F94A76" w:rsidRDefault="00D26090" w:rsidP="00D26090">
            <w:pPr>
              <w:rPr>
                <w:rFonts w:asciiTheme="minorHAnsi" w:hAnsiTheme="minorHAnsi" w:hint="eastAsia"/>
                <w:lang w:eastAsia="en-GB"/>
              </w:rPr>
            </w:pPr>
            <w:r w:rsidRPr="008D0283">
              <w:rPr>
                <w:rFonts w:asciiTheme="minorHAnsi" w:hAnsiTheme="minorHAnsi"/>
                <w:szCs w:val="20"/>
              </w:rPr>
              <w:t>1</w:t>
            </w:r>
          </w:p>
        </w:tc>
        <w:tc>
          <w:tcPr>
            <w:tcW w:w="3420" w:type="dxa"/>
          </w:tcPr>
          <w:p w14:paraId="6ECEE95E" w14:textId="61B476DB" w:rsidR="00D26090" w:rsidRPr="00F94A76" w:rsidRDefault="00D26090" w:rsidP="00D26090">
            <w:pPr>
              <w:rPr>
                <w:rFonts w:asciiTheme="minorHAnsi" w:hAnsiTheme="minorHAnsi" w:hint="eastAsia"/>
                <w:lang w:eastAsia="en-GB"/>
              </w:rPr>
            </w:pPr>
            <w:r w:rsidRPr="008D0283">
              <w:rPr>
                <w:rFonts w:asciiTheme="minorHAnsi" w:hAnsiTheme="minorHAnsi"/>
                <w:szCs w:val="20"/>
              </w:rPr>
              <w:t>Enterprise Architecture Principles</w:t>
            </w:r>
          </w:p>
        </w:tc>
        <w:tc>
          <w:tcPr>
            <w:tcW w:w="1134" w:type="dxa"/>
          </w:tcPr>
          <w:p w14:paraId="12DBB848" w14:textId="6340AA84" w:rsidR="00D26090" w:rsidRPr="00F94A76" w:rsidRDefault="00D26090" w:rsidP="00D26090">
            <w:pPr>
              <w:rPr>
                <w:rFonts w:asciiTheme="minorHAnsi" w:hAnsiTheme="minorHAnsi" w:hint="eastAsia"/>
                <w:lang w:eastAsia="en-GB"/>
              </w:rPr>
            </w:pPr>
            <w:r w:rsidRPr="008D0283">
              <w:rPr>
                <w:rFonts w:asciiTheme="minorHAnsi" w:hAnsiTheme="minorHAnsi"/>
                <w:szCs w:val="20"/>
              </w:rPr>
              <w:t>0.1</w:t>
            </w:r>
          </w:p>
        </w:tc>
        <w:tc>
          <w:tcPr>
            <w:tcW w:w="1701" w:type="dxa"/>
          </w:tcPr>
          <w:p w14:paraId="123962D3" w14:textId="42DA6691" w:rsidR="00D26090" w:rsidRPr="00F94A76" w:rsidRDefault="00D26090" w:rsidP="00D26090">
            <w:pPr>
              <w:rPr>
                <w:rFonts w:asciiTheme="minorHAnsi" w:hAnsiTheme="minorHAnsi" w:hint="eastAsia"/>
                <w:lang w:eastAsia="en-GB"/>
              </w:rPr>
            </w:pPr>
            <w:r w:rsidRPr="008D0283">
              <w:rPr>
                <w:rFonts w:asciiTheme="minorHAnsi" w:hAnsiTheme="minorHAnsi"/>
                <w:szCs w:val="20"/>
              </w:rPr>
              <w:t>Jamie Barclay </w:t>
            </w:r>
          </w:p>
        </w:tc>
        <w:bookmarkStart w:id="10" w:name="EntArchPrin"/>
        <w:tc>
          <w:tcPr>
            <w:tcW w:w="1701" w:type="dxa"/>
          </w:tcPr>
          <w:p w14:paraId="3E90E2C3" w14:textId="0FE96B52" w:rsidR="00D26090" w:rsidRPr="008D0283" w:rsidRDefault="00D26090" w:rsidP="00D26090">
            <w:pPr>
              <w:rPr>
                <w:rFonts w:asciiTheme="minorHAnsi" w:hAnsiTheme="minorHAnsi"/>
                <w:szCs w:val="20"/>
              </w:rPr>
            </w:pPr>
            <w:r w:rsidRPr="00425047">
              <w:rPr>
                <w:rStyle w:val="Hyperlink"/>
              </w:rPr>
              <w:fldChar w:fldCharType="begin"/>
            </w:r>
            <w:r w:rsidRPr="00425047">
              <w:rPr>
                <w:rStyle w:val="Hyperlink"/>
                <w:rFonts w:eastAsiaTheme="minorHAnsi"/>
              </w:rPr>
              <w:instrText>HYPERLINK "https://chausl.sharepoint.com/:w:/r/sites/CTG-Architecture/Shared%20Documents/EA%20Reference%20Docs/EA%20Reference%20Docs%20(Final)/ChArch-EAPrinciples.docx?d=w6dcb2f4cc77348159505d7501241ca26&amp;csf=1&amp;web=1&amp;e=Ydcg5G"</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0"/>
          </w:p>
        </w:tc>
      </w:tr>
      <w:tr w:rsidR="00E90764" w:rsidRPr="009527A4" w14:paraId="6ADC5BAB" w14:textId="77777777" w:rsidTr="008D0283">
        <w:tc>
          <w:tcPr>
            <w:tcW w:w="1253" w:type="dxa"/>
          </w:tcPr>
          <w:p w14:paraId="6D2F9B73" w14:textId="0A7A36A3" w:rsidR="00E90764" w:rsidRPr="00F94A76" w:rsidRDefault="00E90764" w:rsidP="00E90764">
            <w:pPr>
              <w:rPr>
                <w:rFonts w:asciiTheme="minorHAnsi" w:hAnsiTheme="minorHAnsi" w:hint="eastAsia"/>
                <w:lang w:eastAsia="en-GB"/>
              </w:rPr>
            </w:pPr>
            <w:r w:rsidRPr="008D0283">
              <w:rPr>
                <w:rFonts w:asciiTheme="minorHAnsi" w:hAnsiTheme="minorHAnsi"/>
                <w:szCs w:val="20"/>
              </w:rPr>
              <w:t>2</w:t>
            </w:r>
          </w:p>
        </w:tc>
        <w:tc>
          <w:tcPr>
            <w:tcW w:w="3420" w:type="dxa"/>
          </w:tcPr>
          <w:p w14:paraId="566B76E6" w14:textId="0D8EB840" w:rsidR="00E90764" w:rsidRPr="00F94A76" w:rsidRDefault="00E90764" w:rsidP="00E90764">
            <w:pPr>
              <w:rPr>
                <w:rFonts w:asciiTheme="minorHAnsi" w:hAnsiTheme="minorHAnsi" w:hint="eastAsia"/>
                <w:lang w:eastAsia="en-GB"/>
              </w:rPr>
            </w:pPr>
            <w:r w:rsidRPr="008D0283">
              <w:rPr>
                <w:rFonts w:asciiTheme="minorHAnsi" w:hAnsiTheme="minorHAnsi"/>
                <w:szCs w:val="20"/>
              </w:rPr>
              <w:t>Data Classification Policy </w:t>
            </w:r>
          </w:p>
        </w:tc>
        <w:tc>
          <w:tcPr>
            <w:tcW w:w="1134" w:type="dxa"/>
          </w:tcPr>
          <w:p w14:paraId="73BD3396" w14:textId="373F2918" w:rsidR="00E90764" w:rsidRPr="00F94A76" w:rsidRDefault="00E90764" w:rsidP="00E90764">
            <w:pPr>
              <w:rPr>
                <w:rFonts w:asciiTheme="minorHAnsi" w:hAnsiTheme="minorHAnsi" w:hint="eastAsia"/>
                <w:lang w:eastAsia="en-GB"/>
              </w:rPr>
            </w:pPr>
            <w:r w:rsidRPr="008D0283">
              <w:rPr>
                <w:rFonts w:asciiTheme="minorHAnsi" w:hAnsiTheme="minorHAnsi"/>
                <w:szCs w:val="20"/>
              </w:rPr>
              <w:t>9.1</w:t>
            </w:r>
          </w:p>
        </w:tc>
        <w:tc>
          <w:tcPr>
            <w:tcW w:w="1701" w:type="dxa"/>
          </w:tcPr>
          <w:p w14:paraId="3C71001F" w14:textId="0D186041" w:rsidR="00E90764" w:rsidRPr="00F94A76" w:rsidRDefault="00E90764" w:rsidP="00E90764">
            <w:pPr>
              <w:rPr>
                <w:rFonts w:asciiTheme="minorHAnsi" w:hAnsiTheme="minorHAnsi" w:hint="eastAsia"/>
                <w:lang w:eastAsia="en-GB"/>
              </w:rPr>
            </w:pPr>
            <w:r w:rsidRPr="008D0283">
              <w:rPr>
                <w:rFonts w:asciiTheme="minorHAnsi" w:hAnsiTheme="minorHAnsi"/>
                <w:szCs w:val="20"/>
              </w:rPr>
              <w:t>D.Beck</w:t>
            </w:r>
          </w:p>
        </w:tc>
        <w:bookmarkStart w:id="11" w:name="DataClsPol"/>
        <w:tc>
          <w:tcPr>
            <w:tcW w:w="1701" w:type="dxa"/>
          </w:tcPr>
          <w:p w14:paraId="561E7E33" w14:textId="7B314B9E" w:rsidR="00E90764" w:rsidRPr="00F94A76" w:rsidRDefault="00E90764" w:rsidP="00E90764">
            <w:pPr>
              <w:rPr>
                <w:rFonts w:asciiTheme="minorHAnsi" w:hAnsiTheme="minorHAnsi" w:hint="eastAsia"/>
                <w:lang w:eastAsia="en-GB"/>
              </w:rPr>
            </w:pPr>
            <w:r w:rsidRPr="00425047">
              <w:rPr>
                <w:rStyle w:val="Hyperlink"/>
              </w:rPr>
              <w:fldChar w:fldCharType="begin"/>
            </w:r>
            <w:r w:rsidRPr="00425047">
              <w:rPr>
                <w:rStyle w:val="Hyperlink"/>
                <w:rFonts w:eastAsiaTheme="minorHAnsi"/>
              </w:rPr>
              <w:instrText>HYPERLINK "https://chausl.sharepoint.com/:w:/r/sites/Gov/Shared/Chaucer%20Group%20Data%20Classification%20Policy.docx?d=wb17100a24f9d4ee2b274100adbf5e5ea&amp;csf=1&amp;web=1&amp;e=bV7mKk"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1"/>
          </w:p>
        </w:tc>
      </w:tr>
      <w:tr w:rsidR="00E90764" w:rsidRPr="009527A4" w14:paraId="0D7874F8" w14:textId="77777777" w:rsidTr="008D0283">
        <w:tc>
          <w:tcPr>
            <w:tcW w:w="1253" w:type="dxa"/>
          </w:tcPr>
          <w:p w14:paraId="4C8C211C" w14:textId="2D2EDA78" w:rsidR="00E90764" w:rsidRPr="00F94A76" w:rsidRDefault="00E90764" w:rsidP="00E90764">
            <w:pPr>
              <w:rPr>
                <w:rFonts w:asciiTheme="minorHAnsi" w:hAnsiTheme="minorHAnsi" w:hint="eastAsia"/>
                <w:lang w:eastAsia="en-GB"/>
              </w:rPr>
            </w:pPr>
            <w:r w:rsidRPr="008D0283">
              <w:rPr>
                <w:rFonts w:asciiTheme="minorHAnsi" w:hAnsiTheme="minorHAnsi"/>
                <w:szCs w:val="20"/>
              </w:rPr>
              <w:t>3</w:t>
            </w:r>
          </w:p>
        </w:tc>
        <w:tc>
          <w:tcPr>
            <w:tcW w:w="3420" w:type="dxa"/>
          </w:tcPr>
          <w:p w14:paraId="36DEFED2" w14:textId="798000FC" w:rsidR="00E90764" w:rsidRPr="00F94A76" w:rsidRDefault="00E90764" w:rsidP="00E90764">
            <w:pPr>
              <w:rPr>
                <w:rFonts w:asciiTheme="minorHAnsi" w:hAnsiTheme="minorHAnsi" w:hint="eastAsia"/>
                <w:lang w:eastAsia="en-GB"/>
              </w:rPr>
            </w:pPr>
            <w:r w:rsidRPr="008D0283">
              <w:rPr>
                <w:rFonts w:asciiTheme="minorHAnsi" w:hAnsiTheme="minorHAnsi"/>
                <w:szCs w:val="20"/>
              </w:rPr>
              <w:t>Enterprise DevOps Principles</w:t>
            </w:r>
          </w:p>
        </w:tc>
        <w:tc>
          <w:tcPr>
            <w:tcW w:w="1134" w:type="dxa"/>
          </w:tcPr>
          <w:p w14:paraId="23E29B5A" w14:textId="3EB2CA1E" w:rsidR="00E90764" w:rsidRPr="00F94A76" w:rsidRDefault="00E90764" w:rsidP="00E90764">
            <w:pPr>
              <w:rPr>
                <w:rFonts w:asciiTheme="minorHAnsi" w:hAnsiTheme="minorHAnsi" w:hint="eastAsia"/>
                <w:lang w:eastAsia="en-GB"/>
              </w:rPr>
            </w:pPr>
            <w:r w:rsidRPr="008D0283">
              <w:rPr>
                <w:rFonts w:asciiTheme="minorHAnsi" w:hAnsiTheme="minorHAnsi"/>
                <w:szCs w:val="20"/>
              </w:rPr>
              <w:t>0.1</w:t>
            </w:r>
          </w:p>
        </w:tc>
        <w:tc>
          <w:tcPr>
            <w:tcW w:w="1701" w:type="dxa"/>
          </w:tcPr>
          <w:p w14:paraId="476E9619" w14:textId="6C00C36D" w:rsidR="00E90764" w:rsidRPr="00F94A76" w:rsidRDefault="00E90764" w:rsidP="00E90764">
            <w:pPr>
              <w:rPr>
                <w:rFonts w:asciiTheme="minorHAnsi" w:hAnsiTheme="minorHAnsi" w:hint="eastAsia"/>
                <w:lang w:eastAsia="en-GB"/>
              </w:rPr>
            </w:pPr>
            <w:r w:rsidRPr="008D0283">
              <w:rPr>
                <w:rFonts w:asciiTheme="minorHAnsi" w:hAnsiTheme="minorHAnsi"/>
                <w:szCs w:val="20"/>
              </w:rPr>
              <w:t>Gary Milton</w:t>
            </w:r>
          </w:p>
        </w:tc>
        <w:bookmarkStart w:id="12" w:name="EngDevPrinc"/>
        <w:tc>
          <w:tcPr>
            <w:tcW w:w="1701" w:type="dxa"/>
          </w:tcPr>
          <w:p w14:paraId="78812514" w14:textId="74562754" w:rsidR="00E90764" w:rsidRPr="00F94A76" w:rsidRDefault="00E90764" w:rsidP="00E90764">
            <w:pPr>
              <w:rPr>
                <w:rFonts w:asciiTheme="minorHAnsi" w:hAnsiTheme="minorHAnsi" w:hint="eastAsia"/>
                <w:u w:val="single"/>
                <w:lang w:eastAsia="en-GB"/>
              </w:rPr>
            </w:pPr>
            <w:r w:rsidRPr="00425047">
              <w:rPr>
                <w:rStyle w:val="Hyperlink"/>
              </w:rPr>
              <w:fldChar w:fldCharType="begin"/>
            </w:r>
            <w:r w:rsidRPr="00425047">
              <w:rPr>
                <w:rStyle w:val="Hyperlink"/>
                <w:rFonts w:eastAsiaTheme="minorHAnsi"/>
              </w:rPr>
              <w:instrText>HYPERLINK "https://chausl.sharepoint.com/:w:/r/sites/CTG-Architecture/Shared%20Documents/Strategy/Enterprise%20Principles/ChArch-EntDevOpsPrinciples.docx?d=w33ba63b46e74486c808356941d08c14c&amp;csf=1&amp;web=1&amp;e=lrr4tK"</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2"/>
          </w:p>
        </w:tc>
      </w:tr>
      <w:tr w:rsidR="00E90764" w:rsidRPr="009527A4" w14:paraId="75D93A07" w14:textId="77777777" w:rsidTr="008D0283">
        <w:tc>
          <w:tcPr>
            <w:tcW w:w="1253" w:type="dxa"/>
          </w:tcPr>
          <w:p w14:paraId="612BF594" w14:textId="282FAFBD" w:rsidR="00E90764" w:rsidRPr="00F94A76" w:rsidRDefault="00E90764" w:rsidP="00E90764">
            <w:pPr>
              <w:rPr>
                <w:rFonts w:asciiTheme="minorHAnsi" w:hAnsiTheme="minorHAnsi" w:hint="eastAsia"/>
                <w:lang w:eastAsia="en-GB"/>
              </w:rPr>
            </w:pPr>
            <w:r w:rsidRPr="008D0283">
              <w:rPr>
                <w:rFonts w:asciiTheme="minorHAnsi" w:hAnsiTheme="minorHAnsi"/>
                <w:szCs w:val="20"/>
              </w:rPr>
              <w:t>4</w:t>
            </w:r>
          </w:p>
        </w:tc>
        <w:tc>
          <w:tcPr>
            <w:tcW w:w="3420" w:type="dxa"/>
          </w:tcPr>
          <w:p w14:paraId="6E792467" w14:textId="4875A0A1" w:rsidR="00E90764" w:rsidRPr="00F94A76" w:rsidRDefault="00E90764" w:rsidP="00E90764">
            <w:pPr>
              <w:rPr>
                <w:rFonts w:asciiTheme="minorHAnsi" w:hAnsiTheme="minorHAnsi" w:hint="eastAsia"/>
                <w:lang w:eastAsia="en-GB"/>
              </w:rPr>
            </w:pPr>
            <w:r w:rsidRPr="008D0283">
              <w:rPr>
                <w:rFonts w:asciiTheme="minorHAnsi" w:hAnsiTheme="minorHAnsi"/>
                <w:szCs w:val="20"/>
              </w:rPr>
              <w:t>Architecture Principles</w:t>
            </w:r>
          </w:p>
        </w:tc>
        <w:tc>
          <w:tcPr>
            <w:tcW w:w="1134" w:type="dxa"/>
          </w:tcPr>
          <w:p w14:paraId="38766400" w14:textId="63A01874" w:rsidR="00E90764" w:rsidRPr="00F94A76" w:rsidRDefault="00E90764" w:rsidP="00E90764">
            <w:pPr>
              <w:rPr>
                <w:rFonts w:asciiTheme="minorHAnsi" w:hAnsiTheme="minorHAnsi" w:hint="eastAsia"/>
                <w:lang w:eastAsia="en-GB"/>
              </w:rPr>
            </w:pPr>
            <w:r w:rsidRPr="008D0283">
              <w:rPr>
                <w:rFonts w:asciiTheme="minorHAnsi" w:hAnsiTheme="minorHAnsi"/>
                <w:szCs w:val="20"/>
              </w:rPr>
              <w:t>0.1</w:t>
            </w:r>
          </w:p>
        </w:tc>
        <w:tc>
          <w:tcPr>
            <w:tcW w:w="1701" w:type="dxa"/>
          </w:tcPr>
          <w:p w14:paraId="30E73316" w14:textId="77777777" w:rsidR="00E90764" w:rsidRPr="00F94A76" w:rsidRDefault="00E90764" w:rsidP="00E90764">
            <w:pPr>
              <w:rPr>
                <w:rFonts w:asciiTheme="minorHAnsi" w:hAnsiTheme="minorHAnsi" w:hint="eastAsia"/>
                <w:lang w:eastAsia="en-GB"/>
              </w:rPr>
            </w:pPr>
          </w:p>
        </w:tc>
        <w:bookmarkStart w:id="13" w:name="ArchPrinc"/>
        <w:tc>
          <w:tcPr>
            <w:tcW w:w="1701" w:type="dxa"/>
          </w:tcPr>
          <w:p w14:paraId="309F99BA" w14:textId="0FD6FD6D" w:rsidR="00E90764" w:rsidRPr="00F94A76" w:rsidRDefault="00E90764" w:rsidP="00E90764">
            <w:pPr>
              <w:rPr>
                <w:rFonts w:asciiTheme="minorHAnsi" w:hAnsiTheme="minorHAnsi" w:hint="eastAsia"/>
                <w:color w:val="1A2B56" w:themeColor="accent1"/>
                <w:u w:val="single"/>
                <w:lang w:eastAsia="en-GB"/>
              </w:rPr>
            </w:pPr>
            <w:r w:rsidRPr="00425047">
              <w:rPr>
                <w:rStyle w:val="Hyperlink"/>
              </w:rPr>
              <w:fldChar w:fldCharType="begin"/>
            </w:r>
            <w:r w:rsidRPr="00425047">
              <w:rPr>
                <w:rStyle w:val="Hyperlink"/>
                <w:rFonts w:eastAsiaTheme="minorHAnsi"/>
              </w:rPr>
              <w:instrText>HYPERLINK "https://chausl.sharepoint.com/:w:/r/sites/CTG-Architecture/Shared%20Documents/EA%20Reference%20Docs/EA%20Reference%20Docs%20(Final)/Architecture%20Principles.docx?d=w80dd91a25cd24c93b2d96be75c42a7b6&amp;csf=1&amp;web=1&amp;e=Hkkbzs"</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3"/>
          </w:p>
        </w:tc>
      </w:tr>
      <w:tr w:rsidR="00E90764" w:rsidRPr="009527A4" w14:paraId="29FB8D9B" w14:textId="77777777" w:rsidTr="008D0283">
        <w:tc>
          <w:tcPr>
            <w:tcW w:w="1253" w:type="dxa"/>
          </w:tcPr>
          <w:p w14:paraId="37AA5F38" w14:textId="32743D44" w:rsidR="00E90764" w:rsidRPr="008D0283" w:rsidRDefault="00E90764" w:rsidP="00E90764">
            <w:pPr>
              <w:rPr>
                <w:rFonts w:asciiTheme="minorHAnsi" w:hAnsiTheme="minorHAnsi"/>
                <w:szCs w:val="20"/>
              </w:rPr>
            </w:pPr>
            <w:r w:rsidRPr="008D0283">
              <w:rPr>
                <w:rFonts w:asciiTheme="minorHAnsi" w:hAnsiTheme="minorHAnsi"/>
                <w:szCs w:val="20"/>
              </w:rPr>
              <w:t>5</w:t>
            </w:r>
          </w:p>
        </w:tc>
        <w:tc>
          <w:tcPr>
            <w:tcW w:w="3420" w:type="dxa"/>
          </w:tcPr>
          <w:p w14:paraId="305F17E5" w14:textId="77777777" w:rsidR="00E90764" w:rsidRPr="008D0283" w:rsidRDefault="00E90764" w:rsidP="00E90764">
            <w:pPr>
              <w:rPr>
                <w:rFonts w:asciiTheme="minorHAnsi" w:hAnsiTheme="minorHAnsi"/>
                <w:szCs w:val="20"/>
              </w:rPr>
            </w:pPr>
            <w:r w:rsidRPr="008D0283">
              <w:rPr>
                <w:rFonts w:asciiTheme="minorHAnsi" w:hAnsiTheme="minorHAnsi"/>
                <w:szCs w:val="20"/>
              </w:rPr>
              <w:t>Architecture  </w:t>
            </w:r>
          </w:p>
          <w:p w14:paraId="4B247CE4" w14:textId="77777777" w:rsidR="00E90764" w:rsidRPr="008D0283" w:rsidRDefault="00E90764" w:rsidP="00E90764">
            <w:pPr>
              <w:rPr>
                <w:rFonts w:asciiTheme="minorHAnsi" w:hAnsiTheme="minorHAnsi"/>
                <w:szCs w:val="20"/>
              </w:rPr>
            </w:pPr>
            <w:r w:rsidRPr="008D0283">
              <w:rPr>
                <w:rFonts w:asciiTheme="minorHAnsi" w:hAnsiTheme="minorHAnsi"/>
                <w:szCs w:val="20"/>
              </w:rPr>
              <w:t>Engineering Standard AIS</w:t>
            </w:r>
          </w:p>
          <w:p w14:paraId="1E13C24F" w14:textId="77777777" w:rsidR="00E90764" w:rsidRPr="008D0283" w:rsidRDefault="00E90764" w:rsidP="00E90764">
            <w:pPr>
              <w:rPr>
                <w:rFonts w:asciiTheme="minorHAnsi" w:hAnsiTheme="minorHAnsi"/>
                <w:szCs w:val="20"/>
              </w:rPr>
            </w:pPr>
          </w:p>
        </w:tc>
        <w:tc>
          <w:tcPr>
            <w:tcW w:w="1134" w:type="dxa"/>
          </w:tcPr>
          <w:p w14:paraId="771217CE" w14:textId="51D8025B" w:rsidR="00E90764" w:rsidRPr="008D0283" w:rsidRDefault="00E90764" w:rsidP="00E90764">
            <w:pPr>
              <w:rPr>
                <w:rFonts w:asciiTheme="minorHAnsi" w:hAnsiTheme="minorHAnsi"/>
                <w:szCs w:val="20"/>
              </w:rPr>
            </w:pPr>
            <w:r w:rsidRPr="008D0283">
              <w:rPr>
                <w:rFonts w:asciiTheme="minorHAnsi" w:hAnsiTheme="minorHAnsi"/>
                <w:szCs w:val="20"/>
              </w:rPr>
              <w:t>1.0</w:t>
            </w:r>
          </w:p>
        </w:tc>
        <w:tc>
          <w:tcPr>
            <w:tcW w:w="1701" w:type="dxa"/>
          </w:tcPr>
          <w:p w14:paraId="0C282224" w14:textId="66DF3A7E" w:rsidR="00E90764" w:rsidRPr="008D0283" w:rsidRDefault="00E90764" w:rsidP="00E90764">
            <w:pPr>
              <w:rPr>
                <w:rFonts w:asciiTheme="minorHAnsi" w:hAnsiTheme="minorHAnsi"/>
                <w:szCs w:val="20"/>
                <w:lang w:eastAsia="en-GB"/>
              </w:rPr>
            </w:pPr>
            <w:r w:rsidRPr="008D0283">
              <w:rPr>
                <w:rFonts w:asciiTheme="minorHAnsi" w:hAnsiTheme="minorHAnsi"/>
                <w:szCs w:val="20"/>
              </w:rPr>
              <w:t>Nikhil Rokade </w:t>
            </w:r>
          </w:p>
        </w:tc>
        <w:bookmarkStart w:id="14" w:name="ArchEngStdAIS"/>
        <w:tc>
          <w:tcPr>
            <w:tcW w:w="1701" w:type="dxa"/>
          </w:tcPr>
          <w:p w14:paraId="7AB26C8E" w14:textId="1CD3E105" w:rsidR="00E90764" w:rsidRPr="008D0283" w:rsidRDefault="00E90764" w:rsidP="00E90764">
            <w:pPr>
              <w:rPr>
                <w:rFonts w:asciiTheme="minorHAnsi" w:hAnsiTheme="minorHAnsi"/>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"https://chausl.sharepoint.com/:w:/r/sites/CTG-Architecture/Shared%20Documents/Strategy/Engineering%20Standards/ChArch-EngineeringStandards-AIS.docx?d=w29b6780587a24dde8e150ba28f0d0be0&amp;csf=1&amp;web=1&amp;e=4K2zfq"</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bookmarkEnd w:id="14"/>
          </w:p>
        </w:tc>
      </w:tr>
      <w:tr w:rsidR="00E90764" w:rsidRPr="009527A4" w14:paraId="7B613AFE" w14:textId="77777777" w:rsidTr="008D0283">
        <w:tc>
          <w:tcPr>
            <w:tcW w:w="1253" w:type="dxa"/>
          </w:tcPr>
          <w:p w14:paraId="08211496" w14:textId="5C2120C0" w:rsidR="00E90764" w:rsidRPr="008D0283" w:rsidRDefault="00E90764" w:rsidP="00E90764">
            <w:pPr>
              <w:rPr>
                <w:rFonts w:asciiTheme="minorHAnsi" w:hAnsiTheme="minorHAnsi"/>
                <w:szCs w:val="20"/>
              </w:rPr>
            </w:pPr>
            <w:r w:rsidRPr="008D0283">
              <w:rPr>
                <w:rFonts w:asciiTheme="minorHAnsi" w:hAnsiTheme="minorHAnsi"/>
                <w:szCs w:val="20"/>
              </w:rPr>
              <w:t>6</w:t>
            </w:r>
          </w:p>
        </w:tc>
        <w:tc>
          <w:tcPr>
            <w:tcW w:w="3420" w:type="dxa"/>
          </w:tcPr>
          <w:p w14:paraId="7DF256F7" w14:textId="77777777" w:rsidR="00E90764" w:rsidRPr="008D0283" w:rsidRDefault="00E90764" w:rsidP="00E90764">
            <w:pPr>
              <w:rPr>
                <w:rFonts w:asciiTheme="minorHAnsi" w:hAnsiTheme="minorHAnsi"/>
                <w:szCs w:val="20"/>
              </w:rPr>
            </w:pPr>
            <w:r w:rsidRPr="008D0283">
              <w:rPr>
                <w:rFonts w:asciiTheme="minorHAnsi" w:hAnsiTheme="minorHAnsi"/>
                <w:szCs w:val="20"/>
              </w:rPr>
              <w:t>Architecture  </w:t>
            </w:r>
          </w:p>
          <w:p w14:paraId="54FF2D2D" w14:textId="77777777" w:rsidR="00E90764" w:rsidRPr="008D0283" w:rsidRDefault="00E90764" w:rsidP="00E90764">
            <w:pPr>
              <w:rPr>
                <w:rFonts w:asciiTheme="minorHAnsi" w:hAnsiTheme="minorHAnsi"/>
                <w:szCs w:val="20"/>
              </w:rPr>
            </w:pPr>
            <w:r w:rsidRPr="008D0283">
              <w:rPr>
                <w:rFonts w:asciiTheme="minorHAnsi" w:hAnsiTheme="minorHAnsi"/>
                <w:szCs w:val="20"/>
              </w:rPr>
              <w:t>Engineering Standard Cloud</w:t>
            </w:r>
          </w:p>
          <w:p w14:paraId="781F715E" w14:textId="77777777" w:rsidR="00E90764" w:rsidRPr="008D0283" w:rsidRDefault="00E90764" w:rsidP="00E90764">
            <w:pPr>
              <w:rPr>
                <w:rFonts w:asciiTheme="minorHAnsi" w:hAnsiTheme="minorHAnsi"/>
                <w:szCs w:val="20"/>
              </w:rPr>
            </w:pPr>
          </w:p>
        </w:tc>
        <w:tc>
          <w:tcPr>
            <w:tcW w:w="1134" w:type="dxa"/>
          </w:tcPr>
          <w:p w14:paraId="694D09CC" w14:textId="5C750378" w:rsidR="00E90764" w:rsidRPr="008D0283" w:rsidRDefault="00E90764" w:rsidP="00E90764">
            <w:pPr>
              <w:rPr>
                <w:rFonts w:asciiTheme="minorHAnsi" w:hAnsiTheme="minorHAnsi"/>
                <w:szCs w:val="20"/>
              </w:rPr>
            </w:pPr>
            <w:r w:rsidRPr="008D0283">
              <w:rPr>
                <w:rFonts w:asciiTheme="minorHAnsi" w:hAnsiTheme="minorHAnsi"/>
                <w:szCs w:val="20"/>
              </w:rPr>
              <w:t>1.3</w:t>
            </w:r>
          </w:p>
        </w:tc>
        <w:tc>
          <w:tcPr>
            <w:tcW w:w="1701" w:type="dxa"/>
          </w:tcPr>
          <w:p w14:paraId="4B7DD19E" w14:textId="1012F08F" w:rsidR="00E90764" w:rsidRPr="008D0283" w:rsidRDefault="00E90764" w:rsidP="00E90764">
            <w:pPr>
              <w:rPr>
                <w:rFonts w:asciiTheme="minorHAnsi" w:hAnsiTheme="minorHAnsi"/>
                <w:szCs w:val="20"/>
              </w:rPr>
            </w:pPr>
            <w:r w:rsidRPr="008D0283">
              <w:rPr>
                <w:rFonts w:asciiTheme="minorHAnsi" w:hAnsiTheme="minorHAnsi"/>
                <w:szCs w:val="20"/>
              </w:rPr>
              <w:t>Jamie Barclay </w:t>
            </w:r>
          </w:p>
        </w:tc>
        <w:bookmarkStart w:id="15" w:name="ArchEngStdCloud"/>
        <w:tc>
          <w:tcPr>
            <w:tcW w:w="1701" w:type="dxa"/>
          </w:tcPr>
          <w:p w14:paraId="34DF7390" w14:textId="41A348E2" w:rsidR="00E90764" w:rsidRPr="008D0283" w:rsidRDefault="00E90764" w:rsidP="00E90764">
            <w:pPr>
              <w:rPr>
                <w:rFonts w:asciiTheme="minorHAnsi" w:hAnsiTheme="minorHAnsi"/>
                <w:szCs w:val="20"/>
              </w:rPr>
            </w:pPr>
            <w:r w:rsidRPr="00425047">
              <w:rPr>
                <w:rStyle w:val="Hyperlink"/>
              </w:rPr>
              <w:fldChar w:fldCharType="begin"/>
            </w:r>
            <w:r w:rsidRPr="00425047">
              <w:rPr>
                <w:rStyle w:val="Hyperlink"/>
                <w:rFonts w:eastAsiaTheme="minorHAnsi"/>
              </w:rPr>
              <w:instrText>HYPERLINK "https://chausl.sharepoint.com/:w:/r/sites/CTG-Architecture/Shared%20Documents/Strategy/Engineering%20Standards/ChArch-EngineeringStandards-Cloud.docx?d=w37a75347bc4f4be6bde3912446cca54c&amp;csf=1&amp;web=1&amp;e=zKp5O1"</w:instrText>
            </w:r>
            <w:r w:rsidRPr="00425047">
              <w:rPr>
                <w:rStyle w:val="Hyperlink"/>
              </w:rPr>
            </w:r>
            <w:r w:rsidRPr="00425047">
              <w:rPr>
                <w:rStyle w:val="Hyperlink"/>
              </w:rPr>
              <w:fldChar w:fldCharType="separate"/>
            </w:r>
            <w:r w:rsidRPr="00425047">
              <w:rPr>
                <w:rStyle w:val="Hyperlink"/>
                <w:rFonts w:eastAsiaTheme="minorHAnsi"/>
              </w:rPr>
              <w:t>Source</w:t>
            </w:r>
            <w:r w:rsidRPr="00425047">
              <w:rPr>
                <w:rStyle w:val="Hyperlink"/>
              </w:rPr>
              <w:fldChar w:fldCharType="end"/>
            </w:r>
            <w:r w:rsidRPr="008D0283">
              <w:rPr>
                <w:rFonts w:asciiTheme="minorHAnsi" w:hAnsiTheme="minorHAnsi"/>
                <w:szCs w:val="20"/>
              </w:rPr>
              <w:t xml:space="preserve">  </w:t>
            </w:r>
            <w:bookmarkEnd w:id="15"/>
          </w:p>
        </w:tc>
      </w:tr>
    </w:tbl>
    <w:p w14:paraId="7B4A9780" w14:textId="79C8E6C4" w:rsidR="0041138D" w:rsidRPr="0041138D" w:rsidRDefault="00550085" w:rsidP="0041138D">
      <w:pPr>
        <w:pStyle w:val="Heading1"/>
        <w:ind w:left="431" w:hanging="431"/>
      </w:pPr>
      <w:bookmarkStart w:id="16" w:name="_Toc239852274"/>
      <w:r>
        <w:t>Reader Guide</w:t>
      </w:r>
    </w:p>
    <w:p w14:paraId="3A919091" w14:textId="77777777" w:rsidR="0041138D" w:rsidRPr="0041138D" w:rsidRDefault="0041138D" w:rsidP="0041138D"/>
    <w:p w14:paraId="77A2F22C" w14:textId="46BC9D95" w:rsidR="0041138D" w:rsidRDefault="0041138D" w:rsidP="0041138D">
      <w:pPr>
        <w:spacing w:after="200" w:line="276" w:lineRule="auto"/>
        <w:rPr>
          <w:szCs w:val="20"/>
        </w:rPr>
      </w:pPr>
      <w:r w:rsidRPr="0041138D">
        <w:rPr>
          <w:szCs w:val="20"/>
        </w:rPr>
        <w:t>This System</w:t>
      </w:r>
      <w:r w:rsidR="004743A3">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serves several audiences, the recommended reading path for specific roles is described below as guideline. Each entry points to the sections most relevant to that role. The second column is the shortest route to what is important. If your work spans more than one role, each relevant path can be followed and the broader path can used as the superset.</w:t>
      </w:r>
    </w:p>
    <w:p w14:paraId="2B8E4331" w14:textId="2C779733" w:rsidR="00AB3D61" w:rsidRDefault="00AB3D61" w:rsidP="0041138D">
      <w:pPr>
        <w:spacing w:after="200" w:line="276" w:lineRule="auto"/>
        <w:rPr>
          <w:szCs w:val="20"/>
        </w:rPr>
      </w:pPr>
      <w:r>
        <w:rPr>
          <w:szCs w:val="20"/>
        </w:rPr>
        <w:t>Recommended reading path</w:t>
      </w:r>
      <w:r w:rsidR="001E0490">
        <w:rPr>
          <w:szCs w:val="20"/>
        </w:rPr>
        <w:t>s</w:t>
      </w:r>
      <w:r>
        <w:rPr>
          <w:szCs w:val="20"/>
        </w:rPr>
        <w:t>:</w:t>
      </w:r>
    </w:p>
    <w:tbl>
      <w:tblPr>
        <w:tblStyle w:val="TableGridLight"/>
        <w:tblW w:w="9634" w:type="dxa"/>
        <w:tblLook w:val="04A0" w:firstRow="1" w:lastRow="0" w:firstColumn="1" w:lastColumn="0" w:noHBand="0" w:noVBand="1"/>
      </w:tblPr>
      <w:tblGrid>
        <w:gridCol w:w="2077"/>
        <w:gridCol w:w="1462"/>
        <w:gridCol w:w="3119"/>
        <w:gridCol w:w="2976"/>
      </w:tblGrid>
      <w:tr w:rsidR="007477FD" w:rsidRPr="009527A4" w14:paraId="28B3B7BD" w14:textId="77777777" w:rsidTr="009E56BB">
        <w:trPr>
          <w:trHeight w:val="448"/>
        </w:trPr>
        <w:tc>
          <w:tcPr>
            <w:tcW w:w="2077" w:type="dxa"/>
            <w:tcBorders>
              <w:top w:val="single" w:sz="12" w:space="0" w:color="000000" w:themeColor="text1"/>
            </w:tcBorders>
            <w:shd w:val="clear" w:color="auto" w:fill="C1CDEC" w:themeFill="accent1" w:themeFillTint="33"/>
            <w:vAlign w:val="center"/>
          </w:tcPr>
          <w:p w14:paraId="5600AA8B" w14:textId="34ADBA7A"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Role</w:t>
            </w:r>
          </w:p>
        </w:tc>
        <w:tc>
          <w:tcPr>
            <w:tcW w:w="1462" w:type="dxa"/>
            <w:tcBorders>
              <w:top w:val="single" w:sz="12" w:space="0" w:color="000000" w:themeColor="text1"/>
            </w:tcBorders>
            <w:shd w:val="clear" w:color="auto" w:fill="C1CDEC" w:themeFill="accent1" w:themeFillTint="33"/>
            <w:vAlign w:val="center"/>
          </w:tcPr>
          <w:p w14:paraId="729B6FBC" w14:textId="07D7A0FC"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Start Here</w:t>
            </w:r>
          </w:p>
        </w:tc>
        <w:tc>
          <w:tcPr>
            <w:tcW w:w="3119" w:type="dxa"/>
            <w:tcBorders>
              <w:top w:val="single" w:sz="12" w:space="0" w:color="000000" w:themeColor="text1"/>
            </w:tcBorders>
            <w:shd w:val="clear" w:color="auto" w:fill="C1CDEC" w:themeFill="accent1" w:themeFillTint="33"/>
            <w:vAlign w:val="center"/>
          </w:tcPr>
          <w:p w14:paraId="501A65F3" w14:textId="7647894F"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Then Read</w:t>
            </w:r>
          </w:p>
        </w:tc>
        <w:tc>
          <w:tcPr>
            <w:tcW w:w="2976" w:type="dxa"/>
            <w:tcBorders>
              <w:top w:val="single" w:sz="12" w:space="0" w:color="000000" w:themeColor="text1"/>
            </w:tcBorders>
            <w:shd w:val="clear" w:color="auto" w:fill="C1CDEC" w:themeFill="accent1" w:themeFillTint="33"/>
            <w:vAlign w:val="center"/>
          </w:tcPr>
          <w:p w14:paraId="1FC5EF6D" w14:textId="316B8A85" w:rsidR="007477FD" w:rsidRPr="006F79A8" w:rsidRDefault="007477FD" w:rsidP="005A1246">
            <w:pPr>
              <w:rPr>
                <w:rFonts w:asciiTheme="minorHAnsi" w:hAnsiTheme="minorHAnsi" w:hint="eastAsia"/>
                <w:b/>
                <w:lang w:eastAsia="en-GB"/>
              </w:rPr>
            </w:pPr>
            <w:r w:rsidRPr="006F79A8">
              <w:rPr>
                <w:rFonts w:asciiTheme="minorHAnsi" w:hAnsiTheme="minorHAnsi"/>
                <w:b/>
                <w:lang w:eastAsia="en-GB"/>
              </w:rPr>
              <w:t>Outcome</w:t>
            </w:r>
          </w:p>
        </w:tc>
      </w:tr>
      <w:tr w:rsidR="007477FD" w:rsidRPr="009527A4" w14:paraId="0E3503A9" w14:textId="77777777" w:rsidTr="009E56BB">
        <w:trPr>
          <w:trHeight w:val="1407"/>
        </w:trPr>
        <w:tc>
          <w:tcPr>
            <w:tcW w:w="2077" w:type="dxa"/>
            <w:vAlign w:val="center"/>
          </w:tcPr>
          <w:p w14:paraId="119CA5C7" w14:textId="551D0893"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Executive Sponsor / Leadership</w:t>
            </w:r>
          </w:p>
        </w:tc>
        <w:tc>
          <w:tcPr>
            <w:tcW w:w="1462" w:type="dxa"/>
            <w:vAlign w:val="center"/>
          </w:tcPr>
          <w:p w14:paraId="41908E26" w14:textId="0DE5E3E9" w:rsidR="007477FD" w:rsidRPr="00F94A76" w:rsidRDefault="00E56F93" w:rsidP="005A1246">
            <w:pPr>
              <w:rPr>
                <w:rFonts w:asciiTheme="minorHAnsi" w:hAnsiTheme="minorHAnsi" w:hint="eastAsia"/>
                <w:lang w:eastAsia="en-GB"/>
              </w:rPr>
            </w:pPr>
            <w:hyperlink w:anchor="_Executive_Summary" w:history="1">
              <w:r w:rsidRPr="00E56F93">
                <w:rPr>
                  <w:rStyle w:val="Hyperlink"/>
                  <w:rFonts w:asciiTheme="minorHAnsi" w:eastAsiaTheme="minorHAnsi" w:hAnsiTheme="minorHAnsi"/>
                  <w:szCs w:val="20"/>
                </w:rPr>
                <w:t>Executive Summary</w:t>
              </w:r>
            </w:hyperlink>
          </w:p>
        </w:tc>
        <w:tc>
          <w:tcPr>
            <w:tcW w:w="3119" w:type="dxa"/>
            <w:vAlign w:val="center"/>
          </w:tcPr>
          <w:p w14:paraId="624AB99F" w14:textId="1F656995"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Architectural_Position" w:history="1">
              <w:r w:rsidR="007477FD" w:rsidRPr="0025173C">
                <w:rPr>
                  <w:rStyle w:val="Hyperlink"/>
                  <w:rFonts w:asciiTheme="minorHAnsi" w:eastAsiaTheme="minorHAnsi" w:hAnsiTheme="minorHAnsi"/>
                  <w:szCs w:val="20"/>
                </w:rPr>
                <w:t>Architectural Position</w:t>
              </w:r>
            </w:hyperlink>
            <w:r w:rsidR="007477FD" w:rsidRPr="0041138D">
              <w:rPr>
                <w:rFonts w:asciiTheme="minorHAnsi" w:eastAsiaTheme="minorHAnsi" w:hAnsiTheme="minorHAnsi"/>
                <w:szCs w:val="20"/>
              </w:rPr>
              <w:t xml:space="preserve"> </w:t>
            </w:r>
            <w:r w:rsidR="00701DBE">
              <w:rPr>
                <w:rFonts w:asciiTheme="minorHAnsi" w:eastAsiaTheme="minorHAnsi" w:hAnsiTheme="minorHAnsi"/>
                <w:szCs w:val="20"/>
              </w:rPr>
              <w:br/>
            </w:r>
          </w:p>
          <w:p w14:paraId="67BFE718" w14:textId="1D9BA30A" w:rsidR="007477FD" w:rsidRPr="0041138D" w:rsidRDefault="0025173C" w:rsidP="005A1246">
            <w:pPr>
              <w:rPr>
                <w:rFonts w:asciiTheme="minorHAnsi" w:eastAsiaTheme="minorHAnsi" w:hAnsiTheme="minorHAnsi"/>
                <w:szCs w:val="20"/>
              </w:rPr>
            </w:pPr>
            <w:hyperlink w:anchor="_Guardrails" w:history="1">
              <w:r w:rsidR="007477FD" w:rsidRPr="0025173C">
                <w:rPr>
                  <w:rStyle w:val="Hyperlink"/>
                  <w:rFonts w:asciiTheme="minorHAnsi" w:eastAsiaTheme="minorHAnsi" w:hAnsiTheme="minorHAnsi"/>
                  <w:szCs w:val="20"/>
                </w:rPr>
                <w:t>Guardrails</w:t>
              </w:r>
            </w:hyperlink>
            <w:r w:rsidR="00701DBE">
              <w:rPr>
                <w:rFonts w:asciiTheme="minorHAnsi" w:eastAsiaTheme="minorHAnsi" w:hAnsiTheme="minorHAnsi"/>
                <w:szCs w:val="20"/>
              </w:rPr>
              <w:br/>
            </w:r>
          </w:p>
          <w:p w14:paraId="61AA0CE3" w14:textId="04D3809D" w:rsidR="007477FD" w:rsidRPr="00F94A76" w:rsidRDefault="0025173C" w:rsidP="005A1246">
            <w:pPr>
              <w:rPr>
                <w:rFonts w:asciiTheme="minorHAnsi" w:hAnsiTheme="minorHAnsi" w:hint="eastAsia"/>
                <w:lang w:eastAsia="en-GB"/>
              </w:rPr>
            </w:pPr>
            <w:hyperlink w:anchor="_Exception_Process_and" w:history="1">
              <w:r w:rsidR="007477FD" w:rsidRPr="0025173C">
                <w:rPr>
                  <w:rStyle w:val="Hyperlink"/>
                  <w:rFonts w:asciiTheme="minorHAnsi" w:eastAsiaTheme="minorHAnsi" w:hAnsiTheme="minorHAnsi"/>
                  <w:szCs w:val="20"/>
                </w:rPr>
                <w:t>Governance &amp; Exceptions</w:t>
              </w:r>
            </w:hyperlink>
            <w:r w:rsidR="00D131ED">
              <w:rPr>
                <w:rFonts w:asciiTheme="minorHAnsi" w:eastAsiaTheme="minorHAnsi" w:hAnsiTheme="minorHAnsi"/>
                <w:szCs w:val="20"/>
              </w:rPr>
              <w:br/>
            </w:r>
          </w:p>
        </w:tc>
        <w:tc>
          <w:tcPr>
            <w:tcW w:w="2976" w:type="dxa"/>
            <w:vAlign w:val="center"/>
          </w:tcPr>
          <w:p w14:paraId="53BD4C70" w14:textId="612FFB3A"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why the framework exists, its strategic direction, governance model and key controls.</w:t>
            </w:r>
          </w:p>
        </w:tc>
      </w:tr>
      <w:tr w:rsidR="007477FD" w:rsidRPr="009527A4" w14:paraId="002D7A8F" w14:textId="77777777" w:rsidTr="009E56BB">
        <w:trPr>
          <w:trHeight w:val="1407"/>
        </w:trPr>
        <w:tc>
          <w:tcPr>
            <w:tcW w:w="2077" w:type="dxa"/>
            <w:vAlign w:val="center"/>
          </w:tcPr>
          <w:p w14:paraId="22DA2032" w14:textId="08C5C4C7"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Solution / Portfolio / Domain Architect</w:t>
            </w:r>
          </w:p>
        </w:tc>
        <w:tc>
          <w:tcPr>
            <w:tcW w:w="1462" w:type="dxa"/>
            <w:vAlign w:val="center"/>
          </w:tcPr>
          <w:p w14:paraId="2511E1AD" w14:textId="20E3BAF2" w:rsidR="007477FD" w:rsidRPr="00F94A76" w:rsidRDefault="004D128F" w:rsidP="005A1246">
            <w:pPr>
              <w:rPr>
                <w:rFonts w:asciiTheme="minorHAnsi" w:hAnsiTheme="minorHAnsi" w:hint="eastAsia"/>
                <w:lang w:eastAsia="en-GB"/>
              </w:rPr>
            </w:pPr>
            <w:hyperlink w:anchor="_4._Architectural_Position" w:history="1">
              <w:r w:rsidR="007477FD" w:rsidRPr="004D128F">
                <w:rPr>
                  <w:rStyle w:val="Hyperlink"/>
                  <w:rFonts w:asciiTheme="minorHAnsi" w:eastAsiaTheme="minorHAnsi" w:hAnsiTheme="minorHAnsi"/>
                  <w:szCs w:val="20"/>
                </w:rPr>
                <w:t>Architectural Position</w:t>
              </w:r>
            </w:hyperlink>
          </w:p>
        </w:tc>
        <w:tc>
          <w:tcPr>
            <w:tcW w:w="3119" w:type="dxa"/>
            <w:vAlign w:val="center"/>
          </w:tcPr>
          <w:p w14:paraId="6B0D83F6" w14:textId="3E2D87C8"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Reference_Architecture" w:history="1">
              <w:r w:rsidR="007477FD" w:rsidRPr="004D128F">
                <w:rPr>
                  <w:rStyle w:val="Hyperlink"/>
                  <w:rFonts w:asciiTheme="minorHAnsi" w:eastAsiaTheme="minorHAnsi" w:hAnsiTheme="minorHAnsi"/>
                  <w:szCs w:val="20"/>
                </w:rPr>
                <w:t>Reference Architecture</w:t>
              </w:r>
            </w:hyperlink>
            <w:r w:rsidR="007477FD" w:rsidRPr="0041138D">
              <w:rPr>
                <w:rFonts w:asciiTheme="minorHAnsi" w:eastAsiaTheme="minorHAnsi" w:hAnsiTheme="minorHAnsi"/>
                <w:szCs w:val="20"/>
              </w:rPr>
              <w:t xml:space="preserve"> </w:t>
            </w:r>
            <w:r w:rsidR="004D128F">
              <w:rPr>
                <w:rFonts w:asciiTheme="minorHAnsi" w:eastAsiaTheme="minorHAnsi" w:hAnsiTheme="minorHAnsi"/>
                <w:szCs w:val="20"/>
              </w:rPr>
              <w:br/>
            </w:r>
          </w:p>
          <w:p w14:paraId="7E71532C" w14:textId="058C1C8F" w:rsidR="007477FD" w:rsidRDefault="004D128F" w:rsidP="005A1246">
            <w:pPr>
              <w:rPr>
                <w:rFonts w:asciiTheme="minorHAnsi" w:eastAsiaTheme="minorHAnsi" w:hAnsiTheme="minorHAnsi"/>
                <w:szCs w:val="20"/>
              </w:rPr>
            </w:pPr>
            <w:hyperlink w:anchor="_Choosing_an_Integration" w:history="1">
              <w:r w:rsidRPr="004D128F">
                <w:rPr>
                  <w:rStyle w:val="Hyperlink"/>
                  <w:rFonts w:asciiTheme="minorHAnsi" w:eastAsiaTheme="minorHAnsi" w:hAnsiTheme="minorHAnsi"/>
                  <w:szCs w:val="20"/>
                </w:rPr>
                <w:t>Choosing an Integration Pattern</w:t>
              </w:r>
            </w:hyperlink>
            <w:r>
              <w:rPr>
                <w:rFonts w:asciiTheme="minorHAnsi" w:eastAsiaTheme="minorHAnsi" w:hAnsiTheme="minorHAnsi"/>
                <w:szCs w:val="20"/>
              </w:rPr>
              <w:t xml:space="preserve"> </w:t>
            </w:r>
            <w:r>
              <w:rPr>
                <w:rFonts w:asciiTheme="minorHAnsi" w:eastAsiaTheme="minorHAnsi" w:hAnsiTheme="minorHAnsi"/>
                <w:szCs w:val="20"/>
              </w:rPr>
              <w:br/>
            </w:r>
          </w:p>
          <w:p w14:paraId="350C8854" w14:textId="70710BE8" w:rsidR="007477FD" w:rsidRDefault="004D128F" w:rsidP="005A1246">
            <w:pPr>
              <w:rPr>
                <w:rFonts w:asciiTheme="minorHAnsi" w:eastAsiaTheme="minorHAnsi" w:hAnsiTheme="minorHAnsi"/>
                <w:szCs w:val="20"/>
              </w:rPr>
            </w:pPr>
            <w:hyperlink w:anchor="_Enterprise_Pattern_Catalogue" w:history="1">
              <w:r w:rsidR="007477FD" w:rsidRPr="004D128F">
                <w:rPr>
                  <w:rStyle w:val="Hyperlink"/>
                  <w:rFonts w:asciiTheme="minorHAnsi" w:eastAsiaTheme="minorHAnsi" w:hAnsiTheme="minorHAnsi"/>
                  <w:szCs w:val="20"/>
                </w:rPr>
                <w:t>Enterprise Pattern Catalogue</w:t>
              </w:r>
            </w:hyperlink>
          </w:p>
          <w:p w14:paraId="3A0B7693" w14:textId="74EE8BAD" w:rsidR="007477FD" w:rsidRPr="00F94A76" w:rsidRDefault="007477FD" w:rsidP="005A1246">
            <w:pPr>
              <w:rPr>
                <w:rFonts w:asciiTheme="minorHAnsi" w:hAnsiTheme="minorHAnsi" w:hint="eastAsia"/>
                <w:lang w:eastAsia="en-GB"/>
              </w:rPr>
            </w:pPr>
          </w:p>
        </w:tc>
        <w:tc>
          <w:tcPr>
            <w:tcW w:w="2976" w:type="dxa"/>
            <w:vAlign w:val="center"/>
          </w:tcPr>
          <w:p w14:paraId="64D0BF3D" w14:textId="2247D18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Design solutions aligned to Chaucer's approved integration architecture and patterns.</w:t>
            </w:r>
          </w:p>
        </w:tc>
      </w:tr>
      <w:tr w:rsidR="007477FD" w:rsidRPr="009527A4" w14:paraId="71C5D18C" w14:textId="77777777" w:rsidTr="009E56BB">
        <w:trPr>
          <w:trHeight w:val="1407"/>
        </w:trPr>
        <w:tc>
          <w:tcPr>
            <w:tcW w:w="2077" w:type="dxa"/>
            <w:vAlign w:val="center"/>
          </w:tcPr>
          <w:p w14:paraId="6BC367CF" w14:textId="383CF305"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Integration SME / Developer</w:t>
            </w:r>
          </w:p>
        </w:tc>
        <w:tc>
          <w:tcPr>
            <w:tcW w:w="1462" w:type="dxa"/>
            <w:vAlign w:val="center"/>
          </w:tcPr>
          <w:p w14:paraId="42726251" w14:textId="7FBD8EDB" w:rsidR="007477FD" w:rsidRPr="00F94A76" w:rsidRDefault="00A23B12" w:rsidP="005A1246">
            <w:pPr>
              <w:rPr>
                <w:rFonts w:asciiTheme="minorHAnsi" w:hAnsiTheme="minorHAnsi" w:hint="eastAsia"/>
                <w:lang w:eastAsia="en-GB"/>
              </w:rPr>
            </w:pPr>
            <w:hyperlink w:anchor="_Choosing_an_Integration" w:history="1">
              <w:r w:rsidR="007477FD" w:rsidRPr="00A23B12">
                <w:rPr>
                  <w:rStyle w:val="Hyperlink"/>
                  <w:rFonts w:asciiTheme="minorHAnsi" w:eastAsiaTheme="minorHAnsi" w:hAnsiTheme="minorHAnsi"/>
                  <w:szCs w:val="20"/>
                </w:rPr>
                <w:t>Choosing an Integration Pattern</w:t>
              </w:r>
            </w:hyperlink>
          </w:p>
        </w:tc>
        <w:tc>
          <w:tcPr>
            <w:tcW w:w="3119" w:type="dxa"/>
            <w:vAlign w:val="center"/>
          </w:tcPr>
          <w:p w14:paraId="64EDD2C2" w14:textId="77F45A2A" w:rsidR="007477FD" w:rsidRPr="0041138D" w:rsidRDefault="001E6DBB" w:rsidP="005A1246">
            <w:pPr>
              <w:rPr>
                <w:rFonts w:asciiTheme="minorHAnsi" w:eastAsiaTheme="minorHAnsi" w:hAnsiTheme="minorHAnsi"/>
                <w:szCs w:val="20"/>
              </w:rPr>
            </w:pPr>
            <w:r>
              <w:rPr>
                <w:rFonts w:asciiTheme="minorHAnsi" w:eastAsiaTheme="minorHAnsi" w:hAnsiTheme="minorHAnsi"/>
                <w:szCs w:val="20"/>
              </w:rPr>
              <w:br/>
            </w:r>
            <w:hyperlink w:anchor="_8._Enterprise_Pattern" w:history="1">
              <w:r w:rsidR="007477FD" w:rsidRPr="008E3998">
                <w:rPr>
                  <w:rStyle w:val="Hyperlink"/>
                  <w:rFonts w:asciiTheme="minorHAnsi" w:eastAsiaTheme="minorHAnsi" w:hAnsiTheme="minorHAnsi"/>
                  <w:szCs w:val="20"/>
                </w:rPr>
                <w:t>Enterprise Pattern Catalogue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92BA02" w14:textId="3429F1BE" w:rsidR="007477FD" w:rsidRDefault="008E3998" w:rsidP="005A1246">
            <w:pPr>
              <w:rPr>
                <w:rFonts w:asciiTheme="minorHAnsi" w:eastAsiaTheme="minorHAnsi" w:hAnsiTheme="minorHAnsi"/>
                <w:szCs w:val="20"/>
              </w:rPr>
            </w:pPr>
            <w:hyperlink w:anchor="_10._Data_Platform" w:history="1">
              <w:r w:rsidR="007477FD" w:rsidRPr="008E3998">
                <w:rPr>
                  <w:rStyle w:val="Hyperlink"/>
                  <w:rFonts w:asciiTheme="minorHAnsi" w:eastAsiaTheme="minorHAnsi" w:hAnsiTheme="minorHAnsi"/>
                  <w:szCs w:val="20"/>
                </w:rPr>
                <w:t>Data Platform Position &amp; Guardrails</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393297DD" w14:textId="7A5BAE80" w:rsidR="007477FD" w:rsidRPr="00F94A76" w:rsidRDefault="008E3998" w:rsidP="005A1246">
            <w:pPr>
              <w:rPr>
                <w:rFonts w:asciiTheme="minorHAnsi" w:hAnsiTheme="minorHAnsi" w:hint="eastAsia"/>
                <w:lang w:eastAsia="en-GB"/>
              </w:rPr>
            </w:pPr>
            <w:hyperlink w:anchor="_Security_and_Operational" w:history="1">
              <w:r w:rsidR="007477FD" w:rsidRPr="008E3998">
                <w:rPr>
                  <w:rStyle w:val="Hyperlink"/>
                  <w:rFonts w:asciiTheme="minorHAnsi" w:eastAsiaTheme="minorHAnsi" w:hAnsiTheme="minorHAnsi"/>
                  <w:szCs w:val="20"/>
                </w:rPr>
                <w:t>Security &amp; Operational Excellence</w:t>
              </w:r>
            </w:hyperlink>
            <w:r w:rsidR="00D131ED">
              <w:rPr>
                <w:rFonts w:asciiTheme="minorHAnsi" w:eastAsiaTheme="minorHAnsi" w:hAnsiTheme="minorHAnsi"/>
                <w:szCs w:val="20"/>
              </w:rPr>
              <w:br/>
            </w:r>
          </w:p>
        </w:tc>
        <w:tc>
          <w:tcPr>
            <w:tcW w:w="2976" w:type="dxa"/>
            <w:vAlign w:val="center"/>
          </w:tcPr>
          <w:p w14:paraId="64F8DC57" w14:textId="3319D35B"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Build integrations using approved patterns, services and operational controls.</w:t>
            </w:r>
          </w:p>
        </w:tc>
      </w:tr>
      <w:tr w:rsidR="007477FD" w:rsidRPr="009527A4" w14:paraId="6210ABFF" w14:textId="77777777" w:rsidTr="009E56BB">
        <w:trPr>
          <w:trHeight w:val="1407"/>
        </w:trPr>
        <w:tc>
          <w:tcPr>
            <w:tcW w:w="2077" w:type="dxa"/>
            <w:vAlign w:val="center"/>
          </w:tcPr>
          <w:p w14:paraId="00CE2BB2" w14:textId="77777777" w:rsidR="007477FD" w:rsidRPr="0041138D" w:rsidRDefault="007477FD" w:rsidP="005A1246">
            <w:pPr>
              <w:rPr>
                <w:rFonts w:asciiTheme="minorHAnsi" w:eastAsiaTheme="minorHAnsi" w:hAnsiTheme="minorHAnsi"/>
                <w:szCs w:val="20"/>
              </w:rPr>
            </w:pPr>
            <w:r w:rsidRPr="0041138D">
              <w:rPr>
                <w:rFonts w:asciiTheme="minorHAnsi" w:eastAsiaTheme="minorHAnsi" w:hAnsiTheme="minorHAnsi"/>
                <w:szCs w:val="20"/>
              </w:rPr>
              <w:t xml:space="preserve">Data Architect / </w:t>
            </w:r>
          </w:p>
          <w:p w14:paraId="4D04E42A" w14:textId="006EF2C8"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Data Platform Lead / Data Engineer</w:t>
            </w:r>
          </w:p>
        </w:tc>
        <w:tc>
          <w:tcPr>
            <w:tcW w:w="1462" w:type="dxa"/>
            <w:vAlign w:val="center"/>
          </w:tcPr>
          <w:p w14:paraId="4FB20649" w14:textId="6D322197" w:rsidR="007477FD" w:rsidRPr="00F94A76" w:rsidRDefault="00A23B12" w:rsidP="005A1246">
            <w:pPr>
              <w:rPr>
                <w:rFonts w:asciiTheme="minorHAnsi" w:hAnsiTheme="minorHAnsi" w:hint="eastAsia"/>
                <w:lang w:eastAsia="en-GB"/>
              </w:rPr>
            </w:pPr>
            <w:hyperlink w:anchor="_Data_Platform_Position" w:history="1">
              <w:r w:rsidR="007477FD" w:rsidRPr="00A23B12">
                <w:rPr>
                  <w:rStyle w:val="Hyperlink"/>
                  <w:rFonts w:asciiTheme="minorHAnsi" w:eastAsiaTheme="minorHAnsi" w:hAnsiTheme="minorHAnsi"/>
                  <w:szCs w:val="20"/>
                </w:rPr>
                <w:t>Data Platform Position &amp; Guardrails</w:t>
              </w:r>
            </w:hyperlink>
          </w:p>
        </w:tc>
        <w:tc>
          <w:tcPr>
            <w:tcW w:w="3119" w:type="dxa"/>
            <w:vAlign w:val="center"/>
          </w:tcPr>
          <w:p w14:paraId="5561AEE5" w14:textId="61FB2F56" w:rsidR="007477FD" w:rsidRDefault="00A23B12" w:rsidP="005A1246">
            <w:pPr>
              <w:rPr>
                <w:szCs w:val="20"/>
              </w:rPr>
            </w:pPr>
            <w:hyperlink w:anchor="_Security_and_Operational" w:history="1">
              <w:r w:rsidR="007477FD" w:rsidRPr="00A23B12">
                <w:rPr>
                  <w:rStyle w:val="Hyperlink"/>
                  <w:rFonts w:asciiTheme="minorHAnsi" w:eastAsiaTheme="minorHAnsi" w:hAnsiTheme="minorHAnsi"/>
                  <w:szCs w:val="20"/>
                </w:rPr>
                <w:t xml:space="preserve">Security &amp; Operational </w:t>
              </w:r>
              <w:r w:rsidR="007477FD" w:rsidRPr="00A23B12">
                <w:rPr>
                  <w:rStyle w:val="Hyperlink"/>
                  <w:szCs w:val="20"/>
                </w:rPr>
                <w:t>Excellence</w:t>
              </w:r>
            </w:hyperlink>
            <w:r w:rsidR="007477FD" w:rsidRPr="0041138D">
              <w:rPr>
                <w:szCs w:val="20"/>
              </w:rPr>
              <w:t xml:space="preserve"> </w:t>
            </w:r>
            <w:r w:rsidR="001E6DBB">
              <w:rPr>
                <w:szCs w:val="20"/>
              </w:rPr>
              <w:br/>
            </w:r>
          </w:p>
          <w:p w14:paraId="7BA7EEFD" w14:textId="66973170" w:rsidR="007477FD" w:rsidRPr="00F94A76" w:rsidRDefault="00A23B12" w:rsidP="005A1246">
            <w:pPr>
              <w:rPr>
                <w:rFonts w:asciiTheme="minorHAnsi" w:hAnsiTheme="minorHAnsi" w:hint="eastAsia"/>
                <w:lang w:eastAsia="en-GB"/>
              </w:rPr>
            </w:pPr>
            <w:hyperlink w:anchor="_12_Guardrails" w:history="1">
              <w:r w:rsidR="007477FD" w:rsidRPr="00A23B12">
                <w:rPr>
                  <w:rStyle w:val="Hyperlink"/>
                  <w:rFonts w:asciiTheme="minorHAnsi" w:eastAsiaTheme="minorHAnsi" w:hAnsiTheme="minorHAnsi"/>
                  <w:szCs w:val="20"/>
                </w:rPr>
                <w:t>Guardrails</w:t>
              </w:r>
            </w:hyperlink>
          </w:p>
        </w:tc>
        <w:tc>
          <w:tcPr>
            <w:tcW w:w="2976" w:type="dxa"/>
            <w:vAlign w:val="center"/>
          </w:tcPr>
          <w:p w14:paraId="74886342" w14:textId="471327B0" w:rsidR="007477FD" w:rsidRPr="00F94A76" w:rsidRDefault="007477FD" w:rsidP="005A1246">
            <w:pPr>
              <w:rPr>
                <w:rFonts w:asciiTheme="minorHAnsi" w:hAnsiTheme="minorHAnsi" w:hint="eastAsia"/>
                <w:lang w:eastAsia="en-GB"/>
              </w:rPr>
            </w:pPr>
            <w:r w:rsidRPr="0041138D">
              <w:rPr>
                <w:rFonts w:asciiTheme="minorHAnsi" w:eastAsiaTheme="minorHAnsi" w:hAnsiTheme="minorHAnsi"/>
                <w:szCs w:val="20"/>
              </w:rPr>
              <w:t>Understand approved SIF-to-Data Platform boundaries, exchange patterns and governance controls.</w:t>
            </w:r>
          </w:p>
        </w:tc>
      </w:tr>
      <w:tr w:rsidR="007477FD" w:rsidRPr="009527A4" w14:paraId="221CDE97" w14:textId="77777777" w:rsidTr="009E56BB">
        <w:trPr>
          <w:trHeight w:val="1407"/>
        </w:trPr>
        <w:tc>
          <w:tcPr>
            <w:tcW w:w="2077" w:type="dxa"/>
            <w:vAlign w:val="center"/>
          </w:tcPr>
          <w:p w14:paraId="51A2B2D3" w14:textId="5036BD0F" w:rsidR="007477FD" w:rsidRPr="00F94A76" w:rsidRDefault="007477FD" w:rsidP="005A1246">
            <w:pPr>
              <w:rPr>
                <w:lang w:eastAsia="en-GB"/>
              </w:rPr>
            </w:pPr>
            <w:r w:rsidRPr="0041138D">
              <w:rPr>
                <w:rFonts w:asciiTheme="minorHAnsi" w:eastAsiaTheme="minorHAnsi" w:hAnsiTheme="minorHAnsi"/>
                <w:szCs w:val="20"/>
              </w:rPr>
              <w:t>Security Architect / Cloud Operations</w:t>
            </w:r>
          </w:p>
        </w:tc>
        <w:tc>
          <w:tcPr>
            <w:tcW w:w="1462" w:type="dxa"/>
            <w:vAlign w:val="center"/>
          </w:tcPr>
          <w:p w14:paraId="69B330BA" w14:textId="1EEE86A1" w:rsidR="007477FD" w:rsidRPr="00F94A76" w:rsidRDefault="008E3998" w:rsidP="005A1246">
            <w:pPr>
              <w:rPr>
                <w:lang w:eastAsia="en-GB"/>
              </w:rPr>
            </w:pPr>
            <w:hyperlink w:anchor="_Security_and_Trust" w:history="1">
              <w:r w:rsidR="007477FD" w:rsidRPr="008E3998">
                <w:rPr>
                  <w:rStyle w:val="Hyperlink"/>
                  <w:rFonts w:asciiTheme="minorHAnsi" w:eastAsiaTheme="minorHAnsi" w:hAnsiTheme="minorHAnsi"/>
                  <w:szCs w:val="20"/>
                </w:rPr>
                <w:t>Security &amp; Trust Boundary</w:t>
              </w:r>
            </w:hyperlink>
          </w:p>
        </w:tc>
        <w:tc>
          <w:tcPr>
            <w:tcW w:w="3119" w:type="dxa"/>
            <w:vAlign w:val="center"/>
          </w:tcPr>
          <w:p w14:paraId="76A00BB8" w14:textId="744F3749" w:rsidR="007477FD" w:rsidRDefault="001E6DBB" w:rsidP="005A1246">
            <w:pPr>
              <w:rPr>
                <w:rFonts w:asciiTheme="minorHAnsi" w:eastAsiaTheme="minorHAnsi" w:hAnsiTheme="minorHAnsi"/>
                <w:szCs w:val="20"/>
              </w:rPr>
            </w:pPr>
            <w:r>
              <w:rPr>
                <w:rFonts w:asciiTheme="minorHAnsi" w:eastAsiaTheme="minorHAnsi" w:hAnsiTheme="minorHAnsi"/>
                <w:szCs w:val="20"/>
              </w:rPr>
              <w:br/>
            </w:r>
            <w:hyperlink w:anchor="_Security_and_Operational" w:history="1">
              <w:r w:rsidR="007477FD" w:rsidRPr="002D395A">
                <w:rPr>
                  <w:rStyle w:val="Hyperlink"/>
                  <w:rFonts w:asciiTheme="minorHAnsi" w:eastAsiaTheme="minorHAnsi" w:hAnsiTheme="minorHAnsi"/>
                  <w:szCs w:val="20"/>
                </w:rPr>
                <w:t>Security &amp; Operational Excellence</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5E15624" w14:textId="4C745C6E" w:rsidR="007477FD" w:rsidRPr="0041138D" w:rsidRDefault="002D395A" w:rsidP="005A1246">
            <w:pPr>
              <w:rPr>
                <w:rFonts w:asciiTheme="minorHAnsi" w:eastAsiaTheme="minorHAnsi" w:hAnsiTheme="minorHAnsi"/>
                <w:szCs w:val="20"/>
              </w:rPr>
            </w:pPr>
            <w:hyperlink w:anchor="_12_Guardrails" w:history="1">
              <w:r w:rsidR="007477FD" w:rsidRPr="002D395A">
                <w:rPr>
                  <w:rStyle w:val="Hyperlink"/>
                  <w:rFonts w:asciiTheme="minorHAnsi" w:eastAsiaTheme="minorHAnsi" w:hAnsiTheme="minorHAnsi"/>
                  <w:szCs w:val="20"/>
                </w:rPr>
                <w:t>Guardrails</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1A6134E0" w14:textId="7A26EC02" w:rsidR="007477FD" w:rsidRPr="00F94A76" w:rsidRDefault="002D395A" w:rsidP="005A1246">
            <w:pPr>
              <w:rPr>
                <w:lang w:eastAsia="en-GB"/>
              </w:rPr>
            </w:pPr>
            <w:hyperlink w:anchor="_13._Exception_Process" w:history="1">
              <w:r w:rsidR="007477FD" w:rsidRPr="002D395A">
                <w:rPr>
                  <w:rStyle w:val="Hyperlink"/>
                  <w:rFonts w:asciiTheme="minorHAnsi" w:eastAsiaTheme="minorHAnsi" w:hAnsiTheme="minorHAnsi"/>
                  <w:szCs w:val="20"/>
                </w:rPr>
                <w:t>Security Conformance</w:t>
              </w:r>
            </w:hyperlink>
            <w:r w:rsidR="00D131ED">
              <w:rPr>
                <w:rFonts w:asciiTheme="minorHAnsi" w:eastAsiaTheme="minorHAnsi" w:hAnsiTheme="minorHAnsi"/>
                <w:szCs w:val="20"/>
              </w:rPr>
              <w:br/>
            </w:r>
          </w:p>
        </w:tc>
        <w:tc>
          <w:tcPr>
            <w:tcW w:w="2976" w:type="dxa"/>
            <w:vAlign w:val="center"/>
          </w:tcPr>
          <w:p w14:paraId="1E363F08" w14:textId="5891EA83" w:rsidR="007477FD" w:rsidRPr="00F94A76" w:rsidRDefault="007477FD" w:rsidP="005A1246">
            <w:pPr>
              <w:rPr>
                <w:lang w:eastAsia="en-GB"/>
              </w:rPr>
            </w:pPr>
            <w:r w:rsidRPr="0041138D">
              <w:rPr>
                <w:rFonts w:asciiTheme="minorHAnsi" w:eastAsiaTheme="minorHAnsi" w:hAnsiTheme="minorHAnsi"/>
                <w:szCs w:val="20"/>
              </w:rPr>
              <w:t>Assess security posture, operational controls, identity, monitoring and compliance requirements.</w:t>
            </w:r>
          </w:p>
        </w:tc>
      </w:tr>
      <w:tr w:rsidR="007477FD" w:rsidRPr="009527A4" w14:paraId="636EC761" w14:textId="77777777" w:rsidTr="009E56BB">
        <w:trPr>
          <w:trHeight w:val="1407"/>
        </w:trPr>
        <w:tc>
          <w:tcPr>
            <w:tcW w:w="2077" w:type="dxa"/>
            <w:vAlign w:val="center"/>
          </w:tcPr>
          <w:p w14:paraId="6191331F" w14:textId="70DE7689" w:rsidR="007477FD" w:rsidRPr="00F94A76" w:rsidRDefault="007477FD" w:rsidP="005A1246">
            <w:pPr>
              <w:rPr>
                <w:lang w:eastAsia="en-GB"/>
              </w:rPr>
            </w:pPr>
            <w:r w:rsidRPr="0041138D">
              <w:rPr>
                <w:rFonts w:asciiTheme="minorHAnsi" w:eastAsiaTheme="minorHAnsi" w:hAnsiTheme="minorHAnsi"/>
                <w:szCs w:val="20"/>
              </w:rPr>
              <w:t>Technical Design Authority (TDA)</w:t>
            </w:r>
          </w:p>
        </w:tc>
        <w:tc>
          <w:tcPr>
            <w:tcW w:w="1462" w:type="dxa"/>
            <w:vAlign w:val="center"/>
          </w:tcPr>
          <w:p w14:paraId="1A632892" w14:textId="316EDDB6" w:rsidR="007477FD" w:rsidRPr="00F94A76" w:rsidRDefault="008E3998" w:rsidP="005A1246">
            <w:pPr>
              <w:rPr>
                <w:lang w:eastAsia="en-GB"/>
              </w:rPr>
            </w:pPr>
            <w:hyperlink w:anchor="_12_Guardrails" w:history="1">
              <w:r w:rsidR="007477FD" w:rsidRPr="008E3998">
                <w:rPr>
                  <w:rStyle w:val="Hyperlink"/>
                  <w:rFonts w:asciiTheme="minorHAnsi" w:eastAsiaTheme="minorHAnsi" w:hAnsiTheme="minorHAnsi"/>
                  <w:szCs w:val="20"/>
                </w:rPr>
                <w:t>Guardrails</w:t>
              </w:r>
            </w:hyperlink>
          </w:p>
        </w:tc>
        <w:tc>
          <w:tcPr>
            <w:tcW w:w="3119" w:type="dxa"/>
            <w:vAlign w:val="center"/>
          </w:tcPr>
          <w:p w14:paraId="529AFC96" w14:textId="03FA1F0F" w:rsidR="007477FD" w:rsidRPr="0041138D" w:rsidRDefault="003659FE" w:rsidP="005A1246">
            <w:pPr>
              <w:rPr>
                <w:rFonts w:asciiTheme="minorHAnsi" w:eastAsiaTheme="minorHAnsi" w:hAnsiTheme="minorHAnsi"/>
                <w:szCs w:val="20"/>
              </w:rPr>
            </w:pPr>
            <w:r>
              <w:rPr>
                <w:rFonts w:asciiTheme="minorHAnsi" w:eastAsiaTheme="minorHAnsi" w:hAnsiTheme="minorHAnsi"/>
                <w:szCs w:val="20"/>
              </w:rPr>
              <w:br/>
            </w:r>
            <w:hyperlink w:anchor="_13._Exception_Process" w:history="1">
              <w:r w:rsidR="007477FD" w:rsidRPr="00D131ED">
                <w:rPr>
                  <w:rStyle w:val="Hyperlink"/>
                  <w:rFonts w:asciiTheme="minorHAnsi" w:eastAsiaTheme="minorHAnsi" w:hAnsiTheme="minorHAnsi"/>
                  <w:szCs w:val="20"/>
                </w:rPr>
                <w:t>Governance &amp; Exceptions</w:t>
              </w:r>
            </w:hyperlink>
            <w:r w:rsidR="007477FD" w:rsidRPr="0041138D">
              <w:rPr>
                <w:rFonts w:asciiTheme="minorHAnsi" w:eastAsiaTheme="minorHAnsi" w:hAnsiTheme="minorHAnsi"/>
                <w:szCs w:val="20"/>
              </w:rPr>
              <w:t xml:space="preserve"> </w:t>
            </w:r>
            <w:r w:rsidR="00D131ED">
              <w:rPr>
                <w:rFonts w:asciiTheme="minorHAnsi" w:eastAsiaTheme="minorHAnsi" w:hAnsiTheme="minorHAnsi"/>
                <w:szCs w:val="20"/>
              </w:rPr>
              <w:br/>
            </w:r>
          </w:p>
          <w:p w14:paraId="691829A0" w14:textId="03FA0850" w:rsidR="007477FD" w:rsidRPr="00F94A76" w:rsidRDefault="00D131ED" w:rsidP="005A1246">
            <w:pPr>
              <w:rPr>
                <w:lang w:eastAsia="en-GB"/>
              </w:rPr>
            </w:pPr>
            <w:hyperlink w:anchor="_8._Enterprise_Pattern" w:history="1">
              <w:r w:rsidR="007477FD" w:rsidRPr="00D131ED">
                <w:rPr>
                  <w:rStyle w:val="Hyperlink"/>
                  <w:rFonts w:asciiTheme="minorHAnsi" w:eastAsiaTheme="minorHAnsi" w:hAnsiTheme="minorHAnsi"/>
                  <w:szCs w:val="20"/>
                </w:rPr>
                <w:t>Enterprise Pattern Catalogue</w:t>
              </w:r>
            </w:hyperlink>
            <w:r w:rsidR="007477FD" w:rsidRPr="0041138D">
              <w:rPr>
                <w:rFonts w:asciiTheme="minorHAnsi" w:eastAsiaTheme="minorHAnsi" w:hAnsiTheme="minorHAnsi"/>
                <w:szCs w:val="20"/>
              </w:rPr>
              <w:t xml:space="preserve"> </w:t>
            </w:r>
            <w:r>
              <w:rPr>
                <w:rFonts w:asciiTheme="minorHAnsi" w:eastAsiaTheme="minorHAnsi" w:hAnsiTheme="minorHAnsi"/>
                <w:szCs w:val="20"/>
              </w:rPr>
              <w:br/>
            </w:r>
            <w:r>
              <w:rPr>
                <w:rFonts w:asciiTheme="minorHAnsi" w:eastAsiaTheme="minorHAnsi" w:hAnsiTheme="minorHAnsi"/>
                <w:szCs w:val="20"/>
              </w:rPr>
              <w:br/>
            </w:r>
            <w:hyperlink w:anchor="_10._Data_Platform" w:history="1">
              <w:r w:rsidR="007477FD" w:rsidRPr="00D131ED">
                <w:rPr>
                  <w:rStyle w:val="Hyperlink"/>
                  <w:rFonts w:asciiTheme="minorHAnsi" w:eastAsiaTheme="minorHAnsi" w:hAnsiTheme="minorHAnsi"/>
                  <w:szCs w:val="20"/>
                </w:rPr>
                <w:t>Data Platform Position &amp; Guardrails</w:t>
              </w:r>
            </w:hyperlink>
            <w:r w:rsidR="003659FE">
              <w:rPr>
                <w:rFonts w:asciiTheme="minorHAnsi" w:eastAsiaTheme="minorHAnsi" w:hAnsiTheme="minorHAnsi"/>
                <w:szCs w:val="20"/>
              </w:rPr>
              <w:br/>
            </w:r>
          </w:p>
        </w:tc>
        <w:tc>
          <w:tcPr>
            <w:tcW w:w="2976" w:type="dxa"/>
            <w:vAlign w:val="center"/>
          </w:tcPr>
          <w:p w14:paraId="5F01CEFE" w14:textId="0444EA79" w:rsidR="007477FD" w:rsidRPr="00F94A76" w:rsidRDefault="007477FD" w:rsidP="005A1246">
            <w:pPr>
              <w:rPr>
                <w:lang w:eastAsia="en-GB"/>
              </w:rPr>
            </w:pPr>
            <w:r w:rsidRPr="0041138D">
              <w:rPr>
                <w:rFonts w:asciiTheme="minorHAnsi" w:eastAsiaTheme="minorHAnsi" w:hAnsiTheme="minorHAnsi"/>
                <w:szCs w:val="20"/>
              </w:rPr>
              <w:t>Assess architecture conformance, exceptions, integration pattern selection and data platform boundary compliance.</w:t>
            </w:r>
          </w:p>
        </w:tc>
      </w:tr>
    </w:tbl>
    <w:p w14:paraId="10422E8E" w14:textId="77777777" w:rsidR="007477FD" w:rsidRDefault="007477FD" w:rsidP="0041138D">
      <w:pPr>
        <w:spacing w:after="200" w:line="276" w:lineRule="auto"/>
        <w:rPr>
          <w:szCs w:val="20"/>
        </w:rPr>
      </w:pPr>
    </w:p>
    <w:p w14:paraId="0944C7F5" w14:textId="77777777" w:rsidR="006F79A8" w:rsidRPr="0041138D" w:rsidRDefault="006F79A8" w:rsidP="0041138D">
      <w:pPr>
        <w:spacing w:after="200" w:line="276" w:lineRule="auto"/>
        <w:rPr>
          <w:szCs w:val="20"/>
        </w:rPr>
      </w:pPr>
    </w:p>
    <w:p w14:paraId="01EB0D6A" w14:textId="19102F7B" w:rsidR="0041138D" w:rsidRPr="0041138D" w:rsidRDefault="0041138D" w:rsidP="0041138D">
      <w:pPr>
        <w:pStyle w:val="Heading1"/>
        <w:ind w:left="431" w:hanging="431"/>
      </w:pPr>
      <w:bookmarkStart w:id="17" w:name="_Toc239980581"/>
      <w:bookmarkStart w:id="18" w:name="_Executive_Summary"/>
      <w:bookmarkStart w:id="19" w:name="_Toc240018774"/>
      <w:bookmarkEnd w:id="18"/>
      <w:r w:rsidRPr="0041138D">
        <w:t>Executive Summary</w:t>
      </w:r>
      <w:bookmarkEnd w:id="16"/>
      <w:bookmarkEnd w:id="17"/>
      <w:bookmarkEnd w:id="19"/>
    </w:p>
    <w:p w14:paraId="48881887" w14:textId="77777777" w:rsidR="0041138D" w:rsidRPr="0041138D" w:rsidRDefault="0041138D" w:rsidP="0041138D">
      <w:pPr>
        <w:rPr>
          <w:lang w:val="en-US"/>
        </w:rPr>
      </w:pPr>
    </w:p>
    <w:p w14:paraId="316E4099" w14:textId="77777777" w:rsidR="0041138D" w:rsidRDefault="0041138D" w:rsidP="0041138D">
      <w:pPr>
        <w:rPr>
          <w:szCs w:val="20"/>
        </w:rPr>
      </w:pPr>
      <w:r w:rsidRPr="0041138D">
        <w:rPr>
          <w:szCs w:val="20"/>
        </w:rPr>
        <w:t>Chaucer requires a formal Systems Integration Framework to provide consistent architectural direction for system-to-system integration across internal applications, third-party platforms, SaaS services, vendor integrations and the enterprise data platform.</w:t>
      </w:r>
    </w:p>
    <w:p w14:paraId="103D7861" w14:textId="77777777" w:rsidR="0041138D" w:rsidRPr="0041138D" w:rsidRDefault="0041138D" w:rsidP="0041138D">
      <w:pPr>
        <w:rPr>
          <w:szCs w:val="20"/>
        </w:rPr>
      </w:pPr>
    </w:p>
    <w:p w14:paraId="6DB1040D" w14:textId="1CBBB8DD" w:rsid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2BE6BE97" w14:textId="77777777" w:rsidR="0041138D" w:rsidRPr="0041138D" w:rsidRDefault="0041138D" w:rsidP="0041138D">
      <w:pPr>
        <w:rPr>
          <w:szCs w:val="20"/>
        </w:rPr>
      </w:pPr>
    </w:p>
    <w:p w14:paraId="3AF548BB" w14:textId="376C3FDD" w:rsidR="0041138D" w:rsidRPr="0041138D" w:rsidRDefault="0041138D" w:rsidP="0041138D">
      <w:pPr>
        <w:rPr>
          <w:szCs w:val="20"/>
        </w:rPr>
      </w:pPr>
      <w:r w:rsidRPr="0041138D">
        <w:rPr>
          <w:szCs w:val="20"/>
        </w:rPr>
        <w:t>The System</w:t>
      </w:r>
      <w:r w:rsidR="00D01480">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6EF3F7E3" w14:textId="1F19A851" w:rsidR="0041138D" w:rsidRPr="0041138D" w:rsidRDefault="0041138D" w:rsidP="0041138D">
      <w:pPr>
        <w:pStyle w:val="Heading2"/>
        <w:keepLines w:val="0"/>
        <w:spacing w:before="240" w:after="120"/>
      </w:pPr>
      <w:bookmarkStart w:id="20" w:name="_Toc239852275"/>
      <w:bookmarkStart w:id="21" w:name="_Toc239980582"/>
      <w:bookmarkStart w:id="22" w:name="_Toc240018775"/>
      <w:r w:rsidRPr="0041138D">
        <w:t>Why the System</w:t>
      </w:r>
      <w:r w:rsidR="00623DC6">
        <w:t>s</w:t>
      </w:r>
      <w:r w:rsidRPr="0041138D">
        <w:t xml:space="preserve"> Integration Framework</w:t>
      </w:r>
      <w:r w:rsidRPr="0041138D" w:rsidDel="00A22181">
        <w:t xml:space="preserve"> </w:t>
      </w:r>
      <w:r w:rsidRPr="0041138D">
        <w:t>Exists</w:t>
      </w:r>
      <w:bookmarkEnd w:id="20"/>
      <w:bookmarkEnd w:id="21"/>
      <w:bookmarkEnd w:id="22"/>
    </w:p>
    <w:p w14:paraId="2079A405" w14:textId="3029CD17" w:rsidR="0041138D" w:rsidRPr="0041138D" w:rsidRDefault="0041138D" w:rsidP="0041138D">
      <w:pPr>
        <w:spacing w:after="120"/>
        <w:rPr>
          <w:szCs w:val="20"/>
        </w:rPr>
      </w:pPr>
      <w:r w:rsidRPr="0041138D">
        <w:rPr>
          <w:szCs w:val="20"/>
        </w:rPr>
        <w:t>Chaucer has successfully modernised much of its integration estate onto Azure Integration Services and established a number of robust integration patterns, security controls and operational practices.</w:t>
      </w:r>
      <w:r w:rsidR="007477FD">
        <w:rPr>
          <w:szCs w:val="20"/>
        </w:rPr>
        <w:t xml:space="preserve"> </w:t>
      </w:r>
      <w:r w:rsidRPr="0041138D">
        <w:rPr>
          <w:szCs w:val="20"/>
        </w:rPr>
        <w:t xml:space="preserve">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759624A9" w14:textId="12EDA770" w:rsidR="0041138D" w:rsidRPr="0041138D" w:rsidRDefault="0041138D" w:rsidP="0041138D">
      <w:pPr>
        <w:spacing w:after="120"/>
        <w:rPr>
          <w:szCs w:val="20"/>
        </w:rPr>
      </w:pPr>
      <w:r w:rsidRPr="0041138D">
        <w:rPr>
          <w:szCs w:val="20"/>
        </w:rPr>
        <w:t>By leveraging existing best practices and principles within a Systems Integration Framework, Chaucer can build upon its current strengths, promote reuse, improve governance and provide a consistent enterprise approach for future integration initiatives. This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1C09673A" w14:textId="365AE5CC" w:rsidR="0041138D" w:rsidRPr="0041138D" w:rsidRDefault="0041138D" w:rsidP="0041138D">
      <w:pPr>
        <w:spacing w:after="120"/>
        <w:rPr>
          <w:szCs w:val="20"/>
        </w:rPr>
      </w:pPr>
      <w:r w:rsidRPr="0041138D">
        <w:rPr>
          <w:szCs w:val="20"/>
        </w:rPr>
        <w:t>The System</w:t>
      </w:r>
      <w:r w:rsidR="00623DC6">
        <w:rPr>
          <w:szCs w:val="20"/>
        </w:rPr>
        <w:t>s</w:t>
      </w:r>
      <w:r w:rsidRPr="0041138D">
        <w:rPr>
          <w:szCs w:val="20"/>
        </w:rPr>
        <w:t xml:space="preserve"> Integration Framework</w:t>
      </w:r>
      <w:r w:rsidRPr="0041138D" w:rsidDel="00A22181">
        <w:rPr>
          <w:szCs w:val="20"/>
        </w:rPr>
        <w:t xml:space="preserve"> </w:t>
      </w:r>
      <w:r w:rsidRPr="0041138D">
        <w:rPr>
          <w:szCs w:val="20"/>
        </w:rPr>
        <w:t>does not introduce a new set of principles. It inherits the principles Chaucer already holds and translates them into practical integration choices. The stack below shows where those principles originate and where they are enforced in this document.</w:t>
      </w:r>
    </w:p>
    <w:p w14:paraId="2FC9CB0D" w14:textId="77777777" w:rsidR="0041138D" w:rsidRPr="0041138D" w:rsidRDefault="0041138D" w:rsidP="0041138D">
      <w:pPr>
        <w:spacing w:after="120"/>
        <w:rPr>
          <w:szCs w:val="20"/>
        </w:rPr>
      </w:pPr>
      <w:r w:rsidRPr="0041138D">
        <w:rPr>
          <w:szCs w:val="20"/>
        </w:rPr>
        <w:br/>
      </w:r>
      <w:r w:rsidRPr="0041138D">
        <w:rPr>
          <w:noProof/>
          <w:szCs w:val="20"/>
        </w:rPr>
        <w:drawing>
          <wp:inline distT="0" distB="0" distL="0" distR="0" wp14:anchorId="557B2579" wp14:editId="2631D270">
            <wp:extent cx="5435433" cy="2955471"/>
            <wp:effectExtent l="0" t="0" r="0" b="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5433" cy="2955471"/>
                    </a:xfrm>
                    <a:prstGeom prst="rect">
                      <a:avLst/>
                    </a:prstGeom>
                    <a:noFill/>
                  </pic:spPr>
                </pic:pic>
              </a:graphicData>
            </a:graphic>
          </wp:inline>
        </w:drawing>
      </w:r>
      <w:r w:rsidRPr="0041138D">
        <w:rPr>
          <w:szCs w:val="20"/>
        </w:rPr>
        <w:br/>
      </w:r>
    </w:p>
    <w:p w14:paraId="6B7F874A" w14:textId="0B906FBC" w:rsidR="0041138D" w:rsidRPr="006F79A8" w:rsidRDefault="0041138D" w:rsidP="006F79A8">
      <w:pPr>
        <w:pStyle w:val="Heading2"/>
        <w:keepLines w:val="0"/>
        <w:spacing w:before="240" w:after="120"/>
      </w:pPr>
      <w:bookmarkStart w:id="23" w:name="_Toc239980583"/>
      <w:bookmarkStart w:id="24" w:name="_Toc239852276"/>
      <w:bookmarkStart w:id="25" w:name="_Toc240018776"/>
      <w:r w:rsidRPr="006F79A8">
        <w:t>System</w:t>
      </w:r>
      <w:r w:rsidR="00D01480">
        <w:t>s</w:t>
      </w:r>
      <w:r w:rsidRPr="006F79A8">
        <w:t xml:space="preserve"> Integration </w:t>
      </w:r>
      <w:r w:rsidR="00D01480">
        <w:t>F</w:t>
      </w:r>
      <w:r w:rsidRPr="006F79A8">
        <w:t>ramework</w:t>
      </w:r>
      <w:r w:rsidRPr="006F79A8" w:rsidDel="00A22181">
        <w:t xml:space="preserve"> </w:t>
      </w:r>
      <w:r w:rsidRPr="006F79A8">
        <w:t>Scope</w:t>
      </w:r>
      <w:bookmarkEnd w:id="23"/>
      <w:bookmarkEnd w:id="25"/>
    </w:p>
    <w:p w14:paraId="17B099A1" w14:textId="77777777" w:rsidR="006F79A8" w:rsidRPr="006F79A8" w:rsidRDefault="006F79A8" w:rsidP="006F79A8">
      <w:pPr>
        <w:rPr>
          <w:lang w:val="en-US"/>
        </w:rPr>
      </w:pPr>
    </w:p>
    <w:p w14:paraId="16760C5C" w14:textId="3F1B24B0" w:rsidR="0041138D" w:rsidRPr="0041138D" w:rsidRDefault="0041138D" w:rsidP="0041138D">
      <w:pPr>
        <w:spacing w:after="120"/>
        <w:rPr>
          <w:szCs w:val="20"/>
        </w:rPr>
      </w:pPr>
      <w:r w:rsidRPr="0041138D">
        <w:rPr>
          <w:szCs w:val="20"/>
        </w:rPr>
        <w:t>The System</w:t>
      </w:r>
      <w:r w:rsidR="00D01480">
        <w:rPr>
          <w:szCs w:val="20"/>
        </w:rPr>
        <w:t>s</w:t>
      </w:r>
      <w:r w:rsidRPr="0041138D">
        <w:rPr>
          <w:szCs w:val="20"/>
        </w:rPr>
        <w:t xml:space="preserve"> Integration </w:t>
      </w:r>
      <w:r w:rsidR="00D01480">
        <w:rPr>
          <w:szCs w:val="20"/>
        </w:rPr>
        <w:t>F</w:t>
      </w:r>
      <w:r w:rsidRPr="0041138D">
        <w:rPr>
          <w:szCs w:val="20"/>
        </w:rPr>
        <w:t>ramework</w:t>
      </w:r>
      <w:r w:rsidRPr="0041138D" w:rsidDel="00A22181">
        <w:rPr>
          <w:szCs w:val="20"/>
        </w:rPr>
        <w:t xml:space="preserve"> </w:t>
      </w:r>
      <w:r w:rsidRPr="0041138D">
        <w:rPr>
          <w:szCs w:val="20"/>
        </w:rPr>
        <w:t>covers the following.</w:t>
      </w:r>
    </w:p>
    <w:p w14:paraId="49C4DD3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 reference architecture for integration across Azure Integration Services.</w:t>
      </w:r>
    </w:p>
    <w:p w14:paraId="206879B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An enterprise catalogue of approved integration patterns with the Azure components for each.</w:t>
      </w:r>
    </w:p>
    <w:p w14:paraId="6312A51E"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Decision guidance, guardrails and an exception process for delivery teams and suppliers.</w:t>
      </w:r>
    </w:p>
    <w:p w14:paraId="5D5553DA" w14:textId="77777777" w:rsidR="0041138D" w:rsidRPr="0041138D" w:rsidRDefault="0041138D">
      <w:pPr>
        <w:pStyle w:val="ListParagraph"/>
        <w:numPr>
          <w:ilvl w:val="0"/>
          <w:numId w:val="11"/>
        </w:numPr>
        <w:spacing w:after="46" w:line="270" w:lineRule="auto"/>
        <w:contextualSpacing w:val="0"/>
        <w:rPr>
          <w:szCs w:val="20"/>
        </w:rPr>
      </w:pPr>
      <w:r w:rsidRPr="0041138D">
        <w:rPr>
          <w:szCs w:val="20"/>
        </w:rPr>
        <w:t>The position of the data platform boundary and the approved exchange patterns with Snowflake.</w:t>
      </w:r>
      <w:r w:rsidRPr="0041138D">
        <w:rPr>
          <w:szCs w:val="20"/>
        </w:rPr>
        <w:br/>
      </w:r>
    </w:p>
    <w:p w14:paraId="2D7EB7E0" w14:textId="77777777" w:rsidR="0041138D" w:rsidRPr="0041138D" w:rsidRDefault="0041138D" w:rsidP="0041138D">
      <w:pPr>
        <w:spacing w:after="120"/>
        <w:rPr>
          <w:szCs w:val="20"/>
        </w:rPr>
      </w:pPr>
      <w:r w:rsidRPr="0041138D">
        <w:rPr>
          <w:szCs w:val="20"/>
        </w:rPr>
        <w:t>The following are out of scope for this version.</w:t>
      </w:r>
    </w:p>
    <w:p w14:paraId="7160D281" w14:textId="77777777" w:rsidR="0041138D" w:rsidRPr="0041138D" w:rsidRDefault="0041138D">
      <w:pPr>
        <w:pStyle w:val="ListParagraph"/>
        <w:numPr>
          <w:ilvl w:val="0"/>
          <w:numId w:val="12"/>
        </w:numPr>
        <w:spacing w:after="46" w:line="270" w:lineRule="auto"/>
        <w:contextualSpacing w:val="0"/>
        <w:rPr>
          <w:szCs w:val="20"/>
        </w:rPr>
      </w:pPr>
      <w:r w:rsidRPr="0041138D">
        <w:rPr>
          <w:szCs w:val="20"/>
        </w:rPr>
        <w:t>Implementation, provisioning and deployment, which are future-phase activities.</w:t>
      </w:r>
    </w:p>
    <w:p w14:paraId="2A789FAB" w14:textId="77777777"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The detailed API Management high-level design, which is produced as a separate phase.</w:t>
      </w:r>
    </w:p>
    <w:p w14:paraId="70921FE3" w14:textId="77777777" w:rsidR="0041138D" w:rsidRPr="0041138D" w:rsidRDefault="0041138D">
      <w:pPr>
        <w:pStyle w:val="ListParagraph"/>
        <w:numPr>
          <w:ilvl w:val="0"/>
          <w:numId w:val="12"/>
        </w:numPr>
        <w:spacing w:after="46" w:line="270" w:lineRule="auto"/>
        <w:contextualSpacing w:val="0"/>
        <w:rPr>
          <w:szCs w:val="20"/>
          <w:lang w:val="en-US"/>
        </w:rPr>
      </w:pPr>
      <w:r w:rsidRPr="0041138D">
        <w:rPr>
          <w:szCs w:val="20"/>
        </w:rPr>
        <w:t>Any redefinition of Chaucer's cloud strategy.</w:t>
      </w:r>
      <w:r w:rsidRPr="0041138D">
        <w:rPr>
          <w:szCs w:val="20"/>
        </w:rPr>
        <w:br/>
      </w:r>
    </w:p>
    <w:p w14:paraId="30DE2D38" w14:textId="40EDF2B3" w:rsidR="0041138D" w:rsidRPr="006F79A8" w:rsidRDefault="0041138D" w:rsidP="006F79A8">
      <w:pPr>
        <w:pStyle w:val="Heading2"/>
        <w:keepLines w:val="0"/>
        <w:spacing w:before="240" w:after="120"/>
      </w:pPr>
      <w:bookmarkStart w:id="26" w:name="_Toc239980584"/>
      <w:bookmarkStart w:id="27" w:name="_Toc240018777"/>
      <w:r w:rsidRPr="006F79A8">
        <w:t>Intended Outcomes</w:t>
      </w:r>
      <w:bookmarkEnd w:id="24"/>
      <w:bookmarkEnd w:id="26"/>
      <w:bookmarkEnd w:id="27"/>
      <w:r w:rsidR="006F79A8">
        <w:br/>
      </w:r>
    </w:p>
    <w:p w14:paraId="56798A98"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Fewer point-to-point interfaces and a measurable reduction in bespoke coupling.</w:t>
      </w:r>
    </w:p>
    <w:p w14:paraId="0FC6CD7A"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Greater reuse through shared integration components and published services.</w:t>
      </w:r>
    </w:p>
    <w:p w14:paraId="58C57625"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Loose coupling and asynchronous messaging as the default interaction style.</w:t>
      </w:r>
    </w:p>
    <w:p w14:paraId="2A524574"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Consistent, governed delivery that any internal team or third-party supplier can follow.</w:t>
      </w:r>
    </w:p>
    <w:p w14:paraId="313F4F14" w14:textId="77777777" w:rsidR="0041138D" w:rsidRPr="0041138D" w:rsidRDefault="0041138D">
      <w:pPr>
        <w:pStyle w:val="ListParagraph"/>
        <w:numPr>
          <w:ilvl w:val="0"/>
          <w:numId w:val="15"/>
        </w:numPr>
        <w:spacing w:after="46" w:line="270" w:lineRule="auto"/>
        <w:contextualSpacing w:val="0"/>
        <w:rPr>
          <w:szCs w:val="20"/>
        </w:rPr>
      </w:pPr>
      <w:r w:rsidRPr="0041138D">
        <w:rPr>
          <w:szCs w:val="20"/>
        </w:rPr>
        <w:t>Faster onboarding of new integrations through a known catalogue and decision path.</w:t>
      </w:r>
    </w:p>
    <w:p w14:paraId="64C9873B" w14:textId="372264EB" w:rsidR="0041138D" w:rsidRPr="006F79A8" w:rsidRDefault="0041138D" w:rsidP="006F79A8">
      <w:pPr>
        <w:pStyle w:val="Heading1"/>
        <w:ind w:left="431" w:hanging="431"/>
      </w:pPr>
      <w:bookmarkStart w:id="28" w:name="_4._Architectural_Position"/>
      <w:bookmarkStart w:id="29" w:name="_Toc239852278"/>
      <w:bookmarkStart w:id="30" w:name="_Toc239980585"/>
      <w:bookmarkStart w:id="31" w:name="_Architectural_Position"/>
      <w:bookmarkStart w:id="32" w:name="_Toc240018778"/>
      <w:bookmarkEnd w:id="28"/>
      <w:bookmarkEnd w:id="31"/>
      <w:r w:rsidRPr="006F79A8">
        <w:t>Architectural Position</w:t>
      </w:r>
      <w:bookmarkEnd w:id="29"/>
      <w:bookmarkEnd w:id="30"/>
      <w:bookmarkEnd w:id="32"/>
    </w:p>
    <w:p w14:paraId="2255E1E4" w14:textId="792E97AB" w:rsidR="0041138D" w:rsidRPr="006F79A8" w:rsidRDefault="0041138D" w:rsidP="006F79A8">
      <w:pPr>
        <w:pStyle w:val="Heading2"/>
        <w:keepLines w:val="0"/>
        <w:spacing w:before="240" w:after="120"/>
      </w:pPr>
      <w:bookmarkStart w:id="33" w:name="_Toc239852279"/>
      <w:bookmarkStart w:id="34" w:name="_Toc239980586"/>
      <w:bookmarkStart w:id="35" w:name="_Toc240018779"/>
      <w:r w:rsidRPr="006F79A8">
        <w:t>Architectural Stance</w:t>
      </w:r>
      <w:bookmarkEnd w:id="33"/>
      <w:bookmarkEnd w:id="34"/>
      <w:bookmarkEnd w:id="35"/>
    </w:p>
    <w:p w14:paraId="53C79A2E" w14:textId="3FBDE04D" w:rsidR="0041138D" w:rsidRDefault="0041138D" w:rsidP="0041138D">
      <w:pPr>
        <w:spacing w:after="120"/>
        <w:rPr>
          <w:szCs w:val="20"/>
        </w:rPr>
      </w:pPr>
      <w:r w:rsidRPr="0041138D">
        <w:rPr>
          <w:szCs w:val="20"/>
        </w:rPr>
        <w:t>The System</w:t>
      </w:r>
      <w:r w:rsidR="00623DC6">
        <w:rPr>
          <w:szCs w:val="20"/>
        </w:rPr>
        <w:t>s</w:t>
      </w:r>
      <w:r w:rsidRPr="0041138D">
        <w:rPr>
          <w:szCs w:val="20"/>
        </w:rPr>
        <w:t xml:space="preserve"> Integration </w:t>
      </w:r>
      <w:r w:rsidR="007B4417">
        <w:rPr>
          <w:szCs w:val="20"/>
        </w:rPr>
        <w:t>F</w:t>
      </w:r>
      <w:r w:rsidRPr="0041138D">
        <w:rPr>
          <w:szCs w:val="20"/>
        </w:rPr>
        <w:t>ramework</w:t>
      </w:r>
      <w:r w:rsidRPr="0041138D" w:rsidDel="00A22181">
        <w:rPr>
          <w:szCs w:val="20"/>
        </w:rPr>
        <w:t xml:space="preserve"> </w:t>
      </w:r>
      <w:r w:rsidRPr="0041138D">
        <w:rPr>
          <w:szCs w:val="20"/>
        </w:rPr>
        <w:t>takes a clear and consistent position, summarised below and expanded in the sections that follow.</w:t>
      </w:r>
    </w:p>
    <w:p w14:paraId="453EB20D" w14:textId="77777777" w:rsidR="00316805" w:rsidRDefault="00316805" w:rsidP="0041138D">
      <w:pPr>
        <w:spacing w:after="120"/>
        <w:rPr>
          <w:szCs w:val="20"/>
        </w:rPr>
      </w:pPr>
    </w:p>
    <w:tbl>
      <w:tblPr>
        <w:tblStyle w:val="TableGridLight"/>
        <w:tblW w:w="8926" w:type="dxa"/>
        <w:tblLook w:val="04A0" w:firstRow="1" w:lastRow="0" w:firstColumn="1" w:lastColumn="0" w:noHBand="0" w:noVBand="1"/>
      </w:tblPr>
      <w:tblGrid>
        <w:gridCol w:w="2263"/>
        <w:gridCol w:w="6663"/>
      </w:tblGrid>
      <w:tr w:rsidR="00316805" w:rsidRPr="009527A4" w14:paraId="01C53142" w14:textId="77777777">
        <w:tc>
          <w:tcPr>
            <w:tcW w:w="2263" w:type="dxa"/>
            <w:tcBorders>
              <w:top w:val="single" w:sz="12" w:space="0" w:color="000000" w:themeColor="text1"/>
            </w:tcBorders>
            <w:shd w:val="clear" w:color="auto" w:fill="C1CDEC" w:themeFill="accent1" w:themeFillTint="33"/>
            <w:vAlign w:val="center"/>
          </w:tcPr>
          <w:p w14:paraId="6A034139" w14:textId="657E0302"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Area</w:t>
            </w:r>
          </w:p>
        </w:tc>
        <w:tc>
          <w:tcPr>
            <w:tcW w:w="6663" w:type="dxa"/>
            <w:tcBorders>
              <w:top w:val="single" w:sz="12" w:space="0" w:color="000000" w:themeColor="text1"/>
            </w:tcBorders>
            <w:shd w:val="clear" w:color="auto" w:fill="C1CDEC" w:themeFill="accent1" w:themeFillTint="33"/>
            <w:vAlign w:val="center"/>
          </w:tcPr>
          <w:p w14:paraId="19EA2A03" w14:textId="2E4648C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Position</w:t>
            </w:r>
          </w:p>
        </w:tc>
      </w:tr>
      <w:tr w:rsidR="00316805" w:rsidRPr="009527A4" w14:paraId="0FAC1000" w14:textId="77777777">
        <w:tc>
          <w:tcPr>
            <w:tcW w:w="2263" w:type="dxa"/>
            <w:vAlign w:val="center"/>
          </w:tcPr>
          <w:p w14:paraId="04FF552C" w14:textId="4AE77902" w:rsidR="00316805" w:rsidRPr="00F94A76" w:rsidRDefault="00316805" w:rsidP="003662DB">
            <w:pPr>
              <w:rPr>
                <w:rFonts w:asciiTheme="minorHAnsi" w:hAnsiTheme="minorHAnsi" w:hint="eastAsia"/>
                <w:lang w:eastAsia="en-GB"/>
              </w:rPr>
            </w:pPr>
            <w:r w:rsidRPr="0041138D">
              <w:rPr>
                <w:rFonts w:asciiTheme="minorHAnsi" w:hAnsiTheme="minorHAnsi"/>
                <w:szCs w:val="20"/>
              </w:rPr>
              <w:t>Architecture model</w:t>
            </w:r>
          </w:p>
        </w:tc>
        <w:tc>
          <w:tcPr>
            <w:tcW w:w="6663" w:type="dxa"/>
            <w:vAlign w:val="center"/>
          </w:tcPr>
          <w:p w14:paraId="52732232" w14:textId="2D1A28AE"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Service-Oriented Architecture, not microservices.</w:t>
            </w:r>
          </w:p>
        </w:tc>
      </w:tr>
      <w:tr w:rsidR="00316805" w:rsidRPr="009527A4" w14:paraId="69A4AD7B" w14:textId="77777777">
        <w:tc>
          <w:tcPr>
            <w:tcW w:w="2263" w:type="dxa"/>
            <w:vAlign w:val="center"/>
          </w:tcPr>
          <w:p w14:paraId="56EE8559" w14:textId="5F9764B7" w:rsidR="00316805" w:rsidRPr="00F94A76" w:rsidRDefault="00316805" w:rsidP="003662DB">
            <w:pPr>
              <w:rPr>
                <w:rFonts w:asciiTheme="minorHAnsi" w:hAnsiTheme="minorHAnsi" w:hint="eastAsia"/>
                <w:lang w:eastAsia="en-GB"/>
              </w:rPr>
            </w:pPr>
            <w:r w:rsidRPr="0041138D">
              <w:rPr>
                <w:rFonts w:asciiTheme="minorHAnsi" w:hAnsiTheme="minorHAnsi"/>
                <w:szCs w:val="20"/>
              </w:rPr>
              <w:t>Primary objective</w:t>
            </w:r>
          </w:p>
        </w:tc>
        <w:tc>
          <w:tcPr>
            <w:tcW w:w="6663" w:type="dxa"/>
            <w:vAlign w:val="center"/>
          </w:tcPr>
          <w:p w14:paraId="177E8DC3" w14:textId="4DFFA196" w:rsidR="00316805" w:rsidRPr="00F94A76" w:rsidRDefault="00316805" w:rsidP="003662DB">
            <w:pPr>
              <w:rPr>
                <w:rFonts w:asciiTheme="minorHAnsi" w:hAnsiTheme="minorHAnsi" w:hint="eastAsia"/>
                <w:lang w:eastAsia="en-GB"/>
              </w:rPr>
            </w:pPr>
            <w:r w:rsidRPr="0041138D">
              <w:rPr>
                <w:rFonts w:asciiTheme="minorHAnsi" w:hAnsiTheme="minorHAnsi"/>
                <w:szCs w:val="20"/>
              </w:rPr>
              <w:t xml:space="preserve">Integrate and reuse existing systems and services before creating new ones. </w:t>
            </w:r>
            <w:hyperlink r:id="rId13" w:history="1">
              <w:r w:rsidRPr="0041138D">
                <w:rPr>
                  <w:rFonts w:asciiTheme="minorHAnsi" w:hAnsiTheme="minorHAnsi"/>
                  <w:szCs w:val="20"/>
                </w:rPr>
                <w:t>Reference</w:t>
              </w:r>
            </w:hyperlink>
            <w:r w:rsidRPr="0041138D">
              <w:rPr>
                <w:rFonts w:asciiTheme="minorHAnsi" w:hAnsiTheme="minorHAnsi"/>
                <w:szCs w:val="20"/>
              </w:rPr>
              <w:t xml:space="preserve"> – </w:t>
            </w:r>
            <w:hyperlink w:anchor="EntArchPrin" w:history="1">
              <w:r>
                <w:rPr>
                  <w:szCs w:val="20"/>
                </w:rPr>
                <w:t>S</w:t>
              </w:r>
              <w:r w:rsidRPr="0041138D">
                <w:rPr>
                  <w:rStyle w:val="Hyperlink"/>
                  <w:rFonts w:asciiTheme="minorHAnsi" w:hAnsiTheme="minorHAnsi"/>
                  <w:szCs w:val="20"/>
                </w:rPr>
                <w:t>ection 5  EAG2, AAP1 , AAP2</w:t>
              </w:r>
            </w:hyperlink>
          </w:p>
        </w:tc>
      </w:tr>
      <w:tr w:rsidR="00316805" w:rsidRPr="009527A4" w14:paraId="459DC052" w14:textId="77777777">
        <w:tc>
          <w:tcPr>
            <w:tcW w:w="2263" w:type="dxa"/>
            <w:vAlign w:val="center"/>
          </w:tcPr>
          <w:p w14:paraId="6DA02CE9" w14:textId="62E6E0EA"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 model</w:t>
            </w:r>
          </w:p>
        </w:tc>
        <w:tc>
          <w:tcPr>
            <w:tcW w:w="6663" w:type="dxa"/>
            <w:vAlign w:val="center"/>
          </w:tcPr>
          <w:p w14:paraId="34E7CFB2" w14:textId="3C0C8B08" w:rsidR="00316805" w:rsidRPr="00F94A76" w:rsidRDefault="00316805" w:rsidP="003662DB">
            <w:pPr>
              <w:rPr>
                <w:rFonts w:asciiTheme="minorHAnsi" w:hAnsiTheme="minorHAnsi" w:hint="eastAsia"/>
                <w:lang w:eastAsia="en-GB"/>
              </w:rPr>
            </w:pPr>
            <w:r w:rsidRPr="0041138D">
              <w:rPr>
                <w:rFonts w:asciiTheme="minorHAnsi" w:hAnsiTheme="minorHAnsi"/>
                <w:szCs w:val="20"/>
              </w:rPr>
              <w:t xml:space="preserve">Business-capability aligned enterprise services.  </w:t>
            </w:r>
            <w:hyperlink w:anchor="EntArchPrin" w:history="1">
              <w:r>
                <w:rPr>
                  <w:szCs w:val="20"/>
                </w:rPr>
                <w:t>S</w:t>
              </w:r>
              <w:r w:rsidRPr="0041138D">
                <w:rPr>
                  <w:rStyle w:val="Hyperlink"/>
                  <w:rFonts w:asciiTheme="minorHAnsi" w:hAnsiTheme="minorHAnsi"/>
                  <w:szCs w:val="20"/>
                </w:rPr>
                <w:t>ection 11</w:t>
              </w:r>
            </w:hyperlink>
          </w:p>
        </w:tc>
      </w:tr>
      <w:tr w:rsidR="00316805" w:rsidRPr="009527A4" w14:paraId="518ADF0C" w14:textId="77777777">
        <w:tc>
          <w:tcPr>
            <w:tcW w:w="2263" w:type="dxa"/>
            <w:vAlign w:val="center"/>
          </w:tcPr>
          <w:p w14:paraId="4FE7D46B" w14:textId="563BB2DE" w:rsidR="00316805" w:rsidRPr="00F94A76" w:rsidRDefault="00316805" w:rsidP="003662DB">
            <w:pPr>
              <w:rPr>
                <w:rFonts w:asciiTheme="minorHAnsi" w:hAnsiTheme="minorHAnsi" w:hint="eastAsia"/>
                <w:lang w:eastAsia="en-GB"/>
              </w:rPr>
            </w:pPr>
            <w:r w:rsidRPr="0041138D">
              <w:rPr>
                <w:rFonts w:asciiTheme="minorHAnsi" w:hAnsiTheme="minorHAnsi"/>
                <w:szCs w:val="20"/>
              </w:rPr>
              <w:t>Integration style</w:t>
            </w:r>
          </w:p>
        </w:tc>
        <w:tc>
          <w:tcPr>
            <w:tcW w:w="6663" w:type="dxa"/>
            <w:vAlign w:val="center"/>
          </w:tcPr>
          <w:p w14:paraId="0BCCE36B" w14:textId="12E83FBE" w:rsidR="00316805" w:rsidRPr="00F94A76" w:rsidRDefault="00316805" w:rsidP="003662DB">
            <w:pPr>
              <w:rPr>
                <w:rFonts w:asciiTheme="minorHAnsi" w:hAnsiTheme="minorHAnsi" w:hint="eastAsia"/>
                <w:lang w:eastAsia="en-GB"/>
              </w:rPr>
            </w:pPr>
            <w:r w:rsidRPr="0041138D">
              <w:rPr>
                <w:rFonts w:asciiTheme="minorHAnsi" w:hAnsiTheme="minorHAnsi"/>
                <w:szCs w:val="20"/>
              </w:rPr>
              <w:t>API-led, event-capable, orchestration-supported.</w:t>
            </w:r>
            <w:r w:rsidR="00721830">
              <w:rPr>
                <w:rFonts w:asciiTheme="minorHAnsi" w:hAnsiTheme="minorHAnsi"/>
                <w:szCs w:val="20"/>
              </w:rPr>
              <w:t xml:space="preserve"> </w:t>
            </w:r>
            <w:hyperlink w:anchor="EntArchPrin" w:history="1">
              <w:r w:rsidR="00721830" w:rsidRPr="00721830">
                <w:rPr>
                  <w:rStyle w:val="Hyperlink"/>
                  <w:rFonts w:asciiTheme="minorHAnsi" w:hAnsiTheme="minorHAnsi"/>
                  <w:szCs w:val="20"/>
                </w:rPr>
                <w:t>Section 8 AAP1</w:t>
              </w:r>
            </w:hyperlink>
          </w:p>
        </w:tc>
      </w:tr>
      <w:tr w:rsidR="00316805" w:rsidRPr="009527A4" w14:paraId="1B68AC9D" w14:textId="77777777">
        <w:tc>
          <w:tcPr>
            <w:tcW w:w="2263" w:type="dxa"/>
            <w:vAlign w:val="center"/>
          </w:tcPr>
          <w:p w14:paraId="5C77A9D2" w14:textId="19B2C68C" w:rsidR="00316805" w:rsidRPr="0041138D" w:rsidRDefault="00316805" w:rsidP="003662DB">
            <w:pPr>
              <w:rPr>
                <w:szCs w:val="20"/>
              </w:rPr>
            </w:pPr>
            <w:r w:rsidRPr="0041138D">
              <w:rPr>
                <w:rFonts w:asciiTheme="minorHAnsi" w:hAnsiTheme="minorHAnsi"/>
                <w:szCs w:val="20"/>
              </w:rPr>
              <w:t>Platform alignment</w:t>
            </w:r>
          </w:p>
        </w:tc>
        <w:tc>
          <w:tcPr>
            <w:tcW w:w="6663" w:type="dxa"/>
            <w:vAlign w:val="center"/>
          </w:tcPr>
          <w:p w14:paraId="75BAD41F" w14:textId="7A77B595" w:rsidR="00316805" w:rsidRPr="0041138D" w:rsidRDefault="00316805" w:rsidP="003662DB">
            <w:pPr>
              <w:rPr>
                <w:szCs w:val="20"/>
              </w:rPr>
            </w:pPr>
            <w:r w:rsidRPr="0041138D">
              <w:rPr>
                <w:rFonts w:asciiTheme="minorHAnsi" w:hAnsiTheme="minorHAnsi"/>
                <w:szCs w:val="20"/>
              </w:rPr>
              <w:t xml:space="preserve">Azure PaaS integration services. </w:t>
            </w:r>
            <w:hyperlink r:id="rId14" w:history="1">
              <w:r w:rsidRPr="0041138D">
                <w:rPr>
                  <w:rFonts w:asciiTheme="minorHAnsi" w:hAnsiTheme="minorHAnsi"/>
                  <w:szCs w:val="20"/>
                </w:rPr>
                <w:t>Reference</w:t>
              </w:r>
            </w:hyperlink>
            <w:r w:rsidRPr="0041138D">
              <w:rPr>
                <w:rFonts w:asciiTheme="minorHAnsi" w:hAnsiTheme="minorHAnsi"/>
                <w:szCs w:val="20"/>
              </w:rPr>
              <w:t xml:space="preserve"> – </w:t>
            </w:r>
            <w:hyperlink w:anchor="EntArchPrin" w:history="1">
              <w:r>
                <w:rPr>
                  <w:szCs w:val="20"/>
                </w:rPr>
                <w:t>S</w:t>
              </w:r>
              <w:r w:rsidRPr="0041138D">
                <w:rPr>
                  <w:rStyle w:val="Hyperlink"/>
                  <w:rFonts w:asciiTheme="minorHAnsi" w:hAnsiTheme="minorHAnsi"/>
                  <w:szCs w:val="20"/>
                </w:rPr>
                <w:t>ection 5 EAG4</w:t>
              </w:r>
            </w:hyperlink>
          </w:p>
        </w:tc>
      </w:tr>
      <w:tr w:rsidR="00316805" w:rsidRPr="009527A4" w14:paraId="7F453C4B" w14:textId="77777777">
        <w:tc>
          <w:tcPr>
            <w:tcW w:w="2263" w:type="dxa"/>
            <w:vAlign w:val="center"/>
          </w:tcPr>
          <w:p w14:paraId="6700ED7B" w14:textId="1E26F811" w:rsidR="00316805" w:rsidRPr="0041138D" w:rsidRDefault="00316805" w:rsidP="003662DB">
            <w:pPr>
              <w:rPr>
                <w:szCs w:val="20"/>
              </w:rPr>
            </w:pPr>
            <w:r w:rsidRPr="0041138D">
              <w:rPr>
                <w:rFonts w:asciiTheme="minorHAnsi" w:hAnsiTheme="minorHAnsi"/>
                <w:szCs w:val="20"/>
              </w:rPr>
              <w:t>Governance model</w:t>
            </w:r>
          </w:p>
        </w:tc>
        <w:tc>
          <w:tcPr>
            <w:tcW w:w="6663" w:type="dxa"/>
            <w:vAlign w:val="center"/>
          </w:tcPr>
          <w:p w14:paraId="29A37827" w14:textId="58077087" w:rsidR="00316805" w:rsidRPr="0041138D" w:rsidRDefault="00316805" w:rsidP="003662DB">
            <w:pPr>
              <w:rPr>
                <w:szCs w:val="20"/>
              </w:rPr>
            </w:pPr>
            <w:r w:rsidRPr="0041138D">
              <w:rPr>
                <w:rFonts w:asciiTheme="minorHAnsi" w:hAnsiTheme="minorHAnsi"/>
                <w:szCs w:val="20"/>
              </w:rPr>
              <w:t>TDA-approved standards, reusable patterns, controlled exceptions.</w:t>
            </w:r>
          </w:p>
        </w:tc>
      </w:tr>
    </w:tbl>
    <w:p w14:paraId="3B7D2D71" w14:textId="77777777" w:rsidR="0041138D" w:rsidRPr="0041138D" w:rsidRDefault="0041138D" w:rsidP="0041138D">
      <w:pPr>
        <w:spacing w:after="46" w:line="270" w:lineRule="auto"/>
        <w:rPr>
          <w:szCs w:val="20"/>
        </w:rPr>
      </w:pPr>
    </w:p>
    <w:p w14:paraId="4C4529FB" w14:textId="34C8F84D" w:rsidR="0041138D" w:rsidRDefault="0041138D" w:rsidP="0041138D">
      <w:pPr>
        <w:pStyle w:val="Heading2"/>
      </w:pPr>
      <w:bookmarkStart w:id="36" w:name="_Toc239852280"/>
      <w:bookmarkStart w:id="37" w:name="_Toc239980587"/>
      <w:bookmarkStart w:id="38" w:name="_Toc240018780"/>
      <w:r w:rsidRPr="006F79A8">
        <w:t>SOA Positioning Statement</w:t>
      </w:r>
      <w:bookmarkEnd w:id="36"/>
      <w:bookmarkEnd w:id="37"/>
      <w:bookmarkEnd w:id="38"/>
    </w:p>
    <w:p w14:paraId="69075E78" w14:textId="77777777" w:rsidR="006F79A8" w:rsidRPr="006F79A8" w:rsidRDefault="006F79A8" w:rsidP="006F79A8"/>
    <w:p w14:paraId="14686B89" w14:textId="77777777" w:rsidR="0041138D" w:rsidRPr="0041138D" w:rsidRDefault="0041138D" w:rsidP="0041138D">
      <w:pPr>
        <w:spacing w:after="120"/>
        <w:rPr>
          <w:szCs w:val="20"/>
        </w:rPr>
      </w:pPr>
      <w:r w:rsidRPr="0041138D">
        <w:rPr>
          <w:szCs w:val="20"/>
        </w:rPr>
        <w:t>Chaucer's Systems Integration Framework adopts a Service-Oriented Architecture, not a microservices architecture, aligned to Chaucer's operating model.</w:t>
      </w:r>
    </w:p>
    <w:p w14:paraId="04F22916" w14:textId="0C05B8D3" w:rsidR="0041138D" w:rsidRPr="0041138D" w:rsidRDefault="0041138D" w:rsidP="0041138D">
      <w:pPr>
        <w:spacing w:after="120"/>
        <w:rPr>
          <w:szCs w:val="20"/>
        </w:rPr>
      </w:pPr>
      <w:r w:rsidRPr="0041138D">
        <w:rPr>
          <w:szCs w:val="20"/>
        </w:rPr>
        <w:t>A service in this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a coarse-grained capability aligned to a business domain such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91EDAF3" w14:textId="2B2A19A0" w:rsidR="0041138D" w:rsidRDefault="0041138D" w:rsidP="0041138D">
      <w:pPr>
        <w:spacing w:after="120"/>
        <w:rPr>
          <w:szCs w:val="20"/>
        </w:rPr>
      </w:pPr>
      <w:r w:rsidRPr="0041138D">
        <w:rPr>
          <w:szCs w:val="20"/>
        </w:rPr>
        <w:t>Microservices are not adopted as the default integration paradigm. 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36613189" w14:textId="77777777" w:rsidR="00880F27" w:rsidRPr="0041138D" w:rsidRDefault="00880F27" w:rsidP="0041138D">
      <w:pPr>
        <w:spacing w:after="120"/>
        <w:rPr>
          <w:szCs w:val="20"/>
        </w:rPr>
      </w:pPr>
    </w:p>
    <w:p w14:paraId="29B44BC1" w14:textId="7D597E20" w:rsidR="006F79A8" w:rsidRDefault="0041138D">
      <w:pPr>
        <w:pStyle w:val="Heading2"/>
      </w:pPr>
      <w:bookmarkStart w:id="39" w:name="_Toc239852281"/>
      <w:bookmarkStart w:id="40" w:name="_Toc239980588"/>
      <w:bookmarkStart w:id="41" w:name="_Toc240018781"/>
      <w:r w:rsidRPr="00316805">
        <w:t>Strategic Objectives</w:t>
      </w:r>
      <w:bookmarkEnd w:id="39"/>
      <w:bookmarkEnd w:id="40"/>
      <w:bookmarkEnd w:id="41"/>
    </w:p>
    <w:p w14:paraId="36343B64" w14:textId="77777777" w:rsidR="00E62C5D" w:rsidRDefault="00E62C5D" w:rsidP="006F79A8"/>
    <w:tbl>
      <w:tblPr>
        <w:tblStyle w:val="TableGridLight"/>
        <w:tblW w:w="8926" w:type="dxa"/>
        <w:tblLook w:val="04A0" w:firstRow="1" w:lastRow="0" w:firstColumn="1" w:lastColumn="0" w:noHBand="0" w:noVBand="1"/>
      </w:tblPr>
      <w:tblGrid>
        <w:gridCol w:w="3397"/>
        <w:gridCol w:w="5529"/>
      </w:tblGrid>
      <w:tr w:rsidR="00316805" w:rsidRPr="009527A4" w14:paraId="3B2F25B9" w14:textId="77777777" w:rsidTr="00316805">
        <w:tc>
          <w:tcPr>
            <w:tcW w:w="3397" w:type="dxa"/>
            <w:tcBorders>
              <w:top w:val="single" w:sz="12" w:space="0" w:color="000000" w:themeColor="text1"/>
            </w:tcBorders>
            <w:shd w:val="clear" w:color="auto" w:fill="C1CDEC" w:themeFill="accent1" w:themeFillTint="33"/>
            <w:vAlign w:val="center"/>
          </w:tcPr>
          <w:p w14:paraId="1D391F08" w14:textId="674613B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Objective</w:t>
            </w:r>
          </w:p>
        </w:tc>
        <w:tc>
          <w:tcPr>
            <w:tcW w:w="5529" w:type="dxa"/>
            <w:tcBorders>
              <w:top w:val="single" w:sz="12" w:space="0" w:color="000000" w:themeColor="text1"/>
            </w:tcBorders>
            <w:shd w:val="clear" w:color="auto" w:fill="C1CDEC" w:themeFill="accent1" w:themeFillTint="33"/>
            <w:vAlign w:val="center"/>
          </w:tcPr>
          <w:p w14:paraId="336846D4" w14:textId="066FD0BE"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SIF Direction</w:t>
            </w:r>
          </w:p>
        </w:tc>
      </w:tr>
      <w:tr w:rsidR="00316805" w:rsidRPr="009527A4" w14:paraId="1FA7ED73" w14:textId="77777777" w:rsidTr="00316805">
        <w:tc>
          <w:tcPr>
            <w:tcW w:w="3397" w:type="dxa"/>
            <w:vAlign w:val="center"/>
          </w:tcPr>
          <w:p w14:paraId="1AC6F2F7" w14:textId="67A5ECDB" w:rsidR="00316805" w:rsidRPr="00F94A76" w:rsidRDefault="00316805" w:rsidP="003662DB">
            <w:pPr>
              <w:rPr>
                <w:rFonts w:asciiTheme="minorHAnsi" w:hAnsiTheme="minorHAnsi" w:hint="eastAsia"/>
                <w:lang w:eastAsia="en-GB"/>
              </w:rPr>
            </w:pPr>
            <w:r w:rsidRPr="0041138D">
              <w:rPr>
                <w:rFonts w:asciiTheme="minorHAnsi" w:hAnsiTheme="minorHAnsi"/>
                <w:szCs w:val="20"/>
              </w:rPr>
              <w:t>Increase automation</w:t>
            </w:r>
          </w:p>
        </w:tc>
        <w:tc>
          <w:tcPr>
            <w:tcW w:w="5529" w:type="dxa"/>
            <w:vAlign w:val="center"/>
          </w:tcPr>
          <w:p w14:paraId="5D63AF84" w14:textId="637C88AA" w:rsidR="00316805" w:rsidRPr="00F94A76" w:rsidRDefault="00316805" w:rsidP="003662DB">
            <w:pPr>
              <w:rPr>
                <w:rFonts w:asciiTheme="minorHAnsi" w:hAnsiTheme="minorHAnsi" w:hint="eastAsia"/>
                <w:lang w:eastAsia="en-GB"/>
              </w:rPr>
            </w:pPr>
            <w:r w:rsidRPr="0041138D">
              <w:rPr>
                <w:rFonts w:asciiTheme="minorHAnsi" w:hAnsiTheme="minorHAnsi"/>
                <w:szCs w:val="20"/>
              </w:rPr>
              <w:t>Promote API, events, and workflow-based integrations over manual re-keying.</w:t>
            </w:r>
          </w:p>
        </w:tc>
      </w:tr>
      <w:tr w:rsidR="00316805" w:rsidRPr="009527A4" w14:paraId="164D20C0" w14:textId="77777777" w:rsidTr="00316805">
        <w:tc>
          <w:tcPr>
            <w:tcW w:w="3397" w:type="dxa"/>
            <w:vAlign w:val="center"/>
          </w:tcPr>
          <w:p w14:paraId="084D0A34" w14:textId="3B93CC4E" w:rsidR="00316805" w:rsidRPr="00F94A76" w:rsidRDefault="00316805" w:rsidP="003662DB">
            <w:pPr>
              <w:rPr>
                <w:rFonts w:asciiTheme="minorHAnsi" w:hAnsiTheme="minorHAnsi" w:hint="eastAsia"/>
                <w:lang w:eastAsia="en-GB"/>
              </w:rPr>
            </w:pPr>
            <w:r w:rsidRPr="0041138D">
              <w:rPr>
                <w:rFonts w:asciiTheme="minorHAnsi" w:hAnsiTheme="minorHAnsi"/>
                <w:szCs w:val="20"/>
              </w:rPr>
              <w:t>Reduce point-to-point integrations</w:t>
            </w:r>
          </w:p>
        </w:tc>
        <w:tc>
          <w:tcPr>
            <w:tcW w:w="5529" w:type="dxa"/>
            <w:vAlign w:val="center"/>
          </w:tcPr>
          <w:p w14:paraId="0E8D33ED" w14:textId="3011B16A" w:rsidR="00316805" w:rsidRPr="00F94A76" w:rsidRDefault="00316805" w:rsidP="003662DB">
            <w:pPr>
              <w:rPr>
                <w:rFonts w:asciiTheme="minorHAnsi" w:hAnsiTheme="minorHAnsi" w:hint="eastAsia"/>
                <w:lang w:eastAsia="en-GB"/>
              </w:rPr>
            </w:pPr>
            <w:r w:rsidRPr="0041138D">
              <w:rPr>
                <w:rFonts w:asciiTheme="minorHAnsi" w:hAnsiTheme="minorHAnsi"/>
                <w:szCs w:val="20"/>
              </w:rPr>
              <w:t>Introduce reusable service contracts, APIM-mediated APIs, and shared messaging patterns.</w:t>
            </w:r>
          </w:p>
        </w:tc>
      </w:tr>
      <w:tr w:rsidR="00316805" w:rsidRPr="009527A4" w14:paraId="19AEF3E3" w14:textId="77777777" w:rsidTr="00316805">
        <w:tc>
          <w:tcPr>
            <w:tcW w:w="3397" w:type="dxa"/>
            <w:vAlign w:val="center"/>
          </w:tcPr>
          <w:p w14:paraId="27EE2A9C" w14:textId="31D00A9F" w:rsidR="00316805" w:rsidRPr="00F94A76" w:rsidRDefault="00316805" w:rsidP="003662DB">
            <w:pPr>
              <w:rPr>
                <w:rFonts w:asciiTheme="minorHAnsi" w:hAnsiTheme="minorHAnsi" w:hint="eastAsia"/>
                <w:lang w:eastAsia="en-GB"/>
              </w:rPr>
            </w:pPr>
            <w:r w:rsidRPr="0041138D">
              <w:rPr>
                <w:rFonts w:asciiTheme="minorHAnsi" w:hAnsiTheme="minorHAnsi"/>
                <w:szCs w:val="20"/>
              </w:rPr>
              <w:t>Improve system-to-system data flow</w:t>
            </w:r>
          </w:p>
        </w:tc>
        <w:tc>
          <w:tcPr>
            <w:tcW w:w="5529" w:type="dxa"/>
            <w:vAlign w:val="center"/>
          </w:tcPr>
          <w:p w14:paraId="76E579BC" w14:textId="15344ACF" w:rsidR="00316805" w:rsidRPr="00F94A76" w:rsidRDefault="00316805" w:rsidP="003662DB">
            <w:pPr>
              <w:rPr>
                <w:rFonts w:asciiTheme="minorHAnsi" w:hAnsiTheme="minorHAnsi" w:hint="eastAsia"/>
                <w:lang w:eastAsia="en-GB"/>
              </w:rPr>
            </w:pPr>
            <w:r w:rsidRPr="0041138D">
              <w:rPr>
                <w:rFonts w:asciiTheme="minorHAnsi" w:hAnsiTheme="minorHAnsi"/>
                <w:szCs w:val="20"/>
              </w:rPr>
              <w:t>Standardized integration approaches across synchronous, asynchronous, file, and data-platform exchange.</w:t>
            </w:r>
          </w:p>
        </w:tc>
      </w:tr>
      <w:tr w:rsidR="00316805" w:rsidRPr="009527A4" w14:paraId="76ACBE49" w14:textId="77777777" w:rsidTr="00316805">
        <w:tc>
          <w:tcPr>
            <w:tcW w:w="3397" w:type="dxa"/>
            <w:vAlign w:val="center"/>
          </w:tcPr>
          <w:p w14:paraId="67CF12F2" w14:textId="1226A0E6" w:rsidR="00316805" w:rsidRPr="00F94A76" w:rsidRDefault="00316805" w:rsidP="003662DB">
            <w:pPr>
              <w:rPr>
                <w:rFonts w:asciiTheme="minorHAnsi" w:hAnsiTheme="minorHAnsi" w:hint="eastAsia"/>
                <w:lang w:eastAsia="en-GB"/>
              </w:rPr>
            </w:pPr>
            <w:r w:rsidRPr="0041138D">
              <w:rPr>
                <w:rFonts w:asciiTheme="minorHAnsi" w:hAnsiTheme="minorHAnsi"/>
                <w:szCs w:val="20"/>
              </w:rPr>
              <w:t>Enable vendor integration</w:t>
            </w:r>
          </w:p>
        </w:tc>
        <w:tc>
          <w:tcPr>
            <w:tcW w:w="5529" w:type="dxa"/>
            <w:vAlign w:val="center"/>
          </w:tcPr>
          <w:p w14:paraId="0E16B2B2" w14:textId="6EF745C8" w:rsidR="00316805" w:rsidRPr="00F94A76" w:rsidRDefault="00316805" w:rsidP="003662DB">
            <w:pPr>
              <w:rPr>
                <w:rFonts w:asciiTheme="minorHAnsi" w:hAnsiTheme="minorHAnsi" w:hint="eastAsia"/>
                <w:lang w:eastAsia="en-GB"/>
              </w:rPr>
            </w:pPr>
            <w:r w:rsidRPr="0041138D">
              <w:rPr>
                <w:rFonts w:asciiTheme="minorHAnsi" w:hAnsiTheme="minorHAnsi"/>
                <w:szCs w:val="20"/>
              </w:rPr>
              <w:t>Provide secure, governed, and reusable ingress / egress patterns for external suppliers and systems.</w:t>
            </w:r>
          </w:p>
        </w:tc>
      </w:tr>
      <w:tr w:rsidR="00316805" w:rsidRPr="009527A4" w14:paraId="6EDFFFF5" w14:textId="77777777" w:rsidTr="00316805">
        <w:tc>
          <w:tcPr>
            <w:tcW w:w="3397" w:type="dxa"/>
            <w:vAlign w:val="center"/>
          </w:tcPr>
          <w:p w14:paraId="045A0491" w14:textId="226B5138" w:rsidR="00316805" w:rsidRPr="0041138D" w:rsidRDefault="00316805" w:rsidP="003662DB">
            <w:pPr>
              <w:rPr>
                <w:szCs w:val="20"/>
              </w:rPr>
            </w:pPr>
            <w:r w:rsidRPr="0041138D">
              <w:rPr>
                <w:rFonts w:asciiTheme="minorHAnsi" w:hAnsiTheme="minorHAnsi"/>
                <w:szCs w:val="20"/>
              </w:rPr>
              <w:t>Support straight-through processing</w:t>
            </w:r>
          </w:p>
        </w:tc>
        <w:tc>
          <w:tcPr>
            <w:tcW w:w="5529" w:type="dxa"/>
            <w:vAlign w:val="center"/>
          </w:tcPr>
          <w:p w14:paraId="0C6DE467" w14:textId="0A178486" w:rsidR="00316805" w:rsidRPr="0041138D" w:rsidRDefault="00316805" w:rsidP="003662DB">
            <w:pPr>
              <w:rPr>
                <w:szCs w:val="20"/>
              </w:rPr>
            </w:pPr>
            <w:r w:rsidRPr="0041138D">
              <w:rPr>
                <w:rFonts w:asciiTheme="minorHAnsi" w:hAnsiTheme="minorHAnsi"/>
                <w:szCs w:val="20"/>
              </w:rPr>
              <w:t>Use orchestration where business process coordination is required; avoid embedding logic in consuming systems.</w:t>
            </w:r>
          </w:p>
        </w:tc>
      </w:tr>
      <w:tr w:rsidR="00316805" w:rsidRPr="009527A4" w14:paraId="71CF17CA" w14:textId="77777777" w:rsidTr="00316805">
        <w:tc>
          <w:tcPr>
            <w:tcW w:w="3397" w:type="dxa"/>
            <w:vAlign w:val="center"/>
          </w:tcPr>
          <w:p w14:paraId="2C4BA2E4" w14:textId="30D0A049" w:rsidR="00316805" w:rsidRPr="0041138D" w:rsidRDefault="00316805" w:rsidP="003662DB">
            <w:pPr>
              <w:rPr>
                <w:szCs w:val="20"/>
              </w:rPr>
            </w:pPr>
            <w:r w:rsidRPr="0041138D">
              <w:rPr>
                <w:rFonts w:asciiTheme="minorHAnsi" w:hAnsiTheme="minorHAnsi"/>
                <w:szCs w:val="20"/>
              </w:rPr>
              <w:t>Align to Azure PaaS</w:t>
            </w:r>
          </w:p>
        </w:tc>
        <w:tc>
          <w:tcPr>
            <w:tcW w:w="5529" w:type="dxa"/>
            <w:vAlign w:val="center"/>
          </w:tcPr>
          <w:p w14:paraId="6CB4DEAA" w14:textId="4EA1ECC1" w:rsidR="00316805" w:rsidRPr="0041138D" w:rsidRDefault="00316805" w:rsidP="003662DB">
            <w:pPr>
              <w:rPr>
                <w:szCs w:val="20"/>
              </w:rPr>
            </w:pPr>
            <w:r w:rsidRPr="0041138D">
              <w:rPr>
                <w:rFonts w:asciiTheme="minorHAnsi" w:hAnsiTheme="minorHAnsi"/>
                <w:szCs w:val="20"/>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36C2341C" w14:textId="77777777" w:rsidR="00E62C5D" w:rsidRDefault="00E62C5D" w:rsidP="006F79A8"/>
    <w:p w14:paraId="1F871B90" w14:textId="77777777" w:rsidR="00E62C5D" w:rsidRPr="006F79A8" w:rsidRDefault="00E62C5D" w:rsidP="006F79A8"/>
    <w:p w14:paraId="0B4F209B" w14:textId="77777777" w:rsidR="006F79A8" w:rsidRPr="006F79A8" w:rsidRDefault="006F79A8" w:rsidP="006F79A8"/>
    <w:p w14:paraId="1B667B50" w14:textId="7853CA57" w:rsidR="0041138D" w:rsidRDefault="0041138D" w:rsidP="0041138D">
      <w:pPr>
        <w:pStyle w:val="Heading2"/>
      </w:pPr>
      <w:bookmarkStart w:id="42" w:name="_Toc239852282"/>
      <w:bookmarkStart w:id="43" w:name="_Toc239980589"/>
      <w:bookmarkStart w:id="44" w:name="_Toc240018782"/>
      <w:r w:rsidRPr="006F79A8">
        <w:t>What Counts as a Service</w:t>
      </w:r>
      <w:bookmarkEnd w:id="42"/>
      <w:bookmarkEnd w:id="43"/>
      <w:bookmarkEnd w:id="44"/>
    </w:p>
    <w:p w14:paraId="766DF127" w14:textId="77777777" w:rsidR="006F79A8" w:rsidRPr="006F79A8" w:rsidRDefault="006F79A8" w:rsidP="006F79A8"/>
    <w:p w14:paraId="45955A38" w14:textId="77777777" w:rsidR="0041138D" w:rsidRPr="0041138D" w:rsidRDefault="0041138D" w:rsidP="0041138D">
      <w:pPr>
        <w:spacing w:after="120"/>
        <w:rPr>
          <w:szCs w:val="20"/>
        </w:rPr>
      </w:pPr>
      <w:r w:rsidRPr="0041138D">
        <w:rPr>
          <w:szCs w:val="20"/>
        </w:rPr>
        <w:t>A service that belongs in the catalogue meets the following tests.</w:t>
      </w:r>
    </w:p>
    <w:p w14:paraId="0DB2EBFD"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aligns to a business capability rather than a table or a technical function.</w:t>
      </w:r>
    </w:p>
    <w:p w14:paraId="241413FE"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has a stable, versioned contract that hides the implementation behind it.</w:t>
      </w:r>
    </w:p>
    <w:p w14:paraId="314FAAE6"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has a named owner who is accountable for its behaviour and its change.</w:t>
      </w:r>
    </w:p>
    <w:p w14:paraId="585C1929"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is exposed and consumed through the platform, not through a direct connection.</w:t>
      </w:r>
    </w:p>
    <w:p w14:paraId="603E3167" w14:textId="77777777" w:rsidR="0041138D" w:rsidRPr="0041138D" w:rsidRDefault="0041138D">
      <w:pPr>
        <w:pStyle w:val="ListParagraph"/>
        <w:numPr>
          <w:ilvl w:val="0"/>
          <w:numId w:val="14"/>
        </w:numPr>
        <w:spacing w:after="46" w:line="270" w:lineRule="auto"/>
        <w:contextualSpacing w:val="0"/>
        <w:rPr>
          <w:szCs w:val="20"/>
        </w:rPr>
      </w:pPr>
      <w:r w:rsidRPr="0041138D">
        <w:rPr>
          <w:szCs w:val="20"/>
        </w:rPr>
        <w:t>It is coarse grained, so that a typical business interaction is one call rather than many.</w:t>
      </w:r>
      <w:r w:rsidRPr="0041138D">
        <w:rPr>
          <w:szCs w:val="20"/>
        </w:rPr>
        <w:br/>
      </w:r>
    </w:p>
    <w:p w14:paraId="4CFA31C1" w14:textId="568F4D08" w:rsidR="0041138D" w:rsidRDefault="0041138D" w:rsidP="0041138D">
      <w:pPr>
        <w:pStyle w:val="Heading2"/>
      </w:pPr>
      <w:bookmarkStart w:id="45" w:name="_Toc239852283"/>
      <w:bookmarkStart w:id="46" w:name="_Toc239980590"/>
      <w:bookmarkStart w:id="47" w:name="_Toc240018783"/>
      <w:r w:rsidRPr="006F79A8">
        <w:t xml:space="preserve">Core </w:t>
      </w:r>
      <w:r w:rsidR="00A624E6">
        <w:t>Systems Integration Framework</w:t>
      </w:r>
      <w:r w:rsidRPr="006F79A8">
        <w:t xml:space="preserve"> Principles</w:t>
      </w:r>
      <w:bookmarkEnd w:id="45"/>
      <w:bookmarkEnd w:id="46"/>
      <w:bookmarkEnd w:id="47"/>
    </w:p>
    <w:p w14:paraId="64769197" w14:textId="77777777" w:rsidR="006F79A8" w:rsidRPr="006F79A8" w:rsidRDefault="006F79A8" w:rsidP="006F79A8"/>
    <w:p w14:paraId="3553A430" w14:textId="77777777" w:rsidR="0041138D" w:rsidRDefault="0041138D" w:rsidP="0041138D">
      <w:pPr>
        <w:spacing w:before="40" w:after="40"/>
        <w:rPr>
          <w:i/>
          <w:szCs w:val="20"/>
        </w:rPr>
      </w:pPr>
      <w:r w:rsidRPr="0041138D">
        <w:rPr>
          <w:b/>
          <w:i/>
          <w:szCs w:val="20"/>
        </w:rPr>
        <w:t xml:space="preserve">Note : </w:t>
      </w:r>
      <w:r w:rsidRPr="0041138D">
        <w:rPr>
          <w:i/>
          <w:szCs w:val="20"/>
        </w:rPr>
        <w:t>The SIF is grounded in Chaucer's Enterprise Architecture and Cloud Engineering principles and does not redefine them. It either complies, extends, or reconciles those principles within the integration domain so that every integration decision traces back to a ratified principle rather than a new one.</w:t>
      </w:r>
    </w:p>
    <w:p w14:paraId="5434AA5F" w14:textId="77777777" w:rsidR="006F79A8" w:rsidRPr="0041138D" w:rsidRDefault="006F79A8" w:rsidP="0041138D">
      <w:pPr>
        <w:spacing w:before="40" w:after="40"/>
        <w:rPr>
          <w:i/>
          <w:szCs w:val="20"/>
        </w:rPr>
      </w:pPr>
    </w:p>
    <w:p w14:paraId="64CE8E91" w14:textId="77777777" w:rsidR="0041138D" w:rsidRPr="0041138D" w:rsidRDefault="0041138D" w:rsidP="0041138D">
      <w:pPr>
        <w:spacing w:after="120"/>
        <w:rPr>
          <w:szCs w:val="20"/>
        </w:rPr>
      </w:pPr>
      <w:r w:rsidRPr="0041138D">
        <w:rPr>
          <w:b/>
          <w:szCs w:val="20"/>
        </w:rPr>
        <w:t>Two principles</w:t>
      </w:r>
      <w:r w:rsidRPr="0041138D">
        <w:rPr>
          <w:szCs w:val="20"/>
        </w:rPr>
        <w:t xml:space="preserve"> take precedence over all others.</w:t>
      </w:r>
    </w:p>
    <w:p w14:paraId="6340354D" w14:textId="77777777" w:rsidR="0041138D" w:rsidRPr="0041138D" w:rsidRDefault="0041138D">
      <w:pPr>
        <w:pStyle w:val="ListParagraph"/>
        <w:numPr>
          <w:ilvl w:val="0"/>
          <w:numId w:val="13"/>
        </w:numPr>
        <w:spacing w:after="46" w:line="270" w:lineRule="auto"/>
        <w:contextualSpacing w:val="0"/>
        <w:rPr>
          <w:szCs w:val="20"/>
        </w:rPr>
      </w:pPr>
      <w:r w:rsidRPr="0041138D">
        <w:rPr>
          <w:szCs w:val="20"/>
        </w:rPr>
        <w:t>Reuse is preferred over build - Recommendation is to check the service catalogue for an existing service or API before provisioning a new one.</w:t>
      </w:r>
    </w:p>
    <w:p w14:paraId="6B86108C" w14:textId="2198809E" w:rsidR="00C64372" w:rsidRDefault="0041138D">
      <w:pPr>
        <w:pStyle w:val="ListParagraph"/>
        <w:numPr>
          <w:ilvl w:val="0"/>
          <w:numId w:val="13"/>
        </w:numPr>
        <w:spacing w:after="46" w:line="270" w:lineRule="auto"/>
        <w:contextualSpacing w:val="0"/>
        <w:rPr>
          <w:szCs w:val="20"/>
        </w:rPr>
      </w:pPr>
      <w:r w:rsidRPr="0041138D">
        <w:rPr>
          <w:szCs w:val="20"/>
        </w:rPr>
        <w:t xml:space="preserve">Favour integrating with an existing system over standing up new infrastructure – There is no approved pattern for a direct, unmediated connection between two systems, as all integration flows through the </w:t>
      </w:r>
      <w:r w:rsidR="00D13721">
        <w:rPr>
          <w:szCs w:val="20"/>
        </w:rPr>
        <w:t>approved</w:t>
      </w:r>
      <w:r w:rsidR="00AD4344">
        <w:rPr>
          <w:szCs w:val="20"/>
        </w:rPr>
        <w:t xml:space="preserve"> integration platform using</w:t>
      </w:r>
      <w:r w:rsidR="004D7AB0">
        <w:rPr>
          <w:szCs w:val="20"/>
        </w:rPr>
        <w:t xml:space="preserve"> an</w:t>
      </w:r>
      <w:r w:rsidR="00AD4344">
        <w:rPr>
          <w:szCs w:val="20"/>
        </w:rPr>
        <w:t xml:space="preserve"> approved integration pattern</w:t>
      </w:r>
      <w:r w:rsidRPr="0041138D">
        <w:rPr>
          <w:szCs w:val="20"/>
        </w:rPr>
        <w:t>.</w:t>
      </w:r>
    </w:p>
    <w:p w14:paraId="6D2FDED1" w14:textId="77777777" w:rsidR="00C64372" w:rsidRPr="00C64372" w:rsidRDefault="00C64372" w:rsidP="00C64372">
      <w:pPr>
        <w:pStyle w:val="ListParagraph"/>
        <w:numPr>
          <w:ilvl w:val="0"/>
          <w:numId w:val="0"/>
        </w:numPr>
        <w:spacing w:after="46" w:line="270" w:lineRule="auto"/>
        <w:ind w:left="360"/>
        <w:contextualSpacing w:val="0"/>
        <w:rPr>
          <w:szCs w:val="20"/>
        </w:rPr>
      </w:pPr>
    </w:p>
    <w:p w14:paraId="5D1B4317" w14:textId="77777777" w:rsidR="00E62C5D" w:rsidRDefault="00E62C5D" w:rsidP="00E62C5D">
      <w:pPr>
        <w:spacing w:after="46" w:line="270" w:lineRule="auto"/>
        <w:rPr>
          <w:szCs w:val="20"/>
        </w:rPr>
      </w:pPr>
    </w:p>
    <w:tbl>
      <w:tblPr>
        <w:tblStyle w:val="TableGridLight"/>
        <w:tblW w:w="8926" w:type="dxa"/>
        <w:tblLook w:val="04A0" w:firstRow="1" w:lastRow="0" w:firstColumn="1" w:lastColumn="0" w:noHBand="0" w:noVBand="1"/>
      </w:tblPr>
      <w:tblGrid>
        <w:gridCol w:w="1593"/>
        <w:gridCol w:w="2655"/>
        <w:gridCol w:w="2623"/>
        <w:gridCol w:w="2055"/>
      </w:tblGrid>
      <w:tr w:rsidR="00316805" w:rsidRPr="009527A4" w14:paraId="278DADB4" w14:textId="77777777" w:rsidTr="00316805">
        <w:tc>
          <w:tcPr>
            <w:tcW w:w="1593" w:type="dxa"/>
            <w:tcBorders>
              <w:top w:val="single" w:sz="12" w:space="0" w:color="000000" w:themeColor="text1"/>
            </w:tcBorders>
            <w:shd w:val="clear" w:color="auto" w:fill="C1CDEC" w:themeFill="accent1" w:themeFillTint="33"/>
            <w:vAlign w:val="center"/>
          </w:tcPr>
          <w:p w14:paraId="66883344" w14:textId="1801333B"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Principle</w:t>
            </w:r>
          </w:p>
        </w:tc>
        <w:tc>
          <w:tcPr>
            <w:tcW w:w="2655" w:type="dxa"/>
            <w:tcBorders>
              <w:top w:val="single" w:sz="12" w:space="0" w:color="000000" w:themeColor="text1"/>
            </w:tcBorders>
            <w:shd w:val="clear" w:color="auto" w:fill="C1CDEC" w:themeFill="accent1" w:themeFillTint="33"/>
            <w:vAlign w:val="center"/>
          </w:tcPr>
          <w:p w14:paraId="1223A58D" w14:textId="01170A3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Statement</w:t>
            </w:r>
          </w:p>
        </w:tc>
        <w:tc>
          <w:tcPr>
            <w:tcW w:w="2623" w:type="dxa"/>
            <w:tcBorders>
              <w:top w:val="single" w:sz="12" w:space="0" w:color="000000" w:themeColor="text1"/>
            </w:tcBorders>
            <w:shd w:val="clear" w:color="auto" w:fill="C1CDEC" w:themeFill="accent1" w:themeFillTint="33"/>
            <w:vAlign w:val="center"/>
          </w:tcPr>
          <w:p w14:paraId="7C92D0A2" w14:textId="6BEEEDA3"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Practical Implication</w:t>
            </w:r>
          </w:p>
        </w:tc>
        <w:tc>
          <w:tcPr>
            <w:tcW w:w="2055" w:type="dxa"/>
            <w:tcBorders>
              <w:top w:val="single" w:sz="12" w:space="0" w:color="000000" w:themeColor="text1"/>
            </w:tcBorders>
            <w:shd w:val="clear" w:color="auto" w:fill="C1CDEC" w:themeFill="accent1" w:themeFillTint="33"/>
            <w:vAlign w:val="center"/>
          </w:tcPr>
          <w:p w14:paraId="275AE2D2" w14:textId="481F7F60"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Where it is enforced</w:t>
            </w:r>
          </w:p>
        </w:tc>
      </w:tr>
      <w:tr w:rsidR="00316805" w:rsidRPr="009527A4" w14:paraId="59AF40B4" w14:textId="77777777" w:rsidTr="00316805">
        <w:tc>
          <w:tcPr>
            <w:tcW w:w="1593" w:type="dxa"/>
            <w:vAlign w:val="center"/>
          </w:tcPr>
          <w:p w14:paraId="0323FDC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Loose coupling by default (Integration)</w:t>
            </w:r>
          </w:p>
          <w:p w14:paraId="014D8EB6" w14:textId="1BB0F573" w:rsidR="00316805" w:rsidRPr="0014028C" w:rsidRDefault="00316805" w:rsidP="003662DB">
            <w:pPr>
              <w:rPr>
                <w:rFonts w:asciiTheme="minorHAnsi" w:hAnsiTheme="minorHAnsi" w:hint="eastAsia"/>
                <w:u w:val="single"/>
                <w:lang w:eastAsia="en-GB"/>
              </w:rPr>
            </w:pPr>
            <w:hyperlink w:anchor="EntArchPrin" w:history="1">
              <w:r w:rsidRPr="0014028C">
                <w:rPr>
                  <w:rFonts w:asciiTheme="minorHAnsi" w:hAnsiTheme="minorHAnsi"/>
                  <w:i/>
                  <w:szCs w:val="20"/>
                  <w:u w:val="single"/>
                </w:rPr>
                <w:t>Source - IAP10</w:t>
              </w:r>
            </w:hyperlink>
          </w:p>
        </w:tc>
        <w:tc>
          <w:tcPr>
            <w:tcW w:w="2655" w:type="dxa"/>
            <w:vAlign w:val="center"/>
          </w:tcPr>
          <w:p w14:paraId="17689810" w14:textId="1D9D6E94" w:rsidR="00316805" w:rsidRPr="00F94A76" w:rsidRDefault="00316805" w:rsidP="003662DB">
            <w:pPr>
              <w:rPr>
                <w:rFonts w:asciiTheme="minorHAnsi" w:hAnsiTheme="minorHAnsi" w:hint="eastAsia"/>
                <w:lang w:eastAsia="en-GB"/>
              </w:rPr>
            </w:pPr>
            <w:r w:rsidRPr="0041138D">
              <w:rPr>
                <w:rFonts w:asciiTheme="minorHAnsi" w:hAnsiTheme="minorHAnsi"/>
                <w:szCs w:val="20"/>
              </w:rPr>
              <w:t>Systems should interact through contracts, APIs, messages, or events rather than direct dependencies.</w:t>
            </w:r>
          </w:p>
        </w:tc>
        <w:tc>
          <w:tcPr>
            <w:tcW w:w="2623" w:type="dxa"/>
            <w:vAlign w:val="center"/>
          </w:tcPr>
          <w:p w14:paraId="229E5D48" w14:textId="3BA7D585" w:rsidR="00316805" w:rsidRPr="00F94A76" w:rsidRDefault="00316805" w:rsidP="003662DB">
            <w:pPr>
              <w:rPr>
                <w:rFonts w:asciiTheme="minorHAnsi" w:hAnsiTheme="minorHAnsi" w:hint="eastAsia"/>
                <w:lang w:eastAsia="en-GB"/>
              </w:rPr>
            </w:pPr>
            <w:r w:rsidRPr="0041138D">
              <w:rPr>
                <w:rFonts w:asciiTheme="minorHAnsi" w:hAnsiTheme="minorHAnsi"/>
                <w:szCs w:val="20"/>
              </w:rPr>
              <w:t>Avoid direct database access, shared file dependencies, and tightly coupled point-to-point calls unless explicitly approved.</w:t>
            </w:r>
          </w:p>
        </w:tc>
        <w:tc>
          <w:tcPr>
            <w:tcW w:w="2055" w:type="dxa"/>
            <w:vAlign w:val="center"/>
          </w:tcPr>
          <w:p w14:paraId="306D4C5E" w14:textId="30B71A2C"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p>
        </w:tc>
      </w:tr>
      <w:tr w:rsidR="00316805" w:rsidRPr="009527A4" w14:paraId="1CEDF70F" w14:textId="77777777" w:rsidTr="00316805">
        <w:tc>
          <w:tcPr>
            <w:tcW w:w="1593" w:type="dxa"/>
            <w:vAlign w:val="center"/>
          </w:tcPr>
          <w:p w14:paraId="7B73CF11"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Reuse before new build (Global EA, Application)</w:t>
            </w:r>
          </w:p>
          <w:p w14:paraId="33522450" w14:textId="335E15EF" w:rsidR="00316805" w:rsidRPr="0014028C" w:rsidRDefault="00316805" w:rsidP="003662DB">
            <w:pPr>
              <w:rPr>
                <w:rFonts w:asciiTheme="minorHAnsi" w:hAnsiTheme="minorHAnsi" w:hint="eastAsia"/>
                <w:u w:val="single"/>
                <w:lang w:eastAsia="en-GB"/>
              </w:rPr>
            </w:pPr>
            <w:hyperlink w:anchor="EntArchPrin" w:history="1">
              <w:r w:rsidRPr="0014028C">
                <w:rPr>
                  <w:rFonts w:asciiTheme="minorHAnsi" w:hAnsiTheme="minorHAnsi"/>
                  <w:i/>
                  <w:szCs w:val="20"/>
                  <w:u w:val="single"/>
                </w:rPr>
                <w:t>Source - EAG2</w:t>
              </w:r>
            </w:hyperlink>
          </w:p>
        </w:tc>
        <w:tc>
          <w:tcPr>
            <w:tcW w:w="2655" w:type="dxa"/>
            <w:vAlign w:val="center"/>
          </w:tcPr>
          <w:p w14:paraId="7147F29E" w14:textId="1A41A0E8" w:rsidR="00316805" w:rsidRPr="00F94A76" w:rsidRDefault="00316805" w:rsidP="003662DB">
            <w:pPr>
              <w:rPr>
                <w:rFonts w:asciiTheme="minorHAnsi" w:hAnsiTheme="minorHAnsi" w:hint="eastAsia"/>
                <w:lang w:eastAsia="en-GB"/>
              </w:rPr>
            </w:pPr>
            <w:r w:rsidRPr="0041138D">
              <w:rPr>
                <w:rFonts w:asciiTheme="minorHAnsi" w:hAnsiTheme="minorHAnsi"/>
                <w:szCs w:val="20"/>
              </w:rPr>
              <w:t>Reuse of existing services, APIs, workflows, and platform components must be assessed before creating new integrations.</w:t>
            </w:r>
          </w:p>
        </w:tc>
        <w:tc>
          <w:tcPr>
            <w:tcW w:w="2623" w:type="dxa"/>
            <w:vAlign w:val="center"/>
          </w:tcPr>
          <w:p w14:paraId="70338444" w14:textId="62C69E6C" w:rsidR="00316805" w:rsidRPr="00F94A76" w:rsidRDefault="00316805" w:rsidP="003662DB">
            <w:pPr>
              <w:rPr>
                <w:rFonts w:asciiTheme="minorHAnsi" w:hAnsiTheme="minorHAnsi" w:hint="eastAsia"/>
                <w:lang w:eastAsia="en-GB"/>
              </w:rPr>
            </w:pPr>
            <w:r w:rsidRPr="0041138D">
              <w:rPr>
                <w:rFonts w:asciiTheme="minorHAnsi" w:hAnsiTheme="minorHAnsi"/>
                <w:szCs w:val="20"/>
              </w:rPr>
              <w:t>Every design should document reuse assessment.</w:t>
            </w:r>
          </w:p>
        </w:tc>
        <w:tc>
          <w:tcPr>
            <w:tcW w:w="2055" w:type="dxa"/>
            <w:vAlign w:val="center"/>
          </w:tcPr>
          <w:p w14:paraId="03662210" w14:textId="78B893A3"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SIF_Sec131">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59937230" w14:textId="77777777" w:rsidTr="00316805">
        <w:tc>
          <w:tcPr>
            <w:tcW w:w="1593" w:type="dxa"/>
            <w:vAlign w:val="center"/>
          </w:tcPr>
          <w:p w14:paraId="5C04BE76"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Business capability alignment (Application)</w:t>
            </w:r>
          </w:p>
          <w:p w14:paraId="702BB651" w14:textId="602CDA78" w:rsidR="00316805" w:rsidRPr="0014028C" w:rsidRDefault="00316805" w:rsidP="003662DB">
            <w:pPr>
              <w:rPr>
                <w:rFonts w:asciiTheme="minorHAnsi" w:hAnsiTheme="minorHAnsi" w:hint="eastAsia"/>
                <w:u w:val="single"/>
                <w:lang w:eastAsia="en-GB"/>
              </w:rPr>
            </w:pPr>
            <w:hyperlink w:anchor="EntArchPrin" w:history="1">
              <w:r w:rsidRPr="0014028C">
                <w:rPr>
                  <w:rFonts w:asciiTheme="minorHAnsi" w:hAnsiTheme="minorHAnsi"/>
                  <w:i/>
                  <w:szCs w:val="20"/>
                  <w:u w:val="single"/>
                </w:rPr>
                <w:t>Source - AAP1</w:t>
              </w:r>
            </w:hyperlink>
          </w:p>
        </w:tc>
        <w:tc>
          <w:tcPr>
            <w:tcW w:w="2655" w:type="dxa"/>
            <w:vAlign w:val="center"/>
          </w:tcPr>
          <w:p w14:paraId="57FE2EAC" w14:textId="02B5E1AB" w:rsidR="00316805" w:rsidRPr="00F94A76" w:rsidRDefault="00316805" w:rsidP="003662DB">
            <w:pPr>
              <w:rPr>
                <w:rFonts w:asciiTheme="minorHAnsi" w:hAnsiTheme="minorHAnsi" w:hint="eastAsia"/>
                <w:lang w:eastAsia="en-GB"/>
              </w:rPr>
            </w:pPr>
            <w:r w:rsidRPr="0041138D">
              <w:rPr>
                <w:rFonts w:asciiTheme="minorHAnsi" w:hAnsiTheme="minorHAnsi"/>
                <w:szCs w:val="20"/>
              </w:rPr>
              <w:t>Services should expose meaningful business capabilities, not raw system internals.</w:t>
            </w:r>
          </w:p>
        </w:tc>
        <w:tc>
          <w:tcPr>
            <w:tcW w:w="2623" w:type="dxa"/>
            <w:vAlign w:val="center"/>
          </w:tcPr>
          <w:p w14:paraId="4D515007" w14:textId="169F0210" w:rsidR="00316805" w:rsidRPr="00F94A76" w:rsidRDefault="00316805" w:rsidP="003662DB">
            <w:pPr>
              <w:rPr>
                <w:rFonts w:asciiTheme="minorHAnsi" w:hAnsiTheme="minorHAnsi" w:hint="eastAsia"/>
                <w:lang w:eastAsia="en-GB"/>
              </w:rPr>
            </w:pPr>
            <w:r w:rsidRPr="0041138D">
              <w:rPr>
                <w:rFonts w:asciiTheme="minorHAnsi" w:hAnsiTheme="minorHAnsi"/>
                <w:szCs w:val="20"/>
              </w:rPr>
              <w:t>APIs should represent business functions such as policy, claim, submission, party, document, or finance capability.</w:t>
            </w:r>
          </w:p>
        </w:tc>
        <w:tc>
          <w:tcPr>
            <w:tcW w:w="2055" w:type="dxa"/>
            <w:vAlign w:val="center"/>
          </w:tcPr>
          <w:p w14:paraId="43780AB0" w14:textId="6D1EE858" w:rsidR="00316805" w:rsidRPr="00F94A76" w:rsidRDefault="00316805" w:rsidP="003662DB">
            <w:pPr>
              <w:rPr>
                <w:rFonts w:asciiTheme="minorHAnsi" w:hAnsiTheme="minorHAnsi" w:hint="eastAsia"/>
                <w:lang w:eastAsia="en-GB"/>
              </w:rPr>
            </w:pPr>
            <w:hyperlink w:anchor="_4._Architectural_Position">
              <w:r w:rsidRPr="0041138D">
                <w:rPr>
                  <w:rStyle w:val="Hyperlink"/>
                  <w:rFonts w:asciiTheme="minorHAnsi" w:hAnsiTheme="minorHAnsi"/>
                  <w:szCs w:val="20"/>
                </w:rPr>
                <w:t>Architectural Position (</w:t>
              </w:r>
              <w:r>
                <w:rPr>
                  <w:rStyle w:val="Hyperlink"/>
                  <w:szCs w:val="20"/>
                </w:rPr>
                <w:t>5</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w:t>
            </w:r>
          </w:p>
        </w:tc>
      </w:tr>
      <w:tr w:rsidR="00316805" w:rsidRPr="009527A4" w14:paraId="64C8AB44" w14:textId="77777777" w:rsidTr="00316805">
        <w:tc>
          <w:tcPr>
            <w:tcW w:w="1593" w:type="dxa"/>
            <w:vAlign w:val="center"/>
          </w:tcPr>
          <w:p w14:paraId="55C46237"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APIM as API publishing and ingress control (Integration, Security)</w:t>
            </w:r>
          </w:p>
          <w:p w14:paraId="69F8C7B2" w14:textId="058E08BA" w:rsidR="00316805" w:rsidRPr="0041138D" w:rsidRDefault="00316805" w:rsidP="003662DB">
            <w:pPr>
              <w:spacing w:before="40" w:after="40"/>
              <w:rPr>
                <w:rStyle w:val="Hyperlink"/>
                <w:rFonts w:asciiTheme="minorHAnsi" w:hAnsiTheme="minorHAnsi" w:hint="eastAsia"/>
                <w:i/>
                <w:szCs w:val="20"/>
              </w:rPr>
            </w:pPr>
            <w:r w:rsidRPr="0041138D">
              <w:rPr>
                <w:i/>
                <w:szCs w:val="20"/>
              </w:rPr>
              <w:fldChar w:fldCharType="begin"/>
            </w:r>
            <w:r w:rsidR="0014028C">
              <w:rPr>
                <w:i/>
                <w:szCs w:val="20"/>
              </w:rPr>
              <w:instrText>HYPERLINK  \l "EntArchPrin"</w:instrText>
            </w:r>
            <w:r w:rsidRPr="0041138D">
              <w:rPr>
                <w:i/>
                <w:szCs w:val="20"/>
              </w:rPr>
            </w:r>
            <w:r w:rsidRPr="0041138D">
              <w:rPr>
                <w:i/>
                <w:szCs w:val="20"/>
              </w:rPr>
              <w:fldChar w:fldCharType="separate"/>
            </w:r>
            <w:r w:rsidRPr="0041138D">
              <w:rPr>
                <w:rStyle w:val="Hyperlink"/>
                <w:rFonts w:asciiTheme="minorHAnsi" w:hAnsiTheme="minorHAnsi"/>
                <w:i/>
                <w:szCs w:val="20"/>
              </w:rPr>
              <w:t>Source - EAG3</w:t>
            </w:r>
          </w:p>
          <w:p w14:paraId="08908278" w14:textId="7204F7CB" w:rsidR="00316805" w:rsidRPr="0014028C" w:rsidRDefault="00316805" w:rsidP="003662DB">
            <w:pPr>
              <w:rPr>
                <w:rFonts w:asciiTheme="minorHAnsi" w:hAnsiTheme="minorHAnsi" w:hint="eastAsia"/>
                <w:u w:val="single"/>
                <w:lang w:eastAsia="en-GB"/>
              </w:rPr>
            </w:pPr>
            <w:r w:rsidRPr="0041138D">
              <w:rPr>
                <w:i/>
                <w:szCs w:val="20"/>
              </w:rPr>
              <w:fldChar w:fldCharType="end"/>
            </w:r>
            <w:hyperlink w:anchor="EntArchPrin" w:history="1">
              <w:r w:rsidRPr="0014028C">
                <w:rPr>
                  <w:rFonts w:asciiTheme="minorHAnsi" w:hAnsiTheme="minorHAnsi"/>
                  <w:i/>
                  <w:szCs w:val="20"/>
                  <w:u w:val="single"/>
                </w:rPr>
                <w:t>Source - AAP1</w:t>
              </w:r>
            </w:hyperlink>
          </w:p>
        </w:tc>
        <w:tc>
          <w:tcPr>
            <w:tcW w:w="2655" w:type="dxa"/>
            <w:vAlign w:val="center"/>
          </w:tcPr>
          <w:p w14:paraId="2AE9DFB4" w14:textId="335EFCD5" w:rsidR="00316805" w:rsidRPr="00F94A76" w:rsidRDefault="00316805" w:rsidP="003662DB">
            <w:pPr>
              <w:rPr>
                <w:rFonts w:asciiTheme="minorHAnsi" w:hAnsiTheme="minorHAnsi" w:hint="eastAsia"/>
                <w:lang w:eastAsia="en-GB"/>
              </w:rPr>
            </w:pPr>
            <w:r w:rsidRPr="0041138D">
              <w:rPr>
                <w:rFonts w:asciiTheme="minorHAnsi" w:hAnsiTheme="minorHAnsi"/>
                <w:szCs w:val="20"/>
              </w:rPr>
              <w:t>Chaucer-owned APIs exposed for internal or external consumption should be published through Azure API Management unless an exception is approved.</w:t>
            </w:r>
          </w:p>
        </w:tc>
        <w:tc>
          <w:tcPr>
            <w:tcW w:w="2623" w:type="dxa"/>
            <w:vAlign w:val="center"/>
          </w:tcPr>
          <w:p w14:paraId="6937D960" w14:textId="5E163FE8" w:rsidR="00316805" w:rsidRPr="00F94A76" w:rsidRDefault="00316805" w:rsidP="003662DB">
            <w:pPr>
              <w:rPr>
                <w:rFonts w:asciiTheme="minorHAnsi" w:hAnsiTheme="minorHAnsi" w:hint="eastAsia"/>
                <w:lang w:eastAsia="en-GB"/>
              </w:rPr>
            </w:pPr>
            <w:r w:rsidRPr="0041138D">
              <w:rPr>
                <w:rFonts w:asciiTheme="minorHAnsi" w:hAnsiTheme="minorHAnsi"/>
                <w:szCs w:val="20"/>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55" w:type="dxa"/>
            <w:vAlign w:val="center"/>
          </w:tcPr>
          <w:p w14:paraId="1E9B21AD" w14:textId="169EA0E5" w:rsidR="00316805" w:rsidRPr="00F94A76" w:rsidRDefault="00316805" w:rsidP="003662DB">
            <w:pPr>
              <w:rPr>
                <w:rFonts w:asciiTheme="minorHAnsi" w:hAnsiTheme="minorHAnsi" w:hint="eastAsia"/>
                <w:lang w:eastAsia="en-GB"/>
              </w:rPr>
            </w:pPr>
            <w:hyperlink w:anchor="_5._Reference_Architecture">
              <w:r w:rsidRPr="0041138D">
                <w:rPr>
                  <w:rStyle w:val="Hyperlink"/>
                  <w:rFonts w:asciiTheme="minorHAnsi" w:hAnsiTheme="minorHAnsi"/>
                  <w:szCs w:val="20"/>
                </w:rPr>
                <w:t>Ref architecture (</w:t>
              </w:r>
              <w:r>
                <w:rPr>
                  <w:rStyle w:val="Hyperlink"/>
                  <w:szCs w:val="20"/>
                </w:rPr>
                <w:t>6</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2.1</w:t>
              </w:r>
              <w:r w:rsidRPr="0041138D">
                <w:rPr>
                  <w:rStyle w:val="Hyperlink"/>
                  <w:rFonts w:asciiTheme="minorHAnsi" w:hAnsiTheme="minorHAnsi"/>
                  <w:szCs w:val="20"/>
                </w:rPr>
                <w:t>)</w:t>
              </w:r>
            </w:hyperlink>
          </w:p>
        </w:tc>
      </w:tr>
      <w:tr w:rsidR="00316805" w:rsidRPr="009527A4" w14:paraId="0EBA99F6" w14:textId="77777777" w:rsidTr="00316805">
        <w:tc>
          <w:tcPr>
            <w:tcW w:w="1593" w:type="dxa"/>
            <w:vAlign w:val="center"/>
          </w:tcPr>
          <w:p w14:paraId="27B1326F"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Third-party API egress is governed by reuse and risk (Integration, Security)</w:t>
            </w:r>
          </w:p>
          <w:p w14:paraId="53E88B6A" w14:textId="2BAFC575" w:rsidR="00316805" w:rsidRPr="0041138D" w:rsidRDefault="00316805" w:rsidP="003662DB">
            <w:pPr>
              <w:spacing w:before="40" w:after="40"/>
              <w:rPr>
                <w:rStyle w:val="Hyperlink"/>
                <w:rFonts w:asciiTheme="minorHAnsi" w:hAnsiTheme="minorHAnsi" w:hint="eastAsia"/>
                <w:i/>
                <w:szCs w:val="20"/>
              </w:rPr>
            </w:pPr>
            <w:r w:rsidRPr="0041138D">
              <w:rPr>
                <w:i/>
                <w:szCs w:val="20"/>
              </w:rPr>
              <w:fldChar w:fldCharType="begin"/>
            </w:r>
            <w:r w:rsidR="0014028C">
              <w:rPr>
                <w:i/>
                <w:szCs w:val="20"/>
              </w:rPr>
              <w:instrText>HYPERLINK  \l "EntArchPrin"</w:instrText>
            </w:r>
            <w:r w:rsidRPr="0041138D">
              <w:rPr>
                <w:i/>
                <w:szCs w:val="20"/>
              </w:rPr>
            </w:r>
            <w:r w:rsidRPr="0041138D">
              <w:rPr>
                <w:i/>
                <w:szCs w:val="20"/>
              </w:rPr>
              <w:fldChar w:fldCharType="separate"/>
            </w:r>
            <w:r w:rsidRPr="0041138D">
              <w:rPr>
                <w:rStyle w:val="Hyperlink"/>
                <w:rFonts w:asciiTheme="minorHAnsi" w:hAnsiTheme="minorHAnsi"/>
                <w:i/>
                <w:szCs w:val="20"/>
              </w:rPr>
              <w:t>Source - EAG6</w:t>
            </w:r>
          </w:p>
          <w:p w14:paraId="405D131C" w14:textId="5B6CA1DA" w:rsidR="00316805" w:rsidRPr="0014028C" w:rsidRDefault="00316805" w:rsidP="003662DB">
            <w:pPr>
              <w:spacing w:before="40" w:after="40"/>
              <w:rPr>
                <w:szCs w:val="20"/>
                <w:u w:val="single"/>
              </w:rPr>
            </w:pPr>
            <w:r w:rsidRPr="0041138D">
              <w:rPr>
                <w:i/>
                <w:szCs w:val="20"/>
              </w:rPr>
              <w:fldChar w:fldCharType="end"/>
            </w:r>
            <w:hyperlink w:anchor="EntArchPrin" w:history="1">
              <w:r w:rsidRPr="0014028C">
                <w:rPr>
                  <w:rFonts w:asciiTheme="minorHAnsi" w:hAnsiTheme="minorHAnsi"/>
                  <w:i/>
                  <w:szCs w:val="20"/>
                  <w:u w:val="single"/>
                </w:rPr>
                <w:t>Source - AAP2</w:t>
              </w:r>
            </w:hyperlink>
          </w:p>
        </w:tc>
        <w:tc>
          <w:tcPr>
            <w:tcW w:w="2655" w:type="dxa"/>
            <w:vAlign w:val="center"/>
          </w:tcPr>
          <w:p w14:paraId="4DB2F5B5" w14:textId="7D505AE1" w:rsidR="00316805" w:rsidRPr="0041138D" w:rsidRDefault="00316805" w:rsidP="003662DB">
            <w:pPr>
              <w:rPr>
                <w:szCs w:val="20"/>
              </w:rPr>
            </w:pPr>
            <w:r w:rsidRPr="0041138D">
              <w:rPr>
                <w:rFonts w:asciiTheme="minorHAnsi" w:hAnsiTheme="minorHAnsi"/>
                <w:szCs w:val="20"/>
              </w:rPr>
              <w:t>Chaucer integrations may call third-party APIs directly from Logic Apps or Functions where the integration is workflow-specific, low reuse, and appropriately governed.</w:t>
            </w:r>
          </w:p>
        </w:tc>
        <w:tc>
          <w:tcPr>
            <w:tcW w:w="2623" w:type="dxa"/>
            <w:vAlign w:val="center"/>
          </w:tcPr>
          <w:p w14:paraId="6589071B" w14:textId="0EBB7209" w:rsidR="00316805" w:rsidRPr="0041138D" w:rsidRDefault="00316805" w:rsidP="003662DB">
            <w:pPr>
              <w:rPr>
                <w:szCs w:val="20"/>
              </w:rPr>
            </w:pPr>
            <w:r w:rsidRPr="0041138D">
              <w:rPr>
                <w:rFonts w:asciiTheme="minorHAnsi" w:hAnsiTheme="minorHAnsi"/>
                <w:szCs w:val="20"/>
              </w:rPr>
              <w:t>APIM should be used as a Chaucer-owned facade where third-party APIs are reused, business-critical, strategically important, externally sensitive, or require centralised policy, monitoring, or lifecycle control.</w:t>
            </w:r>
          </w:p>
        </w:tc>
        <w:tc>
          <w:tcPr>
            <w:tcW w:w="2055" w:type="dxa"/>
            <w:vAlign w:val="center"/>
          </w:tcPr>
          <w:p w14:paraId="54E2754B" w14:textId="48128655" w:rsidR="00316805" w:rsidRPr="0041138D" w:rsidRDefault="00316805" w:rsidP="003662DB">
            <w:pPr>
              <w:rPr>
                <w:szCs w:val="20"/>
              </w:rPr>
            </w:pPr>
            <w:hyperlink w:anchor="SIF_Sec8">
              <w:hyperlink w:anchor="_8._Enterprise_Pattern">
                <w:r w:rsidRPr="0041138D">
                  <w:rPr>
                    <w:rStyle w:val="Hyperlink"/>
                    <w:rFonts w:asciiTheme="minorHAnsi" w:hAnsiTheme="minorHAnsi"/>
                    <w:szCs w:val="20"/>
                  </w:rPr>
                  <w:t>Catalogue (8)</w:t>
                </w:r>
              </w:hyperlink>
              <w:r w:rsidRPr="0041138D">
                <w:rPr>
                  <w:rStyle w:val="Hyperlink"/>
                  <w:rFonts w:asciiTheme="minorHAnsi" w:hAnsiTheme="minorHAnsi"/>
                  <w:szCs w:val="20"/>
                </w:rPr>
                <w:t>)</w:t>
              </w:r>
            </w:hyperlink>
            <w:r w:rsidRPr="0041138D">
              <w:rPr>
                <w:rFonts w:asciiTheme="minorHAnsi" w:hAnsiTheme="minorHAnsi"/>
                <w:szCs w:val="20"/>
              </w:rPr>
              <w:t xml:space="preserve">, </w:t>
            </w:r>
            <w:hyperlink w:anchor="_13._Exception_Process">
              <w:r w:rsidRPr="0041138D">
                <w:rPr>
                  <w:rStyle w:val="Hyperlink"/>
                  <w:rFonts w:asciiTheme="minorHAnsi" w:hAnsiTheme="minorHAnsi"/>
                  <w:szCs w:val="20"/>
                </w:rPr>
                <w:t>Exception and TDA (1</w:t>
              </w:r>
              <w:r>
                <w:rPr>
                  <w:rStyle w:val="Hyperlink"/>
                  <w:szCs w:val="20"/>
                </w:rPr>
                <w:t>3</w:t>
              </w:r>
              <w:r w:rsidRPr="0041138D">
                <w:rPr>
                  <w:rStyle w:val="Hyperlink"/>
                  <w:rFonts w:asciiTheme="minorHAnsi" w:hAnsiTheme="minorHAnsi"/>
                  <w:szCs w:val="20"/>
                </w:rPr>
                <w:t>)</w:t>
              </w:r>
            </w:hyperlink>
          </w:p>
        </w:tc>
      </w:tr>
      <w:tr w:rsidR="00316805" w:rsidRPr="009527A4" w14:paraId="28AEDAD3" w14:textId="77777777" w:rsidTr="00316805">
        <w:tc>
          <w:tcPr>
            <w:tcW w:w="1593" w:type="dxa"/>
            <w:vAlign w:val="center"/>
          </w:tcPr>
          <w:p w14:paraId="570D9D7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Asynchronous-first where resilience matters (Integration, Resilience)</w:t>
            </w:r>
          </w:p>
          <w:p w14:paraId="2D90845F" w14:textId="4FB4E4CB" w:rsidR="00316805" w:rsidRPr="0014028C" w:rsidRDefault="00316805" w:rsidP="003662DB">
            <w:pPr>
              <w:spacing w:before="40" w:after="40"/>
              <w:rPr>
                <w:szCs w:val="20"/>
                <w:u w:val="single"/>
              </w:rPr>
            </w:pPr>
            <w:hyperlink w:anchor="EntArchPrin" w:history="1">
              <w:r w:rsidRPr="0014028C">
                <w:rPr>
                  <w:rFonts w:asciiTheme="minorHAnsi" w:hAnsiTheme="minorHAnsi"/>
                  <w:i/>
                  <w:szCs w:val="20"/>
                  <w:u w:val="single"/>
                </w:rPr>
                <w:t>Source - IAP10</w:t>
              </w:r>
            </w:hyperlink>
          </w:p>
        </w:tc>
        <w:tc>
          <w:tcPr>
            <w:tcW w:w="2655" w:type="dxa"/>
            <w:vAlign w:val="center"/>
          </w:tcPr>
          <w:p w14:paraId="1C32F107" w14:textId="7C9476D3" w:rsidR="00316805" w:rsidRPr="0041138D" w:rsidRDefault="00316805" w:rsidP="003662DB">
            <w:pPr>
              <w:rPr>
                <w:szCs w:val="20"/>
              </w:rPr>
            </w:pPr>
            <w:r w:rsidRPr="0041138D">
              <w:rPr>
                <w:rFonts w:asciiTheme="minorHAnsi" w:hAnsiTheme="minorHAnsi"/>
                <w:szCs w:val="20"/>
              </w:rPr>
              <w:t>When availability, retry, load levelling, or latency tolerance is important, prefer messaging/events.</w:t>
            </w:r>
          </w:p>
        </w:tc>
        <w:tc>
          <w:tcPr>
            <w:tcW w:w="2623" w:type="dxa"/>
            <w:vAlign w:val="center"/>
          </w:tcPr>
          <w:p w14:paraId="69555C14" w14:textId="669F7CC7" w:rsidR="00316805" w:rsidRPr="0041138D" w:rsidRDefault="00316805" w:rsidP="003662DB">
            <w:pPr>
              <w:rPr>
                <w:szCs w:val="20"/>
              </w:rPr>
            </w:pPr>
            <w:r w:rsidRPr="0041138D">
              <w:rPr>
                <w:rFonts w:asciiTheme="minorHAnsi" w:hAnsiTheme="minorHAnsi"/>
                <w:szCs w:val="20"/>
              </w:rPr>
              <w:t>Use Service Bus queues/topics for reliable enterprise messaging.</w:t>
            </w:r>
          </w:p>
        </w:tc>
        <w:tc>
          <w:tcPr>
            <w:tcW w:w="2055" w:type="dxa"/>
            <w:vAlign w:val="center"/>
          </w:tcPr>
          <w:p w14:paraId="0ABA507F" w14:textId="0F82CF83" w:rsidR="00316805" w:rsidRPr="0041138D" w:rsidRDefault="00316805" w:rsidP="003662DB">
            <w:pPr>
              <w:rPr>
                <w:szCs w:val="20"/>
              </w:rPr>
            </w:pPr>
            <w:hyperlink w:anchor="_7.3_Detailed_Architecture">
              <w:r w:rsidRPr="0041138D">
                <w:rPr>
                  <w:rStyle w:val="Hyperlink"/>
                  <w:rFonts w:asciiTheme="minorHAnsi" w:hAnsiTheme="minorHAnsi"/>
                  <w:szCs w:val="20"/>
                </w:rPr>
                <w:t>Decision tree (7.</w:t>
              </w:r>
              <w:r>
                <w:rPr>
                  <w:rStyle w:val="Hyperlink"/>
                  <w:szCs w:val="20"/>
                </w:rPr>
                <w:t>3</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p>
        </w:tc>
      </w:tr>
      <w:tr w:rsidR="00316805" w:rsidRPr="009527A4" w14:paraId="271DA1AF" w14:textId="77777777" w:rsidTr="00316805">
        <w:tc>
          <w:tcPr>
            <w:tcW w:w="1593" w:type="dxa"/>
            <w:vAlign w:val="center"/>
          </w:tcPr>
          <w:p w14:paraId="36D07092" w14:textId="53BDCEB3" w:rsidR="00316805" w:rsidRPr="0041138D" w:rsidRDefault="00316805" w:rsidP="003662DB">
            <w:pPr>
              <w:spacing w:before="40" w:after="40"/>
              <w:rPr>
                <w:rFonts w:asciiTheme="minorHAnsi" w:hAnsiTheme="minorHAnsi" w:hint="eastAsia"/>
                <w:i/>
                <w:szCs w:val="20"/>
              </w:rPr>
            </w:pPr>
            <w:r w:rsidRPr="0041138D">
              <w:rPr>
                <w:rFonts w:asciiTheme="minorHAnsi" w:hAnsiTheme="minorHAnsi"/>
                <w:szCs w:val="20"/>
              </w:rPr>
              <w:t>Orchestration usage is explicit (Integration)</w:t>
            </w:r>
            <w:r w:rsidRPr="0041138D">
              <w:rPr>
                <w:rFonts w:asciiTheme="minorHAnsi" w:hAnsiTheme="minorHAnsi"/>
                <w:i/>
                <w:szCs w:val="20"/>
              </w:rPr>
              <w:t xml:space="preserve"> </w:t>
            </w:r>
            <w:hyperlink w:anchor="EntArchPrin" w:history="1">
              <w:r w:rsidRPr="0014028C">
                <w:rPr>
                  <w:rFonts w:asciiTheme="minorHAnsi" w:hAnsiTheme="minorHAnsi"/>
                  <w:i/>
                  <w:szCs w:val="20"/>
                  <w:u w:val="single"/>
                </w:rPr>
                <w:t>Source - IAP11</w:t>
              </w:r>
            </w:hyperlink>
          </w:p>
          <w:p w14:paraId="3E56EF4B" w14:textId="02FE7D52" w:rsidR="00316805" w:rsidRPr="0014028C" w:rsidRDefault="00316805" w:rsidP="003662DB">
            <w:pPr>
              <w:spacing w:before="40" w:after="40"/>
              <w:rPr>
                <w:szCs w:val="20"/>
                <w:u w:val="single"/>
              </w:rPr>
            </w:pPr>
            <w:hyperlink w:anchor="EntArchPrin" w:history="1">
              <w:r w:rsidRPr="0014028C">
                <w:rPr>
                  <w:rFonts w:asciiTheme="minorHAnsi" w:hAnsiTheme="minorHAnsi"/>
                  <w:i/>
                  <w:szCs w:val="20"/>
                  <w:u w:val="single"/>
                </w:rPr>
                <w:t>Source - IAP8</w:t>
              </w:r>
            </w:hyperlink>
          </w:p>
        </w:tc>
        <w:tc>
          <w:tcPr>
            <w:tcW w:w="2655" w:type="dxa"/>
            <w:vAlign w:val="center"/>
          </w:tcPr>
          <w:p w14:paraId="2826D3C2" w14:textId="18646692" w:rsidR="00316805" w:rsidRPr="0041138D" w:rsidRDefault="00316805" w:rsidP="003662DB">
            <w:pPr>
              <w:rPr>
                <w:szCs w:val="20"/>
              </w:rPr>
            </w:pPr>
            <w:r w:rsidRPr="0041138D">
              <w:rPr>
                <w:rFonts w:asciiTheme="minorHAnsi" w:hAnsiTheme="minorHAnsi"/>
                <w:szCs w:val="20"/>
              </w:rPr>
              <w:t>Cross-system business process logic should sit in the integration platform, not in hidden scripts or consuming applications.</w:t>
            </w:r>
          </w:p>
        </w:tc>
        <w:tc>
          <w:tcPr>
            <w:tcW w:w="2623" w:type="dxa"/>
            <w:vAlign w:val="center"/>
          </w:tcPr>
          <w:p w14:paraId="74968633" w14:textId="5EBFB77E" w:rsidR="00316805" w:rsidRPr="0041138D" w:rsidRDefault="00316805" w:rsidP="003662DB">
            <w:pPr>
              <w:rPr>
                <w:szCs w:val="20"/>
              </w:rPr>
            </w:pPr>
            <w:r w:rsidRPr="0041138D">
              <w:rPr>
                <w:rFonts w:asciiTheme="minorHAnsi" w:hAnsiTheme="minorHAnsi"/>
                <w:szCs w:val="20"/>
              </w:rPr>
              <w:t>Logic Apps should own workflow coordination; Functions should not become hidden orchestration engines.</w:t>
            </w:r>
          </w:p>
        </w:tc>
        <w:tc>
          <w:tcPr>
            <w:tcW w:w="2055" w:type="dxa"/>
            <w:vAlign w:val="center"/>
          </w:tcPr>
          <w:p w14:paraId="4DA752BB" w14:textId="7BEF4F69"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r w:rsidRPr="0041138D">
              <w:rPr>
                <w:rStyle w:val="Hyperlink"/>
                <w:rFonts w:asciiTheme="minorHAnsi" w:hAnsiTheme="minorHAnsi"/>
                <w:szCs w:val="20"/>
              </w:rPr>
              <w:t>Anti-Patterns (</w:t>
            </w:r>
            <w:r>
              <w:rPr>
                <w:rStyle w:val="Hyperlink"/>
                <w:szCs w:val="20"/>
              </w:rPr>
              <w:t>8.9)</w:t>
            </w:r>
          </w:p>
        </w:tc>
      </w:tr>
      <w:tr w:rsidR="00316805" w:rsidRPr="009527A4" w14:paraId="2619459F" w14:textId="77777777" w:rsidTr="00316805">
        <w:tc>
          <w:tcPr>
            <w:tcW w:w="1593" w:type="dxa"/>
            <w:vAlign w:val="center"/>
          </w:tcPr>
          <w:p w14:paraId="3290B310"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Implementation logic is separated (Integration)</w:t>
            </w:r>
          </w:p>
          <w:p w14:paraId="74323F88" w14:textId="7F4D1927" w:rsidR="00316805" w:rsidRPr="0041138D" w:rsidRDefault="00316805" w:rsidP="003662DB">
            <w:pPr>
              <w:spacing w:before="40" w:after="40"/>
              <w:rPr>
                <w:rStyle w:val="Hyperlink"/>
                <w:rFonts w:asciiTheme="minorHAnsi" w:hAnsiTheme="minorHAnsi" w:hint="eastAsia"/>
                <w:i/>
                <w:szCs w:val="20"/>
              </w:rPr>
            </w:pPr>
            <w:r w:rsidRPr="0041138D">
              <w:rPr>
                <w:i/>
                <w:szCs w:val="20"/>
              </w:rPr>
              <w:fldChar w:fldCharType="begin"/>
            </w:r>
            <w:r w:rsidR="0014028C">
              <w:rPr>
                <w:i/>
                <w:szCs w:val="20"/>
              </w:rPr>
              <w:instrText>HYPERLINK  \l "EntArchPrin"</w:instrText>
            </w:r>
            <w:r w:rsidRPr="0041138D">
              <w:rPr>
                <w:i/>
                <w:szCs w:val="20"/>
              </w:rPr>
            </w:r>
            <w:r w:rsidRPr="0041138D">
              <w:rPr>
                <w:i/>
                <w:szCs w:val="20"/>
              </w:rPr>
              <w:fldChar w:fldCharType="separate"/>
            </w:r>
            <w:r w:rsidRPr="0041138D">
              <w:rPr>
                <w:rStyle w:val="Hyperlink"/>
                <w:rFonts w:asciiTheme="minorHAnsi" w:hAnsiTheme="minorHAnsi"/>
                <w:i/>
                <w:szCs w:val="20"/>
              </w:rPr>
              <w:t>Source - IAP11</w:t>
            </w:r>
          </w:p>
          <w:p w14:paraId="6127A296" w14:textId="5C2355F0" w:rsidR="00316805" w:rsidRPr="0014028C" w:rsidRDefault="00316805" w:rsidP="003662DB">
            <w:pPr>
              <w:spacing w:before="40" w:after="40"/>
              <w:rPr>
                <w:szCs w:val="20"/>
                <w:u w:val="single"/>
              </w:rPr>
            </w:pPr>
            <w:r w:rsidRPr="0041138D">
              <w:rPr>
                <w:i/>
                <w:szCs w:val="20"/>
              </w:rPr>
              <w:fldChar w:fldCharType="end"/>
            </w:r>
            <w:hyperlink w:anchor="EntArchPrin" w:history="1">
              <w:r w:rsidRPr="0014028C">
                <w:rPr>
                  <w:rFonts w:asciiTheme="minorHAnsi" w:hAnsiTheme="minorHAnsi"/>
                  <w:i/>
                  <w:szCs w:val="20"/>
                  <w:u w:val="single"/>
                </w:rPr>
                <w:t>Source - IAP8</w:t>
              </w:r>
            </w:hyperlink>
          </w:p>
        </w:tc>
        <w:tc>
          <w:tcPr>
            <w:tcW w:w="2655" w:type="dxa"/>
            <w:vAlign w:val="center"/>
          </w:tcPr>
          <w:p w14:paraId="48953812" w14:textId="3CEF0575" w:rsidR="00316805" w:rsidRPr="0041138D" w:rsidRDefault="00316805" w:rsidP="003662DB">
            <w:pPr>
              <w:rPr>
                <w:szCs w:val="20"/>
              </w:rPr>
            </w:pPr>
            <w:r w:rsidRPr="0041138D">
              <w:rPr>
                <w:rFonts w:asciiTheme="minorHAnsi" w:hAnsiTheme="minorHAnsi"/>
                <w:szCs w:val="20"/>
              </w:rPr>
              <w:t>Low-level code should be isolated from orchestration and API policy concerns.</w:t>
            </w:r>
          </w:p>
        </w:tc>
        <w:tc>
          <w:tcPr>
            <w:tcW w:w="2623" w:type="dxa"/>
            <w:vAlign w:val="center"/>
          </w:tcPr>
          <w:p w14:paraId="1F94F3BE" w14:textId="38B13178" w:rsidR="00316805" w:rsidRPr="0041138D" w:rsidRDefault="00316805" w:rsidP="003662DB">
            <w:pPr>
              <w:rPr>
                <w:szCs w:val="20"/>
              </w:rPr>
            </w:pPr>
            <w:r w:rsidRPr="0041138D">
              <w:rPr>
                <w:rFonts w:asciiTheme="minorHAnsi" w:hAnsiTheme="minorHAnsi"/>
                <w:szCs w:val="20"/>
              </w:rPr>
              <w:t>Functions should implement narrow code tasks. They should not be implemented in end-to-end business workflows.</w:t>
            </w:r>
          </w:p>
        </w:tc>
        <w:tc>
          <w:tcPr>
            <w:tcW w:w="2055" w:type="dxa"/>
            <w:vAlign w:val="center"/>
          </w:tcPr>
          <w:p w14:paraId="30577466" w14:textId="00C3ABE1" w:rsidR="00316805" w:rsidRPr="0041138D" w:rsidRDefault="00316805" w:rsidP="003662DB">
            <w:pPr>
              <w:rPr>
                <w:szCs w:val="20"/>
              </w:rPr>
            </w:pPr>
            <w:hyperlink w:anchor="_8._Enterprise_Pattern">
              <w:r w:rsidRPr="0041138D">
                <w:rPr>
                  <w:rStyle w:val="Hyperlink"/>
                  <w:rFonts w:asciiTheme="minorHAnsi" w:hAnsiTheme="minorHAnsi"/>
                  <w:szCs w:val="20"/>
                </w:rPr>
                <w:t>Catalogue (8)</w:t>
              </w:r>
            </w:hyperlink>
            <w:r w:rsidRPr="0041138D">
              <w:rPr>
                <w:rFonts w:asciiTheme="minorHAnsi" w:hAnsiTheme="minorHAnsi"/>
                <w:szCs w:val="20"/>
              </w:rPr>
              <w:t xml:space="preserve">, </w:t>
            </w:r>
            <w:hyperlink w:anchor="_14._Anti-Patterns">
              <w:r w:rsidRPr="0041138D">
                <w:rPr>
                  <w:rStyle w:val="Hyperlink"/>
                  <w:rFonts w:asciiTheme="minorHAnsi" w:hAnsiTheme="minorHAnsi"/>
                  <w:szCs w:val="20"/>
                </w:rPr>
                <w:t>Anti-Patterns (</w:t>
              </w:r>
              <w:r>
                <w:rPr>
                  <w:rStyle w:val="Hyperlink"/>
                  <w:szCs w:val="20"/>
                </w:rPr>
                <w:t>8.9</w:t>
              </w:r>
              <w:r w:rsidRPr="0041138D">
                <w:rPr>
                  <w:rStyle w:val="Hyperlink"/>
                  <w:rFonts w:asciiTheme="minorHAnsi" w:hAnsiTheme="minorHAnsi"/>
                  <w:szCs w:val="20"/>
                </w:rPr>
                <w:t>)</w:t>
              </w:r>
            </w:hyperlink>
          </w:p>
        </w:tc>
      </w:tr>
      <w:tr w:rsidR="00316805" w:rsidRPr="009527A4" w14:paraId="5CFB402C" w14:textId="77777777" w:rsidTr="00316805">
        <w:tc>
          <w:tcPr>
            <w:tcW w:w="1593" w:type="dxa"/>
            <w:vAlign w:val="center"/>
          </w:tcPr>
          <w:p w14:paraId="2DD9C5E8"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Secure by design (Security)</w:t>
            </w:r>
          </w:p>
          <w:p w14:paraId="3B2BF07F" w14:textId="2A0E5B43" w:rsidR="00316805" w:rsidRPr="0014028C" w:rsidRDefault="00316805" w:rsidP="003662DB">
            <w:pPr>
              <w:spacing w:before="40" w:after="40"/>
              <w:rPr>
                <w:szCs w:val="20"/>
                <w:u w:val="single"/>
              </w:rPr>
            </w:pPr>
            <w:hyperlink w:anchor="EntArchPrin" w:history="1">
              <w:r w:rsidRPr="0014028C">
                <w:rPr>
                  <w:rFonts w:asciiTheme="minorHAnsi" w:hAnsiTheme="minorHAnsi"/>
                  <w:i/>
                  <w:szCs w:val="20"/>
                  <w:u w:val="single"/>
                </w:rPr>
                <w:t>Source - SECP1</w:t>
              </w:r>
            </w:hyperlink>
          </w:p>
        </w:tc>
        <w:tc>
          <w:tcPr>
            <w:tcW w:w="2655" w:type="dxa"/>
            <w:vAlign w:val="center"/>
          </w:tcPr>
          <w:p w14:paraId="1FB60431" w14:textId="4B2DCD3D" w:rsidR="00316805" w:rsidRPr="0041138D" w:rsidRDefault="00316805" w:rsidP="003662DB">
            <w:pPr>
              <w:rPr>
                <w:szCs w:val="20"/>
              </w:rPr>
            </w:pPr>
            <w:r w:rsidRPr="0041138D">
              <w:rPr>
                <w:rFonts w:asciiTheme="minorHAnsi" w:hAnsiTheme="minorHAnsi"/>
                <w:szCs w:val="20"/>
              </w:rPr>
              <w:t>Managed identities for authentication, RBAC, private endpoints where possible, Key Vault for storing credentials, access monitoring, and least privilege should be the default security controls.</w:t>
            </w:r>
          </w:p>
        </w:tc>
        <w:tc>
          <w:tcPr>
            <w:tcW w:w="2623" w:type="dxa"/>
            <w:vAlign w:val="center"/>
          </w:tcPr>
          <w:p w14:paraId="24CB8D4A" w14:textId="37278310" w:rsidR="00316805" w:rsidRPr="0041138D" w:rsidRDefault="00316805" w:rsidP="003662DB">
            <w:pPr>
              <w:rPr>
                <w:szCs w:val="20"/>
              </w:rPr>
            </w:pPr>
            <w:r w:rsidRPr="0041138D">
              <w:rPr>
                <w:rFonts w:asciiTheme="minorHAnsi" w:hAnsiTheme="minorHAnsi"/>
                <w:szCs w:val="20"/>
              </w:rPr>
              <w:t>Security patterns should be explicitly included in every design review.</w:t>
            </w:r>
          </w:p>
        </w:tc>
        <w:tc>
          <w:tcPr>
            <w:tcW w:w="2055" w:type="dxa"/>
            <w:vAlign w:val="center"/>
          </w:tcPr>
          <w:p w14:paraId="2FF82048" w14:textId="01DBD7DB"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r w:rsidRPr="0041138D" w:rsidDel="00CD6294">
              <w:rPr>
                <w:rFonts w:asciiTheme="minorHAnsi" w:hAnsiTheme="minorHAnsi"/>
                <w:szCs w:val="20"/>
              </w:rPr>
              <w:t xml:space="preserve"> </w:t>
            </w:r>
          </w:p>
        </w:tc>
      </w:tr>
      <w:tr w:rsidR="00316805" w:rsidRPr="009527A4" w14:paraId="5AF5833E" w14:textId="77777777" w:rsidTr="00316805">
        <w:tc>
          <w:tcPr>
            <w:tcW w:w="1593" w:type="dxa"/>
            <w:vAlign w:val="center"/>
          </w:tcPr>
          <w:p w14:paraId="17B8C9D4"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Observable by default (Engineering Standards)</w:t>
            </w:r>
          </w:p>
          <w:p w14:paraId="18DB7C8D" w14:textId="5E969936" w:rsidR="00316805" w:rsidRPr="0014028C" w:rsidRDefault="00316805" w:rsidP="003662DB">
            <w:pPr>
              <w:spacing w:before="40" w:after="40"/>
              <w:rPr>
                <w:szCs w:val="20"/>
                <w:u w:val="single"/>
              </w:rPr>
            </w:pPr>
            <w:hyperlink w:anchor="ArchEngStdAIS" w:history="1">
              <w:r w:rsidRPr="0014028C">
                <w:rPr>
                  <w:rFonts w:asciiTheme="minorHAnsi" w:hAnsiTheme="minorHAnsi"/>
                  <w:i/>
                  <w:szCs w:val="20"/>
                  <w:u w:val="single"/>
                </w:rPr>
                <w:t>Logging</w:t>
              </w:r>
            </w:hyperlink>
          </w:p>
        </w:tc>
        <w:tc>
          <w:tcPr>
            <w:tcW w:w="2655" w:type="dxa"/>
            <w:vAlign w:val="center"/>
          </w:tcPr>
          <w:p w14:paraId="3745DF47" w14:textId="16AC26CB" w:rsidR="00316805" w:rsidRPr="0041138D" w:rsidRDefault="00316805" w:rsidP="003662DB">
            <w:pPr>
              <w:rPr>
                <w:szCs w:val="20"/>
              </w:rPr>
            </w:pPr>
            <w:r w:rsidRPr="0041138D">
              <w:rPr>
                <w:rFonts w:asciiTheme="minorHAnsi" w:hAnsiTheme="minorHAnsi"/>
                <w:szCs w:val="20"/>
              </w:rPr>
              <w:t>Every integration must be traceable, monitored, and supportable.</w:t>
            </w:r>
          </w:p>
        </w:tc>
        <w:tc>
          <w:tcPr>
            <w:tcW w:w="2623" w:type="dxa"/>
            <w:vAlign w:val="center"/>
          </w:tcPr>
          <w:p w14:paraId="0E936729" w14:textId="6559038C" w:rsidR="00316805" w:rsidRPr="0041138D" w:rsidRDefault="00316805" w:rsidP="003662DB">
            <w:pPr>
              <w:rPr>
                <w:szCs w:val="20"/>
              </w:rPr>
            </w:pPr>
            <w:r w:rsidRPr="0041138D">
              <w:rPr>
                <w:rFonts w:asciiTheme="minorHAnsi" w:hAnsiTheme="minorHAnsi"/>
                <w:szCs w:val="20"/>
              </w:rPr>
              <w:t>Correlation IDs, diagnostics, alerts, and operational runbooks are mandatory to ensure long term supportability.</w:t>
            </w:r>
          </w:p>
        </w:tc>
        <w:tc>
          <w:tcPr>
            <w:tcW w:w="2055" w:type="dxa"/>
            <w:vAlign w:val="center"/>
          </w:tcPr>
          <w:p w14:paraId="47E9447E" w14:textId="22EA0ED8" w:rsidR="00316805" w:rsidRPr="0041138D" w:rsidRDefault="00316805" w:rsidP="003662DB">
            <w:pPr>
              <w:rPr>
                <w:szCs w:val="20"/>
              </w:rPr>
            </w:pPr>
            <w:hyperlink w:anchor="_11.1_Security_Principles">
              <w:r w:rsidRPr="0041138D">
                <w:rPr>
                  <w:rStyle w:val="Hyperlink"/>
                  <w:rFonts w:asciiTheme="minorHAnsi" w:hAnsiTheme="minorHAnsi"/>
                  <w:szCs w:val="20"/>
                </w:rPr>
                <w:t>Security (1</w:t>
              </w:r>
              <w:r>
                <w:rPr>
                  <w:rStyle w:val="Hyperlink"/>
                  <w:szCs w:val="20"/>
                </w:rPr>
                <w:t>1</w:t>
              </w:r>
              <w:r w:rsidRPr="0041138D">
                <w:rPr>
                  <w:rStyle w:val="Hyperlink"/>
                  <w:rFonts w:asciiTheme="minorHAnsi" w:hAnsiTheme="minorHAnsi"/>
                  <w:szCs w:val="20"/>
                </w:rPr>
                <w:t>)</w:t>
              </w:r>
            </w:hyperlink>
            <w:r w:rsidRPr="0041138D">
              <w:rPr>
                <w:rFonts w:asciiTheme="minorHAnsi" w:hAnsiTheme="minorHAnsi"/>
                <w:szCs w:val="20"/>
              </w:rPr>
              <w:t xml:space="preserve">, </w:t>
            </w:r>
            <w:hyperlink w:anchor="_12_Guardrails">
              <w:r w:rsidRPr="0041138D">
                <w:rPr>
                  <w:rStyle w:val="Hyperlink"/>
                  <w:rFonts w:asciiTheme="minorHAnsi" w:hAnsiTheme="minorHAnsi"/>
                  <w:szCs w:val="20"/>
                </w:rPr>
                <w:t>Guardrails (1</w:t>
              </w:r>
              <w:r>
                <w:rPr>
                  <w:rStyle w:val="Hyperlink"/>
                  <w:szCs w:val="20"/>
                </w:rPr>
                <w:t>2</w:t>
              </w:r>
              <w:r w:rsidRPr="0041138D">
                <w:rPr>
                  <w:rStyle w:val="Hyperlink"/>
                  <w:rFonts w:asciiTheme="minorHAnsi" w:hAnsiTheme="minorHAnsi"/>
                  <w:szCs w:val="20"/>
                </w:rPr>
                <w:t>.1)</w:t>
              </w:r>
            </w:hyperlink>
          </w:p>
        </w:tc>
      </w:tr>
      <w:tr w:rsidR="00316805" w:rsidRPr="009527A4" w14:paraId="15339E54" w14:textId="77777777" w:rsidTr="00316805">
        <w:tc>
          <w:tcPr>
            <w:tcW w:w="1593" w:type="dxa"/>
            <w:vAlign w:val="center"/>
          </w:tcPr>
          <w:p w14:paraId="784DA772" w14:textId="77777777" w:rsidR="00316805" w:rsidRPr="0041138D" w:rsidRDefault="00316805" w:rsidP="003662DB">
            <w:pPr>
              <w:spacing w:before="40" w:after="40"/>
              <w:rPr>
                <w:rFonts w:asciiTheme="minorHAnsi" w:hAnsiTheme="minorHAnsi" w:hint="eastAsia"/>
                <w:szCs w:val="20"/>
              </w:rPr>
            </w:pPr>
            <w:r w:rsidRPr="0041138D">
              <w:rPr>
                <w:rFonts w:asciiTheme="minorHAnsi" w:hAnsiTheme="minorHAnsi"/>
                <w:szCs w:val="20"/>
              </w:rPr>
              <w:t>Data platform is not integration technology (Data)</w:t>
            </w:r>
          </w:p>
          <w:p w14:paraId="430530D7" w14:textId="5460CDAB" w:rsidR="00316805" w:rsidRPr="0014028C" w:rsidRDefault="00316805" w:rsidP="003662DB">
            <w:pPr>
              <w:spacing w:before="40" w:after="40"/>
              <w:rPr>
                <w:szCs w:val="20"/>
                <w:u w:val="single"/>
              </w:rPr>
            </w:pPr>
            <w:hyperlink w:anchor="EntArchPrin" w:history="1">
              <w:r w:rsidRPr="0014028C">
                <w:rPr>
                  <w:rFonts w:asciiTheme="minorHAnsi" w:hAnsiTheme="minorHAnsi"/>
                  <w:i/>
                  <w:szCs w:val="20"/>
                  <w:u w:val="single"/>
                </w:rPr>
                <w:t>DATP9</w:t>
              </w:r>
            </w:hyperlink>
          </w:p>
        </w:tc>
        <w:tc>
          <w:tcPr>
            <w:tcW w:w="2655" w:type="dxa"/>
            <w:vAlign w:val="center"/>
          </w:tcPr>
          <w:p w14:paraId="392F853E" w14:textId="4EE919C4" w:rsidR="00316805" w:rsidRPr="0041138D" w:rsidRDefault="00316805" w:rsidP="003662DB">
            <w:pPr>
              <w:rPr>
                <w:szCs w:val="20"/>
              </w:rPr>
            </w:pPr>
            <w:r w:rsidRPr="0041138D">
              <w:rPr>
                <w:rFonts w:asciiTheme="minorHAnsi" w:hAnsiTheme="minorHAnsi"/>
                <w:szCs w:val="20"/>
              </w:rPr>
              <w:t>Snowflake and the data platform should not be used as a substitute for operational integration.</w:t>
            </w:r>
          </w:p>
        </w:tc>
        <w:tc>
          <w:tcPr>
            <w:tcW w:w="2623" w:type="dxa"/>
            <w:vAlign w:val="center"/>
          </w:tcPr>
          <w:p w14:paraId="6F176CE5" w14:textId="5F8E6472" w:rsidR="00316805" w:rsidRPr="0041138D" w:rsidRDefault="00316805" w:rsidP="003662DB">
            <w:pPr>
              <w:rPr>
                <w:szCs w:val="20"/>
              </w:rPr>
            </w:pPr>
            <w:r w:rsidRPr="0041138D">
              <w:rPr>
                <w:rFonts w:asciiTheme="minorHAnsi" w:hAnsiTheme="minorHAnsi"/>
                <w:szCs w:val="20"/>
              </w:rPr>
              <w:t>Data platform should be used as intended for analytical, historical, reporting, and governance across data products.</w:t>
            </w:r>
          </w:p>
        </w:tc>
        <w:tc>
          <w:tcPr>
            <w:tcW w:w="2055" w:type="dxa"/>
            <w:vAlign w:val="center"/>
          </w:tcPr>
          <w:p w14:paraId="70B97111" w14:textId="74B046FF" w:rsidR="00316805" w:rsidRPr="0041138D" w:rsidRDefault="00316805" w:rsidP="003662DB">
            <w:pPr>
              <w:rPr>
                <w:szCs w:val="20"/>
              </w:rPr>
            </w:pPr>
            <w:hyperlink w:anchor="_10._Data_Platform">
              <w:r w:rsidRPr="0041138D">
                <w:rPr>
                  <w:rStyle w:val="Hyperlink"/>
                  <w:rFonts w:asciiTheme="minorHAnsi" w:hAnsiTheme="minorHAnsi"/>
                  <w:szCs w:val="20"/>
                </w:rPr>
                <w:t>Data Platform (</w:t>
              </w:r>
              <w:r>
                <w:rPr>
                  <w:rStyle w:val="Hyperlink"/>
                  <w:szCs w:val="20"/>
                </w:rPr>
                <w:t>9</w:t>
              </w:r>
              <w:r w:rsidRPr="0041138D">
                <w:rPr>
                  <w:rStyle w:val="Hyperlink"/>
                  <w:rFonts w:asciiTheme="minorHAnsi" w:hAnsiTheme="minorHAnsi"/>
                  <w:szCs w:val="20"/>
                </w:rPr>
                <w:t>)</w:t>
              </w:r>
            </w:hyperlink>
          </w:p>
        </w:tc>
      </w:tr>
    </w:tbl>
    <w:p w14:paraId="4EA68D51" w14:textId="77777777" w:rsidR="00E62C5D" w:rsidRPr="00E62C5D" w:rsidRDefault="00E62C5D" w:rsidP="00E62C5D">
      <w:pPr>
        <w:spacing w:after="46" w:line="270" w:lineRule="auto"/>
        <w:rPr>
          <w:szCs w:val="20"/>
        </w:rPr>
      </w:pPr>
    </w:p>
    <w:p w14:paraId="76B0F2C4" w14:textId="77777777" w:rsidR="0041138D" w:rsidRPr="0041138D" w:rsidRDefault="0041138D" w:rsidP="0041138D">
      <w:pPr>
        <w:spacing w:before="40" w:after="40"/>
        <w:rPr>
          <w:szCs w:val="20"/>
        </w:rPr>
      </w:pPr>
    </w:p>
    <w:p w14:paraId="65A9C20B" w14:textId="77777777" w:rsidR="0041138D" w:rsidRPr="0041138D" w:rsidRDefault="0041138D" w:rsidP="0041138D">
      <w:pPr>
        <w:rPr>
          <w:szCs w:val="20"/>
        </w:rPr>
      </w:pPr>
    </w:p>
    <w:p w14:paraId="3C85FFD4" w14:textId="6E521102" w:rsidR="0041138D" w:rsidRDefault="0041138D" w:rsidP="006F79A8">
      <w:pPr>
        <w:pStyle w:val="Heading1"/>
        <w:ind w:left="431" w:hanging="431"/>
      </w:pPr>
      <w:bookmarkStart w:id="48" w:name="_5._Reference_Architecture"/>
      <w:bookmarkStart w:id="49" w:name="_Toc239852284"/>
      <w:bookmarkStart w:id="50" w:name="_Toc239980591"/>
      <w:bookmarkStart w:id="51" w:name="_Reference_Architecture"/>
      <w:bookmarkStart w:id="52" w:name="_Toc240018784"/>
      <w:bookmarkEnd w:id="48"/>
      <w:bookmarkEnd w:id="51"/>
      <w:r w:rsidRPr="006F79A8">
        <w:t>Reference Architecture</w:t>
      </w:r>
      <w:bookmarkEnd w:id="49"/>
      <w:bookmarkEnd w:id="50"/>
      <w:bookmarkEnd w:id="52"/>
    </w:p>
    <w:p w14:paraId="742F25DC" w14:textId="77777777" w:rsidR="006F79A8" w:rsidRPr="006F79A8" w:rsidRDefault="006F79A8" w:rsidP="006F79A8"/>
    <w:p w14:paraId="7BB44E11" w14:textId="57A937AA" w:rsidR="0041138D" w:rsidRDefault="0041138D" w:rsidP="0041138D">
      <w:pPr>
        <w:pStyle w:val="Heading2"/>
      </w:pPr>
      <w:bookmarkStart w:id="53" w:name="_Toc239852285"/>
      <w:bookmarkStart w:id="54" w:name="_Toc239980592"/>
      <w:bookmarkStart w:id="55" w:name="_Toc240018785"/>
      <w:r w:rsidRPr="006F79A8">
        <w:t>Conceptual Reference Architecture</w:t>
      </w:r>
      <w:bookmarkEnd w:id="53"/>
      <w:bookmarkEnd w:id="54"/>
      <w:bookmarkEnd w:id="55"/>
    </w:p>
    <w:p w14:paraId="711794B7" w14:textId="77777777" w:rsidR="006F79A8" w:rsidRPr="006F79A8" w:rsidRDefault="006F79A8" w:rsidP="006F79A8">
      <w:pPr>
        <w:rPr>
          <w:lang w:val="en-US"/>
        </w:rPr>
      </w:pPr>
    </w:p>
    <w:p w14:paraId="4F23CB26" w14:textId="52693F47" w:rsidR="0041138D" w:rsidRPr="0041138D" w:rsidRDefault="0041138D" w:rsidP="0041138D">
      <w:pPr>
        <w:spacing w:after="120"/>
        <w:rPr>
          <w:szCs w:val="20"/>
        </w:rPr>
      </w:pPr>
      <w:r w:rsidRPr="0041138D">
        <w:rPr>
          <w:szCs w:val="20"/>
        </w:rPr>
        <w:t xml:space="preserve">At the conceptual level the </w:t>
      </w:r>
      <w:r w:rsidR="00A624E6">
        <w:rPr>
          <w:szCs w:val="20"/>
        </w:rPr>
        <w:t>Systems Integration Framework</w:t>
      </w:r>
      <w:r w:rsidRPr="0041138D" w:rsidDel="00A22181">
        <w:rPr>
          <w:szCs w:val="20"/>
        </w:rPr>
        <w:t xml:space="preserve"> </w:t>
      </w:r>
      <w:r w:rsidRPr="0041138D">
        <w:rPr>
          <w:szCs w:val="20"/>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2B355D14" w14:textId="77777777" w:rsidR="0041138D" w:rsidRPr="0041138D" w:rsidRDefault="0041138D" w:rsidP="0041138D">
      <w:pPr>
        <w:spacing w:after="120"/>
        <w:rPr>
          <w:szCs w:val="20"/>
        </w:rPr>
      </w:pPr>
    </w:p>
    <w:p w14:paraId="3ED91E15" w14:textId="77777777" w:rsidR="00C64372" w:rsidRDefault="0041138D" w:rsidP="0041138D">
      <w:pPr>
        <w:spacing w:after="120"/>
        <w:rPr>
          <w:szCs w:val="20"/>
        </w:rPr>
      </w:pPr>
      <w:r w:rsidRPr="0041138D">
        <w:rPr>
          <w:szCs w:val="20"/>
        </w:rPr>
        <w:object w:dxaOrig="25036" w:dyaOrig="15842" w14:anchorId="0FA65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75pt;height:264pt" o:ole="">
            <v:imagedata r:id="rId15" o:title=""/>
          </v:shape>
          <o:OLEObject Type="Embed" ProgID="Visio.Drawing.15" ShapeID="_x0000_i1025" DrawAspect="Content" ObjectID="_1850623967" r:id="rId16"/>
        </w:object>
      </w:r>
    </w:p>
    <w:p w14:paraId="545BAA4B" w14:textId="77777777" w:rsidR="00C64372" w:rsidRDefault="00C64372" w:rsidP="0041138D">
      <w:pPr>
        <w:spacing w:after="120"/>
        <w:rPr>
          <w:szCs w:val="20"/>
        </w:rPr>
      </w:pPr>
    </w:p>
    <w:p w14:paraId="44955416" w14:textId="77777777" w:rsidR="00C64372" w:rsidRDefault="00C64372" w:rsidP="0041138D">
      <w:pPr>
        <w:spacing w:after="120"/>
        <w:rPr>
          <w:szCs w:val="20"/>
        </w:rPr>
      </w:pPr>
    </w:p>
    <w:p w14:paraId="1AC536CD" w14:textId="77777777" w:rsidR="00C64372" w:rsidRDefault="00C64372" w:rsidP="0041138D">
      <w:pPr>
        <w:spacing w:after="120"/>
        <w:rPr>
          <w:szCs w:val="20"/>
        </w:rPr>
      </w:pPr>
    </w:p>
    <w:p w14:paraId="57403666" w14:textId="77777777" w:rsidR="00C64372" w:rsidRDefault="00C64372" w:rsidP="0041138D">
      <w:pPr>
        <w:spacing w:after="120"/>
        <w:rPr>
          <w:szCs w:val="20"/>
        </w:rPr>
      </w:pPr>
    </w:p>
    <w:p w14:paraId="5873580E" w14:textId="77777777" w:rsidR="00C64372" w:rsidRDefault="00C64372" w:rsidP="0041138D">
      <w:pPr>
        <w:spacing w:after="120"/>
        <w:rPr>
          <w:szCs w:val="20"/>
        </w:rPr>
      </w:pPr>
    </w:p>
    <w:p w14:paraId="6C8D9B30" w14:textId="77777777" w:rsidR="00C64372" w:rsidRDefault="00C64372" w:rsidP="0041138D">
      <w:pPr>
        <w:spacing w:after="120"/>
        <w:rPr>
          <w:szCs w:val="20"/>
        </w:rPr>
      </w:pPr>
    </w:p>
    <w:p w14:paraId="580C3730" w14:textId="77777777" w:rsidR="00C64372" w:rsidRDefault="00C64372" w:rsidP="0041138D">
      <w:pPr>
        <w:spacing w:after="120"/>
        <w:rPr>
          <w:szCs w:val="20"/>
        </w:rPr>
      </w:pPr>
    </w:p>
    <w:p w14:paraId="1E471486" w14:textId="77777777" w:rsidR="00C64372" w:rsidRDefault="00C64372" w:rsidP="0041138D">
      <w:pPr>
        <w:spacing w:after="120"/>
        <w:rPr>
          <w:szCs w:val="20"/>
        </w:rPr>
      </w:pPr>
    </w:p>
    <w:p w14:paraId="7F358C96" w14:textId="77777777" w:rsidR="00C64372" w:rsidRDefault="00C64372" w:rsidP="0041138D">
      <w:pPr>
        <w:spacing w:after="120"/>
        <w:rPr>
          <w:szCs w:val="20"/>
        </w:rPr>
      </w:pPr>
    </w:p>
    <w:p w14:paraId="1A56C7ED" w14:textId="77777777" w:rsidR="00C64372" w:rsidRDefault="00C64372" w:rsidP="0041138D">
      <w:pPr>
        <w:spacing w:after="120"/>
        <w:rPr>
          <w:szCs w:val="20"/>
        </w:rPr>
      </w:pPr>
    </w:p>
    <w:p w14:paraId="5D6DA119" w14:textId="77777777" w:rsidR="00C64372" w:rsidRDefault="00C64372" w:rsidP="0041138D">
      <w:pPr>
        <w:spacing w:after="120"/>
        <w:rPr>
          <w:szCs w:val="20"/>
        </w:rPr>
      </w:pPr>
    </w:p>
    <w:p w14:paraId="510B2CA8" w14:textId="77777777" w:rsidR="00C64372" w:rsidRDefault="00C64372" w:rsidP="0041138D">
      <w:pPr>
        <w:spacing w:after="120"/>
        <w:rPr>
          <w:szCs w:val="20"/>
        </w:rPr>
      </w:pPr>
    </w:p>
    <w:p w14:paraId="51691F17" w14:textId="77777777" w:rsidR="00C64372" w:rsidRDefault="00C64372" w:rsidP="0041138D">
      <w:pPr>
        <w:spacing w:after="120"/>
        <w:rPr>
          <w:szCs w:val="20"/>
        </w:rPr>
      </w:pPr>
    </w:p>
    <w:p w14:paraId="038924C8" w14:textId="77777777" w:rsidR="00C64372" w:rsidRDefault="00C64372" w:rsidP="0041138D">
      <w:pPr>
        <w:spacing w:after="120"/>
        <w:rPr>
          <w:szCs w:val="20"/>
        </w:rPr>
      </w:pPr>
    </w:p>
    <w:p w14:paraId="39408DCD" w14:textId="48DA8E12" w:rsidR="0041138D" w:rsidRPr="0041138D" w:rsidRDefault="0041138D" w:rsidP="0041138D">
      <w:pPr>
        <w:spacing w:after="120"/>
        <w:rPr>
          <w:szCs w:val="20"/>
        </w:rPr>
      </w:pPr>
      <w:r w:rsidRPr="0041138D">
        <w:rPr>
          <w:szCs w:val="20"/>
        </w:rPr>
        <w:br/>
      </w:r>
    </w:p>
    <w:p w14:paraId="7C8CBA86" w14:textId="30835A1B" w:rsidR="0041138D" w:rsidRDefault="0041138D" w:rsidP="0041138D">
      <w:pPr>
        <w:pStyle w:val="Heading2"/>
      </w:pPr>
      <w:bookmarkStart w:id="56" w:name="_Toc239852286"/>
      <w:bookmarkStart w:id="57" w:name="_Toc239980593"/>
      <w:bookmarkStart w:id="58" w:name="_Toc240018786"/>
      <w:r w:rsidRPr="006F79A8">
        <w:t>Logical Layered Reference Architecture</w:t>
      </w:r>
      <w:bookmarkEnd w:id="56"/>
      <w:bookmarkEnd w:id="57"/>
      <w:bookmarkEnd w:id="58"/>
    </w:p>
    <w:p w14:paraId="33AFCF5C" w14:textId="77777777" w:rsidR="00C64372" w:rsidRPr="00C64372" w:rsidRDefault="00C64372" w:rsidP="00C64372"/>
    <w:p w14:paraId="2483FD00" w14:textId="7AB2DD9A" w:rsidR="00C64372" w:rsidRPr="0041138D" w:rsidRDefault="0041138D" w:rsidP="0041138D">
      <w:pPr>
        <w:spacing w:after="120"/>
        <w:rPr>
          <w:szCs w:val="20"/>
        </w:rPr>
      </w:pPr>
      <w:r w:rsidRPr="0041138D">
        <w:rPr>
          <w:szCs w:val="20"/>
        </w:rPr>
        <w:t>The logical view resolves the conceptual layer into five bands. The diagram should be read from the consumer at the top to the systems and data platform at the base.</w:t>
      </w:r>
    </w:p>
    <w:p w14:paraId="558D9754" w14:textId="2DC25072" w:rsidR="0041138D" w:rsidRDefault="0041138D" w:rsidP="0041138D">
      <w:pPr>
        <w:spacing w:before="90" w:after="130"/>
        <w:rPr>
          <w:szCs w:val="20"/>
        </w:rPr>
      </w:pPr>
      <w:r w:rsidRPr="0041138D">
        <w:rPr>
          <w:szCs w:val="20"/>
        </w:rPr>
        <w:br/>
      </w:r>
      <w:r w:rsidR="00880F27">
        <w:rPr>
          <w:noProof/>
          <w:szCs w:val="20"/>
        </w:rPr>
        <w:drawing>
          <wp:inline distT="0" distB="0" distL="0" distR="0" wp14:anchorId="6A660A66" wp14:editId="0CD6C435">
            <wp:extent cx="5815570" cy="3175091"/>
            <wp:effectExtent l="0" t="0" r="0" b="6350"/>
            <wp:docPr id="1295776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4233" cy="3179821"/>
                    </a:xfrm>
                    <a:prstGeom prst="rect">
                      <a:avLst/>
                    </a:prstGeom>
                    <a:noFill/>
                  </pic:spPr>
                </pic:pic>
              </a:graphicData>
            </a:graphic>
          </wp:inline>
        </w:drawing>
      </w:r>
    </w:p>
    <w:p w14:paraId="58C2ED10" w14:textId="77777777" w:rsidR="00C64372" w:rsidRDefault="00C64372" w:rsidP="0041138D">
      <w:pPr>
        <w:spacing w:before="90" w:after="130"/>
        <w:rPr>
          <w:szCs w:val="20"/>
        </w:rPr>
      </w:pPr>
    </w:p>
    <w:p w14:paraId="702610DD" w14:textId="77777777" w:rsidR="00880F27" w:rsidRDefault="00880F27" w:rsidP="0041138D">
      <w:pPr>
        <w:spacing w:before="90" w:after="130"/>
        <w:rPr>
          <w:szCs w:val="20"/>
        </w:rPr>
      </w:pPr>
    </w:p>
    <w:tbl>
      <w:tblPr>
        <w:tblStyle w:val="TableGridLight"/>
        <w:tblW w:w="9209" w:type="dxa"/>
        <w:tblLook w:val="04A0" w:firstRow="1" w:lastRow="0" w:firstColumn="1" w:lastColumn="0" w:noHBand="0" w:noVBand="1"/>
      </w:tblPr>
      <w:tblGrid>
        <w:gridCol w:w="2830"/>
        <w:gridCol w:w="6379"/>
      </w:tblGrid>
      <w:tr w:rsidR="00316805" w:rsidRPr="009527A4" w14:paraId="1DF9299F" w14:textId="77777777" w:rsidTr="00976556">
        <w:tc>
          <w:tcPr>
            <w:tcW w:w="2830" w:type="dxa"/>
            <w:tcBorders>
              <w:top w:val="single" w:sz="12" w:space="0" w:color="000000" w:themeColor="text1"/>
            </w:tcBorders>
            <w:shd w:val="clear" w:color="auto" w:fill="C1CDEC" w:themeFill="accent1" w:themeFillTint="33"/>
          </w:tcPr>
          <w:p w14:paraId="65294A9F" w14:textId="2E256D66"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Layer</w:t>
            </w:r>
          </w:p>
        </w:tc>
        <w:tc>
          <w:tcPr>
            <w:tcW w:w="6379" w:type="dxa"/>
            <w:tcBorders>
              <w:top w:val="single" w:sz="12" w:space="0" w:color="000000" w:themeColor="text1"/>
            </w:tcBorders>
            <w:shd w:val="clear" w:color="auto" w:fill="C1CDEC" w:themeFill="accent1" w:themeFillTint="33"/>
          </w:tcPr>
          <w:p w14:paraId="7C20A973" w14:textId="6CE2B7B2" w:rsidR="00316805" w:rsidRPr="00595998" w:rsidRDefault="00316805" w:rsidP="003662DB">
            <w:pPr>
              <w:rPr>
                <w:rFonts w:asciiTheme="minorHAnsi" w:hAnsiTheme="minorHAnsi" w:hint="eastAsia"/>
                <w:b/>
                <w:lang w:eastAsia="en-GB"/>
              </w:rPr>
            </w:pPr>
            <w:r w:rsidRPr="00316805">
              <w:rPr>
                <w:rFonts w:asciiTheme="minorHAnsi" w:hAnsiTheme="minorHAnsi"/>
                <w:b/>
                <w:lang w:eastAsia="en-GB"/>
              </w:rPr>
              <w:t>Description</w:t>
            </w:r>
          </w:p>
        </w:tc>
      </w:tr>
      <w:tr w:rsidR="00316805" w:rsidRPr="009527A4" w14:paraId="65E2D1E1" w14:textId="77777777" w:rsidTr="00976556">
        <w:tc>
          <w:tcPr>
            <w:tcW w:w="2830" w:type="dxa"/>
          </w:tcPr>
          <w:p w14:paraId="7ABE797F" w14:textId="6E1706AF"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Exposure layer</w:t>
            </w:r>
          </w:p>
        </w:tc>
        <w:tc>
          <w:tcPr>
            <w:tcW w:w="6379" w:type="dxa"/>
          </w:tcPr>
          <w:p w14:paraId="7847FAF0" w14:textId="04685486" w:rsidR="00316805" w:rsidRPr="00316805" w:rsidRDefault="00316805" w:rsidP="003662DB">
            <w:pPr>
              <w:rPr>
                <w:rFonts w:asciiTheme="minorHAnsi" w:hAnsiTheme="minorHAnsi" w:hint="eastAsia"/>
                <w:b/>
                <w:lang w:eastAsia="en-GB"/>
              </w:rPr>
            </w:pPr>
            <w:r w:rsidRPr="0041138D">
              <w:rPr>
                <w:rFonts w:asciiTheme="minorHAnsi" w:hAnsiTheme="minorHAnsi"/>
                <w:szCs w:val="20"/>
              </w:rPr>
              <w:t>API Management is the single ingress for synchronous traffic, applying authentication, rate limiting, product and subscription control, and observability.</w:t>
            </w:r>
          </w:p>
        </w:tc>
      </w:tr>
      <w:tr w:rsidR="00316805" w:rsidRPr="009527A4" w14:paraId="452EC756" w14:textId="77777777" w:rsidTr="00976556">
        <w:tc>
          <w:tcPr>
            <w:tcW w:w="2830" w:type="dxa"/>
          </w:tcPr>
          <w:p w14:paraId="499A9701" w14:textId="317F505A"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Orchestration layer</w:t>
            </w:r>
          </w:p>
        </w:tc>
        <w:tc>
          <w:tcPr>
            <w:tcW w:w="6379" w:type="dxa"/>
          </w:tcPr>
          <w:p w14:paraId="4A9FDB47" w14:textId="7C3A64F5" w:rsidR="00316805" w:rsidRPr="00316805" w:rsidRDefault="00316805" w:rsidP="003662DB">
            <w:pPr>
              <w:rPr>
                <w:rFonts w:asciiTheme="minorHAnsi" w:hAnsiTheme="minorHAnsi" w:hint="eastAsia"/>
                <w:b/>
                <w:lang w:eastAsia="en-GB"/>
              </w:rPr>
            </w:pPr>
            <w:r w:rsidRPr="0041138D">
              <w:rPr>
                <w:rFonts w:asciiTheme="minorHAnsi" w:hAnsiTheme="minorHAnsi"/>
                <w:szCs w:val="20"/>
              </w:rPr>
              <w:t>Logic Apps coordinate stateful, multi-step processes. Orchestration owns process control rather than embedding it in systems.</w:t>
            </w:r>
          </w:p>
        </w:tc>
      </w:tr>
      <w:tr w:rsidR="00316805" w:rsidRPr="009527A4" w14:paraId="408E0252" w14:textId="77777777" w:rsidTr="00976556">
        <w:tc>
          <w:tcPr>
            <w:tcW w:w="2830" w:type="dxa"/>
          </w:tcPr>
          <w:p w14:paraId="2EA20AB5" w14:textId="67400A28"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Messaging and eventing layer</w:t>
            </w:r>
          </w:p>
        </w:tc>
        <w:tc>
          <w:tcPr>
            <w:tcW w:w="6379" w:type="dxa"/>
          </w:tcPr>
          <w:p w14:paraId="19817AC7" w14:textId="1ED283D0" w:rsidR="00316805" w:rsidRPr="00316805" w:rsidRDefault="00316805" w:rsidP="003662DB">
            <w:pPr>
              <w:rPr>
                <w:rFonts w:asciiTheme="minorHAnsi" w:hAnsiTheme="minorHAnsi" w:hint="eastAsia"/>
                <w:b/>
                <w:lang w:eastAsia="en-GB"/>
              </w:rPr>
            </w:pPr>
            <w:r w:rsidRPr="0041138D">
              <w:rPr>
                <w:rFonts w:asciiTheme="minorHAnsi" w:hAnsiTheme="minorHAnsi"/>
                <w:szCs w:val="20"/>
              </w:rPr>
              <w:t>Service Bus, Event Grid and Event Hubs provide asynchronous messaging, discrete eventing and streaming respectively.</w:t>
            </w:r>
          </w:p>
        </w:tc>
      </w:tr>
      <w:tr w:rsidR="00316805" w:rsidRPr="009527A4" w14:paraId="480C9BCD" w14:textId="77777777" w:rsidTr="00976556">
        <w:tc>
          <w:tcPr>
            <w:tcW w:w="2830" w:type="dxa"/>
          </w:tcPr>
          <w:p w14:paraId="22FBE772" w14:textId="0D178FE4" w:rsidR="00316805" w:rsidRPr="00976556" w:rsidRDefault="00316805" w:rsidP="003662DB">
            <w:pPr>
              <w:rPr>
                <w:rFonts w:asciiTheme="minorHAnsi" w:hAnsiTheme="minorHAnsi" w:hint="eastAsia"/>
                <w:bCs w:val="0"/>
                <w:lang w:eastAsia="en-GB"/>
              </w:rPr>
            </w:pPr>
            <w:r w:rsidRPr="00976556">
              <w:rPr>
                <w:rFonts w:asciiTheme="minorHAnsi" w:hAnsiTheme="minorHAnsi"/>
                <w:bCs w:val="0"/>
                <w:szCs w:val="20"/>
              </w:rPr>
              <w:t>Implementation layer</w:t>
            </w:r>
          </w:p>
        </w:tc>
        <w:tc>
          <w:tcPr>
            <w:tcW w:w="6379" w:type="dxa"/>
          </w:tcPr>
          <w:p w14:paraId="34EACA38" w14:textId="5BF7E2B0" w:rsidR="00316805" w:rsidRPr="00316805" w:rsidRDefault="00316805" w:rsidP="003662DB">
            <w:pPr>
              <w:rPr>
                <w:rFonts w:asciiTheme="minorHAnsi" w:hAnsiTheme="minorHAnsi" w:hint="eastAsia"/>
                <w:b/>
                <w:lang w:eastAsia="en-GB"/>
              </w:rPr>
            </w:pPr>
            <w:r w:rsidRPr="0041138D">
              <w:rPr>
                <w:rFonts w:asciiTheme="minorHAnsi" w:hAnsiTheme="minorHAnsi"/>
                <w:szCs w:val="20"/>
              </w:rPr>
              <w:t>Azure Functions host the discrete implementation logic invoked by the layers above.</w:t>
            </w:r>
          </w:p>
        </w:tc>
      </w:tr>
      <w:tr w:rsidR="00316805" w:rsidRPr="009527A4" w14:paraId="2D2EA483" w14:textId="77777777" w:rsidTr="00976556">
        <w:tc>
          <w:tcPr>
            <w:tcW w:w="2830" w:type="dxa"/>
          </w:tcPr>
          <w:p w14:paraId="65FBF12A" w14:textId="7169FCB2" w:rsidR="00316805" w:rsidRPr="00976556" w:rsidRDefault="00316805" w:rsidP="003662DB">
            <w:pPr>
              <w:rPr>
                <w:bCs w:val="0"/>
                <w:szCs w:val="20"/>
              </w:rPr>
            </w:pPr>
            <w:r w:rsidRPr="00976556">
              <w:rPr>
                <w:rFonts w:asciiTheme="minorHAnsi" w:hAnsiTheme="minorHAnsi"/>
                <w:bCs w:val="0"/>
                <w:szCs w:val="20"/>
              </w:rPr>
              <w:t>Data platform boundary</w:t>
            </w:r>
          </w:p>
        </w:tc>
        <w:tc>
          <w:tcPr>
            <w:tcW w:w="6379" w:type="dxa"/>
          </w:tcPr>
          <w:p w14:paraId="0D5FBEFD" w14:textId="59412E6F" w:rsidR="00316805" w:rsidRPr="0041138D" w:rsidRDefault="00316805" w:rsidP="003662DB">
            <w:pPr>
              <w:rPr>
                <w:szCs w:val="20"/>
              </w:rPr>
            </w:pPr>
            <w:r w:rsidRPr="0041138D">
              <w:rPr>
                <w:rFonts w:asciiTheme="minorHAnsi" w:hAnsiTheme="minorHAnsi"/>
                <w:szCs w:val="20"/>
              </w:rPr>
              <w:t xml:space="preserve">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meets Snowflake at two governed hand-offs only: a push into the platform and a curated consume from it.</w:t>
            </w:r>
          </w:p>
        </w:tc>
      </w:tr>
    </w:tbl>
    <w:p w14:paraId="4EBDDF38" w14:textId="77777777" w:rsidR="00E62C5D" w:rsidRDefault="00E62C5D" w:rsidP="0041138D">
      <w:pPr>
        <w:spacing w:before="90" w:after="130"/>
        <w:rPr>
          <w:szCs w:val="20"/>
        </w:rPr>
      </w:pPr>
    </w:p>
    <w:p w14:paraId="77D94CBF" w14:textId="77777777" w:rsidR="006F79A8" w:rsidRDefault="006F79A8" w:rsidP="0041138D">
      <w:pPr>
        <w:spacing w:before="90" w:after="130"/>
        <w:rPr>
          <w:szCs w:val="20"/>
        </w:rPr>
      </w:pPr>
    </w:p>
    <w:p w14:paraId="165FC7C4" w14:textId="77777777" w:rsidR="00C64372" w:rsidRDefault="00C64372" w:rsidP="0041138D">
      <w:pPr>
        <w:spacing w:before="90" w:after="130"/>
        <w:rPr>
          <w:szCs w:val="20"/>
        </w:rPr>
      </w:pPr>
    </w:p>
    <w:p w14:paraId="7BFCA28E" w14:textId="77777777" w:rsidR="00C64372" w:rsidRDefault="00C64372" w:rsidP="0041138D">
      <w:pPr>
        <w:spacing w:before="90" w:after="130"/>
        <w:rPr>
          <w:szCs w:val="20"/>
        </w:rPr>
      </w:pPr>
    </w:p>
    <w:p w14:paraId="133D62F9" w14:textId="77777777" w:rsidR="00C64372" w:rsidRDefault="00C64372" w:rsidP="0041138D">
      <w:pPr>
        <w:spacing w:before="90" w:after="130"/>
        <w:rPr>
          <w:szCs w:val="20"/>
        </w:rPr>
      </w:pPr>
    </w:p>
    <w:p w14:paraId="1B160D15" w14:textId="77777777" w:rsidR="00C64372" w:rsidRDefault="00C64372" w:rsidP="0041138D">
      <w:pPr>
        <w:spacing w:before="90" w:after="130"/>
        <w:rPr>
          <w:szCs w:val="20"/>
        </w:rPr>
      </w:pPr>
    </w:p>
    <w:p w14:paraId="7FF75865" w14:textId="77777777" w:rsidR="00C64372" w:rsidRDefault="00C64372" w:rsidP="0041138D">
      <w:pPr>
        <w:spacing w:before="90" w:after="130"/>
        <w:rPr>
          <w:szCs w:val="20"/>
        </w:rPr>
      </w:pPr>
    </w:p>
    <w:p w14:paraId="0B54B745" w14:textId="77777777" w:rsidR="00C64372" w:rsidRDefault="00C64372" w:rsidP="0041138D">
      <w:pPr>
        <w:spacing w:before="90" w:after="130"/>
        <w:rPr>
          <w:szCs w:val="20"/>
        </w:rPr>
      </w:pPr>
    </w:p>
    <w:p w14:paraId="6714354B" w14:textId="77777777" w:rsidR="00C64372" w:rsidRPr="0041138D" w:rsidRDefault="00C64372" w:rsidP="0041138D">
      <w:pPr>
        <w:spacing w:before="90" w:after="130"/>
        <w:rPr>
          <w:szCs w:val="20"/>
        </w:rPr>
      </w:pPr>
    </w:p>
    <w:p w14:paraId="56C82BF4" w14:textId="159384CF" w:rsidR="0041138D" w:rsidRDefault="0041138D" w:rsidP="0041138D">
      <w:pPr>
        <w:pStyle w:val="Heading2"/>
      </w:pPr>
      <w:bookmarkStart w:id="59" w:name="_Toc239852287"/>
      <w:bookmarkStart w:id="60" w:name="_Toc239980594"/>
      <w:bookmarkStart w:id="61" w:name="_Security_and_Trust"/>
      <w:bookmarkStart w:id="62" w:name="_Toc240018787"/>
      <w:bookmarkEnd w:id="61"/>
      <w:r w:rsidRPr="006F79A8">
        <w:t>Security and Trust Boundary</w:t>
      </w:r>
      <w:bookmarkEnd w:id="59"/>
      <w:bookmarkEnd w:id="60"/>
      <w:bookmarkEnd w:id="62"/>
      <w:r w:rsidRPr="006F79A8">
        <w:t xml:space="preserve"> </w:t>
      </w:r>
    </w:p>
    <w:p w14:paraId="19490BE3" w14:textId="77777777" w:rsidR="006F79A8" w:rsidRPr="006F79A8" w:rsidRDefault="006F79A8" w:rsidP="006F79A8"/>
    <w:p w14:paraId="584B1937" w14:textId="5DD51E94" w:rsidR="0041138D" w:rsidRPr="0041138D" w:rsidRDefault="0041138D" w:rsidP="0041138D">
      <w:pPr>
        <w:spacing w:after="120"/>
        <w:rPr>
          <w:szCs w:val="20"/>
        </w:rPr>
      </w:pPr>
      <w:r w:rsidRPr="0041138D">
        <w:rPr>
          <w:szCs w:val="20"/>
        </w:rPr>
        <w:t xml:space="preserve">Security is the principle the organisation takes most seriously. The </w:t>
      </w:r>
      <w:r w:rsidR="00A624E6">
        <w:rPr>
          <w:szCs w:val="20"/>
        </w:rPr>
        <w:t>Systems Integration Framework</w:t>
      </w:r>
      <w:r w:rsidRPr="0041138D" w:rsidDel="00A22181">
        <w:rPr>
          <w:szCs w:val="20"/>
        </w:rPr>
        <w:t xml:space="preserve"> </w:t>
      </w:r>
      <w:r w:rsidRPr="0041138D">
        <w:rPr>
          <w:szCs w:val="20"/>
        </w:rPr>
        <w:t>sets out the trust zones once and holds every pattern to them. The diagram shows the zones a request crosses and the control at each boundary.</w:t>
      </w:r>
    </w:p>
    <w:p w14:paraId="54132A32" w14:textId="77777777" w:rsidR="0041138D" w:rsidRDefault="0041138D" w:rsidP="0041138D">
      <w:pPr>
        <w:spacing w:before="90" w:after="130"/>
        <w:rPr>
          <w:szCs w:val="20"/>
        </w:rPr>
      </w:pPr>
      <w:r w:rsidRPr="0041138D">
        <w:rPr>
          <w:szCs w:val="20"/>
        </w:rPr>
        <w:br/>
      </w:r>
      <w:r w:rsidRPr="0041138D">
        <w:rPr>
          <w:noProof/>
          <w:szCs w:val="20"/>
        </w:rPr>
        <w:drawing>
          <wp:inline distT="0" distB="0" distL="0" distR="0" wp14:anchorId="3DC7E42D" wp14:editId="47651B57">
            <wp:extent cx="5932170" cy="2818633"/>
            <wp:effectExtent l="0" t="0" r="0" b="0"/>
            <wp:docPr id="138249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1792" cy="2832708"/>
                    </a:xfrm>
                    <a:prstGeom prst="rect">
                      <a:avLst/>
                    </a:prstGeom>
                    <a:noFill/>
                  </pic:spPr>
                </pic:pic>
              </a:graphicData>
            </a:graphic>
          </wp:inline>
        </w:drawing>
      </w:r>
    </w:p>
    <w:p w14:paraId="5627736E" w14:textId="77777777" w:rsidR="00E62C5D" w:rsidRDefault="00E62C5D" w:rsidP="0041138D">
      <w:pPr>
        <w:spacing w:before="90" w:after="130"/>
        <w:rPr>
          <w:szCs w:val="20"/>
        </w:rPr>
      </w:pPr>
    </w:p>
    <w:p w14:paraId="2454779F" w14:textId="77777777" w:rsidR="00C64372" w:rsidRDefault="00C64372" w:rsidP="0041138D">
      <w:pPr>
        <w:spacing w:before="90" w:after="130"/>
        <w:rPr>
          <w:szCs w:val="20"/>
        </w:rPr>
      </w:pPr>
    </w:p>
    <w:tbl>
      <w:tblPr>
        <w:tblStyle w:val="TableGridLight"/>
        <w:tblW w:w="9493" w:type="dxa"/>
        <w:tblLook w:val="04A0" w:firstRow="1" w:lastRow="0" w:firstColumn="1" w:lastColumn="0" w:noHBand="0" w:noVBand="1"/>
      </w:tblPr>
      <w:tblGrid>
        <w:gridCol w:w="2405"/>
        <w:gridCol w:w="7088"/>
      </w:tblGrid>
      <w:tr w:rsidR="00A64567" w:rsidRPr="009527A4" w14:paraId="440DAA5D" w14:textId="77777777" w:rsidTr="00976556">
        <w:tc>
          <w:tcPr>
            <w:tcW w:w="2405" w:type="dxa"/>
            <w:tcBorders>
              <w:top w:val="single" w:sz="12" w:space="0" w:color="000000" w:themeColor="text1"/>
            </w:tcBorders>
            <w:shd w:val="clear" w:color="auto" w:fill="C1CDEC" w:themeFill="accent1" w:themeFillTint="33"/>
          </w:tcPr>
          <w:p w14:paraId="43256DB7" w14:textId="0C00828C"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Layer</w:t>
            </w:r>
          </w:p>
        </w:tc>
        <w:tc>
          <w:tcPr>
            <w:tcW w:w="7088" w:type="dxa"/>
            <w:tcBorders>
              <w:top w:val="single" w:sz="12" w:space="0" w:color="000000" w:themeColor="text1"/>
            </w:tcBorders>
            <w:shd w:val="clear" w:color="auto" w:fill="C1CDEC" w:themeFill="accent1" w:themeFillTint="33"/>
          </w:tcPr>
          <w:p w14:paraId="0DEED655" w14:textId="0A9CEAA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Description</w:t>
            </w:r>
          </w:p>
        </w:tc>
      </w:tr>
      <w:tr w:rsidR="00A64567" w:rsidRPr="009527A4" w14:paraId="283600BC" w14:textId="77777777" w:rsidTr="00976556">
        <w:tc>
          <w:tcPr>
            <w:tcW w:w="2405" w:type="dxa"/>
          </w:tcPr>
          <w:p w14:paraId="5B4D8F25" w14:textId="67950B84"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Internet boundary</w:t>
            </w:r>
          </w:p>
        </w:tc>
        <w:tc>
          <w:tcPr>
            <w:tcW w:w="7088" w:type="dxa"/>
          </w:tcPr>
          <w:p w14:paraId="497964B8" w14:textId="5BE7C774" w:rsidR="00A64567" w:rsidRPr="00F94A76" w:rsidRDefault="00A64567" w:rsidP="003662DB">
            <w:pPr>
              <w:rPr>
                <w:rFonts w:asciiTheme="minorHAnsi" w:hAnsiTheme="minorHAnsi" w:hint="eastAsia"/>
                <w:lang w:eastAsia="en-GB"/>
              </w:rPr>
            </w:pPr>
            <w:r w:rsidRPr="0041138D">
              <w:rPr>
                <w:rFonts w:asciiTheme="minorHAnsi" w:hAnsiTheme="minorHAnsi"/>
                <w:szCs w:val="20"/>
              </w:rPr>
              <w:t>The line between the public internet and the estate. It is crossed only at the edge, and public exposure is an exception approved separately rather than a default.</w:t>
            </w:r>
          </w:p>
        </w:tc>
      </w:tr>
      <w:tr w:rsidR="00A64567" w:rsidRPr="009527A4" w14:paraId="58CD632B" w14:textId="77777777" w:rsidTr="00976556">
        <w:tc>
          <w:tcPr>
            <w:tcW w:w="2405" w:type="dxa"/>
          </w:tcPr>
          <w:p w14:paraId="3AC6F221" w14:textId="65DB9AAF"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Perimeter edge</w:t>
            </w:r>
          </w:p>
        </w:tc>
        <w:tc>
          <w:tcPr>
            <w:tcW w:w="7088" w:type="dxa"/>
          </w:tcPr>
          <w:p w14:paraId="7D43C0EA" w14:textId="34CA1AD8" w:rsidR="00A64567" w:rsidRPr="00F94A76" w:rsidRDefault="00A64567" w:rsidP="003662DB">
            <w:pPr>
              <w:rPr>
                <w:rFonts w:asciiTheme="minorHAnsi" w:hAnsiTheme="minorHAnsi" w:hint="eastAsia"/>
                <w:lang w:eastAsia="en-GB"/>
              </w:rPr>
            </w:pPr>
            <w:r w:rsidRPr="0041138D">
              <w:rPr>
                <w:rFonts w:asciiTheme="minorHAnsi" w:hAnsiTheme="minorHAnsi"/>
                <w:szCs w:val="20"/>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A64567" w:rsidRPr="009527A4" w14:paraId="5F4A5B4B" w14:textId="77777777" w:rsidTr="00976556">
        <w:tc>
          <w:tcPr>
            <w:tcW w:w="2405" w:type="dxa"/>
          </w:tcPr>
          <w:p w14:paraId="5A6248D4" w14:textId="4874A031"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APIM gateway</w:t>
            </w:r>
          </w:p>
        </w:tc>
        <w:tc>
          <w:tcPr>
            <w:tcW w:w="7088" w:type="dxa"/>
          </w:tcPr>
          <w:p w14:paraId="0790CF8D" w14:textId="3D325BD5" w:rsidR="00A64567" w:rsidRPr="00F94A76" w:rsidRDefault="00A64567" w:rsidP="003662DB">
            <w:pPr>
              <w:rPr>
                <w:rFonts w:asciiTheme="minorHAnsi" w:hAnsiTheme="minorHAnsi" w:hint="eastAsia"/>
                <w:lang w:eastAsia="en-GB"/>
              </w:rPr>
            </w:pPr>
            <w:r w:rsidRPr="0041138D">
              <w:rPr>
                <w:rFonts w:asciiTheme="minorHAnsi" w:hAnsiTheme="minorHAnsi"/>
                <w:szCs w:val="20"/>
              </w:rPr>
              <w:t>The single, non-public control point for APIs. It authenticates callers, applies policy, throttling and versioning, and mediates all API traffic. It is internal and is never exposed to the internet directly.</w:t>
            </w:r>
          </w:p>
        </w:tc>
      </w:tr>
      <w:tr w:rsidR="00A64567" w:rsidRPr="009527A4" w14:paraId="46131060" w14:textId="77777777" w:rsidTr="00976556">
        <w:tc>
          <w:tcPr>
            <w:tcW w:w="2405" w:type="dxa"/>
          </w:tcPr>
          <w:p w14:paraId="429D32E6" w14:textId="4FF9C0A9" w:rsidR="00A64567" w:rsidRPr="00976556" w:rsidRDefault="00A64567" w:rsidP="003662DB">
            <w:pPr>
              <w:rPr>
                <w:rFonts w:asciiTheme="minorHAnsi" w:hAnsiTheme="minorHAnsi" w:hint="eastAsia"/>
                <w:bCs w:val="0"/>
                <w:lang w:eastAsia="en-GB"/>
              </w:rPr>
            </w:pPr>
            <w:r w:rsidRPr="00976556">
              <w:rPr>
                <w:rFonts w:asciiTheme="minorHAnsi" w:hAnsiTheme="minorHAnsi"/>
                <w:bCs w:val="0"/>
                <w:szCs w:val="20"/>
              </w:rPr>
              <w:t>Integration platform</w:t>
            </w:r>
          </w:p>
        </w:tc>
        <w:tc>
          <w:tcPr>
            <w:tcW w:w="7088" w:type="dxa"/>
          </w:tcPr>
          <w:p w14:paraId="23B6758D" w14:textId="3B60FBC5" w:rsidR="00A64567" w:rsidRPr="00F94A76" w:rsidRDefault="00A64567" w:rsidP="003662DB">
            <w:pPr>
              <w:rPr>
                <w:rFonts w:asciiTheme="minorHAnsi" w:hAnsiTheme="minorHAnsi" w:hint="eastAsia"/>
                <w:lang w:eastAsia="en-GB"/>
              </w:rPr>
            </w:pPr>
            <w:r w:rsidRPr="0041138D">
              <w:rPr>
                <w:rFonts w:asciiTheme="minorHAnsi" w:hAnsiTheme="minorHAnsi"/>
                <w:szCs w:val="20"/>
              </w:rPr>
              <w:t>The private runtime where integrations execute, providing messaging, eventing, orchestration and lightweight compute. It runs on the private network and is reached only through the gateway or private connectivity.</w:t>
            </w:r>
          </w:p>
        </w:tc>
      </w:tr>
      <w:tr w:rsidR="00A64567" w:rsidRPr="009527A4" w14:paraId="5C965966" w14:textId="77777777" w:rsidTr="00976556">
        <w:tc>
          <w:tcPr>
            <w:tcW w:w="2405" w:type="dxa"/>
          </w:tcPr>
          <w:p w14:paraId="10B1851D" w14:textId="0EF09113" w:rsidR="00A64567" w:rsidRPr="00976556" w:rsidRDefault="00A64567" w:rsidP="003662DB">
            <w:pPr>
              <w:rPr>
                <w:bCs w:val="0"/>
                <w:szCs w:val="20"/>
              </w:rPr>
            </w:pPr>
            <w:r w:rsidRPr="00976556">
              <w:rPr>
                <w:rFonts w:asciiTheme="minorHAnsi" w:hAnsiTheme="minorHAnsi"/>
                <w:bCs w:val="0"/>
                <w:szCs w:val="20"/>
              </w:rPr>
              <w:t>Backends and data</w:t>
            </w:r>
          </w:p>
        </w:tc>
        <w:tc>
          <w:tcPr>
            <w:tcW w:w="7088" w:type="dxa"/>
          </w:tcPr>
          <w:p w14:paraId="054C5645" w14:textId="3DFA3269" w:rsidR="00A64567" w:rsidRPr="0041138D" w:rsidRDefault="00A64567" w:rsidP="003662DB">
            <w:pPr>
              <w:rPr>
                <w:szCs w:val="20"/>
              </w:rPr>
            </w:pPr>
            <w:r w:rsidRPr="0041138D">
              <w:rPr>
                <w:rFonts w:asciiTheme="minorHAnsi" w:hAnsiTheme="minorHAnsi"/>
                <w:szCs w:val="20"/>
              </w:rPr>
              <w:t>Systems of record and the analytical data platform. Both are reached only over private connectivity and authenticated by identity, never on a public path. The data platform is reached across a governed boundary, not on the live operational path.</w:t>
            </w:r>
          </w:p>
        </w:tc>
      </w:tr>
      <w:tr w:rsidR="00A64567" w:rsidRPr="009527A4" w14:paraId="53EE0181" w14:textId="77777777" w:rsidTr="00976556">
        <w:tc>
          <w:tcPr>
            <w:tcW w:w="2405" w:type="dxa"/>
          </w:tcPr>
          <w:p w14:paraId="2D1DFFA4" w14:textId="6CBCA46D" w:rsidR="00A64567" w:rsidRPr="00976556" w:rsidRDefault="00A64567" w:rsidP="003662DB">
            <w:pPr>
              <w:rPr>
                <w:bCs w:val="0"/>
                <w:szCs w:val="20"/>
              </w:rPr>
            </w:pPr>
            <w:r w:rsidRPr="00976556">
              <w:rPr>
                <w:rFonts w:asciiTheme="minorHAnsi" w:hAnsiTheme="minorHAnsi"/>
                <w:bCs w:val="0"/>
                <w:szCs w:val="20"/>
              </w:rPr>
              <w:t>Secrets and certificates</w:t>
            </w:r>
          </w:p>
        </w:tc>
        <w:tc>
          <w:tcPr>
            <w:tcW w:w="7088" w:type="dxa"/>
          </w:tcPr>
          <w:p w14:paraId="72E4F092" w14:textId="1BFCDF63" w:rsidR="00A64567" w:rsidRPr="0041138D" w:rsidRDefault="00A64567" w:rsidP="003662DB">
            <w:pPr>
              <w:rPr>
                <w:szCs w:val="20"/>
              </w:rPr>
            </w:pPr>
            <w:r w:rsidRPr="0041138D">
              <w:rPr>
                <w:rFonts w:asciiTheme="minorHAnsi" w:hAnsiTheme="minorHAnsi"/>
                <w:szCs w:val="20"/>
              </w:rPr>
              <w:t>Held in a managed store and referenced by identity at run time, never copied into configuration or code.</w:t>
            </w:r>
          </w:p>
        </w:tc>
      </w:tr>
    </w:tbl>
    <w:p w14:paraId="61BC115C" w14:textId="77777777" w:rsidR="00E62C5D" w:rsidRDefault="00E62C5D" w:rsidP="0041138D">
      <w:pPr>
        <w:spacing w:before="90" w:after="130"/>
        <w:rPr>
          <w:szCs w:val="20"/>
        </w:rPr>
      </w:pPr>
    </w:p>
    <w:p w14:paraId="2C408B1C" w14:textId="77777777" w:rsidR="00E62C5D" w:rsidRPr="0041138D" w:rsidRDefault="00E62C5D" w:rsidP="0041138D">
      <w:pPr>
        <w:spacing w:before="90" w:after="130"/>
        <w:rPr>
          <w:szCs w:val="20"/>
        </w:rPr>
      </w:pPr>
    </w:p>
    <w:p w14:paraId="22CA0413" w14:textId="77777777" w:rsidR="00FE4F0E" w:rsidRDefault="00FE4F0E" w:rsidP="0041138D">
      <w:pPr>
        <w:spacing w:before="90" w:after="130"/>
        <w:rPr>
          <w:szCs w:val="20"/>
        </w:rPr>
      </w:pPr>
    </w:p>
    <w:p w14:paraId="34225852" w14:textId="77777777" w:rsidR="00C64372" w:rsidRDefault="00C64372" w:rsidP="0041138D">
      <w:pPr>
        <w:spacing w:before="90" w:after="130"/>
        <w:rPr>
          <w:szCs w:val="20"/>
        </w:rPr>
      </w:pPr>
    </w:p>
    <w:p w14:paraId="0FC5096F" w14:textId="77777777" w:rsidR="00C64372" w:rsidRDefault="00C64372" w:rsidP="0041138D">
      <w:pPr>
        <w:spacing w:before="90" w:after="130"/>
        <w:rPr>
          <w:szCs w:val="20"/>
        </w:rPr>
      </w:pPr>
    </w:p>
    <w:p w14:paraId="2CC63296" w14:textId="77777777" w:rsidR="00C64372" w:rsidRDefault="00C64372" w:rsidP="0041138D">
      <w:pPr>
        <w:spacing w:before="90" w:after="130"/>
        <w:rPr>
          <w:szCs w:val="20"/>
        </w:rPr>
      </w:pPr>
    </w:p>
    <w:p w14:paraId="1330FB7F" w14:textId="6381ABDF" w:rsidR="0041138D" w:rsidRDefault="0041138D" w:rsidP="0041138D">
      <w:pPr>
        <w:pStyle w:val="Heading2"/>
      </w:pPr>
      <w:bookmarkStart w:id="63" w:name="_Toc239852288"/>
      <w:bookmarkStart w:id="64" w:name="_Toc239980595"/>
      <w:bookmarkStart w:id="65" w:name="_Toc240018788"/>
      <w:r w:rsidRPr="00FE4F0E">
        <w:t>Target Integration Platform</w:t>
      </w:r>
      <w:bookmarkEnd w:id="63"/>
      <w:bookmarkEnd w:id="64"/>
      <w:bookmarkEnd w:id="65"/>
    </w:p>
    <w:p w14:paraId="69BF3A8D" w14:textId="77777777" w:rsidR="00FE4F0E" w:rsidRPr="00FE4F0E" w:rsidRDefault="00FE4F0E" w:rsidP="00FE4F0E"/>
    <w:p w14:paraId="592CE032" w14:textId="1219C5B0" w:rsidR="0041138D" w:rsidRDefault="0041138D" w:rsidP="0041138D">
      <w:pPr>
        <w:spacing w:after="120"/>
        <w:rPr>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standardises on the following Azure Integration Services. Delivery teams select from these components and do not introduce alternatives without an exception.</w:t>
      </w:r>
    </w:p>
    <w:p w14:paraId="43BB9DED" w14:textId="77777777" w:rsidR="00E62C5D" w:rsidRDefault="00E62C5D" w:rsidP="0041138D">
      <w:pPr>
        <w:spacing w:after="120"/>
        <w:rPr>
          <w:szCs w:val="20"/>
        </w:rPr>
      </w:pPr>
    </w:p>
    <w:tbl>
      <w:tblPr>
        <w:tblStyle w:val="TableGridLight"/>
        <w:tblW w:w="9209" w:type="dxa"/>
        <w:tblLook w:val="04A0" w:firstRow="1" w:lastRow="0" w:firstColumn="1" w:lastColumn="0" w:noHBand="0" w:noVBand="1"/>
      </w:tblPr>
      <w:tblGrid>
        <w:gridCol w:w="1696"/>
        <w:gridCol w:w="2835"/>
        <w:gridCol w:w="2198"/>
        <w:gridCol w:w="2480"/>
      </w:tblGrid>
      <w:tr w:rsidR="00A64567" w:rsidRPr="009527A4" w14:paraId="3AA31672" w14:textId="77777777">
        <w:tc>
          <w:tcPr>
            <w:tcW w:w="1696" w:type="dxa"/>
            <w:tcBorders>
              <w:top w:val="single" w:sz="12" w:space="0" w:color="000000" w:themeColor="text1"/>
            </w:tcBorders>
            <w:shd w:val="clear" w:color="auto" w:fill="C1CDEC" w:themeFill="accent1" w:themeFillTint="33"/>
            <w:vAlign w:val="center"/>
          </w:tcPr>
          <w:p w14:paraId="30237432" w14:textId="092F540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Component</w:t>
            </w:r>
          </w:p>
        </w:tc>
        <w:tc>
          <w:tcPr>
            <w:tcW w:w="2835" w:type="dxa"/>
            <w:tcBorders>
              <w:top w:val="single" w:sz="12" w:space="0" w:color="000000" w:themeColor="text1"/>
            </w:tcBorders>
            <w:shd w:val="clear" w:color="auto" w:fill="C1CDEC" w:themeFill="accent1" w:themeFillTint="33"/>
            <w:vAlign w:val="center"/>
          </w:tcPr>
          <w:p w14:paraId="5B2D6885" w14:textId="7CC1C8B2" w:rsidR="00A64567" w:rsidRPr="00595998" w:rsidRDefault="00A624E6" w:rsidP="003662DB">
            <w:pPr>
              <w:rPr>
                <w:rFonts w:asciiTheme="minorHAnsi" w:hAnsiTheme="minorHAnsi" w:hint="eastAsia"/>
                <w:b/>
                <w:lang w:eastAsia="en-GB"/>
              </w:rPr>
            </w:pPr>
            <w:r>
              <w:rPr>
                <w:rFonts w:asciiTheme="minorHAnsi" w:hAnsiTheme="minorHAnsi"/>
                <w:b/>
                <w:lang w:eastAsia="en-GB"/>
              </w:rPr>
              <w:t>Systems Integration Framework</w:t>
            </w:r>
            <w:r w:rsidR="00A64567" w:rsidRPr="00A64567" w:rsidDel="00A22181">
              <w:rPr>
                <w:rFonts w:asciiTheme="minorHAnsi" w:hAnsiTheme="minorHAnsi"/>
                <w:b/>
                <w:lang w:eastAsia="en-GB"/>
              </w:rPr>
              <w:t xml:space="preserve"> </w:t>
            </w:r>
            <w:r w:rsidR="00A64567" w:rsidRPr="00A64567">
              <w:rPr>
                <w:rFonts w:asciiTheme="minorHAnsi" w:hAnsiTheme="minorHAnsi"/>
                <w:b/>
                <w:lang w:eastAsia="en-GB"/>
              </w:rPr>
              <w:t>Role</w:t>
            </w:r>
          </w:p>
        </w:tc>
        <w:tc>
          <w:tcPr>
            <w:tcW w:w="2198" w:type="dxa"/>
            <w:tcBorders>
              <w:top w:val="single" w:sz="12" w:space="0" w:color="000000" w:themeColor="text1"/>
            </w:tcBorders>
            <w:shd w:val="clear" w:color="auto" w:fill="C1CDEC" w:themeFill="accent1" w:themeFillTint="33"/>
            <w:vAlign w:val="center"/>
          </w:tcPr>
          <w:p w14:paraId="780FA5A8" w14:textId="33A68646"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Recommended Use</w:t>
            </w:r>
          </w:p>
        </w:tc>
        <w:tc>
          <w:tcPr>
            <w:tcW w:w="2480" w:type="dxa"/>
            <w:tcBorders>
              <w:top w:val="single" w:sz="12" w:space="0" w:color="000000" w:themeColor="text1"/>
            </w:tcBorders>
            <w:shd w:val="clear" w:color="auto" w:fill="C1CDEC" w:themeFill="accent1" w:themeFillTint="33"/>
            <w:vAlign w:val="center"/>
          </w:tcPr>
          <w:p w14:paraId="0B531B17" w14:textId="167A0007"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 Not Use</w:t>
            </w:r>
          </w:p>
        </w:tc>
      </w:tr>
      <w:tr w:rsidR="00A64567" w:rsidRPr="009527A4" w14:paraId="418161A6" w14:textId="77777777">
        <w:tc>
          <w:tcPr>
            <w:tcW w:w="1696" w:type="dxa"/>
            <w:vAlign w:val="center"/>
          </w:tcPr>
          <w:p w14:paraId="1DA0F426" w14:textId="78D02206" w:rsidR="00A64567" w:rsidRPr="00F94A76" w:rsidRDefault="00A64567" w:rsidP="003662DB">
            <w:pPr>
              <w:rPr>
                <w:rFonts w:asciiTheme="minorHAnsi" w:hAnsiTheme="minorHAnsi" w:hint="eastAsia"/>
                <w:lang w:eastAsia="en-GB"/>
              </w:rPr>
            </w:pPr>
            <w:r w:rsidRPr="0041138D">
              <w:rPr>
                <w:rFonts w:asciiTheme="minorHAnsi" w:hAnsiTheme="minorHAnsi"/>
                <w:szCs w:val="20"/>
              </w:rPr>
              <w:t>Azure API Management</w:t>
            </w:r>
          </w:p>
        </w:tc>
        <w:tc>
          <w:tcPr>
            <w:tcW w:w="2835" w:type="dxa"/>
            <w:vAlign w:val="center"/>
          </w:tcPr>
          <w:p w14:paraId="42C31C63" w14:textId="63B63A16" w:rsidR="00A64567" w:rsidRPr="00F94A76" w:rsidRDefault="00A64567" w:rsidP="003662DB">
            <w:pPr>
              <w:rPr>
                <w:rFonts w:asciiTheme="minorHAnsi" w:hAnsiTheme="minorHAnsi" w:hint="eastAsia"/>
                <w:lang w:eastAsia="en-GB"/>
              </w:rPr>
            </w:pPr>
            <w:r w:rsidRPr="0041138D">
              <w:rPr>
                <w:rFonts w:asciiTheme="minorHAnsi" w:hAnsiTheme="minorHAnsi"/>
                <w:szCs w:val="20"/>
              </w:rPr>
              <w:t>Enterprise API gateway and single API ingress point</w:t>
            </w:r>
          </w:p>
        </w:tc>
        <w:tc>
          <w:tcPr>
            <w:tcW w:w="2198" w:type="dxa"/>
            <w:vAlign w:val="center"/>
          </w:tcPr>
          <w:p w14:paraId="5224DFD9" w14:textId="60DF4C36" w:rsidR="00A64567" w:rsidRPr="00F94A76" w:rsidRDefault="00A64567" w:rsidP="003662DB">
            <w:pPr>
              <w:rPr>
                <w:rFonts w:asciiTheme="minorHAnsi" w:hAnsiTheme="minorHAnsi" w:hint="eastAsia"/>
                <w:lang w:eastAsia="en-GB"/>
              </w:rPr>
            </w:pPr>
            <w:r w:rsidRPr="0041138D">
              <w:rPr>
                <w:rFonts w:asciiTheme="minorHAnsi" w:hAnsiTheme="minorHAnsi"/>
                <w:szCs w:val="20"/>
              </w:rPr>
              <w:t>Exposing REST APIs to internal systems, vendors, applications, or digital channels</w:t>
            </w:r>
          </w:p>
        </w:tc>
        <w:tc>
          <w:tcPr>
            <w:tcW w:w="2480" w:type="dxa"/>
            <w:vAlign w:val="center"/>
          </w:tcPr>
          <w:p w14:paraId="6BAC7886" w14:textId="717B94DF" w:rsidR="00A64567" w:rsidRPr="00F94A76" w:rsidRDefault="00A64567" w:rsidP="003662DB">
            <w:pPr>
              <w:rPr>
                <w:rFonts w:asciiTheme="minorHAnsi" w:hAnsiTheme="minorHAnsi" w:hint="eastAsia"/>
                <w:lang w:eastAsia="en-GB"/>
              </w:rPr>
            </w:pPr>
            <w:r w:rsidRPr="0041138D">
              <w:rPr>
                <w:rFonts w:asciiTheme="minorHAnsi" w:hAnsiTheme="minorHAnsi"/>
                <w:szCs w:val="20"/>
              </w:rPr>
              <w:t>For long-running business processes or data transformation pipelines</w:t>
            </w:r>
          </w:p>
        </w:tc>
      </w:tr>
      <w:tr w:rsidR="00A64567" w:rsidRPr="009527A4" w14:paraId="626EB9F5" w14:textId="77777777">
        <w:tc>
          <w:tcPr>
            <w:tcW w:w="1696" w:type="dxa"/>
            <w:vAlign w:val="center"/>
          </w:tcPr>
          <w:p w14:paraId="1B8BF1AD" w14:textId="2D0B2660" w:rsidR="00A64567" w:rsidRPr="00F94A76" w:rsidRDefault="00A64567" w:rsidP="003662DB">
            <w:pPr>
              <w:rPr>
                <w:rFonts w:asciiTheme="minorHAnsi" w:hAnsiTheme="minorHAnsi" w:hint="eastAsia"/>
                <w:lang w:eastAsia="en-GB"/>
              </w:rPr>
            </w:pPr>
            <w:r w:rsidRPr="0041138D">
              <w:rPr>
                <w:rFonts w:asciiTheme="minorHAnsi" w:hAnsiTheme="minorHAnsi"/>
                <w:szCs w:val="20"/>
              </w:rPr>
              <w:t>Azure Logic Apps</w:t>
            </w:r>
          </w:p>
        </w:tc>
        <w:tc>
          <w:tcPr>
            <w:tcW w:w="2835" w:type="dxa"/>
            <w:vAlign w:val="center"/>
          </w:tcPr>
          <w:p w14:paraId="62C3418D" w14:textId="1FCBF1FD" w:rsidR="00A64567" w:rsidRPr="00F94A76" w:rsidRDefault="00A64567" w:rsidP="003662DB">
            <w:pPr>
              <w:rPr>
                <w:rFonts w:asciiTheme="minorHAnsi" w:hAnsiTheme="minorHAnsi" w:hint="eastAsia"/>
                <w:lang w:eastAsia="en-GB"/>
              </w:rPr>
            </w:pPr>
            <w:r w:rsidRPr="0041138D">
              <w:rPr>
                <w:rFonts w:asciiTheme="minorHAnsi" w:hAnsiTheme="minorHAnsi"/>
                <w:szCs w:val="20"/>
              </w:rPr>
              <w:t>Workflow orchestration and cross-system process coordination</w:t>
            </w:r>
          </w:p>
        </w:tc>
        <w:tc>
          <w:tcPr>
            <w:tcW w:w="2198" w:type="dxa"/>
            <w:vAlign w:val="center"/>
          </w:tcPr>
          <w:p w14:paraId="77B6B7E7" w14:textId="6E0F4AD4" w:rsidR="00A64567" w:rsidRPr="00F94A76" w:rsidRDefault="00A64567" w:rsidP="003662DB">
            <w:pPr>
              <w:rPr>
                <w:rFonts w:asciiTheme="minorHAnsi" w:hAnsiTheme="minorHAnsi" w:hint="eastAsia"/>
                <w:lang w:eastAsia="en-GB"/>
              </w:rPr>
            </w:pPr>
            <w:r w:rsidRPr="0041138D">
              <w:rPr>
                <w:rFonts w:asciiTheme="minorHAnsi" w:hAnsiTheme="minorHAnsi"/>
                <w:szCs w:val="20"/>
              </w:rPr>
              <w:t>Multi-step integrations, long-running workflows, connector-based automation, exception paths</w:t>
            </w:r>
          </w:p>
        </w:tc>
        <w:tc>
          <w:tcPr>
            <w:tcW w:w="2480" w:type="dxa"/>
            <w:vAlign w:val="center"/>
          </w:tcPr>
          <w:p w14:paraId="37BA1886" w14:textId="5BB691A3" w:rsidR="00A64567" w:rsidRPr="00F94A76" w:rsidRDefault="00A64567" w:rsidP="003662DB">
            <w:pPr>
              <w:rPr>
                <w:rFonts w:asciiTheme="minorHAnsi" w:hAnsiTheme="minorHAnsi" w:hint="eastAsia"/>
                <w:lang w:eastAsia="en-GB"/>
              </w:rPr>
            </w:pPr>
            <w:r w:rsidRPr="0041138D">
              <w:rPr>
                <w:rFonts w:asciiTheme="minorHAnsi" w:hAnsiTheme="minorHAnsi"/>
                <w:szCs w:val="20"/>
              </w:rPr>
              <w:t>For low-level compute-heavy logic or high-throughput streaming</w:t>
            </w:r>
          </w:p>
        </w:tc>
      </w:tr>
      <w:tr w:rsidR="00A64567" w:rsidRPr="009527A4" w14:paraId="1502BD47" w14:textId="77777777">
        <w:tc>
          <w:tcPr>
            <w:tcW w:w="1696" w:type="dxa"/>
            <w:vAlign w:val="center"/>
          </w:tcPr>
          <w:p w14:paraId="4CE0D9A0" w14:textId="05FE0657" w:rsidR="00A64567" w:rsidRPr="00F94A76" w:rsidRDefault="00A64567" w:rsidP="003662DB">
            <w:pPr>
              <w:rPr>
                <w:rFonts w:asciiTheme="minorHAnsi" w:hAnsiTheme="minorHAnsi" w:hint="eastAsia"/>
                <w:lang w:eastAsia="en-GB"/>
              </w:rPr>
            </w:pPr>
            <w:r w:rsidRPr="0041138D">
              <w:rPr>
                <w:rFonts w:asciiTheme="minorHAnsi" w:hAnsiTheme="minorHAnsi"/>
                <w:szCs w:val="20"/>
              </w:rPr>
              <w:t>Azure Service Bus</w:t>
            </w:r>
          </w:p>
        </w:tc>
        <w:tc>
          <w:tcPr>
            <w:tcW w:w="2835" w:type="dxa"/>
            <w:vAlign w:val="center"/>
          </w:tcPr>
          <w:p w14:paraId="69099EFF" w14:textId="7D45EF33" w:rsidR="00A64567" w:rsidRPr="00F94A76" w:rsidRDefault="00A64567" w:rsidP="003662DB">
            <w:pPr>
              <w:rPr>
                <w:rFonts w:asciiTheme="minorHAnsi" w:hAnsiTheme="minorHAnsi" w:hint="eastAsia"/>
                <w:lang w:eastAsia="en-GB"/>
              </w:rPr>
            </w:pPr>
            <w:r w:rsidRPr="0041138D">
              <w:rPr>
                <w:rFonts w:asciiTheme="minorHAnsi" w:hAnsiTheme="minorHAnsi"/>
                <w:szCs w:val="20"/>
              </w:rPr>
              <w:t>Reliable enterprise messaging</w:t>
            </w:r>
          </w:p>
        </w:tc>
        <w:tc>
          <w:tcPr>
            <w:tcW w:w="2198" w:type="dxa"/>
            <w:vAlign w:val="center"/>
          </w:tcPr>
          <w:p w14:paraId="31258E9B" w14:textId="7EF66F2F"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 commands, queues, topics, retries, dead-letter handling</w:t>
            </w:r>
          </w:p>
        </w:tc>
        <w:tc>
          <w:tcPr>
            <w:tcW w:w="2480" w:type="dxa"/>
            <w:vAlign w:val="center"/>
          </w:tcPr>
          <w:p w14:paraId="08DC8E5A" w14:textId="4F14616C" w:rsidR="00A64567" w:rsidRPr="00F94A76" w:rsidRDefault="00A64567" w:rsidP="003662DB">
            <w:pPr>
              <w:rPr>
                <w:rFonts w:asciiTheme="minorHAnsi" w:hAnsiTheme="minorHAnsi" w:hint="eastAsia"/>
                <w:lang w:eastAsia="en-GB"/>
              </w:rPr>
            </w:pPr>
            <w:r w:rsidRPr="0041138D">
              <w:rPr>
                <w:rFonts w:asciiTheme="minorHAnsi" w:hAnsiTheme="minorHAnsi"/>
                <w:szCs w:val="20"/>
              </w:rPr>
              <w:t>For lightweight notifications where message state is not required</w:t>
            </w:r>
          </w:p>
        </w:tc>
      </w:tr>
      <w:tr w:rsidR="00A64567" w:rsidRPr="009527A4" w14:paraId="11401918" w14:textId="77777777">
        <w:tc>
          <w:tcPr>
            <w:tcW w:w="1696" w:type="dxa"/>
            <w:vAlign w:val="center"/>
          </w:tcPr>
          <w:p w14:paraId="2524031E" w14:textId="5BEA561B" w:rsidR="00A64567" w:rsidRPr="00F94A76" w:rsidRDefault="00A64567" w:rsidP="003662DB">
            <w:pPr>
              <w:rPr>
                <w:rFonts w:asciiTheme="minorHAnsi" w:hAnsiTheme="minorHAnsi" w:hint="eastAsia"/>
                <w:lang w:eastAsia="en-GB"/>
              </w:rPr>
            </w:pPr>
            <w:r w:rsidRPr="0041138D">
              <w:rPr>
                <w:rFonts w:asciiTheme="minorHAnsi" w:hAnsiTheme="minorHAnsi"/>
                <w:szCs w:val="20"/>
              </w:rPr>
              <w:t>Azure Event Grid</w:t>
            </w:r>
          </w:p>
        </w:tc>
        <w:tc>
          <w:tcPr>
            <w:tcW w:w="2835" w:type="dxa"/>
            <w:vAlign w:val="center"/>
          </w:tcPr>
          <w:p w14:paraId="719863D2" w14:textId="47F63CE6" w:rsidR="00A64567" w:rsidRPr="00F94A76" w:rsidRDefault="00A64567" w:rsidP="003662DB">
            <w:pPr>
              <w:rPr>
                <w:rFonts w:asciiTheme="minorHAnsi" w:hAnsiTheme="minorHAnsi" w:hint="eastAsia"/>
                <w:lang w:eastAsia="en-GB"/>
              </w:rPr>
            </w:pPr>
            <w:r w:rsidRPr="0041138D">
              <w:rPr>
                <w:rFonts w:asciiTheme="minorHAnsi" w:hAnsiTheme="minorHAnsi"/>
                <w:szCs w:val="20"/>
              </w:rPr>
              <w:t>Event notification and reactive event routing</w:t>
            </w:r>
          </w:p>
        </w:tc>
        <w:tc>
          <w:tcPr>
            <w:tcW w:w="2198" w:type="dxa"/>
            <w:vAlign w:val="center"/>
          </w:tcPr>
          <w:p w14:paraId="7E3A6BE4" w14:textId="4C8B1D65" w:rsidR="00A64567" w:rsidRPr="00F94A76" w:rsidRDefault="00A64567" w:rsidP="003662DB">
            <w:pPr>
              <w:rPr>
                <w:rFonts w:asciiTheme="minorHAnsi" w:hAnsiTheme="minorHAnsi" w:hint="eastAsia"/>
                <w:lang w:eastAsia="en-GB"/>
              </w:rPr>
            </w:pPr>
            <w:r w:rsidRPr="0041138D">
              <w:rPr>
                <w:rFonts w:asciiTheme="minorHAnsi" w:hAnsiTheme="minorHAnsi"/>
                <w:szCs w:val="20"/>
              </w:rPr>
              <w:t>Resource/event notifications, event fan-out, near-real-time triggers</w:t>
            </w:r>
          </w:p>
        </w:tc>
        <w:tc>
          <w:tcPr>
            <w:tcW w:w="2480" w:type="dxa"/>
            <w:vAlign w:val="center"/>
          </w:tcPr>
          <w:p w14:paraId="224A0CBB" w14:textId="0FF37D5E" w:rsidR="00A64567" w:rsidRPr="00F94A76" w:rsidRDefault="00A64567" w:rsidP="003662DB">
            <w:pPr>
              <w:rPr>
                <w:rFonts w:asciiTheme="minorHAnsi" w:hAnsiTheme="minorHAnsi" w:hint="eastAsia"/>
                <w:lang w:eastAsia="en-GB"/>
              </w:rPr>
            </w:pPr>
            <w:r w:rsidRPr="0041138D">
              <w:rPr>
                <w:rFonts w:asciiTheme="minorHAnsi" w:hAnsiTheme="minorHAnsi"/>
                <w:szCs w:val="20"/>
              </w:rPr>
              <w:t>For ordered business messaging or complex message settlement</w:t>
            </w:r>
          </w:p>
        </w:tc>
      </w:tr>
      <w:tr w:rsidR="00A64567" w:rsidRPr="009527A4" w14:paraId="21252652" w14:textId="77777777">
        <w:tc>
          <w:tcPr>
            <w:tcW w:w="1696" w:type="dxa"/>
            <w:vAlign w:val="center"/>
          </w:tcPr>
          <w:p w14:paraId="6EC6D70D" w14:textId="293BE57E" w:rsidR="00A64567" w:rsidRPr="0041138D" w:rsidRDefault="00A64567" w:rsidP="003662DB">
            <w:pPr>
              <w:rPr>
                <w:szCs w:val="20"/>
              </w:rPr>
            </w:pPr>
            <w:r w:rsidRPr="0041138D">
              <w:rPr>
                <w:rFonts w:asciiTheme="minorHAnsi" w:hAnsiTheme="minorHAnsi"/>
                <w:szCs w:val="20"/>
              </w:rPr>
              <w:t>Azure Event Hubs</w:t>
            </w:r>
          </w:p>
        </w:tc>
        <w:tc>
          <w:tcPr>
            <w:tcW w:w="2835" w:type="dxa"/>
            <w:vAlign w:val="center"/>
          </w:tcPr>
          <w:p w14:paraId="5D350B73" w14:textId="79DFD41C" w:rsidR="00A64567" w:rsidRPr="0041138D" w:rsidRDefault="00A64567" w:rsidP="003662DB">
            <w:pPr>
              <w:rPr>
                <w:szCs w:val="20"/>
              </w:rPr>
            </w:pPr>
            <w:r w:rsidRPr="0041138D">
              <w:rPr>
                <w:rFonts w:asciiTheme="minorHAnsi" w:hAnsiTheme="minorHAnsi"/>
                <w:szCs w:val="20"/>
              </w:rPr>
              <w:t>High-throughput event streaming</w:t>
            </w:r>
          </w:p>
        </w:tc>
        <w:tc>
          <w:tcPr>
            <w:tcW w:w="2198" w:type="dxa"/>
            <w:vAlign w:val="center"/>
          </w:tcPr>
          <w:p w14:paraId="57053330" w14:textId="1AD91F00" w:rsidR="00A64567" w:rsidRPr="0041138D" w:rsidRDefault="00A64567" w:rsidP="003662DB">
            <w:pPr>
              <w:rPr>
                <w:szCs w:val="20"/>
              </w:rPr>
            </w:pPr>
            <w:r w:rsidRPr="0041138D">
              <w:rPr>
                <w:rFonts w:asciiTheme="minorHAnsi" w:hAnsiTheme="minorHAnsi"/>
                <w:szCs w:val="20"/>
              </w:rPr>
              <w:t>Telemetry, high-volume event ingestion, streaming analytics</w:t>
            </w:r>
          </w:p>
        </w:tc>
        <w:tc>
          <w:tcPr>
            <w:tcW w:w="2480" w:type="dxa"/>
            <w:vAlign w:val="center"/>
          </w:tcPr>
          <w:p w14:paraId="7D898E4D" w14:textId="1686FAF9" w:rsidR="00A64567" w:rsidRPr="0041138D" w:rsidRDefault="00A64567" w:rsidP="003662DB">
            <w:pPr>
              <w:rPr>
                <w:szCs w:val="20"/>
              </w:rPr>
            </w:pPr>
            <w:r w:rsidRPr="0041138D">
              <w:rPr>
                <w:rFonts w:asciiTheme="minorHAnsi" w:hAnsiTheme="minorHAnsi"/>
                <w:szCs w:val="20"/>
              </w:rPr>
              <w:t>For command-style workflow messaging or request/response integration</w:t>
            </w:r>
          </w:p>
        </w:tc>
      </w:tr>
      <w:tr w:rsidR="00A64567" w:rsidRPr="009527A4" w14:paraId="549F0AC5" w14:textId="77777777">
        <w:tc>
          <w:tcPr>
            <w:tcW w:w="1696" w:type="dxa"/>
            <w:vAlign w:val="center"/>
          </w:tcPr>
          <w:p w14:paraId="4E336A56" w14:textId="746D0D3E" w:rsidR="00A64567" w:rsidRPr="0041138D" w:rsidRDefault="00A64567" w:rsidP="003662DB">
            <w:pPr>
              <w:rPr>
                <w:szCs w:val="20"/>
              </w:rPr>
            </w:pPr>
            <w:r w:rsidRPr="0041138D">
              <w:rPr>
                <w:rFonts w:asciiTheme="minorHAnsi" w:hAnsiTheme="minorHAnsi"/>
                <w:szCs w:val="20"/>
              </w:rPr>
              <w:t>Azure Functions</w:t>
            </w:r>
          </w:p>
        </w:tc>
        <w:tc>
          <w:tcPr>
            <w:tcW w:w="2835" w:type="dxa"/>
            <w:vAlign w:val="center"/>
          </w:tcPr>
          <w:p w14:paraId="2583436E" w14:textId="16A1F006" w:rsidR="00A64567" w:rsidRPr="0041138D" w:rsidRDefault="00A64567" w:rsidP="003662DB">
            <w:pPr>
              <w:rPr>
                <w:szCs w:val="20"/>
              </w:rPr>
            </w:pPr>
            <w:r w:rsidRPr="0041138D">
              <w:rPr>
                <w:rFonts w:asciiTheme="minorHAnsi" w:hAnsiTheme="minorHAnsi"/>
                <w:szCs w:val="20"/>
              </w:rPr>
              <w:t>Low-level implementation logic</w:t>
            </w:r>
          </w:p>
        </w:tc>
        <w:tc>
          <w:tcPr>
            <w:tcW w:w="2198" w:type="dxa"/>
            <w:vAlign w:val="center"/>
          </w:tcPr>
          <w:p w14:paraId="37BE92CD" w14:textId="5D81CA41" w:rsidR="00A64567" w:rsidRPr="0041138D" w:rsidRDefault="00A64567" w:rsidP="003662DB">
            <w:pPr>
              <w:rPr>
                <w:szCs w:val="20"/>
              </w:rPr>
            </w:pPr>
            <w:r w:rsidRPr="0041138D">
              <w:rPr>
                <w:rFonts w:asciiTheme="minorHAnsi" w:hAnsiTheme="minorHAnsi"/>
                <w:szCs w:val="20"/>
              </w:rPr>
              <w:t>Lightweight code extensions, transformation helpers, protocol adapters, custom validation</w:t>
            </w:r>
          </w:p>
        </w:tc>
        <w:tc>
          <w:tcPr>
            <w:tcW w:w="2480" w:type="dxa"/>
            <w:vAlign w:val="center"/>
          </w:tcPr>
          <w:p w14:paraId="25129306" w14:textId="573902AB" w:rsidR="00A64567" w:rsidRPr="0041138D" w:rsidRDefault="00A64567" w:rsidP="003662DB">
            <w:pPr>
              <w:rPr>
                <w:szCs w:val="20"/>
              </w:rPr>
            </w:pPr>
            <w:r w:rsidRPr="0041138D">
              <w:rPr>
                <w:rFonts w:asciiTheme="minorHAnsi" w:hAnsiTheme="minorHAnsi"/>
                <w:szCs w:val="20"/>
              </w:rPr>
              <w:t>As the default orchestration engine or business process owner</w:t>
            </w:r>
          </w:p>
        </w:tc>
      </w:tr>
      <w:tr w:rsidR="00A64567" w:rsidRPr="009527A4" w14:paraId="76A440F0" w14:textId="77777777">
        <w:tc>
          <w:tcPr>
            <w:tcW w:w="1696" w:type="dxa"/>
            <w:vAlign w:val="center"/>
          </w:tcPr>
          <w:p w14:paraId="3E463AE3" w14:textId="165C3AEA" w:rsidR="00A64567" w:rsidRPr="0041138D" w:rsidRDefault="00A64567" w:rsidP="003662DB">
            <w:pPr>
              <w:rPr>
                <w:szCs w:val="20"/>
              </w:rPr>
            </w:pPr>
            <w:r w:rsidRPr="0041138D">
              <w:rPr>
                <w:rFonts w:asciiTheme="minorHAnsi" w:hAnsiTheme="minorHAnsi"/>
                <w:szCs w:val="20"/>
              </w:rPr>
              <w:t>Azure Data Factory / Data Platform</w:t>
            </w:r>
          </w:p>
        </w:tc>
        <w:tc>
          <w:tcPr>
            <w:tcW w:w="2835" w:type="dxa"/>
            <w:vAlign w:val="center"/>
          </w:tcPr>
          <w:p w14:paraId="274DF793" w14:textId="6B4CE312" w:rsidR="00A64567" w:rsidRPr="0041138D" w:rsidRDefault="00A64567" w:rsidP="003662DB">
            <w:pPr>
              <w:rPr>
                <w:szCs w:val="20"/>
              </w:rPr>
            </w:pPr>
            <w:r w:rsidRPr="0041138D">
              <w:rPr>
                <w:rFonts w:asciiTheme="minorHAnsi" w:hAnsiTheme="minorHAnsi"/>
                <w:szCs w:val="20"/>
              </w:rPr>
              <w:t>Data ingestion and analytical pipeline orchestration</w:t>
            </w:r>
          </w:p>
        </w:tc>
        <w:tc>
          <w:tcPr>
            <w:tcW w:w="2198" w:type="dxa"/>
            <w:vAlign w:val="center"/>
          </w:tcPr>
          <w:p w14:paraId="751F8576" w14:textId="7FB00EFD" w:rsidR="00A64567" w:rsidRPr="0041138D" w:rsidRDefault="00A64567" w:rsidP="003662DB">
            <w:pPr>
              <w:rPr>
                <w:szCs w:val="20"/>
              </w:rPr>
            </w:pPr>
            <w:r w:rsidRPr="0041138D">
              <w:rPr>
                <w:rFonts w:asciiTheme="minorHAnsi" w:hAnsiTheme="minorHAnsi"/>
                <w:szCs w:val="20"/>
              </w:rPr>
              <w:t>Batch/ELT, Snowflake loading, analytical data movement</w:t>
            </w:r>
          </w:p>
        </w:tc>
        <w:tc>
          <w:tcPr>
            <w:tcW w:w="2480" w:type="dxa"/>
            <w:vAlign w:val="center"/>
          </w:tcPr>
          <w:p w14:paraId="554FEF82" w14:textId="203BFE04" w:rsidR="00A64567" w:rsidRPr="0041138D" w:rsidRDefault="00A64567" w:rsidP="003662DB">
            <w:pPr>
              <w:rPr>
                <w:szCs w:val="20"/>
              </w:rPr>
            </w:pPr>
            <w:r w:rsidRPr="0041138D">
              <w:rPr>
                <w:rFonts w:asciiTheme="minorHAnsi" w:hAnsiTheme="minorHAnsi"/>
                <w:szCs w:val="20"/>
              </w:rPr>
              <w:t>Real-time operational integration or transient system-to-system messaging</w:t>
            </w:r>
          </w:p>
        </w:tc>
      </w:tr>
    </w:tbl>
    <w:p w14:paraId="7BF63A31" w14:textId="77777777" w:rsidR="00E62C5D" w:rsidRDefault="00E62C5D" w:rsidP="0041138D">
      <w:pPr>
        <w:spacing w:after="120"/>
        <w:rPr>
          <w:szCs w:val="20"/>
        </w:rPr>
      </w:pPr>
    </w:p>
    <w:p w14:paraId="7F12944A" w14:textId="77777777" w:rsidR="00FE4F0E" w:rsidRPr="0041138D" w:rsidRDefault="00FE4F0E" w:rsidP="0041138D">
      <w:pPr>
        <w:spacing w:after="120"/>
        <w:rPr>
          <w:szCs w:val="20"/>
        </w:rPr>
      </w:pPr>
    </w:p>
    <w:p w14:paraId="2B77C92E" w14:textId="533D3410" w:rsidR="0041138D" w:rsidRDefault="0041138D" w:rsidP="006F79A8">
      <w:pPr>
        <w:pStyle w:val="Heading1"/>
        <w:ind w:left="431" w:hanging="431"/>
      </w:pPr>
      <w:bookmarkStart w:id="66" w:name="_Toc239852289"/>
      <w:bookmarkStart w:id="67" w:name="_Toc239980596"/>
      <w:bookmarkStart w:id="68" w:name="_Choosing_an_Integration"/>
      <w:bookmarkStart w:id="69" w:name="_Toc240018789"/>
      <w:bookmarkEnd w:id="68"/>
      <w:r w:rsidRPr="006F79A8">
        <w:t>Choosing an Integration Pattern</w:t>
      </w:r>
      <w:bookmarkEnd w:id="66"/>
      <w:bookmarkEnd w:id="67"/>
      <w:bookmarkEnd w:id="69"/>
    </w:p>
    <w:p w14:paraId="6C9C4930" w14:textId="77777777" w:rsidR="00FE4F0E" w:rsidRPr="00FE4F0E" w:rsidRDefault="00FE4F0E" w:rsidP="00FE4F0E"/>
    <w:p w14:paraId="2D6DA162" w14:textId="79506DC8" w:rsidR="0041138D" w:rsidRDefault="0041138D" w:rsidP="0041138D">
      <w:pPr>
        <w:spacing w:after="120"/>
        <w:rPr>
          <w:szCs w:val="20"/>
        </w:rPr>
      </w:pPr>
      <w:r w:rsidRPr="0041138D">
        <w:rPr>
          <w:szCs w:val="20"/>
        </w:rPr>
        <w:t xml:space="preserve">For a leadership or high-level view, the primary decision matrix in </w:t>
      </w:r>
      <w:r w:rsidR="00363CBA">
        <w:rPr>
          <w:szCs w:val="20"/>
        </w:rPr>
        <w:t>7</w:t>
      </w:r>
      <w:r w:rsidRPr="0041138D">
        <w:rPr>
          <w:szCs w:val="20"/>
        </w:rPr>
        <w:t xml:space="preserve">.1 and the common use cases in </w:t>
      </w:r>
      <w:r w:rsidR="00363CBA">
        <w:rPr>
          <w:szCs w:val="20"/>
        </w:rPr>
        <w:t>7</w:t>
      </w:r>
      <w:r w:rsidRPr="0041138D">
        <w:rPr>
          <w:szCs w:val="20"/>
        </w:rPr>
        <w:t xml:space="preserve">.2 provide a concise view of the approved integration styles. </w:t>
      </w:r>
      <w:r w:rsidR="00F633A8">
        <w:rPr>
          <w:szCs w:val="20"/>
        </w:rPr>
        <w:br/>
      </w:r>
      <w:r w:rsidR="00F633A8">
        <w:rPr>
          <w:szCs w:val="20"/>
        </w:rPr>
        <w:br/>
      </w:r>
      <w:r w:rsidRPr="0041138D">
        <w:rPr>
          <w:szCs w:val="20"/>
        </w:rPr>
        <w:t xml:space="preserve">For architecture and delivery teams, the decision tree in </w:t>
      </w:r>
      <w:r w:rsidR="00363CBA">
        <w:rPr>
          <w:szCs w:val="20"/>
        </w:rPr>
        <w:t>7</w:t>
      </w:r>
      <w:r w:rsidRPr="0041138D">
        <w:rPr>
          <w:szCs w:val="20"/>
        </w:rPr>
        <w:t xml:space="preserve">.3 supports pattern selection, while the worked example in </w:t>
      </w:r>
      <w:r w:rsidR="00363CBA">
        <w:rPr>
          <w:szCs w:val="20"/>
        </w:rPr>
        <w:t>7</w:t>
      </w:r>
      <w:r w:rsidRPr="0041138D">
        <w:rPr>
          <w:szCs w:val="20"/>
        </w:rPr>
        <w:t xml:space="preserve">.4 illustrates the application of the framework. The enterprise pattern catalogue in Section </w:t>
      </w:r>
      <w:r w:rsidR="00363CBA">
        <w:rPr>
          <w:szCs w:val="20"/>
        </w:rPr>
        <w:t>8</w:t>
      </w:r>
      <w:r w:rsidRPr="0041138D">
        <w:rPr>
          <w:szCs w:val="20"/>
        </w:rPr>
        <w:t xml:space="preserve"> provides the detailed specification of each pattern.</w:t>
      </w:r>
    </w:p>
    <w:p w14:paraId="3D62769F" w14:textId="77777777" w:rsidR="00E62C5D" w:rsidRDefault="00E62C5D" w:rsidP="0041138D">
      <w:pPr>
        <w:spacing w:after="120"/>
        <w:rPr>
          <w:szCs w:val="20"/>
        </w:rPr>
      </w:pPr>
    </w:p>
    <w:tbl>
      <w:tblPr>
        <w:tblStyle w:val="TableGridLight"/>
        <w:tblW w:w="8926" w:type="dxa"/>
        <w:tblLook w:val="04A0" w:firstRow="1" w:lastRow="0" w:firstColumn="1" w:lastColumn="0" w:noHBand="0" w:noVBand="1"/>
      </w:tblPr>
      <w:tblGrid>
        <w:gridCol w:w="2405"/>
        <w:gridCol w:w="3544"/>
        <w:gridCol w:w="2977"/>
      </w:tblGrid>
      <w:tr w:rsidR="00A64567" w:rsidRPr="009527A4" w14:paraId="27FE89FC" w14:textId="77777777" w:rsidTr="00A64567">
        <w:tc>
          <w:tcPr>
            <w:tcW w:w="2405" w:type="dxa"/>
            <w:tcBorders>
              <w:top w:val="single" w:sz="12" w:space="0" w:color="000000" w:themeColor="text1"/>
            </w:tcBorders>
            <w:shd w:val="clear" w:color="auto" w:fill="C1CDEC" w:themeFill="accent1" w:themeFillTint="33"/>
          </w:tcPr>
          <w:p w14:paraId="34C5AB1D" w14:textId="3804322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I am here to</w:t>
            </w:r>
          </w:p>
        </w:tc>
        <w:tc>
          <w:tcPr>
            <w:tcW w:w="3544" w:type="dxa"/>
            <w:tcBorders>
              <w:top w:val="single" w:sz="12" w:space="0" w:color="000000" w:themeColor="text1"/>
            </w:tcBorders>
            <w:shd w:val="clear" w:color="auto" w:fill="C1CDEC" w:themeFill="accent1" w:themeFillTint="33"/>
          </w:tcPr>
          <w:p w14:paraId="1E423B0C" w14:textId="1218EBB3" w:rsidR="00A64567" w:rsidRPr="00595998" w:rsidRDefault="00C43425" w:rsidP="003662DB">
            <w:pPr>
              <w:rPr>
                <w:rFonts w:asciiTheme="minorHAnsi" w:hAnsiTheme="minorHAnsi" w:hint="eastAsia"/>
                <w:b/>
                <w:lang w:eastAsia="en-GB"/>
              </w:rPr>
            </w:pPr>
            <w:r>
              <w:rPr>
                <w:rFonts w:asciiTheme="minorHAnsi" w:hAnsiTheme="minorHAnsi"/>
                <w:b/>
                <w:lang w:eastAsia="en-GB"/>
              </w:rPr>
              <w:t>Start Here</w:t>
            </w:r>
          </w:p>
        </w:tc>
        <w:tc>
          <w:tcPr>
            <w:tcW w:w="2977" w:type="dxa"/>
            <w:tcBorders>
              <w:top w:val="single" w:sz="12" w:space="0" w:color="000000" w:themeColor="text1"/>
            </w:tcBorders>
            <w:shd w:val="clear" w:color="auto" w:fill="C1CDEC" w:themeFill="accent1" w:themeFillTint="33"/>
          </w:tcPr>
          <w:p w14:paraId="6DE00815" w14:textId="6116FDA1" w:rsidR="00A64567" w:rsidRPr="00595998" w:rsidRDefault="00C43425" w:rsidP="003662DB">
            <w:pPr>
              <w:rPr>
                <w:rFonts w:asciiTheme="minorHAnsi" w:hAnsiTheme="minorHAnsi" w:hint="eastAsia"/>
                <w:b/>
                <w:lang w:eastAsia="en-GB"/>
              </w:rPr>
            </w:pPr>
            <w:r>
              <w:rPr>
                <w:rFonts w:asciiTheme="minorHAnsi" w:hAnsiTheme="minorHAnsi"/>
                <w:b/>
                <w:lang w:eastAsia="en-GB"/>
              </w:rPr>
              <w:t>Then Read</w:t>
            </w:r>
          </w:p>
        </w:tc>
      </w:tr>
      <w:tr w:rsidR="00A64567" w:rsidRPr="009527A4" w14:paraId="6AC40285" w14:textId="77777777">
        <w:tc>
          <w:tcPr>
            <w:tcW w:w="2405" w:type="dxa"/>
            <w:vAlign w:val="center"/>
          </w:tcPr>
          <w:p w14:paraId="6B0052CC" w14:textId="1A8B23C5" w:rsidR="00A64567" w:rsidRPr="00F94A76" w:rsidRDefault="00A64567" w:rsidP="003662DB">
            <w:pPr>
              <w:rPr>
                <w:rFonts w:asciiTheme="minorHAnsi" w:hAnsiTheme="minorHAnsi" w:hint="eastAsia"/>
                <w:lang w:eastAsia="en-GB"/>
              </w:rPr>
            </w:pPr>
            <w:r w:rsidRPr="0041138D">
              <w:rPr>
                <w:rFonts w:asciiTheme="minorHAnsi" w:hAnsiTheme="minorHAnsi"/>
                <w:szCs w:val="20"/>
              </w:rPr>
              <w:t>Understand the options in plain terms</w:t>
            </w:r>
          </w:p>
        </w:tc>
        <w:tc>
          <w:tcPr>
            <w:tcW w:w="3544" w:type="dxa"/>
            <w:vAlign w:val="center"/>
          </w:tcPr>
          <w:p w14:paraId="06755C8A" w14:textId="6D0F2CF3" w:rsidR="00A64567" w:rsidRPr="00F94A76" w:rsidRDefault="00C43425" w:rsidP="003662DB">
            <w:pPr>
              <w:rPr>
                <w:rFonts w:asciiTheme="minorHAnsi" w:hAnsiTheme="minorHAnsi" w:hint="eastAsia"/>
                <w:lang w:eastAsia="en-GB"/>
              </w:rPr>
            </w:pPr>
            <w:hyperlink w:anchor="_Primary_Decision_Matrix" w:history="1">
              <w:r w:rsidR="00A64567" w:rsidRPr="00C43425">
                <w:rPr>
                  <w:rStyle w:val="Hyperlink"/>
                  <w:rFonts w:asciiTheme="minorHAnsi" w:hAnsiTheme="minorHAnsi"/>
                  <w:szCs w:val="20"/>
                </w:rPr>
                <w:t>Primary Decision Matrix</w:t>
              </w:r>
            </w:hyperlink>
          </w:p>
        </w:tc>
        <w:tc>
          <w:tcPr>
            <w:tcW w:w="2977" w:type="dxa"/>
            <w:vAlign w:val="center"/>
          </w:tcPr>
          <w:p w14:paraId="5F6BDA7F" w14:textId="5AA1857B" w:rsidR="00A64567" w:rsidRPr="00F94A76" w:rsidRDefault="00C43425" w:rsidP="003662DB">
            <w:pPr>
              <w:rPr>
                <w:rFonts w:asciiTheme="minorHAnsi" w:hAnsiTheme="minorHAnsi" w:hint="eastAsia"/>
                <w:lang w:eastAsia="en-GB"/>
              </w:rPr>
            </w:pPr>
            <w:hyperlink w:anchor="_Common_Use_Cases" w:history="1">
              <w:r w:rsidR="00A64567" w:rsidRPr="00C43425">
                <w:rPr>
                  <w:rStyle w:val="Hyperlink"/>
                  <w:rFonts w:asciiTheme="minorHAnsi" w:hAnsiTheme="minorHAnsi"/>
                  <w:szCs w:val="20"/>
                </w:rPr>
                <w:t>Common Use Cases</w:t>
              </w:r>
            </w:hyperlink>
          </w:p>
        </w:tc>
      </w:tr>
      <w:tr w:rsidR="00A64567" w:rsidRPr="009527A4" w14:paraId="2CD05C06" w14:textId="77777777">
        <w:tc>
          <w:tcPr>
            <w:tcW w:w="2405" w:type="dxa"/>
            <w:vAlign w:val="center"/>
          </w:tcPr>
          <w:p w14:paraId="7CA1A285" w14:textId="7A17463E" w:rsidR="00A64567" w:rsidRPr="00F94A76" w:rsidRDefault="00A64567" w:rsidP="003662DB">
            <w:pPr>
              <w:rPr>
                <w:rFonts w:asciiTheme="minorHAnsi" w:hAnsiTheme="minorHAnsi" w:hint="eastAsia"/>
                <w:lang w:eastAsia="en-GB"/>
              </w:rPr>
            </w:pPr>
            <w:r w:rsidRPr="0041138D">
              <w:rPr>
                <w:rFonts w:asciiTheme="minorHAnsi" w:hAnsiTheme="minorHAnsi"/>
                <w:szCs w:val="20"/>
              </w:rPr>
              <w:t>Choose a pattern for a specific need</w:t>
            </w:r>
          </w:p>
        </w:tc>
        <w:tc>
          <w:tcPr>
            <w:tcW w:w="3544" w:type="dxa"/>
            <w:vAlign w:val="center"/>
          </w:tcPr>
          <w:p w14:paraId="5FE4D255" w14:textId="70D422D0" w:rsidR="00A64567" w:rsidRPr="00F94A76" w:rsidRDefault="00CA5949" w:rsidP="003662DB">
            <w:pPr>
              <w:rPr>
                <w:rFonts w:asciiTheme="minorHAnsi" w:hAnsiTheme="minorHAnsi" w:hint="eastAsia"/>
                <w:lang w:eastAsia="en-GB"/>
              </w:rPr>
            </w:pPr>
            <w:hyperlink w:anchor="_Detailed_Decision_Tree" w:history="1">
              <w:r w:rsidR="00A64567" w:rsidRPr="00CA5949">
                <w:rPr>
                  <w:rStyle w:val="Hyperlink"/>
                  <w:rFonts w:asciiTheme="minorHAnsi" w:hAnsiTheme="minorHAnsi"/>
                  <w:szCs w:val="20"/>
                </w:rPr>
                <w:t>Decision Tree</w:t>
              </w:r>
            </w:hyperlink>
          </w:p>
        </w:tc>
        <w:tc>
          <w:tcPr>
            <w:tcW w:w="2977" w:type="dxa"/>
            <w:vAlign w:val="center"/>
          </w:tcPr>
          <w:p w14:paraId="6865F732" w14:textId="08F87E11" w:rsidR="00A64567" w:rsidRPr="00F94A76" w:rsidRDefault="005927F2" w:rsidP="003662DB">
            <w:pPr>
              <w:rPr>
                <w:rFonts w:asciiTheme="minorHAnsi" w:hAnsiTheme="minorHAnsi" w:hint="eastAsia"/>
                <w:lang w:eastAsia="en-GB"/>
              </w:rPr>
            </w:pPr>
            <w:hyperlink w:anchor="_8._Enterprise_Pattern" w:history="1">
              <w:r w:rsidR="00A64567" w:rsidRPr="005927F2">
                <w:rPr>
                  <w:rStyle w:val="Hyperlink"/>
                  <w:rFonts w:asciiTheme="minorHAnsi" w:hAnsiTheme="minorHAnsi"/>
                  <w:szCs w:val="20"/>
                </w:rPr>
                <w:t>Pattern Catalogue</w:t>
              </w:r>
            </w:hyperlink>
          </w:p>
        </w:tc>
      </w:tr>
      <w:tr w:rsidR="00A64567" w:rsidRPr="009527A4" w14:paraId="0C90E830" w14:textId="77777777">
        <w:tc>
          <w:tcPr>
            <w:tcW w:w="2405" w:type="dxa"/>
            <w:vAlign w:val="center"/>
          </w:tcPr>
          <w:p w14:paraId="50672F9E" w14:textId="706E5468" w:rsidR="00A64567" w:rsidRPr="00F94A76" w:rsidRDefault="00A64567" w:rsidP="003662DB">
            <w:pPr>
              <w:rPr>
                <w:rFonts w:asciiTheme="minorHAnsi" w:hAnsiTheme="minorHAnsi" w:hint="eastAsia"/>
                <w:lang w:eastAsia="en-GB"/>
              </w:rPr>
            </w:pPr>
            <w:r w:rsidRPr="0041138D">
              <w:rPr>
                <w:rFonts w:asciiTheme="minorHAnsi" w:hAnsiTheme="minorHAnsi"/>
                <w:szCs w:val="20"/>
              </w:rPr>
              <w:t>See it worked through end to end</w:t>
            </w:r>
          </w:p>
        </w:tc>
        <w:tc>
          <w:tcPr>
            <w:tcW w:w="3544" w:type="dxa"/>
            <w:vAlign w:val="center"/>
          </w:tcPr>
          <w:p w14:paraId="219A92C9" w14:textId="16FC321A" w:rsidR="00A64567" w:rsidRPr="00F94A76" w:rsidRDefault="00CA5949" w:rsidP="003662DB">
            <w:pPr>
              <w:rPr>
                <w:rFonts w:asciiTheme="minorHAnsi" w:hAnsiTheme="minorHAnsi" w:hint="eastAsia"/>
                <w:lang w:eastAsia="en-GB"/>
              </w:rPr>
            </w:pPr>
            <w:hyperlink w:anchor="_Example" w:history="1">
              <w:r w:rsidR="00A64567" w:rsidRPr="00CA5949">
                <w:rPr>
                  <w:rStyle w:val="Hyperlink"/>
                  <w:rFonts w:asciiTheme="minorHAnsi" w:hAnsiTheme="minorHAnsi"/>
                  <w:szCs w:val="20"/>
                </w:rPr>
                <w:t>Worked Example</w:t>
              </w:r>
            </w:hyperlink>
          </w:p>
        </w:tc>
        <w:tc>
          <w:tcPr>
            <w:tcW w:w="2977" w:type="dxa"/>
            <w:vAlign w:val="center"/>
          </w:tcPr>
          <w:p w14:paraId="41FDE4AA" w14:textId="23C6D11C" w:rsidR="00A64567" w:rsidRPr="00F94A76" w:rsidRDefault="00A64567" w:rsidP="003662DB">
            <w:pPr>
              <w:rPr>
                <w:rFonts w:asciiTheme="minorHAnsi" w:hAnsiTheme="minorHAnsi" w:hint="eastAsia"/>
                <w:lang w:eastAsia="en-GB"/>
              </w:rPr>
            </w:pPr>
          </w:p>
        </w:tc>
      </w:tr>
    </w:tbl>
    <w:p w14:paraId="26DBFC71" w14:textId="77777777" w:rsidR="00FE4F0E" w:rsidRDefault="00FE4F0E" w:rsidP="0041138D">
      <w:pPr>
        <w:spacing w:after="120"/>
        <w:rPr>
          <w:szCs w:val="20"/>
        </w:rPr>
      </w:pPr>
    </w:p>
    <w:p w14:paraId="2259C3C4" w14:textId="12D0F7B2" w:rsidR="0041138D" w:rsidRDefault="0041138D" w:rsidP="0041138D">
      <w:pPr>
        <w:pStyle w:val="Heading2"/>
      </w:pPr>
      <w:bookmarkStart w:id="70" w:name="_7.1_Primary_Decision"/>
      <w:bookmarkStart w:id="71" w:name="_Toc239457532"/>
      <w:bookmarkStart w:id="72" w:name="_Toc239852290"/>
      <w:bookmarkStart w:id="73" w:name="_Toc239980597"/>
      <w:bookmarkStart w:id="74" w:name="_Primary_Decision_Matrix"/>
      <w:bookmarkStart w:id="75" w:name="_Toc240018790"/>
      <w:bookmarkEnd w:id="70"/>
      <w:bookmarkEnd w:id="74"/>
      <w:r w:rsidRPr="00FE4F0E">
        <w:t>Primary Decision Matrix</w:t>
      </w:r>
      <w:bookmarkEnd w:id="71"/>
      <w:bookmarkEnd w:id="72"/>
      <w:bookmarkEnd w:id="73"/>
      <w:bookmarkEnd w:id="75"/>
    </w:p>
    <w:p w14:paraId="7B1BEA45" w14:textId="77777777" w:rsidR="00FE4F0E" w:rsidRPr="00FE4F0E" w:rsidRDefault="00FE4F0E" w:rsidP="00FE4F0E"/>
    <w:p w14:paraId="68B7EF72" w14:textId="3B4CA3F9" w:rsidR="0041138D" w:rsidRDefault="0041138D" w:rsidP="0041138D">
      <w:pPr>
        <w:spacing w:after="120"/>
        <w:rPr>
          <w:szCs w:val="20"/>
        </w:rPr>
      </w:pPr>
      <w:r w:rsidRPr="0041138D">
        <w:rPr>
          <w:szCs w:val="20"/>
        </w:rPr>
        <w:t xml:space="preserve">The matrix provides a high-level guide to selecting the most appropriate integration capability for a given requirement. It identifies whether a platform capability is normally suitable, conditionally suitable, or not recommended for a specific interaction style. The enterprise pattern catalogue in Section </w:t>
      </w:r>
      <w:r w:rsidR="00363CBA">
        <w:rPr>
          <w:szCs w:val="20"/>
        </w:rPr>
        <w:t>8</w:t>
      </w:r>
      <w:r w:rsidRPr="0041138D">
        <w:rPr>
          <w:szCs w:val="20"/>
        </w:rPr>
        <w:t xml:space="preserve"> remains the authoritative source for detailed pattern guidance.</w:t>
      </w:r>
    </w:p>
    <w:p w14:paraId="2CAE6E7F" w14:textId="77777777" w:rsidR="00E62C5D" w:rsidRDefault="00E62C5D" w:rsidP="0041138D">
      <w:pPr>
        <w:spacing w:after="120"/>
        <w:rPr>
          <w:szCs w:val="20"/>
        </w:rPr>
      </w:pPr>
    </w:p>
    <w:tbl>
      <w:tblPr>
        <w:tblStyle w:val="TableGridLight"/>
        <w:tblW w:w="9918" w:type="dxa"/>
        <w:tblLook w:val="04A0" w:firstRow="1" w:lastRow="0" w:firstColumn="1" w:lastColumn="0" w:noHBand="0" w:noVBand="1"/>
      </w:tblPr>
      <w:tblGrid>
        <w:gridCol w:w="2972"/>
        <w:gridCol w:w="851"/>
        <w:gridCol w:w="1134"/>
        <w:gridCol w:w="992"/>
        <w:gridCol w:w="992"/>
        <w:gridCol w:w="992"/>
        <w:gridCol w:w="851"/>
        <w:gridCol w:w="1134"/>
      </w:tblGrid>
      <w:tr w:rsidR="00A64567" w:rsidRPr="009527A4" w14:paraId="7A8925FD" w14:textId="4BC2A6F7" w:rsidTr="00A64567">
        <w:tc>
          <w:tcPr>
            <w:tcW w:w="2972" w:type="dxa"/>
            <w:tcBorders>
              <w:top w:val="single" w:sz="12" w:space="0" w:color="000000" w:themeColor="text1"/>
            </w:tcBorders>
            <w:shd w:val="clear" w:color="auto" w:fill="C1CDEC" w:themeFill="accent1" w:themeFillTint="33"/>
          </w:tcPr>
          <w:p w14:paraId="21DDA8DA" w14:textId="3D999F53"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Does the need involve...</w:t>
            </w:r>
          </w:p>
        </w:tc>
        <w:tc>
          <w:tcPr>
            <w:tcW w:w="851" w:type="dxa"/>
            <w:tcBorders>
              <w:top w:val="single" w:sz="12" w:space="0" w:color="000000" w:themeColor="text1"/>
            </w:tcBorders>
            <w:shd w:val="clear" w:color="auto" w:fill="C1CDEC" w:themeFill="accent1" w:themeFillTint="33"/>
          </w:tcPr>
          <w:p w14:paraId="4FA385EA" w14:textId="4981FF0E"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API</w:t>
            </w:r>
          </w:p>
        </w:tc>
        <w:tc>
          <w:tcPr>
            <w:tcW w:w="1134" w:type="dxa"/>
            <w:tcBorders>
              <w:top w:val="single" w:sz="12" w:space="0" w:color="000000" w:themeColor="text1"/>
            </w:tcBorders>
            <w:shd w:val="clear" w:color="auto" w:fill="C1CDEC" w:themeFill="accent1" w:themeFillTint="33"/>
          </w:tcPr>
          <w:p w14:paraId="4F55503A" w14:textId="1B229601"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Functions</w:t>
            </w:r>
          </w:p>
        </w:tc>
        <w:tc>
          <w:tcPr>
            <w:tcW w:w="992" w:type="dxa"/>
            <w:tcBorders>
              <w:top w:val="single" w:sz="12" w:space="0" w:color="000000" w:themeColor="text1"/>
            </w:tcBorders>
            <w:shd w:val="clear" w:color="auto" w:fill="C1CDEC" w:themeFill="accent1" w:themeFillTint="33"/>
          </w:tcPr>
          <w:p w14:paraId="16F3A254" w14:textId="18E156A5"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Service Bus</w:t>
            </w:r>
          </w:p>
        </w:tc>
        <w:tc>
          <w:tcPr>
            <w:tcW w:w="992" w:type="dxa"/>
            <w:tcBorders>
              <w:top w:val="single" w:sz="12" w:space="0" w:color="000000" w:themeColor="text1"/>
            </w:tcBorders>
            <w:shd w:val="clear" w:color="auto" w:fill="C1CDEC" w:themeFill="accent1" w:themeFillTint="33"/>
          </w:tcPr>
          <w:p w14:paraId="1BA74184" w14:textId="17C5A6D9" w:rsidR="00A64567" w:rsidRPr="00595998" w:rsidRDefault="00A64567" w:rsidP="003662DB">
            <w:pPr>
              <w:rPr>
                <w:rFonts w:asciiTheme="minorHAnsi" w:hAnsiTheme="minorHAnsi" w:hint="eastAsia"/>
                <w:b/>
                <w:lang w:eastAsia="en-GB"/>
              </w:rPr>
            </w:pPr>
            <w:r w:rsidRPr="00A64567">
              <w:rPr>
                <w:rFonts w:asciiTheme="minorHAnsi" w:hAnsiTheme="minorHAnsi"/>
                <w:b/>
                <w:lang w:eastAsia="en-GB"/>
              </w:rPr>
              <w:t>Event Grid</w:t>
            </w:r>
          </w:p>
        </w:tc>
        <w:tc>
          <w:tcPr>
            <w:tcW w:w="992" w:type="dxa"/>
            <w:tcBorders>
              <w:top w:val="single" w:sz="12" w:space="0" w:color="000000" w:themeColor="text1"/>
            </w:tcBorders>
            <w:shd w:val="clear" w:color="auto" w:fill="C1CDEC" w:themeFill="accent1" w:themeFillTint="33"/>
          </w:tcPr>
          <w:p w14:paraId="644FE7BB" w14:textId="149EA16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Event Hubs</w:t>
            </w:r>
          </w:p>
        </w:tc>
        <w:tc>
          <w:tcPr>
            <w:tcW w:w="851" w:type="dxa"/>
            <w:tcBorders>
              <w:top w:val="single" w:sz="12" w:space="0" w:color="000000" w:themeColor="text1"/>
            </w:tcBorders>
            <w:shd w:val="clear" w:color="auto" w:fill="C1CDEC" w:themeFill="accent1" w:themeFillTint="33"/>
          </w:tcPr>
          <w:p w14:paraId="75AB6FEC" w14:textId="24A3E78F"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Logic Apps</w:t>
            </w:r>
          </w:p>
        </w:tc>
        <w:tc>
          <w:tcPr>
            <w:tcW w:w="1134" w:type="dxa"/>
            <w:tcBorders>
              <w:top w:val="single" w:sz="12" w:space="0" w:color="000000" w:themeColor="text1"/>
            </w:tcBorders>
            <w:shd w:val="clear" w:color="auto" w:fill="C1CDEC" w:themeFill="accent1" w:themeFillTint="33"/>
          </w:tcPr>
          <w:p w14:paraId="058C4280" w14:textId="3EF71052" w:rsidR="00A64567" w:rsidRPr="00A64567" w:rsidRDefault="00A64567" w:rsidP="003662DB">
            <w:pPr>
              <w:rPr>
                <w:rFonts w:asciiTheme="minorHAnsi" w:hAnsiTheme="minorHAnsi" w:hint="eastAsia"/>
                <w:b/>
                <w:lang w:eastAsia="en-GB"/>
              </w:rPr>
            </w:pPr>
            <w:r w:rsidRPr="00A64567">
              <w:rPr>
                <w:rFonts w:asciiTheme="minorHAnsi" w:hAnsiTheme="minorHAnsi"/>
                <w:b/>
                <w:lang w:eastAsia="en-GB"/>
              </w:rPr>
              <w:t>ADF</w:t>
            </w:r>
          </w:p>
        </w:tc>
      </w:tr>
      <w:tr w:rsidR="00A64567" w:rsidRPr="009527A4" w14:paraId="6FD48E41" w14:textId="70DFEA22">
        <w:tc>
          <w:tcPr>
            <w:tcW w:w="2972" w:type="dxa"/>
            <w:vAlign w:val="center"/>
          </w:tcPr>
          <w:p w14:paraId="7A834E39" w14:textId="32D3DD7E" w:rsidR="00A64567" w:rsidRPr="00F94A76" w:rsidRDefault="00A64567" w:rsidP="003662DB">
            <w:pPr>
              <w:rPr>
                <w:rFonts w:asciiTheme="minorHAnsi" w:hAnsiTheme="minorHAnsi" w:hint="eastAsia"/>
                <w:lang w:eastAsia="en-GB"/>
              </w:rPr>
            </w:pPr>
            <w:r w:rsidRPr="0041138D">
              <w:rPr>
                <w:rFonts w:asciiTheme="minorHAnsi" w:hAnsiTheme="minorHAnsi"/>
                <w:szCs w:val="20"/>
              </w:rPr>
              <w:t>A consumer that needs an immediate response</w:t>
            </w:r>
          </w:p>
        </w:tc>
        <w:tc>
          <w:tcPr>
            <w:tcW w:w="851" w:type="dxa"/>
            <w:vAlign w:val="center"/>
          </w:tcPr>
          <w:p w14:paraId="1A5CCF87" w14:textId="04E504F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75923A64" w14:textId="60FD2C0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05D7120E" w14:textId="6B902698"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26DC6327" w14:textId="14258BAF"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23B55BFC" w14:textId="7F6C72CA" w:rsidR="00A64567" w:rsidRPr="00F94A76" w:rsidRDefault="00A64567" w:rsidP="003662DB">
            <w:pPr>
              <w:rPr>
                <w:lang w:eastAsia="en-GB"/>
              </w:rPr>
            </w:pPr>
            <w:r w:rsidRPr="0041138D">
              <w:rPr>
                <w:rFonts w:ascii="Segoe UI Emoji" w:hAnsi="Segoe UI Emoji" w:cs="Segoe UI Emoji"/>
                <w:szCs w:val="20"/>
              </w:rPr>
              <w:t>❌</w:t>
            </w:r>
          </w:p>
        </w:tc>
        <w:tc>
          <w:tcPr>
            <w:tcW w:w="851" w:type="dxa"/>
            <w:vAlign w:val="center"/>
          </w:tcPr>
          <w:p w14:paraId="6FFB0EE6" w14:textId="7E7CB4C0" w:rsidR="00A64567" w:rsidRPr="00F94A76" w:rsidRDefault="00A64567" w:rsidP="003662DB">
            <w:pPr>
              <w:rPr>
                <w:lang w:eastAsia="en-GB"/>
              </w:rPr>
            </w:pPr>
            <w:r w:rsidRPr="0041138D">
              <w:rPr>
                <w:rFonts w:ascii="Segoe UI Emoji" w:hAnsi="Segoe UI Emoji" w:cs="Segoe UI Emoji"/>
                <w:szCs w:val="20"/>
              </w:rPr>
              <w:t>⚠️</w:t>
            </w:r>
          </w:p>
        </w:tc>
        <w:tc>
          <w:tcPr>
            <w:tcW w:w="1134" w:type="dxa"/>
            <w:vAlign w:val="center"/>
          </w:tcPr>
          <w:p w14:paraId="59261F0C" w14:textId="112F363E"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29A6E99E" w14:textId="26820393">
        <w:tc>
          <w:tcPr>
            <w:tcW w:w="2972" w:type="dxa"/>
            <w:vAlign w:val="center"/>
          </w:tcPr>
          <w:p w14:paraId="48625191" w14:textId="5B40B22D" w:rsidR="00A64567" w:rsidRPr="00F94A76" w:rsidRDefault="00A64567" w:rsidP="003662DB">
            <w:pPr>
              <w:rPr>
                <w:rFonts w:asciiTheme="minorHAnsi" w:hAnsiTheme="minorHAnsi" w:hint="eastAsia"/>
                <w:lang w:eastAsia="en-GB"/>
              </w:rPr>
            </w:pPr>
            <w:r w:rsidRPr="0041138D">
              <w:rPr>
                <w:rFonts w:asciiTheme="minorHAnsi" w:hAnsiTheme="minorHAnsi"/>
                <w:szCs w:val="20"/>
              </w:rPr>
              <w:t>Guaranteed delivery</w:t>
            </w:r>
          </w:p>
        </w:tc>
        <w:tc>
          <w:tcPr>
            <w:tcW w:w="851" w:type="dxa"/>
            <w:vAlign w:val="center"/>
          </w:tcPr>
          <w:p w14:paraId="7EE00E8C" w14:textId="5C005764"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749B201F" w14:textId="142578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E2C2A7D" w14:textId="7C8D039E"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7F66E688" w14:textId="48D0AFEC"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4C83A725" w14:textId="08F9BD64" w:rsidR="00A64567" w:rsidRPr="00F94A76" w:rsidRDefault="00A64567" w:rsidP="003662DB">
            <w:pPr>
              <w:rPr>
                <w:lang w:eastAsia="en-GB"/>
              </w:rPr>
            </w:pPr>
            <w:r w:rsidRPr="0041138D">
              <w:rPr>
                <w:rFonts w:ascii="Segoe UI Emoji" w:hAnsi="Segoe UI Emoji" w:cs="Segoe UI Emoji"/>
                <w:szCs w:val="20"/>
              </w:rPr>
              <w:t>⚠️</w:t>
            </w:r>
          </w:p>
        </w:tc>
        <w:tc>
          <w:tcPr>
            <w:tcW w:w="851" w:type="dxa"/>
            <w:vAlign w:val="center"/>
          </w:tcPr>
          <w:p w14:paraId="3CE5500D" w14:textId="6FE351D5" w:rsidR="00A64567" w:rsidRPr="00F94A76" w:rsidRDefault="00A64567" w:rsidP="003662DB">
            <w:pPr>
              <w:rPr>
                <w:lang w:eastAsia="en-GB"/>
              </w:rPr>
            </w:pPr>
            <w:r w:rsidRPr="0041138D">
              <w:rPr>
                <w:rFonts w:ascii="Segoe UI Emoji" w:hAnsi="Segoe UI Emoji" w:cs="Segoe UI Emoji"/>
                <w:szCs w:val="20"/>
              </w:rPr>
              <w:t>⚠️</w:t>
            </w:r>
          </w:p>
        </w:tc>
        <w:tc>
          <w:tcPr>
            <w:tcW w:w="1134" w:type="dxa"/>
            <w:vAlign w:val="center"/>
          </w:tcPr>
          <w:p w14:paraId="64CFEDAD" w14:textId="7EC75488" w:rsidR="00A64567" w:rsidRPr="00F94A76" w:rsidRDefault="00A64567" w:rsidP="003662DB">
            <w:pPr>
              <w:rPr>
                <w:lang w:eastAsia="en-GB"/>
              </w:rPr>
            </w:pPr>
            <w:r w:rsidRPr="0041138D">
              <w:rPr>
                <w:rFonts w:ascii="Segoe UI Emoji" w:hAnsi="Segoe UI Emoji" w:cs="Segoe UI Emoji"/>
                <w:szCs w:val="20"/>
              </w:rPr>
              <w:t>❌</w:t>
            </w:r>
          </w:p>
        </w:tc>
      </w:tr>
      <w:tr w:rsidR="00A64567" w:rsidRPr="009527A4" w14:paraId="7DC56507" w14:textId="17DDE66F">
        <w:tc>
          <w:tcPr>
            <w:tcW w:w="2972" w:type="dxa"/>
            <w:vAlign w:val="center"/>
          </w:tcPr>
          <w:p w14:paraId="035D0FC5" w14:textId="4002E4DC" w:rsidR="00A64567" w:rsidRPr="00F94A76" w:rsidRDefault="00A64567" w:rsidP="003662DB">
            <w:pPr>
              <w:rPr>
                <w:rFonts w:asciiTheme="minorHAnsi" w:hAnsiTheme="minorHAnsi" w:hint="eastAsia"/>
                <w:lang w:eastAsia="en-GB"/>
              </w:rPr>
            </w:pPr>
            <w:r w:rsidRPr="0041138D">
              <w:rPr>
                <w:rFonts w:asciiTheme="minorHAnsi" w:hAnsiTheme="minorHAnsi"/>
                <w:szCs w:val="20"/>
              </w:rPr>
              <w:t>A business command or transaction</w:t>
            </w:r>
          </w:p>
        </w:tc>
        <w:tc>
          <w:tcPr>
            <w:tcW w:w="851" w:type="dxa"/>
            <w:vAlign w:val="center"/>
          </w:tcPr>
          <w:p w14:paraId="2432A2FA" w14:textId="4A12A4B6"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5A32351" w14:textId="4845BD52"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1E8EB3BE" w14:textId="367CDF8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3924747" w14:textId="6F976D91" w:rsidR="00A64567" w:rsidRPr="00F94A76" w:rsidRDefault="00A64567" w:rsidP="003662DB">
            <w:pPr>
              <w:rPr>
                <w:rFonts w:asciiTheme="minorHAnsi" w:hAnsiTheme="minorHAnsi" w:hint="eastAsia"/>
                <w:u w:val="single"/>
                <w:lang w:eastAsia="en-GB"/>
              </w:rPr>
            </w:pPr>
            <w:r w:rsidRPr="0041138D">
              <w:rPr>
                <w:rFonts w:ascii="Segoe UI Emoji" w:hAnsi="Segoe UI Emoji" w:cs="Segoe UI Emoji"/>
                <w:szCs w:val="20"/>
              </w:rPr>
              <w:t>❌</w:t>
            </w:r>
          </w:p>
        </w:tc>
        <w:tc>
          <w:tcPr>
            <w:tcW w:w="992" w:type="dxa"/>
            <w:vAlign w:val="center"/>
          </w:tcPr>
          <w:p w14:paraId="0AC967B1" w14:textId="1F5350BC" w:rsidR="00A64567" w:rsidRPr="00F94A76" w:rsidRDefault="00A64567" w:rsidP="003662DB">
            <w:pPr>
              <w:rPr>
                <w:u w:val="single"/>
                <w:lang w:eastAsia="en-GB"/>
              </w:rPr>
            </w:pPr>
            <w:r w:rsidRPr="0041138D">
              <w:rPr>
                <w:rFonts w:ascii="Segoe UI Emoji" w:hAnsi="Segoe UI Emoji" w:cs="Segoe UI Emoji"/>
                <w:szCs w:val="20"/>
              </w:rPr>
              <w:t>❌</w:t>
            </w:r>
          </w:p>
        </w:tc>
        <w:tc>
          <w:tcPr>
            <w:tcW w:w="851" w:type="dxa"/>
            <w:vAlign w:val="center"/>
          </w:tcPr>
          <w:p w14:paraId="6D7BF6C4" w14:textId="5A4CF5EA" w:rsidR="00A64567" w:rsidRPr="00F94A76" w:rsidRDefault="00A64567" w:rsidP="003662DB">
            <w:pPr>
              <w:rPr>
                <w:u w:val="single"/>
                <w:lang w:eastAsia="en-GB"/>
              </w:rPr>
            </w:pPr>
            <w:r w:rsidRPr="0041138D">
              <w:rPr>
                <w:rFonts w:ascii="Segoe UI Emoji" w:hAnsi="Segoe UI Emoji" w:cs="Segoe UI Emoji"/>
                <w:szCs w:val="20"/>
              </w:rPr>
              <w:t>⚠️</w:t>
            </w:r>
          </w:p>
        </w:tc>
        <w:tc>
          <w:tcPr>
            <w:tcW w:w="1134" w:type="dxa"/>
            <w:vAlign w:val="center"/>
          </w:tcPr>
          <w:p w14:paraId="36DDE8F9" w14:textId="558305FF" w:rsidR="00A64567" w:rsidRPr="00F94A76" w:rsidRDefault="00A64567" w:rsidP="003662DB">
            <w:pPr>
              <w:rPr>
                <w:u w:val="single"/>
                <w:lang w:eastAsia="en-GB"/>
              </w:rPr>
            </w:pPr>
            <w:r w:rsidRPr="0041138D">
              <w:rPr>
                <w:rFonts w:ascii="Segoe UI Emoji" w:hAnsi="Segoe UI Emoji" w:cs="Segoe UI Emoji"/>
                <w:szCs w:val="20"/>
              </w:rPr>
              <w:t>❌</w:t>
            </w:r>
          </w:p>
        </w:tc>
      </w:tr>
      <w:tr w:rsidR="00A64567" w:rsidRPr="009527A4" w14:paraId="519E11FA" w14:textId="7A3F5838">
        <w:tc>
          <w:tcPr>
            <w:tcW w:w="2972" w:type="dxa"/>
            <w:vAlign w:val="center"/>
          </w:tcPr>
          <w:p w14:paraId="18C1AF83" w14:textId="1E89E85F" w:rsidR="00A64567" w:rsidRPr="00F94A76" w:rsidRDefault="00A64567" w:rsidP="003662DB">
            <w:pPr>
              <w:rPr>
                <w:rFonts w:asciiTheme="minorHAnsi" w:hAnsiTheme="minorHAnsi" w:hint="eastAsia"/>
                <w:lang w:eastAsia="en-GB"/>
              </w:rPr>
            </w:pPr>
            <w:r w:rsidRPr="0041138D">
              <w:rPr>
                <w:rFonts w:asciiTheme="minorHAnsi" w:hAnsiTheme="minorHAnsi"/>
                <w:szCs w:val="20"/>
              </w:rPr>
              <w:t>A small code-based transformation or enrichment</w:t>
            </w:r>
          </w:p>
        </w:tc>
        <w:tc>
          <w:tcPr>
            <w:tcW w:w="851" w:type="dxa"/>
            <w:vAlign w:val="center"/>
          </w:tcPr>
          <w:p w14:paraId="5976F2B4" w14:textId="2BA44B19"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1134" w:type="dxa"/>
            <w:vAlign w:val="center"/>
          </w:tcPr>
          <w:p w14:paraId="4349D37C" w14:textId="58E1B59A"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02430BB3" w14:textId="6600C5A3" w:rsidR="00A64567" w:rsidRPr="00F94A76" w:rsidRDefault="00A64567" w:rsidP="003662DB">
            <w:pPr>
              <w:rPr>
                <w:rFonts w:asciiTheme="minorHAnsi" w:hAnsiTheme="minorHAnsi" w:hint="eastAsia"/>
                <w:lang w:eastAsia="en-GB"/>
              </w:rPr>
            </w:pPr>
            <w:r w:rsidRPr="0041138D">
              <w:rPr>
                <w:rFonts w:ascii="Segoe UI Emoji" w:hAnsi="Segoe UI Emoji" w:cs="Segoe UI Emoji"/>
                <w:szCs w:val="20"/>
              </w:rPr>
              <w:t>⚠️</w:t>
            </w:r>
          </w:p>
        </w:tc>
        <w:tc>
          <w:tcPr>
            <w:tcW w:w="992" w:type="dxa"/>
            <w:vAlign w:val="center"/>
          </w:tcPr>
          <w:p w14:paraId="612488B9" w14:textId="46AADF3F" w:rsidR="00A64567" w:rsidRPr="00F94A76" w:rsidRDefault="00A64567" w:rsidP="003662DB">
            <w:pPr>
              <w:rPr>
                <w:rFonts w:asciiTheme="minorHAnsi" w:hAnsiTheme="minorHAnsi" w:hint="eastAsia"/>
                <w:color w:val="1A2B56" w:themeColor="accent1"/>
                <w:u w:val="single"/>
                <w:lang w:eastAsia="en-GB"/>
              </w:rPr>
            </w:pPr>
            <w:r w:rsidRPr="0041138D">
              <w:rPr>
                <w:rFonts w:ascii="Segoe UI Emoji" w:hAnsi="Segoe UI Emoji" w:cs="Segoe UI Emoji"/>
                <w:szCs w:val="20"/>
              </w:rPr>
              <w:t>❌</w:t>
            </w:r>
          </w:p>
        </w:tc>
        <w:tc>
          <w:tcPr>
            <w:tcW w:w="992" w:type="dxa"/>
            <w:vAlign w:val="center"/>
          </w:tcPr>
          <w:p w14:paraId="503D933C" w14:textId="24435658"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851" w:type="dxa"/>
            <w:vAlign w:val="center"/>
          </w:tcPr>
          <w:p w14:paraId="485672E9" w14:textId="46543B5F"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c>
          <w:tcPr>
            <w:tcW w:w="1134" w:type="dxa"/>
            <w:vAlign w:val="center"/>
          </w:tcPr>
          <w:p w14:paraId="6B284C49" w14:textId="28767757" w:rsidR="00A64567" w:rsidRPr="00F94A76" w:rsidRDefault="00A64567" w:rsidP="003662DB">
            <w:pPr>
              <w:rPr>
                <w:color w:val="1A2B56" w:themeColor="accent1"/>
                <w:u w:val="single"/>
                <w:lang w:eastAsia="en-GB"/>
              </w:rPr>
            </w:pPr>
            <w:r w:rsidRPr="0041138D">
              <w:rPr>
                <w:rFonts w:ascii="Segoe UI Emoji" w:hAnsi="Segoe UI Emoji" w:cs="Segoe UI Emoji"/>
                <w:szCs w:val="20"/>
              </w:rPr>
              <w:t>⚠️</w:t>
            </w:r>
          </w:p>
        </w:tc>
      </w:tr>
      <w:tr w:rsidR="00A64567" w:rsidRPr="009527A4" w14:paraId="26D384EF" w14:textId="77777777">
        <w:tc>
          <w:tcPr>
            <w:tcW w:w="2972" w:type="dxa"/>
            <w:vAlign w:val="center"/>
          </w:tcPr>
          <w:p w14:paraId="42875881" w14:textId="1B9F9E37" w:rsidR="00A64567" w:rsidRPr="0041138D" w:rsidRDefault="00A64567" w:rsidP="003662DB">
            <w:pPr>
              <w:rPr>
                <w:szCs w:val="20"/>
              </w:rPr>
            </w:pPr>
            <w:r w:rsidRPr="0041138D">
              <w:rPr>
                <w:rFonts w:asciiTheme="minorHAnsi" w:hAnsiTheme="minorHAnsi"/>
                <w:szCs w:val="20"/>
              </w:rPr>
              <w:t>A notification that something happened</w:t>
            </w:r>
          </w:p>
        </w:tc>
        <w:tc>
          <w:tcPr>
            <w:tcW w:w="851" w:type="dxa"/>
            <w:vAlign w:val="center"/>
          </w:tcPr>
          <w:p w14:paraId="5D5B1278" w14:textId="5585723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9E07BFC" w14:textId="7B7B2701"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40125BA" w14:textId="3E9443B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11065F" w14:textId="58F63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72E2E06" w14:textId="77D2DEB0"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1A868E8" w14:textId="6FB5F9B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14CD6620" w14:textId="33393A4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208EB7B" w14:textId="77777777">
        <w:tc>
          <w:tcPr>
            <w:tcW w:w="2972" w:type="dxa"/>
            <w:vAlign w:val="center"/>
          </w:tcPr>
          <w:p w14:paraId="35AEA598" w14:textId="0B3EBED4" w:rsidR="00A64567" w:rsidRPr="0041138D" w:rsidRDefault="00A64567" w:rsidP="003662DB">
            <w:pPr>
              <w:rPr>
                <w:szCs w:val="20"/>
              </w:rPr>
            </w:pPr>
            <w:r w:rsidRPr="0041138D">
              <w:rPr>
                <w:rFonts w:asciiTheme="minorHAnsi" w:hAnsiTheme="minorHAnsi"/>
                <w:szCs w:val="20"/>
              </w:rPr>
              <w:t>High-volume telemetry or an event stream</w:t>
            </w:r>
          </w:p>
        </w:tc>
        <w:tc>
          <w:tcPr>
            <w:tcW w:w="851" w:type="dxa"/>
            <w:vAlign w:val="center"/>
          </w:tcPr>
          <w:p w14:paraId="0813932F" w14:textId="012B8923"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202392E" w14:textId="7E38A71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5A588203" w14:textId="5E6EA0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08080F0" w14:textId="5507AC7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CDF347B" w14:textId="227047E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09ED1C7E" w14:textId="4883D16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686ABE06" w14:textId="0405E7E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3596E91D" w14:textId="77777777">
        <w:tc>
          <w:tcPr>
            <w:tcW w:w="2972" w:type="dxa"/>
            <w:vAlign w:val="center"/>
          </w:tcPr>
          <w:p w14:paraId="60F27127" w14:textId="7979C7C9" w:rsidR="00A64567" w:rsidRPr="0041138D" w:rsidRDefault="00A64567" w:rsidP="003662DB">
            <w:pPr>
              <w:rPr>
                <w:szCs w:val="20"/>
              </w:rPr>
            </w:pPr>
            <w:r w:rsidRPr="0041138D">
              <w:rPr>
                <w:rFonts w:asciiTheme="minorHAnsi" w:hAnsiTheme="minorHAnsi"/>
                <w:szCs w:val="20"/>
              </w:rPr>
              <w:t>A process that spans multiple systems and steps</w:t>
            </w:r>
          </w:p>
        </w:tc>
        <w:tc>
          <w:tcPr>
            <w:tcW w:w="851" w:type="dxa"/>
            <w:vAlign w:val="center"/>
          </w:tcPr>
          <w:p w14:paraId="4FEBCE24" w14:textId="4FF26A72"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502747" w14:textId="21EA7E2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1FF8D5C" w14:textId="3BF6060B"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3DECF99" w14:textId="68529B1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05CEFDDF" w14:textId="44151CBF"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0EE0CF4" w14:textId="78FC9F3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73EEA3" w14:textId="0E757E1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67BA2251" w14:textId="77777777">
        <w:tc>
          <w:tcPr>
            <w:tcW w:w="2972" w:type="dxa"/>
            <w:vAlign w:val="center"/>
          </w:tcPr>
          <w:p w14:paraId="169D5BA4" w14:textId="6AC37CCD" w:rsidR="00A64567" w:rsidRPr="0041138D" w:rsidRDefault="00A64567" w:rsidP="003662DB">
            <w:pPr>
              <w:rPr>
                <w:szCs w:val="20"/>
              </w:rPr>
            </w:pPr>
            <w:r w:rsidRPr="0041138D">
              <w:rPr>
                <w:rFonts w:asciiTheme="minorHAnsi" w:hAnsiTheme="minorHAnsi"/>
                <w:szCs w:val="20"/>
              </w:rPr>
              <w:t>Long-running state or retry orchestration</w:t>
            </w:r>
          </w:p>
        </w:tc>
        <w:tc>
          <w:tcPr>
            <w:tcW w:w="851" w:type="dxa"/>
            <w:vAlign w:val="center"/>
          </w:tcPr>
          <w:p w14:paraId="2DD15275" w14:textId="6897BC9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52552EF7" w14:textId="202A807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8F7991E" w14:textId="1990058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DB9D024" w14:textId="453065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1C72D06B" w14:textId="6CA29F1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7BB25C74" w14:textId="35BDDB45"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0491C834" w14:textId="4F91BC9C"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r w:rsidR="00A64567" w:rsidRPr="009527A4" w14:paraId="4CE2971B" w14:textId="77777777">
        <w:tc>
          <w:tcPr>
            <w:tcW w:w="2972" w:type="dxa"/>
            <w:vAlign w:val="center"/>
          </w:tcPr>
          <w:p w14:paraId="2BB20DEE" w14:textId="2BCBCCF0" w:rsidR="00A64567" w:rsidRPr="0041138D" w:rsidRDefault="00A64567" w:rsidP="003662DB">
            <w:pPr>
              <w:rPr>
                <w:szCs w:val="20"/>
              </w:rPr>
            </w:pPr>
            <w:r w:rsidRPr="0041138D">
              <w:rPr>
                <w:rFonts w:asciiTheme="minorHAnsi" w:hAnsiTheme="minorHAnsi"/>
                <w:szCs w:val="20"/>
              </w:rPr>
              <w:t>Analytics or data warehousing as the main purpose</w:t>
            </w:r>
          </w:p>
        </w:tc>
        <w:tc>
          <w:tcPr>
            <w:tcW w:w="851" w:type="dxa"/>
            <w:vAlign w:val="center"/>
          </w:tcPr>
          <w:p w14:paraId="68CD3CEC" w14:textId="4481DCC4"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24A7254B" w14:textId="44FF3347"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3B4E75E1" w14:textId="0D5F1019"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4C0D0517" w14:textId="12F958BD"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992" w:type="dxa"/>
            <w:vAlign w:val="center"/>
          </w:tcPr>
          <w:p w14:paraId="2A8920B8" w14:textId="02CE1358"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851" w:type="dxa"/>
            <w:vAlign w:val="center"/>
          </w:tcPr>
          <w:p w14:paraId="69B8F2C1" w14:textId="36C8D1C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c>
          <w:tcPr>
            <w:tcW w:w="1134" w:type="dxa"/>
            <w:vAlign w:val="center"/>
          </w:tcPr>
          <w:p w14:paraId="7745D3FD" w14:textId="5124FC6A" w:rsidR="00A64567" w:rsidRPr="0041138D" w:rsidRDefault="00A64567" w:rsidP="003662DB">
            <w:pPr>
              <w:rPr>
                <w:rFonts w:ascii="Segoe UI Emoji" w:hAnsi="Segoe UI Emoji" w:cs="Segoe UI Emoji"/>
                <w:szCs w:val="20"/>
              </w:rPr>
            </w:pPr>
            <w:r w:rsidRPr="0041138D">
              <w:rPr>
                <w:rFonts w:ascii="Segoe UI Emoji" w:hAnsi="Segoe UI Emoji" w:cs="Segoe UI Emoji"/>
                <w:szCs w:val="20"/>
              </w:rPr>
              <w:t>✅</w:t>
            </w:r>
          </w:p>
        </w:tc>
      </w:tr>
    </w:tbl>
    <w:p w14:paraId="1F79E1F1" w14:textId="77777777" w:rsidR="00E62C5D" w:rsidRDefault="00E62C5D" w:rsidP="0041138D">
      <w:pPr>
        <w:spacing w:after="120"/>
        <w:rPr>
          <w:szCs w:val="20"/>
        </w:rPr>
      </w:pPr>
    </w:p>
    <w:p w14:paraId="78C1F03D" w14:textId="355CA575" w:rsidR="00363CBA" w:rsidRPr="0041138D" w:rsidRDefault="0041138D" w:rsidP="0041138D">
      <w:pPr>
        <w:spacing w:after="120"/>
        <w:rPr>
          <w:szCs w:val="20"/>
        </w:rPr>
      </w:pPr>
      <w:r w:rsidRPr="00DE0875">
        <w:rPr>
          <w:szCs w:val="20"/>
          <w:u w:val="single"/>
        </w:rPr>
        <w:t>Legend</w:t>
      </w:r>
      <w:r w:rsidRPr="0041138D">
        <w:rPr>
          <w:szCs w:val="20"/>
        </w:rPr>
        <w:t>.</w:t>
      </w:r>
    </w:p>
    <w:p w14:paraId="7700C8D6" w14:textId="77777777" w:rsidR="0041138D" w:rsidRP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The pattern is normally suitable for the use case.</w:t>
      </w:r>
    </w:p>
    <w:p w14:paraId="7425BD50" w14:textId="77777777" w:rsidR="0041138D" w:rsidRP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The pattern may be suitable, but requires additional design rationale, controls or governance review.</w:t>
      </w:r>
    </w:p>
    <w:p w14:paraId="66DCA4C4" w14:textId="77777777" w:rsidR="0041138D" w:rsidRDefault="0041138D" w:rsidP="0041138D">
      <w:pPr>
        <w:spacing w:after="46" w:line="270" w:lineRule="auto"/>
        <w:ind w:left="360"/>
        <w:rPr>
          <w:szCs w:val="20"/>
        </w:rPr>
      </w:pPr>
      <w:r w:rsidRPr="0041138D">
        <w:rPr>
          <w:rFonts w:ascii="Segoe UI Emoji" w:hAnsi="Segoe UI Emoji" w:cs="Segoe UI Emoji"/>
          <w:szCs w:val="20"/>
        </w:rPr>
        <w:t>❌</w:t>
      </w:r>
      <w:r w:rsidRPr="0041138D">
        <w:rPr>
          <w:szCs w:val="20"/>
        </w:rPr>
        <w:t xml:space="preserve">  The pattern is not normally suitable for the use case.</w:t>
      </w:r>
    </w:p>
    <w:p w14:paraId="40E16BFF" w14:textId="77777777" w:rsidR="00A64567" w:rsidRPr="0041138D" w:rsidRDefault="00A64567" w:rsidP="0041138D">
      <w:pPr>
        <w:spacing w:after="46" w:line="270" w:lineRule="auto"/>
        <w:ind w:left="360"/>
        <w:rPr>
          <w:szCs w:val="20"/>
        </w:rPr>
      </w:pPr>
    </w:p>
    <w:p w14:paraId="39A9D30A" w14:textId="2AB80464" w:rsidR="0041138D" w:rsidRDefault="0041138D" w:rsidP="0041138D">
      <w:pPr>
        <w:spacing w:before="40" w:after="120"/>
        <w:rPr>
          <w:szCs w:val="20"/>
        </w:rPr>
      </w:pPr>
      <w:r w:rsidRPr="0041138D">
        <w:rPr>
          <w:szCs w:val="20"/>
        </w:rPr>
        <w:t xml:space="preserve">Note: Analytics and data warehousing are served by the data platform, using ADF, Blob, Snowpipe and Snowflake, rather than by an integration pattern. Please see Section </w:t>
      </w:r>
      <w:r w:rsidR="00363CBA">
        <w:rPr>
          <w:szCs w:val="20"/>
        </w:rPr>
        <w:t>9</w:t>
      </w:r>
      <w:r w:rsidRPr="0041138D">
        <w:rPr>
          <w:szCs w:val="20"/>
        </w:rPr>
        <w:t>.</w:t>
      </w:r>
    </w:p>
    <w:p w14:paraId="4311E652" w14:textId="28B92CE4" w:rsidR="0041138D" w:rsidRDefault="0041138D" w:rsidP="0041138D">
      <w:pPr>
        <w:pStyle w:val="Heading2"/>
      </w:pPr>
      <w:bookmarkStart w:id="76" w:name="_Toc239457533"/>
      <w:bookmarkStart w:id="77" w:name="_Toc239852291"/>
      <w:bookmarkStart w:id="78" w:name="_Toc239980598"/>
      <w:bookmarkStart w:id="79" w:name="_Common_Use_Cases"/>
      <w:bookmarkStart w:id="80" w:name="_Toc240018791"/>
      <w:bookmarkEnd w:id="79"/>
      <w:r w:rsidRPr="00FE4F0E">
        <w:t>Common Use Cases</w:t>
      </w:r>
      <w:bookmarkEnd w:id="76"/>
      <w:bookmarkEnd w:id="77"/>
      <w:bookmarkEnd w:id="78"/>
      <w:bookmarkEnd w:id="80"/>
    </w:p>
    <w:p w14:paraId="72FF37DB" w14:textId="77777777" w:rsidR="00363CBA" w:rsidRPr="00363CBA" w:rsidRDefault="00363CBA" w:rsidP="00363CBA"/>
    <w:p w14:paraId="4B7CE29B" w14:textId="4253B8CC" w:rsidR="00E62C5D" w:rsidRDefault="0041138D" w:rsidP="0041138D">
      <w:pPr>
        <w:spacing w:after="120"/>
        <w:rPr>
          <w:szCs w:val="20"/>
        </w:rPr>
      </w:pPr>
      <w:r w:rsidRPr="0041138D">
        <w:rPr>
          <w:szCs w:val="20"/>
        </w:rPr>
        <w:t>The table maps everyday scenarios to the recommended pattern and to the catalogue entry that specifies it in full.</w:t>
      </w:r>
      <w:r w:rsidR="005F0283">
        <w:rPr>
          <w:szCs w:val="20"/>
        </w:rPr>
        <w:br/>
      </w:r>
    </w:p>
    <w:tbl>
      <w:tblPr>
        <w:tblStyle w:val="TableGridLight"/>
        <w:tblW w:w="9351" w:type="dxa"/>
        <w:tblLook w:val="04A0" w:firstRow="1" w:lastRow="0" w:firstColumn="1" w:lastColumn="0" w:noHBand="0" w:noVBand="1"/>
      </w:tblPr>
      <w:tblGrid>
        <w:gridCol w:w="3964"/>
        <w:gridCol w:w="3544"/>
        <w:gridCol w:w="1843"/>
      </w:tblGrid>
      <w:tr w:rsidR="00353812" w:rsidRPr="009527A4" w14:paraId="76486886" w14:textId="77777777" w:rsidTr="00353812">
        <w:tc>
          <w:tcPr>
            <w:tcW w:w="3964" w:type="dxa"/>
            <w:tcBorders>
              <w:top w:val="single" w:sz="12" w:space="0" w:color="000000" w:themeColor="text1"/>
            </w:tcBorders>
            <w:shd w:val="clear" w:color="auto" w:fill="C1CDEC" w:themeFill="accent1" w:themeFillTint="33"/>
          </w:tcPr>
          <w:p w14:paraId="5E057F63" w14:textId="20D01D6E"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Scenario</w:t>
            </w:r>
          </w:p>
        </w:tc>
        <w:tc>
          <w:tcPr>
            <w:tcW w:w="3544" w:type="dxa"/>
            <w:tcBorders>
              <w:top w:val="single" w:sz="12" w:space="0" w:color="000000" w:themeColor="text1"/>
            </w:tcBorders>
            <w:shd w:val="clear" w:color="auto" w:fill="C1CDEC" w:themeFill="accent1" w:themeFillTint="33"/>
          </w:tcPr>
          <w:p w14:paraId="13F4E9E3" w14:textId="6B05D8F4"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Recommended pattern</w:t>
            </w:r>
          </w:p>
        </w:tc>
        <w:tc>
          <w:tcPr>
            <w:tcW w:w="1843" w:type="dxa"/>
            <w:tcBorders>
              <w:top w:val="single" w:sz="12" w:space="0" w:color="000000" w:themeColor="text1"/>
            </w:tcBorders>
            <w:shd w:val="clear" w:color="auto" w:fill="C1CDEC" w:themeFill="accent1" w:themeFillTint="33"/>
          </w:tcPr>
          <w:p w14:paraId="35BD52AD" w14:textId="5A60FA3B"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Catalogue reference</w:t>
            </w:r>
          </w:p>
        </w:tc>
      </w:tr>
      <w:tr w:rsidR="00353812" w:rsidRPr="009527A4" w14:paraId="13800FF6" w14:textId="77777777">
        <w:tc>
          <w:tcPr>
            <w:tcW w:w="3964" w:type="dxa"/>
            <w:vAlign w:val="center"/>
          </w:tcPr>
          <w:p w14:paraId="52DEE4E6" w14:textId="25AA09F4" w:rsidR="00353812" w:rsidRPr="00F94A76" w:rsidRDefault="00353812" w:rsidP="00353812">
            <w:pPr>
              <w:rPr>
                <w:rFonts w:asciiTheme="minorHAnsi" w:hAnsiTheme="minorHAnsi" w:hint="eastAsia"/>
                <w:lang w:eastAsia="en-GB"/>
              </w:rPr>
            </w:pPr>
            <w:r w:rsidRPr="0041138D">
              <w:rPr>
                <w:rFonts w:asciiTheme="minorHAnsi" w:hAnsiTheme="minorHAnsi"/>
                <w:szCs w:val="20"/>
              </w:rPr>
              <w:t>Retrieve or update business data immediately</w:t>
            </w:r>
          </w:p>
        </w:tc>
        <w:tc>
          <w:tcPr>
            <w:tcW w:w="3544" w:type="dxa"/>
            <w:vAlign w:val="center"/>
          </w:tcPr>
          <w:p w14:paraId="4C002E16" w14:textId="074C8F6A" w:rsidR="00353812" w:rsidRPr="00F94A76" w:rsidRDefault="00353812" w:rsidP="00353812">
            <w:pPr>
              <w:rPr>
                <w:rFonts w:asciiTheme="minorHAnsi" w:hAnsiTheme="minorHAnsi" w:hint="eastAsia"/>
                <w:lang w:eastAsia="en-GB"/>
              </w:rPr>
            </w:pPr>
            <w:r w:rsidRPr="0041138D">
              <w:rPr>
                <w:rFonts w:asciiTheme="minorHAnsi" w:hAnsiTheme="minorHAnsi"/>
                <w:szCs w:val="20"/>
              </w:rPr>
              <w:t>REST API through API Management</w:t>
            </w:r>
          </w:p>
        </w:tc>
        <w:tc>
          <w:tcPr>
            <w:tcW w:w="1843" w:type="dxa"/>
            <w:vAlign w:val="center"/>
          </w:tcPr>
          <w:p w14:paraId="3DF4D65D" w14:textId="1F268AB6" w:rsidR="00353812" w:rsidRPr="00F94A76" w:rsidRDefault="00353812" w:rsidP="00353812">
            <w:pPr>
              <w:rPr>
                <w:rFonts w:asciiTheme="minorHAnsi" w:hAnsiTheme="minorHAnsi" w:hint="eastAsia"/>
                <w:lang w:eastAsia="en-GB"/>
              </w:rPr>
            </w:pPr>
            <w:r w:rsidRPr="0041138D">
              <w:rPr>
                <w:rFonts w:asciiTheme="minorHAnsi" w:hAnsiTheme="minorHAnsi"/>
                <w:szCs w:val="20"/>
              </w:rPr>
              <w:t>SFINT1</w:t>
            </w:r>
          </w:p>
        </w:tc>
      </w:tr>
      <w:tr w:rsidR="00353812" w:rsidRPr="009527A4" w14:paraId="1ED417E2" w14:textId="77777777">
        <w:trPr>
          <w:trHeight w:val="58"/>
        </w:trPr>
        <w:tc>
          <w:tcPr>
            <w:tcW w:w="3964" w:type="dxa"/>
            <w:vAlign w:val="center"/>
          </w:tcPr>
          <w:p w14:paraId="32F110BB" w14:textId="24A41A3F" w:rsidR="00353812" w:rsidRPr="00F94A76" w:rsidRDefault="00353812" w:rsidP="00353812">
            <w:pPr>
              <w:rPr>
                <w:rFonts w:asciiTheme="minorHAnsi" w:hAnsiTheme="minorHAnsi" w:hint="eastAsia"/>
                <w:lang w:eastAsia="en-GB"/>
              </w:rPr>
            </w:pPr>
            <w:r w:rsidRPr="0041138D">
              <w:rPr>
                <w:rFonts w:asciiTheme="minorHAnsi" w:hAnsiTheme="minorHAnsi"/>
                <w:szCs w:val="20"/>
              </w:rPr>
              <w:t>Tell another system to perform work, where delayed processing is acceptable</w:t>
            </w:r>
          </w:p>
        </w:tc>
        <w:tc>
          <w:tcPr>
            <w:tcW w:w="3544" w:type="dxa"/>
            <w:vAlign w:val="center"/>
          </w:tcPr>
          <w:p w14:paraId="651BB0E5" w14:textId="468FAA38"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queue, load levelling</w:t>
            </w:r>
          </w:p>
        </w:tc>
        <w:tc>
          <w:tcPr>
            <w:tcW w:w="1843" w:type="dxa"/>
            <w:vAlign w:val="center"/>
          </w:tcPr>
          <w:p w14:paraId="725E2EA9" w14:textId="1081FD30" w:rsidR="00353812" w:rsidRPr="00F94A76" w:rsidRDefault="00353812" w:rsidP="00353812">
            <w:pPr>
              <w:rPr>
                <w:rFonts w:asciiTheme="minorHAnsi" w:hAnsiTheme="minorHAnsi" w:hint="eastAsia"/>
                <w:lang w:eastAsia="en-GB"/>
              </w:rPr>
            </w:pPr>
            <w:r w:rsidRPr="0041138D">
              <w:rPr>
                <w:rFonts w:asciiTheme="minorHAnsi" w:hAnsiTheme="minorHAnsi"/>
                <w:szCs w:val="20"/>
              </w:rPr>
              <w:t>SFINT4</w:t>
            </w:r>
          </w:p>
        </w:tc>
      </w:tr>
      <w:tr w:rsidR="00353812" w:rsidRPr="009527A4" w14:paraId="50698C24" w14:textId="77777777">
        <w:tc>
          <w:tcPr>
            <w:tcW w:w="3964" w:type="dxa"/>
            <w:vAlign w:val="center"/>
          </w:tcPr>
          <w:p w14:paraId="49A502E8" w14:textId="65DAE1EB" w:rsidR="00353812" w:rsidRPr="00F94A76" w:rsidRDefault="00353812" w:rsidP="00353812">
            <w:pPr>
              <w:rPr>
                <w:rFonts w:asciiTheme="minorHAnsi" w:hAnsiTheme="minorHAnsi" w:hint="eastAsia"/>
                <w:lang w:eastAsia="en-GB"/>
              </w:rPr>
            </w:pPr>
            <w:r w:rsidRPr="0041138D">
              <w:rPr>
                <w:rFonts w:asciiTheme="minorHAnsi" w:hAnsiTheme="minorHAnsi"/>
                <w:szCs w:val="20"/>
              </w:rPr>
              <w:t>Have multiple systems react to the same business message</w:t>
            </w:r>
          </w:p>
        </w:tc>
        <w:tc>
          <w:tcPr>
            <w:tcW w:w="3544" w:type="dxa"/>
            <w:vAlign w:val="center"/>
          </w:tcPr>
          <w:p w14:paraId="5A6D54E6" w14:textId="1919D927" w:rsidR="00353812" w:rsidRPr="00F94A76" w:rsidRDefault="00353812" w:rsidP="00353812">
            <w:pPr>
              <w:rPr>
                <w:rFonts w:asciiTheme="minorHAnsi" w:hAnsiTheme="minorHAnsi" w:hint="eastAsia"/>
                <w:lang w:eastAsia="en-GB"/>
              </w:rPr>
            </w:pPr>
            <w:r w:rsidRPr="0041138D">
              <w:rPr>
                <w:rFonts w:asciiTheme="minorHAnsi" w:hAnsiTheme="minorHAnsi"/>
                <w:szCs w:val="20"/>
              </w:rPr>
              <w:t>Service Bus topic, publish and subscribe</w:t>
            </w:r>
          </w:p>
        </w:tc>
        <w:tc>
          <w:tcPr>
            <w:tcW w:w="1843" w:type="dxa"/>
            <w:vAlign w:val="center"/>
          </w:tcPr>
          <w:p w14:paraId="2F5ED47F" w14:textId="0FAC6C69" w:rsidR="00353812" w:rsidRPr="00F94A76" w:rsidRDefault="00353812" w:rsidP="00353812">
            <w:pPr>
              <w:rPr>
                <w:rFonts w:asciiTheme="minorHAnsi" w:hAnsiTheme="minorHAnsi" w:hint="eastAsia"/>
                <w:lang w:eastAsia="en-GB"/>
              </w:rPr>
            </w:pPr>
            <w:r w:rsidRPr="0041138D">
              <w:rPr>
                <w:rFonts w:asciiTheme="minorHAnsi" w:hAnsiTheme="minorHAnsi"/>
                <w:szCs w:val="20"/>
              </w:rPr>
              <w:t>SFINT10</w:t>
            </w:r>
          </w:p>
        </w:tc>
      </w:tr>
      <w:tr w:rsidR="00353812" w:rsidRPr="009527A4" w14:paraId="2A884970" w14:textId="77777777">
        <w:tc>
          <w:tcPr>
            <w:tcW w:w="3964" w:type="dxa"/>
            <w:vAlign w:val="center"/>
          </w:tcPr>
          <w:p w14:paraId="7C3210B9" w14:textId="64C7B74F" w:rsidR="00353812" w:rsidRPr="00F94A76" w:rsidRDefault="00353812" w:rsidP="00353812">
            <w:pPr>
              <w:rPr>
                <w:rFonts w:asciiTheme="minorHAnsi" w:hAnsiTheme="minorHAnsi" w:hint="eastAsia"/>
                <w:lang w:eastAsia="en-GB"/>
              </w:rPr>
            </w:pPr>
            <w:r w:rsidRPr="0041138D">
              <w:rPr>
                <w:rFonts w:asciiTheme="minorHAnsi" w:hAnsiTheme="minorHAnsi"/>
                <w:szCs w:val="20"/>
              </w:rPr>
              <w:t>Notify that a resource change or event occurred</w:t>
            </w:r>
          </w:p>
        </w:tc>
        <w:tc>
          <w:tcPr>
            <w:tcW w:w="3544" w:type="dxa"/>
            <w:vAlign w:val="center"/>
          </w:tcPr>
          <w:p w14:paraId="27B88CA2" w14:textId="5CD03042" w:rsidR="00353812" w:rsidRPr="00F94A76" w:rsidRDefault="00353812" w:rsidP="00353812">
            <w:pPr>
              <w:rPr>
                <w:rFonts w:asciiTheme="minorHAnsi" w:hAnsiTheme="minorHAnsi" w:hint="eastAsia"/>
                <w:lang w:eastAsia="en-GB"/>
              </w:rPr>
            </w:pPr>
            <w:r w:rsidRPr="0041138D">
              <w:rPr>
                <w:rFonts w:asciiTheme="minorHAnsi" w:hAnsiTheme="minorHAnsi"/>
                <w:szCs w:val="20"/>
              </w:rPr>
              <w:t>Event Grid notification</w:t>
            </w:r>
          </w:p>
        </w:tc>
        <w:tc>
          <w:tcPr>
            <w:tcW w:w="1843" w:type="dxa"/>
            <w:vAlign w:val="center"/>
          </w:tcPr>
          <w:p w14:paraId="6DF7ED67" w14:textId="39D836A8" w:rsidR="00353812" w:rsidRPr="00F94A76" w:rsidRDefault="00353812" w:rsidP="00353812">
            <w:pPr>
              <w:rPr>
                <w:rFonts w:asciiTheme="minorHAnsi" w:hAnsiTheme="minorHAnsi" w:hint="eastAsia"/>
                <w:lang w:eastAsia="en-GB"/>
              </w:rPr>
            </w:pPr>
            <w:r w:rsidRPr="0041138D">
              <w:rPr>
                <w:rFonts w:asciiTheme="minorHAnsi" w:hAnsiTheme="minorHAnsi"/>
                <w:szCs w:val="20"/>
              </w:rPr>
              <w:t>SFINT11</w:t>
            </w:r>
          </w:p>
        </w:tc>
      </w:tr>
      <w:tr w:rsidR="00353812" w:rsidRPr="009527A4" w14:paraId="3E682DC6" w14:textId="77777777">
        <w:tc>
          <w:tcPr>
            <w:tcW w:w="3964" w:type="dxa"/>
            <w:vAlign w:val="center"/>
          </w:tcPr>
          <w:p w14:paraId="1D041305" w14:textId="3DB0D7F3" w:rsidR="00353812" w:rsidRPr="0041138D" w:rsidRDefault="00353812" w:rsidP="00353812">
            <w:pPr>
              <w:rPr>
                <w:szCs w:val="20"/>
              </w:rPr>
            </w:pPr>
            <w:r w:rsidRPr="0041138D">
              <w:rPr>
                <w:rFonts w:asciiTheme="minorHAnsi" w:hAnsiTheme="minorHAnsi"/>
                <w:szCs w:val="20"/>
              </w:rPr>
              <w:t>Ingest a high-volume stream, telemetry or near-real-time feed</w:t>
            </w:r>
          </w:p>
        </w:tc>
        <w:tc>
          <w:tcPr>
            <w:tcW w:w="3544" w:type="dxa"/>
            <w:vAlign w:val="center"/>
          </w:tcPr>
          <w:p w14:paraId="405A7245" w14:textId="44596902" w:rsidR="00353812" w:rsidRPr="0041138D" w:rsidRDefault="00353812" w:rsidP="00353812">
            <w:pPr>
              <w:rPr>
                <w:szCs w:val="20"/>
              </w:rPr>
            </w:pPr>
            <w:r w:rsidRPr="0041138D">
              <w:rPr>
                <w:rFonts w:asciiTheme="minorHAnsi" w:hAnsiTheme="minorHAnsi"/>
                <w:szCs w:val="20"/>
              </w:rPr>
              <w:t>Event Hubs stream ingestion</w:t>
            </w:r>
          </w:p>
        </w:tc>
        <w:tc>
          <w:tcPr>
            <w:tcW w:w="1843" w:type="dxa"/>
            <w:vAlign w:val="center"/>
          </w:tcPr>
          <w:p w14:paraId="68DE9788" w14:textId="351E4280" w:rsidR="00353812" w:rsidRPr="0041138D" w:rsidRDefault="00353812" w:rsidP="00353812">
            <w:pPr>
              <w:rPr>
                <w:szCs w:val="20"/>
              </w:rPr>
            </w:pPr>
            <w:r w:rsidRPr="0041138D">
              <w:rPr>
                <w:rFonts w:asciiTheme="minorHAnsi" w:hAnsiTheme="minorHAnsi"/>
                <w:szCs w:val="20"/>
              </w:rPr>
              <w:t>SFINT14</w:t>
            </w:r>
          </w:p>
        </w:tc>
      </w:tr>
      <w:tr w:rsidR="00353812" w:rsidRPr="009527A4" w14:paraId="1921B3CF" w14:textId="77777777">
        <w:tc>
          <w:tcPr>
            <w:tcW w:w="3964" w:type="dxa"/>
            <w:vAlign w:val="center"/>
          </w:tcPr>
          <w:p w14:paraId="5F118B80" w14:textId="3CFBDC73" w:rsidR="00353812" w:rsidRPr="0041138D" w:rsidRDefault="00353812" w:rsidP="00353812">
            <w:pPr>
              <w:rPr>
                <w:szCs w:val="20"/>
              </w:rPr>
            </w:pPr>
            <w:r w:rsidRPr="0041138D">
              <w:rPr>
                <w:rFonts w:asciiTheme="minorHAnsi" w:hAnsiTheme="minorHAnsi"/>
                <w:szCs w:val="20"/>
              </w:rPr>
              <w:t>Run a multi-step process with conditional routing and exception handling</w:t>
            </w:r>
          </w:p>
        </w:tc>
        <w:tc>
          <w:tcPr>
            <w:tcW w:w="3544" w:type="dxa"/>
            <w:vAlign w:val="center"/>
          </w:tcPr>
          <w:p w14:paraId="3F21A66F" w14:textId="2544EFDC" w:rsidR="00353812" w:rsidRPr="0041138D" w:rsidRDefault="00353812" w:rsidP="00353812">
            <w:pPr>
              <w:rPr>
                <w:szCs w:val="20"/>
              </w:rPr>
            </w:pPr>
            <w:r w:rsidRPr="0041138D">
              <w:rPr>
                <w:rFonts w:asciiTheme="minorHAnsi" w:hAnsiTheme="minorHAnsi"/>
                <w:szCs w:val="20"/>
              </w:rPr>
              <w:t>Logic Apps orchestration</w:t>
            </w:r>
          </w:p>
        </w:tc>
        <w:tc>
          <w:tcPr>
            <w:tcW w:w="1843" w:type="dxa"/>
            <w:vAlign w:val="center"/>
          </w:tcPr>
          <w:p w14:paraId="08FAD09C" w14:textId="60B29AB8" w:rsidR="00353812" w:rsidRPr="0041138D" w:rsidRDefault="00353812" w:rsidP="00353812">
            <w:pPr>
              <w:rPr>
                <w:szCs w:val="20"/>
              </w:rPr>
            </w:pPr>
            <w:r w:rsidRPr="0041138D">
              <w:rPr>
                <w:rFonts w:asciiTheme="minorHAnsi" w:hAnsiTheme="minorHAnsi"/>
                <w:szCs w:val="20"/>
              </w:rPr>
              <w:t>SFINT15</w:t>
            </w:r>
          </w:p>
        </w:tc>
      </w:tr>
      <w:tr w:rsidR="00353812" w:rsidRPr="009527A4" w14:paraId="3D7326EB" w14:textId="77777777">
        <w:tc>
          <w:tcPr>
            <w:tcW w:w="3964" w:type="dxa"/>
            <w:vAlign w:val="center"/>
          </w:tcPr>
          <w:p w14:paraId="3C268B74" w14:textId="05A8EB6D" w:rsidR="00353812" w:rsidRPr="0041138D" w:rsidRDefault="00353812" w:rsidP="00353812">
            <w:pPr>
              <w:rPr>
                <w:szCs w:val="20"/>
              </w:rPr>
            </w:pPr>
            <w:r w:rsidRPr="0041138D">
              <w:rPr>
                <w:rFonts w:asciiTheme="minorHAnsi" w:hAnsiTheme="minorHAnsi"/>
                <w:szCs w:val="20"/>
              </w:rPr>
              <w:t>Apply a small code-based transformation or validation step</w:t>
            </w:r>
          </w:p>
        </w:tc>
        <w:tc>
          <w:tcPr>
            <w:tcW w:w="3544" w:type="dxa"/>
            <w:vAlign w:val="center"/>
          </w:tcPr>
          <w:p w14:paraId="2DC0AC12" w14:textId="3C5C7736" w:rsidR="00353812" w:rsidRPr="0041138D" w:rsidRDefault="00353812" w:rsidP="00353812">
            <w:pPr>
              <w:rPr>
                <w:szCs w:val="20"/>
              </w:rPr>
            </w:pPr>
            <w:r w:rsidRPr="0041138D">
              <w:rPr>
                <w:rFonts w:asciiTheme="minorHAnsi" w:hAnsiTheme="minorHAnsi"/>
                <w:szCs w:val="20"/>
              </w:rPr>
              <w:t>Azure Function, message translator</w:t>
            </w:r>
          </w:p>
        </w:tc>
        <w:tc>
          <w:tcPr>
            <w:tcW w:w="1843" w:type="dxa"/>
            <w:vAlign w:val="center"/>
          </w:tcPr>
          <w:p w14:paraId="5396060E" w14:textId="01C6F7A3" w:rsidR="00353812" w:rsidRPr="0041138D" w:rsidRDefault="00122229" w:rsidP="00353812">
            <w:pPr>
              <w:rPr>
                <w:szCs w:val="20"/>
              </w:rPr>
            </w:pPr>
            <w:r>
              <w:rPr>
                <w:rFonts w:asciiTheme="minorHAnsi" w:hAnsiTheme="minorHAnsi"/>
                <w:szCs w:val="20"/>
              </w:rPr>
              <w:t>SFINT21</w:t>
            </w:r>
          </w:p>
        </w:tc>
      </w:tr>
      <w:tr w:rsidR="00353812" w:rsidRPr="009527A4" w14:paraId="216E927A" w14:textId="77777777">
        <w:tc>
          <w:tcPr>
            <w:tcW w:w="3964" w:type="dxa"/>
            <w:vAlign w:val="center"/>
          </w:tcPr>
          <w:p w14:paraId="4BF6CD83" w14:textId="29F6232B" w:rsidR="00353812" w:rsidRPr="0041138D" w:rsidRDefault="00353812" w:rsidP="00353812">
            <w:pPr>
              <w:rPr>
                <w:szCs w:val="20"/>
              </w:rPr>
            </w:pPr>
            <w:r w:rsidRPr="0041138D">
              <w:rPr>
                <w:rFonts w:asciiTheme="minorHAnsi" w:hAnsiTheme="minorHAnsi"/>
                <w:szCs w:val="20"/>
              </w:rPr>
              <w:t>Ingest a batch into Snowflake for reporting or analytics</w:t>
            </w:r>
          </w:p>
        </w:tc>
        <w:tc>
          <w:tcPr>
            <w:tcW w:w="3544" w:type="dxa"/>
            <w:vAlign w:val="center"/>
          </w:tcPr>
          <w:p w14:paraId="5636F4F4" w14:textId="62B00215" w:rsidR="00353812" w:rsidRPr="0041138D" w:rsidRDefault="00353812" w:rsidP="00353812">
            <w:pPr>
              <w:rPr>
                <w:szCs w:val="20"/>
              </w:rPr>
            </w:pPr>
            <w:r w:rsidRPr="0041138D">
              <w:rPr>
                <w:rFonts w:asciiTheme="minorHAnsi" w:hAnsiTheme="minorHAnsi"/>
                <w:szCs w:val="20"/>
              </w:rPr>
              <w:t>Data platform pattern, ADF, Blob, Snowpipe</w:t>
            </w:r>
          </w:p>
        </w:tc>
        <w:tc>
          <w:tcPr>
            <w:tcW w:w="1843" w:type="dxa"/>
            <w:vAlign w:val="center"/>
          </w:tcPr>
          <w:p w14:paraId="156010BB" w14:textId="154CDB30" w:rsidR="00353812" w:rsidRPr="0041138D" w:rsidRDefault="00353812" w:rsidP="00353812">
            <w:pPr>
              <w:rPr>
                <w:szCs w:val="20"/>
              </w:rPr>
            </w:pPr>
            <w:r w:rsidRPr="0041138D">
              <w:rPr>
                <w:rFonts w:asciiTheme="minorHAnsi" w:hAnsiTheme="minorHAnsi"/>
                <w:szCs w:val="20"/>
              </w:rPr>
              <w:t xml:space="preserve">Section </w:t>
            </w:r>
            <w:r>
              <w:rPr>
                <w:szCs w:val="20"/>
              </w:rPr>
              <w:t>9</w:t>
            </w:r>
          </w:p>
        </w:tc>
      </w:tr>
      <w:tr w:rsidR="00353812" w:rsidRPr="009527A4" w14:paraId="1A4BCD8A" w14:textId="77777777">
        <w:tc>
          <w:tcPr>
            <w:tcW w:w="3964" w:type="dxa"/>
            <w:vAlign w:val="center"/>
          </w:tcPr>
          <w:p w14:paraId="345195B7" w14:textId="6918EA31" w:rsidR="00353812" w:rsidRPr="0041138D" w:rsidRDefault="00353812" w:rsidP="00353812">
            <w:pPr>
              <w:rPr>
                <w:szCs w:val="20"/>
              </w:rPr>
            </w:pPr>
            <w:r w:rsidRPr="0041138D">
              <w:rPr>
                <w:rFonts w:asciiTheme="minorHAnsi" w:hAnsiTheme="minorHAnsi"/>
                <w:szCs w:val="20"/>
              </w:rPr>
              <w:t>Run an operational real-time transaction between applications</w:t>
            </w:r>
          </w:p>
        </w:tc>
        <w:tc>
          <w:tcPr>
            <w:tcW w:w="3544" w:type="dxa"/>
            <w:vAlign w:val="center"/>
          </w:tcPr>
          <w:p w14:paraId="38E96513" w14:textId="7BDD4971" w:rsidR="00353812" w:rsidRPr="0041138D" w:rsidRDefault="00353812" w:rsidP="00353812">
            <w:pPr>
              <w:rPr>
                <w:szCs w:val="20"/>
              </w:rPr>
            </w:pPr>
            <w:r w:rsidRPr="0041138D">
              <w:rPr>
                <w:rFonts w:asciiTheme="minorHAnsi" w:hAnsiTheme="minorHAnsi"/>
                <w:szCs w:val="20"/>
              </w:rPr>
              <w:t>API or messaging pattern, not Snowflake as an intermediary</w:t>
            </w:r>
          </w:p>
        </w:tc>
        <w:tc>
          <w:tcPr>
            <w:tcW w:w="1843" w:type="dxa"/>
            <w:vAlign w:val="center"/>
          </w:tcPr>
          <w:p w14:paraId="6CD74A57" w14:textId="7357669D" w:rsidR="00353812" w:rsidRPr="0041138D" w:rsidRDefault="00353812" w:rsidP="00353812">
            <w:pPr>
              <w:rPr>
                <w:szCs w:val="20"/>
              </w:rPr>
            </w:pPr>
            <w:r w:rsidRPr="0041138D">
              <w:rPr>
                <w:rFonts w:asciiTheme="minorHAnsi" w:hAnsiTheme="minorHAnsi"/>
                <w:szCs w:val="20"/>
              </w:rPr>
              <w:t>SFINT1 to SFINT9</w:t>
            </w:r>
          </w:p>
        </w:tc>
      </w:tr>
    </w:tbl>
    <w:p w14:paraId="64FDB50D" w14:textId="77777777" w:rsidR="0041138D" w:rsidRPr="0041138D" w:rsidRDefault="0041138D" w:rsidP="0041138D">
      <w:pPr>
        <w:spacing w:after="120"/>
        <w:rPr>
          <w:szCs w:val="20"/>
        </w:rPr>
      </w:pPr>
    </w:p>
    <w:p w14:paraId="74179EDE" w14:textId="5635FF86" w:rsidR="0041138D" w:rsidRDefault="0041138D" w:rsidP="0041138D">
      <w:pPr>
        <w:pStyle w:val="Heading2"/>
      </w:pPr>
      <w:bookmarkStart w:id="81" w:name="_7.3_Detailed_Architecture"/>
      <w:bookmarkStart w:id="82" w:name="_Toc239457534"/>
      <w:bookmarkStart w:id="83" w:name="_Toc239852292"/>
      <w:bookmarkStart w:id="84" w:name="_Toc239980599"/>
      <w:bookmarkStart w:id="85" w:name="_Detailed_Decision_Tree"/>
      <w:bookmarkStart w:id="86" w:name="_Toc240018792"/>
      <w:bookmarkEnd w:id="81"/>
      <w:bookmarkEnd w:id="85"/>
      <w:r w:rsidRPr="00FE4F0E">
        <w:t>Detailed Decision Tree</w:t>
      </w:r>
      <w:bookmarkEnd w:id="82"/>
      <w:bookmarkEnd w:id="83"/>
      <w:bookmarkEnd w:id="84"/>
      <w:bookmarkEnd w:id="86"/>
    </w:p>
    <w:p w14:paraId="2A2FD4AD" w14:textId="77777777" w:rsidR="00FE4F0E" w:rsidRPr="00FE4F0E" w:rsidRDefault="00FE4F0E" w:rsidP="00FE4F0E"/>
    <w:p w14:paraId="4936A11C" w14:textId="52008546" w:rsidR="0041138D" w:rsidRPr="0041138D" w:rsidRDefault="0041138D" w:rsidP="0041138D">
      <w:pPr>
        <w:spacing w:after="120"/>
        <w:rPr>
          <w:szCs w:val="20"/>
        </w:rPr>
      </w:pPr>
      <w:r w:rsidRPr="0041138D">
        <w:rPr>
          <w:szCs w:val="20"/>
        </w:rPr>
        <w:t xml:space="preserve">The decision tree below resolves an integration need to a pattern family by asking about interaction style, timing and delivery guarantees, read from the top, and it names no technology. The matrix in </w:t>
      </w:r>
      <w:r w:rsidR="00363CBA">
        <w:rPr>
          <w:szCs w:val="20"/>
        </w:rPr>
        <w:t>7</w:t>
      </w:r>
      <w:r w:rsidRPr="0041138D">
        <w:rPr>
          <w:szCs w:val="20"/>
        </w:rPr>
        <w:t xml:space="preserve">.1 then maps the chosen family to the Azure capabilities that realise it, and the catalogue in Section </w:t>
      </w:r>
      <w:r w:rsidR="00363CBA">
        <w:rPr>
          <w:szCs w:val="20"/>
        </w:rPr>
        <w:t>8</w:t>
      </w:r>
      <w:r w:rsidRPr="0041138D">
        <w:rPr>
          <w:szCs w:val="20"/>
        </w:rPr>
        <w:t xml:space="preserve"> specifies each pattern in full.</w:t>
      </w:r>
    </w:p>
    <w:p w14:paraId="4FCF8FC1" w14:textId="77777777" w:rsidR="0041138D" w:rsidRPr="0041138D" w:rsidRDefault="0041138D" w:rsidP="0041138D">
      <w:pPr>
        <w:spacing w:before="90" w:after="130"/>
        <w:rPr>
          <w:szCs w:val="20"/>
        </w:rPr>
      </w:pPr>
    </w:p>
    <w:p w14:paraId="68CABE1F" w14:textId="77777777" w:rsidR="0041138D" w:rsidRPr="0041138D" w:rsidRDefault="0041138D" w:rsidP="0041138D">
      <w:pPr>
        <w:spacing w:before="90" w:after="130"/>
        <w:rPr>
          <w:szCs w:val="20"/>
        </w:rPr>
      </w:pPr>
      <w:r w:rsidRPr="0041138D">
        <w:rPr>
          <w:noProof/>
          <w:szCs w:val="20"/>
        </w:rPr>
        <w:drawing>
          <wp:inline distT="0" distB="0" distL="0" distR="0" wp14:anchorId="09BACE1D" wp14:editId="184A0594">
            <wp:extent cx="5466212" cy="3175000"/>
            <wp:effectExtent l="0" t="0" r="1270" b="6350"/>
            <wp:docPr id="617880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7955" cy="3181821"/>
                    </a:xfrm>
                    <a:prstGeom prst="rect">
                      <a:avLst/>
                    </a:prstGeom>
                    <a:noFill/>
                  </pic:spPr>
                </pic:pic>
              </a:graphicData>
            </a:graphic>
          </wp:inline>
        </w:drawing>
      </w:r>
    </w:p>
    <w:p w14:paraId="429272E8" w14:textId="2C7E8516" w:rsidR="0041138D" w:rsidRDefault="00FE4F0E" w:rsidP="0041138D">
      <w:pPr>
        <w:pStyle w:val="Heading2"/>
      </w:pPr>
      <w:bookmarkStart w:id="87" w:name="_Toc239980600"/>
      <w:bookmarkStart w:id="88" w:name="_Example"/>
      <w:bookmarkStart w:id="89" w:name="_Toc240018793"/>
      <w:bookmarkEnd w:id="88"/>
      <w:r>
        <w:t>E</w:t>
      </w:r>
      <w:r w:rsidR="0041138D" w:rsidRPr="00FE4F0E">
        <w:t>xample</w:t>
      </w:r>
      <w:bookmarkEnd w:id="87"/>
      <w:bookmarkEnd w:id="89"/>
    </w:p>
    <w:p w14:paraId="6729A565" w14:textId="77777777" w:rsidR="00FE4F0E" w:rsidRPr="00FE4F0E" w:rsidRDefault="00FE4F0E" w:rsidP="00FE4F0E"/>
    <w:p w14:paraId="074F165C" w14:textId="159517DE" w:rsidR="0041138D" w:rsidRDefault="0041138D" w:rsidP="0041138D">
      <w:pPr>
        <w:rPr>
          <w:szCs w:val="20"/>
        </w:rPr>
      </w:pPr>
      <w:r w:rsidRPr="0041138D">
        <w:rPr>
          <w:szCs w:val="20"/>
        </w:rPr>
        <w:t xml:space="preserve">This example demonstrates the application of the </w:t>
      </w:r>
      <w:r w:rsidR="00A624E6">
        <w:rPr>
          <w:szCs w:val="20"/>
        </w:rPr>
        <w:t>Systems Integration Framework</w:t>
      </w:r>
      <w:r w:rsidRPr="0041138D">
        <w:rPr>
          <w:szCs w:val="20"/>
        </w:rPr>
        <w:t xml:space="preserve"> to a representative insurance integration scenario, illustrating how decision guidance, architectural patterns and governance controls are applied together.</w:t>
      </w:r>
    </w:p>
    <w:p w14:paraId="788FE589" w14:textId="77777777" w:rsidR="00FE4F0E" w:rsidRPr="0041138D" w:rsidRDefault="00FE4F0E" w:rsidP="0041138D">
      <w:pPr>
        <w:rPr>
          <w:szCs w:val="20"/>
        </w:rPr>
      </w:pPr>
    </w:p>
    <w:p w14:paraId="0019865E" w14:textId="77777777" w:rsidR="0041138D" w:rsidRDefault="0041138D" w:rsidP="0041138D">
      <w:pPr>
        <w:spacing w:before="40" w:after="110"/>
        <w:rPr>
          <w:szCs w:val="20"/>
        </w:rPr>
      </w:pPr>
      <w:r w:rsidRPr="0041138D">
        <w:rPr>
          <w:b/>
          <w:szCs w:val="20"/>
        </w:rPr>
        <w:t xml:space="preserve">The problem. </w:t>
      </w:r>
      <w:r w:rsidRPr="0041138D">
        <w:rPr>
          <w:szCs w:val="20"/>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6E446770" w14:textId="77777777" w:rsidR="0041138D" w:rsidRPr="0041138D" w:rsidRDefault="0041138D" w:rsidP="0041138D">
      <w:pPr>
        <w:spacing w:before="40" w:after="110"/>
        <w:rPr>
          <w:szCs w:val="20"/>
        </w:rPr>
      </w:pPr>
      <w:r w:rsidRPr="0041138D">
        <w:rPr>
          <w:b/>
          <w:szCs w:val="20"/>
        </w:rPr>
        <w:t xml:space="preserve">Using the document. </w:t>
      </w:r>
    </w:p>
    <w:p w14:paraId="514122BB" w14:textId="057DABBD" w:rsidR="0041138D" w:rsidRPr="00C64372" w:rsidRDefault="0041138D">
      <w:pPr>
        <w:pStyle w:val="ListParagraph"/>
        <w:numPr>
          <w:ilvl w:val="0"/>
          <w:numId w:val="17"/>
        </w:numPr>
        <w:spacing w:after="46" w:line="270" w:lineRule="auto"/>
        <w:rPr>
          <w:b/>
          <w:szCs w:val="20"/>
        </w:rPr>
      </w:pPr>
      <w:r w:rsidRPr="00C64372">
        <w:rPr>
          <w:b/>
          <w:szCs w:val="20"/>
        </w:rPr>
        <w:t xml:space="preserve">Pattern Selection Process - </w:t>
      </w:r>
      <w:r w:rsidRPr="00C64372">
        <w:rPr>
          <w:szCs w:val="20"/>
        </w:rPr>
        <w:t xml:space="preserve">The task is to choose a pattern for a specific need, so the reading path sends the reader to the decision tree in </w:t>
      </w:r>
      <w:r w:rsidR="00363CBA" w:rsidRPr="00C64372">
        <w:rPr>
          <w:szCs w:val="20"/>
        </w:rPr>
        <w:t>7</w:t>
      </w:r>
      <w:r w:rsidRPr="00C64372">
        <w:rPr>
          <w:szCs w:val="20"/>
        </w:rPr>
        <w:t xml:space="preserve">.3 and then the catalogue in Section </w:t>
      </w:r>
      <w:r w:rsidR="00363CBA" w:rsidRPr="00C64372">
        <w:rPr>
          <w:szCs w:val="20"/>
        </w:rPr>
        <w:t>8</w:t>
      </w:r>
      <w:r w:rsidRPr="00C64372">
        <w:rPr>
          <w:szCs w:val="20"/>
        </w:rPr>
        <w:t>.</w:t>
      </w:r>
    </w:p>
    <w:p w14:paraId="4ADE4EE7" w14:textId="38ED623C" w:rsidR="0041138D" w:rsidRPr="00C64372" w:rsidRDefault="0041138D">
      <w:pPr>
        <w:pStyle w:val="ListParagraph"/>
        <w:numPr>
          <w:ilvl w:val="0"/>
          <w:numId w:val="17"/>
        </w:numPr>
        <w:spacing w:after="46" w:line="270" w:lineRule="auto"/>
        <w:rPr>
          <w:szCs w:val="20"/>
        </w:rPr>
      </w:pPr>
      <w:r w:rsidRPr="00C64372">
        <w:rPr>
          <w:b/>
          <w:szCs w:val="20"/>
        </w:rPr>
        <w:t>The decision tree (</w:t>
      </w:r>
      <w:r w:rsidR="00363CBA" w:rsidRPr="00C64372">
        <w:rPr>
          <w:b/>
          <w:szCs w:val="20"/>
        </w:rPr>
        <w:t>7</w:t>
      </w:r>
      <w:r w:rsidRPr="00C64372">
        <w:rPr>
          <w:b/>
          <w:szCs w:val="20"/>
        </w:rPr>
        <w:t xml:space="preserve">.3) - </w:t>
      </w:r>
      <w:r w:rsidRPr="00C64372">
        <w:rPr>
          <w:szCs w:val="20"/>
        </w:rPr>
        <w:t>The scenario is plainly multi-step, so it is split into its parts, and each part is read from the top of the tree, landing on one pattern family with no technology chosen yet.</w:t>
      </w:r>
    </w:p>
    <w:p w14:paraId="2397A8EA" w14:textId="77777777" w:rsidR="00C64372" w:rsidRPr="00C64372" w:rsidRDefault="0041138D">
      <w:pPr>
        <w:pStyle w:val="ListParagraph"/>
        <w:numPr>
          <w:ilvl w:val="0"/>
          <w:numId w:val="17"/>
        </w:numPr>
        <w:spacing w:after="46" w:line="270" w:lineRule="auto"/>
        <w:rPr>
          <w:szCs w:val="20"/>
        </w:rPr>
      </w:pPr>
      <w:r w:rsidRPr="00C64372">
        <w:rPr>
          <w:b/>
          <w:szCs w:val="20"/>
        </w:rPr>
        <w:t>The matrix and use cases (</w:t>
      </w:r>
      <w:r w:rsidR="00363CBA" w:rsidRPr="00C64372">
        <w:rPr>
          <w:b/>
          <w:szCs w:val="20"/>
        </w:rPr>
        <w:t>7</w:t>
      </w:r>
      <w:r w:rsidRPr="00C64372">
        <w:rPr>
          <w:b/>
          <w:szCs w:val="20"/>
        </w:rPr>
        <w:t xml:space="preserve">.1 and </w:t>
      </w:r>
      <w:r w:rsidR="00363CBA" w:rsidRPr="00C64372">
        <w:rPr>
          <w:b/>
          <w:szCs w:val="20"/>
        </w:rPr>
        <w:t>7</w:t>
      </w:r>
      <w:r w:rsidRPr="00C64372">
        <w:rPr>
          <w:b/>
          <w:szCs w:val="20"/>
        </w:rPr>
        <w:t>.2) -</w:t>
      </w:r>
      <w:r w:rsidRPr="00C64372" w:rsidDel="003F3905">
        <w:rPr>
          <w:b/>
          <w:szCs w:val="20"/>
        </w:rPr>
        <w:t xml:space="preserve"> </w:t>
      </w:r>
      <w:r w:rsidRPr="00C64372">
        <w:rPr>
          <w:szCs w:val="20"/>
        </w:rPr>
        <w:t>The matrix confirms the Azure capability that realises each family, and the common use cases show the same scenarios already recognised, so nothing is invented.</w:t>
      </w:r>
    </w:p>
    <w:p w14:paraId="0242FE26" w14:textId="77777777" w:rsidR="00C64372" w:rsidRPr="00C64372" w:rsidRDefault="0041138D">
      <w:pPr>
        <w:pStyle w:val="ListParagraph"/>
        <w:numPr>
          <w:ilvl w:val="0"/>
          <w:numId w:val="17"/>
        </w:numPr>
        <w:spacing w:after="46" w:line="270" w:lineRule="auto"/>
        <w:rPr>
          <w:szCs w:val="20"/>
        </w:rPr>
      </w:pPr>
      <w:r w:rsidRPr="00C64372">
        <w:rPr>
          <w:b/>
          <w:szCs w:val="20"/>
        </w:rPr>
        <w:t xml:space="preserve">The catalogue (Section </w:t>
      </w:r>
      <w:r w:rsidR="00363CBA" w:rsidRPr="00C64372">
        <w:rPr>
          <w:b/>
          <w:szCs w:val="20"/>
        </w:rPr>
        <w:t>8</w:t>
      </w:r>
      <w:r w:rsidRPr="00C64372">
        <w:rPr>
          <w:b/>
          <w:szCs w:val="20"/>
        </w:rPr>
        <w:t xml:space="preserve">) - </w:t>
      </w:r>
      <w:r w:rsidRPr="00C64372">
        <w:rPr>
          <w:szCs w:val="20"/>
        </w:rPr>
        <w:t>Each chosen pattern is opened for its full specification, the problem it solves, the solution, when to use and avoid it, its security boundary and its non-functional profile.</w:t>
      </w:r>
    </w:p>
    <w:p w14:paraId="079A07ED" w14:textId="0F3513BD" w:rsidR="00FE4F0E" w:rsidRPr="00C64372" w:rsidRDefault="0041138D">
      <w:pPr>
        <w:pStyle w:val="ListParagraph"/>
        <w:numPr>
          <w:ilvl w:val="0"/>
          <w:numId w:val="17"/>
        </w:numPr>
        <w:spacing w:after="46" w:line="270" w:lineRule="auto"/>
        <w:rPr>
          <w:b/>
          <w:szCs w:val="20"/>
        </w:rPr>
      </w:pPr>
      <w:r w:rsidRPr="00C64372">
        <w:rPr>
          <w:b/>
          <w:szCs w:val="20"/>
        </w:rPr>
        <w:t xml:space="preserve">Scope and governance (Sections </w:t>
      </w:r>
      <w:r w:rsidR="00363CBA" w:rsidRPr="00C64372">
        <w:rPr>
          <w:b/>
          <w:szCs w:val="20"/>
        </w:rPr>
        <w:t>10</w:t>
      </w:r>
      <w:r w:rsidRPr="00C64372">
        <w:rPr>
          <w:b/>
          <w:szCs w:val="20"/>
        </w:rPr>
        <w:t>, 1</w:t>
      </w:r>
      <w:r w:rsidR="00363CBA" w:rsidRPr="00C64372">
        <w:rPr>
          <w:b/>
          <w:szCs w:val="20"/>
        </w:rPr>
        <w:t>2</w:t>
      </w:r>
      <w:r w:rsidRPr="00C64372">
        <w:rPr>
          <w:b/>
          <w:szCs w:val="20"/>
        </w:rPr>
        <w:t xml:space="preserve"> and 1</w:t>
      </w:r>
      <w:r w:rsidR="00363CBA" w:rsidRPr="00C64372">
        <w:rPr>
          <w:b/>
          <w:szCs w:val="20"/>
        </w:rPr>
        <w:t>3</w:t>
      </w:r>
      <w:r w:rsidRPr="00C64372">
        <w:rPr>
          <w:b/>
          <w:szCs w:val="20"/>
        </w:rPr>
        <w:t xml:space="preserve">) - </w:t>
      </w:r>
      <w:r w:rsidRPr="00C64372">
        <w:rPr>
          <w:szCs w:val="20"/>
        </w:rPr>
        <w:t xml:space="preserve">Section </w:t>
      </w:r>
      <w:r w:rsidR="00363CBA" w:rsidRPr="00C64372">
        <w:rPr>
          <w:szCs w:val="20"/>
        </w:rPr>
        <w:t>10</w:t>
      </w:r>
      <w:r w:rsidRPr="00C64372">
        <w:rPr>
          <w:szCs w:val="20"/>
        </w:rPr>
        <w:t xml:space="preserve"> places the insurance scenario, Section 1</w:t>
      </w:r>
      <w:r w:rsidR="00363CBA" w:rsidRPr="00C64372">
        <w:rPr>
          <w:szCs w:val="20"/>
        </w:rPr>
        <w:t>2</w:t>
      </w:r>
      <w:r w:rsidRPr="00C64372">
        <w:rPr>
          <w:szCs w:val="20"/>
        </w:rPr>
        <w:t xml:space="preserve"> sets the guardrails and Section 1</w:t>
      </w:r>
      <w:r w:rsidR="00363CBA" w:rsidRPr="00C64372">
        <w:rPr>
          <w:szCs w:val="20"/>
        </w:rPr>
        <w:t>3</w:t>
      </w:r>
      <w:r w:rsidRPr="00C64372">
        <w:rPr>
          <w:szCs w:val="20"/>
        </w:rPr>
        <w:t xml:space="preserve"> describes how the design goes to the Technical Design Authority for sign-off.</w:t>
      </w:r>
    </w:p>
    <w:p w14:paraId="0A72C405" w14:textId="77777777" w:rsidR="00FE4F0E" w:rsidRPr="0041138D" w:rsidRDefault="00FE4F0E" w:rsidP="00FE4F0E">
      <w:pPr>
        <w:pStyle w:val="ListParagraph"/>
        <w:numPr>
          <w:ilvl w:val="0"/>
          <w:numId w:val="0"/>
        </w:numPr>
        <w:spacing w:after="46" w:line="270" w:lineRule="auto"/>
        <w:ind w:left="360"/>
        <w:contextualSpacing w:val="0"/>
        <w:rPr>
          <w:szCs w:val="20"/>
        </w:rPr>
      </w:pPr>
    </w:p>
    <w:p w14:paraId="21ED6168" w14:textId="77777777" w:rsidR="0041138D" w:rsidRPr="0041138D" w:rsidRDefault="0041138D" w:rsidP="0041138D">
      <w:pPr>
        <w:spacing w:before="40" w:after="110"/>
        <w:rPr>
          <w:szCs w:val="20"/>
        </w:rPr>
      </w:pPr>
      <w:r w:rsidRPr="0041138D">
        <w:rPr>
          <w:b/>
          <w:szCs w:val="20"/>
        </w:rPr>
        <w:t xml:space="preserve">Walking the decision. </w:t>
      </w:r>
    </w:p>
    <w:p w14:paraId="2ABE8D01" w14:textId="6EA556AC"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Inbound bordereau. </w:t>
      </w:r>
      <w:r w:rsidRPr="0041138D">
        <w:rPr>
          <w:szCs w:val="20"/>
        </w:rPr>
        <w:t>The submission is a file, so it is taken in through event-driven file ingestion (</w:t>
      </w:r>
      <w:r w:rsidR="00122229">
        <w:rPr>
          <w:szCs w:val="20"/>
        </w:rPr>
        <w:t>SFINT19</w:t>
      </w:r>
      <w:r w:rsidRPr="0041138D">
        <w:rPr>
          <w:szCs w:val="20"/>
        </w:rPr>
        <w:t>).</w:t>
      </w:r>
    </w:p>
    <w:p w14:paraId="6B341802" w14:textId="0DDFBC81"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Into the internal model. </w:t>
      </w:r>
      <w:r w:rsidRPr="0041138D">
        <w:rPr>
          <w:szCs w:val="20"/>
        </w:rPr>
        <w:t>The broker format is not the Chaucer format, so the payload is translated to the canonical model before anything downstream sees it (</w:t>
      </w:r>
      <w:r w:rsidR="00122229">
        <w:rPr>
          <w:szCs w:val="20"/>
        </w:rPr>
        <w:t>SFINT21</w:t>
      </w:r>
      <w:r w:rsidRPr="0041138D">
        <w:rPr>
          <w:szCs w:val="20"/>
        </w:rPr>
        <w:t>).</w:t>
      </w:r>
    </w:p>
    <w:p w14:paraId="4889EADB"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core process. </w:t>
      </w:r>
      <w:r w:rsidRPr="0041138D">
        <w:rPr>
          <w:szCs w:val="20"/>
        </w:rPr>
        <w:t>The work spans several systems and runs long, with validation and calculation, so it resolves to orchestration (SFINT15), which sequences validate, calculate accumulation and confirm the bind.</w:t>
      </w:r>
    </w:p>
    <w:p w14:paraId="6E039D36" w14:textId="77777777" w:rsidR="0041138D" w:rsidRPr="0041138D" w:rsidRDefault="0041138D">
      <w:pPr>
        <w:pStyle w:val="ListParagraph"/>
        <w:numPr>
          <w:ilvl w:val="0"/>
          <w:numId w:val="16"/>
        </w:numPr>
        <w:spacing w:after="46" w:line="270" w:lineRule="auto"/>
        <w:contextualSpacing w:val="0"/>
        <w:rPr>
          <w:szCs w:val="20"/>
        </w:rPr>
      </w:pPr>
      <w:r w:rsidRPr="0041138D">
        <w:rPr>
          <w:b/>
          <w:szCs w:val="20"/>
        </w:rPr>
        <w:t xml:space="preserve">The confirmed instruction. </w:t>
      </w:r>
      <w:r w:rsidRPr="0041138D">
        <w:rPr>
          <w:szCs w:val="20"/>
        </w:rPr>
        <w:t>It must reach the policy system without loss, so it travels as guaranteed-delivery reliable messaging (SFINT8).</w:t>
      </w:r>
    </w:p>
    <w:p w14:paraId="1BB30FAA" w14:textId="77777777" w:rsidR="0041138D" w:rsidRPr="0041138D" w:rsidRDefault="0041138D" w:rsidP="0041138D">
      <w:pPr>
        <w:spacing w:after="46" w:line="270" w:lineRule="auto"/>
        <w:ind w:left="360"/>
        <w:rPr>
          <w:szCs w:val="20"/>
        </w:rPr>
      </w:pPr>
      <w:r w:rsidRPr="0041138D">
        <w:rPr>
          <w:b/>
          <w:szCs w:val="20"/>
        </w:rPr>
        <w:t xml:space="preserve">Telling the rest. </w:t>
      </w:r>
      <w:r w:rsidRPr="0041138D">
        <w:rPr>
          <w:szCs w:val="20"/>
        </w:rPr>
        <w:t>Downstream teams need to know but are not on the critical path, so they are told through a discrete event notification (SFINT11).</w:t>
      </w:r>
      <w:r w:rsidRPr="0041138D">
        <w:rPr>
          <w:szCs w:val="20"/>
        </w:rPr>
        <w:br/>
      </w:r>
    </w:p>
    <w:p w14:paraId="3F6CA7BA" w14:textId="50B0EB22" w:rsidR="0041138D" w:rsidRPr="0041138D" w:rsidRDefault="0041138D" w:rsidP="0041138D">
      <w:pPr>
        <w:spacing w:before="40" w:after="110"/>
        <w:rPr>
          <w:szCs w:val="20"/>
        </w:rPr>
      </w:pPr>
      <w:r w:rsidRPr="0041138D">
        <w:rPr>
          <w:b/>
          <w:szCs w:val="20"/>
        </w:rPr>
        <w:t xml:space="preserve">The solution. </w:t>
      </w:r>
      <w:r w:rsidRPr="0041138D">
        <w:rPr>
          <w:szCs w:val="20"/>
        </w:rPr>
        <w:t>End to end, the bordereau lands and file ingestion (</w:t>
      </w:r>
      <w:r w:rsidR="00122229">
        <w:rPr>
          <w:szCs w:val="20"/>
        </w:rPr>
        <w:t>SFINT19</w:t>
      </w:r>
      <w:r w:rsidRPr="0041138D">
        <w:rPr>
          <w:szCs w:val="20"/>
        </w:rPr>
        <w:t>) pick it up, canonical translation (</w:t>
      </w:r>
      <w:r w:rsidR="00122229">
        <w:rPr>
          <w:szCs w:val="20"/>
        </w:rPr>
        <w:t>SFINT21</w:t>
      </w:r>
      <w:r w:rsidRPr="0041138D">
        <w:rPr>
          <w:szCs w:val="20"/>
        </w:rPr>
        <w:t>) maps it to the internal model, and an orchestration (SFINT15) validates the risks, calculates the accumulation against current exposure and confirms the bind. Reliable messaging (SFINT8) carries the confirmed instruction to the policy system, and a discrete event (SFINT11) notifies the downstream teams. No step calls another synchronously across the whole chain, so a slow or unavailable system never fails the broker submission.</w:t>
      </w:r>
    </w:p>
    <w:p w14:paraId="466B6289" w14:textId="38FC602B" w:rsidR="0041138D" w:rsidRPr="0041138D" w:rsidRDefault="0041138D" w:rsidP="0041138D">
      <w:pPr>
        <w:spacing w:before="40" w:after="110"/>
        <w:rPr>
          <w:szCs w:val="20"/>
        </w:rPr>
      </w:pPr>
      <w:r w:rsidRPr="0041138D">
        <w:rPr>
          <w:b/>
          <w:szCs w:val="20"/>
        </w:rPr>
        <w:t>Architectural Rationale.</w:t>
      </w:r>
      <w:r w:rsidRPr="0041138D">
        <w:rPr>
          <w:szCs w:val="20"/>
        </w:rPr>
        <w:t xml:space="preserve"> A real, multi-step scenario resolves through the decision tree into named catalogue patterns rather than a bespoke design. Each pattern defines its associated security boundary, operational considerations and non-functional characteristics. The resulting solution is governed through the framework's mandatory guardrails in Section 1</w:t>
      </w:r>
      <w:r w:rsidR="00363CBA">
        <w:rPr>
          <w:szCs w:val="20"/>
        </w:rPr>
        <w:t>2</w:t>
      </w:r>
      <w:r w:rsidRPr="0041138D">
        <w:rPr>
          <w:szCs w:val="20"/>
        </w:rPr>
        <w:t xml:space="preserve"> and the Technical Design Authority (TDA) review process. The required levels of reliability, traceability and governance are achieved through the application of approved integration patterns and supporting framework controls.</w:t>
      </w:r>
    </w:p>
    <w:p w14:paraId="20B0050D" w14:textId="507B1639" w:rsidR="0041138D" w:rsidRDefault="0041138D" w:rsidP="006F79A8">
      <w:pPr>
        <w:pStyle w:val="Heading1"/>
        <w:ind w:left="431" w:hanging="431"/>
      </w:pPr>
      <w:bookmarkStart w:id="90" w:name="_8._Enterprise_Pattern"/>
      <w:bookmarkStart w:id="91" w:name="_Toc239852294"/>
      <w:bookmarkStart w:id="92" w:name="_Toc239980601"/>
      <w:bookmarkStart w:id="93" w:name="_Enterprise_Pattern_Catalogue"/>
      <w:bookmarkStart w:id="94" w:name="_Toc240018794"/>
      <w:bookmarkEnd w:id="90"/>
      <w:bookmarkEnd w:id="93"/>
      <w:r w:rsidRPr="006F79A8">
        <w:t>Enterprise Pattern Catalogue</w:t>
      </w:r>
      <w:bookmarkEnd w:id="91"/>
      <w:bookmarkEnd w:id="92"/>
      <w:bookmarkEnd w:id="94"/>
    </w:p>
    <w:p w14:paraId="0C11EF11" w14:textId="77777777" w:rsidR="00FE4F0E" w:rsidRPr="00FE4F0E" w:rsidRDefault="00FE4F0E" w:rsidP="00FE4F0E"/>
    <w:p w14:paraId="1BBE910D" w14:textId="2A356476" w:rsidR="0041138D" w:rsidRDefault="0041138D" w:rsidP="0041138D">
      <w:pPr>
        <w:pStyle w:val="Heading2"/>
      </w:pPr>
      <w:bookmarkStart w:id="95" w:name="_Toc239852295"/>
      <w:bookmarkStart w:id="96" w:name="_Toc239980602"/>
      <w:bookmarkStart w:id="97" w:name="_Toc240018795"/>
      <w:r w:rsidRPr="00FE4F0E">
        <w:t>Enterprise Pattern Index and Boundary Applicability</w:t>
      </w:r>
      <w:bookmarkEnd w:id="95"/>
      <w:bookmarkEnd w:id="96"/>
      <w:bookmarkEnd w:id="97"/>
    </w:p>
    <w:p w14:paraId="27124A3B" w14:textId="77777777" w:rsidR="00FE4F0E" w:rsidRPr="00FE4F0E" w:rsidRDefault="00FE4F0E" w:rsidP="00FE4F0E"/>
    <w:p w14:paraId="7DB4D1C5" w14:textId="77777777" w:rsidR="00363CBA" w:rsidRDefault="0041138D" w:rsidP="0041138D">
      <w:pPr>
        <w:rPr>
          <w:szCs w:val="20"/>
        </w:rPr>
      </w:pPr>
      <w:r w:rsidRPr="0041138D">
        <w:rPr>
          <w:szCs w:val="20"/>
        </w:rPr>
        <w:t>The Systems Integration Framework defines a single enterprise pattern catalogue that applies across internal Chaucer integrations and Chaucer-to-third-party integrations. Patterns are classified by integration boundary to ensure that delivery teams and suppliers understand where each pattern is appropriate and what additional controls are required.</w:t>
      </w:r>
    </w:p>
    <w:p w14:paraId="78CF6494" w14:textId="450220E5" w:rsidR="0041138D" w:rsidRPr="0041138D" w:rsidRDefault="0041138D" w:rsidP="0041138D">
      <w:pPr>
        <w:rPr>
          <w:szCs w:val="20"/>
        </w:rPr>
      </w:pPr>
      <w:r w:rsidRPr="0041138D">
        <w:rPr>
          <w:szCs w:val="20"/>
        </w:rPr>
        <w:tab/>
      </w:r>
    </w:p>
    <w:p w14:paraId="47527F32" w14:textId="77777777" w:rsidR="0041138D" w:rsidRDefault="0041138D" w:rsidP="0041138D">
      <w:pPr>
        <w:rPr>
          <w:szCs w:val="20"/>
        </w:rPr>
      </w:pPr>
      <w:r w:rsidRPr="0041138D">
        <w:rPr>
          <w:szCs w:val="20"/>
        </w:rP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6A661850" w14:textId="77777777" w:rsidR="00363CBA" w:rsidRPr="0041138D" w:rsidRDefault="00363CBA" w:rsidP="0041138D">
      <w:pPr>
        <w:rPr>
          <w:szCs w:val="20"/>
        </w:rPr>
      </w:pPr>
    </w:p>
    <w:p w14:paraId="39F654D6" w14:textId="77777777" w:rsidR="00FE4F0E" w:rsidRDefault="0041138D" w:rsidP="0041138D">
      <w:pPr>
        <w:rPr>
          <w:szCs w:val="20"/>
        </w:rPr>
      </w:pPr>
      <w:r w:rsidRPr="0041138D">
        <w:rPr>
          <w:szCs w:val="20"/>
        </w:rP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42E67DB3" w14:textId="270D07F0" w:rsidR="0041138D" w:rsidRDefault="0041138D" w:rsidP="0041138D">
      <w:pPr>
        <w:rPr>
          <w:rFonts w:eastAsia="Times New Roman" w:cs="Times New Roman"/>
          <w:color w:val="132040" w:themeColor="accent1" w:themeShade="BF"/>
          <w:sz w:val="24"/>
          <w:szCs w:val="26"/>
        </w:rPr>
      </w:pPr>
      <w:r w:rsidRPr="0041138D">
        <w:rPr>
          <w:szCs w:val="20"/>
        </w:rPr>
        <w:br/>
      </w:r>
      <w:r w:rsidRPr="00FE4F0E">
        <w:rPr>
          <w:rFonts w:eastAsia="Times New Roman" w:cs="Times New Roman"/>
          <w:color w:val="132040" w:themeColor="accent1" w:themeShade="BF"/>
          <w:sz w:val="24"/>
          <w:szCs w:val="26"/>
        </w:rPr>
        <w:t>Pattern Catalogue with Boundary Applicability</w:t>
      </w:r>
    </w:p>
    <w:p w14:paraId="1F74AFF8" w14:textId="77777777" w:rsidR="00E62C5D" w:rsidRDefault="00E62C5D" w:rsidP="0041138D">
      <w:pPr>
        <w:rPr>
          <w:rFonts w:eastAsia="Times New Roman" w:cs="Times New Roman"/>
          <w:color w:val="132040" w:themeColor="accent1" w:themeShade="BF"/>
          <w:sz w:val="24"/>
          <w:szCs w:val="26"/>
        </w:rPr>
      </w:pPr>
    </w:p>
    <w:tbl>
      <w:tblPr>
        <w:tblStyle w:val="TableGridLight"/>
        <w:tblW w:w="9923" w:type="dxa"/>
        <w:tblInd w:w="-572" w:type="dxa"/>
        <w:tblLook w:val="04A0" w:firstRow="1" w:lastRow="0" w:firstColumn="1" w:lastColumn="0" w:noHBand="0" w:noVBand="1"/>
      </w:tblPr>
      <w:tblGrid>
        <w:gridCol w:w="912"/>
        <w:gridCol w:w="1401"/>
        <w:gridCol w:w="1126"/>
        <w:gridCol w:w="968"/>
        <w:gridCol w:w="969"/>
        <w:gridCol w:w="969"/>
        <w:gridCol w:w="1030"/>
        <w:gridCol w:w="1326"/>
        <w:gridCol w:w="1318"/>
      </w:tblGrid>
      <w:tr w:rsidR="00353812" w:rsidRPr="009527A4" w14:paraId="063D3F63" w14:textId="3A87ADAE" w:rsidTr="00353812">
        <w:tc>
          <w:tcPr>
            <w:tcW w:w="968" w:type="dxa"/>
            <w:tcBorders>
              <w:top w:val="single" w:sz="12" w:space="0" w:color="000000" w:themeColor="text1"/>
            </w:tcBorders>
            <w:shd w:val="clear" w:color="auto" w:fill="C1CDEC" w:themeFill="accent1" w:themeFillTint="33"/>
            <w:vAlign w:val="center"/>
          </w:tcPr>
          <w:p w14:paraId="47111A16" w14:textId="4E36E8D0"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Pattern ID</w:t>
            </w:r>
          </w:p>
        </w:tc>
        <w:tc>
          <w:tcPr>
            <w:tcW w:w="1159" w:type="dxa"/>
            <w:tcBorders>
              <w:top w:val="single" w:sz="12" w:space="0" w:color="000000" w:themeColor="text1"/>
            </w:tcBorders>
            <w:shd w:val="clear" w:color="auto" w:fill="C1CDEC" w:themeFill="accent1" w:themeFillTint="33"/>
            <w:vAlign w:val="center"/>
          </w:tcPr>
          <w:p w14:paraId="76229116" w14:textId="2B8E5845"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Pattern</w:t>
            </w:r>
          </w:p>
        </w:tc>
        <w:tc>
          <w:tcPr>
            <w:tcW w:w="1126" w:type="dxa"/>
            <w:tcBorders>
              <w:top w:val="single" w:sz="12" w:space="0" w:color="000000" w:themeColor="text1"/>
            </w:tcBorders>
            <w:shd w:val="clear" w:color="auto" w:fill="C1CDEC" w:themeFill="accent1" w:themeFillTint="33"/>
            <w:vAlign w:val="center"/>
          </w:tcPr>
          <w:p w14:paraId="2724E3B1" w14:textId="0EDD0757"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Primary Boundary</w:t>
            </w:r>
          </w:p>
        </w:tc>
        <w:tc>
          <w:tcPr>
            <w:tcW w:w="1081" w:type="dxa"/>
            <w:tcBorders>
              <w:top w:val="single" w:sz="12" w:space="0" w:color="000000" w:themeColor="text1"/>
            </w:tcBorders>
            <w:shd w:val="clear" w:color="auto" w:fill="C1CDEC" w:themeFill="accent1" w:themeFillTint="33"/>
            <w:vAlign w:val="center"/>
          </w:tcPr>
          <w:p w14:paraId="4D3FC9F4" w14:textId="506F57E4"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Internal</w:t>
            </w:r>
          </w:p>
        </w:tc>
        <w:tc>
          <w:tcPr>
            <w:tcW w:w="1081" w:type="dxa"/>
            <w:tcBorders>
              <w:top w:val="single" w:sz="12" w:space="0" w:color="000000" w:themeColor="text1"/>
            </w:tcBorders>
            <w:shd w:val="clear" w:color="auto" w:fill="C1CDEC" w:themeFill="accent1" w:themeFillTint="33"/>
            <w:vAlign w:val="center"/>
          </w:tcPr>
          <w:p w14:paraId="23336883" w14:textId="5A8BA403"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3rd Party to Chaucer</w:t>
            </w:r>
          </w:p>
        </w:tc>
        <w:tc>
          <w:tcPr>
            <w:tcW w:w="985" w:type="dxa"/>
            <w:tcBorders>
              <w:top w:val="single" w:sz="12" w:space="0" w:color="000000" w:themeColor="text1"/>
            </w:tcBorders>
            <w:shd w:val="clear" w:color="auto" w:fill="C1CDEC" w:themeFill="accent1" w:themeFillTint="33"/>
            <w:vAlign w:val="center"/>
          </w:tcPr>
          <w:p w14:paraId="3DE8CADA" w14:textId="3A1FED4B" w:rsidR="00353812" w:rsidRPr="00353812" w:rsidRDefault="00353812" w:rsidP="00353812">
            <w:pPr>
              <w:rPr>
                <w:rFonts w:asciiTheme="minorHAnsi" w:hAnsiTheme="minorHAnsi" w:hint="eastAsia"/>
                <w:b/>
                <w:lang w:eastAsia="en-GB"/>
              </w:rPr>
            </w:pPr>
            <w:r w:rsidRPr="00353812">
              <w:rPr>
                <w:rFonts w:asciiTheme="minorHAnsi" w:hAnsiTheme="minorHAnsi"/>
                <w:b/>
                <w:lang w:eastAsia="en-GB"/>
              </w:rPr>
              <w:t>Chaucer to 3rd Party</w:t>
            </w:r>
          </w:p>
        </w:tc>
        <w:tc>
          <w:tcPr>
            <w:tcW w:w="1030" w:type="dxa"/>
            <w:tcBorders>
              <w:top w:val="single" w:sz="12" w:space="0" w:color="000000" w:themeColor="text1"/>
            </w:tcBorders>
            <w:shd w:val="clear" w:color="auto" w:fill="C1CDEC" w:themeFill="accent1" w:themeFillTint="33"/>
            <w:vAlign w:val="center"/>
          </w:tcPr>
          <w:p w14:paraId="25438168" w14:textId="75DF26CB" w:rsidR="00353812" w:rsidRPr="00353812" w:rsidRDefault="00353812" w:rsidP="00353812">
            <w:pPr>
              <w:rPr>
                <w:rFonts w:asciiTheme="minorHAnsi" w:hAnsiTheme="minorHAnsi" w:hint="eastAsia"/>
                <w:b/>
                <w:lang w:eastAsia="en-GB"/>
              </w:rPr>
            </w:pPr>
            <w:r w:rsidRPr="00353812">
              <w:rPr>
                <w:rFonts w:asciiTheme="minorHAnsi" w:hAnsiTheme="minorHAnsi"/>
                <w:b/>
                <w:lang w:eastAsia="en-GB"/>
              </w:rPr>
              <w:t>SIF to Data Platform</w:t>
            </w:r>
          </w:p>
        </w:tc>
        <w:tc>
          <w:tcPr>
            <w:tcW w:w="1284" w:type="dxa"/>
            <w:tcBorders>
              <w:top w:val="single" w:sz="12" w:space="0" w:color="000000" w:themeColor="text1"/>
            </w:tcBorders>
            <w:shd w:val="clear" w:color="auto" w:fill="C1CDEC" w:themeFill="accent1" w:themeFillTint="33"/>
            <w:vAlign w:val="center"/>
          </w:tcPr>
          <w:p w14:paraId="4E06EDD0" w14:textId="0CE01DB4" w:rsidR="00353812" w:rsidRPr="00353812" w:rsidRDefault="00353812" w:rsidP="00353812">
            <w:pPr>
              <w:rPr>
                <w:rFonts w:asciiTheme="minorHAnsi" w:hAnsiTheme="minorHAnsi" w:hint="eastAsia"/>
                <w:b/>
                <w:lang w:eastAsia="en-GB"/>
              </w:rPr>
            </w:pPr>
            <w:r w:rsidRPr="00353812">
              <w:rPr>
                <w:rFonts w:asciiTheme="minorHAnsi" w:hAnsiTheme="minorHAnsi"/>
                <w:b/>
                <w:lang w:eastAsia="en-GB"/>
              </w:rPr>
              <w:t>Primary Technology</w:t>
            </w:r>
          </w:p>
        </w:tc>
        <w:tc>
          <w:tcPr>
            <w:tcW w:w="1209" w:type="dxa"/>
            <w:tcBorders>
              <w:top w:val="single" w:sz="12" w:space="0" w:color="000000" w:themeColor="text1"/>
            </w:tcBorders>
            <w:shd w:val="clear" w:color="auto" w:fill="C1CDEC" w:themeFill="accent1" w:themeFillTint="33"/>
            <w:vAlign w:val="center"/>
          </w:tcPr>
          <w:p w14:paraId="021EBD5D" w14:textId="0CE041DC" w:rsidR="00353812" w:rsidRPr="00353812" w:rsidRDefault="00353812" w:rsidP="00353812">
            <w:pPr>
              <w:rPr>
                <w:rFonts w:asciiTheme="minorHAnsi" w:hAnsiTheme="minorHAnsi" w:hint="eastAsia"/>
                <w:b/>
                <w:lang w:eastAsia="en-GB"/>
              </w:rPr>
            </w:pPr>
            <w:r w:rsidRPr="00353812">
              <w:rPr>
                <w:rFonts w:asciiTheme="minorHAnsi" w:hAnsiTheme="minorHAnsi"/>
                <w:b/>
                <w:lang w:eastAsia="en-GB"/>
              </w:rPr>
              <w:t>Usage Approval</w:t>
            </w:r>
          </w:p>
        </w:tc>
      </w:tr>
      <w:tr w:rsidR="00353812" w:rsidRPr="009527A4" w14:paraId="4BA9C5ED" w14:textId="70534165" w:rsidTr="00353812">
        <w:tc>
          <w:tcPr>
            <w:tcW w:w="968" w:type="dxa"/>
            <w:vAlign w:val="center"/>
          </w:tcPr>
          <w:p w14:paraId="76B56B9D" w14:textId="34940C8E" w:rsidR="00353812" w:rsidRPr="00F94A76" w:rsidRDefault="00353812" w:rsidP="00353812">
            <w:pPr>
              <w:rPr>
                <w:rFonts w:asciiTheme="minorHAnsi" w:hAnsiTheme="minorHAnsi" w:hint="eastAsia"/>
                <w:lang w:eastAsia="en-GB"/>
              </w:rPr>
            </w:pPr>
            <w:r w:rsidRPr="0041138D">
              <w:rPr>
                <w:rFonts w:asciiTheme="minorHAnsi" w:hAnsiTheme="minorHAnsi"/>
                <w:szCs w:val="20"/>
              </w:rPr>
              <w:t>SIF-P01</w:t>
            </w:r>
          </w:p>
        </w:tc>
        <w:tc>
          <w:tcPr>
            <w:tcW w:w="1159" w:type="dxa"/>
            <w:vAlign w:val="center"/>
          </w:tcPr>
          <w:p w14:paraId="28EE5E26" w14:textId="2EB26A2B" w:rsidR="00353812" w:rsidRPr="00F94A76" w:rsidRDefault="00353812" w:rsidP="00353812">
            <w:pPr>
              <w:rPr>
                <w:rFonts w:asciiTheme="minorHAnsi" w:hAnsiTheme="minorHAnsi" w:hint="eastAsia"/>
                <w:lang w:eastAsia="en-GB"/>
              </w:rPr>
            </w:pPr>
            <w:r w:rsidRPr="0041138D">
              <w:rPr>
                <w:rFonts w:asciiTheme="minorHAnsi" w:hAnsiTheme="minorHAnsi"/>
                <w:szCs w:val="20"/>
              </w:rPr>
              <w:t>Internal REST API</w:t>
            </w:r>
          </w:p>
        </w:tc>
        <w:tc>
          <w:tcPr>
            <w:tcW w:w="1126" w:type="dxa"/>
            <w:vAlign w:val="center"/>
          </w:tcPr>
          <w:p w14:paraId="5B9E91DF" w14:textId="0D9FD182" w:rsidR="00353812" w:rsidRPr="00F94A76" w:rsidRDefault="00353812" w:rsidP="00353812">
            <w:pPr>
              <w:rPr>
                <w:rFonts w:asciiTheme="minorHAnsi" w:hAnsiTheme="minorHAnsi" w:hint="eastAsia"/>
                <w:lang w:eastAsia="en-GB"/>
              </w:rPr>
            </w:pPr>
            <w:r w:rsidRPr="0041138D">
              <w:rPr>
                <w:rFonts w:asciiTheme="minorHAnsi" w:hAnsiTheme="minorHAnsi"/>
                <w:szCs w:val="20"/>
              </w:rPr>
              <w:t>Internal</w:t>
            </w:r>
          </w:p>
        </w:tc>
        <w:tc>
          <w:tcPr>
            <w:tcW w:w="1081" w:type="dxa"/>
            <w:vAlign w:val="center"/>
          </w:tcPr>
          <w:p w14:paraId="6D4F0F72" w14:textId="4735328E" w:rsidR="00353812" w:rsidRPr="00F94A76" w:rsidRDefault="00353812" w:rsidP="00353812">
            <w:pPr>
              <w:rPr>
                <w:rFonts w:asciiTheme="minorHAnsi" w:hAnsiTheme="minorHAnsi" w:hint="eastAsia"/>
                <w:lang w:eastAsia="en-GB"/>
              </w:rPr>
            </w:pPr>
            <w:r w:rsidRPr="0041138D">
              <w:rPr>
                <w:rFonts w:ascii="Segoe UI Emoji" w:hAnsi="Segoe UI Emoji" w:cs="Segoe UI Emoji"/>
                <w:szCs w:val="20"/>
              </w:rPr>
              <w:t>✅</w:t>
            </w:r>
          </w:p>
        </w:tc>
        <w:tc>
          <w:tcPr>
            <w:tcW w:w="1081" w:type="dxa"/>
            <w:vAlign w:val="center"/>
          </w:tcPr>
          <w:p w14:paraId="0D1076C9" w14:textId="5EE1529E" w:rsidR="00353812" w:rsidRPr="00F94A76" w:rsidRDefault="00353812" w:rsidP="00353812">
            <w:pPr>
              <w:rPr>
                <w:rFonts w:asciiTheme="minorHAnsi" w:hAnsiTheme="minorHAnsi" w:hint="eastAsia"/>
                <w:lang w:eastAsia="en-GB"/>
              </w:rPr>
            </w:pPr>
            <w:r w:rsidRPr="0041138D">
              <w:rPr>
                <w:rFonts w:ascii="Segoe UI Emoji" w:hAnsi="Segoe UI Emoji" w:cs="Segoe UI Emoji"/>
                <w:szCs w:val="20"/>
              </w:rPr>
              <w:t>❌</w:t>
            </w:r>
          </w:p>
        </w:tc>
        <w:tc>
          <w:tcPr>
            <w:tcW w:w="985" w:type="dxa"/>
            <w:vAlign w:val="center"/>
          </w:tcPr>
          <w:p w14:paraId="69B447A8" w14:textId="052B59DC" w:rsidR="00353812" w:rsidRPr="00F94A76" w:rsidRDefault="00353812" w:rsidP="00353812">
            <w:pPr>
              <w:rPr>
                <w:lang w:eastAsia="en-GB"/>
              </w:rPr>
            </w:pPr>
            <w:r w:rsidRPr="0041138D">
              <w:rPr>
                <w:rFonts w:ascii="Segoe UI Emoji" w:hAnsi="Segoe UI Emoji" w:cs="Segoe UI Emoji"/>
                <w:szCs w:val="20"/>
              </w:rPr>
              <w:t>❌</w:t>
            </w:r>
          </w:p>
        </w:tc>
        <w:tc>
          <w:tcPr>
            <w:tcW w:w="1030" w:type="dxa"/>
            <w:vAlign w:val="center"/>
          </w:tcPr>
          <w:p w14:paraId="7E95E1F7" w14:textId="6B22F3F5" w:rsidR="00353812" w:rsidRPr="00F94A76" w:rsidRDefault="00353812" w:rsidP="00353812">
            <w:pPr>
              <w:rPr>
                <w:lang w:eastAsia="en-GB"/>
              </w:rPr>
            </w:pPr>
            <w:r w:rsidRPr="0041138D">
              <w:rPr>
                <w:rFonts w:ascii="Segoe UI Emoji" w:hAnsi="Segoe UI Emoji" w:cs="Segoe UI Emoji"/>
                <w:szCs w:val="20"/>
              </w:rPr>
              <w:t>⚠️</w:t>
            </w:r>
          </w:p>
        </w:tc>
        <w:tc>
          <w:tcPr>
            <w:tcW w:w="1284" w:type="dxa"/>
            <w:vAlign w:val="center"/>
          </w:tcPr>
          <w:p w14:paraId="399400CF" w14:textId="36F5F032" w:rsidR="00353812" w:rsidRPr="00F94A76" w:rsidRDefault="00353812" w:rsidP="00353812">
            <w:pPr>
              <w:rPr>
                <w:lang w:eastAsia="en-GB"/>
              </w:rPr>
            </w:pPr>
            <w:r w:rsidRPr="0041138D">
              <w:rPr>
                <w:rFonts w:asciiTheme="minorHAnsi" w:hAnsiTheme="minorHAnsi"/>
                <w:szCs w:val="20"/>
              </w:rPr>
              <w:t>Azure API Management + backend API / Logic App / Function</w:t>
            </w:r>
          </w:p>
        </w:tc>
        <w:tc>
          <w:tcPr>
            <w:tcW w:w="1209" w:type="dxa"/>
            <w:vAlign w:val="center"/>
          </w:tcPr>
          <w:p w14:paraId="4500AAC4" w14:textId="140C811D" w:rsidR="00353812" w:rsidRPr="00F94A76" w:rsidRDefault="00353812" w:rsidP="00353812">
            <w:pPr>
              <w:rPr>
                <w:lang w:eastAsia="en-GB"/>
              </w:rPr>
            </w:pPr>
            <w:r w:rsidRPr="0041138D">
              <w:rPr>
                <w:rFonts w:asciiTheme="minorHAnsi" w:hAnsiTheme="minorHAnsi"/>
                <w:szCs w:val="20"/>
              </w:rPr>
              <w:t>Standard</w:t>
            </w:r>
          </w:p>
        </w:tc>
      </w:tr>
      <w:tr w:rsidR="00353812" w:rsidRPr="009527A4" w14:paraId="55F900B1" w14:textId="45A40156" w:rsidTr="00353812">
        <w:tc>
          <w:tcPr>
            <w:tcW w:w="968" w:type="dxa"/>
            <w:vAlign w:val="center"/>
          </w:tcPr>
          <w:p w14:paraId="4B1AE4D2" w14:textId="3EC1EBEF" w:rsidR="00353812" w:rsidRPr="00F94A76" w:rsidRDefault="00353812" w:rsidP="00353812">
            <w:pPr>
              <w:rPr>
                <w:rFonts w:asciiTheme="minorHAnsi" w:hAnsiTheme="minorHAnsi" w:hint="eastAsia"/>
                <w:lang w:eastAsia="en-GB"/>
              </w:rPr>
            </w:pPr>
            <w:r w:rsidRPr="0041138D">
              <w:rPr>
                <w:rFonts w:asciiTheme="minorHAnsi" w:hAnsiTheme="minorHAnsi"/>
                <w:szCs w:val="20"/>
              </w:rPr>
              <w:t>SIF-P02</w:t>
            </w:r>
          </w:p>
        </w:tc>
        <w:tc>
          <w:tcPr>
            <w:tcW w:w="1159" w:type="dxa"/>
            <w:vAlign w:val="center"/>
          </w:tcPr>
          <w:p w14:paraId="61C93051" w14:textId="308504B8" w:rsidR="00353812" w:rsidRPr="00F94A76" w:rsidRDefault="00353812" w:rsidP="00353812">
            <w:pPr>
              <w:rPr>
                <w:rFonts w:asciiTheme="minorHAnsi" w:hAnsiTheme="minorHAnsi" w:hint="eastAsia"/>
                <w:lang w:eastAsia="en-GB"/>
              </w:rPr>
            </w:pPr>
            <w:r w:rsidRPr="0041138D">
              <w:rPr>
                <w:rFonts w:asciiTheme="minorHAnsi" w:hAnsiTheme="minorHAnsi"/>
                <w:szCs w:val="20"/>
              </w:rPr>
              <w:t xml:space="preserve">External API Ingress </w:t>
            </w:r>
            <w:r w:rsidRPr="0041138D">
              <w:rPr>
                <w:rFonts w:asciiTheme="minorHAnsi" w:hAnsiTheme="minorHAnsi"/>
                <w:szCs w:val="20"/>
              </w:rPr>
              <w:br/>
              <w:t>(Third Party invoking Chaucer API)</w:t>
            </w:r>
          </w:p>
        </w:tc>
        <w:tc>
          <w:tcPr>
            <w:tcW w:w="1126" w:type="dxa"/>
            <w:vAlign w:val="center"/>
          </w:tcPr>
          <w:p w14:paraId="7E4F8011" w14:textId="7A12D8F6" w:rsidR="00353812" w:rsidRPr="00F94A76" w:rsidRDefault="00353812" w:rsidP="00353812">
            <w:pPr>
              <w:rPr>
                <w:rFonts w:asciiTheme="minorHAnsi" w:hAnsiTheme="minorHAnsi" w:hint="eastAsia"/>
                <w:lang w:eastAsia="en-GB"/>
              </w:rPr>
            </w:pPr>
            <w:r w:rsidRPr="0041138D">
              <w:rPr>
                <w:rFonts w:asciiTheme="minorHAnsi" w:hAnsiTheme="minorHAnsi"/>
                <w:szCs w:val="20"/>
              </w:rPr>
              <w:t>Third party to Chaucer</w:t>
            </w:r>
          </w:p>
        </w:tc>
        <w:tc>
          <w:tcPr>
            <w:tcW w:w="1081" w:type="dxa"/>
            <w:vAlign w:val="center"/>
          </w:tcPr>
          <w:p w14:paraId="4AF11AEA" w14:textId="401A5891" w:rsidR="00353812" w:rsidRPr="00F94A76" w:rsidRDefault="00353812" w:rsidP="00353812">
            <w:pPr>
              <w:rPr>
                <w:rFonts w:asciiTheme="minorHAnsi" w:hAnsiTheme="minorHAnsi" w:hint="eastAsia"/>
                <w:lang w:eastAsia="en-GB"/>
              </w:rPr>
            </w:pPr>
            <w:r w:rsidRPr="0041138D">
              <w:rPr>
                <w:rFonts w:ascii="Segoe UI Emoji" w:hAnsi="Segoe UI Emoji" w:cs="Segoe UI Emoji"/>
                <w:szCs w:val="20"/>
              </w:rPr>
              <w:t>⚠️</w:t>
            </w:r>
          </w:p>
        </w:tc>
        <w:tc>
          <w:tcPr>
            <w:tcW w:w="1081" w:type="dxa"/>
            <w:vAlign w:val="center"/>
          </w:tcPr>
          <w:p w14:paraId="1EA25DE6" w14:textId="4DC48E9D" w:rsidR="00353812" w:rsidRPr="00F94A76" w:rsidRDefault="00353812" w:rsidP="00353812">
            <w:pPr>
              <w:rPr>
                <w:rFonts w:asciiTheme="minorHAnsi" w:hAnsiTheme="minorHAnsi" w:hint="eastAsia"/>
                <w:lang w:eastAsia="en-GB"/>
              </w:rPr>
            </w:pPr>
            <w:r w:rsidRPr="0041138D">
              <w:rPr>
                <w:rFonts w:ascii="Segoe UI Emoji" w:hAnsi="Segoe UI Emoji" w:cs="Segoe UI Emoji"/>
                <w:szCs w:val="20"/>
              </w:rPr>
              <w:t>✅</w:t>
            </w:r>
          </w:p>
        </w:tc>
        <w:tc>
          <w:tcPr>
            <w:tcW w:w="985" w:type="dxa"/>
            <w:vAlign w:val="center"/>
          </w:tcPr>
          <w:p w14:paraId="30E6DB00" w14:textId="089FF202" w:rsidR="00353812" w:rsidRPr="00F94A76" w:rsidRDefault="00353812" w:rsidP="00353812">
            <w:pPr>
              <w:rPr>
                <w:lang w:eastAsia="en-GB"/>
              </w:rPr>
            </w:pPr>
            <w:r w:rsidRPr="0041138D">
              <w:rPr>
                <w:rFonts w:ascii="Segoe UI Emoji" w:hAnsi="Segoe UI Emoji" w:cs="Segoe UI Emoji"/>
                <w:szCs w:val="20"/>
              </w:rPr>
              <w:t>❌</w:t>
            </w:r>
          </w:p>
        </w:tc>
        <w:tc>
          <w:tcPr>
            <w:tcW w:w="1030" w:type="dxa"/>
            <w:vAlign w:val="center"/>
          </w:tcPr>
          <w:p w14:paraId="503F9DAD" w14:textId="7B13E973" w:rsidR="00353812" w:rsidRPr="00F94A76" w:rsidRDefault="00353812" w:rsidP="00353812">
            <w:pPr>
              <w:rPr>
                <w:lang w:eastAsia="en-GB"/>
              </w:rPr>
            </w:pPr>
            <w:r w:rsidRPr="0041138D">
              <w:rPr>
                <w:rFonts w:ascii="Segoe UI Emoji" w:hAnsi="Segoe UI Emoji" w:cs="Segoe UI Emoji"/>
                <w:szCs w:val="20"/>
              </w:rPr>
              <w:t>❌</w:t>
            </w:r>
          </w:p>
        </w:tc>
        <w:tc>
          <w:tcPr>
            <w:tcW w:w="1284" w:type="dxa"/>
            <w:vAlign w:val="center"/>
          </w:tcPr>
          <w:p w14:paraId="776BC75E" w14:textId="45EFDFDB" w:rsidR="00353812" w:rsidRPr="00F94A76" w:rsidRDefault="00353812" w:rsidP="00353812">
            <w:pPr>
              <w:rPr>
                <w:lang w:eastAsia="en-GB"/>
              </w:rPr>
            </w:pPr>
            <w:r w:rsidRPr="0041138D">
              <w:rPr>
                <w:rFonts w:asciiTheme="minorHAnsi" w:hAnsiTheme="minorHAnsi"/>
                <w:szCs w:val="20"/>
              </w:rPr>
              <w:t>Azure API Management</w:t>
            </w:r>
          </w:p>
        </w:tc>
        <w:tc>
          <w:tcPr>
            <w:tcW w:w="1209" w:type="dxa"/>
            <w:vAlign w:val="center"/>
          </w:tcPr>
          <w:p w14:paraId="3FD41BCE" w14:textId="1E6BB0CC" w:rsidR="00353812" w:rsidRPr="00F94A76" w:rsidRDefault="00353812" w:rsidP="00353812">
            <w:pPr>
              <w:rPr>
                <w:lang w:eastAsia="en-GB"/>
              </w:rPr>
            </w:pPr>
            <w:r w:rsidRPr="0041138D">
              <w:rPr>
                <w:rFonts w:asciiTheme="minorHAnsi" w:hAnsiTheme="minorHAnsi"/>
                <w:szCs w:val="20"/>
              </w:rPr>
              <w:t>Standard</w:t>
            </w:r>
          </w:p>
        </w:tc>
      </w:tr>
      <w:tr w:rsidR="00353812" w:rsidRPr="009527A4" w14:paraId="40443721" w14:textId="473B8653" w:rsidTr="00353812">
        <w:tc>
          <w:tcPr>
            <w:tcW w:w="968" w:type="dxa"/>
            <w:vAlign w:val="center"/>
          </w:tcPr>
          <w:p w14:paraId="4C9C72B9" w14:textId="246A4C97" w:rsidR="00353812" w:rsidRPr="00F94A76" w:rsidRDefault="00353812" w:rsidP="00353812">
            <w:pPr>
              <w:rPr>
                <w:rFonts w:asciiTheme="minorHAnsi" w:hAnsiTheme="minorHAnsi" w:hint="eastAsia"/>
                <w:lang w:eastAsia="en-GB"/>
              </w:rPr>
            </w:pPr>
            <w:r w:rsidRPr="0041138D">
              <w:rPr>
                <w:rFonts w:asciiTheme="minorHAnsi" w:hAnsiTheme="minorHAnsi"/>
                <w:szCs w:val="20"/>
              </w:rPr>
              <w:t>SIF-P03</w:t>
            </w:r>
          </w:p>
        </w:tc>
        <w:tc>
          <w:tcPr>
            <w:tcW w:w="1159" w:type="dxa"/>
            <w:vAlign w:val="center"/>
          </w:tcPr>
          <w:p w14:paraId="28E9F6AE" w14:textId="1D090577" w:rsidR="00353812" w:rsidRPr="00F94A76" w:rsidRDefault="00353812" w:rsidP="00353812">
            <w:pPr>
              <w:rPr>
                <w:rFonts w:asciiTheme="minorHAnsi" w:hAnsiTheme="minorHAnsi" w:hint="eastAsia"/>
                <w:lang w:eastAsia="en-GB"/>
              </w:rPr>
            </w:pPr>
            <w:r w:rsidRPr="0041138D">
              <w:rPr>
                <w:rFonts w:asciiTheme="minorHAnsi" w:hAnsiTheme="minorHAnsi"/>
                <w:szCs w:val="20"/>
              </w:rPr>
              <w:t>External API Egress (Chaucer invoking Third Party API)</w:t>
            </w:r>
          </w:p>
        </w:tc>
        <w:tc>
          <w:tcPr>
            <w:tcW w:w="1126" w:type="dxa"/>
            <w:vAlign w:val="center"/>
          </w:tcPr>
          <w:p w14:paraId="32A93206" w14:textId="7E235A14" w:rsidR="00353812" w:rsidRPr="00F94A76" w:rsidRDefault="00353812" w:rsidP="00353812">
            <w:pPr>
              <w:rPr>
                <w:rFonts w:asciiTheme="minorHAnsi" w:hAnsiTheme="minorHAnsi" w:hint="eastAsia"/>
                <w:lang w:eastAsia="en-GB"/>
              </w:rPr>
            </w:pPr>
            <w:r w:rsidRPr="0041138D">
              <w:rPr>
                <w:rFonts w:asciiTheme="minorHAnsi" w:hAnsiTheme="minorHAnsi"/>
                <w:szCs w:val="20"/>
              </w:rPr>
              <w:t>Chaucer to Third party</w:t>
            </w:r>
          </w:p>
        </w:tc>
        <w:tc>
          <w:tcPr>
            <w:tcW w:w="1081" w:type="dxa"/>
            <w:vAlign w:val="center"/>
          </w:tcPr>
          <w:p w14:paraId="1FF0EE97" w14:textId="2D43A5C8" w:rsidR="00353812" w:rsidRPr="00F94A76" w:rsidRDefault="00353812" w:rsidP="00353812">
            <w:pPr>
              <w:rPr>
                <w:rFonts w:asciiTheme="minorHAnsi" w:hAnsiTheme="minorHAnsi" w:hint="eastAsia"/>
                <w:lang w:eastAsia="en-GB"/>
              </w:rPr>
            </w:pPr>
            <w:r w:rsidRPr="0041138D">
              <w:rPr>
                <w:rFonts w:ascii="Segoe UI Emoji" w:hAnsi="Segoe UI Emoji" w:cs="Segoe UI Emoji"/>
                <w:szCs w:val="20"/>
              </w:rPr>
              <w:t>⚠️</w:t>
            </w:r>
          </w:p>
        </w:tc>
        <w:tc>
          <w:tcPr>
            <w:tcW w:w="1081" w:type="dxa"/>
            <w:vAlign w:val="center"/>
          </w:tcPr>
          <w:p w14:paraId="78FDEB99" w14:textId="173BAE85" w:rsidR="00353812" w:rsidRPr="00F94A76" w:rsidRDefault="00353812" w:rsidP="00353812">
            <w:pPr>
              <w:rPr>
                <w:rFonts w:asciiTheme="minorHAnsi" w:hAnsiTheme="minorHAnsi" w:hint="eastAsia"/>
                <w:u w:val="single"/>
                <w:lang w:eastAsia="en-GB"/>
              </w:rPr>
            </w:pPr>
            <w:r w:rsidRPr="0041138D">
              <w:rPr>
                <w:rFonts w:ascii="Segoe UI Emoji" w:hAnsi="Segoe UI Emoji" w:cs="Segoe UI Emoji"/>
                <w:szCs w:val="20"/>
              </w:rPr>
              <w:t>❌</w:t>
            </w:r>
          </w:p>
        </w:tc>
        <w:tc>
          <w:tcPr>
            <w:tcW w:w="985" w:type="dxa"/>
            <w:vAlign w:val="center"/>
          </w:tcPr>
          <w:p w14:paraId="0C72A628" w14:textId="67A2D505" w:rsidR="00353812" w:rsidRPr="00F94A76" w:rsidRDefault="00353812" w:rsidP="00353812">
            <w:pPr>
              <w:rPr>
                <w:u w:val="single"/>
                <w:lang w:eastAsia="en-GB"/>
              </w:rPr>
            </w:pPr>
            <w:r w:rsidRPr="0041138D">
              <w:rPr>
                <w:rFonts w:ascii="Segoe UI Emoji" w:hAnsi="Segoe UI Emoji" w:cs="Segoe UI Emoji"/>
                <w:szCs w:val="20"/>
              </w:rPr>
              <w:t>✅</w:t>
            </w:r>
          </w:p>
        </w:tc>
        <w:tc>
          <w:tcPr>
            <w:tcW w:w="1030" w:type="dxa"/>
            <w:vAlign w:val="center"/>
          </w:tcPr>
          <w:p w14:paraId="545A11AC" w14:textId="6CD2FD33" w:rsidR="00353812" w:rsidRPr="00F94A76" w:rsidRDefault="00353812" w:rsidP="00353812">
            <w:pPr>
              <w:rPr>
                <w:u w:val="single"/>
                <w:lang w:eastAsia="en-GB"/>
              </w:rPr>
            </w:pPr>
            <w:r w:rsidRPr="0041138D">
              <w:rPr>
                <w:rFonts w:ascii="Segoe UI Emoji" w:hAnsi="Segoe UI Emoji" w:cs="Segoe UI Emoji"/>
                <w:szCs w:val="20"/>
              </w:rPr>
              <w:t>⚠️</w:t>
            </w:r>
          </w:p>
        </w:tc>
        <w:tc>
          <w:tcPr>
            <w:tcW w:w="1284" w:type="dxa"/>
            <w:vAlign w:val="center"/>
          </w:tcPr>
          <w:p w14:paraId="492F7AE3" w14:textId="75488C4E" w:rsidR="00353812" w:rsidRPr="00F94A76" w:rsidRDefault="00353812" w:rsidP="00353812">
            <w:pPr>
              <w:rPr>
                <w:u w:val="single"/>
                <w:lang w:eastAsia="en-GB"/>
              </w:rPr>
            </w:pPr>
            <w:r w:rsidRPr="0041138D">
              <w:rPr>
                <w:rFonts w:asciiTheme="minorHAnsi" w:hAnsiTheme="minorHAnsi"/>
                <w:szCs w:val="20"/>
              </w:rPr>
              <w:t>Azure API Management / Logic Apps / Functions</w:t>
            </w:r>
          </w:p>
        </w:tc>
        <w:tc>
          <w:tcPr>
            <w:tcW w:w="1209" w:type="dxa"/>
            <w:vAlign w:val="center"/>
          </w:tcPr>
          <w:p w14:paraId="519D0BD9" w14:textId="7B3B730F" w:rsidR="00353812" w:rsidRPr="00F94A76" w:rsidRDefault="00353812" w:rsidP="00353812">
            <w:pPr>
              <w:rPr>
                <w:u w:val="single"/>
                <w:lang w:eastAsia="en-GB"/>
              </w:rPr>
            </w:pPr>
            <w:r w:rsidRPr="0041138D">
              <w:rPr>
                <w:rFonts w:asciiTheme="minorHAnsi" w:hAnsiTheme="minorHAnsi"/>
                <w:szCs w:val="20"/>
              </w:rPr>
              <w:t>Standard</w:t>
            </w:r>
          </w:p>
        </w:tc>
      </w:tr>
      <w:tr w:rsidR="00353812" w:rsidRPr="009527A4" w14:paraId="0DF4DAF1" w14:textId="10DC5AAD" w:rsidTr="00353812">
        <w:tc>
          <w:tcPr>
            <w:tcW w:w="968" w:type="dxa"/>
            <w:vAlign w:val="center"/>
          </w:tcPr>
          <w:p w14:paraId="1403D238" w14:textId="32BA07DA" w:rsidR="00353812" w:rsidRPr="00F94A76" w:rsidRDefault="00353812" w:rsidP="00353812">
            <w:pPr>
              <w:rPr>
                <w:rFonts w:asciiTheme="minorHAnsi" w:hAnsiTheme="minorHAnsi" w:hint="eastAsia"/>
                <w:lang w:eastAsia="en-GB"/>
              </w:rPr>
            </w:pPr>
            <w:r w:rsidRPr="0041138D">
              <w:rPr>
                <w:rFonts w:asciiTheme="minorHAnsi" w:hAnsiTheme="minorHAnsi"/>
                <w:szCs w:val="20"/>
              </w:rPr>
              <w:t>SIF-P04</w:t>
            </w:r>
          </w:p>
        </w:tc>
        <w:tc>
          <w:tcPr>
            <w:tcW w:w="1159" w:type="dxa"/>
            <w:vAlign w:val="center"/>
          </w:tcPr>
          <w:p w14:paraId="71A47107" w14:textId="25CC0459" w:rsidR="00353812" w:rsidRPr="00F94A76" w:rsidRDefault="00353812" w:rsidP="00353812">
            <w:pPr>
              <w:rPr>
                <w:rFonts w:asciiTheme="minorHAnsi" w:hAnsiTheme="minorHAnsi" w:hint="eastAsia"/>
                <w:lang w:eastAsia="en-GB"/>
              </w:rPr>
            </w:pPr>
            <w:r w:rsidRPr="0041138D">
              <w:rPr>
                <w:rFonts w:asciiTheme="minorHAnsi" w:hAnsiTheme="minorHAnsi"/>
                <w:szCs w:val="20"/>
              </w:rPr>
              <w:t>API Facade / API Mediation</w:t>
            </w:r>
          </w:p>
        </w:tc>
        <w:tc>
          <w:tcPr>
            <w:tcW w:w="1126" w:type="dxa"/>
            <w:vAlign w:val="center"/>
          </w:tcPr>
          <w:p w14:paraId="4C910CB5" w14:textId="1ECF8F1E" w:rsidR="00353812" w:rsidRPr="00F94A76" w:rsidRDefault="00353812" w:rsidP="00353812">
            <w:pPr>
              <w:rPr>
                <w:rFonts w:asciiTheme="minorHAnsi" w:hAnsiTheme="minorHAnsi" w:hint="eastAsia"/>
                <w:lang w:eastAsia="en-GB"/>
              </w:rPr>
            </w:pPr>
            <w:r w:rsidRPr="0041138D">
              <w:rPr>
                <w:rFonts w:asciiTheme="minorHAnsi" w:hAnsiTheme="minorHAnsi"/>
                <w:szCs w:val="20"/>
              </w:rPr>
              <w:t>Internal and external</w:t>
            </w:r>
          </w:p>
        </w:tc>
        <w:tc>
          <w:tcPr>
            <w:tcW w:w="1081" w:type="dxa"/>
            <w:vAlign w:val="center"/>
          </w:tcPr>
          <w:p w14:paraId="73A15CA2" w14:textId="1BB24200" w:rsidR="00353812" w:rsidRPr="00F94A76" w:rsidRDefault="00353812" w:rsidP="00353812">
            <w:pPr>
              <w:rPr>
                <w:rFonts w:asciiTheme="minorHAnsi" w:hAnsiTheme="minorHAnsi" w:hint="eastAsia"/>
                <w:lang w:eastAsia="en-GB"/>
              </w:rPr>
            </w:pPr>
            <w:r w:rsidRPr="0041138D">
              <w:rPr>
                <w:rFonts w:ascii="Segoe UI Emoji" w:hAnsi="Segoe UI Emoji" w:cs="Segoe UI Emoji"/>
                <w:szCs w:val="20"/>
              </w:rPr>
              <w:t>✅</w:t>
            </w:r>
          </w:p>
        </w:tc>
        <w:tc>
          <w:tcPr>
            <w:tcW w:w="1081" w:type="dxa"/>
            <w:vAlign w:val="center"/>
          </w:tcPr>
          <w:p w14:paraId="106BADBD" w14:textId="209AB426" w:rsidR="00353812" w:rsidRPr="00F94A76" w:rsidRDefault="00353812" w:rsidP="00353812">
            <w:pPr>
              <w:rPr>
                <w:rFonts w:asciiTheme="minorHAnsi" w:hAnsiTheme="minorHAnsi" w:hint="eastAsia"/>
                <w:color w:val="1A2B56" w:themeColor="accent1"/>
                <w:u w:val="single"/>
                <w:lang w:eastAsia="en-GB"/>
              </w:rPr>
            </w:pPr>
            <w:r w:rsidRPr="0041138D">
              <w:rPr>
                <w:rFonts w:ascii="Segoe UI Emoji" w:hAnsi="Segoe UI Emoji" w:cs="Segoe UI Emoji"/>
                <w:szCs w:val="20"/>
              </w:rPr>
              <w:t>✅</w:t>
            </w:r>
          </w:p>
        </w:tc>
        <w:tc>
          <w:tcPr>
            <w:tcW w:w="985" w:type="dxa"/>
            <w:vAlign w:val="center"/>
          </w:tcPr>
          <w:p w14:paraId="7EAD5DAD" w14:textId="69FDC77B" w:rsidR="00353812" w:rsidRPr="00F94A76" w:rsidRDefault="00353812" w:rsidP="00353812">
            <w:pPr>
              <w:rPr>
                <w:color w:val="1A2B56" w:themeColor="accent1"/>
                <w:u w:val="single"/>
                <w:lang w:eastAsia="en-GB"/>
              </w:rPr>
            </w:pPr>
            <w:r w:rsidRPr="0041138D">
              <w:rPr>
                <w:rFonts w:ascii="Segoe UI Emoji" w:hAnsi="Segoe UI Emoji" w:cs="Segoe UI Emoji"/>
                <w:szCs w:val="20"/>
              </w:rPr>
              <w:t>✅</w:t>
            </w:r>
          </w:p>
        </w:tc>
        <w:tc>
          <w:tcPr>
            <w:tcW w:w="1030" w:type="dxa"/>
            <w:vAlign w:val="center"/>
          </w:tcPr>
          <w:p w14:paraId="1B372590" w14:textId="47DAA3EF" w:rsidR="00353812" w:rsidRPr="00F94A76" w:rsidRDefault="00353812" w:rsidP="00353812">
            <w:pPr>
              <w:rPr>
                <w:color w:val="1A2B56" w:themeColor="accent1"/>
                <w:u w:val="single"/>
                <w:lang w:eastAsia="en-GB"/>
              </w:rPr>
            </w:pPr>
            <w:r w:rsidRPr="0041138D">
              <w:rPr>
                <w:rFonts w:ascii="Segoe UI Emoji" w:hAnsi="Segoe UI Emoji" w:cs="Segoe UI Emoji"/>
                <w:szCs w:val="20"/>
              </w:rPr>
              <w:t>⚠️</w:t>
            </w:r>
          </w:p>
        </w:tc>
        <w:tc>
          <w:tcPr>
            <w:tcW w:w="1284" w:type="dxa"/>
            <w:vAlign w:val="center"/>
          </w:tcPr>
          <w:p w14:paraId="7BD8D612" w14:textId="29CFD108" w:rsidR="00353812" w:rsidRPr="00F94A76" w:rsidRDefault="00353812" w:rsidP="00353812">
            <w:pPr>
              <w:rPr>
                <w:color w:val="1A2B56" w:themeColor="accent1"/>
                <w:u w:val="single"/>
                <w:lang w:eastAsia="en-GB"/>
              </w:rPr>
            </w:pPr>
            <w:r w:rsidRPr="0041138D">
              <w:rPr>
                <w:rFonts w:asciiTheme="minorHAnsi" w:hAnsiTheme="minorHAnsi"/>
                <w:szCs w:val="20"/>
              </w:rPr>
              <w:t>Azure API Management + Logic App / Function</w:t>
            </w:r>
          </w:p>
        </w:tc>
        <w:tc>
          <w:tcPr>
            <w:tcW w:w="1209" w:type="dxa"/>
            <w:vAlign w:val="center"/>
          </w:tcPr>
          <w:p w14:paraId="708F6654" w14:textId="2492E524" w:rsidR="00353812" w:rsidRPr="00F94A76" w:rsidRDefault="00353812" w:rsidP="00353812">
            <w:pPr>
              <w:rPr>
                <w:color w:val="1A2B56" w:themeColor="accent1"/>
                <w:u w:val="single"/>
                <w:lang w:eastAsia="en-GB"/>
              </w:rPr>
            </w:pPr>
            <w:r w:rsidRPr="0041138D">
              <w:rPr>
                <w:rFonts w:asciiTheme="minorHAnsi" w:hAnsiTheme="minorHAnsi"/>
                <w:szCs w:val="20"/>
              </w:rPr>
              <w:t>Standard</w:t>
            </w:r>
          </w:p>
        </w:tc>
      </w:tr>
      <w:tr w:rsidR="00353812" w:rsidRPr="009527A4" w14:paraId="268AED47" w14:textId="77777777" w:rsidTr="00353812">
        <w:tc>
          <w:tcPr>
            <w:tcW w:w="968" w:type="dxa"/>
            <w:vAlign w:val="center"/>
          </w:tcPr>
          <w:p w14:paraId="1CDC41DC" w14:textId="3ABD973B" w:rsidR="00353812" w:rsidRPr="0041138D" w:rsidRDefault="00353812" w:rsidP="00353812">
            <w:pPr>
              <w:rPr>
                <w:szCs w:val="20"/>
              </w:rPr>
            </w:pPr>
            <w:r w:rsidRPr="0041138D">
              <w:rPr>
                <w:rFonts w:asciiTheme="minorHAnsi" w:hAnsiTheme="minorHAnsi"/>
                <w:szCs w:val="20"/>
              </w:rPr>
              <w:t>SIF-P05</w:t>
            </w:r>
          </w:p>
        </w:tc>
        <w:tc>
          <w:tcPr>
            <w:tcW w:w="1159" w:type="dxa"/>
            <w:vAlign w:val="center"/>
          </w:tcPr>
          <w:p w14:paraId="48D7519D" w14:textId="165F957E" w:rsidR="00353812" w:rsidRPr="0041138D" w:rsidRDefault="00353812" w:rsidP="00353812">
            <w:pPr>
              <w:rPr>
                <w:szCs w:val="20"/>
              </w:rPr>
            </w:pPr>
            <w:r w:rsidRPr="0041138D">
              <w:rPr>
                <w:rFonts w:asciiTheme="minorHAnsi" w:hAnsiTheme="minorHAnsi"/>
                <w:szCs w:val="20"/>
              </w:rPr>
              <w:t>Reliable Queue Messaging</w:t>
            </w:r>
          </w:p>
        </w:tc>
        <w:tc>
          <w:tcPr>
            <w:tcW w:w="1126" w:type="dxa"/>
            <w:vAlign w:val="center"/>
          </w:tcPr>
          <w:p w14:paraId="0762D2D3" w14:textId="6BF6BB31" w:rsidR="00353812" w:rsidRPr="0041138D" w:rsidRDefault="00353812" w:rsidP="00353812">
            <w:pPr>
              <w:rPr>
                <w:szCs w:val="20"/>
              </w:rPr>
            </w:pPr>
            <w:r w:rsidRPr="0041138D">
              <w:rPr>
                <w:rFonts w:asciiTheme="minorHAnsi" w:hAnsiTheme="minorHAnsi"/>
                <w:szCs w:val="20"/>
              </w:rPr>
              <w:t>Primarily internal</w:t>
            </w:r>
          </w:p>
        </w:tc>
        <w:tc>
          <w:tcPr>
            <w:tcW w:w="1081" w:type="dxa"/>
            <w:vAlign w:val="center"/>
          </w:tcPr>
          <w:p w14:paraId="753E9382" w14:textId="73783E62"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7CADDE87" w14:textId="66FE31E8"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353EEE6F" w14:textId="40CD784F"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4A4DE8DF" w14:textId="258D3F2D"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29EB96F8" w14:textId="36BD57F9" w:rsidR="00353812" w:rsidRPr="0041138D" w:rsidRDefault="00353812" w:rsidP="00353812">
            <w:pPr>
              <w:rPr>
                <w:szCs w:val="20"/>
              </w:rPr>
            </w:pPr>
            <w:r w:rsidRPr="0041138D">
              <w:rPr>
                <w:rFonts w:asciiTheme="minorHAnsi" w:hAnsiTheme="minorHAnsi"/>
                <w:szCs w:val="20"/>
              </w:rPr>
              <w:t>Azure Service Bus Queue</w:t>
            </w:r>
          </w:p>
        </w:tc>
        <w:tc>
          <w:tcPr>
            <w:tcW w:w="1209" w:type="dxa"/>
            <w:vAlign w:val="center"/>
          </w:tcPr>
          <w:p w14:paraId="4E0B6768" w14:textId="18E4AEE5" w:rsidR="00353812" w:rsidRPr="0041138D" w:rsidRDefault="00353812" w:rsidP="00353812">
            <w:pPr>
              <w:rPr>
                <w:szCs w:val="20"/>
              </w:rPr>
            </w:pPr>
            <w:r w:rsidRPr="0041138D">
              <w:rPr>
                <w:rFonts w:asciiTheme="minorHAnsi" w:hAnsiTheme="minorHAnsi"/>
                <w:szCs w:val="20"/>
              </w:rPr>
              <w:t>Standard internally; controlled externally</w:t>
            </w:r>
          </w:p>
        </w:tc>
      </w:tr>
      <w:tr w:rsidR="00353812" w:rsidRPr="009527A4" w14:paraId="232A5C8F" w14:textId="77777777" w:rsidTr="00353812">
        <w:tc>
          <w:tcPr>
            <w:tcW w:w="968" w:type="dxa"/>
            <w:vAlign w:val="center"/>
          </w:tcPr>
          <w:p w14:paraId="69E6663F" w14:textId="2B2DA0E8" w:rsidR="00353812" w:rsidRPr="0041138D" w:rsidRDefault="00353812" w:rsidP="00353812">
            <w:pPr>
              <w:rPr>
                <w:szCs w:val="20"/>
              </w:rPr>
            </w:pPr>
            <w:r w:rsidRPr="0041138D">
              <w:rPr>
                <w:rFonts w:asciiTheme="minorHAnsi" w:hAnsiTheme="minorHAnsi"/>
                <w:szCs w:val="20"/>
              </w:rPr>
              <w:t>SIF-P06</w:t>
            </w:r>
          </w:p>
        </w:tc>
        <w:tc>
          <w:tcPr>
            <w:tcW w:w="1159" w:type="dxa"/>
            <w:vAlign w:val="center"/>
          </w:tcPr>
          <w:p w14:paraId="46ED6158" w14:textId="1082BEA6" w:rsidR="00353812" w:rsidRPr="0041138D" w:rsidRDefault="00353812" w:rsidP="00353812">
            <w:pPr>
              <w:rPr>
                <w:szCs w:val="20"/>
              </w:rPr>
            </w:pPr>
            <w:r w:rsidRPr="0041138D">
              <w:rPr>
                <w:rFonts w:asciiTheme="minorHAnsi" w:hAnsiTheme="minorHAnsi"/>
                <w:szCs w:val="20"/>
              </w:rPr>
              <w:t>Publish / Subscribe Messaging</w:t>
            </w:r>
          </w:p>
        </w:tc>
        <w:tc>
          <w:tcPr>
            <w:tcW w:w="1126" w:type="dxa"/>
            <w:vAlign w:val="center"/>
          </w:tcPr>
          <w:p w14:paraId="1BBC3A5F" w14:textId="02D89C08" w:rsidR="00353812" w:rsidRPr="0041138D" w:rsidRDefault="00353812" w:rsidP="00353812">
            <w:pPr>
              <w:rPr>
                <w:szCs w:val="20"/>
              </w:rPr>
            </w:pPr>
            <w:r w:rsidRPr="0041138D">
              <w:rPr>
                <w:rFonts w:asciiTheme="minorHAnsi" w:hAnsiTheme="minorHAnsi"/>
                <w:szCs w:val="20"/>
              </w:rPr>
              <w:t>Primarily internal</w:t>
            </w:r>
          </w:p>
        </w:tc>
        <w:tc>
          <w:tcPr>
            <w:tcW w:w="1081" w:type="dxa"/>
            <w:vAlign w:val="center"/>
          </w:tcPr>
          <w:p w14:paraId="1F181A57" w14:textId="4AE69B73"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7AB74E8C" w14:textId="0BE65BA1"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654D53FB" w14:textId="1F55F998"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629BBF97" w14:textId="40550859"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0C11E3EB" w14:textId="192E06CA" w:rsidR="00353812" w:rsidRPr="0041138D" w:rsidRDefault="00353812" w:rsidP="00353812">
            <w:pPr>
              <w:rPr>
                <w:szCs w:val="20"/>
              </w:rPr>
            </w:pPr>
            <w:r w:rsidRPr="0041138D">
              <w:rPr>
                <w:rFonts w:asciiTheme="minorHAnsi" w:hAnsiTheme="minorHAnsi"/>
                <w:szCs w:val="20"/>
              </w:rPr>
              <w:t>Azure Service Bus Topic</w:t>
            </w:r>
          </w:p>
        </w:tc>
        <w:tc>
          <w:tcPr>
            <w:tcW w:w="1209" w:type="dxa"/>
            <w:vAlign w:val="center"/>
          </w:tcPr>
          <w:p w14:paraId="25615C9B" w14:textId="15C73FAA" w:rsidR="00353812" w:rsidRPr="0041138D" w:rsidRDefault="00353812" w:rsidP="00353812">
            <w:pPr>
              <w:rPr>
                <w:szCs w:val="20"/>
              </w:rPr>
            </w:pPr>
            <w:r w:rsidRPr="0041138D">
              <w:rPr>
                <w:rFonts w:asciiTheme="minorHAnsi" w:hAnsiTheme="minorHAnsi"/>
                <w:szCs w:val="20"/>
              </w:rPr>
              <w:t>Standard internally; external by exception</w:t>
            </w:r>
          </w:p>
        </w:tc>
      </w:tr>
      <w:tr w:rsidR="00353812" w:rsidRPr="009527A4" w14:paraId="5DA46015" w14:textId="77777777" w:rsidTr="00353812">
        <w:tc>
          <w:tcPr>
            <w:tcW w:w="968" w:type="dxa"/>
            <w:vAlign w:val="center"/>
          </w:tcPr>
          <w:p w14:paraId="6C05A9EA" w14:textId="0606FFC4" w:rsidR="00353812" w:rsidRPr="0041138D" w:rsidRDefault="00353812" w:rsidP="00353812">
            <w:pPr>
              <w:rPr>
                <w:szCs w:val="20"/>
              </w:rPr>
            </w:pPr>
            <w:r w:rsidRPr="0041138D">
              <w:rPr>
                <w:rFonts w:asciiTheme="minorHAnsi" w:hAnsiTheme="minorHAnsi"/>
                <w:szCs w:val="20"/>
              </w:rPr>
              <w:t>SIF-P07</w:t>
            </w:r>
          </w:p>
        </w:tc>
        <w:tc>
          <w:tcPr>
            <w:tcW w:w="1159" w:type="dxa"/>
            <w:vAlign w:val="center"/>
          </w:tcPr>
          <w:p w14:paraId="30546979" w14:textId="558EB886" w:rsidR="00353812" w:rsidRPr="0041138D" w:rsidRDefault="00353812" w:rsidP="00353812">
            <w:pPr>
              <w:rPr>
                <w:szCs w:val="20"/>
              </w:rPr>
            </w:pPr>
            <w:r w:rsidRPr="0041138D">
              <w:rPr>
                <w:rFonts w:asciiTheme="minorHAnsi" w:hAnsiTheme="minorHAnsi"/>
                <w:szCs w:val="20"/>
              </w:rPr>
              <w:t>Event Notification</w:t>
            </w:r>
          </w:p>
        </w:tc>
        <w:tc>
          <w:tcPr>
            <w:tcW w:w="1126" w:type="dxa"/>
            <w:vAlign w:val="center"/>
          </w:tcPr>
          <w:p w14:paraId="315F1D5A" w14:textId="5F49E0F8" w:rsidR="00353812" w:rsidRPr="0041138D" w:rsidRDefault="00353812" w:rsidP="00353812">
            <w:pPr>
              <w:rPr>
                <w:szCs w:val="20"/>
              </w:rPr>
            </w:pPr>
            <w:r w:rsidRPr="0041138D">
              <w:rPr>
                <w:rFonts w:asciiTheme="minorHAnsi" w:hAnsiTheme="minorHAnsi"/>
                <w:szCs w:val="20"/>
              </w:rPr>
              <w:t>Internal and external</w:t>
            </w:r>
          </w:p>
        </w:tc>
        <w:tc>
          <w:tcPr>
            <w:tcW w:w="1081" w:type="dxa"/>
            <w:vAlign w:val="center"/>
          </w:tcPr>
          <w:p w14:paraId="28F5C9BB" w14:textId="30486056"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7848E212" w14:textId="63A49FB4"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1F15D642" w14:textId="3D8F9BC6"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23C9766C" w14:textId="4957DD89"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02D0DBEA" w14:textId="4ADAAC1B" w:rsidR="00353812" w:rsidRPr="0041138D" w:rsidRDefault="00353812" w:rsidP="00353812">
            <w:pPr>
              <w:rPr>
                <w:szCs w:val="20"/>
              </w:rPr>
            </w:pPr>
            <w:r w:rsidRPr="0041138D">
              <w:rPr>
                <w:rFonts w:asciiTheme="minorHAnsi" w:hAnsiTheme="minorHAnsi"/>
                <w:szCs w:val="20"/>
              </w:rPr>
              <w:t>Event Grid / Webhook / Logic App Trigger</w:t>
            </w:r>
          </w:p>
        </w:tc>
        <w:tc>
          <w:tcPr>
            <w:tcW w:w="1209" w:type="dxa"/>
            <w:vAlign w:val="center"/>
          </w:tcPr>
          <w:p w14:paraId="219148D9" w14:textId="420971C2" w:rsidR="00353812" w:rsidRPr="0041138D" w:rsidRDefault="00353812" w:rsidP="00353812">
            <w:pPr>
              <w:rPr>
                <w:szCs w:val="20"/>
              </w:rPr>
            </w:pPr>
            <w:r w:rsidRPr="0041138D">
              <w:rPr>
                <w:rFonts w:asciiTheme="minorHAnsi" w:hAnsiTheme="minorHAnsi"/>
                <w:szCs w:val="20"/>
              </w:rPr>
              <w:t>Standard</w:t>
            </w:r>
          </w:p>
        </w:tc>
      </w:tr>
      <w:tr w:rsidR="00353812" w:rsidRPr="009527A4" w14:paraId="42EF8171" w14:textId="77777777" w:rsidTr="00353812">
        <w:tc>
          <w:tcPr>
            <w:tcW w:w="968" w:type="dxa"/>
            <w:vAlign w:val="center"/>
          </w:tcPr>
          <w:p w14:paraId="024CE74D" w14:textId="7945A49D" w:rsidR="00353812" w:rsidRPr="0041138D" w:rsidRDefault="00353812" w:rsidP="00353812">
            <w:pPr>
              <w:rPr>
                <w:szCs w:val="20"/>
              </w:rPr>
            </w:pPr>
            <w:r w:rsidRPr="0041138D">
              <w:rPr>
                <w:rFonts w:asciiTheme="minorHAnsi" w:hAnsiTheme="minorHAnsi"/>
                <w:szCs w:val="20"/>
              </w:rPr>
              <w:t>SIF-P08</w:t>
            </w:r>
          </w:p>
        </w:tc>
        <w:tc>
          <w:tcPr>
            <w:tcW w:w="1159" w:type="dxa"/>
            <w:vAlign w:val="center"/>
          </w:tcPr>
          <w:p w14:paraId="5B521AA9" w14:textId="7FC90FB2" w:rsidR="00353812" w:rsidRPr="0041138D" w:rsidRDefault="00353812" w:rsidP="00353812">
            <w:pPr>
              <w:rPr>
                <w:szCs w:val="20"/>
              </w:rPr>
            </w:pPr>
            <w:r w:rsidRPr="0041138D">
              <w:rPr>
                <w:rFonts w:asciiTheme="minorHAnsi" w:hAnsiTheme="minorHAnsi"/>
                <w:szCs w:val="20"/>
              </w:rPr>
              <w:t>High-Volume Event Streaming</w:t>
            </w:r>
          </w:p>
        </w:tc>
        <w:tc>
          <w:tcPr>
            <w:tcW w:w="1126" w:type="dxa"/>
            <w:vAlign w:val="center"/>
          </w:tcPr>
          <w:p w14:paraId="77D5AD3F" w14:textId="5F6C18D2" w:rsidR="00353812" w:rsidRPr="0041138D" w:rsidRDefault="00353812" w:rsidP="00353812">
            <w:pPr>
              <w:rPr>
                <w:szCs w:val="20"/>
              </w:rPr>
            </w:pPr>
            <w:r w:rsidRPr="0041138D">
              <w:rPr>
                <w:rFonts w:asciiTheme="minorHAnsi" w:hAnsiTheme="minorHAnsi"/>
                <w:szCs w:val="20"/>
              </w:rPr>
              <w:t>Internal / analytics / selected external</w:t>
            </w:r>
          </w:p>
        </w:tc>
        <w:tc>
          <w:tcPr>
            <w:tcW w:w="1081" w:type="dxa"/>
            <w:vAlign w:val="center"/>
          </w:tcPr>
          <w:p w14:paraId="5B643149" w14:textId="5101258D"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2DC3B0D6" w14:textId="340A7654"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4763CA1F" w14:textId="106A41C5"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5A4DF2EF" w14:textId="5769E075"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7B6D9556" w14:textId="13D4C3B2" w:rsidR="00353812" w:rsidRPr="0041138D" w:rsidRDefault="00353812" w:rsidP="00353812">
            <w:pPr>
              <w:rPr>
                <w:szCs w:val="20"/>
              </w:rPr>
            </w:pPr>
            <w:r w:rsidRPr="0041138D">
              <w:rPr>
                <w:rFonts w:asciiTheme="minorHAnsi" w:hAnsiTheme="minorHAnsi"/>
                <w:szCs w:val="20"/>
              </w:rPr>
              <w:t>Azure Event Hubs</w:t>
            </w:r>
          </w:p>
        </w:tc>
        <w:tc>
          <w:tcPr>
            <w:tcW w:w="1209" w:type="dxa"/>
            <w:vAlign w:val="center"/>
          </w:tcPr>
          <w:p w14:paraId="3606EE44" w14:textId="64643950" w:rsidR="00353812" w:rsidRPr="0041138D" w:rsidRDefault="00353812" w:rsidP="00353812">
            <w:pPr>
              <w:rPr>
                <w:szCs w:val="20"/>
              </w:rPr>
            </w:pPr>
            <w:r w:rsidRPr="0041138D">
              <w:rPr>
                <w:rFonts w:asciiTheme="minorHAnsi" w:hAnsiTheme="minorHAnsi"/>
                <w:szCs w:val="20"/>
              </w:rPr>
              <w:t>Conditional</w:t>
            </w:r>
          </w:p>
        </w:tc>
      </w:tr>
      <w:tr w:rsidR="00353812" w:rsidRPr="009527A4" w14:paraId="65FDDD04" w14:textId="77777777" w:rsidTr="00353812">
        <w:tc>
          <w:tcPr>
            <w:tcW w:w="968" w:type="dxa"/>
            <w:vAlign w:val="center"/>
          </w:tcPr>
          <w:p w14:paraId="32BBF285" w14:textId="5714CCC6" w:rsidR="00353812" w:rsidRPr="0041138D" w:rsidRDefault="00353812" w:rsidP="00353812">
            <w:pPr>
              <w:rPr>
                <w:szCs w:val="20"/>
              </w:rPr>
            </w:pPr>
            <w:r w:rsidRPr="0041138D">
              <w:rPr>
                <w:rFonts w:asciiTheme="minorHAnsi" w:hAnsiTheme="minorHAnsi"/>
                <w:szCs w:val="20"/>
              </w:rPr>
              <w:t>SIF-P09</w:t>
            </w:r>
          </w:p>
        </w:tc>
        <w:tc>
          <w:tcPr>
            <w:tcW w:w="1159" w:type="dxa"/>
            <w:vAlign w:val="center"/>
          </w:tcPr>
          <w:p w14:paraId="6F53AC15" w14:textId="5400BE77" w:rsidR="00353812" w:rsidRPr="0041138D" w:rsidRDefault="00353812" w:rsidP="00353812">
            <w:pPr>
              <w:rPr>
                <w:szCs w:val="20"/>
              </w:rPr>
            </w:pPr>
            <w:r w:rsidRPr="0041138D">
              <w:rPr>
                <w:rFonts w:asciiTheme="minorHAnsi" w:hAnsiTheme="minorHAnsi"/>
                <w:szCs w:val="20"/>
              </w:rPr>
              <w:t>Workflow Orchestration</w:t>
            </w:r>
          </w:p>
        </w:tc>
        <w:tc>
          <w:tcPr>
            <w:tcW w:w="1126" w:type="dxa"/>
            <w:vAlign w:val="center"/>
          </w:tcPr>
          <w:p w14:paraId="77FDA4AD" w14:textId="3B97C2B5" w:rsidR="00353812" w:rsidRPr="0041138D" w:rsidRDefault="00353812" w:rsidP="00353812">
            <w:pPr>
              <w:rPr>
                <w:szCs w:val="20"/>
              </w:rPr>
            </w:pPr>
            <w:r w:rsidRPr="0041138D">
              <w:rPr>
                <w:rFonts w:asciiTheme="minorHAnsi" w:hAnsiTheme="minorHAnsi"/>
                <w:szCs w:val="20"/>
              </w:rPr>
              <w:t>Internal and external</w:t>
            </w:r>
          </w:p>
        </w:tc>
        <w:tc>
          <w:tcPr>
            <w:tcW w:w="1081" w:type="dxa"/>
            <w:vAlign w:val="center"/>
          </w:tcPr>
          <w:p w14:paraId="58A37536" w14:textId="48156DAC"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11D475E8" w14:textId="791D4A1B"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1EBBFE3B" w14:textId="73B0D9DA"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2D14D2B6" w14:textId="62A27DB3"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12E44937" w14:textId="0EBD1F76" w:rsidR="00353812" w:rsidRPr="0041138D" w:rsidRDefault="00353812" w:rsidP="00353812">
            <w:pPr>
              <w:rPr>
                <w:szCs w:val="20"/>
              </w:rPr>
            </w:pPr>
            <w:r w:rsidRPr="0041138D">
              <w:rPr>
                <w:rFonts w:asciiTheme="minorHAnsi" w:hAnsiTheme="minorHAnsi"/>
                <w:szCs w:val="20"/>
              </w:rPr>
              <w:t>Azure Logic Apps</w:t>
            </w:r>
          </w:p>
        </w:tc>
        <w:tc>
          <w:tcPr>
            <w:tcW w:w="1209" w:type="dxa"/>
            <w:vAlign w:val="center"/>
          </w:tcPr>
          <w:p w14:paraId="5AD98631" w14:textId="086CA6C5" w:rsidR="00353812" w:rsidRPr="0041138D" w:rsidRDefault="00353812" w:rsidP="00353812">
            <w:pPr>
              <w:rPr>
                <w:szCs w:val="20"/>
              </w:rPr>
            </w:pPr>
            <w:r w:rsidRPr="0041138D">
              <w:rPr>
                <w:rFonts w:asciiTheme="minorHAnsi" w:hAnsiTheme="minorHAnsi"/>
                <w:szCs w:val="20"/>
              </w:rPr>
              <w:t>Standard</w:t>
            </w:r>
          </w:p>
        </w:tc>
      </w:tr>
      <w:tr w:rsidR="00353812" w:rsidRPr="009527A4" w14:paraId="7491A0B6" w14:textId="77777777" w:rsidTr="00353812">
        <w:tc>
          <w:tcPr>
            <w:tcW w:w="968" w:type="dxa"/>
            <w:vAlign w:val="center"/>
          </w:tcPr>
          <w:p w14:paraId="6A4CDF12" w14:textId="11CF6F3D" w:rsidR="00353812" w:rsidRPr="0041138D" w:rsidRDefault="00353812" w:rsidP="00353812">
            <w:pPr>
              <w:rPr>
                <w:szCs w:val="20"/>
              </w:rPr>
            </w:pPr>
            <w:r w:rsidRPr="0041138D">
              <w:rPr>
                <w:rFonts w:asciiTheme="minorHAnsi" w:hAnsiTheme="minorHAnsi"/>
                <w:szCs w:val="20"/>
              </w:rPr>
              <w:t>SIF-P10</w:t>
            </w:r>
          </w:p>
        </w:tc>
        <w:tc>
          <w:tcPr>
            <w:tcW w:w="1159" w:type="dxa"/>
            <w:vAlign w:val="center"/>
          </w:tcPr>
          <w:p w14:paraId="2216A110" w14:textId="5DEB3A38" w:rsidR="00353812" w:rsidRPr="0041138D" w:rsidRDefault="00353812" w:rsidP="00353812">
            <w:pPr>
              <w:rPr>
                <w:szCs w:val="20"/>
              </w:rPr>
            </w:pPr>
            <w:r w:rsidRPr="0041138D">
              <w:rPr>
                <w:rFonts w:asciiTheme="minorHAnsi" w:hAnsiTheme="minorHAnsi"/>
                <w:szCs w:val="20"/>
              </w:rPr>
              <w:t>Long-Running Workflow</w:t>
            </w:r>
          </w:p>
        </w:tc>
        <w:tc>
          <w:tcPr>
            <w:tcW w:w="1126" w:type="dxa"/>
            <w:vAlign w:val="center"/>
          </w:tcPr>
          <w:p w14:paraId="592DAF63" w14:textId="242565FD" w:rsidR="00353812" w:rsidRPr="0041138D" w:rsidRDefault="00353812" w:rsidP="00353812">
            <w:pPr>
              <w:rPr>
                <w:szCs w:val="20"/>
              </w:rPr>
            </w:pPr>
            <w:r w:rsidRPr="0041138D">
              <w:rPr>
                <w:rFonts w:asciiTheme="minorHAnsi" w:hAnsiTheme="minorHAnsi"/>
                <w:szCs w:val="20"/>
              </w:rPr>
              <w:t>Internal and external</w:t>
            </w:r>
          </w:p>
        </w:tc>
        <w:tc>
          <w:tcPr>
            <w:tcW w:w="1081" w:type="dxa"/>
            <w:vAlign w:val="center"/>
          </w:tcPr>
          <w:p w14:paraId="48AE5B3B" w14:textId="49C6671D"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63EEC058" w14:textId="5B6E92F5"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5955EEF9" w14:textId="3C08AF86"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50BD9BBA" w14:textId="34427E73"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150BFD2C" w14:textId="75F9C24A" w:rsidR="00353812" w:rsidRPr="0041138D" w:rsidRDefault="00353812" w:rsidP="00353812">
            <w:pPr>
              <w:rPr>
                <w:szCs w:val="20"/>
              </w:rPr>
            </w:pPr>
            <w:r w:rsidRPr="0041138D">
              <w:rPr>
                <w:rFonts w:asciiTheme="minorHAnsi" w:hAnsiTheme="minorHAnsi"/>
                <w:szCs w:val="20"/>
              </w:rPr>
              <w:t>Azure Logic Apps Standard</w:t>
            </w:r>
          </w:p>
        </w:tc>
        <w:tc>
          <w:tcPr>
            <w:tcW w:w="1209" w:type="dxa"/>
            <w:vAlign w:val="center"/>
          </w:tcPr>
          <w:p w14:paraId="07FC4938" w14:textId="099F79C9" w:rsidR="00353812" w:rsidRPr="0041138D" w:rsidRDefault="00353812" w:rsidP="00353812">
            <w:pPr>
              <w:rPr>
                <w:szCs w:val="20"/>
              </w:rPr>
            </w:pPr>
            <w:r w:rsidRPr="0041138D">
              <w:rPr>
                <w:rFonts w:asciiTheme="minorHAnsi" w:hAnsiTheme="minorHAnsi"/>
                <w:szCs w:val="20"/>
              </w:rPr>
              <w:t>Standard</w:t>
            </w:r>
          </w:p>
        </w:tc>
      </w:tr>
      <w:tr w:rsidR="00353812" w:rsidRPr="009527A4" w14:paraId="6A1F9FB8" w14:textId="77777777" w:rsidTr="00353812">
        <w:tc>
          <w:tcPr>
            <w:tcW w:w="968" w:type="dxa"/>
            <w:vAlign w:val="center"/>
          </w:tcPr>
          <w:p w14:paraId="057C8DF4" w14:textId="5A3F4590" w:rsidR="00353812" w:rsidRPr="0041138D" w:rsidRDefault="00353812" w:rsidP="00353812">
            <w:pPr>
              <w:rPr>
                <w:szCs w:val="20"/>
              </w:rPr>
            </w:pPr>
            <w:r w:rsidRPr="0041138D">
              <w:rPr>
                <w:rFonts w:asciiTheme="minorHAnsi" w:hAnsiTheme="minorHAnsi"/>
                <w:szCs w:val="20"/>
              </w:rPr>
              <w:t>SIF-P11</w:t>
            </w:r>
          </w:p>
        </w:tc>
        <w:tc>
          <w:tcPr>
            <w:tcW w:w="1159" w:type="dxa"/>
            <w:vAlign w:val="center"/>
          </w:tcPr>
          <w:p w14:paraId="165E83DD" w14:textId="485C787C" w:rsidR="00353812" w:rsidRPr="0041138D" w:rsidRDefault="00353812" w:rsidP="00353812">
            <w:pPr>
              <w:rPr>
                <w:szCs w:val="20"/>
              </w:rPr>
            </w:pPr>
            <w:r w:rsidRPr="0041138D">
              <w:rPr>
                <w:rFonts w:asciiTheme="minorHAnsi" w:hAnsiTheme="minorHAnsi"/>
                <w:szCs w:val="20"/>
              </w:rPr>
              <w:t>Third-Party Webhook Ingress</w:t>
            </w:r>
          </w:p>
        </w:tc>
        <w:tc>
          <w:tcPr>
            <w:tcW w:w="1126" w:type="dxa"/>
            <w:vAlign w:val="center"/>
          </w:tcPr>
          <w:p w14:paraId="42F5796E" w14:textId="1E86F85A" w:rsidR="00353812" w:rsidRPr="0041138D" w:rsidRDefault="00353812" w:rsidP="00353812">
            <w:pPr>
              <w:rPr>
                <w:szCs w:val="20"/>
              </w:rPr>
            </w:pPr>
            <w:r w:rsidRPr="0041138D">
              <w:rPr>
                <w:rFonts w:asciiTheme="minorHAnsi" w:hAnsiTheme="minorHAnsi"/>
                <w:szCs w:val="20"/>
              </w:rPr>
              <w:t>Third party to Chaucer</w:t>
            </w:r>
          </w:p>
        </w:tc>
        <w:tc>
          <w:tcPr>
            <w:tcW w:w="1081" w:type="dxa"/>
            <w:vAlign w:val="center"/>
          </w:tcPr>
          <w:p w14:paraId="5E4037BF" w14:textId="3AF25D3A"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60A7950B" w14:textId="7EEF4D50"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180DAE1A" w14:textId="3D75EEB3"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5FDCCC86" w14:textId="70530D96"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349F098C" w14:textId="3D3D150D" w:rsidR="00353812" w:rsidRPr="0041138D" w:rsidRDefault="00353812" w:rsidP="00353812">
            <w:pPr>
              <w:rPr>
                <w:szCs w:val="20"/>
              </w:rPr>
            </w:pPr>
            <w:r w:rsidRPr="0041138D">
              <w:rPr>
                <w:rFonts w:asciiTheme="minorHAnsi" w:hAnsiTheme="minorHAnsi"/>
                <w:szCs w:val="20"/>
              </w:rPr>
              <w:t>APIM + Logic App / Function</w:t>
            </w:r>
          </w:p>
        </w:tc>
        <w:tc>
          <w:tcPr>
            <w:tcW w:w="1209" w:type="dxa"/>
            <w:vAlign w:val="center"/>
          </w:tcPr>
          <w:p w14:paraId="543E03AB" w14:textId="6B5D5A61" w:rsidR="00353812" w:rsidRPr="0041138D" w:rsidRDefault="00353812" w:rsidP="00353812">
            <w:pPr>
              <w:rPr>
                <w:szCs w:val="20"/>
              </w:rPr>
            </w:pPr>
            <w:r w:rsidRPr="0041138D">
              <w:rPr>
                <w:rFonts w:asciiTheme="minorHAnsi" w:hAnsiTheme="minorHAnsi"/>
                <w:szCs w:val="20"/>
              </w:rPr>
              <w:t>Standard for SaaS/vendor callback scenarios</w:t>
            </w:r>
          </w:p>
        </w:tc>
      </w:tr>
      <w:tr w:rsidR="00353812" w:rsidRPr="009527A4" w14:paraId="6789C468" w14:textId="77777777" w:rsidTr="00353812">
        <w:tc>
          <w:tcPr>
            <w:tcW w:w="968" w:type="dxa"/>
            <w:vAlign w:val="center"/>
          </w:tcPr>
          <w:p w14:paraId="5AE561D8" w14:textId="2B40A9EA" w:rsidR="00353812" w:rsidRPr="0041138D" w:rsidRDefault="00353812" w:rsidP="00353812">
            <w:pPr>
              <w:rPr>
                <w:szCs w:val="20"/>
              </w:rPr>
            </w:pPr>
            <w:r w:rsidRPr="0041138D">
              <w:rPr>
                <w:rFonts w:asciiTheme="minorHAnsi" w:hAnsiTheme="minorHAnsi"/>
                <w:szCs w:val="20"/>
              </w:rPr>
              <w:t>SIF-P12</w:t>
            </w:r>
          </w:p>
        </w:tc>
        <w:tc>
          <w:tcPr>
            <w:tcW w:w="1159" w:type="dxa"/>
            <w:vAlign w:val="center"/>
          </w:tcPr>
          <w:p w14:paraId="2CE786B1" w14:textId="6AC35191" w:rsidR="00353812" w:rsidRPr="0041138D" w:rsidRDefault="00353812" w:rsidP="00353812">
            <w:pPr>
              <w:rPr>
                <w:szCs w:val="20"/>
              </w:rPr>
            </w:pPr>
            <w:r w:rsidRPr="0041138D">
              <w:rPr>
                <w:rFonts w:asciiTheme="minorHAnsi" w:hAnsiTheme="minorHAnsi"/>
                <w:szCs w:val="20"/>
              </w:rPr>
              <w:t>Managed File Exchange</w:t>
            </w:r>
          </w:p>
        </w:tc>
        <w:tc>
          <w:tcPr>
            <w:tcW w:w="1126" w:type="dxa"/>
            <w:vAlign w:val="center"/>
          </w:tcPr>
          <w:p w14:paraId="49270B5E" w14:textId="621D2687" w:rsidR="00353812" w:rsidRPr="0041138D" w:rsidRDefault="00353812" w:rsidP="00353812">
            <w:pPr>
              <w:rPr>
                <w:szCs w:val="20"/>
              </w:rPr>
            </w:pPr>
            <w:r w:rsidRPr="0041138D">
              <w:rPr>
                <w:rFonts w:asciiTheme="minorHAnsi" w:hAnsiTheme="minorHAnsi"/>
                <w:szCs w:val="20"/>
              </w:rPr>
              <w:t>Internal and external</w:t>
            </w:r>
          </w:p>
        </w:tc>
        <w:tc>
          <w:tcPr>
            <w:tcW w:w="1081" w:type="dxa"/>
            <w:vAlign w:val="center"/>
          </w:tcPr>
          <w:p w14:paraId="79EBF188" w14:textId="135BF6BE"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6B9DED2F" w14:textId="4A158780"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24A10ACE" w14:textId="36FC2759"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51283583" w14:textId="027E3FC0"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0E99B0AB" w14:textId="406067FD" w:rsidR="00353812" w:rsidRPr="0041138D" w:rsidRDefault="00353812" w:rsidP="00353812">
            <w:pPr>
              <w:rPr>
                <w:szCs w:val="20"/>
              </w:rPr>
            </w:pPr>
            <w:r w:rsidRPr="0041138D">
              <w:rPr>
                <w:rFonts w:asciiTheme="minorHAnsi" w:hAnsiTheme="minorHAnsi"/>
                <w:szCs w:val="20"/>
              </w:rPr>
              <w:t>Logic Apps / Storage / SFTP / Service Bus where required</w:t>
            </w:r>
          </w:p>
        </w:tc>
        <w:tc>
          <w:tcPr>
            <w:tcW w:w="1209" w:type="dxa"/>
            <w:vAlign w:val="center"/>
          </w:tcPr>
          <w:p w14:paraId="391B4DF0" w14:textId="4D823A71" w:rsidR="00353812" w:rsidRPr="0041138D" w:rsidRDefault="00353812" w:rsidP="00353812">
            <w:pPr>
              <w:rPr>
                <w:szCs w:val="20"/>
              </w:rPr>
            </w:pPr>
            <w:r w:rsidRPr="0041138D">
              <w:rPr>
                <w:rFonts w:asciiTheme="minorHAnsi" w:hAnsiTheme="minorHAnsi"/>
                <w:szCs w:val="20"/>
              </w:rPr>
              <w:t>Conditional</w:t>
            </w:r>
          </w:p>
        </w:tc>
      </w:tr>
      <w:tr w:rsidR="00353812" w:rsidRPr="009527A4" w14:paraId="1027E715" w14:textId="77777777" w:rsidTr="00353812">
        <w:tc>
          <w:tcPr>
            <w:tcW w:w="968" w:type="dxa"/>
            <w:vAlign w:val="center"/>
          </w:tcPr>
          <w:p w14:paraId="25EA01DE" w14:textId="65D8D230" w:rsidR="00353812" w:rsidRPr="0041138D" w:rsidRDefault="00353812" w:rsidP="00353812">
            <w:pPr>
              <w:rPr>
                <w:szCs w:val="20"/>
              </w:rPr>
            </w:pPr>
            <w:r w:rsidRPr="0041138D">
              <w:rPr>
                <w:rFonts w:asciiTheme="minorHAnsi" w:hAnsiTheme="minorHAnsi"/>
                <w:szCs w:val="20"/>
              </w:rPr>
              <w:t>SIF-P13</w:t>
            </w:r>
          </w:p>
        </w:tc>
        <w:tc>
          <w:tcPr>
            <w:tcW w:w="1159" w:type="dxa"/>
            <w:vAlign w:val="center"/>
          </w:tcPr>
          <w:p w14:paraId="1D566264" w14:textId="4A04792B" w:rsidR="00353812" w:rsidRPr="0041138D" w:rsidRDefault="00353812" w:rsidP="00353812">
            <w:pPr>
              <w:rPr>
                <w:szCs w:val="20"/>
              </w:rPr>
            </w:pPr>
            <w:r w:rsidRPr="0041138D">
              <w:rPr>
                <w:rFonts w:asciiTheme="minorHAnsi" w:hAnsiTheme="minorHAnsi"/>
                <w:szCs w:val="20"/>
              </w:rPr>
              <w:t>Data Platform Exchange</w:t>
            </w:r>
          </w:p>
        </w:tc>
        <w:tc>
          <w:tcPr>
            <w:tcW w:w="1126" w:type="dxa"/>
            <w:vAlign w:val="center"/>
          </w:tcPr>
          <w:p w14:paraId="16094769" w14:textId="28A93885" w:rsidR="00353812" w:rsidRPr="0041138D" w:rsidRDefault="00353812" w:rsidP="00353812">
            <w:pPr>
              <w:rPr>
                <w:szCs w:val="20"/>
              </w:rPr>
            </w:pPr>
            <w:r w:rsidRPr="0041138D">
              <w:rPr>
                <w:rFonts w:asciiTheme="minorHAnsi" w:hAnsiTheme="minorHAnsi"/>
                <w:szCs w:val="20"/>
              </w:rPr>
              <w:t>SIF to Snowflake / Snowflake to SIF</w:t>
            </w:r>
          </w:p>
        </w:tc>
        <w:tc>
          <w:tcPr>
            <w:tcW w:w="1081" w:type="dxa"/>
            <w:vAlign w:val="center"/>
          </w:tcPr>
          <w:p w14:paraId="7D0539A5" w14:textId="7EEA0E3E"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4C81591D" w14:textId="74316F1C"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19449636" w14:textId="2780787D"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774365F0" w14:textId="069B1BDF"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6FAA9D99" w14:textId="0788DFEE" w:rsidR="00353812" w:rsidRPr="0041138D" w:rsidRDefault="00353812" w:rsidP="00353812">
            <w:pPr>
              <w:rPr>
                <w:szCs w:val="20"/>
              </w:rPr>
            </w:pPr>
            <w:r w:rsidRPr="0041138D">
              <w:rPr>
                <w:rFonts w:asciiTheme="minorHAnsi" w:hAnsiTheme="minorHAnsi"/>
                <w:szCs w:val="20"/>
              </w:rPr>
              <w:t>ADF / Blob or ADLS / Snowpipe / COPY INTO / controlled APIs</w:t>
            </w:r>
          </w:p>
        </w:tc>
        <w:tc>
          <w:tcPr>
            <w:tcW w:w="1209" w:type="dxa"/>
            <w:vAlign w:val="center"/>
          </w:tcPr>
          <w:p w14:paraId="7F6CE8B2" w14:textId="29035D7E" w:rsidR="00353812" w:rsidRPr="0041138D" w:rsidRDefault="00353812" w:rsidP="00353812">
            <w:pPr>
              <w:rPr>
                <w:szCs w:val="20"/>
              </w:rPr>
            </w:pPr>
            <w:r w:rsidRPr="0041138D">
              <w:rPr>
                <w:rFonts w:asciiTheme="minorHAnsi" w:hAnsiTheme="minorHAnsi"/>
                <w:szCs w:val="20"/>
              </w:rPr>
              <w:t>Conditional; not default operational integration</w:t>
            </w:r>
          </w:p>
        </w:tc>
      </w:tr>
      <w:tr w:rsidR="00353812" w:rsidRPr="009527A4" w14:paraId="7C07067B" w14:textId="77777777" w:rsidTr="00353812">
        <w:tc>
          <w:tcPr>
            <w:tcW w:w="968" w:type="dxa"/>
            <w:vAlign w:val="center"/>
          </w:tcPr>
          <w:p w14:paraId="06B6B6B4" w14:textId="34908A4E" w:rsidR="00353812" w:rsidRPr="0041138D" w:rsidRDefault="00353812" w:rsidP="00353812">
            <w:pPr>
              <w:rPr>
                <w:szCs w:val="20"/>
              </w:rPr>
            </w:pPr>
            <w:r w:rsidRPr="0041138D">
              <w:rPr>
                <w:rFonts w:asciiTheme="minorHAnsi" w:hAnsiTheme="minorHAnsi"/>
                <w:szCs w:val="20"/>
              </w:rPr>
              <w:t>SIF-P14</w:t>
            </w:r>
          </w:p>
        </w:tc>
        <w:tc>
          <w:tcPr>
            <w:tcW w:w="1159" w:type="dxa"/>
            <w:vAlign w:val="center"/>
          </w:tcPr>
          <w:p w14:paraId="2A8BC28D" w14:textId="2816A249" w:rsidR="00353812" w:rsidRPr="0041138D" w:rsidRDefault="00353812" w:rsidP="00353812">
            <w:pPr>
              <w:rPr>
                <w:szCs w:val="20"/>
              </w:rPr>
            </w:pPr>
            <w:r w:rsidRPr="0041138D">
              <w:rPr>
                <w:rFonts w:asciiTheme="minorHAnsi" w:hAnsiTheme="minorHAnsi"/>
                <w:szCs w:val="20"/>
              </w:rPr>
              <w:t>Custom Code Extension</w:t>
            </w:r>
          </w:p>
        </w:tc>
        <w:tc>
          <w:tcPr>
            <w:tcW w:w="1126" w:type="dxa"/>
            <w:vAlign w:val="center"/>
          </w:tcPr>
          <w:p w14:paraId="4EB366AD" w14:textId="075C9D18" w:rsidR="00353812" w:rsidRPr="0041138D" w:rsidRDefault="00353812" w:rsidP="00353812">
            <w:pPr>
              <w:rPr>
                <w:szCs w:val="20"/>
              </w:rPr>
            </w:pPr>
            <w:r w:rsidRPr="0041138D">
              <w:rPr>
                <w:rFonts w:asciiTheme="minorHAnsi" w:hAnsiTheme="minorHAnsi"/>
                <w:szCs w:val="20"/>
              </w:rPr>
              <w:t>Internal and external</w:t>
            </w:r>
          </w:p>
        </w:tc>
        <w:tc>
          <w:tcPr>
            <w:tcW w:w="1081" w:type="dxa"/>
            <w:vAlign w:val="center"/>
          </w:tcPr>
          <w:p w14:paraId="5376D150" w14:textId="07035BA4"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81" w:type="dxa"/>
            <w:vAlign w:val="center"/>
          </w:tcPr>
          <w:p w14:paraId="1048DB6F" w14:textId="26DF65B7"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985" w:type="dxa"/>
            <w:vAlign w:val="center"/>
          </w:tcPr>
          <w:p w14:paraId="5616DDFB" w14:textId="634DEDBA"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030" w:type="dxa"/>
            <w:vAlign w:val="center"/>
          </w:tcPr>
          <w:p w14:paraId="464EC9EA" w14:textId="3FA5E704" w:rsidR="00353812" w:rsidRPr="0041138D" w:rsidRDefault="00353812" w:rsidP="00353812">
            <w:pPr>
              <w:rPr>
                <w:rFonts w:ascii="Segoe UI Emoji" w:hAnsi="Segoe UI Emoji" w:cs="Segoe UI Emoji"/>
                <w:szCs w:val="20"/>
              </w:rPr>
            </w:pPr>
            <w:r w:rsidRPr="0041138D">
              <w:rPr>
                <w:rFonts w:ascii="Segoe UI Emoji" w:hAnsi="Segoe UI Emoji" w:cs="Segoe UI Emoji"/>
                <w:szCs w:val="20"/>
              </w:rPr>
              <w:t>⚠️</w:t>
            </w:r>
          </w:p>
        </w:tc>
        <w:tc>
          <w:tcPr>
            <w:tcW w:w="1284" w:type="dxa"/>
            <w:vAlign w:val="center"/>
          </w:tcPr>
          <w:p w14:paraId="57A4E6C8" w14:textId="5A9C5440" w:rsidR="00353812" w:rsidRPr="0041138D" w:rsidRDefault="00353812" w:rsidP="00353812">
            <w:pPr>
              <w:rPr>
                <w:szCs w:val="20"/>
              </w:rPr>
            </w:pPr>
            <w:r w:rsidRPr="0041138D">
              <w:rPr>
                <w:rFonts w:asciiTheme="minorHAnsi" w:hAnsiTheme="minorHAnsi"/>
                <w:szCs w:val="20"/>
              </w:rPr>
              <w:t>Azure Functions</w:t>
            </w:r>
          </w:p>
        </w:tc>
        <w:tc>
          <w:tcPr>
            <w:tcW w:w="1209" w:type="dxa"/>
            <w:vAlign w:val="center"/>
          </w:tcPr>
          <w:p w14:paraId="6C365926" w14:textId="3A590640" w:rsidR="00353812" w:rsidRPr="0041138D" w:rsidRDefault="00353812" w:rsidP="00353812">
            <w:pPr>
              <w:rPr>
                <w:szCs w:val="20"/>
              </w:rPr>
            </w:pPr>
            <w:r w:rsidRPr="0041138D">
              <w:rPr>
                <w:rFonts w:asciiTheme="minorHAnsi" w:hAnsiTheme="minorHAnsi"/>
                <w:szCs w:val="20"/>
              </w:rPr>
              <w:t>Standard with constraints</w:t>
            </w:r>
          </w:p>
        </w:tc>
      </w:tr>
    </w:tbl>
    <w:p w14:paraId="2C0543DE" w14:textId="77777777" w:rsidR="00FE4F0E" w:rsidRPr="0041138D" w:rsidRDefault="00FE4F0E" w:rsidP="0041138D">
      <w:pPr>
        <w:rPr>
          <w:szCs w:val="20"/>
        </w:rPr>
      </w:pPr>
    </w:p>
    <w:p w14:paraId="637E5E5E" w14:textId="77777777" w:rsidR="0041138D" w:rsidRDefault="0041138D" w:rsidP="0041138D">
      <w:pPr>
        <w:rPr>
          <w:szCs w:val="20"/>
        </w:rPr>
      </w:pPr>
    </w:p>
    <w:tbl>
      <w:tblPr>
        <w:tblStyle w:val="TableGridLight"/>
        <w:tblW w:w="8926" w:type="dxa"/>
        <w:tblLook w:val="04A0" w:firstRow="1" w:lastRow="0" w:firstColumn="1" w:lastColumn="0" w:noHBand="0" w:noVBand="1"/>
      </w:tblPr>
      <w:tblGrid>
        <w:gridCol w:w="1253"/>
        <w:gridCol w:w="7673"/>
      </w:tblGrid>
      <w:tr w:rsidR="00353812" w:rsidRPr="009527A4" w14:paraId="4200B34B" w14:textId="77777777">
        <w:tc>
          <w:tcPr>
            <w:tcW w:w="1253" w:type="dxa"/>
            <w:tcBorders>
              <w:top w:val="single" w:sz="12" w:space="0" w:color="000000" w:themeColor="text1"/>
            </w:tcBorders>
            <w:shd w:val="clear" w:color="auto" w:fill="C1CDEC" w:themeFill="accent1" w:themeFillTint="33"/>
            <w:vAlign w:val="center"/>
          </w:tcPr>
          <w:p w14:paraId="7715C4D5" w14:textId="4C39365E" w:rsidR="00353812" w:rsidRPr="00595998" w:rsidRDefault="00353812" w:rsidP="00353812">
            <w:pPr>
              <w:rPr>
                <w:rFonts w:asciiTheme="minorHAnsi" w:hAnsiTheme="minorHAnsi" w:hint="eastAsia"/>
                <w:b/>
                <w:lang w:eastAsia="en-GB"/>
              </w:rPr>
            </w:pPr>
            <w:r w:rsidRPr="00353812">
              <w:rPr>
                <w:rFonts w:ascii="Segoe UI Emoji" w:hAnsi="Segoe UI Emoji" w:cs="Segoe UI Emoji"/>
                <w:b/>
                <w:lang w:eastAsia="en-GB"/>
              </w:rPr>
              <w:t>✅</w:t>
            </w:r>
          </w:p>
        </w:tc>
        <w:tc>
          <w:tcPr>
            <w:tcW w:w="7673" w:type="dxa"/>
            <w:tcBorders>
              <w:top w:val="single" w:sz="12" w:space="0" w:color="000000" w:themeColor="text1"/>
            </w:tcBorders>
            <w:shd w:val="clear" w:color="auto" w:fill="C1CDEC" w:themeFill="accent1" w:themeFillTint="33"/>
            <w:vAlign w:val="center"/>
          </w:tcPr>
          <w:p w14:paraId="192D1325" w14:textId="49E79960" w:rsidR="00353812" w:rsidRPr="00595998" w:rsidRDefault="00353812" w:rsidP="00353812">
            <w:pPr>
              <w:rPr>
                <w:rFonts w:asciiTheme="minorHAnsi" w:hAnsiTheme="minorHAnsi" w:hint="eastAsia"/>
                <w:b/>
                <w:lang w:eastAsia="en-GB"/>
              </w:rPr>
            </w:pPr>
            <w:r w:rsidRPr="00353812">
              <w:rPr>
                <w:rFonts w:asciiTheme="minorHAnsi" w:hAnsiTheme="minorHAnsi"/>
                <w:b/>
                <w:lang w:eastAsia="en-GB"/>
              </w:rPr>
              <w:t>Pattern is applicable and normally acceptable for this boundary.</w:t>
            </w:r>
          </w:p>
        </w:tc>
      </w:tr>
      <w:tr w:rsidR="00353812" w:rsidRPr="009527A4" w14:paraId="0127C369" w14:textId="77777777">
        <w:tc>
          <w:tcPr>
            <w:tcW w:w="1253" w:type="dxa"/>
            <w:vAlign w:val="center"/>
          </w:tcPr>
          <w:p w14:paraId="2FEB12D9" w14:textId="1787D79F" w:rsidR="00353812" w:rsidRPr="00F94A76" w:rsidRDefault="00353812" w:rsidP="00353812">
            <w:pPr>
              <w:rPr>
                <w:rFonts w:asciiTheme="minorHAnsi" w:hAnsiTheme="minorHAnsi" w:hint="eastAsia"/>
                <w:lang w:eastAsia="en-GB"/>
              </w:rPr>
            </w:pPr>
            <w:r w:rsidRPr="0041138D">
              <w:rPr>
                <w:rFonts w:ascii="Segoe UI Emoji" w:hAnsi="Segoe UI Emoji" w:cs="Segoe UI Emoji"/>
                <w:szCs w:val="20"/>
              </w:rPr>
              <w:t>⚠️</w:t>
            </w:r>
          </w:p>
        </w:tc>
        <w:tc>
          <w:tcPr>
            <w:tcW w:w="7673" w:type="dxa"/>
            <w:vAlign w:val="center"/>
          </w:tcPr>
          <w:p w14:paraId="683ED710" w14:textId="5167A04A" w:rsidR="00353812" w:rsidRPr="00F94A76" w:rsidRDefault="00353812" w:rsidP="00353812">
            <w:pPr>
              <w:rPr>
                <w:rFonts w:asciiTheme="minorHAnsi" w:hAnsiTheme="minorHAnsi" w:hint="eastAsia"/>
                <w:lang w:eastAsia="en-GB"/>
              </w:rPr>
            </w:pPr>
            <w:r w:rsidRPr="0041138D">
              <w:rPr>
                <w:rFonts w:asciiTheme="minorHAnsi" w:hAnsiTheme="minorHAnsi"/>
                <w:szCs w:val="20"/>
              </w:rPr>
              <w:t>Pattern may be applicable, but requires additional design rationale, controls, or governance review.</w:t>
            </w:r>
          </w:p>
        </w:tc>
      </w:tr>
      <w:tr w:rsidR="00353812" w:rsidRPr="009527A4" w14:paraId="5D77F235" w14:textId="77777777">
        <w:tc>
          <w:tcPr>
            <w:tcW w:w="1253" w:type="dxa"/>
            <w:vAlign w:val="center"/>
          </w:tcPr>
          <w:p w14:paraId="6D804139" w14:textId="0F7D1333" w:rsidR="00353812" w:rsidRPr="00F94A76" w:rsidRDefault="00353812" w:rsidP="00353812">
            <w:pPr>
              <w:rPr>
                <w:rFonts w:asciiTheme="minorHAnsi" w:hAnsiTheme="minorHAnsi" w:hint="eastAsia"/>
                <w:lang w:eastAsia="en-GB"/>
              </w:rPr>
            </w:pPr>
            <w:r w:rsidRPr="0041138D">
              <w:rPr>
                <w:rFonts w:ascii="Segoe UI Emoji" w:hAnsi="Segoe UI Emoji" w:cs="Segoe UI Emoji"/>
                <w:szCs w:val="20"/>
              </w:rPr>
              <w:t>❌</w:t>
            </w:r>
          </w:p>
        </w:tc>
        <w:tc>
          <w:tcPr>
            <w:tcW w:w="7673" w:type="dxa"/>
            <w:vAlign w:val="center"/>
          </w:tcPr>
          <w:p w14:paraId="6C531CBE" w14:textId="4C56369C" w:rsidR="00353812" w:rsidRPr="00F94A76" w:rsidRDefault="00353812" w:rsidP="00353812">
            <w:pPr>
              <w:rPr>
                <w:rFonts w:asciiTheme="minorHAnsi" w:hAnsiTheme="minorHAnsi" w:hint="eastAsia"/>
                <w:lang w:eastAsia="en-GB"/>
              </w:rPr>
            </w:pPr>
            <w:r w:rsidRPr="0041138D">
              <w:rPr>
                <w:rFonts w:asciiTheme="minorHAnsi" w:hAnsiTheme="minorHAnsi"/>
                <w:szCs w:val="20"/>
              </w:rPr>
              <w:t>Pattern is not normally appropriate for this boundary.</w:t>
            </w:r>
          </w:p>
        </w:tc>
      </w:tr>
    </w:tbl>
    <w:p w14:paraId="57421B5B" w14:textId="77777777" w:rsidR="00FE4F0E" w:rsidRPr="0041138D" w:rsidRDefault="00FE4F0E" w:rsidP="0041138D">
      <w:pPr>
        <w:rPr>
          <w:szCs w:val="20"/>
        </w:rPr>
      </w:pPr>
    </w:p>
    <w:p w14:paraId="434F4ADB" w14:textId="77777777" w:rsidR="0041138D" w:rsidRDefault="0041138D" w:rsidP="0041138D">
      <w:pPr>
        <w:rPr>
          <w:szCs w:val="20"/>
        </w:rPr>
      </w:pPr>
      <w:r w:rsidRPr="0041138D">
        <w:rPr>
          <w:szCs w:val="20"/>
        </w:rPr>
        <w:t>Note: Any pattern implementation for a specific scenario which necessitates the use of technologies not mentioned above requires approval.</w:t>
      </w:r>
    </w:p>
    <w:p w14:paraId="277E1E19" w14:textId="77777777" w:rsidR="002577E7" w:rsidRDefault="002577E7" w:rsidP="0041138D">
      <w:pPr>
        <w:rPr>
          <w:szCs w:val="20"/>
        </w:rPr>
      </w:pPr>
    </w:p>
    <w:tbl>
      <w:tblPr>
        <w:tblStyle w:val="TableGridLight"/>
        <w:tblW w:w="8926" w:type="dxa"/>
        <w:tblLook w:val="04A0" w:firstRow="1" w:lastRow="0" w:firstColumn="1" w:lastColumn="0" w:noHBand="0" w:noVBand="1"/>
      </w:tblPr>
      <w:tblGrid>
        <w:gridCol w:w="3823"/>
        <w:gridCol w:w="5103"/>
      </w:tblGrid>
      <w:tr w:rsidR="002577E7" w:rsidRPr="009527A4" w14:paraId="065F7EE2" w14:textId="77777777" w:rsidTr="002577E7">
        <w:tc>
          <w:tcPr>
            <w:tcW w:w="3823" w:type="dxa"/>
            <w:tcBorders>
              <w:top w:val="single" w:sz="12" w:space="0" w:color="000000" w:themeColor="text1"/>
            </w:tcBorders>
            <w:shd w:val="clear" w:color="auto" w:fill="C1CDEC" w:themeFill="accent1" w:themeFillTint="33"/>
          </w:tcPr>
          <w:p w14:paraId="1CD090A7" w14:textId="16195D8F" w:rsidR="002577E7" w:rsidRPr="002577E7" w:rsidRDefault="002577E7" w:rsidP="002577E7">
            <w:pPr>
              <w:rPr>
                <w:rFonts w:asciiTheme="minorHAnsi" w:hAnsiTheme="minorHAnsi" w:hint="eastAsia"/>
                <w:b/>
                <w:lang w:eastAsia="en-GB"/>
              </w:rPr>
            </w:pPr>
            <w:r w:rsidRPr="002577E7">
              <w:rPr>
                <w:rFonts w:asciiTheme="minorHAnsi" w:hAnsiTheme="minorHAnsi"/>
                <w:b/>
                <w:lang w:eastAsia="en-GB"/>
              </w:rPr>
              <w:t>Enterprise pattern</w:t>
            </w:r>
          </w:p>
        </w:tc>
        <w:tc>
          <w:tcPr>
            <w:tcW w:w="5103" w:type="dxa"/>
            <w:tcBorders>
              <w:top w:val="single" w:sz="12" w:space="0" w:color="000000" w:themeColor="text1"/>
            </w:tcBorders>
            <w:shd w:val="clear" w:color="auto" w:fill="C1CDEC" w:themeFill="accent1" w:themeFillTint="33"/>
          </w:tcPr>
          <w:p w14:paraId="084A1B9B" w14:textId="6626EB79" w:rsidR="002577E7" w:rsidRPr="002577E7" w:rsidRDefault="002577E7" w:rsidP="002577E7">
            <w:pPr>
              <w:rPr>
                <w:rFonts w:asciiTheme="minorHAnsi" w:hAnsiTheme="minorHAnsi" w:hint="eastAsia"/>
                <w:b/>
                <w:lang w:eastAsia="en-GB"/>
              </w:rPr>
            </w:pPr>
            <w:r w:rsidRPr="002577E7">
              <w:rPr>
                <w:rFonts w:asciiTheme="minorHAnsi" w:hAnsiTheme="minorHAnsi"/>
                <w:b/>
                <w:lang w:eastAsia="en-GB"/>
              </w:rPr>
              <w:t>Realised by practitioner patterns (Section Number)</w:t>
            </w:r>
          </w:p>
        </w:tc>
      </w:tr>
      <w:tr w:rsidR="002577E7" w:rsidRPr="009527A4" w14:paraId="31569572" w14:textId="77777777" w:rsidTr="002577E7">
        <w:tc>
          <w:tcPr>
            <w:tcW w:w="3823" w:type="dxa"/>
          </w:tcPr>
          <w:p w14:paraId="18936A76" w14:textId="46F3E9FE" w:rsidR="002577E7" w:rsidRPr="00ED631E" w:rsidRDefault="002577E7" w:rsidP="002577E7">
            <w:pPr>
              <w:rPr>
                <w:rFonts w:asciiTheme="minorHAnsi" w:hAnsiTheme="minorHAnsi" w:hint="eastAsia"/>
                <w:bCs w:val="0"/>
                <w:lang w:eastAsia="en-GB"/>
              </w:rPr>
            </w:pPr>
            <w:r w:rsidRPr="00ED631E">
              <w:rPr>
                <w:rFonts w:asciiTheme="minorHAnsi" w:hAnsiTheme="minorHAnsi"/>
                <w:bCs w:val="0"/>
                <w:szCs w:val="20"/>
              </w:rPr>
              <w:t>SIF-P01 Internal REST API</w:t>
            </w:r>
          </w:p>
        </w:tc>
        <w:tc>
          <w:tcPr>
            <w:tcW w:w="5103" w:type="dxa"/>
          </w:tcPr>
          <w:p w14:paraId="6A67F9D8" w14:textId="16649F13" w:rsidR="002577E7" w:rsidRPr="00F94A76" w:rsidRDefault="002577E7" w:rsidP="002577E7">
            <w:pPr>
              <w:rPr>
                <w:rFonts w:asciiTheme="minorHAnsi" w:hAnsiTheme="minorHAnsi" w:hint="eastAsia"/>
                <w:lang w:eastAsia="en-GB"/>
              </w:rPr>
            </w:pPr>
            <w:r w:rsidRPr="0041138D">
              <w:rPr>
                <w:rFonts w:asciiTheme="minorHAnsi" w:hAnsiTheme="minorHAnsi"/>
                <w:szCs w:val="20"/>
              </w:rPr>
              <w:t>SFINT1 (</w:t>
            </w:r>
            <w:r>
              <w:rPr>
                <w:szCs w:val="20"/>
              </w:rPr>
              <w:t>8</w:t>
            </w:r>
            <w:r w:rsidRPr="0041138D">
              <w:rPr>
                <w:rFonts w:asciiTheme="minorHAnsi" w:hAnsiTheme="minorHAnsi"/>
                <w:szCs w:val="20"/>
              </w:rPr>
              <w:t>.3)</w:t>
            </w:r>
          </w:p>
        </w:tc>
      </w:tr>
      <w:tr w:rsidR="002577E7" w:rsidRPr="009527A4" w14:paraId="0DD043B2" w14:textId="77777777" w:rsidTr="002577E7">
        <w:tc>
          <w:tcPr>
            <w:tcW w:w="3823" w:type="dxa"/>
          </w:tcPr>
          <w:p w14:paraId="61AFFC9F" w14:textId="2D3761A9" w:rsidR="002577E7" w:rsidRPr="00ED631E" w:rsidRDefault="002577E7" w:rsidP="002577E7">
            <w:pPr>
              <w:rPr>
                <w:rFonts w:asciiTheme="minorHAnsi" w:hAnsiTheme="minorHAnsi" w:hint="eastAsia"/>
                <w:bCs w:val="0"/>
                <w:lang w:eastAsia="en-GB"/>
              </w:rPr>
            </w:pPr>
            <w:r w:rsidRPr="00ED631E">
              <w:rPr>
                <w:rFonts w:asciiTheme="minorHAnsi" w:hAnsiTheme="minorHAnsi"/>
                <w:bCs w:val="0"/>
                <w:szCs w:val="20"/>
              </w:rPr>
              <w:t xml:space="preserve">SIF-P02 External API Ingress </w:t>
            </w:r>
            <w:r w:rsidRPr="00ED631E">
              <w:rPr>
                <w:rFonts w:asciiTheme="minorHAnsi" w:hAnsiTheme="minorHAnsi"/>
                <w:bCs w:val="0"/>
                <w:szCs w:val="20"/>
              </w:rPr>
              <w:br/>
              <w:t>(Third Party invoking Chaucer API)</w:t>
            </w:r>
          </w:p>
        </w:tc>
        <w:tc>
          <w:tcPr>
            <w:tcW w:w="5103" w:type="dxa"/>
          </w:tcPr>
          <w:p w14:paraId="377B412B" w14:textId="40AA6E5B" w:rsidR="002577E7" w:rsidRPr="00F94A76" w:rsidRDefault="002577E7" w:rsidP="002577E7">
            <w:pPr>
              <w:rPr>
                <w:rFonts w:asciiTheme="minorHAnsi" w:hAnsiTheme="minorHAnsi" w:hint="eastAsia"/>
                <w:lang w:eastAsia="en-GB"/>
              </w:rPr>
            </w:pPr>
            <w:r w:rsidRPr="0041138D">
              <w:rPr>
                <w:rFonts w:asciiTheme="minorHAnsi" w:hAnsiTheme="minorHAnsi"/>
                <w:szCs w:val="20"/>
              </w:rPr>
              <w:t>SFINT1 (</w:t>
            </w:r>
            <w:r>
              <w:rPr>
                <w:szCs w:val="20"/>
              </w:rPr>
              <w:t>8</w:t>
            </w:r>
            <w:r w:rsidRPr="0041138D">
              <w:rPr>
                <w:rFonts w:asciiTheme="minorHAnsi" w:hAnsiTheme="minorHAnsi"/>
                <w:szCs w:val="20"/>
              </w:rPr>
              <w:t>.3)</w:t>
            </w:r>
          </w:p>
        </w:tc>
      </w:tr>
      <w:tr w:rsidR="002577E7" w:rsidRPr="009527A4" w14:paraId="568D4D9F" w14:textId="77777777" w:rsidTr="002577E7">
        <w:tc>
          <w:tcPr>
            <w:tcW w:w="3823" w:type="dxa"/>
          </w:tcPr>
          <w:p w14:paraId="65586A5B" w14:textId="77777777" w:rsidR="002577E7" w:rsidRPr="00ED631E" w:rsidRDefault="002577E7" w:rsidP="002577E7">
            <w:pPr>
              <w:rPr>
                <w:bCs w:val="0"/>
                <w:szCs w:val="20"/>
              </w:rPr>
            </w:pPr>
            <w:r w:rsidRPr="00ED631E">
              <w:rPr>
                <w:rFonts w:asciiTheme="minorHAnsi" w:hAnsiTheme="minorHAnsi"/>
                <w:bCs w:val="0"/>
                <w:szCs w:val="20"/>
              </w:rPr>
              <w:t xml:space="preserve">SIF-P03 External API Egress </w:t>
            </w:r>
          </w:p>
          <w:p w14:paraId="09C1C621" w14:textId="0BF501F9" w:rsidR="002577E7" w:rsidRPr="00ED631E" w:rsidRDefault="002577E7" w:rsidP="002577E7">
            <w:pPr>
              <w:rPr>
                <w:rFonts w:asciiTheme="minorHAnsi" w:hAnsiTheme="minorHAnsi" w:hint="eastAsia"/>
                <w:bCs w:val="0"/>
                <w:lang w:eastAsia="en-GB"/>
              </w:rPr>
            </w:pPr>
            <w:r w:rsidRPr="00ED631E">
              <w:rPr>
                <w:rFonts w:asciiTheme="minorHAnsi" w:hAnsiTheme="minorHAnsi"/>
                <w:bCs w:val="0"/>
                <w:szCs w:val="20"/>
              </w:rPr>
              <w:t>(Chaucer invoking Third Party API)</w:t>
            </w:r>
          </w:p>
        </w:tc>
        <w:tc>
          <w:tcPr>
            <w:tcW w:w="5103" w:type="dxa"/>
          </w:tcPr>
          <w:p w14:paraId="69DA97E2" w14:textId="515969EC" w:rsidR="002577E7" w:rsidRPr="00F94A76" w:rsidRDefault="002577E7" w:rsidP="002577E7">
            <w:pPr>
              <w:rPr>
                <w:rFonts w:asciiTheme="minorHAnsi" w:hAnsiTheme="minorHAnsi" w:hint="eastAsia"/>
                <w:lang w:eastAsia="en-GB"/>
              </w:rPr>
            </w:pPr>
            <w:r w:rsidRPr="0041138D">
              <w:rPr>
                <w:rFonts w:asciiTheme="minorHAnsi" w:hAnsiTheme="minorHAnsi"/>
                <w:szCs w:val="20"/>
              </w:rPr>
              <w:t>SFINT1 (</w:t>
            </w:r>
            <w:r>
              <w:rPr>
                <w:szCs w:val="20"/>
              </w:rPr>
              <w:t>8</w:t>
            </w:r>
            <w:r w:rsidRPr="0041138D">
              <w:rPr>
                <w:rFonts w:asciiTheme="minorHAnsi" w:hAnsiTheme="minorHAnsi"/>
                <w:szCs w:val="20"/>
              </w:rPr>
              <w:t>.3)</w:t>
            </w:r>
          </w:p>
        </w:tc>
      </w:tr>
      <w:tr w:rsidR="002577E7" w:rsidRPr="009527A4" w14:paraId="03A3AE6E" w14:textId="77777777" w:rsidTr="002577E7">
        <w:tc>
          <w:tcPr>
            <w:tcW w:w="3823" w:type="dxa"/>
          </w:tcPr>
          <w:p w14:paraId="05E7C1F4" w14:textId="6E4172F9" w:rsidR="002577E7" w:rsidRPr="00ED631E" w:rsidRDefault="002577E7" w:rsidP="002577E7">
            <w:pPr>
              <w:rPr>
                <w:rFonts w:asciiTheme="minorHAnsi" w:hAnsiTheme="minorHAnsi" w:hint="eastAsia"/>
                <w:bCs w:val="0"/>
                <w:lang w:eastAsia="en-GB"/>
              </w:rPr>
            </w:pPr>
            <w:r w:rsidRPr="00ED631E">
              <w:rPr>
                <w:rFonts w:asciiTheme="minorHAnsi" w:hAnsiTheme="minorHAnsi"/>
                <w:bCs w:val="0"/>
                <w:szCs w:val="20"/>
              </w:rPr>
              <w:t>SIF-P04 API Facade / Mediation</w:t>
            </w:r>
          </w:p>
        </w:tc>
        <w:tc>
          <w:tcPr>
            <w:tcW w:w="5103" w:type="dxa"/>
          </w:tcPr>
          <w:p w14:paraId="2708646A" w14:textId="5FE4BE67" w:rsidR="002577E7" w:rsidRPr="00F94A76" w:rsidRDefault="002577E7" w:rsidP="002577E7">
            <w:pPr>
              <w:rPr>
                <w:rFonts w:asciiTheme="minorHAnsi" w:hAnsiTheme="minorHAnsi" w:hint="eastAsia"/>
                <w:lang w:eastAsia="en-GB"/>
              </w:rPr>
            </w:pPr>
            <w:r w:rsidRPr="0041138D">
              <w:rPr>
                <w:rFonts w:asciiTheme="minorHAnsi" w:hAnsiTheme="minorHAnsi"/>
                <w:szCs w:val="20"/>
              </w:rPr>
              <w:t>SFINT1, SFINT2, SFINT3 (</w:t>
            </w:r>
            <w:r>
              <w:rPr>
                <w:szCs w:val="20"/>
              </w:rPr>
              <w:t>8</w:t>
            </w:r>
            <w:r w:rsidRPr="0041138D">
              <w:rPr>
                <w:rFonts w:asciiTheme="minorHAnsi" w:hAnsiTheme="minorHAnsi"/>
                <w:szCs w:val="20"/>
              </w:rPr>
              <w:t>.3)</w:t>
            </w:r>
          </w:p>
        </w:tc>
      </w:tr>
      <w:tr w:rsidR="002577E7" w:rsidRPr="009527A4" w14:paraId="0FA8C828" w14:textId="77777777" w:rsidTr="002577E7">
        <w:tc>
          <w:tcPr>
            <w:tcW w:w="3823" w:type="dxa"/>
          </w:tcPr>
          <w:p w14:paraId="3FF1FCEE" w14:textId="59135D61" w:rsidR="002577E7" w:rsidRPr="00ED631E" w:rsidRDefault="002577E7" w:rsidP="002577E7">
            <w:pPr>
              <w:rPr>
                <w:bCs w:val="0"/>
                <w:szCs w:val="20"/>
              </w:rPr>
            </w:pPr>
            <w:r w:rsidRPr="00ED631E">
              <w:rPr>
                <w:rFonts w:asciiTheme="minorHAnsi" w:hAnsiTheme="minorHAnsi"/>
                <w:bCs w:val="0"/>
                <w:szCs w:val="20"/>
              </w:rPr>
              <w:t>SIF-P05 Reliable Queue Messaging</w:t>
            </w:r>
          </w:p>
        </w:tc>
        <w:tc>
          <w:tcPr>
            <w:tcW w:w="5103" w:type="dxa"/>
          </w:tcPr>
          <w:p w14:paraId="41811253" w14:textId="56F22A94" w:rsidR="002577E7" w:rsidRPr="0041138D" w:rsidRDefault="002577E7" w:rsidP="002577E7">
            <w:pPr>
              <w:rPr>
                <w:szCs w:val="20"/>
              </w:rPr>
            </w:pPr>
            <w:r w:rsidRPr="0041138D">
              <w:rPr>
                <w:rFonts w:asciiTheme="minorHAnsi" w:hAnsiTheme="minorHAnsi"/>
                <w:szCs w:val="20"/>
                <w:lang w:val="de-DE"/>
              </w:rPr>
              <w:t>SFINT4, SFINT5, SFINT6, SFINT7, SFINT8, SFINT9 (</w:t>
            </w:r>
            <w:r>
              <w:rPr>
                <w:szCs w:val="20"/>
                <w:lang w:val="de-DE"/>
              </w:rPr>
              <w:t>8</w:t>
            </w:r>
            <w:r w:rsidRPr="0041138D">
              <w:rPr>
                <w:rFonts w:asciiTheme="minorHAnsi" w:hAnsiTheme="minorHAnsi"/>
                <w:szCs w:val="20"/>
                <w:lang w:val="de-DE"/>
              </w:rPr>
              <w:t>.4)</w:t>
            </w:r>
          </w:p>
        </w:tc>
      </w:tr>
      <w:tr w:rsidR="002577E7" w:rsidRPr="009527A4" w14:paraId="15883965" w14:textId="77777777" w:rsidTr="002577E7">
        <w:tc>
          <w:tcPr>
            <w:tcW w:w="3823" w:type="dxa"/>
          </w:tcPr>
          <w:p w14:paraId="3DDD73F0" w14:textId="260E9343" w:rsidR="002577E7" w:rsidRPr="00ED631E" w:rsidRDefault="002577E7" w:rsidP="002577E7">
            <w:pPr>
              <w:rPr>
                <w:bCs w:val="0"/>
                <w:szCs w:val="20"/>
              </w:rPr>
            </w:pPr>
            <w:r w:rsidRPr="00ED631E">
              <w:rPr>
                <w:rFonts w:asciiTheme="minorHAnsi" w:hAnsiTheme="minorHAnsi"/>
                <w:bCs w:val="0"/>
                <w:szCs w:val="20"/>
              </w:rPr>
              <w:t>SIF-P06 Publish / Subscribe Messaging</w:t>
            </w:r>
          </w:p>
        </w:tc>
        <w:tc>
          <w:tcPr>
            <w:tcW w:w="5103" w:type="dxa"/>
          </w:tcPr>
          <w:p w14:paraId="73B583A5" w14:textId="18343454" w:rsidR="002577E7" w:rsidRPr="0041138D" w:rsidRDefault="002577E7" w:rsidP="002577E7">
            <w:pPr>
              <w:rPr>
                <w:szCs w:val="20"/>
                <w:lang w:val="de-DE"/>
              </w:rPr>
            </w:pPr>
            <w:r w:rsidRPr="0041138D">
              <w:rPr>
                <w:rFonts w:asciiTheme="minorHAnsi" w:hAnsiTheme="minorHAnsi"/>
                <w:szCs w:val="20"/>
              </w:rPr>
              <w:t>SFINT10 (</w:t>
            </w:r>
            <w:r>
              <w:rPr>
                <w:szCs w:val="20"/>
              </w:rPr>
              <w:t>8</w:t>
            </w:r>
            <w:r w:rsidRPr="0041138D">
              <w:rPr>
                <w:rFonts w:asciiTheme="minorHAnsi" w:hAnsiTheme="minorHAnsi"/>
                <w:szCs w:val="20"/>
              </w:rPr>
              <w:t>.5)</w:t>
            </w:r>
          </w:p>
        </w:tc>
      </w:tr>
      <w:tr w:rsidR="002577E7" w:rsidRPr="009527A4" w14:paraId="3269A021" w14:textId="77777777" w:rsidTr="002577E7">
        <w:tc>
          <w:tcPr>
            <w:tcW w:w="3823" w:type="dxa"/>
          </w:tcPr>
          <w:p w14:paraId="5AED15A7" w14:textId="1930D0A2" w:rsidR="002577E7" w:rsidRPr="00ED631E" w:rsidRDefault="002577E7" w:rsidP="002577E7">
            <w:pPr>
              <w:rPr>
                <w:bCs w:val="0"/>
                <w:szCs w:val="20"/>
              </w:rPr>
            </w:pPr>
            <w:r w:rsidRPr="00ED631E">
              <w:rPr>
                <w:rFonts w:asciiTheme="minorHAnsi" w:hAnsiTheme="minorHAnsi"/>
                <w:bCs w:val="0"/>
                <w:szCs w:val="20"/>
              </w:rPr>
              <w:t>SIF-P07 Event Notification</w:t>
            </w:r>
          </w:p>
        </w:tc>
        <w:tc>
          <w:tcPr>
            <w:tcW w:w="5103" w:type="dxa"/>
          </w:tcPr>
          <w:p w14:paraId="546499B5" w14:textId="00C084A3" w:rsidR="002577E7" w:rsidRPr="0041138D" w:rsidRDefault="002577E7" w:rsidP="002577E7">
            <w:pPr>
              <w:rPr>
                <w:szCs w:val="20"/>
              </w:rPr>
            </w:pPr>
            <w:r w:rsidRPr="0041138D">
              <w:rPr>
                <w:rFonts w:asciiTheme="minorHAnsi" w:hAnsiTheme="minorHAnsi"/>
                <w:szCs w:val="20"/>
              </w:rPr>
              <w:t>SFINT11, SFINT13 (</w:t>
            </w:r>
            <w:r>
              <w:rPr>
                <w:szCs w:val="20"/>
              </w:rPr>
              <w:t>8</w:t>
            </w:r>
            <w:r w:rsidRPr="0041138D">
              <w:rPr>
                <w:rFonts w:asciiTheme="minorHAnsi" w:hAnsiTheme="minorHAnsi"/>
                <w:szCs w:val="20"/>
              </w:rPr>
              <w:t>.5)</w:t>
            </w:r>
          </w:p>
        </w:tc>
      </w:tr>
      <w:tr w:rsidR="002577E7" w:rsidRPr="009527A4" w14:paraId="148FF4F0" w14:textId="77777777" w:rsidTr="002577E7">
        <w:tc>
          <w:tcPr>
            <w:tcW w:w="3823" w:type="dxa"/>
          </w:tcPr>
          <w:p w14:paraId="3E95CB72" w14:textId="71B44E23" w:rsidR="002577E7" w:rsidRPr="00ED631E" w:rsidRDefault="002577E7" w:rsidP="002577E7">
            <w:pPr>
              <w:rPr>
                <w:bCs w:val="0"/>
                <w:szCs w:val="20"/>
              </w:rPr>
            </w:pPr>
            <w:r w:rsidRPr="00ED631E">
              <w:rPr>
                <w:rFonts w:asciiTheme="minorHAnsi" w:hAnsiTheme="minorHAnsi"/>
                <w:bCs w:val="0"/>
                <w:szCs w:val="20"/>
              </w:rPr>
              <w:t>SIF-P08 High-Volume Event Streaming</w:t>
            </w:r>
          </w:p>
        </w:tc>
        <w:tc>
          <w:tcPr>
            <w:tcW w:w="5103" w:type="dxa"/>
          </w:tcPr>
          <w:p w14:paraId="13AAA531" w14:textId="2D268256" w:rsidR="002577E7" w:rsidRPr="0041138D" w:rsidRDefault="002577E7" w:rsidP="002577E7">
            <w:pPr>
              <w:rPr>
                <w:szCs w:val="20"/>
              </w:rPr>
            </w:pPr>
            <w:r w:rsidRPr="0041138D">
              <w:rPr>
                <w:rFonts w:asciiTheme="minorHAnsi" w:hAnsiTheme="minorHAnsi"/>
                <w:szCs w:val="20"/>
              </w:rPr>
              <w:t>SFINT14 (</w:t>
            </w:r>
            <w:r>
              <w:rPr>
                <w:szCs w:val="20"/>
              </w:rPr>
              <w:t>8</w:t>
            </w:r>
            <w:r w:rsidRPr="0041138D">
              <w:rPr>
                <w:rFonts w:asciiTheme="minorHAnsi" w:hAnsiTheme="minorHAnsi"/>
                <w:szCs w:val="20"/>
              </w:rPr>
              <w:t>.5)</w:t>
            </w:r>
          </w:p>
        </w:tc>
      </w:tr>
      <w:tr w:rsidR="002577E7" w:rsidRPr="009527A4" w14:paraId="45BA6D23" w14:textId="77777777" w:rsidTr="002577E7">
        <w:tc>
          <w:tcPr>
            <w:tcW w:w="3823" w:type="dxa"/>
          </w:tcPr>
          <w:p w14:paraId="5A4F73CB" w14:textId="1BF99FCC" w:rsidR="002577E7" w:rsidRPr="00ED631E" w:rsidRDefault="002577E7" w:rsidP="002577E7">
            <w:pPr>
              <w:rPr>
                <w:bCs w:val="0"/>
                <w:szCs w:val="20"/>
              </w:rPr>
            </w:pPr>
            <w:r w:rsidRPr="00ED631E">
              <w:rPr>
                <w:rFonts w:asciiTheme="minorHAnsi" w:hAnsiTheme="minorHAnsi"/>
                <w:bCs w:val="0"/>
                <w:szCs w:val="20"/>
              </w:rPr>
              <w:t>SIF-P09 Workflow Orchestration</w:t>
            </w:r>
          </w:p>
        </w:tc>
        <w:tc>
          <w:tcPr>
            <w:tcW w:w="5103" w:type="dxa"/>
          </w:tcPr>
          <w:p w14:paraId="351A1C3F" w14:textId="68984E86" w:rsidR="002577E7" w:rsidRPr="0041138D" w:rsidRDefault="002577E7" w:rsidP="002577E7">
            <w:pPr>
              <w:rPr>
                <w:szCs w:val="20"/>
              </w:rPr>
            </w:pPr>
            <w:r w:rsidRPr="0041138D">
              <w:rPr>
                <w:rFonts w:asciiTheme="minorHAnsi" w:hAnsiTheme="minorHAnsi"/>
                <w:szCs w:val="20"/>
              </w:rPr>
              <w:t>SFINT15</w:t>
            </w:r>
            <w:r w:rsidR="00EA070C">
              <w:rPr>
                <w:rFonts w:asciiTheme="minorHAnsi" w:hAnsiTheme="minorHAnsi"/>
                <w:szCs w:val="20"/>
              </w:rPr>
              <w:t>, SFINT18</w:t>
            </w:r>
            <w:r w:rsidRPr="0041138D">
              <w:rPr>
                <w:rFonts w:asciiTheme="minorHAnsi" w:hAnsiTheme="minorHAnsi"/>
                <w:szCs w:val="20"/>
              </w:rPr>
              <w:t xml:space="preserve"> (</w:t>
            </w:r>
            <w:r>
              <w:rPr>
                <w:szCs w:val="20"/>
              </w:rPr>
              <w:t>8</w:t>
            </w:r>
            <w:r w:rsidRPr="0041138D">
              <w:rPr>
                <w:rFonts w:asciiTheme="minorHAnsi" w:hAnsiTheme="minorHAnsi"/>
                <w:szCs w:val="20"/>
              </w:rPr>
              <w:t>.6)</w:t>
            </w:r>
          </w:p>
        </w:tc>
      </w:tr>
      <w:tr w:rsidR="002577E7" w:rsidRPr="009527A4" w14:paraId="3C08DA82" w14:textId="77777777" w:rsidTr="002577E7">
        <w:tc>
          <w:tcPr>
            <w:tcW w:w="3823" w:type="dxa"/>
          </w:tcPr>
          <w:p w14:paraId="1377032E" w14:textId="3AB37948" w:rsidR="002577E7" w:rsidRPr="00ED631E" w:rsidRDefault="002577E7" w:rsidP="002577E7">
            <w:pPr>
              <w:rPr>
                <w:bCs w:val="0"/>
                <w:szCs w:val="20"/>
              </w:rPr>
            </w:pPr>
            <w:r w:rsidRPr="00ED631E">
              <w:rPr>
                <w:rFonts w:asciiTheme="minorHAnsi" w:hAnsiTheme="minorHAnsi"/>
                <w:bCs w:val="0"/>
                <w:szCs w:val="20"/>
              </w:rPr>
              <w:t>SIF-P10 Long-Running Workflow</w:t>
            </w:r>
          </w:p>
        </w:tc>
        <w:tc>
          <w:tcPr>
            <w:tcW w:w="5103" w:type="dxa"/>
          </w:tcPr>
          <w:p w14:paraId="57C1ACA3" w14:textId="22C538F4" w:rsidR="002577E7" w:rsidRPr="0041138D" w:rsidRDefault="002577E7" w:rsidP="002577E7">
            <w:pPr>
              <w:rPr>
                <w:szCs w:val="20"/>
              </w:rPr>
            </w:pPr>
            <w:r w:rsidRPr="0041138D">
              <w:rPr>
                <w:rFonts w:asciiTheme="minorHAnsi" w:hAnsiTheme="minorHAnsi"/>
                <w:szCs w:val="20"/>
              </w:rPr>
              <w:t>SFINT15, SFINT16, SFINT17</w:t>
            </w:r>
            <w:r w:rsidR="000455E4">
              <w:rPr>
                <w:rFonts w:asciiTheme="minorHAnsi" w:hAnsiTheme="minorHAnsi"/>
                <w:szCs w:val="20"/>
              </w:rPr>
              <w:t>, SFINT18</w:t>
            </w:r>
            <w:r w:rsidRPr="0041138D">
              <w:rPr>
                <w:rFonts w:asciiTheme="minorHAnsi" w:hAnsiTheme="minorHAnsi"/>
                <w:szCs w:val="20"/>
              </w:rPr>
              <w:t xml:space="preserve"> (</w:t>
            </w:r>
            <w:r>
              <w:rPr>
                <w:szCs w:val="20"/>
              </w:rPr>
              <w:t>8</w:t>
            </w:r>
            <w:r w:rsidRPr="0041138D">
              <w:rPr>
                <w:rFonts w:asciiTheme="minorHAnsi" w:hAnsiTheme="minorHAnsi"/>
                <w:szCs w:val="20"/>
              </w:rPr>
              <w:t>.6)</w:t>
            </w:r>
          </w:p>
        </w:tc>
      </w:tr>
      <w:tr w:rsidR="002577E7" w:rsidRPr="009527A4" w14:paraId="0606CC5C" w14:textId="77777777" w:rsidTr="002577E7">
        <w:tc>
          <w:tcPr>
            <w:tcW w:w="3823" w:type="dxa"/>
          </w:tcPr>
          <w:p w14:paraId="07429EAF" w14:textId="4DDAA0D7" w:rsidR="002577E7" w:rsidRPr="00ED631E" w:rsidRDefault="002577E7" w:rsidP="002577E7">
            <w:pPr>
              <w:rPr>
                <w:bCs w:val="0"/>
                <w:szCs w:val="20"/>
              </w:rPr>
            </w:pPr>
            <w:r w:rsidRPr="00ED631E">
              <w:rPr>
                <w:rFonts w:asciiTheme="minorHAnsi" w:hAnsiTheme="minorHAnsi"/>
                <w:bCs w:val="0"/>
                <w:szCs w:val="20"/>
              </w:rPr>
              <w:t>SIF-P11 Third-Party Webhook Ingress</w:t>
            </w:r>
          </w:p>
        </w:tc>
        <w:tc>
          <w:tcPr>
            <w:tcW w:w="5103" w:type="dxa"/>
          </w:tcPr>
          <w:p w14:paraId="21CE6509" w14:textId="57593384" w:rsidR="002577E7" w:rsidRPr="0041138D" w:rsidRDefault="002577E7" w:rsidP="002577E7">
            <w:pPr>
              <w:rPr>
                <w:szCs w:val="20"/>
              </w:rPr>
            </w:pPr>
            <w:r w:rsidRPr="0041138D">
              <w:rPr>
                <w:rFonts w:asciiTheme="minorHAnsi" w:hAnsiTheme="minorHAnsi"/>
                <w:szCs w:val="20"/>
              </w:rPr>
              <w:t>SFINT12 (</w:t>
            </w:r>
            <w:r>
              <w:rPr>
                <w:szCs w:val="20"/>
              </w:rPr>
              <w:t>8</w:t>
            </w:r>
            <w:r w:rsidRPr="0041138D">
              <w:rPr>
                <w:rFonts w:asciiTheme="minorHAnsi" w:hAnsiTheme="minorHAnsi"/>
                <w:szCs w:val="20"/>
              </w:rPr>
              <w:t>.5)</w:t>
            </w:r>
          </w:p>
        </w:tc>
      </w:tr>
      <w:tr w:rsidR="002577E7" w:rsidRPr="009527A4" w14:paraId="107C6715" w14:textId="77777777" w:rsidTr="002577E7">
        <w:tc>
          <w:tcPr>
            <w:tcW w:w="3823" w:type="dxa"/>
          </w:tcPr>
          <w:p w14:paraId="01A8D997" w14:textId="0F8B5797" w:rsidR="002577E7" w:rsidRPr="00ED631E" w:rsidRDefault="002577E7" w:rsidP="002577E7">
            <w:pPr>
              <w:rPr>
                <w:bCs w:val="0"/>
                <w:szCs w:val="20"/>
              </w:rPr>
            </w:pPr>
            <w:r w:rsidRPr="00ED631E">
              <w:rPr>
                <w:rFonts w:asciiTheme="minorHAnsi" w:hAnsiTheme="minorHAnsi"/>
                <w:bCs w:val="0"/>
                <w:szCs w:val="20"/>
              </w:rPr>
              <w:t>SIF-P12 Managed File Exchange</w:t>
            </w:r>
          </w:p>
        </w:tc>
        <w:tc>
          <w:tcPr>
            <w:tcW w:w="5103" w:type="dxa"/>
          </w:tcPr>
          <w:p w14:paraId="45B01E04" w14:textId="6A341C38" w:rsidR="002577E7" w:rsidRPr="0041138D" w:rsidRDefault="002577E7" w:rsidP="002577E7">
            <w:pPr>
              <w:rPr>
                <w:szCs w:val="20"/>
              </w:rPr>
            </w:pPr>
            <w:r w:rsidRPr="0041138D">
              <w:rPr>
                <w:rFonts w:asciiTheme="minorHAnsi" w:hAnsiTheme="minorHAnsi"/>
                <w:szCs w:val="20"/>
              </w:rPr>
              <w:t xml:space="preserve">SFINT9, </w:t>
            </w:r>
            <w:r w:rsidR="00122229">
              <w:rPr>
                <w:rFonts w:asciiTheme="minorHAnsi" w:hAnsiTheme="minorHAnsi"/>
                <w:szCs w:val="20"/>
              </w:rPr>
              <w:t>SFINT19</w:t>
            </w:r>
            <w:r w:rsidRPr="0041138D">
              <w:rPr>
                <w:rFonts w:asciiTheme="minorHAnsi" w:hAnsiTheme="minorHAnsi"/>
                <w:szCs w:val="20"/>
              </w:rPr>
              <w:t xml:space="preserve">, </w:t>
            </w:r>
            <w:r w:rsidR="00122229">
              <w:rPr>
                <w:rFonts w:asciiTheme="minorHAnsi" w:hAnsiTheme="minorHAnsi"/>
                <w:szCs w:val="20"/>
              </w:rPr>
              <w:t>SFINT20</w:t>
            </w:r>
            <w:r w:rsidRPr="0041138D">
              <w:rPr>
                <w:rFonts w:asciiTheme="minorHAnsi" w:hAnsiTheme="minorHAnsi"/>
                <w:szCs w:val="20"/>
              </w:rPr>
              <w:t xml:space="preserve"> (</w:t>
            </w:r>
            <w:r>
              <w:rPr>
                <w:szCs w:val="20"/>
              </w:rPr>
              <w:t>8</w:t>
            </w:r>
            <w:r w:rsidRPr="0041138D">
              <w:rPr>
                <w:rFonts w:asciiTheme="minorHAnsi" w:hAnsiTheme="minorHAnsi"/>
                <w:szCs w:val="20"/>
              </w:rPr>
              <w:t xml:space="preserve">.4, </w:t>
            </w:r>
            <w:r>
              <w:rPr>
                <w:szCs w:val="20"/>
              </w:rPr>
              <w:t>8</w:t>
            </w:r>
            <w:r w:rsidRPr="0041138D">
              <w:rPr>
                <w:rFonts w:asciiTheme="minorHAnsi" w:hAnsiTheme="minorHAnsi"/>
                <w:szCs w:val="20"/>
              </w:rPr>
              <w:t>.7)</w:t>
            </w:r>
          </w:p>
        </w:tc>
      </w:tr>
      <w:tr w:rsidR="002577E7" w:rsidRPr="009527A4" w14:paraId="4229173E" w14:textId="77777777" w:rsidTr="002577E7">
        <w:tc>
          <w:tcPr>
            <w:tcW w:w="3823" w:type="dxa"/>
          </w:tcPr>
          <w:p w14:paraId="2DAB618D" w14:textId="3D6D8FFF" w:rsidR="002577E7" w:rsidRPr="00ED631E" w:rsidRDefault="002577E7" w:rsidP="002577E7">
            <w:pPr>
              <w:rPr>
                <w:bCs w:val="0"/>
                <w:szCs w:val="20"/>
              </w:rPr>
            </w:pPr>
            <w:r w:rsidRPr="00ED631E">
              <w:rPr>
                <w:rFonts w:asciiTheme="minorHAnsi" w:hAnsiTheme="minorHAnsi"/>
                <w:bCs w:val="0"/>
                <w:szCs w:val="20"/>
              </w:rPr>
              <w:t>SIF-P13 Data Platform Exchange</w:t>
            </w:r>
          </w:p>
        </w:tc>
        <w:tc>
          <w:tcPr>
            <w:tcW w:w="5103" w:type="dxa"/>
          </w:tcPr>
          <w:p w14:paraId="22CA3391" w14:textId="2F3A07BF" w:rsidR="002577E7" w:rsidRPr="0041138D" w:rsidRDefault="002577E7" w:rsidP="002577E7">
            <w:pPr>
              <w:rPr>
                <w:szCs w:val="20"/>
              </w:rPr>
            </w:pPr>
            <w:r w:rsidRPr="0041138D">
              <w:rPr>
                <w:rFonts w:asciiTheme="minorHAnsi" w:hAnsiTheme="minorHAnsi"/>
                <w:szCs w:val="20"/>
              </w:rPr>
              <w:t>SFDEINT1–SFDEINT9 (</w:t>
            </w:r>
            <w:r>
              <w:rPr>
                <w:szCs w:val="20"/>
              </w:rPr>
              <w:t>9</w:t>
            </w:r>
            <w:r w:rsidRPr="0041138D">
              <w:rPr>
                <w:rFonts w:asciiTheme="minorHAnsi" w:hAnsiTheme="minorHAnsi"/>
                <w:szCs w:val="20"/>
              </w:rPr>
              <w:t>.4)</w:t>
            </w:r>
          </w:p>
        </w:tc>
      </w:tr>
      <w:tr w:rsidR="002577E7" w:rsidRPr="009527A4" w14:paraId="264FAA9E" w14:textId="77777777" w:rsidTr="002577E7">
        <w:tc>
          <w:tcPr>
            <w:tcW w:w="3823" w:type="dxa"/>
          </w:tcPr>
          <w:p w14:paraId="6692788A" w14:textId="595147F6" w:rsidR="002577E7" w:rsidRPr="00ED631E" w:rsidRDefault="002577E7" w:rsidP="002577E7">
            <w:pPr>
              <w:rPr>
                <w:bCs w:val="0"/>
                <w:szCs w:val="20"/>
              </w:rPr>
            </w:pPr>
            <w:r w:rsidRPr="00ED631E">
              <w:rPr>
                <w:rFonts w:asciiTheme="minorHAnsi" w:hAnsiTheme="minorHAnsi"/>
                <w:bCs w:val="0"/>
                <w:szCs w:val="20"/>
              </w:rPr>
              <w:t>SIF-P14 Custom Code Extension</w:t>
            </w:r>
          </w:p>
        </w:tc>
        <w:tc>
          <w:tcPr>
            <w:tcW w:w="5103" w:type="dxa"/>
          </w:tcPr>
          <w:p w14:paraId="1C272F56" w14:textId="7108AD89" w:rsidR="002577E7" w:rsidRPr="0041138D" w:rsidRDefault="002577E7" w:rsidP="002577E7">
            <w:pPr>
              <w:rPr>
                <w:szCs w:val="20"/>
              </w:rPr>
            </w:pPr>
            <w:r w:rsidRPr="0041138D">
              <w:rPr>
                <w:rFonts w:asciiTheme="minorHAnsi" w:hAnsiTheme="minorHAnsi"/>
                <w:szCs w:val="20"/>
              </w:rPr>
              <w:t xml:space="preserve">SFINT3, </w:t>
            </w:r>
            <w:r w:rsidR="00122229">
              <w:rPr>
                <w:rFonts w:asciiTheme="minorHAnsi" w:hAnsiTheme="minorHAnsi"/>
                <w:szCs w:val="20"/>
              </w:rPr>
              <w:t>SFINT21</w:t>
            </w:r>
            <w:r w:rsidRPr="0041138D">
              <w:rPr>
                <w:rFonts w:asciiTheme="minorHAnsi" w:hAnsiTheme="minorHAnsi"/>
                <w:szCs w:val="20"/>
              </w:rPr>
              <w:t xml:space="preserve"> (</w:t>
            </w:r>
            <w:r>
              <w:rPr>
                <w:szCs w:val="20"/>
              </w:rPr>
              <w:t>8</w:t>
            </w:r>
            <w:r w:rsidRPr="0041138D">
              <w:rPr>
                <w:rFonts w:asciiTheme="minorHAnsi" w:hAnsiTheme="minorHAnsi"/>
                <w:szCs w:val="20"/>
              </w:rPr>
              <w:t xml:space="preserve">.3, </w:t>
            </w:r>
            <w:r>
              <w:rPr>
                <w:szCs w:val="20"/>
              </w:rPr>
              <w:t>8</w:t>
            </w:r>
            <w:r w:rsidRPr="0041138D">
              <w:rPr>
                <w:rFonts w:asciiTheme="minorHAnsi" w:hAnsiTheme="minorHAnsi"/>
                <w:szCs w:val="20"/>
              </w:rPr>
              <w:t>.8)</w:t>
            </w:r>
          </w:p>
        </w:tc>
      </w:tr>
    </w:tbl>
    <w:p w14:paraId="589C41C2" w14:textId="77777777" w:rsidR="00FE4F0E" w:rsidRDefault="00FE4F0E" w:rsidP="0041138D">
      <w:pPr>
        <w:rPr>
          <w:szCs w:val="20"/>
        </w:rPr>
      </w:pPr>
    </w:p>
    <w:p w14:paraId="68B00FFC" w14:textId="5F749F49" w:rsidR="0041138D" w:rsidRPr="00FE4F0E" w:rsidRDefault="0041138D" w:rsidP="0041138D">
      <w:pPr>
        <w:rPr>
          <w:rFonts w:eastAsia="Times New Roman" w:cs="Times New Roman"/>
          <w:color w:val="132040" w:themeColor="accent1" w:themeShade="BF"/>
          <w:sz w:val="24"/>
          <w:szCs w:val="26"/>
        </w:rPr>
      </w:pPr>
      <w:r w:rsidRPr="00FE4F0E">
        <w:rPr>
          <w:rFonts w:eastAsia="Times New Roman" w:cs="Times New Roman"/>
          <w:color w:val="132040" w:themeColor="accent1" w:themeShade="BF"/>
          <w:sz w:val="24"/>
          <w:szCs w:val="26"/>
        </w:rPr>
        <w:t>Pattern Grouping by Integration Boundary</w:t>
      </w:r>
    </w:p>
    <w:p w14:paraId="58C7C647" w14:textId="77777777" w:rsidR="00FE4F0E" w:rsidRPr="00FE4F0E" w:rsidDel="00D34C06" w:rsidRDefault="00FE4F0E" w:rsidP="0041138D">
      <w:pPr>
        <w:rPr>
          <w:rFonts w:eastAsia="Times New Roman" w:cs="Times New Roman"/>
          <w:color w:val="132040" w:themeColor="accent1" w:themeShade="BF"/>
          <w:sz w:val="24"/>
          <w:szCs w:val="26"/>
        </w:rPr>
      </w:pPr>
    </w:p>
    <w:p w14:paraId="45621C26" w14:textId="77777777" w:rsidR="0041138D" w:rsidRDefault="0041138D" w:rsidP="0041138D">
      <w:pPr>
        <w:rPr>
          <w:rFonts w:eastAsia="Times New Roman" w:cs="Times New Roman"/>
          <w:color w:val="132040" w:themeColor="accent1" w:themeShade="BF"/>
          <w:sz w:val="24"/>
          <w:szCs w:val="26"/>
        </w:rPr>
      </w:pPr>
      <w:r w:rsidRPr="00FE4F0E">
        <w:rPr>
          <w:rFonts w:eastAsia="Times New Roman" w:cs="Times New Roman"/>
          <w:color w:val="132040" w:themeColor="accent1" w:themeShade="BF"/>
          <w:sz w:val="24"/>
          <w:szCs w:val="26"/>
        </w:rPr>
        <w:t>Internal Chaucer Integration Patterns</w:t>
      </w:r>
    </w:p>
    <w:p w14:paraId="1E64B9BF" w14:textId="77777777" w:rsidR="00E62C5D" w:rsidRDefault="00E62C5D" w:rsidP="0041138D">
      <w:pPr>
        <w:rPr>
          <w:rFonts w:eastAsia="Times New Roman" w:cs="Times New Roman"/>
          <w:color w:val="132040" w:themeColor="accent1" w:themeShade="BF"/>
          <w:sz w:val="24"/>
          <w:szCs w:val="26"/>
        </w:rPr>
      </w:pPr>
    </w:p>
    <w:tbl>
      <w:tblPr>
        <w:tblStyle w:val="TableGridLight"/>
        <w:tblW w:w="9067" w:type="dxa"/>
        <w:tblLook w:val="04A0" w:firstRow="1" w:lastRow="0" w:firstColumn="1" w:lastColumn="0" w:noHBand="0" w:noVBand="1"/>
      </w:tblPr>
      <w:tblGrid>
        <w:gridCol w:w="1253"/>
        <w:gridCol w:w="2711"/>
        <w:gridCol w:w="5103"/>
      </w:tblGrid>
      <w:tr w:rsidR="00AF557C" w:rsidRPr="009527A4" w14:paraId="55349313" w14:textId="77777777">
        <w:tc>
          <w:tcPr>
            <w:tcW w:w="1253" w:type="dxa"/>
            <w:tcBorders>
              <w:top w:val="single" w:sz="12" w:space="0" w:color="000000" w:themeColor="text1"/>
            </w:tcBorders>
            <w:shd w:val="clear" w:color="auto" w:fill="C1CDEC" w:themeFill="accent1" w:themeFillTint="33"/>
            <w:vAlign w:val="center"/>
          </w:tcPr>
          <w:p w14:paraId="287CDDBD" w14:textId="50998A2F"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Pattern ID</w:t>
            </w:r>
          </w:p>
        </w:tc>
        <w:tc>
          <w:tcPr>
            <w:tcW w:w="2711" w:type="dxa"/>
            <w:tcBorders>
              <w:top w:val="single" w:sz="12" w:space="0" w:color="000000" w:themeColor="text1"/>
            </w:tcBorders>
            <w:shd w:val="clear" w:color="auto" w:fill="C1CDEC" w:themeFill="accent1" w:themeFillTint="33"/>
            <w:vAlign w:val="center"/>
          </w:tcPr>
          <w:p w14:paraId="59536C22" w14:textId="2D57056B"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Pattern</w:t>
            </w:r>
          </w:p>
        </w:tc>
        <w:tc>
          <w:tcPr>
            <w:tcW w:w="5103" w:type="dxa"/>
            <w:tcBorders>
              <w:top w:val="single" w:sz="12" w:space="0" w:color="000000" w:themeColor="text1"/>
            </w:tcBorders>
            <w:shd w:val="clear" w:color="auto" w:fill="C1CDEC" w:themeFill="accent1" w:themeFillTint="33"/>
            <w:vAlign w:val="center"/>
          </w:tcPr>
          <w:p w14:paraId="70683156" w14:textId="7E779343"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Typical Use</w:t>
            </w:r>
          </w:p>
        </w:tc>
      </w:tr>
      <w:tr w:rsidR="00AF557C" w:rsidRPr="009527A4" w14:paraId="585486A5" w14:textId="77777777">
        <w:tc>
          <w:tcPr>
            <w:tcW w:w="1253" w:type="dxa"/>
            <w:vAlign w:val="center"/>
          </w:tcPr>
          <w:p w14:paraId="5CFB1133" w14:textId="2A84033A" w:rsidR="00AF557C" w:rsidRPr="00F94A76" w:rsidRDefault="00AF557C" w:rsidP="00AF557C">
            <w:pPr>
              <w:rPr>
                <w:rFonts w:asciiTheme="minorHAnsi" w:hAnsiTheme="minorHAnsi" w:hint="eastAsia"/>
                <w:lang w:eastAsia="en-GB"/>
              </w:rPr>
            </w:pPr>
            <w:r w:rsidRPr="0041138D">
              <w:rPr>
                <w:rFonts w:asciiTheme="minorHAnsi" w:hAnsiTheme="minorHAnsi"/>
                <w:szCs w:val="20"/>
              </w:rPr>
              <w:t>SIF-P01</w:t>
            </w:r>
          </w:p>
        </w:tc>
        <w:tc>
          <w:tcPr>
            <w:tcW w:w="2711" w:type="dxa"/>
            <w:vAlign w:val="center"/>
          </w:tcPr>
          <w:p w14:paraId="26CFAE71" w14:textId="257C8570" w:rsidR="00AF557C" w:rsidRPr="00F94A76" w:rsidRDefault="00AF557C" w:rsidP="00AF557C">
            <w:pPr>
              <w:rPr>
                <w:rFonts w:asciiTheme="minorHAnsi" w:hAnsiTheme="minorHAnsi" w:hint="eastAsia"/>
                <w:lang w:eastAsia="en-GB"/>
              </w:rPr>
            </w:pPr>
            <w:r w:rsidRPr="0041138D">
              <w:rPr>
                <w:rFonts w:asciiTheme="minorHAnsi" w:hAnsiTheme="minorHAnsi"/>
                <w:szCs w:val="20"/>
              </w:rPr>
              <w:t>Internal REST API</w:t>
            </w:r>
          </w:p>
        </w:tc>
        <w:tc>
          <w:tcPr>
            <w:tcW w:w="5103" w:type="dxa"/>
            <w:vAlign w:val="center"/>
          </w:tcPr>
          <w:p w14:paraId="0863E186" w14:textId="3517EA76" w:rsidR="00AF557C" w:rsidRPr="00F94A76" w:rsidRDefault="00AF557C" w:rsidP="00AF557C">
            <w:pPr>
              <w:rPr>
                <w:rFonts w:asciiTheme="minorHAnsi" w:hAnsiTheme="minorHAnsi" w:hint="eastAsia"/>
                <w:lang w:eastAsia="en-GB"/>
              </w:rPr>
            </w:pPr>
            <w:r w:rsidRPr="0041138D">
              <w:rPr>
                <w:rFonts w:asciiTheme="minorHAnsi" w:hAnsiTheme="minorHAnsi"/>
                <w:szCs w:val="20"/>
              </w:rPr>
              <w:t>Internal application-to-application request/response integration.</w:t>
            </w:r>
          </w:p>
        </w:tc>
      </w:tr>
      <w:tr w:rsidR="00AF557C" w:rsidRPr="009527A4" w14:paraId="1B98CFCD" w14:textId="77777777">
        <w:tc>
          <w:tcPr>
            <w:tcW w:w="1253" w:type="dxa"/>
            <w:vAlign w:val="center"/>
          </w:tcPr>
          <w:p w14:paraId="3DBE3A10" w14:textId="718A835C" w:rsidR="00AF557C" w:rsidRPr="00F94A76" w:rsidRDefault="00AF557C" w:rsidP="00AF557C">
            <w:pPr>
              <w:rPr>
                <w:rFonts w:asciiTheme="minorHAnsi" w:hAnsiTheme="minorHAnsi" w:hint="eastAsia"/>
                <w:lang w:eastAsia="en-GB"/>
              </w:rPr>
            </w:pPr>
            <w:r w:rsidRPr="0041138D">
              <w:rPr>
                <w:rFonts w:asciiTheme="minorHAnsi" w:hAnsiTheme="minorHAnsi"/>
                <w:szCs w:val="20"/>
              </w:rPr>
              <w:t>SIF-P04</w:t>
            </w:r>
          </w:p>
        </w:tc>
        <w:tc>
          <w:tcPr>
            <w:tcW w:w="2711" w:type="dxa"/>
            <w:vAlign w:val="center"/>
          </w:tcPr>
          <w:p w14:paraId="45C654A6" w14:textId="69DE6019" w:rsidR="00AF557C" w:rsidRPr="00F94A76" w:rsidRDefault="00AF557C" w:rsidP="00AF557C">
            <w:pPr>
              <w:rPr>
                <w:rFonts w:asciiTheme="minorHAnsi" w:hAnsiTheme="minorHAnsi" w:hint="eastAsia"/>
                <w:lang w:eastAsia="en-GB"/>
              </w:rPr>
            </w:pPr>
            <w:r w:rsidRPr="0041138D">
              <w:rPr>
                <w:rFonts w:asciiTheme="minorHAnsi" w:hAnsiTheme="minorHAnsi"/>
                <w:szCs w:val="20"/>
              </w:rPr>
              <w:t>API Facade / Mediation</w:t>
            </w:r>
          </w:p>
        </w:tc>
        <w:tc>
          <w:tcPr>
            <w:tcW w:w="5103" w:type="dxa"/>
            <w:vAlign w:val="center"/>
          </w:tcPr>
          <w:p w14:paraId="64AA402A" w14:textId="13198CB5" w:rsidR="00AF557C" w:rsidRPr="00F94A76" w:rsidRDefault="00AF557C" w:rsidP="00AF557C">
            <w:pPr>
              <w:rPr>
                <w:rFonts w:asciiTheme="minorHAnsi" w:hAnsiTheme="minorHAnsi" w:hint="eastAsia"/>
                <w:lang w:eastAsia="en-GB"/>
              </w:rPr>
            </w:pPr>
            <w:r w:rsidRPr="0041138D">
              <w:rPr>
                <w:rFonts w:asciiTheme="minorHAnsi" w:hAnsiTheme="minorHAnsi"/>
                <w:szCs w:val="20"/>
              </w:rPr>
              <w:t>Shielding consumers from backend complexity or legacy constraints.</w:t>
            </w:r>
          </w:p>
        </w:tc>
      </w:tr>
      <w:tr w:rsidR="00AF557C" w:rsidRPr="009527A4" w14:paraId="36AA3594" w14:textId="77777777">
        <w:tc>
          <w:tcPr>
            <w:tcW w:w="1253" w:type="dxa"/>
            <w:vAlign w:val="center"/>
          </w:tcPr>
          <w:p w14:paraId="5068A4DE" w14:textId="5637A543" w:rsidR="00AF557C" w:rsidRPr="00F94A76" w:rsidRDefault="00AF557C" w:rsidP="00AF557C">
            <w:pPr>
              <w:rPr>
                <w:rFonts w:asciiTheme="minorHAnsi" w:hAnsiTheme="minorHAnsi" w:hint="eastAsia"/>
                <w:lang w:eastAsia="en-GB"/>
              </w:rPr>
            </w:pPr>
            <w:r w:rsidRPr="0041138D">
              <w:rPr>
                <w:rFonts w:asciiTheme="minorHAnsi" w:hAnsiTheme="minorHAnsi"/>
                <w:szCs w:val="20"/>
              </w:rPr>
              <w:t>SIF-P05</w:t>
            </w:r>
          </w:p>
        </w:tc>
        <w:tc>
          <w:tcPr>
            <w:tcW w:w="2711" w:type="dxa"/>
            <w:vAlign w:val="center"/>
          </w:tcPr>
          <w:p w14:paraId="5989B7BB" w14:textId="2FCBED4F" w:rsidR="00AF557C" w:rsidRPr="00F94A76" w:rsidRDefault="00AF557C" w:rsidP="00AF557C">
            <w:pPr>
              <w:rPr>
                <w:rFonts w:asciiTheme="minorHAnsi" w:hAnsiTheme="minorHAnsi" w:hint="eastAsia"/>
                <w:lang w:eastAsia="en-GB"/>
              </w:rPr>
            </w:pPr>
            <w:r w:rsidRPr="0041138D">
              <w:rPr>
                <w:rFonts w:asciiTheme="minorHAnsi" w:hAnsiTheme="minorHAnsi"/>
                <w:szCs w:val="20"/>
              </w:rPr>
              <w:t>Reliable Queue Messaging</w:t>
            </w:r>
          </w:p>
        </w:tc>
        <w:tc>
          <w:tcPr>
            <w:tcW w:w="5103" w:type="dxa"/>
            <w:vAlign w:val="center"/>
          </w:tcPr>
          <w:p w14:paraId="135A6E08" w14:textId="3D5BADBE" w:rsidR="00AF557C" w:rsidRPr="00F94A76" w:rsidRDefault="00AF557C" w:rsidP="00AF557C">
            <w:pPr>
              <w:rPr>
                <w:rFonts w:asciiTheme="minorHAnsi" w:hAnsiTheme="minorHAnsi" w:hint="eastAsia"/>
                <w:lang w:eastAsia="en-GB"/>
              </w:rPr>
            </w:pPr>
            <w:r w:rsidRPr="0041138D">
              <w:rPr>
                <w:rFonts w:asciiTheme="minorHAnsi" w:hAnsiTheme="minorHAnsi"/>
                <w:szCs w:val="20"/>
              </w:rPr>
              <w:t>Decoupled internal processing with retry and dead-letter handling.</w:t>
            </w:r>
          </w:p>
        </w:tc>
      </w:tr>
      <w:tr w:rsidR="00AF557C" w:rsidRPr="009527A4" w14:paraId="57CF5D68" w14:textId="77777777">
        <w:tc>
          <w:tcPr>
            <w:tcW w:w="1253" w:type="dxa"/>
            <w:vAlign w:val="center"/>
          </w:tcPr>
          <w:p w14:paraId="3AD64A2E" w14:textId="012514CA" w:rsidR="00AF557C" w:rsidRPr="00F94A76" w:rsidRDefault="00AF557C" w:rsidP="00AF557C">
            <w:pPr>
              <w:rPr>
                <w:rFonts w:asciiTheme="minorHAnsi" w:hAnsiTheme="minorHAnsi" w:hint="eastAsia"/>
                <w:lang w:eastAsia="en-GB"/>
              </w:rPr>
            </w:pPr>
            <w:r w:rsidRPr="0041138D">
              <w:rPr>
                <w:rFonts w:asciiTheme="minorHAnsi" w:hAnsiTheme="minorHAnsi"/>
                <w:szCs w:val="20"/>
              </w:rPr>
              <w:t>SIF-P06</w:t>
            </w:r>
          </w:p>
        </w:tc>
        <w:tc>
          <w:tcPr>
            <w:tcW w:w="2711" w:type="dxa"/>
            <w:vAlign w:val="center"/>
          </w:tcPr>
          <w:p w14:paraId="49E89144" w14:textId="069B36CB" w:rsidR="00AF557C" w:rsidRPr="00F94A76" w:rsidRDefault="00AF557C" w:rsidP="00AF557C">
            <w:pPr>
              <w:rPr>
                <w:rFonts w:asciiTheme="minorHAnsi" w:hAnsiTheme="minorHAnsi" w:hint="eastAsia"/>
                <w:lang w:eastAsia="en-GB"/>
              </w:rPr>
            </w:pPr>
            <w:r w:rsidRPr="0041138D">
              <w:rPr>
                <w:rFonts w:asciiTheme="minorHAnsi" w:hAnsiTheme="minorHAnsi"/>
                <w:szCs w:val="20"/>
              </w:rPr>
              <w:t>Publish / Subscribe Messaging</w:t>
            </w:r>
          </w:p>
        </w:tc>
        <w:tc>
          <w:tcPr>
            <w:tcW w:w="5103" w:type="dxa"/>
            <w:vAlign w:val="center"/>
          </w:tcPr>
          <w:p w14:paraId="7A19AD46" w14:textId="0B91C013" w:rsidR="00AF557C" w:rsidRPr="00F94A76" w:rsidRDefault="00AF557C" w:rsidP="00AF557C">
            <w:pPr>
              <w:rPr>
                <w:rFonts w:asciiTheme="minorHAnsi" w:hAnsiTheme="minorHAnsi" w:hint="eastAsia"/>
                <w:lang w:eastAsia="en-GB"/>
              </w:rPr>
            </w:pPr>
            <w:r w:rsidRPr="0041138D">
              <w:rPr>
                <w:rFonts w:asciiTheme="minorHAnsi" w:hAnsiTheme="minorHAnsi"/>
                <w:szCs w:val="20"/>
              </w:rPr>
              <w:t>Internal business event transfer to one or to multiple consumers.</w:t>
            </w:r>
          </w:p>
        </w:tc>
      </w:tr>
      <w:tr w:rsidR="00AF557C" w:rsidRPr="009527A4" w14:paraId="638B7AE2" w14:textId="77777777">
        <w:tc>
          <w:tcPr>
            <w:tcW w:w="1253" w:type="dxa"/>
            <w:vAlign w:val="center"/>
          </w:tcPr>
          <w:p w14:paraId="25E421F4" w14:textId="78F60B36" w:rsidR="00AF557C" w:rsidRPr="0041138D" w:rsidRDefault="00AF557C" w:rsidP="00AF557C">
            <w:pPr>
              <w:rPr>
                <w:szCs w:val="20"/>
              </w:rPr>
            </w:pPr>
            <w:r w:rsidRPr="0041138D">
              <w:rPr>
                <w:rFonts w:asciiTheme="minorHAnsi" w:hAnsiTheme="minorHAnsi"/>
                <w:szCs w:val="20"/>
              </w:rPr>
              <w:t>SIF-P07</w:t>
            </w:r>
          </w:p>
        </w:tc>
        <w:tc>
          <w:tcPr>
            <w:tcW w:w="2711" w:type="dxa"/>
            <w:vAlign w:val="center"/>
          </w:tcPr>
          <w:p w14:paraId="3BF76263" w14:textId="12191207" w:rsidR="00AF557C" w:rsidRPr="0041138D" w:rsidRDefault="00AF557C" w:rsidP="00AF557C">
            <w:pPr>
              <w:rPr>
                <w:szCs w:val="20"/>
              </w:rPr>
            </w:pPr>
            <w:r w:rsidRPr="0041138D">
              <w:rPr>
                <w:rFonts w:asciiTheme="minorHAnsi" w:hAnsiTheme="minorHAnsi"/>
                <w:szCs w:val="20"/>
              </w:rPr>
              <w:t>Event Notification</w:t>
            </w:r>
          </w:p>
        </w:tc>
        <w:tc>
          <w:tcPr>
            <w:tcW w:w="5103" w:type="dxa"/>
            <w:vAlign w:val="center"/>
          </w:tcPr>
          <w:p w14:paraId="1C863427" w14:textId="66D55050" w:rsidR="00AF557C" w:rsidRPr="0041138D" w:rsidRDefault="00AF557C" w:rsidP="00AF557C">
            <w:pPr>
              <w:rPr>
                <w:szCs w:val="20"/>
              </w:rPr>
            </w:pPr>
            <w:r w:rsidRPr="0041138D">
              <w:rPr>
                <w:rFonts w:asciiTheme="minorHAnsi" w:hAnsiTheme="minorHAnsi"/>
                <w:szCs w:val="20"/>
              </w:rPr>
              <w:t>Lightweight internal notification that something has happened.</w:t>
            </w:r>
          </w:p>
        </w:tc>
      </w:tr>
      <w:tr w:rsidR="00AF557C" w:rsidRPr="009527A4" w14:paraId="0BEB885C" w14:textId="77777777">
        <w:tc>
          <w:tcPr>
            <w:tcW w:w="1253" w:type="dxa"/>
            <w:vAlign w:val="center"/>
          </w:tcPr>
          <w:p w14:paraId="4D246AC6" w14:textId="65DAF096" w:rsidR="00AF557C" w:rsidRPr="0041138D" w:rsidRDefault="00AF557C" w:rsidP="00AF557C">
            <w:pPr>
              <w:rPr>
                <w:szCs w:val="20"/>
              </w:rPr>
            </w:pPr>
            <w:r w:rsidRPr="0041138D">
              <w:rPr>
                <w:rFonts w:asciiTheme="minorHAnsi" w:hAnsiTheme="minorHAnsi"/>
                <w:szCs w:val="20"/>
              </w:rPr>
              <w:t>SIF-P09</w:t>
            </w:r>
          </w:p>
        </w:tc>
        <w:tc>
          <w:tcPr>
            <w:tcW w:w="2711" w:type="dxa"/>
            <w:vAlign w:val="center"/>
          </w:tcPr>
          <w:p w14:paraId="09211BC7" w14:textId="1B4C890E" w:rsidR="00AF557C" w:rsidRPr="0041138D" w:rsidRDefault="00AF557C" w:rsidP="00AF557C">
            <w:pPr>
              <w:rPr>
                <w:szCs w:val="20"/>
              </w:rPr>
            </w:pPr>
            <w:r w:rsidRPr="0041138D">
              <w:rPr>
                <w:rFonts w:asciiTheme="minorHAnsi" w:hAnsiTheme="minorHAnsi"/>
                <w:szCs w:val="20"/>
              </w:rPr>
              <w:t>Workflow Orchestration</w:t>
            </w:r>
          </w:p>
        </w:tc>
        <w:tc>
          <w:tcPr>
            <w:tcW w:w="5103" w:type="dxa"/>
            <w:vAlign w:val="center"/>
          </w:tcPr>
          <w:p w14:paraId="56335FB5" w14:textId="62329A67" w:rsidR="00AF557C" w:rsidRPr="0041138D" w:rsidRDefault="00AF557C" w:rsidP="00AF557C">
            <w:pPr>
              <w:rPr>
                <w:szCs w:val="20"/>
              </w:rPr>
            </w:pPr>
            <w:r w:rsidRPr="0041138D">
              <w:rPr>
                <w:rFonts w:asciiTheme="minorHAnsi" w:hAnsiTheme="minorHAnsi"/>
                <w:szCs w:val="20"/>
              </w:rPr>
              <w:t>Multi-step integration across Chaucer-owned systems.</w:t>
            </w:r>
          </w:p>
        </w:tc>
      </w:tr>
      <w:tr w:rsidR="00AF557C" w:rsidRPr="009527A4" w14:paraId="77ADBB70" w14:textId="77777777">
        <w:tc>
          <w:tcPr>
            <w:tcW w:w="1253" w:type="dxa"/>
            <w:vAlign w:val="center"/>
          </w:tcPr>
          <w:p w14:paraId="2C515ACE" w14:textId="5EFCB8A3" w:rsidR="00AF557C" w:rsidRPr="0041138D" w:rsidRDefault="00AF557C" w:rsidP="00AF557C">
            <w:pPr>
              <w:rPr>
                <w:szCs w:val="20"/>
              </w:rPr>
            </w:pPr>
            <w:r w:rsidRPr="0041138D">
              <w:rPr>
                <w:rFonts w:asciiTheme="minorHAnsi" w:hAnsiTheme="minorHAnsi"/>
                <w:szCs w:val="20"/>
              </w:rPr>
              <w:t>SIF-P10</w:t>
            </w:r>
          </w:p>
        </w:tc>
        <w:tc>
          <w:tcPr>
            <w:tcW w:w="2711" w:type="dxa"/>
            <w:vAlign w:val="center"/>
          </w:tcPr>
          <w:p w14:paraId="48154E48" w14:textId="20443649" w:rsidR="00AF557C" w:rsidRPr="0041138D" w:rsidRDefault="00AF557C" w:rsidP="00AF557C">
            <w:pPr>
              <w:rPr>
                <w:szCs w:val="20"/>
              </w:rPr>
            </w:pPr>
            <w:r w:rsidRPr="0041138D">
              <w:rPr>
                <w:rFonts w:asciiTheme="minorHAnsi" w:hAnsiTheme="minorHAnsi"/>
                <w:szCs w:val="20"/>
              </w:rPr>
              <w:t>Long-Running Workflow</w:t>
            </w:r>
          </w:p>
        </w:tc>
        <w:tc>
          <w:tcPr>
            <w:tcW w:w="5103" w:type="dxa"/>
            <w:vAlign w:val="center"/>
          </w:tcPr>
          <w:p w14:paraId="7468E889" w14:textId="73E345AA" w:rsidR="00AF557C" w:rsidRPr="0041138D" w:rsidRDefault="00AF557C" w:rsidP="00AF557C">
            <w:pPr>
              <w:rPr>
                <w:szCs w:val="20"/>
              </w:rPr>
            </w:pPr>
            <w:r w:rsidRPr="0041138D">
              <w:rPr>
                <w:rFonts w:asciiTheme="minorHAnsi" w:hAnsiTheme="minorHAnsi"/>
                <w:szCs w:val="20"/>
              </w:rPr>
              <w:t>Stateful processes, callbacks, retry cycles, or human/system delays.</w:t>
            </w:r>
          </w:p>
        </w:tc>
      </w:tr>
      <w:tr w:rsidR="00AF557C" w:rsidRPr="009527A4" w14:paraId="03C5CC1D" w14:textId="77777777">
        <w:tc>
          <w:tcPr>
            <w:tcW w:w="1253" w:type="dxa"/>
            <w:vAlign w:val="center"/>
          </w:tcPr>
          <w:p w14:paraId="06DD4BCD" w14:textId="56342430" w:rsidR="00AF557C" w:rsidRPr="0041138D" w:rsidRDefault="00AF557C" w:rsidP="00AF557C">
            <w:pPr>
              <w:rPr>
                <w:szCs w:val="20"/>
              </w:rPr>
            </w:pPr>
            <w:r w:rsidRPr="0041138D">
              <w:rPr>
                <w:rFonts w:asciiTheme="minorHAnsi" w:hAnsiTheme="minorHAnsi"/>
                <w:szCs w:val="20"/>
              </w:rPr>
              <w:t>SIF-P12</w:t>
            </w:r>
          </w:p>
        </w:tc>
        <w:tc>
          <w:tcPr>
            <w:tcW w:w="2711" w:type="dxa"/>
            <w:vAlign w:val="center"/>
          </w:tcPr>
          <w:p w14:paraId="72B1BA75" w14:textId="295D335C" w:rsidR="00AF557C" w:rsidRPr="0041138D" w:rsidRDefault="00AF557C" w:rsidP="00AF557C">
            <w:pPr>
              <w:rPr>
                <w:szCs w:val="20"/>
              </w:rPr>
            </w:pPr>
            <w:r w:rsidRPr="0041138D">
              <w:rPr>
                <w:rFonts w:asciiTheme="minorHAnsi" w:hAnsiTheme="minorHAnsi"/>
                <w:szCs w:val="20"/>
              </w:rPr>
              <w:t>Managed File Exchange</w:t>
            </w:r>
          </w:p>
        </w:tc>
        <w:tc>
          <w:tcPr>
            <w:tcW w:w="5103" w:type="dxa"/>
            <w:vAlign w:val="center"/>
          </w:tcPr>
          <w:p w14:paraId="274B032E" w14:textId="778815CD" w:rsidR="00AF557C" w:rsidRPr="0041138D" w:rsidRDefault="00AF557C" w:rsidP="00AF557C">
            <w:pPr>
              <w:rPr>
                <w:szCs w:val="20"/>
              </w:rPr>
            </w:pPr>
            <w:r w:rsidRPr="0041138D">
              <w:rPr>
                <w:rFonts w:asciiTheme="minorHAnsi" w:hAnsiTheme="minorHAnsi"/>
                <w:szCs w:val="20"/>
              </w:rPr>
              <w:t>Controlled file movement between Chaucer systems.</w:t>
            </w:r>
          </w:p>
        </w:tc>
      </w:tr>
      <w:tr w:rsidR="00AF557C" w:rsidRPr="009527A4" w14:paraId="49C7A519" w14:textId="77777777">
        <w:tc>
          <w:tcPr>
            <w:tcW w:w="1253" w:type="dxa"/>
            <w:vAlign w:val="center"/>
          </w:tcPr>
          <w:p w14:paraId="0E20828E" w14:textId="0B158E58" w:rsidR="00AF557C" w:rsidRPr="0041138D" w:rsidRDefault="00AF557C" w:rsidP="00AF557C">
            <w:pPr>
              <w:rPr>
                <w:szCs w:val="20"/>
              </w:rPr>
            </w:pPr>
            <w:r w:rsidRPr="0041138D">
              <w:rPr>
                <w:rFonts w:asciiTheme="minorHAnsi" w:hAnsiTheme="minorHAnsi"/>
                <w:szCs w:val="20"/>
              </w:rPr>
              <w:t>SIF-P14</w:t>
            </w:r>
          </w:p>
        </w:tc>
        <w:tc>
          <w:tcPr>
            <w:tcW w:w="2711" w:type="dxa"/>
            <w:vAlign w:val="center"/>
          </w:tcPr>
          <w:p w14:paraId="103D3FC8" w14:textId="55028CC6" w:rsidR="00AF557C" w:rsidRPr="0041138D" w:rsidRDefault="00AF557C" w:rsidP="00AF557C">
            <w:pPr>
              <w:rPr>
                <w:szCs w:val="20"/>
              </w:rPr>
            </w:pPr>
            <w:r w:rsidRPr="0041138D">
              <w:rPr>
                <w:rFonts w:asciiTheme="minorHAnsi" w:hAnsiTheme="minorHAnsi"/>
                <w:szCs w:val="20"/>
              </w:rPr>
              <w:t>Custom Code Extension</w:t>
            </w:r>
          </w:p>
        </w:tc>
        <w:tc>
          <w:tcPr>
            <w:tcW w:w="5103" w:type="dxa"/>
            <w:vAlign w:val="center"/>
          </w:tcPr>
          <w:p w14:paraId="18C49CFF" w14:textId="5DDF7AB8" w:rsidR="00AF557C" w:rsidRPr="0041138D" w:rsidRDefault="00AF557C" w:rsidP="00AF557C">
            <w:pPr>
              <w:rPr>
                <w:szCs w:val="20"/>
              </w:rPr>
            </w:pPr>
            <w:r w:rsidRPr="0041138D">
              <w:rPr>
                <w:rFonts w:asciiTheme="minorHAnsi" w:hAnsiTheme="minorHAnsi"/>
                <w:szCs w:val="20"/>
              </w:rPr>
              <w:t>Small transformation, validation, enrichment, or protocol adaptation.</w:t>
            </w:r>
          </w:p>
        </w:tc>
      </w:tr>
    </w:tbl>
    <w:p w14:paraId="5C183A2E" w14:textId="77777777" w:rsidR="00E62C5D" w:rsidRPr="00FE4F0E" w:rsidRDefault="00E62C5D" w:rsidP="0041138D">
      <w:pPr>
        <w:rPr>
          <w:rFonts w:eastAsia="Times New Roman" w:cs="Times New Roman"/>
          <w:color w:val="132040" w:themeColor="accent1" w:themeShade="BF"/>
          <w:sz w:val="24"/>
          <w:szCs w:val="26"/>
        </w:rPr>
      </w:pPr>
    </w:p>
    <w:p w14:paraId="7739D143" w14:textId="77777777" w:rsidR="00FE4F0E" w:rsidRDefault="00FE4F0E" w:rsidP="0041138D">
      <w:pPr>
        <w:rPr>
          <w:rFonts w:eastAsia="Times New Roman" w:cs="Times New Roman"/>
          <w:color w:val="132040" w:themeColor="accent1" w:themeShade="BF"/>
          <w:sz w:val="24"/>
          <w:szCs w:val="26"/>
        </w:rPr>
      </w:pPr>
    </w:p>
    <w:p w14:paraId="6FE4BF7A" w14:textId="6FD5C6D5" w:rsidR="0041138D" w:rsidRDefault="0041138D" w:rsidP="0041138D">
      <w:pPr>
        <w:rPr>
          <w:rFonts w:eastAsia="Times New Roman" w:cs="Times New Roman"/>
          <w:color w:val="132040" w:themeColor="accent1" w:themeShade="BF"/>
          <w:sz w:val="24"/>
          <w:szCs w:val="26"/>
        </w:rPr>
      </w:pPr>
      <w:r w:rsidRPr="00FE4F0E">
        <w:rPr>
          <w:rFonts w:eastAsia="Times New Roman" w:cs="Times New Roman"/>
          <w:color w:val="132040" w:themeColor="accent1" w:themeShade="BF"/>
          <w:sz w:val="24"/>
          <w:szCs w:val="26"/>
        </w:rPr>
        <w:t>Third Party to Chaucer Inbound Patterns</w:t>
      </w:r>
    </w:p>
    <w:p w14:paraId="13F04652" w14:textId="77777777" w:rsidR="00E62C5D" w:rsidRDefault="00E62C5D" w:rsidP="0041138D">
      <w:pPr>
        <w:rPr>
          <w:rFonts w:eastAsia="Times New Roman" w:cs="Times New Roman"/>
          <w:color w:val="132040" w:themeColor="accent1" w:themeShade="BF"/>
          <w:sz w:val="24"/>
          <w:szCs w:val="26"/>
        </w:rPr>
      </w:pPr>
    </w:p>
    <w:tbl>
      <w:tblPr>
        <w:tblStyle w:val="TableGridLight"/>
        <w:tblW w:w="8926" w:type="dxa"/>
        <w:tblLook w:val="04A0" w:firstRow="1" w:lastRow="0" w:firstColumn="1" w:lastColumn="0" w:noHBand="0" w:noVBand="1"/>
      </w:tblPr>
      <w:tblGrid>
        <w:gridCol w:w="1253"/>
        <w:gridCol w:w="2428"/>
        <w:gridCol w:w="2551"/>
        <w:gridCol w:w="2694"/>
      </w:tblGrid>
      <w:tr w:rsidR="00AF557C" w:rsidRPr="009527A4" w14:paraId="41842C20" w14:textId="77777777">
        <w:tc>
          <w:tcPr>
            <w:tcW w:w="1253" w:type="dxa"/>
            <w:tcBorders>
              <w:top w:val="single" w:sz="12" w:space="0" w:color="000000" w:themeColor="text1"/>
            </w:tcBorders>
            <w:shd w:val="clear" w:color="auto" w:fill="C1CDEC" w:themeFill="accent1" w:themeFillTint="33"/>
            <w:vAlign w:val="center"/>
          </w:tcPr>
          <w:p w14:paraId="3D1958AC" w14:textId="6231ACA7"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Pattern ID</w:t>
            </w:r>
          </w:p>
        </w:tc>
        <w:tc>
          <w:tcPr>
            <w:tcW w:w="2428" w:type="dxa"/>
            <w:tcBorders>
              <w:top w:val="single" w:sz="12" w:space="0" w:color="000000" w:themeColor="text1"/>
            </w:tcBorders>
            <w:shd w:val="clear" w:color="auto" w:fill="C1CDEC" w:themeFill="accent1" w:themeFillTint="33"/>
            <w:vAlign w:val="center"/>
          </w:tcPr>
          <w:p w14:paraId="106B9C86" w14:textId="26B96055"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Pattern</w:t>
            </w:r>
          </w:p>
        </w:tc>
        <w:tc>
          <w:tcPr>
            <w:tcW w:w="2551" w:type="dxa"/>
            <w:tcBorders>
              <w:top w:val="single" w:sz="12" w:space="0" w:color="000000" w:themeColor="text1"/>
            </w:tcBorders>
            <w:shd w:val="clear" w:color="auto" w:fill="C1CDEC" w:themeFill="accent1" w:themeFillTint="33"/>
            <w:vAlign w:val="center"/>
          </w:tcPr>
          <w:p w14:paraId="0B607296" w14:textId="30B1524E"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Typical Use</w:t>
            </w:r>
          </w:p>
        </w:tc>
        <w:tc>
          <w:tcPr>
            <w:tcW w:w="2694" w:type="dxa"/>
            <w:tcBorders>
              <w:top w:val="single" w:sz="12" w:space="0" w:color="000000" w:themeColor="text1"/>
            </w:tcBorders>
            <w:shd w:val="clear" w:color="auto" w:fill="C1CDEC" w:themeFill="accent1" w:themeFillTint="33"/>
            <w:vAlign w:val="center"/>
          </w:tcPr>
          <w:p w14:paraId="0E1896EC" w14:textId="1DAF415F"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Additional Controls</w:t>
            </w:r>
          </w:p>
        </w:tc>
      </w:tr>
      <w:tr w:rsidR="00AF557C" w:rsidRPr="009527A4" w14:paraId="13DF063A" w14:textId="77777777">
        <w:tc>
          <w:tcPr>
            <w:tcW w:w="1253" w:type="dxa"/>
            <w:vAlign w:val="center"/>
          </w:tcPr>
          <w:p w14:paraId="069D909C" w14:textId="675C7908" w:rsidR="00AF557C" w:rsidRPr="00F94A76" w:rsidRDefault="00AF557C" w:rsidP="00AF557C">
            <w:pPr>
              <w:rPr>
                <w:rFonts w:asciiTheme="minorHAnsi" w:hAnsiTheme="minorHAnsi" w:hint="eastAsia"/>
                <w:lang w:eastAsia="en-GB"/>
              </w:rPr>
            </w:pPr>
            <w:r w:rsidRPr="0041138D">
              <w:rPr>
                <w:rFonts w:asciiTheme="minorHAnsi" w:hAnsiTheme="minorHAnsi"/>
                <w:szCs w:val="20"/>
              </w:rPr>
              <w:t>SIF-P02</w:t>
            </w:r>
          </w:p>
        </w:tc>
        <w:tc>
          <w:tcPr>
            <w:tcW w:w="2428" w:type="dxa"/>
            <w:vAlign w:val="center"/>
          </w:tcPr>
          <w:p w14:paraId="65C16100" w14:textId="619C17FF" w:rsidR="00AF557C" w:rsidRPr="00F94A76" w:rsidRDefault="00AF557C" w:rsidP="00AF557C">
            <w:pPr>
              <w:rPr>
                <w:rFonts w:asciiTheme="minorHAnsi" w:hAnsiTheme="minorHAnsi" w:hint="eastAsia"/>
                <w:lang w:eastAsia="en-GB"/>
              </w:rPr>
            </w:pPr>
            <w:r w:rsidRPr="0041138D">
              <w:rPr>
                <w:rFonts w:asciiTheme="minorHAnsi" w:hAnsiTheme="minorHAnsi"/>
                <w:szCs w:val="20"/>
              </w:rPr>
              <w:t xml:space="preserve">External API Ingress </w:t>
            </w:r>
            <w:r w:rsidRPr="0041138D">
              <w:rPr>
                <w:rFonts w:asciiTheme="minorHAnsi" w:hAnsiTheme="minorHAnsi"/>
                <w:szCs w:val="20"/>
              </w:rPr>
              <w:br/>
              <w:t>(Third Party invoking Chaucer API)</w:t>
            </w:r>
          </w:p>
        </w:tc>
        <w:tc>
          <w:tcPr>
            <w:tcW w:w="2551" w:type="dxa"/>
            <w:vAlign w:val="center"/>
          </w:tcPr>
          <w:p w14:paraId="46B31CE8" w14:textId="3C5187A6" w:rsidR="00AF557C" w:rsidRPr="00F94A76" w:rsidRDefault="00AF557C" w:rsidP="00AF557C">
            <w:pPr>
              <w:rPr>
                <w:rFonts w:asciiTheme="minorHAnsi" w:hAnsiTheme="minorHAnsi" w:hint="eastAsia"/>
                <w:lang w:eastAsia="en-GB"/>
              </w:rPr>
            </w:pPr>
            <w:r w:rsidRPr="0041138D">
              <w:rPr>
                <w:rFonts w:asciiTheme="minorHAnsi" w:hAnsiTheme="minorHAnsi"/>
                <w:szCs w:val="20"/>
              </w:rPr>
              <w:t>Supplier, SaaS, broker, or vendor calls a Chaucer API.</w:t>
            </w:r>
          </w:p>
        </w:tc>
        <w:tc>
          <w:tcPr>
            <w:tcW w:w="2694" w:type="dxa"/>
            <w:vAlign w:val="center"/>
          </w:tcPr>
          <w:p w14:paraId="6068DD4D" w14:textId="1ECDC85E" w:rsidR="00AF557C" w:rsidRPr="00F94A76" w:rsidRDefault="00AF557C" w:rsidP="00AF557C">
            <w:pPr>
              <w:rPr>
                <w:rFonts w:asciiTheme="minorHAnsi" w:hAnsiTheme="minorHAnsi" w:hint="eastAsia"/>
                <w:lang w:eastAsia="en-GB"/>
              </w:rPr>
            </w:pPr>
            <w:r w:rsidRPr="0041138D">
              <w:rPr>
                <w:rFonts w:asciiTheme="minorHAnsi" w:hAnsiTheme="minorHAnsi"/>
                <w:szCs w:val="20"/>
              </w:rPr>
              <w:t>APIM, OAuth/OIDC or approved auth model, throttling, usage quota, validation, logging.</w:t>
            </w:r>
          </w:p>
        </w:tc>
      </w:tr>
      <w:tr w:rsidR="00AF557C" w:rsidRPr="009527A4" w14:paraId="6075265E" w14:textId="77777777">
        <w:tc>
          <w:tcPr>
            <w:tcW w:w="1253" w:type="dxa"/>
            <w:vAlign w:val="center"/>
          </w:tcPr>
          <w:p w14:paraId="6DFE9A1D" w14:textId="578C888D" w:rsidR="00AF557C" w:rsidRPr="00F94A76" w:rsidRDefault="00AF557C" w:rsidP="00AF557C">
            <w:pPr>
              <w:rPr>
                <w:rFonts w:asciiTheme="minorHAnsi" w:hAnsiTheme="minorHAnsi" w:hint="eastAsia"/>
                <w:lang w:eastAsia="en-GB"/>
              </w:rPr>
            </w:pPr>
            <w:r w:rsidRPr="0041138D">
              <w:rPr>
                <w:rFonts w:asciiTheme="minorHAnsi" w:hAnsiTheme="minorHAnsi"/>
                <w:szCs w:val="20"/>
              </w:rPr>
              <w:t>SIF-P04</w:t>
            </w:r>
          </w:p>
        </w:tc>
        <w:tc>
          <w:tcPr>
            <w:tcW w:w="2428" w:type="dxa"/>
            <w:vAlign w:val="center"/>
          </w:tcPr>
          <w:p w14:paraId="5B6B2978" w14:textId="455F7139" w:rsidR="00AF557C" w:rsidRPr="00F94A76" w:rsidRDefault="00AF557C" w:rsidP="00AF557C">
            <w:pPr>
              <w:rPr>
                <w:rFonts w:asciiTheme="minorHAnsi" w:hAnsiTheme="minorHAnsi" w:hint="eastAsia"/>
                <w:lang w:eastAsia="en-GB"/>
              </w:rPr>
            </w:pPr>
            <w:r w:rsidRPr="0041138D">
              <w:rPr>
                <w:rFonts w:asciiTheme="minorHAnsi" w:hAnsiTheme="minorHAnsi"/>
                <w:szCs w:val="20"/>
              </w:rPr>
              <w:t>API Facade / Mediation</w:t>
            </w:r>
          </w:p>
        </w:tc>
        <w:tc>
          <w:tcPr>
            <w:tcW w:w="2551" w:type="dxa"/>
            <w:vAlign w:val="center"/>
          </w:tcPr>
          <w:p w14:paraId="3922BFD4" w14:textId="7987760A" w:rsidR="00AF557C" w:rsidRPr="00F94A76" w:rsidRDefault="00AF557C" w:rsidP="00AF557C">
            <w:pPr>
              <w:rPr>
                <w:rFonts w:asciiTheme="minorHAnsi" w:hAnsiTheme="minorHAnsi" w:hint="eastAsia"/>
                <w:lang w:eastAsia="en-GB"/>
              </w:rPr>
            </w:pPr>
            <w:r w:rsidRPr="0041138D">
              <w:rPr>
                <w:rFonts w:asciiTheme="minorHAnsi" w:hAnsiTheme="minorHAnsi"/>
                <w:szCs w:val="20"/>
              </w:rPr>
              <w:t>Chaucer exposes stable contract while shielding internal systems.</w:t>
            </w:r>
          </w:p>
        </w:tc>
        <w:tc>
          <w:tcPr>
            <w:tcW w:w="2694" w:type="dxa"/>
            <w:vAlign w:val="center"/>
          </w:tcPr>
          <w:p w14:paraId="0525FCB0" w14:textId="5CC851C5" w:rsidR="00AF557C" w:rsidRPr="00F94A76" w:rsidRDefault="00AF557C" w:rsidP="00AF557C">
            <w:pPr>
              <w:rPr>
                <w:rFonts w:asciiTheme="minorHAnsi" w:hAnsiTheme="minorHAnsi" w:hint="eastAsia"/>
                <w:lang w:eastAsia="en-GB"/>
              </w:rPr>
            </w:pPr>
            <w:r w:rsidRPr="0041138D">
              <w:rPr>
                <w:rFonts w:asciiTheme="minorHAnsi" w:hAnsiTheme="minorHAnsi"/>
                <w:szCs w:val="20"/>
              </w:rPr>
              <w:t>Contract ownership, versioning, backend isolation.</w:t>
            </w:r>
          </w:p>
        </w:tc>
      </w:tr>
      <w:tr w:rsidR="00AF557C" w:rsidRPr="009527A4" w14:paraId="559BC71B" w14:textId="77777777">
        <w:tc>
          <w:tcPr>
            <w:tcW w:w="1253" w:type="dxa"/>
            <w:vAlign w:val="center"/>
          </w:tcPr>
          <w:p w14:paraId="094DBEE4" w14:textId="0BF5E164" w:rsidR="00AF557C" w:rsidRPr="00F94A76" w:rsidRDefault="00AF557C" w:rsidP="00AF557C">
            <w:pPr>
              <w:rPr>
                <w:rFonts w:asciiTheme="minorHAnsi" w:hAnsiTheme="minorHAnsi" w:hint="eastAsia"/>
                <w:lang w:eastAsia="en-GB"/>
              </w:rPr>
            </w:pPr>
            <w:r w:rsidRPr="0041138D">
              <w:rPr>
                <w:rFonts w:asciiTheme="minorHAnsi" w:hAnsiTheme="minorHAnsi"/>
                <w:szCs w:val="20"/>
              </w:rPr>
              <w:t>SIF-P07</w:t>
            </w:r>
          </w:p>
        </w:tc>
        <w:tc>
          <w:tcPr>
            <w:tcW w:w="2428" w:type="dxa"/>
            <w:vAlign w:val="center"/>
          </w:tcPr>
          <w:p w14:paraId="06A0E309" w14:textId="72D45F3D" w:rsidR="00AF557C" w:rsidRPr="00F94A76" w:rsidRDefault="00AF557C" w:rsidP="00AF557C">
            <w:pPr>
              <w:rPr>
                <w:rFonts w:asciiTheme="minorHAnsi" w:hAnsiTheme="minorHAnsi" w:hint="eastAsia"/>
                <w:lang w:eastAsia="en-GB"/>
              </w:rPr>
            </w:pPr>
            <w:r w:rsidRPr="0041138D">
              <w:rPr>
                <w:rFonts w:asciiTheme="minorHAnsi" w:hAnsiTheme="minorHAnsi"/>
                <w:szCs w:val="20"/>
              </w:rPr>
              <w:t>Event Notification</w:t>
            </w:r>
          </w:p>
        </w:tc>
        <w:tc>
          <w:tcPr>
            <w:tcW w:w="2551" w:type="dxa"/>
            <w:vAlign w:val="center"/>
          </w:tcPr>
          <w:p w14:paraId="65327834" w14:textId="5856A3EA" w:rsidR="00AF557C" w:rsidRPr="00F94A76" w:rsidRDefault="00AF557C" w:rsidP="00AF557C">
            <w:pPr>
              <w:rPr>
                <w:rFonts w:asciiTheme="minorHAnsi" w:hAnsiTheme="minorHAnsi" w:hint="eastAsia"/>
                <w:lang w:eastAsia="en-GB"/>
              </w:rPr>
            </w:pPr>
            <w:r w:rsidRPr="0041138D">
              <w:rPr>
                <w:rFonts w:asciiTheme="minorHAnsi" w:hAnsiTheme="minorHAnsi"/>
                <w:szCs w:val="20"/>
              </w:rPr>
              <w:t>Third party notifies Chaucer that an event has occurred.</w:t>
            </w:r>
          </w:p>
        </w:tc>
        <w:tc>
          <w:tcPr>
            <w:tcW w:w="2694" w:type="dxa"/>
            <w:vAlign w:val="center"/>
          </w:tcPr>
          <w:p w14:paraId="5C3A5BF9" w14:textId="0EDB327C" w:rsidR="00AF557C" w:rsidRPr="00F94A76" w:rsidRDefault="00AF557C" w:rsidP="00AF557C">
            <w:pPr>
              <w:rPr>
                <w:rFonts w:asciiTheme="minorHAnsi" w:hAnsiTheme="minorHAnsi" w:hint="eastAsia"/>
                <w:lang w:eastAsia="en-GB"/>
              </w:rPr>
            </w:pPr>
            <w:r w:rsidRPr="0041138D">
              <w:rPr>
                <w:rFonts w:asciiTheme="minorHAnsi" w:hAnsiTheme="minorHAnsi"/>
                <w:szCs w:val="20"/>
              </w:rPr>
              <w:t>Schema validation, replay controls, monitoring.</w:t>
            </w:r>
          </w:p>
        </w:tc>
      </w:tr>
      <w:tr w:rsidR="00AF557C" w:rsidRPr="009527A4" w14:paraId="033E0FBA" w14:textId="77777777">
        <w:tc>
          <w:tcPr>
            <w:tcW w:w="1253" w:type="dxa"/>
            <w:vAlign w:val="center"/>
          </w:tcPr>
          <w:p w14:paraId="543227CE" w14:textId="0A2C76CC" w:rsidR="00AF557C" w:rsidRPr="00F94A76" w:rsidRDefault="00AF557C" w:rsidP="00AF557C">
            <w:pPr>
              <w:rPr>
                <w:rFonts w:asciiTheme="minorHAnsi" w:hAnsiTheme="minorHAnsi" w:hint="eastAsia"/>
                <w:lang w:eastAsia="en-GB"/>
              </w:rPr>
            </w:pPr>
            <w:r w:rsidRPr="0041138D">
              <w:rPr>
                <w:rFonts w:asciiTheme="minorHAnsi" w:hAnsiTheme="minorHAnsi"/>
                <w:szCs w:val="20"/>
              </w:rPr>
              <w:t>SIF-P11</w:t>
            </w:r>
          </w:p>
        </w:tc>
        <w:tc>
          <w:tcPr>
            <w:tcW w:w="2428" w:type="dxa"/>
            <w:vAlign w:val="center"/>
          </w:tcPr>
          <w:p w14:paraId="232DF13D" w14:textId="66D628FA" w:rsidR="00AF557C" w:rsidRPr="00F94A76" w:rsidRDefault="00AF557C" w:rsidP="00AF557C">
            <w:pPr>
              <w:rPr>
                <w:rFonts w:asciiTheme="minorHAnsi" w:hAnsiTheme="minorHAnsi" w:hint="eastAsia"/>
                <w:lang w:eastAsia="en-GB"/>
              </w:rPr>
            </w:pPr>
            <w:r w:rsidRPr="0041138D">
              <w:rPr>
                <w:rFonts w:asciiTheme="minorHAnsi" w:hAnsiTheme="minorHAnsi"/>
                <w:szCs w:val="20"/>
              </w:rPr>
              <w:t>Third-Party Webhook Ingress</w:t>
            </w:r>
          </w:p>
        </w:tc>
        <w:tc>
          <w:tcPr>
            <w:tcW w:w="2551" w:type="dxa"/>
            <w:vAlign w:val="center"/>
          </w:tcPr>
          <w:p w14:paraId="348C7E1D" w14:textId="40EEF9DA" w:rsidR="00AF557C" w:rsidRPr="00F94A76" w:rsidRDefault="00AF557C" w:rsidP="00AF557C">
            <w:pPr>
              <w:rPr>
                <w:rFonts w:asciiTheme="minorHAnsi" w:hAnsiTheme="minorHAnsi" w:hint="eastAsia"/>
                <w:lang w:eastAsia="en-GB"/>
              </w:rPr>
            </w:pPr>
            <w:r w:rsidRPr="0041138D">
              <w:rPr>
                <w:rFonts w:asciiTheme="minorHAnsi" w:hAnsiTheme="minorHAnsi"/>
                <w:szCs w:val="20"/>
              </w:rPr>
              <w:t>SaaS callback or vendor event pushed to Chaucer.</w:t>
            </w:r>
          </w:p>
        </w:tc>
        <w:tc>
          <w:tcPr>
            <w:tcW w:w="2694" w:type="dxa"/>
            <w:vAlign w:val="center"/>
          </w:tcPr>
          <w:p w14:paraId="0CCEE6EB" w14:textId="2AF403C7" w:rsidR="00AF557C" w:rsidRPr="00F94A76" w:rsidRDefault="00AF557C" w:rsidP="00AF557C">
            <w:pPr>
              <w:rPr>
                <w:rFonts w:asciiTheme="minorHAnsi" w:hAnsiTheme="minorHAnsi" w:hint="eastAsia"/>
                <w:lang w:eastAsia="en-GB"/>
              </w:rPr>
            </w:pPr>
            <w:r w:rsidRPr="0041138D">
              <w:rPr>
                <w:rFonts w:asciiTheme="minorHAnsi" w:hAnsiTheme="minorHAnsi"/>
                <w:szCs w:val="20"/>
              </w:rPr>
              <w:t>Signature validation, replay protection, APIM mediation.</w:t>
            </w:r>
          </w:p>
        </w:tc>
      </w:tr>
      <w:tr w:rsidR="00AF557C" w:rsidRPr="009527A4" w14:paraId="07CC07C5" w14:textId="77777777">
        <w:tc>
          <w:tcPr>
            <w:tcW w:w="1253" w:type="dxa"/>
            <w:vAlign w:val="center"/>
          </w:tcPr>
          <w:p w14:paraId="3A2B6F37" w14:textId="3952C923" w:rsidR="00AF557C" w:rsidRPr="0041138D" w:rsidRDefault="00AF557C" w:rsidP="00AF557C">
            <w:pPr>
              <w:rPr>
                <w:szCs w:val="20"/>
              </w:rPr>
            </w:pPr>
            <w:r w:rsidRPr="0041138D">
              <w:rPr>
                <w:rFonts w:asciiTheme="minorHAnsi" w:hAnsiTheme="minorHAnsi"/>
                <w:szCs w:val="20"/>
              </w:rPr>
              <w:t>SIF-P12</w:t>
            </w:r>
          </w:p>
        </w:tc>
        <w:tc>
          <w:tcPr>
            <w:tcW w:w="2428" w:type="dxa"/>
            <w:vAlign w:val="center"/>
          </w:tcPr>
          <w:p w14:paraId="2F566726" w14:textId="37FB22E0" w:rsidR="00AF557C" w:rsidRPr="0041138D" w:rsidRDefault="00AF557C" w:rsidP="00AF557C">
            <w:pPr>
              <w:rPr>
                <w:szCs w:val="20"/>
              </w:rPr>
            </w:pPr>
            <w:r w:rsidRPr="0041138D">
              <w:rPr>
                <w:rFonts w:asciiTheme="minorHAnsi" w:hAnsiTheme="minorHAnsi"/>
                <w:szCs w:val="20"/>
              </w:rPr>
              <w:t>Managed File Exchange</w:t>
            </w:r>
          </w:p>
        </w:tc>
        <w:tc>
          <w:tcPr>
            <w:tcW w:w="2551" w:type="dxa"/>
            <w:vAlign w:val="center"/>
          </w:tcPr>
          <w:p w14:paraId="20BFF24D" w14:textId="3875B914" w:rsidR="00AF557C" w:rsidRPr="0041138D" w:rsidRDefault="00AF557C" w:rsidP="00AF557C">
            <w:pPr>
              <w:rPr>
                <w:szCs w:val="20"/>
              </w:rPr>
            </w:pPr>
            <w:r w:rsidRPr="0041138D">
              <w:rPr>
                <w:rFonts w:asciiTheme="minorHAnsi" w:hAnsiTheme="minorHAnsi"/>
                <w:szCs w:val="20"/>
              </w:rPr>
              <w:t>Supplier, broker, or vendor sends files to Chaucer.</w:t>
            </w:r>
          </w:p>
        </w:tc>
        <w:tc>
          <w:tcPr>
            <w:tcW w:w="2694" w:type="dxa"/>
            <w:vAlign w:val="center"/>
          </w:tcPr>
          <w:p w14:paraId="7EBF311C" w14:textId="1749F59B" w:rsidR="00AF557C" w:rsidRPr="0041138D" w:rsidRDefault="00AF557C" w:rsidP="00AF557C">
            <w:pPr>
              <w:rPr>
                <w:szCs w:val="20"/>
              </w:rPr>
            </w:pPr>
            <w:r w:rsidRPr="0041138D">
              <w:rPr>
                <w:rFonts w:asciiTheme="minorHAnsi" w:hAnsiTheme="minorHAnsi"/>
                <w:szCs w:val="20"/>
              </w:rPr>
              <w:t>Malware scanning, encryption, metadata capture, reconciliation.</w:t>
            </w:r>
          </w:p>
        </w:tc>
      </w:tr>
      <w:tr w:rsidR="00AF557C" w:rsidRPr="009527A4" w14:paraId="32B4534F" w14:textId="77777777">
        <w:tc>
          <w:tcPr>
            <w:tcW w:w="1253" w:type="dxa"/>
            <w:vAlign w:val="center"/>
          </w:tcPr>
          <w:p w14:paraId="46044177" w14:textId="4AECC40E" w:rsidR="00AF557C" w:rsidRPr="0041138D" w:rsidRDefault="00AF557C" w:rsidP="00AF557C">
            <w:pPr>
              <w:rPr>
                <w:szCs w:val="20"/>
              </w:rPr>
            </w:pPr>
            <w:r w:rsidRPr="0041138D">
              <w:rPr>
                <w:rFonts w:asciiTheme="minorHAnsi" w:hAnsiTheme="minorHAnsi"/>
                <w:szCs w:val="20"/>
              </w:rPr>
              <w:t>SIF-P13</w:t>
            </w:r>
          </w:p>
        </w:tc>
        <w:tc>
          <w:tcPr>
            <w:tcW w:w="2428" w:type="dxa"/>
            <w:vAlign w:val="center"/>
          </w:tcPr>
          <w:p w14:paraId="2C505044" w14:textId="782A3C6D" w:rsidR="00AF557C" w:rsidRPr="0041138D" w:rsidRDefault="00AF557C" w:rsidP="00AF557C">
            <w:pPr>
              <w:rPr>
                <w:szCs w:val="20"/>
              </w:rPr>
            </w:pPr>
            <w:r w:rsidRPr="0041138D">
              <w:rPr>
                <w:rFonts w:asciiTheme="minorHAnsi" w:hAnsiTheme="minorHAnsi"/>
                <w:szCs w:val="20"/>
              </w:rPr>
              <w:t>Data Platform Exchange</w:t>
            </w:r>
          </w:p>
        </w:tc>
        <w:tc>
          <w:tcPr>
            <w:tcW w:w="2551" w:type="dxa"/>
            <w:vAlign w:val="center"/>
          </w:tcPr>
          <w:p w14:paraId="202418F9" w14:textId="075D1EA8" w:rsidR="00AF557C" w:rsidRPr="0041138D" w:rsidRDefault="00AF557C" w:rsidP="00AF557C">
            <w:pPr>
              <w:rPr>
                <w:szCs w:val="20"/>
              </w:rPr>
            </w:pPr>
            <w:r w:rsidRPr="0041138D">
              <w:rPr>
                <w:rFonts w:asciiTheme="minorHAnsi" w:hAnsiTheme="minorHAnsi"/>
                <w:szCs w:val="20"/>
              </w:rPr>
              <w:t>External data is provided for analytical ingestion.</w:t>
            </w:r>
          </w:p>
        </w:tc>
        <w:tc>
          <w:tcPr>
            <w:tcW w:w="2694" w:type="dxa"/>
            <w:vAlign w:val="center"/>
          </w:tcPr>
          <w:p w14:paraId="23DEBAE3" w14:textId="1A6DCCA7" w:rsidR="00AF557C" w:rsidRPr="0041138D" w:rsidRDefault="00AF557C" w:rsidP="00AF557C">
            <w:pPr>
              <w:rPr>
                <w:szCs w:val="20"/>
              </w:rPr>
            </w:pPr>
            <w:r w:rsidRPr="0041138D">
              <w:rPr>
                <w:rFonts w:asciiTheme="minorHAnsi" w:hAnsiTheme="minorHAnsi"/>
                <w:szCs w:val="20"/>
              </w:rPr>
              <w:t>Data ownership, lineage, classification, ingestion controls.</w:t>
            </w:r>
          </w:p>
        </w:tc>
      </w:tr>
    </w:tbl>
    <w:p w14:paraId="6E869BF1" w14:textId="77777777" w:rsidR="00E62C5D" w:rsidRDefault="00E62C5D" w:rsidP="0041138D">
      <w:pPr>
        <w:rPr>
          <w:rFonts w:eastAsia="Times New Roman" w:cs="Times New Roman"/>
          <w:color w:val="132040" w:themeColor="accent1" w:themeShade="BF"/>
          <w:sz w:val="24"/>
          <w:szCs w:val="26"/>
        </w:rPr>
      </w:pPr>
    </w:p>
    <w:p w14:paraId="28F0C59C" w14:textId="77777777" w:rsidR="001F6729" w:rsidRDefault="001F6729" w:rsidP="0041138D">
      <w:pPr>
        <w:rPr>
          <w:rFonts w:eastAsia="Times New Roman" w:cs="Times New Roman"/>
          <w:color w:val="132040" w:themeColor="accent1" w:themeShade="BF"/>
          <w:sz w:val="24"/>
          <w:szCs w:val="26"/>
        </w:rPr>
      </w:pPr>
    </w:p>
    <w:p w14:paraId="3921F51C" w14:textId="77777777" w:rsidR="001F6729" w:rsidRDefault="001F6729" w:rsidP="0041138D">
      <w:pPr>
        <w:rPr>
          <w:rFonts w:eastAsia="Times New Roman" w:cs="Times New Roman"/>
          <w:color w:val="132040" w:themeColor="accent1" w:themeShade="BF"/>
          <w:sz w:val="24"/>
          <w:szCs w:val="26"/>
        </w:rPr>
      </w:pPr>
    </w:p>
    <w:p w14:paraId="2CD6A8B3" w14:textId="77777777" w:rsidR="001F6729" w:rsidRDefault="001F6729" w:rsidP="0041138D">
      <w:pPr>
        <w:rPr>
          <w:rFonts w:eastAsia="Times New Roman" w:cs="Times New Roman"/>
          <w:color w:val="132040" w:themeColor="accent1" w:themeShade="BF"/>
          <w:sz w:val="24"/>
          <w:szCs w:val="26"/>
        </w:rPr>
      </w:pPr>
    </w:p>
    <w:p w14:paraId="60B1D157" w14:textId="77777777" w:rsidR="001F6729" w:rsidRDefault="001F6729" w:rsidP="0041138D">
      <w:pPr>
        <w:rPr>
          <w:rFonts w:eastAsia="Times New Roman" w:cs="Times New Roman"/>
          <w:color w:val="132040" w:themeColor="accent1" w:themeShade="BF"/>
          <w:sz w:val="24"/>
          <w:szCs w:val="26"/>
        </w:rPr>
      </w:pPr>
    </w:p>
    <w:p w14:paraId="6DC26FD7" w14:textId="77777777" w:rsidR="001F6729" w:rsidRDefault="001F6729" w:rsidP="0041138D">
      <w:pPr>
        <w:rPr>
          <w:rFonts w:eastAsia="Times New Roman" w:cs="Times New Roman"/>
          <w:color w:val="132040" w:themeColor="accent1" w:themeShade="BF"/>
          <w:sz w:val="24"/>
          <w:szCs w:val="26"/>
        </w:rPr>
      </w:pPr>
    </w:p>
    <w:p w14:paraId="3B49E942" w14:textId="77777777" w:rsidR="001F6729" w:rsidRDefault="001F6729" w:rsidP="0041138D">
      <w:pPr>
        <w:rPr>
          <w:rFonts w:eastAsia="Times New Roman" w:cs="Times New Roman"/>
          <w:color w:val="132040" w:themeColor="accent1" w:themeShade="BF"/>
          <w:sz w:val="24"/>
          <w:szCs w:val="26"/>
        </w:rPr>
      </w:pPr>
    </w:p>
    <w:p w14:paraId="45A9B332" w14:textId="77777777" w:rsidR="001F6729" w:rsidRDefault="001F6729" w:rsidP="0041138D">
      <w:pPr>
        <w:rPr>
          <w:rFonts w:eastAsia="Times New Roman" w:cs="Times New Roman"/>
          <w:color w:val="132040" w:themeColor="accent1" w:themeShade="BF"/>
          <w:sz w:val="24"/>
          <w:szCs w:val="26"/>
        </w:rPr>
      </w:pPr>
    </w:p>
    <w:p w14:paraId="7E7B1FD1" w14:textId="77777777" w:rsidR="001F6729" w:rsidRDefault="001F6729" w:rsidP="0041138D">
      <w:pPr>
        <w:rPr>
          <w:rFonts w:eastAsia="Times New Roman" w:cs="Times New Roman"/>
          <w:color w:val="132040" w:themeColor="accent1" w:themeShade="BF"/>
          <w:sz w:val="24"/>
          <w:szCs w:val="26"/>
        </w:rPr>
      </w:pPr>
    </w:p>
    <w:p w14:paraId="63AF471E" w14:textId="77777777" w:rsidR="001F6729" w:rsidRDefault="001F6729" w:rsidP="0041138D">
      <w:pPr>
        <w:rPr>
          <w:rFonts w:eastAsia="Times New Roman" w:cs="Times New Roman"/>
          <w:color w:val="132040" w:themeColor="accent1" w:themeShade="BF"/>
          <w:sz w:val="24"/>
          <w:szCs w:val="26"/>
        </w:rPr>
      </w:pPr>
    </w:p>
    <w:p w14:paraId="688B6564" w14:textId="114CE1B1" w:rsidR="0041138D" w:rsidRDefault="0041138D" w:rsidP="0041138D">
      <w:pPr>
        <w:rPr>
          <w:rFonts w:eastAsia="Times New Roman" w:cs="Times New Roman"/>
          <w:color w:val="132040" w:themeColor="accent1" w:themeShade="BF"/>
          <w:sz w:val="24"/>
          <w:szCs w:val="26"/>
        </w:rPr>
      </w:pPr>
      <w:r w:rsidRPr="00FE4F0E">
        <w:rPr>
          <w:rFonts w:eastAsia="Times New Roman" w:cs="Times New Roman"/>
          <w:color w:val="132040" w:themeColor="accent1" w:themeShade="BF"/>
          <w:sz w:val="24"/>
          <w:szCs w:val="26"/>
        </w:rPr>
        <w:t>Chaucer to Third Party Outbound Patterns</w:t>
      </w:r>
    </w:p>
    <w:p w14:paraId="0FFF28D8" w14:textId="77777777" w:rsidR="00E62C5D" w:rsidRDefault="00E62C5D" w:rsidP="0041138D">
      <w:pPr>
        <w:rPr>
          <w:rFonts w:eastAsia="Times New Roman" w:cs="Times New Roman"/>
          <w:color w:val="132040" w:themeColor="accent1" w:themeShade="BF"/>
          <w:sz w:val="24"/>
          <w:szCs w:val="26"/>
        </w:rPr>
      </w:pPr>
    </w:p>
    <w:tbl>
      <w:tblPr>
        <w:tblStyle w:val="TableGridLight"/>
        <w:tblW w:w="8926" w:type="dxa"/>
        <w:tblLook w:val="04A0" w:firstRow="1" w:lastRow="0" w:firstColumn="1" w:lastColumn="0" w:noHBand="0" w:noVBand="1"/>
      </w:tblPr>
      <w:tblGrid>
        <w:gridCol w:w="1213"/>
        <w:gridCol w:w="2468"/>
        <w:gridCol w:w="2933"/>
        <w:gridCol w:w="2312"/>
      </w:tblGrid>
      <w:tr w:rsidR="00AF557C" w:rsidRPr="009527A4" w14:paraId="1485CD59" w14:textId="77777777" w:rsidTr="00AF557C">
        <w:tc>
          <w:tcPr>
            <w:tcW w:w="1213" w:type="dxa"/>
            <w:tcBorders>
              <w:top w:val="single" w:sz="12" w:space="0" w:color="000000" w:themeColor="text1"/>
            </w:tcBorders>
            <w:shd w:val="clear" w:color="auto" w:fill="C1CDEC" w:themeFill="accent1" w:themeFillTint="33"/>
            <w:vAlign w:val="center"/>
          </w:tcPr>
          <w:p w14:paraId="5868EE4A" w14:textId="38D46B53"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Pattern ID</w:t>
            </w:r>
          </w:p>
        </w:tc>
        <w:tc>
          <w:tcPr>
            <w:tcW w:w="2468" w:type="dxa"/>
            <w:tcBorders>
              <w:top w:val="single" w:sz="12" w:space="0" w:color="000000" w:themeColor="text1"/>
            </w:tcBorders>
            <w:shd w:val="clear" w:color="auto" w:fill="C1CDEC" w:themeFill="accent1" w:themeFillTint="33"/>
            <w:vAlign w:val="center"/>
          </w:tcPr>
          <w:p w14:paraId="4C8A82E5" w14:textId="48262851"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Pattern</w:t>
            </w:r>
          </w:p>
        </w:tc>
        <w:tc>
          <w:tcPr>
            <w:tcW w:w="2933" w:type="dxa"/>
            <w:tcBorders>
              <w:top w:val="single" w:sz="12" w:space="0" w:color="000000" w:themeColor="text1"/>
            </w:tcBorders>
            <w:shd w:val="clear" w:color="auto" w:fill="C1CDEC" w:themeFill="accent1" w:themeFillTint="33"/>
            <w:vAlign w:val="center"/>
          </w:tcPr>
          <w:p w14:paraId="78CC6840" w14:textId="7AE58B1B"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Typical Use</w:t>
            </w:r>
          </w:p>
        </w:tc>
        <w:tc>
          <w:tcPr>
            <w:tcW w:w="2312" w:type="dxa"/>
            <w:tcBorders>
              <w:top w:val="single" w:sz="12" w:space="0" w:color="000000" w:themeColor="text1"/>
            </w:tcBorders>
            <w:shd w:val="clear" w:color="auto" w:fill="C1CDEC" w:themeFill="accent1" w:themeFillTint="33"/>
            <w:vAlign w:val="center"/>
          </w:tcPr>
          <w:p w14:paraId="54C85004" w14:textId="53168949"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Additional Controls</w:t>
            </w:r>
          </w:p>
        </w:tc>
      </w:tr>
      <w:tr w:rsidR="00AF557C" w:rsidRPr="009527A4" w14:paraId="42D40F5A" w14:textId="77777777" w:rsidTr="00AF557C">
        <w:tc>
          <w:tcPr>
            <w:tcW w:w="1213" w:type="dxa"/>
            <w:vAlign w:val="center"/>
          </w:tcPr>
          <w:p w14:paraId="6C2398FC" w14:textId="57FF4A5D" w:rsidR="00AF557C" w:rsidRPr="00F94A76" w:rsidRDefault="00AF557C" w:rsidP="00AF557C">
            <w:pPr>
              <w:rPr>
                <w:rFonts w:asciiTheme="minorHAnsi" w:hAnsiTheme="minorHAnsi" w:hint="eastAsia"/>
                <w:lang w:eastAsia="en-GB"/>
              </w:rPr>
            </w:pPr>
            <w:r w:rsidRPr="0041138D">
              <w:rPr>
                <w:rFonts w:asciiTheme="minorHAnsi" w:hAnsiTheme="minorHAnsi"/>
                <w:szCs w:val="20"/>
              </w:rPr>
              <w:t>SIF-P03</w:t>
            </w:r>
          </w:p>
        </w:tc>
        <w:tc>
          <w:tcPr>
            <w:tcW w:w="2468" w:type="dxa"/>
            <w:vAlign w:val="center"/>
          </w:tcPr>
          <w:p w14:paraId="2CB0EA98" w14:textId="77D4A567" w:rsidR="00AF557C" w:rsidRPr="00F94A76" w:rsidRDefault="00AF557C" w:rsidP="00AF557C">
            <w:pPr>
              <w:rPr>
                <w:rFonts w:asciiTheme="minorHAnsi" w:hAnsiTheme="minorHAnsi" w:hint="eastAsia"/>
                <w:lang w:eastAsia="en-GB"/>
              </w:rPr>
            </w:pPr>
            <w:r w:rsidRPr="0041138D">
              <w:rPr>
                <w:rFonts w:asciiTheme="minorHAnsi" w:hAnsiTheme="minorHAnsi"/>
                <w:szCs w:val="20"/>
              </w:rPr>
              <w:t>External API Egress (Chaucer invoking Third Party API)</w:t>
            </w:r>
          </w:p>
        </w:tc>
        <w:tc>
          <w:tcPr>
            <w:tcW w:w="2933" w:type="dxa"/>
            <w:vAlign w:val="center"/>
          </w:tcPr>
          <w:p w14:paraId="1A248431" w14:textId="33DA5588" w:rsidR="00AF557C" w:rsidRPr="00F94A76" w:rsidRDefault="00AF557C" w:rsidP="00AF557C">
            <w:pPr>
              <w:rPr>
                <w:rFonts w:asciiTheme="minorHAnsi" w:hAnsiTheme="minorHAnsi" w:hint="eastAsia"/>
                <w:lang w:eastAsia="en-GB"/>
              </w:rPr>
            </w:pPr>
            <w:r w:rsidRPr="0041138D">
              <w:rPr>
                <w:rFonts w:asciiTheme="minorHAnsi" w:hAnsiTheme="minorHAnsi"/>
                <w:szCs w:val="20"/>
              </w:rPr>
              <w:t>Chaucer calls supplier, SaaS, market, or vendor APIs.</w:t>
            </w:r>
          </w:p>
        </w:tc>
        <w:tc>
          <w:tcPr>
            <w:tcW w:w="2312" w:type="dxa"/>
            <w:vAlign w:val="center"/>
          </w:tcPr>
          <w:p w14:paraId="05EFFD68" w14:textId="3ED1C05E" w:rsidR="00AF557C" w:rsidRPr="00F94A76" w:rsidRDefault="00AF557C" w:rsidP="00AF557C">
            <w:pPr>
              <w:rPr>
                <w:rFonts w:asciiTheme="minorHAnsi" w:hAnsiTheme="minorHAnsi" w:hint="eastAsia"/>
                <w:lang w:eastAsia="en-GB"/>
              </w:rPr>
            </w:pPr>
            <w:r w:rsidRPr="0041138D">
              <w:rPr>
                <w:rFonts w:asciiTheme="minorHAnsi" w:hAnsiTheme="minorHAnsi"/>
                <w:szCs w:val="20"/>
              </w:rPr>
              <w:t xml:space="preserve">Credential management, timeout, retry with exponential </w:t>
            </w:r>
            <w:r w:rsidR="00106BEB">
              <w:rPr>
                <w:rFonts w:asciiTheme="minorHAnsi" w:hAnsiTheme="minorHAnsi"/>
                <w:szCs w:val="20"/>
              </w:rPr>
              <w:t>backoff</w:t>
            </w:r>
            <w:r w:rsidRPr="0041138D">
              <w:rPr>
                <w:rFonts w:asciiTheme="minorHAnsi" w:hAnsiTheme="minorHAnsi"/>
                <w:szCs w:val="20"/>
              </w:rPr>
              <w:t>, throttling, error mapping.</w:t>
            </w:r>
          </w:p>
        </w:tc>
      </w:tr>
      <w:tr w:rsidR="00AF557C" w:rsidRPr="009527A4" w14:paraId="20FAC735" w14:textId="77777777" w:rsidTr="00AF557C">
        <w:tc>
          <w:tcPr>
            <w:tcW w:w="1213" w:type="dxa"/>
            <w:vAlign w:val="center"/>
          </w:tcPr>
          <w:p w14:paraId="5C5DDAEB" w14:textId="368E74C4" w:rsidR="00AF557C" w:rsidRPr="00F94A76" w:rsidRDefault="00AF557C" w:rsidP="00AF557C">
            <w:pPr>
              <w:rPr>
                <w:rFonts w:asciiTheme="minorHAnsi" w:hAnsiTheme="minorHAnsi" w:hint="eastAsia"/>
                <w:lang w:eastAsia="en-GB"/>
              </w:rPr>
            </w:pPr>
            <w:r w:rsidRPr="0041138D">
              <w:rPr>
                <w:rFonts w:asciiTheme="minorHAnsi" w:hAnsiTheme="minorHAnsi"/>
                <w:szCs w:val="20"/>
              </w:rPr>
              <w:t>SIF-P04</w:t>
            </w:r>
          </w:p>
        </w:tc>
        <w:tc>
          <w:tcPr>
            <w:tcW w:w="2468" w:type="dxa"/>
            <w:vAlign w:val="center"/>
          </w:tcPr>
          <w:p w14:paraId="17A44071" w14:textId="12226297" w:rsidR="00AF557C" w:rsidRPr="00F94A76" w:rsidRDefault="00AF557C" w:rsidP="00AF557C">
            <w:pPr>
              <w:rPr>
                <w:rFonts w:asciiTheme="minorHAnsi" w:hAnsiTheme="minorHAnsi" w:hint="eastAsia"/>
                <w:lang w:eastAsia="en-GB"/>
              </w:rPr>
            </w:pPr>
            <w:r w:rsidRPr="0041138D">
              <w:rPr>
                <w:rFonts w:asciiTheme="minorHAnsi" w:hAnsiTheme="minorHAnsi"/>
                <w:szCs w:val="20"/>
              </w:rPr>
              <w:t>API Facade / Mediation</w:t>
            </w:r>
          </w:p>
        </w:tc>
        <w:tc>
          <w:tcPr>
            <w:tcW w:w="2933" w:type="dxa"/>
            <w:vAlign w:val="center"/>
          </w:tcPr>
          <w:p w14:paraId="1348E514" w14:textId="4C2CF719" w:rsidR="00AF557C" w:rsidRPr="00F94A76" w:rsidRDefault="00AF557C" w:rsidP="00AF557C">
            <w:pPr>
              <w:rPr>
                <w:rFonts w:asciiTheme="minorHAnsi" w:hAnsiTheme="minorHAnsi" w:hint="eastAsia"/>
                <w:lang w:eastAsia="en-GB"/>
              </w:rPr>
            </w:pPr>
            <w:r w:rsidRPr="0041138D">
              <w:rPr>
                <w:rFonts w:asciiTheme="minorHAnsi" w:hAnsiTheme="minorHAnsi"/>
                <w:szCs w:val="20"/>
              </w:rPr>
              <w:t>Chaucer standardizes access to third-party APIs for internal consumers.</w:t>
            </w:r>
          </w:p>
        </w:tc>
        <w:tc>
          <w:tcPr>
            <w:tcW w:w="2312" w:type="dxa"/>
            <w:vAlign w:val="center"/>
          </w:tcPr>
          <w:p w14:paraId="6E88E251" w14:textId="7410556B" w:rsidR="00AF557C" w:rsidRPr="00F94A76" w:rsidRDefault="00AF557C" w:rsidP="00AF557C">
            <w:pPr>
              <w:rPr>
                <w:rFonts w:asciiTheme="minorHAnsi" w:hAnsiTheme="minorHAnsi" w:hint="eastAsia"/>
                <w:lang w:eastAsia="en-GB"/>
              </w:rPr>
            </w:pPr>
            <w:r w:rsidRPr="0041138D">
              <w:rPr>
                <w:rFonts w:asciiTheme="minorHAnsi" w:hAnsiTheme="minorHAnsi"/>
                <w:szCs w:val="20"/>
              </w:rPr>
              <w:t>Abstraction, versioning, supplier contract management.</w:t>
            </w:r>
          </w:p>
        </w:tc>
      </w:tr>
      <w:tr w:rsidR="00AF557C" w:rsidRPr="009527A4" w14:paraId="4D8800E9" w14:textId="77777777" w:rsidTr="00AF557C">
        <w:tc>
          <w:tcPr>
            <w:tcW w:w="1213" w:type="dxa"/>
            <w:vAlign w:val="center"/>
          </w:tcPr>
          <w:p w14:paraId="4FB90A54" w14:textId="31A9D3D2" w:rsidR="00AF557C" w:rsidRPr="00F94A76" w:rsidRDefault="00AF557C" w:rsidP="00AF557C">
            <w:pPr>
              <w:rPr>
                <w:rFonts w:asciiTheme="minorHAnsi" w:hAnsiTheme="minorHAnsi" w:hint="eastAsia"/>
                <w:lang w:eastAsia="en-GB"/>
              </w:rPr>
            </w:pPr>
            <w:r w:rsidRPr="0041138D">
              <w:rPr>
                <w:rFonts w:asciiTheme="minorHAnsi" w:hAnsiTheme="minorHAnsi"/>
                <w:szCs w:val="20"/>
              </w:rPr>
              <w:t>SIF-P07</w:t>
            </w:r>
          </w:p>
        </w:tc>
        <w:tc>
          <w:tcPr>
            <w:tcW w:w="2468" w:type="dxa"/>
            <w:vAlign w:val="center"/>
          </w:tcPr>
          <w:p w14:paraId="08CE1CB3" w14:textId="5B2FF322" w:rsidR="00AF557C" w:rsidRPr="00F94A76" w:rsidRDefault="00AF557C" w:rsidP="00AF557C">
            <w:pPr>
              <w:rPr>
                <w:rFonts w:asciiTheme="minorHAnsi" w:hAnsiTheme="minorHAnsi" w:hint="eastAsia"/>
                <w:lang w:eastAsia="en-GB"/>
              </w:rPr>
            </w:pPr>
            <w:r w:rsidRPr="0041138D">
              <w:rPr>
                <w:rFonts w:asciiTheme="minorHAnsi" w:hAnsiTheme="minorHAnsi"/>
                <w:szCs w:val="20"/>
              </w:rPr>
              <w:t>Event Notification</w:t>
            </w:r>
          </w:p>
        </w:tc>
        <w:tc>
          <w:tcPr>
            <w:tcW w:w="2933" w:type="dxa"/>
            <w:vAlign w:val="center"/>
          </w:tcPr>
          <w:p w14:paraId="662FACE2" w14:textId="598F4301" w:rsidR="00AF557C" w:rsidRPr="00F94A76" w:rsidRDefault="00AF557C" w:rsidP="00AF557C">
            <w:pPr>
              <w:rPr>
                <w:rFonts w:asciiTheme="minorHAnsi" w:hAnsiTheme="minorHAnsi" w:hint="eastAsia"/>
                <w:lang w:eastAsia="en-GB"/>
              </w:rPr>
            </w:pPr>
            <w:r w:rsidRPr="0041138D">
              <w:rPr>
                <w:rFonts w:asciiTheme="minorHAnsi" w:hAnsiTheme="minorHAnsi"/>
                <w:szCs w:val="20"/>
              </w:rPr>
              <w:t>Chaucer notifies an external party of a process or status event.</w:t>
            </w:r>
          </w:p>
        </w:tc>
        <w:tc>
          <w:tcPr>
            <w:tcW w:w="2312" w:type="dxa"/>
            <w:vAlign w:val="center"/>
          </w:tcPr>
          <w:p w14:paraId="4E083A3C" w14:textId="680A6D87" w:rsidR="00AF557C" w:rsidRPr="00F94A76" w:rsidRDefault="00AF557C" w:rsidP="00AF557C">
            <w:pPr>
              <w:rPr>
                <w:rFonts w:asciiTheme="minorHAnsi" w:hAnsiTheme="minorHAnsi" w:hint="eastAsia"/>
                <w:lang w:eastAsia="en-GB"/>
              </w:rPr>
            </w:pPr>
            <w:r w:rsidRPr="0041138D">
              <w:rPr>
                <w:rFonts w:asciiTheme="minorHAnsi" w:hAnsiTheme="minorHAnsi"/>
                <w:szCs w:val="20"/>
              </w:rPr>
              <w:t>Contracted endpoint, failure handling, audit trail.</w:t>
            </w:r>
          </w:p>
        </w:tc>
      </w:tr>
      <w:tr w:rsidR="00AF557C" w:rsidRPr="009527A4" w14:paraId="2C977E36" w14:textId="77777777" w:rsidTr="00AF557C">
        <w:tc>
          <w:tcPr>
            <w:tcW w:w="1213" w:type="dxa"/>
            <w:vAlign w:val="center"/>
          </w:tcPr>
          <w:p w14:paraId="7597D856" w14:textId="7318D105" w:rsidR="00AF557C" w:rsidRPr="00F94A76" w:rsidRDefault="00AF557C" w:rsidP="00AF557C">
            <w:pPr>
              <w:rPr>
                <w:rFonts w:asciiTheme="minorHAnsi" w:hAnsiTheme="minorHAnsi" w:hint="eastAsia"/>
                <w:lang w:eastAsia="en-GB"/>
              </w:rPr>
            </w:pPr>
            <w:r w:rsidRPr="0041138D">
              <w:rPr>
                <w:rFonts w:asciiTheme="minorHAnsi" w:hAnsiTheme="minorHAnsi"/>
                <w:szCs w:val="20"/>
              </w:rPr>
              <w:t>SIF-P09</w:t>
            </w:r>
          </w:p>
        </w:tc>
        <w:tc>
          <w:tcPr>
            <w:tcW w:w="2468" w:type="dxa"/>
            <w:vAlign w:val="center"/>
          </w:tcPr>
          <w:p w14:paraId="5D535872" w14:textId="1A17AC1F" w:rsidR="00AF557C" w:rsidRPr="00F94A76" w:rsidRDefault="00AF557C" w:rsidP="00AF557C">
            <w:pPr>
              <w:rPr>
                <w:rFonts w:asciiTheme="minorHAnsi" w:hAnsiTheme="minorHAnsi" w:hint="eastAsia"/>
                <w:lang w:eastAsia="en-GB"/>
              </w:rPr>
            </w:pPr>
            <w:r w:rsidRPr="0041138D">
              <w:rPr>
                <w:rFonts w:asciiTheme="minorHAnsi" w:hAnsiTheme="minorHAnsi"/>
                <w:szCs w:val="20"/>
              </w:rPr>
              <w:t>Workflow Orchestration</w:t>
            </w:r>
          </w:p>
        </w:tc>
        <w:tc>
          <w:tcPr>
            <w:tcW w:w="2933" w:type="dxa"/>
            <w:vAlign w:val="center"/>
          </w:tcPr>
          <w:p w14:paraId="6174FB55" w14:textId="1932EC1E" w:rsidR="00AF557C" w:rsidRPr="00F94A76" w:rsidRDefault="00AF557C" w:rsidP="00AF557C">
            <w:pPr>
              <w:rPr>
                <w:rFonts w:asciiTheme="minorHAnsi" w:hAnsiTheme="minorHAnsi" w:hint="eastAsia"/>
                <w:lang w:eastAsia="en-GB"/>
              </w:rPr>
            </w:pPr>
            <w:r w:rsidRPr="0041138D">
              <w:rPr>
                <w:rFonts w:asciiTheme="minorHAnsi" w:hAnsiTheme="minorHAnsi"/>
                <w:szCs w:val="20"/>
              </w:rPr>
              <w:t>Chaucer coordinates multi-step third-party process.</w:t>
            </w:r>
          </w:p>
        </w:tc>
        <w:tc>
          <w:tcPr>
            <w:tcW w:w="2312" w:type="dxa"/>
            <w:vAlign w:val="center"/>
          </w:tcPr>
          <w:p w14:paraId="5FDAD7A0" w14:textId="5198FFFB" w:rsidR="00AF557C" w:rsidRPr="00F94A76" w:rsidRDefault="00AF557C" w:rsidP="00AF557C">
            <w:pPr>
              <w:rPr>
                <w:rFonts w:asciiTheme="minorHAnsi" w:hAnsiTheme="minorHAnsi" w:hint="eastAsia"/>
                <w:lang w:eastAsia="en-GB"/>
              </w:rPr>
            </w:pPr>
            <w:r w:rsidRPr="0041138D">
              <w:rPr>
                <w:rFonts w:asciiTheme="minorHAnsi" w:hAnsiTheme="minorHAnsi"/>
                <w:szCs w:val="20"/>
              </w:rPr>
              <w:t>Operational ownership, compensating action, monitoring.</w:t>
            </w:r>
          </w:p>
        </w:tc>
      </w:tr>
      <w:tr w:rsidR="00AF557C" w:rsidRPr="009527A4" w14:paraId="24386D46" w14:textId="77777777" w:rsidTr="00AF557C">
        <w:tc>
          <w:tcPr>
            <w:tcW w:w="1213" w:type="dxa"/>
            <w:vAlign w:val="center"/>
          </w:tcPr>
          <w:p w14:paraId="121E8EE5" w14:textId="23C4E4A8" w:rsidR="00AF557C" w:rsidRPr="0041138D" w:rsidRDefault="00AF557C" w:rsidP="00AF557C">
            <w:pPr>
              <w:rPr>
                <w:szCs w:val="20"/>
              </w:rPr>
            </w:pPr>
            <w:r w:rsidRPr="0041138D">
              <w:rPr>
                <w:rFonts w:asciiTheme="minorHAnsi" w:hAnsiTheme="minorHAnsi"/>
                <w:szCs w:val="20"/>
              </w:rPr>
              <w:t>SIF-P10</w:t>
            </w:r>
          </w:p>
        </w:tc>
        <w:tc>
          <w:tcPr>
            <w:tcW w:w="2468" w:type="dxa"/>
            <w:vAlign w:val="center"/>
          </w:tcPr>
          <w:p w14:paraId="395CB3EB" w14:textId="5384CCC8" w:rsidR="00AF557C" w:rsidRPr="0041138D" w:rsidRDefault="00AF557C" w:rsidP="00AF557C">
            <w:pPr>
              <w:rPr>
                <w:szCs w:val="20"/>
              </w:rPr>
            </w:pPr>
            <w:r w:rsidRPr="0041138D">
              <w:rPr>
                <w:rFonts w:asciiTheme="minorHAnsi" w:hAnsiTheme="minorHAnsi"/>
                <w:szCs w:val="20"/>
              </w:rPr>
              <w:t>Long-Running Workflow</w:t>
            </w:r>
          </w:p>
        </w:tc>
        <w:tc>
          <w:tcPr>
            <w:tcW w:w="2933" w:type="dxa"/>
            <w:vAlign w:val="center"/>
          </w:tcPr>
          <w:p w14:paraId="346F1836" w14:textId="28B10700" w:rsidR="00AF557C" w:rsidRPr="0041138D" w:rsidRDefault="00AF557C" w:rsidP="00AF557C">
            <w:pPr>
              <w:rPr>
                <w:szCs w:val="20"/>
              </w:rPr>
            </w:pPr>
            <w:r w:rsidRPr="0041138D">
              <w:rPr>
                <w:rFonts w:asciiTheme="minorHAnsi" w:hAnsiTheme="minorHAnsi"/>
                <w:szCs w:val="20"/>
              </w:rPr>
              <w:t>Supplier interaction requires polling, callbacks, or delayed response.</w:t>
            </w:r>
          </w:p>
        </w:tc>
        <w:tc>
          <w:tcPr>
            <w:tcW w:w="2312" w:type="dxa"/>
            <w:vAlign w:val="center"/>
          </w:tcPr>
          <w:p w14:paraId="2500A14A" w14:textId="2A664585" w:rsidR="00AF557C" w:rsidRPr="0041138D" w:rsidRDefault="00AF557C" w:rsidP="00AF557C">
            <w:pPr>
              <w:rPr>
                <w:szCs w:val="20"/>
              </w:rPr>
            </w:pPr>
            <w:r w:rsidRPr="0041138D">
              <w:rPr>
                <w:rFonts w:asciiTheme="minorHAnsi" w:hAnsiTheme="minorHAnsi"/>
                <w:szCs w:val="20"/>
              </w:rPr>
              <w:t>State management, timeout, escalation, retry policy.</w:t>
            </w:r>
          </w:p>
        </w:tc>
      </w:tr>
      <w:tr w:rsidR="00AF557C" w:rsidRPr="009527A4" w14:paraId="7D37324D" w14:textId="77777777" w:rsidTr="00AF557C">
        <w:tc>
          <w:tcPr>
            <w:tcW w:w="1213" w:type="dxa"/>
            <w:vAlign w:val="center"/>
          </w:tcPr>
          <w:p w14:paraId="3A5DF53B" w14:textId="4991AA5C" w:rsidR="00AF557C" w:rsidRPr="0041138D" w:rsidRDefault="00AF557C" w:rsidP="00AF557C">
            <w:pPr>
              <w:rPr>
                <w:szCs w:val="20"/>
              </w:rPr>
            </w:pPr>
            <w:r w:rsidRPr="0041138D">
              <w:rPr>
                <w:rFonts w:asciiTheme="minorHAnsi" w:hAnsiTheme="minorHAnsi"/>
                <w:szCs w:val="20"/>
              </w:rPr>
              <w:t>SIF-P12</w:t>
            </w:r>
          </w:p>
        </w:tc>
        <w:tc>
          <w:tcPr>
            <w:tcW w:w="2468" w:type="dxa"/>
            <w:vAlign w:val="center"/>
          </w:tcPr>
          <w:p w14:paraId="4195B08D" w14:textId="744164F5" w:rsidR="00AF557C" w:rsidRPr="0041138D" w:rsidRDefault="00AF557C" w:rsidP="00AF557C">
            <w:pPr>
              <w:rPr>
                <w:szCs w:val="20"/>
              </w:rPr>
            </w:pPr>
            <w:r w:rsidRPr="0041138D">
              <w:rPr>
                <w:rFonts w:asciiTheme="minorHAnsi" w:hAnsiTheme="minorHAnsi"/>
                <w:szCs w:val="20"/>
              </w:rPr>
              <w:t>Managed File Exchange</w:t>
            </w:r>
          </w:p>
        </w:tc>
        <w:tc>
          <w:tcPr>
            <w:tcW w:w="2933" w:type="dxa"/>
            <w:vAlign w:val="center"/>
          </w:tcPr>
          <w:p w14:paraId="26A2DC14" w14:textId="0BCB0D88" w:rsidR="00AF557C" w:rsidRPr="0041138D" w:rsidRDefault="00AF557C" w:rsidP="00AF557C">
            <w:pPr>
              <w:rPr>
                <w:szCs w:val="20"/>
              </w:rPr>
            </w:pPr>
            <w:r w:rsidRPr="0041138D">
              <w:rPr>
                <w:rFonts w:asciiTheme="minorHAnsi" w:hAnsiTheme="minorHAnsi"/>
                <w:szCs w:val="20"/>
              </w:rPr>
              <w:t>Chaucer sends files to supplier, broker, or vendor.</w:t>
            </w:r>
          </w:p>
        </w:tc>
        <w:tc>
          <w:tcPr>
            <w:tcW w:w="2312" w:type="dxa"/>
            <w:vAlign w:val="center"/>
          </w:tcPr>
          <w:p w14:paraId="50E1B059" w14:textId="07D2DE12" w:rsidR="00AF557C" w:rsidRPr="0041138D" w:rsidRDefault="00AF557C" w:rsidP="00AF557C">
            <w:pPr>
              <w:rPr>
                <w:szCs w:val="20"/>
              </w:rPr>
            </w:pPr>
            <w:r w:rsidRPr="0041138D">
              <w:rPr>
                <w:rFonts w:asciiTheme="minorHAnsi" w:hAnsiTheme="minorHAnsi"/>
                <w:szCs w:val="20"/>
              </w:rPr>
              <w:t>Encryption, confirmation handling, reconciliation, support model.</w:t>
            </w:r>
          </w:p>
        </w:tc>
      </w:tr>
      <w:tr w:rsidR="00AF557C" w:rsidRPr="009527A4" w14:paraId="7FF592B6" w14:textId="77777777" w:rsidTr="00AF557C">
        <w:tc>
          <w:tcPr>
            <w:tcW w:w="1213" w:type="dxa"/>
            <w:vAlign w:val="center"/>
          </w:tcPr>
          <w:p w14:paraId="529AFB06" w14:textId="0B0A5BDD" w:rsidR="00AF557C" w:rsidRPr="0041138D" w:rsidRDefault="00AF557C" w:rsidP="00AF557C">
            <w:pPr>
              <w:rPr>
                <w:szCs w:val="20"/>
              </w:rPr>
            </w:pPr>
            <w:r w:rsidRPr="0041138D">
              <w:rPr>
                <w:rFonts w:asciiTheme="minorHAnsi" w:hAnsiTheme="minorHAnsi"/>
                <w:szCs w:val="20"/>
              </w:rPr>
              <w:t>SIF-P14</w:t>
            </w:r>
          </w:p>
        </w:tc>
        <w:tc>
          <w:tcPr>
            <w:tcW w:w="2468" w:type="dxa"/>
            <w:vAlign w:val="center"/>
          </w:tcPr>
          <w:p w14:paraId="1E9CE4AE" w14:textId="2772D79F" w:rsidR="00AF557C" w:rsidRPr="0041138D" w:rsidRDefault="00AF557C" w:rsidP="00AF557C">
            <w:pPr>
              <w:rPr>
                <w:szCs w:val="20"/>
              </w:rPr>
            </w:pPr>
            <w:r w:rsidRPr="0041138D">
              <w:rPr>
                <w:rFonts w:asciiTheme="minorHAnsi" w:hAnsiTheme="minorHAnsi"/>
                <w:szCs w:val="20"/>
              </w:rPr>
              <w:t>Custom Code Extension</w:t>
            </w:r>
          </w:p>
        </w:tc>
        <w:tc>
          <w:tcPr>
            <w:tcW w:w="2933" w:type="dxa"/>
            <w:vAlign w:val="center"/>
          </w:tcPr>
          <w:p w14:paraId="03FDB657" w14:textId="7BC6BA49" w:rsidR="00AF557C" w:rsidRPr="0041138D" w:rsidRDefault="00AF557C" w:rsidP="00AF557C">
            <w:pPr>
              <w:rPr>
                <w:szCs w:val="20"/>
              </w:rPr>
            </w:pPr>
            <w:r w:rsidRPr="0041138D">
              <w:rPr>
                <w:rFonts w:asciiTheme="minorHAnsi" w:hAnsiTheme="minorHAnsi"/>
                <w:szCs w:val="20"/>
              </w:rPr>
              <w:t>Adapter logic for supplier-specific payload, protocol, or transformation.</w:t>
            </w:r>
          </w:p>
        </w:tc>
        <w:tc>
          <w:tcPr>
            <w:tcW w:w="2312" w:type="dxa"/>
            <w:vAlign w:val="center"/>
          </w:tcPr>
          <w:p w14:paraId="3748D3E4" w14:textId="11E58652" w:rsidR="00AF557C" w:rsidRPr="0041138D" w:rsidRDefault="00AF557C" w:rsidP="00AF557C">
            <w:pPr>
              <w:rPr>
                <w:szCs w:val="20"/>
              </w:rPr>
            </w:pPr>
            <w:r w:rsidRPr="0041138D">
              <w:rPr>
                <w:rFonts w:asciiTheme="minorHAnsi" w:hAnsiTheme="minorHAnsi"/>
                <w:szCs w:val="20"/>
              </w:rPr>
              <w:t>Code review, testing, version control, CI/CD.</w:t>
            </w:r>
          </w:p>
        </w:tc>
      </w:tr>
    </w:tbl>
    <w:p w14:paraId="74255CE0" w14:textId="77777777" w:rsidR="00E62C5D" w:rsidRDefault="00E62C5D" w:rsidP="0041138D">
      <w:pPr>
        <w:rPr>
          <w:rFonts w:eastAsia="Times New Roman" w:cs="Times New Roman"/>
          <w:color w:val="132040" w:themeColor="accent1" w:themeShade="BF"/>
          <w:sz w:val="24"/>
          <w:szCs w:val="26"/>
        </w:rPr>
      </w:pPr>
    </w:p>
    <w:p w14:paraId="60ED4B84" w14:textId="77777777" w:rsidR="00FE4F0E" w:rsidRPr="00FE4F0E" w:rsidRDefault="00FE4F0E" w:rsidP="0041138D">
      <w:pPr>
        <w:rPr>
          <w:rFonts w:eastAsia="Times New Roman" w:cs="Times New Roman"/>
          <w:color w:val="132040" w:themeColor="accent1" w:themeShade="BF"/>
          <w:sz w:val="24"/>
          <w:szCs w:val="26"/>
        </w:rPr>
      </w:pPr>
    </w:p>
    <w:p w14:paraId="306264A2" w14:textId="77777777" w:rsidR="0041138D" w:rsidRDefault="0041138D" w:rsidP="0041138D">
      <w:pPr>
        <w:rPr>
          <w:rFonts w:eastAsia="Times New Roman" w:cs="Times New Roman"/>
          <w:color w:val="132040" w:themeColor="accent1" w:themeShade="BF"/>
          <w:sz w:val="24"/>
          <w:szCs w:val="26"/>
        </w:rPr>
      </w:pPr>
      <w:r w:rsidRPr="00FE4F0E">
        <w:rPr>
          <w:rFonts w:eastAsia="Times New Roman" w:cs="Times New Roman"/>
          <w:color w:val="132040" w:themeColor="accent1" w:themeShade="BF"/>
          <w:sz w:val="24"/>
          <w:szCs w:val="26"/>
        </w:rPr>
        <w:t>SIF to Data Platform / Snowflake Exchange Patterns</w:t>
      </w:r>
    </w:p>
    <w:p w14:paraId="23FB5DE7" w14:textId="77777777" w:rsidR="00E62C5D" w:rsidRDefault="00E62C5D" w:rsidP="0041138D">
      <w:pPr>
        <w:rPr>
          <w:rFonts w:eastAsia="Times New Roman" w:cs="Times New Roman"/>
          <w:color w:val="132040" w:themeColor="accent1" w:themeShade="BF"/>
          <w:sz w:val="24"/>
          <w:szCs w:val="26"/>
        </w:rPr>
      </w:pPr>
    </w:p>
    <w:tbl>
      <w:tblPr>
        <w:tblStyle w:val="TableGridLight"/>
        <w:tblW w:w="8926" w:type="dxa"/>
        <w:tblLook w:val="04A0" w:firstRow="1" w:lastRow="0" w:firstColumn="1" w:lastColumn="0" w:noHBand="0" w:noVBand="1"/>
      </w:tblPr>
      <w:tblGrid>
        <w:gridCol w:w="1253"/>
        <w:gridCol w:w="2853"/>
        <w:gridCol w:w="2268"/>
        <w:gridCol w:w="2552"/>
      </w:tblGrid>
      <w:tr w:rsidR="00AF557C" w:rsidRPr="009527A4" w14:paraId="06715DA8" w14:textId="77777777" w:rsidTr="00AF557C">
        <w:tc>
          <w:tcPr>
            <w:tcW w:w="1253" w:type="dxa"/>
            <w:tcBorders>
              <w:top w:val="single" w:sz="12" w:space="0" w:color="000000" w:themeColor="text1"/>
            </w:tcBorders>
            <w:shd w:val="clear" w:color="auto" w:fill="C1CDEC" w:themeFill="accent1" w:themeFillTint="33"/>
            <w:vAlign w:val="center"/>
          </w:tcPr>
          <w:p w14:paraId="2ED671EF" w14:textId="63066D0B"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Pattern ID</w:t>
            </w:r>
          </w:p>
        </w:tc>
        <w:tc>
          <w:tcPr>
            <w:tcW w:w="2853" w:type="dxa"/>
            <w:tcBorders>
              <w:top w:val="single" w:sz="12" w:space="0" w:color="000000" w:themeColor="text1"/>
            </w:tcBorders>
            <w:shd w:val="clear" w:color="auto" w:fill="C1CDEC" w:themeFill="accent1" w:themeFillTint="33"/>
            <w:vAlign w:val="center"/>
          </w:tcPr>
          <w:p w14:paraId="73DDB8EF" w14:textId="08922B7F"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Pattern</w:t>
            </w:r>
          </w:p>
        </w:tc>
        <w:tc>
          <w:tcPr>
            <w:tcW w:w="2268" w:type="dxa"/>
            <w:tcBorders>
              <w:top w:val="single" w:sz="12" w:space="0" w:color="000000" w:themeColor="text1"/>
            </w:tcBorders>
            <w:shd w:val="clear" w:color="auto" w:fill="C1CDEC" w:themeFill="accent1" w:themeFillTint="33"/>
            <w:vAlign w:val="center"/>
          </w:tcPr>
          <w:p w14:paraId="1C0CA43C" w14:textId="6A9B5B36"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Typical Use</w:t>
            </w:r>
          </w:p>
        </w:tc>
        <w:tc>
          <w:tcPr>
            <w:tcW w:w="2552" w:type="dxa"/>
            <w:tcBorders>
              <w:top w:val="single" w:sz="12" w:space="0" w:color="000000" w:themeColor="text1"/>
            </w:tcBorders>
            <w:shd w:val="clear" w:color="auto" w:fill="C1CDEC" w:themeFill="accent1" w:themeFillTint="33"/>
            <w:vAlign w:val="center"/>
          </w:tcPr>
          <w:p w14:paraId="2C054B91" w14:textId="650709AC" w:rsidR="00AF557C" w:rsidRPr="00595998" w:rsidRDefault="00AF557C" w:rsidP="00AF557C">
            <w:pPr>
              <w:rPr>
                <w:rFonts w:asciiTheme="minorHAnsi" w:hAnsiTheme="minorHAnsi" w:hint="eastAsia"/>
                <w:b/>
                <w:lang w:eastAsia="en-GB"/>
              </w:rPr>
            </w:pPr>
            <w:r w:rsidRPr="00AF557C">
              <w:rPr>
                <w:rFonts w:asciiTheme="minorHAnsi" w:hAnsiTheme="minorHAnsi"/>
                <w:b/>
                <w:lang w:eastAsia="en-GB"/>
              </w:rPr>
              <w:t>Guardrail</w:t>
            </w:r>
          </w:p>
        </w:tc>
      </w:tr>
      <w:tr w:rsidR="00AF557C" w:rsidRPr="009527A4" w14:paraId="1D9FCC78" w14:textId="77777777" w:rsidTr="00AF557C">
        <w:tc>
          <w:tcPr>
            <w:tcW w:w="1253" w:type="dxa"/>
            <w:vAlign w:val="center"/>
          </w:tcPr>
          <w:p w14:paraId="46229700" w14:textId="66065D0C" w:rsidR="00AF557C" w:rsidRPr="00F94A76" w:rsidRDefault="00AF557C" w:rsidP="00AF557C">
            <w:pPr>
              <w:rPr>
                <w:rFonts w:asciiTheme="minorHAnsi" w:hAnsiTheme="minorHAnsi" w:hint="eastAsia"/>
                <w:lang w:eastAsia="en-GB"/>
              </w:rPr>
            </w:pPr>
            <w:r w:rsidRPr="0041138D">
              <w:rPr>
                <w:rFonts w:asciiTheme="minorHAnsi" w:hAnsiTheme="minorHAnsi"/>
                <w:szCs w:val="20"/>
              </w:rPr>
              <w:t>SIF-P07</w:t>
            </w:r>
          </w:p>
        </w:tc>
        <w:tc>
          <w:tcPr>
            <w:tcW w:w="2853" w:type="dxa"/>
            <w:vAlign w:val="center"/>
          </w:tcPr>
          <w:p w14:paraId="3807B1D8" w14:textId="1D2C865B" w:rsidR="00AF557C" w:rsidRPr="00F94A76" w:rsidRDefault="00AF557C" w:rsidP="00AF557C">
            <w:pPr>
              <w:rPr>
                <w:rFonts w:asciiTheme="minorHAnsi" w:hAnsiTheme="minorHAnsi" w:hint="eastAsia"/>
                <w:lang w:eastAsia="en-GB"/>
              </w:rPr>
            </w:pPr>
            <w:r w:rsidRPr="0041138D">
              <w:rPr>
                <w:rFonts w:asciiTheme="minorHAnsi" w:hAnsiTheme="minorHAnsi"/>
                <w:szCs w:val="20"/>
              </w:rPr>
              <w:t>Event Notification</w:t>
            </w:r>
          </w:p>
        </w:tc>
        <w:tc>
          <w:tcPr>
            <w:tcW w:w="2268" w:type="dxa"/>
            <w:vAlign w:val="center"/>
          </w:tcPr>
          <w:p w14:paraId="1A3E72F4" w14:textId="502B013D" w:rsidR="00AF557C" w:rsidRPr="00F94A76" w:rsidRDefault="00AF557C" w:rsidP="00AF557C">
            <w:pPr>
              <w:rPr>
                <w:rFonts w:asciiTheme="minorHAnsi" w:hAnsiTheme="minorHAnsi" w:hint="eastAsia"/>
                <w:lang w:eastAsia="en-GB"/>
              </w:rPr>
            </w:pPr>
            <w:r w:rsidRPr="0041138D">
              <w:rPr>
                <w:rFonts w:asciiTheme="minorHAnsi" w:hAnsiTheme="minorHAnsi"/>
                <w:szCs w:val="20"/>
              </w:rPr>
              <w:t>Notify data platform that data is available for ingestion.</w:t>
            </w:r>
          </w:p>
        </w:tc>
        <w:tc>
          <w:tcPr>
            <w:tcW w:w="2552" w:type="dxa"/>
            <w:vAlign w:val="center"/>
          </w:tcPr>
          <w:p w14:paraId="68CCB90E" w14:textId="1CDB5322" w:rsidR="00AF557C" w:rsidRPr="00F94A76" w:rsidRDefault="00AF557C" w:rsidP="00AF557C">
            <w:pPr>
              <w:rPr>
                <w:rFonts w:asciiTheme="minorHAnsi" w:hAnsiTheme="minorHAnsi" w:hint="eastAsia"/>
                <w:lang w:eastAsia="en-GB"/>
              </w:rPr>
            </w:pPr>
            <w:r w:rsidRPr="0041138D">
              <w:rPr>
                <w:rFonts w:asciiTheme="minorHAnsi" w:hAnsiTheme="minorHAnsi"/>
                <w:szCs w:val="20"/>
              </w:rPr>
              <w:t>Notification only, not operational process orchestration.</w:t>
            </w:r>
          </w:p>
        </w:tc>
      </w:tr>
      <w:tr w:rsidR="00AF557C" w:rsidRPr="009527A4" w14:paraId="191983A6" w14:textId="77777777" w:rsidTr="00AF557C">
        <w:tc>
          <w:tcPr>
            <w:tcW w:w="1253" w:type="dxa"/>
            <w:vAlign w:val="center"/>
          </w:tcPr>
          <w:p w14:paraId="1673CFCB" w14:textId="25110E41" w:rsidR="00AF557C" w:rsidRPr="00F94A76" w:rsidRDefault="00AF557C" w:rsidP="00AF557C">
            <w:pPr>
              <w:rPr>
                <w:rFonts w:asciiTheme="minorHAnsi" w:hAnsiTheme="minorHAnsi" w:hint="eastAsia"/>
                <w:lang w:eastAsia="en-GB"/>
              </w:rPr>
            </w:pPr>
            <w:r w:rsidRPr="0041138D">
              <w:rPr>
                <w:rFonts w:asciiTheme="minorHAnsi" w:hAnsiTheme="minorHAnsi"/>
                <w:szCs w:val="20"/>
              </w:rPr>
              <w:t>SIF-P08</w:t>
            </w:r>
          </w:p>
        </w:tc>
        <w:tc>
          <w:tcPr>
            <w:tcW w:w="2853" w:type="dxa"/>
            <w:vAlign w:val="center"/>
          </w:tcPr>
          <w:p w14:paraId="73F75B0F" w14:textId="1A5C915B" w:rsidR="00AF557C" w:rsidRPr="00F94A76" w:rsidRDefault="00AF557C" w:rsidP="00AF557C">
            <w:pPr>
              <w:rPr>
                <w:rFonts w:asciiTheme="minorHAnsi" w:hAnsiTheme="minorHAnsi" w:hint="eastAsia"/>
                <w:lang w:eastAsia="en-GB"/>
              </w:rPr>
            </w:pPr>
            <w:r w:rsidRPr="0041138D">
              <w:rPr>
                <w:rFonts w:asciiTheme="minorHAnsi" w:hAnsiTheme="minorHAnsi"/>
                <w:szCs w:val="20"/>
              </w:rPr>
              <w:t>High-Volume Event Streaming</w:t>
            </w:r>
          </w:p>
        </w:tc>
        <w:tc>
          <w:tcPr>
            <w:tcW w:w="2268" w:type="dxa"/>
            <w:vAlign w:val="center"/>
          </w:tcPr>
          <w:p w14:paraId="736D571E" w14:textId="6C411D4F" w:rsidR="00AF557C" w:rsidRPr="00F94A76" w:rsidRDefault="00AF557C" w:rsidP="00AF557C">
            <w:pPr>
              <w:rPr>
                <w:rFonts w:asciiTheme="minorHAnsi" w:hAnsiTheme="minorHAnsi" w:hint="eastAsia"/>
                <w:lang w:eastAsia="en-GB"/>
              </w:rPr>
            </w:pPr>
            <w:r w:rsidRPr="0041138D">
              <w:rPr>
                <w:rFonts w:asciiTheme="minorHAnsi" w:hAnsiTheme="minorHAnsi"/>
                <w:szCs w:val="20"/>
              </w:rPr>
              <w:t>Stream high-volume events or telemetry for analytical use.</w:t>
            </w:r>
          </w:p>
        </w:tc>
        <w:tc>
          <w:tcPr>
            <w:tcW w:w="2552" w:type="dxa"/>
            <w:vAlign w:val="center"/>
          </w:tcPr>
          <w:p w14:paraId="44B3FFBA" w14:textId="190E43F5" w:rsidR="00AF557C" w:rsidRPr="00F94A76" w:rsidRDefault="00AF557C" w:rsidP="00AF557C">
            <w:pPr>
              <w:rPr>
                <w:rFonts w:asciiTheme="minorHAnsi" w:hAnsiTheme="minorHAnsi" w:hint="eastAsia"/>
                <w:lang w:eastAsia="en-GB"/>
              </w:rPr>
            </w:pPr>
            <w:r w:rsidRPr="0041138D">
              <w:rPr>
                <w:rFonts w:asciiTheme="minorHAnsi" w:hAnsiTheme="minorHAnsi"/>
                <w:szCs w:val="20"/>
              </w:rPr>
              <w:t>Use only where event-streaming requirements are proven.</w:t>
            </w:r>
          </w:p>
        </w:tc>
      </w:tr>
      <w:tr w:rsidR="00AF557C" w:rsidRPr="009527A4" w14:paraId="5C23CF4C" w14:textId="77777777" w:rsidTr="00AF557C">
        <w:tc>
          <w:tcPr>
            <w:tcW w:w="1253" w:type="dxa"/>
            <w:vAlign w:val="center"/>
          </w:tcPr>
          <w:p w14:paraId="02DC30A1" w14:textId="5351C2FA" w:rsidR="00AF557C" w:rsidRPr="00F94A76" w:rsidRDefault="00AF557C" w:rsidP="00AF557C">
            <w:pPr>
              <w:rPr>
                <w:rFonts w:asciiTheme="minorHAnsi" w:hAnsiTheme="minorHAnsi" w:hint="eastAsia"/>
                <w:lang w:eastAsia="en-GB"/>
              </w:rPr>
            </w:pPr>
            <w:r w:rsidRPr="0041138D">
              <w:rPr>
                <w:rFonts w:asciiTheme="minorHAnsi" w:hAnsiTheme="minorHAnsi"/>
                <w:szCs w:val="20"/>
              </w:rPr>
              <w:t>SIF-P12</w:t>
            </w:r>
          </w:p>
        </w:tc>
        <w:tc>
          <w:tcPr>
            <w:tcW w:w="2853" w:type="dxa"/>
            <w:vAlign w:val="center"/>
          </w:tcPr>
          <w:p w14:paraId="5442423D" w14:textId="02B1DAC6" w:rsidR="00AF557C" w:rsidRPr="00F94A76" w:rsidRDefault="00AF557C" w:rsidP="00AF557C">
            <w:pPr>
              <w:rPr>
                <w:rFonts w:asciiTheme="minorHAnsi" w:hAnsiTheme="minorHAnsi" w:hint="eastAsia"/>
                <w:lang w:eastAsia="en-GB"/>
              </w:rPr>
            </w:pPr>
            <w:r w:rsidRPr="0041138D">
              <w:rPr>
                <w:rFonts w:asciiTheme="minorHAnsi" w:hAnsiTheme="minorHAnsi"/>
                <w:szCs w:val="20"/>
              </w:rPr>
              <w:t>Managed File Exchange</w:t>
            </w:r>
          </w:p>
        </w:tc>
        <w:tc>
          <w:tcPr>
            <w:tcW w:w="2268" w:type="dxa"/>
            <w:vAlign w:val="center"/>
          </w:tcPr>
          <w:p w14:paraId="0CF40F62" w14:textId="7C228B42" w:rsidR="00AF557C" w:rsidRPr="00F94A76" w:rsidRDefault="00AF557C" w:rsidP="00AF557C">
            <w:pPr>
              <w:rPr>
                <w:rFonts w:asciiTheme="minorHAnsi" w:hAnsiTheme="minorHAnsi" w:hint="eastAsia"/>
                <w:lang w:eastAsia="en-GB"/>
              </w:rPr>
            </w:pPr>
            <w:r w:rsidRPr="0041138D">
              <w:rPr>
                <w:rFonts w:asciiTheme="minorHAnsi" w:hAnsiTheme="minorHAnsi"/>
                <w:szCs w:val="20"/>
              </w:rPr>
              <w:t>Land files for analytical ingestion.</w:t>
            </w:r>
          </w:p>
        </w:tc>
        <w:tc>
          <w:tcPr>
            <w:tcW w:w="2552" w:type="dxa"/>
            <w:vAlign w:val="center"/>
          </w:tcPr>
          <w:p w14:paraId="09FED854" w14:textId="54455F0F" w:rsidR="00AF557C" w:rsidRPr="00F94A76" w:rsidRDefault="00AF557C" w:rsidP="00AF557C">
            <w:pPr>
              <w:rPr>
                <w:rFonts w:asciiTheme="minorHAnsi" w:hAnsiTheme="minorHAnsi" w:hint="eastAsia"/>
                <w:lang w:eastAsia="en-GB"/>
              </w:rPr>
            </w:pPr>
            <w:r w:rsidRPr="0041138D">
              <w:rPr>
                <w:rFonts w:asciiTheme="minorHAnsi" w:hAnsiTheme="minorHAnsi"/>
                <w:szCs w:val="20"/>
              </w:rPr>
              <w:t>Must include ownership, metadata, retention, and monitoring.</w:t>
            </w:r>
          </w:p>
        </w:tc>
      </w:tr>
      <w:tr w:rsidR="00AF557C" w:rsidRPr="009527A4" w14:paraId="6FC734EF" w14:textId="77777777" w:rsidTr="00AF557C">
        <w:tc>
          <w:tcPr>
            <w:tcW w:w="1253" w:type="dxa"/>
            <w:vAlign w:val="center"/>
          </w:tcPr>
          <w:p w14:paraId="64D47012" w14:textId="045CAB94" w:rsidR="00AF557C" w:rsidRPr="00F94A76" w:rsidRDefault="00AF557C" w:rsidP="00AF557C">
            <w:pPr>
              <w:rPr>
                <w:rFonts w:asciiTheme="minorHAnsi" w:hAnsiTheme="minorHAnsi" w:hint="eastAsia"/>
                <w:lang w:eastAsia="en-GB"/>
              </w:rPr>
            </w:pPr>
            <w:r w:rsidRPr="0041138D">
              <w:rPr>
                <w:rFonts w:asciiTheme="minorHAnsi" w:hAnsiTheme="minorHAnsi"/>
                <w:szCs w:val="20"/>
              </w:rPr>
              <w:t>SIF-P13</w:t>
            </w:r>
          </w:p>
        </w:tc>
        <w:tc>
          <w:tcPr>
            <w:tcW w:w="2853" w:type="dxa"/>
            <w:vAlign w:val="center"/>
          </w:tcPr>
          <w:p w14:paraId="44DC5E19" w14:textId="722EFA2B" w:rsidR="00AF557C" w:rsidRPr="00F94A76" w:rsidRDefault="00AF557C" w:rsidP="00AF557C">
            <w:pPr>
              <w:rPr>
                <w:rFonts w:asciiTheme="minorHAnsi" w:hAnsiTheme="minorHAnsi" w:hint="eastAsia"/>
                <w:lang w:eastAsia="en-GB"/>
              </w:rPr>
            </w:pPr>
            <w:r w:rsidRPr="0041138D">
              <w:rPr>
                <w:rFonts w:asciiTheme="minorHAnsi" w:hAnsiTheme="minorHAnsi"/>
                <w:szCs w:val="20"/>
              </w:rPr>
              <w:t>Data Platform Exchange</w:t>
            </w:r>
          </w:p>
        </w:tc>
        <w:tc>
          <w:tcPr>
            <w:tcW w:w="2268" w:type="dxa"/>
            <w:vAlign w:val="center"/>
          </w:tcPr>
          <w:p w14:paraId="5512ACB6" w14:textId="0F4046AD" w:rsidR="00AF557C" w:rsidRPr="00F94A76" w:rsidRDefault="00AF557C" w:rsidP="00AF557C">
            <w:pPr>
              <w:rPr>
                <w:rFonts w:asciiTheme="minorHAnsi" w:hAnsiTheme="minorHAnsi" w:hint="eastAsia"/>
                <w:lang w:eastAsia="en-GB"/>
              </w:rPr>
            </w:pPr>
            <w:r w:rsidRPr="0041138D">
              <w:rPr>
                <w:rFonts w:asciiTheme="minorHAnsi" w:hAnsiTheme="minorHAnsi"/>
                <w:szCs w:val="20"/>
              </w:rPr>
              <w:t>Controlled exchange between SIF and Snowflake.</w:t>
            </w:r>
          </w:p>
        </w:tc>
        <w:tc>
          <w:tcPr>
            <w:tcW w:w="2552" w:type="dxa"/>
            <w:vAlign w:val="center"/>
          </w:tcPr>
          <w:p w14:paraId="4878B4D5" w14:textId="2FE4027C" w:rsidR="00AF557C" w:rsidRPr="00F94A76" w:rsidRDefault="00AF557C" w:rsidP="00AF557C">
            <w:pPr>
              <w:rPr>
                <w:rFonts w:asciiTheme="minorHAnsi" w:hAnsiTheme="minorHAnsi" w:hint="eastAsia"/>
                <w:lang w:eastAsia="en-GB"/>
              </w:rPr>
            </w:pPr>
            <w:r w:rsidRPr="0041138D">
              <w:rPr>
                <w:rFonts w:asciiTheme="minorHAnsi" w:hAnsiTheme="minorHAnsi"/>
                <w:szCs w:val="20"/>
              </w:rPr>
              <w:t>Data platform must not be the default operational integration mechanism.</w:t>
            </w:r>
          </w:p>
        </w:tc>
      </w:tr>
      <w:tr w:rsidR="00AF557C" w:rsidRPr="009527A4" w14:paraId="2E236817" w14:textId="77777777" w:rsidTr="00AF557C">
        <w:tc>
          <w:tcPr>
            <w:tcW w:w="1253" w:type="dxa"/>
            <w:vAlign w:val="center"/>
          </w:tcPr>
          <w:p w14:paraId="4E4EE0A0" w14:textId="1F5D04E9" w:rsidR="00AF557C" w:rsidRPr="0041138D" w:rsidRDefault="00AF557C" w:rsidP="00AF557C">
            <w:pPr>
              <w:rPr>
                <w:szCs w:val="20"/>
              </w:rPr>
            </w:pPr>
            <w:r w:rsidRPr="0041138D">
              <w:rPr>
                <w:rFonts w:asciiTheme="minorHAnsi" w:hAnsiTheme="minorHAnsi"/>
                <w:szCs w:val="20"/>
              </w:rPr>
              <w:t>SIF-P14</w:t>
            </w:r>
          </w:p>
        </w:tc>
        <w:tc>
          <w:tcPr>
            <w:tcW w:w="2853" w:type="dxa"/>
            <w:vAlign w:val="center"/>
          </w:tcPr>
          <w:p w14:paraId="430C45F2" w14:textId="4E922E38" w:rsidR="00AF557C" w:rsidRPr="0041138D" w:rsidRDefault="00AF557C" w:rsidP="00AF557C">
            <w:pPr>
              <w:rPr>
                <w:szCs w:val="20"/>
              </w:rPr>
            </w:pPr>
            <w:r w:rsidRPr="0041138D">
              <w:rPr>
                <w:rFonts w:asciiTheme="minorHAnsi" w:hAnsiTheme="minorHAnsi"/>
                <w:szCs w:val="20"/>
              </w:rPr>
              <w:t>Custom Code Extension</w:t>
            </w:r>
          </w:p>
        </w:tc>
        <w:tc>
          <w:tcPr>
            <w:tcW w:w="2268" w:type="dxa"/>
            <w:vAlign w:val="center"/>
          </w:tcPr>
          <w:p w14:paraId="48E43D5D" w14:textId="5903F06F" w:rsidR="00AF557C" w:rsidRPr="0041138D" w:rsidRDefault="00AF557C" w:rsidP="00AF557C">
            <w:pPr>
              <w:rPr>
                <w:szCs w:val="20"/>
              </w:rPr>
            </w:pPr>
            <w:r w:rsidRPr="0041138D">
              <w:rPr>
                <w:rFonts w:asciiTheme="minorHAnsi" w:hAnsiTheme="minorHAnsi"/>
                <w:szCs w:val="20"/>
              </w:rPr>
              <w:t>Lightweight extraction, validation, or formatting helper.</w:t>
            </w:r>
          </w:p>
        </w:tc>
        <w:tc>
          <w:tcPr>
            <w:tcW w:w="2552" w:type="dxa"/>
            <w:vAlign w:val="center"/>
          </w:tcPr>
          <w:p w14:paraId="7712FA90" w14:textId="072BC737" w:rsidR="00AF557C" w:rsidRPr="0041138D" w:rsidRDefault="00AF557C" w:rsidP="00AF557C">
            <w:pPr>
              <w:rPr>
                <w:szCs w:val="20"/>
              </w:rPr>
            </w:pPr>
            <w:r w:rsidRPr="0041138D">
              <w:rPr>
                <w:rFonts w:asciiTheme="minorHAnsi" w:hAnsiTheme="minorHAnsi"/>
                <w:szCs w:val="20"/>
              </w:rPr>
              <w:t>Avoid embedding business process orchestration in code.</w:t>
            </w:r>
          </w:p>
        </w:tc>
      </w:tr>
    </w:tbl>
    <w:p w14:paraId="3BF7DC97" w14:textId="77777777" w:rsidR="00E62C5D" w:rsidRDefault="00E62C5D" w:rsidP="0041138D">
      <w:pPr>
        <w:rPr>
          <w:rFonts w:eastAsia="Times New Roman" w:cs="Times New Roman"/>
          <w:color w:val="132040" w:themeColor="accent1" w:themeShade="BF"/>
          <w:sz w:val="24"/>
          <w:szCs w:val="26"/>
        </w:rPr>
      </w:pPr>
    </w:p>
    <w:p w14:paraId="275B5942" w14:textId="77777777" w:rsidR="0041138D" w:rsidRDefault="0041138D" w:rsidP="0041138D">
      <w:pPr>
        <w:rPr>
          <w:szCs w:val="20"/>
        </w:rPr>
      </w:pPr>
    </w:p>
    <w:p w14:paraId="63C14955" w14:textId="77777777" w:rsidR="001F6729" w:rsidRDefault="001F6729" w:rsidP="0041138D">
      <w:pPr>
        <w:rPr>
          <w:szCs w:val="20"/>
        </w:rPr>
      </w:pPr>
    </w:p>
    <w:p w14:paraId="3DD7C293" w14:textId="77777777" w:rsidR="001F6729" w:rsidRDefault="001F6729" w:rsidP="0041138D">
      <w:pPr>
        <w:rPr>
          <w:szCs w:val="20"/>
        </w:rPr>
      </w:pPr>
    </w:p>
    <w:p w14:paraId="250E54AC" w14:textId="77777777" w:rsidR="001F6729" w:rsidRDefault="001F6729" w:rsidP="0041138D">
      <w:pPr>
        <w:rPr>
          <w:szCs w:val="20"/>
        </w:rPr>
      </w:pPr>
    </w:p>
    <w:p w14:paraId="3B5C4A3A" w14:textId="77777777" w:rsidR="001F6729" w:rsidRDefault="001F6729" w:rsidP="0041138D">
      <w:pPr>
        <w:rPr>
          <w:szCs w:val="20"/>
        </w:rPr>
      </w:pPr>
    </w:p>
    <w:p w14:paraId="4627C96B" w14:textId="77777777" w:rsidR="001F6729" w:rsidRDefault="001F6729" w:rsidP="0041138D">
      <w:pPr>
        <w:rPr>
          <w:szCs w:val="20"/>
        </w:rPr>
      </w:pPr>
    </w:p>
    <w:p w14:paraId="7357F7D4" w14:textId="77777777" w:rsidR="001F6729" w:rsidRPr="0041138D" w:rsidRDefault="001F6729" w:rsidP="0041138D">
      <w:pPr>
        <w:rPr>
          <w:szCs w:val="20"/>
        </w:rPr>
      </w:pPr>
    </w:p>
    <w:p w14:paraId="767BF9B6" w14:textId="74B7E46E" w:rsidR="0041138D" w:rsidRDefault="0041138D" w:rsidP="0041138D">
      <w:pPr>
        <w:pStyle w:val="Heading2"/>
      </w:pPr>
      <w:bookmarkStart w:id="98" w:name="_Toc239852296"/>
      <w:bookmarkStart w:id="99" w:name="_Toc239980603"/>
      <w:bookmarkStart w:id="100" w:name="_Toc240018796"/>
      <w:r w:rsidRPr="00FE4F0E">
        <w:t>Detailed Practitioner Patterns</w:t>
      </w:r>
      <w:bookmarkEnd w:id="98"/>
      <w:bookmarkEnd w:id="99"/>
      <w:bookmarkEnd w:id="100"/>
    </w:p>
    <w:p w14:paraId="3DEC63E4" w14:textId="77777777" w:rsidR="00FE4F0E" w:rsidRPr="00FE4F0E" w:rsidRDefault="00FE4F0E" w:rsidP="00FE4F0E"/>
    <w:p w14:paraId="0D27B8ED" w14:textId="77777777" w:rsidR="0041138D" w:rsidRDefault="0041138D" w:rsidP="0041138D">
      <w:pPr>
        <w:rPr>
          <w:szCs w:val="20"/>
        </w:rPr>
      </w:pPr>
      <w:r w:rsidRPr="0041138D">
        <w:rPr>
          <w:szCs w:val="20"/>
        </w:rPr>
        <w:t xml:space="preserve">The catalogue is organised by interaction style: request/response, asynchronous messaging, event-driven, orchestration, file-based exchange, and data-platform exchange. It mirrors the very first decision a developer makes. </w:t>
      </w:r>
    </w:p>
    <w:p w14:paraId="7697BFE2" w14:textId="77777777" w:rsidR="00FE4F0E" w:rsidRPr="0041138D" w:rsidRDefault="00FE4F0E" w:rsidP="0041138D">
      <w:pPr>
        <w:rPr>
          <w:szCs w:val="20"/>
        </w:rPr>
      </w:pPr>
    </w:p>
    <w:p w14:paraId="12B5CDA1" w14:textId="1796EF5D" w:rsidR="0041138D" w:rsidRDefault="0041138D" w:rsidP="0041138D">
      <w:pPr>
        <w:rPr>
          <w:szCs w:val="20"/>
        </w:rPr>
      </w:pPr>
      <w:r w:rsidRPr="0041138D">
        <w:rPr>
          <w:szCs w:val="20"/>
        </w:rPr>
        <w:t>It lines up one-to-one with the decision tree, and each style maps cleanly onto a primary Azure service, file-based being the one that spans a few, because a file is a transport rather than a service.</w:t>
      </w:r>
      <w:r w:rsidR="00FE4F0E">
        <w:rPr>
          <w:szCs w:val="20"/>
        </w:rPr>
        <w:t xml:space="preserve"> </w:t>
      </w:r>
      <w:r w:rsidRPr="0041138D">
        <w:rPr>
          <w:szCs w:val="20"/>
        </w:rPr>
        <w:t>Each pattern is written the same way, so any of them can be read quickly. A one-line statement of what it is for, a diagram, the problem and the solution in plain terms, when to use and avoid it, the risks worth planning for, the common pitfall to steer around, and an insurance example. The diagrams share a visual language, blue is the gateway, purple is orchestration, teal is Service Bus, green is Event Grid, orange is Event Hubs, amber is Functions, and a cylinder is a store.</w:t>
      </w:r>
    </w:p>
    <w:p w14:paraId="2CDC5AA9" w14:textId="77777777" w:rsidR="00FE4F0E" w:rsidRPr="0041138D" w:rsidRDefault="00FE4F0E" w:rsidP="0041138D">
      <w:pPr>
        <w:rPr>
          <w:szCs w:val="20"/>
        </w:rPr>
      </w:pPr>
    </w:p>
    <w:p w14:paraId="151FFBC0" w14:textId="76A16347" w:rsidR="0041138D" w:rsidRPr="0041138D" w:rsidRDefault="0041138D" w:rsidP="0041138D">
      <w:pPr>
        <w:rPr>
          <w:szCs w:val="20"/>
        </w:rPr>
      </w:pPr>
      <w:r w:rsidRPr="0041138D">
        <w:rPr>
          <w:szCs w:val="20"/>
        </w:rPr>
        <w:t>Security, routing and observability are established once at the conceptual level (</w:t>
      </w:r>
      <w:r w:rsidR="00363CBA">
        <w:rPr>
          <w:szCs w:val="20"/>
        </w:rPr>
        <w:t>6</w:t>
      </w:r>
      <w:r w:rsidRPr="0041138D">
        <w:rPr>
          <w:szCs w:val="20"/>
        </w:rPr>
        <w:t>.1) and held constant here: every pattern below applies that same baseline, through its Security boundary and common pitfalls, to its own interaction style, rather than each pattern reinventing its own approach. A pattern that needs to depart from the baseline is an exception to raise through the TDA process (1</w:t>
      </w:r>
      <w:r w:rsidR="00363CBA">
        <w:rPr>
          <w:szCs w:val="20"/>
        </w:rPr>
        <w:t>3</w:t>
      </w:r>
      <w:r w:rsidRPr="0041138D">
        <w:rPr>
          <w:szCs w:val="20"/>
        </w:rPr>
        <w:t>.1), not a design choice to make pattern by pattern. Concretely, every pattern inherits the same set of cross-cutting concerns: secrets and credentials held in Key Vault and referenced, never embedded (1</w:t>
      </w:r>
      <w:r w:rsidR="00363CBA">
        <w:rPr>
          <w:szCs w:val="20"/>
        </w:rPr>
        <w:t>1</w:t>
      </w:r>
      <w:r w:rsidRPr="0041138D">
        <w:rPr>
          <w:szCs w:val="20"/>
        </w:rPr>
        <w:t>.1); logs, metrics and traces surfaced through the standard observability matrix (1</w:t>
      </w:r>
      <w:r w:rsidR="00363CBA">
        <w:rPr>
          <w:szCs w:val="20"/>
        </w:rPr>
        <w:t>1</w:t>
      </w:r>
      <w:r w:rsidRPr="0041138D">
        <w:rPr>
          <w:szCs w:val="20"/>
        </w:rPr>
        <w:t>.3); and delivery through the single DevSecOps pipeline, built once and promoted unchanged through every environment (1</w:t>
      </w:r>
      <w:r w:rsidR="00363CBA">
        <w:rPr>
          <w:szCs w:val="20"/>
        </w:rPr>
        <w:t>1</w:t>
      </w:r>
      <w:r w:rsidRPr="0041138D">
        <w:rPr>
          <w:szCs w:val="20"/>
        </w:rPr>
        <w:t xml:space="preserve">.5). </w:t>
      </w:r>
    </w:p>
    <w:p w14:paraId="1AA6D24D" w14:textId="7D899BBE" w:rsidR="0041138D" w:rsidRPr="0041138D" w:rsidRDefault="0041138D" w:rsidP="0041138D">
      <w:pPr>
        <w:rPr>
          <w:szCs w:val="20"/>
        </w:rPr>
      </w:pPr>
    </w:p>
    <w:p w14:paraId="0CDEA1C0" w14:textId="0A7972E3" w:rsidR="0041138D" w:rsidRDefault="0041138D" w:rsidP="0041138D">
      <w:pPr>
        <w:pStyle w:val="Heading2"/>
      </w:pPr>
      <w:bookmarkStart w:id="101" w:name="_Toc239852297"/>
      <w:bookmarkStart w:id="102" w:name="_Toc239980604"/>
      <w:bookmarkStart w:id="103" w:name="_Toc240018797"/>
      <w:r w:rsidRPr="00FE4F0E">
        <w:t>API Patterns</w:t>
      </w:r>
      <w:bookmarkEnd w:id="101"/>
      <w:bookmarkEnd w:id="102"/>
      <w:bookmarkEnd w:id="103"/>
    </w:p>
    <w:p w14:paraId="10036948" w14:textId="77777777" w:rsidR="00FE4F0E" w:rsidRPr="00FE4F0E" w:rsidRDefault="00FE4F0E" w:rsidP="00FE4F0E"/>
    <w:p w14:paraId="5D6FBADB" w14:textId="6960679A" w:rsidR="00FE4F0E" w:rsidRPr="00FE4F0E" w:rsidRDefault="0041138D">
      <w:pPr>
        <w:pStyle w:val="Heading3"/>
        <w:rPr>
          <w:rFonts w:cs="Times New Roman"/>
          <w:bCs/>
          <w:color w:val="132040" w:themeColor="accent1" w:themeShade="BF"/>
          <w:sz w:val="24"/>
          <w:szCs w:val="26"/>
        </w:rPr>
      </w:pPr>
      <w:bookmarkStart w:id="104" w:name="_Toc239852298"/>
      <w:bookmarkStart w:id="105" w:name="_Toc239980605"/>
      <w:r w:rsidRPr="00FE4F0E">
        <w:rPr>
          <w:rFonts w:cs="Times New Roman"/>
          <w:bCs/>
          <w:color w:val="132040" w:themeColor="accent1" w:themeShade="BF"/>
          <w:sz w:val="24"/>
          <w:szCs w:val="26"/>
        </w:rPr>
        <w:t>Managed API facade (SFINT1)</w:t>
      </w:r>
      <w:bookmarkEnd w:id="104"/>
      <w:bookmarkEnd w:id="105"/>
    </w:p>
    <w:p w14:paraId="44773875" w14:textId="2260566D" w:rsidR="00FE4F0E" w:rsidRDefault="0041138D" w:rsidP="0041138D">
      <w:pPr>
        <w:spacing w:before="10" w:after="90"/>
        <w:rPr>
          <w:i/>
          <w:color w:val="5A6470"/>
          <w:szCs w:val="20"/>
        </w:rPr>
      </w:pPr>
      <w:r w:rsidRPr="0041138D">
        <w:rPr>
          <w:i/>
          <w:color w:val="5A6470"/>
          <w:szCs w:val="20"/>
        </w:rPr>
        <w:t xml:space="preserve">       Put every exposed capability behind the shared gateway, so consumers never bind to a backend directly.</w:t>
      </w:r>
    </w:p>
    <w:p w14:paraId="11F8FC77" w14:textId="77777777" w:rsidR="00FE4F0E" w:rsidRPr="0041138D" w:rsidRDefault="00FE4F0E" w:rsidP="0041138D">
      <w:pPr>
        <w:spacing w:before="10" w:after="90"/>
        <w:rPr>
          <w:szCs w:val="20"/>
        </w:rPr>
      </w:pPr>
    </w:p>
    <w:p w14:paraId="0563567D" w14:textId="17FA1E4D" w:rsidR="00FE4F0E" w:rsidRDefault="0041138D" w:rsidP="0041138D">
      <w:pPr>
        <w:spacing w:before="90" w:after="130"/>
        <w:jc w:val="center"/>
        <w:rPr>
          <w:szCs w:val="20"/>
        </w:rPr>
      </w:pPr>
      <w:r w:rsidRPr="0041138D">
        <w:rPr>
          <w:noProof/>
          <w:szCs w:val="20"/>
        </w:rPr>
        <w:drawing>
          <wp:inline distT="0" distB="0" distL="0" distR="0" wp14:anchorId="3A5D8104" wp14:editId="302B5B15">
            <wp:extent cx="5731510" cy="987841"/>
            <wp:effectExtent l="0" t="0" r="2540" b="3175"/>
            <wp:docPr id="194995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2706" name=""/>
                    <pic:cNvPicPr/>
                  </pic:nvPicPr>
                  <pic:blipFill>
                    <a:blip r:embed="rId20"/>
                    <a:stretch>
                      <a:fillRect/>
                    </a:stretch>
                  </pic:blipFill>
                  <pic:spPr>
                    <a:xfrm>
                      <a:off x="0" y="0"/>
                      <a:ext cx="5731510" cy="987841"/>
                    </a:xfrm>
                    <a:prstGeom prst="rect">
                      <a:avLst/>
                    </a:prstGeom>
                  </pic:spPr>
                </pic:pic>
              </a:graphicData>
            </a:graphic>
          </wp:inline>
        </w:drawing>
      </w:r>
    </w:p>
    <w:p w14:paraId="69B861FD" w14:textId="77777777" w:rsidR="00FE4F0E" w:rsidRPr="0041138D" w:rsidRDefault="00FE4F0E" w:rsidP="0041138D">
      <w:pPr>
        <w:spacing w:before="90" w:after="130"/>
        <w:jc w:val="center"/>
        <w:rPr>
          <w:szCs w:val="20"/>
        </w:rPr>
      </w:pPr>
    </w:p>
    <w:p w14:paraId="30E7731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Some business interactions genuinely require synchronous access to a capability exposed by another system, particularly where the consumer is waiting for an immediate response, such as a quote or validation. However, synchronous integration should remain limited to short-lived requests. When direct backend access is allowed, it creates tight coupling, distributes security and access-control responsibilities, and increases the impact of change across dependent consumers. Equally, when synchronous interactions evolve into long-running processes, they increase the risk of timeouts, retries, and degraded reliability.</w:t>
      </w:r>
    </w:p>
    <w:p w14:paraId="3A378AC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7FD3E86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requires an immediate response, and the capability must be exposed through a governed, reusable, and discoverable API. Standardising on REST/JSON provides a consistent integration approach across the estate and allows legacy protocols and backend implementations to be abstracted behind a common API contract. This simplifies consumption, reduces coupling, and enables backend services to evolve without impacting consumers.</w:t>
      </w:r>
    </w:p>
    <w:p w14:paraId="7F88B2A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This pattern is not suitable for long-running, unpredictable, or fire-and-forget workloads. Where multiple steps, orchestration, or transactional processing are required, use an asynchronous or orchestration-based pattern instead.</w:t>
      </w:r>
    </w:p>
    <w:p w14:paraId="3A39AF4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APIM provides a consistent API facade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5205A96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3E3FDAB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Implementing the API facade as a simple pass-through layer with no governance value or embedding business logic and orchestration behaviour within API policies.</w:t>
      </w:r>
    </w:p>
    <w:p w14:paraId="32B738BD"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broker portal requires real-time access to policy information. Instead of integrating directly with the policy administration platform, the capability is exposed through APIM as a managed API facade. The policy system exposes get-policy-summary through APIM , the broker portal calls the API and has no knowledge of the policy admin system behind it.</w:t>
      </w:r>
    </w:p>
    <w:p w14:paraId="3A08675A" w14:textId="77777777" w:rsidR="0041138D" w:rsidRPr="0041138D" w:rsidRDefault="0041138D" w:rsidP="0041138D">
      <w:pPr>
        <w:spacing w:after="150"/>
        <w:rPr>
          <w:szCs w:val="20"/>
        </w:rPr>
      </w:pPr>
    </w:p>
    <w:p w14:paraId="6F71C67A" w14:textId="252552FA" w:rsidR="0041138D" w:rsidRPr="00FE4F0E" w:rsidRDefault="0041138D" w:rsidP="0041138D">
      <w:pPr>
        <w:pStyle w:val="Heading3"/>
        <w:rPr>
          <w:rFonts w:cs="Times New Roman"/>
          <w:bCs/>
          <w:color w:val="132040" w:themeColor="accent1" w:themeShade="BF"/>
          <w:sz w:val="24"/>
          <w:szCs w:val="26"/>
        </w:rPr>
      </w:pPr>
      <w:bookmarkStart w:id="106" w:name="_Toc239852299"/>
      <w:bookmarkStart w:id="107" w:name="_Toc239980606"/>
      <w:r w:rsidRPr="00FE4F0E">
        <w:rPr>
          <w:rFonts w:cs="Times New Roman"/>
          <w:bCs/>
          <w:color w:val="132040" w:themeColor="accent1" w:themeShade="BF"/>
          <w:sz w:val="24"/>
          <w:szCs w:val="26"/>
        </w:rPr>
        <w:t>API composition / aggregation (SFINT2)</w:t>
      </w:r>
      <w:bookmarkEnd w:id="106"/>
      <w:bookmarkEnd w:id="107"/>
    </w:p>
    <w:p w14:paraId="7AD82DE7" w14:textId="77777777" w:rsidR="0041138D" w:rsidRDefault="0041138D" w:rsidP="0041138D">
      <w:pPr>
        <w:spacing w:before="10" w:after="90"/>
        <w:rPr>
          <w:i/>
          <w:color w:val="5A6470"/>
          <w:szCs w:val="20"/>
        </w:rPr>
      </w:pPr>
      <w:r w:rsidRPr="0041138D">
        <w:rPr>
          <w:i/>
          <w:color w:val="5A6470"/>
          <w:szCs w:val="20"/>
        </w:rPr>
        <w:t>Assemble one coarse-grained business response from a few backend reads, so the consumer makes a single call.</w:t>
      </w:r>
    </w:p>
    <w:p w14:paraId="3C56055D" w14:textId="77777777" w:rsidR="001F6729" w:rsidRPr="0041138D" w:rsidRDefault="001F6729" w:rsidP="0041138D">
      <w:pPr>
        <w:spacing w:before="10" w:after="90"/>
        <w:rPr>
          <w:szCs w:val="20"/>
        </w:rPr>
      </w:pPr>
    </w:p>
    <w:p w14:paraId="5265F339" w14:textId="77777777" w:rsidR="0041138D" w:rsidRDefault="0041138D" w:rsidP="0041138D">
      <w:pPr>
        <w:spacing w:before="90" w:after="130"/>
        <w:jc w:val="center"/>
        <w:rPr>
          <w:szCs w:val="20"/>
        </w:rPr>
      </w:pPr>
      <w:r w:rsidRPr="0041138D">
        <w:rPr>
          <w:noProof/>
          <w:szCs w:val="20"/>
        </w:rPr>
        <w:drawing>
          <wp:inline distT="0" distB="0" distL="0" distR="0" wp14:anchorId="0A520C4C" wp14:editId="08AE8705">
            <wp:extent cx="5731510" cy="2559118"/>
            <wp:effectExtent l="0" t="0" r="2540" b="0"/>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21"/>
                    <a:stretch>
                      <a:fillRect/>
                    </a:stretch>
                  </pic:blipFill>
                  <pic:spPr>
                    <a:xfrm>
                      <a:off x="0" y="0"/>
                      <a:ext cx="5731510" cy="2559118"/>
                    </a:xfrm>
                    <a:prstGeom prst="rect">
                      <a:avLst/>
                    </a:prstGeom>
                  </pic:spPr>
                </pic:pic>
              </a:graphicData>
            </a:graphic>
          </wp:inline>
        </w:drawing>
      </w:r>
    </w:p>
    <w:p w14:paraId="6BBEEB9C" w14:textId="77777777" w:rsidR="001F6729" w:rsidRPr="0041138D" w:rsidRDefault="001F6729" w:rsidP="0041138D">
      <w:pPr>
        <w:spacing w:before="90" w:after="130"/>
        <w:jc w:val="center"/>
        <w:rPr>
          <w:szCs w:val="20"/>
        </w:rPr>
      </w:pPr>
    </w:p>
    <w:p w14:paraId="2C30B8BC"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servicing screen needs a "client 360" view whose data lives across three systems. Making the consumer call all three couples it to three contracts and three failure modes; doing the joins in the browser is worse.</w:t>
      </w:r>
    </w:p>
    <w:p w14:paraId="642BD4C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Exposing a single composed API on APIM backed by a Function that fans out to the underlying systems, assembles a coarse-grained response and returns it. The composition stays read-mostly and business-shaped, SOA granularity, not a mesh of fine-grained calls.</w:t>
      </w:r>
    </w:p>
    <w:p w14:paraId="008E668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needs one logical business object drawn from two or three sources and a single round-trip materially simplifies the caller.</w:t>
      </w:r>
    </w:p>
    <w:p w14:paraId="7201190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composition needs transactional writes or long-running steps (orchestrate), or the need is to fan out to many fine-grained services, that is a granularity problem to fix, not to aggregate around.</w:t>
      </w:r>
    </w:p>
    <w:p w14:paraId="2F29C0F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6FDBA0C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is hosted as a shared service, with workload services deployed in their own workload boundaries. All communication remains internal, using private connectivity, managed identities, and TLS encryption end-to-end. No services are exposed directly to the internet.</w:t>
      </w:r>
    </w:p>
    <w:p w14:paraId="57B3300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Fine-grained, chatty aggregation that recreates a distributed monolith; pushing heavy composition into APIM policies instead of a Function.</w:t>
      </w:r>
    </w:p>
    <w:p w14:paraId="1047736A" w14:textId="77777777" w:rsidR="0041138D" w:rsidRPr="0041138D" w:rsidRDefault="0041138D" w:rsidP="0041138D">
      <w:pPr>
        <w:spacing w:before="40" w:after="110"/>
        <w:ind w:left="360"/>
        <w:rPr>
          <w:szCs w:val="20"/>
        </w:rPr>
      </w:pPr>
      <w:r w:rsidRPr="0041138D">
        <w:rPr>
          <w:szCs w:val="20"/>
        </w:rPr>
        <w:t>In practice. 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7E1015D4" w14:textId="77777777" w:rsidR="0041138D" w:rsidRPr="0041138D" w:rsidRDefault="0041138D" w:rsidP="0041138D">
      <w:pPr>
        <w:spacing w:before="40" w:after="110"/>
        <w:ind w:left="360"/>
        <w:rPr>
          <w:szCs w:val="20"/>
        </w:rPr>
      </w:pPr>
    </w:p>
    <w:p w14:paraId="4A22635F" w14:textId="26BE85AC" w:rsidR="0041138D" w:rsidRPr="00FE4F0E" w:rsidRDefault="0041138D" w:rsidP="0041138D">
      <w:pPr>
        <w:pStyle w:val="Heading3"/>
        <w:rPr>
          <w:rFonts w:cs="Times New Roman"/>
          <w:bCs/>
          <w:color w:val="132040" w:themeColor="accent1" w:themeShade="BF"/>
          <w:sz w:val="24"/>
          <w:szCs w:val="26"/>
        </w:rPr>
      </w:pPr>
      <w:bookmarkStart w:id="108" w:name="_Toc239852300"/>
      <w:bookmarkStart w:id="109" w:name="_Toc239980607"/>
      <w:r w:rsidRPr="00FE4F0E">
        <w:rPr>
          <w:rFonts w:cs="Times New Roman"/>
          <w:bCs/>
          <w:color w:val="132040" w:themeColor="accent1" w:themeShade="BF"/>
          <w:sz w:val="24"/>
          <w:szCs w:val="26"/>
        </w:rPr>
        <w:t>Protocol / format mediation (SFINT3)</w:t>
      </w:r>
      <w:bookmarkEnd w:id="108"/>
      <w:bookmarkEnd w:id="109"/>
    </w:p>
    <w:p w14:paraId="244B0902" w14:textId="77777777" w:rsidR="0041138D" w:rsidRDefault="0041138D" w:rsidP="0041138D">
      <w:pPr>
        <w:spacing w:before="10" w:after="90"/>
        <w:rPr>
          <w:i/>
          <w:color w:val="5A6470"/>
          <w:szCs w:val="20"/>
        </w:rPr>
      </w:pPr>
      <w:r w:rsidRPr="0041138D">
        <w:rPr>
          <w:i/>
          <w:color w:val="5A6470"/>
          <w:szCs w:val="20"/>
        </w:rPr>
        <w:t>Translate a legacy protocol to REST/JSON at the edge so modern consumers stay clean.</w:t>
      </w:r>
    </w:p>
    <w:p w14:paraId="0E1407C9" w14:textId="77777777" w:rsidR="00DE0875" w:rsidRPr="0041138D" w:rsidRDefault="00DE0875" w:rsidP="0041138D">
      <w:pPr>
        <w:spacing w:before="10" w:after="90"/>
        <w:rPr>
          <w:szCs w:val="20"/>
        </w:rPr>
      </w:pPr>
    </w:p>
    <w:p w14:paraId="6DA54EDE" w14:textId="77777777" w:rsidR="0041138D" w:rsidRPr="0041138D" w:rsidRDefault="0041138D" w:rsidP="0041138D">
      <w:pPr>
        <w:spacing w:before="90" w:after="130"/>
        <w:jc w:val="center"/>
        <w:rPr>
          <w:szCs w:val="20"/>
        </w:rPr>
      </w:pPr>
      <w:r w:rsidRPr="0041138D">
        <w:rPr>
          <w:noProof/>
          <w:szCs w:val="20"/>
        </w:rPr>
        <w:drawing>
          <wp:inline distT="0" distB="0" distL="0" distR="0" wp14:anchorId="2A7E8244" wp14:editId="52582E10">
            <wp:extent cx="5731510" cy="987841"/>
            <wp:effectExtent l="0" t="0" r="2540" b="3175"/>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31510" cy="987841"/>
                    </a:xfrm>
                    <a:prstGeom prst="rect">
                      <a:avLst/>
                    </a:prstGeom>
                    <a:noFill/>
                  </pic:spPr>
                </pic:pic>
              </a:graphicData>
            </a:graphic>
          </wp:inline>
        </w:drawing>
      </w:r>
    </w:p>
    <w:p w14:paraId="79CF7CE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Standardising the estate on REST/JSON and need to front a legacy protocol.</w:t>
      </w:r>
    </w:p>
    <w:p w14:paraId="27F6A2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requirement is really business transformation rather than protocol translation, that is implementation logic and belongs in a Function with tests, not in a mediation policy.</w:t>
      </w:r>
    </w:p>
    <w:p w14:paraId="3BCB7FB8"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08EF8A84"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14:paraId="68A1A72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Business rules embedded in the translation layer; unbounded transformation inside APIM policies.</w:t>
      </w:r>
    </w:p>
    <w:p w14:paraId="1C9705D3"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cloud-native application requires access to a reinsurance capability exposed through a legacy SOAP/XML interface. Protocol mediation presents the capability through a REST/JSON contract while isolating legacy implementation details from consuming applications.</w:t>
      </w:r>
    </w:p>
    <w:p w14:paraId="2683252F" w14:textId="77777777" w:rsidR="00DE0875" w:rsidRDefault="00DE0875" w:rsidP="0041138D">
      <w:pPr>
        <w:spacing w:before="40" w:after="110"/>
        <w:ind w:left="360"/>
        <w:rPr>
          <w:szCs w:val="20"/>
        </w:rPr>
      </w:pPr>
    </w:p>
    <w:p w14:paraId="0B4674D4" w14:textId="77777777" w:rsidR="00DE0875" w:rsidRDefault="00DE0875" w:rsidP="0041138D">
      <w:pPr>
        <w:spacing w:before="40" w:after="110"/>
        <w:ind w:left="360"/>
        <w:rPr>
          <w:szCs w:val="20"/>
        </w:rPr>
      </w:pPr>
    </w:p>
    <w:p w14:paraId="7CF2AC1E" w14:textId="77777777" w:rsidR="00DE0875" w:rsidRDefault="00DE0875" w:rsidP="0041138D">
      <w:pPr>
        <w:spacing w:before="40" w:after="110"/>
        <w:ind w:left="360"/>
        <w:rPr>
          <w:szCs w:val="20"/>
        </w:rPr>
      </w:pPr>
    </w:p>
    <w:p w14:paraId="1E020644" w14:textId="77777777" w:rsidR="00DE0875" w:rsidRDefault="00DE0875" w:rsidP="0041138D">
      <w:pPr>
        <w:spacing w:before="40" w:after="110"/>
        <w:ind w:left="360"/>
        <w:rPr>
          <w:szCs w:val="20"/>
        </w:rPr>
      </w:pPr>
    </w:p>
    <w:p w14:paraId="64EA2AB6" w14:textId="77777777" w:rsidR="00DE0875" w:rsidRDefault="00DE0875" w:rsidP="0041138D">
      <w:pPr>
        <w:spacing w:before="40" w:after="110"/>
        <w:ind w:left="360"/>
        <w:rPr>
          <w:szCs w:val="20"/>
        </w:rPr>
      </w:pPr>
    </w:p>
    <w:p w14:paraId="68C72406" w14:textId="7E4A8AC0" w:rsidR="0041138D" w:rsidRDefault="0041138D" w:rsidP="00FE4F0E">
      <w:pPr>
        <w:pStyle w:val="Heading2"/>
        <w:rPr>
          <w:bCs w:val="0"/>
        </w:rPr>
      </w:pPr>
      <w:bookmarkStart w:id="110" w:name="_Toc239852302"/>
      <w:bookmarkStart w:id="111" w:name="_Toc239980608"/>
      <w:bookmarkStart w:id="112" w:name="_Toc240018798"/>
      <w:r w:rsidRPr="00FE4F0E">
        <w:rPr>
          <w:bCs w:val="0"/>
        </w:rPr>
        <w:t>Messaging Patterns</w:t>
      </w:r>
      <w:bookmarkEnd w:id="110"/>
      <w:bookmarkEnd w:id="111"/>
      <w:bookmarkEnd w:id="112"/>
    </w:p>
    <w:p w14:paraId="6D0EAC30" w14:textId="77777777" w:rsidR="00FE4F0E" w:rsidRPr="00FE4F0E" w:rsidRDefault="00FE4F0E" w:rsidP="00FE4F0E"/>
    <w:p w14:paraId="3ABDF91C" w14:textId="09AE005B" w:rsidR="0041138D" w:rsidRPr="00FE4F0E" w:rsidRDefault="0041138D" w:rsidP="0041138D">
      <w:pPr>
        <w:pStyle w:val="Heading3"/>
        <w:rPr>
          <w:rFonts w:cs="Times New Roman"/>
          <w:bCs/>
          <w:color w:val="132040" w:themeColor="accent1" w:themeShade="BF"/>
          <w:sz w:val="24"/>
          <w:szCs w:val="26"/>
        </w:rPr>
      </w:pPr>
      <w:bookmarkStart w:id="113" w:name="_Toc239852303"/>
      <w:bookmarkStart w:id="114" w:name="_Toc239980609"/>
      <w:r w:rsidRPr="00FE4F0E">
        <w:rPr>
          <w:rFonts w:cs="Times New Roman"/>
          <w:bCs/>
          <w:color w:val="132040" w:themeColor="accent1" w:themeShade="BF"/>
          <w:sz w:val="24"/>
          <w:szCs w:val="26"/>
        </w:rPr>
        <w:t>Queue-based load levelling (SFINT4)</w:t>
      </w:r>
      <w:bookmarkEnd w:id="113"/>
      <w:bookmarkEnd w:id="114"/>
    </w:p>
    <w:p w14:paraId="250A7579" w14:textId="77777777" w:rsidR="0041138D" w:rsidRDefault="0041138D" w:rsidP="0041138D">
      <w:pPr>
        <w:spacing w:before="10" w:after="90"/>
        <w:rPr>
          <w:i/>
          <w:color w:val="5A6470"/>
          <w:szCs w:val="20"/>
        </w:rPr>
      </w:pPr>
      <w:r w:rsidRPr="0041138D">
        <w:rPr>
          <w:i/>
          <w:color w:val="5A6470"/>
          <w:szCs w:val="20"/>
        </w:rPr>
        <w:t>Put a queue between a spiky producer and a limited backend so load is absorbed, not amplified.</w:t>
      </w:r>
    </w:p>
    <w:p w14:paraId="66BFA7D6" w14:textId="77777777" w:rsidR="00DE0875" w:rsidRPr="0041138D" w:rsidRDefault="00DE0875" w:rsidP="0041138D">
      <w:pPr>
        <w:spacing w:before="10" w:after="90"/>
        <w:rPr>
          <w:szCs w:val="20"/>
        </w:rPr>
      </w:pPr>
    </w:p>
    <w:p w14:paraId="1D4975AE" w14:textId="77777777" w:rsidR="0041138D" w:rsidRPr="0041138D" w:rsidRDefault="0041138D" w:rsidP="0041138D">
      <w:pPr>
        <w:spacing w:before="90" w:after="130"/>
        <w:jc w:val="center"/>
        <w:rPr>
          <w:szCs w:val="20"/>
        </w:rPr>
      </w:pPr>
      <w:r w:rsidRPr="0041138D">
        <w:rPr>
          <w:noProof/>
          <w:szCs w:val="20"/>
        </w:rPr>
        <w:drawing>
          <wp:inline distT="0" distB="0" distL="0" distR="0" wp14:anchorId="1BEC00F8" wp14:editId="47EDE5D0">
            <wp:extent cx="5731510" cy="1580800"/>
            <wp:effectExtent l="0" t="0" r="2540" b="6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23"/>
                    <a:stretch>
                      <a:fillRect/>
                    </a:stretch>
                  </pic:blipFill>
                  <pic:spPr bwMode="auto">
                    <a:xfrm>
                      <a:off x="0" y="0"/>
                      <a:ext cx="5731510" cy="1580800"/>
                    </a:xfrm>
                    <a:prstGeom prst="rect">
                      <a:avLst/>
                    </a:prstGeom>
                    <a:solidFill>
                      <a:sysClr val="windowText" lastClr="000000"/>
                    </a:solidFill>
                  </pic:spPr>
                </pic:pic>
              </a:graphicData>
            </a:graphic>
          </wp:inline>
        </w:drawing>
      </w:r>
      <w:r w:rsidRPr="0041138D">
        <w:rPr>
          <w:szCs w:val="20"/>
        </w:rPr>
        <w:br/>
      </w:r>
    </w:p>
    <w:p w14:paraId="26345C1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producer generates work at a higher rate than a consuming system can process it. Tight coupling between producer and consumer can result in reduced availability, processing bottlenecks and failure propagation during periods of increased load.</w:t>
      </w:r>
    </w:p>
    <w:p w14:paraId="41BCD96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Introduce a Service Bus queue between the producer and the backend so each run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time, and a backend outage becomes a growing queue rather than a wave of errors.</w:t>
      </w:r>
    </w:p>
    <w:p w14:paraId="04EE4853"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producer is spikier or faster than the consumer, or the backend's availability must be decoupled from producer load.</w:t>
      </w:r>
    </w:p>
    <w:p w14:paraId="4459593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caller needs an immediate answer (request/response), the input being ingested is a high-volume telemetry (Event Hubs).</w:t>
      </w:r>
    </w:p>
    <w:p w14:paraId="32BF79C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 xml:space="preserve">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 </w:t>
      </w:r>
    </w:p>
    <w:p w14:paraId="76AEA97E"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25A93273"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Hammering a fragile backend synchronously; ignoring the dead-letter queue; reaching for storage queues when sessions, DLQ and richer delivery semantics are needed</w:t>
      </w:r>
    </w:p>
    <w:p w14:paraId="67011A00"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p>
    <w:p w14:paraId="62948AA5" w14:textId="77777777" w:rsidR="00DE0875" w:rsidRDefault="00DE0875" w:rsidP="0041138D">
      <w:pPr>
        <w:spacing w:before="40" w:after="110"/>
        <w:ind w:left="360"/>
        <w:rPr>
          <w:szCs w:val="20"/>
        </w:rPr>
      </w:pPr>
    </w:p>
    <w:p w14:paraId="153C07C4" w14:textId="77777777" w:rsidR="00DE0875" w:rsidRDefault="00DE0875" w:rsidP="0041138D">
      <w:pPr>
        <w:spacing w:before="40" w:after="110"/>
        <w:ind w:left="360"/>
        <w:rPr>
          <w:szCs w:val="20"/>
        </w:rPr>
      </w:pPr>
    </w:p>
    <w:p w14:paraId="0D1E1C46" w14:textId="77777777" w:rsidR="00DE0875" w:rsidRDefault="00DE0875" w:rsidP="0041138D">
      <w:pPr>
        <w:spacing w:before="40" w:after="110"/>
        <w:ind w:left="360"/>
        <w:rPr>
          <w:szCs w:val="20"/>
        </w:rPr>
      </w:pPr>
    </w:p>
    <w:p w14:paraId="049D5854" w14:textId="77777777" w:rsidR="00DE0875" w:rsidRDefault="00DE0875" w:rsidP="0041138D">
      <w:pPr>
        <w:spacing w:before="40" w:after="110"/>
        <w:ind w:left="360"/>
        <w:rPr>
          <w:szCs w:val="20"/>
        </w:rPr>
      </w:pPr>
    </w:p>
    <w:p w14:paraId="34C9AE21" w14:textId="77777777" w:rsidR="00DE0875" w:rsidRDefault="00DE0875" w:rsidP="0041138D">
      <w:pPr>
        <w:spacing w:before="40" w:after="110"/>
        <w:ind w:left="360"/>
        <w:rPr>
          <w:szCs w:val="20"/>
        </w:rPr>
      </w:pPr>
    </w:p>
    <w:p w14:paraId="79EE5AA0" w14:textId="77777777" w:rsidR="00DE0875" w:rsidRDefault="00DE0875" w:rsidP="0041138D">
      <w:pPr>
        <w:spacing w:before="40" w:after="110"/>
        <w:ind w:left="360"/>
        <w:rPr>
          <w:szCs w:val="20"/>
        </w:rPr>
      </w:pPr>
    </w:p>
    <w:p w14:paraId="484287DD" w14:textId="77777777" w:rsidR="00DE0875" w:rsidRPr="0041138D" w:rsidRDefault="00DE0875" w:rsidP="0041138D">
      <w:pPr>
        <w:spacing w:before="40" w:after="110"/>
        <w:ind w:left="360"/>
        <w:rPr>
          <w:szCs w:val="20"/>
        </w:rPr>
      </w:pPr>
    </w:p>
    <w:p w14:paraId="304F62FE" w14:textId="0D3FF400" w:rsidR="0041138D" w:rsidRPr="00FE4F0E" w:rsidRDefault="0041138D" w:rsidP="0041138D">
      <w:pPr>
        <w:pStyle w:val="Heading3"/>
        <w:rPr>
          <w:rFonts w:cs="Times New Roman"/>
          <w:bCs/>
          <w:color w:val="132040" w:themeColor="accent1" w:themeShade="BF"/>
          <w:sz w:val="24"/>
          <w:szCs w:val="26"/>
        </w:rPr>
      </w:pPr>
      <w:bookmarkStart w:id="115" w:name="_Toc239852304"/>
      <w:bookmarkStart w:id="116" w:name="_Toc239980610"/>
      <w:r w:rsidRPr="00FE4F0E">
        <w:rPr>
          <w:rFonts w:cs="Times New Roman"/>
          <w:bCs/>
          <w:color w:val="132040" w:themeColor="accent1" w:themeShade="BF"/>
          <w:sz w:val="24"/>
          <w:szCs w:val="26"/>
        </w:rPr>
        <w:t>Competing consumers (SFINT5)</w:t>
      </w:r>
      <w:bookmarkEnd w:id="115"/>
      <w:bookmarkEnd w:id="116"/>
    </w:p>
    <w:p w14:paraId="709580D0" w14:textId="77777777" w:rsidR="0041138D" w:rsidRDefault="0041138D" w:rsidP="0041138D">
      <w:pPr>
        <w:spacing w:before="10" w:after="90"/>
        <w:rPr>
          <w:i/>
          <w:color w:val="5A6470"/>
          <w:szCs w:val="20"/>
        </w:rPr>
      </w:pPr>
      <w:r w:rsidRPr="0041138D">
        <w:rPr>
          <w:i/>
          <w:color w:val="5A6470"/>
          <w:szCs w:val="20"/>
        </w:rPr>
        <w:t>Scale out throughput by letting several workers pull from one queue.</w:t>
      </w:r>
    </w:p>
    <w:p w14:paraId="63AAAF39" w14:textId="77777777" w:rsidR="00DE0875" w:rsidRPr="0041138D" w:rsidRDefault="00DE0875" w:rsidP="0041138D">
      <w:pPr>
        <w:spacing w:before="10" w:after="90"/>
        <w:rPr>
          <w:szCs w:val="20"/>
        </w:rPr>
      </w:pPr>
    </w:p>
    <w:p w14:paraId="327BA3E6" w14:textId="77777777" w:rsidR="0041138D" w:rsidRPr="0041138D" w:rsidRDefault="0041138D" w:rsidP="0041138D">
      <w:pPr>
        <w:spacing w:before="90" w:after="130"/>
        <w:jc w:val="center"/>
        <w:rPr>
          <w:szCs w:val="20"/>
        </w:rPr>
      </w:pPr>
      <w:r w:rsidRPr="0041138D">
        <w:rPr>
          <w:noProof/>
          <w:szCs w:val="20"/>
        </w:rPr>
        <w:drawing>
          <wp:inline distT="0" distB="0" distL="0" distR="0" wp14:anchorId="0C962D7D" wp14:editId="785BCE7A">
            <wp:extent cx="5731510" cy="2169949"/>
            <wp:effectExtent l="0" t="0" r="2540" b="1905"/>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24"/>
                    <a:stretch>
                      <a:fillRect/>
                    </a:stretch>
                  </pic:blipFill>
                  <pic:spPr bwMode="auto">
                    <a:xfrm>
                      <a:off x="0" y="0"/>
                      <a:ext cx="5731510" cy="2169949"/>
                    </a:xfrm>
                    <a:prstGeom prst="rect">
                      <a:avLst/>
                    </a:prstGeom>
                    <a:solidFill>
                      <a:sysClr val="windowText" lastClr="000000"/>
                    </a:solidFill>
                  </pic:spPr>
                </pic:pic>
              </a:graphicData>
            </a:graphic>
          </wp:inline>
        </w:drawing>
      </w:r>
    </w:p>
    <w:p w14:paraId="4C4B7D9B"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single consumer instance is unable to process incoming work at the required rate. As message volumes increase, processing latency and queue backlogs can grow, limiting overall throughput and responsiveness.</w:t>
      </w:r>
    </w:p>
    <w:p w14:paraId="071E6EF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Multiple consumer instances process messages from a shared queue in parallel. Service Bus distributes messages across available consumers, enabling horizontal scale-out while maintaining controlled processing.</w:t>
      </w:r>
    </w:p>
    <w:p w14:paraId="3594A4E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Throughput exceeds a single consumer, and the work items are independent and  can be run in parallel.</w:t>
      </w:r>
    </w:p>
    <w:p w14:paraId="2287B060"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Strict global ordering without sessions is needed, or workers must share mutable state.</w:t>
      </w:r>
    </w:p>
    <w:p w14:paraId="4A86270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 delivery is still a possibility; therefore, consumers should be idempotent. Monitor for hot sessions that serialise work and cap the scale-out. To address this auto scale on queue depth rather than CPU.</w:t>
      </w:r>
    </w:p>
    <w:p w14:paraId="1793C3FC"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the Function pool in spokes, internal. Within Azure: Private Endpoint, managed identity with least-privilege RBAC, TLS. Outside Azure: none.</w:t>
      </w:r>
    </w:p>
    <w:p w14:paraId="1AD253D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ordering without sessions or sharing mutable state between workers.</w:t>
      </w:r>
    </w:p>
    <w:p w14:paraId="11E843C4"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backlog of document-processing jobs is cleared by an autoscaling pool of Function workers.</w:t>
      </w:r>
    </w:p>
    <w:p w14:paraId="167C810F" w14:textId="77777777" w:rsidR="0041138D" w:rsidRPr="0041138D" w:rsidRDefault="0041138D" w:rsidP="0041138D">
      <w:pPr>
        <w:spacing w:after="150"/>
        <w:rPr>
          <w:szCs w:val="20"/>
        </w:rPr>
      </w:pPr>
    </w:p>
    <w:p w14:paraId="416FE189" w14:textId="69804CFC" w:rsidR="0041138D" w:rsidRPr="00FE4F0E" w:rsidRDefault="0041138D" w:rsidP="0041138D">
      <w:pPr>
        <w:pStyle w:val="Heading3"/>
        <w:rPr>
          <w:rFonts w:cs="Times New Roman"/>
          <w:bCs/>
          <w:color w:val="132040" w:themeColor="accent1" w:themeShade="BF"/>
          <w:sz w:val="24"/>
          <w:szCs w:val="26"/>
        </w:rPr>
      </w:pPr>
      <w:bookmarkStart w:id="117" w:name="_Toc239852305"/>
      <w:bookmarkStart w:id="118" w:name="_Toc239980611"/>
      <w:r w:rsidRPr="00FE4F0E">
        <w:rPr>
          <w:rFonts w:cs="Times New Roman"/>
          <w:bCs/>
          <w:color w:val="132040" w:themeColor="accent1" w:themeShade="BF"/>
          <w:sz w:val="24"/>
          <w:szCs w:val="26"/>
        </w:rPr>
        <w:t>Asynchronous request-reply (SFINT6)</w:t>
      </w:r>
      <w:bookmarkEnd w:id="117"/>
      <w:bookmarkEnd w:id="118"/>
    </w:p>
    <w:p w14:paraId="7C2C0A60" w14:textId="77777777" w:rsidR="0041138D" w:rsidRDefault="0041138D" w:rsidP="0041138D">
      <w:pPr>
        <w:spacing w:before="10" w:after="90"/>
        <w:rPr>
          <w:i/>
          <w:color w:val="5A6470"/>
          <w:szCs w:val="20"/>
        </w:rPr>
      </w:pPr>
      <w:r w:rsidRPr="0041138D">
        <w:rPr>
          <w:i/>
          <w:color w:val="5A6470"/>
          <w:szCs w:val="20"/>
        </w:rPr>
        <w:t>Accept now, answer later, a 201/202 and a status endpoint instead of a held-open connection.</w:t>
      </w:r>
    </w:p>
    <w:p w14:paraId="75B0339D" w14:textId="77777777" w:rsidR="00DE0875" w:rsidRPr="0041138D" w:rsidRDefault="00DE0875" w:rsidP="0041138D">
      <w:pPr>
        <w:spacing w:before="10" w:after="90"/>
        <w:rPr>
          <w:szCs w:val="20"/>
        </w:rPr>
      </w:pPr>
    </w:p>
    <w:p w14:paraId="4096FB43" w14:textId="77777777" w:rsidR="0041138D" w:rsidRDefault="0041138D" w:rsidP="0041138D">
      <w:pPr>
        <w:spacing w:before="90" w:after="130"/>
        <w:jc w:val="center"/>
        <w:rPr>
          <w:szCs w:val="20"/>
        </w:rPr>
      </w:pPr>
      <w:r w:rsidRPr="0041138D">
        <w:rPr>
          <w:noProof/>
          <w:szCs w:val="20"/>
        </w:rPr>
        <w:drawing>
          <wp:inline distT="0" distB="0" distL="0" distR="0" wp14:anchorId="750D15C1" wp14:editId="12087BA3">
            <wp:extent cx="5731510" cy="1387168"/>
            <wp:effectExtent l="0" t="0" r="2540" b="381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25"/>
                    <a:stretch>
                      <a:fillRect/>
                    </a:stretch>
                  </pic:blipFill>
                  <pic:spPr bwMode="auto">
                    <a:xfrm>
                      <a:off x="0" y="0"/>
                      <a:ext cx="5731510" cy="1387168"/>
                    </a:xfrm>
                    <a:prstGeom prst="rect">
                      <a:avLst/>
                    </a:prstGeom>
                    <a:solidFill>
                      <a:sysClr val="windowText" lastClr="000000"/>
                    </a:solidFill>
                  </pic:spPr>
                </pic:pic>
              </a:graphicData>
            </a:graphic>
          </wp:inline>
        </w:drawing>
      </w:r>
    </w:p>
    <w:p w14:paraId="34B6C3DC" w14:textId="77777777" w:rsidR="00A51282" w:rsidRPr="0041138D" w:rsidRDefault="00A51282" w:rsidP="0041138D">
      <w:pPr>
        <w:spacing w:before="90" w:after="130"/>
        <w:jc w:val="center"/>
        <w:rPr>
          <w:szCs w:val="20"/>
        </w:rPr>
      </w:pPr>
    </w:p>
    <w:p w14:paraId="7B3212E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consumer wants a result from an operation that takes too long to hold a synchronous HTTP connection open for.</w:t>
      </w:r>
    </w:p>
    <w:p w14:paraId="4B0B1DE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APIM accepts the request, returns 201/202 with a status URL and a correlation id, and drops the work on a queue. A Function processes it and updates a status store or calls back; the caller polls the status endpoint or receives the callback.</w:t>
      </w:r>
    </w:p>
    <w:p w14:paraId="0486EA9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operation is too long for a synchronous reply, but the caller still needs the eventual result.</w:t>
      </w:r>
    </w:p>
    <w:p w14:paraId="46E20A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result is instant (synchronous) or there is no way to correlate request and reply.</w:t>
      </w:r>
    </w:p>
    <w:p w14:paraId="68B6EF8E"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This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p>
    <w:p w14:paraId="4D11135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APIM (shared), Service Bus and Function (spokes), internal. Within Azure: Private Endpoints, managed identity, TLS, the correlation id carries no secret material. Outside Azure: none unless the caller is external, in which case the request and status endpoints are exposed through the edge (Network Edge Service, OAuth).</w:t>
      </w:r>
    </w:p>
    <w:p w14:paraId="2320F5D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Holding a synchronous connection open for minutes; omitting a correlation id.</w:t>
      </w:r>
    </w:p>
    <w:p w14:paraId="4284C44D"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7A6B8D78" w14:textId="77777777" w:rsidR="0041138D" w:rsidRPr="0041138D" w:rsidRDefault="0041138D" w:rsidP="0041138D">
      <w:pPr>
        <w:spacing w:before="40" w:after="110"/>
        <w:ind w:left="360"/>
        <w:rPr>
          <w:szCs w:val="20"/>
        </w:rPr>
      </w:pPr>
    </w:p>
    <w:p w14:paraId="0B1F2A16" w14:textId="7A164718" w:rsidR="0041138D" w:rsidRPr="00FE4F0E" w:rsidRDefault="0041138D" w:rsidP="0041138D">
      <w:pPr>
        <w:pStyle w:val="Heading3"/>
        <w:rPr>
          <w:rFonts w:cs="Times New Roman"/>
          <w:bCs/>
          <w:color w:val="132040" w:themeColor="accent1" w:themeShade="BF"/>
          <w:sz w:val="24"/>
          <w:szCs w:val="26"/>
        </w:rPr>
      </w:pPr>
      <w:bookmarkStart w:id="119" w:name="_Toc239852306"/>
      <w:bookmarkStart w:id="120" w:name="_Toc239980612"/>
      <w:r w:rsidRPr="00FE4F0E">
        <w:rPr>
          <w:rFonts w:cs="Times New Roman"/>
          <w:bCs/>
          <w:color w:val="132040" w:themeColor="accent1" w:themeShade="BF"/>
          <w:sz w:val="24"/>
          <w:szCs w:val="26"/>
        </w:rPr>
        <w:t>Claim-check (SFINT7)</w:t>
      </w:r>
      <w:bookmarkEnd w:id="119"/>
      <w:bookmarkEnd w:id="120"/>
    </w:p>
    <w:p w14:paraId="459E3A46" w14:textId="77777777" w:rsidR="0041138D" w:rsidRDefault="0041138D" w:rsidP="0041138D">
      <w:pPr>
        <w:spacing w:before="10" w:after="90"/>
        <w:rPr>
          <w:i/>
          <w:color w:val="5A6470"/>
          <w:szCs w:val="20"/>
        </w:rPr>
      </w:pPr>
      <w:r w:rsidRPr="0041138D">
        <w:rPr>
          <w:i/>
          <w:color w:val="5A6470"/>
          <w:szCs w:val="20"/>
        </w:rPr>
        <w:t>Keep large payloads off the bus, pass a reference, store the body in Blob.</w:t>
      </w:r>
    </w:p>
    <w:p w14:paraId="61EB52BB" w14:textId="77777777" w:rsidR="00DE0875" w:rsidRPr="0041138D" w:rsidRDefault="00DE0875" w:rsidP="0041138D">
      <w:pPr>
        <w:spacing w:before="10" w:after="90"/>
        <w:rPr>
          <w:szCs w:val="20"/>
        </w:rPr>
      </w:pPr>
    </w:p>
    <w:p w14:paraId="622E76AE" w14:textId="77777777" w:rsidR="0041138D" w:rsidRPr="0041138D" w:rsidRDefault="0041138D" w:rsidP="0041138D">
      <w:pPr>
        <w:spacing w:before="90" w:after="130"/>
        <w:jc w:val="center"/>
        <w:rPr>
          <w:szCs w:val="20"/>
        </w:rPr>
      </w:pPr>
      <w:r w:rsidRPr="0041138D">
        <w:rPr>
          <w:noProof/>
          <w:szCs w:val="20"/>
        </w:rPr>
        <w:drawing>
          <wp:inline distT="0" distB="0" distL="0" distR="0" wp14:anchorId="6A7BCCB1" wp14:editId="2A689026">
            <wp:extent cx="5731510" cy="1580800"/>
            <wp:effectExtent l="0" t="0" r="2540" b="635"/>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1510" cy="1580800"/>
                    </a:xfrm>
                    <a:prstGeom prst="rect">
                      <a:avLst/>
                    </a:prstGeom>
                    <a:noFill/>
                  </pic:spPr>
                </pic:pic>
              </a:graphicData>
            </a:graphic>
          </wp:inline>
        </w:drawing>
      </w:r>
    </w:p>
    <w:p w14:paraId="2B8BD69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messaging-based integration needs to process payloads created by the producer that exceed recommended message sizes.</w:t>
      </w:r>
    </w:p>
    <w:p w14:paraId="2EB42F7B"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producer writes the payload to Blob storage and puts only a reference on the queue; the consumer reads the reference and fetches the body from blob. The messaging layer stays lean.</w:t>
      </w:r>
    </w:p>
    <w:p w14:paraId="518E463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Payloads approach or exceed message-size limits within an otherwise message-based flow.</w:t>
      </w:r>
    </w:p>
    <w:p w14:paraId="5A299A14"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Payloads are small enough to carry inline, or the data is really a bulk data-platform concern.</w:t>
      </w:r>
    </w:p>
    <w:p w14:paraId="0908DE24"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Reference and payload now have independent lifetimes, a lifecycle policy must purge transient blobs, to avoid cost increase, and the reference is ineffective if the blob has gone. The Blob should be reached over a Private Endpoint with RBAC; no account keys, no public SAS.</w:t>
      </w:r>
    </w:p>
    <w:p w14:paraId="343EBBA2"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65B1044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Large binaries on the bus; public or long-lived SAS URLs to the payload.</w:t>
      </w:r>
    </w:p>
    <w:p w14:paraId="52FEDEA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bordereau, claims file or other large business document exceeds recommended message sizes for direct transport through the messaging platform. The document is stored in Blob Storage, while a reference is distributed through Service Bus for downstream processing and orchestration.</w:t>
      </w:r>
    </w:p>
    <w:p w14:paraId="5598E088" w14:textId="77777777" w:rsidR="00DE0875" w:rsidRPr="0041138D" w:rsidRDefault="00DE0875" w:rsidP="0041138D">
      <w:pPr>
        <w:spacing w:before="40" w:after="110"/>
        <w:ind w:left="360"/>
        <w:rPr>
          <w:szCs w:val="20"/>
        </w:rPr>
      </w:pPr>
    </w:p>
    <w:p w14:paraId="16AFAC78" w14:textId="43B264F8" w:rsidR="0041138D" w:rsidRPr="00FE4F0E" w:rsidRDefault="0041138D" w:rsidP="0041138D">
      <w:pPr>
        <w:pStyle w:val="Heading3"/>
        <w:rPr>
          <w:rFonts w:cs="Times New Roman"/>
          <w:bCs/>
          <w:color w:val="132040" w:themeColor="accent1" w:themeShade="BF"/>
          <w:sz w:val="24"/>
          <w:szCs w:val="26"/>
        </w:rPr>
      </w:pPr>
      <w:bookmarkStart w:id="121" w:name="_Toc239852307"/>
      <w:bookmarkStart w:id="122" w:name="_Toc239980613"/>
      <w:r w:rsidRPr="00FE4F0E">
        <w:rPr>
          <w:rFonts w:cs="Times New Roman"/>
          <w:bCs/>
          <w:color w:val="132040" w:themeColor="accent1" w:themeShade="BF"/>
          <w:sz w:val="24"/>
          <w:szCs w:val="26"/>
        </w:rPr>
        <w:t>Reliable messaging (SFINT8)</w:t>
      </w:r>
      <w:bookmarkEnd w:id="121"/>
      <w:bookmarkEnd w:id="122"/>
    </w:p>
    <w:p w14:paraId="6C78333C" w14:textId="77777777" w:rsidR="0041138D" w:rsidRDefault="0041138D" w:rsidP="0041138D">
      <w:pPr>
        <w:spacing w:before="10" w:after="90"/>
        <w:rPr>
          <w:i/>
          <w:color w:val="5A6470"/>
          <w:szCs w:val="20"/>
        </w:rPr>
      </w:pPr>
      <w:r w:rsidRPr="0041138D">
        <w:rPr>
          <w:i/>
          <w:color w:val="5A6470"/>
          <w:szCs w:val="20"/>
        </w:rPr>
        <w:t>For business-critical messages never lost and effectively processed once.</w:t>
      </w:r>
    </w:p>
    <w:p w14:paraId="18DF3FB7" w14:textId="77777777" w:rsidR="00DE0875" w:rsidRPr="0041138D" w:rsidRDefault="00DE0875" w:rsidP="0041138D">
      <w:pPr>
        <w:spacing w:before="10" w:after="90"/>
        <w:rPr>
          <w:szCs w:val="20"/>
        </w:rPr>
      </w:pPr>
    </w:p>
    <w:p w14:paraId="5A52751D" w14:textId="77777777" w:rsidR="0041138D" w:rsidRPr="0041138D" w:rsidRDefault="0041138D" w:rsidP="0041138D">
      <w:pPr>
        <w:spacing w:before="90" w:after="130"/>
        <w:jc w:val="center"/>
        <w:rPr>
          <w:szCs w:val="20"/>
        </w:rPr>
      </w:pPr>
      <w:r w:rsidRPr="0041138D">
        <w:rPr>
          <w:noProof/>
          <w:szCs w:val="20"/>
        </w:rPr>
        <w:drawing>
          <wp:inline distT="0" distB="0" distL="0" distR="0" wp14:anchorId="086EC039" wp14:editId="1BD109F3">
            <wp:extent cx="5731510" cy="987841"/>
            <wp:effectExtent l="0" t="0" r="2540" b="3175"/>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1510" cy="987841"/>
                    </a:xfrm>
                    <a:prstGeom prst="rect">
                      <a:avLst/>
                    </a:prstGeom>
                    <a:noFill/>
                  </pic:spPr>
                </pic:pic>
              </a:graphicData>
            </a:graphic>
          </wp:inline>
        </w:drawing>
      </w:r>
    </w:p>
    <w:p w14:paraId="2863BE2A"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messaging scenario requires reliable delivery and protection against duplicate processing, where message loss or repeated processing would result in operational, financial or data-integrity impacts.</w:t>
      </w:r>
    </w:p>
    <w:p w14:paraId="158328E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p>
    <w:p w14:paraId="63C5D381"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Message loss or double-processing has real financial or data-integrity impact.</w:t>
      </w:r>
    </w:p>
    <w:p w14:paraId="374FD9AD"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notification is best-effort and replaceable, use Event Grid.</w:t>
      </w:r>
    </w:p>
    <w:p w14:paraId="0D5E853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Duplicate-detection windows are finite; idempotent processing should remain the primary protection against duplicate message handling. Capacity and resilience should align to the required service level.</w:t>
      </w:r>
    </w:p>
    <w:p w14:paraId="7E292767"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Service Bus and consumer in spokes, internal. Within Azure: Private Endpoint, managed identity, TLS, idempotency keys carry no secrets. Outside Azure: none.</w:t>
      </w:r>
    </w:p>
    <w:p w14:paraId="0BD9A2D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Assuming transport-level exactly-once delivery guarantees and implementing consumers without idempotent processing controls.</w:t>
      </w:r>
    </w:p>
    <w:p w14:paraId="3749C949" w14:textId="77777777"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p>
    <w:p w14:paraId="7BD1FB24" w14:textId="77777777" w:rsidR="0041138D" w:rsidRPr="0041138D" w:rsidRDefault="0041138D" w:rsidP="0041138D">
      <w:pPr>
        <w:spacing w:after="150"/>
        <w:rPr>
          <w:szCs w:val="20"/>
        </w:rPr>
      </w:pPr>
    </w:p>
    <w:p w14:paraId="419C951B" w14:textId="2DD864AC" w:rsidR="0041138D" w:rsidRPr="00FE4F0E" w:rsidRDefault="0041138D" w:rsidP="0041138D">
      <w:pPr>
        <w:pStyle w:val="Heading3"/>
        <w:rPr>
          <w:rFonts w:cs="Times New Roman"/>
          <w:bCs/>
          <w:color w:val="132040" w:themeColor="accent1" w:themeShade="BF"/>
          <w:sz w:val="24"/>
          <w:szCs w:val="26"/>
        </w:rPr>
      </w:pPr>
      <w:bookmarkStart w:id="123" w:name="_Toc239852308"/>
      <w:bookmarkStart w:id="124" w:name="_Toc239980614"/>
      <w:r w:rsidRPr="00FE4F0E">
        <w:rPr>
          <w:rFonts w:cs="Times New Roman"/>
          <w:bCs/>
          <w:color w:val="132040" w:themeColor="accent1" w:themeShade="BF"/>
          <w:sz w:val="24"/>
          <w:szCs w:val="26"/>
        </w:rPr>
        <w:t>Scheduled / timed trigger (SFINT9)</w:t>
      </w:r>
      <w:bookmarkEnd w:id="123"/>
      <w:bookmarkEnd w:id="124"/>
    </w:p>
    <w:p w14:paraId="2F10FE8F" w14:textId="77777777" w:rsidR="0041138D" w:rsidRDefault="0041138D" w:rsidP="0041138D">
      <w:pPr>
        <w:spacing w:before="10" w:after="90"/>
        <w:rPr>
          <w:i/>
          <w:iCs/>
          <w:color w:val="5A6470"/>
          <w:szCs w:val="20"/>
        </w:rPr>
      </w:pPr>
      <w:r w:rsidRPr="0041138D">
        <w:rPr>
          <w:i/>
          <w:iCs/>
          <w:color w:val="5A6470"/>
          <w:szCs w:val="20"/>
        </w:rPr>
        <w:t>Kick off integration work on a clock when there is no event to react to.</w:t>
      </w:r>
    </w:p>
    <w:p w14:paraId="521DCE7C" w14:textId="77777777" w:rsidR="00DE0875" w:rsidRPr="0041138D" w:rsidRDefault="00DE0875" w:rsidP="0041138D">
      <w:pPr>
        <w:spacing w:before="10" w:after="90"/>
        <w:rPr>
          <w:szCs w:val="20"/>
        </w:rPr>
      </w:pPr>
    </w:p>
    <w:p w14:paraId="3A026DF2" w14:textId="77777777" w:rsidR="0041138D" w:rsidRPr="0041138D" w:rsidRDefault="0041138D" w:rsidP="0041138D">
      <w:pPr>
        <w:spacing w:before="90" w:after="130"/>
        <w:jc w:val="center"/>
        <w:rPr>
          <w:szCs w:val="20"/>
        </w:rPr>
      </w:pPr>
      <w:r w:rsidRPr="0041138D">
        <w:rPr>
          <w:noProof/>
          <w:szCs w:val="20"/>
        </w:rPr>
        <w:drawing>
          <wp:inline distT="0" distB="0" distL="0" distR="0" wp14:anchorId="3D776E71" wp14:editId="29D4C39D">
            <wp:extent cx="5731510" cy="1103386"/>
            <wp:effectExtent l="0" t="0" r="2540" b="190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28"/>
                    <a:stretch>
                      <a:fillRect/>
                    </a:stretch>
                  </pic:blipFill>
                  <pic:spPr bwMode="auto">
                    <a:xfrm>
                      <a:off x="0" y="0"/>
                      <a:ext cx="5731510" cy="1103386"/>
                    </a:xfrm>
                    <a:prstGeom prst="rect">
                      <a:avLst/>
                    </a:prstGeom>
                    <a:solidFill>
                      <a:srgbClr val="2E5496"/>
                    </a:solidFill>
                  </pic:spPr>
                </pic:pic>
              </a:graphicData>
            </a:graphic>
          </wp:inline>
        </w:drawing>
      </w:r>
    </w:p>
    <w:p w14:paraId="0A40A70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Certain integrations are inherently time-based and require execution on a defined schedule. In these scenarios, event-driven approaches may not be available or appropriate.</w:t>
      </w:r>
    </w:p>
    <w:p w14:paraId="6D5436F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 xml:space="preserve">A Logic App (Standard)/Function recurrence trigger or web job fires on a schedule and runs the work, calling a Function or dropping messages on Service Bus for downstream processing. </w:t>
      </w:r>
    </w:p>
    <w:p w14:paraId="52CCAA5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The cadence is time-based (end-of-day, regulatory windows) or the source cannot notify and there is no event to subscribe to.</w:t>
      </w:r>
    </w:p>
    <w:p w14:paraId="10B0CAD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event source is available, or polling is being used to emulate near-real-time processing.</w:t>
      </w:r>
    </w:p>
    <w:p w14:paraId="69635DA5"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Schedules can result  into hidden coupling and surprise load spikes. Execution schedules should be documented, idempotent and monitored, with alerts configured for missed or failed runs.</w:t>
      </w:r>
    </w:p>
    <w:p w14:paraId="240C6938" w14:textId="46749432"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trigger runs in a workload spoke; the schedule is internal and crosses no boundary. Within Azure: managed identity to any Function/Service Bus it calls, Private Endpoints, TLS. Outside Azure: none, if a scheduled run reaches a partner (an extract), that egress follows the file-egress edge controls (</w:t>
      </w:r>
      <w:r w:rsidR="00122229">
        <w:rPr>
          <w:szCs w:val="20"/>
        </w:rPr>
        <w:t>SFINT20</w:t>
      </w:r>
      <w:r w:rsidRPr="0041138D">
        <w:rPr>
          <w:szCs w:val="20"/>
        </w:rPr>
        <w:t>).</w:t>
      </w:r>
    </w:p>
    <w:p w14:paraId="0B2D60DD"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Timer-polling a data source or folder to simulate real-time; overlapping runs with no idempotency; schedules scattered across teams with no visibility.</w:t>
      </w:r>
    </w:p>
    <w:p w14:paraId="66E9B7C1"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Financial reconciliation processes often run at defined business intervals rather than in response to events. A scheduled integration executes at the required time, identifies changes and distributes them for downstream processing and reporting.</w:t>
      </w:r>
    </w:p>
    <w:p w14:paraId="4F41C96B" w14:textId="77777777" w:rsidR="00DE0875" w:rsidRPr="0041138D" w:rsidRDefault="00DE0875" w:rsidP="0041138D">
      <w:pPr>
        <w:spacing w:before="40" w:after="110"/>
        <w:ind w:left="360"/>
        <w:rPr>
          <w:szCs w:val="20"/>
        </w:rPr>
      </w:pPr>
    </w:p>
    <w:p w14:paraId="2F3B4D2B" w14:textId="4671F545" w:rsidR="0041138D" w:rsidRDefault="00FE4F0E" w:rsidP="00FE4F0E">
      <w:pPr>
        <w:pStyle w:val="Heading2"/>
        <w:rPr>
          <w:bCs w:val="0"/>
        </w:rPr>
      </w:pPr>
      <w:bookmarkStart w:id="125" w:name="_Toc239852309"/>
      <w:bookmarkStart w:id="126" w:name="_Toc239980615"/>
      <w:bookmarkStart w:id="127" w:name="_Toc240018799"/>
      <w:r>
        <w:rPr>
          <w:bCs w:val="0"/>
        </w:rPr>
        <w:t>E</w:t>
      </w:r>
      <w:r w:rsidR="0041138D" w:rsidRPr="00FE4F0E">
        <w:rPr>
          <w:bCs w:val="0"/>
        </w:rPr>
        <w:t>vent Patterns</w:t>
      </w:r>
      <w:bookmarkEnd w:id="125"/>
      <w:bookmarkEnd w:id="126"/>
      <w:bookmarkEnd w:id="127"/>
    </w:p>
    <w:p w14:paraId="6EA987D9" w14:textId="77777777" w:rsidR="00FE4F0E" w:rsidRPr="00FE4F0E" w:rsidRDefault="00FE4F0E" w:rsidP="00FE4F0E"/>
    <w:p w14:paraId="110C2D3C" w14:textId="619AE782" w:rsidR="0041138D" w:rsidRPr="00FE4F0E" w:rsidRDefault="0041138D" w:rsidP="0041138D">
      <w:pPr>
        <w:pStyle w:val="Heading3"/>
        <w:rPr>
          <w:rFonts w:cs="Times New Roman"/>
          <w:bCs/>
          <w:color w:val="132040" w:themeColor="accent1" w:themeShade="BF"/>
          <w:sz w:val="24"/>
          <w:szCs w:val="26"/>
        </w:rPr>
      </w:pPr>
      <w:bookmarkStart w:id="128" w:name="_Toc239852310"/>
      <w:bookmarkStart w:id="129" w:name="_Toc239980616"/>
      <w:r w:rsidRPr="00FE4F0E">
        <w:rPr>
          <w:rFonts w:cs="Times New Roman"/>
          <w:bCs/>
          <w:color w:val="132040" w:themeColor="accent1" w:themeShade="BF"/>
          <w:sz w:val="24"/>
          <w:szCs w:val="26"/>
        </w:rPr>
        <w:t>Publish / subscribe fan-out (SFINT10)</w:t>
      </w:r>
      <w:bookmarkEnd w:id="128"/>
      <w:bookmarkEnd w:id="129"/>
    </w:p>
    <w:p w14:paraId="1B301CA2" w14:textId="77777777" w:rsidR="0041138D" w:rsidRDefault="0041138D" w:rsidP="0041138D">
      <w:pPr>
        <w:spacing w:before="10" w:after="90"/>
        <w:rPr>
          <w:i/>
          <w:color w:val="5A6470"/>
          <w:szCs w:val="20"/>
        </w:rPr>
      </w:pPr>
      <w:r w:rsidRPr="0041138D">
        <w:rPr>
          <w:i/>
          <w:color w:val="5A6470"/>
          <w:szCs w:val="20"/>
        </w:rPr>
        <w:t>Publish a business event once; let interested consumers subscribe independently.</w:t>
      </w:r>
    </w:p>
    <w:p w14:paraId="00272F56" w14:textId="77777777" w:rsidR="00DE0875" w:rsidRPr="0041138D" w:rsidRDefault="00DE0875" w:rsidP="0041138D">
      <w:pPr>
        <w:spacing w:before="10" w:after="90"/>
        <w:rPr>
          <w:szCs w:val="20"/>
        </w:rPr>
      </w:pPr>
    </w:p>
    <w:p w14:paraId="1FC7316B" w14:textId="77777777" w:rsidR="0041138D" w:rsidRPr="0041138D" w:rsidRDefault="0041138D" w:rsidP="0041138D">
      <w:pPr>
        <w:spacing w:before="90" w:after="130"/>
        <w:jc w:val="center"/>
        <w:rPr>
          <w:szCs w:val="20"/>
        </w:rPr>
      </w:pPr>
      <w:r w:rsidRPr="0041138D">
        <w:rPr>
          <w:noProof/>
          <w:szCs w:val="20"/>
        </w:rPr>
        <w:drawing>
          <wp:inline distT="0" distB="0" distL="0" distR="0" wp14:anchorId="62611A5A" wp14:editId="423CD100">
            <wp:extent cx="5731510" cy="2169949"/>
            <wp:effectExtent l="0" t="0" r="2540" b="1905"/>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1510" cy="2169949"/>
                    </a:xfrm>
                    <a:prstGeom prst="rect">
                      <a:avLst/>
                    </a:prstGeom>
                    <a:noFill/>
                  </pic:spPr>
                </pic:pic>
              </a:graphicData>
            </a:graphic>
          </wp:inline>
        </w:drawing>
      </w:r>
    </w:p>
    <w:p w14:paraId="37BFA30C"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consumers need to react to the same business event independently. Direct point-to-point integration between the publisher and each consumer increases coupling and creates additional maintenance overhead</w:t>
      </w:r>
    </w:p>
    <w:p w14:paraId="4DDEE0A5"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publisher emits an event to a Service Bus topic; each consumer owns a subscription with its own filter and dead-letter queue. Consumers come and go without the publisher knowing. This is the primary tool for eliminating point-to-point integration.</w:t>
      </w:r>
    </w:p>
    <w:p w14:paraId="7A5CF93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Several consumers must react to the same business event, and durable, filterable, independently-consumed delivery is required.</w:t>
      </w:r>
    </w:p>
    <w:p w14:paraId="5BD2E7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It is a lightweight reactive trigger with no durability need (Event Grid), or a high-volume stream (Event Hubs).</w:t>
      </w:r>
    </w:p>
    <w:p w14:paraId="4516CF0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Subscription growth should be governed and monitored. Each subscription should implement appropriate dead-letter handling, monitoring and alerting. Consumer backlogs should be monitored independently to prevent processing delays</w:t>
      </w:r>
    </w:p>
    <w:p w14:paraId="170FFD2F" w14:textId="77777777" w:rsidR="0041138D" w:rsidRPr="0041138D" w:rsidRDefault="0041138D" w:rsidP="0041138D">
      <w:pPr>
        <w:spacing w:before="40" w:after="110"/>
        <w:ind w:left="360"/>
        <w:rPr>
          <w:szCs w:val="20"/>
        </w:rPr>
      </w:pPr>
      <w:r w:rsidRPr="0041138D">
        <w:rPr>
          <w:b/>
          <w:color w:val="1F3864"/>
          <w:szCs w:val="20"/>
        </w:rPr>
        <w:t>Security boundary.</w:t>
      </w:r>
      <w:r w:rsidRPr="0041138D">
        <w:rPr>
          <w:szCs w:val="20"/>
        </w:rPr>
        <w:t xml:space="preserve"> The Service Bus topic and its subscribers in spokes, internal. Within Azure: Private Endpoint, per-subscription managed-identity RBAC, TLS. Outside Azure: none.</w:t>
      </w:r>
    </w:p>
    <w:p w14:paraId="5B70A0CE"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Creating direct dependencies between publishers and consumers, or using Event Grid where durable, filterable and independently consumable messaging is required.</w:t>
      </w:r>
    </w:p>
    <w:p w14:paraId="0AD5E98A"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p>
    <w:p w14:paraId="093B68F2" w14:textId="77777777" w:rsidR="00363CBA" w:rsidRPr="0041138D" w:rsidRDefault="00363CBA" w:rsidP="0041138D">
      <w:pPr>
        <w:spacing w:before="40" w:after="110"/>
        <w:ind w:left="360"/>
        <w:rPr>
          <w:szCs w:val="20"/>
        </w:rPr>
      </w:pPr>
    </w:p>
    <w:p w14:paraId="4B6CF96C" w14:textId="0EB05BF1" w:rsidR="0041138D" w:rsidRPr="00FE4F0E" w:rsidRDefault="0041138D" w:rsidP="0041138D">
      <w:pPr>
        <w:pStyle w:val="Heading3"/>
        <w:rPr>
          <w:rFonts w:cs="Times New Roman"/>
          <w:bCs/>
          <w:color w:val="132040" w:themeColor="accent1" w:themeShade="BF"/>
          <w:sz w:val="24"/>
          <w:szCs w:val="26"/>
        </w:rPr>
      </w:pPr>
      <w:bookmarkStart w:id="130" w:name="_Toc239852311"/>
      <w:bookmarkStart w:id="131" w:name="_Toc239980617"/>
      <w:r w:rsidRPr="00FE4F0E">
        <w:rPr>
          <w:rFonts w:cs="Times New Roman"/>
          <w:bCs/>
          <w:color w:val="132040" w:themeColor="accent1" w:themeShade="BF"/>
          <w:sz w:val="24"/>
          <w:szCs w:val="26"/>
        </w:rPr>
        <w:t>Discrete event notification (SFINT11)</w:t>
      </w:r>
      <w:bookmarkEnd w:id="130"/>
      <w:bookmarkEnd w:id="131"/>
    </w:p>
    <w:p w14:paraId="2EA9771B" w14:textId="77777777" w:rsidR="0041138D" w:rsidRDefault="0041138D" w:rsidP="0041138D">
      <w:pPr>
        <w:spacing w:before="10" w:after="90"/>
        <w:rPr>
          <w:i/>
          <w:color w:val="5A6470"/>
          <w:szCs w:val="20"/>
        </w:rPr>
      </w:pPr>
      <w:r w:rsidRPr="0041138D">
        <w:rPr>
          <w:i/>
          <w:color w:val="5A6470"/>
          <w:szCs w:val="20"/>
        </w:rPr>
        <w:t>A thin "it happened" signal for near-real-time reactions.</w:t>
      </w:r>
    </w:p>
    <w:p w14:paraId="5DA3A7DA" w14:textId="77777777" w:rsidR="00DE0875" w:rsidRPr="0041138D" w:rsidRDefault="00DE0875" w:rsidP="0041138D">
      <w:pPr>
        <w:spacing w:before="10" w:after="90"/>
        <w:rPr>
          <w:szCs w:val="20"/>
        </w:rPr>
      </w:pPr>
    </w:p>
    <w:p w14:paraId="364B1C9A" w14:textId="77777777" w:rsidR="0041138D" w:rsidRPr="0041138D" w:rsidRDefault="0041138D" w:rsidP="0041138D">
      <w:pPr>
        <w:spacing w:before="90" w:after="130"/>
        <w:jc w:val="center"/>
        <w:rPr>
          <w:szCs w:val="20"/>
        </w:rPr>
      </w:pPr>
      <w:r w:rsidRPr="0041138D">
        <w:rPr>
          <w:noProof/>
          <w:szCs w:val="20"/>
        </w:rPr>
        <w:drawing>
          <wp:inline distT="0" distB="0" distL="0" distR="0" wp14:anchorId="322AD2D4" wp14:editId="2FE6E316">
            <wp:extent cx="5731510" cy="1580800"/>
            <wp:effectExtent l="0" t="0" r="2540" b="635"/>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31510" cy="1580800"/>
                    </a:xfrm>
                    <a:prstGeom prst="rect">
                      <a:avLst/>
                    </a:prstGeom>
                    <a:noFill/>
                  </pic:spPr>
                </pic:pic>
              </a:graphicData>
            </a:graphic>
          </wp:inline>
        </w:drawing>
      </w:r>
    </w:p>
    <w:p w14:paraId="7A9518F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change in state or business event must be communicated to one or more consumers with minimal latency, without requiring durable enterprise messaging or workflow orchestration.</w:t>
      </w:r>
    </w:p>
    <w:p w14:paraId="44EB671D"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Emit a thin event to Event Grid, handlers (Functions, Logic Apps, webhooks) subscribe and react. The event is a pointer, not a state carrier, a handler fetches authoritative state if it needs it.</w:t>
      </w:r>
    </w:p>
    <w:p w14:paraId="15DFA3F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Lightweight, low-latency reactive fan-out to Azure-native handlers is needed</w:t>
      </w:r>
    </w:p>
    <w:p w14:paraId="3FA2322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Consumers need durable ordered delivery or competing consumers (Service Bus topics), or the volume is a stream (Event Hubs).</w:t>
      </w:r>
    </w:p>
    <w:p w14:paraId="4C6B63A0"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Delivery is at-least-once and unordered, so handlers must be idempotent and order-independent. Dead-letter handling should be configured for failed deliveries. Events should not be treated as authoritative business records, as this can introduce coupling and data-consistency challenges.</w:t>
      </w:r>
    </w:p>
    <w:p w14:paraId="4ED9E051"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177F728C"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Using event notifications for streaming workloads or durable business messaging, or publishing events that become de facto sources of truth.</w:t>
      </w:r>
    </w:p>
    <w:p w14:paraId="0F5A26A6"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document, file or business record changes state and downstream services need to react quickly. Event notifications allow interested consumers to respond independently without introducing direct dependencies or additional workflow coordination.</w:t>
      </w:r>
    </w:p>
    <w:p w14:paraId="309F7298" w14:textId="77777777" w:rsidR="00DE0875" w:rsidRDefault="00DE0875" w:rsidP="0041138D">
      <w:pPr>
        <w:spacing w:before="40" w:after="110"/>
        <w:ind w:left="360"/>
        <w:rPr>
          <w:szCs w:val="20"/>
        </w:rPr>
      </w:pPr>
    </w:p>
    <w:p w14:paraId="3038F30A" w14:textId="77777777" w:rsidR="00DE0875" w:rsidRDefault="00DE0875" w:rsidP="0041138D">
      <w:pPr>
        <w:spacing w:before="40" w:after="110"/>
        <w:ind w:left="360"/>
        <w:rPr>
          <w:szCs w:val="20"/>
        </w:rPr>
      </w:pPr>
    </w:p>
    <w:p w14:paraId="459D9425" w14:textId="77777777" w:rsidR="00DE0875" w:rsidRDefault="00DE0875" w:rsidP="0041138D">
      <w:pPr>
        <w:spacing w:before="40" w:after="110"/>
        <w:ind w:left="360"/>
        <w:rPr>
          <w:szCs w:val="20"/>
        </w:rPr>
      </w:pPr>
    </w:p>
    <w:p w14:paraId="76801407" w14:textId="77777777" w:rsidR="00363CBA" w:rsidRPr="0041138D" w:rsidRDefault="00363CBA" w:rsidP="0041138D">
      <w:pPr>
        <w:spacing w:before="40" w:after="110"/>
        <w:ind w:left="360"/>
        <w:rPr>
          <w:szCs w:val="20"/>
        </w:rPr>
      </w:pPr>
    </w:p>
    <w:p w14:paraId="10897437" w14:textId="1EC3EDBE" w:rsidR="0041138D" w:rsidRPr="00FE4F0E" w:rsidRDefault="0041138D" w:rsidP="0041138D">
      <w:pPr>
        <w:pStyle w:val="Heading3"/>
        <w:rPr>
          <w:rFonts w:cs="Times New Roman"/>
          <w:bCs/>
          <w:color w:val="132040" w:themeColor="accent1" w:themeShade="BF"/>
          <w:sz w:val="24"/>
          <w:szCs w:val="26"/>
        </w:rPr>
      </w:pPr>
      <w:bookmarkStart w:id="132" w:name="_Toc239852312"/>
      <w:bookmarkStart w:id="133" w:name="_Toc239980618"/>
      <w:r w:rsidRPr="00FE4F0E">
        <w:rPr>
          <w:rFonts w:cs="Times New Roman"/>
          <w:bCs/>
          <w:color w:val="132040" w:themeColor="accent1" w:themeShade="BF"/>
          <w:sz w:val="24"/>
          <w:szCs w:val="26"/>
        </w:rPr>
        <w:t>Inbound webhook ingestion (SFINT12)</w:t>
      </w:r>
      <w:bookmarkEnd w:id="132"/>
      <w:bookmarkEnd w:id="133"/>
    </w:p>
    <w:p w14:paraId="043C2785" w14:textId="77777777" w:rsidR="0041138D" w:rsidRDefault="0041138D" w:rsidP="0041138D">
      <w:pPr>
        <w:spacing w:before="10" w:after="90"/>
        <w:rPr>
          <w:i/>
          <w:color w:val="5A6470"/>
          <w:szCs w:val="20"/>
        </w:rPr>
      </w:pPr>
      <w:r w:rsidRPr="0041138D">
        <w:rPr>
          <w:i/>
          <w:color w:val="5A6470"/>
          <w:szCs w:val="20"/>
        </w:rPr>
        <w:t>Take partner callbacks safely through the network edge service, then process them asynchronously.</w:t>
      </w:r>
    </w:p>
    <w:p w14:paraId="1928A528" w14:textId="77777777" w:rsidR="00DE0875" w:rsidRPr="0041138D" w:rsidRDefault="00DE0875" w:rsidP="0041138D">
      <w:pPr>
        <w:spacing w:before="10" w:after="90"/>
        <w:rPr>
          <w:szCs w:val="20"/>
        </w:rPr>
      </w:pPr>
    </w:p>
    <w:p w14:paraId="12C4BC03" w14:textId="77777777" w:rsidR="0041138D" w:rsidRPr="0041138D" w:rsidRDefault="0041138D" w:rsidP="0041138D">
      <w:pPr>
        <w:spacing w:before="90" w:after="130"/>
        <w:jc w:val="center"/>
        <w:rPr>
          <w:szCs w:val="20"/>
        </w:rPr>
      </w:pPr>
      <w:r w:rsidRPr="0041138D">
        <w:rPr>
          <w:noProof/>
          <w:szCs w:val="20"/>
        </w:rPr>
        <w:drawing>
          <wp:inline distT="0" distB="0" distL="0" distR="0" wp14:anchorId="47A29530" wp14:editId="4342363E">
            <wp:extent cx="5731510" cy="987841"/>
            <wp:effectExtent l="0" t="0" r="2540" b="3175"/>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31"/>
                    <a:stretch>
                      <a:fillRect/>
                    </a:stretch>
                  </pic:blipFill>
                  <pic:spPr>
                    <a:xfrm>
                      <a:off x="0" y="0"/>
                      <a:ext cx="5731510" cy="987841"/>
                    </a:xfrm>
                    <a:prstGeom prst="rect">
                      <a:avLst/>
                    </a:prstGeom>
                    <a:solidFill>
                      <a:sysClr val="windowText" lastClr="000000"/>
                    </a:solidFill>
                  </pic:spPr>
                </pic:pic>
              </a:graphicData>
            </a:graphic>
          </wp:inline>
        </w:drawing>
      </w:r>
    </w:p>
    <w:p w14:paraId="206D7664"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party needs to notify Chaucer of an event through a callback or webhook mechanism. Direct exposure of internal integration endpoints is a security risk.</w:t>
      </w:r>
    </w:p>
    <w:p w14:paraId="22638FC1"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This is the sanctioned public-ingress exception. Traffic enters through an appropriate network edge service, terminates at APIM as the single ingress point, is authenticated (mTLS, OAuth, or a signed-payload check) and validated, then dropped onto Service Bus or Event Grid for asynchronous processing. No Function or Logic App HTTP trigger is ever exposed directly.</w:t>
      </w:r>
    </w:p>
    <w:p w14:paraId="608EA625"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An external party must push events to us and private networking is not possible.</w:t>
      </w:r>
    </w:p>
    <w:p w14:paraId="5B88BAC6" w14:textId="4B1DD8EA" w:rsidR="0041138D" w:rsidRPr="0041138D" w:rsidRDefault="0041138D" w:rsidP="00F6234E">
      <w:pPr>
        <w:spacing w:before="40" w:after="110"/>
        <w:ind w:left="360"/>
        <w:rPr>
          <w:szCs w:val="20"/>
        </w:rPr>
      </w:pPr>
      <w:r w:rsidRPr="0041138D">
        <w:rPr>
          <w:b/>
          <w:color w:val="1F3864"/>
          <w:szCs w:val="20"/>
        </w:rPr>
        <w:t xml:space="preserve">Avoid it when. </w:t>
      </w:r>
      <w:r w:rsidR="00F6234E" w:rsidRPr="00F6234E">
        <w:rPr>
          <w:szCs w:val="20"/>
        </w:rPr>
        <w:t>Avoid this pattern when private connectivity is available. Private connectivity must be preferred over public ingress</w:t>
      </w:r>
      <w:r w:rsidRPr="0041138D">
        <w:rPr>
          <w:szCs w:val="20"/>
        </w:rPr>
        <w:t>.</w:t>
      </w:r>
    </w:p>
    <w:p w14:paraId="277215E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p>
    <w:p w14:paraId="08DF3183" w14:textId="77777777" w:rsidR="0091236F" w:rsidRPr="0091236F" w:rsidRDefault="0041138D" w:rsidP="0091236F">
      <w:pPr>
        <w:spacing w:before="40" w:after="110"/>
        <w:ind w:left="360"/>
        <w:rPr>
          <w:ins w:id="134" w:author="Nikhil Rokade - Chaucer" w:date="2026-09-11T16:53:00Z"/>
          <w:szCs w:val="20"/>
        </w:rPr>
      </w:pPr>
      <w:r w:rsidRPr="0041138D">
        <w:rPr>
          <w:b/>
          <w:color w:val="1F3864"/>
          <w:szCs w:val="20"/>
        </w:rPr>
        <w:t xml:space="preserve">Security boundary. </w:t>
      </w:r>
    </w:p>
    <w:p w14:paraId="4379174A" w14:textId="77777777" w:rsidR="0091236F" w:rsidRPr="0091236F" w:rsidRDefault="0091236F" w:rsidP="0091236F">
      <w:pPr>
        <w:spacing w:before="40" w:after="110"/>
        <w:ind w:left="360"/>
        <w:rPr>
          <w:ins w:id="135" w:author="Nikhil Rokade - Chaucer" w:date="2026-09-11T16:53:00Z"/>
          <w:szCs w:val="20"/>
        </w:rPr>
      </w:pPr>
      <w:ins w:id="136" w:author="Nikhil Rokade - Chaucer" w:date="2026-09-11T16:53:00Z">
        <w:r w:rsidRPr="0091236F">
          <w:rPr>
            <w:szCs w:val="20"/>
          </w:rPr>
          <w:t>This pattern crosses the internet boundary. An approved network edge service terminates the public endpoint, APIM provides the single API ingress, and all subsequent processing occurs within private workload spokes.</w:t>
        </w:r>
      </w:ins>
    </w:p>
    <w:p w14:paraId="12CAE854" w14:textId="77777777" w:rsidR="000760D0" w:rsidRPr="000760D0" w:rsidRDefault="0041138D" w:rsidP="000760D0">
      <w:pPr>
        <w:spacing w:before="40" w:after="110"/>
        <w:ind w:left="360"/>
        <w:rPr>
          <w:ins w:id="137" w:author="Nikhil Rokade - Chaucer" w:date="2026-09-11T16:59:00Z"/>
          <w:szCs w:val="20"/>
        </w:rPr>
      </w:pPr>
      <w:del w:id="138" w:author="Nikhil Rokade - Chaucer" w:date="2026-09-11T16:53:00Z" w16du:dateUtc="2026-09-11T15:53:00Z">
        <w:r w:rsidRPr="0041138D" w:rsidDel="0091236F">
          <w:rPr>
            <w:szCs w:val="20"/>
          </w:rPr>
          <w:delText>This pattern crosses the internet boundary, so an appropriate network edge service terminates the public endpoint, APIM  is the single ingress, and processing happens back in the private spokes</w:delText>
        </w:r>
      </w:del>
      <w:r w:rsidRPr="0041138D">
        <w:rPr>
          <w:szCs w:val="20"/>
        </w:rPr>
        <w:t xml:space="preserve">. Within Azure: past the edge everything is private, Service Bus/Event Grid and Functions over Private Endpoints with managed identity and TLS. </w:t>
      </w:r>
    </w:p>
    <w:p w14:paraId="615DEEEF" w14:textId="77777777" w:rsidR="000760D0" w:rsidRPr="000760D0" w:rsidRDefault="000760D0" w:rsidP="000760D0">
      <w:pPr>
        <w:spacing w:before="40" w:after="110"/>
        <w:ind w:left="360"/>
        <w:rPr>
          <w:ins w:id="139" w:author="Nikhil Rokade - Chaucer" w:date="2026-09-11T16:59:00Z"/>
          <w:szCs w:val="20"/>
        </w:rPr>
      </w:pPr>
      <w:ins w:id="140" w:author="Nikhil Rokade - Chaucer" w:date="2026-09-11T16:59:00Z">
        <w:r w:rsidRPr="000760D0">
          <w:rPr>
            <w:szCs w:val="20"/>
          </w:rPr>
          <w:t xml:space="preserve">For external traffic, the edge must enforce an approved authentication mechanism such as </w:t>
        </w:r>
        <w:proofErr w:type="spellStart"/>
        <w:r w:rsidRPr="000760D0">
          <w:rPr>
            <w:szCs w:val="20"/>
          </w:rPr>
          <w:t>mTLS</w:t>
        </w:r>
        <w:proofErr w:type="spellEnd"/>
        <w:r w:rsidRPr="000760D0">
          <w:rPr>
            <w:szCs w:val="20"/>
          </w:rPr>
          <w:t>, OAuth or signed-payload validation, together with IP allow-listing and rate limiting where appropriate. Functions and Logic App HTTP triggers must not be exposed directly. Public exposure must be registered as a time-bound exception</w:t>
        </w:r>
      </w:ins>
    </w:p>
    <w:p w14:paraId="5EBED578" w14:textId="6BA42276" w:rsidR="0041138D" w:rsidRPr="0041138D" w:rsidDel="000760D0" w:rsidRDefault="0041138D" w:rsidP="0041138D">
      <w:pPr>
        <w:spacing w:before="40" w:after="110"/>
        <w:ind w:left="360"/>
        <w:rPr>
          <w:del w:id="141" w:author="Nikhil Rokade - Chaucer" w:date="2026-09-11T16:59:00Z" w16du:dateUtc="2026-09-11T15:59:00Z"/>
          <w:szCs w:val="20"/>
        </w:rPr>
      </w:pPr>
      <w:del w:id="142" w:author="Nikhil Rokade - Chaucer" w:date="2026-09-11T16:59:00Z" w16du:dateUtc="2026-09-11T15:59:00Z">
        <w:r w:rsidRPr="0041138D" w:rsidDel="000760D0">
          <w:rPr>
            <w:szCs w:val="20"/>
          </w:rPr>
          <w:delText>Outside Azure: mTLS, OAuth or signed-payload validation, IP allow-listing and rate-limiting at the edge, no Function or Logic App trigger is ever exposed, the exposure is a registered, time-boxed exception.</w:delText>
        </w:r>
      </w:del>
    </w:p>
    <w:p w14:paraId="5A105048"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Exposing a Logic App or Function HTTP trigger straight to the internet, bypassing APIM and the network edge service; processing synchronously in the handler.</w:t>
      </w:r>
    </w:p>
    <w:p w14:paraId="3EE4C561" w14:textId="1D304994"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 xml:space="preserve">A payment provider posts settlement events </w:t>
      </w:r>
      <w:r w:rsidR="0017078E">
        <w:rPr>
          <w:szCs w:val="20"/>
        </w:rPr>
        <w:t xml:space="preserve">to a </w:t>
      </w:r>
      <w:r w:rsidRPr="0041138D">
        <w:rPr>
          <w:szCs w:val="20"/>
        </w:rPr>
        <w:t xml:space="preserve">webhook; APIM validates the signature and </w:t>
      </w:r>
      <w:r w:rsidR="004B0714">
        <w:rPr>
          <w:szCs w:val="20"/>
        </w:rPr>
        <w:t>publishes</w:t>
      </w:r>
      <w:r w:rsidRPr="0041138D">
        <w:rPr>
          <w:szCs w:val="20"/>
        </w:rPr>
        <w:t xml:space="preserve"> the event on Service Bus.</w:t>
      </w:r>
    </w:p>
    <w:p w14:paraId="6974F14E" w14:textId="77777777" w:rsidR="0041138D" w:rsidRPr="0041138D" w:rsidRDefault="0041138D" w:rsidP="0041138D">
      <w:pPr>
        <w:spacing w:after="150"/>
        <w:rPr>
          <w:szCs w:val="20"/>
        </w:rPr>
      </w:pPr>
    </w:p>
    <w:p w14:paraId="465A19B9" w14:textId="5D84468C" w:rsidR="0041138D" w:rsidRPr="00FE4F0E" w:rsidRDefault="0041138D" w:rsidP="0041138D">
      <w:pPr>
        <w:pStyle w:val="Heading3"/>
        <w:rPr>
          <w:rFonts w:cs="Times New Roman"/>
          <w:bCs/>
          <w:color w:val="132040" w:themeColor="accent1" w:themeShade="BF"/>
          <w:sz w:val="24"/>
          <w:szCs w:val="26"/>
        </w:rPr>
      </w:pPr>
      <w:bookmarkStart w:id="143" w:name="_Toc239852313"/>
      <w:bookmarkStart w:id="144" w:name="_Toc239980619"/>
      <w:r w:rsidRPr="00FE4F0E">
        <w:rPr>
          <w:rFonts w:cs="Times New Roman"/>
          <w:bCs/>
          <w:color w:val="132040" w:themeColor="accent1" w:themeShade="BF"/>
          <w:sz w:val="24"/>
          <w:szCs w:val="26"/>
        </w:rPr>
        <w:t>Outbound webhook / notification (SFINT13)</w:t>
      </w:r>
      <w:bookmarkEnd w:id="143"/>
      <w:bookmarkEnd w:id="144"/>
    </w:p>
    <w:p w14:paraId="0999A6A0" w14:textId="77777777" w:rsidR="0041138D" w:rsidRDefault="0041138D" w:rsidP="0041138D">
      <w:pPr>
        <w:spacing w:before="10" w:after="90"/>
        <w:rPr>
          <w:i/>
          <w:color w:val="5A6470"/>
          <w:szCs w:val="20"/>
        </w:rPr>
      </w:pPr>
      <w:r w:rsidRPr="0041138D">
        <w:rPr>
          <w:i/>
          <w:color w:val="5A6470"/>
          <w:szCs w:val="20"/>
        </w:rPr>
        <w:t>Push events out to subscribers instead of making them poll.</w:t>
      </w:r>
    </w:p>
    <w:p w14:paraId="14FE5567" w14:textId="77777777" w:rsidR="00DE0875" w:rsidRPr="0041138D" w:rsidRDefault="00DE0875" w:rsidP="0041138D">
      <w:pPr>
        <w:spacing w:before="10" w:after="90"/>
        <w:rPr>
          <w:szCs w:val="20"/>
        </w:rPr>
      </w:pPr>
    </w:p>
    <w:p w14:paraId="669A087D" w14:textId="77777777" w:rsidR="0041138D" w:rsidRPr="0041138D" w:rsidRDefault="0041138D" w:rsidP="0041138D">
      <w:pPr>
        <w:spacing w:before="90" w:after="130"/>
        <w:jc w:val="center"/>
        <w:rPr>
          <w:szCs w:val="20"/>
        </w:rPr>
      </w:pPr>
      <w:r w:rsidRPr="0041138D">
        <w:rPr>
          <w:noProof/>
          <w:szCs w:val="20"/>
        </w:rPr>
        <w:drawing>
          <wp:inline distT="0" distB="0" distL="0" distR="0" wp14:anchorId="5E27C043" wp14:editId="3607BF14">
            <wp:extent cx="5731510" cy="987841"/>
            <wp:effectExtent l="0" t="0" r="2540" b="3175"/>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1510" cy="987841"/>
                    </a:xfrm>
                    <a:prstGeom prst="rect">
                      <a:avLst/>
                    </a:prstGeom>
                    <a:noFill/>
                  </pic:spPr>
                </pic:pic>
              </a:graphicData>
            </a:graphic>
          </wp:inline>
        </w:drawing>
      </w:r>
    </w:p>
    <w:p w14:paraId="3E447E6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An external consumer requires timely notification of a business or system event without repeatedly polling for status or changes.</w:t>
      </w:r>
    </w:p>
    <w:p w14:paraId="2DEA57F5" w14:textId="77777777" w:rsidR="006F5C8D" w:rsidRPr="006F5C8D" w:rsidRDefault="0041138D" w:rsidP="006F5C8D">
      <w:pPr>
        <w:spacing w:before="40" w:after="110"/>
        <w:ind w:left="360"/>
        <w:rPr>
          <w:ins w:id="145" w:author="Nikhil Rokade - Chaucer" w:date="2026-09-11T17:00:00Z"/>
          <w:szCs w:val="20"/>
        </w:rPr>
      </w:pPr>
      <w:r w:rsidRPr="0041138D">
        <w:rPr>
          <w:b/>
          <w:color w:val="1F3864"/>
          <w:szCs w:val="20"/>
        </w:rPr>
        <w:t xml:space="preserve">Solution. </w:t>
      </w:r>
    </w:p>
    <w:p w14:paraId="45DEEBE2" w14:textId="595B61FE" w:rsidR="006F5C8D" w:rsidRPr="006F5C8D" w:rsidRDefault="006F5C8D" w:rsidP="006F5C8D">
      <w:pPr>
        <w:spacing w:before="40" w:after="110"/>
        <w:ind w:left="360"/>
        <w:rPr>
          <w:ins w:id="146" w:author="Nikhil Rokade - Chaucer" w:date="2026-09-11T17:00:00Z"/>
          <w:szCs w:val="20"/>
        </w:rPr>
      </w:pPr>
      <w:ins w:id="147" w:author="Nikhil Rokade - Chaucer" w:date="2026-09-11T17:00:00Z">
        <w:r w:rsidRPr="006F5C8D">
          <w:rPr>
            <w:szCs w:val="20"/>
          </w:rPr>
          <w:t>When the event occurs, dispatch the notification through an Event Grid subscription or a Logic App using an appropriate delivery channel, such as a webhook, email or Teams notification</w:t>
        </w:r>
      </w:ins>
      <w:ins w:id="148" w:author="Nikhil Rokade - Chaucer" w:date="2026-09-11T17:00:00Z" w16du:dateUtc="2026-09-11T16:00:00Z">
        <w:r>
          <w:rPr>
            <w:szCs w:val="20"/>
          </w:rPr>
          <w:t>.</w:t>
        </w:r>
      </w:ins>
    </w:p>
    <w:p w14:paraId="64B0EFFB" w14:textId="69E1C7BA" w:rsidR="0041138D" w:rsidRPr="0041138D" w:rsidRDefault="0041138D" w:rsidP="0041138D">
      <w:pPr>
        <w:spacing w:before="40" w:after="110"/>
        <w:ind w:left="360"/>
        <w:rPr>
          <w:szCs w:val="20"/>
        </w:rPr>
      </w:pPr>
      <w:del w:id="149" w:author="Nikhil Rokade - Chaucer" w:date="2026-09-11T17:00:00Z" w16du:dateUtc="2026-09-11T16:00:00Z">
        <w:r w:rsidRPr="0041138D" w:rsidDel="006F5C8D">
          <w:rPr>
            <w:szCs w:val="20"/>
          </w:rPr>
          <w:delText>On the event, dispatch via Event Grid subscriptions or a Logic App connector, webhook, email or Teams.</w:delText>
        </w:r>
      </w:del>
      <w:r w:rsidRPr="0041138D">
        <w:rPr>
          <w:szCs w:val="20"/>
        </w:rPr>
        <w:t xml:space="preserve"> Subscribers are configured, not coded into the publisher.</w:t>
      </w:r>
    </w:p>
    <w:p w14:paraId="2A1D1E83" w14:textId="77777777" w:rsidR="00B24463" w:rsidRPr="00B24463" w:rsidRDefault="0041138D" w:rsidP="00B24463">
      <w:pPr>
        <w:spacing w:before="40" w:after="110"/>
        <w:ind w:left="360"/>
        <w:rPr>
          <w:ins w:id="150" w:author="Nikhil Rokade - Chaucer" w:date="2026-09-11T17:01:00Z"/>
          <w:szCs w:val="20"/>
        </w:rPr>
      </w:pPr>
      <w:r w:rsidRPr="0041138D">
        <w:rPr>
          <w:b/>
          <w:color w:val="1F3864"/>
          <w:szCs w:val="20"/>
        </w:rPr>
        <w:t xml:space="preserve">Use it when. </w:t>
      </w:r>
    </w:p>
    <w:p w14:paraId="5F9D80B0" w14:textId="1492BEA7" w:rsidR="00B24463" w:rsidRPr="00B24463" w:rsidRDefault="00B24463" w:rsidP="00B24463">
      <w:pPr>
        <w:spacing w:before="40" w:after="110"/>
        <w:ind w:left="360"/>
        <w:rPr>
          <w:ins w:id="151" w:author="Nikhil Rokade - Chaucer" w:date="2026-09-11T17:01:00Z"/>
          <w:szCs w:val="20"/>
        </w:rPr>
      </w:pPr>
      <w:ins w:id="152" w:author="Nikhil Rokade - Chaucer" w:date="2026-09-11T17:01:00Z">
        <w:r w:rsidRPr="00B24463">
          <w:rPr>
            <w:szCs w:val="20"/>
          </w:rPr>
          <w:t>Use this pattern when subscribers require notifications to be pushed automatically when a defined event occurs</w:t>
        </w:r>
      </w:ins>
      <w:ins w:id="153" w:author="Nikhil Rokade - Chaucer" w:date="2026-09-11T17:01:00Z" w16du:dateUtc="2026-09-11T16:01:00Z">
        <w:r>
          <w:rPr>
            <w:szCs w:val="20"/>
          </w:rPr>
          <w:t>.</w:t>
        </w:r>
      </w:ins>
    </w:p>
    <w:p w14:paraId="72F3587B" w14:textId="385EDBA5" w:rsidR="0041138D" w:rsidRPr="0041138D" w:rsidRDefault="0041138D" w:rsidP="0041138D">
      <w:pPr>
        <w:spacing w:before="40" w:after="110"/>
        <w:ind w:left="360"/>
        <w:rPr>
          <w:szCs w:val="20"/>
        </w:rPr>
      </w:pPr>
      <w:del w:id="154" w:author="Nikhil Rokade - Chaucer" w:date="2026-09-11T17:01:00Z" w16du:dateUtc="2026-09-11T16:01:00Z">
        <w:r w:rsidRPr="0041138D" w:rsidDel="00B24463">
          <w:rPr>
            <w:szCs w:val="20"/>
          </w:rPr>
          <w:delText>Subscribers expect to be pushed to on an event.</w:delText>
        </w:r>
      </w:del>
    </w:p>
    <w:p w14:paraId="7C9660E3"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Subscribers should really pull current state through an API.</w:t>
      </w:r>
    </w:p>
    <w:p w14:paraId="029E505B" w14:textId="77777777" w:rsidR="00EA0C2C" w:rsidRPr="00EA0C2C" w:rsidRDefault="0041138D" w:rsidP="00EA0C2C">
      <w:pPr>
        <w:spacing w:before="40" w:after="110"/>
        <w:ind w:left="360"/>
        <w:rPr>
          <w:ins w:id="155" w:author="Nikhil Rokade - Chaucer" w:date="2026-09-11T17:01:00Z"/>
          <w:szCs w:val="20"/>
        </w:rPr>
      </w:pPr>
      <w:r w:rsidRPr="0041138D">
        <w:rPr>
          <w:b/>
          <w:color w:val="1F3864"/>
          <w:szCs w:val="20"/>
        </w:rPr>
        <w:t xml:space="preserve">Risks and considerations. </w:t>
      </w:r>
      <w:r w:rsidRPr="0041138D">
        <w:rPr>
          <w:szCs w:val="20"/>
        </w:rPr>
        <w:t xml:space="preserve">Subscriber availability can impact delivery success and increase retry activity. Appropriate retry, backoff and dead-letter handling should be implemented. </w:t>
      </w:r>
    </w:p>
    <w:p w14:paraId="2620253F" w14:textId="77777777" w:rsidR="00EA0C2C" w:rsidRPr="00EA0C2C" w:rsidRDefault="00EA0C2C" w:rsidP="00EA0C2C">
      <w:pPr>
        <w:spacing w:before="40" w:after="110"/>
        <w:ind w:left="360"/>
        <w:rPr>
          <w:ins w:id="156" w:author="Nikhil Rokade - Chaucer" w:date="2026-09-11T17:01:00Z"/>
          <w:szCs w:val="20"/>
        </w:rPr>
      </w:pPr>
      <w:ins w:id="157" w:author="Nikhil Rokade - Chaucer" w:date="2026-09-11T17:01:00Z">
        <w:r w:rsidRPr="00EA0C2C">
          <w:rPr>
            <w:szCs w:val="20"/>
          </w:rPr>
          <w:t>Authentication material must be stored in and referenced from Key Vault. Payloads should be signed where supported, and circuit-breaker controls should protect the integration from persistently unavailable or unreliable subscriber endpoints.</w:t>
        </w:r>
      </w:ins>
    </w:p>
    <w:p w14:paraId="300FEE8F" w14:textId="3A419FDA" w:rsidR="0041138D" w:rsidRPr="0041138D" w:rsidRDefault="0041138D" w:rsidP="0041138D">
      <w:pPr>
        <w:spacing w:before="40" w:after="110"/>
        <w:ind w:left="360"/>
        <w:rPr>
          <w:szCs w:val="20"/>
        </w:rPr>
      </w:pPr>
      <w:del w:id="158" w:author="Nikhil Rokade - Chaucer" w:date="2026-09-11T17:01:00Z" w16du:dateUtc="2026-09-11T16:01:00Z">
        <w:r w:rsidRPr="0041138D" w:rsidDel="00EA0C2C">
          <w:rPr>
            <w:szCs w:val="20"/>
          </w:rPr>
          <w:delText>Authentication material should be managed through, sign payloads where supported, and use a circuit breaker around inconsistent endpoints.</w:delText>
        </w:r>
      </w:del>
    </w:p>
    <w:p w14:paraId="458ED0DD" w14:textId="77777777" w:rsidR="0013217A" w:rsidRPr="0013217A" w:rsidRDefault="0041138D" w:rsidP="0013217A">
      <w:pPr>
        <w:spacing w:before="40" w:after="110"/>
        <w:ind w:left="360"/>
        <w:rPr>
          <w:ins w:id="159" w:author="Nikhil Rokade - Chaucer" w:date="2026-09-11T17:03:00Z"/>
          <w:szCs w:val="20"/>
        </w:rPr>
      </w:pPr>
      <w:r w:rsidRPr="0041138D">
        <w:rPr>
          <w:b/>
          <w:color w:val="1F3864"/>
          <w:szCs w:val="20"/>
        </w:rPr>
        <w:t xml:space="preserve">Security boundary. </w:t>
      </w:r>
    </w:p>
    <w:p w14:paraId="15849D2D" w14:textId="77777777" w:rsidR="0013217A" w:rsidRPr="0013217A" w:rsidRDefault="0013217A" w:rsidP="0013217A">
      <w:pPr>
        <w:spacing w:before="40" w:after="110"/>
        <w:ind w:left="360"/>
        <w:rPr>
          <w:ins w:id="160" w:author="Nikhil Rokade - Chaucer" w:date="2026-09-11T17:03:00Z"/>
          <w:szCs w:val="20"/>
        </w:rPr>
      </w:pPr>
      <w:ins w:id="161" w:author="Nikhil Rokade - Chaucer" w:date="2026-09-11T17:03:00Z">
        <w:r w:rsidRPr="0013217A">
          <w:rPr>
            <w:szCs w:val="20"/>
          </w:rPr>
          <w:t>Event Grid or the Logic App runs within a private workload spoke. Traffic to an external subscriber must leave through the controlled egress path rather than through default internet routing.</w:t>
        </w:r>
      </w:ins>
    </w:p>
    <w:p w14:paraId="6E3FB4CB" w14:textId="1B8E84F1" w:rsidR="0041138D" w:rsidRPr="0041138D" w:rsidRDefault="0041138D" w:rsidP="0041138D">
      <w:pPr>
        <w:spacing w:before="40" w:after="110"/>
        <w:ind w:left="360"/>
        <w:rPr>
          <w:szCs w:val="20"/>
        </w:rPr>
      </w:pPr>
      <w:del w:id="162" w:author="Nikhil Rokade - Chaucer" w:date="2026-09-11T17:03:00Z" w16du:dateUtc="2026-09-11T16:03:00Z">
        <w:r w:rsidRPr="0041138D" w:rsidDel="0013217A">
          <w:rPr>
            <w:szCs w:val="20"/>
          </w:rPr>
          <w:delText>Event Grid or the Logic App in spokes, the egress to an external subscriber leaves through the controlled path, not default internet routing (routing intent enforced).</w:delText>
        </w:r>
      </w:del>
      <w:r w:rsidRPr="0041138D">
        <w:rPr>
          <w:szCs w:val="20"/>
        </w:rPr>
        <w:t xml:space="preserve"> Within Azure: managed identity, partner secrets held in Key Vault and referenced, TLS. Outside Azure: TLS to the subscriber, payload signing where supported, partner endpoints allow-listed, and secrets rotated/revoked through Key Vault.</w:t>
      </w:r>
    </w:p>
    <w:p w14:paraId="1D07CF94"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Polling to simulate push; bespoke per-subscriber dispatch code instead of subscriptions.</w:t>
      </w:r>
    </w:p>
    <w:p w14:paraId="4FB30FBF"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The broker's system is notified automatically when a claim status changes.</w:t>
      </w:r>
    </w:p>
    <w:p w14:paraId="6AF782E7" w14:textId="77777777" w:rsidR="00363CBA" w:rsidRDefault="00363CBA" w:rsidP="0041138D">
      <w:pPr>
        <w:spacing w:before="40" w:after="110"/>
        <w:ind w:left="360"/>
        <w:rPr>
          <w:szCs w:val="20"/>
        </w:rPr>
      </w:pPr>
    </w:p>
    <w:p w14:paraId="236FE7F5" w14:textId="36934F5D" w:rsidR="0041138D" w:rsidRPr="00FE4F0E" w:rsidRDefault="0041138D" w:rsidP="0041138D">
      <w:pPr>
        <w:pStyle w:val="Heading3"/>
        <w:rPr>
          <w:rFonts w:cs="Times New Roman"/>
          <w:bCs/>
          <w:color w:val="132040" w:themeColor="accent1" w:themeShade="BF"/>
          <w:sz w:val="24"/>
          <w:szCs w:val="26"/>
        </w:rPr>
      </w:pPr>
      <w:bookmarkStart w:id="163" w:name="_Toc239852314"/>
      <w:bookmarkStart w:id="164" w:name="_Toc239980620"/>
      <w:r w:rsidRPr="00FE4F0E">
        <w:rPr>
          <w:rFonts w:cs="Times New Roman"/>
          <w:bCs/>
          <w:color w:val="132040" w:themeColor="accent1" w:themeShade="BF"/>
          <w:sz w:val="24"/>
          <w:szCs w:val="26"/>
        </w:rPr>
        <w:t>Stream / telemetry ingestion (SFINT14)</w:t>
      </w:r>
      <w:bookmarkEnd w:id="163"/>
      <w:bookmarkEnd w:id="164"/>
    </w:p>
    <w:p w14:paraId="1722661E" w14:textId="77777777" w:rsidR="0041138D" w:rsidRPr="0041138D" w:rsidRDefault="0041138D" w:rsidP="0041138D">
      <w:pPr>
        <w:spacing w:before="10" w:after="90"/>
        <w:rPr>
          <w:szCs w:val="20"/>
        </w:rPr>
      </w:pPr>
      <w:r w:rsidRPr="0041138D">
        <w:rPr>
          <w:i/>
          <w:color w:val="5A6470"/>
          <w:szCs w:val="20"/>
        </w:rPr>
        <w:t>Ingest high-volume continuous data and hand it to processors or the data platform.</w:t>
      </w:r>
    </w:p>
    <w:p w14:paraId="1DB444A6" w14:textId="77777777" w:rsidR="0041138D" w:rsidRPr="0041138D" w:rsidRDefault="0041138D" w:rsidP="0041138D">
      <w:pPr>
        <w:spacing w:before="90" w:after="130"/>
        <w:jc w:val="center"/>
        <w:rPr>
          <w:szCs w:val="20"/>
        </w:rPr>
      </w:pPr>
      <w:r w:rsidRPr="0041138D">
        <w:rPr>
          <w:noProof/>
          <w:szCs w:val="20"/>
        </w:rPr>
        <w:drawing>
          <wp:inline distT="0" distB="0" distL="0" distR="0" wp14:anchorId="623A3BF4" wp14:editId="6F1AE9BD">
            <wp:extent cx="5731510" cy="987841"/>
            <wp:effectExtent l="0" t="0" r="2540" b="3175"/>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33"/>
                    <a:stretch>
                      <a:fillRect/>
                    </a:stretch>
                  </pic:blipFill>
                  <pic:spPr bwMode="auto">
                    <a:xfrm>
                      <a:off x="0" y="0"/>
                      <a:ext cx="5731510" cy="987841"/>
                    </a:xfrm>
                    <a:prstGeom prst="rect">
                      <a:avLst/>
                    </a:prstGeom>
                  </pic:spPr>
                </pic:pic>
              </a:graphicData>
            </a:graphic>
          </wp:inline>
        </w:drawing>
      </w:r>
    </w:p>
    <w:p w14:paraId="27BA4D2D" w14:textId="77777777" w:rsidR="0041138D" w:rsidRPr="0041138D" w:rsidRDefault="0041138D" w:rsidP="0041138D">
      <w:pPr>
        <w:spacing w:before="90" w:after="130"/>
        <w:jc w:val="center"/>
        <w:rPr>
          <w:szCs w:val="20"/>
        </w:rPr>
      </w:pPr>
    </w:p>
    <w:p w14:paraId="312F8C0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high-frequency feed produces far more events than a business-messaging queue is designed for, and it needs partitioned, ordered processing.</w:t>
      </w:r>
    </w:p>
    <w:p w14:paraId="081B590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Ingest into Event Hubs, partitioned for throughput; process with Functions; and typically capture or offload to Data Platform for analytics. Event Hubs is designed for high-volume event ingestion and streaming; Service Bus is not.</w:t>
      </w:r>
    </w:p>
    <w:p w14:paraId="1C33711C"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Sustained high event rates need partitioned stream processing.</w:t>
      </w:r>
    </w:p>
    <w:p w14:paraId="7C86F38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These are transactional business commands needing per-message dead-lettering and sessions (Service Bus), or low-volume discrete notifications (Event Grid).</w:t>
      </w:r>
    </w:p>
    <w:p w14:paraId="603A1A6C"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3014960D"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Event Hubs and its processors in spokes, capture to a firewalled storage account. Within Azure: Private Endpoint, managed identity, TLS, with capture storage under RBAC. Outside Azure: an external feed enters through the edge; internal streams cross no boundary.</w:t>
      </w:r>
    </w:p>
    <w:p w14:paraId="20CD2B0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Usage of Service Bus for high volumes, Event Hubs for transactional commands; or designing synchronous consumers on a stream.</w:t>
      </w:r>
    </w:p>
    <w:p w14:paraId="3EB443F8" w14:textId="78481211" w:rsidR="0041138D" w:rsidRPr="0041138D" w:rsidRDefault="0041138D" w:rsidP="0041138D">
      <w:pPr>
        <w:spacing w:before="40" w:after="110"/>
        <w:ind w:left="360"/>
        <w:rPr>
          <w:szCs w:val="20"/>
        </w:rPr>
      </w:pPr>
      <w:r w:rsidRPr="0041138D">
        <w:rPr>
          <w:b/>
          <w:color w:val="1F3864"/>
          <w:szCs w:val="20"/>
        </w:rPr>
        <w:t xml:space="preserve">In practice. </w:t>
      </w:r>
      <w:r w:rsidRPr="0041138D">
        <w:rPr>
          <w:szCs w:val="20"/>
        </w:rPr>
        <w:t>A high-frequency exposure feed is ingested, processed near-real-time and offloaded to Snowflake.</w:t>
      </w:r>
    </w:p>
    <w:p w14:paraId="346BEFEA" w14:textId="77777777" w:rsidR="0041138D" w:rsidRDefault="0041138D" w:rsidP="0041138D">
      <w:pPr>
        <w:spacing w:after="150"/>
        <w:rPr>
          <w:szCs w:val="20"/>
        </w:rPr>
      </w:pPr>
    </w:p>
    <w:p w14:paraId="4CD3FAA4" w14:textId="77777777" w:rsidR="00DE0875" w:rsidRDefault="00DE0875" w:rsidP="0041138D">
      <w:pPr>
        <w:spacing w:after="150"/>
        <w:rPr>
          <w:szCs w:val="20"/>
        </w:rPr>
      </w:pPr>
    </w:p>
    <w:p w14:paraId="71B0C3B3" w14:textId="77777777" w:rsidR="00DE0875" w:rsidRDefault="00DE0875" w:rsidP="0041138D">
      <w:pPr>
        <w:spacing w:after="150"/>
        <w:rPr>
          <w:szCs w:val="20"/>
        </w:rPr>
      </w:pPr>
    </w:p>
    <w:p w14:paraId="1FB9BA33" w14:textId="77777777" w:rsidR="00DE0875" w:rsidRDefault="00DE0875" w:rsidP="0041138D">
      <w:pPr>
        <w:spacing w:after="150"/>
        <w:rPr>
          <w:szCs w:val="20"/>
        </w:rPr>
      </w:pPr>
    </w:p>
    <w:p w14:paraId="4FF5B52F" w14:textId="77777777" w:rsidR="00DE0875" w:rsidRPr="0041138D" w:rsidRDefault="00DE0875" w:rsidP="0041138D">
      <w:pPr>
        <w:spacing w:after="150"/>
        <w:rPr>
          <w:szCs w:val="20"/>
        </w:rPr>
      </w:pPr>
    </w:p>
    <w:p w14:paraId="4EB7A39C" w14:textId="79D4EE2D" w:rsidR="00363CBA" w:rsidRPr="00363CBA" w:rsidRDefault="0041138D">
      <w:pPr>
        <w:pStyle w:val="Heading2"/>
      </w:pPr>
      <w:bookmarkStart w:id="165" w:name="_Toc239852315"/>
      <w:bookmarkStart w:id="166" w:name="_Toc239980621"/>
      <w:bookmarkStart w:id="167" w:name="_Toc240018800"/>
      <w:r w:rsidRPr="00A51282">
        <w:rPr>
          <w:bCs w:val="0"/>
        </w:rPr>
        <w:t>Orchestration Patterns</w:t>
      </w:r>
      <w:bookmarkEnd w:id="165"/>
      <w:bookmarkEnd w:id="166"/>
      <w:bookmarkEnd w:id="167"/>
    </w:p>
    <w:p w14:paraId="2E07B218" w14:textId="77777777" w:rsidR="00363CBA" w:rsidRPr="00363CBA" w:rsidRDefault="00363CBA" w:rsidP="00363CBA"/>
    <w:p w14:paraId="40244F48" w14:textId="4905C530" w:rsidR="0041138D" w:rsidRPr="00FE4F0E" w:rsidRDefault="0041138D" w:rsidP="0041138D">
      <w:pPr>
        <w:pStyle w:val="Heading3"/>
        <w:rPr>
          <w:rFonts w:cs="Times New Roman"/>
          <w:bCs/>
          <w:color w:val="132040" w:themeColor="accent1" w:themeShade="BF"/>
          <w:sz w:val="24"/>
          <w:szCs w:val="26"/>
        </w:rPr>
      </w:pPr>
      <w:bookmarkStart w:id="168" w:name="_Toc239852316"/>
      <w:bookmarkStart w:id="169" w:name="_Toc239980622"/>
      <w:r w:rsidRPr="00FE4F0E">
        <w:rPr>
          <w:rFonts w:cs="Times New Roman"/>
          <w:bCs/>
          <w:color w:val="132040" w:themeColor="accent1" w:themeShade="BF"/>
          <w:sz w:val="24"/>
          <w:szCs w:val="26"/>
        </w:rPr>
        <w:t>Stateful process orchestration (SFINT15)</w:t>
      </w:r>
      <w:bookmarkEnd w:id="168"/>
      <w:bookmarkEnd w:id="169"/>
    </w:p>
    <w:p w14:paraId="4C025A97" w14:textId="77777777" w:rsidR="0041138D" w:rsidRDefault="0041138D" w:rsidP="0041138D">
      <w:pPr>
        <w:spacing w:before="10" w:after="90"/>
        <w:rPr>
          <w:i/>
          <w:color w:val="5A6470"/>
          <w:szCs w:val="20"/>
        </w:rPr>
      </w:pPr>
      <w:r w:rsidRPr="0041138D">
        <w:rPr>
          <w:i/>
          <w:color w:val="5A6470"/>
          <w:szCs w:val="20"/>
        </w:rPr>
        <w:t>Coordinate a multi-step, multi-system business process with state, retries and visibility.</w:t>
      </w:r>
    </w:p>
    <w:p w14:paraId="40675398" w14:textId="77777777" w:rsidR="00DE0875" w:rsidRPr="0041138D" w:rsidRDefault="00DE0875" w:rsidP="0041138D">
      <w:pPr>
        <w:spacing w:before="10" w:after="90"/>
        <w:rPr>
          <w:szCs w:val="20"/>
        </w:rPr>
      </w:pPr>
    </w:p>
    <w:p w14:paraId="115A401B" w14:textId="77777777" w:rsidR="0041138D" w:rsidRPr="0041138D" w:rsidRDefault="0041138D" w:rsidP="0041138D">
      <w:pPr>
        <w:spacing w:before="90" w:after="130"/>
        <w:jc w:val="center"/>
        <w:rPr>
          <w:szCs w:val="20"/>
        </w:rPr>
      </w:pPr>
      <w:r w:rsidRPr="0041138D">
        <w:rPr>
          <w:noProof/>
          <w:szCs w:val="20"/>
        </w:rPr>
        <w:drawing>
          <wp:inline distT="0" distB="0" distL="0" distR="0" wp14:anchorId="7685D94A" wp14:editId="07EDDFCD">
            <wp:extent cx="5731510" cy="2169949"/>
            <wp:effectExtent l="0" t="0" r="2540" b="1905"/>
            <wp:docPr id="16111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1706" name="Picture 161112170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169949"/>
                    </a:xfrm>
                    <a:prstGeom prst="rect">
                      <a:avLst/>
                    </a:prstGeom>
                  </pic:spPr>
                </pic:pic>
              </a:graphicData>
            </a:graphic>
          </wp:inline>
        </w:drawing>
      </w:r>
    </w:p>
    <w:p w14:paraId="4E59F8D7"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business process spans multiple systems, requires coordinated execution across several steps, and cannot be reliably owned or managed by a single application</w:t>
      </w:r>
    </w:p>
    <w:p w14:paraId="6CAC3050" w14:textId="77777777" w:rsidR="0041138D" w:rsidRPr="0041138D" w:rsidRDefault="0041138D" w:rsidP="0041138D">
      <w:pPr>
        <w:spacing w:before="40" w:after="110"/>
        <w:ind w:left="360"/>
        <w:rPr>
          <w:szCs w:val="20"/>
        </w:rPr>
      </w:pPr>
      <w:r w:rsidRPr="0041138D">
        <w:rPr>
          <w:szCs w:val="20"/>
        </w:rPr>
        <w:t>New-business onboarding spans validation, pricing, document generation, notification and system updates. No single system owns the process and stitching it together point-to-point makes it invisible and brittle.</w:t>
      </w:r>
    </w:p>
    <w:p w14:paraId="24C64F9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owns the process: it sequences the steps, calls capabilities through APIM, delegates computation to Functions, and hands asynchronous work to Service Bus. It maintains workflow state and execution history, making the process observable and recoverable. The implementation may use Logic Apps Standard or Azure Durable Functions, depending on the orchestration requirements. Use Logic Apps Standard for integration-centric workflows and connector-based automation; use Durable Functions for code-centric, stateful, or complex long-running orchestrations.</w:t>
      </w:r>
    </w:p>
    <w:p w14:paraId="66E84EA9"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business process crosses several systems and steps and needs state, retries and auditability over minutes, hours or days.</w:t>
      </w:r>
    </w:p>
    <w:p w14:paraId="791E9E6E"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 single synchronous call suffices, or it is really just message buffering.</w:t>
      </w:r>
    </w:p>
    <w:p w14:paraId="26B0D786"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Workflow orchestration should remain focused on process coordination rather than business logic execution. Process steps should support restartability and idempotent execution. Orchestrations should be designed with appropriate retry, timeout, and compensation strategies, recognising that long-running state has an operational cost. Where workflows evolve over time, maintain a versioning strategy to support in-flight executions without disruption.</w:t>
      </w:r>
    </w:p>
    <w:p w14:paraId="31F94540" w14:textId="79A5DEF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orchestration service is deployed within the workload boundary and coordinates calls to APIM, Functions, and Service Bus. All communication uses private connectivity, managed identities, Key Vault references where required, and TLS encryption. External access is routed through APIM and approved edge services, never directly from the orchestration workflow.</w:t>
      </w:r>
    </w:p>
    <w:p w14:paraId="42E26385"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Embedding business, compute, or transformation logic within the orchestration layer; spreading a single process across multiple uncoordinated workflows; or relying entirely on choreography with no clear process owner.</w:t>
      </w:r>
    </w:p>
    <w:p w14:paraId="0210B2CC"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new-business onboarding process requires validation, pricing, document generation, notifications, and updates across multiple systems. A centrally managed orchestration coordinates the end-to-end process, maintaining visibility, traceability, state, and controlled error handling across all participating services.</w:t>
      </w:r>
    </w:p>
    <w:p w14:paraId="54AB1470" w14:textId="77777777" w:rsidR="00363CBA" w:rsidRPr="0041138D" w:rsidRDefault="00363CBA" w:rsidP="0041138D">
      <w:pPr>
        <w:spacing w:before="40" w:after="110"/>
        <w:ind w:left="360"/>
        <w:rPr>
          <w:szCs w:val="20"/>
        </w:rPr>
      </w:pPr>
    </w:p>
    <w:p w14:paraId="55A7E88A" w14:textId="7D6A9A66" w:rsidR="0041138D" w:rsidRPr="00FE4F0E" w:rsidRDefault="0041138D" w:rsidP="0041138D">
      <w:pPr>
        <w:pStyle w:val="Heading3"/>
        <w:rPr>
          <w:rFonts w:cs="Times New Roman"/>
          <w:bCs/>
          <w:color w:val="132040" w:themeColor="accent1" w:themeShade="BF"/>
          <w:sz w:val="24"/>
          <w:szCs w:val="26"/>
        </w:rPr>
      </w:pPr>
      <w:bookmarkStart w:id="170" w:name="_Toc239852317"/>
      <w:bookmarkStart w:id="171" w:name="_Toc239980623"/>
      <w:r w:rsidRPr="00FE4F0E">
        <w:rPr>
          <w:rFonts w:cs="Times New Roman"/>
          <w:bCs/>
          <w:color w:val="132040" w:themeColor="accent1" w:themeShade="BF"/>
          <w:sz w:val="24"/>
          <w:szCs w:val="26"/>
        </w:rPr>
        <w:t>Process with compensation (SFINT16)</w:t>
      </w:r>
      <w:bookmarkEnd w:id="170"/>
      <w:bookmarkEnd w:id="171"/>
    </w:p>
    <w:p w14:paraId="2590EB53" w14:textId="77777777" w:rsidR="0041138D" w:rsidRDefault="0041138D" w:rsidP="0041138D">
      <w:pPr>
        <w:spacing w:before="10" w:after="90"/>
        <w:rPr>
          <w:i/>
          <w:color w:val="5A6470"/>
          <w:szCs w:val="20"/>
        </w:rPr>
      </w:pPr>
      <w:r w:rsidRPr="0041138D">
        <w:rPr>
          <w:i/>
          <w:color w:val="5A6470"/>
          <w:szCs w:val="20"/>
        </w:rPr>
        <w:t>When a later step fails, undo the earlier ones, orchestrated centrally, not choreographed.</w:t>
      </w:r>
    </w:p>
    <w:p w14:paraId="03D21D6F" w14:textId="77777777" w:rsidR="00DE0875" w:rsidRPr="0041138D" w:rsidRDefault="00DE0875" w:rsidP="0041138D">
      <w:pPr>
        <w:spacing w:before="10" w:after="90"/>
        <w:rPr>
          <w:szCs w:val="20"/>
        </w:rPr>
      </w:pPr>
    </w:p>
    <w:p w14:paraId="43A09CEE" w14:textId="77777777" w:rsidR="0041138D" w:rsidRPr="0041138D" w:rsidRDefault="0041138D" w:rsidP="0041138D">
      <w:pPr>
        <w:spacing w:before="90" w:after="130"/>
        <w:jc w:val="center"/>
        <w:rPr>
          <w:szCs w:val="20"/>
        </w:rPr>
      </w:pPr>
      <w:r w:rsidRPr="0041138D">
        <w:rPr>
          <w:noProof/>
          <w:szCs w:val="20"/>
        </w:rPr>
        <w:drawing>
          <wp:inline distT="0" distB="0" distL="0" distR="0" wp14:anchorId="4BAF6EF3" wp14:editId="244031F4">
            <wp:extent cx="5731510" cy="1387168"/>
            <wp:effectExtent l="0" t="0" r="2540" b="381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31510" cy="1387168"/>
                    </a:xfrm>
                    <a:prstGeom prst="rect">
                      <a:avLst/>
                    </a:prstGeom>
                    <a:noFill/>
                  </pic:spPr>
                </pic:pic>
              </a:graphicData>
            </a:graphic>
          </wp:inline>
        </w:drawing>
      </w:r>
    </w:p>
    <w:p w14:paraId="03B11EC5"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spans multiple systems where a later step may fail after earlier steps have completed, creating the need to restore a consistent business state without relying on distributed transactions.</w:t>
      </w:r>
    </w:p>
    <w:p w14:paraId="3CF629E8"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orchestration layer coordinates compensating actions when a downstream failure occurs. Compensation logic is centrally managed as part of the overall process, ensuring that recovery actions are applied consistently and remain traceable</w:t>
      </w:r>
    </w:p>
    <w:p w14:paraId="4AB287EA"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Cross-system consistency is needed without distributed transactions, and a single process can own the compensation.</w:t>
      </w:r>
    </w:p>
    <w:p w14:paraId="3E1505A8"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An ACID transaction within one system suffices, or a microservices-style distributed style is proposed (out of scope here).</w:t>
      </w:r>
    </w:p>
    <w:p w14:paraId="4786DC37"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Compensation actions are not transactional and may themselves fail. Compensation steps should therefore be idempotent, retryable and fully auditable. Recovery paths should be monitored and tested to ensure consistent behaviour during failure scenarios.</w:t>
      </w:r>
    </w:p>
    <w:p w14:paraId="1BBB102F"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7268AB9F"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Relying on distributed transaction models across systems or implementing compensation logic without clear process ownership.</w:t>
      </w:r>
    </w:p>
    <w:p w14:paraId="348CD6B8"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p>
    <w:p w14:paraId="0D97AB46" w14:textId="77777777" w:rsidR="00363CBA" w:rsidRPr="0041138D" w:rsidRDefault="00363CBA" w:rsidP="0041138D">
      <w:pPr>
        <w:spacing w:before="40" w:after="110"/>
        <w:ind w:left="360"/>
        <w:rPr>
          <w:szCs w:val="20"/>
        </w:rPr>
      </w:pPr>
    </w:p>
    <w:p w14:paraId="1A161050" w14:textId="7DB244B2" w:rsidR="0041138D" w:rsidRPr="00FE4F0E" w:rsidRDefault="0041138D" w:rsidP="0041138D">
      <w:pPr>
        <w:pStyle w:val="Heading3"/>
        <w:rPr>
          <w:rFonts w:cs="Times New Roman"/>
          <w:bCs/>
          <w:color w:val="132040" w:themeColor="accent1" w:themeShade="BF"/>
          <w:sz w:val="24"/>
          <w:szCs w:val="26"/>
        </w:rPr>
      </w:pPr>
      <w:bookmarkStart w:id="172" w:name="_Toc239852318"/>
      <w:bookmarkStart w:id="173" w:name="_Toc239980624"/>
      <w:r w:rsidRPr="00FE4F0E">
        <w:rPr>
          <w:rFonts w:cs="Times New Roman"/>
          <w:bCs/>
          <w:color w:val="132040" w:themeColor="accent1" w:themeShade="BF"/>
          <w:sz w:val="24"/>
          <w:szCs w:val="26"/>
        </w:rPr>
        <w:t>Human-in-the-loop / approval (SFINT17)</w:t>
      </w:r>
      <w:bookmarkEnd w:id="172"/>
      <w:bookmarkEnd w:id="173"/>
    </w:p>
    <w:p w14:paraId="5B7C7AC4" w14:textId="77777777" w:rsidR="0041138D" w:rsidRDefault="0041138D" w:rsidP="0041138D">
      <w:pPr>
        <w:spacing w:before="10" w:after="90"/>
        <w:rPr>
          <w:i/>
          <w:color w:val="5A6470"/>
          <w:szCs w:val="20"/>
        </w:rPr>
      </w:pPr>
      <w:r w:rsidRPr="0041138D">
        <w:rPr>
          <w:i/>
          <w:color w:val="5A6470"/>
          <w:szCs w:val="20"/>
        </w:rPr>
        <w:t>Insert a human decision into an automated process, with audit and escalation.</w:t>
      </w:r>
    </w:p>
    <w:p w14:paraId="110FB8F1" w14:textId="77777777" w:rsidR="00DE0875" w:rsidRPr="0041138D" w:rsidRDefault="00DE0875" w:rsidP="0041138D">
      <w:pPr>
        <w:spacing w:before="10" w:after="90"/>
        <w:rPr>
          <w:szCs w:val="20"/>
        </w:rPr>
      </w:pPr>
    </w:p>
    <w:p w14:paraId="517EA9C3" w14:textId="77777777" w:rsidR="0041138D" w:rsidRDefault="0041138D" w:rsidP="0041138D">
      <w:pPr>
        <w:spacing w:before="90" w:after="130"/>
        <w:jc w:val="center"/>
        <w:rPr>
          <w:szCs w:val="20"/>
        </w:rPr>
      </w:pPr>
      <w:r w:rsidRPr="0041138D">
        <w:rPr>
          <w:noProof/>
          <w:szCs w:val="20"/>
        </w:rPr>
        <w:drawing>
          <wp:inline distT="0" distB="0" distL="0" distR="0" wp14:anchorId="4DC910AB" wp14:editId="35913E59">
            <wp:extent cx="5731510" cy="987841"/>
            <wp:effectExtent l="0" t="0" r="2540" b="3175"/>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31510" cy="987841"/>
                    </a:xfrm>
                    <a:prstGeom prst="rect">
                      <a:avLst/>
                    </a:prstGeom>
                    <a:noFill/>
                  </pic:spPr>
                </pic:pic>
              </a:graphicData>
            </a:graphic>
          </wp:inline>
        </w:drawing>
      </w:r>
    </w:p>
    <w:p w14:paraId="04AE6FD2" w14:textId="77777777" w:rsidR="00DE0875" w:rsidRPr="0041138D" w:rsidRDefault="00DE0875" w:rsidP="0041138D">
      <w:pPr>
        <w:spacing w:before="90" w:after="130"/>
        <w:jc w:val="center"/>
        <w:rPr>
          <w:szCs w:val="20"/>
        </w:rPr>
      </w:pPr>
    </w:p>
    <w:p w14:paraId="034381A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process requires a human decision or approval before it can continue, with the decision and approval outcome needing to be auditable and traceable.</w:t>
      </w:r>
    </w:p>
    <w:p w14:paraId="4FD16EAF"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The Logic App pauses for an approval over Teams or email, captures the decision with the approver's identity, and resumes. Timeouts and escalation keep the process from stalling.</w:t>
      </w:r>
    </w:p>
    <w:p w14:paraId="308FFDF4"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process needs human sign-off and an audit trail.</w:t>
      </w:r>
    </w:p>
    <w:p w14:paraId="1F0E43F9"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decision can be made by rules, keep it straight-through.</w:t>
      </w:r>
    </w:p>
    <w:p w14:paraId="01526221"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Approval steps introduce dependency on human response times and may delay overall process completion. Timeouts, reminders and escalation paths should be defined, and approval outcomes recorded for audit and compliance purposes.</w:t>
      </w:r>
    </w:p>
    <w:p w14:paraId="508B4815"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0A591B09"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Approvals handled over untracked email outside the platform, no timeout or escalation.</w:t>
      </w:r>
    </w:p>
    <w:p w14:paraId="176ED933"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p>
    <w:p w14:paraId="54C70813" w14:textId="77777777" w:rsidR="00363CBA" w:rsidRPr="0041138D" w:rsidRDefault="00363CBA" w:rsidP="0041138D">
      <w:pPr>
        <w:spacing w:before="40" w:after="110"/>
        <w:ind w:left="360"/>
        <w:rPr>
          <w:szCs w:val="20"/>
        </w:rPr>
      </w:pPr>
    </w:p>
    <w:p w14:paraId="1DC8C601" w14:textId="0E4BAC26" w:rsidR="0068510C" w:rsidRDefault="0068510C">
      <w:pPr>
        <w:pStyle w:val="Heading3"/>
        <w:rPr>
          <w:rFonts w:cs="Times New Roman"/>
          <w:bCs/>
          <w:color w:val="132040" w:themeColor="accent1" w:themeShade="BF"/>
          <w:sz w:val="24"/>
          <w:szCs w:val="26"/>
        </w:rPr>
      </w:pPr>
      <w:bookmarkStart w:id="174" w:name="_Toc239852319"/>
      <w:bookmarkStart w:id="175" w:name="_Toc239980625"/>
      <w:r w:rsidRPr="0068510C">
        <w:rPr>
          <w:rFonts w:cs="Times New Roman"/>
          <w:bCs/>
          <w:color w:val="132040" w:themeColor="accent1" w:themeShade="BF"/>
          <w:sz w:val="24"/>
          <w:szCs w:val="26"/>
        </w:rPr>
        <w:t>Scatter-Gather</w:t>
      </w:r>
      <w:r>
        <w:rPr>
          <w:rFonts w:cs="Times New Roman"/>
          <w:bCs/>
          <w:color w:val="132040" w:themeColor="accent1" w:themeShade="BF"/>
          <w:sz w:val="24"/>
          <w:szCs w:val="26"/>
        </w:rPr>
        <w:t xml:space="preserve"> </w:t>
      </w:r>
      <w:r w:rsidRPr="00FE4F0E">
        <w:rPr>
          <w:rFonts w:cs="Times New Roman"/>
          <w:bCs/>
          <w:color w:val="132040" w:themeColor="accent1" w:themeShade="BF"/>
          <w:sz w:val="24"/>
          <w:szCs w:val="26"/>
        </w:rPr>
        <w:t>(SFINT</w:t>
      </w:r>
      <w:r w:rsidR="00DC5352">
        <w:rPr>
          <w:rFonts w:cs="Times New Roman"/>
          <w:bCs/>
          <w:color w:val="132040" w:themeColor="accent1" w:themeShade="BF"/>
          <w:sz w:val="24"/>
          <w:szCs w:val="26"/>
        </w:rPr>
        <w:t>18</w:t>
      </w:r>
      <w:r w:rsidRPr="00FE4F0E">
        <w:rPr>
          <w:rFonts w:cs="Times New Roman"/>
          <w:bCs/>
          <w:color w:val="132040" w:themeColor="accent1" w:themeShade="BF"/>
          <w:sz w:val="24"/>
          <w:szCs w:val="26"/>
        </w:rPr>
        <w:t>)</w:t>
      </w:r>
    </w:p>
    <w:p w14:paraId="1F92A5E8" w14:textId="77777777" w:rsidR="00531429" w:rsidRPr="00531429" w:rsidRDefault="00531429" w:rsidP="00531429">
      <w:pPr>
        <w:spacing w:line="300" w:lineRule="atLeast"/>
        <w:rPr>
          <w:i/>
          <w:color w:val="5A6470"/>
          <w:szCs w:val="20"/>
        </w:rPr>
      </w:pPr>
      <w:r w:rsidRPr="00531429">
        <w:rPr>
          <w:i/>
          <w:color w:val="5A6470"/>
          <w:szCs w:val="20"/>
        </w:rPr>
        <w:t>Execute independent activities in parallel and combine the results into a single outcome, reducing end-to-end processing time.</w:t>
      </w:r>
    </w:p>
    <w:p w14:paraId="413F92B2" w14:textId="77777777" w:rsidR="0068510C" w:rsidRDefault="0068510C" w:rsidP="0068510C"/>
    <w:p w14:paraId="44551DC1" w14:textId="4F5F7B37" w:rsidR="009A09A6" w:rsidRDefault="009A09A6" w:rsidP="0068510C">
      <w:r w:rsidRPr="001D4AE9">
        <w:rPr>
          <w:b/>
          <w:bCs w:val="0"/>
          <w:noProof/>
        </w:rPr>
        <w:drawing>
          <wp:inline distT="0" distB="0" distL="0" distR="0" wp14:anchorId="1D06BFDB" wp14:editId="3C71D6FE">
            <wp:extent cx="5731510" cy="2165350"/>
            <wp:effectExtent l="0" t="0" r="0" b="0"/>
            <wp:docPr id="188984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4365"/>
                    <a:stretch>
                      <a:fillRect/>
                    </a:stretch>
                  </pic:blipFill>
                  <pic:spPr bwMode="auto">
                    <a:xfrm>
                      <a:off x="0" y="0"/>
                      <a:ext cx="573151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6DEC5C44" w14:textId="7EA3F7F0" w:rsidR="009A09A6" w:rsidRDefault="008066EA" w:rsidP="0068510C">
      <w:r>
        <w:br/>
      </w:r>
    </w:p>
    <w:p w14:paraId="1FC19FE5" w14:textId="77777777" w:rsidR="008066EA" w:rsidRDefault="008066EA" w:rsidP="008066EA">
      <w:pPr>
        <w:ind w:left="426"/>
      </w:pPr>
      <w:r w:rsidRPr="00D8092A">
        <w:rPr>
          <w:b/>
          <w:color w:val="1F3864"/>
          <w:szCs w:val="20"/>
        </w:rPr>
        <w:t>Problem</w:t>
      </w:r>
      <w:r w:rsidRPr="008066EA">
        <w:rPr>
          <w:b/>
        </w:rPr>
        <w:t>.</w:t>
      </w:r>
      <w:r w:rsidRPr="008066EA">
        <w:t xml:space="preserve"> A business operation requires results from multiple independent services before processing can continue. Executing the requests sequentially increases latency and extends the overall processing time.</w:t>
      </w:r>
    </w:p>
    <w:p w14:paraId="59AD49C2" w14:textId="77777777" w:rsidR="008066EA" w:rsidRPr="008066EA" w:rsidRDefault="008066EA" w:rsidP="008066EA"/>
    <w:p w14:paraId="621FCFD5" w14:textId="77777777" w:rsidR="008066EA" w:rsidRDefault="008066EA" w:rsidP="008066EA">
      <w:pPr>
        <w:ind w:left="426"/>
      </w:pPr>
      <w:r w:rsidRPr="00D8092A">
        <w:rPr>
          <w:b/>
          <w:color w:val="1F3864"/>
          <w:szCs w:val="20"/>
        </w:rPr>
        <w:t>Solution</w:t>
      </w:r>
      <w:r w:rsidRPr="008066EA">
        <w:rPr>
          <w:b/>
        </w:rPr>
        <w:t>.</w:t>
      </w:r>
      <w:r w:rsidRPr="008066EA">
        <w:t xml:space="preserve"> An orchestration service distributes requests to multiple independent services in parallel, waits for the responses, and then aggregates the results into a single outcome. The orchestration layer manages execution, correlation, completion tracking, and timeout handling while keeping worker services independent.</w:t>
      </w:r>
    </w:p>
    <w:p w14:paraId="28571832" w14:textId="77777777" w:rsidR="008066EA" w:rsidRPr="008066EA" w:rsidRDefault="008066EA" w:rsidP="008066EA"/>
    <w:p w14:paraId="79750EB1" w14:textId="77777777" w:rsidR="008066EA" w:rsidRDefault="008066EA" w:rsidP="008066EA">
      <w:pPr>
        <w:ind w:left="426"/>
      </w:pPr>
      <w:r w:rsidRPr="00D8092A">
        <w:rPr>
          <w:b/>
          <w:color w:val="1F3864"/>
          <w:szCs w:val="20"/>
        </w:rPr>
        <w:t>Use it when</w:t>
      </w:r>
      <w:r w:rsidRPr="008066EA">
        <w:rPr>
          <w:b/>
        </w:rPr>
        <w:t>.</w:t>
      </w:r>
      <w:r w:rsidRPr="008066EA">
        <w:t xml:space="preserve"> Multiple independent tasks can execute concurrently, performance is improved through parallel processing, and a combined result is required before the process can continue.</w:t>
      </w:r>
    </w:p>
    <w:p w14:paraId="6D3713CF" w14:textId="77777777" w:rsidR="008066EA" w:rsidRPr="008066EA" w:rsidRDefault="008066EA" w:rsidP="008066EA"/>
    <w:p w14:paraId="1AC1A738" w14:textId="77777777" w:rsidR="008066EA" w:rsidRDefault="008066EA" w:rsidP="008066EA">
      <w:pPr>
        <w:ind w:left="426"/>
      </w:pPr>
      <w:r w:rsidRPr="00D8092A">
        <w:rPr>
          <w:b/>
          <w:color w:val="1F3864"/>
          <w:szCs w:val="20"/>
        </w:rPr>
        <w:t>Avoid it when.</w:t>
      </w:r>
      <w:r w:rsidRPr="008066EA">
        <w:t xml:space="preserve"> Tasks depend on the results of earlier tasks, no aggregated response is required, or a single task dominates the overall execution time and limits any benefit from parallelisation.</w:t>
      </w:r>
    </w:p>
    <w:p w14:paraId="5ACEDF5A" w14:textId="77777777" w:rsidR="008066EA" w:rsidRPr="008066EA" w:rsidRDefault="008066EA" w:rsidP="008066EA"/>
    <w:p w14:paraId="1238E032" w14:textId="77777777" w:rsidR="008066EA" w:rsidRDefault="008066EA" w:rsidP="008066EA">
      <w:pPr>
        <w:ind w:left="426"/>
      </w:pPr>
      <w:r w:rsidRPr="00D8092A">
        <w:rPr>
          <w:b/>
          <w:color w:val="1F3864"/>
          <w:szCs w:val="20"/>
        </w:rPr>
        <w:t>Risks and considerations</w:t>
      </w:r>
      <w:r w:rsidRPr="008066EA">
        <w:rPr>
          <w:b/>
        </w:rPr>
        <w:t>.</w:t>
      </w:r>
      <w:r w:rsidRPr="008066EA">
        <w:t xml:space="preserve"> Slow or unavailable downstream services can delay completion. Timeouts, partial-failure handling, concurrency limits, and response aggregation strategies should be defined explicitly. Correlation tracking and monitoring are essential for troubleshooting and operational support. Excessive parallelism can overwhelm dependent services and reduce overall system stability.</w:t>
      </w:r>
    </w:p>
    <w:p w14:paraId="77210E7B" w14:textId="77777777" w:rsidR="008066EA" w:rsidRPr="008066EA" w:rsidRDefault="008066EA" w:rsidP="008066EA"/>
    <w:p w14:paraId="2AFD9144" w14:textId="77777777" w:rsidR="008066EA" w:rsidRDefault="008066EA" w:rsidP="008066EA">
      <w:pPr>
        <w:ind w:left="426"/>
      </w:pPr>
      <w:r w:rsidRPr="00D8092A">
        <w:rPr>
          <w:b/>
          <w:color w:val="1F3864"/>
          <w:szCs w:val="20"/>
        </w:rPr>
        <w:t>Security boundary</w:t>
      </w:r>
      <w:r w:rsidRPr="008066EA">
        <w:rPr>
          <w:b/>
        </w:rPr>
        <w:t>.</w:t>
      </w:r>
      <w:r w:rsidRPr="008066EA">
        <w:t xml:space="preserve"> The orchestrator, worker services, and aggregation components operate within the private integration platform. Within Azure: managed identities, Private Endpoints, RBAC, and TLS are used throughout. Authentication occurs once at the entry point, with downstream services authorised using least-privilege access. Outside Azure: any external service interaction follows the approved boundary pattern and security controls for that integration.</w:t>
      </w:r>
    </w:p>
    <w:p w14:paraId="57A7B163" w14:textId="77777777" w:rsidR="008066EA" w:rsidRPr="008066EA" w:rsidRDefault="008066EA" w:rsidP="008066EA"/>
    <w:p w14:paraId="5CBAB2E5" w14:textId="185C8EE0" w:rsidR="008066EA" w:rsidRDefault="008066EA" w:rsidP="008066EA">
      <w:pPr>
        <w:ind w:left="426"/>
      </w:pPr>
      <w:r w:rsidRPr="00D8092A">
        <w:rPr>
          <w:b/>
          <w:color w:val="1F3864"/>
          <w:szCs w:val="20"/>
        </w:rPr>
        <w:t>Common pitfall</w:t>
      </w:r>
      <w:r w:rsidRPr="008066EA">
        <w:rPr>
          <w:b/>
        </w:rPr>
        <w:t>.</w:t>
      </w:r>
      <w:r w:rsidRPr="008066EA">
        <w:t xml:space="preserve"> Implementing the pattern with sequential service calls rather than parallel execution or waiting indefinitely for all responses without timeout or partial-result handling.</w:t>
      </w:r>
    </w:p>
    <w:p w14:paraId="2138912D" w14:textId="77777777" w:rsidR="008066EA" w:rsidRPr="008066EA" w:rsidRDefault="008066EA" w:rsidP="008066EA"/>
    <w:p w14:paraId="016DE931" w14:textId="77777777" w:rsidR="008066EA" w:rsidRPr="008066EA" w:rsidRDefault="008066EA" w:rsidP="008066EA">
      <w:pPr>
        <w:ind w:left="426"/>
      </w:pPr>
      <w:r w:rsidRPr="00D8092A">
        <w:rPr>
          <w:b/>
          <w:color w:val="1F3864"/>
          <w:szCs w:val="20"/>
        </w:rPr>
        <w:t>In practice</w:t>
      </w:r>
      <w:r w:rsidRPr="008066EA">
        <w:rPr>
          <w:b/>
        </w:rPr>
        <w:t>.</w:t>
      </w:r>
      <w:r w:rsidRPr="008066EA">
        <w:t xml:space="preserve"> A broker submission requires validation from multiple systems before a quotation can be returned. The orchestration service simultaneously invokes pricing, fraud, and capacity services. Once all required responses are received, the results are aggregated into a single response and returned to the broker, reducing overall response time to approximately that of the slowest service rather than the combined duration of all services.</w:t>
      </w:r>
    </w:p>
    <w:p w14:paraId="69DE238F" w14:textId="77777777" w:rsidR="009A09A6" w:rsidRDefault="009A09A6" w:rsidP="0068510C"/>
    <w:p w14:paraId="141F2EE5" w14:textId="77777777" w:rsidR="009A09A6" w:rsidRDefault="009A09A6" w:rsidP="0068510C"/>
    <w:p w14:paraId="65DF5D59" w14:textId="77777777" w:rsidR="0068510C" w:rsidRPr="0068510C" w:rsidRDefault="0068510C" w:rsidP="0068510C"/>
    <w:p w14:paraId="128F4475" w14:textId="3B02546E" w:rsidR="0041138D" w:rsidRDefault="0041138D" w:rsidP="0041138D">
      <w:pPr>
        <w:pStyle w:val="Heading2"/>
        <w:rPr>
          <w:bCs w:val="0"/>
        </w:rPr>
      </w:pPr>
      <w:bookmarkStart w:id="176" w:name="_Toc240018801"/>
      <w:r w:rsidRPr="00FE4F0E">
        <w:rPr>
          <w:bCs w:val="0"/>
        </w:rPr>
        <w:t>File Patterns</w:t>
      </w:r>
      <w:bookmarkEnd w:id="174"/>
      <w:bookmarkEnd w:id="175"/>
      <w:bookmarkEnd w:id="176"/>
    </w:p>
    <w:p w14:paraId="29A8606E" w14:textId="77777777" w:rsidR="00363CBA" w:rsidRPr="00363CBA" w:rsidRDefault="00363CBA" w:rsidP="00363CBA"/>
    <w:p w14:paraId="1D42088F" w14:textId="59A0B2B8" w:rsidR="0041138D" w:rsidRPr="00FE4F0E" w:rsidRDefault="0041138D" w:rsidP="0041138D">
      <w:pPr>
        <w:pStyle w:val="Heading3"/>
        <w:rPr>
          <w:rFonts w:cs="Times New Roman"/>
          <w:bCs/>
          <w:color w:val="132040" w:themeColor="accent1" w:themeShade="BF"/>
          <w:sz w:val="24"/>
          <w:szCs w:val="26"/>
        </w:rPr>
      </w:pPr>
      <w:bookmarkStart w:id="177" w:name="_Toc239852320"/>
      <w:bookmarkStart w:id="178" w:name="_Toc239980626"/>
      <w:r w:rsidRPr="00FE4F0E">
        <w:rPr>
          <w:rFonts w:cs="Times New Roman"/>
          <w:bCs/>
          <w:color w:val="132040" w:themeColor="accent1" w:themeShade="BF"/>
          <w:sz w:val="24"/>
          <w:szCs w:val="26"/>
        </w:rPr>
        <w:t>Event-driven file ingestion (</w:t>
      </w:r>
      <w:r w:rsidR="00122229">
        <w:rPr>
          <w:rFonts w:cs="Times New Roman"/>
          <w:bCs/>
          <w:color w:val="132040" w:themeColor="accent1" w:themeShade="BF"/>
          <w:sz w:val="24"/>
          <w:szCs w:val="26"/>
        </w:rPr>
        <w:t>SFINT19</w:t>
      </w:r>
      <w:r w:rsidRPr="00FE4F0E">
        <w:rPr>
          <w:rFonts w:cs="Times New Roman"/>
          <w:bCs/>
          <w:color w:val="132040" w:themeColor="accent1" w:themeShade="BF"/>
          <w:sz w:val="24"/>
          <w:szCs w:val="26"/>
        </w:rPr>
        <w:t>)</w:t>
      </w:r>
      <w:bookmarkEnd w:id="177"/>
      <w:bookmarkEnd w:id="178"/>
    </w:p>
    <w:p w14:paraId="094F1771" w14:textId="77777777" w:rsidR="0041138D" w:rsidRDefault="0041138D" w:rsidP="0041138D">
      <w:pPr>
        <w:spacing w:before="10" w:after="90"/>
        <w:rPr>
          <w:i/>
          <w:color w:val="5A6470"/>
          <w:szCs w:val="20"/>
        </w:rPr>
      </w:pPr>
      <w:r w:rsidRPr="0041138D">
        <w:rPr>
          <w:i/>
          <w:color w:val="5A6470"/>
          <w:szCs w:val="20"/>
        </w:rPr>
        <w:t>A partner or system drops a file; pick it up on arrival, validate and parse it, and turn its contents into messages the platform can process.</w:t>
      </w:r>
    </w:p>
    <w:p w14:paraId="4DC7FF27" w14:textId="77777777" w:rsidR="00DE0875" w:rsidRPr="0041138D" w:rsidRDefault="00DE0875" w:rsidP="0041138D">
      <w:pPr>
        <w:spacing w:before="10" w:after="90"/>
        <w:rPr>
          <w:szCs w:val="20"/>
        </w:rPr>
      </w:pPr>
    </w:p>
    <w:p w14:paraId="3A42F416" w14:textId="77777777" w:rsidR="0041138D" w:rsidRPr="0041138D" w:rsidRDefault="0041138D" w:rsidP="0041138D">
      <w:pPr>
        <w:spacing w:before="90" w:after="130"/>
        <w:jc w:val="center"/>
        <w:rPr>
          <w:szCs w:val="20"/>
        </w:rPr>
      </w:pPr>
      <w:r w:rsidRPr="0041138D">
        <w:rPr>
          <w:noProof/>
          <w:szCs w:val="20"/>
        </w:rPr>
        <w:drawing>
          <wp:inline distT="0" distB="0" distL="0" distR="0" wp14:anchorId="2011A816" wp14:editId="606A1FF8">
            <wp:extent cx="5731510" cy="1107830"/>
            <wp:effectExtent l="0" t="0" r="2540" b="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38"/>
                    <a:stretch>
                      <a:fillRect/>
                    </a:stretch>
                  </pic:blipFill>
                  <pic:spPr>
                    <a:xfrm>
                      <a:off x="0" y="0"/>
                      <a:ext cx="5731510" cy="110783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359AC603"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source system can provide data only through file-based exchange mechanisms. Traditional polling approaches can introduce unnecessary latency, operational overhead and tighter coupling between systems.</w:t>
      </w:r>
    </w:p>
    <w:p w14:paraId="0DAB28A6"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Files are landed in Blob using Logic App or Azure Function, and they can react to its arrival with an Event Grid blob-created event, event-driven, not polled. Validation, transformation and downstream distribution are performed through standard integration services, allowing file exchange to act as a transport mechanism while processing continues using approved messaging and orchestration patterns.</w:t>
      </w:r>
    </w:p>
    <w:p w14:paraId="7A432DA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source can only deliver operational data as files (partner SFTP, legacy extract, scheduled drop) and the contents are records to process.</w:t>
      </w:r>
    </w:p>
    <w:p w14:paraId="7E3C9A6A"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Direct API or event-based integration is available, or the primary objective is analytical or bulk data ingestion better suited to the data platform.</w:t>
      </w:r>
    </w:p>
    <w:p w14:paraId="75FCE0D8" w14:textId="77777777" w:rsidR="0041138D" w:rsidRPr="0041138D" w:rsidRDefault="0041138D" w:rsidP="0041138D">
      <w:pPr>
        <w:spacing w:before="40" w:after="110"/>
        <w:ind w:left="360"/>
        <w:rPr>
          <w:szCs w:val="20"/>
        </w:rPr>
      </w:pPr>
      <w:r w:rsidRPr="0041138D">
        <w:rPr>
          <w:b/>
          <w:color w:val="1F3864"/>
          <w:szCs w:val="20"/>
        </w:rPr>
        <w:t>Risks and considerations.</w:t>
      </w:r>
      <w:r w:rsidRPr="0041138D" w:rsidDel="0005614D">
        <w:rPr>
          <w:rFonts w:eastAsia="Times New Roman" w:cs="Segoe UI"/>
          <w:szCs w:val="20"/>
          <w:lang w:eastAsia="en-GB"/>
        </w:rPr>
        <w:t xml:space="preserve"> </w:t>
      </w:r>
      <w:r w:rsidRPr="0041138D">
        <w:rPr>
          <w:szCs w:val="20"/>
        </w:rPr>
        <w:t>File completeness, validation, replay and duplicate handling should be considered during design. Invalid files should be isolated using approved error-handling processes. File lifecycle, retention and storage costs should also be governed appropriately.</w:t>
      </w:r>
    </w:p>
    <w:p w14:paraId="014AC6EB" w14:textId="77777777" w:rsidR="0041138D" w:rsidRPr="0041138D" w:rsidRDefault="0041138D" w:rsidP="0041138D">
      <w:pPr>
        <w:spacing w:before="40" w:after="110"/>
        <w:ind w:left="360"/>
        <w:rPr>
          <w:szCs w:val="20"/>
        </w:rPr>
      </w:pPr>
      <w:r w:rsidRPr="0041138D">
        <w:rPr>
          <w:b/>
          <w:color w:val="1F3864"/>
          <w:szCs w:val="20"/>
        </w:rPr>
        <w:t>Security boundary. T</w:t>
      </w:r>
      <w:r w:rsidRPr="0041138D">
        <w:rPr>
          <w:szCs w:val="20"/>
        </w:rPr>
        <w:t>he Blob landing (firewalled, public access disabled), Event Grid, the Logic App/Function and Service Bus all sit in spokes; a partner SFTP is the external boundary. Within Azure: Blob over a Private Endpoint with managed-identity RBAC (no account keys, no public SAS), Event Grid and the Function private,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2CBDD00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Treating file structures as long-term system contracts or processing large files without validation, decomposition and error-handling controls.</w:t>
      </w:r>
    </w:p>
    <w:p w14:paraId="08E19DC5"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A delegated authority or third-party provider delivers operational data through an SFTP-based file exchange. The file is validated, transformed (if applicable) and distributed through messaging and orchestration patterns, allowing downstream systems to process individual business records independently of the original file format.</w:t>
      </w:r>
    </w:p>
    <w:p w14:paraId="735F6CD3" w14:textId="77777777" w:rsidR="00363CBA" w:rsidRPr="0041138D" w:rsidRDefault="00363CBA" w:rsidP="0041138D">
      <w:pPr>
        <w:spacing w:before="40" w:after="110"/>
        <w:ind w:left="360"/>
        <w:rPr>
          <w:szCs w:val="20"/>
        </w:rPr>
      </w:pPr>
    </w:p>
    <w:p w14:paraId="526E40A8" w14:textId="468C35AE" w:rsidR="0041138D" w:rsidRPr="00FE4F0E" w:rsidRDefault="0041138D" w:rsidP="0041138D">
      <w:pPr>
        <w:pStyle w:val="Heading3"/>
        <w:rPr>
          <w:rFonts w:cs="Times New Roman"/>
          <w:bCs/>
          <w:color w:val="132040" w:themeColor="accent1" w:themeShade="BF"/>
          <w:sz w:val="24"/>
          <w:szCs w:val="26"/>
        </w:rPr>
      </w:pPr>
      <w:bookmarkStart w:id="179" w:name="_Toc239852321"/>
      <w:bookmarkStart w:id="180" w:name="_Toc239980627"/>
      <w:r w:rsidRPr="00FE4F0E">
        <w:rPr>
          <w:rFonts w:cs="Times New Roman"/>
          <w:bCs/>
          <w:color w:val="132040" w:themeColor="accent1" w:themeShade="BF"/>
          <w:sz w:val="24"/>
          <w:szCs w:val="26"/>
        </w:rPr>
        <w:t>File generation and delivery (</w:t>
      </w:r>
      <w:r w:rsidR="00122229">
        <w:rPr>
          <w:rFonts w:cs="Times New Roman"/>
          <w:bCs/>
          <w:color w:val="132040" w:themeColor="accent1" w:themeShade="BF"/>
          <w:sz w:val="24"/>
          <w:szCs w:val="26"/>
        </w:rPr>
        <w:t>SFINT20</w:t>
      </w:r>
      <w:r w:rsidRPr="00FE4F0E">
        <w:rPr>
          <w:rFonts w:cs="Times New Roman"/>
          <w:bCs/>
          <w:color w:val="132040" w:themeColor="accent1" w:themeShade="BF"/>
          <w:sz w:val="24"/>
          <w:szCs w:val="26"/>
        </w:rPr>
        <w:t>)</w:t>
      </w:r>
      <w:bookmarkEnd w:id="179"/>
      <w:bookmarkEnd w:id="180"/>
    </w:p>
    <w:p w14:paraId="6AB3440F" w14:textId="77777777" w:rsidR="0041138D" w:rsidRDefault="0041138D" w:rsidP="0041138D">
      <w:pPr>
        <w:spacing w:before="10" w:after="90"/>
        <w:rPr>
          <w:i/>
          <w:color w:val="5A6470"/>
          <w:szCs w:val="20"/>
        </w:rPr>
      </w:pPr>
      <w:r w:rsidRPr="0041138D">
        <w:rPr>
          <w:i/>
          <w:color w:val="5A6470"/>
          <w:szCs w:val="20"/>
        </w:rPr>
        <w:t>The platform produces a file from records or events and delivers it to a partner or system that can only consume files.</w:t>
      </w:r>
    </w:p>
    <w:p w14:paraId="7ED29D3F" w14:textId="77777777" w:rsidR="00180A2F" w:rsidRDefault="00180A2F" w:rsidP="00180A2F">
      <w:pPr>
        <w:spacing w:before="90" w:after="130"/>
        <w:rPr>
          <w:szCs w:val="20"/>
        </w:rPr>
      </w:pPr>
    </w:p>
    <w:p w14:paraId="0FD3A473" w14:textId="1130D1E0" w:rsidR="00180A2F" w:rsidRDefault="00E4424C" w:rsidP="00180A2F">
      <w:pPr>
        <w:spacing w:before="90" w:after="130"/>
        <w:rPr>
          <w:szCs w:val="20"/>
        </w:rPr>
      </w:pPr>
      <w:r>
        <w:rPr>
          <w:noProof/>
          <w:szCs w:val="20"/>
        </w:rPr>
        <w:t xml:space="preserve"> </w:t>
      </w:r>
      <w:r>
        <w:rPr>
          <w:noProof/>
          <w:szCs w:val="20"/>
        </w:rPr>
        <w:drawing>
          <wp:inline distT="0" distB="0" distL="0" distR="0" wp14:anchorId="2F3C80AD" wp14:editId="2DC1B577">
            <wp:extent cx="5693682" cy="814564"/>
            <wp:effectExtent l="0" t="0" r="2540" b="5080"/>
            <wp:docPr id="1810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43984" cy="821760"/>
                    </a:xfrm>
                    <a:prstGeom prst="rect">
                      <a:avLst/>
                    </a:prstGeom>
                    <a:noFill/>
                  </pic:spPr>
                </pic:pic>
              </a:graphicData>
            </a:graphic>
          </wp:inline>
        </w:drawing>
      </w:r>
    </w:p>
    <w:p w14:paraId="1BC646CE" w14:textId="77777777" w:rsidR="00DE0875" w:rsidRPr="0041138D" w:rsidRDefault="00DE0875" w:rsidP="0041138D">
      <w:pPr>
        <w:spacing w:before="90" w:after="130"/>
        <w:jc w:val="center"/>
        <w:rPr>
          <w:szCs w:val="20"/>
        </w:rPr>
      </w:pPr>
    </w:p>
    <w:p w14:paraId="0BF8E222"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A downstream party, a partner, a legacy system, a regulator, needs data as a file, on a schedule or on an event.</w:t>
      </w:r>
    </w:p>
    <w:p w14:paraId="6607E17B" w14:textId="3B3E1DFC"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A Logic App collects the data (from events, a query, or accumulated messages), a Function renders it into the required file format</w:t>
      </w:r>
      <w:r w:rsidR="00305C66">
        <w:rPr>
          <w:szCs w:val="20"/>
        </w:rPr>
        <w:t xml:space="preserve"> (if required)</w:t>
      </w:r>
      <w:r w:rsidRPr="0041138D">
        <w:rPr>
          <w:szCs w:val="20"/>
        </w:rPr>
        <w:t>, and the file is written to Blob and delivered, pushed to the partner's SFTP or staged for collection, with a completion event. Delivery status is tracked and retried.</w:t>
      </w:r>
      <w:r w:rsidR="00DF2C57">
        <w:rPr>
          <w:szCs w:val="20"/>
        </w:rPr>
        <w:t xml:space="preserve"> </w:t>
      </w:r>
      <w:r w:rsidR="00755407">
        <w:rPr>
          <w:szCs w:val="20"/>
        </w:rPr>
        <w:t>Depending on destination system, additional components like Data Gateway, ASE</w:t>
      </w:r>
      <w:r w:rsidR="00AB54CF">
        <w:rPr>
          <w:szCs w:val="20"/>
        </w:rPr>
        <w:t>, Express Route</w:t>
      </w:r>
      <w:r w:rsidR="00877101">
        <w:rPr>
          <w:szCs w:val="20"/>
        </w:rPr>
        <w:t>, Hybrid Worker may be needed</w:t>
      </w:r>
      <w:r w:rsidR="0070593F">
        <w:rPr>
          <w:szCs w:val="20"/>
        </w:rPr>
        <w:t>.</w:t>
      </w:r>
    </w:p>
    <w:p w14:paraId="57620F30"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A consumer can only ingest files, or a scheduled or regulatory extract is required.</w:t>
      </w:r>
    </w:p>
    <w:p w14:paraId="67ED86AB"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 consumer could call an API or subscribe to events, offer that instead.</w:t>
      </w:r>
    </w:p>
    <w:p w14:paraId="1E542CFC"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File delivery should include confirmation, retry and monitoring mechanisms. File retention, encryption, naming standards and delivery reconciliation should be considered as part of the solution design. Partner SFTP credentials are held in Key Vault, and sign or encrypt sensitive files (where required). Write-then-rename so a partner never collects a half-written file and manage retention so generated files do not accumulate cost.</w:t>
      </w:r>
    </w:p>
    <w:p w14:paraId="1E4E7160" w14:textId="63FF347B" w:rsidR="0041138D" w:rsidRPr="0041138D" w:rsidRDefault="0041138D" w:rsidP="0041138D">
      <w:pPr>
        <w:spacing w:before="40" w:after="110"/>
        <w:ind w:left="360"/>
        <w:rPr>
          <w:szCs w:val="20"/>
        </w:rPr>
      </w:pPr>
      <w:r w:rsidRPr="0041138D">
        <w:rPr>
          <w:b/>
          <w:color w:val="1F3864"/>
          <w:szCs w:val="20"/>
        </w:rPr>
        <w:t>Security boundary.</w:t>
      </w:r>
      <w:r w:rsidRPr="0041138D" w:rsidDel="00310E34">
        <w:rPr>
          <w:b/>
          <w:color w:val="1F3864"/>
          <w:szCs w:val="20"/>
        </w:rPr>
        <w:t xml:space="preserve"> </w:t>
      </w:r>
      <w:r w:rsidRPr="0041138D">
        <w:rPr>
          <w:szCs w:val="20"/>
        </w:rPr>
        <w:t xml:space="preserve">The Logic App, Function and Blob/SFTP staging sit in spokes; delivery to the </w:t>
      </w:r>
      <w:r w:rsidR="00474B7F">
        <w:rPr>
          <w:szCs w:val="20"/>
        </w:rPr>
        <w:t>consumer</w:t>
      </w:r>
      <w:r w:rsidRPr="0041138D">
        <w:rPr>
          <w:szCs w:val="20"/>
        </w:rPr>
        <w:t xml:space="preserve"> is the external boundary</w:t>
      </w:r>
      <w:r w:rsidR="00474B7F">
        <w:rPr>
          <w:szCs w:val="20"/>
        </w:rPr>
        <w:t xml:space="preserve"> in case of SFTP Partner and in all other cases it will be internal systems</w:t>
      </w:r>
      <w:r w:rsidRPr="0041138D">
        <w:rPr>
          <w:szCs w:val="20"/>
        </w:rPr>
        <w:t>. Within Azure: managed identity to Blob (no keys), partner SFTP credentials held in Key Vault and referenced, TLS. Outside Azure: SFTP-over-SSH with key auth to an allow-listed partner host, sensitive files signed or encrypted, and egress over the controlled path rather than default routing.</w:t>
      </w:r>
    </w:p>
    <w:p w14:paraId="426041B2"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Hand-rolled scheduled scripts running outside the platform with credentials in config with no delivery confirmation or retry.</w:t>
      </w:r>
    </w:p>
    <w:p w14:paraId="01C530FF"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 xml:space="preserve">A nightly settlement extract is generated and pushed to the partner's SFTP, with a completion event notifying the finance team. </w:t>
      </w:r>
    </w:p>
    <w:p w14:paraId="0BE53711" w14:textId="77777777" w:rsidR="00363CBA" w:rsidRDefault="00363CBA" w:rsidP="0041138D">
      <w:pPr>
        <w:spacing w:before="40" w:after="110"/>
        <w:ind w:left="360"/>
        <w:rPr>
          <w:szCs w:val="20"/>
        </w:rPr>
      </w:pPr>
    </w:p>
    <w:p w14:paraId="30C4C874" w14:textId="77777777" w:rsidR="00DE0875" w:rsidRDefault="00DE0875" w:rsidP="0041138D">
      <w:pPr>
        <w:spacing w:before="40" w:after="110"/>
        <w:ind w:left="360"/>
        <w:rPr>
          <w:szCs w:val="20"/>
        </w:rPr>
      </w:pPr>
    </w:p>
    <w:p w14:paraId="39448672" w14:textId="77777777" w:rsidR="00DE0875" w:rsidRDefault="00DE0875" w:rsidP="0041138D">
      <w:pPr>
        <w:spacing w:before="40" w:after="110"/>
        <w:ind w:left="360"/>
        <w:rPr>
          <w:szCs w:val="20"/>
        </w:rPr>
      </w:pPr>
    </w:p>
    <w:p w14:paraId="6656BE5E" w14:textId="77777777" w:rsidR="00DE0875" w:rsidRDefault="00DE0875" w:rsidP="0041138D">
      <w:pPr>
        <w:spacing w:before="40" w:after="110"/>
        <w:ind w:left="360"/>
        <w:rPr>
          <w:szCs w:val="20"/>
        </w:rPr>
      </w:pPr>
    </w:p>
    <w:p w14:paraId="04F54643" w14:textId="62AAF82A" w:rsidR="0041138D" w:rsidRDefault="0041138D" w:rsidP="0041138D">
      <w:pPr>
        <w:pStyle w:val="Heading2"/>
        <w:rPr>
          <w:bCs w:val="0"/>
        </w:rPr>
      </w:pPr>
      <w:bookmarkStart w:id="181" w:name="_Toc239852322"/>
      <w:bookmarkStart w:id="182" w:name="_Toc239980628"/>
      <w:bookmarkStart w:id="183" w:name="_Toc240018802"/>
      <w:r w:rsidRPr="00FE4F0E">
        <w:rPr>
          <w:bCs w:val="0"/>
        </w:rPr>
        <w:t>Transformation and Routing Patterns</w:t>
      </w:r>
      <w:bookmarkEnd w:id="181"/>
      <w:bookmarkEnd w:id="182"/>
      <w:bookmarkEnd w:id="183"/>
    </w:p>
    <w:p w14:paraId="5B5292A7" w14:textId="77777777" w:rsidR="00363CBA" w:rsidRPr="00363CBA" w:rsidRDefault="00363CBA" w:rsidP="00363CBA"/>
    <w:p w14:paraId="50951E7B" w14:textId="2AB3C50D" w:rsidR="0041138D" w:rsidRPr="00FE4F0E" w:rsidRDefault="0041138D" w:rsidP="0041138D">
      <w:pPr>
        <w:pStyle w:val="Heading3"/>
        <w:rPr>
          <w:rFonts w:cs="Times New Roman"/>
          <w:bCs/>
          <w:color w:val="132040" w:themeColor="accent1" w:themeShade="BF"/>
          <w:sz w:val="24"/>
          <w:szCs w:val="26"/>
        </w:rPr>
      </w:pPr>
      <w:bookmarkStart w:id="184" w:name="_Toc239852323"/>
      <w:bookmarkStart w:id="185" w:name="_Toc239980629"/>
      <w:r w:rsidRPr="00FE4F0E">
        <w:rPr>
          <w:rFonts w:cs="Times New Roman"/>
          <w:bCs/>
          <w:color w:val="132040" w:themeColor="accent1" w:themeShade="BF"/>
          <w:sz w:val="24"/>
          <w:szCs w:val="26"/>
        </w:rPr>
        <w:t>Canonical data model and message translator (</w:t>
      </w:r>
      <w:r w:rsidR="00122229">
        <w:rPr>
          <w:rFonts w:cs="Times New Roman"/>
          <w:bCs/>
          <w:color w:val="132040" w:themeColor="accent1" w:themeShade="BF"/>
          <w:sz w:val="24"/>
          <w:szCs w:val="26"/>
        </w:rPr>
        <w:t>SFINT21</w:t>
      </w:r>
      <w:r w:rsidRPr="00FE4F0E">
        <w:rPr>
          <w:rFonts w:cs="Times New Roman"/>
          <w:bCs/>
          <w:color w:val="132040" w:themeColor="accent1" w:themeShade="BF"/>
          <w:sz w:val="24"/>
          <w:szCs w:val="26"/>
        </w:rPr>
        <w:t>)</w:t>
      </w:r>
      <w:bookmarkEnd w:id="184"/>
      <w:bookmarkEnd w:id="185"/>
    </w:p>
    <w:p w14:paraId="03BF309E" w14:textId="77777777" w:rsidR="0041138D" w:rsidRPr="0041138D" w:rsidRDefault="0041138D" w:rsidP="0041138D">
      <w:pPr>
        <w:spacing w:before="10" w:after="90"/>
        <w:rPr>
          <w:szCs w:val="20"/>
        </w:rPr>
      </w:pPr>
      <w:r w:rsidRPr="0041138D">
        <w:rPr>
          <w:i/>
          <w:color w:val="5A6470"/>
          <w:szCs w:val="20"/>
        </w:rPr>
        <w:t>Map every external format to one internal canonical model, so internal systems never bind to a partner's format.</w:t>
      </w:r>
    </w:p>
    <w:p w14:paraId="58B8BCB8" w14:textId="77777777" w:rsidR="0041138D" w:rsidRPr="0041138D" w:rsidRDefault="0041138D" w:rsidP="0041138D">
      <w:pPr>
        <w:spacing w:before="90" w:after="130"/>
        <w:jc w:val="center"/>
        <w:rPr>
          <w:szCs w:val="20"/>
        </w:rPr>
      </w:pPr>
      <w:r w:rsidRPr="0041138D">
        <w:rPr>
          <w:noProof/>
          <w:szCs w:val="20"/>
        </w:rPr>
        <w:drawing>
          <wp:inline distT="0" distB="0" distL="0" distR="0" wp14:anchorId="0C779341" wp14:editId="6258C954">
            <wp:extent cx="5537200" cy="2208011"/>
            <wp:effectExtent l="0" t="0" r="6350" b="1905"/>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39457" cy="2208911"/>
                    </a:xfrm>
                    <a:prstGeom prst="rect">
                      <a:avLst/>
                    </a:prstGeom>
                    <a:noFill/>
                  </pic:spPr>
                </pic:pic>
              </a:graphicData>
            </a:graphic>
          </wp:inline>
        </w:drawing>
      </w:r>
    </w:p>
    <w:p w14:paraId="422CB5D6"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Multiple external and internal systems exchange information using different schemas, message formats and data models. Direct system-to-system mappings increase complexity, coupling and change impact across the integration landscape</w:t>
      </w:r>
    </w:p>
    <w:p w14:paraId="4848A829"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Define a canonical enterprise model for each business domain and perform translation at the integration boundary. External formats are mapped to the canonical model on ingress and transformed from the canonical model on egress. Internal systems interact using the canonical representation rather than external schemas.</w:t>
      </w:r>
    </w:p>
    <w:p w14:paraId="2668096F"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Integration is needed with several external parties or standards for the same business concept</w:t>
      </w:r>
    </w:p>
    <w:p w14:paraId="003EA751"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really is a single, stable format on both sides, a straight protocol mediation (SFINT3) is enough.</w:t>
      </w:r>
    </w:p>
    <w:p w14:paraId="7EA5868B"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Canonical models require clear ownership, versioning and governance. Mapping rules should be maintained, tested and reviewed as part of the integration lifecycle. Schema changes should be assessed against the canonical model before implementation.</w:t>
      </w:r>
    </w:p>
    <w:p w14:paraId="2F278493"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A15C9DB"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Point-to-point mapping between every internal system and every partner format</w:t>
      </w:r>
    </w:p>
    <w:p w14:paraId="50ED90DA" w14:textId="77777777" w:rsidR="0041138D" w:rsidRDefault="0041138D" w:rsidP="0041138D">
      <w:pPr>
        <w:spacing w:before="40" w:after="110"/>
        <w:ind w:left="360"/>
        <w:rPr>
          <w:szCs w:val="20"/>
        </w:rPr>
      </w:pPr>
      <w:r w:rsidRPr="0041138D">
        <w:rPr>
          <w:b/>
          <w:color w:val="1F3864"/>
          <w:szCs w:val="20"/>
        </w:rPr>
        <w:t xml:space="preserve">In practice. </w:t>
      </w:r>
      <w:r w:rsidRPr="0041138D">
        <w:rPr>
          <w:szCs w:val="20"/>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2DE6D8BB" w14:textId="77777777" w:rsidR="00363CBA" w:rsidRDefault="00363CBA" w:rsidP="0041138D">
      <w:pPr>
        <w:spacing w:before="40" w:after="110"/>
        <w:ind w:left="360"/>
        <w:rPr>
          <w:szCs w:val="20"/>
        </w:rPr>
      </w:pPr>
    </w:p>
    <w:p w14:paraId="5E10366B" w14:textId="77777777" w:rsidR="00DE0875" w:rsidRDefault="00DE0875" w:rsidP="0041138D">
      <w:pPr>
        <w:spacing w:before="40" w:after="110"/>
        <w:ind w:left="360"/>
        <w:rPr>
          <w:szCs w:val="20"/>
        </w:rPr>
      </w:pPr>
    </w:p>
    <w:p w14:paraId="5F59A348" w14:textId="77777777" w:rsidR="00DE0875" w:rsidRDefault="00DE0875" w:rsidP="0041138D">
      <w:pPr>
        <w:spacing w:before="40" w:after="110"/>
        <w:ind w:left="360"/>
        <w:rPr>
          <w:szCs w:val="20"/>
        </w:rPr>
      </w:pPr>
    </w:p>
    <w:p w14:paraId="6E03741F" w14:textId="77777777" w:rsidR="00DE0875" w:rsidRPr="0041138D" w:rsidRDefault="00DE0875" w:rsidP="0041138D">
      <w:pPr>
        <w:spacing w:before="40" w:after="110"/>
        <w:ind w:left="360"/>
        <w:rPr>
          <w:szCs w:val="20"/>
        </w:rPr>
      </w:pPr>
    </w:p>
    <w:p w14:paraId="44DAE12C" w14:textId="2C1E74A7" w:rsidR="0041138D" w:rsidRPr="00FE4F0E" w:rsidRDefault="0041138D" w:rsidP="0041138D">
      <w:pPr>
        <w:pStyle w:val="Heading3"/>
        <w:rPr>
          <w:rFonts w:cs="Times New Roman"/>
          <w:bCs/>
          <w:color w:val="132040" w:themeColor="accent1" w:themeShade="BF"/>
          <w:sz w:val="24"/>
          <w:szCs w:val="26"/>
        </w:rPr>
      </w:pPr>
      <w:bookmarkStart w:id="186" w:name="_Toc239852324"/>
      <w:bookmarkStart w:id="187" w:name="_Toc239980630"/>
      <w:r w:rsidRPr="00FE4F0E">
        <w:rPr>
          <w:rFonts w:cs="Times New Roman"/>
          <w:bCs/>
          <w:color w:val="132040" w:themeColor="accent1" w:themeShade="BF"/>
          <w:sz w:val="24"/>
          <w:szCs w:val="26"/>
        </w:rPr>
        <w:t>Content-based routing (</w:t>
      </w:r>
      <w:r w:rsidR="00122229">
        <w:rPr>
          <w:rFonts w:cs="Times New Roman"/>
          <w:bCs/>
          <w:color w:val="132040" w:themeColor="accent1" w:themeShade="BF"/>
          <w:sz w:val="24"/>
          <w:szCs w:val="26"/>
        </w:rPr>
        <w:t>SFINT22</w:t>
      </w:r>
      <w:r w:rsidRPr="00FE4F0E">
        <w:rPr>
          <w:rFonts w:cs="Times New Roman"/>
          <w:bCs/>
          <w:color w:val="132040" w:themeColor="accent1" w:themeShade="BF"/>
          <w:sz w:val="24"/>
          <w:szCs w:val="26"/>
        </w:rPr>
        <w:t>)</w:t>
      </w:r>
      <w:bookmarkEnd w:id="186"/>
      <w:bookmarkEnd w:id="187"/>
    </w:p>
    <w:p w14:paraId="1BFD36FE" w14:textId="77777777" w:rsidR="0041138D" w:rsidRDefault="0041138D" w:rsidP="0041138D">
      <w:pPr>
        <w:spacing w:before="10" w:after="90"/>
        <w:rPr>
          <w:i/>
          <w:color w:val="5A6470"/>
          <w:szCs w:val="20"/>
        </w:rPr>
      </w:pPr>
      <w:r w:rsidRPr="0041138D">
        <w:rPr>
          <w:i/>
          <w:color w:val="5A6470"/>
          <w:szCs w:val="20"/>
        </w:rPr>
        <w:t>Route a message or event to the right destination based on what is in it.</w:t>
      </w:r>
    </w:p>
    <w:p w14:paraId="397C313A" w14:textId="77777777" w:rsidR="00DE0875" w:rsidRPr="0041138D" w:rsidRDefault="00DE0875" w:rsidP="0041138D">
      <w:pPr>
        <w:spacing w:before="10" w:after="90"/>
        <w:rPr>
          <w:szCs w:val="20"/>
        </w:rPr>
      </w:pPr>
    </w:p>
    <w:p w14:paraId="5C33783A" w14:textId="77777777" w:rsidR="0041138D" w:rsidRPr="0041138D" w:rsidRDefault="0041138D" w:rsidP="0041138D">
      <w:pPr>
        <w:spacing w:before="90" w:after="130"/>
        <w:jc w:val="center"/>
        <w:rPr>
          <w:szCs w:val="20"/>
        </w:rPr>
      </w:pPr>
      <w:r w:rsidRPr="0041138D">
        <w:rPr>
          <w:noProof/>
          <w:szCs w:val="20"/>
        </w:rPr>
        <w:drawing>
          <wp:inline distT="0" distB="0" distL="0" distR="0" wp14:anchorId="03307582" wp14:editId="7518B578">
            <wp:extent cx="5334000" cy="2019452"/>
            <wp:effectExtent l="0" t="0" r="0" b="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7204" cy="2020665"/>
                    </a:xfrm>
                    <a:prstGeom prst="rect">
                      <a:avLst/>
                    </a:prstGeom>
                    <a:noFill/>
                  </pic:spPr>
                </pic:pic>
              </a:graphicData>
            </a:graphic>
          </wp:inline>
        </w:drawing>
      </w:r>
    </w:p>
    <w:p w14:paraId="3D982DA0" w14:textId="77777777" w:rsidR="0041138D" w:rsidRPr="0041138D" w:rsidRDefault="0041138D" w:rsidP="0041138D">
      <w:pPr>
        <w:spacing w:before="40" w:after="110"/>
        <w:ind w:left="360"/>
        <w:rPr>
          <w:szCs w:val="20"/>
        </w:rPr>
      </w:pPr>
      <w:r w:rsidRPr="0041138D">
        <w:rPr>
          <w:b/>
          <w:color w:val="1F3864"/>
          <w:szCs w:val="20"/>
        </w:rPr>
        <w:t xml:space="preserve">Problem. </w:t>
      </w:r>
      <w:r w:rsidRPr="0041138D">
        <w:rPr>
          <w:szCs w:val="20"/>
        </w:rPr>
        <w:t>Messages received through a shared channel require routing to different processing paths based on their content, attributes or business context</w:t>
      </w:r>
    </w:p>
    <w:p w14:paraId="121B23D3" w14:textId="77777777" w:rsidR="0041138D" w:rsidRPr="0041138D" w:rsidRDefault="0041138D" w:rsidP="0041138D">
      <w:pPr>
        <w:spacing w:before="40" w:after="110"/>
        <w:ind w:left="360"/>
        <w:rPr>
          <w:szCs w:val="20"/>
        </w:rPr>
      </w:pPr>
      <w:r w:rsidRPr="0041138D">
        <w:rPr>
          <w:b/>
          <w:color w:val="1F3864"/>
          <w:szCs w:val="20"/>
        </w:rPr>
        <w:t xml:space="preserve">Solution. </w:t>
      </w:r>
      <w:r w:rsidRPr="0041138D">
        <w:rPr>
          <w:szCs w:val="20"/>
        </w:rPr>
        <w:t>Route on content using Service Bus subscription filters or Event Grid routing, or a Function for richer rules, so each message reaches the right handler without the producer knowing the routing map.</w:t>
      </w:r>
    </w:p>
    <w:p w14:paraId="363A212E" w14:textId="77777777" w:rsidR="0041138D" w:rsidRPr="0041138D" w:rsidRDefault="0041138D" w:rsidP="0041138D">
      <w:pPr>
        <w:spacing w:before="40" w:after="110"/>
        <w:ind w:left="360"/>
        <w:rPr>
          <w:szCs w:val="20"/>
        </w:rPr>
      </w:pPr>
      <w:r w:rsidRPr="0041138D">
        <w:rPr>
          <w:b/>
          <w:color w:val="1F3864"/>
          <w:szCs w:val="20"/>
        </w:rPr>
        <w:t xml:space="preserve">Use it when. </w:t>
      </w:r>
      <w:r w:rsidRPr="0041138D">
        <w:rPr>
          <w:szCs w:val="20"/>
        </w:rPr>
        <w:t>Items on a shared channel need to diverge to different handlers according to their content.</w:t>
      </w:r>
    </w:p>
    <w:p w14:paraId="6F17BF25" w14:textId="77777777" w:rsidR="0041138D" w:rsidRPr="0041138D" w:rsidRDefault="0041138D" w:rsidP="0041138D">
      <w:pPr>
        <w:spacing w:before="40" w:after="110"/>
        <w:ind w:left="360"/>
        <w:rPr>
          <w:szCs w:val="20"/>
        </w:rPr>
      </w:pPr>
      <w:r w:rsidRPr="0041138D">
        <w:rPr>
          <w:b/>
          <w:color w:val="1F3864"/>
          <w:szCs w:val="20"/>
        </w:rPr>
        <w:t xml:space="preserve">Avoid it when. </w:t>
      </w:r>
      <w:r w:rsidRPr="0041138D">
        <w:rPr>
          <w:szCs w:val="20"/>
        </w:rPr>
        <w:t>There is only one destination, or the routing depends on external lookups better handled by a short orchestration.</w:t>
      </w:r>
    </w:p>
    <w:p w14:paraId="7D0CDBAF" w14:textId="77777777" w:rsidR="0041138D" w:rsidRPr="0041138D" w:rsidRDefault="0041138D" w:rsidP="0041138D">
      <w:pPr>
        <w:spacing w:before="40" w:after="110"/>
        <w:ind w:left="360"/>
        <w:rPr>
          <w:szCs w:val="20"/>
        </w:rPr>
      </w:pPr>
      <w:r w:rsidRPr="0041138D">
        <w:rPr>
          <w:b/>
          <w:color w:val="1F3864"/>
          <w:szCs w:val="20"/>
        </w:rPr>
        <w:t xml:space="preserve">Risks and considerations. </w:t>
      </w:r>
      <w:r w:rsidRPr="0041138D">
        <w:rPr>
          <w:szCs w:val="20"/>
        </w:rPr>
        <w:t>Routing rules should be centrally governed, version-controlled and regularly reviewed. Messages that do not match an expected route should be directed to a default handling path or dead-letter destination to avoid silent processing failures.</w:t>
      </w:r>
    </w:p>
    <w:p w14:paraId="7154C27B" w14:textId="77777777" w:rsidR="0041138D" w:rsidRPr="0041138D" w:rsidRDefault="0041138D" w:rsidP="0041138D">
      <w:pPr>
        <w:spacing w:before="40" w:after="110"/>
        <w:ind w:left="360"/>
        <w:rPr>
          <w:szCs w:val="20"/>
        </w:rPr>
      </w:pPr>
      <w:r w:rsidRPr="0041138D">
        <w:rPr>
          <w:b/>
          <w:color w:val="1F3864"/>
          <w:szCs w:val="20"/>
        </w:rPr>
        <w:t xml:space="preserve">Security boundary. </w:t>
      </w:r>
      <w:r w:rsidRPr="0041138D">
        <w:rPr>
          <w:szCs w:val="20"/>
        </w:rPr>
        <w:t>The Service Bus/Event Grid routing rules, or a routing Function, in spokes, internal. Within Azure: Private Endpoint, managed identity, TLS, with a default/dead-letter route captured. Outside Azure: none.</w:t>
      </w:r>
    </w:p>
    <w:p w14:paraId="5BB5D6E7" w14:textId="77777777" w:rsidR="0041138D" w:rsidRPr="0041138D" w:rsidRDefault="0041138D" w:rsidP="0041138D">
      <w:pPr>
        <w:spacing w:before="40" w:after="110"/>
        <w:ind w:left="360"/>
        <w:rPr>
          <w:szCs w:val="20"/>
        </w:rPr>
      </w:pPr>
      <w:r w:rsidRPr="0041138D">
        <w:rPr>
          <w:b/>
          <w:color w:val="1F3864"/>
          <w:szCs w:val="20"/>
        </w:rPr>
        <w:t xml:space="preserve">Common pitfall. </w:t>
      </w:r>
      <w:r w:rsidRPr="0041138D">
        <w:rPr>
          <w:szCs w:val="20"/>
        </w:rPr>
        <w:t>A monolithic if/else router hard-coded in one place; no default route for unmatched content.</w:t>
      </w:r>
    </w:p>
    <w:p w14:paraId="6A023D3F" w14:textId="77777777" w:rsidR="0041138D" w:rsidRDefault="0041138D" w:rsidP="0041138D">
      <w:pPr>
        <w:spacing w:before="40" w:after="110"/>
        <w:ind w:left="360"/>
        <w:rPr>
          <w:szCs w:val="20"/>
        </w:rPr>
      </w:pPr>
      <w:r w:rsidRPr="0041138D">
        <w:rPr>
          <w:b/>
          <w:color w:val="1F3864"/>
          <w:szCs w:val="20"/>
        </w:rPr>
        <w:t>In practice.</w:t>
      </w:r>
      <w:r w:rsidRPr="0041138D">
        <w:rPr>
          <w:szCs w:val="20"/>
        </w:rPr>
        <w:t xml:space="preserve"> 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p>
    <w:p w14:paraId="1763AA7E" w14:textId="77777777" w:rsidR="00363CBA" w:rsidRDefault="00363CBA" w:rsidP="0041138D">
      <w:pPr>
        <w:spacing w:before="40" w:after="110"/>
        <w:ind w:left="360"/>
        <w:rPr>
          <w:szCs w:val="20"/>
        </w:rPr>
      </w:pPr>
    </w:p>
    <w:p w14:paraId="1DEB8EB3" w14:textId="77777777" w:rsidR="00DE0875" w:rsidRDefault="00DE0875" w:rsidP="0041138D">
      <w:pPr>
        <w:spacing w:before="40" w:after="110"/>
        <w:ind w:left="360"/>
        <w:rPr>
          <w:szCs w:val="20"/>
        </w:rPr>
      </w:pPr>
    </w:p>
    <w:p w14:paraId="31C30906" w14:textId="77777777" w:rsidR="00DE0875" w:rsidRDefault="00DE0875" w:rsidP="0041138D">
      <w:pPr>
        <w:spacing w:before="40" w:after="110"/>
        <w:ind w:left="360"/>
        <w:rPr>
          <w:szCs w:val="20"/>
        </w:rPr>
      </w:pPr>
    </w:p>
    <w:p w14:paraId="3DDF901F" w14:textId="77777777" w:rsidR="00DE0875" w:rsidRDefault="00DE0875" w:rsidP="0041138D">
      <w:pPr>
        <w:spacing w:before="40" w:after="110"/>
        <w:ind w:left="360"/>
        <w:rPr>
          <w:szCs w:val="20"/>
        </w:rPr>
      </w:pPr>
    </w:p>
    <w:p w14:paraId="3446C30E" w14:textId="77777777" w:rsidR="00DE0875" w:rsidRDefault="00DE0875" w:rsidP="0041138D">
      <w:pPr>
        <w:spacing w:before="40" w:after="110"/>
        <w:ind w:left="360"/>
        <w:rPr>
          <w:szCs w:val="20"/>
        </w:rPr>
      </w:pPr>
    </w:p>
    <w:p w14:paraId="634EA7E2" w14:textId="77777777" w:rsidR="00DE0875" w:rsidRDefault="00DE0875" w:rsidP="0041138D">
      <w:pPr>
        <w:spacing w:before="40" w:after="110"/>
        <w:ind w:left="360"/>
        <w:rPr>
          <w:szCs w:val="20"/>
        </w:rPr>
      </w:pPr>
    </w:p>
    <w:p w14:paraId="29FF8010" w14:textId="77777777" w:rsidR="00DE0875" w:rsidRDefault="00DE0875" w:rsidP="0041138D">
      <w:pPr>
        <w:spacing w:before="40" w:after="110"/>
        <w:ind w:left="360"/>
        <w:rPr>
          <w:szCs w:val="20"/>
        </w:rPr>
      </w:pPr>
    </w:p>
    <w:p w14:paraId="5B4223BF" w14:textId="77777777" w:rsidR="00DE0875" w:rsidRDefault="00DE0875" w:rsidP="0041138D">
      <w:pPr>
        <w:spacing w:before="40" w:after="110"/>
        <w:ind w:left="360"/>
        <w:rPr>
          <w:szCs w:val="20"/>
        </w:rPr>
      </w:pPr>
    </w:p>
    <w:p w14:paraId="7754A61A" w14:textId="77777777" w:rsidR="00DE0875" w:rsidRPr="0041138D" w:rsidRDefault="00DE0875" w:rsidP="0041138D">
      <w:pPr>
        <w:spacing w:before="40" w:after="110"/>
        <w:ind w:left="360"/>
        <w:rPr>
          <w:szCs w:val="20"/>
        </w:rPr>
      </w:pPr>
    </w:p>
    <w:p w14:paraId="72F49837" w14:textId="120A8732" w:rsidR="0041138D" w:rsidRDefault="0041138D" w:rsidP="0041138D">
      <w:pPr>
        <w:pStyle w:val="Heading2"/>
        <w:rPr>
          <w:bCs w:val="0"/>
        </w:rPr>
      </w:pPr>
      <w:bookmarkStart w:id="188" w:name="_Toc239852325"/>
      <w:bookmarkStart w:id="189" w:name="_Toc239980631"/>
      <w:bookmarkStart w:id="190" w:name="_Toc240018803"/>
      <w:r w:rsidRPr="00FE4F0E">
        <w:rPr>
          <w:bCs w:val="0"/>
        </w:rPr>
        <w:t>Anti Patterns</w:t>
      </w:r>
      <w:bookmarkEnd w:id="188"/>
      <w:bookmarkEnd w:id="189"/>
      <w:bookmarkEnd w:id="190"/>
    </w:p>
    <w:p w14:paraId="1C5F9169" w14:textId="77777777" w:rsidR="00363CBA" w:rsidRPr="00363CBA" w:rsidRDefault="00363CBA" w:rsidP="00363CBA"/>
    <w:p w14:paraId="37BC196B" w14:textId="10FA94DB" w:rsidR="00363CBA" w:rsidRPr="0041138D" w:rsidRDefault="0041138D" w:rsidP="0041138D">
      <w:pPr>
        <w:spacing w:after="120"/>
        <w:rPr>
          <w:szCs w:val="20"/>
        </w:rPr>
      </w:pPr>
      <w:r w:rsidRPr="0041138D">
        <w:rPr>
          <w:szCs w:val="20"/>
        </w:rPr>
        <w:t>The following are treated as anti-patterns. Where an anti-pattern cannot be avoided</w:t>
      </w:r>
      <w:r w:rsidR="00AB6074">
        <w:rPr>
          <w:szCs w:val="20"/>
        </w:rPr>
        <w:t xml:space="preserve">, </w:t>
      </w:r>
      <w:r w:rsidRPr="0041138D">
        <w:rPr>
          <w:szCs w:val="20"/>
        </w:rPr>
        <w:t>it must be reviewed and approved through the exception process.</w:t>
      </w:r>
    </w:p>
    <w:p w14:paraId="324AC2F3" w14:textId="7942F3F1" w:rsidR="00363CBA" w:rsidRDefault="0041138D" w:rsidP="0041138D">
      <w:pPr>
        <w:spacing w:after="120"/>
        <w:rPr>
          <w:szCs w:val="20"/>
        </w:rPr>
      </w:pPr>
      <w:r w:rsidRPr="0041138D">
        <w:rPr>
          <w:szCs w:val="20"/>
        </w:rPr>
        <w:t xml:space="preserve">Each pattern within the Integration Pattern Catalogue includes a "Common pitfall" heading, providing guidance on practices that may lead to increased coupling, operational complexity or deviation from the principles defined in this </w:t>
      </w:r>
      <w:r w:rsidR="00A624E6">
        <w:rPr>
          <w:szCs w:val="20"/>
        </w:rPr>
        <w:t>Systems Integration Framework</w:t>
      </w:r>
    </w:p>
    <w:p w14:paraId="14F2994C" w14:textId="77777777" w:rsidR="00E62C5D" w:rsidRDefault="00E62C5D" w:rsidP="0041138D">
      <w:pPr>
        <w:spacing w:after="120"/>
        <w:rPr>
          <w:szCs w:val="20"/>
        </w:rPr>
      </w:pPr>
    </w:p>
    <w:tbl>
      <w:tblPr>
        <w:tblStyle w:val="TableGridLight"/>
        <w:tblW w:w="9351" w:type="dxa"/>
        <w:tblLook w:val="04A0" w:firstRow="1" w:lastRow="0" w:firstColumn="1" w:lastColumn="0" w:noHBand="0" w:noVBand="1"/>
      </w:tblPr>
      <w:tblGrid>
        <w:gridCol w:w="4390"/>
        <w:gridCol w:w="4961"/>
      </w:tblGrid>
      <w:tr w:rsidR="005A1246" w:rsidRPr="009527A4" w14:paraId="4BE61F1C" w14:textId="77777777" w:rsidTr="005A1246">
        <w:tc>
          <w:tcPr>
            <w:tcW w:w="4390" w:type="dxa"/>
            <w:tcBorders>
              <w:top w:val="single" w:sz="12" w:space="0" w:color="000000" w:themeColor="text1"/>
            </w:tcBorders>
            <w:shd w:val="clear" w:color="auto" w:fill="C1CDEC" w:themeFill="accent1" w:themeFillTint="33"/>
          </w:tcPr>
          <w:p w14:paraId="16FC73B9" w14:textId="66A92E4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Anti-pattern</w:t>
            </w:r>
          </w:p>
        </w:tc>
        <w:tc>
          <w:tcPr>
            <w:tcW w:w="4961" w:type="dxa"/>
            <w:tcBorders>
              <w:top w:val="single" w:sz="12" w:space="0" w:color="000000" w:themeColor="text1"/>
            </w:tcBorders>
            <w:shd w:val="clear" w:color="auto" w:fill="C1CDEC" w:themeFill="accent1" w:themeFillTint="33"/>
          </w:tcPr>
          <w:p w14:paraId="6DF03CBF" w14:textId="036126AC"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Preferred approach</w:t>
            </w:r>
          </w:p>
        </w:tc>
      </w:tr>
      <w:tr w:rsidR="005A1246" w:rsidRPr="009527A4" w14:paraId="53E2499C" w14:textId="77777777">
        <w:tc>
          <w:tcPr>
            <w:tcW w:w="4390" w:type="dxa"/>
            <w:vAlign w:val="center"/>
          </w:tcPr>
          <w:p w14:paraId="564441E6" w14:textId="3BA537D0" w:rsidR="005A1246" w:rsidRPr="00F94A76" w:rsidRDefault="005A1246" w:rsidP="005A1246">
            <w:pPr>
              <w:rPr>
                <w:rFonts w:asciiTheme="minorHAnsi" w:hAnsiTheme="minorHAnsi" w:hint="eastAsia"/>
                <w:lang w:eastAsia="en-GB"/>
              </w:rPr>
            </w:pPr>
            <w:r w:rsidRPr="0041138D">
              <w:rPr>
                <w:rFonts w:asciiTheme="minorHAnsi" w:hAnsiTheme="minorHAnsi"/>
                <w:szCs w:val="20"/>
              </w:rPr>
              <w:t>Direct point-to-point connection between two systems</w:t>
            </w:r>
          </w:p>
        </w:tc>
        <w:tc>
          <w:tcPr>
            <w:tcW w:w="4961" w:type="dxa"/>
            <w:vAlign w:val="center"/>
          </w:tcPr>
          <w:p w14:paraId="13A0F9DC" w14:textId="4C5AFB62" w:rsidR="005A1246" w:rsidRPr="00F94A76" w:rsidRDefault="005A1246" w:rsidP="005A1246">
            <w:pPr>
              <w:rPr>
                <w:rFonts w:asciiTheme="minorHAnsi" w:hAnsiTheme="minorHAnsi" w:hint="eastAsia"/>
                <w:lang w:eastAsia="en-GB"/>
              </w:rPr>
            </w:pPr>
            <w:r w:rsidRPr="0041138D">
              <w:rPr>
                <w:rFonts w:asciiTheme="minorHAnsi" w:hAnsiTheme="minorHAnsi"/>
                <w:szCs w:val="20"/>
              </w:rPr>
              <w:t>Mediate through the platform using an approved pattern</w:t>
            </w:r>
          </w:p>
        </w:tc>
      </w:tr>
      <w:tr w:rsidR="005A1246" w:rsidRPr="009527A4" w14:paraId="58972333" w14:textId="77777777">
        <w:tc>
          <w:tcPr>
            <w:tcW w:w="4390" w:type="dxa"/>
            <w:vAlign w:val="center"/>
          </w:tcPr>
          <w:p w14:paraId="2B2ED132" w14:textId="596AA9C1" w:rsidR="005A1246" w:rsidRPr="00F94A76" w:rsidRDefault="005A1246" w:rsidP="005A1246">
            <w:pPr>
              <w:rPr>
                <w:rFonts w:asciiTheme="minorHAnsi" w:hAnsiTheme="minorHAnsi" w:hint="eastAsia"/>
                <w:lang w:eastAsia="en-GB"/>
              </w:rPr>
            </w:pPr>
            <w:r w:rsidRPr="0041138D">
              <w:rPr>
                <w:rFonts w:asciiTheme="minorHAnsi" w:hAnsiTheme="minorHAnsi"/>
                <w:szCs w:val="20"/>
              </w:rPr>
              <w:t>Public exposure justified by a firewall alone</w:t>
            </w:r>
          </w:p>
        </w:tc>
        <w:tc>
          <w:tcPr>
            <w:tcW w:w="4961" w:type="dxa"/>
            <w:vAlign w:val="center"/>
          </w:tcPr>
          <w:p w14:paraId="3E1C37BE" w14:textId="6BFF3211" w:rsidR="005A1246" w:rsidRPr="00F94A76" w:rsidRDefault="005A1246" w:rsidP="005A1246">
            <w:pPr>
              <w:rPr>
                <w:rFonts w:asciiTheme="minorHAnsi" w:hAnsiTheme="minorHAnsi" w:hint="eastAsia"/>
                <w:lang w:eastAsia="en-GB"/>
              </w:rPr>
            </w:pPr>
            <w:r w:rsidRPr="0041138D">
              <w:rPr>
                <w:rFonts w:asciiTheme="minorHAnsi" w:hAnsiTheme="minorHAnsi"/>
                <w:szCs w:val="20"/>
              </w:rPr>
              <w:t>Treat public exposure as an exception with approval and risk acceptance</w:t>
            </w:r>
          </w:p>
        </w:tc>
      </w:tr>
      <w:tr w:rsidR="005A1246" w:rsidRPr="009527A4" w14:paraId="40D8C0E7" w14:textId="77777777">
        <w:tc>
          <w:tcPr>
            <w:tcW w:w="4390" w:type="dxa"/>
            <w:vAlign w:val="center"/>
          </w:tcPr>
          <w:p w14:paraId="392E507E" w14:textId="3830B807" w:rsidR="005A1246" w:rsidRPr="00F94A76" w:rsidRDefault="005A1246" w:rsidP="005A1246">
            <w:pPr>
              <w:rPr>
                <w:rFonts w:asciiTheme="minorHAnsi" w:hAnsiTheme="minorHAnsi" w:hint="eastAsia"/>
                <w:lang w:eastAsia="en-GB"/>
              </w:rPr>
            </w:pPr>
            <w:r w:rsidRPr="0041138D">
              <w:rPr>
                <w:rFonts w:asciiTheme="minorHAnsi" w:hAnsiTheme="minorHAnsi"/>
                <w:szCs w:val="20"/>
              </w:rPr>
              <w:t>Timer-polling a source to simulate real-time</w:t>
            </w:r>
          </w:p>
        </w:tc>
        <w:tc>
          <w:tcPr>
            <w:tcW w:w="4961" w:type="dxa"/>
            <w:vAlign w:val="center"/>
          </w:tcPr>
          <w:p w14:paraId="40D2BA01" w14:textId="4010B624" w:rsidR="005A1246" w:rsidRPr="00F94A76" w:rsidRDefault="005A1246" w:rsidP="005A1246">
            <w:pPr>
              <w:rPr>
                <w:rFonts w:asciiTheme="minorHAnsi" w:hAnsiTheme="minorHAnsi" w:hint="eastAsia"/>
                <w:lang w:eastAsia="en-GB"/>
              </w:rPr>
            </w:pPr>
            <w:r w:rsidRPr="0041138D">
              <w:rPr>
                <w:rFonts w:asciiTheme="minorHAnsi" w:hAnsiTheme="minorHAnsi"/>
                <w:szCs w:val="20"/>
              </w:rPr>
              <w:t>React to an event, or use a scheduled trigger only where no event exists</w:t>
            </w:r>
          </w:p>
        </w:tc>
      </w:tr>
      <w:tr w:rsidR="005A1246" w:rsidRPr="009527A4" w14:paraId="55600072" w14:textId="77777777">
        <w:tc>
          <w:tcPr>
            <w:tcW w:w="4390" w:type="dxa"/>
            <w:vAlign w:val="center"/>
          </w:tcPr>
          <w:p w14:paraId="566D2A45" w14:textId="5C28557F" w:rsidR="005A1246" w:rsidRPr="00F94A76" w:rsidRDefault="005A1246" w:rsidP="005A1246">
            <w:pPr>
              <w:rPr>
                <w:rFonts w:asciiTheme="minorHAnsi" w:hAnsiTheme="minorHAnsi" w:hint="eastAsia"/>
                <w:lang w:eastAsia="en-GB"/>
              </w:rPr>
            </w:pPr>
            <w:r w:rsidRPr="0041138D">
              <w:rPr>
                <w:rFonts w:asciiTheme="minorHAnsi" w:hAnsiTheme="minorHAnsi"/>
                <w:szCs w:val="20"/>
              </w:rPr>
              <w:t>Long-lived SAS tokens for access</w:t>
            </w:r>
          </w:p>
        </w:tc>
        <w:tc>
          <w:tcPr>
            <w:tcW w:w="4961" w:type="dxa"/>
            <w:vAlign w:val="center"/>
          </w:tcPr>
          <w:p w14:paraId="34FB766E" w14:textId="1264E1D9"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and OAuth 2.0, with the risk register where unavoidable</w:t>
            </w:r>
          </w:p>
        </w:tc>
      </w:tr>
      <w:tr w:rsidR="005A1246" w:rsidRPr="009527A4" w14:paraId="6853BBE7" w14:textId="77777777">
        <w:tc>
          <w:tcPr>
            <w:tcW w:w="4390" w:type="dxa"/>
            <w:vAlign w:val="center"/>
          </w:tcPr>
          <w:p w14:paraId="25576E06" w14:textId="6F5C724B" w:rsidR="005A1246" w:rsidRPr="0041138D" w:rsidRDefault="005A1246" w:rsidP="005A1246">
            <w:pPr>
              <w:rPr>
                <w:szCs w:val="20"/>
              </w:rPr>
            </w:pPr>
            <w:r w:rsidRPr="0041138D">
              <w:rPr>
                <w:rFonts w:asciiTheme="minorHAnsi" w:hAnsiTheme="minorHAnsi"/>
                <w:szCs w:val="20"/>
              </w:rPr>
              <w:t>Large binary payloads on the message bus</w:t>
            </w:r>
          </w:p>
        </w:tc>
        <w:tc>
          <w:tcPr>
            <w:tcW w:w="4961" w:type="dxa"/>
            <w:vAlign w:val="center"/>
          </w:tcPr>
          <w:p w14:paraId="2624AED4" w14:textId="48999E3B" w:rsidR="005A1246" w:rsidRPr="0041138D" w:rsidRDefault="005A1246" w:rsidP="005A1246">
            <w:pPr>
              <w:rPr>
                <w:szCs w:val="20"/>
              </w:rPr>
            </w:pPr>
            <w:r w:rsidRPr="0041138D">
              <w:rPr>
                <w:rFonts w:asciiTheme="minorHAnsi" w:hAnsiTheme="minorHAnsi"/>
                <w:szCs w:val="20"/>
              </w:rPr>
              <w:t>Claim-check, with the payload in storage and a reference on the bus</w:t>
            </w:r>
          </w:p>
        </w:tc>
      </w:tr>
      <w:tr w:rsidR="005A1246" w:rsidRPr="009527A4" w14:paraId="249F28DA" w14:textId="77777777">
        <w:tc>
          <w:tcPr>
            <w:tcW w:w="4390" w:type="dxa"/>
            <w:vAlign w:val="center"/>
          </w:tcPr>
          <w:p w14:paraId="1E1DCFE9" w14:textId="08EEE95F" w:rsidR="005A1246" w:rsidRPr="0041138D" w:rsidRDefault="005A1246" w:rsidP="005A1246">
            <w:pPr>
              <w:rPr>
                <w:szCs w:val="20"/>
              </w:rPr>
            </w:pPr>
            <w:r w:rsidRPr="0041138D">
              <w:rPr>
                <w:rFonts w:asciiTheme="minorHAnsi" w:hAnsiTheme="minorHAnsi"/>
                <w:szCs w:val="20"/>
              </w:rPr>
              <w:t>Business logic embedded in gateway policy</w:t>
            </w:r>
          </w:p>
        </w:tc>
        <w:tc>
          <w:tcPr>
            <w:tcW w:w="4961" w:type="dxa"/>
            <w:vAlign w:val="center"/>
          </w:tcPr>
          <w:p w14:paraId="78BDCE45" w14:textId="507BA180" w:rsidR="005A1246" w:rsidRPr="0041138D" w:rsidRDefault="005A1246" w:rsidP="005A1246">
            <w:pPr>
              <w:rPr>
                <w:szCs w:val="20"/>
              </w:rPr>
            </w:pPr>
            <w:r w:rsidRPr="0041138D">
              <w:rPr>
                <w:rFonts w:asciiTheme="minorHAnsi" w:hAnsiTheme="minorHAnsi"/>
                <w:szCs w:val="20"/>
              </w:rPr>
              <w:t>Keep logic in Functions, and keep the gateway to mediation</w:t>
            </w:r>
          </w:p>
        </w:tc>
      </w:tr>
      <w:tr w:rsidR="005A1246" w:rsidRPr="009527A4" w14:paraId="5CDA549A" w14:textId="77777777">
        <w:tc>
          <w:tcPr>
            <w:tcW w:w="4390" w:type="dxa"/>
            <w:vAlign w:val="center"/>
          </w:tcPr>
          <w:p w14:paraId="444C1E67" w14:textId="3EEC7EBF" w:rsidR="005A1246" w:rsidRPr="0041138D" w:rsidRDefault="005A1246" w:rsidP="005A1246">
            <w:pPr>
              <w:rPr>
                <w:szCs w:val="20"/>
              </w:rPr>
            </w:pPr>
            <w:r w:rsidRPr="0041138D">
              <w:rPr>
                <w:rFonts w:asciiTheme="minorHAnsi" w:hAnsiTheme="minorHAnsi"/>
                <w:szCs w:val="20"/>
              </w:rPr>
              <w:t>Distributed transactions across services</w:t>
            </w:r>
          </w:p>
        </w:tc>
        <w:tc>
          <w:tcPr>
            <w:tcW w:w="4961" w:type="dxa"/>
            <w:vAlign w:val="center"/>
          </w:tcPr>
          <w:p w14:paraId="37373ADF" w14:textId="11C74752" w:rsidR="005A1246" w:rsidRPr="0041138D" w:rsidRDefault="005A1246" w:rsidP="005A1246">
            <w:pPr>
              <w:rPr>
                <w:szCs w:val="20"/>
              </w:rPr>
            </w:pPr>
            <w:r w:rsidRPr="0041138D">
              <w:rPr>
                <w:rFonts w:asciiTheme="minorHAnsi" w:hAnsiTheme="minorHAnsi"/>
                <w:szCs w:val="20"/>
              </w:rPr>
              <w:t>Orchestrated compensation owned by the process</w:t>
            </w:r>
          </w:p>
        </w:tc>
      </w:tr>
      <w:tr w:rsidR="005A1246" w:rsidRPr="009527A4" w14:paraId="63D04F98" w14:textId="77777777">
        <w:tc>
          <w:tcPr>
            <w:tcW w:w="4390" w:type="dxa"/>
            <w:vAlign w:val="center"/>
          </w:tcPr>
          <w:p w14:paraId="11769DA3" w14:textId="498A6597" w:rsidR="005A1246" w:rsidRPr="0041138D" w:rsidRDefault="005A1246" w:rsidP="005A1246">
            <w:pPr>
              <w:rPr>
                <w:szCs w:val="20"/>
              </w:rPr>
            </w:pPr>
            <w:r w:rsidRPr="0041138D">
              <w:rPr>
                <w:rFonts w:asciiTheme="minorHAnsi" w:hAnsiTheme="minorHAnsi"/>
                <w:szCs w:val="20"/>
              </w:rPr>
              <w:t>Secrets in configuration or code</w:t>
            </w:r>
          </w:p>
        </w:tc>
        <w:tc>
          <w:tcPr>
            <w:tcW w:w="4961" w:type="dxa"/>
            <w:vAlign w:val="center"/>
          </w:tcPr>
          <w:p w14:paraId="0E8A1EE7" w14:textId="5D6836DB" w:rsidR="005A1246" w:rsidRPr="0041138D" w:rsidRDefault="005A1246" w:rsidP="005A1246">
            <w:pPr>
              <w:rPr>
                <w:szCs w:val="20"/>
              </w:rPr>
            </w:pPr>
            <w:r w:rsidRPr="0041138D">
              <w:rPr>
                <w:rFonts w:asciiTheme="minorHAnsi" w:hAnsiTheme="minorHAnsi"/>
                <w:szCs w:val="20"/>
              </w:rPr>
              <w:t>Key Vault references and privileged access management</w:t>
            </w:r>
          </w:p>
        </w:tc>
      </w:tr>
    </w:tbl>
    <w:p w14:paraId="3D94F80A" w14:textId="77777777" w:rsidR="00E62C5D" w:rsidRPr="0041138D" w:rsidRDefault="00E62C5D" w:rsidP="0041138D">
      <w:pPr>
        <w:spacing w:after="120"/>
        <w:rPr>
          <w:szCs w:val="20"/>
        </w:rPr>
      </w:pPr>
    </w:p>
    <w:p w14:paraId="2A3D7B8F" w14:textId="09BCA04F" w:rsidR="0041138D" w:rsidRDefault="0041138D" w:rsidP="005D64EB">
      <w:pPr>
        <w:pStyle w:val="Heading1"/>
        <w:ind w:left="431" w:hanging="431"/>
      </w:pPr>
      <w:bookmarkStart w:id="191" w:name="_10._Data_Platform"/>
      <w:bookmarkStart w:id="192" w:name="_Toc239421380"/>
      <w:bookmarkStart w:id="193" w:name="_Toc239852327"/>
      <w:bookmarkStart w:id="194" w:name="_Toc239980632"/>
      <w:bookmarkStart w:id="195" w:name="_Data_Platform_Position"/>
      <w:bookmarkStart w:id="196" w:name="_Toc240018804"/>
      <w:bookmarkEnd w:id="191"/>
      <w:bookmarkEnd w:id="195"/>
      <w:r w:rsidRPr="006F79A8">
        <w:t>Data Platform Position</w:t>
      </w:r>
      <w:bookmarkEnd w:id="192"/>
      <w:bookmarkEnd w:id="193"/>
      <w:bookmarkEnd w:id="194"/>
      <w:bookmarkEnd w:id="196"/>
    </w:p>
    <w:p w14:paraId="5FF744EB" w14:textId="77777777" w:rsidR="00363CBA" w:rsidRPr="00363CBA" w:rsidRDefault="00363CBA" w:rsidP="00363CBA"/>
    <w:p w14:paraId="13B9D54C" w14:textId="6697F1EE" w:rsidR="0041138D" w:rsidRDefault="0041138D" w:rsidP="0041138D">
      <w:pPr>
        <w:pStyle w:val="Heading2"/>
        <w:rPr>
          <w:bCs w:val="0"/>
        </w:rPr>
      </w:pPr>
      <w:bookmarkStart w:id="197" w:name="_Toc239421381"/>
      <w:bookmarkStart w:id="198" w:name="_Toc239852328"/>
      <w:bookmarkStart w:id="199" w:name="_Toc239980633"/>
      <w:bookmarkStart w:id="200" w:name="_Toc240018805"/>
      <w:r w:rsidRPr="00FE4F0E">
        <w:rPr>
          <w:bCs w:val="0"/>
        </w:rPr>
        <w:t>Core Position</w:t>
      </w:r>
      <w:bookmarkEnd w:id="197"/>
      <w:bookmarkEnd w:id="198"/>
      <w:bookmarkEnd w:id="199"/>
      <w:bookmarkEnd w:id="200"/>
    </w:p>
    <w:p w14:paraId="44408E0F" w14:textId="77777777" w:rsidR="00363CBA" w:rsidRPr="00363CBA" w:rsidRDefault="00363CBA" w:rsidP="00363CBA"/>
    <w:p w14:paraId="2E97616F" w14:textId="77777777" w:rsidR="00EF455A" w:rsidRPr="00EF455A" w:rsidRDefault="0041138D" w:rsidP="00EF455A">
      <w:pPr>
        <w:spacing w:after="120"/>
        <w:rPr>
          <w:ins w:id="201" w:author="Nikhil Rokade - Chaucer" w:date="2026-09-11T17:04:00Z"/>
          <w:szCs w:val="20"/>
        </w:rPr>
      </w:pPr>
      <w:r w:rsidRPr="0041138D">
        <w:rPr>
          <w:szCs w:val="20"/>
        </w:rPr>
        <w:t xml:space="preserve">The data platform is owned by the data team and is not a general integration endpoint. </w:t>
      </w:r>
    </w:p>
    <w:p w14:paraId="702D3125" w14:textId="77777777" w:rsidR="00EF455A" w:rsidRPr="00EF455A" w:rsidRDefault="00EF455A" w:rsidP="00EF455A">
      <w:pPr>
        <w:spacing w:after="120"/>
        <w:rPr>
          <w:ins w:id="202" w:author="Nikhil Rokade - Chaucer" w:date="2026-09-11T17:04:00Z"/>
          <w:szCs w:val="20"/>
        </w:rPr>
      </w:pPr>
      <w:ins w:id="203" w:author="Nikhil Rokade - Chaucer" w:date="2026-09-11T17:04:00Z">
        <w:r w:rsidRPr="00EF455A">
          <w:rPr>
            <w:szCs w:val="20"/>
          </w:rPr>
          <w:t>The Systems Integration Framework interacts with the data platform through two governed hand-offs only: the ingestion of data into the platform and the consumption of curated data products from it.</w:t>
        </w:r>
      </w:ins>
    </w:p>
    <w:p w14:paraId="603F6B00" w14:textId="10C3476A" w:rsidR="00363CBA" w:rsidRDefault="0041138D" w:rsidP="0041138D">
      <w:pPr>
        <w:spacing w:after="120"/>
        <w:rPr>
          <w:szCs w:val="20"/>
        </w:rPr>
      </w:pPr>
      <w:del w:id="204" w:author="Nikhil Rokade - Chaucer" w:date="2026-09-11T17:04:00Z" w16du:dateUtc="2026-09-11T16:04:00Z">
        <w:r w:rsidRPr="0041138D" w:rsidDel="00EF455A">
          <w:rPr>
            <w:szCs w:val="20"/>
          </w:rPr>
          <w:delText xml:space="preserve">The </w:delText>
        </w:r>
        <w:r w:rsidR="00A624E6" w:rsidDel="00EF455A">
          <w:rPr>
            <w:szCs w:val="20"/>
          </w:rPr>
          <w:delText>Systems Integration Framework</w:delText>
        </w:r>
        <w:r w:rsidRPr="0041138D" w:rsidDel="00EF455A">
          <w:rPr>
            <w:szCs w:val="20"/>
          </w:rPr>
          <w:delText xml:space="preserve"> interacts with data platform at two governed hand-offs only, a push into the Data platform and a curated data to be consume</w:delText>
        </w:r>
        <w:r w:rsidR="000B63AC" w:rsidDel="00EF455A">
          <w:rPr>
            <w:szCs w:val="20"/>
          </w:rPr>
          <w:delText>d</w:delText>
        </w:r>
        <w:r w:rsidRPr="0041138D" w:rsidDel="00EF455A">
          <w:rPr>
            <w:szCs w:val="20"/>
          </w:rPr>
          <w:delText xml:space="preserve"> from it. </w:delText>
        </w:r>
      </w:del>
      <w:r w:rsidRPr="0041138D">
        <w:rPr>
          <w:szCs w:val="20"/>
        </w:rPr>
        <w:t>Bulk movement and transformation remain inside the data platform. This boundary keeps operational integration and analytical data cleanly separated and governed.</w:t>
      </w:r>
    </w:p>
    <w:p w14:paraId="17C24CAB" w14:textId="77777777" w:rsidR="00DE0875" w:rsidRPr="0041138D" w:rsidRDefault="00DE0875" w:rsidP="0041138D">
      <w:pPr>
        <w:spacing w:after="120"/>
        <w:rPr>
          <w:szCs w:val="20"/>
        </w:rPr>
      </w:pPr>
    </w:p>
    <w:p w14:paraId="23CD8E5A" w14:textId="6E291C89" w:rsidR="0041138D" w:rsidRDefault="0041138D" w:rsidP="0041138D">
      <w:pPr>
        <w:pStyle w:val="Heading2"/>
        <w:rPr>
          <w:bCs w:val="0"/>
        </w:rPr>
      </w:pPr>
      <w:bookmarkStart w:id="205" w:name="_Toc239421382"/>
      <w:bookmarkStart w:id="206" w:name="_Toc239852329"/>
      <w:bookmarkStart w:id="207" w:name="_Toc239980634"/>
      <w:bookmarkStart w:id="208" w:name="_Toc240018806"/>
      <w:r w:rsidRPr="00FE4F0E">
        <w:rPr>
          <w:bCs w:val="0"/>
        </w:rPr>
        <w:t>Appropriate Uses</w:t>
      </w:r>
      <w:bookmarkEnd w:id="205"/>
      <w:bookmarkEnd w:id="206"/>
      <w:bookmarkEnd w:id="207"/>
      <w:bookmarkEnd w:id="208"/>
    </w:p>
    <w:p w14:paraId="113C51BE" w14:textId="77777777" w:rsidR="00363CBA" w:rsidRPr="00363CBA" w:rsidRDefault="00363CBA" w:rsidP="00363CBA"/>
    <w:p w14:paraId="1FDAD2E9" w14:textId="77777777" w:rsidR="0041138D" w:rsidRPr="0041138D" w:rsidRDefault="0041138D" w:rsidP="0041138D">
      <w:pPr>
        <w:spacing w:after="46" w:line="270" w:lineRule="auto"/>
        <w:rPr>
          <w:szCs w:val="20"/>
        </w:rPr>
      </w:pPr>
      <w:r w:rsidRPr="0041138D">
        <w:rPr>
          <w:szCs w:val="20"/>
        </w:rPr>
        <w:t>Landing operational data into the platform for analytics and reporting.</w:t>
      </w:r>
    </w:p>
    <w:p w14:paraId="28DA01AC" w14:textId="77777777" w:rsidR="0041138D" w:rsidRPr="0041138D" w:rsidRDefault="0041138D" w:rsidP="0041138D">
      <w:pPr>
        <w:spacing w:after="46" w:line="270" w:lineRule="auto"/>
        <w:rPr>
          <w:szCs w:val="20"/>
        </w:rPr>
      </w:pPr>
      <w:r w:rsidRPr="0041138D">
        <w:rPr>
          <w:szCs w:val="20"/>
        </w:rPr>
        <w:t>Serving a curated, read-only dataset back to an operational consumer through the platform's serving layer.</w:t>
      </w:r>
    </w:p>
    <w:p w14:paraId="4E7EF2D5" w14:textId="77777777" w:rsidR="0041138D" w:rsidRPr="0041138D" w:rsidRDefault="0041138D" w:rsidP="0041138D">
      <w:pPr>
        <w:spacing w:after="46" w:line="270" w:lineRule="auto"/>
        <w:rPr>
          <w:szCs w:val="20"/>
        </w:rPr>
      </w:pPr>
      <w:r w:rsidRPr="0041138D">
        <w:rPr>
          <w:szCs w:val="20"/>
        </w:rPr>
        <w:t>Streaming high-volume telemetry into the platform for downstream processing.</w:t>
      </w:r>
    </w:p>
    <w:p w14:paraId="7736BCED" w14:textId="77777777" w:rsidR="0041138D" w:rsidRPr="0041138D" w:rsidRDefault="0041138D" w:rsidP="0041138D">
      <w:pPr>
        <w:spacing w:after="46" w:line="270" w:lineRule="auto"/>
        <w:rPr>
          <w:b/>
          <w:bCs w:val="0"/>
          <w:szCs w:val="20"/>
        </w:rPr>
      </w:pPr>
    </w:p>
    <w:p w14:paraId="09FAD15A" w14:textId="3A38B53F" w:rsidR="0041138D" w:rsidRDefault="0041138D" w:rsidP="0041138D">
      <w:pPr>
        <w:pStyle w:val="Heading2"/>
        <w:rPr>
          <w:bCs w:val="0"/>
        </w:rPr>
      </w:pPr>
      <w:bookmarkStart w:id="209" w:name="_Toc239421383"/>
      <w:bookmarkStart w:id="210" w:name="_Toc239852330"/>
      <w:bookmarkStart w:id="211" w:name="_Toc239980635"/>
      <w:bookmarkStart w:id="212" w:name="_Toc240018807"/>
      <w:r w:rsidRPr="00FE4F0E">
        <w:rPr>
          <w:bCs w:val="0"/>
        </w:rPr>
        <w:t>Inappropriate Uses</w:t>
      </w:r>
      <w:bookmarkEnd w:id="209"/>
      <w:bookmarkEnd w:id="210"/>
      <w:bookmarkEnd w:id="211"/>
      <w:bookmarkEnd w:id="212"/>
    </w:p>
    <w:p w14:paraId="18A268B0" w14:textId="77777777" w:rsidR="00363CBA" w:rsidRPr="00363CBA" w:rsidRDefault="00363CBA" w:rsidP="00363CBA"/>
    <w:p w14:paraId="763E29E8" w14:textId="77777777" w:rsidR="0041138D" w:rsidRPr="0041138D" w:rsidRDefault="0041138D" w:rsidP="0041138D">
      <w:pPr>
        <w:spacing w:after="46" w:line="270" w:lineRule="auto"/>
        <w:rPr>
          <w:szCs w:val="20"/>
        </w:rPr>
      </w:pPr>
      <w:r w:rsidRPr="0041138D">
        <w:rPr>
          <w:szCs w:val="20"/>
        </w:rPr>
        <w:t>Treating Snowflake as an operational source of truth for live transactions.</w:t>
      </w:r>
    </w:p>
    <w:p w14:paraId="49DA9CAC" w14:textId="77777777" w:rsidR="0041138D" w:rsidRPr="0041138D" w:rsidRDefault="0041138D" w:rsidP="0041138D">
      <w:pPr>
        <w:spacing w:after="46" w:line="270" w:lineRule="auto"/>
        <w:rPr>
          <w:szCs w:val="20"/>
        </w:rPr>
      </w:pPr>
      <w:r w:rsidRPr="0041138D">
        <w:rPr>
          <w:szCs w:val="20"/>
        </w:rPr>
        <w:t>Reaching into the platform's internals from an integration flow, or into operational systems from the platform.</w:t>
      </w:r>
    </w:p>
    <w:p w14:paraId="62B941D5" w14:textId="77777777" w:rsidR="0041138D" w:rsidRPr="0041138D" w:rsidRDefault="0041138D" w:rsidP="0041138D">
      <w:pPr>
        <w:spacing w:after="46" w:line="270" w:lineRule="auto"/>
        <w:rPr>
          <w:szCs w:val="20"/>
        </w:rPr>
      </w:pPr>
      <w:r w:rsidRPr="0041138D">
        <w:rPr>
          <w:szCs w:val="20"/>
        </w:rPr>
        <w:t>Using the platform as a message bus or a general-purpose integration hub.</w:t>
      </w:r>
    </w:p>
    <w:p w14:paraId="781F6FED" w14:textId="77777777" w:rsidR="0041138D" w:rsidRPr="0041138D" w:rsidRDefault="0041138D" w:rsidP="0041138D">
      <w:pPr>
        <w:spacing w:after="46" w:line="270" w:lineRule="auto"/>
        <w:rPr>
          <w:szCs w:val="20"/>
        </w:rPr>
      </w:pPr>
    </w:p>
    <w:p w14:paraId="6915D859" w14:textId="2C8E06EF" w:rsidR="0041138D" w:rsidRDefault="0041138D" w:rsidP="0041138D">
      <w:pPr>
        <w:pStyle w:val="Heading2"/>
        <w:rPr>
          <w:bCs w:val="0"/>
        </w:rPr>
      </w:pPr>
      <w:bookmarkStart w:id="213" w:name="_Toc239421384"/>
      <w:bookmarkStart w:id="214" w:name="_Toc239852331"/>
      <w:bookmarkStart w:id="215" w:name="_Toc239980636"/>
      <w:bookmarkStart w:id="216" w:name="_Toc240018808"/>
      <w:r w:rsidRPr="00FE4F0E">
        <w:rPr>
          <w:bCs w:val="0"/>
        </w:rPr>
        <w:t>Exchange Patterns</w:t>
      </w:r>
      <w:bookmarkEnd w:id="213"/>
      <w:bookmarkEnd w:id="214"/>
      <w:bookmarkEnd w:id="215"/>
      <w:bookmarkEnd w:id="216"/>
    </w:p>
    <w:p w14:paraId="3BD60692" w14:textId="77777777" w:rsidR="005D6483" w:rsidRPr="005D6483" w:rsidRDefault="005D6483" w:rsidP="005D6483"/>
    <w:p w14:paraId="44E5EBB8" w14:textId="1420EF15" w:rsidR="00363CBA" w:rsidRDefault="0041138D">
      <w:pPr>
        <w:pStyle w:val="Heading3"/>
        <w:rPr>
          <w:rFonts w:cs="Times New Roman"/>
          <w:color w:val="132040" w:themeColor="accent1" w:themeShade="BF"/>
          <w:sz w:val="24"/>
          <w:szCs w:val="26"/>
        </w:rPr>
      </w:pPr>
      <w:bookmarkStart w:id="217" w:name="_Toc239852332"/>
      <w:bookmarkStart w:id="218" w:name="_Toc239980637"/>
      <w:r w:rsidRPr="00363CBA">
        <w:rPr>
          <w:rFonts w:cs="Times New Roman"/>
          <w:color w:val="132040" w:themeColor="accent1" w:themeShade="BF"/>
          <w:sz w:val="24"/>
          <w:szCs w:val="26"/>
        </w:rPr>
        <w:t>Import Patterns</w:t>
      </w:r>
      <w:bookmarkEnd w:id="217"/>
      <w:bookmarkEnd w:id="218"/>
    </w:p>
    <w:p w14:paraId="4BEB680A" w14:textId="77777777" w:rsidR="00A51282" w:rsidRPr="00A51282" w:rsidRDefault="00A51282" w:rsidP="00A51282"/>
    <w:p w14:paraId="233E1BAC" w14:textId="7165B9DB" w:rsidR="0041138D" w:rsidRPr="005D6483" w:rsidRDefault="0041138D" w:rsidP="005D6483">
      <w:pPr>
        <w:pStyle w:val="Heading4"/>
        <w:rPr>
          <w:bCs w:val="0"/>
          <w:color w:val="132040" w:themeColor="accent1" w:themeShade="BF"/>
          <w:sz w:val="24"/>
          <w:szCs w:val="26"/>
        </w:rPr>
      </w:pPr>
      <w:bookmarkStart w:id="219" w:name="_Toc239852333"/>
      <w:r w:rsidRPr="005D6483">
        <w:rPr>
          <w:bCs w:val="0"/>
          <w:iCs w:val="0"/>
          <w:color w:val="132040" w:themeColor="accent1" w:themeShade="BF"/>
          <w:sz w:val="24"/>
          <w:szCs w:val="26"/>
        </w:rPr>
        <w:t>Event Streaming to the Data Platform (SFDEINT1)</w:t>
      </w:r>
      <w:bookmarkEnd w:id="219"/>
    </w:p>
    <w:p w14:paraId="20B864D6" w14:textId="77777777" w:rsidR="0041138D" w:rsidRDefault="0041138D" w:rsidP="005D6483">
      <w:pPr>
        <w:rPr>
          <w:i/>
          <w:color w:val="5A6470"/>
          <w:szCs w:val="20"/>
        </w:rPr>
      </w:pPr>
      <w:r w:rsidRPr="0041138D">
        <w:rPr>
          <w:i/>
          <w:color w:val="5A6470"/>
          <w:szCs w:val="20"/>
        </w:rPr>
        <w:t>Stream operational events into the data platform for near real-time analytics, without coupling producers directly to Snowflake.</w:t>
      </w:r>
    </w:p>
    <w:p w14:paraId="76508F26" w14:textId="77777777" w:rsidR="00DE0875" w:rsidRDefault="00DE0875" w:rsidP="005D6483">
      <w:pPr>
        <w:rPr>
          <w:i/>
          <w:color w:val="5A6470"/>
          <w:szCs w:val="20"/>
        </w:rPr>
      </w:pPr>
    </w:p>
    <w:p w14:paraId="1C3B20CE" w14:textId="77777777" w:rsidR="00363CBA" w:rsidRPr="0041138D" w:rsidRDefault="00363CBA" w:rsidP="005D6483">
      <w:pPr>
        <w:rPr>
          <w:i/>
          <w:color w:val="5A6470"/>
          <w:szCs w:val="20"/>
        </w:rPr>
      </w:pPr>
    </w:p>
    <w:p w14:paraId="5D0126EE" w14:textId="77777777" w:rsidR="0041138D" w:rsidRDefault="0041138D" w:rsidP="005D6483">
      <w:pPr>
        <w:rPr>
          <w:szCs w:val="20"/>
        </w:rPr>
      </w:pPr>
      <w:r w:rsidRPr="0041138D">
        <w:rPr>
          <w:noProof/>
          <w:szCs w:val="20"/>
        </w:rPr>
        <w:drawing>
          <wp:inline distT="0" distB="0" distL="0" distR="0" wp14:anchorId="4FF6B41B" wp14:editId="466855C9">
            <wp:extent cx="5731510" cy="987841"/>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31510" cy="987841"/>
                    </a:xfrm>
                    <a:prstGeom prst="rect">
                      <a:avLst/>
                    </a:prstGeom>
                  </pic:spPr>
                </pic:pic>
              </a:graphicData>
            </a:graphic>
          </wp:inline>
        </w:drawing>
      </w:r>
    </w:p>
    <w:p w14:paraId="3836C078" w14:textId="77777777" w:rsidR="00DE0875" w:rsidRPr="0041138D" w:rsidRDefault="00DE0875" w:rsidP="005D6483">
      <w:pPr>
        <w:rPr>
          <w:szCs w:val="20"/>
        </w:rPr>
      </w:pPr>
    </w:p>
    <w:p w14:paraId="103F535A" w14:textId="77777777" w:rsidR="0041138D" w:rsidRPr="0041138D" w:rsidRDefault="0041138D" w:rsidP="005D6483">
      <w:pPr>
        <w:spacing w:after="120"/>
        <w:rPr>
          <w:szCs w:val="20"/>
        </w:rPr>
      </w:pPr>
      <w:r w:rsidRPr="0041138D">
        <w:rPr>
          <w:b/>
          <w:color w:val="1F3864"/>
          <w:szCs w:val="20"/>
        </w:rPr>
        <w:t xml:space="preserve">Problem. </w:t>
      </w:r>
      <w:r w:rsidRPr="0041138D">
        <w:rPr>
          <w:szCs w:val="20"/>
        </w:rPr>
        <w:t>Events from Azure messaging services must be delivered to Snowflake continuously and with low latency, without building and maintaining custom ingestion services.</w:t>
      </w:r>
    </w:p>
    <w:p w14:paraId="518A9A1A" w14:textId="77777777" w:rsidR="009A4AD6" w:rsidRPr="009A4AD6" w:rsidRDefault="0041138D" w:rsidP="009A4AD6">
      <w:pPr>
        <w:spacing w:after="120"/>
        <w:rPr>
          <w:ins w:id="220" w:author="Nikhil Rokade - Chaucer" w:date="2026-09-11T17:06:00Z"/>
          <w:szCs w:val="20"/>
        </w:rPr>
      </w:pPr>
      <w:r w:rsidRPr="0041138D">
        <w:rPr>
          <w:b/>
          <w:color w:val="1F3864"/>
          <w:szCs w:val="20"/>
        </w:rPr>
        <w:t xml:space="preserve">Solution. </w:t>
      </w:r>
    </w:p>
    <w:p w14:paraId="07F5AC2F" w14:textId="77777777" w:rsidR="009A4AD6" w:rsidRPr="009A4AD6" w:rsidRDefault="009A4AD6" w:rsidP="009A4AD6">
      <w:pPr>
        <w:spacing w:after="120"/>
        <w:rPr>
          <w:ins w:id="221" w:author="Nikhil Rokade - Chaucer" w:date="2026-09-11T17:06:00Z"/>
          <w:szCs w:val="20"/>
        </w:rPr>
      </w:pPr>
      <w:ins w:id="222" w:author="Nikhil Rokade - Chaucer" w:date="2026-09-11T17:06:00Z">
        <w:r w:rsidRPr="009A4AD6">
          <w:rPr>
            <w:szCs w:val="20"/>
          </w:rPr>
          <w:t xml:space="preserve">An Azure Function is triggered by events from Event Hubs, Service Bus or Event Grid and uses the </w:t>
        </w:r>
        <w:proofErr w:type="spellStart"/>
        <w:r w:rsidRPr="009A4AD6">
          <w:rPr>
            <w:szCs w:val="20"/>
          </w:rPr>
          <w:t>Snowpipe</w:t>
        </w:r>
        <w:proofErr w:type="spellEnd"/>
        <w:r w:rsidRPr="009A4AD6">
          <w:rPr>
            <w:szCs w:val="20"/>
          </w:rPr>
          <w:t xml:space="preserve"> Streaming API through Snowflake’s Python SDK to write data directly to Snowflake.</w:t>
        </w:r>
      </w:ins>
    </w:p>
    <w:p w14:paraId="686D63D5" w14:textId="76DB2E42" w:rsidR="0041138D" w:rsidRPr="0041138D" w:rsidRDefault="0041138D" w:rsidP="005D6483">
      <w:pPr>
        <w:spacing w:after="120"/>
        <w:rPr>
          <w:szCs w:val="20"/>
        </w:rPr>
      </w:pPr>
      <w:del w:id="223" w:author="Nikhil Rokade - Chaucer" w:date="2026-09-11T17:06:00Z" w16du:dateUtc="2026-09-11T16:06:00Z">
        <w:r w:rsidRPr="0041138D" w:rsidDel="009A4AD6">
          <w:rPr>
            <w:szCs w:val="20"/>
          </w:rPr>
          <w:delText>An Azure Function is triggered by events from Event Hub, Service Bus or Event Grid and uses Snowpipe Streaming API  ( Python SDK published by Snowflake) to write data directly into Snowflake.</w:delText>
        </w:r>
      </w:del>
      <w:r w:rsidRPr="0041138D">
        <w:rPr>
          <w:szCs w:val="20"/>
        </w:rPr>
        <w:t xml:space="preserve"> The approach provides low-latency, near real-time ingestion without intermediate files. The Function manages batching, retries and reliable delivery.</w:t>
      </w:r>
    </w:p>
    <w:p w14:paraId="479BCECD" w14:textId="77777777" w:rsidR="0041138D" w:rsidRPr="0041138D" w:rsidRDefault="0041138D" w:rsidP="005D6483">
      <w:pPr>
        <w:spacing w:after="120"/>
        <w:rPr>
          <w:szCs w:val="20"/>
        </w:rPr>
      </w:pPr>
      <w:r w:rsidRPr="0041138D">
        <w:rPr>
          <w:b/>
          <w:color w:val="1F3864"/>
          <w:szCs w:val="20"/>
        </w:rPr>
        <w:t xml:space="preserve">Use it when. </w:t>
      </w:r>
      <w:r w:rsidRPr="0041138D">
        <w:rPr>
          <w:szCs w:val="20"/>
        </w:rPr>
        <w:t>The source already publishes events through Azure event services, near real-time ingestion is required, and you want full control of the ingestion logic in code.</w:t>
      </w:r>
      <w:r w:rsidRPr="0041138D">
        <w:rPr>
          <w:szCs w:val="20"/>
        </w:rPr>
        <w:tab/>
      </w:r>
    </w:p>
    <w:p w14:paraId="3F5961F1" w14:textId="77777777" w:rsidR="0041138D" w:rsidRPr="0041138D" w:rsidRDefault="0041138D" w:rsidP="005D6483">
      <w:pPr>
        <w:spacing w:after="120"/>
        <w:rPr>
          <w:szCs w:val="20"/>
        </w:rPr>
      </w:pPr>
      <w:r w:rsidRPr="0041138D">
        <w:rPr>
          <w:b/>
          <w:color w:val="1F3864"/>
          <w:szCs w:val="20"/>
        </w:rPr>
        <w:t xml:space="preserve">Avoid it when. </w:t>
      </w:r>
      <w:r w:rsidRPr="0041138D">
        <w:rPr>
          <w:szCs w:val="20"/>
        </w:rPr>
        <w:t>A connector-based approach can meet the requirement, data arrives in files rather than events, or ingestion volumes are high enough that a managed ingestion service is a better fit.</w:t>
      </w:r>
    </w:p>
    <w:p w14:paraId="70C8615C" w14:textId="77777777" w:rsidR="00A20D3D" w:rsidRPr="00A20D3D" w:rsidRDefault="0041138D" w:rsidP="00A20D3D">
      <w:pPr>
        <w:spacing w:after="120"/>
        <w:rPr>
          <w:ins w:id="224" w:author="Nikhil Rokade - Chaucer" w:date="2026-09-11T17:08:00Z"/>
          <w:szCs w:val="20"/>
        </w:rPr>
      </w:pPr>
      <w:r w:rsidRPr="0041138D">
        <w:rPr>
          <w:b/>
          <w:color w:val="1F3864"/>
          <w:szCs w:val="20"/>
        </w:rPr>
        <w:t xml:space="preserve">Risks and considerations. </w:t>
      </w:r>
    </w:p>
    <w:p w14:paraId="464D30F3" w14:textId="77777777" w:rsidR="00A20D3D" w:rsidRPr="00A20D3D" w:rsidRDefault="00A20D3D" w:rsidP="00A20D3D">
      <w:pPr>
        <w:spacing w:after="120"/>
        <w:rPr>
          <w:ins w:id="225" w:author="Nikhil Rokade - Chaucer" w:date="2026-09-11T17:08:00Z"/>
          <w:szCs w:val="20"/>
        </w:rPr>
      </w:pPr>
      <w:ins w:id="226" w:author="Nikhil Rokade - Chaucer" w:date="2026-09-11T17:08:00Z">
        <w:r w:rsidRPr="00A20D3D">
          <w:rPr>
            <w:szCs w:val="20"/>
          </w:rPr>
          <w:t>The Function becomes operational code on the ingestion path, so its scaling, cold-start behaviour, retries, offsets and checkpoints require active ownership. Channel lifecycle management, SDK version management, per-channel ordering, duplicate handling and late-event handling must be designed explicitly.</w:t>
        </w:r>
      </w:ins>
    </w:p>
    <w:p w14:paraId="630F41BA" w14:textId="1A5BAD9A" w:rsidR="0041138D" w:rsidRPr="0041138D" w:rsidRDefault="0041138D" w:rsidP="005D6483">
      <w:pPr>
        <w:spacing w:after="120"/>
        <w:rPr>
          <w:szCs w:val="20"/>
        </w:rPr>
      </w:pPr>
      <w:del w:id="227" w:author="Nikhil Rokade - Chaucer" w:date="2026-09-11T17:08:00Z" w16du:dateUtc="2026-09-11T16:08:00Z">
        <w:r w:rsidRPr="0041138D" w:rsidDel="00A20D3D">
          <w:rPr>
            <w:szCs w:val="20"/>
          </w:rPr>
          <w:delText>The Function is now operational code on the ingests path. Its scaling, cold starts, retries and offset/checkpoint behaviour are yours to own. Channel and SDK lifecycle open, reopen, per-channel ordering - needs deliberate design. Duplicate and late-event handling is your responsibility, as is SDK version currency.</w:delText>
        </w:r>
      </w:del>
    </w:p>
    <w:p w14:paraId="4431950A" w14:textId="77777777" w:rsidR="0024506B" w:rsidRPr="0024506B" w:rsidRDefault="0041138D" w:rsidP="0024506B">
      <w:pPr>
        <w:spacing w:after="120"/>
        <w:rPr>
          <w:ins w:id="228" w:author="Nikhil Rokade - Chaucer" w:date="2026-09-11T17:09:00Z"/>
          <w:szCs w:val="20"/>
        </w:rPr>
      </w:pPr>
      <w:r w:rsidRPr="00FF4C82">
        <w:rPr>
          <w:b/>
          <w:color w:val="1F3864"/>
          <w:szCs w:val="20"/>
        </w:rPr>
        <w:t>Security boundary.</w:t>
      </w:r>
      <w:r w:rsidRPr="0041138D">
        <w:rPr>
          <w:b/>
          <w:color w:val="0D152A" w:themeColor="accent1" w:themeShade="80"/>
          <w:szCs w:val="20"/>
        </w:rPr>
        <w:t xml:space="preserve"> </w:t>
      </w:r>
      <w:r w:rsidRPr="0041138D">
        <w:rPr>
          <w:szCs w:val="20"/>
        </w:rPr>
        <w:t xml:space="preserve">The trust boundary is the event source and the Function's managed identity, not Snowflake. </w:t>
      </w:r>
    </w:p>
    <w:p w14:paraId="3CE01AEB" w14:textId="77777777" w:rsidR="0024506B" w:rsidRPr="0024506B" w:rsidRDefault="0024506B" w:rsidP="0024506B">
      <w:pPr>
        <w:spacing w:after="120"/>
        <w:rPr>
          <w:ins w:id="229" w:author="Nikhil Rokade - Chaucer" w:date="2026-09-11T17:09:00Z"/>
          <w:szCs w:val="20"/>
        </w:rPr>
      </w:pPr>
      <w:ins w:id="230" w:author="Nikhil Rokade - Chaucer" w:date="2026-09-11T17:09:00Z">
        <w:r w:rsidRPr="0024506B">
          <w:rPr>
            <w:szCs w:val="20"/>
          </w:rPr>
          <w:t>The event source is reached through a private endpoint, and the Function uses managed identity for the event-source binding. The Function authenticates to Snowflake using an approved key-pair or OAuth mechanism, with applicable secrets held in the approved secrets vault. Account passwords must not be used.</w:t>
        </w:r>
      </w:ins>
    </w:p>
    <w:p w14:paraId="5B595AFB" w14:textId="7C7589BA" w:rsidR="0041138D" w:rsidRPr="0041138D" w:rsidRDefault="0041138D" w:rsidP="005D6483">
      <w:pPr>
        <w:spacing w:after="120"/>
        <w:rPr>
          <w:szCs w:val="20"/>
        </w:rPr>
      </w:pPr>
      <w:del w:id="231" w:author="Nikhil Rokade - Chaucer" w:date="2026-09-11T17:09:00Z" w16du:dateUtc="2026-09-11T16:09:00Z">
        <w:r w:rsidRPr="0041138D" w:rsidDel="0024506B">
          <w:rPr>
            <w:szCs w:val="20"/>
          </w:rPr>
          <w:delText xml:space="preserve">Event source reached over private endpoint, the Function authenticates to Snowflake via key-pair / OAuth held in a secrets vault, never account passwords. Managed identity for the event-source binding. </w:delText>
        </w:r>
      </w:del>
      <w:r w:rsidRPr="0041138D">
        <w:rPr>
          <w:szCs w:val="20"/>
        </w:rPr>
        <w:t xml:space="preserve">Data-in-transit posture inherits from the Cloud Engineering Standards. </w:t>
      </w:r>
    </w:p>
    <w:p w14:paraId="0E0423EE" w14:textId="77777777" w:rsidR="0041138D" w:rsidRPr="0041138D" w:rsidRDefault="0041138D" w:rsidP="005D6483">
      <w:pPr>
        <w:spacing w:after="120"/>
        <w:rPr>
          <w:szCs w:val="20"/>
        </w:rPr>
      </w:pPr>
      <w:r w:rsidRPr="0041138D">
        <w:rPr>
          <w:b/>
          <w:color w:val="1F3864"/>
          <w:szCs w:val="20"/>
        </w:rPr>
        <w:t xml:space="preserve">Common pitfall. </w:t>
      </w:r>
      <w:r w:rsidRPr="0041138D">
        <w:rPr>
          <w:szCs w:val="20"/>
        </w:rPr>
        <w:t>Writing one row per invocation instead of batching, increasing API calls, latency, and cost. Failing to design for throughput, back-pressure, and ingestion failures, leading to reduced performance and operational instability.</w:t>
      </w:r>
    </w:p>
    <w:p w14:paraId="4FE325A5" w14:textId="77777777" w:rsidR="0041138D" w:rsidRPr="0041138D" w:rsidRDefault="0041138D" w:rsidP="005D6483">
      <w:pPr>
        <w:spacing w:after="120"/>
        <w:rPr>
          <w:szCs w:val="20"/>
        </w:rPr>
      </w:pPr>
      <w:r w:rsidRPr="0041138D">
        <w:rPr>
          <w:b/>
          <w:color w:val="1F3864"/>
          <w:szCs w:val="20"/>
        </w:rPr>
        <w:t xml:space="preserve">In practice. </w:t>
      </w:r>
      <w:r w:rsidRPr="0041138D">
        <w:rPr>
          <w:szCs w:val="20"/>
        </w:rPr>
        <w:t>Connected-property or fleet telemetry lands on Event Hub,  an Azure Function enriches each reading (for example attaching a peril zone) and streams rows via the Snowpipe Streaming API into a raw schema for near-real-time exposure aggregation. Underwriting dashboards read the conformed product, never the live stream.</w:t>
      </w:r>
    </w:p>
    <w:p w14:paraId="58281005" w14:textId="77777777" w:rsidR="0041138D" w:rsidRPr="0041138D" w:rsidRDefault="0041138D" w:rsidP="005D6483">
      <w:pPr>
        <w:spacing w:after="120"/>
        <w:rPr>
          <w:szCs w:val="20"/>
        </w:rPr>
      </w:pPr>
    </w:p>
    <w:p w14:paraId="13FB6AEF" w14:textId="5BA618A8" w:rsidR="0041138D" w:rsidRPr="005D6483" w:rsidRDefault="0041138D" w:rsidP="005D6483">
      <w:pPr>
        <w:pStyle w:val="Heading4"/>
        <w:rPr>
          <w:bCs w:val="0"/>
          <w:iCs w:val="0"/>
          <w:color w:val="132040" w:themeColor="accent1" w:themeShade="BF"/>
          <w:sz w:val="24"/>
          <w:szCs w:val="26"/>
        </w:rPr>
      </w:pPr>
      <w:bookmarkStart w:id="232" w:name="_Toc239852334"/>
      <w:r w:rsidRPr="005D6483">
        <w:rPr>
          <w:bCs w:val="0"/>
          <w:iCs w:val="0"/>
          <w:color w:val="132040" w:themeColor="accent1" w:themeShade="BF"/>
          <w:sz w:val="24"/>
          <w:szCs w:val="26"/>
        </w:rPr>
        <w:t>Streaming Ingestion via Kafka Connect (SFDEINT2)</w:t>
      </w:r>
      <w:bookmarkEnd w:id="232"/>
    </w:p>
    <w:p w14:paraId="2F420182" w14:textId="77777777" w:rsidR="0041138D" w:rsidRDefault="0041138D" w:rsidP="005D6483">
      <w:pPr>
        <w:rPr>
          <w:i/>
          <w:color w:val="5A6470"/>
          <w:szCs w:val="20"/>
        </w:rPr>
      </w:pPr>
      <w:r w:rsidRPr="0041138D">
        <w:rPr>
          <w:i/>
          <w:color w:val="5A6470"/>
          <w:szCs w:val="20"/>
        </w:rPr>
        <w:t>Continuously ingest Kafka events into the data platform through a managed connector, without building custom ingestion services</w:t>
      </w:r>
    </w:p>
    <w:p w14:paraId="7E879DD4" w14:textId="77777777" w:rsidR="00DE0875" w:rsidRDefault="00DE0875" w:rsidP="005D6483">
      <w:pPr>
        <w:rPr>
          <w:i/>
          <w:color w:val="5A6470"/>
          <w:szCs w:val="20"/>
        </w:rPr>
      </w:pPr>
    </w:p>
    <w:p w14:paraId="4A090DD6" w14:textId="77777777" w:rsidR="00363CBA" w:rsidRPr="0041138D" w:rsidRDefault="00363CBA" w:rsidP="005D6483">
      <w:pPr>
        <w:rPr>
          <w:i/>
          <w:color w:val="5A6470"/>
          <w:szCs w:val="20"/>
        </w:rPr>
      </w:pPr>
    </w:p>
    <w:p w14:paraId="124091ED" w14:textId="77777777" w:rsidR="0041138D" w:rsidRPr="0041138D" w:rsidRDefault="0041138D" w:rsidP="005D6483">
      <w:pPr>
        <w:rPr>
          <w:i/>
          <w:color w:val="5A6470"/>
          <w:szCs w:val="20"/>
        </w:rPr>
      </w:pPr>
      <w:r w:rsidRPr="0041138D">
        <w:rPr>
          <w:noProof/>
          <w:szCs w:val="20"/>
        </w:rPr>
        <w:drawing>
          <wp:inline distT="0" distB="0" distL="0" distR="0" wp14:anchorId="2BAFE207" wp14:editId="157EF080">
            <wp:extent cx="5731510" cy="987425"/>
            <wp:effectExtent l="0" t="0" r="2540" b="3175"/>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31510" cy="987425"/>
                    </a:xfrm>
                    <a:prstGeom prst="rect">
                      <a:avLst/>
                    </a:prstGeom>
                  </pic:spPr>
                </pic:pic>
              </a:graphicData>
            </a:graphic>
          </wp:inline>
        </w:drawing>
      </w:r>
    </w:p>
    <w:p w14:paraId="522ADF54" w14:textId="77777777" w:rsidR="0041138D" w:rsidRPr="0041138D" w:rsidDel="003875E6" w:rsidRDefault="0041138D" w:rsidP="005D6483">
      <w:pPr>
        <w:spacing w:after="120"/>
        <w:rPr>
          <w:szCs w:val="20"/>
        </w:rPr>
      </w:pPr>
      <w:bookmarkStart w:id="233" w:name="_Toc239852336"/>
      <w:r w:rsidRPr="0041138D">
        <w:rPr>
          <w:b/>
          <w:color w:val="1F3864"/>
          <w:szCs w:val="20"/>
        </w:rPr>
        <w:br/>
        <w:t>Problem</w:t>
      </w:r>
      <w:r w:rsidRPr="0041138D">
        <w:rPr>
          <w:szCs w:val="20"/>
        </w:rPr>
        <w:t>. An existing Kafka platform already carries event data, and that data needs to be delivered continuously to Snowflake. Building and operating custom ingestion services for every topic creates unnecessary complexity, duplication, and operational overhead at scale.</w:t>
      </w:r>
    </w:p>
    <w:p w14:paraId="25C8CA88" w14:textId="70C99E32" w:rsidR="00DE0875" w:rsidRPr="0041138D" w:rsidRDefault="0041138D" w:rsidP="005D6483">
      <w:pPr>
        <w:spacing w:after="120"/>
        <w:rPr>
          <w:szCs w:val="20"/>
        </w:rPr>
      </w:pPr>
      <w:r w:rsidRPr="0041138D">
        <w:rPr>
          <w:b/>
          <w:color w:val="1F3864"/>
          <w:szCs w:val="20"/>
        </w:rPr>
        <w:t>Solution</w:t>
      </w:r>
      <w:bookmarkEnd w:id="233"/>
      <w:r w:rsidRPr="0041138D">
        <w:rPr>
          <w:szCs w:val="20"/>
        </w:rPr>
        <w:t>. Producers publish events to Kafka topics. The Snowflake Sink Connector running in Kafka Connect continuously delivers topic data to Snowflake, leveraging Snowpipe Streaming for low-latency ingestion. The approach is configuration-driven and reusable, avoiding bespoke ingestion code for each topic.</w:t>
      </w:r>
    </w:p>
    <w:p w14:paraId="40EF54C2" w14:textId="77777777" w:rsidR="0024506B" w:rsidRPr="0024506B" w:rsidRDefault="0041138D" w:rsidP="0024506B">
      <w:pPr>
        <w:spacing w:after="120"/>
        <w:rPr>
          <w:ins w:id="234" w:author="Nikhil Rokade - Chaucer" w:date="2026-09-11T17:11:00Z"/>
          <w:szCs w:val="20"/>
        </w:rPr>
      </w:pPr>
      <w:bookmarkStart w:id="235" w:name="_Toc239852337"/>
      <w:r w:rsidRPr="00FF4C82">
        <w:rPr>
          <w:b/>
          <w:color w:val="1F3864"/>
          <w:szCs w:val="20"/>
        </w:rPr>
        <w:t>U</w:t>
      </w:r>
      <w:r w:rsidRPr="0041138D">
        <w:rPr>
          <w:b/>
          <w:color w:val="1F3864"/>
          <w:szCs w:val="20"/>
        </w:rPr>
        <w:t>se it when</w:t>
      </w:r>
      <w:bookmarkEnd w:id="235"/>
      <w:r w:rsidRPr="00FF4C82">
        <w:rPr>
          <w:b/>
          <w:color w:val="1F3864"/>
          <w:szCs w:val="20"/>
        </w:rPr>
        <w:t>.</w:t>
      </w:r>
      <w:r w:rsidRPr="0041138D">
        <w:rPr>
          <w:szCs w:val="20"/>
        </w:rPr>
        <w:t xml:space="preserve"> </w:t>
      </w:r>
    </w:p>
    <w:p w14:paraId="4C60421C" w14:textId="77777777" w:rsidR="0024506B" w:rsidRPr="0024506B" w:rsidRDefault="0024506B" w:rsidP="0024506B">
      <w:pPr>
        <w:spacing w:after="120"/>
        <w:rPr>
          <w:ins w:id="236" w:author="Nikhil Rokade - Chaucer" w:date="2026-09-11T17:11:00Z"/>
          <w:szCs w:val="20"/>
        </w:rPr>
      </w:pPr>
      <w:ins w:id="237" w:author="Nikhil Rokade - Chaucer" w:date="2026-09-11T17:11:00Z">
        <w:r w:rsidRPr="0024506B">
          <w:rPr>
            <w:szCs w:val="20"/>
          </w:rPr>
          <w:t>Use this pattern when Kafka is already the enterprise event backbone, when configuration-driven ingestion is preferable to custom code, and when multiple topics require a consistent and repeatable ingestion route into Snowflake</w:t>
        </w:r>
      </w:ins>
    </w:p>
    <w:p w14:paraId="45AE96F2" w14:textId="23D51765" w:rsidR="0041138D" w:rsidRPr="0041138D" w:rsidRDefault="0041138D" w:rsidP="005D6483">
      <w:pPr>
        <w:spacing w:after="120"/>
        <w:rPr>
          <w:szCs w:val="20"/>
        </w:rPr>
      </w:pPr>
      <w:del w:id="238" w:author="Nikhil Rokade - Chaucer" w:date="2026-09-11T17:11:00Z" w16du:dateUtc="2026-09-11T16:11:00Z">
        <w:r w:rsidRPr="0041138D" w:rsidDel="0024506B">
          <w:rPr>
            <w:szCs w:val="20"/>
          </w:rPr>
          <w:delText xml:space="preserve">Use this pattern when Kafka is already the enterprise event backbone, ingestion should be managed through configuration rather than custom code and multiple topics require a consistent and repeatable landing approach into Snowflake. </w:delText>
        </w:r>
      </w:del>
      <w:r w:rsidRPr="0041138D">
        <w:rPr>
          <w:szCs w:val="20"/>
        </w:rPr>
        <w:t>It also suits scenarios that benefit from built-in batching, retries, and offset management provided by the connector platform.</w:t>
      </w:r>
    </w:p>
    <w:p w14:paraId="7985FA4B" w14:textId="77777777" w:rsidR="00681507" w:rsidRPr="00681507" w:rsidRDefault="0041138D" w:rsidP="00681507">
      <w:pPr>
        <w:spacing w:after="120"/>
        <w:rPr>
          <w:ins w:id="239" w:author="Nikhil Rokade - Chaucer" w:date="2026-09-11T17:12:00Z"/>
          <w:szCs w:val="20"/>
        </w:rPr>
      </w:pPr>
      <w:bookmarkStart w:id="240" w:name="_Toc239852338"/>
      <w:r w:rsidRPr="0041138D">
        <w:rPr>
          <w:b/>
          <w:color w:val="1F3864"/>
          <w:szCs w:val="20"/>
        </w:rPr>
        <w:t>Avoid it when</w:t>
      </w:r>
      <w:bookmarkEnd w:id="240"/>
      <w:r w:rsidRPr="0041138D">
        <w:rPr>
          <w:szCs w:val="20"/>
        </w:rPr>
        <w:t xml:space="preserve">. </w:t>
      </w:r>
    </w:p>
    <w:p w14:paraId="4EC2F23A" w14:textId="77777777" w:rsidR="00681507" w:rsidRPr="00681507" w:rsidRDefault="00681507" w:rsidP="00681507">
      <w:pPr>
        <w:spacing w:after="120"/>
        <w:rPr>
          <w:ins w:id="241" w:author="Nikhil Rokade - Chaucer" w:date="2026-09-11T17:12:00Z"/>
          <w:szCs w:val="20"/>
        </w:rPr>
      </w:pPr>
      <w:ins w:id="242" w:author="Nikhil Rokade - Chaucer" w:date="2026-09-11T17:12:00Z">
        <w:r w:rsidRPr="00681507">
          <w:rPr>
            <w:szCs w:val="20"/>
          </w:rPr>
          <w:t>Avoid this pattern when Kafka is not already part of the platform and would be introduced solely for Snowflake ingestion. It is also unsuitable when significant per-record transformation, enrichment or business logic is required, or when the data naturally arrives as files and is better served by batch ingestion.</w:t>
        </w:r>
      </w:ins>
    </w:p>
    <w:p w14:paraId="7DF08264" w14:textId="27D38AF1" w:rsidR="00DE0875" w:rsidRPr="0041138D" w:rsidRDefault="0041138D" w:rsidP="005D6483">
      <w:pPr>
        <w:spacing w:after="120"/>
        <w:rPr>
          <w:szCs w:val="20"/>
        </w:rPr>
      </w:pPr>
      <w:del w:id="243" w:author="Nikhil Rokade - Chaucer" w:date="2026-09-11T17:12:00Z" w16du:dateUtc="2026-09-11T16:12:00Z">
        <w:r w:rsidRPr="0041138D" w:rsidDel="00681507">
          <w:rPr>
            <w:szCs w:val="20"/>
          </w:rPr>
          <w:delText>Avoid this pattern when Kafka is not already part of the platform and introducing it solely for Snowflake ingestion would add unnecessary complexity. It is also not suitable where ingestion requires significant per-record transformation, enrichment, or business logic, or where data naturally arrives as files and batch ingestion is the more appropriate approach</w:delText>
        </w:r>
      </w:del>
    </w:p>
    <w:p w14:paraId="4B352BE1" w14:textId="77777777" w:rsidR="0041138D" w:rsidRPr="0041138D" w:rsidRDefault="0041138D" w:rsidP="005D6483">
      <w:pPr>
        <w:spacing w:after="120"/>
        <w:rPr>
          <w:szCs w:val="20"/>
        </w:rPr>
      </w:pPr>
      <w:bookmarkStart w:id="244" w:name="_Toc239852339"/>
      <w:r w:rsidRPr="0041138D">
        <w:rPr>
          <w:b/>
          <w:color w:val="1F3864"/>
          <w:szCs w:val="20"/>
        </w:rPr>
        <w:t>Risk &amp; consideration</w:t>
      </w:r>
      <w:bookmarkEnd w:id="244"/>
      <w:r w:rsidRPr="0041138D">
        <w:rPr>
          <w:szCs w:val="20"/>
        </w:rPr>
        <w:t>. Kafka Connect requires operational ownership, including connector lifecycle management, scaling, monitoring and dead-letter handling. Connector configuration, schema evolution and topic-to-table mapping should be governed as part of the ingestion platform design.</w:t>
      </w:r>
    </w:p>
    <w:p w14:paraId="51E139A5" w14:textId="77777777" w:rsidR="0041138D" w:rsidRPr="0041138D" w:rsidRDefault="0041138D" w:rsidP="005D6483">
      <w:pPr>
        <w:spacing w:after="120"/>
        <w:rPr>
          <w:szCs w:val="20"/>
        </w:rPr>
      </w:pPr>
      <w:bookmarkStart w:id="245" w:name="_Toc239852340"/>
      <w:r w:rsidRPr="0041138D">
        <w:rPr>
          <w:b/>
          <w:color w:val="1F3864"/>
          <w:szCs w:val="20"/>
        </w:rPr>
        <w:t>Security boundary</w:t>
      </w:r>
      <w:bookmarkEnd w:id="245"/>
      <w:r w:rsidRPr="0041138D">
        <w:rPr>
          <w:szCs w:val="20"/>
        </w:rPr>
        <w:t>. The trust boundary is the Kafka platform and the Kafka Connect runtime. Kafka brokers, Connect workers, and Snowflake are connected through private network paths. The connector authenticates to Snowflake using centrally managed credentials or federated identity, and topic-level access controls restrict producer and consumer permissions. Data-in-transit protection follows the Cloud Engineering Standards.</w:t>
      </w:r>
    </w:p>
    <w:p w14:paraId="486D3FCA" w14:textId="77777777" w:rsidR="0041138D" w:rsidRPr="0041138D" w:rsidRDefault="0041138D" w:rsidP="005D6483">
      <w:pPr>
        <w:spacing w:after="120"/>
        <w:rPr>
          <w:szCs w:val="20"/>
        </w:rPr>
      </w:pPr>
      <w:bookmarkStart w:id="246" w:name="_Toc239852341"/>
      <w:r w:rsidRPr="0041138D">
        <w:rPr>
          <w:b/>
          <w:color w:val="1F3864"/>
          <w:szCs w:val="20"/>
        </w:rPr>
        <w:t>Common pitfall</w:t>
      </w:r>
      <w:bookmarkEnd w:id="246"/>
      <w:r w:rsidRPr="0041138D">
        <w:rPr>
          <w:b/>
          <w:color w:val="1F3864"/>
          <w:szCs w:val="20"/>
        </w:rPr>
        <w:t>.</w:t>
      </w:r>
      <w:r w:rsidRPr="0041138D">
        <w:rPr>
          <w:szCs w:val="20"/>
        </w:rPr>
        <w:t xml:space="preserve"> Assuming Kafka Connect requires minimal operational oversight. Connector lag, dead-letter accumulation and unmanaged schema evolution can result in ingestion failures and delayed data availability.</w:t>
      </w:r>
    </w:p>
    <w:p w14:paraId="223501D9" w14:textId="77777777" w:rsidR="0041138D" w:rsidRPr="0041138D" w:rsidRDefault="0041138D" w:rsidP="005D6483">
      <w:pPr>
        <w:spacing w:after="120"/>
        <w:rPr>
          <w:szCs w:val="20"/>
        </w:rPr>
      </w:pPr>
      <w:bookmarkStart w:id="247" w:name="_Toc239852342"/>
      <w:r w:rsidRPr="0041138D">
        <w:rPr>
          <w:b/>
          <w:color w:val="1F3864"/>
          <w:szCs w:val="20"/>
        </w:rPr>
        <w:t>In practice</w:t>
      </w:r>
      <w:bookmarkEnd w:id="247"/>
      <w:r w:rsidRPr="0041138D">
        <w:rPr>
          <w:szCs w:val="20"/>
        </w:rPr>
        <w:t>. Policy and claims domain events are published to Kafka topics and continuously ingested into Snowflake raw schemas through the Snowflake Sink Connector. New topics are onboarded through configuration, providing a consistent ingestion approach without bespoke loader implementations.</w:t>
      </w:r>
    </w:p>
    <w:p w14:paraId="6694B706" w14:textId="77777777" w:rsidR="0041138D" w:rsidRPr="0041138D" w:rsidRDefault="0041138D" w:rsidP="005D6483">
      <w:pPr>
        <w:spacing w:after="120"/>
        <w:rPr>
          <w:szCs w:val="20"/>
        </w:rPr>
      </w:pPr>
    </w:p>
    <w:p w14:paraId="723E4F2C" w14:textId="305BD5E6" w:rsidR="0041138D" w:rsidRPr="005D6483" w:rsidRDefault="0041138D" w:rsidP="005D6483">
      <w:pPr>
        <w:pStyle w:val="Heading4"/>
        <w:rPr>
          <w:bCs w:val="0"/>
          <w:iCs w:val="0"/>
          <w:color w:val="132040" w:themeColor="accent1" w:themeShade="BF"/>
          <w:sz w:val="24"/>
          <w:szCs w:val="26"/>
        </w:rPr>
      </w:pPr>
      <w:bookmarkStart w:id="248" w:name="_Toc239852343"/>
      <w:r w:rsidRPr="005D6483">
        <w:rPr>
          <w:bCs w:val="0"/>
          <w:iCs w:val="0"/>
          <w:color w:val="132040" w:themeColor="accent1" w:themeShade="BF"/>
          <w:sz w:val="24"/>
          <w:szCs w:val="26"/>
        </w:rPr>
        <w:t>File Ingestion (SFDEINT3)</w:t>
      </w:r>
      <w:bookmarkEnd w:id="248"/>
    </w:p>
    <w:p w14:paraId="5B703DB3" w14:textId="77777777" w:rsidR="0041138D" w:rsidRDefault="0041138D" w:rsidP="005D6483">
      <w:pPr>
        <w:rPr>
          <w:i/>
          <w:color w:val="5A6470"/>
          <w:szCs w:val="20"/>
        </w:rPr>
      </w:pPr>
      <w:r w:rsidRPr="0041138D">
        <w:rPr>
          <w:i/>
          <w:color w:val="5A6470"/>
          <w:szCs w:val="20"/>
        </w:rPr>
        <w:t>Automatically ingest files into the data platform as they arrive, without custom loading processes.</w:t>
      </w:r>
    </w:p>
    <w:p w14:paraId="2849F6F5" w14:textId="77777777" w:rsidR="00363CBA" w:rsidRPr="0041138D" w:rsidRDefault="00363CBA" w:rsidP="005D6483">
      <w:pPr>
        <w:rPr>
          <w:i/>
          <w:color w:val="5A6470"/>
          <w:szCs w:val="20"/>
        </w:rPr>
      </w:pPr>
    </w:p>
    <w:p w14:paraId="7BFBD976" w14:textId="77777777" w:rsidR="0041138D" w:rsidRDefault="0041138D" w:rsidP="005D6483">
      <w:pPr>
        <w:rPr>
          <w:szCs w:val="20"/>
        </w:rPr>
      </w:pPr>
      <w:r w:rsidRPr="0041138D">
        <w:rPr>
          <w:noProof/>
          <w:szCs w:val="20"/>
        </w:rPr>
        <w:drawing>
          <wp:inline distT="0" distB="0" distL="0" distR="0" wp14:anchorId="41DD1CB1" wp14:editId="5AA282FF">
            <wp:extent cx="5731510" cy="987841"/>
            <wp:effectExtent l="0" t="0" r="2540" b="3175"/>
            <wp:docPr id="1827492141" name="Picture 182749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31510" cy="987841"/>
                    </a:xfrm>
                    <a:prstGeom prst="rect">
                      <a:avLst/>
                    </a:prstGeom>
                  </pic:spPr>
                </pic:pic>
              </a:graphicData>
            </a:graphic>
          </wp:inline>
        </w:drawing>
      </w:r>
      <w:r w:rsidRPr="0041138D">
        <w:rPr>
          <w:szCs w:val="20"/>
        </w:rPr>
        <w:br/>
      </w:r>
      <w:bookmarkStart w:id="249" w:name="_Toc239852344"/>
      <w:r w:rsidRPr="0041138D">
        <w:rPr>
          <w:b/>
          <w:color w:val="1F3864"/>
          <w:szCs w:val="20"/>
        </w:rPr>
        <w:t>Problem</w:t>
      </w:r>
      <w:bookmarkEnd w:id="249"/>
      <w:r w:rsidRPr="0041138D">
        <w:rPr>
          <w:szCs w:val="20"/>
        </w:rPr>
        <w:t>. Source systems and third parties deliver data as files on their own schedule. Polling for new files wastes compute; hand-built loaders drift and fail silently. We need near-real-time, event-triggered loading without an operational service owning the load path.</w:t>
      </w:r>
    </w:p>
    <w:p w14:paraId="59D90CD0" w14:textId="77777777" w:rsidR="00DE0875" w:rsidRPr="0041138D" w:rsidRDefault="00DE0875" w:rsidP="005D6483">
      <w:pPr>
        <w:rPr>
          <w:b/>
          <w:color w:val="1F3864"/>
          <w:szCs w:val="20"/>
        </w:rPr>
      </w:pPr>
    </w:p>
    <w:p w14:paraId="07D2711E" w14:textId="77777777" w:rsidR="0041138D" w:rsidRPr="0041138D" w:rsidRDefault="0041138D" w:rsidP="005D6483">
      <w:pPr>
        <w:spacing w:after="120"/>
        <w:rPr>
          <w:szCs w:val="20"/>
        </w:rPr>
      </w:pPr>
      <w:bookmarkStart w:id="250" w:name="_Toc239852345"/>
      <w:r w:rsidRPr="0041138D">
        <w:rPr>
          <w:b/>
          <w:color w:val="1F3864"/>
          <w:szCs w:val="20"/>
        </w:rPr>
        <w:t>Solution</w:t>
      </w:r>
      <w:bookmarkEnd w:id="250"/>
      <w:r w:rsidRPr="0041138D">
        <w:rPr>
          <w:szCs w:val="20"/>
        </w:rPr>
        <w:t>. A file lands in an ADLS Gen2 landing zone. Blob creation raises an Event Grid notification that triggers Snowpipe auto-ingest, which runs COPY INTO the target raw schema. Loading is serverless and notification-driven; no compute to run or scale.</w:t>
      </w:r>
    </w:p>
    <w:p w14:paraId="5D3F6CD2" w14:textId="77777777" w:rsidR="00681507" w:rsidRPr="00681507" w:rsidRDefault="0041138D" w:rsidP="00681507">
      <w:pPr>
        <w:spacing w:after="120"/>
        <w:rPr>
          <w:ins w:id="251" w:author="Nikhil Rokade - Chaucer" w:date="2026-09-11T17:13:00Z"/>
          <w:szCs w:val="20"/>
        </w:rPr>
      </w:pPr>
      <w:bookmarkStart w:id="252" w:name="_Toc239852346"/>
      <w:r w:rsidRPr="0041138D">
        <w:rPr>
          <w:b/>
          <w:color w:val="1F3864"/>
          <w:szCs w:val="20"/>
        </w:rPr>
        <w:t>Use it when</w:t>
      </w:r>
      <w:bookmarkEnd w:id="252"/>
      <w:r w:rsidRPr="0041138D">
        <w:rPr>
          <w:szCs w:val="20"/>
        </w:rPr>
        <w:t xml:space="preserve">. </w:t>
      </w:r>
    </w:p>
    <w:p w14:paraId="50A5B4CB" w14:textId="77777777" w:rsidR="00681507" w:rsidRPr="00681507" w:rsidRDefault="00681507" w:rsidP="00681507">
      <w:pPr>
        <w:spacing w:after="120"/>
        <w:rPr>
          <w:ins w:id="253" w:author="Nikhil Rokade - Chaucer" w:date="2026-09-11T17:13:00Z"/>
          <w:szCs w:val="20"/>
        </w:rPr>
      </w:pPr>
      <w:ins w:id="254" w:author="Nikhil Rokade - Chaucer" w:date="2026-09-11T17:13:00Z">
        <w:r w:rsidRPr="00681507">
          <w:rPr>
            <w:szCs w:val="20"/>
          </w:rPr>
          <w:t>Use this pattern when data arrives as discrete CSV, Parquet or JSON files, seconds-to-minutes latency is acceptable, volumes are continuous or unpredictable rather than a single large periodic load, and the producer can write to an approved landing zone.</w:t>
        </w:r>
      </w:ins>
    </w:p>
    <w:p w14:paraId="2F4A3915" w14:textId="0015BEA5" w:rsidR="0041138D" w:rsidRPr="0041138D" w:rsidRDefault="0041138D" w:rsidP="005D6483">
      <w:pPr>
        <w:spacing w:after="120"/>
        <w:rPr>
          <w:szCs w:val="20"/>
        </w:rPr>
      </w:pPr>
      <w:del w:id="255" w:author="Nikhil Rokade - Chaucer" w:date="2026-09-11T17:13:00Z" w16du:dateUtc="2026-09-11T16:13:00Z">
        <w:r w:rsidRPr="0041138D" w:rsidDel="00681507">
          <w:rPr>
            <w:szCs w:val="20"/>
          </w:rPr>
          <w:delText>Data arrives as discrete files (CSV, Parquet, JSON), near-real-time (seconds-to-minutes) is sufficient; volume is continuous or unpredictable rather than one large periodic dump; the producer can write to a landing zone.</w:delText>
        </w:r>
      </w:del>
    </w:p>
    <w:p w14:paraId="4D7CA269" w14:textId="77777777" w:rsidR="0041138D" w:rsidRPr="0041138D" w:rsidRDefault="0041138D" w:rsidP="005D6483">
      <w:pPr>
        <w:spacing w:after="120"/>
        <w:rPr>
          <w:szCs w:val="20"/>
        </w:rPr>
      </w:pPr>
      <w:bookmarkStart w:id="256" w:name="_Toc239852347"/>
      <w:r w:rsidRPr="0041138D">
        <w:rPr>
          <w:b/>
          <w:color w:val="1F3864"/>
          <w:szCs w:val="20"/>
        </w:rPr>
        <w:t>Avoid it when</w:t>
      </w:r>
      <w:bookmarkEnd w:id="256"/>
      <w:r w:rsidRPr="0041138D">
        <w:rPr>
          <w:szCs w:val="20"/>
        </w:rPr>
        <w:t>. 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416F706F" w14:textId="77777777" w:rsidR="0041138D" w:rsidRPr="0041138D" w:rsidRDefault="0041138D" w:rsidP="005D6483">
      <w:pPr>
        <w:spacing w:after="120"/>
        <w:rPr>
          <w:szCs w:val="20"/>
        </w:rPr>
      </w:pPr>
      <w:bookmarkStart w:id="257" w:name="_Toc239852348"/>
      <w:r w:rsidRPr="0041138D">
        <w:rPr>
          <w:b/>
          <w:color w:val="1F3864"/>
          <w:szCs w:val="20"/>
        </w:rPr>
        <w:t>Risk &amp; consideration</w:t>
      </w:r>
      <w:bookmarkEnd w:id="257"/>
      <w:r w:rsidRPr="0041138D">
        <w:rPr>
          <w:szCs w:val="20"/>
        </w:rPr>
        <w:t>. Snowpipe carries per-file overhead, so many small files can increase cost disproportionately. Landing-zone retention, replay, and reconciliation should be designed explicitly. Regular comparison of landed files against Snowpipe load history helps identify and recover from missed notifications or failed loads.</w:t>
      </w:r>
    </w:p>
    <w:p w14:paraId="6B392771" w14:textId="77777777" w:rsidR="0041138D" w:rsidRPr="0041138D" w:rsidRDefault="0041138D" w:rsidP="005D6483">
      <w:pPr>
        <w:spacing w:after="120"/>
        <w:rPr>
          <w:szCs w:val="20"/>
        </w:rPr>
      </w:pPr>
      <w:bookmarkStart w:id="258" w:name="_Toc239852349"/>
      <w:r w:rsidRPr="0041138D">
        <w:rPr>
          <w:b/>
          <w:color w:val="1F3864"/>
          <w:szCs w:val="20"/>
        </w:rPr>
        <w:t>Security boundary</w:t>
      </w:r>
      <w:bookmarkEnd w:id="258"/>
      <w:r w:rsidRPr="0041138D">
        <w:rPr>
          <w:szCs w:val="20"/>
        </w:rPr>
        <w:t>. 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0AAB0115" w14:textId="77777777" w:rsidR="0041138D" w:rsidRPr="0041138D" w:rsidRDefault="0041138D" w:rsidP="005D6483">
      <w:pPr>
        <w:spacing w:after="120"/>
        <w:rPr>
          <w:szCs w:val="20"/>
        </w:rPr>
      </w:pPr>
      <w:bookmarkStart w:id="259" w:name="_Toc239852350"/>
      <w:r w:rsidRPr="0041138D">
        <w:rPr>
          <w:b/>
          <w:color w:val="1F3864"/>
          <w:szCs w:val="20"/>
        </w:rPr>
        <w:t>Common pitfall</w:t>
      </w:r>
      <w:bookmarkEnd w:id="259"/>
      <w:r w:rsidRPr="0041138D">
        <w:rPr>
          <w:szCs w:val="20"/>
        </w:rPr>
        <w:t>. Treating the landing zone as a long-term storage or query layer rather than a transient ingestion boundary. Excessive numbers of small files can also increase Snowpipe processing costs.</w:t>
      </w:r>
    </w:p>
    <w:p w14:paraId="13E74886" w14:textId="77777777" w:rsidR="00A71443" w:rsidRPr="00A71443" w:rsidRDefault="0041138D" w:rsidP="00A71443">
      <w:pPr>
        <w:spacing w:after="120"/>
        <w:rPr>
          <w:ins w:id="260" w:author="Nikhil Rokade - Chaucer" w:date="2026-09-11T17:14:00Z"/>
          <w:szCs w:val="20"/>
        </w:rPr>
      </w:pPr>
      <w:bookmarkStart w:id="261" w:name="_Toc239852351"/>
      <w:r w:rsidRPr="0041138D">
        <w:rPr>
          <w:b/>
          <w:color w:val="1F3864"/>
          <w:szCs w:val="20"/>
        </w:rPr>
        <w:t>In practice</w:t>
      </w:r>
      <w:bookmarkEnd w:id="261"/>
      <w:r w:rsidRPr="0041138D">
        <w:rPr>
          <w:szCs w:val="20"/>
        </w:rPr>
        <w:t xml:space="preserve">. </w:t>
      </w:r>
    </w:p>
    <w:p w14:paraId="7F6052C5" w14:textId="7183F33A" w:rsidR="00A71443" w:rsidRPr="00A71443" w:rsidRDefault="00A71443" w:rsidP="00A71443">
      <w:pPr>
        <w:spacing w:after="120"/>
        <w:rPr>
          <w:ins w:id="262" w:author="Nikhil Rokade - Chaucer" w:date="2026-09-11T17:14:00Z"/>
          <w:szCs w:val="20"/>
        </w:rPr>
      </w:pPr>
      <w:ins w:id="263" w:author="Nikhil Rokade - Chaucer" w:date="2026-09-11T17:14:00Z">
        <w:r w:rsidRPr="00A71443">
          <w:rPr>
            <w:szCs w:val="20"/>
          </w:rPr>
          <w:t>Delegated-authority bordereaux from a cover holder arrive as monthly spreadsheet or CSV files, and each file lands in that cover holder’s designated landing-zone path</w:t>
        </w:r>
      </w:ins>
      <w:ins w:id="264" w:author="Nikhil Rokade - Chaucer" w:date="2026-09-11T17:14:00Z" w16du:dateUtc="2026-09-11T16:14:00Z">
        <w:r w:rsidR="000E1703">
          <w:rPr>
            <w:szCs w:val="20"/>
          </w:rPr>
          <w:t>.</w:t>
        </w:r>
      </w:ins>
    </w:p>
    <w:p w14:paraId="5D552CD0" w14:textId="30AD7402" w:rsidR="0041138D" w:rsidRDefault="0041138D" w:rsidP="005D6483">
      <w:pPr>
        <w:spacing w:after="120"/>
        <w:rPr>
          <w:szCs w:val="20"/>
        </w:rPr>
      </w:pPr>
      <w:del w:id="265" w:author="Nikhil Rokade - Chaucer" w:date="2026-09-11T17:14:00Z" w16du:dateUtc="2026-09-11T16:14:00Z">
        <w:r w:rsidRPr="0041138D" w:rsidDel="00A71443">
          <w:rPr>
            <w:szCs w:val="20"/>
          </w:rPr>
          <w:delText>Delegated-authority bordereaux from a cover holder arrive as monthly spreadsheet/CSV files and each land in that cover holders landing-zone path</w:delText>
        </w:r>
        <w:r w:rsidRPr="0041138D" w:rsidDel="000E1703">
          <w:rPr>
            <w:szCs w:val="20"/>
          </w:rPr>
          <w:delText>;</w:delText>
        </w:r>
      </w:del>
      <w:r w:rsidRPr="0041138D">
        <w:rPr>
          <w:szCs w:val="20"/>
        </w:rPr>
        <w:t xml:space="preserve"> Event Grid triggers Snowpipe to load it into a raw bordereaux schema for downstream conforming and exposure aggregation. Underwriting reporting consumes the conformed data, never the raw landing zone.</w:t>
      </w:r>
    </w:p>
    <w:p w14:paraId="58EAA6A4" w14:textId="77777777" w:rsidR="00DE0875" w:rsidRDefault="00DE0875" w:rsidP="005D6483">
      <w:pPr>
        <w:spacing w:after="120"/>
        <w:rPr>
          <w:szCs w:val="20"/>
        </w:rPr>
      </w:pPr>
    </w:p>
    <w:p w14:paraId="6D0CA546" w14:textId="77777777" w:rsidR="00DE0875" w:rsidRDefault="00DE0875" w:rsidP="005D6483">
      <w:pPr>
        <w:spacing w:after="120"/>
        <w:rPr>
          <w:szCs w:val="20"/>
        </w:rPr>
      </w:pPr>
    </w:p>
    <w:p w14:paraId="4A9C7EE8" w14:textId="77777777" w:rsidR="00DE0875" w:rsidRDefault="00DE0875" w:rsidP="005D6483">
      <w:pPr>
        <w:spacing w:after="120"/>
        <w:rPr>
          <w:szCs w:val="20"/>
        </w:rPr>
      </w:pPr>
    </w:p>
    <w:p w14:paraId="2DBC5F2B" w14:textId="77777777" w:rsidR="00DE0875" w:rsidRPr="0041138D" w:rsidRDefault="00DE0875" w:rsidP="005D6483">
      <w:pPr>
        <w:spacing w:after="120"/>
        <w:rPr>
          <w:szCs w:val="20"/>
        </w:rPr>
      </w:pPr>
    </w:p>
    <w:p w14:paraId="68CC8E9A" w14:textId="77777777" w:rsidR="0041138D" w:rsidRPr="0041138D" w:rsidRDefault="0041138D" w:rsidP="005D6483">
      <w:pPr>
        <w:spacing w:after="120"/>
        <w:rPr>
          <w:rFonts w:eastAsia="Calibri" w:cs="Calibri"/>
          <w:i/>
          <w:iCs/>
          <w:color w:val="2E5496"/>
          <w:szCs w:val="20"/>
          <w:lang w:val="en-US" w:eastAsia="en-IN"/>
        </w:rPr>
      </w:pPr>
    </w:p>
    <w:p w14:paraId="0A87A608" w14:textId="4E29AA13" w:rsidR="0041138D" w:rsidRPr="005D6483" w:rsidRDefault="0041138D" w:rsidP="005D6483">
      <w:pPr>
        <w:pStyle w:val="Heading4"/>
        <w:rPr>
          <w:bCs w:val="0"/>
          <w:iCs w:val="0"/>
          <w:color w:val="132040" w:themeColor="accent1" w:themeShade="BF"/>
          <w:sz w:val="24"/>
          <w:szCs w:val="26"/>
        </w:rPr>
      </w:pPr>
      <w:bookmarkStart w:id="266" w:name="_Toc239852352"/>
      <w:r w:rsidRPr="005D6483">
        <w:rPr>
          <w:bCs w:val="0"/>
          <w:iCs w:val="0"/>
          <w:color w:val="132040" w:themeColor="accent1" w:themeShade="BF"/>
          <w:sz w:val="24"/>
          <w:szCs w:val="26"/>
        </w:rPr>
        <w:t>Scheduled batch: CDC/ Watermark (SFDEINT4)</w:t>
      </w:r>
      <w:bookmarkEnd w:id="266"/>
    </w:p>
    <w:p w14:paraId="10F92C98" w14:textId="77777777" w:rsidR="0041138D" w:rsidRDefault="0041138D" w:rsidP="005D6483">
      <w:pPr>
        <w:rPr>
          <w:i/>
          <w:color w:val="5A6470"/>
          <w:szCs w:val="20"/>
        </w:rPr>
      </w:pPr>
      <w:r w:rsidRPr="0041138D">
        <w:rPr>
          <w:i/>
          <w:color w:val="5A6470"/>
          <w:szCs w:val="20"/>
        </w:rPr>
        <w:t xml:space="preserve">Extract and load operational data into the platform in batches, without placing analytics workloads on the operational path. </w:t>
      </w:r>
    </w:p>
    <w:p w14:paraId="1C16BEF9" w14:textId="77777777" w:rsidR="00363CBA" w:rsidRPr="0041138D" w:rsidRDefault="00363CBA" w:rsidP="005D6483">
      <w:pPr>
        <w:rPr>
          <w:szCs w:val="20"/>
        </w:rPr>
      </w:pPr>
    </w:p>
    <w:p w14:paraId="423072B9" w14:textId="77777777" w:rsidR="0041138D" w:rsidRPr="0041138D" w:rsidRDefault="0041138D" w:rsidP="005D6483">
      <w:pPr>
        <w:rPr>
          <w:szCs w:val="20"/>
        </w:rPr>
      </w:pPr>
      <w:r w:rsidRPr="0041138D">
        <w:rPr>
          <w:noProof/>
          <w:szCs w:val="20"/>
        </w:rPr>
        <w:drawing>
          <wp:inline distT="0" distB="0" distL="0" distR="0" wp14:anchorId="27886288" wp14:editId="3638B27B">
            <wp:extent cx="5731510" cy="1107440"/>
            <wp:effectExtent l="0" t="0" r="2540" b="0"/>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45"/>
                    <a:stretch>
                      <a:fillRect/>
                    </a:stretch>
                  </pic:blipFill>
                  <pic:spPr>
                    <a:xfrm>
                      <a:off x="0" y="0"/>
                      <a:ext cx="5731510" cy="1107440"/>
                    </a:xfrm>
                    <a:prstGeom prst="rect">
                      <a:avLst/>
                    </a:prstGeom>
                  </pic:spPr>
                </pic:pic>
              </a:graphicData>
            </a:graphic>
          </wp:inline>
        </w:drawing>
      </w:r>
    </w:p>
    <w:p w14:paraId="57AE0330" w14:textId="77777777" w:rsidR="0041138D" w:rsidRPr="0041138D" w:rsidRDefault="0041138D" w:rsidP="005D6483">
      <w:pPr>
        <w:spacing w:after="120"/>
        <w:rPr>
          <w:b/>
          <w:color w:val="1F3864"/>
          <w:szCs w:val="20"/>
        </w:rPr>
      </w:pPr>
    </w:p>
    <w:p w14:paraId="49BD3C6D" w14:textId="77777777" w:rsidR="0041138D" w:rsidRPr="0041138D" w:rsidRDefault="0041138D" w:rsidP="005D6483">
      <w:pPr>
        <w:spacing w:after="120"/>
        <w:rPr>
          <w:szCs w:val="20"/>
        </w:rPr>
      </w:pPr>
      <w:r w:rsidRPr="0041138D">
        <w:rPr>
          <w:b/>
          <w:color w:val="1F3864"/>
          <w:szCs w:val="20"/>
        </w:rPr>
        <w:t>Problem</w:t>
      </w:r>
      <w:r w:rsidRPr="0041138D">
        <w:rPr>
          <w:szCs w:val="20"/>
        </w:rPr>
        <w:t>. Data needs to be extracted from a system of record and loaded into the platform on a scheduled basis. Near-real-time delivery is not required, but the process must be reliable, repeatable, and efficient for moving large volumes of data without unnecessary reprocessing.</w:t>
      </w:r>
    </w:p>
    <w:p w14:paraId="4DC53A34" w14:textId="77777777" w:rsidR="002C12E9" w:rsidRPr="002C12E9" w:rsidRDefault="0041138D" w:rsidP="002C12E9">
      <w:pPr>
        <w:spacing w:after="120"/>
        <w:rPr>
          <w:ins w:id="267" w:author="Nikhil Rokade - Chaucer" w:date="2026-09-11T17:16:00Z"/>
          <w:szCs w:val="20"/>
        </w:rPr>
      </w:pPr>
      <w:bookmarkStart w:id="268" w:name="_Toc239852354"/>
      <w:r w:rsidRPr="00FF4C82">
        <w:rPr>
          <w:b/>
          <w:color w:val="1F3864"/>
          <w:szCs w:val="20"/>
        </w:rPr>
        <w:t>Solution</w:t>
      </w:r>
      <w:bookmarkEnd w:id="268"/>
      <w:r w:rsidRPr="0041138D">
        <w:rPr>
          <w:b/>
          <w:color w:val="0D152A" w:themeColor="accent1" w:themeShade="80"/>
          <w:szCs w:val="20"/>
        </w:rPr>
        <w:t xml:space="preserve"> </w:t>
      </w:r>
    </w:p>
    <w:p w14:paraId="313CCA4D" w14:textId="77777777" w:rsidR="002C12E9" w:rsidRPr="002C12E9" w:rsidRDefault="002C12E9" w:rsidP="002C12E9">
      <w:pPr>
        <w:spacing w:after="120"/>
        <w:rPr>
          <w:ins w:id="269" w:author="Nikhil Rokade - Chaucer" w:date="2026-09-11T17:16:00Z"/>
          <w:szCs w:val="20"/>
        </w:rPr>
      </w:pPr>
      <w:ins w:id="270" w:author="Nikhil Rokade - Chaucer" w:date="2026-09-11T17:16:00Z">
        <w:r w:rsidRPr="002C12E9">
          <w:rPr>
            <w:szCs w:val="20"/>
          </w:rPr>
          <w:t>A scheduled Azure Data Factory pipeline or Azure Function extracts new or changed data from the source system, stages it in ADLS Gen2, and loads it into Snowflake using COPY INTO.</w:t>
        </w:r>
      </w:ins>
    </w:p>
    <w:p w14:paraId="7BC40254" w14:textId="309DA8BD" w:rsidR="0041138D" w:rsidRPr="0041138D" w:rsidRDefault="0041138D" w:rsidP="005D6483">
      <w:pPr>
        <w:spacing w:after="120"/>
        <w:rPr>
          <w:szCs w:val="20"/>
        </w:rPr>
      </w:pPr>
      <w:del w:id="271" w:author="Nikhil Rokade - Chaucer" w:date="2026-09-11T17:16:00Z" w16du:dateUtc="2026-09-11T16:16:00Z">
        <w:r w:rsidRPr="0041138D" w:rsidDel="002C12E9">
          <w:rPr>
            <w:szCs w:val="20"/>
          </w:rPr>
          <w:delText>A scheduled Azure Data Factory pipeline or Azure Function extracts new or changed data from the source system, stages it in ADLS Gen2, and Snowflake bulk-loads it is using COPY INTO.</w:delText>
        </w:r>
      </w:del>
      <w:r w:rsidRPr="0041138D">
        <w:rPr>
          <w:szCs w:val="20"/>
        </w:rPr>
        <w:t xml:space="preserve"> ADF is preferred for standard connector-based data movement, Azure Functions for custom extraction logic, and Logic Apps for workflow orchestration where the ingestion process spans multiple systems and actions. The approach is periodic, incremental, and cost-efficient.</w:t>
      </w:r>
    </w:p>
    <w:p w14:paraId="299A3D77" w14:textId="77777777" w:rsidR="0041138D" w:rsidRPr="0041138D" w:rsidRDefault="0041138D" w:rsidP="005D6483">
      <w:pPr>
        <w:spacing w:after="120"/>
        <w:rPr>
          <w:szCs w:val="20"/>
        </w:rPr>
      </w:pPr>
      <w:bookmarkStart w:id="272" w:name="_Toc239852355"/>
      <w:r w:rsidRPr="0041138D">
        <w:rPr>
          <w:b/>
          <w:color w:val="1F3864"/>
          <w:szCs w:val="20"/>
        </w:rPr>
        <w:t>Use it when</w:t>
      </w:r>
      <w:bookmarkEnd w:id="272"/>
      <w:r w:rsidRPr="0041138D">
        <w:rPr>
          <w:b/>
          <w:color w:val="1F3864"/>
          <w:szCs w:val="20"/>
        </w:rPr>
        <w:t>.</w:t>
      </w:r>
      <w:r w:rsidRPr="0041138D">
        <w:rPr>
          <w:szCs w:val="20"/>
        </w:rPr>
        <w:t xml:space="preserve"> Use this pattern when data needs to be moved on a scheduled basis (for example hourly or daily), the source provides a reliable watermark or CDC capability, near-real-time delivery is not required, and large data volumes are more efficiently processed in batches than as individual events.</w:t>
      </w:r>
    </w:p>
    <w:p w14:paraId="73B005DA" w14:textId="77777777" w:rsidR="006A6CDB" w:rsidRPr="006A6CDB" w:rsidRDefault="0041138D" w:rsidP="006A6CDB">
      <w:pPr>
        <w:spacing w:after="120"/>
        <w:rPr>
          <w:ins w:id="273" w:author="Nikhil Rokade - Chaucer" w:date="2026-09-11T17:17:00Z"/>
          <w:szCs w:val="20"/>
        </w:rPr>
      </w:pPr>
      <w:bookmarkStart w:id="274" w:name="_Toc239852356"/>
      <w:r w:rsidRPr="0041138D">
        <w:rPr>
          <w:b/>
          <w:color w:val="1F3864"/>
          <w:szCs w:val="20"/>
        </w:rPr>
        <w:t>Avoid it when</w:t>
      </w:r>
      <w:bookmarkEnd w:id="274"/>
      <w:r w:rsidRPr="0041138D">
        <w:rPr>
          <w:szCs w:val="20"/>
        </w:rPr>
        <w:t xml:space="preserve">. </w:t>
      </w:r>
    </w:p>
    <w:p w14:paraId="73A5F19B" w14:textId="77777777" w:rsidR="006A6CDB" w:rsidRPr="006A6CDB" w:rsidRDefault="006A6CDB" w:rsidP="006A6CDB">
      <w:pPr>
        <w:spacing w:after="120"/>
        <w:rPr>
          <w:ins w:id="275" w:author="Nikhil Rokade - Chaucer" w:date="2026-09-11T17:17:00Z"/>
          <w:szCs w:val="20"/>
        </w:rPr>
      </w:pPr>
      <w:ins w:id="276" w:author="Nikhil Rokade - Chaucer" w:date="2026-09-11T17:17:00Z">
        <w:r w:rsidRPr="006A6CDB">
          <w:rPr>
            <w:szCs w:val="20"/>
          </w:rPr>
          <w:t>Avoid this pattern when sub-minute latency is required, when the source lacks a dependable change marker and would require brittle full scans, or when the required transformation should be performed within Snowflake rather than during extraction.</w:t>
        </w:r>
      </w:ins>
    </w:p>
    <w:p w14:paraId="1D34B5E8" w14:textId="4032B0A8" w:rsidR="0041138D" w:rsidRPr="0041138D" w:rsidRDefault="0041138D" w:rsidP="005D6483">
      <w:pPr>
        <w:spacing w:after="120"/>
        <w:rPr>
          <w:szCs w:val="20"/>
        </w:rPr>
      </w:pPr>
      <w:del w:id="277" w:author="Nikhil Rokade - Chaucer" w:date="2026-09-11T17:17:00Z" w16du:dateUtc="2026-09-11T16:17:00Z">
        <w:r w:rsidRPr="0041138D" w:rsidDel="006A6CDB">
          <w:rPr>
            <w:szCs w:val="20"/>
          </w:rPr>
          <w:delText>Sub-minute latency is required (stream instead), the source has no dependable change marker, forcing brittle full scans, the requirement involves transformation that should be performed within Snowflake rather than during extraction.</w:delText>
        </w:r>
      </w:del>
    </w:p>
    <w:p w14:paraId="0A333730" w14:textId="77777777" w:rsidR="0041138D" w:rsidRPr="0041138D" w:rsidRDefault="0041138D" w:rsidP="005D6483">
      <w:pPr>
        <w:spacing w:after="120"/>
        <w:rPr>
          <w:szCs w:val="20"/>
        </w:rPr>
      </w:pPr>
      <w:bookmarkStart w:id="278" w:name="_Toc239852357"/>
      <w:r w:rsidRPr="0041138D">
        <w:rPr>
          <w:b/>
          <w:color w:val="1F3864"/>
          <w:szCs w:val="20"/>
        </w:rPr>
        <w:t>Risk &amp; consideration</w:t>
      </w:r>
      <w:bookmarkEnd w:id="278"/>
      <w:r w:rsidRPr="0041138D">
        <w:rPr>
          <w:szCs w:val="20"/>
        </w:rPr>
        <w:t>. Watermark/CDC state should be persisted and managed so failed executions can resume without introducing gaps or duplicates. Considerations include clock skew, soft deletes, source-system load windows and schema evolution.</w:t>
      </w:r>
    </w:p>
    <w:p w14:paraId="69D8DEDD" w14:textId="77777777" w:rsidR="0041138D" w:rsidRPr="0041138D" w:rsidRDefault="0041138D" w:rsidP="005D6483">
      <w:pPr>
        <w:spacing w:after="120"/>
        <w:rPr>
          <w:szCs w:val="20"/>
        </w:rPr>
      </w:pPr>
      <w:bookmarkStart w:id="279" w:name="_Toc239852358"/>
      <w:r w:rsidRPr="0041138D">
        <w:rPr>
          <w:b/>
          <w:color w:val="1F3864"/>
          <w:szCs w:val="20"/>
        </w:rPr>
        <w:t>Security boundary</w:t>
      </w:r>
      <w:bookmarkEnd w:id="279"/>
      <w:r w:rsidRPr="0041138D">
        <w:rPr>
          <w:szCs w:val="20"/>
        </w:rPr>
        <w:t>. The trust boundaries are the source system connection and the staging area. Authentication uses managed identities wherever supported, with no embedded credentials. The stage is accessed through private connectivity and least-privilege RBAC. Data-in-transit protection follows the Cloud Engineering Standards. Snowflake acts solely as the ingestion target and does not require direct access to the source system.</w:t>
      </w:r>
    </w:p>
    <w:p w14:paraId="3FEAA77E" w14:textId="77777777" w:rsidR="0041138D" w:rsidRPr="0041138D" w:rsidRDefault="0041138D" w:rsidP="005D6483">
      <w:pPr>
        <w:spacing w:after="120"/>
        <w:rPr>
          <w:szCs w:val="20"/>
        </w:rPr>
      </w:pPr>
      <w:bookmarkStart w:id="280" w:name="_Toc239852359"/>
      <w:r w:rsidRPr="0041138D">
        <w:rPr>
          <w:b/>
          <w:color w:val="1F3864"/>
          <w:szCs w:val="20"/>
        </w:rPr>
        <w:t>Common pitfall</w:t>
      </w:r>
      <w:bookmarkEnd w:id="280"/>
      <w:r w:rsidRPr="0041138D">
        <w:rPr>
          <w:szCs w:val="20"/>
        </w:rPr>
        <w:t>. Implementing watermark logic that is not transactional with the data read process, or reverting to full reloads when CDC mechanisms fail, resulting in increased cost and processing time.</w:t>
      </w:r>
    </w:p>
    <w:p w14:paraId="28285322" w14:textId="77777777" w:rsidR="0041138D" w:rsidRDefault="0041138D" w:rsidP="005D6483">
      <w:pPr>
        <w:spacing w:after="120"/>
        <w:rPr>
          <w:szCs w:val="20"/>
        </w:rPr>
      </w:pPr>
      <w:bookmarkStart w:id="281" w:name="_Toc239852360"/>
      <w:r w:rsidRPr="0041138D">
        <w:rPr>
          <w:b/>
          <w:color w:val="1F3864"/>
          <w:szCs w:val="20"/>
        </w:rPr>
        <w:t>In practice</w:t>
      </w:r>
      <w:bookmarkEnd w:id="281"/>
      <w:r w:rsidRPr="0041138D">
        <w:rPr>
          <w:szCs w:val="20"/>
        </w:rPr>
        <w:t>. Nightly incremental extract of policy and premium movements from a policy-administration system, staged and loaded for finance and actuarial reporting. The operational system is never queried live by reporting.</w:t>
      </w:r>
    </w:p>
    <w:p w14:paraId="000B7A9C" w14:textId="77777777" w:rsidR="00DE0875" w:rsidRPr="0041138D" w:rsidRDefault="00DE0875" w:rsidP="005D6483">
      <w:pPr>
        <w:spacing w:after="120"/>
        <w:rPr>
          <w:b/>
          <w:color w:val="1F3864"/>
          <w:szCs w:val="20"/>
        </w:rPr>
      </w:pPr>
    </w:p>
    <w:p w14:paraId="2E0A0855" w14:textId="2F6E8CB8" w:rsidR="0041138D" w:rsidRPr="005D6483" w:rsidRDefault="0041138D" w:rsidP="005D6483">
      <w:pPr>
        <w:pStyle w:val="Heading4"/>
        <w:rPr>
          <w:bCs w:val="0"/>
          <w:iCs w:val="0"/>
          <w:color w:val="132040" w:themeColor="accent1" w:themeShade="BF"/>
          <w:sz w:val="24"/>
          <w:szCs w:val="26"/>
        </w:rPr>
      </w:pPr>
      <w:bookmarkStart w:id="282" w:name="_Toc239852361"/>
      <w:r w:rsidRPr="005D6483">
        <w:rPr>
          <w:bCs w:val="0"/>
          <w:iCs w:val="0"/>
          <w:color w:val="132040" w:themeColor="accent1" w:themeShade="BF"/>
          <w:sz w:val="24"/>
          <w:szCs w:val="26"/>
        </w:rPr>
        <w:t>Staged Multi Source Ingestion (SFDEINT5)</w:t>
      </w:r>
      <w:bookmarkEnd w:id="282"/>
    </w:p>
    <w:p w14:paraId="51EE7B92" w14:textId="77777777" w:rsidR="0041138D" w:rsidRDefault="0041138D" w:rsidP="005D6483">
      <w:pPr>
        <w:rPr>
          <w:i/>
          <w:color w:val="5A6470"/>
          <w:szCs w:val="20"/>
        </w:rPr>
      </w:pPr>
      <w:r w:rsidRPr="0041138D">
        <w:rPr>
          <w:i/>
          <w:color w:val="5A6470"/>
          <w:szCs w:val="20"/>
        </w:rPr>
        <w:t>Ingest data into the platform in batches, decoupling operational systems from analytics workloads.</w:t>
      </w:r>
    </w:p>
    <w:p w14:paraId="43D484F0" w14:textId="77777777" w:rsidR="00363CBA" w:rsidRPr="0041138D" w:rsidRDefault="00363CBA" w:rsidP="005D6483">
      <w:pPr>
        <w:rPr>
          <w:i/>
          <w:color w:val="5A6470"/>
          <w:szCs w:val="20"/>
        </w:rPr>
      </w:pPr>
    </w:p>
    <w:p w14:paraId="6E7E51C9" w14:textId="77777777" w:rsidR="00A51282" w:rsidRDefault="0041138D" w:rsidP="005D6483">
      <w:pPr>
        <w:rPr>
          <w:b/>
          <w:color w:val="1F3864"/>
          <w:szCs w:val="20"/>
        </w:rPr>
      </w:pPr>
      <w:r w:rsidRPr="0041138D">
        <w:rPr>
          <w:noProof/>
          <w:szCs w:val="20"/>
        </w:rPr>
        <w:drawing>
          <wp:inline distT="0" distB="0" distL="0" distR="0" wp14:anchorId="3823DF91" wp14:editId="53449112">
            <wp:extent cx="5731510" cy="1098941"/>
            <wp:effectExtent l="0" t="0" r="2540" b="635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46"/>
                    <a:stretch>
                      <a:fillRect/>
                    </a:stretch>
                  </pic:blipFill>
                  <pic:spPr>
                    <a:xfrm>
                      <a:off x="0" y="0"/>
                      <a:ext cx="5731510" cy="1098941"/>
                    </a:xfrm>
                    <a:prstGeom prst="rect">
                      <a:avLst/>
                    </a:prstGeom>
                  </pic:spPr>
                </pic:pic>
              </a:graphicData>
            </a:graphic>
          </wp:inline>
        </w:drawing>
      </w:r>
    </w:p>
    <w:p w14:paraId="4F8878BB" w14:textId="77777777" w:rsidR="00A51282" w:rsidRDefault="00A51282" w:rsidP="005D6483">
      <w:pPr>
        <w:rPr>
          <w:b/>
          <w:color w:val="1F3864"/>
          <w:szCs w:val="20"/>
        </w:rPr>
      </w:pPr>
    </w:p>
    <w:p w14:paraId="229347A7" w14:textId="77777777" w:rsidR="00A51282" w:rsidRDefault="00A51282" w:rsidP="005D6483">
      <w:pPr>
        <w:rPr>
          <w:b/>
          <w:color w:val="1F3864"/>
          <w:szCs w:val="20"/>
        </w:rPr>
      </w:pPr>
      <w:bookmarkStart w:id="283" w:name="_Toc239852362"/>
    </w:p>
    <w:p w14:paraId="45076FF3" w14:textId="457131E0" w:rsidR="0041138D" w:rsidRPr="0041138D" w:rsidRDefault="0041138D" w:rsidP="005D6483">
      <w:pPr>
        <w:rPr>
          <w:szCs w:val="20"/>
        </w:rPr>
      </w:pPr>
      <w:r w:rsidRPr="0041138D">
        <w:rPr>
          <w:b/>
          <w:color w:val="1F3864"/>
          <w:szCs w:val="20"/>
        </w:rPr>
        <w:t>Problem</w:t>
      </w:r>
      <w:bookmarkEnd w:id="283"/>
      <w:r w:rsidRPr="0041138D">
        <w:rPr>
          <w:szCs w:val="20"/>
        </w:rPr>
        <w:t>. Multiple related sources must be brought together with dependencies, retries and observability, and transformation should happen where compute is cheapest and closest to the data.</w:t>
      </w:r>
    </w:p>
    <w:p w14:paraId="495E83EF" w14:textId="77777777" w:rsidR="0041138D" w:rsidRPr="0041138D" w:rsidRDefault="0041138D" w:rsidP="005D6483">
      <w:pPr>
        <w:spacing w:after="120"/>
        <w:rPr>
          <w:szCs w:val="20"/>
        </w:rPr>
      </w:pPr>
      <w:bookmarkStart w:id="284" w:name="_Toc239852363"/>
      <w:r w:rsidRPr="0041138D">
        <w:rPr>
          <w:b/>
          <w:color w:val="1F3864"/>
          <w:szCs w:val="20"/>
        </w:rPr>
        <w:t>Solution</w:t>
      </w:r>
      <w:bookmarkEnd w:id="284"/>
      <w:r w:rsidRPr="0041138D">
        <w:rPr>
          <w:b/>
          <w:color w:val="1F3864"/>
          <w:szCs w:val="20"/>
        </w:rPr>
        <w:t>.</w:t>
      </w:r>
      <w:r w:rsidRPr="0041138D">
        <w:rPr>
          <w:szCs w:val="20"/>
        </w:rPr>
        <w:t xml:space="preserve"> An orchestration layer (ADF) coordinates extract → stage → load across sources, then triggers transformation pushed down into Snowflake (ELT, not ETL). The orchestrator owns sequencing and recovery; Snowflake owns the transform.</w:t>
      </w:r>
    </w:p>
    <w:p w14:paraId="49F84CAD" w14:textId="77777777" w:rsidR="0041138D" w:rsidRPr="0041138D" w:rsidRDefault="0041138D" w:rsidP="005D6483">
      <w:pPr>
        <w:spacing w:after="120"/>
        <w:rPr>
          <w:szCs w:val="20"/>
        </w:rPr>
      </w:pPr>
      <w:bookmarkStart w:id="285" w:name="_Toc239852364"/>
      <w:r w:rsidRPr="0041138D">
        <w:rPr>
          <w:b/>
          <w:color w:val="1F3864"/>
          <w:szCs w:val="20"/>
        </w:rPr>
        <w:t>Use it when</w:t>
      </w:r>
      <w:bookmarkEnd w:id="285"/>
      <w:r w:rsidRPr="0041138D">
        <w:rPr>
          <w:b/>
          <w:color w:val="1F3864"/>
          <w:szCs w:val="20"/>
        </w:rPr>
        <w:t>.</w:t>
      </w:r>
      <w:r w:rsidRPr="0041138D">
        <w:rPr>
          <w:szCs w:val="20"/>
        </w:rPr>
        <w:t xml:space="preserve"> Coordinated multi-source loads with inter-dependencies; you want lineage, retries and alerting over the pipeline; transformation is set-based and belongs in the warehouse.</w:t>
      </w:r>
    </w:p>
    <w:p w14:paraId="55A2756B" w14:textId="77777777" w:rsidR="0041138D" w:rsidRPr="0041138D" w:rsidRDefault="0041138D" w:rsidP="005D6483">
      <w:pPr>
        <w:spacing w:after="120"/>
        <w:rPr>
          <w:szCs w:val="20"/>
        </w:rPr>
      </w:pPr>
      <w:bookmarkStart w:id="286" w:name="_Toc239852365"/>
      <w:r w:rsidRPr="0041138D">
        <w:rPr>
          <w:b/>
          <w:color w:val="1F3864"/>
          <w:szCs w:val="20"/>
        </w:rPr>
        <w:t>Avoid it when</w:t>
      </w:r>
      <w:bookmarkEnd w:id="286"/>
      <w:r w:rsidRPr="0041138D">
        <w:rPr>
          <w:b/>
          <w:color w:val="1F3864"/>
          <w:szCs w:val="20"/>
        </w:rPr>
        <w:t>.</w:t>
      </w:r>
      <w:r w:rsidRPr="0041138D">
        <w:rPr>
          <w:szCs w:val="20"/>
        </w:rPr>
        <w:t xml:space="preserve"> A single simple feed (a plain batch or Snowpipe load is lighter); transformation must happen before landing for compliance or redaction; latency needs are real-time.</w:t>
      </w:r>
    </w:p>
    <w:p w14:paraId="547F6B47" w14:textId="77777777" w:rsidR="0041138D" w:rsidRPr="0041138D" w:rsidRDefault="0041138D" w:rsidP="005D6483">
      <w:pPr>
        <w:spacing w:after="120"/>
        <w:rPr>
          <w:szCs w:val="20"/>
        </w:rPr>
      </w:pPr>
      <w:bookmarkStart w:id="287" w:name="_Toc239852366"/>
      <w:r w:rsidRPr="0041138D">
        <w:rPr>
          <w:b/>
          <w:color w:val="1F3864"/>
          <w:szCs w:val="20"/>
        </w:rPr>
        <w:t>Risk &amp; consideration</w:t>
      </w:r>
      <w:bookmarkEnd w:id="287"/>
      <w:r w:rsidRPr="0041138D">
        <w:rPr>
          <w:szCs w:val="20"/>
        </w:rPr>
        <w:t>.</w:t>
      </w:r>
      <w:r w:rsidRPr="0041138D">
        <w:rPr>
          <w:rFonts w:eastAsia="Times New Roman" w:cs="Segoe UI"/>
          <w:szCs w:val="20"/>
          <w:lang w:eastAsia="en-GB"/>
        </w:rPr>
        <w:t xml:space="preserve"> </w:t>
      </w:r>
      <w:r w:rsidRPr="0041138D">
        <w:rPr>
          <w:szCs w:val="20"/>
        </w:rPr>
        <w:t>The orchestration layer becomes a critical dependency and should be subject to the same availability, security and operational controls as other platform services. Partial failures and re-run scenarios should be designed for idempotent execution. Transformation workloads consume Snowflake compute and should be governed accordingly.</w:t>
      </w:r>
    </w:p>
    <w:p w14:paraId="60755EC7" w14:textId="77777777" w:rsidR="006A6CDB" w:rsidRPr="006A6CDB" w:rsidRDefault="0041138D" w:rsidP="006A6CDB">
      <w:pPr>
        <w:spacing w:after="120"/>
        <w:rPr>
          <w:ins w:id="288" w:author="Nikhil Rokade - Chaucer" w:date="2026-09-11T17:18:00Z"/>
          <w:szCs w:val="20"/>
        </w:rPr>
      </w:pPr>
      <w:bookmarkStart w:id="289" w:name="_Toc239852367"/>
      <w:r w:rsidRPr="0041138D">
        <w:rPr>
          <w:b/>
          <w:color w:val="1F3864"/>
          <w:szCs w:val="20"/>
        </w:rPr>
        <w:t>Security boundary</w:t>
      </w:r>
      <w:bookmarkEnd w:id="289"/>
      <w:r w:rsidRPr="0041138D">
        <w:rPr>
          <w:b/>
          <w:color w:val="1F3864"/>
          <w:szCs w:val="20"/>
        </w:rPr>
        <w:t>.</w:t>
      </w:r>
      <w:r w:rsidRPr="0041138D">
        <w:rPr>
          <w:szCs w:val="20"/>
        </w:rPr>
        <w:t xml:space="preserve"> </w:t>
      </w:r>
    </w:p>
    <w:p w14:paraId="7F5CAB70" w14:textId="77777777" w:rsidR="006A6CDB" w:rsidRPr="006A6CDB" w:rsidRDefault="006A6CDB" w:rsidP="006A6CDB">
      <w:pPr>
        <w:spacing w:after="120"/>
        <w:rPr>
          <w:ins w:id="290" w:author="Nikhil Rokade - Chaucer" w:date="2026-09-11T17:18:00Z"/>
          <w:szCs w:val="20"/>
        </w:rPr>
      </w:pPr>
      <w:ins w:id="291" w:author="Nikhil Rokade - Chaucer" w:date="2026-09-11T17:18:00Z">
        <w:r w:rsidRPr="006A6CDB">
          <w:rPr>
            <w:szCs w:val="20"/>
          </w:rPr>
          <w:t>The orchestrator connects to multiple source systems, so managed identity must be used wherever supported. Any remaining secrets must be stored in the approved secrets vault, and each connection must use least-privilege permissions. The staging area must be accessed through a private endpoint.</w:t>
        </w:r>
      </w:ins>
    </w:p>
    <w:p w14:paraId="374361BA" w14:textId="2129ECFD" w:rsidR="0041138D" w:rsidRPr="0041138D" w:rsidRDefault="0041138D" w:rsidP="005D6483">
      <w:pPr>
        <w:spacing w:after="120"/>
        <w:rPr>
          <w:szCs w:val="20"/>
        </w:rPr>
      </w:pPr>
      <w:del w:id="292" w:author="Nikhil Rokade - Chaucer" w:date="2026-09-11T17:18:00Z" w16du:dateUtc="2026-09-11T16:18:00Z">
        <w:r w:rsidRPr="0041138D" w:rsidDel="006A6CDB">
          <w:rPr>
            <w:szCs w:val="20"/>
          </w:rPr>
          <w:delText xml:space="preserve">The orchestrator holds credentials to many systems -managed identity and a secrets vault are mandatory, with least-privilege per connection. Staging over private endpoint. </w:delText>
        </w:r>
      </w:del>
      <w:r w:rsidRPr="0041138D">
        <w:rPr>
          <w:szCs w:val="20"/>
        </w:rPr>
        <w:t>Transformation runs inside Snowflake, keeping data off intermediate compute in transit.</w:t>
      </w:r>
    </w:p>
    <w:p w14:paraId="2F08FBBB" w14:textId="77777777" w:rsidR="0041138D" w:rsidRPr="0041138D" w:rsidRDefault="0041138D" w:rsidP="005D6483">
      <w:pPr>
        <w:spacing w:after="120"/>
        <w:rPr>
          <w:szCs w:val="20"/>
        </w:rPr>
      </w:pPr>
      <w:bookmarkStart w:id="293" w:name="_Toc239852368"/>
      <w:r w:rsidRPr="0041138D">
        <w:rPr>
          <w:b/>
          <w:color w:val="1F3864"/>
          <w:szCs w:val="20"/>
        </w:rPr>
        <w:t>Common pitfall</w:t>
      </w:r>
      <w:bookmarkEnd w:id="293"/>
      <w:r w:rsidRPr="0041138D">
        <w:rPr>
          <w:szCs w:val="20"/>
        </w:rPr>
        <w:t>. Using the orchestration layer for row-level transformation rather than orchestration and coordination. Excessive retry strategies can also delay identification of persistent upstream failures.</w:t>
      </w:r>
    </w:p>
    <w:p w14:paraId="06AE02A3" w14:textId="77777777" w:rsidR="0041138D" w:rsidRDefault="0041138D" w:rsidP="005D6483">
      <w:pPr>
        <w:spacing w:after="120"/>
        <w:rPr>
          <w:szCs w:val="20"/>
        </w:rPr>
      </w:pPr>
      <w:bookmarkStart w:id="294" w:name="_Toc239852369"/>
      <w:r w:rsidRPr="0041138D">
        <w:rPr>
          <w:b/>
          <w:color w:val="1F3864"/>
          <w:szCs w:val="20"/>
        </w:rPr>
        <w:t>In practice</w:t>
      </w:r>
      <w:bookmarkEnd w:id="294"/>
      <w:r w:rsidRPr="0041138D">
        <w:rPr>
          <w:szCs w:val="20"/>
        </w:rPr>
        <w:t>. Building a conformed claims dataset that joins claims, policy and reinsurance-treaty feeds. The orchestrator sequences the loads and kicks off in-warehouse conforming for exposure and recoveries reporting.</w:t>
      </w:r>
    </w:p>
    <w:p w14:paraId="0BD43324" w14:textId="77777777" w:rsidR="005D6483" w:rsidRPr="0041138D" w:rsidRDefault="005D6483" w:rsidP="005D6483">
      <w:pPr>
        <w:spacing w:after="120"/>
        <w:rPr>
          <w:szCs w:val="20"/>
        </w:rPr>
      </w:pPr>
    </w:p>
    <w:p w14:paraId="7C0B713F" w14:textId="5BE9BB6E" w:rsidR="005D6483" w:rsidRDefault="005D6483">
      <w:pPr>
        <w:pStyle w:val="Heading4"/>
      </w:pPr>
      <w:bookmarkStart w:id="295" w:name="_Toc239852370"/>
      <w:r w:rsidRPr="00363CBA">
        <w:rPr>
          <w:bCs w:val="0"/>
          <w:color w:val="132040" w:themeColor="accent1" w:themeShade="BF"/>
          <w:sz w:val="24"/>
          <w:szCs w:val="26"/>
        </w:rPr>
        <w:t>Governed API Write (SFDEINT6)</w:t>
      </w:r>
    </w:p>
    <w:p w14:paraId="0494CE9F" w14:textId="77777777" w:rsidR="005D6483" w:rsidRDefault="005D6483" w:rsidP="005D6483">
      <w:pPr>
        <w:spacing w:before="10" w:after="90"/>
        <w:rPr>
          <w:i/>
          <w:color w:val="5A6470"/>
          <w:szCs w:val="20"/>
        </w:rPr>
      </w:pPr>
      <w:r w:rsidRPr="0041138D">
        <w:rPr>
          <w:i/>
          <w:color w:val="5A6470"/>
          <w:szCs w:val="20"/>
        </w:rPr>
        <w:t>A small, well-defined set of records is imported into the platform through a governed API on the shared gateway, avoiding the complexity of file or streaming pipelines for low-volume data exchange.</w:t>
      </w:r>
    </w:p>
    <w:p w14:paraId="0DB98183" w14:textId="77777777" w:rsidR="00363CBA" w:rsidRPr="0041138D" w:rsidRDefault="00363CBA" w:rsidP="005D6483">
      <w:pPr>
        <w:spacing w:before="10" w:after="90"/>
        <w:rPr>
          <w:i/>
          <w:color w:val="5A6470"/>
          <w:szCs w:val="20"/>
        </w:rPr>
      </w:pPr>
    </w:p>
    <w:p w14:paraId="5BC753DF" w14:textId="77777777" w:rsidR="005D6483" w:rsidRPr="0041138D" w:rsidRDefault="005D6483" w:rsidP="005D6483">
      <w:pPr>
        <w:spacing w:before="40" w:after="120"/>
        <w:jc w:val="center"/>
        <w:rPr>
          <w:szCs w:val="20"/>
        </w:rPr>
      </w:pPr>
      <w:r w:rsidRPr="0041138D">
        <w:rPr>
          <w:noProof/>
          <w:szCs w:val="20"/>
        </w:rPr>
        <w:drawing>
          <wp:inline distT="0" distB="0" distL="0" distR="0" wp14:anchorId="2EE9362F" wp14:editId="43D0670A">
            <wp:extent cx="5731510" cy="987841"/>
            <wp:effectExtent l="0" t="0" r="2540" b="3175"/>
            <wp:docPr id="1056641555"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47"/>
                    <a:srcRect/>
                    <a:stretch>
                      <a:fillRect/>
                    </a:stretch>
                  </pic:blipFill>
                  <pic:spPr bwMode="auto">
                    <a:xfrm>
                      <a:off x="0" y="0"/>
                      <a:ext cx="5731510" cy="987841"/>
                    </a:xfrm>
                    <a:prstGeom prst="rect">
                      <a:avLst/>
                    </a:prstGeom>
                    <a:solidFill>
                      <a:srgbClr val="222831"/>
                    </a:solidFill>
                  </pic:spPr>
                </pic:pic>
              </a:graphicData>
            </a:graphic>
          </wp:inline>
        </w:drawing>
      </w:r>
    </w:p>
    <w:p w14:paraId="08E96F00" w14:textId="77777777" w:rsidR="005D6483" w:rsidRPr="0041138D" w:rsidRDefault="005D6483" w:rsidP="005D6483">
      <w:pPr>
        <w:spacing w:before="40" w:after="110"/>
        <w:rPr>
          <w:szCs w:val="20"/>
        </w:rPr>
      </w:pPr>
      <w:r w:rsidRPr="0041138D">
        <w:rPr>
          <w:b/>
          <w:color w:val="1F3864"/>
          <w:szCs w:val="20"/>
        </w:rPr>
        <w:t>Problem.</w:t>
      </w:r>
      <w:r w:rsidRPr="0041138D">
        <w:rPr>
          <w:b/>
          <w:szCs w:val="20"/>
        </w:rPr>
        <w:t xml:space="preserve"> </w:t>
      </w:r>
      <w:r w:rsidRPr="0041138D">
        <w:rPr>
          <w:szCs w:val="20"/>
        </w:rPr>
        <w:t>A consumer application needs to submit small volumes of data directly into the platform, such as reference data updates, corrections, overrides, or operational adjustments, where standing up a file or streaming pipeline would be disproportionate.</w:t>
      </w:r>
    </w:p>
    <w:p w14:paraId="7E54166F" w14:textId="77777777"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Pr="0041138D">
        <w:rPr>
          <w:szCs w:val="20"/>
        </w:rPr>
        <w:t>A governed write API is exposed through API Management. APIM authenticates and authorises callers, applies validation, throttling, and access policies, and forwards requests to approved Snowflake APIs. Snowflake invokes controlled stored procedures to validate and persist the data through a managed import path. The API contract is the integration boundary, and consumers never connect directly to Snowflake.</w:t>
      </w:r>
    </w:p>
    <w:p w14:paraId="7AED8C71"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write is small, well-defined, and low-volume, and requires synchronous or near-synchronous processing. The consumer needs a governed API-based import mechanism rather than a file or event-based ingestion pattern.</w:t>
      </w:r>
    </w:p>
    <w:p w14:paraId="0631CF74" w14:textId="77777777"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Pr="0041138D">
        <w:rPr>
          <w:szCs w:val="20"/>
        </w:rPr>
        <w:t>The volume is high, the payload shape is variable, or data arrives in bulk. In these scenarios, staged file ingestion or streaming patterns are more appropriate. APIs should not be used as a bulk-loading mechanism.</w:t>
      </w:r>
    </w:p>
    <w:p w14:paraId="3FF0471E" w14:textId="77777777"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API-based ingestion introduces dependency on API availability, request validation and platform capacity controls. Payload size, rate limits, idempotency and transactional requirements should be considered during design. Data imports should remain targeted and low-volume to avoid introducing operational and performance risks.</w:t>
      </w:r>
    </w:p>
    <w:p w14:paraId="7FE529A7" w14:textId="77777777" w:rsidR="005D6483" w:rsidRPr="0041138D" w:rsidRDefault="005D6483" w:rsidP="005D6483">
      <w:pPr>
        <w:spacing w:before="40" w:after="110"/>
        <w:rPr>
          <w:szCs w:val="20"/>
        </w:rPr>
      </w:pPr>
      <w:r w:rsidRPr="0041138D">
        <w:rPr>
          <w:b/>
          <w:color w:val="1F3864"/>
          <w:szCs w:val="20"/>
        </w:rPr>
        <w:t>Security boundary</w:t>
      </w:r>
      <w:r w:rsidRPr="0041138D">
        <w:rPr>
          <w:b/>
          <w:szCs w:val="20"/>
        </w:rPr>
        <w:t>.</w:t>
      </w:r>
      <w:r w:rsidRPr="0041138D">
        <w:rPr>
          <w:szCs w:val="20"/>
        </w:rPr>
        <w:t xml:space="preserve"> APIM acts as the integration boundary between consumers and the data platform. Authentication and authorisation are enforced through approved identity providers and access controls. Consumers do not receive direct access to Snowflake. Communications follow approved enterprise connectivity, encryption and secret-management standards.</w:t>
      </w:r>
    </w:p>
    <w:p w14:paraId="157BF11E" w14:textId="77777777" w:rsidR="005D6483" w:rsidRPr="0041138D" w:rsidRDefault="005D6483" w:rsidP="005D6483">
      <w:pPr>
        <w:spacing w:before="40" w:after="110"/>
        <w:rPr>
          <w:szCs w:val="20"/>
        </w:rPr>
      </w:pPr>
      <w:r w:rsidRPr="0041138D">
        <w:rPr>
          <w:b/>
          <w:color w:val="1F3864"/>
          <w:szCs w:val="20"/>
        </w:rPr>
        <w:t>Common pitfall.</w:t>
      </w:r>
      <w:r w:rsidRPr="0041138D">
        <w:rPr>
          <w:szCs w:val="20"/>
        </w:rPr>
        <w:t xml:space="preserve"> Using API-based ingestion for bulk data movement or large-scale operational data loads instead of approved file, batch or streaming ingestion patterns.</w:t>
      </w:r>
    </w:p>
    <w:p w14:paraId="4EDDD2B5" w14:textId="77777777" w:rsidR="005D6483" w:rsidRPr="0041138D" w:rsidRDefault="005D6483" w:rsidP="005D6483">
      <w:pPr>
        <w:spacing w:before="40" w:after="110"/>
        <w:rPr>
          <w:szCs w:val="20"/>
        </w:rPr>
      </w:pPr>
      <w:r w:rsidRPr="0041138D">
        <w:rPr>
          <w:b/>
          <w:color w:val="1F3864"/>
          <w:szCs w:val="20"/>
        </w:rPr>
        <w:t>In practice</w:t>
      </w:r>
      <w:r w:rsidRPr="0041138D">
        <w:rPr>
          <w:b/>
          <w:szCs w:val="20"/>
        </w:rPr>
        <w:t xml:space="preserve">. </w:t>
      </w:r>
      <w:r w:rsidRPr="0041138D">
        <w:rPr>
          <w:szCs w:val="20"/>
        </w:rPr>
        <w:t>An operations tool submits a corrected reference value through an APIM operation. APIM validates the request and forwards it to a controlled Snowflake ingestion endpoint, which invokes a stored procedure to persist the update. The transaction is audited end-to-end, and the consumer never accesses Snowflake directly.</w:t>
      </w:r>
    </w:p>
    <w:p w14:paraId="6CE4AFFF" w14:textId="77777777" w:rsidR="005D6483" w:rsidRDefault="005D6483" w:rsidP="005D6483"/>
    <w:p w14:paraId="467C3C1E" w14:textId="77777777" w:rsidR="0041138D" w:rsidRDefault="0041138D" w:rsidP="005D6483">
      <w:pPr>
        <w:pStyle w:val="Heading3"/>
        <w:rPr>
          <w:rFonts w:cs="Times New Roman"/>
          <w:bCs/>
          <w:color w:val="132040" w:themeColor="accent1" w:themeShade="BF"/>
          <w:sz w:val="24"/>
          <w:szCs w:val="26"/>
        </w:rPr>
      </w:pPr>
      <w:bookmarkStart w:id="296" w:name="_Toc239980638"/>
      <w:r w:rsidRPr="005D6483">
        <w:rPr>
          <w:rFonts w:cs="Times New Roman"/>
          <w:bCs/>
          <w:color w:val="132040" w:themeColor="accent1" w:themeShade="BF"/>
          <w:sz w:val="24"/>
          <w:szCs w:val="26"/>
        </w:rPr>
        <w:t>Export Patterns</w:t>
      </w:r>
      <w:bookmarkEnd w:id="295"/>
      <w:bookmarkEnd w:id="296"/>
    </w:p>
    <w:p w14:paraId="728C3BC3" w14:textId="77777777" w:rsidR="00363CBA" w:rsidRPr="00363CBA" w:rsidRDefault="00363CBA" w:rsidP="00363CBA"/>
    <w:p w14:paraId="271B2171" w14:textId="40119478" w:rsidR="0041138D" w:rsidRPr="005D6483" w:rsidRDefault="0041138D" w:rsidP="005D6483">
      <w:pPr>
        <w:pStyle w:val="Heading4"/>
        <w:rPr>
          <w:bCs w:val="0"/>
          <w:iCs w:val="0"/>
          <w:color w:val="132040" w:themeColor="accent1" w:themeShade="BF"/>
          <w:sz w:val="24"/>
          <w:szCs w:val="26"/>
        </w:rPr>
      </w:pPr>
      <w:r w:rsidRPr="005D6483">
        <w:rPr>
          <w:bCs w:val="0"/>
          <w:iCs w:val="0"/>
          <w:color w:val="132040" w:themeColor="accent1" w:themeShade="BF"/>
          <w:sz w:val="24"/>
          <w:szCs w:val="26"/>
        </w:rPr>
        <w:t>Consume Platform Data via API (SFDEINT7)</w:t>
      </w:r>
    </w:p>
    <w:p w14:paraId="56DEBE05" w14:textId="77777777" w:rsidR="0041138D" w:rsidRDefault="0041138D" w:rsidP="005D6483">
      <w:pPr>
        <w:spacing w:before="10" w:after="90"/>
        <w:rPr>
          <w:i/>
          <w:color w:val="5A6470"/>
          <w:szCs w:val="20"/>
        </w:rPr>
      </w:pPr>
      <w:r w:rsidRPr="0041138D">
        <w:rPr>
          <w:i/>
          <w:color w:val="5A6470"/>
          <w:szCs w:val="20"/>
        </w:rPr>
        <w:t>Pull curated data from the platform and serve it to a consumer through the gateway, analytical, not a system of record.</w:t>
      </w:r>
    </w:p>
    <w:p w14:paraId="580D3727" w14:textId="77777777" w:rsidR="00363CBA" w:rsidRPr="0041138D" w:rsidRDefault="00363CBA" w:rsidP="005D6483">
      <w:pPr>
        <w:spacing w:before="10" w:after="90"/>
        <w:rPr>
          <w:szCs w:val="20"/>
        </w:rPr>
      </w:pPr>
    </w:p>
    <w:p w14:paraId="3A2CBB14" w14:textId="77777777" w:rsidR="0041138D" w:rsidRPr="0041138D" w:rsidRDefault="0041138D" w:rsidP="005D6483">
      <w:pPr>
        <w:spacing w:before="90" w:after="130"/>
        <w:jc w:val="center"/>
        <w:rPr>
          <w:szCs w:val="20"/>
        </w:rPr>
      </w:pPr>
      <w:r w:rsidRPr="0041138D">
        <w:rPr>
          <w:noProof/>
          <w:szCs w:val="20"/>
        </w:rPr>
        <w:drawing>
          <wp:inline distT="0" distB="0" distL="0" distR="0" wp14:anchorId="030C5FBF" wp14:editId="0CC1C3E2">
            <wp:extent cx="5731510" cy="987841"/>
            <wp:effectExtent l="0" t="0" r="2540" b="3175"/>
            <wp:docPr id="359906185" name="Picture 35990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31510" cy="987841"/>
                    </a:xfrm>
                    <a:prstGeom prst="rect">
                      <a:avLst/>
                    </a:prstGeom>
                    <a:noFill/>
                  </pic:spPr>
                </pic:pic>
              </a:graphicData>
            </a:graphic>
          </wp:inline>
        </w:drawing>
      </w:r>
    </w:p>
    <w:p w14:paraId="6111D25E" w14:textId="77777777" w:rsidR="0041138D" w:rsidRPr="0041138D" w:rsidRDefault="0041138D" w:rsidP="005D6483">
      <w:pPr>
        <w:spacing w:before="40" w:after="110"/>
        <w:rPr>
          <w:szCs w:val="20"/>
        </w:rPr>
      </w:pPr>
      <w:r w:rsidRPr="0041138D">
        <w:rPr>
          <w:b/>
          <w:color w:val="1F3864"/>
          <w:szCs w:val="20"/>
        </w:rPr>
        <w:t xml:space="preserve">Problem. </w:t>
      </w:r>
      <w:r w:rsidRPr="0041138D">
        <w:rPr>
          <w:szCs w:val="20"/>
        </w:rPr>
        <w:t>An internal app or partner wants curated, aggregated data that lives in Snowflake, but it should not be running warehouse queries in a latency-sensitive path or treating analytics as the source of truth.</w:t>
      </w:r>
    </w:p>
    <w:p w14:paraId="3EBFC7E1" w14:textId="77777777" w:rsidR="0090547F" w:rsidRPr="0090547F" w:rsidRDefault="0041138D" w:rsidP="0090547F">
      <w:pPr>
        <w:spacing w:before="40" w:after="110"/>
        <w:rPr>
          <w:ins w:id="297" w:author="Nikhil Rokade - Chaucer" w:date="2026-09-11T17:19:00Z"/>
          <w:szCs w:val="20"/>
        </w:rPr>
      </w:pPr>
      <w:r w:rsidRPr="0041138D">
        <w:rPr>
          <w:b/>
          <w:color w:val="1F3864"/>
          <w:szCs w:val="20"/>
        </w:rPr>
        <w:t xml:space="preserve">Solution. </w:t>
      </w:r>
      <w:r w:rsidRPr="0041138D">
        <w:rPr>
          <w:szCs w:val="20"/>
        </w:rPr>
        <w:t xml:space="preserve">Expose the curated data through an APIM product backed by an appropriate service layer over Snowflake privately. </w:t>
      </w:r>
    </w:p>
    <w:p w14:paraId="38D7AA90" w14:textId="77777777" w:rsidR="0090547F" w:rsidRPr="0090547F" w:rsidRDefault="0090547F" w:rsidP="0090547F">
      <w:pPr>
        <w:spacing w:before="40" w:after="110"/>
        <w:rPr>
          <w:ins w:id="298" w:author="Nikhil Rokade - Chaucer" w:date="2026-09-11T17:19:00Z"/>
          <w:szCs w:val="20"/>
        </w:rPr>
      </w:pPr>
      <w:ins w:id="299" w:author="Nikhil Rokade - Chaucer" w:date="2026-09-11T17:19:00Z">
        <w:r w:rsidRPr="0090547F">
          <w:rPr>
            <w:szCs w:val="20"/>
          </w:rPr>
          <w:t>The data platform owns curation of the data product. The SIF owns its governed exposure, including the API contract, authentication, caching and service-level expectations.</w:t>
        </w:r>
      </w:ins>
    </w:p>
    <w:p w14:paraId="03C053C4" w14:textId="44B7157A" w:rsidR="0041138D" w:rsidRPr="0041138D" w:rsidRDefault="0041138D" w:rsidP="005D6483">
      <w:pPr>
        <w:spacing w:before="40" w:after="110"/>
        <w:rPr>
          <w:szCs w:val="20"/>
        </w:rPr>
      </w:pPr>
      <w:del w:id="300" w:author="Nikhil Rokade - Chaucer" w:date="2026-09-11T17:19:00Z" w16du:dateUtc="2026-09-11T16:19:00Z">
        <w:r w:rsidRPr="0041138D" w:rsidDel="0090547F">
          <w:rPr>
            <w:szCs w:val="20"/>
          </w:rPr>
          <w:delText>The platform owns the curation the SIF owns only the exposure, the API contract, authentication, caching and SLA.</w:delText>
        </w:r>
      </w:del>
      <w:r w:rsidRPr="0041138D">
        <w:rPr>
          <w:szCs w:val="20"/>
        </w:rPr>
        <w:t xml:space="preserve"> The contract is explicitly analytical and eventually-consistent.</w:t>
      </w:r>
    </w:p>
    <w:p w14:paraId="0343F111" w14:textId="77777777" w:rsidR="00476E48" w:rsidRPr="00476E48" w:rsidRDefault="0041138D" w:rsidP="00476E48">
      <w:pPr>
        <w:spacing w:before="40" w:after="110"/>
        <w:rPr>
          <w:ins w:id="301" w:author="Nikhil Rokade - Chaucer" w:date="2026-09-11T17:20:00Z"/>
          <w:szCs w:val="20"/>
        </w:rPr>
      </w:pPr>
      <w:r w:rsidRPr="0041138D">
        <w:rPr>
          <w:b/>
          <w:color w:val="1F3864"/>
          <w:szCs w:val="20"/>
        </w:rPr>
        <w:t xml:space="preserve">Use it when. </w:t>
      </w:r>
    </w:p>
    <w:p w14:paraId="69FF0661" w14:textId="77777777" w:rsidR="00476E48" w:rsidRPr="00476E48" w:rsidRDefault="00476E48" w:rsidP="00476E48">
      <w:pPr>
        <w:spacing w:before="40" w:after="110"/>
        <w:rPr>
          <w:ins w:id="302" w:author="Nikhil Rokade - Chaucer" w:date="2026-09-11T17:20:00Z"/>
          <w:szCs w:val="20"/>
        </w:rPr>
      </w:pPr>
      <w:ins w:id="303" w:author="Nikhil Rokade - Chaucer" w:date="2026-09-11T17:20:00Z">
        <w:r w:rsidRPr="00476E48">
          <w:rPr>
            <w:szCs w:val="20"/>
          </w:rPr>
          <w:t>Use this pattern when consumers need governed, curated data products and can tolerate analytical latency.</w:t>
        </w:r>
      </w:ins>
    </w:p>
    <w:p w14:paraId="045A4419" w14:textId="77A4AB13" w:rsidR="0041138D" w:rsidRPr="0041138D" w:rsidRDefault="0041138D" w:rsidP="005D6483">
      <w:pPr>
        <w:spacing w:before="40" w:after="110"/>
        <w:rPr>
          <w:szCs w:val="20"/>
        </w:rPr>
      </w:pPr>
      <w:del w:id="304" w:author="Nikhil Rokade - Chaucer" w:date="2026-09-11T17:20:00Z" w16du:dateUtc="2026-09-11T16:20:00Z">
        <w:r w:rsidRPr="0041138D" w:rsidDel="00476E48">
          <w:rPr>
            <w:szCs w:val="20"/>
          </w:rPr>
          <w:delText>consumers need governed, curated data products and can tolerate analytical latency.</w:delText>
        </w:r>
      </w:del>
    </w:p>
    <w:p w14:paraId="4AEEE531" w14:textId="77777777" w:rsidR="00476E48" w:rsidRPr="00476E48" w:rsidRDefault="0041138D" w:rsidP="00476E48">
      <w:pPr>
        <w:spacing w:before="40" w:after="110"/>
        <w:rPr>
          <w:ins w:id="305" w:author="Nikhil Rokade - Chaucer" w:date="2026-09-11T17:21:00Z"/>
          <w:szCs w:val="20"/>
        </w:rPr>
      </w:pPr>
      <w:r w:rsidRPr="0041138D">
        <w:rPr>
          <w:b/>
          <w:color w:val="1F3864"/>
          <w:szCs w:val="20"/>
        </w:rPr>
        <w:t xml:space="preserve">Avoid it when. </w:t>
      </w:r>
    </w:p>
    <w:p w14:paraId="1EDF4E77" w14:textId="77777777" w:rsidR="00476E48" w:rsidRPr="00476E48" w:rsidRDefault="00476E48" w:rsidP="00476E48">
      <w:pPr>
        <w:spacing w:before="40" w:after="110"/>
        <w:rPr>
          <w:ins w:id="306" w:author="Nikhil Rokade - Chaucer" w:date="2026-09-11T17:21:00Z"/>
          <w:szCs w:val="20"/>
        </w:rPr>
      </w:pPr>
      <w:ins w:id="307" w:author="Nikhil Rokade - Chaucer" w:date="2026-09-11T17:21:00Z">
        <w:r w:rsidRPr="00476E48">
          <w:rPr>
            <w:szCs w:val="20"/>
          </w:rPr>
          <w:t>Avoid this pattern when the read is latency-sensitive or transactional. In those cases, use a request/response API backed by the appropriate operational system.</w:t>
        </w:r>
      </w:ins>
    </w:p>
    <w:p w14:paraId="15F327E9" w14:textId="77D1E945" w:rsidR="0041138D" w:rsidRPr="0041138D" w:rsidDel="00476E48" w:rsidRDefault="0041138D" w:rsidP="005D6483">
      <w:pPr>
        <w:spacing w:before="40" w:after="110"/>
        <w:rPr>
          <w:del w:id="308" w:author="Nikhil Rokade - Chaucer" w:date="2026-09-11T17:21:00Z" w16du:dateUtc="2026-09-11T16:21:00Z"/>
          <w:szCs w:val="20"/>
        </w:rPr>
      </w:pPr>
      <w:del w:id="309" w:author="Nikhil Rokade - Chaucer" w:date="2026-09-11T17:21:00Z" w16du:dateUtc="2026-09-11T16:21:00Z">
        <w:r w:rsidRPr="0041138D" w:rsidDel="00476E48">
          <w:rPr>
            <w:szCs w:val="20"/>
          </w:rPr>
          <w:delText>The read is latency-sensitive or transactional, go to the operational system through a request/response API.</w:delText>
        </w:r>
      </w:del>
    </w:p>
    <w:p w14:paraId="2C4ECB4B" w14:textId="77777777" w:rsidR="0041138D" w:rsidRPr="0041138D" w:rsidRDefault="0041138D" w:rsidP="005D6483">
      <w:pPr>
        <w:spacing w:before="40" w:after="110"/>
        <w:rPr>
          <w:szCs w:val="20"/>
        </w:rPr>
      </w:pPr>
      <w:r w:rsidRPr="0041138D">
        <w:rPr>
          <w:b/>
          <w:color w:val="1F3864"/>
          <w:szCs w:val="20"/>
        </w:rPr>
        <w:t xml:space="preserve">Risks and considerations. </w:t>
      </w:r>
      <w:r w:rsidRPr="0041138D">
        <w:rPr>
          <w:szCs w:val="20"/>
        </w:rPr>
        <w:t>Warehouse latency and consumption costs should be considered when exposing platform data through APIs. Appropriate caching and clearly defined service expectations should be applied. Consumers should treat the data as curated and eventually consistent rather than as an operational system of record.</w:t>
      </w:r>
    </w:p>
    <w:p w14:paraId="7D663C57" w14:textId="77777777" w:rsidR="00476E48" w:rsidRPr="00476E48" w:rsidRDefault="0041138D" w:rsidP="00476E48">
      <w:pPr>
        <w:spacing w:before="40" w:after="110"/>
        <w:rPr>
          <w:ins w:id="310" w:author="Nikhil Rokade - Chaucer" w:date="2026-09-11T17:22:00Z"/>
          <w:szCs w:val="20"/>
        </w:rPr>
      </w:pPr>
      <w:r w:rsidRPr="0041138D">
        <w:rPr>
          <w:b/>
          <w:color w:val="1F3864"/>
          <w:szCs w:val="20"/>
        </w:rPr>
        <w:t xml:space="preserve">Security boundary. </w:t>
      </w:r>
    </w:p>
    <w:p w14:paraId="64A402B4" w14:textId="77777777" w:rsidR="00476E48" w:rsidRPr="00476E48" w:rsidRDefault="00476E48" w:rsidP="00476E48">
      <w:pPr>
        <w:spacing w:before="40" w:after="110"/>
        <w:rPr>
          <w:ins w:id="311" w:author="Nikhil Rokade - Chaucer" w:date="2026-09-11T17:22:00Z"/>
          <w:szCs w:val="20"/>
        </w:rPr>
      </w:pPr>
      <w:ins w:id="312" w:author="Nikhil Rokade - Chaucer" w:date="2026-09-11T17:22:00Z">
        <w:r w:rsidRPr="00476E48">
          <w:rPr>
            <w:szCs w:val="20"/>
          </w:rPr>
          <w:t>APIM runs as a shared service, while the serving Function runs within a workload spoke and accesses Snowflake through approved private connectivity.</w:t>
        </w:r>
      </w:ins>
    </w:p>
    <w:p w14:paraId="65D9D82E" w14:textId="0308A31D" w:rsidR="0041138D" w:rsidRPr="0041138D" w:rsidRDefault="0041138D" w:rsidP="005D6483">
      <w:pPr>
        <w:spacing w:before="40" w:after="110"/>
        <w:rPr>
          <w:szCs w:val="20"/>
        </w:rPr>
      </w:pPr>
      <w:del w:id="313" w:author="Nikhil Rokade - Chaucer" w:date="2026-09-11T17:22:00Z" w16du:dateUtc="2026-09-11T16:22:00Z">
        <w:r w:rsidRPr="0041138D" w:rsidDel="00476E48">
          <w:rPr>
            <w:szCs w:val="20"/>
          </w:rPr>
          <w:delText>APIM (shared) and the serving Function (spoke); Snowflake read privately.</w:delText>
        </w:r>
      </w:del>
      <w:r w:rsidRPr="0041138D">
        <w:rPr>
          <w:szCs w:val="20"/>
        </w:rPr>
        <w:t xml:space="preserve"> Within Azure: Private Endpoint, managed identity, TLS, the consumer is authenticated at APIM (Entra), data access is least-privilege, and caching limits how much is exposed. Outside Azure: only where the consumer is external, through the network edge and OAuth.</w:t>
      </w:r>
    </w:p>
    <w:p w14:paraId="7147580A" w14:textId="77777777" w:rsidR="0041138D" w:rsidRPr="0041138D" w:rsidRDefault="0041138D" w:rsidP="005D6483">
      <w:pPr>
        <w:spacing w:before="40" w:after="110"/>
        <w:rPr>
          <w:szCs w:val="20"/>
        </w:rPr>
      </w:pPr>
      <w:r w:rsidRPr="0041138D">
        <w:rPr>
          <w:b/>
          <w:color w:val="1F3864"/>
          <w:szCs w:val="20"/>
        </w:rPr>
        <w:t>Common pitfall</w:t>
      </w:r>
      <w:r w:rsidRPr="0041138D" w:rsidDel="00386A61">
        <w:rPr>
          <w:b/>
          <w:color w:val="1F3864"/>
          <w:szCs w:val="20"/>
        </w:rPr>
        <w:t>.</w:t>
      </w:r>
      <w:r w:rsidRPr="0041138D">
        <w:rPr>
          <w:b/>
          <w:color w:val="1F3864"/>
          <w:szCs w:val="20"/>
        </w:rPr>
        <w:t xml:space="preserve"> </w:t>
      </w:r>
      <w:r w:rsidRPr="0041138D">
        <w:rPr>
          <w:szCs w:val="20"/>
        </w:rPr>
        <w:t>Using analytical data services within latency-sensitive transactional workflows ; bypassing approved API-mediated access controls.</w:t>
      </w:r>
    </w:p>
    <w:p w14:paraId="59097716" w14:textId="77777777" w:rsidR="0041138D" w:rsidRDefault="0041138D" w:rsidP="005D6483">
      <w:pPr>
        <w:spacing w:before="40" w:after="110"/>
        <w:rPr>
          <w:szCs w:val="20"/>
        </w:rPr>
      </w:pPr>
      <w:r w:rsidRPr="0041138D">
        <w:rPr>
          <w:b/>
          <w:color w:val="1F3864"/>
          <w:szCs w:val="20"/>
        </w:rPr>
        <w:t xml:space="preserve">In practice. </w:t>
      </w:r>
      <w:r w:rsidRPr="0041138D">
        <w:rPr>
          <w:szCs w:val="20"/>
        </w:rPr>
        <w:t>Aggregated exposure and risk metrics are exposed through a governed API for consumption by internal reporting and operational applications, enabling access to curated analytical data without requiring direct connectivity to Snowflake.</w:t>
      </w:r>
      <w:r w:rsidRPr="0041138D">
        <w:rPr>
          <w:szCs w:val="20"/>
        </w:rPr>
        <w:br/>
      </w:r>
    </w:p>
    <w:p w14:paraId="572C7E23" w14:textId="77777777" w:rsidR="00DE0875" w:rsidRDefault="00DE0875" w:rsidP="005D6483">
      <w:pPr>
        <w:spacing w:before="40" w:after="110"/>
        <w:rPr>
          <w:szCs w:val="20"/>
        </w:rPr>
      </w:pPr>
    </w:p>
    <w:p w14:paraId="701F5DE4" w14:textId="77777777" w:rsidR="00DE0875" w:rsidRDefault="00DE0875" w:rsidP="005D6483">
      <w:pPr>
        <w:spacing w:before="40" w:after="110"/>
        <w:rPr>
          <w:szCs w:val="20"/>
        </w:rPr>
      </w:pPr>
    </w:p>
    <w:p w14:paraId="0AAE58C4" w14:textId="77777777" w:rsidR="00DE0875" w:rsidRDefault="00DE0875" w:rsidP="005D6483">
      <w:pPr>
        <w:spacing w:before="40" w:after="110"/>
        <w:rPr>
          <w:szCs w:val="20"/>
        </w:rPr>
      </w:pPr>
    </w:p>
    <w:p w14:paraId="7AB9FE16" w14:textId="77777777" w:rsidR="00DE0875" w:rsidRPr="0041138D" w:rsidRDefault="00DE0875" w:rsidP="005D6483">
      <w:pPr>
        <w:spacing w:before="40" w:after="110"/>
        <w:rPr>
          <w:szCs w:val="20"/>
        </w:rPr>
      </w:pPr>
    </w:p>
    <w:p w14:paraId="5B2A5FC8" w14:textId="7305C989" w:rsidR="0041138D" w:rsidRPr="005D6483" w:rsidRDefault="0041138D" w:rsidP="005D6483">
      <w:pPr>
        <w:pStyle w:val="Heading4"/>
        <w:rPr>
          <w:bCs w:val="0"/>
          <w:iCs w:val="0"/>
          <w:color w:val="132040" w:themeColor="accent1" w:themeShade="BF"/>
          <w:sz w:val="24"/>
          <w:szCs w:val="26"/>
        </w:rPr>
      </w:pPr>
      <w:r w:rsidRPr="005D6483">
        <w:rPr>
          <w:bCs w:val="0"/>
          <w:iCs w:val="0"/>
          <w:color w:val="132040" w:themeColor="accent1" w:themeShade="BF"/>
          <w:sz w:val="24"/>
          <w:szCs w:val="26"/>
        </w:rPr>
        <w:t>Scheduled Data Export Pattern (SFDEINT8)</w:t>
      </w:r>
    </w:p>
    <w:p w14:paraId="03A95EDE" w14:textId="77777777" w:rsidR="0041138D" w:rsidRDefault="0041138D" w:rsidP="005D6483">
      <w:pPr>
        <w:rPr>
          <w:i/>
          <w:color w:val="5A6470"/>
          <w:szCs w:val="20"/>
        </w:rPr>
      </w:pPr>
      <w:r w:rsidRPr="0041138D">
        <w:rPr>
          <w:i/>
          <w:color w:val="5A6470"/>
          <w:szCs w:val="20"/>
        </w:rPr>
        <w:t xml:space="preserve">Publish curated data from the platform through managed file exports, keeping analytical and operational workloads decoupled. </w:t>
      </w:r>
    </w:p>
    <w:p w14:paraId="38795748" w14:textId="77777777" w:rsidR="00363CBA" w:rsidRPr="0041138D" w:rsidRDefault="00363CBA" w:rsidP="005D6483">
      <w:pPr>
        <w:rPr>
          <w:szCs w:val="20"/>
        </w:rPr>
      </w:pPr>
    </w:p>
    <w:p w14:paraId="13A90AA5" w14:textId="77777777" w:rsidR="0041138D" w:rsidRPr="0041138D" w:rsidRDefault="0041138D" w:rsidP="005D6483">
      <w:pPr>
        <w:rPr>
          <w:szCs w:val="20"/>
        </w:rPr>
      </w:pPr>
      <w:r w:rsidRPr="0041138D">
        <w:rPr>
          <w:noProof/>
          <w:szCs w:val="20"/>
        </w:rPr>
        <w:drawing>
          <wp:inline distT="0" distB="0" distL="0" distR="0" wp14:anchorId="00847000" wp14:editId="73C971A0">
            <wp:extent cx="5731510" cy="1486206"/>
            <wp:effectExtent l="0" t="0" r="2540" b="0"/>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49"/>
                    <a:stretch>
                      <a:fillRect/>
                    </a:stretch>
                  </pic:blipFill>
                  <pic:spPr>
                    <a:xfrm>
                      <a:off x="0" y="0"/>
                      <a:ext cx="5731510" cy="1486206"/>
                    </a:xfrm>
                    <a:prstGeom prst="rect">
                      <a:avLst/>
                    </a:prstGeom>
                  </pic:spPr>
                </pic:pic>
              </a:graphicData>
            </a:graphic>
          </wp:inline>
        </w:drawing>
      </w:r>
    </w:p>
    <w:p w14:paraId="570A24EC" w14:textId="77777777" w:rsidR="0041138D" w:rsidRPr="0041138D" w:rsidRDefault="0041138D" w:rsidP="005D6483">
      <w:pPr>
        <w:spacing w:before="40" w:after="110"/>
        <w:rPr>
          <w:szCs w:val="20"/>
        </w:rPr>
      </w:pPr>
      <w:bookmarkStart w:id="314" w:name="_Toc239852374"/>
      <w:r w:rsidRPr="0041138D">
        <w:rPr>
          <w:b/>
          <w:color w:val="1F3864"/>
          <w:szCs w:val="20"/>
        </w:rPr>
        <w:t>Problem</w:t>
      </w:r>
      <w:bookmarkEnd w:id="314"/>
      <w:r w:rsidRPr="0041138D">
        <w:rPr>
          <w:b/>
          <w:color w:val="1F3864"/>
          <w:szCs w:val="20"/>
        </w:rPr>
        <w:t xml:space="preserve">. </w:t>
      </w:r>
      <w:r w:rsidRPr="0041138D">
        <w:rPr>
          <w:szCs w:val="20"/>
        </w:rPr>
        <w:t>Downstream systems (analytical, operational, integration, third-party) need periodic curated datasets from Snowflake in file form and should be triggered automatically when new exports arrive, without querying Snowflake directly or polling.</w:t>
      </w:r>
    </w:p>
    <w:p w14:paraId="3B37486D" w14:textId="77777777" w:rsidR="0041138D" w:rsidRPr="0041138D" w:rsidRDefault="0041138D" w:rsidP="005D6483">
      <w:pPr>
        <w:spacing w:before="40" w:after="110"/>
        <w:rPr>
          <w:szCs w:val="20"/>
        </w:rPr>
      </w:pPr>
      <w:bookmarkStart w:id="315" w:name="_Toc239852375"/>
      <w:r w:rsidRPr="0041138D">
        <w:rPr>
          <w:b/>
          <w:color w:val="1F3864"/>
          <w:szCs w:val="20"/>
        </w:rPr>
        <w:t>Solution</w:t>
      </w:r>
      <w:bookmarkEnd w:id="315"/>
      <w:r w:rsidRPr="0041138D">
        <w:rPr>
          <w:b/>
          <w:color w:val="1F3864"/>
          <w:szCs w:val="20"/>
        </w:rPr>
        <w:t xml:space="preserve">. </w:t>
      </w:r>
      <w:r w:rsidRPr="0041138D">
        <w:rPr>
          <w:szCs w:val="20"/>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1FD3D48B" w14:textId="77777777" w:rsidR="00FA2EBA" w:rsidRPr="00FA2EBA" w:rsidRDefault="0041138D" w:rsidP="00FA2EBA">
      <w:pPr>
        <w:spacing w:before="40" w:after="110"/>
        <w:rPr>
          <w:ins w:id="316" w:author="Nikhil Rokade - Chaucer" w:date="2026-09-11T17:23:00Z"/>
          <w:szCs w:val="20"/>
        </w:rPr>
      </w:pPr>
      <w:bookmarkStart w:id="317" w:name="_Toc239852376"/>
      <w:r w:rsidRPr="0041138D">
        <w:rPr>
          <w:b/>
          <w:color w:val="1F3864"/>
          <w:szCs w:val="20"/>
        </w:rPr>
        <w:t>Use it when</w:t>
      </w:r>
      <w:bookmarkEnd w:id="317"/>
      <w:r w:rsidRPr="0041138D">
        <w:rPr>
          <w:b/>
          <w:color w:val="1F3864"/>
          <w:szCs w:val="20"/>
        </w:rPr>
        <w:t xml:space="preserve">. </w:t>
      </w:r>
    </w:p>
    <w:p w14:paraId="162FF9A4" w14:textId="77777777" w:rsidR="00FA2EBA" w:rsidRPr="00FA2EBA" w:rsidRDefault="00FA2EBA" w:rsidP="00FA2EBA">
      <w:pPr>
        <w:spacing w:before="40" w:after="110"/>
        <w:rPr>
          <w:ins w:id="318" w:author="Nikhil Rokade - Chaucer" w:date="2026-09-11T17:23:00Z"/>
          <w:szCs w:val="20"/>
        </w:rPr>
      </w:pPr>
      <w:ins w:id="319" w:author="Nikhil Rokade - Chaucer" w:date="2026-09-11T17:23:00Z">
        <w:r w:rsidRPr="00FA2EBA">
          <w:rPr>
            <w:szCs w:val="20"/>
          </w:rPr>
          <w:t>Use this pattern when downstream systems consume data in file or batch form, Snowflake must remain outside the operational processing path, and export schedules can be aligned with downstream processing windows. The exported content should be a complete dataset or a meaningful subset, and an orchestration mechanism should be available to manage consumption.</w:t>
        </w:r>
      </w:ins>
    </w:p>
    <w:p w14:paraId="52E25D81" w14:textId="4988CAAB" w:rsidR="0041138D" w:rsidRPr="0041138D" w:rsidRDefault="0041138D" w:rsidP="005D6483">
      <w:pPr>
        <w:spacing w:before="40" w:after="110"/>
        <w:rPr>
          <w:szCs w:val="20"/>
        </w:rPr>
      </w:pPr>
      <w:del w:id="320" w:author="Nikhil Rokade - Chaucer" w:date="2026-09-11T17:23:00Z" w16du:dateUtc="2026-09-11T16:23:00Z">
        <w:r w:rsidRPr="0041138D" w:rsidDel="00FA2EBA">
          <w:rPr>
            <w:szCs w:val="20"/>
          </w:rPr>
          <w:delText>Downstream systems consume data in file/batch form, you want Snowflake off the hot path, export scheduling can be coordinated with downstream processing windows; the data is a complete dataset or meaningful slice, orchestration is already in place to handle the file consumption.</w:delText>
        </w:r>
      </w:del>
    </w:p>
    <w:p w14:paraId="15FE0998" w14:textId="77777777" w:rsidR="00FA2EBA" w:rsidRPr="00FA2EBA" w:rsidRDefault="0041138D" w:rsidP="00FA2EBA">
      <w:pPr>
        <w:spacing w:before="40" w:after="110"/>
        <w:rPr>
          <w:ins w:id="321" w:author="Nikhil Rokade - Chaucer" w:date="2026-09-11T17:24:00Z"/>
          <w:szCs w:val="20"/>
        </w:rPr>
      </w:pPr>
      <w:bookmarkStart w:id="322" w:name="_Toc239852377"/>
      <w:r w:rsidRPr="0041138D">
        <w:rPr>
          <w:b/>
          <w:color w:val="1F3864"/>
          <w:szCs w:val="20"/>
        </w:rPr>
        <w:t>Avoid it when</w:t>
      </w:r>
      <w:bookmarkEnd w:id="322"/>
      <w:r w:rsidRPr="0041138D">
        <w:rPr>
          <w:b/>
          <w:color w:val="1F3864"/>
          <w:szCs w:val="20"/>
        </w:rPr>
        <w:t xml:space="preserve">. </w:t>
      </w:r>
      <w:bookmarkStart w:id="323" w:name="_Toc239852378"/>
    </w:p>
    <w:p w14:paraId="0CC6305E" w14:textId="77777777" w:rsidR="00FA2EBA" w:rsidRPr="00FA2EBA" w:rsidRDefault="00FA2EBA" w:rsidP="00FA2EBA">
      <w:pPr>
        <w:spacing w:before="40" w:after="110"/>
        <w:rPr>
          <w:ins w:id="324" w:author="Nikhil Rokade - Chaucer" w:date="2026-09-11T17:24:00Z"/>
          <w:szCs w:val="20"/>
        </w:rPr>
      </w:pPr>
      <w:ins w:id="325" w:author="Nikhil Rokade - Chaucer" w:date="2026-09-11T17:24:00Z">
        <w:r w:rsidRPr="00FA2EBA">
          <w:rPr>
            <w:szCs w:val="20"/>
          </w:rPr>
          <w:t>Avoid this pattern when the downstream system requires real-time or near-real-time access, can consume the data efficiently through a governed API, or would make file-based transfer operationally inefficient because of data volume.</w:t>
        </w:r>
      </w:ins>
    </w:p>
    <w:p w14:paraId="512A0AE2" w14:textId="2A3A3488" w:rsidR="0041138D" w:rsidRPr="0041138D" w:rsidRDefault="0041138D" w:rsidP="005D6483">
      <w:pPr>
        <w:spacing w:before="40" w:after="110"/>
        <w:rPr>
          <w:szCs w:val="20"/>
        </w:rPr>
      </w:pPr>
      <w:del w:id="326" w:author="Nikhil Rokade - Chaucer" w:date="2026-09-11T17:24:00Z" w16du:dateUtc="2026-09-11T16:24:00Z">
        <w:r w:rsidRPr="0041138D" w:rsidDel="00FA2EBA">
          <w:rPr>
            <w:szCs w:val="20"/>
          </w:rPr>
          <w:delText>The downstream system requires real-time or near-real-time access, can efficiently consume data through governed APIs, or where file-based transfer becomes operationally inefficient due to data volume.</w:delText>
        </w:r>
      </w:del>
    </w:p>
    <w:p w14:paraId="18E318DD" w14:textId="77777777" w:rsidR="00BD72CC" w:rsidRPr="00BD72CC" w:rsidRDefault="0041138D" w:rsidP="00BD72CC">
      <w:pPr>
        <w:spacing w:before="40" w:after="110"/>
        <w:rPr>
          <w:ins w:id="327" w:author="Nikhil Rokade - Chaucer" w:date="2026-09-11T17:25:00Z"/>
          <w:szCs w:val="20"/>
        </w:rPr>
      </w:pPr>
      <w:r w:rsidRPr="0041138D">
        <w:rPr>
          <w:b/>
          <w:color w:val="1F3864"/>
          <w:szCs w:val="20"/>
        </w:rPr>
        <w:t>Risk &amp; consideration</w:t>
      </w:r>
      <w:bookmarkEnd w:id="323"/>
      <w:r w:rsidRPr="0041138D">
        <w:rPr>
          <w:b/>
          <w:color w:val="1F3864"/>
          <w:szCs w:val="20"/>
        </w:rPr>
        <w:t xml:space="preserve">. </w:t>
      </w:r>
      <w:r w:rsidRPr="0041138D">
        <w:rPr>
          <w:szCs w:val="20"/>
        </w:rPr>
        <w:t xml:space="preserve">File export introduces platform compute, storage and transfer costs. Export schedules should be coordinated with downstream processing requirements to avoid stale or delayed data consumption. </w:t>
      </w:r>
    </w:p>
    <w:p w14:paraId="19922040" w14:textId="77777777" w:rsidR="00BD72CC" w:rsidRPr="00BD72CC" w:rsidRDefault="00BD72CC" w:rsidP="00BD72CC">
      <w:pPr>
        <w:spacing w:before="40" w:after="110"/>
        <w:rPr>
          <w:ins w:id="328" w:author="Nikhil Rokade - Chaucer" w:date="2026-09-11T17:25:00Z"/>
          <w:szCs w:val="20"/>
        </w:rPr>
      </w:pPr>
      <w:ins w:id="329" w:author="Nikhil Rokade - Chaucer" w:date="2026-09-11T17:25:00Z">
        <w:r w:rsidRPr="00BD72CC">
          <w:rPr>
            <w:szCs w:val="20"/>
          </w:rPr>
          <w:t>File schemas must be versioned, and downstream systems must handle format changes gracefully.</w:t>
        </w:r>
      </w:ins>
    </w:p>
    <w:p w14:paraId="54F064F4" w14:textId="15EBFA04" w:rsidR="0041138D" w:rsidRPr="0041138D" w:rsidRDefault="0041138D" w:rsidP="005D6483">
      <w:pPr>
        <w:spacing w:before="40" w:after="110"/>
        <w:rPr>
          <w:szCs w:val="20"/>
        </w:rPr>
      </w:pPr>
      <w:del w:id="330" w:author="Nikhil Rokade - Chaucer" w:date="2026-09-11T17:25:00Z" w16du:dateUtc="2026-09-11T16:25:00Z">
        <w:r w:rsidRPr="0041138D" w:rsidDel="00BD72CC">
          <w:rPr>
            <w:szCs w:val="20"/>
          </w:rPr>
          <w:delText>File schema versioning-downstream systems must handle format changes gracefully.</w:delText>
        </w:r>
      </w:del>
    </w:p>
    <w:p w14:paraId="520842EA" w14:textId="77777777" w:rsidR="00344EAE" w:rsidRPr="00344EAE" w:rsidRDefault="0041138D" w:rsidP="00344EAE">
      <w:pPr>
        <w:spacing w:before="40" w:after="110"/>
        <w:rPr>
          <w:ins w:id="331" w:author="Nikhil Rokade - Chaucer" w:date="2026-09-11T17:26:00Z"/>
          <w:szCs w:val="20"/>
        </w:rPr>
      </w:pPr>
      <w:bookmarkStart w:id="332" w:name="_Toc239852379"/>
      <w:r w:rsidRPr="0041138D">
        <w:rPr>
          <w:b/>
          <w:color w:val="1F3864"/>
          <w:szCs w:val="20"/>
        </w:rPr>
        <w:t>Security boundary</w:t>
      </w:r>
      <w:bookmarkEnd w:id="332"/>
      <w:r w:rsidRPr="0041138D">
        <w:rPr>
          <w:b/>
          <w:color w:val="1F3864"/>
          <w:szCs w:val="20"/>
        </w:rPr>
        <w:t xml:space="preserve">. </w:t>
      </w:r>
      <w:r w:rsidRPr="0041138D">
        <w:rPr>
          <w:szCs w:val="20"/>
        </w:rPr>
        <w:t xml:space="preserve">The file is the exchange point. </w:t>
      </w:r>
    </w:p>
    <w:p w14:paraId="30E22C66" w14:textId="77777777" w:rsidR="00344EAE" w:rsidRPr="00344EAE" w:rsidRDefault="00344EAE" w:rsidP="00344EAE">
      <w:pPr>
        <w:spacing w:before="40" w:after="110"/>
        <w:rPr>
          <w:ins w:id="333" w:author="Nikhil Rokade - Chaucer" w:date="2026-09-11T17:26:00Z"/>
          <w:szCs w:val="20"/>
        </w:rPr>
      </w:pPr>
      <w:ins w:id="334" w:author="Nikhil Rokade - Chaucer" w:date="2026-09-11T17:26:00Z">
        <w:r w:rsidRPr="00344EAE">
          <w:rPr>
            <w:szCs w:val="20"/>
          </w:rPr>
          <w:t>ADLS must be reached through a private endpoint, and the exported file must be written using the approved Snowflake service identity with access scoped to the designated export path.</w:t>
        </w:r>
      </w:ins>
    </w:p>
    <w:p w14:paraId="255DD137" w14:textId="6FCE2256" w:rsidR="0041138D" w:rsidRPr="0041138D" w:rsidRDefault="0041138D" w:rsidP="005D6483">
      <w:pPr>
        <w:spacing w:before="40" w:after="110"/>
        <w:rPr>
          <w:szCs w:val="20"/>
        </w:rPr>
      </w:pPr>
      <w:del w:id="335" w:author="Nikhil Rokade - Chaucer" w:date="2026-09-11T17:26:00Z" w16du:dateUtc="2026-09-11T16:26:00Z">
        <w:r w:rsidRPr="0041138D" w:rsidDel="00344EAE">
          <w:rPr>
            <w:szCs w:val="20"/>
          </w:rPr>
          <w:delText xml:space="preserve">ADLS storage reached over private endpoint, exported file scoped by Snowflake managed identity. </w:delText>
        </w:r>
      </w:del>
      <w:r w:rsidRPr="0041138D">
        <w:rPr>
          <w:szCs w:val="20"/>
        </w:rPr>
        <w:t>Downstream consumer identity has read-only access to the export path, never to Snowflake directly. Data-in-transit posture inherits from Cloud Engineering Standards.</w:t>
      </w:r>
    </w:p>
    <w:p w14:paraId="1B2FE607" w14:textId="77777777" w:rsidR="0041138D" w:rsidRPr="0041138D" w:rsidRDefault="0041138D" w:rsidP="005D6483">
      <w:pPr>
        <w:spacing w:before="40" w:after="110"/>
        <w:rPr>
          <w:szCs w:val="20"/>
        </w:rPr>
      </w:pPr>
      <w:bookmarkStart w:id="336" w:name="_Toc239852380"/>
      <w:r w:rsidRPr="0041138D">
        <w:rPr>
          <w:b/>
          <w:color w:val="1F3864"/>
          <w:szCs w:val="20"/>
        </w:rPr>
        <w:t>Common pitfall</w:t>
      </w:r>
      <w:bookmarkEnd w:id="336"/>
      <w:r w:rsidRPr="0041138D">
        <w:rPr>
          <w:b/>
          <w:color w:val="1F3864"/>
          <w:szCs w:val="20"/>
        </w:rPr>
        <w:t xml:space="preserve">. </w:t>
      </w:r>
      <w:r w:rsidRPr="0041138D">
        <w:rPr>
          <w:szCs w:val="20"/>
        </w:rPr>
        <w:t>Exporting larger datasets than required, failing to reconcile export and consumption schedules, or not managing schema changes between producers and consumers.</w:t>
      </w:r>
    </w:p>
    <w:p w14:paraId="1798531E" w14:textId="77777777" w:rsidR="0041138D" w:rsidRDefault="0041138D" w:rsidP="005D6483">
      <w:pPr>
        <w:spacing w:before="40" w:after="110"/>
        <w:rPr>
          <w:szCs w:val="20"/>
        </w:rPr>
      </w:pPr>
      <w:bookmarkStart w:id="337" w:name="_Toc239852381"/>
      <w:r w:rsidRPr="0041138D">
        <w:rPr>
          <w:b/>
          <w:color w:val="1F3864"/>
          <w:szCs w:val="20"/>
        </w:rPr>
        <w:t>In practice</w:t>
      </w:r>
      <w:bookmarkEnd w:id="337"/>
      <w:r w:rsidRPr="0041138D">
        <w:rPr>
          <w:b/>
          <w:color w:val="1F3864"/>
          <w:szCs w:val="20"/>
        </w:rPr>
        <w:t xml:space="preserve">. </w:t>
      </w:r>
      <w:r w:rsidRPr="0041138D">
        <w:rPr>
          <w:szCs w:val="20"/>
        </w:rPr>
        <w:t>Curated features for a claims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6DDBC974" w14:textId="77777777" w:rsidR="005D6483" w:rsidRDefault="005D6483" w:rsidP="005D6483">
      <w:pPr>
        <w:spacing w:before="40" w:after="110"/>
        <w:rPr>
          <w:szCs w:val="20"/>
        </w:rPr>
      </w:pPr>
    </w:p>
    <w:p w14:paraId="5D41CF9E" w14:textId="77777777" w:rsidR="00DE0875" w:rsidRDefault="00DE0875" w:rsidP="005D6483">
      <w:pPr>
        <w:spacing w:before="40" w:after="110"/>
        <w:rPr>
          <w:szCs w:val="20"/>
        </w:rPr>
      </w:pPr>
    </w:p>
    <w:p w14:paraId="25D785D2" w14:textId="77777777" w:rsidR="00DE0875" w:rsidRDefault="00DE0875" w:rsidP="005D6483">
      <w:pPr>
        <w:spacing w:before="40" w:after="110"/>
        <w:rPr>
          <w:szCs w:val="20"/>
        </w:rPr>
      </w:pPr>
    </w:p>
    <w:p w14:paraId="45F1D376" w14:textId="77777777" w:rsidR="00DE0875" w:rsidRDefault="00DE0875" w:rsidP="005D6483">
      <w:pPr>
        <w:spacing w:before="40" w:after="110"/>
        <w:rPr>
          <w:szCs w:val="20"/>
        </w:rPr>
      </w:pPr>
    </w:p>
    <w:p w14:paraId="575EF4D5" w14:textId="77777777" w:rsidR="00DE0875" w:rsidRDefault="00DE0875" w:rsidP="005D6483">
      <w:pPr>
        <w:spacing w:before="40" w:after="110"/>
        <w:rPr>
          <w:szCs w:val="20"/>
        </w:rPr>
      </w:pPr>
    </w:p>
    <w:p w14:paraId="243F9D2D" w14:textId="77777777" w:rsidR="00DE0875" w:rsidRDefault="00DE0875" w:rsidP="005D6483">
      <w:pPr>
        <w:spacing w:before="40" w:after="110"/>
        <w:rPr>
          <w:szCs w:val="20"/>
        </w:rPr>
      </w:pPr>
    </w:p>
    <w:p w14:paraId="50FE8FBD" w14:textId="77777777" w:rsidR="00DE0875" w:rsidRDefault="00DE0875" w:rsidP="005D6483">
      <w:pPr>
        <w:spacing w:before="40" w:after="110"/>
        <w:rPr>
          <w:szCs w:val="20"/>
        </w:rPr>
      </w:pPr>
    </w:p>
    <w:p w14:paraId="32C463DF" w14:textId="77777777" w:rsidR="00DE0875" w:rsidRDefault="00DE0875" w:rsidP="005D6483">
      <w:pPr>
        <w:spacing w:before="40" w:after="110"/>
        <w:rPr>
          <w:szCs w:val="20"/>
        </w:rPr>
      </w:pPr>
    </w:p>
    <w:p w14:paraId="41683AD4" w14:textId="77777777" w:rsidR="00DE0875" w:rsidRPr="0041138D" w:rsidRDefault="00DE0875" w:rsidP="005D6483">
      <w:pPr>
        <w:spacing w:before="40" w:after="110"/>
        <w:rPr>
          <w:szCs w:val="20"/>
        </w:rPr>
      </w:pPr>
    </w:p>
    <w:p w14:paraId="4BC069AB" w14:textId="05573FCB" w:rsidR="005D6483" w:rsidRDefault="005D6483">
      <w:pPr>
        <w:pStyle w:val="Heading4"/>
      </w:pPr>
      <w:bookmarkStart w:id="338" w:name="_Toc239852383"/>
      <w:r w:rsidRPr="00363CBA">
        <w:rPr>
          <w:bCs w:val="0"/>
          <w:color w:val="132040" w:themeColor="accent1" w:themeShade="BF"/>
          <w:sz w:val="24"/>
          <w:szCs w:val="26"/>
        </w:rPr>
        <w:t>Governed API Read (SFDEINT9)</w:t>
      </w:r>
    </w:p>
    <w:p w14:paraId="7B40832E" w14:textId="77777777" w:rsidR="00363CBA" w:rsidRDefault="005D6483" w:rsidP="005D6483">
      <w:pPr>
        <w:spacing w:before="10" w:after="90"/>
        <w:rPr>
          <w:i/>
          <w:color w:val="5A6470"/>
          <w:szCs w:val="20"/>
        </w:rPr>
      </w:pPr>
      <w:r w:rsidRPr="0041138D">
        <w:rPr>
          <w:i/>
          <w:color w:val="5A6470"/>
          <w:szCs w:val="20"/>
        </w:rPr>
        <w:t>Small, curated analytical results are served on demand through a governed API on the shared gateway, so callers get a specific answer without reaching into the platform.</w:t>
      </w:r>
    </w:p>
    <w:p w14:paraId="47712587" w14:textId="77777777" w:rsidR="00DE0875" w:rsidRDefault="00DE0875" w:rsidP="005D6483">
      <w:pPr>
        <w:spacing w:before="10" w:after="90"/>
        <w:rPr>
          <w:i/>
          <w:color w:val="5A6470"/>
          <w:szCs w:val="20"/>
        </w:rPr>
      </w:pPr>
    </w:p>
    <w:p w14:paraId="1BB89EDB" w14:textId="55A57147" w:rsidR="005D6483" w:rsidRPr="0041138D" w:rsidRDefault="005D6483" w:rsidP="005D6483">
      <w:pPr>
        <w:spacing w:before="10" w:after="90"/>
        <w:rPr>
          <w:szCs w:val="20"/>
        </w:rPr>
      </w:pPr>
      <w:r w:rsidRPr="0041138D">
        <w:rPr>
          <w:i/>
          <w:color w:val="5A6470"/>
          <w:szCs w:val="20"/>
        </w:rPr>
        <w:br/>
      </w:r>
      <w:r w:rsidRPr="0041138D">
        <w:rPr>
          <w:noProof/>
          <w:szCs w:val="20"/>
        </w:rPr>
        <w:drawing>
          <wp:inline distT="0" distB="0" distL="0" distR="0" wp14:anchorId="64741334" wp14:editId="5411ACEC">
            <wp:extent cx="5731510" cy="1107830"/>
            <wp:effectExtent l="0" t="0" r="2540" b="0"/>
            <wp:docPr id="3832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50"/>
                    <a:stretch>
                      <a:fillRect/>
                    </a:stretch>
                  </pic:blipFill>
                  <pic:spPr>
                    <a:xfrm>
                      <a:off x="0" y="0"/>
                      <a:ext cx="5731510" cy="1107830"/>
                    </a:xfrm>
                    <a:prstGeom prst="rect">
                      <a:avLst/>
                    </a:prstGeom>
                  </pic:spPr>
                </pic:pic>
              </a:graphicData>
            </a:graphic>
          </wp:inline>
        </w:drawing>
      </w:r>
      <w:r w:rsidR="0007310F">
        <w:rPr>
          <w:szCs w:val="20"/>
        </w:rPr>
        <w:br/>
      </w:r>
    </w:p>
    <w:p w14:paraId="14B2F4A1" w14:textId="77777777" w:rsidR="005D6483" w:rsidRPr="0041138D" w:rsidRDefault="005D6483" w:rsidP="005D6483">
      <w:pPr>
        <w:spacing w:before="40" w:after="110"/>
        <w:rPr>
          <w:szCs w:val="20"/>
        </w:rPr>
      </w:pPr>
      <w:r w:rsidRPr="0041138D">
        <w:rPr>
          <w:b/>
          <w:color w:val="1F3864"/>
          <w:szCs w:val="20"/>
        </w:rPr>
        <w:t>Problem</w:t>
      </w:r>
      <w:r w:rsidRPr="0041138D">
        <w:rPr>
          <w:b/>
          <w:szCs w:val="20"/>
        </w:rPr>
        <w:t xml:space="preserve">. </w:t>
      </w:r>
      <w:r w:rsidRPr="0041138D">
        <w:rPr>
          <w:szCs w:val="20"/>
        </w:rPr>
        <w:t>A consumer needs a specific analytical value or small result on demand, such as an aggregate or a lookup, and should not be given a live connection into the analytical platform.</w:t>
      </w:r>
    </w:p>
    <w:p w14:paraId="305F7964" w14:textId="77777777" w:rsidR="005D6483" w:rsidRPr="0041138D" w:rsidRDefault="005D6483" w:rsidP="005D6483">
      <w:pPr>
        <w:spacing w:before="40" w:after="110"/>
        <w:rPr>
          <w:szCs w:val="20"/>
        </w:rPr>
      </w:pPr>
      <w:r w:rsidRPr="0041138D">
        <w:rPr>
          <w:b/>
          <w:color w:val="1F3864"/>
          <w:szCs w:val="20"/>
        </w:rPr>
        <w:t>Solution</w:t>
      </w:r>
      <w:r w:rsidRPr="0041138D">
        <w:rPr>
          <w:b/>
          <w:szCs w:val="20"/>
        </w:rPr>
        <w:t xml:space="preserve">. </w:t>
      </w:r>
      <w:r w:rsidRPr="0041138D">
        <w:rPr>
          <w:szCs w:val="20"/>
        </w:rPr>
        <w:t>A curated read operation is exposed through API Management and backed by a controlled query against the platform or an approved serving layer. APIM applies authentication, caching, throttling and access controls while returning a curated response. The data platform remains behind the integration boundary.</w:t>
      </w:r>
    </w:p>
    <w:p w14:paraId="59C0ADF2" w14:textId="77777777" w:rsidR="005D6483" w:rsidRPr="0041138D" w:rsidRDefault="005D6483" w:rsidP="005D6483">
      <w:pPr>
        <w:spacing w:before="40" w:after="110"/>
        <w:rPr>
          <w:szCs w:val="20"/>
        </w:rPr>
      </w:pPr>
    </w:p>
    <w:p w14:paraId="4FDDF4BB" w14:textId="77777777" w:rsidR="005D6483" w:rsidRPr="0041138D" w:rsidRDefault="005D6483" w:rsidP="005D6483">
      <w:pPr>
        <w:spacing w:before="40" w:after="110"/>
        <w:rPr>
          <w:szCs w:val="20"/>
        </w:rPr>
      </w:pPr>
      <w:r w:rsidRPr="0041138D">
        <w:rPr>
          <w:b/>
          <w:color w:val="1F3864"/>
          <w:szCs w:val="20"/>
        </w:rPr>
        <w:t>Use it when</w:t>
      </w:r>
      <w:r w:rsidRPr="0041138D">
        <w:rPr>
          <w:b/>
          <w:szCs w:val="20"/>
        </w:rPr>
        <w:t xml:space="preserve">. </w:t>
      </w:r>
      <w:r w:rsidRPr="0041138D">
        <w:rPr>
          <w:szCs w:val="20"/>
        </w:rPr>
        <w:t>The result is small and well defined, needs to be on demand and synchronous, and benefits from caching and rate control.</w:t>
      </w:r>
    </w:p>
    <w:p w14:paraId="11027F48" w14:textId="77777777" w:rsidR="005D6483" w:rsidRPr="0041138D" w:rsidRDefault="005D6483" w:rsidP="005D6483">
      <w:pPr>
        <w:spacing w:before="40" w:after="110"/>
        <w:rPr>
          <w:szCs w:val="20"/>
        </w:rPr>
      </w:pPr>
      <w:r w:rsidRPr="0041138D">
        <w:rPr>
          <w:b/>
          <w:color w:val="1F3864"/>
          <w:szCs w:val="20"/>
        </w:rPr>
        <w:t>Avoid it when</w:t>
      </w:r>
      <w:r w:rsidRPr="0041138D">
        <w:rPr>
          <w:b/>
          <w:szCs w:val="20"/>
        </w:rPr>
        <w:t xml:space="preserve">. </w:t>
      </w:r>
      <w:r w:rsidRPr="0041138D">
        <w:rPr>
          <w:szCs w:val="20"/>
        </w:rPr>
        <w:t>The consumer needs large or whole datasets, where a bulk unload is the right route. An API is not a bulk extract path.</w:t>
      </w:r>
    </w:p>
    <w:p w14:paraId="27D99C5D" w14:textId="77777777" w:rsidR="005D6483" w:rsidRPr="0041138D" w:rsidRDefault="005D6483" w:rsidP="005D6483">
      <w:pPr>
        <w:spacing w:before="40" w:after="110"/>
        <w:rPr>
          <w:szCs w:val="20"/>
        </w:rPr>
      </w:pPr>
      <w:r w:rsidRPr="0041138D">
        <w:rPr>
          <w:b/>
          <w:color w:val="1F3864"/>
          <w:szCs w:val="20"/>
        </w:rPr>
        <w:t>Risks and considerations</w:t>
      </w:r>
      <w:r w:rsidRPr="0041138D">
        <w:rPr>
          <w:b/>
          <w:szCs w:val="20"/>
        </w:rPr>
        <w:t>.</w:t>
      </w:r>
      <w:r w:rsidRPr="0041138D">
        <w:rPr>
          <w:szCs w:val="20"/>
        </w:rPr>
        <w:t xml:space="preserve"> Query latency, platform consumption costs and data freshness should be considered when exposing analytical data through APIs. Appropriate caching, service-level expectations and access controls should be implemented to prevent unnecessary load on the data platform.</w:t>
      </w:r>
    </w:p>
    <w:p w14:paraId="62505FE5" w14:textId="77777777" w:rsidR="005D6483" w:rsidRPr="0041138D" w:rsidRDefault="005D6483" w:rsidP="005D6483">
      <w:pPr>
        <w:spacing w:before="40" w:after="110"/>
        <w:rPr>
          <w:szCs w:val="20"/>
        </w:rPr>
      </w:pPr>
      <w:r w:rsidRPr="0041138D">
        <w:rPr>
          <w:b/>
          <w:color w:val="1F3864"/>
          <w:szCs w:val="20"/>
        </w:rPr>
        <w:t>Security boundary.</w:t>
      </w:r>
      <w:r w:rsidRPr="0041138D">
        <w:rPr>
          <w:szCs w:val="20"/>
        </w:rPr>
        <w:t xml:space="preserve"> APIM acts as the consumption boundary between consumers and the data platform. Consumers authenticate through approved identity providers, while access to the underlying platform remains restricted to approved service identities and private connectivity paths.</w:t>
      </w:r>
    </w:p>
    <w:p w14:paraId="407BB24D" w14:textId="77777777" w:rsidR="005D6483" w:rsidRPr="0041138D" w:rsidRDefault="005D6483" w:rsidP="005D6483">
      <w:pPr>
        <w:spacing w:before="40" w:after="110"/>
        <w:rPr>
          <w:szCs w:val="20"/>
        </w:rPr>
      </w:pPr>
      <w:r w:rsidRPr="0041138D">
        <w:rPr>
          <w:b/>
          <w:color w:val="1F3864"/>
          <w:szCs w:val="20"/>
        </w:rPr>
        <w:t>Common pitfall</w:t>
      </w:r>
      <w:r w:rsidRPr="0041138D">
        <w:rPr>
          <w:b/>
          <w:szCs w:val="20"/>
        </w:rPr>
        <w:t>.</w:t>
      </w:r>
      <w:r w:rsidRPr="0041138D">
        <w:rPr>
          <w:szCs w:val="20"/>
        </w:rPr>
        <w:t xml:space="preserve"> Using governed analytical APIs for transactional processing or exposing large datasets through synchronous API calls rather than using the approved export patterns.</w:t>
      </w:r>
    </w:p>
    <w:p w14:paraId="78C43F2D" w14:textId="77777777" w:rsidR="005D6483" w:rsidRDefault="005D6483" w:rsidP="005D6483"/>
    <w:p w14:paraId="0FDDF0D5" w14:textId="77777777" w:rsidR="005D6483" w:rsidRPr="005D6483" w:rsidRDefault="005D6483" w:rsidP="005D6483"/>
    <w:p w14:paraId="652DAFBE" w14:textId="70A53839" w:rsidR="0041138D" w:rsidRDefault="0041138D" w:rsidP="00A959D1">
      <w:pPr>
        <w:pStyle w:val="Heading1"/>
        <w:ind w:left="431" w:hanging="431"/>
      </w:pPr>
      <w:bookmarkStart w:id="339" w:name="_Toc239852326"/>
      <w:bookmarkStart w:id="340" w:name="_Toc239980639"/>
      <w:bookmarkStart w:id="341" w:name="_Toc239507151"/>
      <w:bookmarkStart w:id="342" w:name="_Toc239852384"/>
      <w:bookmarkStart w:id="343" w:name="_Toc240018809"/>
      <w:bookmarkEnd w:id="338"/>
      <w:r w:rsidRPr="006F79A8">
        <w:t>Insurance Integration Scenarios</w:t>
      </w:r>
      <w:bookmarkEnd w:id="339"/>
      <w:bookmarkEnd w:id="340"/>
      <w:bookmarkEnd w:id="343"/>
    </w:p>
    <w:p w14:paraId="3A6AE6BE" w14:textId="77777777" w:rsidR="005D6483" w:rsidRPr="005D6483" w:rsidRDefault="005D6483" w:rsidP="005D6483"/>
    <w:p w14:paraId="24BBFDB1" w14:textId="7A8604E4" w:rsidR="0041138D" w:rsidRDefault="0041138D" w:rsidP="0041138D">
      <w:pPr>
        <w:spacing w:after="120"/>
        <w:rPr>
          <w:szCs w:val="20"/>
        </w:rPr>
      </w:pPr>
      <w:r w:rsidRPr="0041138D">
        <w:rPr>
          <w:szCs w:val="20"/>
        </w:rPr>
        <w:t xml:space="preserve">The table illustrates how the catalogue resolves characteristic Chaucer integrations. Each scenario names the patterns it composes, the primary Azure components and the purpose it serves. Pattern references point to the catalogue in Section </w:t>
      </w:r>
      <w:r w:rsidR="00AB6074">
        <w:rPr>
          <w:szCs w:val="20"/>
        </w:rPr>
        <w:t>8</w:t>
      </w:r>
      <w:r w:rsidRPr="0041138D">
        <w:rPr>
          <w:szCs w:val="20"/>
        </w:rPr>
        <w:t>.</w:t>
      </w:r>
    </w:p>
    <w:p w14:paraId="7D58E421" w14:textId="77777777" w:rsidR="005D6483" w:rsidRDefault="005D6483" w:rsidP="0041138D">
      <w:pPr>
        <w:spacing w:after="120"/>
        <w:rPr>
          <w:szCs w:val="20"/>
        </w:rPr>
      </w:pPr>
    </w:p>
    <w:tbl>
      <w:tblPr>
        <w:tblStyle w:val="TableGridLight"/>
        <w:tblW w:w="9634" w:type="dxa"/>
        <w:tblLook w:val="04A0" w:firstRow="1" w:lastRow="0" w:firstColumn="1" w:lastColumn="0" w:noHBand="0" w:noVBand="1"/>
      </w:tblPr>
      <w:tblGrid>
        <w:gridCol w:w="1289"/>
        <w:gridCol w:w="3242"/>
        <w:gridCol w:w="2231"/>
        <w:gridCol w:w="2872"/>
      </w:tblGrid>
      <w:tr w:rsidR="005A1246" w:rsidRPr="009527A4" w14:paraId="66547AFD" w14:textId="77777777" w:rsidTr="005A1246">
        <w:tc>
          <w:tcPr>
            <w:tcW w:w="1289" w:type="dxa"/>
            <w:tcBorders>
              <w:top w:val="single" w:sz="12" w:space="0" w:color="000000" w:themeColor="text1"/>
            </w:tcBorders>
            <w:shd w:val="clear" w:color="auto" w:fill="C1CDEC" w:themeFill="accent1" w:themeFillTint="33"/>
            <w:vAlign w:val="center"/>
          </w:tcPr>
          <w:p w14:paraId="76108E71" w14:textId="5057ADC6"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Scenario</w:t>
            </w:r>
          </w:p>
        </w:tc>
        <w:tc>
          <w:tcPr>
            <w:tcW w:w="3242" w:type="dxa"/>
            <w:tcBorders>
              <w:top w:val="single" w:sz="12" w:space="0" w:color="000000" w:themeColor="text1"/>
            </w:tcBorders>
            <w:shd w:val="clear" w:color="auto" w:fill="C1CDEC" w:themeFill="accent1" w:themeFillTint="33"/>
            <w:vAlign w:val="center"/>
          </w:tcPr>
          <w:p w14:paraId="74357404" w14:textId="4EB271BA"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Patterns</w:t>
            </w:r>
          </w:p>
        </w:tc>
        <w:tc>
          <w:tcPr>
            <w:tcW w:w="2231" w:type="dxa"/>
            <w:tcBorders>
              <w:top w:val="single" w:sz="12" w:space="0" w:color="000000" w:themeColor="text1"/>
            </w:tcBorders>
            <w:shd w:val="clear" w:color="auto" w:fill="C1CDEC" w:themeFill="accent1" w:themeFillTint="33"/>
            <w:vAlign w:val="center"/>
          </w:tcPr>
          <w:p w14:paraId="41B0BE1B" w14:textId="2EC1BC8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Primary components</w:t>
            </w:r>
          </w:p>
        </w:tc>
        <w:tc>
          <w:tcPr>
            <w:tcW w:w="2872" w:type="dxa"/>
            <w:tcBorders>
              <w:top w:val="single" w:sz="12" w:space="0" w:color="000000" w:themeColor="text1"/>
            </w:tcBorders>
            <w:shd w:val="clear" w:color="auto" w:fill="C1CDEC" w:themeFill="accent1" w:themeFillTint="33"/>
            <w:vAlign w:val="center"/>
          </w:tcPr>
          <w:p w14:paraId="3479E701" w14:textId="596A0CE3"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Purpose</w:t>
            </w:r>
          </w:p>
        </w:tc>
      </w:tr>
      <w:tr w:rsidR="005A1246" w:rsidRPr="009527A4" w14:paraId="6DC2605B" w14:textId="77777777" w:rsidTr="005A1246">
        <w:tc>
          <w:tcPr>
            <w:tcW w:w="1289" w:type="dxa"/>
            <w:vAlign w:val="center"/>
          </w:tcPr>
          <w:p w14:paraId="51FF1945" w14:textId="1018C89B" w:rsidR="005A1246" w:rsidRPr="00F94A76" w:rsidRDefault="005A1246" w:rsidP="005A1246">
            <w:pPr>
              <w:rPr>
                <w:rFonts w:asciiTheme="minorHAnsi" w:hAnsiTheme="minorHAnsi" w:hint="eastAsia"/>
                <w:lang w:eastAsia="en-GB"/>
              </w:rPr>
            </w:pPr>
            <w:r w:rsidRPr="0041138D">
              <w:rPr>
                <w:rFonts w:asciiTheme="minorHAnsi" w:hAnsiTheme="minorHAnsi"/>
                <w:szCs w:val="20"/>
              </w:rPr>
              <w:t>Delegated Authority</w:t>
            </w:r>
          </w:p>
        </w:tc>
        <w:tc>
          <w:tcPr>
            <w:tcW w:w="3242" w:type="dxa"/>
            <w:vAlign w:val="center"/>
          </w:tcPr>
          <w:p w14:paraId="42795258" w14:textId="784A7F29" w:rsidR="005A1246" w:rsidRPr="00F94A76" w:rsidRDefault="005A1246" w:rsidP="005A1246">
            <w:pPr>
              <w:rPr>
                <w:rFonts w:asciiTheme="minorHAnsi" w:hAnsiTheme="minorHAnsi" w:hint="eastAsia"/>
                <w:lang w:eastAsia="en-GB"/>
              </w:rPr>
            </w:pPr>
            <w:r w:rsidRPr="0041138D">
              <w:rPr>
                <w:rFonts w:asciiTheme="minorHAnsi" w:hAnsiTheme="minorHAnsi"/>
                <w:szCs w:val="20"/>
              </w:rPr>
              <w:t>File ingestion (</w:t>
            </w:r>
            <w:r w:rsidR="00122229">
              <w:rPr>
                <w:rFonts w:asciiTheme="minorHAnsi" w:hAnsiTheme="minorHAnsi"/>
                <w:szCs w:val="20"/>
              </w:rPr>
              <w:t>SFINT19</w:t>
            </w:r>
            <w:r w:rsidRPr="0041138D">
              <w:rPr>
                <w:rFonts w:asciiTheme="minorHAnsi" w:hAnsiTheme="minorHAnsi"/>
                <w:szCs w:val="20"/>
              </w:rPr>
              <w:t>), canonical model (</w:t>
            </w:r>
            <w:r w:rsidR="00122229">
              <w:rPr>
                <w:rFonts w:asciiTheme="minorHAnsi" w:hAnsiTheme="minorHAnsi"/>
                <w:szCs w:val="20"/>
              </w:rPr>
              <w:t>SFINT21</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xml:space="preserve">), </w:t>
            </w:r>
            <w:r w:rsidR="00B81732">
              <w:rPr>
                <w:rFonts w:asciiTheme="minorHAnsi" w:hAnsiTheme="minorHAnsi"/>
                <w:szCs w:val="20"/>
              </w:rPr>
              <w:t>file ingestion</w:t>
            </w:r>
            <w:r w:rsidRPr="0041138D">
              <w:rPr>
                <w:rFonts w:asciiTheme="minorHAnsi" w:hAnsiTheme="minorHAnsi"/>
                <w:szCs w:val="20"/>
              </w:rPr>
              <w:t xml:space="preserve"> to the data platform (SFDEINT3)</w:t>
            </w:r>
          </w:p>
        </w:tc>
        <w:tc>
          <w:tcPr>
            <w:tcW w:w="2231" w:type="dxa"/>
            <w:vAlign w:val="center"/>
          </w:tcPr>
          <w:p w14:paraId="4358D17C" w14:textId="767CCF6B" w:rsidR="005A1246" w:rsidRPr="00F94A76" w:rsidRDefault="005A1246" w:rsidP="005A1246">
            <w:pPr>
              <w:rPr>
                <w:rFonts w:asciiTheme="minorHAnsi" w:hAnsiTheme="minorHAnsi" w:hint="eastAsia"/>
                <w:lang w:eastAsia="en-GB"/>
              </w:rPr>
            </w:pPr>
            <w:r w:rsidRPr="0041138D">
              <w:rPr>
                <w:rFonts w:asciiTheme="minorHAnsi" w:hAnsiTheme="minorHAnsi"/>
                <w:szCs w:val="20"/>
              </w:rPr>
              <w:t>Logic Apps, Functions, Blob, Service Bus, Snowflake</w:t>
            </w:r>
          </w:p>
        </w:tc>
        <w:tc>
          <w:tcPr>
            <w:tcW w:w="2872" w:type="dxa"/>
            <w:vAlign w:val="center"/>
          </w:tcPr>
          <w:p w14:paraId="416961E1" w14:textId="2D2E29B8" w:rsidR="005A1246" w:rsidRPr="00F94A76" w:rsidRDefault="005A1246" w:rsidP="005A1246">
            <w:pPr>
              <w:rPr>
                <w:rFonts w:asciiTheme="minorHAnsi" w:hAnsiTheme="minorHAnsi" w:hint="eastAsia"/>
                <w:lang w:eastAsia="en-GB"/>
              </w:rPr>
            </w:pPr>
            <w:r w:rsidRPr="0041138D">
              <w:rPr>
                <w:rFonts w:asciiTheme="minorHAnsi" w:hAnsiTheme="minorHAnsi"/>
                <w:szCs w:val="20"/>
              </w:rPr>
              <w:t>Validate cover holder reporting, capture at source where possible, and retire manual bordereau re-keying.</w:t>
            </w:r>
          </w:p>
        </w:tc>
      </w:tr>
      <w:tr w:rsidR="005A1246" w:rsidRPr="009527A4" w14:paraId="7C4B03A9" w14:textId="77777777" w:rsidTr="005A1246">
        <w:tc>
          <w:tcPr>
            <w:tcW w:w="1289" w:type="dxa"/>
            <w:vAlign w:val="center"/>
          </w:tcPr>
          <w:p w14:paraId="54F76F42" w14:textId="5F033668" w:rsidR="005A1246" w:rsidRPr="00F94A76" w:rsidRDefault="005A1246" w:rsidP="005A1246">
            <w:pPr>
              <w:rPr>
                <w:rFonts w:asciiTheme="minorHAnsi" w:hAnsiTheme="minorHAnsi" w:hint="eastAsia"/>
                <w:lang w:eastAsia="en-GB"/>
              </w:rPr>
            </w:pPr>
            <w:r w:rsidRPr="0041138D">
              <w:rPr>
                <w:rFonts w:asciiTheme="minorHAnsi" w:hAnsiTheme="minorHAnsi"/>
                <w:szCs w:val="20"/>
              </w:rPr>
              <w:t>London Market</w:t>
            </w:r>
          </w:p>
        </w:tc>
        <w:tc>
          <w:tcPr>
            <w:tcW w:w="3242" w:type="dxa"/>
            <w:vAlign w:val="center"/>
          </w:tcPr>
          <w:p w14:paraId="33740C9F" w14:textId="78A4B795" w:rsidR="005A1246" w:rsidRPr="00F94A76" w:rsidRDefault="005A1246" w:rsidP="005A1246">
            <w:pPr>
              <w:rPr>
                <w:rFonts w:asciiTheme="minorHAnsi" w:hAnsiTheme="minorHAnsi" w:hint="eastAsia"/>
                <w:lang w:eastAsia="en-GB"/>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messaging (SFINT</w:t>
            </w:r>
            <w:r w:rsidR="00CD05FC">
              <w:rPr>
                <w:rFonts w:asciiTheme="minorHAnsi" w:hAnsiTheme="minorHAnsi"/>
                <w:szCs w:val="20"/>
              </w:rPr>
              <w:t>8</w:t>
            </w:r>
            <w:r w:rsidRPr="0041138D">
              <w:rPr>
                <w:rFonts w:asciiTheme="minorHAnsi" w:hAnsiTheme="minorHAnsi"/>
                <w:szCs w:val="20"/>
              </w:rPr>
              <w:t>), orchestration (SFINT</w:t>
            </w:r>
            <w:r w:rsidR="00402BFD">
              <w:rPr>
                <w:rFonts w:asciiTheme="minorHAnsi" w:hAnsiTheme="minorHAnsi"/>
                <w:szCs w:val="20"/>
              </w:rPr>
              <w:t>15</w:t>
            </w:r>
            <w:r w:rsidRPr="0041138D">
              <w:rPr>
                <w:rFonts w:asciiTheme="minorHAnsi" w:hAnsiTheme="minorHAnsi"/>
                <w:szCs w:val="20"/>
              </w:rPr>
              <w:t>), data platform exchange (9.4)</w:t>
            </w:r>
          </w:p>
        </w:tc>
        <w:tc>
          <w:tcPr>
            <w:tcW w:w="2231" w:type="dxa"/>
            <w:vAlign w:val="center"/>
          </w:tcPr>
          <w:p w14:paraId="0614FAD8" w14:textId="73305212"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6DE7E418" w14:textId="1FC98237" w:rsidR="005A1246" w:rsidRPr="00F94A76" w:rsidRDefault="005A1246" w:rsidP="005A1246">
            <w:pPr>
              <w:rPr>
                <w:rFonts w:asciiTheme="minorHAnsi" w:hAnsiTheme="minorHAnsi" w:hint="eastAsia"/>
                <w:lang w:eastAsia="en-GB"/>
              </w:rPr>
            </w:pPr>
            <w:r w:rsidRPr="0041138D">
              <w:rPr>
                <w:rFonts w:asciiTheme="minorHAnsi" w:hAnsiTheme="minorHAnsi"/>
                <w:szCs w:val="20"/>
              </w:rPr>
              <w:t>Align processing to the core data record and design for incremental modernisation.</w:t>
            </w:r>
          </w:p>
        </w:tc>
      </w:tr>
      <w:tr w:rsidR="005A1246" w:rsidRPr="009527A4" w14:paraId="4218357E" w14:textId="77777777" w:rsidTr="005A1246">
        <w:tc>
          <w:tcPr>
            <w:tcW w:w="1289" w:type="dxa"/>
            <w:vAlign w:val="center"/>
          </w:tcPr>
          <w:p w14:paraId="64D85FCE" w14:textId="10952D42" w:rsidR="005A1246" w:rsidRPr="00F94A76" w:rsidRDefault="005A1246" w:rsidP="005A1246">
            <w:pPr>
              <w:rPr>
                <w:rFonts w:asciiTheme="minorHAnsi" w:hAnsiTheme="minorHAnsi" w:hint="eastAsia"/>
                <w:lang w:eastAsia="en-GB"/>
              </w:rPr>
            </w:pPr>
            <w:r w:rsidRPr="0041138D">
              <w:rPr>
                <w:rFonts w:asciiTheme="minorHAnsi" w:hAnsiTheme="minorHAnsi"/>
                <w:szCs w:val="20"/>
              </w:rPr>
              <w:t>Submissions</w:t>
            </w:r>
          </w:p>
        </w:tc>
        <w:tc>
          <w:tcPr>
            <w:tcW w:w="3242" w:type="dxa"/>
            <w:vAlign w:val="center"/>
          </w:tcPr>
          <w:p w14:paraId="5BE053F3" w14:textId="78A77CB9"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 SFINT1</w:t>
            </w:r>
            <w:r w:rsidR="00FF2D2A">
              <w:rPr>
                <w:rFonts w:asciiTheme="minorHAnsi" w:hAnsiTheme="minorHAnsi"/>
                <w:szCs w:val="20"/>
              </w:rPr>
              <w:t>2</w:t>
            </w:r>
            <w:r w:rsidRPr="0041138D">
              <w:rPr>
                <w:rFonts w:asciiTheme="minorHAnsi" w:hAnsiTheme="minorHAnsi"/>
                <w:szCs w:val="20"/>
              </w:rPr>
              <w:t>), file ingestion (</w:t>
            </w:r>
            <w:r w:rsidR="00122229">
              <w:rPr>
                <w:rFonts w:asciiTheme="minorHAnsi" w:hAnsiTheme="minorHAnsi"/>
                <w:szCs w:val="20"/>
              </w:rPr>
              <w:t>SFINT19</w:t>
            </w:r>
            <w:r w:rsidRPr="0041138D">
              <w:rPr>
                <w:rFonts w:asciiTheme="minorHAnsi" w:hAnsiTheme="minorHAnsi"/>
                <w:szCs w:val="20"/>
              </w:rPr>
              <w:t>), content routing (</w:t>
            </w:r>
            <w:r w:rsidR="00122229">
              <w:rPr>
                <w:rFonts w:asciiTheme="minorHAnsi" w:hAnsiTheme="minorHAnsi"/>
                <w:szCs w:val="20"/>
              </w:rPr>
              <w:t>SFINT22</w:t>
            </w:r>
            <w:r w:rsidRPr="0041138D">
              <w:rPr>
                <w:rFonts w:asciiTheme="minorHAnsi" w:hAnsiTheme="minorHAnsi"/>
                <w:szCs w:val="20"/>
              </w:rPr>
              <w:t>), composition (SFINT2)</w:t>
            </w:r>
          </w:p>
        </w:tc>
        <w:tc>
          <w:tcPr>
            <w:tcW w:w="2231" w:type="dxa"/>
            <w:vAlign w:val="center"/>
          </w:tcPr>
          <w:p w14:paraId="4801839E" w14:textId="0367C7EF" w:rsidR="005A1246" w:rsidRPr="00F94A76" w:rsidRDefault="005A1246" w:rsidP="00A51BA8">
            <w:pPr>
              <w:rPr>
                <w:rFonts w:asciiTheme="minorHAnsi" w:hAnsiTheme="minorHAnsi" w:hint="eastAsia"/>
                <w:lang w:eastAsia="en-GB"/>
              </w:rPr>
            </w:pPr>
            <w:r w:rsidRPr="0041138D">
              <w:rPr>
                <w:rFonts w:asciiTheme="minorHAnsi" w:hAnsiTheme="minorHAnsi"/>
                <w:szCs w:val="20"/>
              </w:rPr>
              <w:t xml:space="preserve">API Management, </w:t>
            </w:r>
            <w:r w:rsidR="00A51BA8">
              <w:rPr>
                <w:rFonts w:asciiTheme="minorHAnsi" w:hAnsiTheme="minorHAnsi"/>
                <w:szCs w:val="20"/>
              </w:rPr>
              <w:t>A</w:t>
            </w:r>
            <w:r w:rsidR="00A51BA8" w:rsidRPr="00A51BA8">
              <w:rPr>
                <w:szCs w:val="20"/>
              </w:rPr>
              <w:t>pproved network edge service</w:t>
            </w:r>
            <w:r w:rsidRPr="0041138D">
              <w:rPr>
                <w:rFonts w:asciiTheme="minorHAnsi" w:hAnsiTheme="minorHAnsi"/>
                <w:szCs w:val="20"/>
              </w:rPr>
              <w:t>, Logic Apps, Functions</w:t>
            </w:r>
          </w:p>
        </w:tc>
        <w:tc>
          <w:tcPr>
            <w:tcW w:w="2872" w:type="dxa"/>
            <w:vAlign w:val="center"/>
          </w:tcPr>
          <w:p w14:paraId="7D232547" w14:textId="4FA101C0" w:rsidR="005A1246" w:rsidRPr="00F94A76" w:rsidRDefault="005A1246" w:rsidP="005A1246">
            <w:pPr>
              <w:rPr>
                <w:rFonts w:asciiTheme="minorHAnsi" w:hAnsiTheme="minorHAnsi" w:hint="eastAsia"/>
                <w:lang w:eastAsia="en-GB"/>
              </w:rPr>
            </w:pPr>
            <w:r w:rsidRPr="0041138D">
              <w:rPr>
                <w:rFonts w:asciiTheme="minorHAnsi" w:hAnsiTheme="minorHAnsi"/>
                <w:szCs w:val="20"/>
              </w:rPr>
              <w:t>Accept submissions by API, file or portal, triage and route to the right underwriting team and system.</w:t>
            </w:r>
          </w:p>
        </w:tc>
      </w:tr>
      <w:tr w:rsidR="005A1246" w:rsidRPr="009527A4" w14:paraId="1AF5A1F0" w14:textId="77777777" w:rsidTr="005A1246">
        <w:tc>
          <w:tcPr>
            <w:tcW w:w="1289" w:type="dxa"/>
            <w:vAlign w:val="center"/>
          </w:tcPr>
          <w:p w14:paraId="35C8EDDA" w14:textId="6ECD0D12" w:rsidR="005A1246" w:rsidRPr="00F94A76" w:rsidRDefault="005A1246" w:rsidP="005A1246">
            <w:pPr>
              <w:rPr>
                <w:rFonts w:asciiTheme="minorHAnsi" w:hAnsiTheme="minorHAnsi" w:hint="eastAsia"/>
                <w:lang w:eastAsia="en-GB"/>
              </w:rPr>
            </w:pPr>
            <w:r w:rsidRPr="0041138D">
              <w:rPr>
                <w:rFonts w:asciiTheme="minorHAnsi" w:hAnsiTheme="minorHAnsi"/>
                <w:szCs w:val="20"/>
              </w:rPr>
              <w:t>Claims</w:t>
            </w:r>
          </w:p>
        </w:tc>
        <w:tc>
          <w:tcPr>
            <w:tcW w:w="3242" w:type="dxa"/>
            <w:vAlign w:val="center"/>
          </w:tcPr>
          <w:p w14:paraId="78599E2E" w14:textId="5A690488" w:rsidR="005A1246" w:rsidRPr="00F94A76" w:rsidRDefault="005A1246" w:rsidP="005A1246">
            <w:pPr>
              <w:rPr>
                <w:rFonts w:asciiTheme="minorHAnsi" w:hAnsiTheme="minorHAnsi" w:hint="eastAsia"/>
                <w:lang w:eastAsia="en-GB"/>
              </w:rPr>
            </w:pPr>
            <w:r w:rsidRPr="0041138D">
              <w:rPr>
                <w:rFonts w:asciiTheme="minorHAnsi" w:hAnsiTheme="minorHAnsi"/>
                <w:szCs w:val="20"/>
              </w:rPr>
              <w:t>Inbound webhook or API (SFINT1</w:t>
            </w:r>
            <w:r w:rsidR="00FF2D2A">
              <w:rPr>
                <w:rFonts w:asciiTheme="minorHAnsi" w:hAnsiTheme="minorHAnsi"/>
                <w:szCs w:val="20"/>
              </w:rPr>
              <w:t>2</w:t>
            </w:r>
            <w:r w:rsidRPr="0041138D">
              <w:rPr>
                <w:rFonts w:asciiTheme="minorHAnsi" w:hAnsiTheme="minorHAnsi"/>
                <w:szCs w:val="20"/>
              </w:rPr>
              <w:t>), orchestration with compensation (SFINT1</w:t>
            </w:r>
            <w:r w:rsidR="00FF2D2A">
              <w:rPr>
                <w:rFonts w:asciiTheme="minorHAnsi" w:hAnsiTheme="minorHAnsi"/>
                <w:szCs w:val="20"/>
              </w:rPr>
              <w:t>5</w:t>
            </w:r>
            <w:r w:rsidRPr="0041138D">
              <w:rPr>
                <w:rFonts w:asciiTheme="minorHAnsi" w:hAnsiTheme="minorHAnsi"/>
                <w:szCs w:val="20"/>
              </w:rPr>
              <w:t xml:space="preserve"> and SFINT1</w:t>
            </w:r>
            <w:r w:rsidR="00FF2D2A">
              <w:rPr>
                <w:rFonts w:asciiTheme="minorHAnsi" w:hAnsiTheme="minorHAnsi"/>
                <w:szCs w:val="20"/>
              </w:rPr>
              <w:t>6</w:t>
            </w:r>
            <w:r w:rsidRPr="0041138D">
              <w:rPr>
                <w:rFonts w:asciiTheme="minorHAnsi" w:hAnsiTheme="minorHAnsi"/>
                <w:szCs w:val="20"/>
              </w:rPr>
              <w:t>), outbound webhook (SFINT1</w:t>
            </w:r>
            <w:r w:rsidR="00FF2D2A">
              <w:rPr>
                <w:rFonts w:asciiTheme="minorHAnsi" w:hAnsiTheme="minorHAnsi"/>
                <w:szCs w:val="20"/>
              </w:rPr>
              <w:t>3</w:t>
            </w:r>
            <w:r w:rsidRPr="0041138D">
              <w:rPr>
                <w:rFonts w:asciiTheme="minorHAnsi" w:hAnsiTheme="minorHAnsi"/>
                <w:szCs w:val="20"/>
              </w:rPr>
              <w:t>), data platform exchange (9.4)</w:t>
            </w:r>
          </w:p>
        </w:tc>
        <w:tc>
          <w:tcPr>
            <w:tcW w:w="2231" w:type="dxa"/>
            <w:vAlign w:val="center"/>
          </w:tcPr>
          <w:p w14:paraId="211650AF" w14:textId="576E5A87" w:rsidR="005A1246" w:rsidRPr="00F94A76" w:rsidRDefault="005A1246" w:rsidP="005A1246">
            <w:pPr>
              <w:rPr>
                <w:rFonts w:asciiTheme="minorHAnsi" w:hAnsiTheme="minorHAnsi" w:hint="eastAsia"/>
                <w:lang w:eastAsia="en-GB"/>
              </w:rPr>
            </w:pPr>
            <w:r w:rsidRPr="0041138D">
              <w:rPr>
                <w:rFonts w:asciiTheme="minorHAnsi" w:hAnsiTheme="minorHAnsi"/>
                <w:szCs w:val="20"/>
              </w:rPr>
              <w:t>API Management, Logic Apps, Service Bus, Functions</w:t>
            </w:r>
          </w:p>
        </w:tc>
        <w:tc>
          <w:tcPr>
            <w:tcW w:w="2872" w:type="dxa"/>
            <w:vAlign w:val="center"/>
          </w:tcPr>
          <w:p w14:paraId="70221AB8" w14:textId="3F93CEE6" w:rsidR="005A1246" w:rsidRPr="00F94A76" w:rsidRDefault="005A1246" w:rsidP="005A1246">
            <w:pPr>
              <w:rPr>
                <w:rFonts w:asciiTheme="minorHAnsi" w:hAnsiTheme="minorHAnsi" w:hint="eastAsia"/>
                <w:lang w:eastAsia="en-GB"/>
              </w:rPr>
            </w:pPr>
            <w:r w:rsidRPr="0041138D">
              <w:rPr>
                <w:rFonts w:asciiTheme="minorHAnsi" w:hAnsiTheme="minorHAnsi"/>
                <w:szCs w:val="20"/>
              </w:rPr>
              <w:t>First notification of loss from portals and third-party administrators, orchestrated across systems, with status notifications outbound.</w:t>
            </w:r>
          </w:p>
        </w:tc>
      </w:tr>
      <w:tr w:rsidR="005A1246" w:rsidRPr="009527A4" w14:paraId="08B2C6A3" w14:textId="77777777" w:rsidTr="005A1246">
        <w:tc>
          <w:tcPr>
            <w:tcW w:w="1289" w:type="dxa"/>
            <w:vAlign w:val="center"/>
          </w:tcPr>
          <w:p w14:paraId="11930360" w14:textId="4D7B1D00" w:rsidR="005A1246" w:rsidRPr="0041138D" w:rsidRDefault="005A1246" w:rsidP="005A1246">
            <w:pPr>
              <w:rPr>
                <w:szCs w:val="20"/>
              </w:rPr>
            </w:pPr>
            <w:r w:rsidRPr="0041138D">
              <w:rPr>
                <w:rFonts w:asciiTheme="minorHAnsi" w:hAnsiTheme="minorHAnsi"/>
                <w:szCs w:val="20"/>
              </w:rPr>
              <w:t>Reinsurance</w:t>
            </w:r>
          </w:p>
        </w:tc>
        <w:tc>
          <w:tcPr>
            <w:tcW w:w="3242" w:type="dxa"/>
            <w:vAlign w:val="center"/>
          </w:tcPr>
          <w:p w14:paraId="4FF52495" w14:textId="648B27B6" w:rsidR="005A1246" w:rsidRPr="0041138D" w:rsidRDefault="005A1246" w:rsidP="005A1246">
            <w:pPr>
              <w:rPr>
                <w:szCs w:val="20"/>
              </w:rPr>
            </w:pPr>
            <w:r w:rsidRPr="0041138D">
              <w:rPr>
                <w:rFonts w:asciiTheme="minorHAnsi" w:hAnsiTheme="minorHAnsi"/>
                <w:szCs w:val="20"/>
              </w:rPr>
              <w:t>Canonical model (</w:t>
            </w:r>
            <w:r w:rsidR="00122229">
              <w:rPr>
                <w:rFonts w:asciiTheme="minorHAnsi" w:hAnsiTheme="minorHAnsi"/>
                <w:szCs w:val="20"/>
              </w:rPr>
              <w:t>SFINT21</w:t>
            </w:r>
            <w:r w:rsidRPr="0041138D">
              <w:rPr>
                <w:rFonts w:asciiTheme="minorHAnsi" w:hAnsiTheme="minorHAnsi"/>
                <w:szCs w:val="20"/>
              </w:rPr>
              <w:t>), file and messaging (</w:t>
            </w:r>
            <w:r w:rsidR="00122229">
              <w:rPr>
                <w:rFonts w:asciiTheme="minorHAnsi" w:hAnsiTheme="minorHAnsi"/>
                <w:szCs w:val="20"/>
              </w:rPr>
              <w:t>SFINT20</w:t>
            </w:r>
            <w:r w:rsidRPr="0041138D">
              <w:rPr>
                <w:rFonts w:asciiTheme="minorHAnsi" w:hAnsiTheme="minorHAnsi"/>
                <w:szCs w:val="20"/>
              </w:rPr>
              <w:t>, SFINT</w:t>
            </w:r>
            <w:r w:rsidR="00CD05FC">
              <w:rPr>
                <w:rFonts w:asciiTheme="minorHAnsi" w:hAnsiTheme="minorHAnsi"/>
                <w:szCs w:val="20"/>
              </w:rPr>
              <w:t>8</w:t>
            </w:r>
            <w:r w:rsidRPr="0041138D">
              <w:rPr>
                <w:rFonts w:asciiTheme="minorHAnsi" w:hAnsiTheme="minorHAnsi"/>
                <w:szCs w:val="20"/>
              </w:rPr>
              <w:t>), orchestration (SFINT1</w:t>
            </w:r>
            <w:r w:rsidR="00CD05FC">
              <w:rPr>
                <w:rFonts w:asciiTheme="minorHAnsi" w:hAnsiTheme="minorHAnsi"/>
                <w:szCs w:val="20"/>
              </w:rPr>
              <w:t>5</w:t>
            </w:r>
            <w:r w:rsidRPr="0041138D">
              <w:rPr>
                <w:rFonts w:asciiTheme="minorHAnsi" w:hAnsiTheme="minorHAnsi"/>
                <w:szCs w:val="20"/>
              </w:rPr>
              <w:t>)</w:t>
            </w:r>
          </w:p>
        </w:tc>
        <w:tc>
          <w:tcPr>
            <w:tcW w:w="2231" w:type="dxa"/>
            <w:vAlign w:val="center"/>
          </w:tcPr>
          <w:p w14:paraId="0A895680" w14:textId="36E3C3F7" w:rsidR="005A1246" w:rsidRPr="0041138D" w:rsidRDefault="005A1246" w:rsidP="005A1246">
            <w:pPr>
              <w:rPr>
                <w:szCs w:val="20"/>
              </w:rPr>
            </w:pPr>
            <w:r w:rsidRPr="0041138D">
              <w:rPr>
                <w:rFonts w:asciiTheme="minorHAnsi" w:hAnsiTheme="minorHAnsi"/>
                <w:szCs w:val="20"/>
              </w:rPr>
              <w:t>Logic Apps, Functions, Service Bus, Snowflake</w:t>
            </w:r>
          </w:p>
        </w:tc>
        <w:tc>
          <w:tcPr>
            <w:tcW w:w="2872" w:type="dxa"/>
            <w:vAlign w:val="center"/>
          </w:tcPr>
          <w:p w14:paraId="51C83554" w14:textId="5AE1A3C9" w:rsidR="005A1246" w:rsidRPr="0041138D" w:rsidRDefault="005A1246" w:rsidP="005A1246">
            <w:pPr>
              <w:rPr>
                <w:szCs w:val="20"/>
              </w:rPr>
            </w:pPr>
            <w:r w:rsidRPr="0041138D">
              <w:rPr>
                <w:rFonts w:asciiTheme="minorHAnsi" w:hAnsiTheme="minorHAnsi"/>
                <w:szCs w:val="20"/>
              </w:rPr>
              <w:t>Cede risk, premium and claims to treaty and facultative systems and reinsurers and manage recoveries.</w:t>
            </w:r>
          </w:p>
        </w:tc>
      </w:tr>
      <w:tr w:rsidR="005A1246" w:rsidRPr="009527A4" w14:paraId="62FD458C" w14:textId="77777777" w:rsidTr="00DE789E">
        <w:trPr>
          <w:trHeight w:val="1170"/>
        </w:trPr>
        <w:tc>
          <w:tcPr>
            <w:tcW w:w="1289" w:type="dxa"/>
            <w:vAlign w:val="center"/>
          </w:tcPr>
          <w:p w14:paraId="34ACCD21" w14:textId="2961EF37" w:rsidR="005A1246" w:rsidRPr="0041138D" w:rsidRDefault="005A1246" w:rsidP="005A1246">
            <w:pPr>
              <w:rPr>
                <w:szCs w:val="20"/>
              </w:rPr>
            </w:pPr>
            <w:r w:rsidRPr="0041138D">
              <w:rPr>
                <w:rFonts w:asciiTheme="minorHAnsi" w:hAnsiTheme="minorHAnsi"/>
                <w:szCs w:val="20"/>
              </w:rPr>
              <w:t>Regulatory Reporting</w:t>
            </w:r>
          </w:p>
        </w:tc>
        <w:tc>
          <w:tcPr>
            <w:tcW w:w="3242" w:type="dxa"/>
            <w:vAlign w:val="center"/>
          </w:tcPr>
          <w:p w14:paraId="644627E7" w14:textId="339F2859" w:rsidR="005A1246" w:rsidRPr="0041138D" w:rsidRDefault="005A1246" w:rsidP="005A1246">
            <w:pPr>
              <w:rPr>
                <w:szCs w:val="20"/>
              </w:rPr>
            </w:pPr>
            <w:r w:rsidRPr="0041138D">
              <w:rPr>
                <w:rFonts w:asciiTheme="minorHAnsi" w:hAnsiTheme="minorHAnsi"/>
                <w:szCs w:val="20"/>
              </w:rPr>
              <w:t>Event offload to the data platform (9.4), consume and serve (SFDEINT</w:t>
            </w:r>
            <w:r w:rsidR="00DE789E">
              <w:rPr>
                <w:rFonts w:asciiTheme="minorHAnsi" w:hAnsiTheme="minorHAnsi"/>
                <w:szCs w:val="20"/>
              </w:rPr>
              <w:t>7</w:t>
            </w:r>
            <w:r w:rsidRPr="0041138D">
              <w:rPr>
                <w:rFonts w:asciiTheme="minorHAnsi" w:hAnsiTheme="minorHAnsi"/>
                <w:szCs w:val="20"/>
              </w:rPr>
              <w:t>), orchestration (SFINT1</w:t>
            </w:r>
            <w:r w:rsidR="00DE789E">
              <w:rPr>
                <w:rFonts w:asciiTheme="minorHAnsi" w:hAnsiTheme="minorHAnsi"/>
                <w:szCs w:val="20"/>
              </w:rPr>
              <w:t>5</w:t>
            </w:r>
            <w:r w:rsidRPr="0041138D">
              <w:rPr>
                <w:rFonts w:asciiTheme="minorHAnsi" w:hAnsiTheme="minorHAnsi"/>
                <w:szCs w:val="20"/>
              </w:rPr>
              <w:t>), file delivery (</w:t>
            </w:r>
            <w:r w:rsidR="00122229">
              <w:rPr>
                <w:rFonts w:asciiTheme="minorHAnsi" w:hAnsiTheme="minorHAnsi"/>
                <w:szCs w:val="20"/>
              </w:rPr>
              <w:t>SFINT20</w:t>
            </w:r>
            <w:r w:rsidRPr="0041138D">
              <w:rPr>
                <w:rFonts w:asciiTheme="minorHAnsi" w:hAnsiTheme="minorHAnsi"/>
                <w:szCs w:val="20"/>
              </w:rPr>
              <w:t>)</w:t>
            </w:r>
          </w:p>
        </w:tc>
        <w:tc>
          <w:tcPr>
            <w:tcW w:w="2231" w:type="dxa"/>
            <w:vAlign w:val="center"/>
          </w:tcPr>
          <w:p w14:paraId="7275BC9B" w14:textId="2EC29588" w:rsidR="005A1246" w:rsidRPr="0041138D" w:rsidRDefault="005A1246" w:rsidP="005A1246">
            <w:pPr>
              <w:rPr>
                <w:szCs w:val="20"/>
              </w:rPr>
            </w:pPr>
            <w:r w:rsidRPr="0041138D">
              <w:rPr>
                <w:rFonts w:asciiTheme="minorHAnsi" w:hAnsiTheme="minorHAnsi"/>
                <w:szCs w:val="20"/>
              </w:rPr>
              <w:t>Snowflake, Logic Apps, Functions, API Management</w:t>
            </w:r>
          </w:p>
        </w:tc>
        <w:tc>
          <w:tcPr>
            <w:tcW w:w="2872" w:type="dxa"/>
            <w:vAlign w:val="center"/>
          </w:tcPr>
          <w:p w14:paraId="29D17188" w14:textId="79EF59D8" w:rsidR="005A1246" w:rsidRPr="0041138D" w:rsidRDefault="005A1246" w:rsidP="005A1246">
            <w:pPr>
              <w:rPr>
                <w:szCs w:val="20"/>
              </w:rPr>
            </w:pPr>
            <w:r w:rsidRPr="0041138D">
              <w:rPr>
                <w:rFonts w:asciiTheme="minorHAnsi" w:hAnsiTheme="minorHAnsi"/>
                <w:szCs w:val="20"/>
              </w:rPr>
              <w:t>Assemble regulatory and tax reporting on the data platform and submit through orchestrated feeds or files.</w:t>
            </w:r>
          </w:p>
        </w:tc>
      </w:tr>
    </w:tbl>
    <w:p w14:paraId="143D51D4" w14:textId="77777777" w:rsidR="00E62C5D" w:rsidRDefault="00E62C5D" w:rsidP="0041138D">
      <w:pPr>
        <w:spacing w:after="120"/>
        <w:rPr>
          <w:szCs w:val="20"/>
        </w:rPr>
      </w:pPr>
    </w:p>
    <w:p w14:paraId="2BDDC663" w14:textId="77777777" w:rsidR="00E62C5D" w:rsidRPr="0041138D" w:rsidRDefault="00E62C5D" w:rsidP="0041138D">
      <w:pPr>
        <w:spacing w:after="120"/>
        <w:rPr>
          <w:szCs w:val="20"/>
        </w:rPr>
      </w:pPr>
    </w:p>
    <w:p w14:paraId="7F874A3B" w14:textId="10BA4541" w:rsidR="0041138D" w:rsidRDefault="0041138D" w:rsidP="00A959D1">
      <w:pPr>
        <w:pStyle w:val="Heading1"/>
        <w:ind w:left="431" w:hanging="431"/>
      </w:pPr>
      <w:bookmarkStart w:id="344" w:name="_Toc239980640"/>
      <w:bookmarkStart w:id="345" w:name="_Security_and_Operational"/>
      <w:bookmarkStart w:id="346" w:name="_Toc240018810"/>
      <w:bookmarkEnd w:id="345"/>
      <w:r w:rsidRPr="006F79A8">
        <w:t>Security and Operational Excellence</w:t>
      </w:r>
      <w:bookmarkEnd w:id="341"/>
      <w:bookmarkEnd w:id="342"/>
      <w:bookmarkEnd w:id="344"/>
      <w:bookmarkEnd w:id="346"/>
    </w:p>
    <w:p w14:paraId="0677AA97" w14:textId="77777777" w:rsidR="00363CBA" w:rsidRPr="00363CBA" w:rsidRDefault="00363CBA" w:rsidP="00363CBA"/>
    <w:p w14:paraId="0437BAFD" w14:textId="4BE67E3F" w:rsidR="0041138D" w:rsidRPr="0041138D" w:rsidRDefault="0041138D" w:rsidP="0041138D">
      <w:pPr>
        <w:spacing w:after="120"/>
        <w:rPr>
          <w:szCs w:val="20"/>
        </w:rPr>
      </w:pPr>
      <w:r w:rsidRPr="0041138D">
        <w:rPr>
          <w:szCs w:val="20"/>
        </w:rPr>
        <w:t>This section sets out the security and operational baseline every integration inherits by default. It states the outcomes the framework requires, while the mandatory rules and their enforcement sit in Sections 1</w:t>
      </w:r>
      <w:r w:rsidR="00363CBA">
        <w:rPr>
          <w:szCs w:val="20"/>
        </w:rPr>
        <w:t>2</w:t>
      </w:r>
      <w:r w:rsidRPr="0041138D">
        <w:rPr>
          <w:szCs w:val="20"/>
        </w:rPr>
        <w:t xml:space="preserve"> and 1</w:t>
      </w:r>
      <w:r w:rsidR="00363CBA">
        <w:rPr>
          <w:szCs w:val="20"/>
        </w:rPr>
        <w:t>3</w:t>
      </w:r>
      <w:r w:rsidRPr="0041138D">
        <w:rPr>
          <w:szCs w:val="20"/>
        </w:rPr>
        <w:t>.</w:t>
      </w:r>
    </w:p>
    <w:p w14:paraId="690D31A2" w14:textId="77777777" w:rsidR="0041138D" w:rsidRDefault="0041138D" w:rsidP="0041138D">
      <w:pPr>
        <w:spacing w:after="120"/>
        <w:rPr>
          <w:szCs w:val="20"/>
        </w:rPr>
      </w:pPr>
      <w:r w:rsidRPr="0041138D">
        <w:rPr>
          <w:szCs w:val="20"/>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3A35F6C2" w14:textId="5408CCCF" w:rsidR="0041138D" w:rsidRDefault="0041138D" w:rsidP="005D6483">
      <w:pPr>
        <w:pStyle w:val="Heading2"/>
        <w:rPr>
          <w:bCs w:val="0"/>
        </w:rPr>
      </w:pPr>
      <w:bookmarkStart w:id="347" w:name="_Toc239696688"/>
      <w:bookmarkStart w:id="348" w:name="_Toc239852385"/>
      <w:bookmarkStart w:id="349" w:name="_Toc239980641"/>
      <w:bookmarkStart w:id="350" w:name="_Toc240018811"/>
      <w:r w:rsidRPr="005D6483">
        <w:rPr>
          <w:bCs w:val="0"/>
        </w:rPr>
        <w:t>Security Principles</w:t>
      </w:r>
      <w:bookmarkEnd w:id="347"/>
      <w:bookmarkEnd w:id="348"/>
      <w:bookmarkEnd w:id="349"/>
      <w:bookmarkEnd w:id="350"/>
    </w:p>
    <w:p w14:paraId="0163D43E" w14:textId="77777777" w:rsidR="00253DAC" w:rsidRPr="00253DAC" w:rsidRDefault="00253DAC" w:rsidP="00253DAC"/>
    <w:p w14:paraId="43484153" w14:textId="570A2356" w:rsidR="0041138D" w:rsidRDefault="0041138D" w:rsidP="0041138D">
      <w:pPr>
        <w:spacing w:after="120"/>
        <w:rPr>
          <w:szCs w:val="20"/>
        </w:rPr>
      </w:pPr>
      <w:r w:rsidRPr="0041138D">
        <w:rPr>
          <w:szCs w:val="20"/>
        </w:rPr>
        <w:t xml:space="preserve">Security is at the core of the </w:t>
      </w:r>
      <w:r w:rsidR="00A624E6">
        <w:rPr>
          <w:szCs w:val="20"/>
        </w:rPr>
        <w:t>Systems Integration Framework</w:t>
      </w:r>
      <w:r w:rsidRPr="0041138D">
        <w:rPr>
          <w:szCs w:val="20"/>
        </w:rPr>
        <w:t xml:space="preserve">, and the </w:t>
      </w:r>
      <w:r w:rsidR="00A624E6">
        <w:rPr>
          <w:szCs w:val="20"/>
        </w:rPr>
        <w:t>Systems Integration Framework</w:t>
      </w:r>
      <w:r w:rsidRPr="0041138D" w:rsidDel="00A22181">
        <w:rPr>
          <w:szCs w:val="20"/>
        </w:rPr>
        <w:t xml:space="preserve"> </w:t>
      </w:r>
      <w:r w:rsidRPr="0041138D">
        <w:rPr>
          <w:szCs w:val="20"/>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p w14:paraId="316BF1C3" w14:textId="77777777" w:rsidR="00E62C5D" w:rsidRPr="005A1246" w:rsidRDefault="00E62C5D" w:rsidP="005A1246">
      <w:pPr>
        <w:rPr>
          <w:rFonts w:eastAsia="MS Mincho" w:cs="Times New Roman" w:hint="eastAsia"/>
          <w:b/>
          <w:lang w:eastAsia="en-GB"/>
        </w:rPr>
      </w:pPr>
    </w:p>
    <w:tbl>
      <w:tblPr>
        <w:tblStyle w:val="TableGridLight"/>
        <w:tblW w:w="8784" w:type="dxa"/>
        <w:tblLook w:val="04A0" w:firstRow="1" w:lastRow="0" w:firstColumn="1" w:lastColumn="0" w:noHBand="0" w:noVBand="1"/>
      </w:tblPr>
      <w:tblGrid>
        <w:gridCol w:w="2405"/>
        <w:gridCol w:w="6379"/>
      </w:tblGrid>
      <w:tr w:rsidR="005A1246" w:rsidRPr="005A1246" w14:paraId="6DE7AA07" w14:textId="77777777" w:rsidTr="005A1246">
        <w:trPr>
          <w:trHeight w:val="400"/>
        </w:trPr>
        <w:tc>
          <w:tcPr>
            <w:tcW w:w="2405" w:type="dxa"/>
            <w:tcBorders>
              <w:top w:val="single" w:sz="12" w:space="0" w:color="000000" w:themeColor="text1"/>
            </w:tcBorders>
            <w:shd w:val="clear" w:color="auto" w:fill="C1CDEC" w:themeFill="accent1" w:themeFillTint="33"/>
          </w:tcPr>
          <w:p w14:paraId="64D44352" w14:textId="502FF03E"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Security area</w:t>
            </w:r>
          </w:p>
        </w:tc>
        <w:tc>
          <w:tcPr>
            <w:tcW w:w="6379" w:type="dxa"/>
            <w:tcBorders>
              <w:top w:val="single" w:sz="12" w:space="0" w:color="000000" w:themeColor="text1"/>
            </w:tcBorders>
            <w:shd w:val="clear" w:color="auto" w:fill="C1CDEC" w:themeFill="accent1" w:themeFillTint="33"/>
          </w:tcPr>
          <w:p w14:paraId="3E278EB6" w14:textId="345B45C7"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What the </w:t>
            </w:r>
            <w:r w:rsidR="00A624E6">
              <w:rPr>
                <w:rFonts w:asciiTheme="minorHAnsi" w:hAnsiTheme="minorHAnsi"/>
                <w:b/>
                <w:lang w:eastAsia="en-GB"/>
              </w:rPr>
              <w:t>Systems Integration Framework</w:t>
            </w:r>
            <w:r w:rsidRPr="005A1246" w:rsidDel="00A22181">
              <w:rPr>
                <w:rFonts w:asciiTheme="minorHAnsi" w:hAnsiTheme="minorHAnsi"/>
                <w:b/>
                <w:lang w:eastAsia="en-GB"/>
              </w:rPr>
              <w:t xml:space="preserve"> </w:t>
            </w:r>
            <w:r w:rsidRPr="005A1246">
              <w:rPr>
                <w:rFonts w:asciiTheme="minorHAnsi" w:hAnsiTheme="minorHAnsi"/>
                <w:b/>
                <w:lang w:eastAsia="en-GB"/>
              </w:rPr>
              <w:t>requires</w:t>
            </w:r>
          </w:p>
        </w:tc>
      </w:tr>
      <w:tr w:rsidR="005A1246" w:rsidRPr="009527A4" w14:paraId="16E80200" w14:textId="77777777" w:rsidTr="00CA5967">
        <w:trPr>
          <w:trHeight w:val="1405"/>
        </w:trPr>
        <w:tc>
          <w:tcPr>
            <w:tcW w:w="2405" w:type="dxa"/>
          </w:tcPr>
          <w:p w14:paraId="43EDEB7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Guiding principles</w:t>
            </w:r>
          </w:p>
          <w:p w14:paraId="196EB642" w14:textId="18B75C62" w:rsidR="005A1246" w:rsidRPr="0041138D" w:rsidRDefault="005A1246" w:rsidP="005A1246">
            <w:pPr>
              <w:rPr>
                <w:rFonts w:asciiTheme="minorHAnsi" w:hAnsiTheme="minorHAnsi" w:hint="eastAsia"/>
                <w:b/>
                <w:szCs w:val="20"/>
              </w:rPr>
            </w:pPr>
            <w:r w:rsidRPr="0041138D">
              <w:rPr>
                <w:rFonts w:asciiTheme="minorHAnsi" w:hAnsiTheme="minorHAnsi"/>
                <w:i/>
                <w:szCs w:val="20"/>
              </w:rPr>
              <w:t xml:space="preserve">Source : </w:t>
            </w:r>
            <w:hyperlink w:anchor="EntArchPrin" w:history="1">
              <w:r w:rsidRPr="0041138D">
                <w:rPr>
                  <w:rStyle w:val="Hyperlink"/>
                  <w:rFonts w:asciiTheme="minorHAnsi" w:hAnsiTheme="minorHAnsi"/>
                  <w:i/>
                  <w:szCs w:val="20"/>
                </w:rPr>
                <w:t>Security Principles</w:t>
              </w:r>
            </w:hyperlink>
          </w:p>
          <w:p w14:paraId="6B72C30E" w14:textId="77777777" w:rsidR="005A1246" w:rsidRPr="00F94A76" w:rsidRDefault="005A1246" w:rsidP="005A1246">
            <w:pPr>
              <w:rPr>
                <w:rFonts w:asciiTheme="minorHAnsi" w:hAnsiTheme="minorHAnsi" w:hint="eastAsia"/>
                <w:lang w:eastAsia="en-GB"/>
              </w:rPr>
            </w:pPr>
          </w:p>
        </w:tc>
        <w:tc>
          <w:tcPr>
            <w:tcW w:w="6379" w:type="dxa"/>
          </w:tcPr>
          <w:p w14:paraId="2CB1DB4F" w14:textId="45EB8796" w:rsidR="005A1246" w:rsidRPr="00F94A76" w:rsidRDefault="005A1246" w:rsidP="005A1246">
            <w:pPr>
              <w:rPr>
                <w:rFonts w:asciiTheme="minorHAnsi" w:hAnsiTheme="minorHAnsi" w:hint="eastAsia"/>
                <w:lang w:eastAsia="en-GB"/>
              </w:rPr>
            </w:pPr>
            <w:r w:rsidRPr="0041138D">
              <w:rPr>
                <w:rFonts w:asciiTheme="minorHAnsi" w:hAnsiTheme="minorHAnsi"/>
                <w:szCs w:val="20"/>
              </w:rPr>
              <w:t xml:space="preserve">Private by default and least privilege, with zero trust across identity, network and data. The </w:t>
            </w:r>
            <w:r w:rsidR="00A624E6">
              <w:rPr>
                <w:rFonts w:asciiTheme="minorHAnsi" w:hAnsiTheme="minorHAnsi"/>
                <w:szCs w:val="20"/>
              </w:rPr>
              <w:t>Systems Integration Framework</w:t>
            </w:r>
            <w:r w:rsidRPr="0041138D" w:rsidDel="00A22181">
              <w:rPr>
                <w:rFonts w:asciiTheme="minorHAnsi" w:hAnsiTheme="minorHAnsi"/>
                <w:szCs w:val="20"/>
              </w:rPr>
              <w:t xml:space="preserve"> </w:t>
            </w:r>
            <w:r w:rsidRPr="0041138D">
              <w:rPr>
                <w:rFonts w:asciiTheme="minorHAnsi" w:hAnsiTheme="minorHAnsi"/>
                <w:szCs w:val="20"/>
              </w:rPr>
              <w:t>states the security outcome, and the protection technology is chosen to meet it. Every design is secure by design and evidenced at the Technical Design Authority.</w:t>
            </w:r>
          </w:p>
        </w:tc>
      </w:tr>
      <w:tr w:rsidR="005A1246" w:rsidRPr="009527A4" w14:paraId="6E5789F1" w14:textId="77777777" w:rsidTr="00CA5967">
        <w:trPr>
          <w:trHeight w:val="784"/>
        </w:trPr>
        <w:tc>
          <w:tcPr>
            <w:tcW w:w="2405" w:type="dxa"/>
          </w:tcPr>
          <w:p w14:paraId="4A7B1B26"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Connectivity</w:t>
            </w:r>
          </w:p>
          <w:p w14:paraId="6FCD644F" w14:textId="30672B5C" w:rsidR="005A1246" w:rsidRPr="0041138D" w:rsidRDefault="005A1246" w:rsidP="005A1246">
            <w:pPr>
              <w:rPr>
                <w:rFonts w:asciiTheme="minorHAnsi" w:hAnsiTheme="minorHAnsi" w:hint="eastAsia"/>
                <w:i/>
                <w:szCs w:val="20"/>
              </w:rPr>
            </w:pPr>
            <w:r w:rsidRPr="0041138D">
              <w:rPr>
                <w:rFonts w:asciiTheme="minorHAnsi" w:hAnsiTheme="minorHAnsi"/>
                <w:i/>
                <w:szCs w:val="20"/>
              </w:rPr>
              <w:t xml:space="preserve">Source : </w:t>
            </w:r>
            <w:hyperlink w:anchor="EntArchPrin" w:history="1">
              <w:r w:rsidRPr="0041138D">
                <w:rPr>
                  <w:rStyle w:val="Hyperlink"/>
                  <w:rFonts w:asciiTheme="minorHAnsi" w:hAnsiTheme="minorHAnsi"/>
                  <w:i/>
                  <w:szCs w:val="20"/>
                </w:rPr>
                <w:t>PC05</w:t>
              </w:r>
            </w:hyperlink>
          </w:p>
          <w:p w14:paraId="5DA16B14" w14:textId="1B0A1954" w:rsidR="005A1246" w:rsidRPr="00F94A76" w:rsidRDefault="005A1246" w:rsidP="005A1246">
            <w:pPr>
              <w:rPr>
                <w:rFonts w:asciiTheme="minorHAnsi" w:hAnsiTheme="minorHAnsi" w:hint="eastAsia"/>
                <w:lang w:eastAsia="en-GB"/>
              </w:rPr>
            </w:pPr>
            <w:r w:rsidRPr="0041138D">
              <w:rPr>
                <w:rFonts w:asciiTheme="minorHAnsi" w:hAnsiTheme="minorHAnsi"/>
                <w:szCs w:val="20"/>
              </w:rPr>
              <w:t xml:space="preserve">Source : </w:t>
            </w:r>
            <w:hyperlink w:anchor="EntArchPrin" w:history="1">
              <w:r w:rsidRPr="0041138D">
                <w:rPr>
                  <w:rStyle w:val="Hyperlink"/>
                  <w:rFonts w:asciiTheme="minorHAnsi" w:hAnsiTheme="minorHAnsi"/>
                  <w:szCs w:val="20"/>
                </w:rPr>
                <w:t>Privatization</w:t>
              </w:r>
            </w:hyperlink>
          </w:p>
        </w:tc>
        <w:tc>
          <w:tcPr>
            <w:tcW w:w="6379" w:type="dxa"/>
          </w:tcPr>
          <w:p w14:paraId="1495B722" w14:textId="2592E566" w:rsidR="005A1246" w:rsidRPr="00F94A76" w:rsidRDefault="005A1246" w:rsidP="005A1246">
            <w:pPr>
              <w:rPr>
                <w:rFonts w:asciiTheme="minorHAnsi" w:hAnsiTheme="minorHAnsi" w:hint="eastAsia"/>
                <w:lang w:eastAsia="en-GB"/>
              </w:rPr>
            </w:pPr>
            <w:r w:rsidRPr="0041138D">
              <w:rPr>
                <w:rFonts w:asciiTheme="minorHAnsi" w:hAnsiTheme="minorHAnsi"/>
                <w:szCs w:val="20"/>
              </w:rPr>
              <w:t>Integrations run on the private network over Private Endpoints, and the internet boundary is crossed only at a controlled edge.</w:t>
            </w:r>
          </w:p>
        </w:tc>
      </w:tr>
      <w:tr w:rsidR="005A1246" w:rsidRPr="009527A4" w14:paraId="11DAC134" w14:textId="77777777" w:rsidTr="00CA5967">
        <w:trPr>
          <w:trHeight w:val="1039"/>
        </w:trPr>
        <w:tc>
          <w:tcPr>
            <w:tcW w:w="2405" w:type="dxa"/>
          </w:tcPr>
          <w:p w14:paraId="0F7732DB"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Identity</w:t>
            </w:r>
          </w:p>
          <w:p w14:paraId="2F53D438" w14:textId="37A38EE6" w:rsidR="005A1246" w:rsidRPr="00F94A76" w:rsidRDefault="005A1246" w:rsidP="005A1246">
            <w:pPr>
              <w:rPr>
                <w:rFonts w:asciiTheme="minorHAnsi" w:hAnsiTheme="minorHAnsi" w:hint="eastAsia"/>
                <w:lang w:eastAsia="en-GB"/>
              </w:rPr>
            </w:pPr>
            <w:r w:rsidRPr="0041138D">
              <w:rPr>
                <w:rFonts w:asciiTheme="minorHAnsi" w:hAnsiTheme="minorHAnsi"/>
                <w:i/>
                <w:szCs w:val="20"/>
              </w:rPr>
              <w:t xml:space="preserve">Source : </w:t>
            </w:r>
            <w:hyperlink w:anchor="EntArchPrin" w:history="1">
              <w:r w:rsidRPr="0041138D">
                <w:rPr>
                  <w:rStyle w:val="Hyperlink"/>
                  <w:rFonts w:asciiTheme="minorHAnsi" w:hAnsiTheme="minorHAnsi"/>
                  <w:i/>
                  <w:szCs w:val="20"/>
                </w:rPr>
                <w:t>SECP14</w:t>
              </w:r>
            </w:hyperlink>
          </w:p>
        </w:tc>
        <w:tc>
          <w:tcPr>
            <w:tcW w:w="6379" w:type="dxa"/>
          </w:tcPr>
          <w:p w14:paraId="3E0130F3" w14:textId="2D0412E5" w:rsidR="005A1246" w:rsidRPr="00F94A76" w:rsidRDefault="005A1246" w:rsidP="005A1246">
            <w:pPr>
              <w:rPr>
                <w:rFonts w:asciiTheme="minorHAnsi" w:hAnsiTheme="minorHAnsi" w:hint="eastAsia"/>
                <w:lang w:eastAsia="en-GB"/>
              </w:rPr>
            </w:pPr>
            <w:r w:rsidRPr="0041138D">
              <w:rPr>
                <w:rFonts w:asciiTheme="minorHAnsi" w:hAnsiTheme="minorHAnsi"/>
                <w:szCs w:val="20"/>
              </w:rPr>
              <w:t>Managed identity for service-to-service calls, so no credential is stored, and OAuth 2.0 tokens where a token is needed. External parties authenticate through Entra application registrations with short-lived tokens.</w:t>
            </w:r>
          </w:p>
        </w:tc>
      </w:tr>
      <w:tr w:rsidR="005A1246" w:rsidRPr="009527A4" w14:paraId="2B793AE3" w14:textId="77777777" w:rsidTr="00CA5967">
        <w:trPr>
          <w:trHeight w:val="1281"/>
        </w:trPr>
        <w:tc>
          <w:tcPr>
            <w:tcW w:w="2405" w:type="dxa"/>
          </w:tcPr>
          <w:p w14:paraId="10559DA8"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Secrets and certificates</w:t>
            </w:r>
          </w:p>
          <w:p w14:paraId="1032A20A" w14:textId="69195B97" w:rsidR="005A1246" w:rsidRPr="00F94A76" w:rsidRDefault="005A1246" w:rsidP="005A1246">
            <w:pPr>
              <w:rPr>
                <w:rFonts w:asciiTheme="minorHAnsi" w:hAnsiTheme="minorHAnsi" w:hint="eastAsia"/>
                <w:lang w:eastAsia="en-GB"/>
              </w:rPr>
            </w:pPr>
            <w:r w:rsidRPr="0041138D">
              <w:rPr>
                <w:rFonts w:asciiTheme="minorHAnsi" w:hAnsiTheme="minorHAnsi"/>
                <w:i/>
                <w:szCs w:val="20"/>
              </w:rPr>
              <w:t xml:space="preserve">Source : </w:t>
            </w:r>
            <w:hyperlink w:anchor="EntArchPrin" w:history="1">
              <w:r w:rsidRPr="0041138D">
                <w:rPr>
                  <w:rStyle w:val="Hyperlink"/>
                  <w:rFonts w:asciiTheme="minorHAnsi" w:hAnsiTheme="minorHAnsi"/>
                  <w:i/>
                  <w:szCs w:val="20"/>
                </w:rPr>
                <w:t>PC05</w:t>
              </w:r>
            </w:hyperlink>
          </w:p>
        </w:tc>
        <w:tc>
          <w:tcPr>
            <w:tcW w:w="6379" w:type="dxa"/>
          </w:tcPr>
          <w:p w14:paraId="017F0B50" w14:textId="42ED8A45" w:rsidR="005A1246" w:rsidRPr="00F94A76" w:rsidRDefault="005A1246" w:rsidP="005A1246">
            <w:pPr>
              <w:rPr>
                <w:rFonts w:asciiTheme="minorHAnsi" w:hAnsiTheme="minorHAnsi" w:hint="eastAsia"/>
                <w:lang w:eastAsia="en-GB"/>
              </w:rPr>
            </w:pPr>
            <w:r w:rsidRPr="0041138D">
              <w:rPr>
                <w:rFonts w:asciiTheme="minorHAnsi" w:hAnsiTheme="minorHAnsi"/>
                <w:szCs w:val="20"/>
              </w:rPr>
              <w:t>Held in a managed store such as Key Vault and referenced at run time, never copied into configuration or code. Rotation and policy are handled through privileged access management. Long-lived shared access signatures are discouraged and recorded on the risk register where unavoidable.</w:t>
            </w:r>
          </w:p>
        </w:tc>
      </w:tr>
      <w:tr w:rsidR="005A1246" w:rsidRPr="009527A4" w14:paraId="74BABF0D" w14:textId="77777777" w:rsidTr="00CA5967">
        <w:trPr>
          <w:trHeight w:val="832"/>
        </w:trPr>
        <w:tc>
          <w:tcPr>
            <w:tcW w:w="2405" w:type="dxa"/>
          </w:tcPr>
          <w:p w14:paraId="3B404D89"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Network isolation</w:t>
            </w:r>
          </w:p>
          <w:p w14:paraId="4474E29A" w14:textId="33D7594A" w:rsidR="005A1246" w:rsidRPr="0041138D" w:rsidRDefault="005A1246" w:rsidP="005A1246">
            <w:pPr>
              <w:rPr>
                <w:b/>
                <w:szCs w:val="20"/>
              </w:rPr>
            </w:pPr>
            <w:r w:rsidRPr="0041138D">
              <w:rPr>
                <w:rFonts w:asciiTheme="minorHAnsi" w:hAnsiTheme="minorHAnsi"/>
                <w:i/>
                <w:szCs w:val="20"/>
              </w:rPr>
              <w:t xml:space="preserve">Source : </w:t>
            </w:r>
            <w:hyperlink w:anchor="EntArchPrin" w:history="1">
              <w:r w:rsidRPr="0041138D">
                <w:rPr>
                  <w:rStyle w:val="Hyperlink"/>
                  <w:rFonts w:asciiTheme="minorHAnsi" w:hAnsiTheme="minorHAnsi"/>
                  <w:i/>
                  <w:szCs w:val="20"/>
                </w:rPr>
                <w:t>PC05</w:t>
              </w:r>
            </w:hyperlink>
          </w:p>
        </w:tc>
        <w:tc>
          <w:tcPr>
            <w:tcW w:w="6379" w:type="dxa"/>
          </w:tcPr>
          <w:p w14:paraId="532605D6" w14:textId="58CF8912" w:rsidR="005A1246" w:rsidRPr="0041138D" w:rsidRDefault="005A1246" w:rsidP="005A1246">
            <w:pPr>
              <w:rPr>
                <w:szCs w:val="20"/>
              </w:rPr>
            </w:pPr>
            <w:r w:rsidRPr="0041138D">
              <w:rPr>
                <w:rFonts w:asciiTheme="minorHAnsi" w:hAnsiTheme="minorHAnsi"/>
                <w:szCs w:val="20"/>
              </w:rPr>
              <w:t>Traffic is segmented east to west with network security groups and private connectivity, in line with the zero-trust direction, so a component is reachable only by the services that genuinely need it.</w:t>
            </w:r>
          </w:p>
        </w:tc>
      </w:tr>
      <w:tr w:rsidR="005A1246" w:rsidRPr="009527A4" w14:paraId="2077557D" w14:textId="77777777" w:rsidTr="005A1246">
        <w:tc>
          <w:tcPr>
            <w:tcW w:w="2405" w:type="dxa"/>
          </w:tcPr>
          <w:p w14:paraId="1D1753EF"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Access control</w:t>
            </w:r>
          </w:p>
          <w:p w14:paraId="64FF1F43" w14:textId="7C233959" w:rsidR="005A1246" w:rsidRPr="0041138D" w:rsidRDefault="005A1246" w:rsidP="005A1246">
            <w:pPr>
              <w:rPr>
                <w:b/>
                <w:szCs w:val="20"/>
              </w:rPr>
            </w:pPr>
            <w:r w:rsidRPr="0041138D">
              <w:rPr>
                <w:rFonts w:asciiTheme="minorHAnsi" w:hAnsiTheme="minorHAnsi"/>
                <w:i/>
                <w:szCs w:val="20"/>
              </w:rPr>
              <w:t xml:space="preserve">Source : </w:t>
            </w:r>
            <w:hyperlink w:anchor="EntArchPrin" w:history="1">
              <w:r w:rsidRPr="0041138D">
                <w:rPr>
                  <w:rStyle w:val="Hyperlink"/>
                  <w:rFonts w:asciiTheme="minorHAnsi" w:hAnsiTheme="minorHAnsi"/>
                  <w:i/>
                  <w:szCs w:val="20"/>
                </w:rPr>
                <w:t>SECP4</w:t>
              </w:r>
            </w:hyperlink>
          </w:p>
        </w:tc>
        <w:tc>
          <w:tcPr>
            <w:tcW w:w="6379" w:type="dxa"/>
          </w:tcPr>
          <w:p w14:paraId="2A5F2E13" w14:textId="2F543334" w:rsidR="005A1246" w:rsidRPr="0041138D" w:rsidRDefault="005A1246" w:rsidP="005A1246">
            <w:pPr>
              <w:rPr>
                <w:szCs w:val="20"/>
              </w:rPr>
            </w:pPr>
            <w:r w:rsidRPr="0041138D">
              <w:rPr>
                <w:rFonts w:asciiTheme="minorHAnsi" w:hAnsiTheme="minorHAnsi"/>
                <w:szCs w:val="20"/>
              </w:rPr>
              <w:t>Least-privilege role-based access, with higher-risk permissions peer-reviewed and enforced through privileged identity management. An approved permission set is reused as a recognised pattern rather than reassessed from scratch.</w:t>
            </w:r>
          </w:p>
        </w:tc>
      </w:tr>
      <w:tr w:rsidR="005A1246" w:rsidRPr="009527A4" w14:paraId="104F41E1" w14:textId="77777777" w:rsidTr="00CA5967">
        <w:trPr>
          <w:trHeight w:val="1387"/>
        </w:trPr>
        <w:tc>
          <w:tcPr>
            <w:tcW w:w="2405" w:type="dxa"/>
          </w:tcPr>
          <w:p w14:paraId="4B9F0345" w14:textId="77777777" w:rsidR="005A1246" w:rsidRPr="0041138D" w:rsidRDefault="005A1246" w:rsidP="005A1246">
            <w:pPr>
              <w:rPr>
                <w:rFonts w:asciiTheme="minorHAnsi" w:hAnsiTheme="minorHAnsi" w:hint="eastAsia"/>
                <w:b/>
                <w:szCs w:val="20"/>
              </w:rPr>
            </w:pPr>
            <w:r w:rsidRPr="0041138D">
              <w:rPr>
                <w:rFonts w:asciiTheme="minorHAnsi" w:hAnsiTheme="minorHAnsi"/>
                <w:b/>
                <w:szCs w:val="20"/>
              </w:rPr>
              <w:t>Public exposure and edge</w:t>
            </w:r>
          </w:p>
          <w:p w14:paraId="2E4D4030" w14:textId="3A6A69B9" w:rsidR="005A1246" w:rsidRPr="0041138D" w:rsidRDefault="005A1246" w:rsidP="005A1246">
            <w:pPr>
              <w:rPr>
                <w:rFonts w:asciiTheme="minorHAnsi" w:hAnsiTheme="minorHAnsi" w:hint="eastAsia"/>
                <w:i/>
                <w:szCs w:val="20"/>
              </w:rPr>
            </w:pPr>
            <w:r w:rsidRPr="0041138D">
              <w:rPr>
                <w:rFonts w:asciiTheme="minorHAnsi" w:hAnsiTheme="minorHAnsi"/>
                <w:i/>
                <w:szCs w:val="20"/>
              </w:rPr>
              <w:t xml:space="preserve">Source : </w:t>
            </w:r>
            <w:hyperlink w:anchor="EntArchPrin" w:history="1">
              <w:r w:rsidRPr="0041138D">
                <w:rPr>
                  <w:rStyle w:val="Hyperlink"/>
                  <w:rFonts w:asciiTheme="minorHAnsi" w:hAnsiTheme="minorHAnsi"/>
                  <w:i/>
                  <w:szCs w:val="20"/>
                </w:rPr>
                <w:t>PC05</w:t>
              </w:r>
            </w:hyperlink>
          </w:p>
          <w:p w14:paraId="64A44E46" w14:textId="77777777" w:rsidR="005A1246" w:rsidRPr="0041138D" w:rsidRDefault="005A1246" w:rsidP="005A1246">
            <w:pPr>
              <w:rPr>
                <w:rFonts w:asciiTheme="minorHAnsi" w:hAnsiTheme="minorHAnsi" w:hint="eastAsia"/>
                <w:b/>
                <w:szCs w:val="20"/>
              </w:rPr>
            </w:pPr>
          </w:p>
          <w:p w14:paraId="1F77BB1B" w14:textId="6573EAD3" w:rsidR="005A1246" w:rsidRPr="0041138D" w:rsidRDefault="005A1246" w:rsidP="005A1246">
            <w:pPr>
              <w:rPr>
                <w:b/>
                <w:szCs w:val="20"/>
              </w:rPr>
            </w:pPr>
            <w:r w:rsidRPr="0041138D">
              <w:rPr>
                <w:rFonts w:asciiTheme="minorHAnsi" w:hAnsiTheme="minorHAnsi"/>
                <w:szCs w:val="20"/>
              </w:rPr>
              <w:t xml:space="preserve">Source : </w:t>
            </w:r>
            <w:hyperlink w:anchor="EntArchPrin" w:history="1">
              <w:r w:rsidRPr="0041138D">
                <w:rPr>
                  <w:rStyle w:val="Hyperlink"/>
                  <w:rFonts w:asciiTheme="minorHAnsi" w:hAnsiTheme="minorHAnsi"/>
                  <w:szCs w:val="20"/>
                </w:rPr>
                <w:t>Privatization</w:t>
              </w:r>
            </w:hyperlink>
          </w:p>
        </w:tc>
        <w:tc>
          <w:tcPr>
            <w:tcW w:w="6379" w:type="dxa"/>
          </w:tcPr>
          <w:p w14:paraId="4F51CDC1" w14:textId="6E609E3E" w:rsidR="005A1246" w:rsidRPr="0041138D" w:rsidRDefault="005A1246" w:rsidP="005A1246">
            <w:pPr>
              <w:rPr>
                <w:szCs w:val="20"/>
              </w:rPr>
            </w:pPr>
            <w:r w:rsidRPr="0041138D">
              <w:rPr>
                <w:rFonts w:asciiTheme="minorHAnsi" w:hAnsiTheme="minorHAnsi"/>
                <w:szCs w:val="20"/>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31A712BA" w14:textId="2A3B2F46" w:rsidR="0041138D" w:rsidRDefault="0041138D" w:rsidP="0041138D">
      <w:pPr>
        <w:pStyle w:val="Heading2"/>
        <w:rPr>
          <w:bCs w:val="0"/>
        </w:rPr>
      </w:pPr>
      <w:bookmarkStart w:id="351" w:name="_Toc239507155"/>
      <w:bookmarkStart w:id="352" w:name="_Toc239852386"/>
      <w:bookmarkStart w:id="353" w:name="_Toc239980642"/>
      <w:bookmarkStart w:id="354" w:name="_Toc240018812"/>
      <w:r w:rsidRPr="005D6483">
        <w:rPr>
          <w:bCs w:val="0"/>
        </w:rPr>
        <w:t>Data Protection and Classification</w:t>
      </w:r>
      <w:bookmarkEnd w:id="351"/>
      <w:bookmarkEnd w:id="352"/>
      <w:bookmarkEnd w:id="353"/>
      <w:bookmarkEnd w:id="354"/>
    </w:p>
    <w:p w14:paraId="51708FBA" w14:textId="77777777" w:rsidR="00FC6A4E" w:rsidRPr="00FC6A4E" w:rsidRDefault="00FC6A4E" w:rsidP="00FC6A4E"/>
    <w:p w14:paraId="71863EB0" w14:textId="39D31EDE" w:rsidR="0041138D" w:rsidRDefault="0041138D" w:rsidP="0041138D">
      <w:pPr>
        <w:rPr>
          <w:szCs w:val="20"/>
        </w:rPr>
      </w:pPr>
      <w:r w:rsidRPr="0041138D">
        <w:rPr>
          <w:szCs w:val="20"/>
        </w:rPr>
        <w:t xml:space="preserve">Data protection carries particular weight here, because specialty insurance handles a great deal of personal data, including the special-category health and criminal-conviction data that attract the strictest handling under UK GDPR. The </w:t>
      </w:r>
      <w:r w:rsidR="00A624E6">
        <w:rPr>
          <w:szCs w:val="20"/>
        </w:rPr>
        <w:t>Systems Integration Framework</w:t>
      </w:r>
      <w:r w:rsidRPr="0041138D" w:rsidDel="00A22181">
        <w:rPr>
          <w:szCs w:val="20"/>
        </w:rPr>
        <w:t xml:space="preserve"> </w:t>
      </w:r>
      <w:r w:rsidRPr="0041138D">
        <w:rPr>
          <w:szCs w:val="20"/>
        </w:rPr>
        <w:t xml:space="preserve">does not classify data itself. </w:t>
      </w:r>
      <w:hyperlink w:anchor="DataClsPol" w:history="1">
        <w:r w:rsidRPr="0041138D">
          <w:rPr>
            <w:rStyle w:val="Hyperlink"/>
            <w:b/>
            <w:szCs w:val="20"/>
          </w:rPr>
          <w:t>Chaucer's Data Classification Policy</w:t>
        </w:r>
      </w:hyperlink>
      <w:r w:rsidRPr="0041138D">
        <w:rPr>
          <w:szCs w:val="20"/>
        </w:rPr>
        <w:t xml:space="preserve"> is the authoritative source and sets six tiers in order of sensitivity, and the </w:t>
      </w:r>
      <w:r w:rsidR="00A624E6">
        <w:rPr>
          <w:szCs w:val="20"/>
        </w:rPr>
        <w:t>Systems Integration Framework</w:t>
      </w:r>
      <w:r w:rsidRPr="0041138D" w:rsidDel="00A22181">
        <w:rPr>
          <w:szCs w:val="20"/>
        </w:rPr>
        <w:t xml:space="preserve"> </w:t>
      </w:r>
      <w:r w:rsidRPr="0041138D">
        <w:rPr>
          <w:szCs w:val="20"/>
        </w:rPr>
        <w:t>applies the handling each tier requires as data crosses a boundary. Where a payload could meet more than one tier, the higher classification applies.</w:t>
      </w:r>
    </w:p>
    <w:p w14:paraId="2AAD43A5" w14:textId="77777777" w:rsidR="00FC6A4E" w:rsidRPr="0041138D" w:rsidRDefault="00FC6A4E" w:rsidP="0041138D">
      <w:pPr>
        <w:rPr>
          <w:szCs w:val="20"/>
        </w:rPr>
      </w:pPr>
    </w:p>
    <w:p w14:paraId="461FCCF7" w14:textId="77777777" w:rsidR="0041138D" w:rsidRDefault="0041138D" w:rsidP="0041138D">
      <w:pPr>
        <w:rPr>
          <w:szCs w:val="20"/>
        </w:rPr>
      </w:pPr>
      <w:r w:rsidRPr="0041138D">
        <w:rPr>
          <w:szCs w:val="20"/>
        </w:rPr>
        <w:t>The baseline is the same for every integration. Data is encrypted in transit on every hop and at rest in every store, carried in the minimum the integration needs rather than as whole data models, reached only over private connectivity and never placed in configuration. Sensitive payloads are additionally signed or encrypted so their protection outlives the transport.</w:t>
      </w:r>
    </w:p>
    <w:p w14:paraId="3EA79CF5" w14:textId="77777777" w:rsidR="00FC6A4E" w:rsidRDefault="00FC6A4E" w:rsidP="0041138D">
      <w:pPr>
        <w:rPr>
          <w:szCs w:val="20"/>
        </w:rPr>
      </w:pPr>
    </w:p>
    <w:tbl>
      <w:tblPr>
        <w:tblStyle w:val="TableGridLight"/>
        <w:tblW w:w="8926" w:type="dxa"/>
        <w:tblLook w:val="04A0" w:firstRow="1" w:lastRow="0" w:firstColumn="1" w:lastColumn="0" w:noHBand="0" w:noVBand="1"/>
      </w:tblPr>
      <w:tblGrid>
        <w:gridCol w:w="2405"/>
        <w:gridCol w:w="1276"/>
        <w:gridCol w:w="5245"/>
      </w:tblGrid>
      <w:tr w:rsidR="005A1246" w:rsidRPr="009527A4" w14:paraId="1ECEB476" w14:textId="77777777" w:rsidTr="005A1246">
        <w:tc>
          <w:tcPr>
            <w:tcW w:w="2405" w:type="dxa"/>
            <w:tcBorders>
              <w:top w:val="single" w:sz="12" w:space="0" w:color="000000" w:themeColor="text1"/>
            </w:tcBorders>
            <w:shd w:val="clear" w:color="auto" w:fill="C1CDEC" w:themeFill="accent1" w:themeFillTint="33"/>
          </w:tcPr>
          <w:p w14:paraId="21CAFF93" w14:textId="573E63C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Classification</w:t>
            </w:r>
          </w:p>
        </w:tc>
        <w:tc>
          <w:tcPr>
            <w:tcW w:w="1276" w:type="dxa"/>
            <w:tcBorders>
              <w:top w:val="single" w:sz="12" w:space="0" w:color="000000" w:themeColor="text1"/>
            </w:tcBorders>
            <w:shd w:val="clear" w:color="auto" w:fill="C1CDEC" w:themeFill="accent1" w:themeFillTint="33"/>
          </w:tcPr>
          <w:p w14:paraId="03BB746F" w14:textId="0F85C905"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Risk</w:t>
            </w:r>
          </w:p>
        </w:tc>
        <w:tc>
          <w:tcPr>
            <w:tcW w:w="5245" w:type="dxa"/>
            <w:tcBorders>
              <w:top w:val="single" w:sz="12" w:space="0" w:color="000000" w:themeColor="text1"/>
            </w:tcBorders>
            <w:shd w:val="clear" w:color="auto" w:fill="C1CDEC" w:themeFill="accent1" w:themeFillTint="33"/>
          </w:tcPr>
          <w:p w14:paraId="496E8B7C" w14:textId="13BD18A1" w:rsidR="005A1246" w:rsidRPr="00595998" w:rsidRDefault="005A1246" w:rsidP="005A1246">
            <w:pPr>
              <w:rPr>
                <w:rFonts w:asciiTheme="minorHAnsi" w:hAnsiTheme="minorHAnsi" w:hint="eastAsia"/>
                <w:b/>
                <w:lang w:eastAsia="en-GB"/>
              </w:rPr>
            </w:pPr>
            <w:r w:rsidRPr="005A1246">
              <w:rPr>
                <w:rFonts w:asciiTheme="minorHAnsi" w:hAnsiTheme="minorHAnsi"/>
                <w:b/>
                <w:lang w:eastAsia="en-GB"/>
              </w:rPr>
              <w:t xml:space="preserve">How the </w:t>
            </w:r>
            <w:r w:rsidR="00A624E6">
              <w:rPr>
                <w:rFonts w:asciiTheme="minorHAnsi" w:hAnsiTheme="minorHAnsi"/>
                <w:b/>
                <w:lang w:eastAsia="en-GB"/>
              </w:rPr>
              <w:t>Systems Integration Framework</w:t>
            </w:r>
            <w:r w:rsidRPr="005A1246">
              <w:rPr>
                <w:rFonts w:asciiTheme="minorHAnsi" w:hAnsiTheme="minorHAnsi"/>
                <w:b/>
                <w:lang w:eastAsia="en-GB"/>
              </w:rPr>
              <w:t xml:space="preserve"> handles it across a boundary</w:t>
            </w:r>
          </w:p>
        </w:tc>
      </w:tr>
      <w:tr w:rsidR="005A1246" w:rsidRPr="009527A4" w14:paraId="7129A660" w14:textId="77777777" w:rsidTr="005A1246">
        <w:tc>
          <w:tcPr>
            <w:tcW w:w="2405" w:type="dxa"/>
          </w:tcPr>
          <w:p w14:paraId="7AEDC524" w14:textId="7BA321EB" w:rsidR="005A1246" w:rsidRPr="00F94A76" w:rsidRDefault="005A1246" w:rsidP="005A1246">
            <w:pPr>
              <w:rPr>
                <w:rFonts w:asciiTheme="minorHAnsi" w:hAnsiTheme="minorHAnsi" w:hint="eastAsia"/>
                <w:lang w:eastAsia="en-GB"/>
              </w:rPr>
            </w:pPr>
            <w:r w:rsidRPr="0041138D">
              <w:rPr>
                <w:rFonts w:asciiTheme="minorHAnsi" w:hAnsiTheme="minorHAnsi"/>
                <w:b/>
                <w:szCs w:val="20"/>
              </w:rPr>
              <w:t>Sensitive Personal Data (special categories)</w:t>
            </w:r>
          </w:p>
        </w:tc>
        <w:tc>
          <w:tcPr>
            <w:tcW w:w="1276" w:type="dxa"/>
          </w:tcPr>
          <w:p w14:paraId="0EB0F1B7" w14:textId="3C59333A" w:rsidR="005A1246" w:rsidRPr="00F94A76" w:rsidRDefault="005A1246" w:rsidP="005A1246">
            <w:pPr>
              <w:rPr>
                <w:rFonts w:asciiTheme="minorHAnsi" w:hAnsiTheme="minorHAnsi" w:hint="eastAsia"/>
                <w:lang w:eastAsia="en-GB"/>
              </w:rPr>
            </w:pPr>
            <w:r w:rsidRPr="0041138D">
              <w:rPr>
                <w:rFonts w:asciiTheme="minorHAnsi" w:hAnsiTheme="minorHAnsi"/>
                <w:szCs w:val="20"/>
              </w:rPr>
              <w:t>Very High</w:t>
            </w:r>
          </w:p>
        </w:tc>
        <w:tc>
          <w:tcPr>
            <w:tcW w:w="5245" w:type="dxa"/>
          </w:tcPr>
          <w:p w14:paraId="3535A1DE" w14:textId="450EFF7A"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5A1246" w:rsidRPr="009527A4" w14:paraId="6367B518" w14:textId="77777777" w:rsidTr="005A1246">
        <w:tc>
          <w:tcPr>
            <w:tcW w:w="2405" w:type="dxa"/>
          </w:tcPr>
          <w:p w14:paraId="65E0931B" w14:textId="6B6BC921" w:rsidR="005A1246" w:rsidRPr="00F94A76" w:rsidRDefault="005A1246" w:rsidP="005A1246">
            <w:pPr>
              <w:rPr>
                <w:rFonts w:asciiTheme="minorHAnsi" w:hAnsiTheme="minorHAnsi" w:hint="eastAsia"/>
                <w:lang w:eastAsia="en-GB"/>
              </w:rPr>
            </w:pPr>
            <w:r w:rsidRPr="0041138D">
              <w:rPr>
                <w:rFonts w:asciiTheme="minorHAnsi" w:hAnsiTheme="minorHAnsi"/>
                <w:b/>
                <w:szCs w:val="20"/>
              </w:rPr>
              <w:t>Personal Data</w:t>
            </w:r>
          </w:p>
        </w:tc>
        <w:tc>
          <w:tcPr>
            <w:tcW w:w="1276" w:type="dxa"/>
          </w:tcPr>
          <w:p w14:paraId="737851BD" w14:textId="210FE0B7" w:rsidR="005A1246" w:rsidRPr="00F94A76" w:rsidRDefault="005A1246" w:rsidP="005A1246">
            <w:pPr>
              <w:rPr>
                <w:rFonts w:asciiTheme="minorHAnsi" w:hAnsiTheme="minorHAnsi" w:hint="eastAsia"/>
                <w:lang w:eastAsia="en-GB"/>
              </w:rPr>
            </w:pPr>
            <w:r w:rsidRPr="0041138D">
              <w:rPr>
                <w:rFonts w:asciiTheme="minorHAnsi" w:hAnsiTheme="minorHAnsi"/>
                <w:szCs w:val="20"/>
              </w:rPr>
              <w:t>High</w:t>
            </w:r>
          </w:p>
        </w:tc>
        <w:tc>
          <w:tcPr>
            <w:tcW w:w="5245" w:type="dxa"/>
          </w:tcPr>
          <w:p w14:paraId="69E4C52E" w14:textId="792C8B58" w:rsidR="005A1246" w:rsidRPr="00F94A76" w:rsidRDefault="005A1246" w:rsidP="005A1246">
            <w:pPr>
              <w:rPr>
                <w:rFonts w:asciiTheme="minorHAnsi" w:hAnsiTheme="minorHAnsi" w:hint="eastAsia"/>
                <w:lang w:eastAsia="en-GB"/>
              </w:rPr>
            </w:pPr>
            <w:r w:rsidRPr="0041138D">
              <w:rPr>
                <w:rFonts w:asciiTheme="minorHAnsi" w:hAnsiTheme="minorHAnsi"/>
                <w:szCs w:val="20"/>
              </w:rPr>
              <w:t>Minimised to what the integration needs, encrypted in transit and at rest, reached over private connectivity with least-privilege access, pseudonymised or tokenised before analytics, and kept out of logs and traces.</w:t>
            </w:r>
          </w:p>
        </w:tc>
      </w:tr>
      <w:tr w:rsidR="005A1246" w:rsidRPr="009527A4" w14:paraId="30A9BCF0" w14:textId="77777777" w:rsidTr="005A1246">
        <w:tc>
          <w:tcPr>
            <w:tcW w:w="2405" w:type="dxa"/>
          </w:tcPr>
          <w:p w14:paraId="1C9B38BB" w14:textId="3CEA9805" w:rsidR="005A1246" w:rsidRPr="00F94A76" w:rsidRDefault="005A1246" w:rsidP="005A1246">
            <w:pPr>
              <w:rPr>
                <w:rFonts w:asciiTheme="minorHAnsi" w:hAnsiTheme="minorHAnsi" w:hint="eastAsia"/>
                <w:lang w:eastAsia="en-GB"/>
              </w:rPr>
            </w:pPr>
            <w:r w:rsidRPr="0041138D">
              <w:rPr>
                <w:rFonts w:asciiTheme="minorHAnsi" w:hAnsiTheme="minorHAnsi"/>
                <w:b/>
                <w:szCs w:val="20"/>
              </w:rPr>
              <w:t>Restricted Commercial</w:t>
            </w:r>
          </w:p>
        </w:tc>
        <w:tc>
          <w:tcPr>
            <w:tcW w:w="1276" w:type="dxa"/>
          </w:tcPr>
          <w:p w14:paraId="09DC1DB4" w14:textId="0ED6C4C5" w:rsidR="005A1246" w:rsidRPr="00F94A76" w:rsidRDefault="005A1246" w:rsidP="005A1246">
            <w:pPr>
              <w:rPr>
                <w:rFonts w:asciiTheme="minorHAnsi" w:hAnsiTheme="minorHAnsi" w:hint="eastAsia"/>
                <w:lang w:eastAsia="en-GB"/>
              </w:rPr>
            </w:pPr>
            <w:r w:rsidRPr="0041138D">
              <w:rPr>
                <w:rFonts w:asciiTheme="minorHAnsi" w:hAnsiTheme="minorHAnsi"/>
                <w:szCs w:val="20"/>
              </w:rPr>
              <w:t>Medium High</w:t>
            </w:r>
          </w:p>
        </w:tc>
        <w:tc>
          <w:tcPr>
            <w:tcW w:w="5245" w:type="dxa"/>
          </w:tcPr>
          <w:p w14:paraId="5C6C259B" w14:textId="604781F2"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reached over private connectivity with access restricted and audited, and not exposed externally except as an approved exception.</w:t>
            </w:r>
          </w:p>
        </w:tc>
      </w:tr>
      <w:tr w:rsidR="005A1246" w:rsidRPr="009527A4" w14:paraId="53AFAB43" w14:textId="77777777" w:rsidTr="005A1246">
        <w:tc>
          <w:tcPr>
            <w:tcW w:w="2405" w:type="dxa"/>
          </w:tcPr>
          <w:p w14:paraId="7AC20BDD" w14:textId="32510C96" w:rsidR="005A1246" w:rsidRPr="00F94A76" w:rsidRDefault="005A1246" w:rsidP="005A1246">
            <w:pPr>
              <w:rPr>
                <w:rFonts w:asciiTheme="minorHAnsi" w:hAnsiTheme="minorHAnsi" w:hint="eastAsia"/>
                <w:lang w:eastAsia="en-GB"/>
              </w:rPr>
            </w:pPr>
            <w:r w:rsidRPr="0041138D">
              <w:rPr>
                <w:rFonts w:asciiTheme="minorHAnsi" w:hAnsiTheme="minorHAnsi"/>
                <w:b/>
                <w:szCs w:val="20"/>
              </w:rPr>
              <w:t>Commercial</w:t>
            </w:r>
          </w:p>
        </w:tc>
        <w:tc>
          <w:tcPr>
            <w:tcW w:w="1276" w:type="dxa"/>
          </w:tcPr>
          <w:p w14:paraId="014E24D6" w14:textId="6A5CB101" w:rsidR="005A1246" w:rsidRPr="00F94A76" w:rsidRDefault="005A1246" w:rsidP="005A1246">
            <w:pPr>
              <w:rPr>
                <w:rFonts w:asciiTheme="minorHAnsi" w:hAnsiTheme="minorHAnsi" w:hint="eastAsia"/>
                <w:lang w:eastAsia="en-GB"/>
              </w:rPr>
            </w:pPr>
            <w:r w:rsidRPr="0041138D">
              <w:rPr>
                <w:rFonts w:asciiTheme="minorHAnsi" w:hAnsiTheme="minorHAnsi"/>
                <w:szCs w:val="20"/>
              </w:rPr>
              <w:t>Medium</w:t>
            </w:r>
          </w:p>
        </w:tc>
        <w:tc>
          <w:tcPr>
            <w:tcW w:w="5245" w:type="dxa"/>
          </w:tcPr>
          <w:p w14:paraId="2DE7C97C" w14:textId="00FF5D64" w:rsidR="005A1246" w:rsidRPr="00F94A76" w:rsidRDefault="005A1246" w:rsidP="005A1246">
            <w:pPr>
              <w:rPr>
                <w:rFonts w:asciiTheme="minorHAnsi" w:hAnsiTheme="minorHAnsi" w:hint="eastAsia"/>
                <w:lang w:eastAsia="en-GB"/>
              </w:rPr>
            </w:pPr>
            <w:r w:rsidRPr="0041138D">
              <w:rPr>
                <w:rFonts w:asciiTheme="minorHAnsi" w:hAnsiTheme="minorHAnsi"/>
                <w:szCs w:val="20"/>
              </w:rPr>
              <w:t>Encrypted in transit and at rest on the private network, with standard least-privilege access.</w:t>
            </w:r>
          </w:p>
        </w:tc>
      </w:tr>
      <w:tr w:rsidR="005A1246" w:rsidRPr="009527A4" w14:paraId="710F2DAA" w14:textId="77777777" w:rsidTr="005A1246">
        <w:tc>
          <w:tcPr>
            <w:tcW w:w="2405" w:type="dxa"/>
          </w:tcPr>
          <w:p w14:paraId="62BFC611" w14:textId="6E57D2E2" w:rsidR="005A1246" w:rsidRPr="0041138D" w:rsidRDefault="005A1246" w:rsidP="005A1246">
            <w:pPr>
              <w:rPr>
                <w:b/>
                <w:szCs w:val="20"/>
              </w:rPr>
            </w:pPr>
            <w:r w:rsidRPr="0041138D">
              <w:rPr>
                <w:rFonts w:asciiTheme="minorHAnsi" w:hAnsiTheme="minorHAnsi"/>
                <w:b/>
                <w:szCs w:val="20"/>
              </w:rPr>
              <w:t>Internal</w:t>
            </w:r>
          </w:p>
        </w:tc>
        <w:tc>
          <w:tcPr>
            <w:tcW w:w="1276" w:type="dxa"/>
          </w:tcPr>
          <w:p w14:paraId="721E5B35" w14:textId="3A421952" w:rsidR="005A1246" w:rsidRPr="0041138D" w:rsidRDefault="005A1246" w:rsidP="005A1246">
            <w:pPr>
              <w:rPr>
                <w:szCs w:val="20"/>
              </w:rPr>
            </w:pPr>
            <w:r w:rsidRPr="0041138D">
              <w:rPr>
                <w:rFonts w:asciiTheme="minorHAnsi" w:hAnsiTheme="minorHAnsi"/>
                <w:szCs w:val="20"/>
              </w:rPr>
              <w:t>Low</w:t>
            </w:r>
          </w:p>
        </w:tc>
        <w:tc>
          <w:tcPr>
            <w:tcW w:w="5245" w:type="dxa"/>
          </w:tcPr>
          <w:p w14:paraId="119DE2B6" w14:textId="14D223F3" w:rsidR="005A1246" w:rsidRPr="0041138D" w:rsidRDefault="005A1246" w:rsidP="005A1246">
            <w:pPr>
              <w:rPr>
                <w:szCs w:val="20"/>
              </w:rPr>
            </w:pPr>
            <w:r w:rsidRPr="0041138D">
              <w:rPr>
                <w:rFonts w:asciiTheme="minorHAnsi" w:hAnsiTheme="minorHAnsi"/>
                <w:szCs w:val="20"/>
              </w:rPr>
              <w:t>The default classification. Encrypted in transit and at rest, kept on the private network and not exposed externally.</w:t>
            </w:r>
          </w:p>
        </w:tc>
      </w:tr>
      <w:tr w:rsidR="005A1246" w:rsidRPr="009527A4" w14:paraId="1B4212D7" w14:textId="77777777" w:rsidTr="005A1246">
        <w:tc>
          <w:tcPr>
            <w:tcW w:w="2405" w:type="dxa"/>
          </w:tcPr>
          <w:p w14:paraId="0BF51F4D" w14:textId="50D9797A" w:rsidR="005A1246" w:rsidRPr="0041138D" w:rsidRDefault="005A1246" w:rsidP="005A1246">
            <w:pPr>
              <w:rPr>
                <w:b/>
                <w:szCs w:val="20"/>
              </w:rPr>
            </w:pPr>
            <w:r w:rsidRPr="0041138D">
              <w:rPr>
                <w:rFonts w:asciiTheme="minorHAnsi" w:hAnsiTheme="minorHAnsi"/>
                <w:b/>
                <w:szCs w:val="20"/>
              </w:rPr>
              <w:t>Public</w:t>
            </w:r>
          </w:p>
        </w:tc>
        <w:tc>
          <w:tcPr>
            <w:tcW w:w="1276" w:type="dxa"/>
          </w:tcPr>
          <w:p w14:paraId="55BE7BE0" w14:textId="42162013" w:rsidR="005A1246" w:rsidRPr="0041138D" w:rsidRDefault="005A1246" w:rsidP="005A1246">
            <w:pPr>
              <w:rPr>
                <w:szCs w:val="20"/>
              </w:rPr>
            </w:pPr>
            <w:r w:rsidRPr="0041138D">
              <w:rPr>
                <w:rFonts w:asciiTheme="minorHAnsi" w:hAnsiTheme="minorHAnsi"/>
                <w:szCs w:val="20"/>
              </w:rPr>
              <w:t>None</w:t>
            </w:r>
          </w:p>
        </w:tc>
        <w:tc>
          <w:tcPr>
            <w:tcW w:w="5245" w:type="dxa"/>
          </w:tcPr>
          <w:p w14:paraId="07A33558" w14:textId="65D9622D" w:rsidR="005A1246" w:rsidRPr="0041138D" w:rsidRDefault="005A1246" w:rsidP="005A1246">
            <w:pPr>
              <w:rPr>
                <w:szCs w:val="20"/>
              </w:rPr>
            </w:pPr>
            <w:r w:rsidRPr="0041138D">
              <w:rPr>
                <w:rFonts w:asciiTheme="minorHAnsi" w:hAnsiTheme="minorHAnsi"/>
                <w:szCs w:val="20"/>
              </w:rPr>
              <w:t>May be served externally through the governed edge as an exception, still over TLS and through the gateway.</w:t>
            </w:r>
          </w:p>
        </w:tc>
      </w:tr>
    </w:tbl>
    <w:p w14:paraId="746B633B" w14:textId="77777777" w:rsidR="00E62C5D" w:rsidRDefault="00E62C5D" w:rsidP="0041138D">
      <w:pPr>
        <w:rPr>
          <w:szCs w:val="20"/>
        </w:rPr>
      </w:pPr>
    </w:p>
    <w:p w14:paraId="3BCDE754" w14:textId="77777777" w:rsidR="00E62C5D" w:rsidRPr="0041138D" w:rsidRDefault="00E62C5D" w:rsidP="0041138D">
      <w:pPr>
        <w:rPr>
          <w:szCs w:val="20"/>
        </w:rPr>
      </w:pPr>
    </w:p>
    <w:p w14:paraId="5805BB89" w14:textId="773F3A10" w:rsidR="0041138D" w:rsidRDefault="0041138D" w:rsidP="0041138D">
      <w:pPr>
        <w:pStyle w:val="Heading2"/>
        <w:rPr>
          <w:bCs w:val="0"/>
        </w:rPr>
      </w:pPr>
      <w:bookmarkStart w:id="355" w:name="_Toc239507157"/>
      <w:bookmarkStart w:id="356" w:name="_Toc239852387"/>
      <w:bookmarkStart w:id="357" w:name="_Toc239980643"/>
      <w:bookmarkStart w:id="358" w:name="_Toc240018813"/>
      <w:r w:rsidRPr="005D6483">
        <w:rPr>
          <w:bCs w:val="0"/>
        </w:rPr>
        <w:t>Observability and Monitoring</w:t>
      </w:r>
      <w:bookmarkEnd w:id="355"/>
      <w:bookmarkEnd w:id="356"/>
      <w:bookmarkEnd w:id="357"/>
      <w:bookmarkEnd w:id="358"/>
    </w:p>
    <w:p w14:paraId="4AA80100" w14:textId="77777777" w:rsidR="00FC6A4E" w:rsidRPr="00FC6A4E" w:rsidRDefault="00FC6A4E" w:rsidP="00FC6A4E"/>
    <w:p w14:paraId="6EF84DAF" w14:textId="77777777" w:rsidR="0041138D" w:rsidRPr="0041138D" w:rsidRDefault="0041138D" w:rsidP="0041138D">
      <w:pPr>
        <w:spacing w:after="120"/>
        <w:rPr>
          <w:szCs w:val="20"/>
        </w:rPr>
      </w:pPr>
      <w:r w:rsidRPr="0041138D">
        <w:rPr>
          <w:szCs w:val="20"/>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46C92763" w14:textId="77777777" w:rsidR="0041138D" w:rsidRPr="0041138D" w:rsidRDefault="0041138D" w:rsidP="0041138D">
      <w:pPr>
        <w:spacing w:after="120"/>
        <w:rPr>
          <w:szCs w:val="20"/>
        </w:rPr>
      </w:pPr>
      <w:r w:rsidRPr="0041138D">
        <w:rPr>
          <w:szCs w:val="20"/>
        </w:rPr>
        <w:t>Security monitoring is satisfied separately from operational monitoring. Relevant security events, for example Key Vault activity, deployment and administrative actions, are forwarded to CrowdStrike, the Group Security tooling, and any new gateway or edge component is assessed for security-event capture before it goes live.</w:t>
      </w:r>
    </w:p>
    <w:p w14:paraId="2DF8E1B3" w14:textId="6FF4E155" w:rsidR="0041138D" w:rsidRPr="0041138D" w:rsidRDefault="0041138D" w:rsidP="0041138D">
      <w:pPr>
        <w:spacing w:after="120"/>
        <w:rPr>
          <w:szCs w:val="20"/>
        </w:rPr>
      </w:pPr>
      <w:r w:rsidRPr="0041138D">
        <w:rPr>
          <w:szCs w:val="20"/>
        </w:rPr>
        <w:t xml:space="preserve">An established pattern already streams Azure, Key Vault, storage and security logs to CrowdStrike through Event Hubs, and the </w:t>
      </w:r>
      <w:r w:rsidR="00A624E6">
        <w:rPr>
          <w:szCs w:val="20"/>
        </w:rPr>
        <w:t>Systems Integration Framework</w:t>
      </w:r>
      <w:r w:rsidRPr="0041138D" w:rsidDel="00A22181">
        <w:rPr>
          <w:szCs w:val="20"/>
        </w:rPr>
        <w:t xml:space="preserve"> </w:t>
      </w:r>
      <w:r w:rsidRPr="0041138D">
        <w:rPr>
          <w:szCs w:val="20"/>
        </w:rPr>
        <w:t>reuses that path rather than inventing a new one. Performance monitoring is kept distinct from security monitoring, with ownership confirmed with the relevant service owners.</w:t>
      </w:r>
    </w:p>
    <w:p w14:paraId="3FF7569C" w14:textId="77777777" w:rsidR="0041138D" w:rsidRPr="0041138D" w:rsidRDefault="0041138D" w:rsidP="0041138D">
      <w:pPr>
        <w:spacing w:after="120"/>
        <w:rPr>
          <w:szCs w:val="20"/>
        </w:rPr>
      </w:pPr>
    </w:p>
    <w:p w14:paraId="0EC27C8F" w14:textId="77777777" w:rsidR="0041138D" w:rsidRPr="0041138D" w:rsidRDefault="0041138D" w:rsidP="0041138D">
      <w:pPr>
        <w:spacing w:after="120"/>
        <w:rPr>
          <w:szCs w:val="20"/>
        </w:rPr>
      </w:pPr>
    </w:p>
    <w:p w14:paraId="3831D91C" w14:textId="77777777" w:rsidR="0041138D" w:rsidRPr="0041138D" w:rsidRDefault="0041138D" w:rsidP="0041138D">
      <w:pPr>
        <w:spacing w:after="120"/>
        <w:rPr>
          <w:szCs w:val="20"/>
        </w:rPr>
      </w:pPr>
    </w:p>
    <w:p w14:paraId="6B62D492" w14:textId="77777777" w:rsidR="0041138D" w:rsidRPr="0041138D" w:rsidRDefault="0041138D" w:rsidP="0041138D">
      <w:pPr>
        <w:spacing w:after="120"/>
        <w:rPr>
          <w:szCs w:val="20"/>
        </w:rPr>
      </w:pPr>
    </w:p>
    <w:tbl>
      <w:tblPr>
        <w:tblStyle w:val="TableGridLight"/>
        <w:tblpPr w:leftFromText="180" w:rightFromText="180" w:vertAnchor="text" w:horzAnchor="margin" w:tblpY="678"/>
        <w:tblW w:w="9351" w:type="dxa"/>
        <w:tblLook w:val="04A0" w:firstRow="1" w:lastRow="0" w:firstColumn="1" w:lastColumn="0" w:noHBand="0" w:noVBand="1"/>
      </w:tblPr>
      <w:tblGrid>
        <w:gridCol w:w="2122"/>
        <w:gridCol w:w="2693"/>
        <w:gridCol w:w="2835"/>
        <w:gridCol w:w="1701"/>
      </w:tblGrid>
      <w:tr w:rsidR="00BD5E77" w:rsidRPr="009527A4" w14:paraId="60208233" w14:textId="77777777" w:rsidTr="00BD5E77">
        <w:tc>
          <w:tcPr>
            <w:tcW w:w="2122" w:type="dxa"/>
            <w:tcBorders>
              <w:top w:val="single" w:sz="12" w:space="0" w:color="000000" w:themeColor="text1"/>
            </w:tcBorders>
            <w:shd w:val="clear" w:color="auto" w:fill="C1CDEC" w:themeFill="accent1" w:themeFillTint="33"/>
          </w:tcPr>
          <w:p w14:paraId="4A54F946" w14:textId="77777777" w:rsidR="00BD5E77" w:rsidRPr="00595998" w:rsidRDefault="00BD5E77" w:rsidP="00BD5E77">
            <w:pPr>
              <w:rPr>
                <w:rFonts w:asciiTheme="minorHAnsi" w:hAnsiTheme="minorHAnsi" w:hint="eastAsia"/>
                <w:b/>
                <w:lang w:eastAsia="en-GB"/>
              </w:rPr>
            </w:pPr>
            <w:bookmarkStart w:id="359" w:name="_Toc239507158"/>
            <w:bookmarkStart w:id="360" w:name="_Toc239852388"/>
            <w:bookmarkStart w:id="361" w:name="_Toc239980644"/>
            <w:r w:rsidRPr="00BD5E77">
              <w:rPr>
                <w:rFonts w:asciiTheme="minorHAnsi" w:hAnsiTheme="minorHAnsi"/>
                <w:b/>
                <w:lang w:eastAsia="en-GB"/>
              </w:rPr>
              <w:t>Resource</w:t>
            </w:r>
          </w:p>
        </w:tc>
        <w:tc>
          <w:tcPr>
            <w:tcW w:w="2693" w:type="dxa"/>
            <w:tcBorders>
              <w:top w:val="single" w:sz="12" w:space="0" w:color="000000" w:themeColor="text1"/>
            </w:tcBorders>
            <w:shd w:val="clear" w:color="auto" w:fill="C1CDEC" w:themeFill="accent1" w:themeFillTint="33"/>
          </w:tcPr>
          <w:p w14:paraId="38EBD88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Operational signal</w:t>
            </w:r>
          </w:p>
        </w:tc>
        <w:tc>
          <w:tcPr>
            <w:tcW w:w="2835" w:type="dxa"/>
            <w:tcBorders>
              <w:top w:val="single" w:sz="12" w:space="0" w:color="000000" w:themeColor="text1"/>
            </w:tcBorders>
            <w:shd w:val="clear" w:color="auto" w:fill="C1CDEC" w:themeFill="accent1" w:themeFillTint="33"/>
          </w:tcPr>
          <w:p w14:paraId="4ADFAF87"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Security signal</w:t>
            </w:r>
          </w:p>
        </w:tc>
        <w:tc>
          <w:tcPr>
            <w:tcW w:w="1701" w:type="dxa"/>
            <w:tcBorders>
              <w:top w:val="single" w:sz="12" w:space="0" w:color="000000" w:themeColor="text1"/>
            </w:tcBorders>
            <w:shd w:val="clear" w:color="auto" w:fill="C1CDEC" w:themeFill="accent1" w:themeFillTint="33"/>
          </w:tcPr>
          <w:p w14:paraId="025DB61F" w14:textId="77777777"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Destination</w:t>
            </w:r>
          </w:p>
        </w:tc>
      </w:tr>
      <w:tr w:rsidR="00BD5E77" w:rsidRPr="009527A4" w14:paraId="1DB4D8EA" w14:textId="77777777" w:rsidTr="00BD5E77">
        <w:tc>
          <w:tcPr>
            <w:tcW w:w="2122" w:type="dxa"/>
            <w:vAlign w:val="center"/>
          </w:tcPr>
          <w:p w14:paraId="5A2FCE8C"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API Management</w:t>
            </w:r>
          </w:p>
        </w:tc>
        <w:tc>
          <w:tcPr>
            <w:tcW w:w="2693" w:type="dxa"/>
            <w:vAlign w:val="center"/>
          </w:tcPr>
          <w:p w14:paraId="7713B08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Latency, throughput, failures</w:t>
            </w:r>
          </w:p>
        </w:tc>
        <w:tc>
          <w:tcPr>
            <w:tcW w:w="2835" w:type="dxa"/>
            <w:vAlign w:val="center"/>
          </w:tcPr>
          <w:p w14:paraId="49689C9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Authentication failures, policy violations</w:t>
            </w:r>
          </w:p>
        </w:tc>
        <w:tc>
          <w:tcPr>
            <w:tcW w:w="1701" w:type="dxa"/>
            <w:vAlign w:val="center"/>
          </w:tcPr>
          <w:p w14:paraId="4D4CFDE3"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5AF92B3A" w14:textId="77777777" w:rsidTr="00BD5E77">
        <w:tc>
          <w:tcPr>
            <w:tcW w:w="2122" w:type="dxa"/>
            <w:vAlign w:val="center"/>
          </w:tcPr>
          <w:p w14:paraId="3DF24E9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w:t>
            </w:r>
          </w:p>
        </w:tc>
        <w:tc>
          <w:tcPr>
            <w:tcW w:w="2693" w:type="dxa"/>
            <w:vAlign w:val="center"/>
          </w:tcPr>
          <w:p w14:paraId="13BED36D"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Run success and failure, duration</w:t>
            </w:r>
          </w:p>
        </w:tc>
        <w:tc>
          <w:tcPr>
            <w:tcW w:w="2835" w:type="dxa"/>
            <w:vAlign w:val="center"/>
          </w:tcPr>
          <w:p w14:paraId="1AC1AFC7"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Connection and identity events</w:t>
            </w:r>
          </w:p>
        </w:tc>
        <w:tc>
          <w:tcPr>
            <w:tcW w:w="1701" w:type="dxa"/>
            <w:vAlign w:val="center"/>
          </w:tcPr>
          <w:p w14:paraId="13811B1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396AC846" w14:textId="77777777" w:rsidTr="00BD5E77">
        <w:tc>
          <w:tcPr>
            <w:tcW w:w="2122" w:type="dxa"/>
            <w:vAlign w:val="center"/>
          </w:tcPr>
          <w:p w14:paraId="23FC432A"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w:t>
            </w:r>
          </w:p>
        </w:tc>
        <w:tc>
          <w:tcPr>
            <w:tcW w:w="2693" w:type="dxa"/>
            <w:vAlign w:val="center"/>
          </w:tcPr>
          <w:p w14:paraId="1FA955BC"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Queue depth, dead-letters</w:t>
            </w:r>
          </w:p>
        </w:tc>
        <w:tc>
          <w:tcPr>
            <w:tcW w:w="2835" w:type="dxa"/>
            <w:vAlign w:val="center"/>
          </w:tcPr>
          <w:p w14:paraId="3E4ADEF8"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Access and authorisation events</w:t>
            </w:r>
          </w:p>
        </w:tc>
        <w:tc>
          <w:tcPr>
            <w:tcW w:w="1701" w:type="dxa"/>
            <w:vAlign w:val="center"/>
          </w:tcPr>
          <w:p w14:paraId="5958A97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w:t>
            </w:r>
          </w:p>
        </w:tc>
      </w:tr>
      <w:tr w:rsidR="00BD5E77" w:rsidRPr="009527A4" w14:paraId="4A3C4FA9" w14:textId="77777777" w:rsidTr="00BD5E77">
        <w:tc>
          <w:tcPr>
            <w:tcW w:w="2122" w:type="dxa"/>
            <w:vAlign w:val="center"/>
          </w:tcPr>
          <w:p w14:paraId="5091F12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Functions</w:t>
            </w:r>
          </w:p>
        </w:tc>
        <w:tc>
          <w:tcPr>
            <w:tcW w:w="2693" w:type="dxa"/>
            <w:vAlign w:val="center"/>
          </w:tcPr>
          <w:p w14:paraId="09DE640E"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Executions, errors, duration</w:t>
            </w:r>
          </w:p>
        </w:tc>
        <w:tc>
          <w:tcPr>
            <w:tcW w:w="2835" w:type="dxa"/>
            <w:vAlign w:val="center"/>
          </w:tcPr>
          <w:p w14:paraId="33B1279B"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Managed identity and Key Vault access</w:t>
            </w:r>
          </w:p>
        </w:tc>
        <w:tc>
          <w:tcPr>
            <w:tcW w:w="1701" w:type="dxa"/>
            <w:vAlign w:val="center"/>
          </w:tcPr>
          <w:p w14:paraId="2E4939D4" w14:textId="77777777" w:rsidR="00BD5E77" w:rsidRPr="00F94A76" w:rsidRDefault="00BD5E77" w:rsidP="00BD5E77">
            <w:pPr>
              <w:rPr>
                <w:rFonts w:asciiTheme="minorHAnsi" w:hAnsiTheme="minorHAnsi" w:hint="eastAsia"/>
                <w:lang w:eastAsia="en-GB"/>
              </w:rPr>
            </w:pPr>
            <w:r w:rsidRPr="0041138D">
              <w:rPr>
                <w:rFonts w:asciiTheme="minorHAnsi" w:hAnsiTheme="minorHAnsi"/>
                <w:szCs w:val="20"/>
              </w:rPr>
              <w:t>Log Analytics, CrowdStrike</w:t>
            </w:r>
          </w:p>
        </w:tc>
      </w:tr>
      <w:tr w:rsidR="00BD5E77" w:rsidRPr="009527A4" w14:paraId="2845C7FE" w14:textId="77777777" w:rsidTr="00BD5E77">
        <w:tc>
          <w:tcPr>
            <w:tcW w:w="2122" w:type="dxa"/>
            <w:vAlign w:val="center"/>
          </w:tcPr>
          <w:p w14:paraId="06C8D17A" w14:textId="77777777" w:rsidR="00BD5E77" w:rsidRPr="0041138D" w:rsidRDefault="00BD5E77" w:rsidP="00BD5E77">
            <w:pPr>
              <w:rPr>
                <w:szCs w:val="20"/>
              </w:rPr>
            </w:pPr>
            <w:r w:rsidRPr="0041138D">
              <w:rPr>
                <w:rFonts w:asciiTheme="minorHAnsi" w:hAnsiTheme="minorHAnsi"/>
                <w:szCs w:val="20"/>
              </w:rPr>
              <w:t>Key Vault</w:t>
            </w:r>
          </w:p>
        </w:tc>
        <w:tc>
          <w:tcPr>
            <w:tcW w:w="2693" w:type="dxa"/>
            <w:vAlign w:val="center"/>
          </w:tcPr>
          <w:p w14:paraId="6118E8F2" w14:textId="77777777" w:rsidR="00BD5E77" w:rsidRPr="0041138D" w:rsidRDefault="00BD5E77" w:rsidP="00BD5E77">
            <w:pPr>
              <w:rPr>
                <w:szCs w:val="20"/>
              </w:rPr>
            </w:pPr>
            <w:r w:rsidRPr="0041138D">
              <w:rPr>
                <w:rFonts w:asciiTheme="minorHAnsi" w:hAnsiTheme="minorHAnsi"/>
                <w:szCs w:val="20"/>
              </w:rPr>
              <w:t>Availability</w:t>
            </w:r>
          </w:p>
        </w:tc>
        <w:tc>
          <w:tcPr>
            <w:tcW w:w="2835" w:type="dxa"/>
            <w:vAlign w:val="center"/>
          </w:tcPr>
          <w:p w14:paraId="13AD6B87" w14:textId="77777777" w:rsidR="00BD5E77" w:rsidRPr="0041138D" w:rsidRDefault="00BD5E77" w:rsidP="00BD5E77">
            <w:pPr>
              <w:rPr>
                <w:szCs w:val="20"/>
              </w:rPr>
            </w:pPr>
            <w:r w:rsidRPr="0041138D">
              <w:rPr>
                <w:rFonts w:asciiTheme="minorHAnsi" w:hAnsiTheme="minorHAnsi"/>
                <w:szCs w:val="20"/>
              </w:rPr>
              <w:t>Secret and certificate access</w:t>
            </w:r>
          </w:p>
        </w:tc>
        <w:tc>
          <w:tcPr>
            <w:tcW w:w="1701" w:type="dxa"/>
            <w:vAlign w:val="center"/>
          </w:tcPr>
          <w:p w14:paraId="7F02C4D3" w14:textId="77777777" w:rsidR="00BD5E77" w:rsidRPr="0041138D" w:rsidRDefault="00BD5E77" w:rsidP="00BD5E77">
            <w:pPr>
              <w:rPr>
                <w:szCs w:val="20"/>
              </w:rPr>
            </w:pPr>
            <w:r w:rsidRPr="0041138D">
              <w:rPr>
                <w:rFonts w:asciiTheme="minorHAnsi" w:hAnsiTheme="minorHAnsi"/>
                <w:szCs w:val="20"/>
              </w:rPr>
              <w:t>Log Analytics, CrowdStrike</w:t>
            </w:r>
          </w:p>
        </w:tc>
      </w:tr>
      <w:tr w:rsidR="00BD5E77" w:rsidRPr="009527A4" w14:paraId="6408C70E" w14:textId="77777777" w:rsidTr="00BD5E77">
        <w:tc>
          <w:tcPr>
            <w:tcW w:w="2122" w:type="dxa"/>
            <w:vAlign w:val="center"/>
          </w:tcPr>
          <w:p w14:paraId="18162023" w14:textId="77777777" w:rsidR="00BD5E77" w:rsidRPr="0041138D" w:rsidRDefault="00BD5E77" w:rsidP="00BD5E77">
            <w:pPr>
              <w:rPr>
                <w:szCs w:val="20"/>
              </w:rPr>
            </w:pPr>
            <w:r w:rsidRPr="0041138D">
              <w:rPr>
                <w:rFonts w:asciiTheme="minorHAnsi" w:hAnsiTheme="minorHAnsi"/>
                <w:szCs w:val="20"/>
              </w:rPr>
              <w:t>Event Hubs</w:t>
            </w:r>
          </w:p>
        </w:tc>
        <w:tc>
          <w:tcPr>
            <w:tcW w:w="2693" w:type="dxa"/>
            <w:vAlign w:val="center"/>
          </w:tcPr>
          <w:p w14:paraId="23DB8F6C" w14:textId="77777777" w:rsidR="00BD5E77" w:rsidRPr="0041138D" w:rsidRDefault="00BD5E77" w:rsidP="00BD5E77">
            <w:pPr>
              <w:rPr>
                <w:szCs w:val="20"/>
              </w:rPr>
            </w:pPr>
            <w:r w:rsidRPr="0041138D">
              <w:rPr>
                <w:rFonts w:asciiTheme="minorHAnsi" w:hAnsiTheme="minorHAnsi"/>
                <w:szCs w:val="20"/>
              </w:rPr>
              <w:t>Throughput, lag</w:t>
            </w:r>
          </w:p>
        </w:tc>
        <w:tc>
          <w:tcPr>
            <w:tcW w:w="2835" w:type="dxa"/>
            <w:vAlign w:val="center"/>
          </w:tcPr>
          <w:p w14:paraId="3919D842" w14:textId="77777777" w:rsidR="00BD5E77" w:rsidRPr="0041138D" w:rsidRDefault="00BD5E77" w:rsidP="00BD5E77">
            <w:pPr>
              <w:rPr>
                <w:szCs w:val="20"/>
              </w:rPr>
            </w:pPr>
            <w:r w:rsidRPr="0041138D">
              <w:rPr>
                <w:rFonts w:asciiTheme="minorHAnsi" w:hAnsiTheme="minorHAnsi"/>
                <w:szCs w:val="20"/>
              </w:rPr>
              <w:t>Namespace access</w:t>
            </w:r>
          </w:p>
        </w:tc>
        <w:tc>
          <w:tcPr>
            <w:tcW w:w="1701" w:type="dxa"/>
            <w:vAlign w:val="center"/>
          </w:tcPr>
          <w:p w14:paraId="2F8A3465" w14:textId="77777777" w:rsidR="00BD5E77" w:rsidRPr="0041138D" w:rsidRDefault="00BD5E77" w:rsidP="00BD5E77">
            <w:pPr>
              <w:rPr>
                <w:szCs w:val="20"/>
              </w:rPr>
            </w:pPr>
            <w:r w:rsidRPr="0041138D">
              <w:rPr>
                <w:rFonts w:asciiTheme="minorHAnsi" w:hAnsiTheme="minorHAnsi"/>
                <w:szCs w:val="20"/>
              </w:rPr>
              <w:t>Log Analytics, CrowdStrike</w:t>
            </w:r>
          </w:p>
        </w:tc>
      </w:tr>
    </w:tbl>
    <w:p w14:paraId="4D1D90E8" w14:textId="10406667" w:rsidR="00E62C5D" w:rsidRPr="00BD5E77" w:rsidRDefault="0041138D">
      <w:pPr>
        <w:pStyle w:val="Heading3"/>
        <w:rPr>
          <w:lang w:val="en-US"/>
        </w:rPr>
      </w:pPr>
      <w:r w:rsidRPr="00BD5E77">
        <w:rPr>
          <w:color w:val="132040" w:themeColor="accent1" w:themeShade="BF"/>
          <w:sz w:val="24"/>
          <w:szCs w:val="26"/>
        </w:rPr>
        <w:t>Azure Resource Observability Matrix</w:t>
      </w:r>
      <w:bookmarkEnd w:id="359"/>
      <w:bookmarkEnd w:id="360"/>
      <w:bookmarkEnd w:id="361"/>
      <w:r w:rsidR="00E62C5D" w:rsidRPr="00BD5E77">
        <w:rPr>
          <w:color w:val="132040" w:themeColor="accent1" w:themeShade="BF"/>
          <w:sz w:val="24"/>
          <w:szCs w:val="26"/>
        </w:rPr>
        <w:br/>
      </w:r>
      <w:r w:rsidR="00E62C5D" w:rsidRPr="00BD5E77">
        <w:rPr>
          <w:color w:val="132040" w:themeColor="accent1" w:themeShade="BF"/>
          <w:sz w:val="24"/>
          <w:szCs w:val="26"/>
        </w:rPr>
        <w:br/>
      </w:r>
    </w:p>
    <w:p w14:paraId="5E0F748D" w14:textId="1A845DD1" w:rsidR="0041138D" w:rsidRDefault="0041138D" w:rsidP="0041138D">
      <w:pPr>
        <w:pStyle w:val="Heading2"/>
        <w:rPr>
          <w:bCs w:val="0"/>
        </w:rPr>
      </w:pPr>
      <w:bookmarkStart w:id="362" w:name="_Toc239507159"/>
      <w:bookmarkStart w:id="363" w:name="_Toc239852389"/>
      <w:bookmarkStart w:id="364" w:name="_Toc239980645"/>
      <w:bookmarkStart w:id="365" w:name="_Toc240018814"/>
      <w:r w:rsidRPr="005D6483">
        <w:rPr>
          <w:bCs w:val="0"/>
        </w:rPr>
        <w:t>Operational Excellence</w:t>
      </w:r>
      <w:bookmarkEnd w:id="362"/>
      <w:bookmarkEnd w:id="363"/>
      <w:bookmarkEnd w:id="364"/>
      <w:bookmarkEnd w:id="365"/>
    </w:p>
    <w:p w14:paraId="7057181F" w14:textId="77777777" w:rsidR="00FC6A4E" w:rsidRPr="00FC6A4E" w:rsidRDefault="00FC6A4E" w:rsidP="00FC6A4E"/>
    <w:p w14:paraId="11F71EEA" w14:textId="77777777" w:rsidR="0041138D" w:rsidRPr="0041138D" w:rsidRDefault="0041138D" w:rsidP="0041138D">
      <w:pPr>
        <w:spacing w:after="120"/>
        <w:rPr>
          <w:szCs w:val="20"/>
        </w:rPr>
      </w:pPr>
      <w:r w:rsidRPr="0041138D">
        <w:rPr>
          <w:szCs w:val="20"/>
        </w:rPr>
        <w:t>The discipline that keeps an integration secure also keeps it operable.</w:t>
      </w:r>
    </w:p>
    <w:p w14:paraId="5069BABE" w14:textId="77777777" w:rsidR="0041138D" w:rsidRPr="0041138D" w:rsidRDefault="0041138D" w:rsidP="0041138D">
      <w:pPr>
        <w:spacing w:after="46" w:line="270" w:lineRule="auto"/>
        <w:ind w:left="360"/>
        <w:rPr>
          <w:szCs w:val="20"/>
        </w:rPr>
      </w:pPr>
      <w:r w:rsidRPr="0041138D">
        <w:rPr>
          <w:b/>
          <w:szCs w:val="20"/>
        </w:rPr>
        <w:t xml:space="preserve">Deployed as code. </w:t>
      </w:r>
      <w:r w:rsidRPr="0041138D">
        <w:rPr>
          <w:szCs w:val="20"/>
        </w:rPr>
        <w:t>Integrations are provisioned through infrastructure-as-code and delivered through DevSecOps pipelines, so an environment is reproducible and reviewable, and nothing is configured by hand.</w:t>
      </w:r>
    </w:p>
    <w:p w14:paraId="032DECA9" w14:textId="77777777" w:rsidR="0041138D" w:rsidRPr="0041138D" w:rsidRDefault="0041138D" w:rsidP="0041138D">
      <w:pPr>
        <w:spacing w:after="46" w:line="270" w:lineRule="auto"/>
        <w:ind w:left="360"/>
        <w:rPr>
          <w:szCs w:val="20"/>
        </w:rPr>
      </w:pPr>
      <w:r w:rsidRPr="0041138D">
        <w:rPr>
          <w:b/>
          <w:szCs w:val="20"/>
        </w:rPr>
        <w:t xml:space="preserve">Resilience matched to criticality. </w:t>
      </w:r>
      <w:r w:rsidRPr="0041138D">
        <w:rPr>
          <w:szCs w:val="20"/>
        </w:rPr>
        <w:t>The redundancy and recovery posture of an integration follows its criticality tier, set with business continuity and risk and evidenced at design time</w:t>
      </w:r>
    </w:p>
    <w:p w14:paraId="13DCB683" w14:textId="544C9B39" w:rsidR="0041138D" w:rsidRPr="0041138D" w:rsidRDefault="0041138D" w:rsidP="0041138D">
      <w:pPr>
        <w:spacing w:after="46" w:line="270" w:lineRule="auto"/>
        <w:ind w:left="360"/>
        <w:rPr>
          <w:szCs w:val="20"/>
        </w:rPr>
      </w:pPr>
      <w:r w:rsidRPr="0041138D">
        <w:rPr>
          <w:b/>
          <w:szCs w:val="20"/>
        </w:rPr>
        <w:t xml:space="preserve">Owned and kept live. </w:t>
      </w:r>
      <w:r w:rsidRPr="0041138D">
        <w:rPr>
          <w:szCs w:val="20"/>
        </w:rPr>
        <w:t xml:space="preserve">Each integration has monitoring, alerting and a defined support model with named ownership, and the </w:t>
      </w:r>
      <w:r w:rsidR="00A624E6">
        <w:rPr>
          <w:szCs w:val="20"/>
        </w:rPr>
        <w:t>Systems Integration Framework</w:t>
      </w:r>
      <w:r w:rsidRPr="0041138D" w:rsidDel="00A22181">
        <w:rPr>
          <w:szCs w:val="20"/>
        </w:rPr>
        <w:t xml:space="preserve"> </w:t>
      </w:r>
      <w:r w:rsidRPr="0041138D">
        <w:rPr>
          <w:szCs w:val="20"/>
        </w:rPr>
        <w:t>itself is maintained as a live artefact, reviewed continuously rather than only before a Technical Design Authority submission.</w:t>
      </w:r>
    </w:p>
    <w:p w14:paraId="15526C07" w14:textId="77777777" w:rsidR="0041138D" w:rsidRDefault="0041138D" w:rsidP="0041138D">
      <w:pPr>
        <w:spacing w:after="46" w:line="270" w:lineRule="auto"/>
        <w:ind w:left="360"/>
        <w:rPr>
          <w:szCs w:val="20"/>
        </w:rPr>
      </w:pPr>
    </w:p>
    <w:p w14:paraId="16070803" w14:textId="17409AAA" w:rsidR="0041138D" w:rsidRDefault="0041138D" w:rsidP="0041138D">
      <w:pPr>
        <w:pStyle w:val="Heading2"/>
        <w:rPr>
          <w:bCs w:val="0"/>
        </w:rPr>
      </w:pPr>
      <w:bookmarkStart w:id="366" w:name="_Toc239507160"/>
      <w:bookmarkStart w:id="367" w:name="_Toc239852390"/>
      <w:bookmarkStart w:id="368" w:name="_Toc239980646"/>
      <w:bookmarkStart w:id="369" w:name="_Toc240018815"/>
      <w:r w:rsidRPr="005D6483">
        <w:rPr>
          <w:bCs w:val="0"/>
        </w:rPr>
        <w:t>Delivery Pipeline</w:t>
      </w:r>
      <w:bookmarkEnd w:id="366"/>
      <w:bookmarkEnd w:id="367"/>
      <w:bookmarkEnd w:id="368"/>
      <w:bookmarkEnd w:id="369"/>
    </w:p>
    <w:p w14:paraId="7C606EB7" w14:textId="77777777" w:rsidR="00FC6A4E" w:rsidRPr="00FC6A4E" w:rsidRDefault="00FC6A4E" w:rsidP="00FC6A4E"/>
    <w:p w14:paraId="26CB08CC" w14:textId="77777777" w:rsidR="0041138D" w:rsidRPr="0041138D" w:rsidRDefault="0041138D" w:rsidP="0041138D">
      <w:pPr>
        <w:spacing w:after="120"/>
        <w:rPr>
          <w:szCs w:val="20"/>
        </w:rPr>
      </w:pPr>
      <w:r w:rsidRPr="0041138D">
        <w:rPr>
          <w:szCs w:val="20"/>
        </w:rP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3FB4A076" w14:textId="07DF2397" w:rsidR="00E62C5D" w:rsidRDefault="0041138D" w:rsidP="0041138D">
      <w:pPr>
        <w:spacing w:after="120"/>
      </w:pPr>
      <w:r w:rsidRPr="0041138D">
        <w:rPr>
          <w:szCs w:val="20"/>
        </w:rPr>
        <w:t xml:space="preserve">Source : </w:t>
      </w:r>
      <w:hyperlink w:anchor="EngDevPrinc" w:history="1">
        <w:r w:rsidRPr="0041138D">
          <w:rPr>
            <w:rStyle w:val="Hyperlink"/>
            <w:szCs w:val="20"/>
          </w:rPr>
          <w:t>DevOpsPrinciples</w:t>
        </w:r>
      </w:hyperlink>
    </w:p>
    <w:p w14:paraId="0D555E87" w14:textId="77777777" w:rsidR="00F55098" w:rsidRDefault="00F55098" w:rsidP="0041138D">
      <w:pPr>
        <w:spacing w:after="120"/>
        <w:rPr>
          <w:szCs w:val="20"/>
        </w:rPr>
      </w:pPr>
    </w:p>
    <w:tbl>
      <w:tblPr>
        <w:tblStyle w:val="TableGridLight"/>
        <w:tblW w:w="9067" w:type="dxa"/>
        <w:tblLook w:val="04A0" w:firstRow="1" w:lastRow="0" w:firstColumn="1" w:lastColumn="0" w:noHBand="0" w:noVBand="1"/>
      </w:tblPr>
      <w:tblGrid>
        <w:gridCol w:w="2263"/>
        <w:gridCol w:w="6804"/>
      </w:tblGrid>
      <w:tr w:rsidR="00BD5E77" w:rsidRPr="009527A4" w14:paraId="5DD2FF28" w14:textId="77777777" w:rsidTr="00BD5E77">
        <w:tc>
          <w:tcPr>
            <w:tcW w:w="2263" w:type="dxa"/>
            <w:tcBorders>
              <w:top w:val="single" w:sz="12" w:space="0" w:color="000000" w:themeColor="text1"/>
            </w:tcBorders>
            <w:shd w:val="clear" w:color="auto" w:fill="C1CDEC" w:themeFill="accent1" w:themeFillTint="33"/>
          </w:tcPr>
          <w:p w14:paraId="3D7ECBC2" w14:textId="39513A15"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Practice</w:t>
            </w:r>
          </w:p>
        </w:tc>
        <w:tc>
          <w:tcPr>
            <w:tcW w:w="6804" w:type="dxa"/>
            <w:tcBorders>
              <w:top w:val="single" w:sz="12" w:space="0" w:color="000000" w:themeColor="text1"/>
            </w:tcBorders>
            <w:shd w:val="clear" w:color="auto" w:fill="C1CDEC" w:themeFill="accent1" w:themeFillTint="33"/>
          </w:tcPr>
          <w:p w14:paraId="445B9F67" w14:textId="7C2E0CB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What the pipeline does</w:t>
            </w:r>
          </w:p>
        </w:tc>
      </w:tr>
      <w:tr w:rsidR="00BD5E77" w:rsidRPr="009527A4" w14:paraId="6E7F2684" w14:textId="77777777" w:rsidTr="00BD5E77">
        <w:tc>
          <w:tcPr>
            <w:tcW w:w="2263" w:type="dxa"/>
          </w:tcPr>
          <w:p w14:paraId="02937CDF" w14:textId="20D2B480" w:rsidR="00BD5E77" w:rsidRPr="00F94A76" w:rsidRDefault="00BD5E77" w:rsidP="00BD5E77">
            <w:pPr>
              <w:rPr>
                <w:rFonts w:asciiTheme="minorHAnsi" w:hAnsiTheme="minorHAnsi" w:hint="eastAsia"/>
                <w:lang w:eastAsia="en-GB"/>
              </w:rPr>
            </w:pPr>
            <w:r w:rsidRPr="0041138D">
              <w:rPr>
                <w:rFonts w:asciiTheme="minorHAnsi" w:hAnsiTheme="minorHAnsi"/>
                <w:b/>
                <w:szCs w:val="20"/>
              </w:rPr>
              <w:t>Pipeline foundation</w:t>
            </w:r>
          </w:p>
        </w:tc>
        <w:tc>
          <w:tcPr>
            <w:tcW w:w="6804" w:type="dxa"/>
          </w:tcPr>
          <w:p w14:paraId="6F2A3A98" w14:textId="4E6368BE" w:rsidR="00BD5E77" w:rsidRPr="00F94A76" w:rsidRDefault="00BD5E77" w:rsidP="00BD5E77">
            <w:pPr>
              <w:rPr>
                <w:rFonts w:asciiTheme="minorHAnsi" w:hAnsiTheme="minorHAnsi" w:hint="eastAsia"/>
                <w:lang w:eastAsia="en-GB"/>
              </w:rPr>
            </w:pPr>
            <w:r w:rsidRPr="0041138D">
              <w:rPr>
                <w:rFonts w:asciiTheme="minorHAnsi" w:hAnsiTheme="minorHAnsi"/>
                <w:szCs w:val="20"/>
              </w:rPr>
              <w:t>Source code and infrastructure-as-code live in the Chaucer repository under the DevSecOps project, and every change is built and deployed through the pipeline. The pipeline is the only route to an environment.</w:t>
            </w:r>
          </w:p>
        </w:tc>
      </w:tr>
      <w:tr w:rsidR="00BD5E77" w:rsidRPr="009527A4" w14:paraId="20A43D2F" w14:textId="77777777" w:rsidTr="00BD5E77">
        <w:tc>
          <w:tcPr>
            <w:tcW w:w="2263" w:type="dxa"/>
          </w:tcPr>
          <w:p w14:paraId="1EF5815D" w14:textId="56B61D7C" w:rsidR="00BD5E77" w:rsidRPr="00F94A76" w:rsidRDefault="00BD5E77" w:rsidP="00BD5E77">
            <w:pPr>
              <w:rPr>
                <w:rFonts w:asciiTheme="minorHAnsi" w:hAnsiTheme="minorHAnsi" w:hint="eastAsia"/>
                <w:lang w:eastAsia="en-GB"/>
              </w:rPr>
            </w:pPr>
            <w:r w:rsidRPr="0041138D">
              <w:rPr>
                <w:rFonts w:asciiTheme="minorHAnsi" w:hAnsiTheme="minorHAnsi"/>
                <w:b/>
                <w:szCs w:val="20"/>
              </w:rPr>
              <w:t>Pull-request validation</w:t>
            </w:r>
          </w:p>
        </w:tc>
        <w:tc>
          <w:tcPr>
            <w:tcW w:w="6804" w:type="dxa"/>
          </w:tcPr>
          <w:p w14:paraId="4B70A221" w14:textId="2395FD6F" w:rsidR="00BD5E77" w:rsidRPr="00F94A76" w:rsidRDefault="00BD5E77" w:rsidP="00BD5E77">
            <w:pPr>
              <w:rPr>
                <w:rFonts w:asciiTheme="minorHAnsi" w:hAnsiTheme="minorHAnsi" w:hint="eastAsia"/>
                <w:lang w:eastAsia="en-GB"/>
              </w:rPr>
            </w:pPr>
            <w:r w:rsidRPr="0041138D">
              <w:rPr>
                <w:rFonts w:asciiTheme="minorHAnsi" w:hAnsiTheme="minorHAnsi"/>
                <w:szCs w:val="20"/>
              </w:rPr>
              <w:t>Every change enters through a pull request. The pipeline builds it, lints it, runs its automated tests and its security scans, and the change cannot merge until those checks pass and a peer has approved the request.</w:t>
            </w:r>
          </w:p>
        </w:tc>
      </w:tr>
      <w:tr w:rsidR="00BD5E77" w:rsidRPr="009527A4" w14:paraId="5AF8A617" w14:textId="77777777" w:rsidTr="00BD5E77">
        <w:tc>
          <w:tcPr>
            <w:tcW w:w="2263" w:type="dxa"/>
          </w:tcPr>
          <w:p w14:paraId="57CC08BE" w14:textId="4C284791" w:rsidR="00BD5E77" w:rsidRPr="00F94A76" w:rsidRDefault="00BD5E77" w:rsidP="00BD5E77">
            <w:pPr>
              <w:rPr>
                <w:rFonts w:asciiTheme="minorHAnsi" w:hAnsiTheme="minorHAnsi" w:hint="eastAsia"/>
                <w:lang w:eastAsia="en-GB"/>
              </w:rPr>
            </w:pPr>
            <w:r w:rsidRPr="0041138D">
              <w:rPr>
                <w:rFonts w:asciiTheme="minorHAnsi" w:hAnsiTheme="minorHAnsi"/>
                <w:b/>
                <w:szCs w:val="20"/>
              </w:rPr>
              <w:t>Immutable artefacts</w:t>
            </w:r>
          </w:p>
        </w:tc>
        <w:tc>
          <w:tcPr>
            <w:tcW w:w="6804" w:type="dxa"/>
          </w:tcPr>
          <w:p w14:paraId="4978449A" w14:textId="404E6104" w:rsidR="00BD5E77" w:rsidRPr="00F94A76" w:rsidRDefault="00BD5E77" w:rsidP="00BD5E77">
            <w:pPr>
              <w:rPr>
                <w:rFonts w:asciiTheme="minorHAnsi" w:hAnsiTheme="minorHAnsi" w:hint="eastAsia"/>
                <w:lang w:eastAsia="en-GB"/>
              </w:rPr>
            </w:pPr>
            <w:r w:rsidRPr="0041138D">
              <w:rPr>
                <w:rFonts w:asciiTheme="minorHAnsi" w:hAnsiTheme="minorHAnsi"/>
                <w:szCs w:val="20"/>
              </w:rPr>
              <w:t>A versioned artefact is built once and promoted unchanged through every environment. Nothing is rebuilt per environment, so what runs in production is exactly what was tested.</w:t>
            </w:r>
          </w:p>
        </w:tc>
      </w:tr>
      <w:tr w:rsidR="00BD5E77" w:rsidRPr="009527A4" w14:paraId="75214926" w14:textId="77777777" w:rsidTr="00BD5E77">
        <w:tc>
          <w:tcPr>
            <w:tcW w:w="2263" w:type="dxa"/>
          </w:tcPr>
          <w:p w14:paraId="1008B971" w14:textId="19EC9A0B" w:rsidR="00BD5E77" w:rsidRPr="00F94A76" w:rsidRDefault="00BD5E77" w:rsidP="00BD5E77">
            <w:pPr>
              <w:rPr>
                <w:rFonts w:asciiTheme="minorHAnsi" w:hAnsiTheme="minorHAnsi" w:hint="eastAsia"/>
                <w:lang w:eastAsia="en-GB"/>
              </w:rPr>
            </w:pPr>
            <w:r w:rsidRPr="0041138D">
              <w:rPr>
                <w:rFonts w:asciiTheme="minorHAnsi" w:hAnsiTheme="minorHAnsi"/>
                <w:b/>
                <w:szCs w:val="20"/>
              </w:rPr>
              <w:t>Deploy to development first</w:t>
            </w:r>
          </w:p>
        </w:tc>
        <w:tc>
          <w:tcPr>
            <w:tcW w:w="6804" w:type="dxa"/>
          </w:tcPr>
          <w:p w14:paraId="39BEEBE8" w14:textId="24DE4554" w:rsidR="00BD5E77" w:rsidRPr="00F94A76" w:rsidRDefault="00BD5E77" w:rsidP="00BD5E77">
            <w:pPr>
              <w:rPr>
                <w:rFonts w:asciiTheme="minorHAnsi" w:hAnsiTheme="minorHAnsi" w:hint="eastAsia"/>
                <w:lang w:eastAsia="en-GB"/>
              </w:rPr>
            </w:pPr>
            <w:r w:rsidRPr="0041138D">
              <w:rPr>
                <w:rFonts w:asciiTheme="minorHAnsi" w:hAnsiTheme="minorHAnsi"/>
                <w:szCs w:val="20"/>
              </w:rPr>
              <w:t>A merged change deploys automatically to development, where it runs against real dependencies. Development is where integration behaviour is proven before anything is promoted.</w:t>
            </w:r>
          </w:p>
        </w:tc>
      </w:tr>
      <w:tr w:rsidR="00BD5E77" w:rsidRPr="009527A4" w14:paraId="0157AB97" w14:textId="77777777" w:rsidTr="00BD5E77">
        <w:tc>
          <w:tcPr>
            <w:tcW w:w="2263" w:type="dxa"/>
          </w:tcPr>
          <w:p w14:paraId="0BC48C6A" w14:textId="1B5E7A9A" w:rsidR="00BD5E77" w:rsidRPr="0041138D" w:rsidRDefault="00BD5E77" w:rsidP="00BD5E77">
            <w:pPr>
              <w:rPr>
                <w:b/>
                <w:szCs w:val="20"/>
              </w:rPr>
            </w:pPr>
            <w:r w:rsidRPr="0041138D">
              <w:rPr>
                <w:rFonts w:asciiTheme="minorHAnsi" w:hAnsiTheme="minorHAnsi"/>
                <w:b/>
                <w:szCs w:val="20"/>
              </w:rPr>
              <w:t>Integration and automation testing</w:t>
            </w:r>
          </w:p>
        </w:tc>
        <w:tc>
          <w:tcPr>
            <w:tcW w:w="6804" w:type="dxa"/>
          </w:tcPr>
          <w:p w14:paraId="12922903" w14:textId="77777777" w:rsidR="00BD5E77" w:rsidRPr="0041138D" w:rsidRDefault="00BD5E77" w:rsidP="00BD5E77">
            <w:pPr>
              <w:rPr>
                <w:rFonts w:asciiTheme="minorHAnsi" w:hAnsiTheme="minorHAnsi" w:hint="eastAsia"/>
                <w:szCs w:val="20"/>
              </w:rPr>
            </w:pPr>
          </w:p>
          <w:p w14:paraId="0C3C0683"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Automated unit, integration, and end-to-end testing should be implemented wherever feasible within the delivery pipeline, including relevant contract and schema validations. Changes should only progress once the applicable automated and manual quality checks have been successfully completed.</w:t>
            </w:r>
          </w:p>
          <w:p w14:paraId="0E4B7F19" w14:textId="77777777" w:rsidR="00BD5E77" w:rsidRPr="0041138D" w:rsidRDefault="00BD5E77" w:rsidP="00BD5E77">
            <w:pPr>
              <w:rPr>
                <w:szCs w:val="20"/>
              </w:rPr>
            </w:pPr>
          </w:p>
        </w:tc>
      </w:tr>
      <w:tr w:rsidR="00BD5E77" w:rsidRPr="009527A4" w14:paraId="172BB702" w14:textId="77777777" w:rsidTr="00BD5E77">
        <w:tc>
          <w:tcPr>
            <w:tcW w:w="2263" w:type="dxa"/>
          </w:tcPr>
          <w:p w14:paraId="324697C9" w14:textId="03187716" w:rsidR="00BD5E77" w:rsidRPr="0041138D" w:rsidRDefault="00BD5E77" w:rsidP="00BD5E77">
            <w:pPr>
              <w:rPr>
                <w:b/>
                <w:szCs w:val="20"/>
              </w:rPr>
            </w:pPr>
            <w:r w:rsidRPr="0041138D">
              <w:rPr>
                <w:rFonts w:asciiTheme="minorHAnsi" w:hAnsiTheme="minorHAnsi"/>
                <w:b/>
                <w:szCs w:val="20"/>
              </w:rPr>
              <w:t>Environment validation checks</w:t>
            </w:r>
          </w:p>
        </w:tc>
        <w:tc>
          <w:tcPr>
            <w:tcW w:w="6804" w:type="dxa"/>
          </w:tcPr>
          <w:p w14:paraId="5C9D32AD" w14:textId="77777777" w:rsidR="00BD5E77" w:rsidRPr="0041138D" w:rsidRDefault="00BD5E77" w:rsidP="00BD5E77">
            <w:pPr>
              <w:rPr>
                <w:rFonts w:asciiTheme="minorHAnsi" w:hAnsiTheme="minorHAnsi" w:hint="eastAsia"/>
                <w:szCs w:val="20"/>
              </w:rPr>
            </w:pPr>
            <w:r w:rsidRPr="0041138D">
              <w:rPr>
                <w:rFonts w:asciiTheme="minorHAnsi" w:hAnsiTheme="minorHAnsi"/>
                <w:szCs w:val="20"/>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5939BD9B" w14:textId="77777777" w:rsidR="00BD5E77" w:rsidRPr="0041138D" w:rsidRDefault="00BD5E77" w:rsidP="00BD5E77">
            <w:pPr>
              <w:rPr>
                <w:szCs w:val="20"/>
              </w:rPr>
            </w:pPr>
          </w:p>
        </w:tc>
      </w:tr>
      <w:tr w:rsidR="00BD5E77" w:rsidRPr="009527A4" w14:paraId="5264363A" w14:textId="77777777" w:rsidTr="00BD5E77">
        <w:tc>
          <w:tcPr>
            <w:tcW w:w="2263" w:type="dxa"/>
          </w:tcPr>
          <w:p w14:paraId="78470326" w14:textId="698133EC" w:rsidR="00BD5E77" w:rsidRPr="0041138D" w:rsidRDefault="00BD5E77" w:rsidP="00BD5E77">
            <w:pPr>
              <w:rPr>
                <w:b/>
                <w:szCs w:val="20"/>
              </w:rPr>
            </w:pPr>
            <w:r w:rsidRPr="0041138D">
              <w:rPr>
                <w:rFonts w:asciiTheme="minorHAnsi" w:hAnsiTheme="minorHAnsi"/>
                <w:b/>
                <w:szCs w:val="20"/>
              </w:rPr>
              <w:t>Security testing</w:t>
            </w:r>
          </w:p>
        </w:tc>
        <w:tc>
          <w:tcPr>
            <w:tcW w:w="6804" w:type="dxa"/>
          </w:tcPr>
          <w:p w14:paraId="5750D0B9" w14:textId="1CB1D14F" w:rsidR="00BD5E77" w:rsidRPr="0041138D" w:rsidRDefault="00BD5E77" w:rsidP="00BD5E77">
            <w:pPr>
              <w:rPr>
                <w:szCs w:val="20"/>
              </w:rPr>
            </w:pPr>
            <w:r w:rsidRPr="0041138D">
              <w:rPr>
                <w:rFonts w:asciiTheme="minorHAnsi" w:hAnsiTheme="minorHAnsi"/>
                <w:szCs w:val="20"/>
              </w:rPr>
              <w:t>Static analysis through SonarQube checks code quality and known weaknesses, and artefact and dependency scanning through JFrog checks the build and its libraries. Findings gate promotion, in line with the security testing the Cloud Engineering Standards require.</w:t>
            </w:r>
          </w:p>
        </w:tc>
      </w:tr>
      <w:tr w:rsidR="00BD5E77" w:rsidRPr="009527A4" w14:paraId="72EB17BE" w14:textId="77777777" w:rsidTr="00BD5E77">
        <w:tc>
          <w:tcPr>
            <w:tcW w:w="2263" w:type="dxa"/>
          </w:tcPr>
          <w:p w14:paraId="72381F3C" w14:textId="3FFACB3C" w:rsidR="00BD5E77" w:rsidRPr="0041138D" w:rsidRDefault="00BD5E77" w:rsidP="00BD5E77">
            <w:pPr>
              <w:rPr>
                <w:b/>
                <w:szCs w:val="20"/>
              </w:rPr>
            </w:pPr>
            <w:r w:rsidRPr="0041138D">
              <w:rPr>
                <w:rFonts w:asciiTheme="minorHAnsi" w:hAnsiTheme="minorHAnsi"/>
                <w:b/>
                <w:szCs w:val="20"/>
              </w:rPr>
              <w:t>Controlled promotion</w:t>
            </w:r>
          </w:p>
        </w:tc>
        <w:tc>
          <w:tcPr>
            <w:tcW w:w="6804" w:type="dxa"/>
          </w:tcPr>
          <w:p w14:paraId="6E133BD4" w14:textId="13539657" w:rsidR="00BD5E77" w:rsidRPr="0041138D" w:rsidRDefault="00BD5E77" w:rsidP="00BD5E77">
            <w:pPr>
              <w:rPr>
                <w:szCs w:val="20"/>
              </w:rPr>
            </w:pPr>
            <w:r w:rsidRPr="0041138D">
              <w:rPr>
                <w:rFonts w:asciiTheme="minorHAnsi" w:hAnsiTheme="minorHAnsi"/>
                <w:szCs w:val="20"/>
              </w:rPr>
              <w:t>Promotion from development to test and on to production is gated and approved. A higher environment accepts only an artefact whose checks have passed and whose sign-off is recorded, and production promotion follows change control.</w:t>
            </w:r>
          </w:p>
        </w:tc>
      </w:tr>
      <w:tr w:rsidR="00BD5E77" w:rsidRPr="009527A4" w14:paraId="488F1248" w14:textId="77777777" w:rsidTr="00BD5E77">
        <w:tc>
          <w:tcPr>
            <w:tcW w:w="2263" w:type="dxa"/>
          </w:tcPr>
          <w:p w14:paraId="43A643F9" w14:textId="33BD2D8C" w:rsidR="00BD5E77" w:rsidRPr="0041138D" w:rsidRDefault="00BD5E77" w:rsidP="00BD5E77">
            <w:pPr>
              <w:rPr>
                <w:b/>
                <w:szCs w:val="20"/>
              </w:rPr>
            </w:pPr>
            <w:r w:rsidRPr="0041138D">
              <w:rPr>
                <w:rFonts w:asciiTheme="minorHAnsi" w:hAnsiTheme="minorHAnsi"/>
                <w:b/>
                <w:szCs w:val="20"/>
              </w:rPr>
              <w:t>DAST coverage</w:t>
            </w:r>
          </w:p>
        </w:tc>
        <w:tc>
          <w:tcPr>
            <w:tcW w:w="6804" w:type="dxa"/>
          </w:tcPr>
          <w:p w14:paraId="5C8A814B" w14:textId="0BAB684D" w:rsidR="00BD5E77" w:rsidRPr="0041138D" w:rsidRDefault="00B7472E" w:rsidP="00BD5E77">
            <w:pPr>
              <w:rPr>
                <w:szCs w:val="20"/>
              </w:rPr>
            </w:pPr>
            <w:r>
              <w:rPr>
                <w:rFonts w:asciiTheme="minorHAnsi" w:hAnsiTheme="minorHAnsi"/>
                <w:szCs w:val="20"/>
              </w:rPr>
              <w:t xml:space="preserve">DAST coverage will be </w:t>
            </w:r>
            <w:r w:rsidR="003E3DC8">
              <w:rPr>
                <w:rFonts w:asciiTheme="minorHAnsi" w:hAnsiTheme="minorHAnsi"/>
                <w:szCs w:val="20"/>
              </w:rPr>
              <w:t>included in the delivery pipeline once this capability is established in Chaucer.</w:t>
            </w:r>
          </w:p>
        </w:tc>
      </w:tr>
    </w:tbl>
    <w:p w14:paraId="473E563A" w14:textId="77777777" w:rsidR="00E62C5D" w:rsidRPr="0041138D" w:rsidRDefault="00E62C5D" w:rsidP="0041138D">
      <w:pPr>
        <w:spacing w:after="120"/>
        <w:rPr>
          <w:szCs w:val="20"/>
        </w:rPr>
      </w:pPr>
    </w:p>
    <w:p w14:paraId="7A9E70EF" w14:textId="77777777" w:rsidR="0041138D" w:rsidRPr="0041138D" w:rsidRDefault="0041138D" w:rsidP="0041138D">
      <w:pPr>
        <w:spacing w:after="120"/>
        <w:rPr>
          <w:szCs w:val="20"/>
        </w:rPr>
      </w:pPr>
    </w:p>
    <w:p w14:paraId="2B5F7377" w14:textId="77777777" w:rsidR="0041138D" w:rsidRPr="0041138D" w:rsidRDefault="0041138D" w:rsidP="0041138D">
      <w:pPr>
        <w:rPr>
          <w:szCs w:val="20"/>
        </w:rPr>
      </w:pPr>
      <w:r w:rsidRPr="0041138D">
        <w:rPr>
          <w:noProof/>
          <w:szCs w:val="20"/>
        </w:rPr>
        <w:drawing>
          <wp:inline distT="0" distB="0" distL="0" distR="0" wp14:anchorId="450A3159" wp14:editId="33140185">
            <wp:extent cx="5731510" cy="3224264"/>
            <wp:effectExtent l="19050" t="19050" r="21590" b="14605"/>
            <wp:docPr id="6389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4384" name="Picture 638904384"/>
                    <pic:cNvPicPr/>
                  </pic:nvPicPr>
                  <pic:blipFill>
                    <a:blip r:embed="rId51">
                      <a:extLst>
                        <a:ext uri="{28A0092B-C50C-407E-A947-70E740481C1C}">
                          <a14:useLocalDpi xmlns:a14="http://schemas.microsoft.com/office/drawing/2010/main" val="0"/>
                        </a:ext>
                      </a:extLst>
                    </a:blip>
                    <a:stretch>
                      <a:fillRect/>
                    </a:stretch>
                  </pic:blipFill>
                  <pic:spPr>
                    <a:xfrm>
                      <a:off x="0" y="0"/>
                      <a:ext cx="5731510" cy="3224264"/>
                    </a:xfrm>
                    <a:prstGeom prst="rect">
                      <a:avLst/>
                    </a:prstGeom>
                    <a:solidFill>
                      <a:srgbClr val="1F3864"/>
                    </a:solidFill>
                    <a:ln>
                      <a:solidFill>
                        <a:srgbClr val="000000"/>
                      </a:solidFill>
                    </a:ln>
                  </pic:spPr>
                </pic:pic>
              </a:graphicData>
            </a:graphic>
          </wp:inline>
        </w:drawing>
      </w:r>
    </w:p>
    <w:p w14:paraId="07DD72C7" w14:textId="53A5673A" w:rsidR="0041138D" w:rsidRDefault="0041138D" w:rsidP="00A959D1">
      <w:pPr>
        <w:pStyle w:val="Heading1"/>
        <w:ind w:left="431" w:hanging="431"/>
      </w:pPr>
      <w:bookmarkStart w:id="370" w:name="_12_Guardrails"/>
      <w:bookmarkStart w:id="371" w:name="_Toc239852391"/>
      <w:bookmarkStart w:id="372" w:name="_Toc239980647"/>
      <w:bookmarkStart w:id="373" w:name="_Guardrails"/>
      <w:bookmarkStart w:id="374" w:name="_Toc240018816"/>
      <w:bookmarkEnd w:id="370"/>
      <w:bookmarkEnd w:id="373"/>
      <w:r w:rsidRPr="006F79A8">
        <w:t>Guardrails</w:t>
      </w:r>
      <w:bookmarkEnd w:id="371"/>
      <w:bookmarkEnd w:id="372"/>
      <w:bookmarkEnd w:id="374"/>
    </w:p>
    <w:p w14:paraId="36F37AEC" w14:textId="77777777" w:rsidR="00FC6A4E" w:rsidRPr="00FC6A4E" w:rsidRDefault="00FC6A4E" w:rsidP="00FC6A4E"/>
    <w:p w14:paraId="5588E7E6" w14:textId="73ADE645" w:rsidR="0041138D" w:rsidRDefault="0041138D" w:rsidP="0041138D">
      <w:pPr>
        <w:pStyle w:val="Heading2"/>
        <w:rPr>
          <w:bCs w:val="0"/>
        </w:rPr>
      </w:pPr>
      <w:bookmarkStart w:id="375" w:name="_Toc239852392"/>
      <w:bookmarkStart w:id="376" w:name="_Toc239980648"/>
      <w:bookmarkStart w:id="377" w:name="_Toc240018817"/>
      <w:r w:rsidRPr="005D6483">
        <w:rPr>
          <w:bCs w:val="0"/>
        </w:rPr>
        <w:t>Mandatory Guardrails</w:t>
      </w:r>
      <w:bookmarkEnd w:id="375"/>
      <w:bookmarkEnd w:id="376"/>
      <w:bookmarkEnd w:id="377"/>
    </w:p>
    <w:p w14:paraId="0E2AB3CE" w14:textId="77777777" w:rsidR="00FC6A4E" w:rsidRPr="00FC6A4E" w:rsidRDefault="00FC6A4E" w:rsidP="00FC6A4E"/>
    <w:p w14:paraId="003557D2" w14:textId="77777777" w:rsidR="0041138D" w:rsidRDefault="0041138D" w:rsidP="0041138D">
      <w:pPr>
        <w:spacing w:after="120"/>
        <w:rPr>
          <w:szCs w:val="20"/>
        </w:rPr>
      </w:pPr>
      <w:r w:rsidRPr="0041138D">
        <w:rPr>
          <w:szCs w:val="20"/>
        </w:rPr>
        <w:t xml:space="preserve">These are assessed on every integration, regardless of pattern. They are inherited from the security principles and engineering standards and are not open to per-project renegotiation. </w:t>
      </w:r>
    </w:p>
    <w:p w14:paraId="53F3C070" w14:textId="77777777" w:rsidR="00DE0875" w:rsidRPr="0041138D" w:rsidRDefault="00DE0875" w:rsidP="0041138D">
      <w:pPr>
        <w:spacing w:after="120"/>
        <w:rPr>
          <w:szCs w:val="20"/>
        </w:rPr>
      </w:pPr>
    </w:p>
    <w:p w14:paraId="7A6D7D43" w14:textId="77777777" w:rsidR="00F55098" w:rsidRDefault="0041138D" w:rsidP="0041138D">
      <w:pPr>
        <w:spacing w:after="120"/>
        <w:rPr>
          <w:szCs w:val="20"/>
        </w:rPr>
      </w:pPr>
      <w:r w:rsidRPr="0041138D">
        <w:rPr>
          <w:noProof/>
          <w:szCs w:val="20"/>
        </w:rPr>
        <w:drawing>
          <wp:inline distT="0" distB="0" distL="0" distR="0" wp14:anchorId="218B0B28" wp14:editId="6E37CE14">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52">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a:solidFill>
                        <a:schemeClr val="accent1"/>
                      </a:solidFill>
                    </a:ln>
                  </pic:spPr>
                </pic:pic>
              </a:graphicData>
            </a:graphic>
          </wp:inline>
        </w:drawing>
      </w:r>
    </w:p>
    <w:p w14:paraId="4E168E80" w14:textId="02FE1A57" w:rsidR="00DE0875" w:rsidRDefault="0041138D" w:rsidP="0041138D">
      <w:pPr>
        <w:spacing w:after="120"/>
      </w:pPr>
      <w:r w:rsidRPr="0041138D">
        <w:rPr>
          <w:szCs w:val="20"/>
        </w:rPr>
        <w:t xml:space="preserve">Source : </w:t>
      </w:r>
      <w:hyperlink w:anchor="EntArchPrin" w:history="1">
        <w:r w:rsidRPr="0041138D">
          <w:rPr>
            <w:rStyle w:val="Hyperlink"/>
            <w:szCs w:val="20"/>
          </w:rPr>
          <w:t>EAPrinciples</w:t>
        </w:r>
      </w:hyperlink>
      <w:r w:rsidRPr="0041138D">
        <w:rPr>
          <w:szCs w:val="20"/>
        </w:rPr>
        <w:t xml:space="preserve">, </w:t>
      </w:r>
      <w:hyperlink w:anchor="ArchPrinc" w:history="1">
        <w:r w:rsidRPr="0041138D">
          <w:rPr>
            <w:rStyle w:val="Hyperlink"/>
            <w:szCs w:val="20"/>
          </w:rPr>
          <w:t xml:space="preserve">Architecture Principles </w:t>
        </w:r>
      </w:hyperlink>
      <w:r w:rsidRPr="0041138D">
        <w:rPr>
          <w:szCs w:val="20"/>
        </w:rPr>
        <w:t xml:space="preserve">, </w:t>
      </w:r>
      <w:hyperlink w:anchor="ArchEngStdAIS" w:history="1">
        <w:r w:rsidRPr="0041138D">
          <w:rPr>
            <w:rStyle w:val="Hyperlink"/>
            <w:szCs w:val="20"/>
          </w:rPr>
          <w:t>EngineeringStandards</w:t>
        </w:r>
      </w:hyperlink>
    </w:p>
    <w:p w14:paraId="6E757177" w14:textId="77777777" w:rsidR="00F55098" w:rsidRPr="0041138D" w:rsidRDefault="00F55098" w:rsidP="0041138D">
      <w:pPr>
        <w:spacing w:after="120"/>
        <w:rPr>
          <w:szCs w:val="20"/>
        </w:rPr>
      </w:pPr>
    </w:p>
    <w:p w14:paraId="7E3DED28" w14:textId="6A4FB71C" w:rsidR="0041138D" w:rsidRDefault="0041138D" w:rsidP="0041138D">
      <w:pPr>
        <w:pStyle w:val="Heading2"/>
        <w:rPr>
          <w:bCs w:val="0"/>
        </w:rPr>
      </w:pPr>
      <w:bookmarkStart w:id="378" w:name="_Toc239852393"/>
      <w:bookmarkStart w:id="379" w:name="_Toc239980649"/>
      <w:bookmarkStart w:id="380" w:name="_Toc240018818"/>
      <w:r w:rsidRPr="005D6483">
        <w:rPr>
          <w:bCs w:val="0"/>
        </w:rPr>
        <w:t>When you need to deviate</w:t>
      </w:r>
      <w:bookmarkEnd w:id="378"/>
      <w:bookmarkEnd w:id="379"/>
      <w:bookmarkEnd w:id="380"/>
    </w:p>
    <w:p w14:paraId="10FD8E7B" w14:textId="77777777" w:rsidR="00FC6A4E" w:rsidRPr="00FC6A4E" w:rsidRDefault="00FC6A4E" w:rsidP="00FC6A4E"/>
    <w:p w14:paraId="7F89D05D" w14:textId="024B33EC" w:rsidR="009D1778" w:rsidRDefault="0041138D" w:rsidP="0041138D">
      <w:pPr>
        <w:rPr>
          <w:szCs w:val="20"/>
        </w:rPr>
      </w:pPr>
      <w:r w:rsidRPr="0041138D">
        <w:rPr>
          <w:szCs w:val="20"/>
        </w:rPr>
        <w:t xml:space="preserve">The </w:t>
      </w:r>
      <w:r w:rsidR="00A624E6">
        <w:rPr>
          <w:szCs w:val="20"/>
        </w:rPr>
        <w:t>Systems Integration Framework</w:t>
      </w:r>
      <w:r w:rsidRPr="0041138D" w:rsidDel="00A22181">
        <w:rPr>
          <w:szCs w:val="20"/>
        </w:rPr>
        <w:t xml:space="preserve"> </w:t>
      </w:r>
      <w:r w:rsidRPr="0041138D">
        <w:rPr>
          <w:szCs w:val="20"/>
        </w:rPr>
        <w:t xml:space="preserve">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w:t>
      </w:r>
    </w:p>
    <w:p w14:paraId="035134A5" w14:textId="77777777" w:rsidR="009D1778" w:rsidRDefault="009D1778" w:rsidP="0041138D">
      <w:pPr>
        <w:rPr>
          <w:szCs w:val="20"/>
        </w:rPr>
      </w:pPr>
    </w:p>
    <w:p w14:paraId="7826649B" w14:textId="650B733F" w:rsidR="00DE0875" w:rsidRDefault="0041138D" w:rsidP="0041138D">
      <w:pPr>
        <w:rPr>
          <w:szCs w:val="20"/>
        </w:rPr>
      </w:pPr>
      <w:r w:rsidRPr="0041138D">
        <w:rPr>
          <w:szCs w:val="20"/>
        </w:rPr>
        <w:t>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p>
    <w:p w14:paraId="0777A39B" w14:textId="77777777" w:rsidR="00DE0875" w:rsidRDefault="00DE0875" w:rsidP="0041138D">
      <w:pPr>
        <w:rPr>
          <w:szCs w:val="20"/>
        </w:rPr>
      </w:pPr>
    </w:p>
    <w:p w14:paraId="1A587CEF" w14:textId="77777777" w:rsidR="00DE0875" w:rsidRDefault="00DE0875" w:rsidP="0041138D">
      <w:pPr>
        <w:rPr>
          <w:szCs w:val="20"/>
        </w:rPr>
      </w:pPr>
    </w:p>
    <w:p w14:paraId="628A8F58" w14:textId="77777777" w:rsidR="00DE0875" w:rsidRDefault="00DE0875" w:rsidP="0041138D">
      <w:pPr>
        <w:rPr>
          <w:szCs w:val="20"/>
        </w:rPr>
      </w:pPr>
    </w:p>
    <w:p w14:paraId="2E204E2E" w14:textId="77777777" w:rsidR="00DE0875" w:rsidRDefault="00DE0875" w:rsidP="0041138D">
      <w:pPr>
        <w:rPr>
          <w:szCs w:val="20"/>
        </w:rPr>
      </w:pPr>
    </w:p>
    <w:p w14:paraId="2155C3D4" w14:textId="77777777" w:rsidR="00DE0875" w:rsidRDefault="00DE0875" w:rsidP="0041138D">
      <w:pPr>
        <w:rPr>
          <w:szCs w:val="20"/>
        </w:rPr>
      </w:pPr>
    </w:p>
    <w:p w14:paraId="12977615" w14:textId="77777777" w:rsidR="00DE0875" w:rsidRDefault="00DE0875" w:rsidP="0041138D">
      <w:pPr>
        <w:rPr>
          <w:szCs w:val="20"/>
        </w:rPr>
      </w:pPr>
    </w:p>
    <w:p w14:paraId="3DFE64E5" w14:textId="77777777" w:rsidR="00DE0875" w:rsidRDefault="00DE0875" w:rsidP="0041138D">
      <w:pPr>
        <w:rPr>
          <w:szCs w:val="20"/>
        </w:rPr>
      </w:pPr>
    </w:p>
    <w:p w14:paraId="15DDD3AA" w14:textId="77777777" w:rsidR="00DE0875" w:rsidRDefault="00DE0875" w:rsidP="0041138D">
      <w:pPr>
        <w:rPr>
          <w:szCs w:val="20"/>
        </w:rPr>
      </w:pPr>
    </w:p>
    <w:p w14:paraId="022335FD" w14:textId="77777777" w:rsidR="00DE0875" w:rsidRDefault="00DE0875" w:rsidP="0041138D">
      <w:pPr>
        <w:rPr>
          <w:szCs w:val="20"/>
        </w:rPr>
      </w:pPr>
    </w:p>
    <w:p w14:paraId="33B26EBF" w14:textId="77777777" w:rsidR="00DE0875" w:rsidRDefault="00DE0875" w:rsidP="0041138D">
      <w:pPr>
        <w:rPr>
          <w:szCs w:val="20"/>
        </w:rPr>
      </w:pPr>
    </w:p>
    <w:p w14:paraId="05EC2FED" w14:textId="77777777" w:rsidR="00DE0875" w:rsidRDefault="00DE0875" w:rsidP="0041138D">
      <w:pPr>
        <w:rPr>
          <w:szCs w:val="20"/>
        </w:rPr>
      </w:pPr>
    </w:p>
    <w:p w14:paraId="3AD7D0DC" w14:textId="77777777" w:rsidR="00DE0875" w:rsidRDefault="00DE0875" w:rsidP="0041138D">
      <w:pPr>
        <w:rPr>
          <w:szCs w:val="20"/>
        </w:rPr>
      </w:pPr>
    </w:p>
    <w:p w14:paraId="7CFA487D" w14:textId="77777777" w:rsidR="00DE0875" w:rsidRDefault="00DE0875" w:rsidP="0041138D">
      <w:pPr>
        <w:rPr>
          <w:szCs w:val="20"/>
        </w:rPr>
      </w:pPr>
    </w:p>
    <w:p w14:paraId="478898DA" w14:textId="77777777" w:rsidR="00DE0875" w:rsidRDefault="00DE0875" w:rsidP="0041138D">
      <w:pPr>
        <w:rPr>
          <w:szCs w:val="20"/>
        </w:rPr>
      </w:pPr>
    </w:p>
    <w:p w14:paraId="1F65A5CA" w14:textId="77777777" w:rsidR="00DE0875" w:rsidRDefault="00DE0875" w:rsidP="0041138D">
      <w:pPr>
        <w:rPr>
          <w:szCs w:val="20"/>
        </w:rPr>
      </w:pPr>
    </w:p>
    <w:p w14:paraId="6A525880" w14:textId="47A2750D" w:rsidR="0041138D" w:rsidRDefault="0041138D" w:rsidP="0041138D">
      <w:pPr>
        <w:pStyle w:val="Heading2"/>
        <w:rPr>
          <w:bCs w:val="0"/>
        </w:rPr>
      </w:pPr>
      <w:bookmarkStart w:id="381" w:name="_Toc239852394"/>
      <w:bookmarkStart w:id="382" w:name="_Toc239980650"/>
      <w:bookmarkStart w:id="383" w:name="_Toc240018819"/>
      <w:r w:rsidRPr="005D6483">
        <w:rPr>
          <w:bCs w:val="0"/>
        </w:rPr>
        <w:t>Per-pattern security conformance</w:t>
      </w:r>
      <w:bookmarkEnd w:id="381"/>
      <w:bookmarkEnd w:id="382"/>
      <w:bookmarkEnd w:id="383"/>
    </w:p>
    <w:p w14:paraId="1254A3EA" w14:textId="77777777" w:rsidR="00FC6A4E" w:rsidRPr="00FC6A4E" w:rsidRDefault="00FC6A4E" w:rsidP="00FC6A4E"/>
    <w:p w14:paraId="417D7F21" w14:textId="090D336D" w:rsidR="00E62C5D" w:rsidRDefault="00EF2688" w:rsidP="0041138D">
      <w:pPr>
        <w:rPr>
          <w:szCs w:val="20"/>
        </w:rPr>
      </w:pPr>
      <w:r w:rsidRPr="00EF2688">
        <w:rPr>
          <w:szCs w:val="20"/>
        </w:rPr>
        <w:t>Instead of restating the same assessment for every pattern, the findings are consolidated by security profile. The internal group exhibits a uniform security posture, while the boundary-crossing group contains the patterns that require TDA attention.</w:t>
      </w:r>
    </w:p>
    <w:p w14:paraId="6508EF9A" w14:textId="77777777" w:rsidR="00E62C5D" w:rsidRDefault="00E62C5D" w:rsidP="0041138D">
      <w:pPr>
        <w:rPr>
          <w:szCs w:val="20"/>
        </w:rPr>
      </w:pPr>
    </w:p>
    <w:tbl>
      <w:tblPr>
        <w:tblStyle w:val="TableGridLight"/>
        <w:tblW w:w="8926" w:type="dxa"/>
        <w:tblLook w:val="04A0" w:firstRow="1" w:lastRow="0" w:firstColumn="1" w:lastColumn="0" w:noHBand="0" w:noVBand="1"/>
      </w:tblPr>
      <w:tblGrid>
        <w:gridCol w:w="3681"/>
        <w:gridCol w:w="1134"/>
        <w:gridCol w:w="4111"/>
      </w:tblGrid>
      <w:tr w:rsidR="00BD5E77" w:rsidRPr="009527A4" w14:paraId="7DD8CF8E" w14:textId="77777777">
        <w:tc>
          <w:tcPr>
            <w:tcW w:w="3681" w:type="dxa"/>
            <w:tcBorders>
              <w:top w:val="single" w:sz="12" w:space="0" w:color="000000" w:themeColor="text1"/>
            </w:tcBorders>
            <w:shd w:val="clear" w:color="auto" w:fill="C1CDEC" w:themeFill="accent1" w:themeFillTint="33"/>
            <w:vAlign w:val="center"/>
          </w:tcPr>
          <w:p w14:paraId="22DCE6DA" w14:textId="38071F1B"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Pattern group</w:t>
            </w:r>
          </w:p>
        </w:tc>
        <w:tc>
          <w:tcPr>
            <w:tcW w:w="1134" w:type="dxa"/>
            <w:tcBorders>
              <w:top w:val="single" w:sz="12" w:space="0" w:color="000000" w:themeColor="text1"/>
            </w:tcBorders>
            <w:shd w:val="clear" w:color="auto" w:fill="C1CDEC" w:themeFill="accent1" w:themeFillTint="33"/>
            <w:vAlign w:val="center"/>
          </w:tcPr>
          <w:p w14:paraId="0F90EEFF" w14:textId="04412A86"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Internet boundary</w:t>
            </w:r>
          </w:p>
        </w:tc>
        <w:tc>
          <w:tcPr>
            <w:tcW w:w="4111" w:type="dxa"/>
            <w:tcBorders>
              <w:top w:val="single" w:sz="12" w:space="0" w:color="000000" w:themeColor="text1"/>
            </w:tcBorders>
            <w:shd w:val="clear" w:color="auto" w:fill="C1CDEC" w:themeFill="accent1" w:themeFillTint="33"/>
            <w:vAlign w:val="center"/>
          </w:tcPr>
          <w:p w14:paraId="462D7026" w14:textId="530916BE"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Controlling security posture</w:t>
            </w:r>
          </w:p>
        </w:tc>
      </w:tr>
      <w:tr w:rsidR="00BD5E77" w:rsidRPr="009527A4" w14:paraId="77C98949" w14:textId="77777777">
        <w:tc>
          <w:tcPr>
            <w:tcW w:w="3681" w:type="dxa"/>
            <w:vAlign w:val="center"/>
          </w:tcPr>
          <w:p w14:paraId="019F7A58" w14:textId="65D31AA8" w:rsidR="00BD5E77" w:rsidRPr="00F94A76" w:rsidRDefault="00BD5E77" w:rsidP="00BD5E77">
            <w:pPr>
              <w:rPr>
                <w:rFonts w:asciiTheme="minorHAnsi" w:hAnsiTheme="minorHAnsi" w:hint="eastAsia"/>
                <w:lang w:eastAsia="en-GB"/>
              </w:rPr>
            </w:pPr>
            <w:r w:rsidRPr="0041138D">
              <w:rPr>
                <w:rFonts w:asciiTheme="minorHAnsi" w:hAnsiTheme="minorHAnsi"/>
                <w:szCs w:val="20"/>
              </w:rPr>
              <w:t>Internal patterns: SFINT1 to SFINT3, SFINT4 to SFINT9, SFINT10 to SFINT11, SFINT14 (internal feeds), SFINT15 to SFINT1</w:t>
            </w:r>
            <w:r w:rsidR="00CD08F4">
              <w:rPr>
                <w:rFonts w:asciiTheme="minorHAnsi" w:hAnsiTheme="minorHAnsi"/>
                <w:szCs w:val="20"/>
              </w:rPr>
              <w:t>8</w:t>
            </w:r>
            <w:r w:rsidRPr="0041138D">
              <w:rPr>
                <w:rFonts w:asciiTheme="minorHAnsi" w:hAnsiTheme="minorHAnsi"/>
                <w:szCs w:val="20"/>
              </w:rPr>
              <w:t xml:space="preserve">, </w:t>
            </w:r>
            <w:r w:rsidR="00122229">
              <w:rPr>
                <w:rFonts w:asciiTheme="minorHAnsi" w:hAnsiTheme="minorHAnsi"/>
                <w:szCs w:val="20"/>
              </w:rPr>
              <w:t>SFINT21</w:t>
            </w:r>
            <w:r w:rsidRPr="0041138D">
              <w:rPr>
                <w:rFonts w:asciiTheme="minorHAnsi" w:hAnsiTheme="minorHAnsi"/>
                <w:szCs w:val="20"/>
              </w:rPr>
              <w:t xml:space="preserve"> to </w:t>
            </w:r>
            <w:r w:rsidR="00122229">
              <w:rPr>
                <w:rFonts w:asciiTheme="minorHAnsi" w:hAnsiTheme="minorHAnsi"/>
                <w:szCs w:val="20"/>
              </w:rPr>
              <w:t>SFINT22</w:t>
            </w:r>
          </w:p>
        </w:tc>
        <w:tc>
          <w:tcPr>
            <w:tcW w:w="1134" w:type="dxa"/>
            <w:vAlign w:val="center"/>
          </w:tcPr>
          <w:p w14:paraId="5E2529E7" w14:textId="1BC91153" w:rsidR="00BD5E77" w:rsidRPr="00F94A76" w:rsidRDefault="00BD5E77" w:rsidP="00BD5E77">
            <w:pPr>
              <w:rPr>
                <w:rFonts w:asciiTheme="minorHAnsi" w:hAnsiTheme="minorHAnsi" w:hint="eastAsia"/>
                <w:lang w:eastAsia="en-GB"/>
              </w:rPr>
            </w:pPr>
            <w:r w:rsidRPr="0041138D">
              <w:rPr>
                <w:rFonts w:asciiTheme="minorHAnsi" w:hAnsiTheme="minorHAnsi"/>
                <w:szCs w:val="20"/>
              </w:rPr>
              <w:t>Not crossed</w:t>
            </w:r>
          </w:p>
        </w:tc>
        <w:tc>
          <w:tcPr>
            <w:tcW w:w="4111" w:type="dxa"/>
            <w:vAlign w:val="center"/>
          </w:tcPr>
          <w:p w14:paraId="52C57C01" w14:textId="0BAA65C3" w:rsidR="00BD5E77" w:rsidRPr="00F94A76" w:rsidRDefault="00BD5E77" w:rsidP="00BD5E77">
            <w:pPr>
              <w:rPr>
                <w:rFonts w:asciiTheme="minorHAnsi" w:hAnsiTheme="minorHAnsi" w:hint="eastAsia"/>
                <w:lang w:eastAsia="en-GB"/>
              </w:rPr>
            </w:pPr>
            <w:r w:rsidRPr="0041138D">
              <w:rPr>
                <w:rFonts w:asciiTheme="minorHAnsi" w:hAnsiTheme="minorHAnsi"/>
                <w:szCs w:val="20"/>
              </w:rPr>
              <w:t>Components in shared subscription / private workload spokes, Private Endpoints, Entra managed identity, no keys, Key Vault references, TLS every hop, NSG-segmented, default-deny.</w:t>
            </w:r>
          </w:p>
        </w:tc>
      </w:tr>
      <w:tr w:rsidR="00BD5E77" w:rsidRPr="009527A4" w14:paraId="0849A79D" w14:textId="77777777">
        <w:tc>
          <w:tcPr>
            <w:tcW w:w="3681" w:type="dxa"/>
            <w:vAlign w:val="center"/>
          </w:tcPr>
          <w:p w14:paraId="09A4B6D9" w14:textId="230E9DB1" w:rsidR="00BD5E77" w:rsidRPr="00F94A76" w:rsidRDefault="00BD5E77" w:rsidP="00BD5E77">
            <w:pPr>
              <w:rPr>
                <w:rFonts w:asciiTheme="minorHAnsi" w:hAnsiTheme="minorHAnsi" w:hint="eastAsia"/>
                <w:lang w:eastAsia="en-GB"/>
              </w:rPr>
            </w:pPr>
            <w:r w:rsidRPr="0041138D">
              <w:rPr>
                <w:rFonts w:asciiTheme="minorHAnsi" w:hAnsiTheme="minorHAnsi"/>
                <w:szCs w:val="20"/>
              </w:rPr>
              <w:t>Managed API facade, SFINT1 (internal use)</w:t>
            </w:r>
          </w:p>
        </w:tc>
        <w:tc>
          <w:tcPr>
            <w:tcW w:w="1134" w:type="dxa"/>
            <w:vAlign w:val="center"/>
          </w:tcPr>
          <w:p w14:paraId="0F076A18" w14:textId="02C45D74" w:rsidR="00BD5E77" w:rsidRPr="00F94A76" w:rsidRDefault="00BD5E77" w:rsidP="00BD5E77">
            <w:pPr>
              <w:rPr>
                <w:rFonts w:asciiTheme="minorHAnsi" w:hAnsiTheme="minorHAnsi" w:hint="eastAsia"/>
                <w:lang w:eastAsia="en-GB"/>
              </w:rPr>
            </w:pPr>
            <w:r w:rsidRPr="0041138D">
              <w:rPr>
                <w:rFonts w:asciiTheme="minorHAnsi" w:hAnsiTheme="minorHAnsi"/>
                <w:szCs w:val="20"/>
              </w:rPr>
              <w:t>Not crossed</w:t>
            </w:r>
          </w:p>
        </w:tc>
        <w:tc>
          <w:tcPr>
            <w:tcW w:w="4111" w:type="dxa"/>
            <w:vAlign w:val="center"/>
          </w:tcPr>
          <w:p w14:paraId="2A7DC43B" w14:textId="4241EFED" w:rsidR="00BD5E77" w:rsidRPr="00F94A76" w:rsidRDefault="00BD5E77" w:rsidP="00BD5E77">
            <w:pPr>
              <w:rPr>
                <w:rFonts w:asciiTheme="minorHAnsi" w:hAnsiTheme="minorHAnsi" w:hint="eastAsia"/>
                <w:lang w:eastAsia="en-GB"/>
              </w:rPr>
            </w:pPr>
            <w:r w:rsidRPr="0041138D">
              <w:rPr>
                <w:rFonts w:asciiTheme="minorHAnsi" w:hAnsiTheme="minorHAnsi"/>
                <w:szCs w:val="20"/>
              </w:rPr>
              <w:t>APIM shared and non-public, Private Endpoint to backend, managed identity, TLS.</w:t>
            </w:r>
          </w:p>
        </w:tc>
      </w:tr>
      <w:tr w:rsidR="00BD5E77" w:rsidRPr="009527A4" w14:paraId="226E77DD" w14:textId="77777777">
        <w:tc>
          <w:tcPr>
            <w:tcW w:w="3681" w:type="dxa"/>
            <w:vAlign w:val="center"/>
          </w:tcPr>
          <w:p w14:paraId="0CAFDF72" w14:textId="769E2732" w:rsidR="00BD5E77" w:rsidRPr="00F94A76" w:rsidRDefault="00BD5E77" w:rsidP="00BD5E77">
            <w:pPr>
              <w:rPr>
                <w:rFonts w:asciiTheme="minorHAnsi" w:hAnsiTheme="minorHAnsi" w:hint="eastAsia"/>
                <w:lang w:eastAsia="en-GB"/>
              </w:rPr>
            </w:pPr>
            <w:r w:rsidRPr="0041138D">
              <w:rPr>
                <w:rFonts w:asciiTheme="minorHAnsi" w:hAnsiTheme="minorHAnsi"/>
                <w:szCs w:val="20"/>
              </w:rPr>
              <w:t>Inbound webhook, SFINT12</w:t>
            </w:r>
          </w:p>
        </w:tc>
        <w:tc>
          <w:tcPr>
            <w:tcW w:w="1134" w:type="dxa"/>
            <w:vAlign w:val="center"/>
          </w:tcPr>
          <w:p w14:paraId="521BCEBC" w14:textId="2C52A0AD" w:rsidR="00BD5E77" w:rsidRPr="00F94A76" w:rsidRDefault="00BD5E77" w:rsidP="00BD5E77">
            <w:pPr>
              <w:rPr>
                <w:rFonts w:asciiTheme="minorHAnsi" w:hAnsiTheme="minorHAnsi" w:hint="eastAsia"/>
                <w:lang w:eastAsia="en-GB"/>
              </w:rPr>
            </w:pPr>
            <w:r w:rsidRPr="0041138D">
              <w:rPr>
                <w:rFonts w:asciiTheme="minorHAnsi" w:hAnsiTheme="minorHAnsi"/>
                <w:szCs w:val="20"/>
              </w:rPr>
              <w:t>Crossed (ingress)</w:t>
            </w:r>
          </w:p>
        </w:tc>
        <w:tc>
          <w:tcPr>
            <w:tcW w:w="4111" w:type="dxa"/>
            <w:vAlign w:val="center"/>
          </w:tcPr>
          <w:p w14:paraId="78EADBE5" w14:textId="77777777" w:rsidR="00BD5E77" w:rsidRPr="0041138D" w:rsidRDefault="00BD5E77" w:rsidP="00BD5E77">
            <w:pPr>
              <w:spacing w:before="40" w:after="40"/>
              <w:rPr>
                <w:rFonts w:asciiTheme="minorHAnsi" w:hAnsiTheme="minorHAnsi" w:hint="eastAsia"/>
                <w:szCs w:val="20"/>
              </w:rPr>
            </w:pPr>
            <w:r w:rsidRPr="0041138D">
              <w:rPr>
                <w:rFonts w:asciiTheme="minorHAnsi" w:hAnsiTheme="minorHAnsi"/>
                <w:szCs w:val="20"/>
              </w:rPr>
              <w:t>Internet-facing services are protected via a secured access layer with integrated threat protection. All APIs are exposed through a single managed entry point, enforcing strong authentication, mutual trust verification, digital request validation, and network access controls. Workloads execute asynchronously within isolated private environments, with no direct external invocation of backend services</w:t>
            </w:r>
          </w:p>
          <w:p w14:paraId="0FD6F697" w14:textId="77777777" w:rsidR="00BD5E77" w:rsidRPr="00F94A76" w:rsidRDefault="00BD5E77" w:rsidP="00BD5E77">
            <w:pPr>
              <w:rPr>
                <w:rFonts w:asciiTheme="minorHAnsi" w:hAnsiTheme="minorHAnsi" w:hint="eastAsia"/>
                <w:lang w:eastAsia="en-GB"/>
              </w:rPr>
            </w:pPr>
          </w:p>
        </w:tc>
      </w:tr>
      <w:tr w:rsidR="00BD5E77" w:rsidRPr="009527A4" w14:paraId="08038A06" w14:textId="77777777">
        <w:tc>
          <w:tcPr>
            <w:tcW w:w="3681" w:type="dxa"/>
            <w:vAlign w:val="center"/>
          </w:tcPr>
          <w:p w14:paraId="02F91588" w14:textId="6502D23B" w:rsidR="00BD5E77" w:rsidRPr="00F94A76" w:rsidRDefault="00BD5E77" w:rsidP="00BD5E77">
            <w:pPr>
              <w:rPr>
                <w:rFonts w:asciiTheme="minorHAnsi" w:hAnsiTheme="minorHAnsi" w:hint="eastAsia"/>
                <w:lang w:eastAsia="en-GB"/>
              </w:rPr>
            </w:pPr>
            <w:r w:rsidRPr="0041138D">
              <w:rPr>
                <w:rFonts w:asciiTheme="minorHAnsi" w:hAnsiTheme="minorHAnsi"/>
                <w:szCs w:val="20"/>
              </w:rPr>
              <w:t>Public API / external consumer, SFINT1, SFINT6 when exposed externally</w:t>
            </w:r>
          </w:p>
        </w:tc>
        <w:tc>
          <w:tcPr>
            <w:tcW w:w="1134" w:type="dxa"/>
            <w:vAlign w:val="center"/>
          </w:tcPr>
          <w:p w14:paraId="28BBB762" w14:textId="38480CF5" w:rsidR="00BD5E77" w:rsidRPr="00F94A76" w:rsidRDefault="00BD5E77" w:rsidP="00BD5E77">
            <w:pPr>
              <w:rPr>
                <w:rFonts w:asciiTheme="minorHAnsi" w:hAnsiTheme="minorHAnsi" w:hint="eastAsia"/>
                <w:lang w:eastAsia="en-GB"/>
              </w:rPr>
            </w:pPr>
            <w:r w:rsidRPr="0041138D">
              <w:rPr>
                <w:rFonts w:asciiTheme="minorHAnsi" w:hAnsiTheme="minorHAnsi"/>
                <w:szCs w:val="20"/>
              </w:rPr>
              <w:t>Crossed (ingress)</w:t>
            </w:r>
          </w:p>
        </w:tc>
        <w:tc>
          <w:tcPr>
            <w:tcW w:w="4111" w:type="dxa"/>
          </w:tcPr>
          <w:p w14:paraId="4476EE30" w14:textId="3F25DF95" w:rsidR="00BD5E77" w:rsidRPr="00F94A76" w:rsidRDefault="00BD5E77" w:rsidP="00BD5E77">
            <w:pPr>
              <w:rPr>
                <w:rFonts w:asciiTheme="minorHAnsi" w:hAnsiTheme="minorHAnsi" w:hint="eastAsia"/>
                <w:lang w:eastAsia="en-GB"/>
              </w:rPr>
            </w:pPr>
            <w:r w:rsidRPr="0041138D">
              <w:rPr>
                <w:rFonts w:asciiTheme="minorHAnsi" w:hAnsiTheme="minorHAnsi"/>
                <w:szCs w:val="20"/>
              </w:rPr>
              <w:t>Same edge as SFINT12: APIM never exposed directly.</w:t>
            </w:r>
          </w:p>
        </w:tc>
      </w:tr>
      <w:tr w:rsidR="00BD5E77" w:rsidRPr="009527A4" w14:paraId="5A4CB3BC" w14:textId="77777777">
        <w:tc>
          <w:tcPr>
            <w:tcW w:w="3681" w:type="dxa"/>
            <w:vAlign w:val="center"/>
          </w:tcPr>
          <w:p w14:paraId="2260AABB" w14:textId="4B98160D" w:rsidR="00BD5E77" w:rsidRPr="0041138D" w:rsidRDefault="00BD5E77" w:rsidP="00BD5E77">
            <w:pPr>
              <w:rPr>
                <w:szCs w:val="20"/>
              </w:rPr>
            </w:pPr>
            <w:r w:rsidRPr="0041138D">
              <w:rPr>
                <w:rFonts w:asciiTheme="minorHAnsi" w:hAnsiTheme="minorHAnsi"/>
                <w:szCs w:val="20"/>
              </w:rPr>
              <w:t>Outbound webhook / notification, SFINT13</w:t>
            </w:r>
          </w:p>
        </w:tc>
        <w:tc>
          <w:tcPr>
            <w:tcW w:w="1134" w:type="dxa"/>
            <w:vAlign w:val="center"/>
          </w:tcPr>
          <w:p w14:paraId="71829688" w14:textId="2492DA00" w:rsidR="00BD5E77" w:rsidRPr="0041138D" w:rsidRDefault="00BD5E77" w:rsidP="00BD5E77">
            <w:pPr>
              <w:rPr>
                <w:szCs w:val="20"/>
              </w:rPr>
            </w:pPr>
            <w:r w:rsidRPr="0041138D">
              <w:rPr>
                <w:rFonts w:asciiTheme="minorHAnsi" w:hAnsiTheme="minorHAnsi"/>
                <w:szCs w:val="20"/>
              </w:rPr>
              <w:t>Crossed (egress)</w:t>
            </w:r>
          </w:p>
        </w:tc>
        <w:tc>
          <w:tcPr>
            <w:tcW w:w="4111" w:type="dxa"/>
            <w:vAlign w:val="center"/>
          </w:tcPr>
          <w:p w14:paraId="39D5CE00" w14:textId="30C1ED58" w:rsidR="00BD5E77" w:rsidRPr="0041138D" w:rsidRDefault="00BD5E77" w:rsidP="00BD5E77">
            <w:pPr>
              <w:rPr>
                <w:szCs w:val="20"/>
              </w:rPr>
            </w:pPr>
            <w:r w:rsidRPr="0041138D">
              <w:rPr>
                <w:rFonts w:asciiTheme="minorHAnsi" w:hAnsiTheme="minorHAnsi"/>
                <w:szCs w:val="20"/>
              </w:rPr>
              <w:t>Controlled egress path (routing intent), not default internet; TLS, signed payloads, partner allow-list, Key Vault-held secrets.</w:t>
            </w:r>
          </w:p>
        </w:tc>
      </w:tr>
      <w:tr w:rsidR="00BD5E77" w:rsidRPr="009527A4" w14:paraId="40169357" w14:textId="77777777">
        <w:tc>
          <w:tcPr>
            <w:tcW w:w="3681" w:type="dxa"/>
            <w:vAlign w:val="center"/>
          </w:tcPr>
          <w:p w14:paraId="062D130C" w14:textId="7D02DEDF" w:rsidR="00BD5E77" w:rsidRPr="0041138D" w:rsidRDefault="00BD5E77" w:rsidP="00BD5E77">
            <w:pPr>
              <w:rPr>
                <w:szCs w:val="20"/>
              </w:rPr>
            </w:pPr>
            <w:r w:rsidRPr="0041138D">
              <w:rPr>
                <w:rFonts w:asciiTheme="minorHAnsi" w:hAnsiTheme="minorHAnsi"/>
                <w:szCs w:val="20"/>
              </w:rPr>
              <w:t xml:space="preserve">File-based with partner SFTP, </w:t>
            </w:r>
            <w:r w:rsidR="00122229">
              <w:rPr>
                <w:rFonts w:asciiTheme="minorHAnsi" w:hAnsiTheme="minorHAnsi"/>
                <w:szCs w:val="20"/>
              </w:rPr>
              <w:t>SFINT19</w:t>
            </w:r>
            <w:r w:rsidRPr="0041138D">
              <w:rPr>
                <w:rFonts w:asciiTheme="minorHAnsi" w:hAnsiTheme="minorHAnsi"/>
                <w:szCs w:val="20"/>
              </w:rPr>
              <w:t xml:space="preserve">, </w:t>
            </w:r>
            <w:r w:rsidR="00122229">
              <w:rPr>
                <w:rFonts w:asciiTheme="minorHAnsi" w:hAnsiTheme="minorHAnsi"/>
                <w:szCs w:val="20"/>
              </w:rPr>
              <w:t>SFINT20</w:t>
            </w:r>
          </w:p>
        </w:tc>
        <w:tc>
          <w:tcPr>
            <w:tcW w:w="1134" w:type="dxa"/>
            <w:vAlign w:val="center"/>
          </w:tcPr>
          <w:p w14:paraId="0A407021" w14:textId="73F0AF29" w:rsidR="00BD5E77" w:rsidRPr="0041138D" w:rsidRDefault="00BD5E77" w:rsidP="00BD5E77">
            <w:pPr>
              <w:rPr>
                <w:szCs w:val="20"/>
              </w:rPr>
            </w:pPr>
            <w:r w:rsidRPr="0041138D">
              <w:rPr>
                <w:rFonts w:asciiTheme="minorHAnsi" w:hAnsiTheme="minorHAnsi"/>
                <w:szCs w:val="20"/>
              </w:rPr>
              <w:t>Crossed</w:t>
            </w:r>
          </w:p>
        </w:tc>
        <w:tc>
          <w:tcPr>
            <w:tcW w:w="4111" w:type="dxa"/>
            <w:vAlign w:val="center"/>
          </w:tcPr>
          <w:p w14:paraId="651A6160" w14:textId="737CB985" w:rsidR="00BD5E77" w:rsidRPr="0041138D" w:rsidRDefault="00BD5E77" w:rsidP="00BD5E77">
            <w:pPr>
              <w:rPr>
                <w:szCs w:val="20"/>
              </w:rPr>
            </w:pPr>
            <w:r w:rsidRPr="0041138D">
              <w:rPr>
                <w:rFonts w:asciiTheme="minorHAnsi" w:hAnsiTheme="minorHAnsi"/>
                <w:szCs w:val="20"/>
              </w:rPr>
              <w:t>Edge or private connectivity, SFTP-over-SSH with key/cert auth, no anonymous access, IP allow-list, encryption in transit and at rest, Key Vault credentials.</w:t>
            </w:r>
          </w:p>
        </w:tc>
      </w:tr>
    </w:tbl>
    <w:p w14:paraId="741A1AA3" w14:textId="0682DA9A" w:rsidR="0041138D" w:rsidRPr="0041138D" w:rsidRDefault="0041138D" w:rsidP="0041138D">
      <w:pPr>
        <w:rPr>
          <w:szCs w:val="20"/>
        </w:rPr>
      </w:pPr>
      <w:r w:rsidRPr="0041138D">
        <w:rPr>
          <w:szCs w:val="20"/>
        </w:rPr>
        <w:br/>
      </w:r>
    </w:p>
    <w:p w14:paraId="04C9387E" w14:textId="023E204E" w:rsidR="0041138D" w:rsidRDefault="0041138D" w:rsidP="00A959D1">
      <w:pPr>
        <w:pStyle w:val="Heading1"/>
        <w:ind w:left="431" w:hanging="431"/>
      </w:pPr>
      <w:bookmarkStart w:id="384" w:name="_13._Exception_Process"/>
      <w:bookmarkStart w:id="385" w:name="_Toc239852395"/>
      <w:bookmarkStart w:id="386" w:name="_Toc239980651"/>
      <w:bookmarkStart w:id="387" w:name="_Exception_Process_and"/>
      <w:bookmarkStart w:id="388" w:name="_Toc240018820"/>
      <w:bookmarkEnd w:id="384"/>
      <w:bookmarkEnd w:id="387"/>
      <w:r w:rsidRPr="006F79A8">
        <w:t>TDA Governance</w:t>
      </w:r>
      <w:bookmarkEnd w:id="385"/>
      <w:bookmarkEnd w:id="386"/>
      <w:bookmarkEnd w:id="388"/>
      <w:r w:rsidR="003B75AD">
        <w:t xml:space="preserve"> and Exceptions</w:t>
      </w:r>
    </w:p>
    <w:p w14:paraId="33F00F1D" w14:textId="77777777" w:rsidR="00FC6A4E" w:rsidRPr="00FC6A4E" w:rsidRDefault="00FC6A4E" w:rsidP="00FC6A4E"/>
    <w:p w14:paraId="3688F8DD" w14:textId="2F092625" w:rsidR="0041138D" w:rsidRDefault="0041138D" w:rsidP="0041138D">
      <w:pPr>
        <w:pStyle w:val="Heading2"/>
        <w:rPr>
          <w:bCs w:val="0"/>
        </w:rPr>
      </w:pPr>
      <w:bookmarkStart w:id="389" w:name="_Toc239852396"/>
      <w:bookmarkStart w:id="390" w:name="_Toc239980652"/>
      <w:bookmarkStart w:id="391" w:name="_Toc240018821"/>
      <w:r w:rsidRPr="00FC6A4E">
        <w:rPr>
          <w:bCs w:val="0"/>
        </w:rPr>
        <w:t>Exceptions</w:t>
      </w:r>
      <w:bookmarkEnd w:id="389"/>
      <w:bookmarkEnd w:id="390"/>
      <w:bookmarkEnd w:id="391"/>
    </w:p>
    <w:p w14:paraId="7D22F003" w14:textId="77777777" w:rsidR="00FC6A4E" w:rsidRPr="00FC6A4E" w:rsidRDefault="00FC6A4E" w:rsidP="00FC6A4E"/>
    <w:p w14:paraId="3FC00DE0" w14:textId="1FBEEC80" w:rsidR="0041138D" w:rsidRDefault="0041138D" w:rsidP="0041138D">
      <w:pPr>
        <w:spacing w:after="120"/>
        <w:rPr>
          <w:szCs w:val="20"/>
        </w:rPr>
      </w:pPr>
      <w:bookmarkStart w:id="392" w:name="_13.2_TDA_Gates"/>
      <w:bookmarkEnd w:id="392"/>
      <w:r w:rsidRPr="0041138D">
        <w:rPr>
          <w:szCs w:val="20"/>
        </w:rPr>
        <w:t>The System</w:t>
      </w:r>
      <w:r w:rsidR="00623DC6">
        <w:rPr>
          <w:szCs w:val="20"/>
        </w:rPr>
        <w:t>s</w:t>
      </w:r>
      <w:r w:rsidRPr="0041138D">
        <w:rPr>
          <w:szCs w:val="20"/>
        </w:rPr>
        <w:t xml:space="preserve"> Integration </w:t>
      </w:r>
      <w:r w:rsidR="00F63B58">
        <w:rPr>
          <w:szCs w:val="20"/>
        </w:rPr>
        <w:t>F</w:t>
      </w:r>
      <w:r w:rsidRPr="0041138D">
        <w:rPr>
          <w:szCs w:val="20"/>
        </w:rPr>
        <w:t>ramework</w:t>
      </w:r>
      <w:r w:rsidRPr="0041138D" w:rsidDel="00A22181">
        <w:rPr>
          <w:szCs w:val="20"/>
        </w:rPr>
        <w:t xml:space="preserve"> </w:t>
      </w:r>
      <w:r w:rsidRPr="0041138D">
        <w:rPr>
          <w:szCs w:val="20"/>
        </w:rPr>
        <w:t>is principles-driven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r w:rsidR="009D1778">
        <w:rPr>
          <w:szCs w:val="20"/>
        </w:rPr>
        <w:br/>
      </w:r>
    </w:p>
    <w:p w14:paraId="45E1312D" w14:textId="352D89B8" w:rsidR="0041138D" w:rsidRDefault="0041138D" w:rsidP="0041138D">
      <w:pPr>
        <w:pStyle w:val="Heading2"/>
        <w:rPr>
          <w:bCs w:val="0"/>
        </w:rPr>
      </w:pPr>
      <w:bookmarkStart w:id="393" w:name="_Toc239852397"/>
      <w:bookmarkStart w:id="394" w:name="_Toc239980653"/>
      <w:bookmarkStart w:id="395" w:name="_Toc240018822"/>
      <w:r w:rsidRPr="00FC6A4E">
        <w:rPr>
          <w:bCs w:val="0"/>
        </w:rPr>
        <w:t>TDA Gates</w:t>
      </w:r>
      <w:bookmarkEnd w:id="393"/>
      <w:bookmarkEnd w:id="394"/>
      <w:bookmarkEnd w:id="395"/>
    </w:p>
    <w:p w14:paraId="0C192359" w14:textId="77777777" w:rsidR="00FC6A4E" w:rsidRPr="00FC6A4E" w:rsidRDefault="00FC6A4E" w:rsidP="00FC6A4E"/>
    <w:p w14:paraId="6B286D47" w14:textId="77777777" w:rsidR="0041138D" w:rsidRDefault="0041138D" w:rsidP="0041138D">
      <w:pPr>
        <w:spacing w:after="120"/>
        <w:rPr>
          <w:szCs w:val="20"/>
        </w:rPr>
      </w:pPr>
      <w:r w:rsidRPr="0041138D">
        <w:rPr>
          <w:szCs w:val="20"/>
        </w:rPr>
        <w:t>Governance is applied at defined points. At design, the selected integration pattern and interaction style are confirmed against the decision tree and the boundary. At build, guardrail conformance is evidenced across identity, network, secrets, observability and resilience. Any exception is logged and approved before build proceeds.</w:t>
      </w:r>
    </w:p>
    <w:p w14:paraId="74A6FA17" w14:textId="77777777" w:rsidR="00FC6A4E" w:rsidRPr="0041138D" w:rsidRDefault="00FC6A4E" w:rsidP="0041138D">
      <w:pPr>
        <w:spacing w:after="120"/>
        <w:rPr>
          <w:szCs w:val="20"/>
        </w:rPr>
      </w:pPr>
    </w:p>
    <w:p w14:paraId="08F52625" w14:textId="6F554463" w:rsidR="0041138D" w:rsidRDefault="0041138D" w:rsidP="0041138D">
      <w:pPr>
        <w:pStyle w:val="Heading2"/>
        <w:rPr>
          <w:bCs w:val="0"/>
        </w:rPr>
      </w:pPr>
      <w:bookmarkStart w:id="396" w:name="_Toc239852398"/>
      <w:bookmarkStart w:id="397" w:name="_Toc239980654"/>
      <w:bookmarkStart w:id="398" w:name="_Toc240018823"/>
      <w:r w:rsidRPr="00FC6A4E">
        <w:rPr>
          <w:bCs w:val="0"/>
        </w:rPr>
        <w:t>Security Conformance</w:t>
      </w:r>
      <w:bookmarkEnd w:id="396"/>
      <w:bookmarkEnd w:id="397"/>
      <w:bookmarkEnd w:id="398"/>
    </w:p>
    <w:p w14:paraId="0B5D528B" w14:textId="77777777" w:rsidR="00FC6A4E" w:rsidRPr="00FC6A4E" w:rsidRDefault="00FC6A4E" w:rsidP="00FC6A4E"/>
    <w:p w14:paraId="3FC51BE7" w14:textId="77777777" w:rsidR="0041138D" w:rsidRDefault="0041138D" w:rsidP="0041138D">
      <w:pPr>
        <w:spacing w:after="120"/>
        <w:rPr>
          <w:szCs w:val="20"/>
        </w:rPr>
      </w:pPr>
      <w:r w:rsidRPr="0041138D">
        <w:rPr>
          <w:szCs w:val="20"/>
        </w:rPr>
        <w:t xml:space="preserve">Standard private patterns proceed on the agreed security baseline. A pattern that cannot meet the baseline triggers the exception process, which requires a security review prior to TDA Where the wider security posture is affected, the exception is escalated to the risk register and senior leadership and managed via ERM framework.  </w:t>
      </w:r>
    </w:p>
    <w:p w14:paraId="70FA2676" w14:textId="77777777" w:rsidR="00FC6A4E" w:rsidRPr="0041138D" w:rsidRDefault="00FC6A4E" w:rsidP="0041138D">
      <w:pPr>
        <w:spacing w:after="120"/>
        <w:rPr>
          <w:szCs w:val="20"/>
        </w:rPr>
      </w:pPr>
    </w:p>
    <w:p w14:paraId="446DBCBE" w14:textId="2757DB26" w:rsidR="0041138D" w:rsidRDefault="0041138D" w:rsidP="00A959D1">
      <w:pPr>
        <w:pStyle w:val="Heading1"/>
        <w:ind w:left="431" w:hanging="431"/>
      </w:pPr>
      <w:bookmarkStart w:id="399" w:name="_14._Anti-Patterns"/>
      <w:bookmarkStart w:id="400" w:name="_Toc239852400"/>
      <w:bookmarkStart w:id="401" w:name="_Toc239980656"/>
      <w:bookmarkStart w:id="402" w:name="_Toc240018824"/>
      <w:bookmarkEnd w:id="399"/>
      <w:r w:rsidRPr="006F79A8">
        <w:t>Glossary</w:t>
      </w:r>
      <w:bookmarkEnd w:id="400"/>
      <w:bookmarkEnd w:id="401"/>
      <w:bookmarkEnd w:id="402"/>
    </w:p>
    <w:p w14:paraId="4758AF61" w14:textId="77777777" w:rsidR="00E62C5D" w:rsidRDefault="00E62C5D" w:rsidP="00E62C5D"/>
    <w:tbl>
      <w:tblPr>
        <w:tblStyle w:val="TableGridLight"/>
        <w:tblW w:w="9351" w:type="dxa"/>
        <w:tblLook w:val="04A0" w:firstRow="1" w:lastRow="0" w:firstColumn="1" w:lastColumn="0" w:noHBand="0" w:noVBand="1"/>
      </w:tblPr>
      <w:tblGrid>
        <w:gridCol w:w="2122"/>
        <w:gridCol w:w="7229"/>
      </w:tblGrid>
      <w:tr w:rsidR="00BD5E77" w:rsidRPr="009527A4" w14:paraId="34E7974C" w14:textId="77777777" w:rsidTr="00BD5E77">
        <w:tc>
          <w:tcPr>
            <w:tcW w:w="2122" w:type="dxa"/>
            <w:tcBorders>
              <w:top w:val="single" w:sz="12" w:space="0" w:color="000000" w:themeColor="text1"/>
            </w:tcBorders>
            <w:shd w:val="clear" w:color="auto" w:fill="C1CDEC" w:themeFill="accent1" w:themeFillTint="33"/>
          </w:tcPr>
          <w:p w14:paraId="2DFD7512" w14:textId="64D19CCF"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Term</w:t>
            </w:r>
          </w:p>
        </w:tc>
        <w:tc>
          <w:tcPr>
            <w:tcW w:w="7229" w:type="dxa"/>
            <w:tcBorders>
              <w:top w:val="single" w:sz="12" w:space="0" w:color="000000" w:themeColor="text1"/>
            </w:tcBorders>
            <w:shd w:val="clear" w:color="auto" w:fill="C1CDEC" w:themeFill="accent1" w:themeFillTint="33"/>
          </w:tcPr>
          <w:p w14:paraId="6F810595" w14:textId="4BDA5928"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Meaning</w:t>
            </w:r>
          </w:p>
        </w:tc>
      </w:tr>
      <w:tr w:rsidR="00BD5E77" w:rsidRPr="009527A4" w14:paraId="24BA7D95" w14:textId="77777777">
        <w:tc>
          <w:tcPr>
            <w:tcW w:w="2122" w:type="dxa"/>
            <w:vAlign w:val="center"/>
          </w:tcPr>
          <w:p w14:paraId="33A405F1" w14:textId="65419575" w:rsidR="00BD5E77" w:rsidRPr="00F94A76" w:rsidRDefault="00BD5E77" w:rsidP="00BD5E77">
            <w:pPr>
              <w:rPr>
                <w:rFonts w:asciiTheme="minorHAnsi" w:hAnsiTheme="minorHAnsi" w:hint="eastAsia"/>
                <w:lang w:eastAsia="en-GB"/>
              </w:rPr>
            </w:pPr>
            <w:r w:rsidRPr="0041138D">
              <w:rPr>
                <w:rFonts w:asciiTheme="minorHAnsi" w:hAnsiTheme="minorHAnsi"/>
                <w:szCs w:val="20"/>
              </w:rPr>
              <w:t>SIF</w:t>
            </w:r>
          </w:p>
        </w:tc>
        <w:tc>
          <w:tcPr>
            <w:tcW w:w="7229" w:type="dxa"/>
            <w:vAlign w:val="center"/>
          </w:tcPr>
          <w:p w14:paraId="3684C565" w14:textId="138C9AD3" w:rsidR="00BD5E77" w:rsidRPr="00F94A76" w:rsidRDefault="00BD5E77" w:rsidP="00BD5E77">
            <w:pPr>
              <w:rPr>
                <w:rFonts w:asciiTheme="minorHAnsi" w:hAnsiTheme="minorHAnsi" w:hint="eastAsia"/>
                <w:lang w:eastAsia="en-GB"/>
              </w:rPr>
            </w:pPr>
            <w:r w:rsidRPr="0041138D">
              <w:rPr>
                <w:rFonts w:asciiTheme="minorHAnsi" w:hAnsiTheme="minorHAnsi"/>
                <w:szCs w:val="20"/>
              </w:rPr>
              <w:t>Systems Integration Framework, this document.</w:t>
            </w:r>
          </w:p>
        </w:tc>
      </w:tr>
      <w:tr w:rsidR="00BD5E77" w:rsidRPr="009527A4" w14:paraId="51572C67" w14:textId="77777777">
        <w:tc>
          <w:tcPr>
            <w:tcW w:w="2122" w:type="dxa"/>
            <w:vAlign w:val="center"/>
          </w:tcPr>
          <w:p w14:paraId="21707567" w14:textId="141C5CB5" w:rsidR="00BD5E77" w:rsidRPr="00F94A76" w:rsidRDefault="00BD5E77" w:rsidP="00BD5E77">
            <w:pPr>
              <w:rPr>
                <w:rFonts w:asciiTheme="minorHAnsi" w:hAnsiTheme="minorHAnsi" w:hint="eastAsia"/>
                <w:lang w:eastAsia="en-GB"/>
              </w:rPr>
            </w:pPr>
            <w:r w:rsidRPr="0041138D">
              <w:rPr>
                <w:rFonts w:asciiTheme="minorHAnsi" w:hAnsiTheme="minorHAnsi"/>
                <w:szCs w:val="20"/>
              </w:rPr>
              <w:t>AIS</w:t>
            </w:r>
          </w:p>
        </w:tc>
        <w:tc>
          <w:tcPr>
            <w:tcW w:w="7229" w:type="dxa"/>
            <w:vAlign w:val="center"/>
          </w:tcPr>
          <w:p w14:paraId="7254B3B3" w14:textId="1F1D4D3E" w:rsidR="00BD5E77" w:rsidRPr="00F94A76" w:rsidRDefault="00BD5E77" w:rsidP="00BD5E77">
            <w:pPr>
              <w:rPr>
                <w:rFonts w:asciiTheme="minorHAnsi" w:hAnsiTheme="minorHAnsi" w:hint="eastAsia"/>
                <w:lang w:eastAsia="en-GB"/>
              </w:rPr>
            </w:pPr>
            <w:r w:rsidRPr="0041138D">
              <w:rPr>
                <w:rFonts w:asciiTheme="minorHAnsi" w:hAnsiTheme="minorHAnsi"/>
                <w:szCs w:val="20"/>
              </w:rPr>
              <w:t>Azure Integration Services, comprising API Management, Logic Apps, Service Bus, Event Grid, Event Hubs and Functions.</w:t>
            </w:r>
          </w:p>
        </w:tc>
      </w:tr>
      <w:tr w:rsidR="00BD5E77" w:rsidRPr="009527A4" w14:paraId="039424DC" w14:textId="77777777">
        <w:tc>
          <w:tcPr>
            <w:tcW w:w="2122" w:type="dxa"/>
            <w:vAlign w:val="center"/>
          </w:tcPr>
          <w:p w14:paraId="184F5179" w14:textId="422913EC" w:rsidR="00BD5E77" w:rsidRPr="00E8285A" w:rsidRDefault="00BD5E77" w:rsidP="00BD5E77">
            <w:pPr>
              <w:rPr>
                <w:rFonts w:asciiTheme="minorHAnsi" w:hAnsiTheme="minorHAnsi" w:hint="eastAsia"/>
                <w:szCs w:val="20"/>
              </w:rPr>
            </w:pPr>
            <w:r w:rsidRPr="0041138D">
              <w:rPr>
                <w:rFonts w:asciiTheme="minorHAnsi" w:hAnsiTheme="minorHAnsi"/>
                <w:szCs w:val="20"/>
              </w:rPr>
              <w:t>SOA</w:t>
            </w:r>
          </w:p>
        </w:tc>
        <w:tc>
          <w:tcPr>
            <w:tcW w:w="7229" w:type="dxa"/>
            <w:vAlign w:val="center"/>
          </w:tcPr>
          <w:p w14:paraId="35F55192" w14:textId="3CEE1AC1" w:rsidR="00BD5E77" w:rsidRPr="00E8285A" w:rsidRDefault="00BD5E77" w:rsidP="00BD5E77">
            <w:pPr>
              <w:rPr>
                <w:rFonts w:asciiTheme="minorHAnsi" w:hAnsiTheme="minorHAnsi" w:hint="eastAsia"/>
                <w:szCs w:val="20"/>
              </w:rPr>
            </w:pPr>
            <w:r w:rsidRPr="0041138D">
              <w:rPr>
                <w:rFonts w:asciiTheme="minorHAnsi" w:hAnsiTheme="minorHAnsi"/>
                <w:szCs w:val="20"/>
              </w:rPr>
              <w:t>Service-oriented architecture, coarse-grained services aligned to business capabilities.</w:t>
            </w:r>
          </w:p>
        </w:tc>
      </w:tr>
      <w:tr w:rsidR="00BD5E77" w:rsidRPr="009527A4" w14:paraId="05B7229C" w14:textId="77777777">
        <w:tc>
          <w:tcPr>
            <w:tcW w:w="2122" w:type="dxa"/>
            <w:vAlign w:val="center"/>
          </w:tcPr>
          <w:p w14:paraId="6556C4DE" w14:textId="158525AC" w:rsidR="00BD5E77" w:rsidRPr="00E8285A" w:rsidRDefault="00BD5E77" w:rsidP="00BD5E77">
            <w:pPr>
              <w:rPr>
                <w:rFonts w:asciiTheme="minorHAnsi" w:hAnsiTheme="minorHAnsi" w:hint="eastAsia"/>
                <w:szCs w:val="20"/>
              </w:rPr>
            </w:pPr>
            <w:r w:rsidRPr="0041138D">
              <w:rPr>
                <w:rFonts w:asciiTheme="minorHAnsi" w:hAnsiTheme="minorHAnsi"/>
                <w:szCs w:val="20"/>
              </w:rPr>
              <w:t>APIM</w:t>
            </w:r>
          </w:p>
        </w:tc>
        <w:tc>
          <w:tcPr>
            <w:tcW w:w="7229" w:type="dxa"/>
            <w:vAlign w:val="center"/>
          </w:tcPr>
          <w:p w14:paraId="4CCB5449" w14:textId="3002FCDF" w:rsidR="00BD5E77" w:rsidRPr="00E8285A" w:rsidRDefault="00BD5E77" w:rsidP="00BD5E77">
            <w:pPr>
              <w:rPr>
                <w:rFonts w:asciiTheme="minorHAnsi" w:hAnsiTheme="minorHAnsi" w:hint="eastAsia"/>
                <w:szCs w:val="20"/>
              </w:rPr>
            </w:pPr>
            <w:r w:rsidRPr="0041138D">
              <w:rPr>
                <w:rFonts w:asciiTheme="minorHAnsi" w:hAnsiTheme="minorHAnsi"/>
                <w:szCs w:val="20"/>
              </w:rPr>
              <w:t>Azure API Management.</w:t>
            </w:r>
          </w:p>
        </w:tc>
      </w:tr>
      <w:tr w:rsidR="00BD5E77" w:rsidRPr="009527A4" w14:paraId="35489963" w14:textId="77777777">
        <w:tc>
          <w:tcPr>
            <w:tcW w:w="2122" w:type="dxa"/>
            <w:vAlign w:val="center"/>
          </w:tcPr>
          <w:p w14:paraId="52CCE2DD" w14:textId="3D313F2F" w:rsidR="00BD5E77" w:rsidRPr="00E8285A" w:rsidRDefault="00BD5E77" w:rsidP="00BD5E77">
            <w:pPr>
              <w:rPr>
                <w:rFonts w:asciiTheme="minorHAnsi" w:hAnsiTheme="minorHAnsi" w:hint="eastAsia"/>
                <w:szCs w:val="20"/>
              </w:rPr>
            </w:pPr>
            <w:r w:rsidRPr="0041138D">
              <w:rPr>
                <w:rFonts w:asciiTheme="minorHAnsi" w:hAnsiTheme="minorHAnsi"/>
                <w:szCs w:val="20"/>
              </w:rPr>
              <w:t>Managed identity</w:t>
            </w:r>
          </w:p>
        </w:tc>
        <w:tc>
          <w:tcPr>
            <w:tcW w:w="7229" w:type="dxa"/>
            <w:vAlign w:val="center"/>
          </w:tcPr>
          <w:p w14:paraId="19282CBA" w14:textId="2551CE36" w:rsidR="00BD5E77" w:rsidRPr="00E8285A" w:rsidRDefault="00BD5E77" w:rsidP="00BD5E77">
            <w:pPr>
              <w:rPr>
                <w:rFonts w:asciiTheme="minorHAnsi" w:hAnsiTheme="minorHAnsi" w:hint="eastAsia"/>
                <w:szCs w:val="20"/>
              </w:rPr>
            </w:pPr>
            <w:r w:rsidRPr="0041138D">
              <w:rPr>
                <w:rFonts w:asciiTheme="minorHAnsi" w:hAnsiTheme="minorHAnsi"/>
                <w:szCs w:val="20"/>
              </w:rPr>
              <w:t>An Entra identity for an Azure resource that authenticates without stored secrets.</w:t>
            </w:r>
          </w:p>
        </w:tc>
      </w:tr>
      <w:tr w:rsidR="00BD5E77" w:rsidRPr="009527A4" w14:paraId="5FED721D" w14:textId="77777777">
        <w:tc>
          <w:tcPr>
            <w:tcW w:w="2122" w:type="dxa"/>
            <w:vAlign w:val="center"/>
          </w:tcPr>
          <w:p w14:paraId="21BA9C55" w14:textId="333FBCF8" w:rsidR="00BD5E77" w:rsidRPr="00E8285A" w:rsidRDefault="00BD5E77" w:rsidP="00BD5E77">
            <w:pPr>
              <w:rPr>
                <w:rFonts w:asciiTheme="minorHAnsi" w:hAnsiTheme="minorHAnsi" w:hint="eastAsia"/>
                <w:szCs w:val="20"/>
              </w:rPr>
            </w:pPr>
            <w:r w:rsidRPr="0041138D">
              <w:rPr>
                <w:rFonts w:asciiTheme="minorHAnsi" w:hAnsiTheme="minorHAnsi"/>
                <w:szCs w:val="20"/>
              </w:rPr>
              <w:t>Claim-check</w:t>
            </w:r>
          </w:p>
        </w:tc>
        <w:tc>
          <w:tcPr>
            <w:tcW w:w="7229" w:type="dxa"/>
            <w:vAlign w:val="center"/>
          </w:tcPr>
          <w:p w14:paraId="0F0C24D3" w14:textId="2F41484B" w:rsidR="00BD5E77" w:rsidRPr="00E8285A" w:rsidRDefault="00BD5E77" w:rsidP="00BD5E77">
            <w:pPr>
              <w:rPr>
                <w:rFonts w:asciiTheme="minorHAnsi" w:hAnsiTheme="minorHAnsi" w:hint="eastAsia"/>
                <w:szCs w:val="20"/>
              </w:rPr>
            </w:pPr>
            <w:r w:rsidRPr="0041138D">
              <w:rPr>
                <w:rFonts w:asciiTheme="minorHAnsi" w:hAnsiTheme="minorHAnsi"/>
                <w:szCs w:val="20"/>
              </w:rPr>
              <w:t>A pattern that keeps a large payload in storage and passes a reference on the message.</w:t>
            </w:r>
          </w:p>
        </w:tc>
      </w:tr>
      <w:tr w:rsidR="00BD5E77" w:rsidRPr="009527A4" w14:paraId="2C803AB4" w14:textId="77777777">
        <w:tc>
          <w:tcPr>
            <w:tcW w:w="2122" w:type="dxa"/>
            <w:vAlign w:val="center"/>
          </w:tcPr>
          <w:p w14:paraId="0E7B8EAA" w14:textId="4E58C708" w:rsidR="00BD5E77" w:rsidRPr="00E8285A" w:rsidRDefault="00BD5E77" w:rsidP="00BD5E77">
            <w:pPr>
              <w:rPr>
                <w:rFonts w:asciiTheme="minorHAnsi" w:hAnsiTheme="minorHAnsi" w:hint="eastAsia"/>
                <w:szCs w:val="20"/>
              </w:rPr>
            </w:pPr>
            <w:r w:rsidRPr="0041138D">
              <w:rPr>
                <w:rFonts w:asciiTheme="minorHAnsi" w:hAnsiTheme="minorHAnsi"/>
                <w:szCs w:val="20"/>
              </w:rPr>
              <w:t>Idempotency</w:t>
            </w:r>
          </w:p>
        </w:tc>
        <w:tc>
          <w:tcPr>
            <w:tcW w:w="7229" w:type="dxa"/>
            <w:vAlign w:val="center"/>
          </w:tcPr>
          <w:p w14:paraId="351CCA0E" w14:textId="3ED86E39" w:rsidR="00BD5E77" w:rsidRPr="00E8285A" w:rsidRDefault="00BD5E77" w:rsidP="00BD5E77">
            <w:pPr>
              <w:rPr>
                <w:rFonts w:asciiTheme="minorHAnsi" w:hAnsiTheme="minorHAnsi" w:hint="eastAsia"/>
                <w:szCs w:val="20"/>
              </w:rPr>
            </w:pPr>
            <w:r w:rsidRPr="0041138D">
              <w:rPr>
                <w:rFonts w:asciiTheme="minorHAnsi" w:hAnsiTheme="minorHAnsi"/>
                <w:szCs w:val="20"/>
              </w:rPr>
              <w:t>The property that applying the same message more than once has no additional effect.</w:t>
            </w:r>
          </w:p>
        </w:tc>
      </w:tr>
      <w:tr w:rsidR="00BD5E77" w:rsidRPr="009527A4" w14:paraId="66BDDCC2" w14:textId="77777777">
        <w:tc>
          <w:tcPr>
            <w:tcW w:w="2122" w:type="dxa"/>
            <w:vAlign w:val="center"/>
          </w:tcPr>
          <w:p w14:paraId="38CF2729" w14:textId="1CCAF863" w:rsidR="00BD5E77" w:rsidRPr="00E8285A" w:rsidRDefault="00BD5E77" w:rsidP="00BD5E77">
            <w:pPr>
              <w:rPr>
                <w:rFonts w:asciiTheme="minorHAnsi" w:hAnsiTheme="minorHAnsi" w:hint="eastAsia"/>
                <w:szCs w:val="20"/>
              </w:rPr>
            </w:pPr>
            <w:r w:rsidRPr="0041138D">
              <w:rPr>
                <w:rFonts w:asciiTheme="minorHAnsi" w:hAnsiTheme="minorHAnsi"/>
                <w:szCs w:val="20"/>
              </w:rPr>
              <w:t>Bordereau</w:t>
            </w:r>
          </w:p>
        </w:tc>
        <w:tc>
          <w:tcPr>
            <w:tcW w:w="7229" w:type="dxa"/>
            <w:vAlign w:val="center"/>
          </w:tcPr>
          <w:p w14:paraId="7E1E2D54" w14:textId="31A7B5BF" w:rsidR="00BD5E77" w:rsidRPr="00E8285A" w:rsidRDefault="00BD5E77" w:rsidP="00BD5E77">
            <w:pPr>
              <w:rPr>
                <w:rFonts w:asciiTheme="minorHAnsi" w:hAnsiTheme="minorHAnsi" w:hint="eastAsia"/>
                <w:szCs w:val="20"/>
              </w:rPr>
            </w:pPr>
            <w:r w:rsidRPr="0041138D">
              <w:rPr>
                <w:rFonts w:asciiTheme="minorHAnsi" w:hAnsiTheme="minorHAnsi"/>
                <w:szCs w:val="20"/>
              </w:rPr>
              <w:t>A delegated-authority premium or claims report provided by a cover holder.</w:t>
            </w:r>
          </w:p>
        </w:tc>
      </w:tr>
      <w:tr w:rsidR="00BD5E77" w:rsidRPr="009527A4" w14:paraId="002D1A23" w14:textId="77777777">
        <w:tc>
          <w:tcPr>
            <w:tcW w:w="2122" w:type="dxa"/>
            <w:vAlign w:val="center"/>
          </w:tcPr>
          <w:p w14:paraId="1E7F91C2" w14:textId="5D507007" w:rsidR="00BD5E77" w:rsidRPr="00E8285A" w:rsidRDefault="00BD5E77" w:rsidP="00BD5E77">
            <w:pPr>
              <w:rPr>
                <w:rFonts w:asciiTheme="minorHAnsi" w:hAnsiTheme="minorHAnsi" w:hint="eastAsia"/>
                <w:szCs w:val="20"/>
              </w:rPr>
            </w:pPr>
            <w:r w:rsidRPr="0041138D">
              <w:rPr>
                <w:rFonts w:asciiTheme="minorHAnsi" w:hAnsiTheme="minorHAnsi"/>
                <w:szCs w:val="20"/>
              </w:rPr>
              <w:t>TDA</w:t>
            </w:r>
          </w:p>
        </w:tc>
        <w:tc>
          <w:tcPr>
            <w:tcW w:w="7229" w:type="dxa"/>
            <w:vAlign w:val="center"/>
          </w:tcPr>
          <w:p w14:paraId="1F079007" w14:textId="71E6A90A" w:rsidR="00BD5E77" w:rsidRPr="00E8285A" w:rsidRDefault="00BD5E77" w:rsidP="00BD5E77">
            <w:pPr>
              <w:rPr>
                <w:rFonts w:asciiTheme="minorHAnsi" w:hAnsiTheme="minorHAnsi" w:hint="eastAsia"/>
                <w:szCs w:val="20"/>
              </w:rPr>
            </w:pPr>
            <w:r w:rsidRPr="0041138D">
              <w:rPr>
                <w:rFonts w:asciiTheme="minorHAnsi" w:hAnsiTheme="minorHAnsi"/>
                <w:szCs w:val="20"/>
              </w:rPr>
              <w:t>Technical Design Authority.</w:t>
            </w:r>
          </w:p>
        </w:tc>
      </w:tr>
      <w:tr w:rsidR="00E8285A" w:rsidRPr="009527A4" w14:paraId="39168E23" w14:textId="77777777">
        <w:tc>
          <w:tcPr>
            <w:tcW w:w="2122" w:type="dxa"/>
            <w:vAlign w:val="center"/>
          </w:tcPr>
          <w:p w14:paraId="478E3C3F" w14:textId="3D273ADF" w:rsidR="00E8285A" w:rsidRPr="00E8285A" w:rsidRDefault="00E8285A" w:rsidP="00E8285A">
            <w:pPr>
              <w:rPr>
                <w:rFonts w:asciiTheme="minorHAnsi" w:hAnsiTheme="minorHAnsi" w:hint="eastAsia"/>
                <w:szCs w:val="20"/>
              </w:rPr>
            </w:pPr>
            <w:r w:rsidRPr="00E8285A">
              <w:rPr>
                <w:rFonts w:asciiTheme="minorHAnsi" w:hAnsiTheme="minorHAnsi"/>
                <w:szCs w:val="20"/>
              </w:rPr>
              <w:t>ADF</w:t>
            </w:r>
          </w:p>
        </w:tc>
        <w:tc>
          <w:tcPr>
            <w:tcW w:w="7229" w:type="dxa"/>
            <w:vAlign w:val="center"/>
          </w:tcPr>
          <w:p w14:paraId="36AA29E9" w14:textId="250A59DA" w:rsidR="00E8285A" w:rsidRPr="00E8285A" w:rsidRDefault="00E8285A" w:rsidP="00E8285A">
            <w:pPr>
              <w:rPr>
                <w:rFonts w:asciiTheme="minorHAnsi" w:hAnsiTheme="minorHAnsi" w:hint="eastAsia"/>
                <w:szCs w:val="20"/>
              </w:rPr>
            </w:pPr>
            <w:r w:rsidRPr="00E8285A">
              <w:rPr>
                <w:rFonts w:asciiTheme="minorHAnsi" w:hAnsiTheme="minorHAnsi"/>
                <w:szCs w:val="20"/>
              </w:rPr>
              <w:t>Azure Data Factory.</w:t>
            </w:r>
          </w:p>
        </w:tc>
      </w:tr>
      <w:tr w:rsidR="00E8285A" w:rsidRPr="009527A4" w14:paraId="71DCE928" w14:textId="77777777">
        <w:tc>
          <w:tcPr>
            <w:tcW w:w="2122" w:type="dxa"/>
            <w:vAlign w:val="center"/>
          </w:tcPr>
          <w:p w14:paraId="74D5C5F7" w14:textId="42E98995" w:rsidR="00E8285A" w:rsidRPr="00E8285A" w:rsidRDefault="00E8285A" w:rsidP="00E8285A">
            <w:pPr>
              <w:rPr>
                <w:rFonts w:asciiTheme="minorHAnsi" w:hAnsiTheme="minorHAnsi" w:hint="eastAsia"/>
                <w:szCs w:val="20"/>
              </w:rPr>
            </w:pPr>
            <w:r w:rsidRPr="00E8285A">
              <w:rPr>
                <w:rFonts w:asciiTheme="minorHAnsi" w:hAnsiTheme="minorHAnsi"/>
                <w:szCs w:val="20"/>
              </w:rPr>
              <w:t>ADLS</w:t>
            </w:r>
          </w:p>
        </w:tc>
        <w:tc>
          <w:tcPr>
            <w:tcW w:w="7229" w:type="dxa"/>
            <w:vAlign w:val="center"/>
          </w:tcPr>
          <w:p w14:paraId="4818936F" w14:textId="14500242" w:rsidR="00E8285A" w:rsidRPr="00E8285A" w:rsidRDefault="00E8285A" w:rsidP="00E8285A">
            <w:pPr>
              <w:rPr>
                <w:rFonts w:asciiTheme="minorHAnsi" w:hAnsiTheme="minorHAnsi" w:hint="eastAsia"/>
                <w:szCs w:val="20"/>
              </w:rPr>
            </w:pPr>
            <w:r w:rsidRPr="00E8285A">
              <w:rPr>
                <w:rFonts w:asciiTheme="minorHAnsi" w:hAnsiTheme="minorHAnsi"/>
                <w:szCs w:val="20"/>
              </w:rPr>
              <w:t>Azure Data Lake Storage.</w:t>
            </w:r>
          </w:p>
        </w:tc>
      </w:tr>
      <w:tr w:rsidR="00E8285A" w:rsidRPr="009527A4" w14:paraId="2FDB5583" w14:textId="77777777">
        <w:tc>
          <w:tcPr>
            <w:tcW w:w="2122" w:type="dxa"/>
            <w:vAlign w:val="center"/>
          </w:tcPr>
          <w:p w14:paraId="34C6A3CF" w14:textId="0C6C61FA" w:rsidR="00E8285A" w:rsidRPr="00E8285A" w:rsidRDefault="00E8285A" w:rsidP="00E8285A">
            <w:pPr>
              <w:rPr>
                <w:rFonts w:asciiTheme="minorHAnsi" w:hAnsiTheme="minorHAnsi" w:hint="eastAsia"/>
                <w:szCs w:val="20"/>
              </w:rPr>
            </w:pPr>
            <w:r w:rsidRPr="00E8285A">
              <w:rPr>
                <w:rFonts w:asciiTheme="minorHAnsi" w:hAnsiTheme="minorHAnsi"/>
                <w:szCs w:val="20"/>
              </w:rPr>
              <w:t>HLSA</w:t>
            </w:r>
          </w:p>
        </w:tc>
        <w:tc>
          <w:tcPr>
            <w:tcW w:w="7229" w:type="dxa"/>
            <w:vAlign w:val="center"/>
          </w:tcPr>
          <w:p w14:paraId="43871271" w14:textId="34F77010" w:rsidR="00E8285A" w:rsidRPr="00E8285A" w:rsidRDefault="00E8285A" w:rsidP="00E8285A">
            <w:pPr>
              <w:rPr>
                <w:rFonts w:asciiTheme="minorHAnsi" w:hAnsiTheme="minorHAnsi" w:hint="eastAsia"/>
                <w:szCs w:val="20"/>
              </w:rPr>
            </w:pPr>
            <w:r w:rsidRPr="00E8285A">
              <w:rPr>
                <w:rFonts w:asciiTheme="minorHAnsi" w:hAnsiTheme="minorHAnsi"/>
                <w:szCs w:val="20"/>
              </w:rPr>
              <w:t>High Level Solution Architecture.</w:t>
            </w:r>
          </w:p>
        </w:tc>
      </w:tr>
      <w:tr w:rsidR="00E8285A" w:rsidRPr="009527A4" w14:paraId="2EA6FA6B" w14:textId="77777777">
        <w:tc>
          <w:tcPr>
            <w:tcW w:w="2122" w:type="dxa"/>
            <w:vAlign w:val="center"/>
          </w:tcPr>
          <w:p w14:paraId="5D3A47CF" w14:textId="56E1B0BD" w:rsidR="00E8285A" w:rsidRPr="00E8285A" w:rsidRDefault="00E8285A" w:rsidP="00E8285A">
            <w:pPr>
              <w:rPr>
                <w:rFonts w:asciiTheme="minorHAnsi" w:hAnsiTheme="minorHAnsi" w:hint="eastAsia"/>
                <w:szCs w:val="20"/>
              </w:rPr>
            </w:pPr>
            <w:r w:rsidRPr="00E8285A">
              <w:rPr>
                <w:rFonts w:asciiTheme="minorHAnsi" w:hAnsiTheme="minorHAnsi"/>
                <w:szCs w:val="20"/>
              </w:rPr>
              <w:t>SME</w:t>
            </w:r>
          </w:p>
        </w:tc>
        <w:tc>
          <w:tcPr>
            <w:tcW w:w="7229" w:type="dxa"/>
            <w:vAlign w:val="center"/>
          </w:tcPr>
          <w:p w14:paraId="1FE1A5EB" w14:textId="2B4622A5" w:rsidR="00E8285A" w:rsidRPr="00E8285A" w:rsidRDefault="00E8285A" w:rsidP="00E8285A">
            <w:pPr>
              <w:rPr>
                <w:rFonts w:asciiTheme="minorHAnsi" w:hAnsiTheme="minorHAnsi" w:hint="eastAsia"/>
                <w:szCs w:val="20"/>
              </w:rPr>
            </w:pPr>
            <w:r w:rsidRPr="00E8285A">
              <w:rPr>
                <w:rFonts w:asciiTheme="minorHAnsi" w:hAnsiTheme="minorHAnsi"/>
                <w:szCs w:val="20"/>
              </w:rPr>
              <w:t>Subject Matter Expert.</w:t>
            </w:r>
          </w:p>
        </w:tc>
      </w:tr>
      <w:tr w:rsidR="00E8285A" w:rsidRPr="009527A4" w14:paraId="79F3C5D5" w14:textId="77777777">
        <w:tc>
          <w:tcPr>
            <w:tcW w:w="2122" w:type="dxa"/>
            <w:vAlign w:val="center"/>
          </w:tcPr>
          <w:p w14:paraId="00C17ABB" w14:textId="17F968EA" w:rsidR="00E8285A" w:rsidRPr="00E8285A" w:rsidRDefault="00E8285A" w:rsidP="00E8285A">
            <w:pPr>
              <w:rPr>
                <w:rFonts w:asciiTheme="minorHAnsi" w:hAnsiTheme="minorHAnsi" w:hint="eastAsia"/>
                <w:szCs w:val="20"/>
              </w:rPr>
            </w:pPr>
            <w:r w:rsidRPr="00E8285A">
              <w:rPr>
                <w:rFonts w:asciiTheme="minorHAnsi" w:hAnsiTheme="minorHAnsi"/>
                <w:szCs w:val="20"/>
              </w:rPr>
              <w:t>RBAC</w:t>
            </w:r>
          </w:p>
        </w:tc>
        <w:tc>
          <w:tcPr>
            <w:tcW w:w="7229" w:type="dxa"/>
            <w:vAlign w:val="center"/>
          </w:tcPr>
          <w:p w14:paraId="198E0F75" w14:textId="563AA3DC" w:rsidR="00E8285A" w:rsidRPr="00E8285A" w:rsidRDefault="00E8285A" w:rsidP="00E8285A">
            <w:pPr>
              <w:rPr>
                <w:rFonts w:asciiTheme="minorHAnsi" w:hAnsiTheme="minorHAnsi" w:hint="eastAsia"/>
                <w:szCs w:val="20"/>
              </w:rPr>
            </w:pPr>
            <w:r w:rsidRPr="00E8285A">
              <w:rPr>
                <w:rFonts w:asciiTheme="minorHAnsi" w:hAnsiTheme="minorHAnsi"/>
                <w:szCs w:val="20"/>
              </w:rPr>
              <w:t>Role-Based Access Control.</w:t>
            </w:r>
          </w:p>
        </w:tc>
      </w:tr>
      <w:tr w:rsidR="00E8285A" w:rsidRPr="009527A4" w14:paraId="65A49E9C" w14:textId="77777777">
        <w:tc>
          <w:tcPr>
            <w:tcW w:w="2122" w:type="dxa"/>
            <w:vAlign w:val="center"/>
          </w:tcPr>
          <w:p w14:paraId="62489949" w14:textId="7765B08B" w:rsidR="00E8285A" w:rsidRPr="00E8285A" w:rsidRDefault="00E8285A" w:rsidP="00E8285A">
            <w:pPr>
              <w:rPr>
                <w:rFonts w:asciiTheme="minorHAnsi" w:hAnsiTheme="minorHAnsi" w:hint="eastAsia"/>
                <w:szCs w:val="20"/>
              </w:rPr>
            </w:pPr>
            <w:r w:rsidRPr="00E8285A">
              <w:rPr>
                <w:rFonts w:asciiTheme="minorHAnsi" w:hAnsiTheme="minorHAnsi"/>
                <w:szCs w:val="20"/>
              </w:rPr>
              <w:t>NSG</w:t>
            </w:r>
          </w:p>
        </w:tc>
        <w:tc>
          <w:tcPr>
            <w:tcW w:w="7229" w:type="dxa"/>
            <w:vAlign w:val="center"/>
          </w:tcPr>
          <w:p w14:paraId="162D5F10" w14:textId="1332B797" w:rsidR="00E8285A" w:rsidRPr="00E8285A" w:rsidRDefault="00E8285A" w:rsidP="00E8285A">
            <w:pPr>
              <w:rPr>
                <w:rFonts w:asciiTheme="minorHAnsi" w:hAnsiTheme="minorHAnsi" w:hint="eastAsia"/>
                <w:szCs w:val="20"/>
              </w:rPr>
            </w:pPr>
            <w:r w:rsidRPr="00E8285A">
              <w:rPr>
                <w:rFonts w:asciiTheme="minorHAnsi" w:hAnsiTheme="minorHAnsi"/>
                <w:szCs w:val="20"/>
              </w:rPr>
              <w:t>Network Security Group.</w:t>
            </w:r>
          </w:p>
        </w:tc>
      </w:tr>
      <w:tr w:rsidR="00E8285A" w:rsidRPr="009527A4" w14:paraId="1291C618" w14:textId="77777777">
        <w:tc>
          <w:tcPr>
            <w:tcW w:w="2122" w:type="dxa"/>
            <w:vAlign w:val="center"/>
          </w:tcPr>
          <w:p w14:paraId="2235179D" w14:textId="7D6952B1" w:rsidR="00E8285A" w:rsidRPr="00E8285A" w:rsidRDefault="00E8285A" w:rsidP="00E8285A">
            <w:pPr>
              <w:rPr>
                <w:rFonts w:asciiTheme="minorHAnsi" w:hAnsiTheme="minorHAnsi" w:hint="eastAsia"/>
                <w:szCs w:val="20"/>
              </w:rPr>
            </w:pPr>
            <w:r w:rsidRPr="00E8285A">
              <w:rPr>
                <w:rFonts w:asciiTheme="minorHAnsi" w:hAnsiTheme="minorHAnsi"/>
                <w:szCs w:val="20"/>
              </w:rPr>
              <w:t>OAuth</w:t>
            </w:r>
          </w:p>
        </w:tc>
        <w:tc>
          <w:tcPr>
            <w:tcW w:w="7229" w:type="dxa"/>
            <w:vAlign w:val="center"/>
          </w:tcPr>
          <w:p w14:paraId="69D7B042" w14:textId="4C96578C" w:rsidR="00E8285A" w:rsidRPr="00E8285A" w:rsidRDefault="00E8285A" w:rsidP="00E8285A">
            <w:pPr>
              <w:rPr>
                <w:rFonts w:asciiTheme="minorHAnsi" w:hAnsiTheme="minorHAnsi" w:hint="eastAsia"/>
                <w:szCs w:val="20"/>
              </w:rPr>
            </w:pPr>
            <w:r w:rsidRPr="00E8285A">
              <w:rPr>
                <w:rFonts w:asciiTheme="minorHAnsi" w:hAnsiTheme="minorHAnsi"/>
                <w:szCs w:val="20"/>
              </w:rPr>
              <w:t>Open Authorization framework used for delegated access to protected resources.</w:t>
            </w:r>
          </w:p>
        </w:tc>
      </w:tr>
      <w:tr w:rsidR="00E8285A" w:rsidRPr="009527A4" w14:paraId="3C7EA101" w14:textId="77777777">
        <w:tc>
          <w:tcPr>
            <w:tcW w:w="2122" w:type="dxa"/>
            <w:vAlign w:val="center"/>
          </w:tcPr>
          <w:p w14:paraId="4EA07312" w14:textId="60F38658" w:rsidR="00E8285A" w:rsidRPr="00E8285A" w:rsidRDefault="00E8285A" w:rsidP="00E8285A">
            <w:pPr>
              <w:rPr>
                <w:rFonts w:asciiTheme="minorHAnsi" w:hAnsiTheme="minorHAnsi" w:hint="eastAsia"/>
                <w:szCs w:val="20"/>
              </w:rPr>
            </w:pPr>
            <w:r w:rsidRPr="00E8285A">
              <w:rPr>
                <w:rFonts w:asciiTheme="minorHAnsi" w:hAnsiTheme="minorHAnsi"/>
                <w:szCs w:val="20"/>
              </w:rPr>
              <w:t>OIDC</w:t>
            </w:r>
          </w:p>
        </w:tc>
        <w:tc>
          <w:tcPr>
            <w:tcW w:w="7229" w:type="dxa"/>
            <w:vAlign w:val="center"/>
          </w:tcPr>
          <w:p w14:paraId="7C6B53E6" w14:textId="66567052" w:rsidR="00E8285A" w:rsidRPr="00E8285A" w:rsidRDefault="00E8285A" w:rsidP="00E8285A">
            <w:pPr>
              <w:rPr>
                <w:rFonts w:asciiTheme="minorHAnsi" w:hAnsiTheme="minorHAnsi" w:hint="eastAsia"/>
                <w:szCs w:val="20"/>
              </w:rPr>
            </w:pPr>
            <w:r w:rsidRPr="00E8285A">
              <w:rPr>
                <w:rFonts w:asciiTheme="minorHAnsi" w:hAnsiTheme="minorHAnsi"/>
                <w:szCs w:val="20"/>
              </w:rPr>
              <w:t>OpenID Connect; an authentication protocol built on OAuth 2.0.</w:t>
            </w:r>
          </w:p>
        </w:tc>
      </w:tr>
      <w:tr w:rsidR="00E8285A" w:rsidRPr="009527A4" w14:paraId="2088655F" w14:textId="77777777">
        <w:tc>
          <w:tcPr>
            <w:tcW w:w="2122" w:type="dxa"/>
            <w:vAlign w:val="center"/>
          </w:tcPr>
          <w:p w14:paraId="07A6F50B" w14:textId="2BA5BEA9" w:rsidR="00E8285A" w:rsidRPr="00E8285A" w:rsidRDefault="00E8285A" w:rsidP="00E8285A">
            <w:pPr>
              <w:rPr>
                <w:rFonts w:asciiTheme="minorHAnsi" w:hAnsiTheme="minorHAnsi" w:hint="eastAsia"/>
                <w:szCs w:val="20"/>
              </w:rPr>
            </w:pPr>
            <w:r w:rsidRPr="00E8285A">
              <w:rPr>
                <w:rFonts w:asciiTheme="minorHAnsi" w:hAnsiTheme="minorHAnsi"/>
                <w:szCs w:val="20"/>
              </w:rPr>
              <w:t>mTLS</w:t>
            </w:r>
          </w:p>
        </w:tc>
        <w:tc>
          <w:tcPr>
            <w:tcW w:w="7229" w:type="dxa"/>
            <w:vAlign w:val="center"/>
          </w:tcPr>
          <w:p w14:paraId="2B135AA0" w14:textId="1090285F" w:rsidR="00E8285A" w:rsidRPr="00E8285A" w:rsidRDefault="00E8285A" w:rsidP="00E8285A">
            <w:pPr>
              <w:rPr>
                <w:rFonts w:asciiTheme="minorHAnsi" w:hAnsiTheme="minorHAnsi" w:hint="eastAsia"/>
                <w:szCs w:val="20"/>
              </w:rPr>
            </w:pPr>
            <w:r w:rsidRPr="00E8285A">
              <w:rPr>
                <w:rFonts w:asciiTheme="minorHAnsi" w:hAnsiTheme="minorHAnsi"/>
                <w:szCs w:val="20"/>
              </w:rPr>
              <w:t>Mutual Transport Layer Security, where both client and server authenticate each other.</w:t>
            </w:r>
          </w:p>
        </w:tc>
      </w:tr>
      <w:tr w:rsidR="00E8285A" w:rsidRPr="009527A4" w14:paraId="25578E45" w14:textId="77777777">
        <w:tc>
          <w:tcPr>
            <w:tcW w:w="2122" w:type="dxa"/>
            <w:vAlign w:val="center"/>
          </w:tcPr>
          <w:p w14:paraId="7D3FAE5E" w14:textId="2AF9B274" w:rsidR="00E8285A" w:rsidRPr="00E8285A" w:rsidRDefault="00E8285A" w:rsidP="00E8285A">
            <w:pPr>
              <w:rPr>
                <w:rFonts w:asciiTheme="minorHAnsi" w:hAnsiTheme="minorHAnsi" w:hint="eastAsia"/>
                <w:szCs w:val="20"/>
              </w:rPr>
            </w:pPr>
            <w:r w:rsidRPr="00E8285A">
              <w:rPr>
                <w:rFonts w:asciiTheme="minorHAnsi" w:hAnsiTheme="minorHAnsi"/>
                <w:szCs w:val="20"/>
              </w:rPr>
              <w:t>TLS</w:t>
            </w:r>
          </w:p>
        </w:tc>
        <w:tc>
          <w:tcPr>
            <w:tcW w:w="7229" w:type="dxa"/>
            <w:vAlign w:val="center"/>
          </w:tcPr>
          <w:p w14:paraId="0F114A2E" w14:textId="483FC742" w:rsidR="00E8285A" w:rsidRPr="00E8285A" w:rsidRDefault="00E8285A" w:rsidP="00E8285A">
            <w:pPr>
              <w:rPr>
                <w:rFonts w:asciiTheme="minorHAnsi" w:hAnsiTheme="minorHAnsi" w:hint="eastAsia"/>
                <w:szCs w:val="20"/>
              </w:rPr>
            </w:pPr>
            <w:r w:rsidRPr="00E8285A">
              <w:rPr>
                <w:rFonts w:asciiTheme="minorHAnsi" w:hAnsiTheme="minorHAnsi"/>
                <w:szCs w:val="20"/>
              </w:rPr>
              <w:t>Transport Layer Security, the standard protocol for encrypting network communications.</w:t>
            </w:r>
          </w:p>
        </w:tc>
      </w:tr>
      <w:tr w:rsidR="00E8285A" w:rsidRPr="009527A4" w14:paraId="453B0ABC" w14:textId="77777777">
        <w:tc>
          <w:tcPr>
            <w:tcW w:w="2122" w:type="dxa"/>
            <w:vAlign w:val="center"/>
          </w:tcPr>
          <w:p w14:paraId="34C15E5F" w14:textId="0517AE6F" w:rsidR="00E8285A" w:rsidRPr="00E8285A" w:rsidRDefault="00E8285A" w:rsidP="00E8285A">
            <w:pPr>
              <w:rPr>
                <w:rFonts w:asciiTheme="minorHAnsi" w:hAnsiTheme="minorHAnsi" w:hint="eastAsia"/>
                <w:szCs w:val="20"/>
              </w:rPr>
            </w:pPr>
            <w:r w:rsidRPr="00E8285A">
              <w:rPr>
                <w:rFonts w:asciiTheme="minorHAnsi" w:hAnsiTheme="minorHAnsi"/>
                <w:szCs w:val="20"/>
              </w:rPr>
              <w:t>CDC</w:t>
            </w:r>
          </w:p>
        </w:tc>
        <w:tc>
          <w:tcPr>
            <w:tcW w:w="7229" w:type="dxa"/>
            <w:vAlign w:val="center"/>
          </w:tcPr>
          <w:p w14:paraId="794E2053" w14:textId="788B8D85" w:rsidR="00E8285A" w:rsidRPr="00E8285A" w:rsidRDefault="00E8285A" w:rsidP="00E8285A">
            <w:pPr>
              <w:rPr>
                <w:rFonts w:asciiTheme="minorHAnsi" w:hAnsiTheme="minorHAnsi" w:hint="eastAsia"/>
                <w:szCs w:val="20"/>
              </w:rPr>
            </w:pPr>
            <w:r w:rsidRPr="00E8285A">
              <w:rPr>
                <w:rFonts w:asciiTheme="minorHAnsi" w:hAnsiTheme="minorHAnsi"/>
                <w:szCs w:val="20"/>
              </w:rPr>
              <w:t>Change Data Capture, a technique for identifying and processing data changes incrementally.</w:t>
            </w:r>
          </w:p>
        </w:tc>
      </w:tr>
      <w:tr w:rsidR="00E8285A" w:rsidRPr="009527A4" w14:paraId="080940D8" w14:textId="77777777">
        <w:tc>
          <w:tcPr>
            <w:tcW w:w="2122" w:type="dxa"/>
            <w:vAlign w:val="center"/>
          </w:tcPr>
          <w:p w14:paraId="57F43323" w14:textId="66095A2F" w:rsidR="00E8285A" w:rsidRPr="00E8285A" w:rsidRDefault="00E8285A" w:rsidP="00E8285A">
            <w:pPr>
              <w:rPr>
                <w:rFonts w:asciiTheme="minorHAnsi" w:hAnsiTheme="minorHAnsi" w:hint="eastAsia"/>
                <w:szCs w:val="20"/>
              </w:rPr>
            </w:pPr>
            <w:r w:rsidRPr="00E8285A">
              <w:rPr>
                <w:rFonts w:asciiTheme="minorHAnsi" w:hAnsiTheme="minorHAnsi"/>
                <w:szCs w:val="20"/>
              </w:rPr>
              <w:t>DLQ</w:t>
            </w:r>
          </w:p>
        </w:tc>
        <w:tc>
          <w:tcPr>
            <w:tcW w:w="7229" w:type="dxa"/>
            <w:vAlign w:val="center"/>
          </w:tcPr>
          <w:p w14:paraId="4E5AAF70" w14:textId="0FD5B45D" w:rsidR="00E8285A" w:rsidRPr="00E8285A" w:rsidRDefault="00E8285A" w:rsidP="00E8285A">
            <w:pPr>
              <w:rPr>
                <w:rFonts w:asciiTheme="minorHAnsi" w:hAnsiTheme="minorHAnsi" w:hint="eastAsia"/>
                <w:szCs w:val="20"/>
              </w:rPr>
            </w:pPr>
            <w:r w:rsidRPr="00E8285A">
              <w:rPr>
                <w:rFonts w:asciiTheme="minorHAnsi" w:hAnsiTheme="minorHAnsi"/>
                <w:szCs w:val="20"/>
              </w:rPr>
              <w:t>Dead Letter Queue, a queue used to hold messages that cannot be processed successfully.</w:t>
            </w:r>
          </w:p>
        </w:tc>
      </w:tr>
      <w:tr w:rsidR="00E8285A" w:rsidRPr="009527A4" w14:paraId="02F539DF" w14:textId="77777777">
        <w:tc>
          <w:tcPr>
            <w:tcW w:w="2122" w:type="dxa"/>
            <w:vAlign w:val="center"/>
          </w:tcPr>
          <w:p w14:paraId="6E451DDB" w14:textId="14B9E1E0" w:rsidR="00E8285A" w:rsidRPr="00E8285A" w:rsidRDefault="00E8285A" w:rsidP="00E8285A">
            <w:pPr>
              <w:rPr>
                <w:rFonts w:asciiTheme="minorHAnsi" w:hAnsiTheme="minorHAnsi" w:hint="eastAsia"/>
                <w:szCs w:val="20"/>
              </w:rPr>
            </w:pPr>
            <w:r w:rsidRPr="00E8285A">
              <w:rPr>
                <w:rFonts w:asciiTheme="minorHAnsi" w:hAnsiTheme="minorHAnsi"/>
                <w:szCs w:val="20"/>
              </w:rPr>
              <w:t>ELT</w:t>
            </w:r>
          </w:p>
        </w:tc>
        <w:tc>
          <w:tcPr>
            <w:tcW w:w="7229" w:type="dxa"/>
            <w:vAlign w:val="center"/>
          </w:tcPr>
          <w:p w14:paraId="6C9749C0" w14:textId="3A1B1B41" w:rsidR="00E8285A" w:rsidRPr="00E8285A" w:rsidRDefault="00E8285A" w:rsidP="00E8285A">
            <w:pPr>
              <w:rPr>
                <w:rFonts w:asciiTheme="minorHAnsi" w:hAnsiTheme="minorHAnsi" w:hint="eastAsia"/>
                <w:szCs w:val="20"/>
              </w:rPr>
            </w:pPr>
            <w:r w:rsidRPr="00E8285A">
              <w:rPr>
                <w:rFonts w:asciiTheme="minorHAnsi" w:hAnsiTheme="minorHAnsi"/>
                <w:szCs w:val="20"/>
              </w:rPr>
              <w:t>Extract, Load, Transform.</w:t>
            </w:r>
          </w:p>
        </w:tc>
      </w:tr>
      <w:tr w:rsidR="00E8285A" w:rsidRPr="009527A4" w14:paraId="6C31A376" w14:textId="77777777">
        <w:tc>
          <w:tcPr>
            <w:tcW w:w="2122" w:type="dxa"/>
            <w:vAlign w:val="center"/>
          </w:tcPr>
          <w:p w14:paraId="6D53C607" w14:textId="4758E70B" w:rsidR="00E8285A" w:rsidRPr="00E8285A" w:rsidRDefault="00E8285A" w:rsidP="00E8285A">
            <w:pPr>
              <w:rPr>
                <w:rFonts w:asciiTheme="minorHAnsi" w:hAnsiTheme="minorHAnsi" w:hint="eastAsia"/>
                <w:szCs w:val="20"/>
              </w:rPr>
            </w:pPr>
            <w:r w:rsidRPr="00E8285A">
              <w:rPr>
                <w:rFonts w:asciiTheme="minorHAnsi" w:hAnsiTheme="minorHAnsi"/>
                <w:szCs w:val="20"/>
              </w:rPr>
              <w:t>ETL</w:t>
            </w:r>
          </w:p>
        </w:tc>
        <w:tc>
          <w:tcPr>
            <w:tcW w:w="7229" w:type="dxa"/>
            <w:vAlign w:val="center"/>
          </w:tcPr>
          <w:p w14:paraId="41E0E803" w14:textId="38A47088" w:rsidR="00E8285A" w:rsidRPr="00E8285A" w:rsidRDefault="00E8285A" w:rsidP="00E8285A">
            <w:pPr>
              <w:rPr>
                <w:rFonts w:asciiTheme="minorHAnsi" w:hAnsiTheme="minorHAnsi" w:hint="eastAsia"/>
                <w:szCs w:val="20"/>
              </w:rPr>
            </w:pPr>
            <w:r w:rsidRPr="00E8285A">
              <w:rPr>
                <w:rFonts w:asciiTheme="minorHAnsi" w:hAnsiTheme="minorHAnsi"/>
                <w:szCs w:val="20"/>
              </w:rPr>
              <w:t>Extract, Transform, Load.</w:t>
            </w:r>
          </w:p>
        </w:tc>
      </w:tr>
      <w:tr w:rsidR="00E8285A" w:rsidRPr="009527A4" w14:paraId="7DD7E215" w14:textId="77777777">
        <w:tc>
          <w:tcPr>
            <w:tcW w:w="2122" w:type="dxa"/>
            <w:vAlign w:val="center"/>
          </w:tcPr>
          <w:p w14:paraId="75E45130" w14:textId="5E0942C0" w:rsidR="00E8285A" w:rsidRPr="00E8285A" w:rsidRDefault="00E8285A" w:rsidP="00E8285A">
            <w:pPr>
              <w:rPr>
                <w:rFonts w:asciiTheme="minorHAnsi" w:hAnsiTheme="minorHAnsi" w:hint="eastAsia"/>
                <w:szCs w:val="20"/>
              </w:rPr>
            </w:pPr>
            <w:r w:rsidRPr="00E8285A">
              <w:rPr>
                <w:rFonts w:asciiTheme="minorHAnsi" w:hAnsiTheme="minorHAnsi"/>
                <w:szCs w:val="20"/>
              </w:rPr>
              <w:t>SDK</w:t>
            </w:r>
          </w:p>
        </w:tc>
        <w:tc>
          <w:tcPr>
            <w:tcW w:w="7229" w:type="dxa"/>
            <w:vAlign w:val="center"/>
          </w:tcPr>
          <w:p w14:paraId="530B9174" w14:textId="2452BB29" w:rsidR="00E8285A" w:rsidRPr="00E8285A" w:rsidRDefault="00E8285A" w:rsidP="00E8285A">
            <w:pPr>
              <w:rPr>
                <w:rFonts w:asciiTheme="minorHAnsi" w:hAnsiTheme="minorHAnsi" w:hint="eastAsia"/>
                <w:szCs w:val="20"/>
              </w:rPr>
            </w:pPr>
            <w:r w:rsidRPr="00E8285A">
              <w:rPr>
                <w:rFonts w:asciiTheme="minorHAnsi" w:hAnsiTheme="minorHAnsi"/>
                <w:szCs w:val="20"/>
              </w:rPr>
              <w:t>Software Development Kit.</w:t>
            </w:r>
          </w:p>
        </w:tc>
      </w:tr>
      <w:tr w:rsidR="00E8285A" w:rsidRPr="009527A4" w14:paraId="15361FE3" w14:textId="77777777">
        <w:tc>
          <w:tcPr>
            <w:tcW w:w="2122" w:type="dxa"/>
            <w:vAlign w:val="center"/>
          </w:tcPr>
          <w:p w14:paraId="04C98E65" w14:textId="5871FD30" w:rsidR="00E8285A" w:rsidRPr="00E8285A" w:rsidRDefault="00E8285A" w:rsidP="00E8285A">
            <w:pPr>
              <w:rPr>
                <w:rFonts w:asciiTheme="minorHAnsi" w:hAnsiTheme="minorHAnsi" w:hint="eastAsia"/>
                <w:szCs w:val="20"/>
              </w:rPr>
            </w:pPr>
            <w:r w:rsidRPr="00E8285A">
              <w:rPr>
                <w:rFonts w:asciiTheme="minorHAnsi" w:hAnsiTheme="minorHAnsi"/>
                <w:szCs w:val="20"/>
              </w:rPr>
              <w:t>Snowpipe</w:t>
            </w:r>
          </w:p>
        </w:tc>
        <w:tc>
          <w:tcPr>
            <w:tcW w:w="7229" w:type="dxa"/>
            <w:vAlign w:val="center"/>
          </w:tcPr>
          <w:p w14:paraId="43685949" w14:textId="280AFD58" w:rsidR="00E8285A" w:rsidRPr="00E8285A" w:rsidRDefault="00E8285A" w:rsidP="00E8285A">
            <w:pPr>
              <w:rPr>
                <w:rFonts w:asciiTheme="minorHAnsi" w:hAnsiTheme="minorHAnsi" w:hint="eastAsia"/>
                <w:szCs w:val="20"/>
              </w:rPr>
            </w:pPr>
            <w:r w:rsidRPr="00E8285A">
              <w:rPr>
                <w:rFonts w:asciiTheme="minorHAnsi" w:hAnsiTheme="minorHAnsi"/>
                <w:szCs w:val="20"/>
              </w:rPr>
              <w:t>Snowflake's continuous data ingestion service.</w:t>
            </w:r>
          </w:p>
        </w:tc>
      </w:tr>
      <w:tr w:rsidR="00E8285A" w:rsidRPr="009527A4" w14:paraId="427BDE6A" w14:textId="77777777">
        <w:tc>
          <w:tcPr>
            <w:tcW w:w="2122" w:type="dxa"/>
            <w:vAlign w:val="center"/>
          </w:tcPr>
          <w:p w14:paraId="66D26185" w14:textId="251065DF" w:rsidR="00E8285A" w:rsidRPr="00E8285A" w:rsidRDefault="00E8285A" w:rsidP="00E8285A">
            <w:pPr>
              <w:rPr>
                <w:rFonts w:asciiTheme="minorHAnsi" w:hAnsiTheme="minorHAnsi" w:hint="eastAsia"/>
                <w:szCs w:val="20"/>
              </w:rPr>
            </w:pPr>
            <w:r w:rsidRPr="00E8285A">
              <w:rPr>
                <w:rFonts w:asciiTheme="minorHAnsi" w:hAnsiTheme="minorHAnsi"/>
                <w:szCs w:val="20"/>
              </w:rPr>
              <w:t>Correlation ID</w:t>
            </w:r>
          </w:p>
        </w:tc>
        <w:tc>
          <w:tcPr>
            <w:tcW w:w="7229" w:type="dxa"/>
            <w:vAlign w:val="center"/>
          </w:tcPr>
          <w:p w14:paraId="2FF41950" w14:textId="0120DBEE" w:rsidR="00E8285A" w:rsidRPr="00E8285A" w:rsidRDefault="00E8285A" w:rsidP="00E8285A">
            <w:pPr>
              <w:rPr>
                <w:rFonts w:asciiTheme="minorHAnsi" w:hAnsiTheme="minorHAnsi" w:hint="eastAsia"/>
                <w:szCs w:val="20"/>
              </w:rPr>
            </w:pPr>
            <w:r w:rsidRPr="00E8285A">
              <w:rPr>
                <w:rFonts w:asciiTheme="minorHAnsi" w:hAnsiTheme="minorHAnsi"/>
                <w:szCs w:val="20"/>
              </w:rPr>
              <w:t>A unique identifier used to trace a transaction or message across multiple systems and services.</w:t>
            </w:r>
          </w:p>
        </w:tc>
      </w:tr>
      <w:tr w:rsidR="00E8285A" w:rsidRPr="009527A4" w14:paraId="1F768379" w14:textId="77777777">
        <w:tc>
          <w:tcPr>
            <w:tcW w:w="2122" w:type="dxa"/>
            <w:vAlign w:val="center"/>
          </w:tcPr>
          <w:p w14:paraId="016DFE2B" w14:textId="209E6FBB" w:rsidR="00E8285A" w:rsidRPr="00E8285A" w:rsidRDefault="00E8285A" w:rsidP="00E8285A">
            <w:pPr>
              <w:rPr>
                <w:rFonts w:asciiTheme="minorHAnsi" w:hAnsiTheme="minorHAnsi" w:hint="eastAsia"/>
                <w:szCs w:val="20"/>
              </w:rPr>
            </w:pPr>
            <w:r w:rsidRPr="00E8285A">
              <w:rPr>
                <w:rFonts w:asciiTheme="minorHAnsi" w:hAnsiTheme="minorHAnsi"/>
                <w:szCs w:val="20"/>
              </w:rPr>
              <w:t>ACORD</w:t>
            </w:r>
          </w:p>
        </w:tc>
        <w:tc>
          <w:tcPr>
            <w:tcW w:w="7229" w:type="dxa"/>
            <w:vAlign w:val="center"/>
          </w:tcPr>
          <w:p w14:paraId="73BC7236" w14:textId="79312A4D" w:rsidR="00E8285A" w:rsidRPr="00E8285A" w:rsidRDefault="00E8285A" w:rsidP="00E8285A">
            <w:pPr>
              <w:rPr>
                <w:rFonts w:asciiTheme="minorHAnsi" w:hAnsiTheme="minorHAnsi" w:hint="eastAsia"/>
                <w:szCs w:val="20"/>
              </w:rPr>
            </w:pPr>
            <w:r w:rsidRPr="00E8285A">
              <w:rPr>
                <w:rFonts w:asciiTheme="minorHAnsi" w:hAnsiTheme="minorHAnsi"/>
                <w:szCs w:val="20"/>
              </w:rPr>
              <w:t>Insurance industry standards organisation providing standardised data models and message formats.</w:t>
            </w:r>
          </w:p>
        </w:tc>
      </w:tr>
      <w:tr w:rsidR="00E8285A" w:rsidRPr="009527A4" w14:paraId="76348FF9" w14:textId="77777777">
        <w:tc>
          <w:tcPr>
            <w:tcW w:w="2122" w:type="dxa"/>
            <w:vAlign w:val="center"/>
          </w:tcPr>
          <w:p w14:paraId="50536280" w14:textId="598433B3" w:rsidR="00E8285A" w:rsidRPr="00E8285A" w:rsidRDefault="00E8285A" w:rsidP="00E8285A">
            <w:pPr>
              <w:rPr>
                <w:rFonts w:asciiTheme="minorHAnsi" w:hAnsiTheme="minorHAnsi" w:hint="eastAsia"/>
                <w:szCs w:val="20"/>
              </w:rPr>
            </w:pPr>
            <w:r w:rsidRPr="00E8285A">
              <w:rPr>
                <w:rFonts w:asciiTheme="minorHAnsi" w:hAnsiTheme="minorHAnsi"/>
                <w:szCs w:val="20"/>
              </w:rPr>
              <w:t>CDR</w:t>
            </w:r>
          </w:p>
        </w:tc>
        <w:tc>
          <w:tcPr>
            <w:tcW w:w="7229" w:type="dxa"/>
            <w:vAlign w:val="center"/>
          </w:tcPr>
          <w:p w14:paraId="29F6A56A" w14:textId="3FC037C3" w:rsidR="00E8285A" w:rsidRPr="00E8285A" w:rsidRDefault="00E8285A" w:rsidP="00E8285A">
            <w:pPr>
              <w:rPr>
                <w:rFonts w:asciiTheme="minorHAnsi" w:hAnsiTheme="minorHAnsi" w:hint="eastAsia"/>
                <w:szCs w:val="20"/>
              </w:rPr>
            </w:pPr>
            <w:r w:rsidRPr="00E8285A">
              <w:rPr>
                <w:rFonts w:asciiTheme="minorHAnsi" w:hAnsiTheme="minorHAnsi"/>
                <w:szCs w:val="20"/>
              </w:rPr>
              <w:t>Core Data Record, the London Market standard for structured insurance data exchange.</w:t>
            </w:r>
          </w:p>
        </w:tc>
      </w:tr>
      <w:tr w:rsidR="00E8285A" w:rsidRPr="009527A4" w14:paraId="5C0C98A9" w14:textId="77777777">
        <w:tc>
          <w:tcPr>
            <w:tcW w:w="2122" w:type="dxa"/>
            <w:vAlign w:val="center"/>
          </w:tcPr>
          <w:p w14:paraId="10EDF97C" w14:textId="6A4980F4" w:rsidR="00E8285A" w:rsidRPr="00E8285A" w:rsidRDefault="00E8285A" w:rsidP="00E8285A">
            <w:pPr>
              <w:rPr>
                <w:rFonts w:asciiTheme="minorHAnsi" w:hAnsiTheme="minorHAnsi" w:hint="eastAsia"/>
                <w:szCs w:val="20"/>
              </w:rPr>
            </w:pPr>
            <w:r w:rsidRPr="00E8285A">
              <w:rPr>
                <w:rFonts w:asciiTheme="minorHAnsi" w:hAnsiTheme="minorHAnsi"/>
                <w:szCs w:val="20"/>
              </w:rPr>
              <w:t>DLRM</w:t>
            </w:r>
          </w:p>
        </w:tc>
        <w:tc>
          <w:tcPr>
            <w:tcW w:w="7229" w:type="dxa"/>
            <w:vAlign w:val="center"/>
          </w:tcPr>
          <w:p w14:paraId="1488B821" w14:textId="20E5109F" w:rsidR="00E8285A" w:rsidRPr="00E8285A" w:rsidRDefault="00E8285A" w:rsidP="00E8285A">
            <w:pPr>
              <w:rPr>
                <w:rFonts w:asciiTheme="minorHAnsi" w:hAnsiTheme="minorHAnsi" w:hint="eastAsia"/>
                <w:szCs w:val="20"/>
              </w:rPr>
            </w:pPr>
            <w:r w:rsidRPr="00E8285A">
              <w:rPr>
                <w:rFonts w:asciiTheme="minorHAnsi" w:hAnsiTheme="minorHAnsi"/>
                <w:szCs w:val="20"/>
              </w:rPr>
              <w:t>Delivery Lifecycle Review Meeting.</w:t>
            </w:r>
          </w:p>
        </w:tc>
      </w:tr>
      <w:tr w:rsidR="00E8285A" w:rsidRPr="009527A4" w14:paraId="7B686440" w14:textId="77777777">
        <w:tc>
          <w:tcPr>
            <w:tcW w:w="2122" w:type="dxa"/>
            <w:vAlign w:val="center"/>
          </w:tcPr>
          <w:p w14:paraId="67F25F35" w14:textId="6EDAECE0" w:rsidR="00E8285A" w:rsidRPr="00E8285A" w:rsidRDefault="00E8285A" w:rsidP="00E8285A">
            <w:pPr>
              <w:rPr>
                <w:rFonts w:asciiTheme="minorHAnsi" w:hAnsiTheme="minorHAnsi" w:hint="eastAsia"/>
                <w:szCs w:val="20"/>
              </w:rPr>
            </w:pPr>
            <w:r w:rsidRPr="00E8285A">
              <w:rPr>
                <w:rFonts w:asciiTheme="minorHAnsi" w:hAnsiTheme="minorHAnsi"/>
                <w:szCs w:val="20"/>
              </w:rPr>
              <w:t>PDG</w:t>
            </w:r>
          </w:p>
        </w:tc>
        <w:tc>
          <w:tcPr>
            <w:tcW w:w="7229" w:type="dxa"/>
            <w:vAlign w:val="center"/>
          </w:tcPr>
          <w:p w14:paraId="583B70EF" w14:textId="5FBE3081" w:rsidR="00E8285A" w:rsidRPr="00E8285A" w:rsidRDefault="00E8285A" w:rsidP="00E8285A">
            <w:pPr>
              <w:rPr>
                <w:rFonts w:asciiTheme="minorHAnsi" w:hAnsiTheme="minorHAnsi" w:hint="eastAsia"/>
                <w:szCs w:val="20"/>
              </w:rPr>
            </w:pPr>
            <w:r w:rsidRPr="00E8285A">
              <w:rPr>
                <w:rFonts w:asciiTheme="minorHAnsi" w:hAnsiTheme="minorHAnsi"/>
                <w:szCs w:val="20"/>
              </w:rPr>
              <w:t>Project Delivery Governance.</w:t>
            </w:r>
          </w:p>
        </w:tc>
      </w:tr>
      <w:tr w:rsidR="00E8285A" w:rsidRPr="009527A4" w14:paraId="5BBDE6B0" w14:textId="77777777">
        <w:tc>
          <w:tcPr>
            <w:tcW w:w="2122" w:type="dxa"/>
            <w:vAlign w:val="center"/>
          </w:tcPr>
          <w:p w14:paraId="31193AB6" w14:textId="1F47E2AE" w:rsidR="00E8285A" w:rsidRPr="00E8285A" w:rsidRDefault="00E8285A" w:rsidP="00E8285A">
            <w:pPr>
              <w:rPr>
                <w:rFonts w:asciiTheme="minorHAnsi" w:hAnsiTheme="minorHAnsi" w:hint="eastAsia"/>
                <w:szCs w:val="20"/>
              </w:rPr>
            </w:pPr>
            <w:r w:rsidRPr="00E8285A">
              <w:rPr>
                <w:rFonts w:asciiTheme="minorHAnsi" w:hAnsiTheme="minorHAnsi"/>
                <w:szCs w:val="20"/>
              </w:rPr>
              <w:t>ERM</w:t>
            </w:r>
          </w:p>
        </w:tc>
        <w:tc>
          <w:tcPr>
            <w:tcW w:w="7229" w:type="dxa"/>
            <w:vAlign w:val="center"/>
          </w:tcPr>
          <w:p w14:paraId="2FEE158F" w14:textId="23CFE08A" w:rsidR="00E8285A" w:rsidRPr="00E8285A" w:rsidRDefault="00E8285A" w:rsidP="00E8285A">
            <w:pPr>
              <w:rPr>
                <w:rFonts w:asciiTheme="minorHAnsi" w:hAnsiTheme="minorHAnsi" w:hint="eastAsia"/>
                <w:szCs w:val="20"/>
              </w:rPr>
            </w:pPr>
            <w:r w:rsidRPr="00E8285A">
              <w:rPr>
                <w:rFonts w:asciiTheme="minorHAnsi" w:hAnsiTheme="minorHAnsi"/>
                <w:szCs w:val="20"/>
              </w:rPr>
              <w:t>Enterprise Risk Management.</w:t>
            </w:r>
          </w:p>
        </w:tc>
      </w:tr>
    </w:tbl>
    <w:p w14:paraId="15F33323" w14:textId="77777777" w:rsidR="00E62C5D" w:rsidRPr="00E62C5D" w:rsidRDefault="00E62C5D" w:rsidP="00E62C5D"/>
    <w:p w14:paraId="64AF8D49" w14:textId="77777777" w:rsidR="006F79A8" w:rsidRPr="006F79A8" w:rsidRDefault="006F79A8" w:rsidP="006F79A8"/>
    <w:p w14:paraId="07E52069" w14:textId="1D5749D3" w:rsidR="0041138D" w:rsidRDefault="0041138D" w:rsidP="00A959D1">
      <w:pPr>
        <w:pStyle w:val="Heading1"/>
        <w:ind w:left="431" w:hanging="431"/>
      </w:pPr>
      <w:bookmarkStart w:id="403" w:name="_Toc239852401"/>
      <w:bookmarkStart w:id="404" w:name="_Toc239980657"/>
      <w:bookmarkStart w:id="405" w:name="_Toc240018825"/>
      <w:r w:rsidRPr="006F79A8">
        <w:t>Cross-Reference and Traceability</w:t>
      </w:r>
      <w:bookmarkEnd w:id="403"/>
      <w:bookmarkEnd w:id="404"/>
      <w:bookmarkEnd w:id="405"/>
    </w:p>
    <w:p w14:paraId="501021B8" w14:textId="77777777" w:rsidR="00FC6A4E" w:rsidRPr="00FC6A4E" w:rsidRDefault="00FC6A4E" w:rsidP="00FC6A4E"/>
    <w:p w14:paraId="7C1902BB" w14:textId="03A55D60" w:rsidR="0041138D" w:rsidRDefault="0041138D" w:rsidP="0041138D">
      <w:pPr>
        <w:pStyle w:val="Heading2"/>
        <w:rPr>
          <w:bCs w:val="0"/>
        </w:rPr>
      </w:pPr>
      <w:bookmarkStart w:id="406" w:name="_Toc239852402"/>
      <w:bookmarkStart w:id="407" w:name="_Toc239980658"/>
      <w:bookmarkStart w:id="408" w:name="_Toc240018826"/>
      <w:r w:rsidRPr="00FC6A4E">
        <w:rPr>
          <w:bCs w:val="0"/>
        </w:rPr>
        <w:t>Pattern Grouping</w:t>
      </w:r>
      <w:bookmarkEnd w:id="406"/>
      <w:bookmarkEnd w:id="407"/>
      <w:bookmarkEnd w:id="408"/>
    </w:p>
    <w:p w14:paraId="5CD9B0C3" w14:textId="77777777" w:rsidR="00FC6A4E" w:rsidRPr="00FC6A4E" w:rsidRDefault="00FC6A4E" w:rsidP="00FC6A4E"/>
    <w:p w14:paraId="668AAEAD" w14:textId="77777777" w:rsidR="0041138D" w:rsidRDefault="0041138D" w:rsidP="0041138D">
      <w:pPr>
        <w:spacing w:after="120"/>
        <w:rPr>
          <w:szCs w:val="20"/>
        </w:rPr>
      </w:pPr>
      <w:r w:rsidRPr="0041138D">
        <w:rPr>
          <w:szCs w:val="20"/>
        </w:rPr>
        <w:t>The catalogue groups patterns by interaction style. The table maps each group to its section and the primary Azure services.</w:t>
      </w:r>
    </w:p>
    <w:p w14:paraId="425C530C" w14:textId="77777777" w:rsidR="00E62C5D" w:rsidRDefault="00E62C5D" w:rsidP="0041138D">
      <w:pPr>
        <w:spacing w:after="120"/>
        <w:rPr>
          <w:szCs w:val="20"/>
        </w:rPr>
      </w:pPr>
    </w:p>
    <w:tbl>
      <w:tblPr>
        <w:tblStyle w:val="TableGridLight"/>
        <w:tblW w:w="9209" w:type="dxa"/>
        <w:tblLook w:val="04A0" w:firstRow="1" w:lastRow="0" w:firstColumn="1" w:lastColumn="0" w:noHBand="0" w:noVBand="1"/>
      </w:tblPr>
      <w:tblGrid>
        <w:gridCol w:w="2972"/>
        <w:gridCol w:w="4137"/>
        <w:gridCol w:w="2100"/>
      </w:tblGrid>
      <w:tr w:rsidR="00BD5E77" w:rsidRPr="009527A4" w14:paraId="2DE6A566" w14:textId="77777777" w:rsidTr="002D710D">
        <w:tc>
          <w:tcPr>
            <w:tcW w:w="2972" w:type="dxa"/>
            <w:tcBorders>
              <w:top w:val="single" w:sz="12" w:space="0" w:color="000000" w:themeColor="text1"/>
            </w:tcBorders>
            <w:shd w:val="clear" w:color="auto" w:fill="C1CDEC" w:themeFill="accent1" w:themeFillTint="33"/>
          </w:tcPr>
          <w:p w14:paraId="3A37C57F" w14:textId="590D74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Group</w:t>
            </w:r>
          </w:p>
        </w:tc>
        <w:tc>
          <w:tcPr>
            <w:tcW w:w="4137" w:type="dxa"/>
            <w:tcBorders>
              <w:top w:val="single" w:sz="12" w:space="0" w:color="000000" w:themeColor="text1"/>
            </w:tcBorders>
            <w:shd w:val="clear" w:color="auto" w:fill="C1CDEC" w:themeFill="accent1" w:themeFillTint="33"/>
          </w:tcPr>
          <w:p w14:paraId="08A0609F" w14:textId="743E4394"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Section</w:t>
            </w:r>
          </w:p>
        </w:tc>
        <w:tc>
          <w:tcPr>
            <w:tcW w:w="2100" w:type="dxa"/>
            <w:tcBorders>
              <w:top w:val="single" w:sz="12" w:space="0" w:color="000000" w:themeColor="text1"/>
            </w:tcBorders>
            <w:shd w:val="clear" w:color="auto" w:fill="C1CDEC" w:themeFill="accent1" w:themeFillTint="33"/>
          </w:tcPr>
          <w:p w14:paraId="0BA7722E" w14:textId="13B38199" w:rsidR="00BD5E77" w:rsidRPr="00595998" w:rsidRDefault="00BD5E77" w:rsidP="00BD5E77">
            <w:pPr>
              <w:rPr>
                <w:rFonts w:asciiTheme="minorHAnsi" w:hAnsiTheme="minorHAnsi" w:hint="eastAsia"/>
                <w:b/>
                <w:lang w:eastAsia="en-GB"/>
              </w:rPr>
            </w:pPr>
            <w:r w:rsidRPr="00BD5E77">
              <w:rPr>
                <w:rFonts w:asciiTheme="minorHAnsi" w:hAnsiTheme="minorHAnsi"/>
                <w:b/>
                <w:lang w:eastAsia="en-GB"/>
              </w:rPr>
              <w:t>Primary services</w:t>
            </w:r>
          </w:p>
        </w:tc>
      </w:tr>
      <w:tr w:rsidR="00BD5E77" w:rsidRPr="009527A4" w14:paraId="29E192DF" w14:textId="77777777" w:rsidTr="002D710D">
        <w:tc>
          <w:tcPr>
            <w:tcW w:w="2972" w:type="dxa"/>
            <w:vAlign w:val="center"/>
          </w:tcPr>
          <w:p w14:paraId="0463F660" w14:textId="05C34AE8" w:rsidR="00BD5E77" w:rsidRPr="00F94A76" w:rsidRDefault="00BD5E77" w:rsidP="00BD5E77">
            <w:pPr>
              <w:rPr>
                <w:rFonts w:asciiTheme="minorHAnsi" w:hAnsiTheme="minorHAnsi" w:hint="eastAsia"/>
                <w:lang w:eastAsia="en-GB"/>
              </w:rPr>
            </w:pPr>
            <w:r w:rsidRPr="0041138D">
              <w:rPr>
                <w:rFonts w:asciiTheme="minorHAnsi" w:hAnsiTheme="minorHAnsi"/>
                <w:szCs w:val="20"/>
              </w:rPr>
              <w:t>API patterns</w:t>
            </w:r>
          </w:p>
        </w:tc>
        <w:tc>
          <w:tcPr>
            <w:tcW w:w="4137" w:type="dxa"/>
            <w:vAlign w:val="center"/>
          </w:tcPr>
          <w:p w14:paraId="09EF7CD2" w14:textId="301D4B13"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.3 (SFINT1 to SFINT3)</w:t>
            </w:r>
          </w:p>
        </w:tc>
        <w:tc>
          <w:tcPr>
            <w:tcW w:w="2100" w:type="dxa"/>
            <w:vAlign w:val="center"/>
          </w:tcPr>
          <w:p w14:paraId="439443C1" w14:textId="6ED5D27E" w:rsidR="00BD5E77" w:rsidRPr="00F94A76" w:rsidRDefault="00BD5E77" w:rsidP="00BD5E77">
            <w:pPr>
              <w:rPr>
                <w:rFonts w:asciiTheme="minorHAnsi" w:hAnsiTheme="minorHAnsi" w:hint="eastAsia"/>
                <w:lang w:eastAsia="en-GB"/>
              </w:rPr>
            </w:pPr>
            <w:r w:rsidRPr="0041138D">
              <w:rPr>
                <w:rFonts w:asciiTheme="minorHAnsi" w:hAnsiTheme="minorHAnsi"/>
                <w:szCs w:val="20"/>
              </w:rPr>
              <w:t>API Management, Functions</w:t>
            </w:r>
          </w:p>
        </w:tc>
      </w:tr>
      <w:tr w:rsidR="00BD5E77" w:rsidRPr="009527A4" w14:paraId="7465BB71" w14:textId="77777777" w:rsidTr="002D710D">
        <w:tc>
          <w:tcPr>
            <w:tcW w:w="2972" w:type="dxa"/>
            <w:vAlign w:val="center"/>
          </w:tcPr>
          <w:p w14:paraId="4DCC4CC1" w14:textId="1BF92DA0" w:rsidR="00BD5E77" w:rsidRPr="00F94A76" w:rsidRDefault="00BD5E77" w:rsidP="00BD5E77">
            <w:pPr>
              <w:rPr>
                <w:rFonts w:asciiTheme="minorHAnsi" w:hAnsiTheme="minorHAnsi" w:hint="eastAsia"/>
                <w:lang w:eastAsia="en-GB"/>
              </w:rPr>
            </w:pPr>
            <w:r w:rsidRPr="0041138D">
              <w:rPr>
                <w:rFonts w:asciiTheme="minorHAnsi" w:hAnsiTheme="minorHAnsi"/>
                <w:szCs w:val="20"/>
              </w:rPr>
              <w:t>Messaging patterns</w:t>
            </w:r>
          </w:p>
        </w:tc>
        <w:tc>
          <w:tcPr>
            <w:tcW w:w="4137" w:type="dxa"/>
            <w:vAlign w:val="center"/>
          </w:tcPr>
          <w:p w14:paraId="31A9567D" w14:textId="415824B9"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.4 (SFINT4 to SFINT9)</w:t>
            </w:r>
          </w:p>
        </w:tc>
        <w:tc>
          <w:tcPr>
            <w:tcW w:w="2100" w:type="dxa"/>
            <w:vAlign w:val="center"/>
          </w:tcPr>
          <w:p w14:paraId="4867D319" w14:textId="6D859FA0" w:rsidR="00BD5E77" w:rsidRPr="00F94A76" w:rsidRDefault="00BD5E77" w:rsidP="00BD5E77">
            <w:pPr>
              <w:rPr>
                <w:rFonts w:asciiTheme="minorHAnsi" w:hAnsiTheme="minorHAnsi" w:hint="eastAsia"/>
                <w:lang w:eastAsia="en-GB"/>
              </w:rPr>
            </w:pPr>
            <w:r w:rsidRPr="0041138D">
              <w:rPr>
                <w:rFonts w:asciiTheme="minorHAnsi" w:hAnsiTheme="minorHAnsi"/>
                <w:szCs w:val="20"/>
              </w:rPr>
              <w:t>Service Bus, Functions</w:t>
            </w:r>
          </w:p>
        </w:tc>
      </w:tr>
      <w:tr w:rsidR="00BD5E77" w:rsidRPr="009527A4" w14:paraId="3434098C" w14:textId="77777777" w:rsidTr="002D710D">
        <w:tc>
          <w:tcPr>
            <w:tcW w:w="2972" w:type="dxa"/>
            <w:vAlign w:val="center"/>
          </w:tcPr>
          <w:p w14:paraId="7DD4D735" w14:textId="3A49B5D6" w:rsidR="00BD5E77" w:rsidRPr="00F94A76" w:rsidRDefault="00BD5E77" w:rsidP="00BD5E77">
            <w:pPr>
              <w:rPr>
                <w:rFonts w:asciiTheme="minorHAnsi" w:hAnsiTheme="minorHAnsi" w:hint="eastAsia"/>
                <w:lang w:eastAsia="en-GB"/>
              </w:rPr>
            </w:pPr>
            <w:r w:rsidRPr="0041138D">
              <w:rPr>
                <w:rFonts w:asciiTheme="minorHAnsi" w:hAnsiTheme="minorHAnsi"/>
                <w:szCs w:val="20"/>
              </w:rPr>
              <w:t>Event patterns</w:t>
            </w:r>
          </w:p>
        </w:tc>
        <w:tc>
          <w:tcPr>
            <w:tcW w:w="4137" w:type="dxa"/>
            <w:vAlign w:val="center"/>
          </w:tcPr>
          <w:p w14:paraId="69510184" w14:textId="38D19E32"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.5 (SFINT10 to SFINT14)</w:t>
            </w:r>
          </w:p>
        </w:tc>
        <w:tc>
          <w:tcPr>
            <w:tcW w:w="2100" w:type="dxa"/>
            <w:vAlign w:val="center"/>
          </w:tcPr>
          <w:p w14:paraId="63B40921" w14:textId="5CAEBAA1" w:rsidR="00BD5E77" w:rsidRPr="00F94A76" w:rsidRDefault="00BD5E77" w:rsidP="00BD5E77">
            <w:pPr>
              <w:rPr>
                <w:rFonts w:asciiTheme="minorHAnsi" w:hAnsiTheme="minorHAnsi" w:hint="eastAsia"/>
                <w:lang w:eastAsia="en-GB"/>
              </w:rPr>
            </w:pPr>
            <w:r w:rsidRPr="0041138D">
              <w:rPr>
                <w:rFonts w:asciiTheme="minorHAnsi" w:hAnsiTheme="minorHAnsi"/>
                <w:szCs w:val="20"/>
              </w:rPr>
              <w:t>Event Grid, Event Hubs, Service Bus</w:t>
            </w:r>
          </w:p>
        </w:tc>
      </w:tr>
      <w:tr w:rsidR="00BD5E77" w:rsidRPr="009527A4" w14:paraId="4EBF7F7A" w14:textId="77777777" w:rsidTr="002D710D">
        <w:tc>
          <w:tcPr>
            <w:tcW w:w="2972" w:type="dxa"/>
            <w:vAlign w:val="center"/>
          </w:tcPr>
          <w:p w14:paraId="4B5F1859" w14:textId="363AA3DB" w:rsidR="00BD5E77" w:rsidRPr="00F94A76" w:rsidRDefault="00BD5E77" w:rsidP="00BD5E77">
            <w:pPr>
              <w:rPr>
                <w:rFonts w:asciiTheme="minorHAnsi" w:hAnsiTheme="minorHAnsi" w:hint="eastAsia"/>
                <w:lang w:eastAsia="en-GB"/>
              </w:rPr>
            </w:pPr>
            <w:r w:rsidRPr="0041138D">
              <w:rPr>
                <w:rFonts w:asciiTheme="minorHAnsi" w:hAnsiTheme="minorHAnsi"/>
                <w:szCs w:val="20"/>
              </w:rPr>
              <w:t>Orchestration patterns</w:t>
            </w:r>
          </w:p>
        </w:tc>
        <w:tc>
          <w:tcPr>
            <w:tcW w:w="4137" w:type="dxa"/>
            <w:vAlign w:val="center"/>
          </w:tcPr>
          <w:p w14:paraId="1A35FC08" w14:textId="35C5A766" w:rsidR="00BD5E77" w:rsidRPr="00F94A76" w:rsidRDefault="00BD5E77" w:rsidP="00BD5E77">
            <w:pPr>
              <w:rPr>
                <w:rFonts w:asciiTheme="minorHAnsi" w:hAnsiTheme="minorHAnsi" w:hint="eastAsia"/>
                <w:lang w:eastAsia="en-GB"/>
              </w:rPr>
            </w:pPr>
            <w:r>
              <w:rPr>
                <w:szCs w:val="20"/>
              </w:rPr>
              <w:t>8</w:t>
            </w:r>
            <w:r w:rsidRPr="0041138D">
              <w:rPr>
                <w:rFonts w:asciiTheme="minorHAnsi" w:hAnsiTheme="minorHAnsi"/>
                <w:szCs w:val="20"/>
              </w:rPr>
              <w:t>.6 (SFINT15 to SFINT1</w:t>
            </w:r>
            <w:r w:rsidR="002D710D">
              <w:rPr>
                <w:rFonts w:asciiTheme="minorHAnsi" w:hAnsiTheme="minorHAnsi"/>
                <w:szCs w:val="20"/>
              </w:rPr>
              <w:t>8</w:t>
            </w:r>
            <w:r w:rsidRPr="0041138D">
              <w:rPr>
                <w:rFonts w:asciiTheme="minorHAnsi" w:hAnsiTheme="minorHAnsi"/>
                <w:szCs w:val="20"/>
              </w:rPr>
              <w:t>)</w:t>
            </w:r>
          </w:p>
        </w:tc>
        <w:tc>
          <w:tcPr>
            <w:tcW w:w="2100" w:type="dxa"/>
            <w:vAlign w:val="center"/>
          </w:tcPr>
          <w:p w14:paraId="24126F63" w14:textId="3C70A07F" w:rsidR="00BD5E77" w:rsidRPr="00F94A76" w:rsidRDefault="00BD5E77" w:rsidP="00BD5E77">
            <w:pPr>
              <w:rPr>
                <w:rFonts w:asciiTheme="minorHAnsi" w:hAnsiTheme="minorHAnsi" w:hint="eastAsia"/>
                <w:lang w:eastAsia="en-GB"/>
              </w:rPr>
            </w:pPr>
            <w:r w:rsidRPr="0041138D">
              <w:rPr>
                <w:rFonts w:asciiTheme="minorHAnsi" w:hAnsiTheme="minorHAnsi"/>
                <w:szCs w:val="20"/>
              </w:rPr>
              <w:t>Logic Apps, Functions</w:t>
            </w:r>
          </w:p>
        </w:tc>
      </w:tr>
      <w:tr w:rsidR="00BD5E77" w:rsidRPr="009527A4" w14:paraId="34DDC340" w14:textId="77777777" w:rsidTr="002D710D">
        <w:tc>
          <w:tcPr>
            <w:tcW w:w="2972" w:type="dxa"/>
            <w:vAlign w:val="center"/>
          </w:tcPr>
          <w:p w14:paraId="1717A962" w14:textId="3A9847A4" w:rsidR="00BD5E77" w:rsidRPr="0041138D" w:rsidRDefault="00BD5E77" w:rsidP="00BD5E77">
            <w:pPr>
              <w:rPr>
                <w:szCs w:val="20"/>
              </w:rPr>
            </w:pPr>
            <w:r w:rsidRPr="0041138D">
              <w:rPr>
                <w:rFonts w:asciiTheme="minorHAnsi" w:hAnsiTheme="minorHAnsi"/>
                <w:szCs w:val="20"/>
              </w:rPr>
              <w:t>File patterns</w:t>
            </w:r>
          </w:p>
        </w:tc>
        <w:tc>
          <w:tcPr>
            <w:tcW w:w="4137" w:type="dxa"/>
            <w:vAlign w:val="center"/>
          </w:tcPr>
          <w:p w14:paraId="01C9E468" w14:textId="42E6A02A" w:rsidR="00BD5E77" w:rsidRDefault="00BD5E77" w:rsidP="00BD5E77">
            <w:pPr>
              <w:rPr>
                <w:szCs w:val="20"/>
              </w:rPr>
            </w:pPr>
            <w:r>
              <w:rPr>
                <w:szCs w:val="20"/>
              </w:rPr>
              <w:t>8</w:t>
            </w:r>
            <w:r w:rsidRPr="0041138D">
              <w:rPr>
                <w:rFonts w:asciiTheme="minorHAnsi" w:hAnsiTheme="minorHAnsi"/>
                <w:szCs w:val="20"/>
              </w:rPr>
              <w:t>.7 (</w:t>
            </w:r>
            <w:r w:rsidR="00122229">
              <w:rPr>
                <w:rFonts w:asciiTheme="minorHAnsi" w:hAnsiTheme="minorHAnsi"/>
                <w:szCs w:val="20"/>
              </w:rPr>
              <w:t>SFINT19</w:t>
            </w:r>
            <w:r w:rsidRPr="0041138D">
              <w:rPr>
                <w:rFonts w:asciiTheme="minorHAnsi" w:hAnsiTheme="minorHAnsi"/>
                <w:szCs w:val="20"/>
              </w:rPr>
              <w:t xml:space="preserve"> to </w:t>
            </w:r>
            <w:r w:rsidR="00122229">
              <w:rPr>
                <w:rFonts w:asciiTheme="minorHAnsi" w:hAnsiTheme="minorHAnsi"/>
                <w:szCs w:val="20"/>
              </w:rPr>
              <w:t>SFINT20</w:t>
            </w:r>
            <w:r w:rsidRPr="0041138D">
              <w:rPr>
                <w:rFonts w:asciiTheme="minorHAnsi" w:hAnsiTheme="minorHAnsi"/>
                <w:szCs w:val="20"/>
              </w:rPr>
              <w:t>)</w:t>
            </w:r>
          </w:p>
        </w:tc>
        <w:tc>
          <w:tcPr>
            <w:tcW w:w="2100" w:type="dxa"/>
            <w:vAlign w:val="center"/>
          </w:tcPr>
          <w:p w14:paraId="394C080E" w14:textId="6B20A696" w:rsidR="00BD5E77" w:rsidRPr="0041138D" w:rsidRDefault="00BD5E77" w:rsidP="00BD5E77">
            <w:pPr>
              <w:rPr>
                <w:szCs w:val="20"/>
              </w:rPr>
            </w:pPr>
            <w:r w:rsidRPr="0041138D">
              <w:rPr>
                <w:rFonts w:asciiTheme="minorHAnsi" w:hAnsiTheme="minorHAnsi"/>
                <w:szCs w:val="20"/>
              </w:rPr>
              <w:t>Blob, Event Grid, Logic Apps</w:t>
            </w:r>
          </w:p>
        </w:tc>
      </w:tr>
      <w:tr w:rsidR="002D710D" w:rsidRPr="009527A4" w14:paraId="7B627407" w14:textId="77777777" w:rsidTr="002D710D">
        <w:tc>
          <w:tcPr>
            <w:tcW w:w="2972" w:type="dxa"/>
            <w:vAlign w:val="center"/>
          </w:tcPr>
          <w:p w14:paraId="3C5EDE44" w14:textId="24CF83B7" w:rsidR="002D710D" w:rsidRPr="0041138D" w:rsidRDefault="002D710D" w:rsidP="002D710D">
            <w:pPr>
              <w:rPr>
                <w:szCs w:val="20"/>
              </w:rPr>
            </w:pPr>
            <w:r w:rsidRPr="0041138D">
              <w:rPr>
                <w:rFonts w:asciiTheme="minorHAnsi" w:hAnsiTheme="minorHAnsi"/>
                <w:szCs w:val="20"/>
              </w:rPr>
              <w:t>Transformation and routing</w:t>
            </w:r>
          </w:p>
        </w:tc>
        <w:tc>
          <w:tcPr>
            <w:tcW w:w="4137" w:type="dxa"/>
            <w:vAlign w:val="center"/>
          </w:tcPr>
          <w:p w14:paraId="1E81BACF" w14:textId="47FCC0FF" w:rsidR="002D710D" w:rsidRDefault="002D710D" w:rsidP="002D710D">
            <w:pPr>
              <w:rPr>
                <w:szCs w:val="20"/>
              </w:rPr>
            </w:pPr>
            <w:r>
              <w:rPr>
                <w:szCs w:val="20"/>
              </w:rPr>
              <w:t>8</w:t>
            </w:r>
            <w:r w:rsidRPr="0041138D">
              <w:rPr>
                <w:rFonts w:asciiTheme="minorHAnsi" w:hAnsiTheme="minorHAnsi"/>
                <w:szCs w:val="20"/>
              </w:rPr>
              <w:t>.8 (</w:t>
            </w:r>
            <w:r>
              <w:rPr>
                <w:rFonts w:asciiTheme="minorHAnsi" w:hAnsiTheme="minorHAnsi"/>
                <w:szCs w:val="20"/>
              </w:rPr>
              <w:t>SFINT21</w:t>
            </w:r>
            <w:r w:rsidRPr="0041138D">
              <w:rPr>
                <w:rFonts w:asciiTheme="minorHAnsi" w:hAnsiTheme="minorHAnsi"/>
                <w:szCs w:val="20"/>
              </w:rPr>
              <w:t xml:space="preserve"> to </w:t>
            </w:r>
            <w:r>
              <w:rPr>
                <w:rFonts w:asciiTheme="minorHAnsi" w:hAnsiTheme="minorHAnsi"/>
                <w:szCs w:val="20"/>
              </w:rPr>
              <w:t>SFINT22</w:t>
            </w:r>
            <w:r w:rsidRPr="0041138D">
              <w:rPr>
                <w:rFonts w:asciiTheme="minorHAnsi" w:hAnsiTheme="minorHAnsi"/>
                <w:szCs w:val="20"/>
              </w:rPr>
              <w:t>)</w:t>
            </w:r>
          </w:p>
        </w:tc>
        <w:tc>
          <w:tcPr>
            <w:tcW w:w="2100" w:type="dxa"/>
            <w:vAlign w:val="center"/>
          </w:tcPr>
          <w:p w14:paraId="71E86473" w14:textId="4684D559" w:rsidR="002D710D" w:rsidRPr="0041138D" w:rsidRDefault="002D710D" w:rsidP="002D710D">
            <w:pPr>
              <w:rPr>
                <w:szCs w:val="20"/>
              </w:rPr>
            </w:pPr>
            <w:r w:rsidRPr="0041138D">
              <w:rPr>
                <w:rFonts w:asciiTheme="minorHAnsi" w:hAnsiTheme="minorHAnsi"/>
                <w:szCs w:val="20"/>
              </w:rPr>
              <w:t>Functions, Service Bus</w:t>
            </w:r>
          </w:p>
        </w:tc>
      </w:tr>
      <w:tr w:rsidR="002D710D" w:rsidRPr="009527A4" w14:paraId="3E4D3580" w14:textId="77777777" w:rsidTr="002D710D">
        <w:tc>
          <w:tcPr>
            <w:tcW w:w="2972" w:type="dxa"/>
            <w:vAlign w:val="center"/>
          </w:tcPr>
          <w:p w14:paraId="61076B53" w14:textId="70F98195" w:rsidR="002D710D" w:rsidRPr="0041138D" w:rsidRDefault="002D710D" w:rsidP="002D710D">
            <w:pPr>
              <w:rPr>
                <w:szCs w:val="20"/>
              </w:rPr>
            </w:pPr>
            <w:r w:rsidRPr="0041138D">
              <w:rPr>
                <w:rFonts w:asciiTheme="minorHAnsi" w:hAnsiTheme="minorHAnsi"/>
                <w:szCs w:val="20"/>
              </w:rPr>
              <w:t>Data platform patterns</w:t>
            </w:r>
          </w:p>
        </w:tc>
        <w:tc>
          <w:tcPr>
            <w:tcW w:w="4137" w:type="dxa"/>
            <w:vAlign w:val="center"/>
          </w:tcPr>
          <w:p w14:paraId="74AD40E4" w14:textId="2EED318F" w:rsidR="002D710D" w:rsidRDefault="002D710D" w:rsidP="002D710D">
            <w:pPr>
              <w:rPr>
                <w:szCs w:val="20"/>
              </w:rPr>
            </w:pPr>
            <w:r>
              <w:rPr>
                <w:szCs w:val="20"/>
              </w:rPr>
              <w:t>9</w:t>
            </w:r>
            <w:r w:rsidRPr="0041138D">
              <w:rPr>
                <w:rFonts w:asciiTheme="minorHAnsi" w:hAnsiTheme="minorHAnsi"/>
                <w:szCs w:val="20"/>
              </w:rPr>
              <w:t xml:space="preserve">  (SFDEINT1 to SFDEINT9)</w:t>
            </w:r>
          </w:p>
        </w:tc>
        <w:tc>
          <w:tcPr>
            <w:tcW w:w="2100" w:type="dxa"/>
            <w:vAlign w:val="center"/>
          </w:tcPr>
          <w:p w14:paraId="359F60B1" w14:textId="5C92FB50" w:rsidR="002D710D" w:rsidRPr="0041138D" w:rsidRDefault="002D710D" w:rsidP="002D710D">
            <w:pPr>
              <w:rPr>
                <w:szCs w:val="20"/>
              </w:rPr>
            </w:pPr>
            <w:r w:rsidRPr="0041138D">
              <w:rPr>
                <w:rFonts w:asciiTheme="minorHAnsi" w:hAnsiTheme="minorHAnsi"/>
                <w:szCs w:val="20"/>
              </w:rPr>
              <w:t>Event Hubs, Functions, Snowflake</w:t>
            </w:r>
          </w:p>
        </w:tc>
      </w:tr>
    </w:tbl>
    <w:p w14:paraId="49E390D3" w14:textId="77777777" w:rsidR="00E62C5D" w:rsidRPr="0041138D" w:rsidRDefault="00E62C5D" w:rsidP="0041138D">
      <w:pPr>
        <w:spacing w:after="120"/>
        <w:rPr>
          <w:szCs w:val="20"/>
        </w:rPr>
      </w:pPr>
    </w:p>
    <w:p w14:paraId="47BDBFFD" w14:textId="77777777" w:rsidR="0041138D" w:rsidRPr="0041138D" w:rsidRDefault="0041138D" w:rsidP="0041138D">
      <w:pPr>
        <w:rPr>
          <w:szCs w:val="20"/>
        </w:rPr>
      </w:pPr>
    </w:p>
    <w:p w14:paraId="602520F6" w14:textId="21B0D6BB" w:rsidR="00D70FCB" w:rsidRPr="00614F2E" w:rsidRDefault="00D70FCB" w:rsidP="00A959D1">
      <w:pPr>
        <w:pStyle w:val="Heading1"/>
        <w:ind w:left="431" w:hanging="431"/>
      </w:pPr>
      <w:bookmarkStart w:id="409" w:name="_Toc240018827"/>
      <w:r>
        <w:t>Appendices</w:t>
      </w:r>
      <w:bookmarkEnd w:id="409"/>
    </w:p>
    <w:sectPr w:rsidR="00D70FCB" w:rsidRPr="00614F2E" w:rsidSect="009C721B">
      <w:headerReference w:type="first" r:id="rId53"/>
      <w:footerReference w:type="first" r:id="rId54"/>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BCE8D" w14:textId="77777777" w:rsidR="009C166C" w:rsidRDefault="009C166C" w:rsidP="00614F2E">
      <w:r>
        <w:separator/>
      </w:r>
    </w:p>
  </w:endnote>
  <w:endnote w:type="continuationSeparator" w:id="0">
    <w:p w14:paraId="1107B6A6" w14:textId="77777777" w:rsidR="009C166C" w:rsidRDefault="009C166C" w:rsidP="00614F2E">
      <w:r>
        <w:continuationSeparator/>
      </w:r>
    </w:p>
  </w:endnote>
  <w:endnote w:type="continuationNotice" w:id="1">
    <w:p w14:paraId="68E6569B" w14:textId="77777777" w:rsidR="009C166C" w:rsidRDefault="009C16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egular">
    <w:panose1 w:val="00000000000000000000"/>
    <w:charset w:val="00"/>
    <w:family w:val="roman"/>
    <w:notTrueType/>
    <w:pitch w:val="default"/>
  </w:font>
  <w:font w:name="Regular PRO">
    <w:altName w:val="Trebuchet MS"/>
    <w:panose1 w:val="00000000000000000000"/>
    <w:charset w:val="00"/>
    <w:family w:val="modern"/>
    <w:notTrueType/>
    <w:pitch w:val="variable"/>
    <w:sig w:usb0="A00000AF" w:usb1="5000205B" w:usb2="00000000" w:usb3="00000000" w:csb0="00000093" w:csb1="00000000"/>
  </w:font>
  <w:font w:name="Noe Tex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oe Text Regular">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2767" w14:textId="77777777" w:rsidR="003343A2" w:rsidRDefault="00334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C5F38" w14:textId="77777777" w:rsidR="009C166C" w:rsidRDefault="009C166C" w:rsidP="00614F2E">
      <w:r>
        <w:separator/>
      </w:r>
    </w:p>
  </w:footnote>
  <w:footnote w:type="continuationSeparator" w:id="0">
    <w:p w14:paraId="32055708" w14:textId="77777777" w:rsidR="009C166C" w:rsidRDefault="009C166C" w:rsidP="00614F2E">
      <w:r>
        <w:continuationSeparator/>
      </w:r>
    </w:p>
  </w:footnote>
  <w:footnote w:type="continuationNotice" w:id="1">
    <w:p w14:paraId="23EE4DC7" w14:textId="77777777" w:rsidR="009C166C" w:rsidRDefault="009C16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6C0B" w14:textId="77777777" w:rsidR="00F67088" w:rsidRDefault="00F67088">
    <w:pPr>
      <w:pStyle w:val="Header"/>
    </w:pPr>
    <w:r>
      <w:rPr>
        <w:noProof/>
        <w:lang w:eastAsia="en-GB"/>
      </w:rPr>
      <w:drawing>
        <wp:anchor distT="0" distB="0" distL="114300" distR="114300" simplePos="0" relativeHeight="251658240" behindDoc="1" locked="1" layoutInCell="1" allowOverlap="1" wp14:anchorId="3F3D3916" wp14:editId="2AC3DFC7">
          <wp:simplePos x="0" y="0"/>
          <wp:positionH relativeFrom="page">
            <wp:posOffset>457200</wp:posOffset>
          </wp:positionH>
          <wp:positionV relativeFrom="page">
            <wp:posOffset>504190</wp:posOffset>
          </wp:positionV>
          <wp:extent cx="6663600" cy="9727200"/>
          <wp:effectExtent l="0" t="0" r="4445" b="127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376CA684" wp14:editId="5E3CEBE5">
          <wp:simplePos x="0" y="0"/>
          <wp:positionH relativeFrom="page">
            <wp:posOffset>817245</wp:posOffset>
          </wp:positionH>
          <wp:positionV relativeFrom="page">
            <wp:posOffset>817245</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612C" w14:textId="574D12CA" w:rsidR="00260823" w:rsidRDefault="00260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646C99"/>
    <w:multiLevelType w:val="hybridMultilevel"/>
    <w:tmpl w:val="E71CA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8"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11"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462828C7"/>
    <w:multiLevelType w:val="multilevel"/>
    <w:tmpl w:val="D3620E0E"/>
    <w:lvl w:ilvl="0">
      <w:start w:val="1"/>
      <w:numFmt w:val="decimal"/>
      <w:pStyle w:val="Heading1"/>
      <w:lvlText w:val="%1"/>
      <w:lvlJc w:val="left"/>
      <w:pPr>
        <w:ind w:left="57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4"/>
        <w:szCs w:val="24"/>
      </w:rPr>
    </w:lvl>
    <w:lvl w:ilvl="3">
      <w:start w:val="1"/>
      <w:numFmt w:val="decimal"/>
      <w:pStyle w:val="Heading4"/>
      <w:lvlText w:val="%1.%2.%3.%4"/>
      <w:lvlJc w:val="left"/>
      <w:pPr>
        <w:ind w:left="864" w:hanging="864"/>
      </w:pPr>
      <w:rPr>
        <w:i w:val="0"/>
        <w:iCs w:val="0"/>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7"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7112840">
    <w:abstractNumId w:val="7"/>
  </w:num>
  <w:num w:numId="2" w16cid:durableId="1233585687">
    <w:abstractNumId w:val="10"/>
  </w:num>
  <w:num w:numId="3" w16cid:durableId="2069918039">
    <w:abstractNumId w:val="12"/>
  </w:num>
  <w:num w:numId="4" w16cid:durableId="179317841">
    <w:abstractNumId w:val="13"/>
  </w:num>
  <w:num w:numId="5" w16cid:durableId="1248923131">
    <w:abstractNumId w:val="11"/>
  </w:num>
  <w:num w:numId="6" w16cid:durableId="1215578213">
    <w:abstractNumId w:val="14"/>
  </w:num>
  <w:num w:numId="7" w16cid:durableId="622931754">
    <w:abstractNumId w:val="6"/>
  </w:num>
  <w:num w:numId="8" w16cid:durableId="130295445">
    <w:abstractNumId w:val="0"/>
  </w:num>
  <w:num w:numId="9" w16cid:durableId="1095512291">
    <w:abstractNumId w:val="5"/>
  </w:num>
  <w:num w:numId="10" w16cid:durableId="1630281378">
    <w:abstractNumId w:val="16"/>
  </w:num>
  <w:num w:numId="11" w16cid:durableId="1777750742">
    <w:abstractNumId w:val="9"/>
  </w:num>
  <w:num w:numId="12" w16cid:durableId="1948728879">
    <w:abstractNumId w:val="17"/>
  </w:num>
  <w:num w:numId="13" w16cid:durableId="835078320">
    <w:abstractNumId w:val="15"/>
  </w:num>
  <w:num w:numId="14" w16cid:durableId="1273627714">
    <w:abstractNumId w:val="1"/>
  </w:num>
  <w:num w:numId="15" w16cid:durableId="1235241765">
    <w:abstractNumId w:val="4"/>
  </w:num>
  <w:num w:numId="16" w16cid:durableId="1896087614">
    <w:abstractNumId w:val="3"/>
  </w:num>
  <w:num w:numId="17" w16cid:durableId="1324896177">
    <w:abstractNumId w:val="2"/>
  </w:num>
  <w:num w:numId="18" w16cid:durableId="1413357570">
    <w:abstractNumId w:val="8"/>
  </w:num>
  <w:num w:numId="19" w16cid:durableId="1738748391">
    <w:abstractNumId w:val="13"/>
  </w:num>
  <w:num w:numId="20" w16cid:durableId="752970530">
    <w:abstractNumId w:val="13"/>
  </w:num>
  <w:num w:numId="21" w16cid:durableId="247740378">
    <w:abstractNumId w:val="13"/>
  </w:num>
  <w:num w:numId="22" w16cid:durableId="196234208">
    <w:abstractNumId w:val="13"/>
  </w:num>
  <w:num w:numId="23" w16cid:durableId="2074966075">
    <w:abstractNumId w:val="13"/>
  </w:num>
  <w:num w:numId="24" w16cid:durableId="1962682948">
    <w:abstractNumId w:val="13"/>
  </w:num>
  <w:num w:numId="25" w16cid:durableId="1811554867">
    <w:abstractNumId w:val="13"/>
  </w:num>
  <w:num w:numId="26" w16cid:durableId="716901444">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70"/>
  <w:proofState w:spelling="clean" w:grammar="clean"/>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52D"/>
    <w:rsid w:val="00000A59"/>
    <w:rsid w:val="00006CC0"/>
    <w:rsid w:val="0001004B"/>
    <w:rsid w:val="00011215"/>
    <w:rsid w:val="00011629"/>
    <w:rsid w:val="00013476"/>
    <w:rsid w:val="00015880"/>
    <w:rsid w:val="000172DE"/>
    <w:rsid w:val="000175B8"/>
    <w:rsid w:val="00017C37"/>
    <w:rsid w:val="0002126E"/>
    <w:rsid w:val="000213C2"/>
    <w:rsid w:val="000228FA"/>
    <w:rsid w:val="00023F49"/>
    <w:rsid w:val="000243A4"/>
    <w:rsid w:val="00024684"/>
    <w:rsid w:val="00024915"/>
    <w:rsid w:val="00026ED3"/>
    <w:rsid w:val="00027E54"/>
    <w:rsid w:val="0003041B"/>
    <w:rsid w:val="00031A08"/>
    <w:rsid w:val="000332C2"/>
    <w:rsid w:val="00033935"/>
    <w:rsid w:val="00035B1B"/>
    <w:rsid w:val="00042D80"/>
    <w:rsid w:val="000447DB"/>
    <w:rsid w:val="000455E4"/>
    <w:rsid w:val="0004575E"/>
    <w:rsid w:val="00045F55"/>
    <w:rsid w:val="00052DB7"/>
    <w:rsid w:val="00054480"/>
    <w:rsid w:val="0005476E"/>
    <w:rsid w:val="00054B48"/>
    <w:rsid w:val="00055445"/>
    <w:rsid w:val="0005682D"/>
    <w:rsid w:val="00057574"/>
    <w:rsid w:val="00057679"/>
    <w:rsid w:val="000610E0"/>
    <w:rsid w:val="00061607"/>
    <w:rsid w:val="00061720"/>
    <w:rsid w:val="00062DAC"/>
    <w:rsid w:val="00062E50"/>
    <w:rsid w:val="00063EC6"/>
    <w:rsid w:val="00064B6F"/>
    <w:rsid w:val="000655ED"/>
    <w:rsid w:val="000659EF"/>
    <w:rsid w:val="00065C1C"/>
    <w:rsid w:val="0006744E"/>
    <w:rsid w:val="00070643"/>
    <w:rsid w:val="00071172"/>
    <w:rsid w:val="00071483"/>
    <w:rsid w:val="00071BDD"/>
    <w:rsid w:val="00071D90"/>
    <w:rsid w:val="0007230C"/>
    <w:rsid w:val="0007310F"/>
    <w:rsid w:val="00073534"/>
    <w:rsid w:val="0007376E"/>
    <w:rsid w:val="00073B38"/>
    <w:rsid w:val="0007454C"/>
    <w:rsid w:val="0007460F"/>
    <w:rsid w:val="000750CC"/>
    <w:rsid w:val="000760D0"/>
    <w:rsid w:val="00076AE2"/>
    <w:rsid w:val="00077528"/>
    <w:rsid w:val="00080D0B"/>
    <w:rsid w:val="00080D93"/>
    <w:rsid w:val="00081813"/>
    <w:rsid w:val="000856DA"/>
    <w:rsid w:val="0008674C"/>
    <w:rsid w:val="00086D3C"/>
    <w:rsid w:val="000871A7"/>
    <w:rsid w:val="00090323"/>
    <w:rsid w:val="000917B2"/>
    <w:rsid w:val="0009228A"/>
    <w:rsid w:val="00092C34"/>
    <w:rsid w:val="00092C3F"/>
    <w:rsid w:val="000930D6"/>
    <w:rsid w:val="000947E0"/>
    <w:rsid w:val="00094BEC"/>
    <w:rsid w:val="00094C31"/>
    <w:rsid w:val="00094DF2"/>
    <w:rsid w:val="00096776"/>
    <w:rsid w:val="0009746E"/>
    <w:rsid w:val="000A17C2"/>
    <w:rsid w:val="000A1884"/>
    <w:rsid w:val="000A64CD"/>
    <w:rsid w:val="000B0E61"/>
    <w:rsid w:val="000B1676"/>
    <w:rsid w:val="000B4657"/>
    <w:rsid w:val="000B4D0B"/>
    <w:rsid w:val="000B51E9"/>
    <w:rsid w:val="000B54D2"/>
    <w:rsid w:val="000B63AC"/>
    <w:rsid w:val="000B6ADF"/>
    <w:rsid w:val="000C1472"/>
    <w:rsid w:val="000C1A46"/>
    <w:rsid w:val="000C2300"/>
    <w:rsid w:val="000C262E"/>
    <w:rsid w:val="000C2BEF"/>
    <w:rsid w:val="000C44CF"/>
    <w:rsid w:val="000C4C10"/>
    <w:rsid w:val="000C4C5E"/>
    <w:rsid w:val="000C6215"/>
    <w:rsid w:val="000C6418"/>
    <w:rsid w:val="000C739B"/>
    <w:rsid w:val="000D001C"/>
    <w:rsid w:val="000D0D89"/>
    <w:rsid w:val="000D2988"/>
    <w:rsid w:val="000D3A43"/>
    <w:rsid w:val="000D463F"/>
    <w:rsid w:val="000D615D"/>
    <w:rsid w:val="000D7394"/>
    <w:rsid w:val="000D7771"/>
    <w:rsid w:val="000E0EF7"/>
    <w:rsid w:val="000E1703"/>
    <w:rsid w:val="000E27F1"/>
    <w:rsid w:val="000E3990"/>
    <w:rsid w:val="000E3CEB"/>
    <w:rsid w:val="000E50F3"/>
    <w:rsid w:val="000E71B9"/>
    <w:rsid w:val="000F0330"/>
    <w:rsid w:val="000F05C0"/>
    <w:rsid w:val="000F0B8B"/>
    <w:rsid w:val="000F0EBC"/>
    <w:rsid w:val="000F13F7"/>
    <w:rsid w:val="000F25B5"/>
    <w:rsid w:val="000F33E9"/>
    <w:rsid w:val="000F44FF"/>
    <w:rsid w:val="000F4F7D"/>
    <w:rsid w:val="000F5ACB"/>
    <w:rsid w:val="000F62F8"/>
    <w:rsid w:val="000F6884"/>
    <w:rsid w:val="000F6C01"/>
    <w:rsid w:val="000F6EE9"/>
    <w:rsid w:val="000F7249"/>
    <w:rsid w:val="000F79A5"/>
    <w:rsid w:val="00100B7A"/>
    <w:rsid w:val="00102548"/>
    <w:rsid w:val="00102838"/>
    <w:rsid w:val="00103F93"/>
    <w:rsid w:val="00106620"/>
    <w:rsid w:val="00106A64"/>
    <w:rsid w:val="00106BEB"/>
    <w:rsid w:val="00107251"/>
    <w:rsid w:val="00110160"/>
    <w:rsid w:val="00110364"/>
    <w:rsid w:val="00112B2F"/>
    <w:rsid w:val="001130A1"/>
    <w:rsid w:val="00114788"/>
    <w:rsid w:val="00115972"/>
    <w:rsid w:val="001171A4"/>
    <w:rsid w:val="00117628"/>
    <w:rsid w:val="00120341"/>
    <w:rsid w:val="0012105C"/>
    <w:rsid w:val="00121CA8"/>
    <w:rsid w:val="00121DCF"/>
    <w:rsid w:val="00122229"/>
    <w:rsid w:val="00122317"/>
    <w:rsid w:val="001236CA"/>
    <w:rsid w:val="00125C1D"/>
    <w:rsid w:val="00127AF6"/>
    <w:rsid w:val="00127B4D"/>
    <w:rsid w:val="0013070D"/>
    <w:rsid w:val="00131274"/>
    <w:rsid w:val="0013217A"/>
    <w:rsid w:val="00135F57"/>
    <w:rsid w:val="00136921"/>
    <w:rsid w:val="00136CB7"/>
    <w:rsid w:val="00136FD3"/>
    <w:rsid w:val="0014015B"/>
    <w:rsid w:val="0014028C"/>
    <w:rsid w:val="001402E6"/>
    <w:rsid w:val="00140BE8"/>
    <w:rsid w:val="001424D9"/>
    <w:rsid w:val="00142AD3"/>
    <w:rsid w:val="00143CD7"/>
    <w:rsid w:val="001440B1"/>
    <w:rsid w:val="00145D75"/>
    <w:rsid w:val="00146744"/>
    <w:rsid w:val="00146759"/>
    <w:rsid w:val="001502EA"/>
    <w:rsid w:val="00150C11"/>
    <w:rsid w:val="001523F3"/>
    <w:rsid w:val="001526B6"/>
    <w:rsid w:val="00153A0E"/>
    <w:rsid w:val="00153D92"/>
    <w:rsid w:val="001544E3"/>
    <w:rsid w:val="00155904"/>
    <w:rsid w:val="0015667F"/>
    <w:rsid w:val="00156FDC"/>
    <w:rsid w:val="00161C29"/>
    <w:rsid w:val="00162CAB"/>
    <w:rsid w:val="0017078E"/>
    <w:rsid w:val="00170C24"/>
    <w:rsid w:val="00171361"/>
    <w:rsid w:val="00171821"/>
    <w:rsid w:val="00171B7D"/>
    <w:rsid w:val="001727FE"/>
    <w:rsid w:val="00173D13"/>
    <w:rsid w:val="00174F4D"/>
    <w:rsid w:val="00175E5B"/>
    <w:rsid w:val="00176642"/>
    <w:rsid w:val="00176E4C"/>
    <w:rsid w:val="00180A2F"/>
    <w:rsid w:val="001825FA"/>
    <w:rsid w:val="00183A4D"/>
    <w:rsid w:val="00183AA2"/>
    <w:rsid w:val="001849BB"/>
    <w:rsid w:val="001855F3"/>
    <w:rsid w:val="00186209"/>
    <w:rsid w:val="0018630C"/>
    <w:rsid w:val="0018746D"/>
    <w:rsid w:val="001900FC"/>
    <w:rsid w:val="0019013C"/>
    <w:rsid w:val="0019103F"/>
    <w:rsid w:val="00192CB5"/>
    <w:rsid w:val="0019329E"/>
    <w:rsid w:val="00195609"/>
    <w:rsid w:val="001961D2"/>
    <w:rsid w:val="0019762A"/>
    <w:rsid w:val="001A3199"/>
    <w:rsid w:val="001A33D3"/>
    <w:rsid w:val="001A50DB"/>
    <w:rsid w:val="001A670C"/>
    <w:rsid w:val="001A6FC3"/>
    <w:rsid w:val="001A744C"/>
    <w:rsid w:val="001A77FB"/>
    <w:rsid w:val="001A7E6D"/>
    <w:rsid w:val="001B0893"/>
    <w:rsid w:val="001B0CE8"/>
    <w:rsid w:val="001B0DEE"/>
    <w:rsid w:val="001B1C58"/>
    <w:rsid w:val="001B2C5F"/>
    <w:rsid w:val="001B2CCC"/>
    <w:rsid w:val="001B3212"/>
    <w:rsid w:val="001B3A41"/>
    <w:rsid w:val="001B3DBE"/>
    <w:rsid w:val="001B6288"/>
    <w:rsid w:val="001B7465"/>
    <w:rsid w:val="001B77AB"/>
    <w:rsid w:val="001C00B0"/>
    <w:rsid w:val="001C02CA"/>
    <w:rsid w:val="001C0B9B"/>
    <w:rsid w:val="001C5EDE"/>
    <w:rsid w:val="001C5F47"/>
    <w:rsid w:val="001C7A17"/>
    <w:rsid w:val="001D0755"/>
    <w:rsid w:val="001D2B84"/>
    <w:rsid w:val="001D374C"/>
    <w:rsid w:val="001D4674"/>
    <w:rsid w:val="001D6531"/>
    <w:rsid w:val="001D6D04"/>
    <w:rsid w:val="001D7206"/>
    <w:rsid w:val="001D7B16"/>
    <w:rsid w:val="001E0043"/>
    <w:rsid w:val="001E0490"/>
    <w:rsid w:val="001E1B57"/>
    <w:rsid w:val="001E2139"/>
    <w:rsid w:val="001E276C"/>
    <w:rsid w:val="001E3D0B"/>
    <w:rsid w:val="001E4A9E"/>
    <w:rsid w:val="001E4D51"/>
    <w:rsid w:val="001E612A"/>
    <w:rsid w:val="001E6DBB"/>
    <w:rsid w:val="001F06DF"/>
    <w:rsid w:val="001F0859"/>
    <w:rsid w:val="001F0D88"/>
    <w:rsid w:val="001F0EB8"/>
    <w:rsid w:val="001F1787"/>
    <w:rsid w:val="001F2760"/>
    <w:rsid w:val="001F36F7"/>
    <w:rsid w:val="001F49C8"/>
    <w:rsid w:val="001F51E3"/>
    <w:rsid w:val="001F5318"/>
    <w:rsid w:val="001F65B6"/>
    <w:rsid w:val="001F65EE"/>
    <w:rsid w:val="001F6729"/>
    <w:rsid w:val="001F6735"/>
    <w:rsid w:val="001F6E21"/>
    <w:rsid w:val="00200F75"/>
    <w:rsid w:val="0020217C"/>
    <w:rsid w:val="00205A4A"/>
    <w:rsid w:val="002061CB"/>
    <w:rsid w:val="0021018A"/>
    <w:rsid w:val="00210F8E"/>
    <w:rsid w:val="00213496"/>
    <w:rsid w:val="00213575"/>
    <w:rsid w:val="002137D6"/>
    <w:rsid w:val="002148BC"/>
    <w:rsid w:val="00214C22"/>
    <w:rsid w:val="00214C29"/>
    <w:rsid w:val="0021599D"/>
    <w:rsid w:val="00215D43"/>
    <w:rsid w:val="00216876"/>
    <w:rsid w:val="002204AE"/>
    <w:rsid w:val="00220797"/>
    <w:rsid w:val="002211A5"/>
    <w:rsid w:val="00221412"/>
    <w:rsid w:val="0022211B"/>
    <w:rsid w:val="00225285"/>
    <w:rsid w:val="00225881"/>
    <w:rsid w:val="00225A24"/>
    <w:rsid w:val="00225FDA"/>
    <w:rsid w:val="00226221"/>
    <w:rsid w:val="0022684E"/>
    <w:rsid w:val="00227069"/>
    <w:rsid w:val="00227F1D"/>
    <w:rsid w:val="00230762"/>
    <w:rsid w:val="00231A8F"/>
    <w:rsid w:val="002327DE"/>
    <w:rsid w:val="0023297C"/>
    <w:rsid w:val="00232C49"/>
    <w:rsid w:val="002366E3"/>
    <w:rsid w:val="00237998"/>
    <w:rsid w:val="00237B72"/>
    <w:rsid w:val="00240AEC"/>
    <w:rsid w:val="00242DF0"/>
    <w:rsid w:val="0024384E"/>
    <w:rsid w:val="0024506B"/>
    <w:rsid w:val="002454ED"/>
    <w:rsid w:val="00245B22"/>
    <w:rsid w:val="002461AD"/>
    <w:rsid w:val="002478FC"/>
    <w:rsid w:val="0025145F"/>
    <w:rsid w:val="0025173C"/>
    <w:rsid w:val="002517DD"/>
    <w:rsid w:val="0025193F"/>
    <w:rsid w:val="00252563"/>
    <w:rsid w:val="00253DAC"/>
    <w:rsid w:val="00253E52"/>
    <w:rsid w:val="00256D5F"/>
    <w:rsid w:val="00256DEA"/>
    <w:rsid w:val="00256EE3"/>
    <w:rsid w:val="002577E7"/>
    <w:rsid w:val="00260823"/>
    <w:rsid w:val="00260D31"/>
    <w:rsid w:val="002617C3"/>
    <w:rsid w:val="00261A8E"/>
    <w:rsid w:val="00261B69"/>
    <w:rsid w:val="002625C5"/>
    <w:rsid w:val="00263347"/>
    <w:rsid w:val="00264B81"/>
    <w:rsid w:val="00264E76"/>
    <w:rsid w:val="00265698"/>
    <w:rsid w:val="00265BAF"/>
    <w:rsid w:val="00266915"/>
    <w:rsid w:val="00266FDF"/>
    <w:rsid w:val="0027090F"/>
    <w:rsid w:val="00270B91"/>
    <w:rsid w:val="00270E67"/>
    <w:rsid w:val="002711CC"/>
    <w:rsid w:val="002719F1"/>
    <w:rsid w:val="00272DAA"/>
    <w:rsid w:val="002732F5"/>
    <w:rsid w:val="0027368C"/>
    <w:rsid w:val="00273E83"/>
    <w:rsid w:val="00274F6F"/>
    <w:rsid w:val="002775F9"/>
    <w:rsid w:val="002801CD"/>
    <w:rsid w:val="00282A29"/>
    <w:rsid w:val="0028568D"/>
    <w:rsid w:val="00286790"/>
    <w:rsid w:val="00291218"/>
    <w:rsid w:val="002912B0"/>
    <w:rsid w:val="00293BBB"/>
    <w:rsid w:val="0029464D"/>
    <w:rsid w:val="00295950"/>
    <w:rsid w:val="002962DE"/>
    <w:rsid w:val="002A1FE4"/>
    <w:rsid w:val="002A2418"/>
    <w:rsid w:val="002A36AF"/>
    <w:rsid w:val="002A5D92"/>
    <w:rsid w:val="002A6AF3"/>
    <w:rsid w:val="002A6C43"/>
    <w:rsid w:val="002A74A1"/>
    <w:rsid w:val="002B1156"/>
    <w:rsid w:val="002B1D44"/>
    <w:rsid w:val="002B2D8D"/>
    <w:rsid w:val="002B351B"/>
    <w:rsid w:val="002B4955"/>
    <w:rsid w:val="002B49C8"/>
    <w:rsid w:val="002B4E58"/>
    <w:rsid w:val="002B5A0B"/>
    <w:rsid w:val="002B625E"/>
    <w:rsid w:val="002B7F7D"/>
    <w:rsid w:val="002C00DA"/>
    <w:rsid w:val="002C05DF"/>
    <w:rsid w:val="002C12E9"/>
    <w:rsid w:val="002C4F9B"/>
    <w:rsid w:val="002C5AFF"/>
    <w:rsid w:val="002C78D6"/>
    <w:rsid w:val="002D04E4"/>
    <w:rsid w:val="002D1B42"/>
    <w:rsid w:val="002D25D3"/>
    <w:rsid w:val="002D2C23"/>
    <w:rsid w:val="002D2C64"/>
    <w:rsid w:val="002D3907"/>
    <w:rsid w:val="002D3910"/>
    <w:rsid w:val="002D395A"/>
    <w:rsid w:val="002D39E0"/>
    <w:rsid w:val="002D3D7C"/>
    <w:rsid w:val="002D48C7"/>
    <w:rsid w:val="002D56AC"/>
    <w:rsid w:val="002D5BF2"/>
    <w:rsid w:val="002D710D"/>
    <w:rsid w:val="002E2E96"/>
    <w:rsid w:val="002E3F60"/>
    <w:rsid w:val="002E4DA8"/>
    <w:rsid w:val="002E5C87"/>
    <w:rsid w:val="002E6D42"/>
    <w:rsid w:val="002F0A4E"/>
    <w:rsid w:val="002F1A48"/>
    <w:rsid w:val="002F1A69"/>
    <w:rsid w:val="002F34B0"/>
    <w:rsid w:val="002F3F9E"/>
    <w:rsid w:val="002F460A"/>
    <w:rsid w:val="002F5A79"/>
    <w:rsid w:val="0030140B"/>
    <w:rsid w:val="00301542"/>
    <w:rsid w:val="00302E17"/>
    <w:rsid w:val="00303A7A"/>
    <w:rsid w:val="00304169"/>
    <w:rsid w:val="00304758"/>
    <w:rsid w:val="00305C66"/>
    <w:rsid w:val="00311A13"/>
    <w:rsid w:val="0031212C"/>
    <w:rsid w:val="0031266C"/>
    <w:rsid w:val="00312DF4"/>
    <w:rsid w:val="00313C85"/>
    <w:rsid w:val="0031478D"/>
    <w:rsid w:val="00315333"/>
    <w:rsid w:val="00315394"/>
    <w:rsid w:val="00315CF8"/>
    <w:rsid w:val="0031651E"/>
    <w:rsid w:val="00316805"/>
    <w:rsid w:val="0031774A"/>
    <w:rsid w:val="003177BD"/>
    <w:rsid w:val="00317B43"/>
    <w:rsid w:val="00317E46"/>
    <w:rsid w:val="00320C22"/>
    <w:rsid w:val="00321184"/>
    <w:rsid w:val="00323180"/>
    <w:rsid w:val="00324714"/>
    <w:rsid w:val="00324BD0"/>
    <w:rsid w:val="00325D3C"/>
    <w:rsid w:val="00327004"/>
    <w:rsid w:val="00327685"/>
    <w:rsid w:val="00333051"/>
    <w:rsid w:val="00333B5C"/>
    <w:rsid w:val="003343A2"/>
    <w:rsid w:val="00335D63"/>
    <w:rsid w:val="00335FA2"/>
    <w:rsid w:val="0034158A"/>
    <w:rsid w:val="003418DB"/>
    <w:rsid w:val="00341BEA"/>
    <w:rsid w:val="00344246"/>
    <w:rsid w:val="00344EAE"/>
    <w:rsid w:val="00345173"/>
    <w:rsid w:val="003459BD"/>
    <w:rsid w:val="00345FC8"/>
    <w:rsid w:val="00346773"/>
    <w:rsid w:val="003475B1"/>
    <w:rsid w:val="00350582"/>
    <w:rsid w:val="00350767"/>
    <w:rsid w:val="00350DE8"/>
    <w:rsid w:val="00351404"/>
    <w:rsid w:val="00351AB7"/>
    <w:rsid w:val="00353812"/>
    <w:rsid w:val="0035683F"/>
    <w:rsid w:val="0036154C"/>
    <w:rsid w:val="00362A53"/>
    <w:rsid w:val="0036380F"/>
    <w:rsid w:val="00363983"/>
    <w:rsid w:val="00363CBA"/>
    <w:rsid w:val="00364001"/>
    <w:rsid w:val="00365633"/>
    <w:rsid w:val="003659FE"/>
    <w:rsid w:val="00365DC8"/>
    <w:rsid w:val="003662DB"/>
    <w:rsid w:val="00367BD8"/>
    <w:rsid w:val="00373738"/>
    <w:rsid w:val="003751F9"/>
    <w:rsid w:val="0037525A"/>
    <w:rsid w:val="003756C4"/>
    <w:rsid w:val="0037599F"/>
    <w:rsid w:val="00375AF7"/>
    <w:rsid w:val="003777DB"/>
    <w:rsid w:val="00377CA4"/>
    <w:rsid w:val="00381B1A"/>
    <w:rsid w:val="00382693"/>
    <w:rsid w:val="00384FC4"/>
    <w:rsid w:val="003860FC"/>
    <w:rsid w:val="0038754E"/>
    <w:rsid w:val="003877C7"/>
    <w:rsid w:val="003904D4"/>
    <w:rsid w:val="00391738"/>
    <w:rsid w:val="003919DF"/>
    <w:rsid w:val="00391B01"/>
    <w:rsid w:val="003925DC"/>
    <w:rsid w:val="003929DA"/>
    <w:rsid w:val="0039315D"/>
    <w:rsid w:val="00393697"/>
    <w:rsid w:val="00394CB6"/>
    <w:rsid w:val="00396119"/>
    <w:rsid w:val="003A1489"/>
    <w:rsid w:val="003A1F00"/>
    <w:rsid w:val="003A21A1"/>
    <w:rsid w:val="003A2521"/>
    <w:rsid w:val="003A33CC"/>
    <w:rsid w:val="003A4429"/>
    <w:rsid w:val="003A537C"/>
    <w:rsid w:val="003A661E"/>
    <w:rsid w:val="003A7D9F"/>
    <w:rsid w:val="003B0626"/>
    <w:rsid w:val="003B24DB"/>
    <w:rsid w:val="003B2C79"/>
    <w:rsid w:val="003B3C2B"/>
    <w:rsid w:val="003B4459"/>
    <w:rsid w:val="003B492E"/>
    <w:rsid w:val="003B632D"/>
    <w:rsid w:val="003B654B"/>
    <w:rsid w:val="003B75AD"/>
    <w:rsid w:val="003B779B"/>
    <w:rsid w:val="003B794A"/>
    <w:rsid w:val="003C1E2E"/>
    <w:rsid w:val="003C54E5"/>
    <w:rsid w:val="003C5D41"/>
    <w:rsid w:val="003C6A8D"/>
    <w:rsid w:val="003C6EE2"/>
    <w:rsid w:val="003C7630"/>
    <w:rsid w:val="003D00DB"/>
    <w:rsid w:val="003D12EE"/>
    <w:rsid w:val="003D3F82"/>
    <w:rsid w:val="003D43C7"/>
    <w:rsid w:val="003D48FF"/>
    <w:rsid w:val="003D6562"/>
    <w:rsid w:val="003D72FE"/>
    <w:rsid w:val="003E0447"/>
    <w:rsid w:val="003E2158"/>
    <w:rsid w:val="003E3955"/>
    <w:rsid w:val="003E3DC8"/>
    <w:rsid w:val="003E500F"/>
    <w:rsid w:val="003E5CCD"/>
    <w:rsid w:val="003E7174"/>
    <w:rsid w:val="003F14D8"/>
    <w:rsid w:val="003F2B18"/>
    <w:rsid w:val="003F3C91"/>
    <w:rsid w:val="003F3CCC"/>
    <w:rsid w:val="003F416C"/>
    <w:rsid w:val="003F6EFC"/>
    <w:rsid w:val="004006CD"/>
    <w:rsid w:val="00400EB9"/>
    <w:rsid w:val="00401786"/>
    <w:rsid w:val="00401BBE"/>
    <w:rsid w:val="00402561"/>
    <w:rsid w:val="004027B4"/>
    <w:rsid w:val="00402BFD"/>
    <w:rsid w:val="004072C4"/>
    <w:rsid w:val="0040744E"/>
    <w:rsid w:val="00410790"/>
    <w:rsid w:val="00410829"/>
    <w:rsid w:val="00410B27"/>
    <w:rsid w:val="0041138D"/>
    <w:rsid w:val="004146F8"/>
    <w:rsid w:val="00414EA0"/>
    <w:rsid w:val="00420947"/>
    <w:rsid w:val="00421F78"/>
    <w:rsid w:val="00424AC4"/>
    <w:rsid w:val="00425047"/>
    <w:rsid w:val="00425D21"/>
    <w:rsid w:val="00427E0C"/>
    <w:rsid w:val="0043049E"/>
    <w:rsid w:val="0043049F"/>
    <w:rsid w:val="004307AB"/>
    <w:rsid w:val="00432CE1"/>
    <w:rsid w:val="00433978"/>
    <w:rsid w:val="0043570E"/>
    <w:rsid w:val="0043687E"/>
    <w:rsid w:val="004372E7"/>
    <w:rsid w:val="004375D8"/>
    <w:rsid w:val="00437B9A"/>
    <w:rsid w:val="00446385"/>
    <w:rsid w:val="004467AD"/>
    <w:rsid w:val="0044727D"/>
    <w:rsid w:val="004476F0"/>
    <w:rsid w:val="00447E56"/>
    <w:rsid w:val="0045050F"/>
    <w:rsid w:val="00450B44"/>
    <w:rsid w:val="00451CA6"/>
    <w:rsid w:val="0045281C"/>
    <w:rsid w:val="004543D2"/>
    <w:rsid w:val="004556A4"/>
    <w:rsid w:val="00460A42"/>
    <w:rsid w:val="00461377"/>
    <w:rsid w:val="00461CF3"/>
    <w:rsid w:val="00465393"/>
    <w:rsid w:val="00466427"/>
    <w:rsid w:val="0047026D"/>
    <w:rsid w:val="004729D8"/>
    <w:rsid w:val="004732CB"/>
    <w:rsid w:val="00473E32"/>
    <w:rsid w:val="004743A3"/>
    <w:rsid w:val="00474B7F"/>
    <w:rsid w:val="00476E48"/>
    <w:rsid w:val="00477859"/>
    <w:rsid w:val="00480A17"/>
    <w:rsid w:val="004819E5"/>
    <w:rsid w:val="0048287D"/>
    <w:rsid w:val="00482B24"/>
    <w:rsid w:val="00483740"/>
    <w:rsid w:val="00483C79"/>
    <w:rsid w:val="00484364"/>
    <w:rsid w:val="00485B92"/>
    <w:rsid w:val="00487034"/>
    <w:rsid w:val="00487DFC"/>
    <w:rsid w:val="0049352A"/>
    <w:rsid w:val="00493845"/>
    <w:rsid w:val="00493A29"/>
    <w:rsid w:val="00495DB1"/>
    <w:rsid w:val="00496A1C"/>
    <w:rsid w:val="004A0B9D"/>
    <w:rsid w:val="004A2A67"/>
    <w:rsid w:val="004A31AA"/>
    <w:rsid w:val="004A3804"/>
    <w:rsid w:val="004A3D03"/>
    <w:rsid w:val="004A4178"/>
    <w:rsid w:val="004A584C"/>
    <w:rsid w:val="004A58BC"/>
    <w:rsid w:val="004A5DF3"/>
    <w:rsid w:val="004A7183"/>
    <w:rsid w:val="004A78E4"/>
    <w:rsid w:val="004A7F39"/>
    <w:rsid w:val="004B0714"/>
    <w:rsid w:val="004B5EAB"/>
    <w:rsid w:val="004B5FB2"/>
    <w:rsid w:val="004B7528"/>
    <w:rsid w:val="004B7BBD"/>
    <w:rsid w:val="004C2625"/>
    <w:rsid w:val="004C2FFE"/>
    <w:rsid w:val="004C52D8"/>
    <w:rsid w:val="004C5350"/>
    <w:rsid w:val="004C5BCF"/>
    <w:rsid w:val="004C5CE5"/>
    <w:rsid w:val="004D097B"/>
    <w:rsid w:val="004D128F"/>
    <w:rsid w:val="004D1BD8"/>
    <w:rsid w:val="004D1EEE"/>
    <w:rsid w:val="004D2E94"/>
    <w:rsid w:val="004D6B6C"/>
    <w:rsid w:val="004D7AB0"/>
    <w:rsid w:val="004E0E3C"/>
    <w:rsid w:val="004E128B"/>
    <w:rsid w:val="004E26B5"/>
    <w:rsid w:val="004E3973"/>
    <w:rsid w:val="004E66C5"/>
    <w:rsid w:val="004F09C9"/>
    <w:rsid w:val="004F282F"/>
    <w:rsid w:val="004F4089"/>
    <w:rsid w:val="004F5D56"/>
    <w:rsid w:val="004F62F6"/>
    <w:rsid w:val="004F6CB0"/>
    <w:rsid w:val="004F7432"/>
    <w:rsid w:val="004F768C"/>
    <w:rsid w:val="00501021"/>
    <w:rsid w:val="00502D4F"/>
    <w:rsid w:val="00504179"/>
    <w:rsid w:val="0050652A"/>
    <w:rsid w:val="005065F8"/>
    <w:rsid w:val="005115FF"/>
    <w:rsid w:val="0051370D"/>
    <w:rsid w:val="00513748"/>
    <w:rsid w:val="005147DE"/>
    <w:rsid w:val="00514EB3"/>
    <w:rsid w:val="005163A5"/>
    <w:rsid w:val="00516B4E"/>
    <w:rsid w:val="00516F73"/>
    <w:rsid w:val="00517DFA"/>
    <w:rsid w:val="00520BE1"/>
    <w:rsid w:val="00520EE8"/>
    <w:rsid w:val="00521027"/>
    <w:rsid w:val="00521A07"/>
    <w:rsid w:val="00521CE7"/>
    <w:rsid w:val="00522197"/>
    <w:rsid w:val="005231EA"/>
    <w:rsid w:val="005234A0"/>
    <w:rsid w:val="00526C8B"/>
    <w:rsid w:val="00526DA8"/>
    <w:rsid w:val="00526FA3"/>
    <w:rsid w:val="0052713B"/>
    <w:rsid w:val="00527B2D"/>
    <w:rsid w:val="00531429"/>
    <w:rsid w:val="00531840"/>
    <w:rsid w:val="0053305A"/>
    <w:rsid w:val="00537E7B"/>
    <w:rsid w:val="005406A2"/>
    <w:rsid w:val="005421D3"/>
    <w:rsid w:val="00543ACE"/>
    <w:rsid w:val="00544731"/>
    <w:rsid w:val="00544B3D"/>
    <w:rsid w:val="00545513"/>
    <w:rsid w:val="00546475"/>
    <w:rsid w:val="00547E0B"/>
    <w:rsid w:val="00550085"/>
    <w:rsid w:val="0055119E"/>
    <w:rsid w:val="00551BCA"/>
    <w:rsid w:val="00552544"/>
    <w:rsid w:val="00552A43"/>
    <w:rsid w:val="0055365C"/>
    <w:rsid w:val="00553F87"/>
    <w:rsid w:val="00554599"/>
    <w:rsid w:val="00554875"/>
    <w:rsid w:val="00556A35"/>
    <w:rsid w:val="005571A6"/>
    <w:rsid w:val="00560AD2"/>
    <w:rsid w:val="00560DA5"/>
    <w:rsid w:val="00561030"/>
    <w:rsid w:val="005614B3"/>
    <w:rsid w:val="00562CBD"/>
    <w:rsid w:val="005650A1"/>
    <w:rsid w:val="005655DA"/>
    <w:rsid w:val="00565A95"/>
    <w:rsid w:val="00566129"/>
    <w:rsid w:val="00566442"/>
    <w:rsid w:val="005678B3"/>
    <w:rsid w:val="00570104"/>
    <w:rsid w:val="00570519"/>
    <w:rsid w:val="005719DE"/>
    <w:rsid w:val="00571D91"/>
    <w:rsid w:val="00572221"/>
    <w:rsid w:val="005724EF"/>
    <w:rsid w:val="00572F90"/>
    <w:rsid w:val="00576487"/>
    <w:rsid w:val="00581F81"/>
    <w:rsid w:val="00582C8E"/>
    <w:rsid w:val="005836FE"/>
    <w:rsid w:val="005837E6"/>
    <w:rsid w:val="00584EF2"/>
    <w:rsid w:val="005856DC"/>
    <w:rsid w:val="0058593A"/>
    <w:rsid w:val="00585CA9"/>
    <w:rsid w:val="005864CD"/>
    <w:rsid w:val="005865E6"/>
    <w:rsid w:val="005909CE"/>
    <w:rsid w:val="00591998"/>
    <w:rsid w:val="00591CFB"/>
    <w:rsid w:val="00592735"/>
    <w:rsid w:val="005927F2"/>
    <w:rsid w:val="005932AB"/>
    <w:rsid w:val="00594286"/>
    <w:rsid w:val="00594C6C"/>
    <w:rsid w:val="00595998"/>
    <w:rsid w:val="00595A65"/>
    <w:rsid w:val="00596776"/>
    <w:rsid w:val="00596CFD"/>
    <w:rsid w:val="00596F73"/>
    <w:rsid w:val="005973F8"/>
    <w:rsid w:val="005A0E27"/>
    <w:rsid w:val="005A0FEA"/>
    <w:rsid w:val="005A1246"/>
    <w:rsid w:val="005A350D"/>
    <w:rsid w:val="005A42FC"/>
    <w:rsid w:val="005A50A7"/>
    <w:rsid w:val="005A7052"/>
    <w:rsid w:val="005B0139"/>
    <w:rsid w:val="005B09AD"/>
    <w:rsid w:val="005B163A"/>
    <w:rsid w:val="005B1E20"/>
    <w:rsid w:val="005B3630"/>
    <w:rsid w:val="005B3CF4"/>
    <w:rsid w:val="005B4424"/>
    <w:rsid w:val="005B73EA"/>
    <w:rsid w:val="005B7E9D"/>
    <w:rsid w:val="005C1D65"/>
    <w:rsid w:val="005C2059"/>
    <w:rsid w:val="005C39BC"/>
    <w:rsid w:val="005C4930"/>
    <w:rsid w:val="005C4E8C"/>
    <w:rsid w:val="005C5FBA"/>
    <w:rsid w:val="005C6069"/>
    <w:rsid w:val="005C728F"/>
    <w:rsid w:val="005C7964"/>
    <w:rsid w:val="005C7DFD"/>
    <w:rsid w:val="005C7F0C"/>
    <w:rsid w:val="005D0295"/>
    <w:rsid w:val="005D6483"/>
    <w:rsid w:val="005D64EB"/>
    <w:rsid w:val="005E1A5A"/>
    <w:rsid w:val="005E2854"/>
    <w:rsid w:val="005E363B"/>
    <w:rsid w:val="005E3F06"/>
    <w:rsid w:val="005E4BE3"/>
    <w:rsid w:val="005E4D61"/>
    <w:rsid w:val="005E5779"/>
    <w:rsid w:val="005E62FD"/>
    <w:rsid w:val="005E702C"/>
    <w:rsid w:val="005F0283"/>
    <w:rsid w:val="005F3D12"/>
    <w:rsid w:val="005F5940"/>
    <w:rsid w:val="005F5983"/>
    <w:rsid w:val="005F7E65"/>
    <w:rsid w:val="00601E65"/>
    <w:rsid w:val="0060252E"/>
    <w:rsid w:val="006027C7"/>
    <w:rsid w:val="00602E10"/>
    <w:rsid w:val="00603AD7"/>
    <w:rsid w:val="00604940"/>
    <w:rsid w:val="00604C2A"/>
    <w:rsid w:val="0060649E"/>
    <w:rsid w:val="00607704"/>
    <w:rsid w:val="00607A54"/>
    <w:rsid w:val="0061098F"/>
    <w:rsid w:val="00610E2E"/>
    <w:rsid w:val="00612843"/>
    <w:rsid w:val="00612AB6"/>
    <w:rsid w:val="00613ACB"/>
    <w:rsid w:val="00613C25"/>
    <w:rsid w:val="00614F2E"/>
    <w:rsid w:val="00615DD5"/>
    <w:rsid w:val="0061693C"/>
    <w:rsid w:val="0061771D"/>
    <w:rsid w:val="006207D3"/>
    <w:rsid w:val="00620ECC"/>
    <w:rsid w:val="006213E0"/>
    <w:rsid w:val="00622899"/>
    <w:rsid w:val="00623BC3"/>
    <w:rsid w:val="00623DC6"/>
    <w:rsid w:val="00625578"/>
    <w:rsid w:val="00625BDE"/>
    <w:rsid w:val="006268EE"/>
    <w:rsid w:val="00626B41"/>
    <w:rsid w:val="00626CD1"/>
    <w:rsid w:val="006272A9"/>
    <w:rsid w:val="00627373"/>
    <w:rsid w:val="00627BE4"/>
    <w:rsid w:val="00627D57"/>
    <w:rsid w:val="00627E38"/>
    <w:rsid w:val="006321D5"/>
    <w:rsid w:val="00634CC0"/>
    <w:rsid w:val="006361FF"/>
    <w:rsid w:val="00636BEE"/>
    <w:rsid w:val="00637229"/>
    <w:rsid w:val="00637DE6"/>
    <w:rsid w:val="0064132A"/>
    <w:rsid w:val="0064144D"/>
    <w:rsid w:val="00643B31"/>
    <w:rsid w:val="00644289"/>
    <w:rsid w:val="00645B1B"/>
    <w:rsid w:val="00650D4C"/>
    <w:rsid w:val="00652210"/>
    <w:rsid w:val="00652D6C"/>
    <w:rsid w:val="00653046"/>
    <w:rsid w:val="00653332"/>
    <w:rsid w:val="00655A74"/>
    <w:rsid w:val="006566B3"/>
    <w:rsid w:val="00662D0D"/>
    <w:rsid w:val="00662F44"/>
    <w:rsid w:val="00663134"/>
    <w:rsid w:val="00663DB7"/>
    <w:rsid w:val="006649D1"/>
    <w:rsid w:val="00667CD5"/>
    <w:rsid w:val="006701CD"/>
    <w:rsid w:val="00671835"/>
    <w:rsid w:val="00673690"/>
    <w:rsid w:val="006757C5"/>
    <w:rsid w:val="006771FC"/>
    <w:rsid w:val="006776C2"/>
    <w:rsid w:val="00680A04"/>
    <w:rsid w:val="00681507"/>
    <w:rsid w:val="00681923"/>
    <w:rsid w:val="00681B4F"/>
    <w:rsid w:val="00681BC2"/>
    <w:rsid w:val="00682686"/>
    <w:rsid w:val="006826DD"/>
    <w:rsid w:val="00683734"/>
    <w:rsid w:val="00683E0C"/>
    <w:rsid w:val="00683FF9"/>
    <w:rsid w:val="00684042"/>
    <w:rsid w:val="00684393"/>
    <w:rsid w:val="00684978"/>
    <w:rsid w:val="0068510C"/>
    <w:rsid w:val="006853C2"/>
    <w:rsid w:val="0068677C"/>
    <w:rsid w:val="00687084"/>
    <w:rsid w:val="0069143A"/>
    <w:rsid w:val="00691536"/>
    <w:rsid w:val="00691CC1"/>
    <w:rsid w:val="00691D0A"/>
    <w:rsid w:val="006929BA"/>
    <w:rsid w:val="00693CF7"/>
    <w:rsid w:val="00693E80"/>
    <w:rsid w:val="0069621A"/>
    <w:rsid w:val="006964C5"/>
    <w:rsid w:val="0069679C"/>
    <w:rsid w:val="006971CB"/>
    <w:rsid w:val="00697D49"/>
    <w:rsid w:val="006A00F1"/>
    <w:rsid w:val="006A1013"/>
    <w:rsid w:val="006A15E9"/>
    <w:rsid w:val="006A1721"/>
    <w:rsid w:val="006A17DA"/>
    <w:rsid w:val="006A2158"/>
    <w:rsid w:val="006A2B32"/>
    <w:rsid w:val="006A348B"/>
    <w:rsid w:val="006A6CDB"/>
    <w:rsid w:val="006B1896"/>
    <w:rsid w:val="006B20EA"/>
    <w:rsid w:val="006B55F2"/>
    <w:rsid w:val="006B6A62"/>
    <w:rsid w:val="006C0E51"/>
    <w:rsid w:val="006C3518"/>
    <w:rsid w:val="006C397C"/>
    <w:rsid w:val="006C3AAC"/>
    <w:rsid w:val="006C4143"/>
    <w:rsid w:val="006C51BD"/>
    <w:rsid w:val="006C5FD6"/>
    <w:rsid w:val="006C6321"/>
    <w:rsid w:val="006C6794"/>
    <w:rsid w:val="006C7E02"/>
    <w:rsid w:val="006D22EF"/>
    <w:rsid w:val="006D2699"/>
    <w:rsid w:val="006D2CE2"/>
    <w:rsid w:val="006D3C13"/>
    <w:rsid w:val="006D3D3B"/>
    <w:rsid w:val="006D4878"/>
    <w:rsid w:val="006D52CF"/>
    <w:rsid w:val="006D5AC5"/>
    <w:rsid w:val="006D6A65"/>
    <w:rsid w:val="006D7316"/>
    <w:rsid w:val="006D7B4B"/>
    <w:rsid w:val="006E05EB"/>
    <w:rsid w:val="006E0929"/>
    <w:rsid w:val="006E391C"/>
    <w:rsid w:val="006E3ADD"/>
    <w:rsid w:val="006E6019"/>
    <w:rsid w:val="006F1129"/>
    <w:rsid w:val="006F2AAD"/>
    <w:rsid w:val="006F404B"/>
    <w:rsid w:val="006F4354"/>
    <w:rsid w:val="006F47FF"/>
    <w:rsid w:val="006F5C8D"/>
    <w:rsid w:val="006F6CED"/>
    <w:rsid w:val="006F79A8"/>
    <w:rsid w:val="007007A8"/>
    <w:rsid w:val="00701044"/>
    <w:rsid w:val="007013F8"/>
    <w:rsid w:val="007014B6"/>
    <w:rsid w:val="00701C74"/>
    <w:rsid w:val="00701DBE"/>
    <w:rsid w:val="00701EC6"/>
    <w:rsid w:val="00702444"/>
    <w:rsid w:val="00702A80"/>
    <w:rsid w:val="007052AD"/>
    <w:rsid w:val="0070593F"/>
    <w:rsid w:val="00705F25"/>
    <w:rsid w:val="00706151"/>
    <w:rsid w:val="00706D30"/>
    <w:rsid w:val="00707954"/>
    <w:rsid w:val="00707C78"/>
    <w:rsid w:val="00711F77"/>
    <w:rsid w:val="00713565"/>
    <w:rsid w:val="00714583"/>
    <w:rsid w:val="00714C6E"/>
    <w:rsid w:val="00714C72"/>
    <w:rsid w:val="00715B2C"/>
    <w:rsid w:val="00716C77"/>
    <w:rsid w:val="00717301"/>
    <w:rsid w:val="007204C9"/>
    <w:rsid w:val="00721830"/>
    <w:rsid w:val="0072280C"/>
    <w:rsid w:val="00724064"/>
    <w:rsid w:val="00724AD8"/>
    <w:rsid w:val="007265EA"/>
    <w:rsid w:val="00727844"/>
    <w:rsid w:val="00727B34"/>
    <w:rsid w:val="00727E3F"/>
    <w:rsid w:val="007311F5"/>
    <w:rsid w:val="0073146E"/>
    <w:rsid w:val="00731C72"/>
    <w:rsid w:val="00731D19"/>
    <w:rsid w:val="0073279D"/>
    <w:rsid w:val="007342BC"/>
    <w:rsid w:val="00735C98"/>
    <w:rsid w:val="007370F4"/>
    <w:rsid w:val="00740CD1"/>
    <w:rsid w:val="00742533"/>
    <w:rsid w:val="00742689"/>
    <w:rsid w:val="0074312C"/>
    <w:rsid w:val="007435C8"/>
    <w:rsid w:val="0074362F"/>
    <w:rsid w:val="00744BDC"/>
    <w:rsid w:val="00744DDD"/>
    <w:rsid w:val="007454D1"/>
    <w:rsid w:val="00745A95"/>
    <w:rsid w:val="00745B6A"/>
    <w:rsid w:val="00746192"/>
    <w:rsid w:val="00746FCD"/>
    <w:rsid w:val="007477B7"/>
    <w:rsid w:val="007477FD"/>
    <w:rsid w:val="00747E68"/>
    <w:rsid w:val="0075051F"/>
    <w:rsid w:val="007540BE"/>
    <w:rsid w:val="00755407"/>
    <w:rsid w:val="00755AEA"/>
    <w:rsid w:val="0075690C"/>
    <w:rsid w:val="00761AA7"/>
    <w:rsid w:val="00762F38"/>
    <w:rsid w:val="007713C0"/>
    <w:rsid w:val="00771B79"/>
    <w:rsid w:val="0077251D"/>
    <w:rsid w:val="0077499B"/>
    <w:rsid w:val="007762F2"/>
    <w:rsid w:val="007769F6"/>
    <w:rsid w:val="00780749"/>
    <w:rsid w:val="00781109"/>
    <w:rsid w:val="0078171E"/>
    <w:rsid w:val="00781FF8"/>
    <w:rsid w:val="00782507"/>
    <w:rsid w:val="00783165"/>
    <w:rsid w:val="00783803"/>
    <w:rsid w:val="00784007"/>
    <w:rsid w:val="00785ABE"/>
    <w:rsid w:val="0078645D"/>
    <w:rsid w:val="00787BE4"/>
    <w:rsid w:val="00791E4D"/>
    <w:rsid w:val="00792027"/>
    <w:rsid w:val="00792576"/>
    <w:rsid w:val="007926F1"/>
    <w:rsid w:val="00794C5B"/>
    <w:rsid w:val="00796817"/>
    <w:rsid w:val="007A0481"/>
    <w:rsid w:val="007A120E"/>
    <w:rsid w:val="007A288A"/>
    <w:rsid w:val="007A440D"/>
    <w:rsid w:val="007A4907"/>
    <w:rsid w:val="007A7192"/>
    <w:rsid w:val="007A7CDE"/>
    <w:rsid w:val="007B121E"/>
    <w:rsid w:val="007B1672"/>
    <w:rsid w:val="007B20CE"/>
    <w:rsid w:val="007B2131"/>
    <w:rsid w:val="007B2EFA"/>
    <w:rsid w:val="007B3937"/>
    <w:rsid w:val="007B3A0B"/>
    <w:rsid w:val="007B4417"/>
    <w:rsid w:val="007B5369"/>
    <w:rsid w:val="007B549B"/>
    <w:rsid w:val="007B6BBF"/>
    <w:rsid w:val="007B7752"/>
    <w:rsid w:val="007C0E7D"/>
    <w:rsid w:val="007C4227"/>
    <w:rsid w:val="007C4D5A"/>
    <w:rsid w:val="007C5463"/>
    <w:rsid w:val="007C547A"/>
    <w:rsid w:val="007C55F1"/>
    <w:rsid w:val="007C567E"/>
    <w:rsid w:val="007C754D"/>
    <w:rsid w:val="007D0DF8"/>
    <w:rsid w:val="007D1AD5"/>
    <w:rsid w:val="007D2514"/>
    <w:rsid w:val="007D37D9"/>
    <w:rsid w:val="007D3972"/>
    <w:rsid w:val="007D44F9"/>
    <w:rsid w:val="007D479F"/>
    <w:rsid w:val="007D6D19"/>
    <w:rsid w:val="007D7C2D"/>
    <w:rsid w:val="007E169E"/>
    <w:rsid w:val="007E3664"/>
    <w:rsid w:val="007E4045"/>
    <w:rsid w:val="007E6E61"/>
    <w:rsid w:val="007E7C5B"/>
    <w:rsid w:val="007F046A"/>
    <w:rsid w:val="007F0D7A"/>
    <w:rsid w:val="007F3C54"/>
    <w:rsid w:val="007F3E7B"/>
    <w:rsid w:val="007F4464"/>
    <w:rsid w:val="007F49EF"/>
    <w:rsid w:val="007F6107"/>
    <w:rsid w:val="008028FA"/>
    <w:rsid w:val="0080452E"/>
    <w:rsid w:val="00805B4E"/>
    <w:rsid w:val="008061C9"/>
    <w:rsid w:val="008066EA"/>
    <w:rsid w:val="008075FC"/>
    <w:rsid w:val="00811A0E"/>
    <w:rsid w:val="00811DBD"/>
    <w:rsid w:val="008126B7"/>
    <w:rsid w:val="008157E2"/>
    <w:rsid w:val="00815888"/>
    <w:rsid w:val="00816261"/>
    <w:rsid w:val="008165B6"/>
    <w:rsid w:val="00820FF1"/>
    <w:rsid w:val="008213AB"/>
    <w:rsid w:val="00821923"/>
    <w:rsid w:val="0082225A"/>
    <w:rsid w:val="00822B22"/>
    <w:rsid w:val="00825236"/>
    <w:rsid w:val="008256AF"/>
    <w:rsid w:val="008304F8"/>
    <w:rsid w:val="0083116C"/>
    <w:rsid w:val="00835C3C"/>
    <w:rsid w:val="008363BE"/>
    <w:rsid w:val="0083756F"/>
    <w:rsid w:val="0083790A"/>
    <w:rsid w:val="00840381"/>
    <w:rsid w:val="00842930"/>
    <w:rsid w:val="008433BC"/>
    <w:rsid w:val="008434B7"/>
    <w:rsid w:val="0084435C"/>
    <w:rsid w:val="00845160"/>
    <w:rsid w:val="0084519B"/>
    <w:rsid w:val="00845BFD"/>
    <w:rsid w:val="00846B02"/>
    <w:rsid w:val="00846C54"/>
    <w:rsid w:val="00850774"/>
    <w:rsid w:val="0085215F"/>
    <w:rsid w:val="00853AA4"/>
    <w:rsid w:val="00854CDD"/>
    <w:rsid w:val="0085536A"/>
    <w:rsid w:val="008554A8"/>
    <w:rsid w:val="0085655F"/>
    <w:rsid w:val="008601D0"/>
    <w:rsid w:val="008636B8"/>
    <w:rsid w:val="00864EB3"/>
    <w:rsid w:val="00865F6A"/>
    <w:rsid w:val="008707A9"/>
    <w:rsid w:val="00871FBA"/>
    <w:rsid w:val="0087462E"/>
    <w:rsid w:val="00875439"/>
    <w:rsid w:val="00876C62"/>
    <w:rsid w:val="00877101"/>
    <w:rsid w:val="00880462"/>
    <w:rsid w:val="00880F27"/>
    <w:rsid w:val="008833BE"/>
    <w:rsid w:val="0088424C"/>
    <w:rsid w:val="00884843"/>
    <w:rsid w:val="00885319"/>
    <w:rsid w:val="00885F3B"/>
    <w:rsid w:val="008872E6"/>
    <w:rsid w:val="008926FC"/>
    <w:rsid w:val="00892EE4"/>
    <w:rsid w:val="0089308F"/>
    <w:rsid w:val="00893560"/>
    <w:rsid w:val="00893DB8"/>
    <w:rsid w:val="008942FC"/>
    <w:rsid w:val="0089444F"/>
    <w:rsid w:val="008966B3"/>
    <w:rsid w:val="008974BE"/>
    <w:rsid w:val="00897AA8"/>
    <w:rsid w:val="008A0D0E"/>
    <w:rsid w:val="008A1751"/>
    <w:rsid w:val="008A39A1"/>
    <w:rsid w:val="008A53D4"/>
    <w:rsid w:val="008A77B8"/>
    <w:rsid w:val="008B045E"/>
    <w:rsid w:val="008B2CEA"/>
    <w:rsid w:val="008B3162"/>
    <w:rsid w:val="008B47F7"/>
    <w:rsid w:val="008B5A43"/>
    <w:rsid w:val="008B726C"/>
    <w:rsid w:val="008B74CD"/>
    <w:rsid w:val="008C0585"/>
    <w:rsid w:val="008C0CDE"/>
    <w:rsid w:val="008C194A"/>
    <w:rsid w:val="008C3002"/>
    <w:rsid w:val="008C3292"/>
    <w:rsid w:val="008C3976"/>
    <w:rsid w:val="008C4E41"/>
    <w:rsid w:val="008C5B32"/>
    <w:rsid w:val="008C6020"/>
    <w:rsid w:val="008C6B30"/>
    <w:rsid w:val="008C755A"/>
    <w:rsid w:val="008D0283"/>
    <w:rsid w:val="008D0B6B"/>
    <w:rsid w:val="008D5244"/>
    <w:rsid w:val="008D5611"/>
    <w:rsid w:val="008E128A"/>
    <w:rsid w:val="008E1E0A"/>
    <w:rsid w:val="008E2170"/>
    <w:rsid w:val="008E3998"/>
    <w:rsid w:val="008E3E3F"/>
    <w:rsid w:val="008E4059"/>
    <w:rsid w:val="008E4877"/>
    <w:rsid w:val="008E4FF9"/>
    <w:rsid w:val="008E57F3"/>
    <w:rsid w:val="008E6066"/>
    <w:rsid w:val="008E77C6"/>
    <w:rsid w:val="008F2CCF"/>
    <w:rsid w:val="008F2E54"/>
    <w:rsid w:val="008F39D1"/>
    <w:rsid w:val="008F40FF"/>
    <w:rsid w:val="008F47EB"/>
    <w:rsid w:val="008F5AEB"/>
    <w:rsid w:val="008F651E"/>
    <w:rsid w:val="008F6785"/>
    <w:rsid w:val="008F6C80"/>
    <w:rsid w:val="008F6F0E"/>
    <w:rsid w:val="008F774F"/>
    <w:rsid w:val="00900D7B"/>
    <w:rsid w:val="00901DF0"/>
    <w:rsid w:val="009027A8"/>
    <w:rsid w:val="0090547F"/>
    <w:rsid w:val="0090657C"/>
    <w:rsid w:val="00906930"/>
    <w:rsid w:val="00906E5A"/>
    <w:rsid w:val="009075F4"/>
    <w:rsid w:val="00907A28"/>
    <w:rsid w:val="00907C4B"/>
    <w:rsid w:val="009101B8"/>
    <w:rsid w:val="00910434"/>
    <w:rsid w:val="00910A61"/>
    <w:rsid w:val="00911DB4"/>
    <w:rsid w:val="0091236F"/>
    <w:rsid w:val="00913838"/>
    <w:rsid w:val="00913E5D"/>
    <w:rsid w:val="00913EAC"/>
    <w:rsid w:val="009166EA"/>
    <w:rsid w:val="00916ACE"/>
    <w:rsid w:val="00921B2A"/>
    <w:rsid w:val="009234A7"/>
    <w:rsid w:val="00923ABE"/>
    <w:rsid w:val="00924789"/>
    <w:rsid w:val="00924807"/>
    <w:rsid w:val="00924FAE"/>
    <w:rsid w:val="009279D2"/>
    <w:rsid w:val="00930410"/>
    <w:rsid w:val="00930930"/>
    <w:rsid w:val="00930E7C"/>
    <w:rsid w:val="00931D1C"/>
    <w:rsid w:val="00934511"/>
    <w:rsid w:val="00934AB6"/>
    <w:rsid w:val="009351D2"/>
    <w:rsid w:val="00943116"/>
    <w:rsid w:val="00944DB2"/>
    <w:rsid w:val="00946C30"/>
    <w:rsid w:val="00950807"/>
    <w:rsid w:val="00950F4C"/>
    <w:rsid w:val="009515B2"/>
    <w:rsid w:val="00953873"/>
    <w:rsid w:val="00954BDA"/>
    <w:rsid w:val="0095512E"/>
    <w:rsid w:val="009552CB"/>
    <w:rsid w:val="00955C96"/>
    <w:rsid w:val="00955E03"/>
    <w:rsid w:val="00955E99"/>
    <w:rsid w:val="0095618F"/>
    <w:rsid w:val="009578E7"/>
    <w:rsid w:val="009605C4"/>
    <w:rsid w:val="00961036"/>
    <w:rsid w:val="009612A6"/>
    <w:rsid w:val="00962133"/>
    <w:rsid w:val="00963490"/>
    <w:rsid w:val="0096434D"/>
    <w:rsid w:val="00964460"/>
    <w:rsid w:val="0096492F"/>
    <w:rsid w:val="00965A54"/>
    <w:rsid w:val="00966BF4"/>
    <w:rsid w:val="009677EB"/>
    <w:rsid w:val="009700C4"/>
    <w:rsid w:val="009703F2"/>
    <w:rsid w:val="00972995"/>
    <w:rsid w:val="00975FAC"/>
    <w:rsid w:val="00976556"/>
    <w:rsid w:val="00981985"/>
    <w:rsid w:val="00983096"/>
    <w:rsid w:val="00983573"/>
    <w:rsid w:val="00983EE0"/>
    <w:rsid w:val="00984455"/>
    <w:rsid w:val="0098494A"/>
    <w:rsid w:val="00984C3C"/>
    <w:rsid w:val="00987777"/>
    <w:rsid w:val="00990A7C"/>
    <w:rsid w:val="00992B7B"/>
    <w:rsid w:val="00994497"/>
    <w:rsid w:val="00995007"/>
    <w:rsid w:val="0099600D"/>
    <w:rsid w:val="009967F0"/>
    <w:rsid w:val="00997069"/>
    <w:rsid w:val="009A09A6"/>
    <w:rsid w:val="009A0AC5"/>
    <w:rsid w:val="009A3D6C"/>
    <w:rsid w:val="009A3EB9"/>
    <w:rsid w:val="009A4AD6"/>
    <w:rsid w:val="009A4EE8"/>
    <w:rsid w:val="009A5924"/>
    <w:rsid w:val="009A5EBA"/>
    <w:rsid w:val="009A5EFC"/>
    <w:rsid w:val="009A61A3"/>
    <w:rsid w:val="009A61D6"/>
    <w:rsid w:val="009A660F"/>
    <w:rsid w:val="009A7627"/>
    <w:rsid w:val="009B09D5"/>
    <w:rsid w:val="009B294C"/>
    <w:rsid w:val="009B2FB8"/>
    <w:rsid w:val="009B4202"/>
    <w:rsid w:val="009C028E"/>
    <w:rsid w:val="009C09EF"/>
    <w:rsid w:val="009C166C"/>
    <w:rsid w:val="009C3CA4"/>
    <w:rsid w:val="009C5A58"/>
    <w:rsid w:val="009C7099"/>
    <w:rsid w:val="009C721B"/>
    <w:rsid w:val="009C79D6"/>
    <w:rsid w:val="009C7F56"/>
    <w:rsid w:val="009D0D35"/>
    <w:rsid w:val="009D0EAD"/>
    <w:rsid w:val="009D0F4B"/>
    <w:rsid w:val="009D1778"/>
    <w:rsid w:val="009D76AB"/>
    <w:rsid w:val="009D7D54"/>
    <w:rsid w:val="009E291C"/>
    <w:rsid w:val="009E3E19"/>
    <w:rsid w:val="009E56BB"/>
    <w:rsid w:val="009E5BDA"/>
    <w:rsid w:val="009F0945"/>
    <w:rsid w:val="009F0D97"/>
    <w:rsid w:val="009F2381"/>
    <w:rsid w:val="009F2982"/>
    <w:rsid w:val="009F4144"/>
    <w:rsid w:val="009F435D"/>
    <w:rsid w:val="009F4C13"/>
    <w:rsid w:val="009F5725"/>
    <w:rsid w:val="00A00127"/>
    <w:rsid w:val="00A0184D"/>
    <w:rsid w:val="00A01A44"/>
    <w:rsid w:val="00A02122"/>
    <w:rsid w:val="00A0352F"/>
    <w:rsid w:val="00A03B23"/>
    <w:rsid w:val="00A04DFB"/>
    <w:rsid w:val="00A05134"/>
    <w:rsid w:val="00A0556C"/>
    <w:rsid w:val="00A06931"/>
    <w:rsid w:val="00A069C6"/>
    <w:rsid w:val="00A07075"/>
    <w:rsid w:val="00A1168B"/>
    <w:rsid w:val="00A11CA1"/>
    <w:rsid w:val="00A11F52"/>
    <w:rsid w:val="00A14379"/>
    <w:rsid w:val="00A20A0A"/>
    <w:rsid w:val="00A20D3D"/>
    <w:rsid w:val="00A222E9"/>
    <w:rsid w:val="00A229D8"/>
    <w:rsid w:val="00A22AF6"/>
    <w:rsid w:val="00A23125"/>
    <w:rsid w:val="00A23B12"/>
    <w:rsid w:val="00A2474C"/>
    <w:rsid w:val="00A2475A"/>
    <w:rsid w:val="00A25045"/>
    <w:rsid w:val="00A2524A"/>
    <w:rsid w:val="00A25A2C"/>
    <w:rsid w:val="00A2657C"/>
    <w:rsid w:val="00A345DE"/>
    <w:rsid w:val="00A35CFE"/>
    <w:rsid w:val="00A407E8"/>
    <w:rsid w:val="00A40B2D"/>
    <w:rsid w:val="00A414DF"/>
    <w:rsid w:val="00A41926"/>
    <w:rsid w:val="00A419AC"/>
    <w:rsid w:val="00A41B5F"/>
    <w:rsid w:val="00A42915"/>
    <w:rsid w:val="00A4291E"/>
    <w:rsid w:val="00A43F29"/>
    <w:rsid w:val="00A43FF1"/>
    <w:rsid w:val="00A46C61"/>
    <w:rsid w:val="00A472B1"/>
    <w:rsid w:val="00A50C5F"/>
    <w:rsid w:val="00A51282"/>
    <w:rsid w:val="00A516B3"/>
    <w:rsid w:val="00A51BA8"/>
    <w:rsid w:val="00A524B5"/>
    <w:rsid w:val="00A53813"/>
    <w:rsid w:val="00A553F1"/>
    <w:rsid w:val="00A579A3"/>
    <w:rsid w:val="00A6149A"/>
    <w:rsid w:val="00A618B3"/>
    <w:rsid w:val="00A61B56"/>
    <w:rsid w:val="00A624E6"/>
    <w:rsid w:val="00A640C3"/>
    <w:rsid w:val="00A64567"/>
    <w:rsid w:val="00A64981"/>
    <w:rsid w:val="00A65D81"/>
    <w:rsid w:val="00A65E50"/>
    <w:rsid w:val="00A66CA0"/>
    <w:rsid w:val="00A7138B"/>
    <w:rsid w:val="00A71443"/>
    <w:rsid w:val="00A7206E"/>
    <w:rsid w:val="00A73470"/>
    <w:rsid w:val="00A7393F"/>
    <w:rsid w:val="00A74CA8"/>
    <w:rsid w:val="00A805D4"/>
    <w:rsid w:val="00A809CD"/>
    <w:rsid w:val="00A8363F"/>
    <w:rsid w:val="00A83914"/>
    <w:rsid w:val="00A83FA3"/>
    <w:rsid w:val="00A8410F"/>
    <w:rsid w:val="00A84A07"/>
    <w:rsid w:val="00A85233"/>
    <w:rsid w:val="00A8625A"/>
    <w:rsid w:val="00A87AEC"/>
    <w:rsid w:val="00A905A4"/>
    <w:rsid w:val="00A908E6"/>
    <w:rsid w:val="00A90A93"/>
    <w:rsid w:val="00A910B8"/>
    <w:rsid w:val="00A923E9"/>
    <w:rsid w:val="00A9249F"/>
    <w:rsid w:val="00A925C2"/>
    <w:rsid w:val="00A959D1"/>
    <w:rsid w:val="00AA03C9"/>
    <w:rsid w:val="00AA260F"/>
    <w:rsid w:val="00AA3A15"/>
    <w:rsid w:val="00AA469A"/>
    <w:rsid w:val="00AA4FA3"/>
    <w:rsid w:val="00AA5285"/>
    <w:rsid w:val="00AA6446"/>
    <w:rsid w:val="00AA6657"/>
    <w:rsid w:val="00AB0644"/>
    <w:rsid w:val="00AB3057"/>
    <w:rsid w:val="00AB33F1"/>
    <w:rsid w:val="00AB3B8A"/>
    <w:rsid w:val="00AB3D61"/>
    <w:rsid w:val="00AB54CF"/>
    <w:rsid w:val="00AB584E"/>
    <w:rsid w:val="00AB5D51"/>
    <w:rsid w:val="00AB6074"/>
    <w:rsid w:val="00AB6559"/>
    <w:rsid w:val="00AB6FE5"/>
    <w:rsid w:val="00AB7E18"/>
    <w:rsid w:val="00AC0647"/>
    <w:rsid w:val="00AC101E"/>
    <w:rsid w:val="00AC1086"/>
    <w:rsid w:val="00AC12F7"/>
    <w:rsid w:val="00AC1306"/>
    <w:rsid w:val="00AC4018"/>
    <w:rsid w:val="00AC482F"/>
    <w:rsid w:val="00AD0235"/>
    <w:rsid w:val="00AD14E9"/>
    <w:rsid w:val="00AD181D"/>
    <w:rsid w:val="00AD2601"/>
    <w:rsid w:val="00AD2668"/>
    <w:rsid w:val="00AD26C0"/>
    <w:rsid w:val="00AD2854"/>
    <w:rsid w:val="00AD2D0E"/>
    <w:rsid w:val="00AD2E6E"/>
    <w:rsid w:val="00AD4344"/>
    <w:rsid w:val="00AD5659"/>
    <w:rsid w:val="00AD6400"/>
    <w:rsid w:val="00AD679A"/>
    <w:rsid w:val="00AD6959"/>
    <w:rsid w:val="00AD6B3F"/>
    <w:rsid w:val="00AD7838"/>
    <w:rsid w:val="00AD7B83"/>
    <w:rsid w:val="00AD7D36"/>
    <w:rsid w:val="00AE0CD6"/>
    <w:rsid w:val="00AE0EBF"/>
    <w:rsid w:val="00AE1417"/>
    <w:rsid w:val="00AE1D62"/>
    <w:rsid w:val="00AE2F2F"/>
    <w:rsid w:val="00AE4E93"/>
    <w:rsid w:val="00AE5F41"/>
    <w:rsid w:val="00AE6FED"/>
    <w:rsid w:val="00AE7521"/>
    <w:rsid w:val="00AF1DA8"/>
    <w:rsid w:val="00AF21B9"/>
    <w:rsid w:val="00AF4BA1"/>
    <w:rsid w:val="00AF557C"/>
    <w:rsid w:val="00AF59C9"/>
    <w:rsid w:val="00AF5E72"/>
    <w:rsid w:val="00AF63B8"/>
    <w:rsid w:val="00AF65DA"/>
    <w:rsid w:val="00AF6F08"/>
    <w:rsid w:val="00B00CB7"/>
    <w:rsid w:val="00B010A5"/>
    <w:rsid w:val="00B01E08"/>
    <w:rsid w:val="00B0272C"/>
    <w:rsid w:val="00B0368D"/>
    <w:rsid w:val="00B041BB"/>
    <w:rsid w:val="00B04212"/>
    <w:rsid w:val="00B04219"/>
    <w:rsid w:val="00B04DD3"/>
    <w:rsid w:val="00B05525"/>
    <w:rsid w:val="00B06D60"/>
    <w:rsid w:val="00B07D95"/>
    <w:rsid w:val="00B1084C"/>
    <w:rsid w:val="00B1306C"/>
    <w:rsid w:val="00B14F6F"/>
    <w:rsid w:val="00B15C1A"/>
    <w:rsid w:val="00B170FA"/>
    <w:rsid w:val="00B210D0"/>
    <w:rsid w:val="00B23CBF"/>
    <w:rsid w:val="00B24463"/>
    <w:rsid w:val="00B24F78"/>
    <w:rsid w:val="00B27073"/>
    <w:rsid w:val="00B274F0"/>
    <w:rsid w:val="00B3036C"/>
    <w:rsid w:val="00B304B2"/>
    <w:rsid w:val="00B30BC9"/>
    <w:rsid w:val="00B31104"/>
    <w:rsid w:val="00B3190C"/>
    <w:rsid w:val="00B31CE1"/>
    <w:rsid w:val="00B322A3"/>
    <w:rsid w:val="00B332BE"/>
    <w:rsid w:val="00B33399"/>
    <w:rsid w:val="00B355E1"/>
    <w:rsid w:val="00B357C4"/>
    <w:rsid w:val="00B36D60"/>
    <w:rsid w:val="00B36DBD"/>
    <w:rsid w:val="00B37F7D"/>
    <w:rsid w:val="00B37F91"/>
    <w:rsid w:val="00B4274C"/>
    <w:rsid w:val="00B43822"/>
    <w:rsid w:val="00B462BB"/>
    <w:rsid w:val="00B477A6"/>
    <w:rsid w:val="00B5014D"/>
    <w:rsid w:val="00B517FE"/>
    <w:rsid w:val="00B51AA1"/>
    <w:rsid w:val="00B53246"/>
    <w:rsid w:val="00B53258"/>
    <w:rsid w:val="00B53D6F"/>
    <w:rsid w:val="00B57027"/>
    <w:rsid w:val="00B6046D"/>
    <w:rsid w:val="00B61C4A"/>
    <w:rsid w:val="00B6269D"/>
    <w:rsid w:val="00B62BFC"/>
    <w:rsid w:val="00B64922"/>
    <w:rsid w:val="00B67066"/>
    <w:rsid w:val="00B67B04"/>
    <w:rsid w:val="00B72917"/>
    <w:rsid w:val="00B72E36"/>
    <w:rsid w:val="00B7472E"/>
    <w:rsid w:val="00B75DC8"/>
    <w:rsid w:val="00B771BE"/>
    <w:rsid w:val="00B77634"/>
    <w:rsid w:val="00B801B3"/>
    <w:rsid w:val="00B803D5"/>
    <w:rsid w:val="00B81135"/>
    <w:rsid w:val="00B81732"/>
    <w:rsid w:val="00B82642"/>
    <w:rsid w:val="00B834DA"/>
    <w:rsid w:val="00B83B5E"/>
    <w:rsid w:val="00B84261"/>
    <w:rsid w:val="00B844AC"/>
    <w:rsid w:val="00B86772"/>
    <w:rsid w:val="00B87A96"/>
    <w:rsid w:val="00B908BB"/>
    <w:rsid w:val="00B90CB7"/>
    <w:rsid w:val="00B90E4E"/>
    <w:rsid w:val="00B91663"/>
    <w:rsid w:val="00B91ABA"/>
    <w:rsid w:val="00B939BE"/>
    <w:rsid w:val="00B94232"/>
    <w:rsid w:val="00B95AB2"/>
    <w:rsid w:val="00B95BFC"/>
    <w:rsid w:val="00B97C12"/>
    <w:rsid w:val="00BA0EAA"/>
    <w:rsid w:val="00BA25C1"/>
    <w:rsid w:val="00BA5C14"/>
    <w:rsid w:val="00BA6CB2"/>
    <w:rsid w:val="00BA7668"/>
    <w:rsid w:val="00BB068C"/>
    <w:rsid w:val="00BB0959"/>
    <w:rsid w:val="00BB1135"/>
    <w:rsid w:val="00BB124E"/>
    <w:rsid w:val="00BB2030"/>
    <w:rsid w:val="00BB3649"/>
    <w:rsid w:val="00BB65FE"/>
    <w:rsid w:val="00BB739C"/>
    <w:rsid w:val="00BC0D4C"/>
    <w:rsid w:val="00BC16F4"/>
    <w:rsid w:val="00BC2048"/>
    <w:rsid w:val="00BC2593"/>
    <w:rsid w:val="00BC364F"/>
    <w:rsid w:val="00BC5B05"/>
    <w:rsid w:val="00BC7391"/>
    <w:rsid w:val="00BD0868"/>
    <w:rsid w:val="00BD1595"/>
    <w:rsid w:val="00BD3E9C"/>
    <w:rsid w:val="00BD4068"/>
    <w:rsid w:val="00BD55E1"/>
    <w:rsid w:val="00BD5E77"/>
    <w:rsid w:val="00BD6224"/>
    <w:rsid w:val="00BD72CC"/>
    <w:rsid w:val="00BE0263"/>
    <w:rsid w:val="00BE03E9"/>
    <w:rsid w:val="00BE0416"/>
    <w:rsid w:val="00BE3927"/>
    <w:rsid w:val="00BE3C0F"/>
    <w:rsid w:val="00BE46E9"/>
    <w:rsid w:val="00BE6500"/>
    <w:rsid w:val="00BE75DE"/>
    <w:rsid w:val="00BF0799"/>
    <w:rsid w:val="00BF0A68"/>
    <w:rsid w:val="00BF100E"/>
    <w:rsid w:val="00BF16B6"/>
    <w:rsid w:val="00BF1EA4"/>
    <w:rsid w:val="00BF3868"/>
    <w:rsid w:val="00BF4168"/>
    <w:rsid w:val="00BF501B"/>
    <w:rsid w:val="00BF6AFD"/>
    <w:rsid w:val="00C02345"/>
    <w:rsid w:val="00C03CE1"/>
    <w:rsid w:val="00C03E70"/>
    <w:rsid w:val="00C05DC3"/>
    <w:rsid w:val="00C07381"/>
    <w:rsid w:val="00C103BF"/>
    <w:rsid w:val="00C11482"/>
    <w:rsid w:val="00C11C5F"/>
    <w:rsid w:val="00C14B5E"/>
    <w:rsid w:val="00C170A6"/>
    <w:rsid w:val="00C17428"/>
    <w:rsid w:val="00C177C9"/>
    <w:rsid w:val="00C17CED"/>
    <w:rsid w:val="00C2163D"/>
    <w:rsid w:val="00C2250F"/>
    <w:rsid w:val="00C23210"/>
    <w:rsid w:val="00C232EF"/>
    <w:rsid w:val="00C2377D"/>
    <w:rsid w:val="00C24D7D"/>
    <w:rsid w:val="00C26D34"/>
    <w:rsid w:val="00C3096D"/>
    <w:rsid w:val="00C31752"/>
    <w:rsid w:val="00C33826"/>
    <w:rsid w:val="00C34629"/>
    <w:rsid w:val="00C34C52"/>
    <w:rsid w:val="00C36242"/>
    <w:rsid w:val="00C375CA"/>
    <w:rsid w:val="00C37773"/>
    <w:rsid w:val="00C40DBE"/>
    <w:rsid w:val="00C429E9"/>
    <w:rsid w:val="00C43425"/>
    <w:rsid w:val="00C44C0E"/>
    <w:rsid w:val="00C47EF2"/>
    <w:rsid w:val="00C519D2"/>
    <w:rsid w:val="00C55AF1"/>
    <w:rsid w:val="00C56EFE"/>
    <w:rsid w:val="00C604E9"/>
    <w:rsid w:val="00C607A7"/>
    <w:rsid w:val="00C6080C"/>
    <w:rsid w:val="00C60DDB"/>
    <w:rsid w:val="00C6186F"/>
    <w:rsid w:val="00C62AB3"/>
    <w:rsid w:val="00C62D93"/>
    <w:rsid w:val="00C63367"/>
    <w:rsid w:val="00C63412"/>
    <w:rsid w:val="00C640C4"/>
    <w:rsid w:val="00C64372"/>
    <w:rsid w:val="00C67F61"/>
    <w:rsid w:val="00C70230"/>
    <w:rsid w:val="00C705B4"/>
    <w:rsid w:val="00C7197C"/>
    <w:rsid w:val="00C72069"/>
    <w:rsid w:val="00C72518"/>
    <w:rsid w:val="00C72951"/>
    <w:rsid w:val="00C729F2"/>
    <w:rsid w:val="00C72E68"/>
    <w:rsid w:val="00C737A9"/>
    <w:rsid w:val="00C74FDB"/>
    <w:rsid w:val="00C7601E"/>
    <w:rsid w:val="00C77A23"/>
    <w:rsid w:val="00C77F3F"/>
    <w:rsid w:val="00C82164"/>
    <w:rsid w:val="00C84190"/>
    <w:rsid w:val="00C85EBC"/>
    <w:rsid w:val="00C87243"/>
    <w:rsid w:val="00C90008"/>
    <w:rsid w:val="00C90676"/>
    <w:rsid w:val="00C922C6"/>
    <w:rsid w:val="00C93A80"/>
    <w:rsid w:val="00C93C79"/>
    <w:rsid w:val="00C941B2"/>
    <w:rsid w:val="00C97DD4"/>
    <w:rsid w:val="00CA02AF"/>
    <w:rsid w:val="00CA4058"/>
    <w:rsid w:val="00CA4B16"/>
    <w:rsid w:val="00CA55C1"/>
    <w:rsid w:val="00CA5949"/>
    <w:rsid w:val="00CA5967"/>
    <w:rsid w:val="00CA6F7F"/>
    <w:rsid w:val="00CA7245"/>
    <w:rsid w:val="00CA7F36"/>
    <w:rsid w:val="00CB0F36"/>
    <w:rsid w:val="00CB0F4C"/>
    <w:rsid w:val="00CB2408"/>
    <w:rsid w:val="00CB30F4"/>
    <w:rsid w:val="00CB51DD"/>
    <w:rsid w:val="00CB74F7"/>
    <w:rsid w:val="00CB75CF"/>
    <w:rsid w:val="00CB7645"/>
    <w:rsid w:val="00CC179F"/>
    <w:rsid w:val="00CC272C"/>
    <w:rsid w:val="00CC38C1"/>
    <w:rsid w:val="00CC4813"/>
    <w:rsid w:val="00CC5009"/>
    <w:rsid w:val="00CC75C3"/>
    <w:rsid w:val="00CD01B5"/>
    <w:rsid w:val="00CD031C"/>
    <w:rsid w:val="00CD05FC"/>
    <w:rsid w:val="00CD08F4"/>
    <w:rsid w:val="00CD1601"/>
    <w:rsid w:val="00CD2CCC"/>
    <w:rsid w:val="00CD316D"/>
    <w:rsid w:val="00CE0117"/>
    <w:rsid w:val="00CE0D2E"/>
    <w:rsid w:val="00CE312E"/>
    <w:rsid w:val="00CE503B"/>
    <w:rsid w:val="00CE66F4"/>
    <w:rsid w:val="00CF0AB0"/>
    <w:rsid w:val="00CF194F"/>
    <w:rsid w:val="00CF23D3"/>
    <w:rsid w:val="00CF33A7"/>
    <w:rsid w:val="00CF4D8B"/>
    <w:rsid w:val="00CF57AD"/>
    <w:rsid w:val="00CF5882"/>
    <w:rsid w:val="00CF593C"/>
    <w:rsid w:val="00CF68E4"/>
    <w:rsid w:val="00D00954"/>
    <w:rsid w:val="00D00E7C"/>
    <w:rsid w:val="00D010C6"/>
    <w:rsid w:val="00D01480"/>
    <w:rsid w:val="00D02344"/>
    <w:rsid w:val="00D03669"/>
    <w:rsid w:val="00D05087"/>
    <w:rsid w:val="00D05648"/>
    <w:rsid w:val="00D0657B"/>
    <w:rsid w:val="00D07559"/>
    <w:rsid w:val="00D10AAB"/>
    <w:rsid w:val="00D122DE"/>
    <w:rsid w:val="00D131ED"/>
    <w:rsid w:val="00D13721"/>
    <w:rsid w:val="00D137B3"/>
    <w:rsid w:val="00D1562E"/>
    <w:rsid w:val="00D164C0"/>
    <w:rsid w:val="00D16C18"/>
    <w:rsid w:val="00D16F97"/>
    <w:rsid w:val="00D17BC6"/>
    <w:rsid w:val="00D21A5A"/>
    <w:rsid w:val="00D21C2C"/>
    <w:rsid w:val="00D23172"/>
    <w:rsid w:val="00D23240"/>
    <w:rsid w:val="00D25EEB"/>
    <w:rsid w:val="00D26090"/>
    <w:rsid w:val="00D262EE"/>
    <w:rsid w:val="00D2682B"/>
    <w:rsid w:val="00D26D2E"/>
    <w:rsid w:val="00D31263"/>
    <w:rsid w:val="00D3132F"/>
    <w:rsid w:val="00D33993"/>
    <w:rsid w:val="00D37999"/>
    <w:rsid w:val="00D402F2"/>
    <w:rsid w:val="00D4183B"/>
    <w:rsid w:val="00D4204C"/>
    <w:rsid w:val="00D43475"/>
    <w:rsid w:val="00D435CA"/>
    <w:rsid w:val="00D43E12"/>
    <w:rsid w:val="00D44A4D"/>
    <w:rsid w:val="00D450AA"/>
    <w:rsid w:val="00D50F7D"/>
    <w:rsid w:val="00D52278"/>
    <w:rsid w:val="00D52E86"/>
    <w:rsid w:val="00D54245"/>
    <w:rsid w:val="00D5555D"/>
    <w:rsid w:val="00D56090"/>
    <w:rsid w:val="00D628A2"/>
    <w:rsid w:val="00D62AD4"/>
    <w:rsid w:val="00D66080"/>
    <w:rsid w:val="00D66711"/>
    <w:rsid w:val="00D6732C"/>
    <w:rsid w:val="00D70AA5"/>
    <w:rsid w:val="00D70FCB"/>
    <w:rsid w:val="00D7147D"/>
    <w:rsid w:val="00D72DCE"/>
    <w:rsid w:val="00D73C1E"/>
    <w:rsid w:val="00D8092A"/>
    <w:rsid w:val="00D810FA"/>
    <w:rsid w:val="00D85AAA"/>
    <w:rsid w:val="00D86A4C"/>
    <w:rsid w:val="00D86F18"/>
    <w:rsid w:val="00D92B75"/>
    <w:rsid w:val="00D92E85"/>
    <w:rsid w:val="00D9457B"/>
    <w:rsid w:val="00D94E04"/>
    <w:rsid w:val="00D959A4"/>
    <w:rsid w:val="00D97391"/>
    <w:rsid w:val="00D974A9"/>
    <w:rsid w:val="00DA1127"/>
    <w:rsid w:val="00DA1A81"/>
    <w:rsid w:val="00DA2C6D"/>
    <w:rsid w:val="00DA47B2"/>
    <w:rsid w:val="00DA53DD"/>
    <w:rsid w:val="00DA6AC0"/>
    <w:rsid w:val="00DA7FB2"/>
    <w:rsid w:val="00DB1767"/>
    <w:rsid w:val="00DB3B6E"/>
    <w:rsid w:val="00DB4968"/>
    <w:rsid w:val="00DB4BE7"/>
    <w:rsid w:val="00DB5F27"/>
    <w:rsid w:val="00DC12F8"/>
    <w:rsid w:val="00DC250F"/>
    <w:rsid w:val="00DC25D1"/>
    <w:rsid w:val="00DC2CA0"/>
    <w:rsid w:val="00DC2CA2"/>
    <w:rsid w:val="00DC4120"/>
    <w:rsid w:val="00DC4575"/>
    <w:rsid w:val="00DC4EA4"/>
    <w:rsid w:val="00DC5352"/>
    <w:rsid w:val="00DD0136"/>
    <w:rsid w:val="00DD49B4"/>
    <w:rsid w:val="00DD51E2"/>
    <w:rsid w:val="00DD6FFE"/>
    <w:rsid w:val="00DE05F3"/>
    <w:rsid w:val="00DE0875"/>
    <w:rsid w:val="00DE1242"/>
    <w:rsid w:val="00DE1553"/>
    <w:rsid w:val="00DE1C41"/>
    <w:rsid w:val="00DE1E92"/>
    <w:rsid w:val="00DE1ECB"/>
    <w:rsid w:val="00DE36C3"/>
    <w:rsid w:val="00DE37DD"/>
    <w:rsid w:val="00DE37E2"/>
    <w:rsid w:val="00DE57CD"/>
    <w:rsid w:val="00DE5D44"/>
    <w:rsid w:val="00DE6C54"/>
    <w:rsid w:val="00DE789E"/>
    <w:rsid w:val="00DF0CD4"/>
    <w:rsid w:val="00DF2761"/>
    <w:rsid w:val="00DF2B51"/>
    <w:rsid w:val="00DF2C57"/>
    <w:rsid w:val="00DF3B3D"/>
    <w:rsid w:val="00DF3F36"/>
    <w:rsid w:val="00DF5670"/>
    <w:rsid w:val="00DF762D"/>
    <w:rsid w:val="00DF7A92"/>
    <w:rsid w:val="00E01964"/>
    <w:rsid w:val="00E02077"/>
    <w:rsid w:val="00E049A7"/>
    <w:rsid w:val="00E04CDC"/>
    <w:rsid w:val="00E05D79"/>
    <w:rsid w:val="00E06457"/>
    <w:rsid w:val="00E0685E"/>
    <w:rsid w:val="00E069C2"/>
    <w:rsid w:val="00E06A5F"/>
    <w:rsid w:val="00E11CF4"/>
    <w:rsid w:val="00E138CE"/>
    <w:rsid w:val="00E13A06"/>
    <w:rsid w:val="00E13ECD"/>
    <w:rsid w:val="00E17007"/>
    <w:rsid w:val="00E20948"/>
    <w:rsid w:val="00E214EF"/>
    <w:rsid w:val="00E23E8D"/>
    <w:rsid w:val="00E25881"/>
    <w:rsid w:val="00E25ED1"/>
    <w:rsid w:val="00E26175"/>
    <w:rsid w:val="00E264D0"/>
    <w:rsid w:val="00E266A7"/>
    <w:rsid w:val="00E26F9D"/>
    <w:rsid w:val="00E27812"/>
    <w:rsid w:val="00E27C95"/>
    <w:rsid w:val="00E3243F"/>
    <w:rsid w:val="00E332B7"/>
    <w:rsid w:val="00E3450E"/>
    <w:rsid w:val="00E35181"/>
    <w:rsid w:val="00E3519D"/>
    <w:rsid w:val="00E36231"/>
    <w:rsid w:val="00E36903"/>
    <w:rsid w:val="00E374BE"/>
    <w:rsid w:val="00E4424C"/>
    <w:rsid w:val="00E450EE"/>
    <w:rsid w:val="00E45DDE"/>
    <w:rsid w:val="00E51C8E"/>
    <w:rsid w:val="00E53219"/>
    <w:rsid w:val="00E56F93"/>
    <w:rsid w:val="00E57716"/>
    <w:rsid w:val="00E60EED"/>
    <w:rsid w:val="00E622AA"/>
    <w:rsid w:val="00E62C5D"/>
    <w:rsid w:val="00E65E02"/>
    <w:rsid w:val="00E67E5F"/>
    <w:rsid w:val="00E72A9A"/>
    <w:rsid w:val="00E72CA6"/>
    <w:rsid w:val="00E72E0C"/>
    <w:rsid w:val="00E73771"/>
    <w:rsid w:val="00E73F86"/>
    <w:rsid w:val="00E742DE"/>
    <w:rsid w:val="00E747EA"/>
    <w:rsid w:val="00E75978"/>
    <w:rsid w:val="00E7653B"/>
    <w:rsid w:val="00E769AF"/>
    <w:rsid w:val="00E76FCE"/>
    <w:rsid w:val="00E77204"/>
    <w:rsid w:val="00E80794"/>
    <w:rsid w:val="00E8285A"/>
    <w:rsid w:val="00E8332E"/>
    <w:rsid w:val="00E8505A"/>
    <w:rsid w:val="00E851DA"/>
    <w:rsid w:val="00E852A4"/>
    <w:rsid w:val="00E86443"/>
    <w:rsid w:val="00E90764"/>
    <w:rsid w:val="00E90D28"/>
    <w:rsid w:val="00E91FFD"/>
    <w:rsid w:val="00E96439"/>
    <w:rsid w:val="00E97E7D"/>
    <w:rsid w:val="00EA070C"/>
    <w:rsid w:val="00EA0C2C"/>
    <w:rsid w:val="00EA133F"/>
    <w:rsid w:val="00EA2250"/>
    <w:rsid w:val="00EA24D2"/>
    <w:rsid w:val="00EA42E9"/>
    <w:rsid w:val="00EA68D0"/>
    <w:rsid w:val="00EB0466"/>
    <w:rsid w:val="00EB0F24"/>
    <w:rsid w:val="00EB1404"/>
    <w:rsid w:val="00EB200F"/>
    <w:rsid w:val="00EB2EB8"/>
    <w:rsid w:val="00EB3986"/>
    <w:rsid w:val="00EB40C2"/>
    <w:rsid w:val="00EB434C"/>
    <w:rsid w:val="00EB6567"/>
    <w:rsid w:val="00EC1143"/>
    <w:rsid w:val="00EC1C9F"/>
    <w:rsid w:val="00EC2517"/>
    <w:rsid w:val="00EC2988"/>
    <w:rsid w:val="00EC329D"/>
    <w:rsid w:val="00EC3CDB"/>
    <w:rsid w:val="00EC5FA2"/>
    <w:rsid w:val="00EC6C21"/>
    <w:rsid w:val="00ED1D2C"/>
    <w:rsid w:val="00ED505D"/>
    <w:rsid w:val="00ED5BF0"/>
    <w:rsid w:val="00ED631E"/>
    <w:rsid w:val="00ED6590"/>
    <w:rsid w:val="00EE15C4"/>
    <w:rsid w:val="00EE21BE"/>
    <w:rsid w:val="00EE23A1"/>
    <w:rsid w:val="00EE36B6"/>
    <w:rsid w:val="00EE3A7D"/>
    <w:rsid w:val="00EF2688"/>
    <w:rsid w:val="00EF455A"/>
    <w:rsid w:val="00F004D2"/>
    <w:rsid w:val="00F00D84"/>
    <w:rsid w:val="00F01AAF"/>
    <w:rsid w:val="00F03C44"/>
    <w:rsid w:val="00F041BD"/>
    <w:rsid w:val="00F06015"/>
    <w:rsid w:val="00F07C61"/>
    <w:rsid w:val="00F11382"/>
    <w:rsid w:val="00F117E0"/>
    <w:rsid w:val="00F1198A"/>
    <w:rsid w:val="00F11B92"/>
    <w:rsid w:val="00F12A90"/>
    <w:rsid w:val="00F13498"/>
    <w:rsid w:val="00F147D2"/>
    <w:rsid w:val="00F15BAD"/>
    <w:rsid w:val="00F15FCD"/>
    <w:rsid w:val="00F176B8"/>
    <w:rsid w:val="00F215DC"/>
    <w:rsid w:val="00F2230E"/>
    <w:rsid w:val="00F22A5B"/>
    <w:rsid w:val="00F23756"/>
    <w:rsid w:val="00F243A2"/>
    <w:rsid w:val="00F24C94"/>
    <w:rsid w:val="00F25E4B"/>
    <w:rsid w:val="00F26DDC"/>
    <w:rsid w:val="00F27F18"/>
    <w:rsid w:val="00F309C5"/>
    <w:rsid w:val="00F310AB"/>
    <w:rsid w:val="00F316A0"/>
    <w:rsid w:val="00F32D31"/>
    <w:rsid w:val="00F3311C"/>
    <w:rsid w:val="00F332B2"/>
    <w:rsid w:val="00F33B6E"/>
    <w:rsid w:val="00F34D89"/>
    <w:rsid w:val="00F370F2"/>
    <w:rsid w:val="00F40776"/>
    <w:rsid w:val="00F40CF9"/>
    <w:rsid w:val="00F415A3"/>
    <w:rsid w:val="00F43F33"/>
    <w:rsid w:val="00F448F5"/>
    <w:rsid w:val="00F4736F"/>
    <w:rsid w:val="00F479FD"/>
    <w:rsid w:val="00F47FE8"/>
    <w:rsid w:val="00F50193"/>
    <w:rsid w:val="00F52BDF"/>
    <w:rsid w:val="00F54631"/>
    <w:rsid w:val="00F55098"/>
    <w:rsid w:val="00F573FC"/>
    <w:rsid w:val="00F60F4D"/>
    <w:rsid w:val="00F6153A"/>
    <w:rsid w:val="00F6218C"/>
    <w:rsid w:val="00F6234E"/>
    <w:rsid w:val="00F62ACC"/>
    <w:rsid w:val="00F632E2"/>
    <w:rsid w:val="00F633A8"/>
    <w:rsid w:val="00F63B58"/>
    <w:rsid w:val="00F64EDE"/>
    <w:rsid w:val="00F65021"/>
    <w:rsid w:val="00F655EE"/>
    <w:rsid w:val="00F6645B"/>
    <w:rsid w:val="00F66C29"/>
    <w:rsid w:val="00F67088"/>
    <w:rsid w:val="00F708F9"/>
    <w:rsid w:val="00F72A32"/>
    <w:rsid w:val="00F75647"/>
    <w:rsid w:val="00F75915"/>
    <w:rsid w:val="00F766FB"/>
    <w:rsid w:val="00F76CD8"/>
    <w:rsid w:val="00F77769"/>
    <w:rsid w:val="00F779DC"/>
    <w:rsid w:val="00F81291"/>
    <w:rsid w:val="00F8165B"/>
    <w:rsid w:val="00F829B6"/>
    <w:rsid w:val="00F85099"/>
    <w:rsid w:val="00F85333"/>
    <w:rsid w:val="00F85385"/>
    <w:rsid w:val="00F85402"/>
    <w:rsid w:val="00F869AF"/>
    <w:rsid w:val="00F91500"/>
    <w:rsid w:val="00F920D5"/>
    <w:rsid w:val="00F9225C"/>
    <w:rsid w:val="00F93867"/>
    <w:rsid w:val="00F94A76"/>
    <w:rsid w:val="00F94B52"/>
    <w:rsid w:val="00F9595C"/>
    <w:rsid w:val="00F9606E"/>
    <w:rsid w:val="00F97C75"/>
    <w:rsid w:val="00FA08F7"/>
    <w:rsid w:val="00FA195E"/>
    <w:rsid w:val="00FA1E52"/>
    <w:rsid w:val="00FA2EBA"/>
    <w:rsid w:val="00FA40C5"/>
    <w:rsid w:val="00FA7F16"/>
    <w:rsid w:val="00FB18BB"/>
    <w:rsid w:val="00FB1D70"/>
    <w:rsid w:val="00FB23FA"/>
    <w:rsid w:val="00FB24F3"/>
    <w:rsid w:val="00FB338F"/>
    <w:rsid w:val="00FB3BCD"/>
    <w:rsid w:val="00FB5751"/>
    <w:rsid w:val="00FB67E7"/>
    <w:rsid w:val="00FB774F"/>
    <w:rsid w:val="00FC12BA"/>
    <w:rsid w:val="00FC195B"/>
    <w:rsid w:val="00FC1BD2"/>
    <w:rsid w:val="00FC32DD"/>
    <w:rsid w:val="00FC4571"/>
    <w:rsid w:val="00FC5668"/>
    <w:rsid w:val="00FC6849"/>
    <w:rsid w:val="00FC6A4E"/>
    <w:rsid w:val="00FC758B"/>
    <w:rsid w:val="00FD2666"/>
    <w:rsid w:val="00FD288F"/>
    <w:rsid w:val="00FD6099"/>
    <w:rsid w:val="00FE1B51"/>
    <w:rsid w:val="00FE22BD"/>
    <w:rsid w:val="00FE3BA8"/>
    <w:rsid w:val="00FE3BF2"/>
    <w:rsid w:val="00FE461B"/>
    <w:rsid w:val="00FE4E3E"/>
    <w:rsid w:val="00FE4F0E"/>
    <w:rsid w:val="00FE55F9"/>
    <w:rsid w:val="00FE7ED6"/>
    <w:rsid w:val="00FF0992"/>
    <w:rsid w:val="00FF1291"/>
    <w:rsid w:val="00FF16D5"/>
    <w:rsid w:val="00FF2D2A"/>
    <w:rsid w:val="00FF4C82"/>
    <w:rsid w:val="00FF52D6"/>
    <w:rsid w:val="00FF53BC"/>
    <w:rsid w:val="00FF6009"/>
    <w:rsid w:val="03C53F3A"/>
    <w:rsid w:val="046F5F34"/>
    <w:rsid w:val="051CE9F3"/>
    <w:rsid w:val="0A6A9386"/>
    <w:rsid w:val="0A7789DD"/>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6AB619"/>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745DFAA"/>
    <w:rsid w:val="6CABA7CB"/>
    <w:rsid w:val="6D4E267D"/>
    <w:rsid w:val="6EBF3046"/>
    <w:rsid w:val="701035E9"/>
    <w:rsid w:val="7256E0E0"/>
    <w:rsid w:val="749F744B"/>
    <w:rsid w:val="75B9A6BF"/>
    <w:rsid w:val="7659523A"/>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D2FF2"/>
  <w15:chartTrackingRefBased/>
  <w15:docId w15:val="{1CD461C0-92E1-4ABA-92F3-89C802E5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lsdException w:name="List Number" w:semiHidden="1"/>
    <w:lsdException w:name="List 2" w:semiHidden="1"/>
    <w:lsdException w:name="List 3" w:semiHidden="1"/>
    <w:lsdException w:name="List 4" w:semiHidden="1"/>
    <w:lsdException w:name="List 5" w:semiHidden="1"/>
    <w:lsdException w:name="List Bullet 2" w:semiHidden="1" w:uiPriority="0"/>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uiPriority="0"/>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5D"/>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qFormat/>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iPriority w:val="99"/>
    <w:unhideWhenUsed/>
    <w:rsid w:val="001E1B57"/>
    <w:pPr>
      <w:tabs>
        <w:tab w:val="center" w:pos="4513"/>
        <w:tab w:val="right" w:pos="9026"/>
      </w:tabs>
    </w:pPr>
  </w:style>
  <w:style w:type="character" w:customStyle="1" w:styleId="HeaderChar">
    <w:name w:val="Header Char"/>
    <w:basedOn w:val="DefaultParagraphFont"/>
    <w:link w:val="Header"/>
    <w:uiPriority w:val="99"/>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qFormat/>
    <w:rsid w:val="001E1B57"/>
    <w:pPr>
      <w:numPr>
        <w:numId w:val="6"/>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7"/>
      </w:numPr>
    </w:pPr>
    <w:rPr>
      <w:rFonts w:ascii="Noe Text Regular" w:hAnsi="Noe Text Regular"/>
      <w:bCs w:val="0"/>
    </w:rPr>
  </w:style>
  <w:style w:type="paragraph" w:customStyle="1" w:styleId="Bullet2">
    <w:name w:val="Bullet 2"/>
    <w:basedOn w:val="ListParagraph"/>
    <w:qFormat/>
    <w:rsid w:val="001E1B57"/>
    <w:pPr>
      <w:numPr>
        <w:ilvl w:val="1"/>
        <w:numId w:val="7"/>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7"/>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nhideWhenUsed/>
    <w:rsid w:val="001E1B57"/>
    <w:pPr>
      <w:numPr>
        <w:numId w:val="8"/>
      </w:numPr>
      <w:contextualSpacing/>
    </w:pPr>
  </w:style>
  <w:style w:type="paragraph" w:styleId="ListNumber">
    <w:name w:val="List Number"/>
    <w:basedOn w:val="Normal"/>
    <w:uiPriority w:val="99"/>
    <w:unhideWhenUsed/>
    <w:rsid w:val="001E1B57"/>
    <w:pPr>
      <w:numPr>
        <w:numId w:val="9"/>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qFormat/>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0"/>
      </w:numPr>
    </w:pPr>
  </w:style>
  <w:style w:type="paragraph" w:customStyle="1" w:styleId="Style2">
    <w:name w:val="Style2"/>
    <w:basedOn w:val="Normal"/>
    <w:next w:val="Normal"/>
    <w:qFormat/>
    <w:rsid w:val="001E1B57"/>
  </w:style>
  <w:style w:type="character" w:styleId="SubtleEmphasis">
    <w:name w:val="Subtle Emphasis"/>
    <w:aliases w:val="No. 1 Bullet"/>
    <w:uiPriority w:val="19"/>
    <w:qFormat/>
    <w:rsid w:val="001E1B57"/>
  </w:style>
  <w:style w:type="table" w:styleId="TableGrid">
    <w:name w:val="Table Grid"/>
    <w:basedOn w:val="TableNormal"/>
    <w:uiPriority w:val="5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ind w:left="357" w:hanging="357"/>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uiPriority w:val="99"/>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uiPriority w:val="99"/>
    <w:semiHidden/>
    <w:rsid w:val="00CD2CCC"/>
    <w:rPr>
      <w:rFonts w:ascii="Arial" w:eastAsia="Times New Roman" w:hAnsi="Arial" w:cs="Times New Roman"/>
      <w:sz w:val="20"/>
      <w:szCs w:val="20"/>
      <w:lang w:eastAsia="en-GB"/>
    </w:rPr>
  </w:style>
  <w:style w:type="character" w:styleId="CommentReference">
    <w:name w:val="annotation reference"/>
    <w:uiPriority w:val="99"/>
    <w:qFormat/>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uiPriority w:val="99"/>
    <w:rsid w:val="00CD2CCC"/>
    <w:rPr>
      <w:rFonts w:ascii="Calibri" w:eastAsia="MS Mincho" w:hAnsi="Calibri" w:cs="Times New Roman"/>
      <w:szCs w:val="20"/>
    </w:rPr>
  </w:style>
  <w:style w:type="character" w:customStyle="1" w:styleId="CommentTextChar">
    <w:name w:val="Comment Text Char"/>
    <w:basedOn w:val="DefaultParagraphFont"/>
    <w:link w:val="CommentText"/>
    <w:uiPriority w:val="99"/>
    <w:qForma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uiPriority w:val="99"/>
    <w:rsid w:val="00CD2CCC"/>
    <w:rPr>
      <w:b/>
      <w:bCs w:val="0"/>
    </w:rPr>
  </w:style>
  <w:style w:type="character" w:customStyle="1" w:styleId="CommentSubjectChar">
    <w:name w:val="Comment Subject Char"/>
    <w:basedOn w:val="CommentTextChar"/>
    <w:link w:val="CommentSubject"/>
    <w:uiPriority w:val="99"/>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 w:type="paragraph" w:customStyle="1" w:styleId="Strong1">
    <w:name w:val="Strong1"/>
    <w:qFormat/>
    <w:rsid w:val="0041138D"/>
    <w:pPr>
      <w:spacing w:after="0" w:line="240" w:lineRule="auto"/>
    </w:pPr>
    <w:rPr>
      <w:rFonts w:ascii="Calibri" w:eastAsia="Calibri" w:hAnsi="Calibri" w:cs="Calibri"/>
      <w:b/>
      <w:bCs/>
      <w:color w:val="222831"/>
      <w:sz w:val="21"/>
      <w:szCs w:val="21"/>
      <w:lang w:val="en-IN" w:eastAsia="en-IN"/>
    </w:rPr>
  </w:style>
  <w:style w:type="character" w:styleId="FootnoteReference">
    <w:name w:val="footnote reference"/>
    <w:uiPriority w:val="99"/>
    <w:semiHidden/>
    <w:unhideWhenUsed/>
    <w:rsid w:val="0041138D"/>
    <w:rPr>
      <w:vertAlign w:val="superscript"/>
    </w:rPr>
  </w:style>
  <w:style w:type="character" w:styleId="EndnoteReference">
    <w:name w:val="endnote reference"/>
    <w:uiPriority w:val="99"/>
    <w:semiHidden/>
    <w:unhideWhenUsed/>
    <w:rsid w:val="0041138D"/>
    <w:rPr>
      <w:vertAlign w:val="superscript"/>
    </w:rPr>
  </w:style>
  <w:style w:type="paragraph" w:styleId="EndnoteText">
    <w:name w:val="endnote text"/>
    <w:link w:val="EndnoteTextChar"/>
    <w:uiPriority w:val="99"/>
    <w:semiHidden/>
    <w:unhideWhenUsed/>
    <w:rsid w:val="0041138D"/>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41138D"/>
    <w:rPr>
      <w:rFonts w:ascii="Calibri" w:eastAsia="Calibri" w:hAnsi="Calibri" w:cs="Calibri"/>
      <w:color w:val="222831"/>
      <w:sz w:val="20"/>
      <w:szCs w:val="20"/>
      <w:lang w:val="en-IN" w:eastAsia="en-IN"/>
    </w:rPr>
  </w:style>
  <w:style w:type="paragraph" w:styleId="Caption">
    <w:name w:val="caption"/>
    <w:basedOn w:val="Normal"/>
    <w:next w:val="Normal"/>
    <w:uiPriority w:val="35"/>
    <w:semiHidden/>
    <w:unhideWhenUsed/>
    <w:qFormat/>
    <w:rsid w:val="0041138D"/>
    <w:pPr>
      <w:spacing w:after="200" w:line="278" w:lineRule="auto"/>
    </w:pPr>
    <w:rPr>
      <w:rFonts w:ascii="Aptos" w:eastAsiaTheme="minorEastAsia" w:hAnsi="Aptos"/>
      <w:b/>
      <w:color w:val="1A2B56" w:themeColor="accent1"/>
      <w:kern w:val="2"/>
      <w:sz w:val="18"/>
      <w:szCs w:val="18"/>
      <w:lang w:val="en-US"/>
      <w14:ligatures w14:val="standardContextual"/>
    </w:rPr>
  </w:style>
  <w:style w:type="character" w:styleId="PageNumber">
    <w:name w:val="page number"/>
    <w:basedOn w:val="DefaultParagraphFont"/>
    <w:uiPriority w:val="99"/>
    <w:semiHidden/>
    <w:unhideWhenUsed/>
    <w:rsid w:val="0041138D"/>
  </w:style>
  <w:style w:type="character" w:styleId="BookTitle">
    <w:name w:val="Book Title"/>
    <w:basedOn w:val="DefaultParagraphFont"/>
    <w:uiPriority w:val="33"/>
    <w:qFormat/>
    <w:rsid w:val="0041138D"/>
    <w:rPr>
      <w:b/>
      <w:bCs/>
      <w:i/>
      <w:iCs/>
      <w:spacing w:val="5"/>
    </w:rPr>
  </w:style>
  <w:style w:type="paragraph" w:styleId="IntenseQuote">
    <w:name w:val="Intense Quote"/>
    <w:basedOn w:val="Normal"/>
    <w:next w:val="Normal"/>
    <w:link w:val="IntenseQuoteChar"/>
    <w:uiPriority w:val="30"/>
    <w:qFormat/>
    <w:rsid w:val="0041138D"/>
    <w:pPr>
      <w:pBdr>
        <w:top w:val="single" w:sz="4" w:space="10" w:color="1A2B56" w:themeColor="accent1"/>
        <w:bottom w:val="single" w:sz="4" w:space="10" w:color="1A2B56" w:themeColor="accent1"/>
      </w:pBdr>
      <w:spacing w:before="360" w:after="360" w:line="278" w:lineRule="auto"/>
      <w:ind w:left="864" w:right="864"/>
      <w:jc w:val="center"/>
    </w:pPr>
    <w:rPr>
      <w:bCs w:val="0"/>
      <w:i/>
      <w:iCs/>
      <w:color w:val="1A2B56" w:themeColor="accent1"/>
      <w:kern w:val="2"/>
      <w:sz w:val="24"/>
      <w14:ligatures w14:val="standardContextual"/>
    </w:rPr>
  </w:style>
  <w:style w:type="character" w:customStyle="1" w:styleId="IntenseQuoteChar">
    <w:name w:val="Intense Quote Char"/>
    <w:basedOn w:val="DefaultParagraphFont"/>
    <w:link w:val="IntenseQuote"/>
    <w:uiPriority w:val="30"/>
    <w:rsid w:val="0041138D"/>
    <w:rPr>
      <w:i/>
      <w:iCs/>
      <w:color w:val="1A2B56" w:themeColor="accent1"/>
      <w:kern w:val="2"/>
      <w:sz w:val="24"/>
      <w:szCs w:val="24"/>
      <w14:ligatures w14:val="standardContextual"/>
    </w:rPr>
  </w:style>
  <w:style w:type="character" w:styleId="IntenseReference">
    <w:name w:val="Intense Reference"/>
    <w:basedOn w:val="DefaultParagraphFont"/>
    <w:uiPriority w:val="32"/>
    <w:qFormat/>
    <w:rsid w:val="0041138D"/>
    <w:rPr>
      <w:b/>
      <w:bCs/>
      <w:smallCaps/>
      <w:color w:val="1A2B56" w:themeColor="accent1"/>
      <w:spacing w:val="5"/>
    </w:rPr>
  </w:style>
  <w:style w:type="character" w:styleId="SubtleReference">
    <w:name w:val="Subtle Reference"/>
    <w:basedOn w:val="DefaultParagraphFont"/>
    <w:uiPriority w:val="31"/>
    <w:qFormat/>
    <w:rsid w:val="0041138D"/>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368847085">
      <w:marLeft w:val="0"/>
      <w:marRight w:val="0"/>
      <w:marTop w:val="0"/>
      <w:marBottom w:val="0"/>
      <w:divBdr>
        <w:top w:val="none" w:sz="0" w:space="0" w:color="auto"/>
        <w:left w:val="none" w:sz="0" w:space="0" w:color="auto"/>
        <w:bottom w:val="none" w:sz="0" w:space="0" w:color="auto"/>
        <w:right w:val="none" w:sz="0" w:space="0" w:color="auto"/>
      </w:divBdr>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82419373">
      <w:marLeft w:val="0"/>
      <w:marRight w:val="0"/>
      <w:marTop w:val="0"/>
      <w:marBottom w:val="0"/>
      <w:divBdr>
        <w:top w:val="none" w:sz="0" w:space="0" w:color="auto"/>
        <w:left w:val="none" w:sz="0" w:space="0" w:color="auto"/>
        <w:bottom w:val="none" w:sz="0" w:space="0" w:color="auto"/>
        <w:right w:val="none" w:sz="0" w:space="0" w:color="auto"/>
      </w:divBdr>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jp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A48708-9E5F-4DA3-AE20-9C5848560E2C}">
  <ds:schemaRefs>
    <ds:schemaRef ds:uri="http://schemas.openxmlformats.org/officeDocument/2006/bibliography"/>
  </ds:schemaRefs>
</ds:datastoreItem>
</file>

<file path=customXml/itemProps2.xml><?xml version="1.0" encoding="utf-8"?>
<ds:datastoreItem xmlns:ds="http://schemas.openxmlformats.org/officeDocument/2006/customXml" ds:itemID="{F30958AA-70C7-42B5-9711-02A0E4BB95BB}">
  <ds:schemaRefs>
    <ds:schemaRef ds:uri="http://schemas.microsoft.com/office/2006/metadata/properties"/>
    <ds:schemaRef ds:uri="http://schemas.microsoft.com/office/infopath/2007/PartnerControls"/>
    <ds:schemaRef ds:uri="de42048b-ec37-4ba8-8c7d-cce609e5a17c"/>
    <ds:schemaRef ds:uri="fb3f81c8-e39b-4405-bcc1-3e407ba7283f"/>
  </ds:schemaRefs>
</ds:datastoreItem>
</file>

<file path=customXml/itemProps3.xml><?xml version="1.0" encoding="utf-8"?>
<ds:datastoreItem xmlns:ds="http://schemas.openxmlformats.org/officeDocument/2006/customXml" ds:itemID="{31C556D7-E764-41A3-8C87-D5ACC2D3D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5CA4FF-1C1C-43A5-8052-30B4F4DC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Pages>
  <Words>21350</Words>
  <Characters>121700</Characters>
  <Application>Microsoft Office Word</Application>
  <DocSecurity>6</DocSecurity>
  <Lines>1014</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142765</CharactersWithSpaces>
  <SharedDoc>false</SharedDoc>
  <HLinks>
    <vt:vector size="924" baseType="variant">
      <vt:variant>
        <vt:i4>655381</vt:i4>
      </vt:variant>
      <vt:variant>
        <vt:i4>648</vt:i4>
      </vt:variant>
      <vt:variant>
        <vt:i4>0</vt:i4>
      </vt:variant>
      <vt:variant>
        <vt:i4>5</vt:i4>
      </vt:variant>
      <vt:variant>
        <vt:lpwstr/>
      </vt:variant>
      <vt:variant>
        <vt:lpwstr>ArchEngStdAIS</vt:lpwstr>
      </vt:variant>
      <vt:variant>
        <vt:i4>393243</vt:i4>
      </vt:variant>
      <vt:variant>
        <vt:i4>645</vt:i4>
      </vt:variant>
      <vt:variant>
        <vt:i4>0</vt:i4>
      </vt:variant>
      <vt:variant>
        <vt:i4>5</vt:i4>
      </vt:variant>
      <vt:variant>
        <vt:lpwstr/>
      </vt:variant>
      <vt:variant>
        <vt:lpwstr>ArchPrinc</vt:lpwstr>
      </vt:variant>
      <vt:variant>
        <vt:i4>7667833</vt:i4>
      </vt:variant>
      <vt:variant>
        <vt:i4>642</vt:i4>
      </vt:variant>
      <vt:variant>
        <vt:i4>0</vt:i4>
      </vt:variant>
      <vt:variant>
        <vt:i4>5</vt:i4>
      </vt:variant>
      <vt:variant>
        <vt:lpwstr/>
      </vt:variant>
      <vt:variant>
        <vt:lpwstr>EntArchPrin</vt:lpwstr>
      </vt:variant>
      <vt:variant>
        <vt:i4>6291582</vt:i4>
      </vt:variant>
      <vt:variant>
        <vt:i4>639</vt:i4>
      </vt:variant>
      <vt:variant>
        <vt:i4>0</vt:i4>
      </vt:variant>
      <vt:variant>
        <vt:i4>5</vt:i4>
      </vt:variant>
      <vt:variant>
        <vt:lpwstr/>
      </vt:variant>
      <vt:variant>
        <vt:lpwstr>EngDevPrinc</vt:lpwstr>
      </vt:variant>
      <vt:variant>
        <vt:i4>7340143</vt:i4>
      </vt:variant>
      <vt:variant>
        <vt:i4>636</vt:i4>
      </vt:variant>
      <vt:variant>
        <vt:i4>0</vt:i4>
      </vt:variant>
      <vt:variant>
        <vt:i4>5</vt:i4>
      </vt:variant>
      <vt:variant>
        <vt:lpwstr/>
      </vt:variant>
      <vt:variant>
        <vt:lpwstr>DataClsPol</vt:lpwstr>
      </vt:variant>
      <vt:variant>
        <vt:i4>7667833</vt:i4>
      </vt:variant>
      <vt:variant>
        <vt:i4>633</vt:i4>
      </vt:variant>
      <vt:variant>
        <vt:i4>0</vt:i4>
      </vt:variant>
      <vt:variant>
        <vt:i4>5</vt:i4>
      </vt:variant>
      <vt:variant>
        <vt:lpwstr/>
      </vt:variant>
      <vt:variant>
        <vt:lpwstr>EntArchPrin</vt:lpwstr>
      </vt:variant>
      <vt:variant>
        <vt:i4>7667833</vt:i4>
      </vt:variant>
      <vt:variant>
        <vt:i4>630</vt:i4>
      </vt:variant>
      <vt:variant>
        <vt:i4>0</vt:i4>
      </vt:variant>
      <vt:variant>
        <vt:i4>5</vt:i4>
      </vt:variant>
      <vt:variant>
        <vt:lpwstr/>
      </vt:variant>
      <vt:variant>
        <vt:lpwstr>EntArchPrin</vt:lpwstr>
      </vt:variant>
      <vt:variant>
        <vt:i4>7667833</vt:i4>
      </vt:variant>
      <vt:variant>
        <vt:i4>627</vt:i4>
      </vt:variant>
      <vt:variant>
        <vt:i4>0</vt:i4>
      </vt:variant>
      <vt:variant>
        <vt:i4>5</vt:i4>
      </vt:variant>
      <vt:variant>
        <vt:lpwstr/>
      </vt:variant>
      <vt:variant>
        <vt:lpwstr>EntArchPrin</vt:lpwstr>
      </vt:variant>
      <vt:variant>
        <vt:i4>7667833</vt:i4>
      </vt:variant>
      <vt:variant>
        <vt:i4>624</vt:i4>
      </vt:variant>
      <vt:variant>
        <vt:i4>0</vt:i4>
      </vt:variant>
      <vt:variant>
        <vt:i4>5</vt:i4>
      </vt:variant>
      <vt:variant>
        <vt:lpwstr/>
      </vt:variant>
      <vt:variant>
        <vt:lpwstr>EntArchPrin</vt:lpwstr>
      </vt:variant>
      <vt:variant>
        <vt:i4>7667833</vt:i4>
      </vt:variant>
      <vt:variant>
        <vt:i4>621</vt:i4>
      </vt:variant>
      <vt:variant>
        <vt:i4>0</vt:i4>
      </vt:variant>
      <vt:variant>
        <vt:i4>5</vt:i4>
      </vt:variant>
      <vt:variant>
        <vt:lpwstr/>
      </vt:variant>
      <vt:variant>
        <vt:lpwstr>EntArchPrin</vt:lpwstr>
      </vt:variant>
      <vt:variant>
        <vt:i4>7667833</vt:i4>
      </vt:variant>
      <vt:variant>
        <vt:i4>618</vt:i4>
      </vt:variant>
      <vt:variant>
        <vt:i4>0</vt:i4>
      </vt:variant>
      <vt:variant>
        <vt:i4>5</vt:i4>
      </vt:variant>
      <vt:variant>
        <vt:lpwstr/>
      </vt:variant>
      <vt:variant>
        <vt:lpwstr>EntArchPrin</vt:lpwstr>
      </vt:variant>
      <vt:variant>
        <vt:i4>7667833</vt:i4>
      </vt:variant>
      <vt:variant>
        <vt:i4>615</vt:i4>
      </vt:variant>
      <vt:variant>
        <vt:i4>0</vt:i4>
      </vt:variant>
      <vt:variant>
        <vt:i4>5</vt:i4>
      </vt:variant>
      <vt:variant>
        <vt:lpwstr/>
      </vt:variant>
      <vt:variant>
        <vt:lpwstr>EntArchPrin</vt:lpwstr>
      </vt:variant>
      <vt:variant>
        <vt:i4>7667833</vt:i4>
      </vt:variant>
      <vt:variant>
        <vt:i4>612</vt:i4>
      </vt:variant>
      <vt:variant>
        <vt:i4>0</vt:i4>
      </vt:variant>
      <vt:variant>
        <vt:i4>5</vt:i4>
      </vt:variant>
      <vt:variant>
        <vt:lpwstr/>
      </vt:variant>
      <vt:variant>
        <vt:lpwstr>EntArchPrin</vt:lpwstr>
      </vt:variant>
      <vt:variant>
        <vt:i4>7667833</vt:i4>
      </vt:variant>
      <vt:variant>
        <vt:i4>609</vt:i4>
      </vt:variant>
      <vt:variant>
        <vt:i4>0</vt:i4>
      </vt:variant>
      <vt:variant>
        <vt:i4>5</vt:i4>
      </vt:variant>
      <vt:variant>
        <vt:lpwstr/>
      </vt:variant>
      <vt:variant>
        <vt:lpwstr>EntArchPrin</vt:lpwstr>
      </vt:variant>
      <vt:variant>
        <vt:i4>1114150</vt:i4>
      </vt:variant>
      <vt:variant>
        <vt:i4>606</vt:i4>
      </vt:variant>
      <vt:variant>
        <vt:i4>0</vt:i4>
      </vt:variant>
      <vt:variant>
        <vt:i4>5</vt:i4>
      </vt:variant>
      <vt:variant>
        <vt:lpwstr/>
      </vt:variant>
      <vt:variant>
        <vt:lpwstr>_Example</vt:lpwstr>
      </vt:variant>
      <vt:variant>
        <vt:i4>2031659</vt:i4>
      </vt:variant>
      <vt:variant>
        <vt:i4>603</vt:i4>
      </vt:variant>
      <vt:variant>
        <vt:i4>0</vt:i4>
      </vt:variant>
      <vt:variant>
        <vt:i4>5</vt:i4>
      </vt:variant>
      <vt:variant>
        <vt:lpwstr/>
      </vt:variant>
      <vt:variant>
        <vt:lpwstr>_8._Enterprise_Pattern</vt:lpwstr>
      </vt:variant>
      <vt:variant>
        <vt:i4>5832805</vt:i4>
      </vt:variant>
      <vt:variant>
        <vt:i4>600</vt:i4>
      </vt:variant>
      <vt:variant>
        <vt:i4>0</vt:i4>
      </vt:variant>
      <vt:variant>
        <vt:i4>5</vt:i4>
      </vt:variant>
      <vt:variant>
        <vt:lpwstr/>
      </vt:variant>
      <vt:variant>
        <vt:lpwstr>_Detailed_Decision_Tree</vt:lpwstr>
      </vt:variant>
      <vt:variant>
        <vt:i4>1441843</vt:i4>
      </vt:variant>
      <vt:variant>
        <vt:i4>597</vt:i4>
      </vt:variant>
      <vt:variant>
        <vt:i4>0</vt:i4>
      </vt:variant>
      <vt:variant>
        <vt:i4>5</vt:i4>
      </vt:variant>
      <vt:variant>
        <vt:lpwstr/>
      </vt:variant>
      <vt:variant>
        <vt:lpwstr>_Common_Use_Cases</vt:lpwstr>
      </vt:variant>
      <vt:variant>
        <vt:i4>3014678</vt:i4>
      </vt:variant>
      <vt:variant>
        <vt:i4>594</vt:i4>
      </vt:variant>
      <vt:variant>
        <vt:i4>0</vt:i4>
      </vt:variant>
      <vt:variant>
        <vt:i4>5</vt:i4>
      </vt:variant>
      <vt:variant>
        <vt:lpwstr/>
      </vt:variant>
      <vt:variant>
        <vt:lpwstr>_Primary_Decision_Matrix</vt:lpwstr>
      </vt:variant>
      <vt:variant>
        <vt:i4>4849717</vt:i4>
      </vt:variant>
      <vt:variant>
        <vt:i4>588</vt:i4>
      </vt:variant>
      <vt:variant>
        <vt:i4>0</vt:i4>
      </vt:variant>
      <vt:variant>
        <vt:i4>5</vt:i4>
      </vt:variant>
      <vt:variant>
        <vt:lpwstr/>
      </vt:variant>
      <vt:variant>
        <vt:lpwstr>_10._Data_Platform</vt:lpwstr>
      </vt:variant>
      <vt:variant>
        <vt:i4>7667833</vt:i4>
      </vt:variant>
      <vt:variant>
        <vt:i4>585</vt:i4>
      </vt:variant>
      <vt:variant>
        <vt:i4>0</vt:i4>
      </vt:variant>
      <vt:variant>
        <vt:i4>5</vt:i4>
      </vt:variant>
      <vt:variant>
        <vt:lpwstr/>
      </vt:variant>
      <vt:variant>
        <vt:lpwstr>EntArchPrin</vt:lpwstr>
      </vt:variant>
      <vt:variant>
        <vt:i4>65538</vt:i4>
      </vt:variant>
      <vt:variant>
        <vt:i4>582</vt:i4>
      </vt:variant>
      <vt:variant>
        <vt:i4>0</vt:i4>
      </vt:variant>
      <vt:variant>
        <vt:i4>5</vt:i4>
      </vt:variant>
      <vt:variant>
        <vt:lpwstr/>
      </vt:variant>
      <vt:variant>
        <vt:lpwstr>_12_Guardrails</vt:lpwstr>
      </vt:variant>
      <vt:variant>
        <vt:i4>3080207</vt:i4>
      </vt:variant>
      <vt:variant>
        <vt:i4>579</vt:i4>
      </vt:variant>
      <vt:variant>
        <vt:i4>0</vt:i4>
      </vt:variant>
      <vt:variant>
        <vt:i4>5</vt:i4>
      </vt:variant>
      <vt:variant>
        <vt:lpwstr/>
      </vt:variant>
      <vt:variant>
        <vt:lpwstr>_11.1_Security_Principles</vt:lpwstr>
      </vt:variant>
      <vt:variant>
        <vt:i4>655381</vt:i4>
      </vt:variant>
      <vt:variant>
        <vt:i4>576</vt:i4>
      </vt:variant>
      <vt:variant>
        <vt:i4>0</vt:i4>
      </vt:variant>
      <vt:variant>
        <vt:i4>5</vt:i4>
      </vt:variant>
      <vt:variant>
        <vt:lpwstr/>
      </vt:variant>
      <vt:variant>
        <vt:lpwstr>ArchEngStdAIS</vt:lpwstr>
      </vt:variant>
      <vt:variant>
        <vt:i4>65538</vt:i4>
      </vt:variant>
      <vt:variant>
        <vt:i4>573</vt:i4>
      </vt:variant>
      <vt:variant>
        <vt:i4>0</vt:i4>
      </vt:variant>
      <vt:variant>
        <vt:i4>5</vt:i4>
      </vt:variant>
      <vt:variant>
        <vt:lpwstr/>
      </vt:variant>
      <vt:variant>
        <vt:lpwstr>_12_Guardrails</vt:lpwstr>
      </vt:variant>
      <vt:variant>
        <vt:i4>3080207</vt:i4>
      </vt:variant>
      <vt:variant>
        <vt:i4>570</vt:i4>
      </vt:variant>
      <vt:variant>
        <vt:i4>0</vt:i4>
      </vt:variant>
      <vt:variant>
        <vt:i4>5</vt:i4>
      </vt:variant>
      <vt:variant>
        <vt:lpwstr/>
      </vt:variant>
      <vt:variant>
        <vt:lpwstr>_11.1_Security_Principles</vt:lpwstr>
      </vt:variant>
      <vt:variant>
        <vt:i4>7667833</vt:i4>
      </vt:variant>
      <vt:variant>
        <vt:i4>567</vt:i4>
      </vt:variant>
      <vt:variant>
        <vt:i4>0</vt:i4>
      </vt:variant>
      <vt:variant>
        <vt:i4>5</vt:i4>
      </vt:variant>
      <vt:variant>
        <vt:lpwstr/>
      </vt:variant>
      <vt:variant>
        <vt:lpwstr>EntArchPrin</vt:lpwstr>
      </vt:variant>
      <vt:variant>
        <vt:i4>3342396</vt:i4>
      </vt:variant>
      <vt:variant>
        <vt:i4>564</vt:i4>
      </vt:variant>
      <vt:variant>
        <vt:i4>0</vt:i4>
      </vt:variant>
      <vt:variant>
        <vt:i4>5</vt:i4>
      </vt:variant>
      <vt:variant>
        <vt:lpwstr/>
      </vt:variant>
      <vt:variant>
        <vt:lpwstr>_14._Anti-Patterns</vt:lpwstr>
      </vt:variant>
      <vt:variant>
        <vt:i4>2031659</vt:i4>
      </vt:variant>
      <vt:variant>
        <vt:i4>561</vt:i4>
      </vt:variant>
      <vt:variant>
        <vt:i4>0</vt:i4>
      </vt:variant>
      <vt:variant>
        <vt:i4>5</vt:i4>
      </vt:variant>
      <vt:variant>
        <vt:lpwstr/>
      </vt:variant>
      <vt:variant>
        <vt:lpwstr>_8._Enterprise_Pattern</vt:lpwstr>
      </vt:variant>
      <vt:variant>
        <vt:i4>7667833</vt:i4>
      </vt:variant>
      <vt:variant>
        <vt:i4>558</vt:i4>
      </vt:variant>
      <vt:variant>
        <vt:i4>0</vt:i4>
      </vt:variant>
      <vt:variant>
        <vt:i4>5</vt:i4>
      </vt:variant>
      <vt:variant>
        <vt:lpwstr/>
      </vt:variant>
      <vt:variant>
        <vt:lpwstr>EntArchPrin</vt:lpwstr>
      </vt:variant>
      <vt:variant>
        <vt:i4>7667833</vt:i4>
      </vt:variant>
      <vt:variant>
        <vt:i4>555</vt:i4>
      </vt:variant>
      <vt:variant>
        <vt:i4>0</vt:i4>
      </vt:variant>
      <vt:variant>
        <vt:i4>5</vt:i4>
      </vt:variant>
      <vt:variant>
        <vt:lpwstr/>
      </vt:variant>
      <vt:variant>
        <vt:lpwstr>EntArchPrin</vt:lpwstr>
      </vt:variant>
      <vt:variant>
        <vt:i4>2031659</vt:i4>
      </vt:variant>
      <vt:variant>
        <vt:i4>552</vt:i4>
      </vt:variant>
      <vt:variant>
        <vt:i4>0</vt:i4>
      </vt:variant>
      <vt:variant>
        <vt:i4>5</vt:i4>
      </vt:variant>
      <vt:variant>
        <vt:lpwstr/>
      </vt:variant>
      <vt:variant>
        <vt:lpwstr>_8._Enterprise_Pattern</vt:lpwstr>
      </vt:variant>
      <vt:variant>
        <vt:i4>7667833</vt:i4>
      </vt:variant>
      <vt:variant>
        <vt:i4>549</vt:i4>
      </vt:variant>
      <vt:variant>
        <vt:i4>0</vt:i4>
      </vt:variant>
      <vt:variant>
        <vt:i4>5</vt:i4>
      </vt:variant>
      <vt:variant>
        <vt:lpwstr/>
      </vt:variant>
      <vt:variant>
        <vt:lpwstr>EntArchPrin</vt:lpwstr>
      </vt:variant>
      <vt:variant>
        <vt:i4>7667833</vt:i4>
      </vt:variant>
      <vt:variant>
        <vt:i4>546</vt:i4>
      </vt:variant>
      <vt:variant>
        <vt:i4>0</vt:i4>
      </vt:variant>
      <vt:variant>
        <vt:i4>5</vt:i4>
      </vt:variant>
      <vt:variant>
        <vt:lpwstr/>
      </vt:variant>
      <vt:variant>
        <vt:lpwstr>EntArchPrin</vt:lpwstr>
      </vt:variant>
      <vt:variant>
        <vt:i4>2031659</vt:i4>
      </vt:variant>
      <vt:variant>
        <vt:i4>543</vt:i4>
      </vt:variant>
      <vt:variant>
        <vt:i4>0</vt:i4>
      </vt:variant>
      <vt:variant>
        <vt:i4>5</vt:i4>
      </vt:variant>
      <vt:variant>
        <vt:lpwstr/>
      </vt:variant>
      <vt:variant>
        <vt:lpwstr>_8._Enterprise_Pattern</vt:lpwstr>
      </vt:variant>
      <vt:variant>
        <vt:i4>5898282</vt:i4>
      </vt:variant>
      <vt:variant>
        <vt:i4>540</vt:i4>
      </vt:variant>
      <vt:variant>
        <vt:i4>0</vt:i4>
      </vt:variant>
      <vt:variant>
        <vt:i4>5</vt:i4>
      </vt:variant>
      <vt:variant>
        <vt:lpwstr/>
      </vt:variant>
      <vt:variant>
        <vt:lpwstr>_7.3_Detailed_Architecture</vt:lpwstr>
      </vt:variant>
      <vt:variant>
        <vt:i4>7667833</vt:i4>
      </vt:variant>
      <vt:variant>
        <vt:i4>537</vt:i4>
      </vt:variant>
      <vt:variant>
        <vt:i4>0</vt:i4>
      </vt:variant>
      <vt:variant>
        <vt:i4>5</vt:i4>
      </vt:variant>
      <vt:variant>
        <vt:lpwstr/>
      </vt:variant>
      <vt:variant>
        <vt:lpwstr>EntArchPrin</vt:lpwstr>
      </vt:variant>
      <vt:variant>
        <vt:i4>6750216</vt:i4>
      </vt:variant>
      <vt:variant>
        <vt:i4>534</vt:i4>
      </vt:variant>
      <vt:variant>
        <vt:i4>0</vt:i4>
      </vt:variant>
      <vt:variant>
        <vt:i4>5</vt:i4>
      </vt:variant>
      <vt:variant>
        <vt:lpwstr/>
      </vt:variant>
      <vt:variant>
        <vt:lpwstr>_13._Exception_Process</vt:lpwstr>
      </vt:variant>
      <vt:variant>
        <vt:i4>2031659</vt:i4>
      </vt:variant>
      <vt:variant>
        <vt:i4>530</vt:i4>
      </vt:variant>
      <vt:variant>
        <vt:i4>0</vt:i4>
      </vt:variant>
      <vt:variant>
        <vt:i4>5</vt:i4>
      </vt:variant>
      <vt:variant>
        <vt:lpwstr/>
      </vt:variant>
      <vt:variant>
        <vt:lpwstr>_8._Enterprise_Pattern</vt:lpwstr>
      </vt:variant>
      <vt:variant>
        <vt:i4>7012357</vt:i4>
      </vt:variant>
      <vt:variant>
        <vt:i4>528</vt:i4>
      </vt:variant>
      <vt:variant>
        <vt:i4>0</vt:i4>
      </vt:variant>
      <vt:variant>
        <vt:i4>5</vt:i4>
      </vt:variant>
      <vt:variant>
        <vt:lpwstr/>
      </vt:variant>
      <vt:variant>
        <vt:lpwstr>SIF_Sec8</vt:lpwstr>
      </vt:variant>
      <vt:variant>
        <vt:i4>7667833</vt:i4>
      </vt:variant>
      <vt:variant>
        <vt:i4>525</vt:i4>
      </vt:variant>
      <vt:variant>
        <vt:i4>0</vt:i4>
      </vt:variant>
      <vt:variant>
        <vt:i4>5</vt:i4>
      </vt:variant>
      <vt:variant>
        <vt:lpwstr/>
      </vt:variant>
      <vt:variant>
        <vt:lpwstr>EntArchPrin</vt:lpwstr>
      </vt:variant>
      <vt:variant>
        <vt:i4>7667833</vt:i4>
      </vt:variant>
      <vt:variant>
        <vt:i4>522</vt:i4>
      </vt:variant>
      <vt:variant>
        <vt:i4>0</vt:i4>
      </vt:variant>
      <vt:variant>
        <vt:i4>5</vt:i4>
      </vt:variant>
      <vt:variant>
        <vt:lpwstr/>
      </vt:variant>
      <vt:variant>
        <vt:lpwstr>EntArchPrin</vt:lpwstr>
      </vt:variant>
      <vt:variant>
        <vt:i4>65538</vt:i4>
      </vt:variant>
      <vt:variant>
        <vt:i4>519</vt:i4>
      </vt:variant>
      <vt:variant>
        <vt:i4>0</vt:i4>
      </vt:variant>
      <vt:variant>
        <vt:i4>5</vt:i4>
      </vt:variant>
      <vt:variant>
        <vt:lpwstr/>
      </vt:variant>
      <vt:variant>
        <vt:lpwstr>_12_Guardrails</vt:lpwstr>
      </vt:variant>
      <vt:variant>
        <vt:i4>3080207</vt:i4>
      </vt:variant>
      <vt:variant>
        <vt:i4>516</vt:i4>
      </vt:variant>
      <vt:variant>
        <vt:i4>0</vt:i4>
      </vt:variant>
      <vt:variant>
        <vt:i4>5</vt:i4>
      </vt:variant>
      <vt:variant>
        <vt:lpwstr/>
      </vt:variant>
      <vt:variant>
        <vt:lpwstr>_11.1_Security_Principles</vt:lpwstr>
      </vt:variant>
      <vt:variant>
        <vt:i4>3014676</vt:i4>
      </vt:variant>
      <vt:variant>
        <vt:i4>513</vt:i4>
      </vt:variant>
      <vt:variant>
        <vt:i4>0</vt:i4>
      </vt:variant>
      <vt:variant>
        <vt:i4>5</vt:i4>
      </vt:variant>
      <vt:variant>
        <vt:lpwstr/>
      </vt:variant>
      <vt:variant>
        <vt:lpwstr>_5._Reference_Architecture</vt:lpwstr>
      </vt:variant>
      <vt:variant>
        <vt:i4>7667833</vt:i4>
      </vt:variant>
      <vt:variant>
        <vt:i4>510</vt:i4>
      </vt:variant>
      <vt:variant>
        <vt:i4>0</vt:i4>
      </vt:variant>
      <vt:variant>
        <vt:i4>5</vt:i4>
      </vt:variant>
      <vt:variant>
        <vt:lpwstr/>
      </vt:variant>
      <vt:variant>
        <vt:lpwstr>EntArchPrin</vt:lpwstr>
      </vt:variant>
      <vt:variant>
        <vt:i4>7667833</vt:i4>
      </vt:variant>
      <vt:variant>
        <vt:i4>507</vt:i4>
      </vt:variant>
      <vt:variant>
        <vt:i4>0</vt:i4>
      </vt:variant>
      <vt:variant>
        <vt:i4>5</vt:i4>
      </vt:variant>
      <vt:variant>
        <vt:lpwstr/>
      </vt:variant>
      <vt:variant>
        <vt:lpwstr>EntArchPrin</vt:lpwstr>
      </vt:variant>
      <vt:variant>
        <vt:i4>2031659</vt:i4>
      </vt:variant>
      <vt:variant>
        <vt:i4>504</vt:i4>
      </vt:variant>
      <vt:variant>
        <vt:i4>0</vt:i4>
      </vt:variant>
      <vt:variant>
        <vt:i4>5</vt:i4>
      </vt:variant>
      <vt:variant>
        <vt:lpwstr/>
      </vt:variant>
      <vt:variant>
        <vt:lpwstr>_8._Enterprise_Pattern</vt:lpwstr>
      </vt:variant>
      <vt:variant>
        <vt:i4>2883597</vt:i4>
      </vt:variant>
      <vt:variant>
        <vt:i4>501</vt:i4>
      </vt:variant>
      <vt:variant>
        <vt:i4>0</vt:i4>
      </vt:variant>
      <vt:variant>
        <vt:i4>5</vt:i4>
      </vt:variant>
      <vt:variant>
        <vt:lpwstr/>
      </vt:variant>
      <vt:variant>
        <vt:lpwstr>_4._Architectural_Position</vt:lpwstr>
      </vt:variant>
      <vt:variant>
        <vt:i4>7667833</vt:i4>
      </vt:variant>
      <vt:variant>
        <vt:i4>498</vt:i4>
      </vt:variant>
      <vt:variant>
        <vt:i4>0</vt:i4>
      </vt:variant>
      <vt:variant>
        <vt:i4>5</vt:i4>
      </vt:variant>
      <vt:variant>
        <vt:lpwstr/>
      </vt:variant>
      <vt:variant>
        <vt:lpwstr>EntArchPrin</vt:lpwstr>
      </vt:variant>
      <vt:variant>
        <vt:i4>5439542</vt:i4>
      </vt:variant>
      <vt:variant>
        <vt:i4>495</vt:i4>
      </vt:variant>
      <vt:variant>
        <vt:i4>0</vt:i4>
      </vt:variant>
      <vt:variant>
        <vt:i4>5</vt:i4>
      </vt:variant>
      <vt:variant>
        <vt:lpwstr/>
      </vt:variant>
      <vt:variant>
        <vt:lpwstr>SIF_Sec131</vt:lpwstr>
      </vt:variant>
      <vt:variant>
        <vt:i4>2031659</vt:i4>
      </vt:variant>
      <vt:variant>
        <vt:i4>492</vt:i4>
      </vt:variant>
      <vt:variant>
        <vt:i4>0</vt:i4>
      </vt:variant>
      <vt:variant>
        <vt:i4>5</vt:i4>
      </vt:variant>
      <vt:variant>
        <vt:lpwstr/>
      </vt:variant>
      <vt:variant>
        <vt:lpwstr>_8._Enterprise_Pattern</vt:lpwstr>
      </vt:variant>
      <vt:variant>
        <vt:i4>2883597</vt:i4>
      </vt:variant>
      <vt:variant>
        <vt:i4>489</vt:i4>
      </vt:variant>
      <vt:variant>
        <vt:i4>0</vt:i4>
      </vt:variant>
      <vt:variant>
        <vt:i4>5</vt:i4>
      </vt:variant>
      <vt:variant>
        <vt:lpwstr/>
      </vt:variant>
      <vt:variant>
        <vt:lpwstr>_4._Architectural_Position</vt:lpwstr>
      </vt:variant>
      <vt:variant>
        <vt:i4>7667833</vt:i4>
      </vt:variant>
      <vt:variant>
        <vt:i4>486</vt:i4>
      </vt:variant>
      <vt:variant>
        <vt:i4>0</vt:i4>
      </vt:variant>
      <vt:variant>
        <vt:i4>5</vt:i4>
      </vt:variant>
      <vt:variant>
        <vt:lpwstr/>
      </vt:variant>
      <vt:variant>
        <vt:lpwstr>EntArchPrin</vt:lpwstr>
      </vt:variant>
      <vt:variant>
        <vt:i4>2031659</vt:i4>
      </vt:variant>
      <vt:variant>
        <vt:i4>483</vt:i4>
      </vt:variant>
      <vt:variant>
        <vt:i4>0</vt:i4>
      </vt:variant>
      <vt:variant>
        <vt:i4>5</vt:i4>
      </vt:variant>
      <vt:variant>
        <vt:lpwstr/>
      </vt:variant>
      <vt:variant>
        <vt:lpwstr>_8._Enterprise_Pattern</vt:lpwstr>
      </vt:variant>
      <vt:variant>
        <vt:i4>5898282</vt:i4>
      </vt:variant>
      <vt:variant>
        <vt:i4>480</vt:i4>
      </vt:variant>
      <vt:variant>
        <vt:i4>0</vt:i4>
      </vt:variant>
      <vt:variant>
        <vt:i4>5</vt:i4>
      </vt:variant>
      <vt:variant>
        <vt:lpwstr/>
      </vt:variant>
      <vt:variant>
        <vt:lpwstr>_7.3_Detailed_Architecture</vt:lpwstr>
      </vt:variant>
      <vt:variant>
        <vt:i4>3014676</vt:i4>
      </vt:variant>
      <vt:variant>
        <vt:i4>477</vt:i4>
      </vt:variant>
      <vt:variant>
        <vt:i4>0</vt:i4>
      </vt:variant>
      <vt:variant>
        <vt:i4>5</vt:i4>
      </vt:variant>
      <vt:variant>
        <vt:lpwstr/>
      </vt:variant>
      <vt:variant>
        <vt:lpwstr>_5._Reference_Architecture</vt:lpwstr>
      </vt:variant>
      <vt:variant>
        <vt:i4>7667833</vt:i4>
      </vt:variant>
      <vt:variant>
        <vt:i4>474</vt:i4>
      </vt:variant>
      <vt:variant>
        <vt:i4>0</vt:i4>
      </vt:variant>
      <vt:variant>
        <vt:i4>5</vt:i4>
      </vt:variant>
      <vt:variant>
        <vt:lpwstr/>
      </vt:variant>
      <vt:variant>
        <vt:lpwstr>EntArchPrin</vt:lpwstr>
      </vt:variant>
      <vt:variant>
        <vt:i4>7667833</vt:i4>
      </vt:variant>
      <vt:variant>
        <vt:i4>471</vt:i4>
      </vt:variant>
      <vt:variant>
        <vt:i4>0</vt:i4>
      </vt:variant>
      <vt:variant>
        <vt:i4>5</vt:i4>
      </vt:variant>
      <vt:variant>
        <vt:lpwstr/>
      </vt:variant>
      <vt:variant>
        <vt:lpwstr>EntArchPrin</vt:lpwstr>
      </vt:variant>
      <vt:variant>
        <vt:i4>655430</vt:i4>
      </vt:variant>
      <vt:variant>
        <vt:i4>468</vt:i4>
      </vt:variant>
      <vt:variant>
        <vt:i4>0</vt:i4>
      </vt:variant>
      <vt:variant>
        <vt:i4>5</vt:i4>
      </vt:variant>
      <vt:variant>
        <vt:lpwstr>https://chausl.sharepoint.com/:w:/r/sites/CTG-Architecture/Shared Documents/EA Reference Docs/EA Reference Docs (Final)/ChArch-EAPrinciples.docx?d=w6dcb2f4cc77348159505d7501241ca26&amp;csf=1&amp;web=1&amp;e=5UY1Gn</vt:lpwstr>
      </vt:variant>
      <vt:variant>
        <vt:lpwstr/>
      </vt:variant>
      <vt:variant>
        <vt:i4>7667833</vt:i4>
      </vt:variant>
      <vt:variant>
        <vt:i4>465</vt:i4>
      </vt:variant>
      <vt:variant>
        <vt:i4>0</vt:i4>
      </vt:variant>
      <vt:variant>
        <vt:i4>5</vt:i4>
      </vt:variant>
      <vt:variant>
        <vt:lpwstr/>
      </vt:variant>
      <vt:variant>
        <vt:lpwstr>EntArchPrin</vt:lpwstr>
      </vt:variant>
      <vt:variant>
        <vt:i4>7667833</vt:i4>
      </vt:variant>
      <vt:variant>
        <vt:i4>462</vt:i4>
      </vt:variant>
      <vt:variant>
        <vt:i4>0</vt:i4>
      </vt:variant>
      <vt:variant>
        <vt:i4>5</vt:i4>
      </vt:variant>
      <vt:variant>
        <vt:lpwstr/>
      </vt:variant>
      <vt:variant>
        <vt:lpwstr>EntArchPrin</vt:lpwstr>
      </vt:variant>
      <vt:variant>
        <vt:i4>7667833</vt:i4>
      </vt:variant>
      <vt:variant>
        <vt:i4>459</vt:i4>
      </vt:variant>
      <vt:variant>
        <vt:i4>0</vt:i4>
      </vt:variant>
      <vt:variant>
        <vt:i4>5</vt:i4>
      </vt:variant>
      <vt:variant>
        <vt:lpwstr/>
      </vt:variant>
      <vt:variant>
        <vt:lpwstr>EntArchPrin</vt:lpwstr>
      </vt:variant>
      <vt:variant>
        <vt:i4>655430</vt:i4>
      </vt:variant>
      <vt:variant>
        <vt:i4>456</vt:i4>
      </vt:variant>
      <vt:variant>
        <vt:i4>0</vt:i4>
      </vt:variant>
      <vt:variant>
        <vt:i4>5</vt:i4>
      </vt:variant>
      <vt:variant>
        <vt:lpwstr>https://chausl.sharepoint.com/:w:/r/sites/CTG-Architecture/Shared Documents/EA Reference Docs/EA Reference Docs (Final)/ChArch-EAPrinciples.docx?d=w6dcb2f4cc77348159505d7501241ca26&amp;csf=1&amp;web=1&amp;e=5UY1Gn</vt:lpwstr>
      </vt:variant>
      <vt:variant>
        <vt:lpwstr/>
      </vt:variant>
      <vt:variant>
        <vt:i4>4849717</vt:i4>
      </vt:variant>
      <vt:variant>
        <vt:i4>453</vt:i4>
      </vt:variant>
      <vt:variant>
        <vt:i4>0</vt:i4>
      </vt:variant>
      <vt:variant>
        <vt:i4>5</vt:i4>
      </vt:variant>
      <vt:variant>
        <vt:lpwstr/>
      </vt:variant>
      <vt:variant>
        <vt:lpwstr>_10._Data_Platform</vt:lpwstr>
      </vt:variant>
      <vt:variant>
        <vt:i4>2031659</vt:i4>
      </vt:variant>
      <vt:variant>
        <vt:i4>450</vt:i4>
      </vt:variant>
      <vt:variant>
        <vt:i4>0</vt:i4>
      </vt:variant>
      <vt:variant>
        <vt:i4>5</vt:i4>
      </vt:variant>
      <vt:variant>
        <vt:lpwstr/>
      </vt:variant>
      <vt:variant>
        <vt:lpwstr>_8._Enterprise_Pattern</vt:lpwstr>
      </vt:variant>
      <vt:variant>
        <vt:i4>6750216</vt:i4>
      </vt:variant>
      <vt:variant>
        <vt:i4>447</vt:i4>
      </vt:variant>
      <vt:variant>
        <vt:i4>0</vt:i4>
      </vt:variant>
      <vt:variant>
        <vt:i4>5</vt:i4>
      </vt:variant>
      <vt:variant>
        <vt:lpwstr/>
      </vt:variant>
      <vt:variant>
        <vt:lpwstr>_13._Exception_Process</vt:lpwstr>
      </vt:variant>
      <vt:variant>
        <vt:i4>65538</vt:i4>
      </vt:variant>
      <vt:variant>
        <vt:i4>444</vt:i4>
      </vt:variant>
      <vt:variant>
        <vt:i4>0</vt:i4>
      </vt:variant>
      <vt:variant>
        <vt:i4>5</vt:i4>
      </vt:variant>
      <vt:variant>
        <vt:lpwstr/>
      </vt:variant>
      <vt:variant>
        <vt:lpwstr>_12_Guardrails</vt:lpwstr>
      </vt:variant>
      <vt:variant>
        <vt:i4>6750216</vt:i4>
      </vt:variant>
      <vt:variant>
        <vt:i4>441</vt:i4>
      </vt:variant>
      <vt:variant>
        <vt:i4>0</vt:i4>
      </vt:variant>
      <vt:variant>
        <vt:i4>5</vt:i4>
      </vt:variant>
      <vt:variant>
        <vt:lpwstr/>
      </vt:variant>
      <vt:variant>
        <vt:lpwstr>_13._Exception_Process</vt:lpwstr>
      </vt:variant>
      <vt:variant>
        <vt:i4>65538</vt:i4>
      </vt:variant>
      <vt:variant>
        <vt:i4>438</vt:i4>
      </vt:variant>
      <vt:variant>
        <vt:i4>0</vt:i4>
      </vt:variant>
      <vt:variant>
        <vt:i4>5</vt:i4>
      </vt:variant>
      <vt:variant>
        <vt:lpwstr/>
      </vt:variant>
      <vt:variant>
        <vt:lpwstr>_12_Guardrails</vt:lpwstr>
      </vt:variant>
      <vt:variant>
        <vt:i4>54</vt:i4>
      </vt:variant>
      <vt:variant>
        <vt:i4>435</vt:i4>
      </vt:variant>
      <vt:variant>
        <vt:i4>0</vt:i4>
      </vt:variant>
      <vt:variant>
        <vt:i4>5</vt:i4>
      </vt:variant>
      <vt:variant>
        <vt:lpwstr/>
      </vt:variant>
      <vt:variant>
        <vt:lpwstr>_Security_and_Operational</vt:lpwstr>
      </vt:variant>
      <vt:variant>
        <vt:i4>7929947</vt:i4>
      </vt:variant>
      <vt:variant>
        <vt:i4>432</vt:i4>
      </vt:variant>
      <vt:variant>
        <vt:i4>0</vt:i4>
      </vt:variant>
      <vt:variant>
        <vt:i4>5</vt:i4>
      </vt:variant>
      <vt:variant>
        <vt:lpwstr/>
      </vt:variant>
      <vt:variant>
        <vt:lpwstr>_Security_and_Trust</vt:lpwstr>
      </vt:variant>
      <vt:variant>
        <vt:i4>65538</vt:i4>
      </vt:variant>
      <vt:variant>
        <vt:i4>429</vt:i4>
      </vt:variant>
      <vt:variant>
        <vt:i4>0</vt:i4>
      </vt:variant>
      <vt:variant>
        <vt:i4>5</vt:i4>
      </vt:variant>
      <vt:variant>
        <vt:lpwstr/>
      </vt:variant>
      <vt:variant>
        <vt:lpwstr>_12_Guardrails</vt:lpwstr>
      </vt:variant>
      <vt:variant>
        <vt:i4>54</vt:i4>
      </vt:variant>
      <vt:variant>
        <vt:i4>426</vt:i4>
      </vt:variant>
      <vt:variant>
        <vt:i4>0</vt:i4>
      </vt:variant>
      <vt:variant>
        <vt:i4>5</vt:i4>
      </vt:variant>
      <vt:variant>
        <vt:lpwstr/>
      </vt:variant>
      <vt:variant>
        <vt:lpwstr>_Security_and_Operational</vt:lpwstr>
      </vt:variant>
      <vt:variant>
        <vt:i4>5046378</vt:i4>
      </vt:variant>
      <vt:variant>
        <vt:i4>423</vt:i4>
      </vt:variant>
      <vt:variant>
        <vt:i4>0</vt:i4>
      </vt:variant>
      <vt:variant>
        <vt:i4>5</vt:i4>
      </vt:variant>
      <vt:variant>
        <vt:lpwstr/>
      </vt:variant>
      <vt:variant>
        <vt:lpwstr>_Data_Platform_Position</vt:lpwstr>
      </vt:variant>
      <vt:variant>
        <vt:i4>54</vt:i4>
      </vt:variant>
      <vt:variant>
        <vt:i4>420</vt:i4>
      </vt:variant>
      <vt:variant>
        <vt:i4>0</vt:i4>
      </vt:variant>
      <vt:variant>
        <vt:i4>5</vt:i4>
      </vt:variant>
      <vt:variant>
        <vt:lpwstr/>
      </vt:variant>
      <vt:variant>
        <vt:lpwstr>_Security_and_Operational</vt:lpwstr>
      </vt:variant>
      <vt:variant>
        <vt:i4>4849717</vt:i4>
      </vt:variant>
      <vt:variant>
        <vt:i4>417</vt:i4>
      </vt:variant>
      <vt:variant>
        <vt:i4>0</vt:i4>
      </vt:variant>
      <vt:variant>
        <vt:i4>5</vt:i4>
      </vt:variant>
      <vt:variant>
        <vt:lpwstr/>
      </vt:variant>
      <vt:variant>
        <vt:lpwstr>_10._Data_Platform</vt:lpwstr>
      </vt:variant>
      <vt:variant>
        <vt:i4>2031659</vt:i4>
      </vt:variant>
      <vt:variant>
        <vt:i4>414</vt:i4>
      </vt:variant>
      <vt:variant>
        <vt:i4>0</vt:i4>
      </vt:variant>
      <vt:variant>
        <vt:i4>5</vt:i4>
      </vt:variant>
      <vt:variant>
        <vt:lpwstr/>
      </vt:variant>
      <vt:variant>
        <vt:lpwstr>_8._Enterprise_Pattern</vt:lpwstr>
      </vt:variant>
      <vt:variant>
        <vt:i4>3932170</vt:i4>
      </vt:variant>
      <vt:variant>
        <vt:i4>411</vt:i4>
      </vt:variant>
      <vt:variant>
        <vt:i4>0</vt:i4>
      </vt:variant>
      <vt:variant>
        <vt:i4>5</vt:i4>
      </vt:variant>
      <vt:variant>
        <vt:lpwstr/>
      </vt:variant>
      <vt:variant>
        <vt:lpwstr>_Choosing_an_Integration</vt:lpwstr>
      </vt:variant>
      <vt:variant>
        <vt:i4>2031675</vt:i4>
      </vt:variant>
      <vt:variant>
        <vt:i4>408</vt:i4>
      </vt:variant>
      <vt:variant>
        <vt:i4>0</vt:i4>
      </vt:variant>
      <vt:variant>
        <vt:i4>5</vt:i4>
      </vt:variant>
      <vt:variant>
        <vt:lpwstr/>
      </vt:variant>
      <vt:variant>
        <vt:lpwstr>_Enterprise_Pattern_Catalogue</vt:lpwstr>
      </vt:variant>
      <vt:variant>
        <vt:i4>3932170</vt:i4>
      </vt:variant>
      <vt:variant>
        <vt:i4>405</vt:i4>
      </vt:variant>
      <vt:variant>
        <vt:i4>0</vt:i4>
      </vt:variant>
      <vt:variant>
        <vt:i4>5</vt:i4>
      </vt:variant>
      <vt:variant>
        <vt:lpwstr/>
      </vt:variant>
      <vt:variant>
        <vt:lpwstr>_Choosing_an_Integration</vt:lpwstr>
      </vt:variant>
      <vt:variant>
        <vt:i4>6619262</vt:i4>
      </vt:variant>
      <vt:variant>
        <vt:i4>402</vt:i4>
      </vt:variant>
      <vt:variant>
        <vt:i4>0</vt:i4>
      </vt:variant>
      <vt:variant>
        <vt:i4>5</vt:i4>
      </vt:variant>
      <vt:variant>
        <vt:lpwstr/>
      </vt:variant>
      <vt:variant>
        <vt:lpwstr>_Reference_Architecture</vt:lpwstr>
      </vt:variant>
      <vt:variant>
        <vt:i4>2883597</vt:i4>
      </vt:variant>
      <vt:variant>
        <vt:i4>399</vt:i4>
      </vt:variant>
      <vt:variant>
        <vt:i4>0</vt:i4>
      </vt:variant>
      <vt:variant>
        <vt:i4>5</vt:i4>
      </vt:variant>
      <vt:variant>
        <vt:lpwstr/>
      </vt:variant>
      <vt:variant>
        <vt:lpwstr>_4._Architectural_Position</vt:lpwstr>
      </vt:variant>
      <vt:variant>
        <vt:i4>8192085</vt:i4>
      </vt:variant>
      <vt:variant>
        <vt:i4>396</vt:i4>
      </vt:variant>
      <vt:variant>
        <vt:i4>0</vt:i4>
      </vt:variant>
      <vt:variant>
        <vt:i4>5</vt:i4>
      </vt:variant>
      <vt:variant>
        <vt:lpwstr/>
      </vt:variant>
      <vt:variant>
        <vt:lpwstr>_Exception_Process_and</vt:lpwstr>
      </vt:variant>
      <vt:variant>
        <vt:i4>7274563</vt:i4>
      </vt:variant>
      <vt:variant>
        <vt:i4>393</vt:i4>
      </vt:variant>
      <vt:variant>
        <vt:i4>0</vt:i4>
      </vt:variant>
      <vt:variant>
        <vt:i4>5</vt:i4>
      </vt:variant>
      <vt:variant>
        <vt:lpwstr/>
      </vt:variant>
      <vt:variant>
        <vt:lpwstr>_Guardrails</vt:lpwstr>
      </vt:variant>
      <vt:variant>
        <vt:i4>8126582</vt:i4>
      </vt:variant>
      <vt:variant>
        <vt:i4>390</vt:i4>
      </vt:variant>
      <vt:variant>
        <vt:i4>0</vt:i4>
      </vt:variant>
      <vt:variant>
        <vt:i4>5</vt:i4>
      </vt:variant>
      <vt:variant>
        <vt:lpwstr/>
      </vt:variant>
      <vt:variant>
        <vt:lpwstr>_Architectural_Position</vt:lpwstr>
      </vt:variant>
      <vt:variant>
        <vt:i4>8323187</vt:i4>
      </vt:variant>
      <vt:variant>
        <vt:i4>387</vt:i4>
      </vt:variant>
      <vt:variant>
        <vt:i4>0</vt:i4>
      </vt:variant>
      <vt:variant>
        <vt:i4>5</vt:i4>
      </vt:variant>
      <vt:variant>
        <vt:lpwstr/>
      </vt:variant>
      <vt:variant>
        <vt:lpwstr>_Executive_Summary</vt:lpwstr>
      </vt:variant>
      <vt:variant>
        <vt:i4>7471225</vt:i4>
      </vt:variant>
      <vt:variant>
        <vt:i4>384</vt:i4>
      </vt:variant>
      <vt:variant>
        <vt:i4>0</vt:i4>
      </vt:variant>
      <vt:variant>
        <vt:i4>5</vt:i4>
      </vt:variant>
      <vt:variant>
        <vt:lpwstr>https://chausl.sharepoint.com/:w:/r/sites/CTG-Architecture/Shared Documents/Strategy/Engineering Standards/ChArch-EngineeringStandards-Cloud.docx?d=w37a75347bc4f4be6bde3912446cca54c&amp;csf=1&amp;web=1&amp;e=zKp5O1</vt:lpwstr>
      </vt:variant>
      <vt:variant>
        <vt:lpwstr/>
      </vt:variant>
      <vt:variant>
        <vt:i4>393310</vt:i4>
      </vt:variant>
      <vt:variant>
        <vt:i4>381</vt:i4>
      </vt:variant>
      <vt:variant>
        <vt:i4>0</vt:i4>
      </vt:variant>
      <vt:variant>
        <vt:i4>5</vt:i4>
      </vt:variant>
      <vt:variant>
        <vt:lpwstr>https://chausl.sharepoint.com/:w:/r/sites/CTG-Architecture/Shared Documents/Strategy/Engineering Standards/ChArch-EngineeringStandards-AIS.docx?d=w29b6780587a24dde8e150ba28f0d0be0&amp;csf=1&amp;web=1&amp;e=4K2zfq</vt:lpwstr>
      </vt:variant>
      <vt:variant>
        <vt:lpwstr/>
      </vt:variant>
      <vt:variant>
        <vt:i4>5439503</vt:i4>
      </vt:variant>
      <vt:variant>
        <vt:i4>378</vt:i4>
      </vt:variant>
      <vt:variant>
        <vt:i4>0</vt:i4>
      </vt:variant>
      <vt:variant>
        <vt:i4>5</vt:i4>
      </vt:variant>
      <vt:variant>
        <vt:lpwstr>https://chausl.sharepoint.com/:w:/r/sites/CTG-Architecture/Shared Documents/EA Reference Docs/EA Reference Docs (Final)/Architecture Principles.docx?d=w80dd91a25cd24c93b2d96be75c42a7b6&amp;csf=1&amp;web=1&amp;e=Hkkbzs</vt:lpwstr>
      </vt:variant>
      <vt:variant>
        <vt:lpwstr/>
      </vt:variant>
      <vt:variant>
        <vt:i4>7340066</vt:i4>
      </vt:variant>
      <vt:variant>
        <vt:i4>375</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2949243</vt:i4>
      </vt:variant>
      <vt:variant>
        <vt:i4>372</vt:i4>
      </vt:variant>
      <vt:variant>
        <vt:i4>0</vt:i4>
      </vt:variant>
      <vt:variant>
        <vt:i4>5</vt:i4>
      </vt:variant>
      <vt:variant>
        <vt:lpwstr>https://chausl.sharepoint.com/:w:/r/sites/Gov/Shared/Chaucer Group Data Classification Policy.docx?d=wb17100a24f9d4ee2b274100adbf5e5ea&amp;csf=1&amp;web=1&amp;e=bV7mKk</vt:lpwstr>
      </vt:variant>
      <vt:variant>
        <vt:lpwstr/>
      </vt:variant>
      <vt:variant>
        <vt:i4>917505</vt:i4>
      </vt:variant>
      <vt:variant>
        <vt:i4>369</vt:i4>
      </vt:variant>
      <vt:variant>
        <vt:i4>0</vt:i4>
      </vt:variant>
      <vt:variant>
        <vt:i4>5</vt:i4>
      </vt:variant>
      <vt:variant>
        <vt:lpwstr>https://chausl.sharepoint.com/:w:/r/sites/CTG-Architecture/Shared Documents/EA Reference Docs/EA Reference Docs (Final)/ChArch-EAPrinciples.docx?d=w6dcb2f4cc77348159505d7501241ca26&amp;csf=1&amp;web=1&amp;e=Ydcg5G</vt:lpwstr>
      </vt:variant>
      <vt:variant>
        <vt:lpwstr/>
      </vt:variant>
      <vt:variant>
        <vt:i4>1638459</vt:i4>
      </vt:variant>
      <vt:variant>
        <vt:i4>362</vt:i4>
      </vt:variant>
      <vt:variant>
        <vt:i4>0</vt:i4>
      </vt:variant>
      <vt:variant>
        <vt:i4>5</vt:i4>
      </vt:variant>
      <vt:variant>
        <vt:lpwstr/>
      </vt:variant>
      <vt:variant>
        <vt:lpwstr>_Toc240018827</vt:lpwstr>
      </vt:variant>
      <vt:variant>
        <vt:i4>1638459</vt:i4>
      </vt:variant>
      <vt:variant>
        <vt:i4>356</vt:i4>
      </vt:variant>
      <vt:variant>
        <vt:i4>0</vt:i4>
      </vt:variant>
      <vt:variant>
        <vt:i4>5</vt:i4>
      </vt:variant>
      <vt:variant>
        <vt:lpwstr/>
      </vt:variant>
      <vt:variant>
        <vt:lpwstr>_Toc240018826</vt:lpwstr>
      </vt:variant>
      <vt:variant>
        <vt:i4>1638459</vt:i4>
      </vt:variant>
      <vt:variant>
        <vt:i4>350</vt:i4>
      </vt:variant>
      <vt:variant>
        <vt:i4>0</vt:i4>
      </vt:variant>
      <vt:variant>
        <vt:i4>5</vt:i4>
      </vt:variant>
      <vt:variant>
        <vt:lpwstr/>
      </vt:variant>
      <vt:variant>
        <vt:lpwstr>_Toc240018825</vt:lpwstr>
      </vt:variant>
      <vt:variant>
        <vt:i4>1638459</vt:i4>
      </vt:variant>
      <vt:variant>
        <vt:i4>344</vt:i4>
      </vt:variant>
      <vt:variant>
        <vt:i4>0</vt:i4>
      </vt:variant>
      <vt:variant>
        <vt:i4>5</vt:i4>
      </vt:variant>
      <vt:variant>
        <vt:lpwstr/>
      </vt:variant>
      <vt:variant>
        <vt:lpwstr>_Toc240018824</vt:lpwstr>
      </vt:variant>
      <vt:variant>
        <vt:i4>1638459</vt:i4>
      </vt:variant>
      <vt:variant>
        <vt:i4>338</vt:i4>
      </vt:variant>
      <vt:variant>
        <vt:i4>0</vt:i4>
      </vt:variant>
      <vt:variant>
        <vt:i4>5</vt:i4>
      </vt:variant>
      <vt:variant>
        <vt:lpwstr/>
      </vt:variant>
      <vt:variant>
        <vt:lpwstr>_Toc240018823</vt:lpwstr>
      </vt:variant>
      <vt:variant>
        <vt:i4>1638459</vt:i4>
      </vt:variant>
      <vt:variant>
        <vt:i4>332</vt:i4>
      </vt:variant>
      <vt:variant>
        <vt:i4>0</vt:i4>
      </vt:variant>
      <vt:variant>
        <vt:i4>5</vt:i4>
      </vt:variant>
      <vt:variant>
        <vt:lpwstr/>
      </vt:variant>
      <vt:variant>
        <vt:lpwstr>_Toc240018822</vt:lpwstr>
      </vt:variant>
      <vt:variant>
        <vt:i4>1638459</vt:i4>
      </vt:variant>
      <vt:variant>
        <vt:i4>326</vt:i4>
      </vt:variant>
      <vt:variant>
        <vt:i4>0</vt:i4>
      </vt:variant>
      <vt:variant>
        <vt:i4>5</vt:i4>
      </vt:variant>
      <vt:variant>
        <vt:lpwstr/>
      </vt:variant>
      <vt:variant>
        <vt:lpwstr>_Toc240018821</vt:lpwstr>
      </vt:variant>
      <vt:variant>
        <vt:i4>1638459</vt:i4>
      </vt:variant>
      <vt:variant>
        <vt:i4>320</vt:i4>
      </vt:variant>
      <vt:variant>
        <vt:i4>0</vt:i4>
      </vt:variant>
      <vt:variant>
        <vt:i4>5</vt:i4>
      </vt:variant>
      <vt:variant>
        <vt:lpwstr/>
      </vt:variant>
      <vt:variant>
        <vt:lpwstr>_Toc240018820</vt:lpwstr>
      </vt:variant>
      <vt:variant>
        <vt:i4>1703995</vt:i4>
      </vt:variant>
      <vt:variant>
        <vt:i4>314</vt:i4>
      </vt:variant>
      <vt:variant>
        <vt:i4>0</vt:i4>
      </vt:variant>
      <vt:variant>
        <vt:i4>5</vt:i4>
      </vt:variant>
      <vt:variant>
        <vt:lpwstr/>
      </vt:variant>
      <vt:variant>
        <vt:lpwstr>_Toc240018819</vt:lpwstr>
      </vt:variant>
      <vt:variant>
        <vt:i4>1703995</vt:i4>
      </vt:variant>
      <vt:variant>
        <vt:i4>308</vt:i4>
      </vt:variant>
      <vt:variant>
        <vt:i4>0</vt:i4>
      </vt:variant>
      <vt:variant>
        <vt:i4>5</vt:i4>
      </vt:variant>
      <vt:variant>
        <vt:lpwstr/>
      </vt:variant>
      <vt:variant>
        <vt:lpwstr>_Toc240018818</vt:lpwstr>
      </vt:variant>
      <vt:variant>
        <vt:i4>1703995</vt:i4>
      </vt:variant>
      <vt:variant>
        <vt:i4>302</vt:i4>
      </vt:variant>
      <vt:variant>
        <vt:i4>0</vt:i4>
      </vt:variant>
      <vt:variant>
        <vt:i4>5</vt:i4>
      </vt:variant>
      <vt:variant>
        <vt:lpwstr/>
      </vt:variant>
      <vt:variant>
        <vt:lpwstr>_Toc240018817</vt:lpwstr>
      </vt:variant>
      <vt:variant>
        <vt:i4>1703995</vt:i4>
      </vt:variant>
      <vt:variant>
        <vt:i4>296</vt:i4>
      </vt:variant>
      <vt:variant>
        <vt:i4>0</vt:i4>
      </vt:variant>
      <vt:variant>
        <vt:i4>5</vt:i4>
      </vt:variant>
      <vt:variant>
        <vt:lpwstr/>
      </vt:variant>
      <vt:variant>
        <vt:lpwstr>_Toc240018816</vt:lpwstr>
      </vt:variant>
      <vt:variant>
        <vt:i4>1703995</vt:i4>
      </vt:variant>
      <vt:variant>
        <vt:i4>290</vt:i4>
      </vt:variant>
      <vt:variant>
        <vt:i4>0</vt:i4>
      </vt:variant>
      <vt:variant>
        <vt:i4>5</vt:i4>
      </vt:variant>
      <vt:variant>
        <vt:lpwstr/>
      </vt:variant>
      <vt:variant>
        <vt:lpwstr>_Toc240018815</vt:lpwstr>
      </vt:variant>
      <vt:variant>
        <vt:i4>1703995</vt:i4>
      </vt:variant>
      <vt:variant>
        <vt:i4>284</vt:i4>
      </vt:variant>
      <vt:variant>
        <vt:i4>0</vt:i4>
      </vt:variant>
      <vt:variant>
        <vt:i4>5</vt:i4>
      </vt:variant>
      <vt:variant>
        <vt:lpwstr/>
      </vt:variant>
      <vt:variant>
        <vt:lpwstr>_Toc240018814</vt:lpwstr>
      </vt:variant>
      <vt:variant>
        <vt:i4>1703995</vt:i4>
      </vt:variant>
      <vt:variant>
        <vt:i4>278</vt:i4>
      </vt:variant>
      <vt:variant>
        <vt:i4>0</vt:i4>
      </vt:variant>
      <vt:variant>
        <vt:i4>5</vt:i4>
      </vt:variant>
      <vt:variant>
        <vt:lpwstr/>
      </vt:variant>
      <vt:variant>
        <vt:lpwstr>_Toc240018813</vt:lpwstr>
      </vt:variant>
      <vt:variant>
        <vt:i4>1703995</vt:i4>
      </vt:variant>
      <vt:variant>
        <vt:i4>272</vt:i4>
      </vt:variant>
      <vt:variant>
        <vt:i4>0</vt:i4>
      </vt:variant>
      <vt:variant>
        <vt:i4>5</vt:i4>
      </vt:variant>
      <vt:variant>
        <vt:lpwstr/>
      </vt:variant>
      <vt:variant>
        <vt:lpwstr>_Toc240018812</vt:lpwstr>
      </vt:variant>
      <vt:variant>
        <vt:i4>1703995</vt:i4>
      </vt:variant>
      <vt:variant>
        <vt:i4>266</vt:i4>
      </vt:variant>
      <vt:variant>
        <vt:i4>0</vt:i4>
      </vt:variant>
      <vt:variant>
        <vt:i4>5</vt:i4>
      </vt:variant>
      <vt:variant>
        <vt:lpwstr/>
      </vt:variant>
      <vt:variant>
        <vt:lpwstr>_Toc240018811</vt:lpwstr>
      </vt:variant>
      <vt:variant>
        <vt:i4>1703995</vt:i4>
      </vt:variant>
      <vt:variant>
        <vt:i4>260</vt:i4>
      </vt:variant>
      <vt:variant>
        <vt:i4>0</vt:i4>
      </vt:variant>
      <vt:variant>
        <vt:i4>5</vt:i4>
      </vt:variant>
      <vt:variant>
        <vt:lpwstr/>
      </vt:variant>
      <vt:variant>
        <vt:lpwstr>_Toc240018810</vt:lpwstr>
      </vt:variant>
      <vt:variant>
        <vt:i4>1769531</vt:i4>
      </vt:variant>
      <vt:variant>
        <vt:i4>254</vt:i4>
      </vt:variant>
      <vt:variant>
        <vt:i4>0</vt:i4>
      </vt:variant>
      <vt:variant>
        <vt:i4>5</vt:i4>
      </vt:variant>
      <vt:variant>
        <vt:lpwstr/>
      </vt:variant>
      <vt:variant>
        <vt:lpwstr>_Toc240018809</vt:lpwstr>
      </vt:variant>
      <vt:variant>
        <vt:i4>1769531</vt:i4>
      </vt:variant>
      <vt:variant>
        <vt:i4>248</vt:i4>
      </vt:variant>
      <vt:variant>
        <vt:i4>0</vt:i4>
      </vt:variant>
      <vt:variant>
        <vt:i4>5</vt:i4>
      </vt:variant>
      <vt:variant>
        <vt:lpwstr/>
      </vt:variant>
      <vt:variant>
        <vt:lpwstr>_Toc240018808</vt:lpwstr>
      </vt:variant>
      <vt:variant>
        <vt:i4>1769531</vt:i4>
      </vt:variant>
      <vt:variant>
        <vt:i4>242</vt:i4>
      </vt:variant>
      <vt:variant>
        <vt:i4>0</vt:i4>
      </vt:variant>
      <vt:variant>
        <vt:i4>5</vt:i4>
      </vt:variant>
      <vt:variant>
        <vt:lpwstr/>
      </vt:variant>
      <vt:variant>
        <vt:lpwstr>_Toc240018807</vt:lpwstr>
      </vt:variant>
      <vt:variant>
        <vt:i4>1769531</vt:i4>
      </vt:variant>
      <vt:variant>
        <vt:i4>236</vt:i4>
      </vt:variant>
      <vt:variant>
        <vt:i4>0</vt:i4>
      </vt:variant>
      <vt:variant>
        <vt:i4>5</vt:i4>
      </vt:variant>
      <vt:variant>
        <vt:lpwstr/>
      </vt:variant>
      <vt:variant>
        <vt:lpwstr>_Toc240018806</vt:lpwstr>
      </vt:variant>
      <vt:variant>
        <vt:i4>1769531</vt:i4>
      </vt:variant>
      <vt:variant>
        <vt:i4>230</vt:i4>
      </vt:variant>
      <vt:variant>
        <vt:i4>0</vt:i4>
      </vt:variant>
      <vt:variant>
        <vt:i4>5</vt:i4>
      </vt:variant>
      <vt:variant>
        <vt:lpwstr/>
      </vt:variant>
      <vt:variant>
        <vt:lpwstr>_Toc240018805</vt:lpwstr>
      </vt:variant>
      <vt:variant>
        <vt:i4>1769531</vt:i4>
      </vt:variant>
      <vt:variant>
        <vt:i4>224</vt:i4>
      </vt:variant>
      <vt:variant>
        <vt:i4>0</vt:i4>
      </vt:variant>
      <vt:variant>
        <vt:i4>5</vt:i4>
      </vt:variant>
      <vt:variant>
        <vt:lpwstr/>
      </vt:variant>
      <vt:variant>
        <vt:lpwstr>_Toc240018804</vt:lpwstr>
      </vt:variant>
      <vt:variant>
        <vt:i4>1769531</vt:i4>
      </vt:variant>
      <vt:variant>
        <vt:i4>218</vt:i4>
      </vt:variant>
      <vt:variant>
        <vt:i4>0</vt:i4>
      </vt:variant>
      <vt:variant>
        <vt:i4>5</vt:i4>
      </vt:variant>
      <vt:variant>
        <vt:lpwstr/>
      </vt:variant>
      <vt:variant>
        <vt:lpwstr>_Toc240018803</vt:lpwstr>
      </vt:variant>
      <vt:variant>
        <vt:i4>1769531</vt:i4>
      </vt:variant>
      <vt:variant>
        <vt:i4>212</vt:i4>
      </vt:variant>
      <vt:variant>
        <vt:i4>0</vt:i4>
      </vt:variant>
      <vt:variant>
        <vt:i4>5</vt:i4>
      </vt:variant>
      <vt:variant>
        <vt:lpwstr/>
      </vt:variant>
      <vt:variant>
        <vt:lpwstr>_Toc240018802</vt:lpwstr>
      </vt:variant>
      <vt:variant>
        <vt:i4>1769531</vt:i4>
      </vt:variant>
      <vt:variant>
        <vt:i4>206</vt:i4>
      </vt:variant>
      <vt:variant>
        <vt:i4>0</vt:i4>
      </vt:variant>
      <vt:variant>
        <vt:i4>5</vt:i4>
      </vt:variant>
      <vt:variant>
        <vt:lpwstr/>
      </vt:variant>
      <vt:variant>
        <vt:lpwstr>_Toc240018801</vt:lpwstr>
      </vt:variant>
      <vt:variant>
        <vt:i4>1769531</vt:i4>
      </vt:variant>
      <vt:variant>
        <vt:i4>200</vt:i4>
      </vt:variant>
      <vt:variant>
        <vt:i4>0</vt:i4>
      </vt:variant>
      <vt:variant>
        <vt:i4>5</vt:i4>
      </vt:variant>
      <vt:variant>
        <vt:lpwstr/>
      </vt:variant>
      <vt:variant>
        <vt:lpwstr>_Toc240018800</vt:lpwstr>
      </vt:variant>
      <vt:variant>
        <vt:i4>1179700</vt:i4>
      </vt:variant>
      <vt:variant>
        <vt:i4>194</vt:i4>
      </vt:variant>
      <vt:variant>
        <vt:i4>0</vt:i4>
      </vt:variant>
      <vt:variant>
        <vt:i4>5</vt:i4>
      </vt:variant>
      <vt:variant>
        <vt:lpwstr/>
      </vt:variant>
      <vt:variant>
        <vt:lpwstr>_Toc240018799</vt:lpwstr>
      </vt:variant>
      <vt:variant>
        <vt:i4>1179700</vt:i4>
      </vt:variant>
      <vt:variant>
        <vt:i4>188</vt:i4>
      </vt:variant>
      <vt:variant>
        <vt:i4>0</vt:i4>
      </vt:variant>
      <vt:variant>
        <vt:i4>5</vt:i4>
      </vt:variant>
      <vt:variant>
        <vt:lpwstr/>
      </vt:variant>
      <vt:variant>
        <vt:lpwstr>_Toc240018798</vt:lpwstr>
      </vt:variant>
      <vt:variant>
        <vt:i4>1179700</vt:i4>
      </vt:variant>
      <vt:variant>
        <vt:i4>182</vt:i4>
      </vt:variant>
      <vt:variant>
        <vt:i4>0</vt:i4>
      </vt:variant>
      <vt:variant>
        <vt:i4>5</vt:i4>
      </vt:variant>
      <vt:variant>
        <vt:lpwstr/>
      </vt:variant>
      <vt:variant>
        <vt:lpwstr>_Toc240018797</vt:lpwstr>
      </vt:variant>
      <vt:variant>
        <vt:i4>1179700</vt:i4>
      </vt:variant>
      <vt:variant>
        <vt:i4>176</vt:i4>
      </vt:variant>
      <vt:variant>
        <vt:i4>0</vt:i4>
      </vt:variant>
      <vt:variant>
        <vt:i4>5</vt:i4>
      </vt:variant>
      <vt:variant>
        <vt:lpwstr/>
      </vt:variant>
      <vt:variant>
        <vt:lpwstr>_Toc240018796</vt:lpwstr>
      </vt:variant>
      <vt:variant>
        <vt:i4>1179700</vt:i4>
      </vt:variant>
      <vt:variant>
        <vt:i4>170</vt:i4>
      </vt:variant>
      <vt:variant>
        <vt:i4>0</vt:i4>
      </vt:variant>
      <vt:variant>
        <vt:i4>5</vt:i4>
      </vt:variant>
      <vt:variant>
        <vt:lpwstr/>
      </vt:variant>
      <vt:variant>
        <vt:lpwstr>_Toc240018795</vt:lpwstr>
      </vt:variant>
      <vt:variant>
        <vt:i4>1179700</vt:i4>
      </vt:variant>
      <vt:variant>
        <vt:i4>164</vt:i4>
      </vt:variant>
      <vt:variant>
        <vt:i4>0</vt:i4>
      </vt:variant>
      <vt:variant>
        <vt:i4>5</vt:i4>
      </vt:variant>
      <vt:variant>
        <vt:lpwstr/>
      </vt:variant>
      <vt:variant>
        <vt:lpwstr>_Toc240018794</vt:lpwstr>
      </vt:variant>
      <vt:variant>
        <vt:i4>1179700</vt:i4>
      </vt:variant>
      <vt:variant>
        <vt:i4>158</vt:i4>
      </vt:variant>
      <vt:variant>
        <vt:i4>0</vt:i4>
      </vt:variant>
      <vt:variant>
        <vt:i4>5</vt:i4>
      </vt:variant>
      <vt:variant>
        <vt:lpwstr/>
      </vt:variant>
      <vt:variant>
        <vt:lpwstr>_Toc240018793</vt:lpwstr>
      </vt:variant>
      <vt:variant>
        <vt:i4>1179700</vt:i4>
      </vt:variant>
      <vt:variant>
        <vt:i4>152</vt:i4>
      </vt:variant>
      <vt:variant>
        <vt:i4>0</vt:i4>
      </vt:variant>
      <vt:variant>
        <vt:i4>5</vt:i4>
      </vt:variant>
      <vt:variant>
        <vt:lpwstr/>
      </vt:variant>
      <vt:variant>
        <vt:lpwstr>_Toc240018792</vt:lpwstr>
      </vt:variant>
      <vt:variant>
        <vt:i4>1179700</vt:i4>
      </vt:variant>
      <vt:variant>
        <vt:i4>146</vt:i4>
      </vt:variant>
      <vt:variant>
        <vt:i4>0</vt:i4>
      </vt:variant>
      <vt:variant>
        <vt:i4>5</vt:i4>
      </vt:variant>
      <vt:variant>
        <vt:lpwstr/>
      </vt:variant>
      <vt:variant>
        <vt:lpwstr>_Toc240018791</vt:lpwstr>
      </vt:variant>
      <vt:variant>
        <vt:i4>1179700</vt:i4>
      </vt:variant>
      <vt:variant>
        <vt:i4>140</vt:i4>
      </vt:variant>
      <vt:variant>
        <vt:i4>0</vt:i4>
      </vt:variant>
      <vt:variant>
        <vt:i4>5</vt:i4>
      </vt:variant>
      <vt:variant>
        <vt:lpwstr/>
      </vt:variant>
      <vt:variant>
        <vt:lpwstr>_Toc240018790</vt:lpwstr>
      </vt:variant>
      <vt:variant>
        <vt:i4>1245236</vt:i4>
      </vt:variant>
      <vt:variant>
        <vt:i4>134</vt:i4>
      </vt:variant>
      <vt:variant>
        <vt:i4>0</vt:i4>
      </vt:variant>
      <vt:variant>
        <vt:i4>5</vt:i4>
      </vt:variant>
      <vt:variant>
        <vt:lpwstr/>
      </vt:variant>
      <vt:variant>
        <vt:lpwstr>_Toc240018789</vt:lpwstr>
      </vt:variant>
      <vt:variant>
        <vt:i4>1245236</vt:i4>
      </vt:variant>
      <vt:variant>
        <vt:i4>128</vt:i4>
      </vt:variant>
      <vt:variant>
        <vt:i4>0</vt:i4>
      </vt:variant>
      <vt:variant>
        <vt:i4>5</vt:i4>
      </vt:variant>
      <vt:variant>
        <vt:lpwstr/>
      </vt:variant>
      <vt:variant>
        <vt:lpwstr>_Toc240018788</vt:lpwstr>
      </vt:variant>
      <vt:variant>
        <vt:i4>1245236</vt:i4>
      </vt:variant>
      <vt:variant>
        <vt:i4>122</vt:i4>
      </vt:variant>
      <vt:variant>
        <vt:i4>0</vt:i4>
      </vt:variant>
      <vt:variant>
        <vt:i4>5</vt:i4>
      </vt:variant>
      <vt:variant>
        <vt:lpwstr/>
      </vt:variant>
      <vt:variant>
        <vt:lpwstr>_Toc240018787</vt:lpwstr>
      </vt:variant>
      <vt:variant>
        <vt:i4>1245236</vt:i4>
      </vt:variant>
      <vt:variant>
        <vt:i4>116</vt:i4>
      </vt:variant>
      <vt:variant>
        <vt:i4>0</vt:i4>
      </vt:variant>
      <vt:variant>
        <vt:i4>5</vt:i4>
      </vt:variant>
      <vt:variant>
        <vt:lpwstr/>
      </vt:variant>
      <vt:variant>
        <vt:lpwstr>_Toc240018786</vt:lpwstr>
      </vt:variant>
      <vt:variant>
        <vt:i4>1245236</vt:i4>
      </vt:variant>
      <vt:variant>
        <vt:i4>110</vt:i4>
      </vt:variant>
      <vt:variant>
        <vt:i4>0</vt:i4>
      </vt:variant>
      <vt:variant>
        <vt:i4>5</vt:i4>
      </vt:variant>
      <vt:variant>
        <vt:lpwstr/>
      </vt:variant>
      <vt:variant>
        <vt:lpwstr>_Toc240018785</vt:lpwstr>
      </vt:variant>
      <vt:variant>
        <vt:i4>1245236</vt:i4>
      </vt:variant>
      <vt:variant>
        <vt:i4>104</vt:i4>
      </vt:variant>
      <vt:variant>
        <vt:i4>0</vt:i4>
      </vt:variant>
      <vt:variant>
        <vt:i4>5</vt:i4>
      </vt:variant>
      <vt:variant>
        <vt:lpwstr/>
      </vt:variant>
      <vt:variant>
        <vt:lpwstr>_Toc240018784</vt:lpwstr>
      </vt:variant>
      <vt:variant>
        <vt:i4>1245236</vt:i4>
      </vt:variant>
      <vt:variant>
        <vt:i4>98</vt:i4>
      </vt:variant>
      <vt:variant>
        <vt:i4>0</vt:i4>
      </vt:variant>
      <vt:variant>
        <vt:i4>5</vt:i4>
      </vt:variant>
      <vt:variant>
        <vt:lpwstr/>
      </vt:variant>
      <vt:variant>
        <vt:lpwstr>_Toc240018783</vt:lpwstr>
      </vt:variant>
      <vt:variant>
        <vt:i4>1245236</vt:i4>
      </vt:variant>
      <vt:variant>
        <vt:i4>92</vt:i4>
      </vt:variant>
      <vt:variant>
        <vt:i4>0</vt:i4>
      </vt:variant>
      <vt:variant>
        <vt:i4>5</vt:i4>
      </vt:variant>
      <vt:variant>
        <vt:lpwstr/>
      </vt:variant>
      <vt:variant>
        <vt:lpwstr>_Toc240018782</vt:lpwstr>
      </vt:variant>
      <vt:variant>
        <vt:i4>1245236</vt:i4>
      </vt:variant>
      <vt:variant>
        <vt:i4>86</vt:i4>
      </vt:variant>
      <vt:variant>
        <vt:i4>0</vt:i4>
      </vt:variant>
      <vt:variant>
        <vt:i4>5</vt:i4>
      </vt:variant>
      <vt:variant>
        <vt:lpwstr/>
      </vt:variant>
      <vt:variant>
        <vt:lpwstr>_Toc240018781</vt:lpwstr>
      </vt:variant>
      <vt:variant>
        <vt:i4>1245236</vt:i4>
      </vt:variant>
      <vt:variant>
        <vt:i4>80</vt:i4>
      </vt:variant>
      <vt:variant>
        <vt:i4>0</vt:i4>
      </vt:variant>
      <vt:variant>
        <vt:i4>5</vt:i4>
      </vt:variant>
      <vt:variant>
        <vt:lpwstr/>
      </vt:variant>
      <vt:variant>
        <vt:lpwstr>_Toc240018780</vt:lpwstr>
      </vt:variant>
      <vt:variant>
        <vt:i4>1835060</vt:i4>
      </vt:variant>
      <vt:variant>
        <vt:i4>74</vt:i4>
      </vt:variant>
      <vt:variant>
        <vt:i4>0</vt:i4>
      </vt:variant>
      <vt:variant>
        <vt:i4>5</vt:i4>
      </vt:variant>
      <vt:variant>
        <vt:lpwstr/>
      </vt:variant>
      <vt:variant>
        <vt:lpwstr>_Toc240018779</vt:lpwstr>
      </vt:variant>
      <vt:variant>
        <vt:i4>1835060</vt:i4>
      </vt:variant>
      <vt:variant>
        <vt:i4>68</vt:i4>
      </vt:variant>
      <vt:variant>
        <vt:i4>0</vt:i4>
      </vt:variant>
      <vt:variant>
        <vt:i4>5</vt:i4>
      </vt:variant>
      <vt:variant>
        <vt:lpwstr/>
      </vt:variant>
      <vt:variant>
        <vt:lpwstr>_Toc240018778</vt:lpwstr>
      </vt:variant>
      <vt:variant>
        <vt:i4>1835060</vt:i4>
      </vt:variant>
      <vt:variant>
        <vt:i4>62</vt:i4>
      </vt:variant>
      <vt:variant>
        <vt:i4>0</vt:i4>
      </vt:variant>
      <vt:variant>
        <vt:i4>5</vt:i4>
      </vt:variant>
      <vt:variant>
        <vt:lpwstr/>
      </vt:variant>
      <vt:variant>
        <vt:lpwstr>_Toc240018777</vt:lpwstr>
      </vt:variant>
      <vt:variant>
        <vt:i4>1835060</vt:i4>
      </vt:variant>
      <vt:variant>
        <vt:i4>56</vt:i4>
      </vt:variant>
      <vt:variant>
        <vt:i4>0</vt:i4>
      </vt:variant>
      <vt:variant>
        <vt:i4>5</vt:i4>
      </vt:variant>
      <vt:variant>
        <vt:lpwstr/>
      </vt:variant>
      <vt:variant>
        <vt:lpwstr>_Toc240018776</vt:lpwstr>
      </vt:variant>
      <vt:variant>
        <vt:i4>1835060</vt:i4>
      </vt:variant>
      <vt:variant>
        <vt:i4>50</vt:i4>
      </vt:variant>
      <vt:variant>
        <vt:i4>0</vt:i4>
      </vt:variant>
      <vt:variant>
        <vt:i4>5</vt:i4>
      </vt:variant>
      <vt:variant>
        <vt:lpwstr/>
      </vt:variant>
      <vt:variant>
        <vt:lpwstr>_Toc240018775</vt:lpwstr>
      </vt:variant>
      <vt:variant>
        <vt:i4>1835060</vt:i4>
      </vt:variant>
      <vt:variant>
        <vt:i4>44</vt:i4>
      </vt:variant>
      <vt:variant>
        <vt:i4>0</vt:i4>
      </vt:variant>
      <vt:variant>
        <vt:i4>5</vt:i4>
      </vt:variant>
      <vt:variant>
        <vt:lpwstr/>
      </vt:variant>
      <vt:variant>
        <vt:lpwstr>_Toc240018774</vt:lpwstr>
      </vt:variant>
      <vt:variant>
        <vt:i4>1835060</vt:i4>
      </vt:variant>
      <vt:variant>
        <vt:i4>38</vt:i4>
      </vt:variant>
      <vt:variant>
        <vt:i4>0</vt:i4>
      </vt:variant>
      <vt:variant>
        <vt:i4>5</vt:i4>
      </vt:variant>
      <vt:variant>
        <vt:lpwstr/>
      </vt:variant>
      <vt:variant>
        <vt:lpwstr>_Toc240018773</vt:lpwstr>
      </vt:variant>
      <vt:variant>
        <vt:i4>1835060</vt:i4>
      </vt:variant>
      <vt:variant>
        <vt:i4>32</vt:i4>
      </vt:variant>
      <vt:variant>
        <vt:i4>0</vt:i4>
      </vt:variant>
      <vt:variant>
        <vt:i4>5</vt:i4>
      </vt:variant>
      <vt:variant>
        <vt:lpwstr/>
      </vt:variant>
      <vt:variant>
        <vt:lpwstr>_Toc240018772</vt:lpwstr>
      </vt:variant>
      <vt:variant>
        <vt:i4>1835060</vt:i4>
      </vt:variant>
      <vt:variant>
        <vt:i4>26</vt:i4>
      </vt:variant>
      <vt:variant>
        <vt:i4>0</vt:i4>
      </vt:variant>
      <vt:variant>
        <vt:i4>5</vt:i4>
      </vt:variant>
      <vt:variant>
        <vt:lpwstr/>
      </vt:variant>
      <vt:variant>
        <vt:lpwstr>_Toc240018771</vt:lpwstr>
      </vt:variant>
      <vt:variant>
        <vt:i4>1835060</vt:i4>
      </vt:variant>
      <vt:variant>
        <vt:i4>20</vt:i4>
      </vt:variant>
      <vt:variant>
        <vt:i4>0</vt:i4>
      </vt:variant>
      <vt:variant>
        <vt:i4>5</vt:i4>
      </vt:variant>
      <vt:variant>
        <vt:lpwstr/>
      </vt:variant>
      <vt:variant>
        <vt:lpwstr>_Toc240018770</vt:lpwstr>
      </vt:variant>
      <vt:variant>
        <vt:i4>1900596</vt:i4>
      </vt:variant>
      <vt:variant>
        <vt:i4>14</vt:i4>
      </vt:variant>
      <vt:variant>
        <vt:i4>0</vt:i4>
      </vt:variant>
      <vt:variant>
        <vt:i4>5</vt:i4>
      </vt:variant>
      <vt:variant>
        <vt:lpwstr/>
      </vt:variant>
      <vt:variant>
        <vt:lpwstr>_Toc240018769</vt:lpwstr>
      </vt:variant>
      <vt:variant>
        <vt:i4>1900596</vt:i4>
      </vt:variant>
      <vt:variant>
        <vt:i4>8</vt:i4>
      </vt:variant>
      <vt:variant>
        <vt:i4>0</vt:i4>
      </vt:variant>
      <vt:variant>
        <vt:i4>5</vt:i4>
      </vt:variant>
      <vt:variant>
        <vt:lpwstr/>
      </vt:variant>
      <vt:variant>
        <vt:lpwstr>_Toc240018768</vt:lpwstr>
      </vt:variant>
      <vt:variant>
        <vt:i4>1900596</vt:i4>
      </vt:variant>
      <vt:variant>
        <vt:i4>2</vt:i4>
      </vt:variant>
      <vt:variant>
        <vt:i4>0</vt:i4>
      </vt:variant>
      <vt:variant>
        <vt:i4>5</vt:i4>
      </vt:variant>
      <vt:variant>
        <vt:lpwstr/>
      </vt:variant>
      <vt:variant>
        <vt:lpwstr>_Toc240018767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Nikhil Rokade - Chaucer</cp:lastModifiedBy>
  <cp:revision>166</cp:revision>
  <dcterms:created xsi:type="dcterms:W3CDTF">2024-07-17T19:48:00Z</dcterms:created>
  <dcterms:modified xsi:type="dcterms:W3CDTF">2026-09-11T16:26:00Z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2024-07-17T11:48:38Z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9b0ae137-b9f9-45db-9d49-6cf5d267c984</vt:lpwstr>
  </property>
  <property fmtid="{D5CDD505-2E9C-101B-9397-08002B2CF9AE}" pid="9" name="MSIP_Label_66034dab-5829-4c7a-a87e-18a6fc150b18_ContentBits">
    <vt:lpwstr>0</vt:lpwstr>
  </property>
  <property fmtid="{D5CDD505-2E9C-101B-9397-08002B2CF9AE}" pid="10" name="docLang">
    <vt:lpwstr>en</vt:lpwstr>
  </property>
  <property fmtid="{D5CDD505-2E9C-101B-9397-08002B2CF9AE}" pid="11" name="MediaServiceImageTags">
    <vt:lpwstr/>
  </property>
</Properties>
</file>