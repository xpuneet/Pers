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47E8" w14:textId="77777777" w:rsidR="00CA25E9" w:rsidRPr="00470C21" w:rsidRDefault="00CA25E9" w:rsidP="00F5099E">
      <w:pPr>
        <w:pBdr>
          <w:top w:val="single" w:sz="36" w:space="27" w:color="auto"/>
        </w:pBdr>
        <w:spacing w:before="2200"/>
        <w:contextualSpacing/>
        <w:rPr>
          <w:rFonts w:ascii="Regular Chaucer" w:eastAsia="Noe Text Regular" w:hAnsi="Regular Chaucer" w:cs="Times New Roman"/>
          <w:b/>
          <w:color w:val="auto"/>
          <w:sz w:val="72"/>
          <w:szCs w:val="12"/>
        </w:rPr>
      </w:pPr>
      <w:r>
        <w:rPr>
          <w:rFonts w:ascii="Regular Chaucer" w:eastAsia="Noe Text Regular" w:hAnsi="Regular Chaucer" w:cs="Times New Roman"/>
          <w:b/>
          <w:color w:val="auto"/>
          <w:sz w:val="72"/>
          <w:szCs w:val="12"/>
        </w:rPr>
        <w:t>Chaucer Group</w:t>
      </w:r>
    </w:p>
    <w:p w14:paraId="40E05B8F" w14:textId="18CD25FD" w:rsidR="00CA25E9" w:rsidRPr="006B0485" w:rsidRDefault="00A16FA1" w:rsidP="00CA25E9">
      <w:pPr>
        <w:pStyle w:val="Subtitle"/>
        <w:spacing w:after="120"/>
        <w:rPr>
          <w:rFonts w:ascii="Regular Chaucer" w:eastAsia="Noe Text Regular" w:hAnsi="Regular Chaucer" w:cs="Times New Roman"/>
          <w:b/>
          <w:color w:val="auto"/>
          <w:sz w:val="72"/>
          <w:szCs w:val="12"/>
        </w:rPr>
      </w:pPr>
      <w:r>
        <w:rPr>
          <w:rFonts w:ascii="Regular Chaucer" w:eastAsia="Noe Text Regular" w:hAnsi="Regular Chaucer" w:cs="Times New Roman"/>
          <w:b/>
          <w:color w:val="auto"/>
          <w:sz w:val="72"/>
          <w:szCs w:val="12"/>
        </w:rPr>
        <w:t xml:space="preserve">Data Classification </w:t>
      </w:r>
      <w:r w:rsidR="00CA25E9" w:rsidRPr="006B0485">
        <w:rPr>
          <w:rFonts w:ascii="Regular Chaucer" w:eastAsia="Noe Text Regular" w:hAnsi="Regular Chaucer" w:cs="Times New Roman"/>
          <w:b/>
          <w:color w:val="auto"/>
          <w:sz w:val="72"/>
          <w:szCs w:val="12"/>
        </w:rPr>
        <w:t>Policy</w:t>
      </w:r>
    </w:p>
    <w:p w14:paraId="2506E589" w14:textId="4B7C3BE7" w:rsidR="00442FA1" w:rsidRDefault="00442FA1" w:rsidP="00CA25E9"/>
    <w:p w14:paraId="7812DFC9" w14:textId="77777777" w:rsidR="00F5099E" w:rsidRDefault="00F5099E" w:rsidP="00CA25E9"/>
    <w:p w14:paraId="6DDD8B16" w14:textId="77777777" w:rsidR="00442FA1" w:rsidRDefault="00442FA1" w:rsidP="00CA25E9"/>
    <w:p w14:paraId="74F65C0E" w14:textId="77777777" w:rsidR="00F5099E" w:rsidRDefault="00F5099E" w:rsidP="00CA25E9"/>
    <w:p w14:paraId="22CEC5E4" w14:textId="718A6E54" w:rsidR="00F5099E" w:rsidRDefault="00F5099E" w:rsidP="00CA25E9"/>
    <w:p w14:paraId="66B776B0" w14:textId="77777777" w:rsidR="00F5099E" w:rsidRDefault="00F5099E" w:rsidP="00CA25E9"/>
    <w:p w14:paraId="30E3C79E" w14:textId="77777777" w:rsidR="00CA25E9" w:rsidRPr="00CA25E9" w:rsidRDefault="00CA25E9" w:rsidP="00CA25E9"/>
    <w:tbl>
      <w:tblPr>
        <w:tblStyle w:val="TableGrid"/>
        <w:tblW w:w="10545" w:type="dxa"/>
        <w:tblInd w:w="-5" w:type="dxa"/>
        <w:tblBorders>
          <w:top w:val="none" w:sz="0" w:space="0" w:color="auto"/>
          <w:left w:val="none" w:sz="0" w:space="0" w:color="auto"/>
          <w:bottom w:val="none" w:sz="0" w:space="0" w:color="auto"/>
          <w:right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3402"/>
        <w:gridCol w:w="7143"/>
      </w:tblGrid>
      <w:tr w:rsidR="00CA25E9" w:rsidRPr="006D6485" w14:paraId="2140345D" w14:textId="77777777" w:rsidTr="00A456FF">
        <w:trPr>
          <w:trHeight w:val="397"/>
        </w:trPr>
        <w:tc>
          <w:tcPr>
            <w:tcW w:w="3402" w:type="dxa"/>
            <w:tcBorders>
              <w:top w:val="single" w:sz="12" w:space="0" w:color="auto"/>
              <w:bottom w:val="single" w:sz="4" w:space="0" w:color="auto"/>
            </w:tcBorders>
          </w:tcPr>
          <w:p w14:paraId="6F52858F" w14:textId="77777777" w:rsidR="00CA25E9" w:rsidRPr="006D6485" w:rsidRDefault="00CA25E9" w:rsidP="00CA25E9">
            <w:pPr>
              <w:pStyle w:val="Heading1"/>
              <w:spacing w:line="276" w:lineRule="auto"/>
              <w:rPr>
                <w:rFonts w:ascii="Noe Text Regular" w:hAnsi="Noe Text Regular"/>
              </w:rPr>
            </w:pPr>
            <w:r w:rsidRPr="006D6485">
              <w:rPr>
                <w:rFonts w:ascii="Noe Text Regular" w:hAnsi="Noe Text Regular"/>
              </w:rPr>
              <w:t>Version</w:t>
            </w:r>
          </w:p>
        </w:tc>
        <w:sdt>
          <w:sdtPr>
            <w:rPr>
              <w:bCs w:val="0"/>
              <w:sz w:val="20"/>
              <w:szCs w:val="20"/>
            </w:rPr>
            <w:alias w:val="Label"/>
            <w:tag w:val="DLCPolicyLabelValue"/>
            <w:id w:val="1150482768"/>
            <w:lock w:val="contentLocked"/>
            <w:placeholder>
              <w:docPart w:val="DC4E8FA65A174F218BF12A0BD6FF3768"/>
            </w:placeholder>
            <w:dataBinding w:prefixMappings="xmlns:ns0='http://schemas.microsoft.com/office/2006/metadata/properties' xmlns:ns1='http://www.w3.org/2001/XMLSchema-instance' xmlns:ns2='http://schemas.microsoft.com/office/infopath/2007/PartnerControls' xmlns:ns3='c98e6f02-c389-41dc-88ca-e2d636bc11e5' " w:xpath="/ns0:properties[1]/documentManagement[1]/ns3:DLCPolicyLabelValue[1]" w:storeItemID="{24FFAC65-D228-4B06-965D-AA6A6314B81B}"/>
            <w:text w:multiLine="1"/>
          </w:sdtPr>
          <w:sdtEndPr/>
          <w:sdtContent>
            <w:tc>
              <w:tcPr>
                <w:tcW w:w="7143" w:type="dxa"/>
                <w:tcBorders>
                  <w:top w:val="single" w:sz="12" w:space="0" w:color="auto"/>
                  <w:bottom w:val="single" w:sz="4" w:space="0" w:color="auto"/>
                </w:tcBorders>
              </w:tcPr>
              <w:p w14:paraId="4BDABAE1" w14:textId="1FEDA804" w:rsidR="00CA25E9" w:rsidRPr="006D6485" w:rsidRDefault="0088614D" w:rsidP="00CA25E9">
                <w:pPr>
                  <w:pStyle w:val="Subtitle"/>
                  <w:spacing w:line="276" w:lineRule="auto"/>
                  <w:rPr>
                    <w:bCs w:val="0"/>
                    <w:sz w:val="20"/>
                    <w:szCs w:val="20"/>
                  </w:rPr>
                </w:pPr>
                <w:del w:id="0" w:author="David Beck - Chaucer" w:date="2026-01-05T12:23:00Z" w16du:dateUtc="2026-01-05T12:23:00Z">
                  <w:r w:rsidDel="008F550C">
                    <w:rPr>
                      <w:bCs w:val="0"/>
                      <w:sz w:val="20"/>
                      <w:szCs w:val="20"/>
                    </w:rPr>
                    <w:delText>8.7</w:delText>
                  </w:r>
                </w:del>
                <w:ins w:id="1" w:author="David Beck - Chaucer" w:date="2026-01-05T12:55:00Z" w16du:dateUtc="2026-01-05T12:55:00Z">
                  <w:r w:rsidR="00A607D1">
                    <w:rPr>
                      <w:bCs w:val="0"/>
                      <w:sz w:val="20"/>
                      <w:szCs w:val="20"/>
                    </w:rPr>
                    <w:t>9.1</w:t>
                  </w:r>
                </w:ins>
              </w:p>
            </w:tc>
          </w:sdtContent>
        </w:sdt>
      </w:tr>
      <w:tr w:rsidR="00A16FA1" w:rsidRPr="006D6485" w14:paraId="3DFBBAE9" w14:textId="77777777" w:rsidTr="00A456FF">
        <w:trPr>
          <w:trHeight w:val="397"/>
        </w:trPr>
        <w:tc>
          <w:tcPr>
            <w:tcW w:w="3402" w:type="dxa"/>
            <w:tcBorders>
              <w:top w:val="single" w:sz="4" w:space="0" w:color="auto"/>
            </w:tcBorders>
          </w:tcPr>
          <w:p w14:paraId="37259978"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Business Owner</w:t>
            </w:r>
          </w:p>
        </w:tc>
        <w:tc>
          <w:tcPr>
            <w:tcW w:w="7143" w:type="dxa"/>
            <w:tcBorders>
              <w:top w:val="single" w:sz="4" w:space="0" w:color="auto"/>
            </w:tcBorders>
          </w:tcPr>
          <w:p w14:paraId="387D6796" w14:textId="57950FAA" w:rsidR="00A16FA1" w:rsidRPr="00A16FA1" w:rsidRDefault="00A607D1" w:rsidP="00A16FA1">
            <w:pPr>
              <w:pStyle w:val="Subtitle"/>
              <w:spacing w:line="276" w:lineRule="auto"/>
              <w:rPr>
                <w:bCs w:val="0"/>
                <w:color w:val="FF0000"/>
                <w:sz w:val="20"/>
                <w:szCs w:val="20"/>
              </w:rPr>
            </w:pPr>
            <w:r>
              <w:rPr>
                <w:sz w:val="20"/>
                <w:szCs w:val="20"/>
              </w:rPr>
              <w:t xml:space="preserve"> Head of Data Governance</w:t>
            </w:r>
          </w:p>
        </w:tc>
      </w:tr>
      <w:tr w:rsidR="00A16FA1" w:rsidRPr="006D6485" w14:paraId="260AE473" w14:textId="77777777" w:rsidTr="00A456FF">
        <w:trPr>
          <w:trHeight w:val="397"/>
        </w:trPr>
        <w:tc>
          <w:tcPr>
            <w:tcW w:w="3402" w:type="dxa"/>
          </w:tcPr>
          <w:p w14:paraId="7D3E592D"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Department</w:t>
            </w:r>
          </w:p>
        </w:tc>
        <w:tc>
          <w:tcPr>
            <w:tcW w:w="7143" w:type="dxa"/>
          </w:tcPr>
          <w:p w14:paraId="5BF02010" w14:textId="09D55DC7" w:rsidR="00A16FA1" w:rsidRPr="00A16FA1" w:rsidRDefault="00872F12" w:rsidP="00A16FA1">
            <w:pPr>
              <w:pStyle w:val="Subtitle"/>
              <w:spacing w:line="276" w:lineRule="auto"/>
              <w:rPr>
                <w:bCs w:val="0"/>
                <w:color w:val="FF0000"/>
                <w:sz w:val="20"/>
                <w:szCs w:val="20"/>
              </w:rPr>
            </w:pPr>
            <w:r>
              <w:rPr>
                <w:sz w:val="20"/>
                <w:szCs w:val="20"/>
              </w:rPr>
              <w:t>Operations - Data</w:t>
            </w:r>
            <w:r w:rsidR="00A16FA1" w:rsidRPr="00A16FA1">
              <w:rPr>
                <w:sz w:val="20"/>
                <w:szCs w:val="20"/>
              </w:rPr>
              <w:t xml:space="preserve"> </w:t>
            </w:r>
          </w:p>
        </w:tc>
      </w:tr>
      <w:tr w:rsidR="00A16FA1" w:rsidRPr="006D6485" w14:paraId="10D71ED8" w14:textId="77777777" w:rsidTr="00A456FF">
        <w:trPr>
          <w:trHeight w:val="397"/>
        </w:trPr>
        <w:tc>
          <w:tcPr>
            <w:tcW w:w="3402" w:type="dxa"/>
          </w:tcPr>
          <w:p w14:paraId="0AEAD311"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Policy Owner (Exec)</w:t>
            </w:r>
          </w:p>
        </w:tc>
        <w:tc>
          <w:tcPr>
            <w:tcW w:w="7143" w:type="dxa"/>
          </w:tcPr>
          <w:p w14:paraId="6DAFEAFF" w14:textId="2011ADEC" w:rsidR="00A16FA1" w:rsidRPr="00A16FA1" w:rsidRDefault="00230409" w:rsidP="00A16FA1">
            <w:pPr>
              <w:pStyle w:val="Subtitle"/>
              <w:spacing w:line="276" w:lineRule="auto"/>
              <w:rPr>
                <w:bCs w:val="0"/>
                <w:color w:val="FF0000"/>
                <w:sz w:val="20"/>
                <w:szCs w:val="20"/>
              </w:rPr>
            </w:pPr>
            <w:r w:rsidRPr="00230409">
              <w:rPr>
                <w:rFonts w:eastAsia="Times New Roman" w:cs="Segoe UI"/>
                <w:color w:val="auto"/>
                <w:szCs w:val="20"/>
                <w:lang w:eastAsia="en-GB"/>
              </w:rPr>
              <w:t>Group COO / Head of Operations CIC DAC</w:t>
            </w:r>
          </w:p>
        </w:tc>
      </w:tr>
      <w:tr w:rsidR="00A16FA1" w:rsidRPr="006D6485" w14:paraId="438D9971" w14:textId="77777777" w:rsidTr="00A456FF">
        <w:trPr>
          <w:trHeight w:val="397"/>
        </w:trPr>
        <w:tc>
          <w:tcPr>
            <w:tcW w:w="3402" w:type="dxa"/>
          </w:tcPr>
          <w:p w14:paraId="27C6EEA8"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Monitoring Committee (KPIs)</w:t>
            </w:r>
          </w:p>
        </w:tc>
        <w:tc>
          <w:tcPr>
            <w:tcW w:w="7143" w:type="dxa"/>
          </w:tcPr>
          <w:p w14:paraId="15BE60A0" w14:textId="43CB27AB" w:rsidR="00A16FA1" w:rsidRPr="00A16FA1" w:rsidRDefault="00DF460B" w:rsidP="00A16FA1">
            <w:pPr>
              <w:pStyle w:val="Subtitle"/>
              <w:spacing w:line="276" w:lineRule="auto"/>
              <w:rPr>
                <w:bCs w:val="0"/>
                <w:color w:val="FF0000"/>
                <w:sz w:val="20"/>
                <w:szCs w:val="20"/>
              </w:rPr>
            </w:pPr>
            <w:r>
              <w:rPr>
                <w:sz w:val="20"/>
                <w:szCs w:val="20"/>
              </w:rPr>
              <w:t xml:space="preserve">CSL/CIC </w:t>
            </w:r>
            <w:r w:rsidR="00A16FA1" w:rsidRPr="00A16FA1">
              <w:rPr>
                <w:sz w:val="20"/>
                <w:szCs w:val="20"/>
              </w:rPr>
              <w:t xml:space="preserve">Operations Committee </w:t>
            </w:r>
          </w:p>
        </w:tc>
      </w:tr>
      <w:tr w:rsidR="00A16FA1" w:rsidRPr="006D6485" w14:paraId="3598CFA5" w14:textId="77777777" w:rsidTr="00A456FF">
        <w:trPr>
          <w:trHeight w:val="397"/>
        </w:trPr>
        <w:tc>
          <w:tcPr>
            <w:tcW w:w="3402" w:type="dxa"/>
          </w:tcPr>
          <w:p w14:paraId="2A444A2F"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Oversight Committee (Approval)</w:t>
            </w:r>
          </w:p>
        </w:tc>
        <w:tc>
          <w:tcPr>
            <w:tcW w:w="7143" w:type="dxa"/>
          </w:tcPr>
          <w:p w14:paraId="18DEC784" w14:textId="067A78A5" w:rsidR="00A16FA1" w:rsidRPr="00A16FA1" w:rsidRDefault="00DF460B" w:rsidP="00A16FA1">
            <w:pPr>
              <w:pStyle w:val="Subtitle"/>
              <w:spacing w:line="276" w:lineRule="auto"/>
              <w:rPr>
                <w:bCs w:val="0"/>
                <w:color w:val="FF0000"/>
                <w:sz w:val="20"/>
                <w:szCs w:val="20"/>
              </w:rPr>
            </w:pPr>
            <w:r>
              <w:rPr>
                <w:sz w:val="20"/>
                <w:szCs w:val="20"/>
              </w:rPr>
              <w:t xml:space="preserve">CSL/CIC </w:t>
            </w:r>
            <w:r w:rsidR="00A16FA1" w:rsidRPr="00A16FA1">
              <w:rPr>
                <w:sz w:val="20"/>
                <w:szCs w:val="20"/>
              </w:rPr>
              <w:t xml:space="preserve">Operations Committee </w:t>
            </w:r>
          </w:p>
        </w:tc>
      </w:tr>
      <w:tr w:rsidR="00A16FA1" w:rsidRPr="006D6485" w14:paraId="078394B1" w14:textId="77777777" w:rsidTr="00A456FF">
        <w:trPr>
          <w:trHeight w:val="397"/>
        </w:trPr>
        <w:tc>
          <w:tcPr>
            <w:tcW w:w="3402" w:type="dxa"/>
          </w:tcPr>
          <w:p w14:paraId="4262CBBA"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Date Created</w:t>
            </w:r>
          </w:p>
        </w:tc>
        <w:tc>
          <w:tcPr>
            <w:tcW w:w="7143" w:type="dxa"/>
          </w:tcPr>
          <w:p w14:paraId="632E6FCA" w14:textId="3BCC5251" w:rsidR="00A16FA1" w:rsidRPr="00A16FA1" w:rsidRDefault="00A16FA1" w:rsidP="00A16FA1">
            <w:pPr>
              <w:pStyle w:val="Subtitle"/>
              <w:spacing w:line="276" w:lineRule="auto"/>
              <w:rPr>
                <w:bCs w:val="0"/>
                <w:color w:val="FF0000"/>
                <w:sz w:val="20"/>
                <w:szCs w:val="20"/>
              </w:rPr>
            </w:pPr>
            <w:r w:rsidRPr="00A16FA1">
              <w:rPr>
                <w:sz w:val="20"/>
                <w:szCs w:val="20"/>
              </w:rPr>
              <w:t>24</w:t>
            </w:r>
            <w:r w:rsidR="00CC0BD0" w:rsidRPr="00CC0BD0">
              <w:rPr>
                <w:sz w:val="20"/>
                <w:szCs w:val="20"/>
                <w:vertAlign w:val="superscript"/>
              </w:rPr>
              <w:t>th</w:t>
            </w:r>
            <w:r w:rsidR="00CC0BD0">
              <w:rPr>
                <w:sz w:val="20"/>
                <w:szCs w:val="20"/>
              </w:rPr>
              <w:t xml:space="preserve"> </w:t>
            </w:r>
            <w:r w:rsidRPr="00A16FA1">
              <w:rPr>
                <w:sz w:val="20"/>
                <w:szCs w:val="20"/>
              </w:rPr>
              <w:t xml:space="preserve">January 2017 </w:t>
            </w:r>
          </w:p>
        </w:tc>
      </w:tr>
      <w:tr w:rsidR="00A16FA1" w:rsidRPr="006D6485" w14:paraId="6B161BFC" w14:textId="77777777" w:rsidTr="00A456FF">
        <w:trPr>
          <w:trHeight w:val="397"/>
        </w:trPr>
        <w:tc>
          <w:tcPr>
            <w:tcW w:w="3402" w:type="dxa"/>
          </w:tcPr>
          <w:p w14:paraId="5DEC0AE3"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Last updated</w:t>
            </w:r>
          </w:p>
        </w:tc>
        <w:tc>
          <w:tcPr>
            <w:tcW w:w="7143" w:type="dxa"/>
          </w:tcPr>
          <w:p w14:paraId="436A9655" w14:textId="321E7A3F" w:rsidR="00A16FA1" w:rsidRPr="00A16FA1" w:rsidRDefault="00897B5A" w:rsidP="00A16FA1">
            <w:pPr>
              <w:pStyle w:val="Subtitle"/>
              <w:spacing w:line="276" w:lineRule="auto"/>
              <w:rPr>
                <w:bCs w:val="0"/>
                <w:color w:val="FF0000"/>
                <w:sz w:val="20"/>
                <w:szCs w:val="20"/>
              </w:rPr>
            </w:pPr>
            <w:r>
              <w:rPr>
                <w:sz w:val="20"/>
                <w:szCs w:val="20"/>
              </w:rPr>
              <w:t xml:space="preserve">April </w:t>
            </w:r>
            <w:r w:rsidR="00EE44B6">
              <w:rPr>
                <w:sz w:val="20"/>
                <w:szCs w:val="20"/>
              </w:rPr>
              <w:t>202</w:t>
            </w:r>
            <w:r>
              <w:rPr>
                <w:sz w:val="20"/>
                <w:szCs w:val="20"/>
              </w:rPr>
              <w:t>5</w:t>
            </w:r>
          </w:p>
        </w:tc>
      </w:tr>
      <w:tr w:rsidR="00A16FA1" w:rsidRPr="006D6485" w14:paraId="2160A6BC" w14:textId="77777777" w:rsidTr="00A456FF">
        <w:trPr>
          <w:trHeight w:val="397"/>
        </w:trPr>
        <w:tc>
          <w:tcPr>
            <w:tcW w:w="3402" w:type="dxa"/>
          </w:tcPr>
          <w:p w14:paraId="4A3C7BF8"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Annual Review Date</w:t>
            </w:r>
          </w:p>
        </w:tc>
        <w:tc>
          <w:tcPr>
            <w:tcW w:w="7143" w:type="dxa"/>
          </w:tcPr>
          <w:p w14:paraId="0D6CC8D1" w14:textId="14243E37" w:rsidR="00A16FA1" w:rsidRPr="00A16FA1" w:rsidRDefault="00872F12" w:rsidP="00A16FA1">
            <w:pPr>
              <w:pStyle w:val="Subtitle"/>
              <w:spacing w:line="276" w:lineRule="auto"/>
              <w:rPr>
                <w:bCs w:val="0"/>
                <w:color w:val="FF0000"/>
                <w:sz w:val="20"/>
                <w:szCs w:val="20"/>
              </w:rPr>
            </w:pPr>
            <w:r>
              <w:rPr>
                <w:sz w:val="20"/>
                <w:szCs w:val="20"/>
              </w:rPr>
              <w:t xml:space="preserve">March </w:t>
            </w:r>
            <w:r w:rsidR="00EE44B6">
              <w:rPr>
                <w:sz w:val="20"/>
                <w:szCs w:val="20"/>
              </w:rPr>
              <w:t>202</w:t>
            </w:r>
            <w:r>
              <w:rPr>
                <w:sz w:val="20"/>
                <w:szCs w:val="20"/>
              </w:rPr>
              <w:t>6</w:t>
            </w:r>
          </w:p>
        </w:tc>
      </w:tr>
      <w:tr w:rsidR="00A16FA1" w:rsidRPr="006D6485" w14:paraId="1EE63491" w14:textId="77777777" w:rsidTr="00A456FF">
        <w:trPr>
          <w:trHeight w:val="397"/>
        </w:trPr>
        <w:tc>
          <w:tcPr>
            <w:tcW w:w="3402" w:type="dxa"/>
          </w:tcPr>
          <w:p w14:paraId="13E9459A"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Next Annual Review Date</w:t>
            </w:r>
          </w:p>
        </w:tc>
        <w:tc>
          <w:tcPr>
            <w:tcW w:w="7143" w:type="dxa"/>
          </w:tcPr>
          <w:p w14:paraId="771FED79" w14:textId="2350FCBE" w:rsidR="00A16FA1" w:rsidRPr="00A16FA1" w:rsidRDefault="00EE44B6" w:rsidP="00A16FA1">
            <w:pPr>
              <w:pStyle w:val="Subtitle"/>
              <w:spacing w:line="276" w:lineRule="auto"/>
              <w:rPr>
                <w:bCs w:val="0"/>
                <w:color w:val="FF0000"/>
                <w:sz w:val="20"/>
                <w:szCs w:val="20"/>
              </w:rPr>
            </w:pPr>
            <w:r>
              <w:rPr>
                <w:sz w:val="20"/>
                <w:szCs w:val="20"/>
              </w:rPr>
              <w:t>May</w:t>
            </w:r>
            <w:r w:rsidRPr="00A16FA1">
              <w:rPr>
                <w:sz w:val="20"/>
                <w:szCs w:val="20"/>
              </w:rPr>
              <w:t xml:space="preserve"> </w:t>
            </w:r>
            <w:r w:rsidR="00A16FA1" w:rsidRPr="00A16FA1">
              <w:rPr>
                <w:sz w:val="20"/>
                <w:szCs w:val="20"/>
              </w:rPr>
              <w:t>202</w:t>
            </w:r>
            <w:r w:rsidR="00872F12">
              <w:rPr>
                <w:sz w:val="20"/>
                <w:szCs w:val="20"/>
              </w:rPr>
              <w:t>7</w:t>
            </w:r>
          </w:p>
        </w:tc>
      </w:tr>
      <w:tr w:rsidR="00A16FA1" w:rsidRPr="006D6485" w14:paraId="49BA4373" w14:textId="77777777" w:rsidTr="00A456FF">
        <w:trPr>
          <w:trHeight w:val="397"/>
        </w:trPr>
        <w:tc>
          <w:tcPr>
            <w:tcW w:w="3402" w:type="dxa"/>
          </w:tcPr>
          <w:p w14:paraId="007B7107" w14:textId="77777777" w:rsidR="00A16FA1" w:rsidRPr="006D6485" w:rsidRDefault="00A16FA1" w:rsidP="00A16FA1">
            <w:pPr>
              <w:pStyle w:val="Heading1"/>
              <w:spacing w:line="276" w:lineRule="auto"/>
              <w:rPr>
                <w:rFonts w:ascii="Noe Text Regular" w:hAnsi="Noe Text Regular"/>
              </w:rPr>
            </w:pPr>
            <w:r w:rsidRPr="006D6485">
              <w:rPr>
                <w:rFonts w:ascii="Noe Text Regular" w:hAnsi="Noe Text Regular"/>
              </w:rPr>
              <w:t>Document Location</w:t>
            </w:r>
          </w:p>
        </w:tc>
        <w:tc>
          <w:tcPr>
            <w:tcW w:w="7143" w:type="dxa"/>
          </w:tcPr>
          <w:p w14:paraId="04527512" w14:textId="77777777" w:rsidR="00A16FA1" w:rsidRDefault="00A16FA1" w:rsidP="00A16FA1">
            <w:pPr>
              <w:pStyle w:val="Subtitle"/>
              <w:spacing w:line="276" w:lineRule="auto"/>
              <w:rPr>
                <w:sz w:val="20"/>
                <w:szCs w:val="20"/>
              </w:rPr>
            </w:pPr>
            <w:r w:rsidRPr="00A16FA1">
              <w:rPr>
                <w:sz w:val="20"/>
                <w:szCs w:val="20"/>
              </w:rPr>
              <w:t>The Source</w:t>
            </w:r>
          </w:p>
          <w:p w14:paraId="1AABBE8F" w14:textId="0EFB4366" w:rsidR="00A24291" w:rsidRPr="00A24291" w:rsidRDefault="00A24291" w:rsidP="00790446"/>
        </w:tc>
      </w:tr>
      <w:tr w:rsidR="00A24291" w:rsidRPr="006D6485" w14:paraId="46032BA4" w14:textId="77777777" w:rsidTr="00A456FF">
        <w:trPr>
          <w:trHeight w:val="397"/>
        </w:trPr>
        <w:tc>
          <w:tcPr>
            <w:tcW w:w="3402" w:type="dxa"/>
          </w:tcPr>
          <w:p w14:paraId="484CA8E9" w14:textId="563EB26A" w:rsidR="00A24291" w:rsidRPr="006D6485" w:rsidRDefault="00A24291" w:rsidP="00A16FA1">
            <w:pPr>
              <w:pStyle w:val="Heading1"/>
              <w:spacing w:line="276" w:lineRule="auto"/>
              <w:rPr>
                <w:rFonts w:ascii="Noe Text Regular" w:hAnsi="Noe Text Regular"/>
              </w:rPr>
            </w:pPr>
            <w:r>
              <w:rPr>
                <w:rFonts w:ascii="Noe Text Regular" w:hAnsi="Noe Text Regular"/>
              </w:rPr>
              <w:t>Data Classification</w:t>
            </w:r>
          </w:p>
        </w:tc>
        <w:tc>
          <w:tcPr>
            <w:tcW w:w="7143" w:type="dxa"/>
          </w:tcPr>
          <w:p w14:paraId="3FF8C750" w14:textId="3080D2AC" w:rsidR="00A24291" w:rsidRPr="00A16FA1" w:rsidRDefault="00A24291" w:rsidP="00A16FA1">
            <w:pPr>
              <w:pStyle w:val="Subtitle"/>
              <w:spacing w:line="276" w:lineRule="auto"/>
              <w:rPr>
                <w:sz w:val="20"/>
                <w:szCs w:val="20"/>
              </w:rPr>
            </w:pPr>
            <w:r>
              <w:rPr>
                <w:bCs w:val="0"/>
                <w:sz w:val="20"/>
                <w:szCs w:val="20"/>
              </w:rPr>
              <w:t xml:space="preserve">Internal </w:t>
            </w:r>
            <w:r w:rsidRPr="008D565A">
              <w:rPr>
                <w:bCs w:val="0"/>
                <w:i/>
                <w:iCs/>
                <w:sz w:val="16"/>
                <w:szCs w:val="16"/>
              </w:rPr>
              <w:t xml:space="preserve">- </w:t>
            </w:r>
            <w:r w:rsidRPr="008D565A">
              <w:rPr>
                <w:i/>
                <w:iCs/>
                <w:sz w:val="16"/>
                <w:szCs w:val="16"/>
              </w:rPr>
              <w:t xml:space="preserve">Please </w:t>
            </w:r>
            <w:r>
              <w:rPr>
                <w:i/>
                <w:iCs/>
                <w:sz w:val="16"/>
                <w:szCs w:val="16"/>
              </w:rPr>
              <w:t>refer to Section 1.4 for more information</w:t>
            </w:r>
          </w:p>
        </w:tc>
      </w:tr>
    </w:tbl>
    <w:p w14:paraId="3354C193" w14:textId="77777777" w:rsidR="00ED4912" w:rsidRDefault="00ED4912" w:rsidP="00AE09AC">
      <w:pPr>
        <w:pStyle w:val="Title"/>
        <w:rPr>
          <w:rFonts w:ascii="Noe Text Regular" w:hAnsi="Noe Text Regular"/>
          <w:bCs/>
        </w:rPr>
      </w:pPr>
    </w:p>
    <w:p w14:paraId="09BA6D68" w14:textId="04584C52" w:rsidR="00493A42" w:rsidRPr="00E15340" w:rsidRDefault="00ED4912" w:rsidP="00E15340">
      <w:pPr>
        <w:rPr>
          <w:rFonts w:ascii="Noe Text Regular" w:hAnsi="Noe Text Regular"/>
          <w:bCs w:val="0"/>
        </w:rPr>
      </w:pPr>
      <w:r>
        <w:rPr>
          <w:rFonts w:ascii="Noe Text Regular" w:hAnsi="Noe Text Regular"/>
          <w:bCs w:val="0"/>
        </w:rPr>
        <w:br w:type="page"/>
      </w:r>
      <w:r w:rsidR="00493A42" w:rsidRPr="006D6485">
        <w:rPr>
          <w:rFonts w:ascii="Noe Text Regular" w:hAnsi="Noe Text Regular"/>
        </w:rPr>
        <w:lastRenderedPageBreak/>
        <w:t>Amendment History</w:t>
      </w:r>
    </w:p>
    <w:tbl>
      <w:tblPr>
        <w:tblStyle w:val="TableGrid"/>
        <w:tblW w:w="17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right w:w="28" w:type="dxa"/>
        </w:tblCellMar>
        <w:tblLook w:val="04A0" w:firstRow="1" w:lastRow="0" w:firstColumn="1" w:lastColumn="0" w:noHBand="0" w:noVBand="1"/>
      </w:tblPr>
      <w:tblGrid>
        <w:gridCol w:w="1417"/>
        <w:gridCol w:w="1134"/>
        <w:gridCol w:w="1814"/>
        <w:gridCol w:w="3628"/>
        <w:gridCol w:w="3628"/>
        <w:gridCol w:w="48"/>
        <w:gridCol w:w="6180"/>
      </w:tblGrid>
      <w:tr w:rsidR="00CA25E9" w:rsidRPr="006D6485" w14:paraId="2CFBDE1D" w14:textId="77777777" w:rsidTr="00A342D0">
        <w:trPr>
          <w:trHeight w:val="340"/>
        </w:trPr>
        <w:tc>
          <w:tcPr>
            <w:tcW w:w="1417" w:type="dxa"/>
            <w:tcBorders>
              <w:top w:val="single" w:sz="4" w:space="0" w:color="auto"/>
            </w:tcBorders>
            <w:vAlign w:val="center"/>
          </w:tcPr>
          <w:p w14:paraId="5003E9AD" w14:textId="77777777" w:rsidR="00CA25E9" w:rsidRPr="006D6485" w:rsidRDefault="00CA25E9" w:rsidP="00CA25E9">
            <w:pPr>
              <w:pStyle w:val="Heading1"/>
              <w:rPr>
                <w:rFonts w:ascii="Noe Text Regular" w:hAnsi="Noe Text Regular"/>
              </w:rPr>
            </w:pPr>
            <w:r w:rsidRPr="006D6485">
              <w:rPr>
                <w:rFonts w:ascii="Noe Text Regular" w:hAnsi="Noe Text Regular"/>
              </w:rPr>
              <w:t>Version</w:t>
            </w:r>
          </w:p>
        </w:tc>
        <w:tc>
          <w:tcPr>
            <w:tcW w:w="1134" w:type="dxa"/>
            <w:tcBorders>
              <w:top w:val="single" w:sz="4" w:space="0" w:color="auto"/>
            </w:tcBorders>
            <w:vAlign w:val="center"/>
          </w:tcPr>
          <w:p w14:paraId="412862D8" w14:textId="77777777" w:rsidR="00CA25E9" w:rsidRPr="006D6485" w:rsidRDefault="00CA25E9" w:rsidP="00CA25E9">
            <w:pPr>
              <w:pStyle w:val="Heading1"/>
              <w:rPr>
                <w:rFonts w:ascii="Noe Text Regular" w:hAnsi="Noe Text Regular"/>
              </w:rPr>
            </w:pPr>
            <w:r w:rsidRPr="006D6485">
              <w:rPr>
                <w:rFonts w:ascii="Noe Text Regular" w:hAnsi="Noe Text Regular"/>
              </w:rPr>
              <w:t>Date</w:t>
            </w:r>
          </w:p>
        </w:tc>
        <w:tc>
          <w:tcPr>
            <w:tcW w:w="1814" w:type="dxa"/>
            <w:tcBorders>
              <w:top w:val="single" w:sz="4" w:space="0" w:color="auto"/>
            </w:tcBorders>
            <w:vAlign w:val="center"/>
          </w:tcPr>
          <w:p w14:paraId="358A52FC" w14:textId="5BD7BA75" w:rsidR="00CA25E9" w:rsidRPr="006D6485" w:rsidRDefault="00CA25E9" w:rsidP="00CA25E9">
            <w:pPr>
              <w:pStyle w:val="Heading1"/>
              <w:rPr>
                <w:rFonts w:ascii="Noe Text Regular" w:hAnsi="Noe Text Regular"/>
              </w:rPr>
            </w:pPr>
            <w:r>
              <w:rPr>
                <w:rFonts w:ascii="Noe Text Regular" w:hAnsi="Noe Text Regular"/>
              </w:rPr>
              <w:t>Modified by</w:t>
            </w:r>
          </w:p>
        </w:tc>
        <w:tc>
          <w:tcPr>
            <w:tcW w:w="3628" w:type="dxa"/>
            <w:tcBorders>
              <w:top w:val="single" w:sz="4" w:space="0" w:color="auto"/>
            </w:tcBorders>
            <w:vAlign w:val="center"/>
          </w:tcPr>
          <w:p w14:paraId="3E69EC94" w14:textId="778EC523" w:rsidR="00CA25E9" w:rsidRPr="006D6485" w:rsidRDefault="00CA25E9" w:rsidP="00CA25E9">
            <w:pPr>
              <w:pStyle w:val="Heading1"/>
              <w:rPr>
                <w:rFonts w:ascii="Noe Text Regular" w:hAnsi="Noe Text Regular"/>
              </w:rPr>
            </w:pPr>
            <w:r>
              <w:rPr>
                <w:rFonts w:ascii="Noe Text Regular" w:hAnsi="Noe Text Regular"/>
              </w:rPr>
              <w:t>Change Description</w:t>
            </w:r>
          </w:p>
        </w:tc>
        <w:tc>
          <w:tcPr>
            <w:tcW w:w="3628" w:type="dxa"/>
            <w:tcBorders>
              <w:top w:val="single" w:sz="4" w:space="0" w:color="auto"/>
            </w:tcBorders>
            <w:vAlign w:val="center"/>
          </w:tcPr>
          <w:p w14:paraId="11475C3A" w14:textId="25F83730" w:rsidR="00CA25E9" w:rsidRPr="006D6485" w:rsidRDefault="00CA25E9" w:rsidP="00CA25E9">
            <w:pPr>
              <w:pStyle w:val="Heading1"/>
              <w:rPr>
                <w:rFonts w:ascii="Noe Text Regular" w:hAnsi="Noe Text Regular"/>
              </w:rPr>
            </w:pPr>
          </w:p>
        </w:tc>
        <w:tc>
          <w:tcPr>
            <w:tcW w:w="48" w:type="dxa"/>
            <w:tcBorders>
              <w:top w:val="single" w:sz="4" w:space="0" w:color="auto"/>
            </w:tcBorders>
            <w:vAlign w:val="center"/>
          </w:tcPr>
          <w:p w14:paraId="4564DFDF" w14:textId="1E8C8E9A" w:rsidR="00CA25E9" w:rsidRPr="006D6485" w:rsidRDefault="00CA25E9" w:rsidP="00CA25E9">
            <w:pPr>
              <w:pStyle w:val="Heading1"/>
              <w:rPr>
                <w:rFonts w:ascii="Noe Text Regular" w:hAnsi="Noe Text Regular"/>
              </w:rPr>
            </w:pPr>
          </w:p>
        </w:tc>
        <w:tc>
          <w:tcPr>
            <w:tcW w:w="6180" w:type="dxa"/>
            <w:tcBorders>
              <w:top w:val="single" w:sz="4" w:space="0" w:color="auto"/>
            </w:tcBorders>
            <w:vAlign w:val="center"/>
          </w:tcPr>
          <w:p w14:paraId="49ED3AF6" w14:textId="18E5AA5D" w:rsidR="00CA25E9" w:rsidRPr="006D6485" w:rsidRDefault="00CA25E9" w:rsidP="00CA25E9">
            <w:pPr>
              <w:pStyle w:val="Heading1"/>
              <w:rPr>
                <w:rFonts w:ascii="Noe Text Regular" w:hAnsi="Noe Text Regular"/>
              </w:rPr>
            </w:pPr>
          </w:p>
        </w:tc>
      </w:tr>
      <w:tr w:rsidR="00A16FA1" w:rsidRPr="006D6485" w14:paraId="08B111F9" w14:textId="77777777" w:rsidTr="00A342D0">
        <w:trPr>
          <w:trHeight w:val="340"/>
        </w:trPr>
        <w:tc>
          <w:tcPr>
            <w:tcW w:w="1417" w:type="dxa"/>
          </w:tcPr>
          <w:p w14:paraId="5584C3D8" w14:textId="48D98A4B" w:rsidR="00A16FA1" w:rsidRPr="006D6485" w:rsidRDefault="00A16FA1" w:rsidP="00A16FA1">
            <w:pPr>
              <w:pStyle w:val="Subtitle"/>
              <w:rPr>
                <w:bCs w:val="0"/>
                <w:color w:val="FF0000"/>
              </w:rPr>
            </w:pPr>
            <w:r w:rsidRPr="008D01FA">
              <w:rPr>
                <w:bCs w:val="0"/>
                <w:color w:val="auto"/>
              </w:rPr>
              <w:t>V1</w:t>
            </w:r>
            <w:r>
              <w:rPr>
                <w:bCs w:val="0"/>
                <w:color w:val="auto"/>
              </w:rPr>
              <w:t>.0</w:t>
            </w:r>
          </w:p>
        </w:tc>
        <w:tc>
          <w:tcPr>
            <w:tcW w:w="1134" w:type="dxa"/>
          </w:tcPr>
          <w:p w14:paraId="615A0FFB" w14:textId="681D54FF" w:rsidR="00A16FA1" w:rsidRPr="006D6485" w:rsidRDefault="00A16FA1" w:rsidP="00A16FA1">
            <w:pPr>
              <w:pStyle w:val="Subtitle"/>
              <w:rPr>
                <w:bCs w:val="0"/>
                <w:color w:val="FF0000"/>
              </w:rPr>
            </w:pPr>
            <w:r>
              <w:t>16/04/2014</w:t>
            </w:r>
          </w:p>
        </w:tc>
        <w:tc>
          <w:tcPr>
            <w:tcW w:w="1814" w:type="dxa"/>
          </w:tcPr>
          <w:p w14:paraId="486FDBEC" w14:textId="77777777" w:rsidR="00A16FA1" w:rsidRDefault="00A16FA1" w:rsidP="00A16FA1">
            <w:pPr>
              <w:pStyle w:val="Subtitle"/>
            </w:pPr>
            <w:r>
              <w:t>R. Freund</w:t>
            </w:r>
          </w:p>
          <w:p w14:paraId="532DF273" w14:textId="0654D03E" w:rsidR="00A16FA1" w:rsidRPr="006D6485" w:rsidRDefault="00A16FA1" w:rsidP="00A16FA1">
            <w:pPr>
              <w:pStyle w:val="Subtitle"/>
              <w:rPr>
                <w:bCs w:val="0"/>
                <w:color w:val="FF0000"/>
              </w:rPr>
            </w:pPr>
            <w:r>
              <w:t>P. Armfield</w:t>
            </w:r>
          </w:p>
        </w:tc>
        <w:tc>
          <w:tcPr>
            <w:tcW w:w="3628" w:type="dxa"/>
          </w:tcPr>
          <w:p w14:paraId="6F57051F" w14:textId="162C9187" w:rsidR="00A16FA1" w:rsidRPr="006D6485" w:rsidRDefault="00A16FA1" w:rsidP="00A16FA1">
            <w:pPr>
              <w:pStyle w:val="Subtitle"/>
              <w:rPr>
                <w:bCs w:val="0"/>
                <w:color w:val="FF0000"/>
              </w:rPr>
            </w:pPr>
            <w:r w:rsidRPr="00685068">
              <w:t>Created / Combination of previous separate policies</w:t>
            </w:r>
          </w:p>
        </w:tc>
        <w:tc>
          <w:tcPr>
            <w:tcW w:w="3628" w:type="dxa"/>
            <w:vAlign w:val="center"/>
          </w:tcPr>
          <w:p w14:paraId="0203046D" w14:textId="00A5AFD4" w:rsidR="00A16FA1" w:rsidRPr="006D6485" w:rsidRDefault="00A16FA1" w:rsidP="00A16FA1">
            <w:pPr>
              <w:pStyle w:val="Subtitle"/>
              <w:rPr>
                <w:bCs w:val="0"/>
                <w:color w:val="FF0000"/>
              </w:rPr>
            </w:pPr>
          </w:p>
        </w:tc>
        <w:tc>
          <w:tcPr>
            <w:tcW w:w="48" w:type="dxa"/>
            <w:vAlign w:val="center"/>
          </w:tcPr>
          <w:p w14:paraId="5723FA35" w14:textId="79A9CBF9" w:rsidR="00A16FA1" w:rsidRPr="006D6485" w:rsidRDefault="00A16FA1" w:rsidP="00A16FA1">
            <w:pPr>
              <w:pStyle w:val="Subtitle"/>
              <w:rPr>
                <w:bCs w:val="0"/>
                <w:color w:val="FF0000"/>
              </w:rPr>
            </w:pPr>
          </w:p>
        </w:tc>
        <w:tc>
          <w:tcPr>
            <w:tcW w:w="6180" w:type="dxa"/>
            <w:vAlign w:val="center"/>
          </w:tcPr>
          <w:p w14:paraId="1A429DEB" w14:textId="5BF80869" w:rsidR="00A16FA1" w:rsidRPr="006D6485" w:rsidRDefault="00A16FA1" w:rsidP="00A16FA1">
            <w:pPr>
              <w:pStyle w:val="Subtitle"/>
              <w:rPr>
                <w:bCs w:val="0"/>
                <w:color w:val="FF0000"/>
              </w:rPr>
            </w:pPr>
          </w:p>
        </w:tc>
      </w:tr>
      <w:tr w:rsidR="00A16FA1" w:rsidRPr="006D6485" w14:paraId="63542149" w14:textId="77777777" w:rsidTr="00A342D0">
        <w:trPr>
          <w:trHeight w:val="340"/>
        </w:trPr>
        <w:tc>
          <w:tcPr>
            <w:tcW w:w="1417" w:type="dxa"/>
          </w:tcPr>
          <w:p w14:paraId="0C0B2985" w14:textId="4890E22F" w:rsidR="00A16FA1" w:rsidRPr="006D6485" w:rsidRDefault="00A16FA1" w:rsidP="00A16FA1">
            <w:pPr>
              <w:pStyle w:val="Subtitle"/>
              <w:rPr>
                <w:bCs w:val="0"/>
                <w:color w:val="FF0000"/>
              </w:rPr>
            </w:pPr>
            <w:r w:rsidRPr="008D01FA">
              <w:rPr>
                <w:bCs w:val="0"/>
                <w:color w:val="auto"/>
              </w:rPr>
              <w:t>V</w:t>
            </w:r>
            <w:r>
              <w:rPr>
                <w:bCs w:val="0"/>
                <w:color w:val="auto"/>
              </w:rPr>
              <w:t>2</w:t>
            </w:r>
            <w:r w:rsidRPr="008D01FA">
              <w:rPr>
                <w:bCs w:val="0"/>
                <w:color w:val="auto"/>
              </w:rPr>
              <w:t>.0</w:t>
            </w:r>
          </w:p>
        </w:tc>
        <w:tc>
          <w:tcPr>
            <w:tcW w:w="1134" w:type="dxa"/>
          </w:tcPr>
          <w:p w14:paraId="23447F4D" w14:textId="5814788B" w:rsidR="00A16FA1" w:rsidRPr="006D6485" w:rsidRDefault="00A16FA1" w:rsidP="00A16FA1">
            <w:pPr>
              <w:pStyle w:val="Subtitle"/>
              <w:rPr>
                <w:bCs w:val="0"/>
                <w:color w:val="FF0000"/>
              </w:rPr>
            </w:pPr>
            <w:r w:rsidRPr="001972FD">
              <w:t>24/01/20</w:t>
            </w:r>
            <w:r>
              <w:t>17</w:t>
            </w:r>
          </w:p>
        </w:tc>
        <w:tc>
          <w:tcPr>
            <w:tcW w:w="1814" w:type="dxa"/>
          </w:tcPr>
          <w:p w14:paraId="23749146" w14:textId="77777777" w:rsidR="00A16FA1" w:rsidRDefault="00A16FA1" w:rsidP="00A16FA1">
            <w:pPr>
              <w:pStyle w:val="Subtitle"/>
            </w:pPr>
            <w:r>
              <w:t xml:space="preserve">R. Barnett </w:t>
            </w:r>
          </w:p>
          <w:p w14:paraId="374E86A7" w14:textId="49F601B9" w:rsidR="00A16FA1" w:rsidRPr="006D6485" w:rsidRDefault="00A16FA1" w:rsidP="00A16FA1">
            <w:pPr>
              <w:pStyle w:val="Subtitle"/>
              <w:rPr>
                <w:bCs w:val="0"/>
                <w:color w:val="FF0000"/>
              </w:rPr>
            </w:pPr>
            <w:r>
              <w:t>S. Rosling</w:t>
            </w:r>
          </w:p>
        </w:tc>
        <w:tc>
          <w:tcPr>
            <w:tcW w:w="3628" w:type="dxa"/>
          </w:tcPr>
          <w:p w14:paraId="70497BB5" w14:textId="45007D14" w:rsidR="00A16FA1" w:rsidRPr="006D6485" w:rsidRDefault="00A16FA1" w:rsidP="00A16FA1">
            <w:pPr>
              <w:pStyle w:val="Subtitle"/>
              <w:rPr>
                <w:bCs w:val="0"/>
                <w:color w:val="FF0000"/>
              </w:rPr>
            </w:pPr>
            <w:r w:rsidRPr="00685068">
              <w:t>GDPR Requirements</w:t>
            </w:r>
          </w:p>
        </w:tc>
        <w:tc>
          <w:tcPr>
            <w:tcW w:w="3628" w:type="dxa"/>
            <w:vAlign w:val="center"/>
          </w:tcPr>
          <w:p w14:paraId="0BA371D8" w14:textId="786C5D70" w:rsidR="00A16FA1" w:rsidRPr="006D6485" w:rsidRDefault="00A16FA1" w:rsidP="00A16FA1">
            <w:pPr>
              <w:pStyle w:val="Subtitle"/>
              <w:rPr>
                <w:bCs w:val="0"/>
                <w:color w:val="FF0000"/>
              </w:rPr>
            </w:pPr>
          </w:p>
        </w:tc>
        <w:tc>
          <w:tcPr>
            <w:tcW w:w="48" w:type="dxa"/>
          </w:tcPr>
          <w:p w14:paraId="15D4785A" w14:textId="48CD6B8A" w:rsidR="00A16FA1" w:rsidRPr="006D6485" w:rsidRDefault="00A16FA1" w:rsidP="00A16FA1">
            <w:pPr>
              <w:pStyle w:val="Subtitle"/>
              <w:rPr>
                <w:bCs w:val="0"/>
                <w:color w:val="FF0000"/>
              </w:rPr>
            </w:pPr>
          </w:p>
        </w:tc>
        <w:tc>
          <w:tcPr>
            <w:tcW w:w="6180" w:type="dxa"/>
            <w:vAlign w:val="center"/>
          </w:tcPr>
          <w:p w14:paraId="1319E433" w14:textId="01BA374C" w:rsidR="00A16FA1" w:rsidRPr="006D6485" w:rsidRDefault="00A16FA1" w:rsidP="00A16FA1">
            <w:pPr>
              <w:pStyle w:val="Subtitle"/>
              <w:rPr>
                <w:bCs w:val="0"/>
                <w:color w:val="FF0000"/>
              </w:rPr>
            </w:pPr>
          </w:p>
        </w:tc>
      </w:tr>
      <w:tr w:rsidR="00A16FA1" w:rsidRPr="006D6485" w14:paraId="5B280E4F" w14:textId="77777777" w:rsidTr="00CA25E9">
        <w:trPr>
          <w:trHeight w:val="340"/>
        </w:trPr>
        <w:tc>
          <w:tcPr>
            <w:tcW w:w="1417" w:type="dxa"/>
          </w:tcPr>
          <w:p w14:paraId="2D8DE688" w14:textId="732AF0B2" w:rsidR="00A16FA1" w:rsidRPr="006D6485" w:rsidRDefault="00A16FA1" w:rsidP="00A16FA1">
            <w:pPr>
              <w:pStyle w:val="Subtitle"/>
              <w:rPr>
                <w:bCs w:val="0"/>
                <w:color w:val="FF0000"/>
              </w:rPr>
            </w:pPr>
            <w:r w:rsidRPr="008D01FA">
              <w:rPr>
                <w:bCs w:val="0"/>
                <w:color w:val="auto"/>
              </w:rPr>
              <w:t>V</w:t>
            </w:r>
            <w:r>
              <w:rPr>
                <w:bCs w:val="0"/>
                <w:color w:val="auto"/>
              </w:rPr>
              <w:t>3</w:t>
            </w:r>
            <w:r w:rsidRPr="008D01FA">
              <w:rPr>
                <w:bCs w:val="0"/>
                <w:color w:val="auto"/>
              </w:rPr>
              <w:t>.0</w:t>
            </w:r>
          </w:p>
        </w:tc>
        <w:tc>
          <w:tcPr>
            <w:tcW w:w="1134" w:type="dxa"/>
          </w:tcPr>
          <w:p w14:paraId="37D1B04C" w14:textId="78316A38" w:rsidR="00A16FA1" w:rsidRPr="006D6485" w:rsidRDefault="00A16FA1" w:rsidP="00A16FA1">
            <w:pPr>
              <w:pStyle w:val="Subtitle"/>
              <w:rPr>
                <w:bCs w:val="0"/>
                <w:color w:val="FF0000"/>
              </w:rPr>
            </w:pPr>
            <w:r>
              <w:t>22/02/2018</w:t>
            </w:r>
          </w:p>
        </w:tc>
        <w:tc>
          <w:tcPr>
            <w:tcW w:w="1814" w:type="dxa"/>
          </w:tcPr>
          <w:p w14:paraId="348AE32A" w14:textId="77777777" w:rsidR="00A16FA1" w:rsidRPr="00421E1C" w:rsidRDefault="00A16FA1" w:rsidP="00A16FA1">
            <w:pPr>
              <w:pStyle w:val="Subtitle"/>
              <w:rPr>
                <w:lang w:val="de-DE"/>
              </w:rPr>
            </w:pPr>
            <w:r w:rsidRPr="00421E1C">
              <w:rPr>
                <w:lang w:val="de-DE"/>
              </w:rPr>
              <w:t xml:space="preserve">R. Barnett </w:t>
            </w:r>
          </w:p>
          <w:p w14:paraId="4F399B92" w14:textId="77777777" w:rsidR="00A16FA1" w:rsidRPr="00421E1C" w:rsidRDefault="00A16FA1" w:rsidP="00A16FA1">
            <w:pPr>
              <w:pStyle w:val="Subtitle"/>
              <w:rPr>
                <w:lang w:val="de-DE"/>
              </w:rPr>
            </w:pPr>
            <w:r w:rsidRPr="00421E1C">
              <w:rPr>
                <w:lang w:val="de-DE"/>
              </w:rPr>
              <w:t>R. Freund</w:t>
            </w:r>
          </w:p>
          <w:p w14:paraId="77F414AB" w14:textId="70121DA8" w:rsidR="00A16FA1" w:rsidRPr="00421E1C" w:rsidRDefault="00A16FA1" w:rsidP="00A16FA1">
            <w:pPr>
              <w:pStyle w:val="Subtitle"/>
              <w:rPr>
                <w:bCs w:val="0"/>
                <w:color w:val="FF0000"/>
                <w:lang w:val="de-DE"/>
              </w:rPr>
            </w:pPr>
            <w:r w:rsidRPr="00421E1C">
              <w:rPr>
                <w:lang w:val="de-DE"/>
              </w:rPr>
              <w:t>P. Armfield</w:t>
            </w:r>
          </w:p>
        </w:tc>
        <w:tc>
          <w:tcPr>
            <w:tcW w:w="3628" w:type="dxa"/>
          </w:tcPr>
          <w:p w14:paraId="1C01DD34" w14:textId="57B8E111" w:rsidR="00A16FA1" w:rsidRPr="006D6485" w:rsidRDefault="00A16FA1" w:rsidP="00A16FA1">
            <w:pPr>
              <w:pStyle w:val="Subtitle"/>
              <w:rPr>
                <w:bCs w:val="0"/>
                <w:color w:val="FF0000"/>
              </w:rPr>
            </w:pPr>
            <w:r w:rsidRPr="00685068">
              <w:t>Approved by Ops Com</w:t>
            </w:r>
          </w:p>
        </w:tc>
        <w:tc>
          <w:tcPr>
            <w:tcW w:w="3628" w:type="dxa"/>
          </w:tcPr>
          <w:p w14:paraId="4641ADD2" w14:textId="4E1BCFDB" w:rsidR="00A16FA1" w:rsidRPr="006D6485" w:rsidRDefault="00A16FA1" w:rsidP="00A16FA1">
            <w:pPr>
              <w:pStyle w:val="Subtitle"/>
              <w:rPr>
                <w:bCs w:val="0"/>
                <w:color w:val="FF0000"/>
              </w:rPr>
            </w:pPr>
          </w:p>
        </w:tc>
        <w:tc>
          <w:tcPr>
            <w:tcW w:w="48" w:type="dxa"/>
          </w:tcPr>
          <w:p w14:paraId="026512A1" w14:textId="18531462" w:rsidR="00A16FA1" w:rsidRPr="006D6485" w:rsidRDefault="00A16FA1" w:rsidP="00A16FA1">
            <w:pPr>
              <w:pStyle w:val="Subtitle"/>
              <w:rPr>
                <w:bCs w:val="0"/>
                <w:color w:val="FF0000"/>
              </w:rPr>
            </w:pPr>
          </w:p>
        </w:tc>
        <w:tc>
          <w:tcPr>
            <w:tcW w:w="6180" w:type="dxa"/>
            <w:vAlign w:val="center"/>
          </w:tcPr>
          <w:p w14:paraId="7A8854BF" w14:textId="630DDE8E" w:rsidR="00A16FA1" w:rsidRPr="006D6485" w:rsidRDefault="00A16FA1" w:rsidP="00A16FA1">
            <w:pPr>
              <w:pStyle w:val="Subtitle"/>
              <w:rPr>
                <w:bCs w:val="0"/>
                <w:color w:val="FF0000"/>
              </w:rPr>
            </w:pPr>
          </w:p>
        </w:tc>
      </w:tr>
    </w:tbl>
    <w:p w14:paraId="2AB9E543" w14:textId="6B6902D8" w:rsidR="00EF4B4B" w:rsidRDefault="00EF4B4B" w:rsidP="00457C10">
      <w:pPr>
        <w:pStyle w:val="NoSpacing"/>
        <w:rPr>
          <w:bCs w:val="0"/>
        </w:rPr>
      </w:pPr>
    </w:p>
    <w:p w14:paraId="369F07BD" w14:textId="095FC0E9" w:rsidR="00CA25E9" w:rsidRDefault="00CA25E9" w:rsidP="00CA25E9">
      <w:pPr>
        <w:pStyle w:val="Subtitle"/>
        <w:jc w:val="center"/>
        <w:rPr>
          <w:b/>
        </w:rPr>
      </w:pPr>
      <w:r>
        <w:rPr>
          <w:b/>
        </w:rPr>
        <w:t>Introduction of Automated Version Control on the Source</w:t>
      </w:r>
    </w:p>
    <w:p w14:paraId="397868B0" w14:textId="5B54EAB3" w:rsidR="00CA25E9" w:rsidRDefault="00CA25E9" w:rsidP="00CA25E9"/>
    <w:tbl>
      <w:tblPr>
        <w:tblStyle w:val="TableGrid"/>
        <w:tblW w:w="10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right w:w="28" w:type="dxa"/>
        </w:tblCellMar>
        <w:tblLook w:val="04A0" w:firstRow="1" w:lastRow="0" w:firstColumn="1" w:lastColumn="0" w:noHBand="0" w:noVBand="1"/>
      </w:tblPr>
      <w:tblGrid>
        <w:gridCol w:w="1417"/>
        <w:gridCol w:w="1134"/>
        <w:gridCol w:w="1814"/>
        <w:gridCol w:w="6180"/>
      </w:tblGrid>
      <w:tr w:rsidR="00A16FA1" w:rsidRPr="008D01FA" w14:paraId="1FDD270F" w14:textId="77777777" w:rsidTr="00A342D0">
        <w:trPr>
          <w:trHeight w:val="340"/>
        </w:trPr>
        <w:tc>
          <w:tcPr>
            <w:tcW w:w="1417" w:type="dxa"/>
          </w:tcPr>
          <w:p w14:paraId="1C8BED06" w14:textId="77777777" w:rsidR="00A16FA1" w:rsidRPr="008D01FA" w:rsidRDefault="00A16FA1" w:rsidP="00A16FA1">
            <w:pPr>
              <w:pStyle w:val="Subtitle"/>
              <w:rPr>
                <w:bCs w:val="0"/>
                <w:color w:val="auto"/>
              </w:rPr>
            </w:pPr>
            <w:r w:rsidRPr="008D01FA">
              <w:rPr>
                <w:bCs w:val="0"/>
                <w:color w:val="auto"/>
              </w:rPr>
              <w:t>V1.0</w:t>
            </w:r>
          </w:p>
        </w:tc>
        <w:tc>
          <w:tcPr>
            <w:tcW w:w="1134" w:type="dxa"/>
          </w:tcPr>
          <w:p w14:paraId="3F10B1FB" w14:textId="77777777" w:rsidR="00A16FA1" w:rsidRPr="008D01FA" w:rsidRDefault="00A16FA1" w:rsidP="00A16FA1">
            <w:pPr>
              <w:pStyle w:val="Subtitle"/>
              <w:rPr>
                <w:bCs w:val="0"/>
                <w:color w:val="auto"/>
                <w:lang w:val="en-US"/>
              </w:rPr>
            </w:pPr>
            <w:r w:rsidRPr="00E94441">
              <w:t>20/07/2018</w:t>
            </w:r>
          </w:p>
        </w:tc>
        <w:tc>
          <w:tcPr>
            <w:tcW w:w="1814" w:type="dxa"/>
          </w:tcPr>
          <w:p w14:paraId="7E88C9DD" w14:textId="77777777" w:rsidR="00A16FA1" w:rsidRPr="008D01FA" w:rsidRDefault="00A16FA1" w:rsidP="00A16FA1">
            <w:pPr>
              <w:pStyle w:val="Subtitle"/>
              <w:rPr>
                <w:bCs w:val="0"/>
                <w:color w:val="auto"/>
                <w:lang w:val="en-US"/>
              </w:rPr>
            </w:pPr>
            <w:r w:rsidRPr="00921011">
              <w:t xml:space="preserve">Operations Management  </w:t>
            </w:r>
          </w:p>
        </w:tc>
        <w:tc>
          <w:tcPr>
            <w:tcW w:w="6180" w:type="dxa"/>
          </w:tcPr>
          <w:p w14:paraId="60B521C3" w14:textId="57600950" w:rsidR="00A16FA1" w:rsidRPr="008D01FA" w:rsidRDefault="00A16FA1" w:rsidP="00A16FA1">
            <w:pPr>
              <w:pStyle w:val="Subtitle"/>
              <w:rPr>
                <w:bCs w:val="0"/>
                <w:color w:val="auto"/>
                <w:lang w:val="en-US"/>
              </w:rPr>
            </w:pPr>
            <w:r w:rsidRPr="00B53312">
              <w:t>V3.0 Policy re-uploaded to the Source, to allow the implementation of standardised policy front pages, and</w:t>
            </w:r>
            <w:r>
              <w:t xml:space="preserve"> </w:t>
            </w:r>
            <w:r w:rsidRPr="00B53312">
              <w:t>Embedded Source Version Control – No changes have been made to the actual Policy Content.</w:t>
            </w:r>
          </w:p>
        </w:tc>
      </w:tr>
      <w:tr w:rsidR="00A16FA1" w:rsidRPr="008D01FA" w14:paraId="4ADF4432" w14:textId="77777777" w:rsidTr="00A342D0">
        <w:trPr>
          <w:trHeight w:val="340"/>
        </w:trPr>
        <w:tc>
          <w:tcPr>
            <w:tcW w:w="1417" w:type="dxa"/>
          </w:tcPr>
          <w:p w14:paraId="02302F8A" w14:textId="77777777" w:rsidR="00A16FA1" w:rsidRPr="008D01FA" w:rsidRDefault="00A16FA1" w:rsidP="00A16FA1">
            <w:pPr>
              <w:pStyle w:val="Subtitle"/>
              <w:rPr>
                <w:bCs w:val="0"/>
                <w:color w:val="auto"/>
              </w:rPr>
            </w:pPr>
            <w:r w:rsidRPr="008D01FA">
              <w:rPr>
                <w:bCs w:val="0"/>
                <w:color w:val="auto"/>
              </w:rPr>
              <w:t>V2.0</w:t>
            </w:r>
          </w:p>
        </w:tc>
        <w:tc>
          <w:tcPr>
            <w:tcW w:w="1134" w:type="dxa"/>
          </w:tcPr>
          <w:p w14:paraId="0D9C6062" w14:textId="371CC582" w:rsidR="00A16FA1" w:rsidRPr="008D01FA" w:rsidRDefault="00A16FA1" w:rsidP="00A16FA1">
            <w:pPr>
              <w:pStyle w:val="Subtitle"/>
              <w:rPr>
                <w:bCs w:val="0"/>
                <w:color w:val="auto"/>
                <w:lang w:val="en-US"/>
              </w:rPr>
            </w:pPr>
            <w:r w:rsidRPr="005713A9">
              <w:t>18/02/</w:t>
            </w:r>
            <w:r>
              <w:t>20</w:t>
            </w:r>
            <w:r w:rsidRPr="005713A9">
              <w:t>19</w:t>
            </w:r>
          </w:p>
        </w:tc>
        <w:tc>
          <w:tcPr>
            <w:tcW w:w="1814" w:type="dxa"/>
          </w:tcPr>
          <w:p w14:paraId="432A3944" w14:textId="7FF4083F" w:rsidR="00A16FA1" w:rsidRPr="008D01FA" w:rsidRDefault="00A16FA1" w:rsidP="00A16FA1">
            <w:pPr>
              <w:pStyle w:val="Subtitle"/>
              <w:rPr>
                <w:bCs w:val="0"/>
                <w:color w:val="auto"/>
                <w:lang w:val="en-US"/>
              </w:rPr>
            </w:pPr>
            <w:r w:rsidRPr="00A16FA1">
              <w:t>R. Barnett</w:t>
            </w:r>
          </w:p>
        </w:tc>
        <w:tc>
          <w:tcPr>
            <w:tcW w:w="6180" w:type="dxa"/>
          </w:tcPr>
          <w:p w14:paraId="45E3AFE2" w14:textId="0E31F8D3" w:rsidR="00A16FA1" w:rsidRPr="008D01FA" w:rsidRDefault="00A16FA1" w:rsidP="00A16FA1">
            <w:pPr>
              <w:pStyle w:val="Subtitle"/>
              <w:rPr>
                <w:bCs w:val="0"/>
                <w:color w:val="auto"/>
                <w:lang w:val="en-US"/>
              </w:rPr>
            </w:pPr>
            <w:r w:rsidRPr="00B53312">
              <w:t>Minor Housekeeping</w:t>
            </w:r>
          </w:p>
        </w:tc>
      </w:tr>
      <w:tr w:rsidR="00A16FA1" w:rsidRPr="008D01FA" w14:paraId="443E366E" w14:textId="77777777" w:rsidTr="00A342D0">
        <w:trPr>
          <w:trHeight w:val="340"/>
        </w:trPr>
        <w:tc>
          <w:tcPr>
            <w:tcW w:w="1417" w:type="dxa"/>
          </w:tcPr>
          <w:p w14:paraId="72481CDC" w14:textId="77777777" w:rsidR="00A16FA1" w:rsidRPr="008D01FA" w:rsidRDefault="00A16FA1" w:rsidP="00A16FA1">
            <w:pPr>
              <w:pStyle w:val="Subtitle"/>
              <w:rPr>
                <w:bCs w:val="0"/>
                <w:color w:val="auto"/>
              </w:rPr>
            </w:pPr>
            <w:r w:rsidRPr="008D01FA">
              <w:rPr>
                <w:bCs w:val="0"/>
                <w:color w:val="auto"/>
              </w:rPr>
              <w:t>V3.0</w:t>
            </w:r>
          </w:p>
        </w:tc>
        <w:tc>
          <w:tcPr>
            <w:tcW w:w="1134" w:type="dxa"/>
          </w:tcPr>
          <w:p w14:paraId="538816F0" w14:textId="3C7D3980" w:rsidR="00A16FA1" w:rsidRPr="008D01FA" w:rsidRDefault="00A16FA1" w:rsidP="00A16FA1">
            <w:pPr>
              <w:pStyle w:val="Subtitle"/>
              <w:rPr>
                <w:bCs w:val="0"/>
                <w:color w:val="auto"/>
              </w:rPr>
            </w:pPr>
            <w:r w:rsidRPr="005713A9">
              <w:t>18/02/</w:t>
            </w:r>
            <w:r>
              <w:t>20</w:t>
            </w:r>
            <w:r w:rsidRPr="005713A9">
              <w:t>19</w:t>
            </w:r>
          </w:p>
        </w:tc>
        <w:tc>
          <w:tcPr>
            <w:tcW w:w="1814" w:type="dxa"/>
          </w:tcPr>
          <w:p w14:paraId="26E4C823" w14:textId="0C146CD0" w:rsidR="00A16FA1" w:rsidRPr="008D01FA" w:rsidRDefault="00A16FA1" w:rsidP="00A16FA1">
            <w:pPr>
              <w:pStyle w:val="Subtitle"/>
              <w:rPr>
                <w:bCs w:val="0"/>
                <w:color w:val="auto"/>
              </w:rPr>
            </w:pPr>
            <w:r w:rsidRPr="005B07BF">
              <w:t>R. Barnett</w:t>
            </w:r>
          </w:p>
        </w:tc>
        <w:tc>
          <w:tcPr>
            <w:tcW w:w="6180" w:type="dxa"/>
          </w:tcPr>
          <w:p w14:paraId="31DE9D1D" w14:textId="231ADE17" w:rsidR="00A16FA1" w:rsidRPr="008D01FA" w:rsidRDefault="00A16FA1" w:rsidP="00A16FA1">
            <w:pPr>
              <w:pStyle w:val="Subtitle"/>
              <w:rPr>
                <w:bCs w:val="0"/>
                <w:color w:val="auto"/>
              </w:rPr>
            </w:pPr>
            <w:r w:rsidRPr="00B53312">
              <w:t>Additional Minor Housekeeping</w:t>
            </w:r>
          </w:p>
        </w:tc>
      </w:tr>
      <w:tr w:rsidR="00A16FA1" w:rsidRPr="008D01FA" w14:paraId="4F762D0E" w14:textId="77777777" w:rsidTr="00A342D0">
        <w:trPr>
          <w:trHeight w:val="340"/>
        </w:trPr>
        <w:tc>
          <w:tcPr>
            <w:tcW w:w="1417" w:type="dxa"/>
          </w:tcPr>
          <w:p w14:paraId="21BAEC16" w14:textId="77777777" w:rsidR="00A16FA1" w:rsidRPr="008D01FA" w:rsidRDefault="00A16FA1" w:rsidP="00A16FA1">
            <w:pPr>
              <w:pStyle w:val="Subtitle"/>
              <w:rPr>
                <w:bCs w:val="0"/>
                <w:color w:val="auto"/>
              </w:rPr>
            </w:pPr>
            <w:r w:rsidRPr="008D01FA">
              <w:rPr>
                <w:bCs w:val="0"/>
                <w:color w:val="auto"/>
              </w:rPr>
              <w:t>V4.0</w:t>
            </w:r>
          </w:p>
        </w:tc>
        <w:tc>
          <w:tcPr>
            <w:tcW w:w="1134" w:type="dxa"/>
          </w:tcPr>
          <w:p w14:paraId="1AFFBE78" w14:textId="2ECC6A5B" w:rsidR="00A16FA1" w:rsidRPr="008D01FA" w:rsidRDefault="00A16FA1" w:rsidP="00A16FA1">
            <w:pPr>
              <w:pStyle w:val="Subtitle"/>
              <w:rPr>
                <w:bCs w:val="0"/>
                <w:color w:val="auto"/>
                <w:lang w:val="en-US"/>
              </w:rPr>
            </w:pPr>
            <w:r w:rsidRPr="005713A9">
              <w:t>26/03/20</w:t>
            </w:r>
            <w:r>
              <w:t>20</w:t>
            </w:r>
          </w:p>
        </w:tc>
        <w:tc>
          <w:tcPr>
            <w:tcW w:w="1814" w:type="dxa"/>
          </w:tcPr>
          <w:p w14:paraId="603AB717" w14:textId="2221F1B1" w:rsidR="00A16FA1" w:rsidRPr="008D01FA" w:rsidRDefault="00A16FA1" w:rsidP="00A16FA1">
            <w:pPr>
              <w:pStyle w:val="Subtitle"/>
              <w:rPr>
                <w:bCs w:val="0"/>
                <w:color w:val="auto"/>
                <w:lang w:val="en-US"/>
              </w:rPr>
            </w:pPr>
            <w:r w:rsidRPr="005B07BF">
              <w:t>R. Barnett</w:t>
            </w:r>
          </w:p>
        </w:tc>
        <w:tc>
          <w:tcPr>
            <w:tcW w:w="6180" w:type="dxa"/>
          </w:tcPr>
          <w:p w14:paraId="478EE1B8" w14:textId="5E32F44A" w:rsidR="00A16FA1" w:rsidRPr="008D01FA" w:rsidRDefault="00A16FA1" w:rsidP="00A16FA1">
            <w:pPr>
              <w:pStyle w:val="Subtitle"/>
              <w:rPr>
                <w:bCs w:val="0"/>
                <w:color w:val="auto"/>
                <w:lang w:val="en-US"/>
              </w:rPr>
            </w:pPr>
            <w:r w:rsidRPr="00B53312">
              <w:t>Update history amended following annual review (no substantive changes)</w:t>
            </w:r>
          </w:p>
        </w:tc>
      </w:tr>
      <w:tr w:rsidR="00A16FA1" w:rsidRPr="008D01FA" w14:paraId="7E9B1294" w14:textId="77777777" w:rsidTr="00A342D0">
        <w:trPr>
          <w:trHeight w:val="340"/>
        </w:trPr>
        <w:tc>
          <w:tcPr>
            <w:tcW w:w="1417" w:type="dxa"/>
          </w:tcPr>
          <w:p w14:paraId="1DB033DE" w14:textId="77777777" w:rsidR="00A16FA1" w:rsidRDefault="00A16FA1" w:rsidP="00A16FA1">
            <w:pPr>
              <w:pStyle w:val="Subtitle"/>
              <w:rPr>
                <w:bCs w:val="0"/>
                <w:color w:val="auto"/>
              </w:rPr>
            </w:pPr>
            <w:r w:rsidRPr="008D01FA">
              <w:rPr>
                <w:bCs w:val="0"/>
                <w:color w:val="auto"/>
              </w:rPr>
              <w:t>V</w:t>
            </w:r>
            <w:r>
              <w:rPr>
                <w:bCs w:val="0"/>
                <w:color w:val="auto"/>
              </w:rPr>
              <w:t>5</w:t>
            </w:r>
            <w:r w:rsidRPr="008D01FA">
              <w:rPr>
                <w:bCs w:val="0"/>
                <w:color w:val="auto"/>
              </w:rPr>
              <w:t>.0</w:t>
            </w:r>
          </w:p>
          <w:p w14:paraId="4311B814" w14:textId="77777777" w:rsidR="00F94D5F" w:rsidRPr="005B783A" w:rsidRDefault="00F94D5F" w:rsidP="00F94D5F">
            <w:pPr>
              <w:rPr>
                <w:rFonts w:ascii="Noe Text Regular" w:hAnsi="Noe Text Regular"/>
                <w:bCs w:val="0"/>
                <w:color w:val="auto"/>
                <w:sz w:val="18"/>
                <w:szCs w:val="18"/>
              </w:rPr>
            </w:pPr>
          </w:p>
          <w:p w14:paraId="3BB780C1" w14:textId="77777777" w:rsidR="00F94D5F" w:rsidRDefault="00F94D5F" w:rsidP="005B783A">
            <w:pPr>
              <w:rPr>
                <w:rFonts w:ascii="Noe Text Regular" w:hAnsi="Noe Text Regular"/>
                <w:bCs w:val="0"/>
                <w:color w:val="auto"/>
                <w:sz w:val="18"/>
                <w:szCs w:val="18"/>
              </w:rPr>
            </w:pPr>
            <w:r w:rsidRPr="005B783A">
              <w:rPr>
                <w:rFonts w:ascii="Noe Text Regular" w:hAnsi="Noe Text Regular"/>
                <w:bCs w:val="0"/>
                <w:color w:val="auto"/>
                <w:sz w:val="18"/>
                <w:szCs w:val="18"/>
              </w:rPr>
              <w:t>V6.0</w:t>
            </w:r>
          </w:p>
          <w:p w14:paraId="6AD0A253" w14:textId="77777777" w:rsidR="002736F5" w:rsidRDefault="002736F5" w:rsidP="005B783A">
            <w:pPr>
              <w:rPr>
                <w:rFonts w:ascii="Noe Text Regular" w:hAnsi="Noe Text Regular"/>
                <w:bCs w:val="0"/>
                <w:color w:val="auto"/>
                <w:sz w:val="18"/>
                <w:szCs w:val="18"/>
              </w:rPr>
            </w:pPr>
          </w:p>
          <w:p w14:paraId="3D4C6A68" w14:textId="739985BD" w:rsidR="002736F5" w:rsidRPr="00F94D5F" w:rsidRDefault="002736F5" w:rsidP="005B783A">
            <w:pPr>
              <w:rPr>
                <w:bCs w:val="0"/>
                <w:color w:val="auto"/>
              </w:rPr>
            </w:pPr>
            <w:r>
              <w:rPr>
                <w:rFonts w:ascii="Noe Text Regular" w:hAnsi="Noe Text Regular"/>
                <w:bCs w:val="0"/>
                <w:color w:val="auto"/>
                <w:sz w:val="18"/>
                <w:szCs w:val="18"/>
              </w:rPr>
              <w:t>V7.0</w:t>
            </w:r>
          </w:p>
        </w:tc>
        <w:tc>
          <w:tcPr>
            <w:tcW w:w="1134" w:type="dxa"/>
          </w:tcPr>
          <w:p w14:paraId="5D535EF6" w14:textId="77777777" w:rsidR="00A16FA1" w:rsidRPr="005B783A" w:rsidRDefault="00A16FA1" w:rsidP="00A16FA1">
            <w:pPr>
              <w:pStyle w:val="Subtitle"/>
              <w:rPr>
                <w:bCs w:val="0"/>
                <w:color w:val="auto"/>
              </w:rPr>
            </w:pPr>
            <w:r w:rsidRPr="005B783A">
              <w:rPr>
                <w:bCs w:val="0"/>
                <w:color w:val="auto"/>
              </w:rPr>
              <w:t>08/03/2021</w:t>
            </w:r>
          </w:p>
          <w:p w14:paraId="55D221C4" w14:textId="77777777" w:rsidR="00F94D5F" w:rsidRPr="005B783A" w:rsidRDefault="00F94D5F" w:rsidP="00F94D5F">
            <w:pPr>
              <w:rPr>
                <w:rFonts w:ascii="Noe Text Regular" w:hAnsi="Noe Text Regular"/>
                <w:bCs w:val="0"/>
                <w:color w:val="auto"/>
                <w:sz w:val="18"/>
                <w:szCs w:val="18"/>
              </w:rPr>
            </w:pPr>
          </w:p>
          <w:p w14:paraId="04D7EE8F" w14:textId="77777777" w:rsidR="00F94D5F" w:rsidRDefault="00F94D5F" w:rsidP="005B783A">
            <w:pPr>
              <w:rPr>
                <w:rFonts w:ascii="Noe Text Regular" w:hAnsi="Noe Text Regular"/>
                <w:bCs w:val="0"/>
                <w:color w:val="auto"/>
                <w:sz w:val="18"/>
                <w:szCs w:val="18"/>
              </w:rPr>
            </w:pPr>
            <w:r w:rsidRPr="005B783A">
              <w:rPr>
                <w:rFonts w:ascii="Noe Text Regular" w:hAnsi="Noe Text Regular"/>
                <w:bCs w:val="0"/>
                <w:color w:val="auto"/>
                <w:sz w:val="18"/>
                <w:szCs w:val="18"/>
              </w:rPr>
              <w:t>21/02/2022</w:t>
            </w:r>
          </w:p>
          <w:p w14:paraId="7CECEAD9" w14:textId="77777777" w:rsidR="002736F5" w:rsidRDefault="002736F5" w:rsidP="005B783A">
            <w:pPr>
              <w:rPr>
                <w:rFonts w:ascii="Noe Text Regular" w:hAnsi="Noe Text Regular"/>
                <w:bCs w:val="0"/>
                <w:color w:val="auto"/>
                <w:sz w:val="18"/>
                <w:szCs w:val="18"/>
              </w:rPr>
            </w:pPr>
          </w:p>
          <w:p w14:paraId="379AEE40" w14:textId="3314E53D" w:rsidR="002736F5" w:rsidRPr="005B783A" w:rsidRDefault="00DF460B" w:rsidP="005B783A">
            <w:pPr>
              <w:rPr>
                <w:bCs w:val="0"/>
                <w:color w:val="auto"/>
              </w:rPr>
            </w:pPr>
            <w:r>
              <w:rPr>
                <w:rFonts w:ascii="Noe Text Regular" w:hAnsi="Noe Text Regular"/>
                <w:bCs w:val="0"/>
                <w:color w:val="auto"/>
                <w:sz w:val="18"/>
                <w:szCs w:val="18"/>
              </w:rPr>
              <w:t>01</w:t>
            </w:r>
            <w:r w:rsidR="002736F5">
              <w:rPr>
                <w:rFonts w:ascii="Noe Text Regular" w:hAnsi="Noe Text Regular"/>
                <w:bCs w:val="0"/>
                <w:color w:val="auto"/>
                <w:sz w:val="18"/>
                <w:szCs w:val="18"/>
              </w:rPr>
              <w:t>/0</w:t>
            </w:r>
            <w:r>
              <w:rPr>
                <w:rFonts w:ascii="Noe Text Regular" w:hAnsi="Noe Text Regular"/>
                <w:bCs w:val="0"/>
                <w:color w:val="auto"/>
                <w:sz w:val="18"/>
                <w:szCs w:val="18"/>
              </w:rPr>
              <w:t>2</w:t>
            </w:r>
            <w:r w:rsidR="002736F5">
              <w:rPr>
                <w:rFonts w:ascii="Noe Text Regular" w:hAnsi="Noe Text Regular"/>
                <w:bCs w:val="0"/>
                <w:color w:val="auto"/>
                <w:sz w:val="18"/>
                <w:szCs w:val="18"/>
              </w:rPr>
              <w:t>/2023</w:t>
            </w:r>
          </w:p>
        </w:tc>
        <w:tc>
          <w:tcPr>
            <w:tcW w:w="1814" w:type="dxa"/>
          </w:tcPr>
          <w:p w14:paraId="72C87225" w14:textId="77777777" w:rsidR="00A16FA1" w:rsidRPr="005B783A" w:rsidRDefault="00A16FA1" w:rsidP="00A16FA1">
            <w:pPr>
              <w:pStyle w:val="Subtitle"/>
              <w:rPr>
                <w:bCs w:val="0"/>
                <w:color w:val="auto"/>
              </w:rPr>
            </w:pPr>
            <w:r w:rsidRPr="005B783A">
              <w:rPr>
                <w:bCs w:val="0"/>
                <w:color w:val="auto"/>
              </w:rPr>
              <w:t>R. Barnett</w:t>
            </w:r>
          </w:p>
          <w:p w14:paraId="5ADBCF04" w14:textId="77777777" w:rsidR="00F94D5F" w:rsidRPr="005B783A" w:rsidRDefault="00F94D5F" w:rsidP="00F94D5F">
            <w:pPr>
              <w:rPr>
                <w:rFonts w:ascii="Noe Text Regular" w:hAnsi="Noe Text Regular"/>
                <w:bCs w:val="0"/>
                <w:color w:val="auto"/>
                <w:sz w:val="18"/>
                <w:szCs w:val="18"/>
              </w:rPr>
            </w:pPr>
          </w:p>
          <w:p w14:paraId="64F8098B" w14:textId="77777777" w:rsidR="00F94D5F" w:rsidRDefault="00F94D5F" w:rsidP="005B783A">
            <w:pPr>
              <w:rPr>
                <w:rFonts w:ascii="Noe Text Regular" w:hAnsi="Noe Text Regular"/>
                <w:bCs w:val="0"/>
                <w:color w:val="auto"/>
                <w:sz w:val="18"/>
                <w:szCs w:val="18"/>
              </w:rPr>
            </w:pPr>
            <w:r w:rsidRPr="005B783A">
              <w:rPr>
                <w:rFonts w:ascii="Noe Text Regular" w:hAnsi="Noe Text Regular"/>
                <w:bCs w:val="0"/>
                <w:color w:val="auto"/>
                <w:sz w:val="18"/>
                <w:szCs w:val="18"/>
              </w:rPr>
              <w:t>R. Barnett</w:t>
            </w:r>
          </w:p>
          <w:p w14:paraId="36B27EF4" w14:textId="77777777" w:rsidR="002736F5" w:rsidRDefault="002736F5" w:rsidP="005B783A">
            <w:pPr>
              <w:rPr>
                <w:rFonts w:ascii="Noe Text Regular" w:hAnsi="Noe Text Regular"/>
                <w:bCs w:val="0"/>
                <w:color w:val="auto"/>
                <w:sz w:val="18"/>
                <w:szCs w:val="18"/>
              </w:rPr>
            </w:pPr>
          </w:p>
          <w:p w14:paraId="4DB2D841" w14:textId="58A5B4E7" w:rsidR="002736F5" w:rsidRPr="005B783A" w:rsidRDefault="002736F5" w:rsidP="005B783A">
            <w:pPr>
              <w:rPr>
                <w:bCs w:val="0"/>
                <w:color w:val="auto"/>
              </w:rPr>
            </w:pPr>
            <w:r>
              <w:rPr>
                <w:rFonts w:ascii="Noe Text Regular" w:hAnsi="Noe Text Regular"/>
                <w:bCs w:val="0"/>
                <w:color w:val="auto"/>
                <w:sz w:val="18"/>
                <w:szCs w:val="18"/>
              </w:rPr>
              <w:t>R. Barnett</w:t>
            </w:r>
          </w:p>
        </w:tc>
        <w:tc>
          <w:tcPr>
            <w:tcW w:w="6180" w:type="dxa"/>
          </w:tcPr>
          <w:p w14:paraId="0C3948BB" w14:textId="678641AC" w:rsidR="00A16FA1" w:rsidRPr="005B783A" w:rsidRDefault="00A16FA1" w:rsidP="00A16FA1">
            <w:pPr>
              <w:pStyle w:val="Subtitle"/>
              <w:rPr>
                <w:bCs w:val="0"/>
                <w:color w:val="auto"/>
              </w:rPr>
            </w:pPr>
            <w:r w:rsidRPr="005B783A">
              <w:rPr>
                <w:bCs w:val="0"/>
                <w:color w:val="auto"/>
              </w:rPr>
              <w:t>Update to Group Policy, for GDPR following Brexit, and standardise formatting</w:t>
            </w:r>
          </w:p>
          <w:p w14:paraId="7AACAACE" w14:textId="58A28AC8" w:rsidR="00F94D5F" w:rsidRDefault="00F94D5F" w:rsidP="005B783A">
            <w:pPr>
              <w:rPr>
                <w:rFonts w:ascii="Noe Text Regular" w:hAnsi="Noe Text Regular"/>
                <w:bCs w:val="0"/>
                <w:color w:val="auto"/>
                <w:sz w:val="18"/>
                <w:szCs w:val="18"/>
              </w:rPr>
            </w:pPr>
            <w:r w:rsidRPr="005B783A">
              <w:rPr>
                <w:rFonts w:ascii="Noe Text Regular" w:hAnsi="Noe Text Regular"/>
                <w:bCs w:val="0"/>
                <w:color w:val="auto"/>
                <w:sz w:val="18"/>
                <w:szCs w:val="18"/>
              </w:rPr>
              <w:t>Annual refresh</w:t>
            </w:r>
          </w:p>
          <w:p w14:paraId="6EB30919" w14:textId="12EB2ABA" w:rsidR="002736F5" w:rsidRDefault="002736F5" w:rsidP="005B783A">
            <w:pPr>
              <w:rPr>
                <w:rFonts w:ascii="Noe Text Regular" w:hAnsi="Noe Text Regular"/>
                <w:bCs w:val="0"/>
                <w:color w:val="auto"/>
                <w:sz w:val="18"/>
                <w:szCs w:val="18"/>
              </w:rPr>
            </w:pPr>
          </w:p>
          <w:p w14:paraId="62D2DC3D" w14:textId="6FB823B7" w:rsidR="002736F5" w:rsidRDefault="002736F5" w:rsidP="005B783A">
            <w:pPr>
              <w:rPr>
                <w:rFonts w:ascii="Noe Text Regular" w:hAnsi="Noe Text Regular"/>
                <w:bCs w:val="0"/>
                <w:color w:val="auto"/>
                <w:sz w:val="18"/>
                <w:szCs w:val="18"/>
              </w:rPr>
            </w:pPr>
            <w:r>
              <w:rPr>
                <w:rFonts w:ascii="Noe Text Regular" w:hAnsi="Noe Text Regular"/>
                <w:bCs w:val="0"/>
                <w:color w:val="auto"/>
                <w:sz w:val="18"/>
                <w:szCs w:val="18"/>
              </w:rPr>
              <w:t>Annual refresh</w:t>
            </w:r>
          </w:p>
          <w:p w14:paraId="611F08A2" w14:textId="0CA7E289" w:rsidR="00F94D5F" w:rsidRPr="005B783A" w:rsidRDefault="00F94D5F" w:rsidP="005B783A">
            <w:pPr>
              <w:rPr>
                <w:bCs w:val="0"/>
                <w:color w:val="auto"/>
              </w:rPr>
            </w:pPr>
          </w:p>
        </w:tc>
      </w:tr>
      <w:tr w:rsidR="007D0B93" w:rsidRPr="008D01FA" w14:paraId="09308AF2" w14:textId="77777777" w:rsidTr="00A342D0">
        <w:trPr>
          <w:trHeight w:val="340"/>
        </w:trPr>
        <w:tc>
          <w:tcPr>
            <w:tcW w:w="1417" w:type="dxa"/>
          </w:tcPr>
          <w:p w14:paraId="7CE1F41B" w14:textId="57DD2FCA" w:rsidR="007D0B93" w:rsidRPr="008D01FA" w:rsidRDefault="00EE6928" w:rsidP="00A16FA1">
            <w:pPr>
              <w:pStyle w:val="Subtitle"/>
              <w:rPr>
                <w:bCs w:val="0"/>
                <w:color w:val="auto"/>
              </w:rPr>
            </w:pPr>
            <w:r>
              <w:rPr>
                <w:bCs w:val="0"/>
                <w:color w:val="auto"/>
              </w:rPr>
              <w:t>V7.1</w:t>
            </w:r>
          </w:p>
        </w:tc>
        <w:tc>
          <w:tcPr>
            <w:tcW w:w="1134" w:type="dxa"/>
          </w:tcPr>
          <w:p w14:paraId="035EACCB" w14:textId="27710BB9" w:rsidR="007D0B93" w:rsidRPr="005B783A" w:rsidRDefault="007D0B93" w:rsidP="00A16FA1">
            <w:pPr>
              <w:pStyle w:val="Subtitle"/>
              <w:rPr>
                <w:bCs w:val="0"/>
                <w:color w:val="auto"/>
              </w:rPr>
            </w:pPr>
            <w:r>
              <w:rPr>
                <w:bCs w:val="0"/>
                <w:color w:val="auto"/>
              </w:rPr>
              <w:t>09/10/2023</w:t>
            </w:r>
          </w:p>
        </w:tc>
        <w:tc>
          <w:tcPr>
            <w:tcW w:w="1814" w:type="dxa"/>
          </w:tcPr>
          <w:p w14:paraId="62179A52" w14:textId="1F4C97A4" w:rsidR="007D0B93" w:rsidRPr="005B783A" w:rsidRDefault="007D0B93" w:rsidP="00A16FA1">
            <w:pPr>
              <w:pStyle w:val="Subtitle"/>
              <w:rPr>
                <w:bCs w:val="0"/>
                <w:color w:val="auto"/>
              </w:rPr>
            </w:pPr>
            <w:r>
              <w:rPr>
                <w:bCs w:val="0"/>
                <w:color w:val="auto"/>
              </w:rPr>
              <w:t>R. Barnett</w:t>
            </w:r>
          </w:p>
        </w:tc>
        <w:tc>
          <w:tcPr>
            <w:tcW w:w="6180" w:type="dxa"/>
          </w:tcPr>
          <w:p w14:paraId="3E882CEE" w14:textId="5B7F4B8C" w:rsidR="007D0B93" w:rsidRPr="005B783A" w:rsidRDefault="007D0B93" w:rsidP="00A16FA1">
            <w:pPr>
              <w:pStyle w:val="Subtitle"/>
              <w:rPr>
                <w:bCs w:val="0"/>
                <w:color w:val="auto"/>
              </w:rPr>
            </w:pPr>
            <w:r>
              <w:rPr>
                <w:bCs w:val="0"/>
                <w:color w:val="auto"/>
              </w:rPr>
              <w:t>Personal Data sections removed to separate Data Protection Policy</w:t>
            </w:r>
          </w:p>
        </w:tc>
      </w:tr>
      <w:tr w:rsidR="00EE44B6" w:rsidRPr="008D01FA" w14:paraId="2FA318A1" w14:textId="77777777" w:rsidTr="00A342D0">
        <w:trPr>
          <w:trHeight w:val="340"/>
        </w:trPr>
        <w:tc>
          <w:tcPr>
            <w:tcW w:w="1417" w:type="dxa"/>
          </w:tcPr>
          <w:p w14:paraId="5B2F577D" w14:textId="3D821AAB" w:rsidR="00EE44B6" w:rsidRDefault="00EE44B6" w:rsidP="00A16FA1">
            <w:pPr>
              <w:pStyle w:val="Subtitle"/>
              <w:rPr>
                <w:bCs w:val="0"/>
                <w:color w:val="auto"/>
              </w:rPr>
            </w:pPr>
            <w:r>
              <w:rPr>
                <w:bCs w:val="0"/>
                <w:color w:val="auto"/>
              </w:rPr>
              <w:t>V</w:t>
            </w:r>
            <w:r w:rsidR="00EE6928">
              <w:rPr>
                <w:bCs w:val="0"/>
                <w:color w:val="auto"/>
              </w:rPr>
              <w:t>7.2</w:t>
            </w:r>
          </w:p>
        </w:tc>
        <w:tc>
          <w:tcPr>
            <w:tcW w:w="1134" w:type="dxa"/>
          </w:tcPr>
          <w:p w14:paraId="423C3A84" w14:textId="6CE739B7" w:rsidR="00EE44B6" w:rsidRDefault="00EE44B6" w:rsidP="00A16FA1">
            <w:pPr>
              <w:pStyle w:val="Subtitle"/>
              <w:rPr>
                <w:bCs w:val="0"/>
                <w:color w:val="auto"/>
              </w:rPr>
            </w:pPr>
            <w:r>
              <w:rPr>
                <w:bCs w:val="0"/>
                <w:color w:val="auto"/>
              </w:rPr>
              <w:t>2</w:t>
            </w:r>
            <w:r w:rsidR="0098172F">
              <w:rPr>
                <w:bCs w:val="0"/>
                <w:color w:val="auto"/>
              </w:rPr>
              <w:t>3</w:t>
            </w:r>
            <w:r>
              <w:rPr>
                <w:bCs w:val="0"/>
                <w:color w:val="auto"/>
              </w:rPr>
              <w:t>/05/2024</w:t>
            </w:r>
          </w:p>
        </w:tc>
        <w:tc>
          <w:tcPr>
            <w:tcW w:w="1814" w:type="dxa"/>
          </w:tcPr>
          <w:p w14:paraId="1B9DA735" w14:textId="540EA3ED" w:rsidR="00EE44B6" w:rsidRDefault="00EE44B6" w:rsidP="00A16FA1">
            <w:pPr>
              <w:pStyle w:val="Subtitle"/>
              <w:rPr>
                <w:bCs w:val="0"/>
                <w:color w:val="auto"/>
              </w:rPr>
            </w:pPr>
            <w:r>
              <w:rPr>
                <w:bCs w:val="0"/>
                <w:color w:val="auto"/>
              </w:rPr>
              <w:t>T Riley</w:t>
            </w:r>
          </w:p>
        </w:tc>
        <w:tc>
          <w:tcPr>
            <w:tcW w:w="6180" w:type="dxa"/>
          </w:tcPr>
          <w:p w14:paraId="0A245A26" w14:textId="0940C8D7" w:rsidR="00EE44B6" w:rsidRDefault="00EE44B6" w:rsidP="00A16FA1">
            <w:pPr>
              <w:pStyle w:val="Subtitle"/>
              <w:rPr>
                <w:bCs w:val="0"/>
                <w:color w:val="auto"/>
              </w:rPr>
            </w:pPr>
            <w:r>
              <w:rPr>
                <w:bCs w:val="0"/>
                <w:color w:val="auto"/>
              </w:rPr>
              <w:t>Amended name, front sheet</w:t>
            </w:r>
            <w:r w:rsidR="0098172F">
              <w:rPr>
                <w:bCs w:val="0"/>
                <w:color w:val="auto"/>
              </w:rPr>
              <w:t>, minor corrections to references to policy</w:t>
            </w:r>
          </w:p>
        </w:tc>
      </w:tr>
      <w:tr w:rsidR="004F7B32" w:rsidRPr="008D01FA" w14:paraId="0E3897E3" w14:textId="77777777" w:rsidTr="00A342D0">
        <w:trPr>
          <w:trHeight w:val="340"/>
        </w:trPr>
        <w:tc>
          <w:tcPr>
            <w:tcW w:w="1417" w:type="dxa"/>
          </w:tcPr>
          <w:p w14:paraId="4214183B" w14:textId="36CEFDB6" w:rsidR="004F7B32" w:rsidRDefault="004F7B32" w:rsidP="004F7B32">
            <w:pPr>
              <w:pStyle w:val="Subtitle"/>
              <w:rPr>
                <w:bCs w:val="0"/>
                <w:color w:val="auto"/>
              </w:rPr>
            </w:pPr>
            <w:r>
              <w:rPr>
                <w:bCs w:val="0"/>
                <w:color w:val="auto"/>
              </w:rPr>
              <w:t>V8.1</w:t>
            </w:r>
          </w:p>
        </w:tc>
        <w:tc>
          <w:tcPr>
            <w:tcW w:w="1134" w:type="dxa"/>
          </w:tcPr>
          <w:p w14:paraId="17F256C5" w14:textId="3DE80D3A" w:rsidR="004F7B32" w:rsidRDefault="004F7B32" w:rsidP="004F7B32">
            <w:pPr>
              <w:pStyle w:val="Subtitle"/>
              <w:rPr>
                <w:bCs w:val="0"/>
                <w:color w:val="auto"/>
              </w:rPr>
            </w:pPr>
            <w:r>
              <w:rPr>
                <w:bCs w:val="0"/>
                <w:color w:val="auto"/>
              </w:rPr>
              <w:t>08/08/2024</w:t>
            </w:r>
          </w:p>
        </w:tc>
        <w:tc>
          <w:tcPr>
            <w:tcW w:w="1814" w:type="dxa"/>
          </w:tcPr>
          <w:p w14:paraId="46F7740B" w14:textId="0A50494F" w:rsidR="004F7B32" w:rsidRDefault="004F7B32" w:rsidP="004F7B32">
            <w:pPr>
              <w:pStyle w:val="Subtitle"/>
              <w:rPr>
                <w:bCs w:val="0"/>
                <w:color w:val="auto"/>
              </w:rPr>
            </w:pPr>
            <w:r>
              <w:rPr>
                <w:bCs w:val="0"/>
                <w:color w:val="auto"/>
              </w:rPr>
              <w:t>M. Taiwo</w:t>
            </w:r>
          </w:p>
        </w:tc>
        <w:tc>
          <w:tcPr>
            <w:tcW w:w="6180" w:type="dxa"/>
          </w:tcPr>
          <w:p w14:paraId="1E2BB7D8" w14:textId="45190A01" w:rsidR="004F7B32" w:rsidRDefault="004F7B32" w:rsidP="004F7B32">
            <w:pPr>
              <w:pStyle w:val="Subtitle"/>
              <w:rPr>
                <w:bCs w:val="0"/>
                <w:color w:val="auto"/>
              </w:rPr>
            </w:pPr>
            <w:r>
              <w:rPr>
                <w:bCs w:val="0"/>
                <w:color w:val="auto"/>
              </w:rPr>
              <w:t>Amend classification matrix re Routine staff directory data</w:t>
            </w:r>
          </w:p>
        </w:tc>
      </w:tr>
      <w:tr w:rsidR="004F7B32" w:rsidRPr="008D01FA" w14:paraId="5D51F1EE" w14:textId="77777777" w:rsidTr="00A342D0">
        <w:trPr>
          <w:trHeight w:val="340"/>
        </w:trPr>
        <w:tc>
          <w:tcPr>
            <w:tcW w:w="1417" w:type="dxa"/>
          </w:tcPr>
          <w:p w14:paraId="1A2BD821" w14:textId="1BADF7F6" w:rsidR="004F7B32" w:rsidRDefault="004F7B32" w:rsidP="004F7B32">
            <w:pPr>
              <w:pStyle w:val="Subtitle"/>
              <w:rPr>
                <w:bCs w:val="0"/>
                <w:color w:val="auto"/>
              </w:rPr>
            </w:pPr>
            <w:r>
              <w:rPr>
                <w:bCs w:val="0"/>
                <w:color w:val="auto"/>
              </w:rPr>
              <w:t>V8.2</w:t>
            </w:r>
          </w:p>
        </w:tc>
        <w:tc>
          <w:tcPr>
            <w:tcW w:w="1134" w:type="dxa"/>
          </w:tcPr>
          <w:p w14:paraId="1F0F3345" w14:textId="6B179002" w:rsidR="004F7B32" w:rsidRDefault="004F7B32" w:rsidP="004F7B32">
            <w:pPr>
              <w:pStyle w:val="Subtitle"/>
              <w:rPr>
                <w:bCs w:val="0"/>
                <w:color w:val="auto"/>
              </w:rPr>
            </w:pPr>
            <w:r>
              <w:rPr>
                <w:bCs w:val="0"/>
                <w:color w:val="auto"/>
              </w:rPr>
              <w:t>19/08/2024</w:t>
            </w:r>
          </w:p>
        </w:tc>
        <w:tc>
          <w:tcPr>
            <w:tcW w:w="1814" w:type="dxa"/>
          </w:tcPr>
          <w:p w14:paraId="252EAA45" w14:textId="536E659E" w:rsidR="004F7B32" w:rsidRDefault="004F7B32" w:rsidP="004F7B32">
            <w:pPr>
              <w:pStyle w:val="Subtitle"/>
              <w:rPr>
                <w:bCs w:val="0"/>
                <w:color w:val="auto"/>
              </w:rPr>
            </w:pPr>
            <w:r>
              <w:rPr>
                <w:bCs w:val="0"/>
                <w:color w:val="auto"/>
              </w:rPr>
              <w:t>M. Taiwo</w:t>
            </w:r>
          </w:p>
        </w:tc>
        <w:tc>
          <w:tcPr>
            <w:tcW w:w="6180" w:type="dxa"/>
          </w:tcPr>
          <w:p w14:paraId="0A46E87E" w14:textId="0E3D08EA" w:rsidR="004F7B32" w:rsidRDefault="004F7B32" w:rsidP="004F7B32">
            <w:pPr>
              <w:pStyle w:val="Subtitle"/>
              <w:rPr>
                <w:bCs w:val="0"/>
                <w:color w:val="auto"/>
              </w:rPr>
            </w:pPr>
            <w:r>
              <w:rPr>
                <w:bCs w:val="0"/>
                <w:color w:val="auto"/>
              </w:rPr>
              <w:t>Front sheet change IS to CTG</w:t>
            </w:r>
          </w:p>
        </w:tc>
      </w:tr>
      <w:tr w:rsidR="00897B5A" w:rsidRPr="008D01FA" w14:paraId="5D489A23" w14:textId="77777777" w:rsidTr="00A342D0">
        <w:trPr>
          <w:trHeight w:val="340"/>
        </w:trPr>
        <w:tc>
          <w:tcPr>
            <w:tcW w:w="1417" w:type="dxa"/>
          </w:tcPr>
          <w:p w14:paraId="47D4A72D" w14:textId="259C9256" w:rsidR="00897B5A" w:rsidRDefault="00897B5A" w:rsidP="004F7B32">
            <w:pPr>
              <w:pStyle w:val="Subtitle"/>
              <w:rPr>
                <w:bCs w:val="0"/>
                <w:color w:val="auto"/>
              </w:rPr>
            </w:pPr>
            <w:r>
              <w:rPr>
                <w:bCs w:val="0"/>
                <w:color w:val="auto"/>
              </w:rPr>
              <w:t>V8.3</w:t>
            </w:r>
            <w:r w:rsidR="0088614D">
              <w:rPr>
                <w:bCs w:val="0"/>
                <w:color w:val="auto"/>
              </w:rPr>
              <w:t>-</w:t>
            </w:r>
            <w:r w:rsidR="00876712">
              <w:rPr>
                <w:bCs w:val="0"/>
                <w:color w:val="auto"/>
              </w:rPr>
              <w:t>8.7</w:t>
            </w:r>
          </w:p>
        </w:tc>
        <w:tc>
          <w:tcPr>
            <w:tcW w:w="1134" w:type="dxa"/>
          </w:tcPr>
          <w:p w14:paraId="441E4895" w14:textId="16858B45" w:rsidR="00897B5A" w:rsidRDefault="00897B5A" w:rsidP="004F7B32">
            <w:pPr>
              <w:pStyle w:val="Subtitle"/>
              <w:rPr>
                <w:bCs w:val="0"/>
                <w:color w:val="auto"/>
              </w:rPr>
            </w:pPr>
            <w:r>
              <w:rPr>
                <w:bCs w:val="0"/>
                <w:color w:val="auto"/>
              </w:rPr>
              <w:t>29/04/2025</w:t>
            </w:r>
          </w:p>
        </w:tc>
        <w:tc>
          <w:tcPr>
            <w:tcW w:w="1814" w:type="dxa"/>
          </w:tcPr>
          <w:p w14:paraId="58D350CC" w14:textId="176B5853" w:rsidR="00897B5A" w:rsidRDefault="00897B5A" w:rsidP="004F7B32">
            <w:pPr>
              <w:pStyle w:val="Subtitle"/>
              <w:rPr>
                <w:bCs w:val="0"/>
                <w:color w:val="auto"/>
              </w:rPr>
            </w:pPr>
            <w:r>
              <w:rPr>
                <w:bCs w:val="0"/>
                <w:color w:val="auto"/>
              </w:rPr>
              <w:t>D. Beck</w:t>
            </w:r>
          </w:p>
        </w:tc>
        <w:tc>
          <w:tcPr>
            <w:tcW w:w="6180" w:type="dxa"/>
          </w:tcPr>
          <w:p w14:paraId="3DCF85B1" w14:textId="560D3A9E" w:rsidR="00796106" w:rsidRPr="00796106" w:rsidRDefault="00897B5A" w:rsidP="00796106">
            <w:pPr>
              <w:pStyle w:val="Subtitle"/>
              <w:rPr>
                <w:bCs w:val="0"/>
                <w:color w:val="auto"/>
              </w:rPr>
            </w:pPr>
            <w:r>
              <w:rPr>
                <w:bCs w:val="0"/>
                <w:color w:val="auto"/>
              </w:rPr>
              <w:t>Updated to include reference to Data Governance Council, changes to Ownership and responsibilities for policy.</w:t>
            </w:r>
            <w:r w:rsidR="005C190B">
              <w:rPr>
                <w:bCs w:val="0"/>
                <w:color w:val="auto"/>
              </w:rPr>
              <w:t xml:space="preserve"> Included clarification on the classification of datasets and removal of some associated policies.</w:t>
            </w:r>
          </w:p>
        </w:tc>
      </w:tr>
      <w:tr w:rsidR="00796106" w:rsidRPr="00790446" w14:paraId="089AB8AA" w14:textId="77777777" w:rsidTr="00A342D0">
        <w:trPr>
          <w:trHeight w:val="340"/>
        </w:trPr>
        <w:tc>
          <w:tcPr>
            <w:tcW w:w="1417" w:type="dxa"/>
          </w:tcPr>
          <w:p w14:paraId="699CC741" w14:textId="40D67A55" w:rsidR="00796106" w:rsidRDefault="00796106" w:rsidP="004F7B32">
            <w:pPr>
              <w:pStyle w:val="Subtitle"/>
              <w:rPr>
                <w:bCs w:val="0"/>
                <w:color w:val="auto"/>
              </w:rPr>
            </w:pPr>
            <w:r>
              <w:rPr>
                <w:bCs w:val="0"/>
                <w:color w:val="auto"/>
              </w:rPr>
              <w:t>V9.0</w:t>
            </w:r>
          </w:p>
        </w:tc>
        <w:tc>
          <w:tcPr>
            <w:tcW w:w="1134" w:type="dxa"/>
          </w:tcPr>
          <w:p w14:paraId="3E94EE84" w14:textId="184127DC" w:rsidR="00796106" w:rsidRDefault="00796106" w:rsidP="004F7B32">
            <w:pPr>
              <w:pStyle w:val="Subtitle"/>
              <w:rPr>
                <w:bCs w:val="0"/>
                <w:color w:val="auto"/>
              </w:rPr>
            </w:pPr>
            <w:r>
              <w:rPr>
                <w:bCs w:val="0"/>
                <w:color w:val="auto"/>
              </w:rPr>
              <w:t>30/05/2025</w:t>
            </w:r>
          </w:p>
        </w:tc>
        <w:tc>
          <w:tcPr>
            <w:tcW w:w="1814" w:type="dxa"/>
          </w:tcPr>
          <w:p w14:paraId="728F18FD" w14:textId="7BC638CE" w:rsidR="00796106" w:rsidRPr="00790446" w:rsidRDefault="00796106" w:rsidP="004F7B32">
            <w:pPr>
              <w:pStyle w:val="Subtitle"/>
              <w:rPr>
                <w:bCs w:val="0"/>
                <w:color w:val="auto"/>
              </w:rPr>
            </w:pPr>
            <w:r w:rsidRPr="00790446">
              <w:rPr>
                <w:bCs w:val="0"/>
                <w:color w:val="auto"/>
              </w:rPr>
              <w:t>D. Beck</w:t>
            </w:r>
          </w:p>
        </w:tc>
        <w:tc>
          <w:tcPr>
            <w:tcW w:w="6180" w:type="dxa"/>
          </w:tcPr>
          <w:p w14:paraId="6160EFB8" w14:textId="77777777" w:rsidR="00796106" w:rsidRPr="00790446" w:rsidRDefault="00796106" w:rsidP="00796106">
            <w:pPr>
              <w:pStyle w:val="Subtitle"/>
              <w:rPr>
                <w:bCs w:val="0"/>
                <w:color w:val="auto"/>
              </w:rPr>
            </w:pPr>
            <w:r w:rsidRPr="00790446">
              <w:rPr>
                <w:bCs w:val="0"/>
                <w:color w:val="auto"/>
              </w:rPr>
              <w:t>Annual Review and approved by Ops Comm</w:t>
            </w:r>
            <w:r w:rsidR="00790446" w:rsidRPr="00790446">
              <w:rPr>
                <w:bCs w:val="0"/>
                <w:color w:val="auto"/>
              </w:rPr>
              <w:t xml:space="preserve"> + changes based on Ops Com feedback:</w:t>
            </w:r>
          </w:p>
          <w:p w14:paraId="76BE9659" w14:textId="401997E5" w:rsidR="00790446" w:rsidRPr="00790446" w:rsidRDefault="00790446" w:rsidP="00790446">
            <w:pPr>
              <w:numPr>
                <w:ilvl w:val="0"/>
                <w:numId w:val="44"/>
              </w:numPr>
              <w:rPr>
                <w:rFonts w:ascii="Noe Text Regular" w:hAnsi="Noe Text Regular"/>
                <w:sz w:val="18"/>
                <w:szCs w:val="18"/>
              </w:rPr>
            </w:pPr>
            <w:r w:rsidRPr="00790446">
              <w:rPr>
                <w:rFonts w:ascii="Noe Text Regular" w:hAnsi="Noe Text Regular"/>
                <w:sz w:val="18"/>
                <w:szCs w:val="18"/>
              </w:rPr>
              <w:t>Policy owner updated; Section 5 reformatted</w:t>
            </w:r>
            <w:r>
              <w:rPr>
                <w:rFonts w:ascii="Noe Text Regular" w:hAnsi="Noe Text Regular"/>
                <w:sz w:val="18"/>
                <w:szCs w:val="18"/>
              </w:rPr>
              <w:t xml:space="preserve">, </w:t>
            </w:r>
            <w:r w:rsidRPr="00790446">
              <w:rPr>
                <w:rFonts w:ascii="Noe Text Regular" w:hAnsi="Noe Text Regular"/>
                <w:sz w:val="18"/>
                <w:szCs w:val="18"/>
              </w:rPr>
              <w:t>‘Internal’ labelling added to front sheet</w:t>
            </w:r>
            <w:r>
              <w:rPr>
                <w:rFonts w:ascii="Noe Text Regular" w:hAnsi="Noe Text Regular"/>
                <w:sz w:val="18"/>
                <w:szCs w:val="18"/>
              </w:rPr>
              <w:t xml:space="preserve">, </w:t>
            </w:r>
            <w:r w:rsidRPr="00790446">
              <w:rPr>
                <w:rFonts w:ascii="Noe Text Regular" w:hAnsi="Noe Text Regular"/>
                <w:sz w:val="18"/>
                <w:szCs w:val="18"/>
              </w:rPr>
              <w:t>“Lead DPO” definition added</w:t>
            </w:r>
            <w:r>
              <w:rPr>
                <w:rFonts w:ascii="Noe Text Regular" w:hAnsi="Noe Text Regular"/>
                <w:sz w:val="18"/>
                <w:szCs w:val="18"/>
              </w:rPr>
              <w:t>.</w:t>
            </w:r>
          </w:p>
        </w:tc>
      </w:tr>
      <w:tr w:rsidR="00421E1C" w:rsidRPr="00230409" w14:paraId="0C1E08CF" w14:textId="77777777" w:rsidTr="00A342D0">
        <w:trPr>
          <w:trHeight w:val="340"/>
        </w:trPr>
        <w:tc>
          <w:tcPr>
            <w:tcW w:w="1417" w:type="dxa"/>
          </w:tcPr>
          <w:p w14:paraId="6E2402F2" w14:textId="606A39C8" w:rsidR="00421E1C" w:rsidRDefault="00421E1C" w:rsidP="004F7B32">
            <w:pPr>
              <w:pStyle w:val="Subtitle"/>
              <w:rPr>
                <w:bCs w:val="0"/>
                <w:color w:val="auto"/>
              </w:rPr>
            </w:pPr>
            <w:r>
              <w:rPr>
                <w:bCs w:val="0"/>
                <w:color w:val="auto"/>
              </w:rPr>
              <w:t>V9.1</w:t>
            </w:r>
          </w:p>
        </w:tc>
        <w:tc>
          <w:tcPr>
            <w:tcW w:w="1134" w:type="dxa"/>
          </w:tcPr>
          <w:p w14:paraId="7691E78F" w14:textId="6914333F" w:rsidR="00421E1C" w:rsidRDefault="00421E1C" w:rsidP="004F7B32">
            <w:pPr>
              <w:pStyle w:val="Subtitle"/>
              <w:rPr>
                <w:bCs w:val="0"/>
                <w:color w:val="auto"/>
              </w:rPr>
            </w:pPr>
            <w:r>
              <w:rPr>
                <w:bCs w:val="0"/>
                <w:color w:val="auto"/>
              </w:rPr>
              <w:t>05/01/202</w:t>
            </w:r>
            <w:r w:rsidR="00876B48">
              <w:rPr>
                <w:bCs w:val="0"/>
                <w:color w:val="auto"/>
              </w:rPr>
              <w:t>6</w:t>
            </w:r>
          </w:p>
        </w:tc>
        <w:tc>
          <w:tcPr>
            <w:tcW w:w="1814" w:type="dxa"/>
          </w:tcPr>
          <w:p w14:paraId="566D5DA5" w14:textId="4C81234A" w:rsidR="00421E1C" w:rsidRPr="00790446" w:rsidRDefault="00421E1C" w:rsidP="004F7B32">
            <w:pPr>
              <w:pStyle w:val="Subtitle"/>
              <w:rPr>
                <w:bCs w:val="0"/>
                <w:color w:val="auto"/>
              </w:rPr>
            </w:pPr>
            <w:r>
              <w:rPr>
                <w:bCs w:val="0"/>
                <w:color w:val="auto"/>
              </w:rPr>
              <w:t>D. Beck</w:t>
            </w:r>
          </w:p>
        </w:tc>
        <w:tc>
          <w:tcPr>
            <w:tcW w:w="6180" w:type="dxa"/>
          </w:tcPr>
          <w:p w14:paraId="6841C825" w14:textId="77777777" w:rsidR="00421E1C" w:rsidRPr="00230409" w:rsidRDefault="00421E1C" w:rsidP="00796106">
            <w:pPr>
              <w:pStyle w:val="Subtitle"/>
              <w:rPr>
                <w:bCs w:val="0"/>
                <w:color w:val="auto"/>
              </w:rPr>
            </w:pPr>
            <w:r w:rsidRPr="00230409">
              <w:rPr>
                <w:bCs w:val="0"/>
                <w:color w:val="auto"/>
              </w:rPr>
              <w:t>Updated the business Owner and Policy ownership</w:t>
            </w:r>
          </w:p>
          <w:p w14:paraId="3CAE7728" w14:textId="16FA9915" w:rsidR="00230409" w:rsidRPr="000F4888" w:rsidRDefault="00230409" w:rsidP="000F4888">
            <w:r w:rsidRPr="00230409">
              <w:rPr>
                <w:rFonts w:ascii="Noe Text Regular" w:hAnsi="Noe Text Regular"/>
                <w:sz w:val="18"/>
                <w:szCs w:val="18"/>
              </w:rPr>
              <w:t>Removed appendix B from contents</w:t>
            </w:r>
          </w:p>
        </w:tc>
      </w:tr>
    </w:tbl>
    <w:p w14:paraId="15C767B1" w14:textId="77777777" w:rsidR="002736F5" w:rsidRDefault="002736F5" w:rsidP="00AE09AC">
      <w:pPr>
        <w:pStyle w:val="Title"/>
        <w:rPr>
          <w:rFonts w:ascii="Noe Text Regular" w:hAnsi="Noe Text Regular"/>
          <w:bCs/>
        </w:rPr>
      </w:pPr>
    </w:p>
    <w:p w14:paraId="6248AFE0" w14:textId="77777777" w:rsidR="00790446" w:rsidRDefault="00790446" w:rsidP="00AE09AC">
      <w:pPr>
        <w:pStyle w:val="Title"/>
        <w:rPr>
          <w:rFonts w:ascii="Noe Text Regular" w:hAnsi="Noe Text Regular"/>
          <w:bCs/>
        </w:rPr>
      </w:pPr>
    </w:p>
    <w:p w14:paraId="31F62C0E" w14:textId="77777777" w:rsidR="00790446" w:rsidRDefault="00790446" w:rsidP="00AE09AC">
      <w:pPr>
        <w:pStyle w:val="Title"/>
        <w:rPr>
          <w:rFonts w:ascii="Noe Text Regular" w:hAnsi="Noe Text Regular"/>
          <w:bCs/>
        </w:rPr>
      </w:pPr>
    </w:p>
    <w:p w14:paraId="2E567DFA" w14:textId="77777777" w:rsidR="00790446" w:rsidRDefault="00790446" w:rsidP="00AE09AC">
      <w:pPr>
        <w:pStyle w:val="Title"/>
        <w:rPr>
          <w:rFonts w:ascii="Noe Text Regular" w:hAnsi="Noe Text Regular"/>
          <w:bCs/>
        </w:rPr>
      </w:pPr>
    </w:p>
    <w:p w14:paraId="5B3B157E" w14:textId="77777777" w:rsidR="00790446" w:rsidRDefault="00790446" w:rsidP="00AE09AC">
      <w:pPr>
        <w:pStyle w:val="Title"/>
        <w:rPr>
          <w:rFonts w:ascii="Noe Text Regular" w:hAnsi="Noe Text Regular"/>
          <w:bCs/>
        </w:rPr>
      </w:pPr>
    </w:p>
    <w:p w14:paraId="389CF8C8" w14:textId="1F4CAAA4" w:rsidR="00AE09AC" w:rsidRPr="006D6485" w:rsidRDefault="00AE09AC" w:rsidP="00AE09AC">
      <w:pPr>
        <w:pStyle w:val="Title"/>
        <w:rPr>
          <w:rFonts w:ascii="Noe Text Regular" w:hAnsi="Noe Text Regular"/>
          <w:bCs/>
        </w:rPr>
      </w:pPr>
      <w:r w:rsidRPr="006D6485">
        <w:rPr>
          <w:rFonts w:ascii="Noe Text Regular" w:hAnsi="Noe Text Regular"/>
          <w:bCs/>
        </w:rPr>
        <w:t xml:space="preserve">To be reviewed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right w:w="28" w:type="dxa"/>
        </w:tblCellMar>
        <w:tblLook w:val="04A0" w:firstRow="1" w:lastRow="0" w:firstColumn="1" w:lastColumn="0" w:noHBand="0" w:noVBand="1"/>
      </w:tblPr>
      <w:tblGrid>
        <w:gridCol w:w="2632"/>
        <w:gridCol w:w="2632"/>
        <w:gridCol w:w="5266"/>
      </w:tblGrid>
      <w:tr w:rsidR="00403F05" w:rsidRPr="006D6485" w14:paraId="48BF0225" w14:textId="77777777" w:rsidTr="00E575D3">
        <w:trPr>
          <w:trHeight w:val="340"/>
        </w:trPr>
        <w:tc>
          <w:tcPr>
            <w:tcW w:w="2632" w:type="dxa"/>
            <w:tcBorders>
              <w:top w:val="single" w:sz="4" w:space="0" w:color="auto"/>
            </w:tcBorders>
            <w:vAlign w:val="center"/>
          </w:tcPr>
          <w:p w14:paraId="7900E865" w14:textId="77777777" w:rsidR="00403F05" w:rsidRPr="006D6485" w:rsidRDefault="00403F05" w:rsidP="00E575D3">
            <w:pPr>
              <w:pStyle w:val="Heading1"/>
              <w:rPr>
                <w:rFonts w:ascii="Noe Text Regular" w:hAnsi="Noe Text Regular"/>
              </w:rPr>
            </w:pPr>
            <w:r w:rsidRPr="006D6485">
              <w:rPr>
                <w:rFonts w:ascii="Noe Text Regular" w:hAnsi="Noe Text Regular"/>
              </w:rPr>
              <w:t>Name</w:t>
            </w:r>
          </w:p>
        </w:tc>
        <w:tc>
          <w:tcPr>
            <w:tcW w:w="2632" w:type="dxa"/>
            <w:tcBorders>
              <w:top w:val="single" w:sz="4" w:space="0" w:color="auto"/>
            </w:tcBorders>
            <w:vAlign w:val="center"/>
          </w:tcPr>
          <w:p w14:paraId="32E05F6E" w14:textId="77777777" w:rsidR="00403F05" w:rsidRPr="006D6485" w:rsidRDefault="00403F05" w:rsidP="00E575D3">
            <w:pPr>
              <w:pStyle w:val="Heading1"/>
              <w:rPr>
                <w:rFonts w:ascii="Noe Text Regular" w:hAnsi="Noe Text Regular"/>
              </w:rPr>
            </w:pPr>
            <w:r w:rsidRPr="006D6485">
              <w:rPr>
                <w:rFonts w:ascii="Noe Text Regular" w:hAnsi="Noe Text Regular"/>
              </w:rPr>
              <w:t>Dept and Role</w:t>
            </w:r>
          </w:p>
        </w:tc>
        <w:tc>
          <w:tcPr>
            <w:tcW w:w="5266" w:type="dxa"/>
            <w:tcBorders>
              <w:top w:val="single" w:sz="4" w:space="0" w:color="auto"/>
            </w:tcBorders>
            <w:vAlign w:val="center"/>
          </w:tcPr>
          <w:p w14:paraId="64B9D8CC" w14:textId="77777777" w:rsidR="00403F05" w:rsidRPr="006D6485" w:rsidRDefault="00403F05" w:rsidP="00E575D3">
            <w:pPr>
              <w:pStyle w:val="Heading1"/>
              <w:rPr>
                <w:rFonts w:ascii="Noe Text Regular" w:hAnsi="Noe Text Regular"/>
              </w:rPr>
            </w:pPr>
            <w:r w:rsidRPr="006D6485">
              <w:rPr>
                <w:rFonts w:ascii="Noe Text Regular" w:hAnsi="Noe Text Regular"/>
              </w:rPr>
              <w:t>Last Reviewed Date</w:t>
            </w:r>
          </w:p>
        </w:tc>
      </w:tr>
      <w:tr w:rsidR="00F94D5F" w:rsidRPr="006D6485" w14:paraId="6EEA60CF" w14:textId="77777777" w:rsidTr="005B783A">
        <w:trPr>
          <w:trHeight w:val="235"/>
        </w:trPr>
        <w:tc>
          <w:tcPr>
            <w:tcW w:w="2632" w:type="dxa"/>
          </w:tcPr>
          <w:p w14:paraId="502EF252" w14:textId="3AA21770" w:rsidR="00F94D5F" w:rsidRPr="007748C2" w:rsidRDefault="00DF460B" w:rsidP="00B47787">
            <w:pPr>
              <w:pStyle w:val="Subtitle"/>
            </w:pPr>
            <w:r>
              <w:t>All members</w:t>
            </w:r>
          </w:p>
        </w:tc>
        <w:tc>
          <w:tcPr>
            <w:tcW w:w="2632" w:type="dxa"/>
          </w:tcPr>
          <w:p w14:paraId="341302FD" w14:textId="0929C5B4" w:rsidR="00F94D5F" w:rsidRPr="007748C2" w:rsidRDefault="00DF460B" w:rsidP="00B47787">
            <w:pPr>
              <w:pStyle w:val="Subtitle"/>
            </w:pPr>
            <w:r>
              <w:t>CSL/CIC Operations Committee</w:t>
            </w:r>
          </w:p>
        </w:tc>
        <w:tc>
          <w:tcPr>
            <w:tcW w:w="5266" w:type="dxa"/>
          </w:tcPr>
          <w:p w14:paraId="58667D86" w14:textId="29D1BB4C" w:rsidR="00F94D5F" w:rsidRPr="007748C2" w:rsidRDefault="00DF460B" w:rsidP="00B47787">
            <w:pPr>
              <w:pStyle w:val="Subtitle"/>
            </w:pPr>
            <w:r>
              <w:t>V</w:t>
            </w:r>
            <w:r w:rsidR="00614B31">
              <w:t>9</w:t>
            </w:r>
            <w:r>
              <w:t>.</w:t>
            </w:r>
            <w:r w:rsidR="00614B31">
              <w:t>1</w:t>
            </w:r>
            <w:r>
              <w:t xml:space="preserve"> – </w:t>
            </w:r>
            <w:r w:rsidR="00E00680">
              <w:t>Q1 202</w:t>
            </w:r>
            <w:r w:rsidR="00614B31">
              <w:t>6</w:t>
            </w:r>
          </w:p>
        </w:tc>
      </w:tr>
    </w:tbl>
    <w:p w14:paraId="768EC4F1" w14:textId="77777777" w:rsidR="00F5099E" w:rsidRPr="006D6485" w:rsidRDefault="00F5099E" w:rsidP="00457C10">
      <w:pPr>
        <w:pStyle w:val="NoSpacing"/>
        <w:rPr>
          <w:bCs w:val="0"/>
        </w:rPr>
      </w:pPr>
    </w:p>
    <w:p w14:paraId="61F60E73" w14:textId="77777777" w:rsidR="00790446" w:rsidRDefault="00790446" w:rsidP="00AE09AC">
      <w:pPr>
        <w:pStyle w:val="Title"/>
        <w:rPr>
          <w:rFonts w:ascii="Noe Text Regular" w:hAnsi="Noe Text Regular"/>
          <w:bCs/>
        </w:rPr>
      </w:pPr>
    </w:p>
    <w:p w14:paraId="68802698" w14:textId="65DCC81E" w:rsidR="00AE09AC" w:rsidRPr="006D6485" w:rsidRDefault="00AE09AC" w:rsidP="00AE09AC">
      <w:pPr>
        <w:pStyle w:val="Title"/>
        <w:rPr>
          <w:rFonts w:ascii="Noe Text Regular" w:hAnsi="Noe Text Regular"/>
          <w:bCs/>
        </w:rPr>
      </w:pPr>
      <w:r w:rsidRPr="006D6485">
        <w:rPr>
          <w:rFonts w:ascii="Noe Text Regular" w:hAnsi="Noe Text Regular"/>
          <w:bCs/>
        </w:rPr>
        <w:t>For information</w:t>
      </w: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right w:w="28" w:type="dxa"/>
        </w:tblCellMar>
        <w:tblLook w:val="04A0" w:firstRow="1" w:lastRow="0" w:firstColumn="1" w:lastColumn="0" w:noHBand="0" w:noVBand="1"/>
      </w:tblPr>
      <w:tblGrid>
        <w:gridCol w:w="2632"/>
        <w:gridCol w:w="8000"/>
      </w:tblGrid>
      <w:tr w:rsidR="00AE09AC" w:rsidRPr="006D6485" w14:paraId="3A496B64" w14:textId="77777777" w:rsidTr="00E575D3">
        <w:trPr>
          <w:trHeight w:val="340"/>
        </w:trPr>
        <w:tc>
          <w:tcPr>
            <w:tcW w:w="2632" w:type="dxa"/>
            <w:tcBorders>
              <w:top w:val="single" w:sz="4" w:space="0" w:color="auto"/>
            </w:tcBorders>
            <w:vAlign w:val="center"/>
          </w:tcPr>
          <w:p w14:paraId="17557FBB" w14:textId="77777777" w:rsidR="00AE09AC" w:rsidRPr="006D6485" w:rsidRDefault="00AE09AC" w:rsidP="00E575D3">
            <w:pPr>
              <w:pStyle w:val="Heading1"/>
              <w:rPr>
                <w:rFonts w:ascii="Noe Text Regular" w:hAnsi="Noe Text Regular"/>
              </w:rPr>
            </w:pPr>
            <w:r w:rsidRPr="006D6485">
              <w:rPr>
                <w:rFonts w:ascii="Noe Text Regular" w:hAnsi="Noe Text Regular"/>
              </w:rPr>
              <w:t>Name</w:t>
            </w:r>
          </w:p>
        </w:tc>
        <w:tc>
          <w:tcPr>
            <w:tcW w:w="8000" w:type="dxa"/>
            <w:tcBorders>
              <w:top w:val="single" w:sz="4" w:space="0" w:color="auto"/>
            </w:tcBorders>
            <w:vAlign w:val="center"/>
          </w:tcPr>
          <w:p w14:paraId="4611F74F" w14:textId="77777777" w:rsidR="00AE09AC" w:rsidRPr="006D6485" w:rsidRDefault="00AE09AC" w:rsidP="00E575D3">
            <w:pPr>
              <w:pStyle w:val="Heading1"/>
              <w:rPr>
                <w:rFonts w:ascii="Noe Text Regular" w:hAnsi="Noe Text Regular"/>
              </w:rPr>
            </w:pPr>
            <w:r w:rsidRPr="006D6485">
              <w:rPr>
                <w:rFonts w:ascii="Noe Text Regular" w:hAnsi="Noe Text Regular"/>
              </w:rPr>
              <w:t>Dept and Role</w:t>
            </w:r>
          </w:p>
        </w:tc>
      </w:tr>
      <w:tr w:rsidR="00AE09AC" w:rsidRPr="006D6485" w14:paraId="69C584E3" w14:textId="77777777" w:rsidTr="00790446">
        <w:trPr>
          <w:trHeight w:val="2378"/>
        </w:trPr>
        <w:tc>
          <w:tcPr>
            <w:tcW w:w="2632" w:type="dxa"/>
          </w:tcPr>
          <w:p w14:paraId="6DDC0F19" w14:textId="77777777" w:rsidR="00AE09AC" w:rsidRPr="00790446" w:rsidRDefault="00AE09AC" w:rsidP="00AE09AC">
            <w:pPr>
              <w:pStyle w:val="Subtitle"/>
              <w:rPr>
                <w:bCs w:val="0"/>
                <w:color w:val="auto"/>
              </w:rPr>
            </w:pPr>
            <w:r w:rsidRPr="00790446">
              <w:rPr>
                <w:bCs w:val="0"/>
                <w:color w:val="auto"/>
              </w:rPr>
              <w:t>Chaucer Group</w:t>
            </w:r>
          </w:p>
          <w:p w14:paraId="35241362" w14:textId="77777777" w:rsidR="00790446" w:rsidRPr="00790446" w:rsidRDefault="00790446" w:rsidP="00790446">
            <w:pPr>
              <w:rPr>
                <w:rFonts w:ascii="Noe Text Regular" w:hAnsi="Noe Text Regular"/>
              </w:rPr>
            </w:pPr>
          </w:p>
          <w:p w14:paraId="12D8F971" w14:textId="77777777" w:rsidR="00790446" w:rsidRPr="00790446" w:rsidRDefault="00790446" w:rsidP="00790446">
            <w:pPr>
              <w:rPr>
                <w:rFonts w:ascii="Noe Text Regular" w:hAnsi="Noe Text Regular"/>
              </w:rPr>
            </w:pPr>
          </w:p>
          <w:p w14:paraId="2DA99F11" w14:textId="79F7DDBB" w:rsidR="00790446" w:rsidRPr="00790446" w:rsidRDefault="00790446" w:rsidP="00790446">
            <w:pPr>
              <w:rPr>
                <w:rFonts w:ascii="Noe Text Regular" w:hAnsi="Noe Text Regular"/>
              </w:rPr>
            </w:pPr>
          </w:p>
        </w:tc>
        <w:tc>
          <w:tcPr>
            <w:tcW w:w="8000" w:type="dxa"/>
            <w:vAlign w:val="center"/>
          </w:tcPr>
          <w:p w14:paraId="033E793E" w14:textId="39939F3C" w:rsidR="00790446" w:rsidRPr="00790446" w:rsidRDefault="00B47787" w:rsidP="00790446">
            <w:pPr>
              <w:rPr>
                <w:rFonts w:ascii="Noe Text Regular" w:hAnsi="Noe Text Regular"/>
              </w:rPr>
            </w:pPr>
            <w:r w:rsidRPr="00790446">
              <w:rPr>
                <w:rFonts w:ascii="Noe Text Regular" w:hAnsi="Noe Text Regular"/>
                <w:bCs w:val="0"/>
                <w:color w:val="auto"/>
              </w:rPr>
              <w:t>All Chaucer offices and departments</w:t>
            </w:r>
          </w:p>
          <w:p w14:paraId="2EE94D3F" w14:textId="77777777" w:rsidR="00E00680" w:rsidRPr="00790446" w:rsidRDefault="00E00680" w:rsidP="00E00680">
            <w:pPr>
              <w:rPr>
                <w:rFonts w:ascii="Noe Text Regular" w:hAnsi="Noe Text Regular"/>
              </w:rPr>
            </w:pPr>
          </w:p>
          <w:p w14:paraId="010E4AC9" w14:textId="77777777" w:rsidR="00E00680" w:rsidRPr="00790446" w:rsidRDefault="00E00680" w:rsidP="00E00680">
            <w:pPr>
              <w:rPr>
                <w:rFonts w:ascii="Noe Text Regular" w:hAnsi="Noe Text Regular"/>
              </w:rPr>
            </w:pPr>
          </w:p>
          <w:p w14:paraId="24127940" w14:textId="77777777" w:rsidR="00E00680" w:rsidRPr="00790446" w:rsidRDefault="00E00680" w:rsidP="00E00680">
            <w:pPr>
              <w:rPr>
                <w:rFonts w:ascii="Noe Text Regular" w:hAnsi="Noe Text Regular"/>
              </w:rPr>
            </w:pPr>
          </w:p>
          <w:p w14:paraId="1161F225" w14:textId="77777777" w:rsidR="00E00680" w:rsidRPr="00790446" w:rsidRDefault="00E00680" w:rsidP="00E00680">
            <w:pPr>
              <w:rPr>
                <w:rFonts w:ascii="Noe Text Regular" w:hAnsi="Noe Text Regular"/>
              </w:rPr>
            </w:pPr>
          </w:p>
          <w:p w14:paraId="5F480A71" w14:textId="1B849245" w:rsidR="00E00680" w:rsidRPr="00790446" w:rsidRDefault="00E00680" w:rsidP="00E00680">
            <w:pPr>
              <w:rPr>
                <w:rFonts w:ascii="Noe Text Regular" w:hAnsi="Noe Text Regular"/>
              </w:rPr>
            </w:pPr>
          </w:p>
        </w:tc>
      </w:tr>
    </w:tbl>
    <w:p w14:paraId="5B3D78A2" w14:textId="77777777" w:rsidR="00790446" w:rsidRDefault="00790446">
      <w:r>
        <w:rPr>
          <w:bCs w:val="0"/>
        </w:rPr>
        <w:br w:type="page"/>
      </w:r>
    </w:p>
    <w:sdt>
      <w:sdtPr>
        <w:rPr>
          <w:rFonts w:ascii="Regular PRO" w:eastAsiaTheme="minorHAnsi" w:hAnsi="Regular PRO" w:cstheme="minorBidi"/>
          <w:bCs/>
          <w:color w:val="000000" w:themeColor="text1" w:themeShade="80"/>
          <w:szCs w:val="24"/>
          <w:lang w:val="en-GB"/>
        </w:rPr>
        <w:id w:val="1713462472"/>
        <w:docPartObj>
          <w:docPartGallery w:val="Table of Contents"/>
          <w:docPartUnique/>
        </w:docPartObj>
      </w:sdtPr>
      <w:sdtEndPr>
        <w:rPr>
          <w:b/>
          <w:noProof/>
        </w:rPr>
      </w:sdtEndPr>
      <w:sdtContent>
        <w:p w14:paraId="27529D60" w14:textId="663A0778" w:rsidR="00E963C1" w:rsidRPr="00C6046B" w:rsidRDefault="00E963C1" w:rsidP="00C6046B">
          <w:pPr>
            <w:pStyle w:val="TOCHeading"/>
          </w:pPr>
          <w:r w:rsidRPr="00C6046B">
            <w:t>Table of Contents</w:t>
          </w:r>
        </w:p>
        <w:p w14:paraId="5D7CF24E" w14:textId="55D2B2E6" w:rsidR="00796106" w:rsidRDefault="00E963C1">
          <w:pPr>
            <w:pStyle w:val="TOC1"/>
            <w:rPr>
              <w:rFonts w:asciiTheme="minorHAnsi" w:eastAsiaTheme="minorEastAsia" w:hAnsiTheme="minorHAnsi" w:cstheme="minorBidi"/>
              <w:bCs w:val="0"/>
              <w:iCs w:val="0"/>
              <w:noProof/>
              <w:color w:val="auto"/>
              <w:kern w:val="2"/>
              <w:sz w:val="24"/>
              <w:lang w:eastAsia="en-GB"/>
              <w14:ligatures w14:val="standardContextual"/>
            </w:rPr>
          </w:pPr>
          <w:r w:rsidRPr="00E963C1">
            <w:rPr>
              <w:color w:val="000000" w:themeColor="text1"/>
              <w:szCs w:val="20"/>
            </w:rPr>
            <w:fldChar w:fldCharType="begin"/>
          </w:r>
          <w:r w:rsidRPr="00E963C1">
            <w:rPr>
              <w:color w:val="000000" w:themeColor="text1"/>
              <w:szCs w:val="20"/>
            </w:rPr>
            <w:instrText xml:space="preserve"> TOC \h \z \t "Bullet 1,1,Bullet 3,3,Bullet 2,2" </w:instrText>
          </w:r>
          <w:r w:rsidRPr="00E963C1">
            <w:rPr>
              <w:color w:val="000000" w:themeColor="text1"/>
              <w:szCs w:val="20"/>
            </w:rPr>
            <w:fldChar w:fldCharType="separate"/>
          </w:r>
          <w:hyperlink w:anchor="_Toc199493334" w:history="1">
            <w:r w:rsidR="00796106" w:rsidRPr="00773EE9">
              <w:rPr>
                <w:rStyle w:val="Hyperlink"/>
                <w:noProof/>
              </w:rPr>
              <w:t>1.</w:t>
            </w:r>
            <w:r w:rsidR="00796106">
              <w:rPr>
                <w:rFonts w:asciiTheme="minorHAnsi" w:eastAsiaTheme="minorEastAsia" w:hAnsiTheme="minorHAnsi" w:cstheme="minorBidi"/>
                <w:bCs w:val="0"/>
                <w:iCs w:val="0"/>
                <w:noProof/>
                <w:color w:val="auto"/>
                <w:kern w:val="2"/>
                <w:sz w:val="24"/>
                <w:lang w:eastAsia="en-GB"/>
                <w14:ligatures w14:val="standardContextual"/>
              </w:rPr>
              <w:tab/>
            </w:r>
            <w:r w:rsidR="00796106" w:rsidRPr="00773EE9">
              <w:rPr>
                <w:rStyle w:val="Hyperlink"/>
                <w:noProof/>
              </w:rPr>
              <w:t>Overview</w:t>
            </w:r>
            <w:r w:rsidR="00796106">
              <w:rPr>
                <w:noProof/>
                <w:webHidden/>
              </w:rPr>
              <w:tab/>
            </w:r>
            <w:r w:rsidR="00796106">
              <w:rPr>
                <w:noProof/>
                <w:webHidden/>
              </w:rPr>
              <w:fldChar w:fldCharType="begin"/>
            </w:r>
            <w:r w:rsidR="00796106">
              <w:rPr>
                <w:noProof/>
                <w:webHidden/>
              </w:rPr>
              <w:instrText xml:space="preserve"> PAGEREF _Toc199493334 \h </w:instrText>
            </w:r>
            <w:r w:rsidR="00796106">
              <w:rPr>
                <w:noProof/>
                <w:webHidden/>
              </w:rPr>
            </w:r>
            <w:r w:rsidR="00796106">
              <w:rPr>
                <w:noProof/>
                <w:webHidden/>
              </w:rPr>
              <w:fldChar w:fldCharType="separate"/>
            </w:r>
            <w:r w:rsidR="00796106">
              <w:rPr>
                <w:noProof/>
                <w:webHidden/>
              </w:rPr>
              <w:t>5</w:t>
            </w:r>
            <w:r w:rsidR="00796106">
              <w:rPr>
                <w:noProof/>
                <w:webHidden/>
              </w:rPr>
              <w:fldChar w:fldCharType="end"/>
            </w:r>
          </w:hyperlink>
        </w:p>
        <w:p w14:paraId="1D687BBF" w14:textId="131E8020"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35" w:history="1">
            <w:r w:rsidRPr="00773EE9">
              <w:rPr>
                <w:rStyle w:val="Hyperlink"/>
                <w:noProof/>
              </w:rPr>
              <w:t>2.</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Purpose</w:t>
            </w:r>
            <w:r>
              <w:rPr>
                <w:noProof/>
                <w:webHidden/>
              </w:rPr>
              <w:tab/>
            </w:r>
            <w:r>
              <w:rPr>
                <w:noProof/>
                <w:webHidden/>
              </w:rPr>
              <w:fldChar w:fldCharType="begin"/>
            </w:r>
            <w:r>
              <w:rPr>
                <w:noProof/>
                <w:webHidden/>
              </w:rPr>
              <w:instrText xml:space="preserve"> PAGEREF _Toc199493335 \h </w:instrText>
            </w:r>
            <w:r>
              <w:rPr>
                <w:noProof/>
                <w:webHidden/>
              </w:rPr>
            </w:r>
            <w:r>
              <w:rPr>
                <w:noProof/>
                <w:webHidden/>
              </w:rPr>
              <w:fldChar w:fldCharType="separate"/>
            </w:r>
            <w:r>
              <w:rPr>
                <w:noProof/>
                <w:webHidden/>
              </w:rPr>
              <w:t>5</w:t>
            </w:r>
            <w:r>
              <w:rPr>
                <w:noProof/>
                <w:webHidden/>
              </w:rPr>
              <w:fldChar w:fldCharType="end"/>
            </w:r>
          </w:hyperlink>
        </w:p>
        <w:p w14:paraId="4C6006F5" w14:textId="03AB5CEE"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36" w:history="1">
            <w:r w:rsidRPr="00773EE9">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Scope</w:t>
            </w:r>
            <w:r>
              <w:rPr>
                <w:noProof/>
                <w:webHidden/>
              </w:rPr>
              <w:tab/>
            </w:r>
            <w:r>
              <w:rPr>
                <w:noProof/>
                <w:webHidden/>
              </w:rPr>
              <w:fldChar w:fldCharType="begin"/>
            </w:r>
            <w:r>
              <w:rPr>
                <w:noProof/>
                <w:webHidden/>
              </w:rPr>
              <w:instrText xml:space="preserve"> PAGEREF _Toc199493336 \h </w:instrText>
            </w:r>
            <w:r>
              <w:rPr>
                <w:noProof/>
                <w:webHidden/>
              </w:rPr>
            </w:r>
            <w:r>
              <w:rPr>
                <w:noProof/>
                <w:webHidden/>
              </w:rPr>
              <w:fldChar w:fldCharType="separate"/>
            </w:r>
            <w:r>
              <w:rPr>
                <w:noProof/>
                <w:webHidden/>
              </w:rPr>
              <w:t>5</w:t>
            </w:r>
            <w:r>
              <w:rPr>
                <w:noProof/>
                <w:webHidden/>
              </w:rPr>
              <w:fldChar w:fldCharType="end"/>
            </w:r>
          </w:hyperlink>
        </w:p>
        <w:p w14:paraId="1AF7C42A" w14:textId="11FD9278"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37" w:history="1">
            <w:r w:rsidRPr="00773EE9">
              <w:rPr>
                <w:rStyle w:val="Hyperlink"/>
                <w:noProof/>
              </w:rPr>
              <w:t>3.1.</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Disclosure</w:t>
            </w:r>
            <w:r>
              <w:rPr>
                <w:noProof/>
                <w:webHidden/>
              </w:rPr>
              <w:tab/>
            </w:r>
            <w:r>
              <w:rPr>
                <w:noProof/>
                <w:webHidden/>
              </w:rPr>
              <w:fldChar w:fldCharType="begin"/>
            </w:r>
            <w:r>
              <w:rPr>
                <w:noProof/>
                <w:webHidden/>
              </w:rPr>
              <w:instrText xml:space="preserve"> PAGEREF _Toc199493337 \h </w:instrText>
            </w:r>
            <w:r>
              <w:rPr>
                <w:noProof/>
                <w:webHidden/>
              </w:rPr>
            </w:r>
            <w:r>
              <w:rPr>
                <w:noProof/>
                <w:webHidden/>
              </w:rPr>
              <w:fldChar w:fldCharType="separate"/>
            </w:r>
            <w:r>
              <w:rPr>
                <w:noProof/>
                <w:webHidden/>
              </w:rPr>
              <w:t>5</w:t>
            </w:r>
            <w:r>
              <w:rPr>
                <w:noProof/>
                <w:webHidden/>
              </w:rPr>
              <w:fldChar w:fldCharType="end"/>
            </w:r>
          </w:hyperlink>
        </w:p>
        <w:p w14:paraId="2E2D4CF6" w14:textId="7A8D39BE"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38" w:history="1">
            <w:r w:rsidRPr="00773EE9">
              <w:rPr>
                <w:rStyle w:val="Hyperlink"/>
                <w:noProof/>
              </w:rPr>
              <w:t>3.2.</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Definitions</w:t>
            </w:r>
            <w:r>
              <w:rPr>
                <w:noProof/>
                <w:webHidden/>
              </w:rPr>
              <w:tab/>
            </w:r>
            <w:r>
              <w:rPr>
                <w:noProof/>
                <w:webHidden/>
              </w:rPr>
              <w:fldChar w:fldCharType="begin"/>
            </w:r>
            <w:r>
              <w:rPr>
                <w:noProof/>
                <w:webHidden/>
              </w:rPr>
              <w:instrText xml:space="preserve"> PAGEREF _Toc199493338 \h </w:instrText>
            </w:r>
            <w:r>
              <w:rPr>
                <w:noProof/>
                <w:webHidden/>
              </w:rPr>
            </w:r>
            <w:r>
              <w:rPr>
                <w:noProof/>
                <w:webHidden/>
              </w:rPr>
              <w:fldChar w:fldCharType="separate"/>
            </w:r>
            <w:r>
              <w:rPr>
                <w:noProof/>
                <w:webHidden/>
              </w:rPr>
              <w:t>5</w:t>
            </w:r>
            <w:r>
              <w:rPr>
                <w:noProof/>
                <w:webHidden/>
              </w:rPr>
              <w:fldChar w:fldCharType="end"/>
            </w:r>
          </w:hyperlink>
        </w:p>
        <w:p w14:paraId="404EF437" w14:textId="740DF84B"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0" w:history="1">
            <w:r w:rsidRPr="00773EE9">
              <w:rPr>
                <w:rStyle w:val="Hyperlink"/>
                <w:noProof/>
              </w:rPr>
              <w:t>3.3.</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Associated Policies</w:t>
            </w:r>
            <w:r>
              <w:rPr>
                <w:noProof/>
                <w:webHidden/>
              </w:rPr>
              <w:tab/>
            </w:r>
            <w:r>
              <w:rPr>
                <w:noProof/>
                <w:webHidden/>
              </w:rPr>
              <w:fldChar w:fldCharType="begin"/>
            </w:r>
            <w:r>
              <w:rPr>
                <w:noProof/>
                <w:webHidden/>
              </w:rPr>
              <w:instrText xml:space="preserve"> PAGEREF _Toc199493340 \h </w:instrText>
            </w:r>
            <w:r>
              <w:rPr>
                <w:noProof/>
                <w:webHidden/>
              </w:rPr>
            </w:r>
            <w:r>
              <w:rPr>
                <w:noProof/>
                <w:webHidden/>
              </w:rPr>
              <w:fldChar w:fldCharType="separate"/>
            </w:r>
            <w:r>
              <w:rPr>
                <w:noProof/>
                <w:webHidden/>
              </w:rPr>
              <w:t>5</w:t>
            </w:r>
            <w:r>
              <w:rPr>
                <w:noProof/>
                <w:webHidden/>
              </w:rPr>
              <w:fldChar w:fldCharType="end"/>
            </w:r>
          </w:hyperlink>
        </w:p>
        <w:p w14:paraId="2FFBC03E" w14:textId="509CB331"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41" w:history="1">
            <w:r w:rsidRPr="00773EE9">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Data Classification</w:t>
            </w:r>
            <w:r>
              <w:rPr>
                <w:noProof/>
                <w:webHidden/>
              </w:rPr>
              <w:tab/>
            </w:r>
            <w:r>
              <w:rPr>
                <w:noProof/>
                <w:webHidden/>
              </w:rPr>
              <w:fldChar w:fldCharType="begin"/>
            </w:r>
            <w:r>
              <w:rPr>
                <w:noProof/>
                <w:webHidden/>
              </w:rPr>
              <w:instrText xml:space="preserve"> PAGEREF _Toc199493341 \h </w:instrText>
            </w:r>
            <w:r>
              <w:rPr>
                <w:noProof/>
                <w:webHidden/>
              </w:rPr>
            </w:r>
            <w:r>
              <w:rPr>
                <w:noProof/>
                <w:webHidden/>
              </w:rPr>
              <w:fldChar w:fldCharType="separate"/>
            </w:r>
            <w:r>
              <w:rPr>
                <w:noProof/>
                <w:webHidden/>
              </w:rPr>
              <w:t>6</w:t>
            </w:r>
            <w:r>
              <w:rPr>
                <w:noProof/>
                <w:webHidden/>
              </w:rPr>
              <w:fldChar w:fldCharType="end"/>
            </w:r>
          </w:hyperlink>
        </w:p>
        <w:p w14:paraId="680AD154" w14:textId="08D9E5B2"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2" w:history="1">
            <w:r w:rsidRPr="00773EE9">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Selecting a Classification.</w:t>
            </w:r>
            <w:r>
              <w:rPr>
                <w:noProof/>
                <w:webHidden/>
              </w:rPr>
              <w:tab/>
            </w:r>
            <w:r>
              <w:rPr>
                <w:noProof/>
                <w:webHidden/>
              </w:rPr>
              <w:fldChar w:fldCharType="begin"/>
            </w:r>
            <w:r>
              <w:rPr>
                <w:noProof/>
                <w:webHidden/>
              </w:rPr>
              <w:instrText xml:space="preserve"> PAGEREF _Toc199493342 \h </w:instrText>
            </w:r>
            <w:r>
              <w:rPr>
                <w:noProof/>
                <w:webHidden/>
              </w:rPr>
            </w:r>
            <w:r>
              <w:rPr>
                <w:noProof/>
                <w:webHidden/>
              </w:rPr>
              <w:fldChar w:fldCharType="separate"/>
            </w:r>
            <w:r>
              <w:rPr>
                <w:noProof/>
                <w:webHidden/>
              </w:rPr>
              <w:t>6</w:t>
            </w:r>
            <w:r>
              <w:rPr>
                <w:noProof/>
                <w:webHidden/>
              </w:rPr>
              <w:fldChar w:fldCharType="end"/>
            </w:r>
          </w:hyperlink>
        </w:p>
        <w:p w14:paraId="598072AA" w14:textId="1029F614"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4" w:history="1">
            <w:r w:rsidRPr="00773EE9">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Sensitive Personal Data (Special Categories)</w:t>
            </w:r>
            <w:r>
              <w:rPr>
                <w:noProof/>
                <w:webHidden/>
              </w:rPr>
              <w:tab/>
            </w:r>
            <w:r>
              <w:rPr>
                <w:noProof/>
                <w:webHidden/>
              </w:rPr>
              <w:fldChar w:fldCharType="begin"/>
            </w:r>
            <w:r>
              <w:rPr>
                <w:noProof/>
                <w:webHidden/>
              </w:rPr>
              <w:instrText xml:space="preserve"> PAGEREF _Toc199493344 \h </w:instrText>
            </w:r>
            <w:r>
              <w:rPr>
                <w:noProof/>
                <w:webHidden/>
              </w:rPr>
            </w:r>
            <w:r>
              <w:rPr>
                <w:noProof/>
                <w:webHidden/>
              </w:rPr>
              <w:fldChar w:fldCharType="separate"/>
            </w:r>
            <w:r>
              <w:rPr>
                <w:noProof/>
                <w:webHidden/>
              </w:rPr>
              <w:t>6</w:t>
            </w:r>
            <w:r>
              <w:rPr>
                <w:noProof/>
                <w:webHidden/>
              </w:rPr>
              <w:fldChar w:fldCharType="end"/>
            </w:r>
          </w:hyperlink>
        </w:p>
        <w:p w14:paraId="2FBBC5EB" w14:textId="78FE59BF"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5" w:history="1">
            <w:r w:rsidRPr="00773EE9">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Personal Data</w:t>
            </w:r>
            <w:r>
              <w:rPr>
                <w:noProof/>
                <w:webHidden/>
              </w:rPr>
              <w:tab/>
            </w:r>
            <w:r>
              <w:rPr>
                <w:noProof/>
                <w:webHidden/>
              </w:rPr>
              <w:fldChar w:fldCharType="begin"/>
            </w:r>
            <w:r>
              <w:rPr>
                <w:noProof/>
                <w:webHidden/>
              </w:rPr>
              <w:instrText xml:space="preserve"> PAGEREF _Toc199493345 \h </w:instrText>
            </w:r>
            <w:r>
              <w:rPr>
                <w:noProof/>
                <w:webHidden/>
              </w:rPr>
            </w:r>
            <w:r>
              <w:rPr>
                <w:noProof/>
                <w:webHidden/>
              </w:rPr>
              <w:fldChar w:fldCharType="separate"/>
            </w:r>
            <w:r>
              <w:rPr>
                <w:noProof/>
                <w:webHidden/>
              </w:rPr>
              <w:t>6</w:t>
            </w:r>
            <w:r>
              <w:rPr>
                <w:noProof/>
                <w:webHidden/>
              </w:rPr>
              <w:fldChar w:fldCharType="end"/>
            </w:r>
          </w:hyperlink>
        </w:p>
        <w:p w14:paraId="51A490E7" w14:textId="470B9794"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6" w:history="1">
            <w:r w:rsidRPr="00773EE9">
              <w:rPr>
                <w:rStyle w:val="Hyperlink"/>
                <w:noProof/>
              </w:rPr>
              <w:t>4.4.</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Restricted Commercial</w:t>
            </w:r>
            <w:r>
              <w:rPr>
                <w:noProof/>
                <w:webHidden/>
              </w:rPr>
              <w:tab/>
            </w:r>
            <w:r>
              <w:rPr>
                <w:noProof/>
                <w:webHidden/>
              </w:rPr>
              <w:fldChar w:fldCharType="begin"/>
            </w:r>
            <w:r>
              <w:rPr>
                <w:noProof/>
                <w:webHidden/>
              </w:rPr>
              <w:instrText xml:space="preserve"> PAGEREF _Toc199493346 \h </w:instrText>
            </w:r>
            <w:r>
              <w:rPr>
                <w:noProof/>
                <w:webHidden/>
              </w:rPr>
            </w:r>
            <w:r>
              <w:rPr>
                <w:noProof/>
                <w:webHidden/>
              </w:rPr>
              <w:fldChar w:fldCharType="separate"/>
            </w:r>
            <w:r>
              <w:rPr>
                <w:noProof/>
                <w:webHidden/>
              </w:rPr>
              <w:t>7</w:t>
            </w:r>
            <w:r>
              <w:rPr>
                <w:noProof/>
                <w:webHidden/>
              </w:rPr>
              <w:fldChar w:fldCharType="end"/>
            </w:r>
          </w:hyperlink>
        </w:p>
        <w:p w14:paraId="3157C12A" w14:textId="7163D4F2"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7" w:history="1">
            <w:r w:rsidRPr="00773EE9">
              <w:rPr>
                <w:rStyle w:val="Hyperlink"/>
                <w:noProof/>
              </w:rPr>
              <w:t>4.5.</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Commercial</w:t>
            </w:r>
            <w:r>
              <w:rPr>
                <w:noProof/>
                <w:webHidden/>
              </w:rPr>
              <w:tab/>
            </w:r>
            <w:r>
              <w:rPr>
                <w:noProof/>
                <w:webHidden/>
              </w:rPr>
              <w:fldChar w:fldCharType="begin"/>
            </w:r>
            <w:r>
              <w:rPr>
                <w:noProof/>
                <w:webHidden/>
              </w:rPr>
              <w:instrText xml:space="preserve"> PAGEREF _Toc199493347 \h </w:instrText>
            </w:r>
            <w:r>
              <w:rPr>
                <w:noProof/>
                <w:webHidden/>
              </w:rPr>
            </w:r>
            <w:r>
              <w:rPr>
                <w:noProof/>
                <w:webHidden/>
              </w:rPr>
              <w:fldChar w:fldCharType="separate"/>
            </w:r>
            <w:r>
              <w:rPr>
                <w:noProof/>
                <w:webHidden/>
              </w:rPr>
              <w:t>7</w:t>
            </w:r>
            <w:r>
              <w:rPr>
                <w:noProof/>
                <w:webHidden/>
              </w:rPr>
              <w:fldChar w:fldCharType="end"/>
            </w:r>
          </w:hyperlink>
        </w:p>
        <w:p w14:paraId="0E9A3A88" w14:textId="5421D841"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8" w:history="1">
            <w:r w:rsidRPr="00773EE9">
              <w:rPr>
                <w:rStyle w:val="Hyperlink"/>
                <w:noProof/>
              </w:rPr>
              <w:t>4.6.</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Internal</w:t>
            </w:r>
            <w:r>
              <w:rPr>
                <w:noProof/>
                <w:webHidden/>
              </w:rPr>
              <w:tab/>
            </w:r>
            <w:r>
              <w:rPr>
                <w:noProof/>
                <w:webHidden/>
              </w:rPr>
              <w:fldChar w:fldCharType="begin"/>
            </w:r>
            <w:r>
              <w:rPr>
                <w:noProof/>
                <w:webHidden/>
              </w:rPr>
              <w:instrText xml:space="preserve"> PAGEREF _Toc199493348 \h </w:instrText>
            </w:r>
            <w:r>
              <w:rPr>
                <w:noProof/>
                <w:webHidden/>
              </w:rPr>
            </w:r>
            <w:r>
              <w:rPr>
                <w:noProof/>
                <w:webHidden/>
              </w:rPr>
              <w:fldChar w:fldCharType="separate"/>
            </w:r>
            <w:r>
              <w:rPr>
                <w:noProof/>
                <w:webHidden/>
              </w:rPr>
              <w:t>7</w:t>
            </w:r>
            <w:r>
              <w:rPr>
                <w:noProof/>
                <w:webHidden/>
              </w:rPr>
              <w:fldChar w:fldCharType="end"/>
            </w:r>
          </w:hyperlink>
        </w:p>
        <w:p w14:paraId="4DC437D1" w14:textId="0F669B0E"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49" w:history="1">
            <w:r w:rsidRPr="00773EE9">
              <w:rPr>
                <w:rStyle w:val="Hyperlink"/>
                <w:noProof/>
              </w:rPr>
              <w:t>4.7.</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Public</w:t>
            </w:r>
            <w:r>
              <w:rPr>
                <w:noProof/>
                <w:webHidden/>
              </w:rPr>
              <w:tab/>
            </w:r>
            <w:r>
              <w:rPr>
                <w:noProof/>
                <w:webHidden/>
              </w:rPr>
              <w:fldChar w:fldCharType="begin"/>
            </w:r>
            <w:r>
              <w:rPr>
                <w:noProof/>
                <w:webHidden/>
              </w:rPr>
              <w:instrText xml:space="preserve"> PAGEREF _Toc199493349 \h </w:instrText>
            </w:r>
            <w:r>
              <w:rPr>
                <w:noProof/>
                <w:webHidden/>
              </w:rPr>
            </w:r>
            <w:r>
              <w:rPr>
                <w:noProof/>
                <w:webHidden/>
              </w:rPr>
              <w:fldChar w:fldCharType="separate"/>
            </w:r>
            <w:r>
              <w:rPr>
                <w:noProof/>
                <w:webHidden/>
              </w:rPr>
              <w:t>8</w:t>
            </w:r>
            <w:r>
              <w:rPr>
                <w:noProof/>
                <w:webHidden/>
              </w:rPr>
              <w:fldChar w:fldCharType="end"/>
            </w:r>
          </w:hyperlink>
        </w:p>
        <w:p w14:paraId="7B9E208B" w14:textId="584B7CAA"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50" w:history="1">
            <w:r w:rsidRPr="00773EE9">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Personal Data Processing and Protection</w:t>
            </w:r>
            <w:r>
              <w:rPr>
                <w:noProof/>
                <w:webHidden/>
              </w:rPr>
              <w:tab/>
            </w:r>
            <w:r>
              <w:rPr>
                <w:noProof/>
                <w:webHidden/>
              </w:rPr>
              <w:fldChar w:fldCharType="begin"/>
            </w:r>
            <w:r>
              <w:rPr>
                <w:noProof/>
                <w:webHidden/>
              </w:rPr>
              <w:instrText xml:space="preserve"> PAGEREF _Toc199493350 \h </w:instrText>
            </w:r>
            <w:r>
              <w:rPr>
                <w:noProof/>
                <w:webHidden/>
              </w:rPr>
            </w:r>
            <w:r>
              <w:rPr>
                <w:noProof/>
                <w:webHidden/>
              </w:rPr>
              <w:fldChar w:fldCharType="separate"/>
            </w:r>
            <w:r>
              <w:rPr>
                <w:noProof/>
                <w:webHidden/>
              </w:rPr>
              <w:t>8</w:t>
            </w:r>
            <w:r>
              <w:rPr>
                <w:noProof/>
                <w:webHidden/>
              </w:rPr>
              <w:fldChar w:fldCharType="end"/>
            </w:r>
          </w:hyperlink>
        </w:p>
        <w:p w14:paraId="7C53699B" w14:textId="741201DC" w:rsidR="00796106" w:rsidRDefault="00796106">
          <w:pPr>
            <w:pStyle w:val="TOC2"/>
            <w:tabs>
              <w:tab w:val="left" w:pos="851"/>
              <w:tab w:val="right" w:leader="dot" w:pos="10536"/>
            </w:tabs>
            <w:rPr>
              <w:rFonts w:asciiTheme="minorHAnsi" w:eastAsiaTheme="minorEastAsia" w:hAnsiTheme="minorHAnsi" w:cstheme="minorBidi"/>
              <w:bCs w:val="0"/>
              <w:noProof/>
              <w:color w:val="auto"/>
              <w:kern w:val="2"/>
              <w:sz w:val="24"/>
              <w:szCs w:val="24"/>
              <w:lang w:eastAsia="en-GB"/>
              <w14:ligatures w14:val="standardContextual"/>
            </w:rPr>
          </w:pPr>
          <w:hyperlink w:anchor="_Toc199493351" w:history="1">
            <w:r w:rsidRPr="00773EE9">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773EE9">
              <w:rPr>
                <w:rStyle w:val="Hyperlink"/>
                <w:noProof/>
              </w:rPr>
              <w:t>General Principles for Processing Personal Data</w:t>
            </w:r>
            <w:r>
              <w:rPr>
                <w:noProof/>
                <w:webHidden/>
              </w:rPr>
              <w:tab/>
            </w:r>
            <w:r>
              <w:rPr>
                <w:noProof/>
                <w:webHidden/>
              </w:rPr>
              <w:fldChar w:fldCharType="begin"/>
            </w:r>
            <w:r>
              <w:rPr>
                <w:noProof/>
                <w:webHidden/>
              </w:rPr>
              <w:instrText xml:space="preserve"> PAGEREF _Toc199493351 \h </w:instrText>
            </w:r>
            <w:r>
              <w:rPr>
                <w:noProof/>
                <w:webHidden/>
              </w:rPr>
            </w:r>
            <w:r>
              <w:rPr>
                <w:noProof/>
                <w:webHidden/>
              </w:rPr>
              <w:fldChar w:fldCharType="separate"/>
            </w:r>
            <w:r>
              <w:rPr>
                <w:noProof/>
                <w:webHidden/>
              </w:rPr>
              <w:t>8</w:t>
            </w:r>
            <w:r>
              <w:rPr>
                <w:noProof/>
                <w:webHidden/>
              </w:rPr>
              <w:fldChar w:fldCharType="end"/>
            </w:r>
          </w:hyperlink>
        </w:p>
        <w:p w14:paraId="27075BEB" w14:textId="7B21FA32"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52" w:history="1">
            <w:r w:rsidRPr="00773EE9">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Policy Review</w:t>
            </w:r>
            <w:r>
              <w:rPr>
                <w:noProof/>
                <w:webHidden/>
              </w:rPr>
              <w:tab/>
            </w:r>
            <w:r>
              <w:rPr>
                <w:noProof/>
                <w:webHidden/>
              </w:rPr>
              <w:fldChar w:fldCharType="begin"/>
            </w:r>
            <w:r>
              <w:rPr>
                <w:noProof/>
                <w:webHidden/>
              </w:rPr>
              <w:instrText xml:space="preserve"> PAGEREF _Toc199493352 \h </w:instrText>
            </w:r>
            <w:r>
              <w:rPr>
                <w:noProof/>
                <w:webHidden/>
              </w:rPr>
            </w:r>
            <w:r>
              <w:rPr>
                <w:noProof/>
                <w:webHidden/>
              </w:rPr>
              <w:fldChar w:fldCharType="separate"/>
            </w:r>
            <w:r>
              <w:rPr>
                <w:noProof/>
                <w:webHidden/>
              </w:rPr>
              <w:t>8</w:t>
            </w:r>
            <w:r>
              <w:rPr>
                <w:noProof/>
                <w:webHidden/>
              </w:rPr>
              <w:fldChar w:fldCharType="end"/>
            </w:r>
          </w:hyperlink>
        </w:p>
        <w:p w14:paraId="605DFC8B" w14:textId="229F9D7B"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53" w:history="1">
            <w:r w:rsidRPr="00773EE9">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Responsibility</w:t>
            </w:r>
            <w:r>
              <w:rPr>
                <w:noProof/>
                <w:webHidden/>
              </w:rPr>
              <w:tab/>
            </w:r>
            <w:r>
              <w:rPr>
                <w:noProof/>
                <w:webHidden/>
              </w:rPr>
              <w:fldChar w:fldCharType="begin"/>
            </w:r>
            <w:r>
              <w:rPr>
                <w:noProof/>
                <w:webHidden/>
              </w:rPr>
              <w:instrText xml:space="preserve"> PAGEREF _Toc199493353 \h </w:instrText>
            </w:r>
            <w:r>
              <w:rPr>
                <w:noProof/>
                <w:webHidden/>
              </w:rPr>
            </w:r>
            <w:r>
              <w:rPr>
                <w:noProof/>
                <w:webHidden/>
              </w:rPr>
              <w:fldChar w:fldCharType="separate"/>
            </w:r>
            <w:r>
              <w:rPr>
                <w:noProof/>
                <w:webHidden/>
              </w:rPr>
              <w:t>8</w:t>
            </w:r>
            <w:r>
              <w:rPr>
                <w:noProof/>
                <w:webHidden/>
              </w:rPr>
              <w:fldChar w:fldCharType="end"/>
            </w:r>
          </w:hyperlink>
        </w:p>
        <w:p w14:paraId="08E0D152" w14:textId="3395A290"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55" w:history="1">
            <w:r w:rsidRPr="00773EE9">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Training</w:t>
            </w:r>
            <w:r>
              <w:rPr>
                <w:noProof/>
                <w:webHidden/>
              </w:rPr>
              <w:tab/>
            </w:r>
            <w:r>
              <w:rPr>
                <w:noProof/>
                <w:webHidden/>
              </w:rPr>
              <w:fldChar w:fldCharType="begin"/>
            </w:r>
            <w:r>
              <w:rPr>
                <w:noProof/>
                <w:webHidden/>
              </w:rPr>
              <w:instrText xml:space="preserve"> PAGEREF _Toc199493355 \h </w:instrText>
            </w:r>
            <w:r>
              <w:rPr>
                <w:noProof/>
                <w:webHidden/>
              </w:rPr>
            </w:r>
            <w:r>
              <w:rPr>
                <w:noProof/>
                <w:webHidden/>
              </w:rPr>
              <w:fldChar w:fldCharType="separate"/>
            </w:r>
            <w:r>
              <w:rPr>
                <w:noProof/>
                <w:webHidden/>
              </w:rPr>
              <w:t>8</w:t>
            </w:r>
            <w:r>
              <w:rPr>
                <w:noProof/>
                <w:webHidden/>
              </w:rPr>
              <w:fldChar w:fldCharType="end"/>
            </w:r>
          </w:hyperlink>
        </w:p>
        <w:p w14:paraId="0AD1E125" w14:textId="20FD5217" w:rsidR="00796106" w:rsidRDefault="00796106">
          <w:pPr>
            <w:pStyle w:val="TOC1"/>
            <w:rPr>
              <w:rFonts w:asciiTheme="minorHAnsi" w:eastAsiaTheme="minorEastAsia" w:hAnsiTheme="minorHAnsi" w:cstheme="minorBidi"/>
              <w:bCs w:val="0"/>
              <w:iCs w:val="0"/>
              <w:noProof/>
              <w:color w:val="auto"/>
              <w:kern w:val="2"/>
              <w:sz w:val="24"/>
              <w:lang w:eastAsia="en-GB"/>
              <w14:ligatures w14:val="standardContextual"/>
            </w:rPr>
          </w:pPr>
          <w:hyperlink w:anchor="_Toc199493356" w:history="1">
            <w:r w:rsidRPr="00773EE9">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773EE9">
              <w:rPr>
                <w:rStyle w:val="Hyperlink"/>
                <w:noProof/>
              </w:rPr>
              <w:t>Appendix A: Data Classification Matrix</w:t>
            </w:r>
            <w:r>
              <w:rPr>
                <w:noProof/>
                <w:webHidden/>
              </w:rPr>
              <w:tab/>
            </w:r>
            <w:r>
              <w:rPr>
                <w:iCs w:val="0"/>
                <w:noProof/>
                <w:webHidden/>
              </w:rPr>
              <w:fldChar w:fldCharType="begin"/>
            </w:r>
            <w:r>
              <w:rPr>
                <w:noProof/>
                <w:webHidden/>
              </w:rPr>
              <w:instrText xml:space="preserve"> PAGEREF _Toc199493356 \h </w:instrText>
            </w:r>
            <w:r>
              <w:rPr>
                <w:iCs w:val="0"/>
                <w:noProof/>
                <w:webHidden/>
              </w:rPr>
            </w:r>
            <w:r>
              <w:rPr>
                <w:iCs w:val="0"/>
                <w:noProof/>
                <w:webHidden/>
              </w:rPr>
              <w:fldChar w:fldCharType="separate"/>
            </w:r>
            <w:r>
              <w:rPr>
                <w:noProof/>
                <w:webHidden/>
              </w:rPr>
              <w:t>9</w:t>
            </w:r>
            <w:r>
              <w:rPr>
                <w:iCs w:val="0"/>
                <w:noProof/>
                <w:webHidden/>
              </w:rPr>
              <w:fldChar w:fldCharType="end"/>
            </w:r>
          </w:hyperlink>
          <w:hyperlink w:anchor="_Toc199493357" w:history="1"/>
        </w:p>
        <w:p w14:paraId="5305A034" w14:textId="41C99E78" w:rsidR="00E963C1" w:rsidRDefault="00E963C1">
          <w:r w:rsidRPr="00E963C1">
            <w:rPr>
              <w:rFonts w:ascii="Noe Text Regular" w:hAnsi="Noe Text Regular" w:cstheme="minorHAnsi"/>
              <w:bCs w:val="0"/>
              <w:color w:val="000000" w:themeColor="text1"/>
              <w:szCs w:val="20"/>
            </w:rPr>
            <w:fldChar w:fldCharType="end"/>
          </w:r>
        </w:p>
      </w:sdtContent>
    </w:sdt>
    <w:p w14:paraId="392EE43C" w14:textId="441883E2" w:rsidR="00D57A89" w:rsidRPr="006D6485" w:rsidRDefault="007D0B93" w:rsidP="00AE09AC">
      <w:pPr>
        <w:spacing w:before="120" w:after="120"/>
        <w:rPr>
          <w:rFonts w:ascii="Noe Text Regular" w:hAnsi="Noe Text Regular"/>
          <w:b/>
        </w:rPr>
      </w:pPr>
      <w:r>
        <w:rPr>
          <w:rFonts w:ascii="Noe Text Regular" w:hAnsi="Noe Text Regular"/>
          <w:b/>
        </w:rPr>
        <w:br w:type="page"/>
      </w:r>
    </w:p>
    <w:p w14:paraId="4F5D06CF" w14:textId="43239E2B" w:rsidR="00DB19EE" w:rsidRPr="00D57A89" w:rsidRDefault="00164C07" w:rsidP="00D57A89">
      <w:pPr>
        <w:pStyle w:val="Bullet1"/>
        <w:rPr>
          <w:rStyle w:val="SubtleEmphasis"/>
        </w:rPr>
      </w:pPr>
      <w:bookmarkStart w:id="2" w:name="_Toc199493334"/>
      <w:r>
        <w:lastRenderedPageBreak/>
        <w:t>Overview</w:t>
      </w:r>
      <w:bookmarkEnd w:id="2"/>
    </w:p>
    <w:p w14:paraId="0FF4AAED" w14:textId="77777777" w:rsidR="00164C07" w:rsidRPr="00D93B8D" w:rsidRDefault="00164C07" w:rsidP="003C049F">
      <w:pPr>
        <w:pStyle w:val="Noe9ptInedented"/>
        <w:jc w:val="both"/>
      </w:pPr>
      <w:bookmarkStart w:id="3" w:name="_Toc66095323"/>
      <w:bookmarkStart w:id="4" w:name="_Toc73530362"/>
      <w:r w:rsidRPr="00D93B8D">
        <w:t>Data assets are some of the most valuable assets owned by Chauc</w:t>
      </w:r>
      <w:r>
        <w:t>er</w:t>
      </w:r>
      <w:r w:rsidRPr="006B0A10">
        <w:t>. Chau</w:t>
      </w:r>
      <w:r w:rsidRPr="00A20582">
        <w:t xml:space="preserve">cer produces, collects and uses many different types of data as a result of its activities as an </w:t>
      </w:r>
      <w:r>
        <w:t>i</w:t>
      </w:r>
      <w:r w:rsidRPr="00A20582">
        <w:t>nsurance/</w:t>
      </w:r>
      <w:r>
        <w:t>r</w:t>
      </w:r>
      <w:r w:rsidRPr="00A20582">
        <w:t xml:space="preserve">einsurance entity. Chaucer is committed to complying with the various </w:t>
      </w:r>
      <w:r>
        <w:t>laws</w:t>
      </w:r>
      <w:r w:rsidRPr="00A20582">
        <w:t xml:space="preserve"> that apply to the protection of data, both in the UK and </w:t>
      </w:r>
      <w:r>
        <w:t xml:space="preserve">worldwide, </w:t>
      </w:r>
      <w:r w:rsidRPr="00A20582">
        <w:t>that mandate the privacy and protection of certain types of data. All data needs to be protected</w:t>
      </w:r>
      <w:r>
        <w:t>. H</w:t>
      </w:r>
      <w:r w:rsidRPr="00A20582">
        <w:t xml:space="preserve">owever, it is useful to classify data based on its confidentiality and sensitivity. </w:t>
      </w:r>
    </w:p>
    <w:p w14:paraId="217DB8CF" w14:textId="202EBB20" w:rsidR="00164C07" w:rsidRDefault="00164C07" w:rsidP="00164C07">
      <w:pPr>
        <w:pStyle w:val="Bullet1"/>
      </w:pPr>
      <w:bookmarkStart w:id="5" w:name="_Toc471982405"/>
      <w:bookmarkStart w:id="6" w:name="_Toc471982596"/>
      <w:bookmarkStart w:id="7" w:name="_Toc474418767"/>
      <w:bookmarkStart w:id="8" w:name="_Toc474419093"/>
      <w:bookmarkStart w:id="9" w:name="_Toc474419229"/>
      <w:bookmarkStart w:id="10" w:name="_Toc474419244"/>
      <w:bookmarkStart w:id="11" w:name="_Toc474497001"/>
      <w:bookmarkStart w:id="12" w:name="_Toc498338450"/>
      <w:bookmarkStart w:id="13" w:name="_Toc498339132"/>
      <w:bookmarkStart w:id="14" w:name="_Toc199493335"/>
      <w:r w:rsidRPr="00F00D7E">
        <w:t>Purpose</w:t>
      </w:r>
      <w:bookmarkEnd w:id="5"/>
      <w:bookmarkEnd w:id="6"/>
      <w:bookmarkEnd w:id="7"/>
      <w:bookmarkEnd w:id="8"/>
      <w:bookmarkEnd w:id="9"/>
      <w:bookmarkEnd w:id="10"/>
      <w:bookmarkEnd w:id="11"/>
      <w:bookmarkEnd w:id="12"/>
      <w:bookmarkEnd w:id="13"/>
      <w:bookmarkEnd w:id="14"/>
    </w:p>
    <w:p w14:paraId="6118F2A4" w14:textId="682A50C6" w:rsidR="00164C07" w:rsidRDefault="00164C07" w:rsidP="003C049F">
      <w:pPr>
        <w:pStyle w:val="Noe9ptInedented"/>
        <w:jc w:val="both"/>
      </w:pPr>
      <w:r>
        <w:t xml:space="preserve">The purpose of the </w:t>
      </w:r>
      <w:r w:rsidRPr="00E42A21">
        <w:t>Data</w:t>
      </w:r>
      <w:r w:rsidRPr="00832FD7">
        <w:rPr>
          <w:b/>
        </w:rPr>
        <w:t xml:space="preserve"> </w:t>
      </w:r>
      <w:r w:rsidRPr="00F00D7E">
        <w:t xml:space="preserve">Classification </w:t>
      </w:r>
      <w:r>
        <w:t xml:space="preserve">(“Policy”) is to help Chaucer employees identify the </w:t>
      </w:r>
      <w:r w:rsidRPr="00F00D7E">
        <w:t>confidentiality</w:t>
      </w:r>
      <w:r w:rsidRPr="006B0A10">
        <w:t xml:space="preserve"> </w:t>
      </w:r>
      <w:r>
        <w:t xml:space="preserve">risk profiles of various data types </w:t>
      </w:r>
      <w:r w:rsidRPr="00F80EF0">
        <w:t>by establishing a data classification system</w:t>
      </w:r>
      <w:r>
        <w:t>. It also defines the technical and non-technical data handling and security requirements of the various data types, ensuring data are processed, stored, and transferred in compliance with various best practice and legal requirements</w:t>
      </w:r>
      <w:r w:rsidR="006B2CA1">
        <w:t xml:space="preserve">. This Policy should be read in conjunction with the Chaucer Group </w:t>
      </w:r>
      <w:r w:rsidR="0098172F">
        <w:t>Data Protection Policy</w:t>
      </w:r>
      <w:r w:rsidR="006B2CA1">
        <w:t>, which</w:t>
      </w:r>
      <w:r w:rsidR="0076289D">
        <w:t xml:space="preserve"> governs the collection and processing of personal data and seeks to ensure</w:t>
      </w:r>
      <w:r w:rsidR="00636AF5">
        <w:t xml:space="preserve"> compliance with all applicable</w:t>
      </w:r>
      <w:r w:rsidR="0076289D">
        <w:t xml:space="preserve"> privacy and personal data legislation,</w:t>
      </w:r>
      <w:r>
        <w:t xml:space="preserve"> such as the UK Data Protection Act 2018, the European Union (EU) General Data Protection Regulation (GDPR) as applicable in the European Economic Area, and the GDPR as incorporated into UK law following the exit of the UK from the EU.</w:t>
      </w:r>
    </w:p>
    <w:p w14:paraId="53461806" w14:textId="5D980912" w:rsidR="00164C07" w:rsidRPr="00D93B8D" w:rsidRDefault="00164C07" w:rsidP="00164C07">
      <w:pPr>
        <w:pStyle w:val="Bullet1"/>
      </w:pPr>
      <w:bookmarkStart w:id="15" w:name="_Toc147737928"/>
      <w:bookmarkStart w:id="16" w:name="_Toc147737929"/>
      <w:bookmarkStart w:id="17" w:name="_Toc147737930"/>
      <w:bookmarkStart w:id="18" w:name="_Toc471982406"/>
      <w:bookmarkStart w:id="19" w:name="_Toc471982597"/>
      <w:bookmarkStart w:id="20" w:name="_Toc474418768"/>
      <w:bookmarkStart w:id="21" w:name="_Toc474419094"/>
      <w:bookmarkStart w:id="22" w:name="_Toc474419230"/>
      <w:bookmarkStart w:id="23" w:name="_Toc474419245"/>
      <w:bookmarkStart w:id="24" w:name="_Toc474497002"/>
      <w:bookmarkStart w:id="25" w:name="_Toc498338451"/>
      <w:bookmarkStart w:id="26" w:name="_Toc498339133"/>
      <w:bookmarkStart w:id="27" w:name="_Toc199493336"/>
      <w:bookmarkEnd w:id="15"/>
      <w:bookmarkEnd w:id="16"/>
      <w:bookmarkEnd w:id="17"/>
      <w:r w:rsidRPr="00F00D7E">
        <w:t>Scope</w:t>
      </w:r>
      <w:bookmarkEnd w:id="18"/>
      <w:bookmarkEnd w:id="19"/>
      <w:bookmarkEnd w:id="20"/>
      <w:bookmarkEnd w:id="21"/>
      <w:bookmarkEnd w:id="22"/>
      <w:bookmarkEnd w:id="23"/>
      <w:bookmarkEnd w:id="24"/>
      <w:bookmarkEnd w:id="25"/>
      <w:bookmarkEnd w:id="26"/>
      <w:bookmarkEnd w:id="27"/>
    </w:p>
    <w:p w14:paraId="431470E7" w14:textId="0ED33408" w:rsidR="00164C07" w:rsidRDefault="006C20BB" w:rsidP="003C049F">
      <w:pPr>
        <w:pStyle w:val="Noe9ptInedented"/>
        <w:jc w:val="both"/>
      </w:pPr>
      <w:r>
        <w:t xml:space="preserve">This Policy </w:t>
      </w:r>
      <w:r w:rsidR="00164C07">
        <w:t xml:space="preserve">applies to both personal and commercial data. All types of data are in scope - electronic data, data recorded on paper, information shared orally, visually or by other means. It includes data that Chaucer </w:t>
      </w:r>
      <w:r w:rsidR="00164C07" w:rsidRPr="009A4D6C">
        <w:t xml:space="preserve">collects, stores, processes, generates or shares </w:t>
      </w:r>
      <w:r w:rsidR="00164C07">
        <w:t xml:space="preserve">in order </w:t>
      </w:r>
      <w:r w:rsidR="00164C07" w:rsidRPr="009A4D6C">
        <w:t>to deliver services and conduct business, including information received from or exchanged with external partners.</w:t>
      </w:r>
    </w:p>
    <w:p w14:paraId="14DA9373" w14:textId="66C69FB3" w:rsidR="00164C07" w:rsidRDefault="00164C07" w:rsidP="006049B4">
      <w:pPr>
        <w:pStyle w:val="Noe9ptInedented"/>
        <w:jc w:val="both"/>
      </w:pPr>
      <w:r>
        <w:t xml:space="preserve">This Policy applies to all </w:t>
      </w:r>
      <w:r w:rsidR="00DF460B">
        <w:t>Chaucer entities excluding SLE</w:t>
      </w:r>
      <w:r>
        <w:t xml:space="preserve"> (referred to in this Policy as “Chaucer”). </w:t>
      </w:r>
    </w:p>
    <w:p w14:paraId="2D0F381E" w14:textId="77777777" w:rsidR="00A24291" w:rsidRDefault="00A24291" w:rsidP="00A24291">
      <w:pPr>
        <w:pStyle w:val="Bullet2"/>
      </w:pPr>
      <w:bookmarkStart w:id="28" w:name="_Toc199493337"/>
      <w:r>
        <w:t>Disclosure</w:t>
      </w:r>
      <w:bookmarkEnd w:id="28"/>
    </w:p>
    <w:p w14:paraId="510FBDAD" w14:textId="77777777" w:rsidR="00796106" w:rsidRDefault="00A24291" w:rsidP="00796106">
      <w:pPr>
        <w:pStyle w:val="Noe9ptInedented"/>
        <w:jc w:val="both"/>
      </w:pPr>
      <w:r w:rsidRPr="00F3401E">
        <w:t>This document is labelled </w:t>
      </w:r>
      <w:r w:rsidRPr="00F3401E">
        <w:rPr>
          <w:b/>
        </w:rPr>
        <w:t>Internal</w:t>
      </w:r>
      <w:r w:rsidRPr="00F3401E">
        <w:t xml:space="preserve"> according to Chaucer Group’s Data Classification Policy. Please do not share the contents of this document with any external parties not under a Non-Disclosure Agreement (NDA). Documents labelled as Internal may be shared with regulators or law enforcement agencies, as </w:t>
      </w:r>
      <w:proofErr w:type="gramStart"/>
      <w:r w:rsidRPr="00F3401E">
        <w:t>a</w:t>
      </w:r>
      <w:proofErr w:type="gramEnd"/>
      <w:r w:rsidRPr="00F3401E">
        <w:t xml:space="preserve"> NDA does not exist with regulators or law enforcement agencies.</w:t>
      </w:r>
    </w:p>
    <w:p w14:paraId="73E289F7" w14:textId="77777777" w:rsidR="00796106" w:rsidRDefault="00796106" w:rsidP="00796106">
      <w:pPr>
        <w:pStyle w:val="Bullet2"/>
      </w:pPr>
      <w:bookmarkStart w:id="29" w:name="_Toc199493338"/>
      <w:r>
        <w:t>Definitions</w:t>
      </w:r>
      <w:bookmarkEnd w:id="29"/>
    </w:p>
    <w:p w14:paraId="4B336162" w14:textId="4AEFFDA5" w:rsidR="00796106" w:rsidRDefault="00796106" w:rsidP="00796106">
      <w:pPr>
        <w:pStyle w:val="Bullet3"/>
      </w:pPr>
      <w:bookmarkStart w:id="30" w:name="_Toc199493251"/>
      <w:bookmarkStart w:id="31" w:name="_Toc199493339"/>
      <w:r w:rsidRPr="00796106">
        <w:t xml:space="preserve">The </w:t>
      </w:r>
      <w:r w:rsidRPr="00790446">
        <w:rPr>
          <w:b/>
        </w:rPr>
        <w:t>Lead Data Protection Officer (DPO)</w:t>
      </w:r>
      <w:r w:rsidRPr="00796106">
        <w:t xml:space="preserve"> is a Chaucer employee responsible for overseeing this policy and providing advice and guidance on its implementation and generally in relation to data protection matters.</w:t>
      </w:r>
      <w:bookmarkEnd w:id="30"/>
      <w:bookmarkEnd w:id="31"/>
      <w:r w:rsidRPr="00796106">
        <w:t xml:space="preserve"> </w:t>
      </w:r>
    </w:p>
    <w:p w14:paraId="4481AF05" w14:textId="77777777" w:rsidR="00796106" w:rsidRDefault="00796106" w:rsidP="00790446">
      <w:pPr>
        <w:pStyle w:val="Bullet3"/>
        <w:numPr>
          <w:ilvl w:val="0"/>
          <w:numId w:val="0"/>
        </w:numPr>
        <w:ind w:left="1134"/>
      </w:pPr>
    </w:p>
    <w:p w14:paraId="2C9BEF7C" w14:textId="529C285B" w:rsidR="00164C07" w:rsidRDefault="00164C07" w:rsidP="00790446">
      <w:pPr>
        <w:pStyle w:val="Bullet2"/>
      </w:pPr>
      <w:bookmarkStart w:id="32" w:name="_Toc147737932"/>
      <w:bookmarkStart w:id="33" w:name="_Toc147737933"/>
      <w:bookmarkStart w:id="34" w:name="_Toc147737934"/>
      <w:bookmarkStart w:id="35" w:name="_Toc147737935"/>
      <w:bookmarkStart w:id="36" w:name="_Toc147737936"/>
      <w:bookmarkStart w:id="37" w:name="_Toc147737937"/>
      <w:bookmarkStart w:id="38" w:name="_Toc498338453"/>
      <w:bookmarkStart w:id="39" w:name="_Toc498339135"/>
      <w:bookmarkStart w:id="40" w:name="_Toc199493340"/>
      <w:bookmarkEnd w:id="32"/>
      <w:bookmarkEnd w:id="33"/>
      <w:bookmarkEnd w:id="34"/>
      <w:bookmarkEnd w:id="35"/>
      <w:bookmarkEnd w:id="36"/>
      <w:bookmarkEnd w:id="37"/>
      <w:r w:rsidRPr="00F00D7E">
        <w:t>Associated Policies</w:t>
      </w:r>
      <w:bookmarkEnd w:id="38"/>
      <w:bookmarkEnd w:id="39"/>
      <w:bookmarkEnd w:id="40"/>
      <w:r>
        <w:t xml:space="preserve"> </w:t>
      </w:r>
    </w:p>
    <w:p w14:paraId="12D5F267" w14:textId="2E51A4BC" w:rsidR="0059210E" w:rsidRDefault="00164C07" w:rsidP="00164C07">
      <w:pPr>
        <w:pStyle w:val="Noe9ptInedented"/>
      </w:pPr>
      <w:r>
        <w:t xml:space="preserve">The data handling and security requirements designed to protect the confidentiality of </w:t>
      </w:r>
      <w:r w:rsidRPr="00D77DAC">
        <w:t xml:space="preserve">all Chaucer data </w:t>
      </w:r>
      <w:r>
        <w:t>is governed by the following associated policies and standards:</w:t>
      </w:r>
      <w:bookmarkEnd w:id="3"/>
      <w:bookmarkEnd w:id="4"/>
    </w:p>
    <w:tbl>
      <w:tblPr>
        <w:tblStyle w:val="TableGrid"/>
        <w:tblW w:w="10773"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94"/>
        <w:gridCol w:w="5670"/>
        <w:gridCol w:w="2409"/>
      </w:tblGrid>
      <w:tr w:rsidR="00897B5A" w:rsidRPr="006D6485" w14:paraId="2E55454B" w14:textId="77777777" w:rsidTr="00F5099E">
        <w:trPr>
          <w:trHeight w:val="283"/>
        </w:trPr>
        <w:tc>
          <w:tcPr>
            <w:tcW w:w="2694" w:type="dxa"/>
            <w:tcBorders>
              <w:top w:val="single" w:sz="4" w:space="0" w:color="auto"/>
              <w:bottom w:val="single" w:sz="4" w:space="0" w:color="auto"/>
            </w:tcBorders>
          </w:tcPr>
          <w:p w14:paraId="4616CFA7" w14:textId="2FE77FB0" w:rsidR="00897B5A" w:rsidRPr="00DE45BF" w:rsidRDefault="00897B5A" w:rsidP="00164C07">
            <w:pPr>
              <w:pStyle w:val="Noe9ptInedented"/>
              <w:jc w:val="both"/>
            </w:pPr>
            <w:r>
              <w:t>Group Data Governance Policy</w:t>
            </w:r>
          </w:p>
        </w:tc>
        <w:tc>
          <w:tcPr>
            <w:tcW w:w="5670" w:type="dxa"/>
            <w:tcBorders>
              <w:top w:val="single" w:sz="4" w:space="0" w:color="auto"/>
              <w:bottom w:val="single" w:sz="4" w:space="0" w:color="auto"/>
            </w:tcBorders>
          </w:tcPr>
          <w:p w14:paraId="74291D8B" w14:textId="088A861C" w:rsidR="00897B5A" w:rsidRPr="007710A6" w:rsidRDefault="00897B5A" w:rsidP="00164C07">
            <w:pPr>
              <w:pStyle w:val="Noe9ptInedented"/>
            </w:pPr>
            <w:r w:rsidRPr="00897B5A">
              <w:t>A reference for Chaucer’s Data Governance Framework</w:t>
            </w:r>
            <w:r>
              <w:t>, setting accountability and responsibility for data.</w:t>
            </w:r>
          </w:p>
        </w:tc>
        <w:tc>
          <w:tcPr>
            <w:tcW w:w="2409" w:type="dxa"/>
            <w:tcBorders>
              <w:top w:val="single" w:sz="4" w:space="0" w:color="auto"/>
              <w:bottom w:val="single" w:sz="4" w:space="0" w:color="auto"/>
            </w:tcBorders>
          </w:tcPr>
          <w:p w14:paraId="685F6291" w14:textId="377F2CE5" w:rsidR="00897B5A" w:rsidRPr="009A44C5" w:rsidRDefault="00872F12" w:rsidP="00164C07">
            <w:pPr>
              <w:pStyle w:val="Noe9ptInedented"/>
            </w:pPr>
            <w:r>
              <w:t>Operations - Data</w:t>
            </w:r>
          </w:p>
        </w:tc>
      </w:tr>
      <w:tr w:rsidR="00164C07" w:rsidRPr="006D6485" w14:paraId="3AA0F27B" w14:textId="77777777" w:rsidTr="00F5099E">
        <w:trPr>
          <w:trHeight w:val="283"/>
        </w:trPr>
        <w:tc>
          <w:tcPr>
            <w:tcW w:w="2694" w:type="dxa"/>
            <w:tcBorders>
              <w:top w:val="single" w:sz="4" w:space="0" w:color="auto"/>
              <w:bottom w:val="single" w:sz="4" w:space="0" w:color="auto"/>
            </w:tcBorders>
          </w:tcPr>
          <w:p w14:paraId="25CB60F3" w14:textId="4F2052D7" w:rsidR="00164C07" w:rsidRPr="00E4607D" w:rsidRDefault="00164C07" w:rsidP="00164C07">
            <w:pPr>
              <w:pStyle w:val="Noe9ptInedented"/>
              <w:jc w:val="both"/>
            </w:pPr>
            <w:r w:rsidRPr="00DE45BF">
              <w:t>Information Security Policy</w:t>
            </w:r>
          </w:p>
        </w:tc>
        <w:tc>
          <w:tcPr>
            <w:tcW w:w="5670" w:type="dxa"/>
            <w:tcBorders>
              <w:top w:val="single" w:sz="4" w:space="0" w:color="auto"/>
              <w:bottom w:val="single" w:sz="4" w:space="0" w:color="auto"/>
            </w:tcBorders>
          </w:tcPr>
          <w:p w14:paraId="7F17235F" w14:textId="52580AC2" w:rsidR="00164C07" w:rsidRPr="00E4607D" w:rsidRDefault="00164C07" w:rsidP="00164C07">
            <w:pPr>
              <w:pStyle w:val="Noe9ptInedented"/>
            </w:pPr>
            <w:r w:rsidRPr="007710A6">
              <w:t>Defines the high-level policy statements relating to information security.</w:t>
            </w:r>
          </w:p>
        </w:tc>
        <w:tc>
          <w:tcPr>
            <w:tcW w:w="2409" w:type="dxa"/>
            <w:tcBorders>
              <w:top w:val="single" w:sz="4" w:space="0" w:color="auto"/>
              <w:bottom w:val="single" w:sz="4" w:space="0" w:color="auto"/>
            </w:tcBorders>
          </w:tcPr>
          <w:p w14:paraId="06530985" w14:textId="24EA108E" w:rsidR="00164C07" w:rsidRPr="00E4607D" w:rsidRDefault="00872F12" w:rsidP="00164C07">
            <w:pPr>
              <w:pStyle w:val="Noe9ptInedented"/>
            </w:pPr>
            <w:r>
              <w:t>Information Security</w:t>
            </w:r>
          </w:p>
        </w:tc>
      </w:tr>
      <w:tr w:rsidR="00164C07" w:rsidRPr="006D6485" w14:paraId="6E41FF54" w14:textId="77777777" w:rsidTr="00F5099E">
        <w:trPr>
          <w:trHeight w:val="283"/>
        </w:trPr>
        <w:tc>
          <w:tcPr>
            <w:tcW w:w="2694" w:type="dxa"/>
            <w:tcBorders>
              <w:top w:val="single" w:sz="4" w:space="0" w:color="auto"/>
              <w:bottom w:val="single" w:sz="4" w:space="0" w:color="auto"/>
            </w:tcBorders>
          </w:tcPr>
          <w:p w14:paraId="64AF8AF3" w14:textId="201EF5B9" w:rsidR="00164C07" w:rsidRPr="00D576AA" w:rsidRDefault="00164C07" w:rsidP="00164C07">
            <w:pPr>
              <w:pStyle w:val="Noe9ptInedented"/>
            </w:pPr>
            <w:r w:rsidRPr="00DE45BF">
              <w:t>Data Retention Policy</w:t>
            </w:r>
          </w:p>
        </w:tc>
        <w:tc>
          <w:tcPr>
            <w:tcW w:w="5670" w:type="dxa"/>
            <w:tcBorders>
              <w:top w:val="single" w:sz="4" w:space="0" w:color="auto"/>
              <w:bottom w:val="single" w:sz="4" w:space="0" w:color="auto"/>
            </w:tcBorders>
          </w:tcPr>
          <w:p w14:paraId="7CB3EACA" w14:textId="4B11B47F" w:rsidR="00164C07" w:rsidRPr="00E4607D" w:rsidRDefault="00164C07" w:rsidP="00164C07">
            <w:pPr>
              <w:pStyle w:val="Noe9ptInedented"/>
            </w:pPr>
            <w:r w:rsidRPr="007710A6">
              <w:t>Defines data retention requirements of the various data types.</w:t>
            </w:r>
          </w:p>
        </w:tc>
        <w:tc>
          <w:tcPr>
            <w:tcW w:w="2409" w:type="dxa"/>
            <w:tcBorders>
              <w:top w:val="single" w:sz="4" w:space="0" w:color="auto"/>
              <w:bottom w:val="single" w:sz="4" w:space="0" w:color="auto"/>
            </w:tcBorders>
          </w:tcPr>
          <w:p w14:paraId="3D728AC2" w14:textId="14B98E79" w:rsidR="00164C07" w:rsidRPr="00E4607D" w:rsidRDefault="00164C07" w:rsidP="00164C07">
            <w:pPr>
              <w:pStyle w:val="Noe9ptInedented"/>
            </w:pPr>
            <w:r w:rsidRPr="009A44C5">
              <w:t>Legal &amp; Compliance</w:t>
            </w:r>
          </w:p>
        </w:tc>
      </w:tr>
      <w:tr w:rsidR="006C20BB" w:rsidRPr="006D6485" w14:paraId="1C35BC1D" w14:textId="77777777" w:rsidTr="00F5099E">
        <w:trPr>
          <w:trHeight w:val="283"/>
        </w:trPr>
        <w:tc>
          <w:tcPr>
            <w:tcW w:w="2694" w:type="dxa"/>
            <w:tcBorders>
              <w:top w:val="single" w:sz="4" w:space="0" w:color="auto"/>
              <w:bottom w:val="single" w:sz="4" w:space="0" w:color="auto"/>
            </w:tcBorders>
          </w:tcPr>
          <w:p w14:paraId="1D2F326A" w14:textId="6CEB1538" w:rsidR="006C20BB" w:rsidRPr="00DE45BF" w:rsidRDefault="0098172F" w:rsidP="00164C07">
            <w:pPr>
              <w:pStyle w:val="Noe9ptInedented"/>
            </w:pPr>
            <w:r>
              <w:t>Data Protection Policy</w:t>
            </w:r>
          </w:p>
        </w:tc>
        <w:tc>
          <w:tcPr>
            <w:tcW w:w="5670" w:type="dxa"/>
            <w:tcBorders>
              <w:top w:val="single" w:sz="4" w:space="0" w:color="auto"/>
              <w:bottom w:val="single" w:sz="4" w:space="0" w:color="auto"/>
            </w:tcBorders>
          </w:tcPr>
          <w:p w14:paraId="36ADC694" w14:textId="2E015377" w:rsidR="006C20BB" w:rsidRPr="007710A6" w:rsidRDefault="006C20BB" w:rsidP="006C20BB">
            <w:pPr>
              <w:pStyle w:val="Noe9ptInedented"/>
            </w:pPr>
            <w:r w:rsidRPr="006C20BB">
              <w:t>Sets out obligations under applicable data protection legislation and how Cha</w:t>
            </w:r>
            <w:r>
              <w:t>ucer complies with them</w:t>
            </w:r>
          </w:p>
        </w:tc>
        <w:tc>
          <w:tcPr>
            <w:tcW w:w="2409" w:type="dxa"/>
            <w:tcBorders>
              <w:top w:val="single" w:sz="4" w:space="0" w:color="auto"/>
              <w:bottom w:val="single" w:sz="4" w:space="0" w:color="auto"/>
            </w:tcBorders>
          </w:tcPr>
          <w:p w14:paraId="43A7ECD7" w14:textId="178AFD3F" w:rsidR="006C20BB" w:rsidRDefault="006C20BB" w:rsidP="00164C07">
            <w:pPr>
              <w:pStyle w:val="Noe9ptInedented"/>
            </w:pPr>
            <w:r>
              <w:t>Legal &amp; Compliance</w:t>
            </w:r>
          </w:p>
        </w:tc>
      </w:tr>
      <w:tr w:rsidR="00164C07" w:rsidRPr="006D6485" w14:paraId="45B461BA" w14:textId="77777777" w:rsidTr="00F5099E">
        <w:tc>
          <w:tcPr>
            <w:tcW w:w="2694" w:type="dxa"/>
            <w:tcBorders>
              <w:top w:val="single" w:sz="4" w:space="0" w:color="auto"/>
            </w:tcBorders>
          </w:tcPr>
          <w:p w14:paraId="420BB9DA" w14:textId="77777777" w:rsidR="00164C07" w:rsidRPr="006D6485" w:rsidRDefault="00164C07" w:rsidP="00E4607D">
            <w:pPr>
              <w:rPr>
                <w:rFonts w:ascii="Noe Text Regular" w:hAnsi="Noe Text Regular"/>
                <w:bCs w:val="0"/>
              </w:rPr>
            </w:pPr>
          </w:p>
        </w:tc>
        <w:tc>
          <w:tcPr>
            <w:tcW w:w="5670" w:type="dxa"/>
            <w:tcBorders>
              <w:top w:val="single" w:sz="4" w:space="0" w:color="auto"/>
            </w:tcBorders>
          </w:tcPr>
          <w:p w14:paraId="751A0E2D" w14:textId="77777777" w:rsidR="006C20BB" w:rsidRPr="006D6485" w:rsidRDefault="006C20BB" w:rsidP="00E4607D">
            <w:pPr>
              <w:rPr>
                <w:rFonts w:ascii="Noe Text Regular" w:hAnsi="Noe Text Regular"/>
                <w:bCs w:val="0"/>
              </w:rPr>
            </w:pPr>
          </w:p>
        </w:tc>
        <w:tc>
          <w:tcPr>
            <w:tcW w:w="2409" w:type="dxa"/>
            <w:tcBorders>
              <w:top w:val="single" w:sz="4" w:space="0" w:color="auto"/>
            </w:tcBorders>
          </w:tcPr>
          <w:p w14:paraId="56E5B743" w14:textId="20584349" w:rsidR="00164C07" w:rsidRPr="006D6485" w:rsidRDefault="00164C07" w:rsidP="00E4607D">
            <w:pPr>
              <w:rPr>
                <w:rFonts w:ascii="Noe Text Regular" w:hAnsi="Noe Text Regular"/>
                <w:bCs w:val="0"/>
              </w:rPr>
            </w:pPr>
          </w:p>
        </w:tc>
      </w:tr>
    </w:tbl>
    <w:p w14:paraId="490C4AF6" w14:textId="12735C6C" w:rsidR="00DB19EE" w:rsidRPr="006D6485" w:rsidRDefault="00DB19EE">
      <w:pPr>
        <w:rPr>
          <w:rFonts w:ascii="Noe Text Regular" w:hAnsi="Noe Text Regular"/>
          <w:bCs w:val="0"/>
        </w:rPr>
      </w:pPr>
    </w:p>
    <w:p w14:paraId="51C8D7CE" w14:textId="57C2336E" w:rsidR="00164C07" w:rsidRPr="00164C07" w:rsidRDefault="00164C07" w:rsidP="003C049F">
      <w:pPr>
        <w:pStyle w:val="Bullet1"/>
        <w:jc w:val="both"/>
      </w:pPr>
      <w:bookmarkStart w:id="41" w:name="_Toc199493341"/>
      <w:r>
        <w:t>Data Classification</w:t>
      </w:r>
      <w:bookmarkEnd w:id="41"/>
    </w:p>
    <w:p w14:paraId="0CBE80F4" w14:textId="5A7D7955" w:rsidR="005C190B" w:rsidRPr="00164C07" w:rsidRDefault="005C190B" w:rsidP="005C190B">
      <w:pPr>
        <w:pStyle w:val="Bullet2"/>
        <w:jc w:val="both"/>
      </w:pPr>
      <w:bookmarkStart w:id="42" w:name="_Toc199493342"/>
      <w:r>
        <w:t>Selecting a Classification.</w:t>
      </w:r>
      <w:bookmarkEnd w:id="42"/>
    </w:p>
    <w:p w14:paraId="0A0A8959" w14:textId="2D8E1A5B" w:rsidR="00A24291" w:rsidRPr="00790446" w:rsidRDefault="00A24291" w:rsidP="00790446">
      <w:pPr>
        <w:pStyle w:val="Bullet1"/>
        <w:numPr>
          <w:ilvl w:val="0"/>
          <w:numId w:val="0"/>
        </w:numPr>
        <w:ind w:left="360"/>
        <w:rPr>
          <w:sz w:val="18"/>
          <w:szCs w:val="22"/>
        </w:rPr>
      </w:pPr>
      <w:bookmarkStart w:id="43" w:name="_Toc199493255"/>
      <w:bookmarkStart w:id="44" w:name="_Toc199493343"/>
      <w:r w:rsidRPr="00790446">
        <w:rPr>
          <w:sz w:val="18"/>
          <w:szCs w:val="22"/>
        </w:rPr>
        <w:t xml:space="preserve">Data falls into one of the confidentiality classifications listed </w:t>
      </w:r>
      <w:r>
        <w:rPr>
          <w:sz w:val="18"/>
          <w:szCs w:val="22"/>
        </w:rPr>
        <w:t>below</w:t>
      </w:r>
      <w:r w:rsidRPr="00790446">
        <w:rPr>
          <w:sz w:val="18"/>
          <w:szCs w:val="22"/>
        </w:rPr>
        <w:t>, in order of decreasing sensitivity. See Appendix A for an easier-to-read matrix.</w:t>
      </w:r>
      <w:bookmarkEnd w:id="43"/>
      <w:bookmarkEnd w:id="44"/>
    </w:p>
    <w:p w14:paraId="27E37DF7" w14:textId="31076ED8" w:rsidR="005C190B" w:rsidRDefault="005C190B" w:rsidP="003C049F">
      <w:pPr>
        <w:pStyle w:val="Noe9ptInedented"/>
        <w:jc w:val="both"/>
      </w:pPr>
      <w:r>
        <w:t>Where data may be deemed to meet the criteria of multiple classifications, the higher classification should be applied.</w:t>
      </w:r>
    </w:p>
    <w:p w14:paraId="155A792A" w14:textId="77777777" w:rsidR="005C190B" w:rsidRDefault="005C190B" w:rsidP="003C049F">
      <w:pPr>
        <w:pStyle w:val="Noe9ptInedented"/>
        <w:jc w:val="both"/>
      </w:pPr>
    </w:p>
    <w:p w14:paraId="32FC5DC6" w14:textId="33F88188" w:rsidR="00164C07" w:rsidRPr="00421E1C" w:rsidRDefault="00164C07" w:rsidP="003C049F">
      <w:pPr>
        <w:pStyle w:val="Bullet2"/>
        <w:jc w:val="both"/>
        <w:rPr>
          <w:lang w:val="it-IT"/>
        </w:rPr>
      </w:pPr>
      <w:bookmarkStart w:id="45" w:name="_Toc199493344"/>
      <w:r w:rsidRPr="00421E1C">
        <w:rPr>
          <w:lang w:val="it-IT"/>
        </w:rPr>
        <w:t xml:space="preserve">Sensitive Personal Data (Special </w:t>
      </w:r>
      <w:proofErr w:type="spellStart"/>
      <w:r w:rsidRPr="00421E1C">
        <w:rPr>
          <w:lang w:val="it-IT"/>
        </w:rPr>
        <w:t>Categories</w:t>
      </w:r>
      <w:proofErr w:type="spellEnd"/>
      <w:r w:rsidRPr="00421E1C">
        <w:rPr>
          <w:lang w:val="it-IT"/>
        </w:rPr>
        <w:t>)</w:t>
      </w:r>
      <w:bookmarkEnd w:id="45"/>
    </w:p>
    <w:p w14:paraId="6767E80E" w14:textId="77777777" w:rsidR="00164C07" w:rsidRDefault="00164C07" w:rsidP="003C049F">
      <w:pPr>
        <w:pStyle w:val="Noe9ptInedented"/>
        <w:jc w:val="both"/>
      </w:pPr>
      <w:r w:rsidRPr="000909D0">
        <w:rPr>
          <w:b/>
        </w:rPr>
        <w:t>Definition:</w:t>
      </w:r>
      <w:r>
        <w:t xml:space="preserve"> P</w:t>
      </w:r>
      <w:r w:rsidRPr="0074605D">
        <w:t>ersonal data that is extremely sensitive</w:t>
      </w:r>
      <w:r>
        <w:t xml:space="preserve">. </w:t>
      </w:r>
      <w:r w:rsidRPr="0074605D">
        <w:t xml:space="preserve"> </w:t>
      </w:r>
    </w:p>
    <w:p w14:paraId="183E51DC" w14:textId="77777777" w:rsidR="00164C07" w:rsidRDefault="00164C07" w:rsidP="003C049F">
      <w:pPr>
        <w:pStyle w:val="Noe9ptInedented"/>
        <w:jc w:val="both"/>
      </w:pPr>
      <w:r w:rsidRPr="00136BD6">
        <w:rPr>
          <w:b/>
        </w:rPr>
        <w:t>Examples</w:t>
      </w:r>
      <w:r>
        <w:t xml:space="preserve">: </w:t>
      </w:r>
      <w:r w:rsidRPr="0074605D">
        <w:t>"Special categories</w:t>
      </w:r>
      <w:r w:rsidRPr="00404B17">
        <w:t xml:space="preserve"> of personal data"</w:t>
      </w:r>
      <w:r>
        <w:t>,</w:t>
      </w:r>
      <w:r w:rsidRPr="00404B17">
        <w:t xml:space="preserve"> as defined by Articles 9 and 10 of the </w:t>
      </w:r>
      <w:r>
        <w:t xml:space="preserve">GDPR, include data relating to: </w:t>
      </w:r>
    </w:p>
    <w:p w14:paraId="29D71733" w14:textId="77777777" w:rsidR="00164C07" w:rsidRDefault="00164C07" w:rsidP="003C049F">
      <w:pPr>
        <w:pStyle w:val="Noe9ptInedented"/>
        <w:numPr>
          <w:ilvl w:val="0"/>
          <w:numId w:val="27"/>
        </w:numPr>
        <w:ind w:left="785"/>
        <w:jc w:val="both"/>
      </w:pPr>
      <w:r w:rsidRPr="00404B17">
        <w:t>racial or ethnic origin</w:t>
      </w:r>
      <w:r>
        <w:t>;</w:t>
      </w:r>
    </w:p>
    <w:p w14:paraId="3BA1D4CC" w14:textId="77777777" w:rsidR="00164C07" w:rsidRDefault="00164C07" w:rsidP="003C049F">
      <w:pPr>
        <w:pStyle w:val="Noe9ptInedented"/>
        <w:numPr>
          <w:ilvl w:val="0"/>
          <w:numId w:val="27"/>
        </w:numPr>
        <w:ind w:left="785"/>
        <w:jc w:val="both"/>
      </w:pPr>
      <w:r w:rsidRPr="00404B17">
        <w:t>political opinions</w:t>
      </w:r>
      <w:r>
        <w:t>;</w:t>
      </w:r>
    </w:p>
    <w:p w14:paraId="4A6D64B5" w14:textId="77777777" w:rsidR="00164C07" w:rsidRDefault="00164C07" w:rsidP="003C049F">
      <w:pPr>
        <w:pStyle w:val="Noe9ptInedented"/>
        <w:numPr>
          <w:ilvl w:val="0"/>
          <w:numId w:val="27"/>
        </w:numPr>
        <w:ind w:left="785"/>
        <w:jc w:val="both"/>
      </w:pPr>
      <w:r w:rsidRPr="00404B17">
        <w:t>religious or philosophical beliefs</w:t>
      </w:r>
      <w:r>
        <w:t>;</w:t>
      </w:r>
    </w:p>
    <w:p w14:paraId="61BD6259" w14:textId="77777777" w:rsidR="00164C07" w:rsidRDefault="00164C07" w:rsidP="003C049F">
      <w:pPr>
        <w:pStyle w:val="Noe9ptInedented"/>
        <w:numPr>
          <w:ilvl w:val="0"/>
          <w:numId w:val="27"/>
        </w:numPr>
        <w:ind w:left="785"/>
        <w:jc w:val="both"/>
      </w:pPr>
      <w:r w:rsidRPr="00E46063">
        <w:t>trade union membership</w:t>
      </w:r>
      <w:r>
        <w:t>;</w:t>
      </w:r>
    </w:p>
    <w:p w14:paraId="3972CE11" w14:textId="77777777" w:rsidR="00164C07" w:rsidRDefault="00164C07" w:rsidP="003C049F">
      <w:pPr>
        <w:pStyle w:val="Noe9ptInedented"/>
        <w:numPr>
          <w:ilvl w:val="0"/>
          <w:numId w:val="27"/>
        </w:numPr>
        <w:ind w:left="785"/>
        <w:jc w:val="both"/>
      </w:pPr>
      <w:r w:rsidRPr="00E46063">
        <w:t xml:space="preserve">genetic </w:t>
      </w:r>
      <w:r>
        <w:t>or</w:t>
      </w:r>
      <w:r w:rsidRPr="00E46063">
        <w:t xml:space="preserve"> biometric data</w:t>
      </w:r>
      <w:r>
        <w:t>;</w:t>
      </w:r>
    </w:p>
    <w:p w14:paraId="045844EF" w14:textId="77777777" w:rsidR="00164C07" w:rsidRDefault="00164C07" w:rsidP="003C049F">
      <w:pPr>
        <w:pStyle w:val="Noe9ptInedented"/>
        <w:numPr>
          <w:ilvl w:val="0"/>
          <w:numId w:val="27"/>
        </w:numPr>
        <w:ind w:left="785"/>
        <w:jc w:val="both"/>
      </w:pPr>
      <w:r w:rsidRPr="00E46063">
        <w:t>health</w:t>
      </w:r>
      <w:r>
        <w:t>;</w:t>
      </w:r>
    </w:p>
    <w:p w14:paraId="495947BC" w14:textId="77777777" w:rsidR="00164C07" w:rsidRPr="00E46063" w:rsidRDefault="00164C07" w:rsidP="003C049F">
      <w:pPr>
        <w:pStyle w:val="Noe9ptInedented"/>
        <w:numPr>
          <w:ilvl w:val="0"/>
          <w:numId w:val="27"/>
        </w:numPr>
        <w:ind w:left="785"/>
        <w:jc w:val="both"/>
      </w:pPr>
      <w:r w:rsidRPr="00E46063">
        <w:t>sex life or sexual orientation</w:t>
      </w:r>
      <w:r>
        <w:t>; or</w:t>
      </w:r>
    </w:p>
    <w:p w14:paraId="0121D902" w14:textId="77777777" w:rsidR="00164C07" w:rsidRDefault="00164C07" w:rsidP="003C049F">
      <w:pPr>
        <w:pStyle w:val="Noe9ptInedented"/>
        <w:numPr>
          <w:ilvl w:val="0"/>
          <w:numId w:val="27"/>
        </w:numPr>
        <w:ind w:left="785"/>
        <w:jc w:val="both"/>
      </w:pPr>
      <w:r w:rsidRPr="00404B17">
        <w:t>criminal convictions and offences (alleged or actual)</w:t>
      </w:r>
      <w:r>
        <w:t>.</w:t>
      </w:r>
    </w:p>
    <w:p w14:paraId="0A8ECFD0" w14:textId="77777777" w:rsidR="00164C07" w:rsidRDefault="00164C07" w:rsidP="003C049F">
      <w:pPr>
        <w:pStyle w:val="Noe9ptInedented"/>
        <w:jc w:val="both"/>
      </w:pPr>
      <w:r w:rsidRPr="00136BD6">
        <w:rPr>
          <w:b/>
        </w:rPr>
        <w:t>Confidentiality Risk</w:t>
      </w:r>
      <w:r>
        <w:t xml:space="preserve">: </w:t>
      </w:r>
      <w:r w:rsidRPr="0074605D">
        <w:rPr>
          <w:b/>
        </w:rPr>
        <w:t>Very High</w:t>
      </w:r>
      <w:r w:rsidRPr="0074605D">
        <w:t xml:space="preserve">. Unauthorised </w:t>
      </w:r>
      <w:r>
        <w:t xml:space="preserve">processing or exposure </w:t>
      </w:r>
      <w:r w:rsidRPr="0074605D">
        <w:t xml:space="preserve">of this data </w:t>
      </w:r>
      <w:r>
        <w:t xml:space="preserve">may risk </w:t>
      </w:r>
      <w:r w:rsidRPr="0074605D">
        <w:t xml:space="preserve">significant financial and/or reputational loss to the </w:t>
      </w:r>
      <w:r>
        <w:t>data subject and Chaucer, and may r</w:t>
      </w:r>
      <w:r w:rsidRPr="0074605D">
        <w:t xml:space="preserve">esult in substantial legal or regulatory actions that hinder </w:t>
      </w:r>
      <w:r>
        <w:t>Chaucer’s</w:t>
      </w:r>
      <w:r w:rsidRPr="0074605D">
        <w:t xml:space="preserve"> ability to do business.</w:t>
      </w:r>
      <w:r>
        <w:t xml:space="preserve"> </w:t>
      </w:r>
    </w:p>
    <w:p w14:paraId="23C706E1" w14:textId="6606ED9C" w:rsidR="00164C07" w:rsidRDefault="00164C07" w:rsidP="003C049F">
      <w:pPr>
        <w:pStyle w:val="Noe9ptInedented"/>
        <w:jc w:val="both"/>
      </w:pPr>
      <w:r w:rsidRPr="00BB0488">
        <w:t xml:space="preserve">The processing of </w:t>
      </w:r>
      <w:r>
        <w:t xml:space="preserve">sensitive personal is not to be undertaken unless pre-approved by the Lead Data Protection officer. </w:t>
      </w:r>
      <w:r w:rsidR="0076289D">
        <w:t>Please refer to the Data Protection Policy for further information.</w:t>
      </w:r>
    </w:p>
    <w:p w14:paraId="255F9A14" w14:textId="2C05707F" w:rsidR="00164C07" w:rsidRDefault="00164C07" w:rsidP="003C049F">
      <w:pPr>
        <w:pStyle w:val="Bullet2"/>
        <w:jc w:val="both"/>
      </w:pPr>
      <w:bookmarkStart w:id="46" w:name="_Toc471982603"/>
      <w:bookmarkStart w:id="47" w:name="_Toc199493345"/>
      <w:r w:rsidRPr="00136BD6">
        <w:t>Personal</w:t>
      </w:r>
      <w:bookmarkEnd w:id="46"/>
      <w:r>
        <w:t xml:space="preserve"> Data</w:t>
      </w:r>
      <w:bookmarkEnd w:id="47"/>
    </w:p>
    <w:p w14:paraId="5FA6B32A" w14:textId="77777777" w:rsidR="00164C07" w:rsidRDefault="00164C07" w:rsidP="003C049F">
      <w:pPr>
        <w:pStyle w:val="Noe9ptInedented"/>
        <w:jc w:val="both"/>
      </w:pPr>
      <w:r w:rsidRPr="00136BD6">
        <w:rPr>
          <w:b/>
        </w:rPr>
        <w:t>Definition:</w:t>
      </w:r>
      <w:r w:rsidRPr="00136BD6">
        <w:t xml:space="preserve"> </w:t>
      </w:r>
      <w:r>
        <w:t>All other p</w:t>
      </w:r>
      <w:r w:rsidRPr="00136BD6">
        <w:t xml:space="preserve">ersonal data </w:t>
      </w:r>
      <w:r>
        <w:t>not cl</w:t>
      </w:r>
      <w:r w:rsidRPr="00136BD6">
        <w:t>assified as "</w:t>
      </w:r>
      <w:r>
        <w:t>sensitive</w:t>
      </w:r>
      <w:r w:rsidRPr="00136BD6">
        <w:t>"</w:t>
      </w:r>
      <w:r>
        <w:t>.</w:t>
      </w:r>
    </w:p>
    <w:p w14:paraId="193435CE" w14:textId="77777777" w:rsidR="00164C07" w:rsidRDefault="00164C07" w:rsidP="003C049F">
      <w:pPr>
        <w:pStyle w:val="Noe9ptInedented"/>
        <w:jc w:val="both"/>
      </w:pPr>
      <w:r w:rsidRPr="00136BD6">
        <w:rPr>
          <w:b/>
        </w:rPr>
        <w:t>Examples</w:t>
      </w:r>
      <w:r>
        <w:t xml:space="preserve">: </w:t>
      </w:r>
      <w:r w:rsidRPr="00136BD6">
        <w:t>Personal data as defined by Article 4 of the EU GDPR</w:t>
      </w:r>
      <w:r>
        <w:t xml:space="preserve"> includes data relating to personal and professional information such as:</w:t>
      </w:r>
    </w:p>
    <w:p w14:paraId="0300CC0C" w14:textId="77777777" w:rsidR="00164C07" w:rsidRDefault="00164C07" w:rsidP="003C049F">
      <w:pPr>
        <w:pStyle w:val="Noe9ptInedented"/>
        <w:numPr>
          <w:ilvl w:val="0"/>
          <w:numId w:val="28"/>
        </w:numPr>
        <w:ind w:left="785"/>
        <w:jc w:val="both"/>
      </w:pPr>
      <w:r>
        <w:t>Names, addresses, dates of birth;</w:t>
      </w:r>
    </w:p>
    <w:p w14:paraId="50A0A247" w14:textId="77777777" w:rsidR="00164C07" w:rsidRDefault="00164C07" w:rsidP="003C049F">
      <w:pPr>
        <w:pStyle w:val="Noe9ptInedented"/>
        <w:numPr>
          <w:ilvl w:val="0"/>
          <w:numId w:val="28"/>
        </w:numPr>
        <w:ind w:left="785"/>
        <w:jc w:val="both"/>
      </w:pPr>
      <w:r>
        <w:t>Personal and professional contact details (e.g. telephone number/email address);</w:t>
      </w:r>
    </w:p>
    <w:p w14:paraId="3D7E674B" w14:textId="77777777" w:rsidR="00164C07" w:rsidRDefault="00164C07" w:rsidP="003C049F">
      <w:pPr>
        <w:pStyle w:val="Noe9ptInedented"/>
        <w:numPr>
          <w:ilvl w:val="0"/>
          <w:numId w:val="28"/>
        </w:numPr>
        <w:ind w:left="785"/>
        <w:jc w:val="both"/>
      </w:pPr>
      <w:r w:rsidRPr="00136BD6">
        <w:t>national insurance numbers</w:t>
      </w:r>
      <w:r>
        <w:t>;</w:t>
      </w:r>
    </w:p>
    <w:p w14:paraId="354D8F80" w14:textId="77777777" w:rsidR="00164C07" w:rsidRPr="00AF5B79" w:rsidRDefault="00164C07" w:rsidP="003C049F">
      <w:pPr>
        <w:pStyle w:val="Noe9ptInedented"/>
        <w:numPr>
          <w:ilvl w:val="0"/>
          <w:numId w:val="28"/>
        </w:numPr>
        <w:ind w:left="785"/>
        <w:jc w:val="both"/>
      </w:pPr>
      <w:r w:rsidRPr="00AF5B79">
        <w:t>bank account numbers</w:t>
      </w:r>
      <w:r>
        <w:t xml:space="preserve"> and </w:t>
      </w:r>
      <w:r w:rsidRPr="00AF5B79">
        <w:t>sort codes</w:t>
      </w:r>
      <w:r>
        <w:t>;</w:t>
      </w:r>
    </w:p>
    <w:p w14:paraId="7B86E083" w14:textId="77777777" w:rsidR="00164C07" w:rsidRDefault="00164C07" w:rsidP="003C049F">
      <w:pPr>
        <w:pStyle w:val="Noe9ptInedented"/>
        <w:numPr>
          <w:ilvl w:val="0"/>
          <w:numId w:val="28"/>
        </w:numPr>
        <w:ind w:left="785"/>
        <w:jc w:val="both"/>
      </w:pPr>
      <w:r>
        <w:t>S</w:t>
      </w:r>
      <w:r w:rsidRPr="00136BD6">
        <w:t>taff directory data including photo,</w:t>
      </w:r>
      <w:r>
        <w:t xml:space="preserve"> </w:t>
      </w:r>
      <w:r w:rsidRPr="00136BD6">
        <w:t>work location</w:t>
      </w:r>
      <w:r>
        <w:t>;</w:t>
      </w:r>
    </w:p>
    <w:p w14:paraId="005FF895" w14:textId="77777777" w:rsidR="00164C07" w:rsidRDefault="00164C07" w:rsidP="003C049F">
      <w:pPr>
        <w:pStyle w:val="Noe9ptInedented"/>
        <w:numPr>
          <w:ilvl w:val="0"/>
          <w:numId w:val="28"/>
        </w:numPr>
        <w:ind w:left="785"/>
        <w:jc w:val="both"/>
      </w:pPr>
      <w:r w:rsidRPr="00136BD6">
        <w:t>Employment details (e.g. evaluations, salary, tax data)</w:t>
      </w:r>
      <w:r>
        <w:t>;</w:t>
      </w:r>
    </w:p>
    <w:p w14:paraId="7CD00A52" w14:textId="77777777" w:rsidR="00164C07" w:rsidRDefault="00164C07" w:rsidP="003C049F">
      <w:pPr>
        <w:pStyle w:val="Noe9ptInedented"/>
        <w:numPr>
          <w:ilvl w:val="0"/>
          <w:numId w:val="28"/>
        </w:numPr>
        <w:ind w:left="785"/>
        <w:jc w:val="both"/>
      </w:pPr>
      <w:r>
        <w:t>Online identifiers (e.g. IP address).</w:t>
      </w:r>
    </w:p>
    <w:p w14:paraId="5428F3B6" w14:textId="20EAACCA" w:rsidR="00164C07" w:rsidRDefault="00164C07" w:rsidP="003C049F">
      <w:pPr>
        <w:pStyle w:val="Noe9ptInedented"/>
        <w:jc w:val="both"/>
      </w:pPr>
      <w:r w:rsidRPr="00136BD6">
        <w:rPr>
          <w:b/>
        </w:rPr>
        <w:t>Confidentiality Risk</w:t>
      </w:r>
      <w:r>
        <w:t xml:space="preserve">: </w:t>
      </w:r>
      <w:r w:rsidRPr="00136BD6">
        <w:rPr>
          <w:b/>
        </w:rPr>
        <w:t>High</w:t>
      </w:r>
      <w:r w:rsidRPr="00136BD6">
        <w:t>. Un</w:t>
      </w:r>
      <w:r>
        <w:t xml:space="preserve">justified processing or </w:t>
      </w:r>
      <w:r w:rsidRPr="00136BD6">
        <w:t xml:space="preserve">exposure may cause significant financial and reputational loss to the </w:t>
      </w:r>
      <w:r>
        <w:t xml:space="preserve">data subject and </w:t>
      </w:r>
      <w:r w:rsidRPr="00136BD6">
        <w:t>C</w:t>
      </w:r>
      <w:r>
        <w:t>haucer,</w:t>
      </w:r>
      <w:r w:rsidRPr="00136BD6">
        <w:t xml:space="preserve"> and</w:t>
      </w:r>
      <w:r>
        <w:t xml:space="preserve"> may </w:t>
      </w:r>
      <w:r w:rsidRPr="00136BD6">
        <w:t xml:space="preserve">result in significant legal or regulatory actions that hinder </w:t>
      </w:r>
      <w:r>
        <w:t>Chaucer</w:t>
      </w:r>
      <w:r w:rsidRPr="00136BD6">
        <w:t>'s ability to do business.</w:t>
      </w:r>
      <w:r>
        <w:t xml:space="preserve"> </w:t>
      </w:r>
      <w:r w:rsidR="0076289D">
        <w:t>Please refer to the Data Protection Policy for further information.</w:t>
      </w:r>
    </w:p>
    <w:p w14:paraId="07778BBE" w14:textId="77777777" w:rsidR="007D0B93" w:rsidRDefault="007D0B93" w:rsidP="003C049F">
      <w:pPr>
        <w:pStyle w:val="Noe9ptInedented"/>
        <w:jc w:val="both"/>
      </w:pPr>
    </w:p>
    <w:p w14:paraId="421A6203" w14:textId="4370BCF4" w:rsidR="00164C07" w:rsidRDefault="00164C07" w:rsidP="003C049F">
      <w:pPr>
        <w:pStyle w:val="Bullet2"/>
        <w:jc w:val="both"/>
      </w:pPr>
      <w:bookmarkStart w:id="48" w:name="_Toc471982602"/>
      <w:bookmarkStart w:id="49" w:name="_Toc199493346"/>
      <w:bookmarkStart w:id="50" w:name="_Toc471982604"/>
      <w:r w:rsidRPr="00150E61">
        <w:t>Restricted Commercial</w:t>
      </w:r>
      <w:bookmarkEnd w:id="48"/>
      <w:bookmarkEnd w:id="49"/>
      <w:r>
        <w:t xml:space="preserve"> </w:t>
      </w:r>
    </w:p>
    <w:p w14:paraId="092EDF37" w14:textId="77777777" w:rsidR="00164C07" w:rsidRDefault="00164C07" w:rsidP="003C049F">
      <w:pPr>
        <w:pStyle w:val="Noe9ptInedented"/>
        <w:jc w:val="both"/>
      </w:pPr>
      <w:r w:rsidRPr="00150E61">
        <w:rPr>
          <w:b/>
        </w:rPr>
        <w:t>Definition:</w:t>
      </w:r>
      <w:r>
        <w:t xml:space="preserve"> </w:t>
      </w:r>
      <w:r w:rsidRPr="00136BD6">
        <w:t xml:space="preserve">Restricted Commercial data relates to commercial data that are extremely sensitive and relate to </w:t>
      </w:r>
      <w:r>
        <w:t>Chaucer’s</w:t>
      </w:r>
      <w:r w:rsidRPr="00136BD6">
        <w:t xml:space="preserve"> ongoing strategic or operational business dealing</w:t>
      </w:r>
      <w:r>
        <w:t>s</w:t>
      </w:r>
      <w:r w:rsidRPr="00136BD6">
        <w:t xml:space="preserve">. </w:t>
      </w:r>
    </w:p>
    <w:p w14:paraId="6635F774" w14:textId="77777777" w:rsidR="00164C07" w:rsidRDefault="00164C07" w:rsidP="003C049F">
      <w:pPr>
        <w:pStyle w:val="Noe9ptInedented"/>
        <w:jc w:val="both"/>
      </w:pPr>
      <w:r w:rsidRPr="00150E61">
        <w:rPr>
          <w:b/>
        </w:rPr>
        <w:t>Confidentiality Risk</w:t>
      </w:r>
      <w:r>
        <w:t xml:space="preserve">: </w:t>
      </w:r>
      <w:r>
        <w:rPr>
          <w:b/>
        </w:rPr>
        <w:t>Medium High</w:t>
      </w:r>
      <w:r>
        <w:t xml:space="preserve">. </w:t>
      </w:r>
      <w:r w:rsidRPr="00A054BB">
        <w:t xml:space="preserve">Unauthorised exposure of this data </w:t>
      </w:r>
      <w:r>
        <w:t>may</w:t>
      </w:r>
      <w:r w:rsidRPr="00A054BB">
        <w:t xml:space="preserve"> cause significant financial and/or reputational loss t</w:t>
      </w:r>
      <w:r>
        <w:t>o Chaucer</w:t>
      </w:r>
      <w:r w:rsidRPr="00A054BB">
        <w:t xml:space="preserve"> and may significantly weaken the confidentiality, integrity and/or availability of </w:t>
      </w:r>
      <w:r>
        <w:t>Chaucer’s</w:t>
      </w:r>
      <w:r w:rsidRPr="00A054BB">
        <w:t xml:space="preserve"> data assets.</w:t>
      </w:r>
      <w:r>
        <w:t xml:space="preserve"> </w:t>
      </w:r>
    </w:p>
    <w:p w14:paraId="3F62F901" w14:textId="77777777" w:rsidR="00164C07" w:rsidRPr="00150E61" w:rsidRDefault="00164C07" w:rsidP="003C049F">
      <w:pPr>
        <w:pStyle w:val="Noe9ptInedented"/>
        <w:jc w:val="both"/>
        <w:rPr>
          <w:b/>
        </w:rPr>
      </w:pPr>
      <w:r w:rsidRPr="00150E61">
        <w:rPr>
          <w:b/>
        </w:rPr>
        <w:t>Examples</w:t>
      </w:r>
      <w:r>
        <w:rPr>
          <w:b/>
        </w:rPr>
        <w:t>:</w:t>
      </w:r>
    </w:p>
    <w:p w14:paraId="52F7695D" w14:textId="77777777" w:rsidR="00164C07" w:rsidRPr="00A054BB" w:rsidRDefault="00164C07" w:rsidP="003C049F">
      <w:pPr>
        <w:pStyle w:val="Noe9ptInedented"/>
        <w:numPr>
          <w:ilvl w:val="0"/>
          <w:numId w:val="29"/>
        </w:numPr>
        <w:ind w:left="785"/>
        <w:jc w:val="both"/>
      </w:pPr>
      <w:r w:rsidRPr="00A054BB">
        <w:t xml:space="preserve">Strategic business </w:t>
      </w:r>
      <w:r>
        <w:t xml:space="preserve">information </w:t>
      </w:r>
      <w:r w:rsidRPr="00A054BB">
        <w:t>(e.g. significant acquisition or disposal of assets, new business plans, board meeting minutes, change in company officers)</w:t>
      </w:r>
      <w:r>
        <w:t>;</w:t>
      </w:r>
    </w:p>
    <w:p w14:paraId="7891F1FE" w14:textId="77777777" w:rsidR="00164C07" w:rsidRPr="00A054BB" w:rsidRDefault="00164C07" w:rsidP="003C049F">
      <w:pPr>
        <w:pStyle w:val="Noe9ptInedented"/>
        <w:numPr>
          <w:ilvl w:val="0"/>
          <w:numId w:val="29"/>
        </w:numPr>
        <w:ind w:left="785"/>
        <w:jc w:val="both"/>
      </w:pPr>
      <w:r w:rsidRPr="00A054BB">
        <w:t>Financial data prior to disclosure (e.g. earnings, regulatory filings)</w:t>
      </w:r>
      <w:r>
        <w:t>;</w:t>
      </w:r>
    </w:p>
    <w:p w14:paraId="11FD9BFB" w14:textId="77777777" w:rsidR="00164C07" w:rsidRPr="00A054BB" w:rsidRDefault="00164C07" w:rsidP="003C049F">
      <w:pPr>
        <w:pStyle w:val="Noe9ptInedented"/>
        <w:numPr>
          <w:ilvl w:val="0"/>
          <w:numId w:val="29"/>
        </w:numPr>
        <w:ind w:left="785"/>
        <w:jc w:val="both"/>
      </w:pPr>
      <w:r w:rsidRPr="00A054BB">
        <w:t>Material audit/legal/compliance data prior to disclosure</w:t>
      </w:r>
      <w:r>
        <w:t>; and</w:t>
      </w:r>
    </w:p>
    <w:p w14:paraId="4955A5A7" w14:textId="77777777" w:rsidR="00164C07" w:rsidRPr="00A104B6" w:rsidRDefault="00164C07" w:rsidP="003C049F">
      <w:pPr>
        <w:pStyle w:val="Noe9ptInedented"/>
        <w:numPr>
          <w:ilvl w:val="0"/>
          <w:numId w:val="29"/>
        </w:numPr>
        <w:ind w:left="785"/>
        <w:jc w:val="both"/>
      </w:pPr>
      <w:r w:rsidRPr="00A054BB">
        <w:t>Security information related to a computer information system (e.g. password files, firewall rulesets, detailed network diagrams)</w:t>
      </w:r>
      <w:r>
        <w:t>.</w:t>
      </w:r>
    </w:p>
    <w:p w14:paraId="75C0DDB8" w14:textId="3E366260" w:rsidR="00164C07" w:rsidRDefault="00164C07" w:rsidP="003C049F">
      <w:pPr>
        <w:pStyle w:val="Bullet2"/>
        <w:jc w:val="both"/>
      </w:pPr>
      <w:bookmarkStart w:id="51" w:name="_Toc199493347"/>
      <w:r w:rsidRPr="00150E61">
        <w:t>Commercial</w:t>
      </w:r>
      <w:bookmarkEnd w:id="50"/>
      <w:bookmarkEnd w:id="51"/>
      <w:r>
        <w:t xml:space="preserve"> </w:t>
      </w:r>
    </w:p>
    <w:p w14:paraId="0306C4D3" w14:textId="2EDA80FA" w:rsidR="00164C07" w:rsidRDefault="00164C07" w:rsidP="003C049F">
      <w:pPr>
        <w:pStyle w:val="Noe9ptInedented"/>
        <w:jc w:val="both"/>
      </w:pPr>
      <w:r w:rsidRPr="00150E61">
        <w:rPr>
          <w:b/>
        </w:rPr>
        <w:t>Definition:</w:t>
      </w:r>
      <w:r>
        <w:t xml:space="preserve"> </w:t>
      </w:r>
      <w:r w:rsidRPr="00150E61">
        <w:t xml:space="preserve">Commercial data relates to commercial data commonly used in the business of commercial underwriting and claims, as well as some operational and financial areas. </w:t>
      </w:r>
    </w:p>
    <w:p w14:paraId="35B97233" w14:textId="77777777" w:rsidR="00164C07" w:rsidRDefault="00164C07" w:rsidP="003C049F">
      <w:pPr>
        <w:pStyle w:val="Noe9ptInedented"/>
        <w:jc w:val="both"/>
      </w:pPr>
      <w:r w:rsidRPr="00150E61">
        <w:rPr>
          <w:b/>
        </w:rPr>
        <w:t>Confidentiality Risk</w:t>
      </w:r>
      <w:r>
        <w:t xml:space="preserve">: </w:t>
      </w:r>
      <w:r w:rsidRPr="00150E61">
        <w:rPr>
          <w:b/>
        </w:rPr>
        <w:t>Medium</w:t>
      </w:r>
      <w:r w:rsidRPr="00150E61">
        <w:t xml:space="preserve">. Unauthorised exposure may cause moderate financial and/or reputational loss to </w:t>
      </w:r>
      <w:r>
        <w:t>Chaucer</w:t>
      </w:r>
      <w:r w:rsidRPr="00150E61">
        <w:t>.</w:t>
      </w:r>
      <w:r>
        <w:t xml:space="preserve"> </w:t>
      </w:r>
    </w:p>
    <w:p w14:paraId="265ED411" w14:textId="77777777" w:rsidR="00164C07" w:rsidRPr="00150E61" w:rsidRDefault="00164C07" w:rsidP="003C049F">
      <w:pPr>
        <w:pStyle w:val="Noe9ptInedented"/>
        <w:jc w:val="both"/>
      </w:pPr>
      <w:r w:rsidRPr="00150E61">
        <w:rPr>
          <w:b/>
        </w:rPr>
        <w:t>Example</w:t>
      </w:r>
      <w:r w:rsidRPr="00150E61">
        <w:t>s</w:t>
      </w:r>
      <w:r>
        <w:t>:</w:t>
      </w:r>
    </w:p>
    <w:p w14:paraId="1EFA49DF" w14:textId="77777777" w:rsidR="00164C07" w:rsidRPr="00150E61" w:rsidRDefault="00164C07" w:rsidP="003C049F">
      <w:pPr>
        <w:pStyle w:val="Noe9ptInedented"/>
        <w:numPr>
          <w:ilvl w:val="0"/>
          <w:numId w:val="30"/>
        </w:numPr>
        <w:ind w:left="785"/>
        <w:jc w:val="both"/>
      </w:pPr>
      <w:r w:rsidRPr="00150E61">
        <w:t>Most commercial underwriting and claims data (e.g. EDM, claims files)</w:t>
      </w:r>
      <w:r>
        <w:t>; and</w:t>
      </w:r>
    </w:p>
    <w:p w14:paraId="02F0C49C" w14:textId="77777777" w:rsidR="00164C07" w:rsidRPr="00BC6867" w:rsidRDefault="00164C07" w:rsidP="003C049F">
      <w:pPr>
        <w:pStyle w:val="Noe9ptInedented"/>
        <w:numPr>
          <w:ilvl w:val="0"/>
          <w:numId w:val="30"/>
        </w:numPr>
        <w:ind w:left="785"/>
        <w:jc w:val="both"/>
      </w:pPr>
      <w:r w:rsidRPr="00BC6867">
        <w:t>Routine company operational and financial data (e.g. investment proposals, vendor contracts, budgets, purchase orders).</w:t>
      </w:r>
    </w:p>
    <w:p w14:paraId="69B34AEB" w14:textId="48C2CEA0" w:rsidR="00164C07" w:rsidRPr="00BC6867" w:rsidRDefault="00164C07" w:rsidP="003C049F">
      <w:pPr>
        <w:pStyle w:val="Bullet2"/>
        <w:jc w:val="both"/>
      </w:pPr>
      <w:bookmarkStart w:id="52" w:name="_Toc471982605"/>
      <w:bookmarkStart w:id="53" w:name="_Toc199493348"/>
      <w:r w:rsidRPr="00BC6867">
        <w:t>Internal</w:t>
      </w:r>
      <w:bookmarkEnd w:id="52"/>
      <w:bookmarkEnd w:id="53"/>
      <w:r w:rsidRPr="00BC6867">
        <w:t xml:space="preserve"> </w:t>
      </w:r>
    </w:p>
    <w:p w14:paraId="1E4E06B2" w14:textId="77777777" w:rsidR="00164C07" w:rsidRPr="00BC6867" w:rsidRDefault="00164C07" w:rsidP="003C049F">
      <w:pPr>
        <w:pStyle w:val="Noe9ptInedented"/>
        <w:jc w:val="both"/>
      </w:pPr>
      <w:r w:rsidRPr="00BC6867">
        <w:rPr>
          <w:b/>
        </w:rPr>
        <w:t>Definition:</w:t>
      </w:r>
      <w:r w:rsidRPr="00BC6867">
        <w:t xml:space="preserve"> Internal data relates to both commercial and personal data that is intended to be freely available to individuals inside of the Chaucer’s community, including contractors and vendors. This is the default classification. </w:t>
      </w:r>
    </w:p>
    <w:p w14:paraId="3263A5AB" w14:textId="77777777" w:rsidR="00164C07" w:rsidRPr="00BC6867" w:rsidRDefault="00164C07" w:rsidP="003C049F">
      <w:pPr>
        <w:pStyle w:val="Noe9ptInedented"/>
        <w:jc w:val="both"/>
      </w:pPr>
      <w:r w:rsidRPr="00BC6867">
        <w:rPr>
          <w:b/>
        </w:rPr>
        <w:t>Confidentiality Risk</w:t>
      </w:r>
      <w:r w:rsidRPr="00BC6867">
        <w:t xml:space="preserve">: </w:t>
      </w:r>
      <w:r w:rsidRPr="00BC6867">
        <w:rPr>
          <w:b/>
        </w:rPr>
        <w:t>Low</w:t>
      </w:r>
      <w:r w:rsidRPr="00BC6867">
        <w:t xml:space="preserve">. Unauthorised exposure may cause minor financial or reputational loss to Chaucer. </w:t>
      </w:r>
    </w:p>
    <w:p w14:paraId="33D76425" w14:textId="77777777" w:rsidR="00164C07" w:rsidRPr="00BC6867" w:rsidRDefault="00164C07" w:rsidP="003C049F">
      <w:pPr>
        <w:pStyle w:val="Noe9ptInedented"/>
        <w:jc w:val="both"/>
        <w:rPr>
          <w:b/>
        </w:rPr>
      </w:pPr>
      <w:r w:rsidRPr="00BC6867">
        <w:rPr>
          <w:b/>
        </w:rPr>
        <w:t>Examples:</w:t>
      </w:r>
    </w:p>
    <w:p w14:paraId="69299CCE" w14:textId="77777777" w:rsidR="00164C07" w:rsidRPr="00BC6867" w:rsidRDefault="00164C07" w:rsidP="003C049F">
      <w:pPr>
        <w:pStyle w:val="Noe9ptInedented"/>
        <w:numPr>
          <w:ilvl w:val="0"/>
          <w:numId w:val="31"/>
        </w:numPr>
        <w:ind w:left="785"/>
        <w:jc w:val="both"/>
      </w:pPr>
      <w:r w:rsidRPr="00BC6867">
        <w:t>Market data (e.g. market communications); and</w:t>
      </w:r>
    </w:p>
    <w:p w14:paraId="7C7181F8" w14:textId="77777777" w:rsidR="00164C07" w:rsidRPr="00BC6867" w:rsidRDefault="00164C07" w:rsidP="003C049F">
      <w:pPr>
        <w:pStyle w:val="Noe9ptInedented"/>
        <w:numPr>
          <w:ilvl w:val="0"/>
          <w:numId w:val="31"/>
        </w:numPr>
        <w:ind w:left="785"/>
        <w:jc w:val="both"/>
      </w:pPr>
      <w:r w:rsidRPr="00BC6867">
        <w:t>Corporate policies and process documentation.</w:t>
      </w:r>
    </w:p>
    <w:p w14:paraId="2993FFF4" w14:textId="25F00982" w:rsidR="00164C07" w:rsidRPr="00BC6867" w:rsidRDefault="00BC6867" w:rsidP="003C049F">
      <w:pPr>
        <w:pStyle w:val="Bullet2"/>
        <w:jc w:val="both"/>
      </w:pPr>
      <w:bookmarkStart w:id="54" w:name="_Toc471982606"/>
      <w:bookmarkStart w:id="55" w:name="_Toc199493349"/>
      <w:r>
        <w:t>P</w:t>
      </w:r>
      <w:r w:rsidR="00164C07" w:rsidRPr="00BC6867">
        <w:t>ublic</w:t>
      </w:r>
      <w:bookmarkEnd w:id="54"/>
      <w:bookmarkEnd w:id="55"/>
      <w:r w:rsidR="00164C07" w:rsidRPr="00BC6867">
        <w:t xml:space="preserve"> </w:t>
      </w:r>
    </w:p>
    <w:p w14:paraId="2DCF0D08" w14:textId="77777777" w:rsidR="00164C07" w:rsidRPr="00BC6867" w:rsidRDefault="00164C07" w:rsidP="003C049F">
      <w:pPr>
        <w:pStyle w:val="Noe9ptInedented"/>
        <w:jc w:val="both"/>
      </w:pPr>
      <w:r w:rsidRPr="00BC6867">
        <w:rPr>
          <w:b/>
        </w:rPr>
        <w:t>Definition:</w:t>
      </w:r>
      <w:r w:rsidRPr="00BC6867">
        <w:t xml:space="preserve"> Public data relates to both commercial and personal data that is publicly available to those both inside and outside Chaucer’s community. </w:t>
      </w:r>
    </w:p>
    <w:p w14:paraId="7B33BA21" w14:textId="77777777" w:rsidR="00164C07" w:rsidRPr="00BC6867" w:rsidRDefault="00164C07" w:rsidP="003C049F">
      <w:pPr>
        <w:pStyle w:val="Noe9ptInedented"/>
        <w:jc w:val="both"/>
      </w:pPr>
      <w:r w:rsidRPr="00BC6867">
        <w:rPr>
          <w:b/>
        </w:rPr>
        <w:t>Confidentiality Risk</w:t>
      </w:r>
      <w:r w:rsidRPr="00BC6867">
        <w:t xml:space="preserve">: </w:t>
      </w:r>
      <w:r w:rsidRPr="00BC6867">
        <w:rPr>
          <w:b/>
        </w:rPr>
        <w:t>None</w:t>
      </w:r>
      <w:r w:rsidRPr="00BC6867">
        <w:t xml:space="preserve">. </w:t>
      </w:r>
    </w:p>
    <w:p w14:paraId="0A78761C" w14:textId="77777777" w:rsidR="00164C07" w:rsidRPr="00BC6867" w:rsidRDefault="00164C07" w:rsidP="003C049F">
      <w:pPr>
        <w:pStyle w:val="Noe9ptInedented"/>
        <w:jc w:val="both"/>
        <w:rPr>
          <w:b/>
        </w:rPr>
      </w:pPr>
      <w:r w:rsidRPr="00BC6867">
        <w:rPr>
          <w:b/>
        </w:rPr>
        <w:t>Examples:</w:t>
      </w:r>
    </w:p>
    <w:p w14:paraId="4A57B5DC" w14:textId="77777777" w:rsidR="00164C07" w:rsidRDefault="00164C07" w:rsidP="003C049F">
      <w:pPr>
        <w:pStyle w:val="Noe9ptInedented"/>
        <w:numPr>
          <w:ilvl w:val="0"/>
          <w:numId w:val="32"/>
        </w:numPr>
        <w:ind w:left="785"/>
        <w:jc w:val="both"/>
      </w:pPr>
      <w:r w:rsidRPr="00BC6867">
        <w:t>Press releases, public marketing materials, data on corporate website, employment advertising.</w:t>
      </w:r>
    </w:p>
    <w:p w14:paraId="0F589329" w14:textId="77777777" w:rsidR="005C190B" w:rsidRPr="00BC6867" w:rsidRDefault="005C190B" w:rsidP="00790446">
      <w:pPr>
        <w:pStyle w:val="Noe9ptInedented"/>
        <w:ind w:left="785"/>
        <w:jc w:val="both"/>
      </w:pPr>
    </w:p>
    <w:p w14:paraId="746C9C53" w14:textId="715B0E25" w:rsidR="00164C07" w:rsidRPr="00BC6867" w:rsidRDefault="00164C07" w:rsidP="003C049F">
      <w:pPr>
        <w:pStyle w:val="Bullet1"/>
        <w:jc w:val="both"/>
      </w:pPr>
      <w:bookmarkStart w:id="56" w:name="_Toc498338456"/>
      <w:bookmarkStart w:id="57" w:name="_Toc498339137"/>
      <w:bookmarkStart w:id="58" w:name="_Toc199493350"/>
      <w:bookmarkStart w:id="59" w:name="_Toc474418773"/>
      <w:bookmarkStart w:id="60" w:name="_Toc474419099"/>
      <w:bookmarkStart w:id="61" w:name="_Toc474419235"/>
      <w:bookmarkStart w:id="62" w:name="_Toc474419250"/>
      <w:bookmarkStart w:id="63" w:name="_Toc474497007"/>
      <w:r w:rsidRPr="00BC6867">
        <w:t>Personal Data Processing and Protection</w:t>
      </w:r>
      <w:bookmarkEnd w:id="56"/>
      <w:bookmarkEnd w:id="57"/>
      <w:bookmarkEnd w:id="58"/>
      <w:r w:rsidRPr="00BC6867">
        <w:t xml:space="preserve">  </w:t>
      </w:r>
    </w:p>
    <w:p w14:paraId="35D80754" w14:textId="284C27AB" w:rsidR="00164C07" w:rsidRPr="00BC6867" w:rsidRDefault="00164C07" w:rsidP="003C049F">
      <w:pPr>
        <w:pStyle w:val="Bullet2"/>
        <w:jc w:val="both"/>
        <w:rPr>
          <w:bCs/>
        </w:rPr>
      </w:pPr>
      <w:bookmarkStart w:id="64" w:name="_Toc498338457"/>
      <w:bookmarkStart w:id="65" w:name="_Toc199493351"/>
      <w:r w:rsidRPr="00BC6867">
        <w:rPr>
          <w:bCs/>
        </w:rPr>
        <w:t xml:space="preserve">General Principles for </w:t>
      </w:r>
      <w:bookmarkEnd w:id="59"/>
      <w:bookmarkEnd w:id="60"/>
      <w:bookmarkEnd w:id="61"/>
      <w:bookmarkEnd w:id="62"/>
      <w:bookmarkEnd w:id="63"/>
      <w:r w:rsidRPr="00BC6867">
        <w:rPr>
          <w:bCs/>
        </w:rPr>
        <w:t>Processing Personal Data</w:t>
      </w:r>
      <w:bookmarkEnd w:id="64"/>
      <w:bookmarkEnd w:id="65"/>
      <w:r w:rsidRPr="00BC6867">
        <w:rPr>
          <w:bCs/>
        </w:rPr>
        <w:t xml:space="preserve"> </w:t>
      </w:r>
    </w:p>
    <w:p w14:paraId="3B9DE6E6" w14:textId="4291F9D5" w:rsidR="00164C07" w:rsidRDefault="0076289D" w:rsidP="003C049F">
      <w:pPr>
        <w:pStyle w:val="Noe9ptInedented"/>
        <w:jc w:val="both"/>
      </w:pPr>
      <w:r>
        <w:lastRenderedPageBreak/>
        <w:t xml:space="preserve">Please refer to the Personal Data Protection Policy </w:t>
      </w:r>
      <w:r w:rsidR="0008754A">
        <w:t>for information on the processing and protection of personal data.</w:t>
      </w:r>
    </w:p>
    <w:p w14:paraId="4406B913" w14:textId="77777777" w:rsidR="007D0B93" w:rsidRPr="00BC6867" w:rsidRDefault="007D0B93" w:rsidP="00790446">
      <w:pPr>
        <w:pStyle w:val="Noe9ptInedented"/>
        <w:ind w:left="0"/>
        <w:jc w:val="both"/>
      </w:pPr>
    </w:p>
    <w:p w14:paraId="780A9C5C" w14:textId="2C5DFA01" w:rsidR="007F591A" w:rsidRPr="00F00D7E" w:rsidRDefault="007F591A" w:rsidP="003C049F">
      <w:pPr>
        <w:pStyle w:val="Bullet1"/>
        <w:jc w:val="both"/>
      </w:pPr>
      <w:bookmarkStart w:id="66" w:name="_Toc147737948"/>
      <w:bookmarkStart w:id="67" w:name="_Toc147737949"/>
      <w:bookmarkStart w:id="68" w:name="_Toc147737950"/>
      <w:bookmarkStart w:id="69" w:name="_Toc147737951"/>
      <w:bookmarkStart w:id="70" w:name="_Toc147737952"/>
      <w:bookmarkStart w:id="71" w:name="_Toc147737953"/>
      <w:bookmarkStart w:id="72" w:name="_Toc147737954"/>
      <w:bookmarkStart w:id="73" w:name="_Toc147737955"/>
      <w:bookmarkStart w:id="74" w:name="_Toc147737956"/>
      <w:bookmarkStart w:id="75" w:name="_Toc147737957"/>
      <w:bookmarkStart w:id="76" w:name="_Toc147737958"/>
      <w:bookmarkStart w:id="77" w:name="_Toc147737959"/>
      <w:bookmarkStart w:id="78" w:name="_Toc147737960"/>
      <w:bookmarkStart w:id="79" w:name="_Toc147737961"/>
      <w:bookmarkStart w:id="80" w:name="_Toc147737962"/>
      <w:bookmarkStart w:id="81" w:name="_Toc147737963"/>
      <w:bookmarkStart w:id="82" w:name="_Toc147737964"/>
      <w:bookmarkStart w:id="83" w:name="_Toc147737965"/>
      <w:bookmarkStart w:id="84" w:name="_Toc147737966"/>
      <w:bookmarkStart w:id="85" w:name="_Toc147737967"/>
      <w:bookmarkStart w:id="86" w:name="_Toc147737968"/>
      <w:bookmarkStart w:id="87" w:name="_Toc147737969"/>
      <w:bookmarkStart w:id="88" w:name="_Toc147737970"/>
      <w:bookmarkStart w:id="89" w:name="_Toc147737971"/>
      <w:bookmarkStart w:id="90" w:name="_Toc147737972"/>
      <w:bookmarkStart w:id="91" w:name="_Toc147737973"/>
      <w:bookmarkStart w:id="92" w:name="_Toc147737974"/>
      <w:bookmarkStart w:id="93" w:name="_Toc147737975"/>
      <w:bookmarkStart w:id="94" w:name="_Toc147737976"/>
      <w:bookmarkStart w:id="95" w:name="_Toc147737977"/>
      <w:bookmarkStart w:id="96" w:name="_Toc147737978"/>
      <w:bookmarkStart w:id="97" w:name="_Toc147737979"/>
      <w:bookmarkStart w:id="98" w:name="_Toc147737980"/>
      <w:bookmarkStart w:id="99" w:name="_Toc147737981"/>
      <w:bookmarkStart w:id="100" w:name="_Toc147737982"/>
      <w:bookmarkStart w:id="101" w:name="_Toc147737983"/>
      <w:bookmarkStart w:id="102" w:name="_Toc147737984"/>
      <w:bookmarkStart w:id="103" w:name="_Toc147737985"/>
      <w:bookmarkStart w:id="104" w:name="_Toc147737986"/>
      <w:bookmarkStart w:id="105" w:name="_Toc147737987"/>
      <w:bookmarkStart w:id="106" w:name="_Toc147737988"/>
      <w:bookmarkStart w:id="107" w:name="_Toc147737989"/>
      <w:bookmarkStart w:id="108" w:name="_Toc147737990"/>
      <w:bookmarkStart w:id="109" w:name="_Toc147737991"/>
      <w:bookmarkStart w:id="110" w:name="_Toc147737992"/>
      <w:bookmarkStart w:id="111" w:name="_Toc147737993"/>
      <w:bookmarkStart w:id="112" w:name="_Toc147737994"/>
      <w:bookmarkStart w:id="113" w:name="_Toc147737995"/>
      <w:bookmarkStart w:id="114" w:name="_Toc147737996"/>
      <w:bookmarkStart w:id="115" w:name="_Toc147737997"/>
      <w:bookmarkStart w:id="116" w:name="_Toc147737998"/>
      <w:bookmarkStart w:id="117" w:name="_Toc147737999"/>
      <w:bookmarkStart w:id="118" w:name="_Toc147738000"/>
      <w:bookmarkStart w:id="119" w:name="_Toc147738001"/>
      <w:bookmarkStart w:id="120" w:name="_Toc147738002"/>
      <w:bookmarkStart w:id="121" w:name="_Toc147738003"/>
      <w:bookmarkStart w:id="122" w:name="_Toc147738004"/>
      <w:bookmarkStart w:id="123" w:name="_Toc147738005"/>
      <w:bookmarkStart w:id="124" w:name="_Toc147738006"/>
      <w:bookmarkStart w:id="125" w:name="_Toc147738007"/>
      <w:bookmarkStart w:id="126" w:name="_Toc147738008"/>
      <w:bookmarkStart w:id="127" w:name="_Toc147738009"/>
      <w:bookmarkStart w:id="128" w:name="_Toc147738010"/>
      <w:bookmarkStart w:id="129" w:name="_Toc147738011"/>
      <w:bookmarkStart w:id="130" w:name="_Toc147738012"/>
      <w:bookmarkStart w:id="131" w:name="_Toc147738013"/>
      <w:bookmarkStart w:id="132" w:name="_Toc147738014"/>
      <w:bookmarkStart w:id="133" w:name="_Toc147738015"/>
      <w:bookmarkStart w:id="134" w:name="_Toc147738016"/>
      <w:bookmarkStart w:id="135" w:name="_Toc147738017"/>
      <w:bookmarkStart w:id="136" w:name="_Toc147738018"/>
      <w:bookmarkStart w:id="137" w:name="_Toc147738019"/>
      <w:bookmarkStart w:id="138" w:name="_Toc147738020"/>
      <w:bookmarkStart w:id="139" w:name="_Toc147738021"/>
      <w:bookmarkStart w:id="140" w:name="_Toc147738022"/>
      <w:bookmarkStart w:id="141" w:name="_Toc147738023"/>
      <w:bookmarkStart w:id="142" w:name="_Toc147738024"/>
      <w:bookmarkStart w:id="143" w:name="_Toc147738025"/>
      <w:bookmarkStart w:id="144" w:name="_Toc147738026"/>
      <w:bookmarkStart w:id="145" w:name="_Toc147738027"/>
      <w:bookmarkStart w:id="146" w:name="_Toc147738028"/>
      <w:bookmarkStart w:id="147" w:name="_Toc147738029"/>
      <w:bookmarkStart w:id="148" w:name="_Toc147738030"/>
      <w:bookmarkStart w:id="149" w:name="_Toc147738031"/>
      <w:bookmarkStart w:id="150" w:name="_Toc147738032"/>
      <w:bookmarkStart w:id="151" w:name="_Toc147738033"/>
      <w:bookmarkStart w:id="152" w:name="_Toc498338460"/>
      <w:bookmarkStart w:id="153" w:name="_Toc498339138"/>
      <w:bookmarkStart w:id="154" w:name="_Toc474418774"/>
      <w:bookmarkStart w:id="155" w:name="_Toc474419135"/>
      <w:bookmarkStart w:id="156" w:name="_Toc474419241"/>
      <w:bookmarkStart w:id="157" w:name="_Toc474419251"/>
      <w:bookmarkStart w:id="158" w:name="_Toc474497013"/>
      <w:bookmarkStart w:id="159" w:name="_Toc199493352"/>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F00D7E">
        <w:t xml:space="preserve">Policy </w:t>
      </w:r>
      <w:bookmarkEnd w:id="152"/>
      <w:bookmarkEnd w:id="153"/>
      <w:bookmarkEnd w:id="154"/>
      <w:bookmarkEnd w:id="155"/>
      <w:bookmarkEnd w:id="156"/>
      <w:bookmarkEnd w:id="157"/>
      <w:bookmarkEnd w:id="158"/>
      <w:r w:rsidR="005C190B">
        <w:t>Review</w:t>
      </w:r>
      <w:bookmarkEnd w:id="159"/>
      <w:r w:rsidR="005C190B" w:rsidRPr="00F00D7E">
        <w:t xml:space="preserve">  </w:t>
      </w:r>
    </w:p>
    <w:p w14:paraId="4A1D66B7" w14:textId="38507726" w:rsidR="007F591A" w:rsidRPr="00D61A00" w:rsidRDefault="007F591A" w:rsidP="003C049F">
      <w:pPr>
        <w:pStyle w:val="Noe9ptInedented"/>
        <w:jc w:val="both"/>
      </w:pPr>
      <w:r>
        <w:t>This Data Classification Policy must be reviewed on an annual basis, or as changes are made in applicable legislation, by the Lead DPO</w:t>
      </w:r>
      <w:r w:rsidR="007452C8">
        <w:t>, the information Security Officer</w:t>
      </w:r>
      <w:r w:rsidR="00796106">
        <w:t xml:space="preserve"> and </w:t>
      </w:r>
      <w:r>
        <w:t xml:space="preserve">the Operations Committee. </w:t>
      </w:r>
      <w:r w:rsidRPr="00D61A00">
        <w:t xml:space="preserve">The formal review of the </w:t>
      </w:r>
      <w:r>
        <w:t>P</w:t>
      </w:r>
      <w:r w:rsidRPr="00D61A00">
        <w:t xml:space="preserve">olicy requires the </w:t>
      </w:r>
      <w:r>
        <w:t xml:space="preserve">DPO </w:t>
      </w:r>
      <w:r w:rsidR="00897B5A">
        <w:t xml:space="preserve">and Data Governance Council </w:t>
      </w:r>
      <w:r w:rsidRPr="00D61A00">
        <w:t xml:space="preserve">to thoroughly review the content and ownership of tasks within the </w:t>
      </w:r>
      <w:r>
        <w:t>P</w:t>
      </w:r>
      <w:r w:rsidRPr="00D61A00">
        <w:t xml:space="preserve">olicy to ensure that these are all in line with </w:t>
      </w:r>
      <w:r>
        <w:t xml:space="preserve">regulation, </w:t>
      </w:r>
      <w:r w:rsidRPr="00D61A00">
        <w:t>the organisational structure and strategic objectives of the business.</w:t>
      </w:r>
    </w:p>
    <w:p w14:paraId="64FA4688" w14:textId="77777777" w:rsidR="007F591A" w:rsidRPr="00D61A00" w:rsidRDefault="007F591A" w:rsidP="003C049F">
      <w:pPr>
        <w:pStyle w:val="Noe9ptInedented"/>
        <w:jc w:val="both"/>
      </w:pPr>
      <w:r w:rsidRPr="00D61A00">
        <w:t xml:space="preserve">The periodic review of the </w:t>
      </w:r>
      <w:r>
        <w:t>P</w:t>
      </w:r>
      <w:r w:rsidRPr="00D61A00">
        <w:t xml:space="preserve">olicy must be evidenced through an update to the front sheet of the </w:t>
      </w:r>
      <w:r>
        <w:t>P</w:t>
      </w:r>
      <w:r w:rsidRPr="00D61A00">
        <w:t>olicy</w:t>
      </w:r>
      <w:r>
        <w:t xml:space="preserve">. </w:t>
      </w:r>
    </w:p>
    <w:p w14:paraId="7070B741" w14:textId="77777777" w:rsidR="007F591A" w:rsidRDefault="007F591A" w:rsidP="003C049F">
      <w:pPr>
        <w:pStyle w:val="Noe9ptInedented"/>
        <w:jc w:val="both"/>
      </w:pPr>
      <w:r>
        <w:t>A current version of the P</w:t>
      </w:r>
      <w:r w:rsidRPr="00D61A00">
        <w:t>olicy must be</w:t>
      </w:r>
      <w:r>
        <w:t xml:space="preserve"> </w:t>
      </w:r>
      <w:r w:rsidRPr="00D61A00">
        <w:t>uploaded to the central policy repository to replace the old version.</w:t>
      </w:r>
    </w:p>
    <w:p w14:paraId="7B3DB492" w14:textId="1568F2B0" w:rsidR="00897B5A" w:rsidRDefault="00897B5A" w:rsidP="00897B5A">
      <w:pPr>
        <w:pStyle w:val="Bullet1"/>
        <w:jc w:val="both"/>
        <w:rPr>
          <w:sz w:val="18"/>
          <w:szCs w:val="22"/>
        </w:rPr>
      </w:pPr>
      <w:bookmarkStart w:id="160" w:name="_Toc196733091"/>
      <w:bookmarkStart w:id="161" w:name="_Toc199493353"/>
      <w:r w:rsidRPr="00790446">
        <w:rPr>
          <w:sz w:val="18"/>
          <w:szCs w:val="22"/>
        </w:rPr>
        <w:t>Responsibility</w:t>
      </w:r>
      <w:bookmarkEnd w:id="160"/>
      <w:bookmarkEnd w:id="161"/>
      <w:r w:rsidRPr="00790446">
        <w:rPr>
          <w:sz w:val="18"/>
          <w:szCs w:val="22"/>
        </w:rPr>
        <w:t xml:space="preserve"> </w:t>
      </w:r>
    </w:p>
    <w:p w14:paraId="71D73054" w14:textId="77777777" w:rsidR="001B3364" w:rsidRPr="00790446" w:rsidRDefault="001B3364" w:rsidP="00790446">
      <w:pPr>
        <w:pStyle w:val="Bullet1"/>
        <w:numPr>
          <w:ilvl w:val="0"/>
          <w:numId w:val="0"/>
        </w:numPr>
        <w:ind w:left="360"/>
        <w:jc w:val="both"/>
        <w:rPr>
          <w:sz w:val="18"/>
          <w:szCs w:val="22"/>
        </w:rPr>
      </w:pPr>
    </w:p>
    <w:p w14:paraId="09454C97" w14:textId="77777777" w:rsidR="00897B5A" w:rsidRPr="00790446" w:rsidRDefault="00897B5A" w:rsidP="00790446">
      <w:pPr>
        <w:pStyle w:val="Bullet1"/>
        <w:numPr>
          <w:ilvl w:val="0"/>
          <w:numId w:val="0"/>
        </w:numPr>
        <w:ind w:left="360"/>
        <w:rPr>
          <w:bCs/>
          <w:sz w:val="18"/>
          <w:szCs w:val="22"/>
        </w:rPr>
      </w:pPr>
      <w:bookmarkStart w:id="162" w:name="_Toc196839970"/>
      <w:bookmarkStart w:id="163" w:name="_Toc199493354"/>
      <w:r w:rsidRPr="00790446">
        <w:rPr>
          <w:bCs/>
          <w:sz w:val="18"/>
          <w:szCs w:val="22"/>
        </w:rPr>
        <w:t>As part of this policy, it is the responsibility of all Chaucer employees to classify the unstructured data that they use in the course of their daily activities. For structured Data held in systems of record, it is the responsibility of the Data Steward as set out in the Data Governance Policy to classify data.</w:t>
      </w:r>
      <w:bookmarkEnd w:id="162"/>
      <w:bookmarkEnd w:id="163"/>
    </w:p>
    <w:p w14:paraId="2F332F60" w14:textId="3E6EC3B0" w:rsidR="007F591A" w:rsidRPr="00F00D7E" w:rsidRDefault="007F591A" w:rsidP="003C049F">
      <w:pPr>
        <w:pStyle w:val="Bullet1"/>
        <w:jc w:val="both"/>
      </w:pPr>
      <w:bookmarkStart w:id="164" w:name="_Toc498338462"/>
      <w:bookmarkStart w:id="165" w:name="_Toc498339139"/>
      <w:bookmarkStart w:id="166" w:name="_Toc199493355"/>
      <w:r w:rsidRPr="00F00D7E">
        <w:t>Training</w:t>
      </w:r>
      <w:bookmarkEnd w:id="164"/>
      <w:bookmarkEnd w:id="165"/>
      <w:bookmarkEnd w:id="166"/>
      <w:r w:rsidRPr="00F00D7E">
        <w:t xml:space="preserve">  </w:t>
      </w:r>
    </w:p>
    <w:p w14:paraId="59AD4BF7" w14:textId="77777777" w:rsidR="007F591A" w:rsidRPr="00635A0A" w:rsidRDefault="007F591A" w:rsidP="003C049F">
      <w:pPr>
        <w:pStyle w:val="Noe9ptInedented"/>
        <w:jc w:val="both"/>
      </w:pPr>
      <w:bookmarkStart w:id="167" w:name="_Toc476043238"/>
      <w:bookmarkStart w:id="168" w:name="_Toc476043340"/>
      <w:bookmarkEnd w:id="167"/>
      <w:bookmarkEnd w:id="168"/>
      <w:r w:rsidRPr="00635A0A">
        <w:t xml:space="preserve">Data Protection training will be provided at regular intervals to all employees via </w:t>
      </w:r>
      <w:r>
        <w:t>Computer Based Training (CBT).</w:t>
      </w:r>
      <w:r w:rsidRPr="00635A0A">
        <w:t xml:space="preserve"> E</w:t>
      </w:r>
      <w:r w:rsidRPr="00635A0A">
        <w:rPr>
          <w:iCs/>
        </w:rPr>
        <w:t xml:space="preserve">mployees are responsible for completing the CBT in a timely manner. </w:t>
      </w:r>
      <w:r w:rsidRPr="00635A0A">
        <w:t>Should additional training be required, the</w:t>
      </w:r>
      <w:r>
        <w:t xml:space="preserve"> Lead DPO</w:t>
      </w:r>
      <w:r w:rsidRPr="00635A0A">
        <w:t xml:space="preserve"> should be approached.</w:t>
      </w:r>
    </w:p>
    <w:p w14:paraId="6848379E" w14:textId="77777777" w:rsidR="007F591A" w:rsidRDefault="007F591A" w:rsidP="003C049F">
      <w:pPr>
        <w:pStyle w:val="Noe9ptInedented"/>
        <w:jc w:val="both"/>
      </w:pPr>
    </w:p>
    <w:p w14:paraId="358A9006" w14:textId="77777777" w:rsidR="007F591A" w:rsidRPr="00881CFF" w:rsidRDefault="007F591A" w:rsidP="007F591A">
      <w:pPr>
        <w:pStyle w:val="Noe9ptInedented"/>
        <w:sectPr w:rsidR="007F591A" w:rsidRPr="00881CFF" w:rsidSect="00F5099E">
          <w:headerReference w:type="even" r:id="rId12"/>
          <w:headerReference w:type="default" r:id="rId13"/>
          <w:footerReference w:type="default" r:id="rId14"/>
          <w:pgSz w:w="11906" w:h="16838"/>
          <w:pgMar w:top="2801" w:right="680" w:bottom="567" w:left="680" w:header="0" w:footer="153" w:gutter="0"/>
          <w:cols w:space="708"/>
          <w:docGrid w:linePitch="360"/>
        </w:sectPr>
      </w:pPr>
    </w:p>
    <w:p w14:paraId="1FC4180A" w14:textId="6F4C2FC7" w:rsidR="007F591A" w:rsidRDefault="007F591A" w:rsidP="007F591A">
      <w:pPr>
        <w:pStyle w:val="Bullet1"/>
      </w:pPr>
      <w:bookmarkStart w:id="169" w:name="_Toc471982411"/>
      <w:bookmarkStart w:id="170" w:name="_Toc471982608"/>
      <w:bookmarkStart w:id="171" w:name="_Toc474418775"/>
      <w:bookmarkStart w:id="172" w:name="_Toc474419136"/>
      <w:bookmarkStart w:id="173" w:name="_Toc474419242"/>
      <w:bookmarkStart w:id="174" w:name="_Toc474419252"/>
      <w:bookmarkStart w:id="175" w:name="_Toc474497014"/>
      <w:bookmarkStart w:id="176" w:name="_Toc498338464"/>
      <w:bookmarkStart w:id="177" w:name="_Toc498339140"/>
      <w:bookmarkStart w:id="178" w:name="_Toc199493356"/>
      <w:r>
        <w:lastRenderedPageBreak/>
        <w:t>Appendix A: Data Classification Matrix</w:t>
      </w:r>
      <w:bookmarkEnd w:id="169"/>
      <w:bookmarkEnd w:id="170"/>
      <w:bookmarkEnd w:id="171"/>
      <w:bookmarkEnd w:id="172"/>
      <w:bookmarkEnd w:id="173"/>
      <w:bookmarkEnd w:id="174"/>
      <w:bookmarkEnd w:id="175"/>
      <w:bookmarkEnd w:id="176"/>
      <w:bookmarkEnd w:id="177"/>
      <w:bookmarkEnd w:id="178"/>
      <w:r>
        <w:t xml:space="preserve"> </w:t>
      </w:r>
    </w:p>
    <w:p w14:paraId="58D1DCBA" w14:textId="77777777" w:rsidR="00B058FC" w:rsidRDefault="00B058FC" w:rsidP="00B058FC">
      <w:pPr>
        <w:pStyle w:val="Bullet1"/>
        <w:numPr>
          <w:ilvl w:val="0"/>
          <w:numId w:val="0"/>
        </w:numPr>
        <w:ind w:left="360"/>
      </w:pPr>
    </w:p>
    <w:tbl>
      <w:tblPr>
        <w:tblStyle w:val="TableGrid"/>
        <w:tblW w:w="10773"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6"/>
        <w:gridCol w:w="4394"/>
        <w:gridCol w:w="5103"/>
      </w:tblGrid>
      <w:tr w:rsidR="00B058FC" w:rsidRPr="006D6485" w14:paraId="6EB7F1E7" w14:textId="77777777" w:rsidTr="009E1595">
        <w:trPr>
          <w:trHeight w:val="340"/>
        </w:trPr>
        <w:tc>
          <w:tcPr>
            <w:tcW w:w="1276" w:type="dxa"/>
            <w:tcBorders>
              <w:bottom w:val="single" w:sz="4" w:space="0" w:color="auto"/>
            </w:tcBorders>
          </w:tcPr>
          <w:p w14:paraId="4D93A64F" w14:textId="77777777" w:rsidR="00B058FC" w:rsidRPr="009E1595" w:rsidRDefault="00B058FC" w:rsidP="009E1595">
            <w:pPr>
              <w:pStyle w:val="Noe9ptInedented"/>
              <w:rPr>
                <w:sz w:val="20"/>
                <w:szCs w:val="20"/>
              </w:rPr>
            </w:pPr>
          </w:p>
        </w:tc>
        <w:tc>
          <w:tcPr>
            <w:tcW w:w="4394" w:type="dxa"/>
            <w:tcBorders>
              <w:bottom w:val="single" w:sz="4" w:space="0" w:color="auto"/>
            </w:tcBorders>
          </w:tcPr>
          <w:p w14:paraId="34600D26" w14:textId="65FF6A65" w:rsidR="00B058FC" w:rsidRPr="009E1595" w:rsidRDefault="00B058FC" w:rsidP="009E1595">
            <w:pPr>
              <w:pStyle w:val="Noe9ptInedented"/>
              <w:rPr>
                <w:sz w:val="20"/>
                <w:szCs w:val="20"/>
              </w:rPr>
            </w:pPr>
            <w:r w:rsidRPr="009E1595">
              <w:rPr>
                <w:sz w:val="20"/>
                <w:szCs w:val="20"/>
              </w:rPr>
              <w:t xml:space="preserve">                  </w:t>
            </w:r>
            <w:r w:rsidR="009E1595" w:rsidRPr="009E1595">
              <w:rPr>
                <w:sz w:val="20"/>
                <w:szCs w:val="20"/>
              </w:rPr>
              <w:t xml:space="preserve">             </w:t>
            </w:r>
            <w:r w:rsidR="009E1595">
              <w:rPr>
                <w:sz w:val="20"/>
                <w:szCs w:val="20"/>
              </w:rPr>
              <w:t xml:space="preserve">  </w:t>
            </w:r>
            <w:r w:rsidRPr="009E1595">
              <w:rPr>
                <w:sz w:val="20"/>
                <w:szCs w:val="20"/>
              </w:rPr>
              <w:t xml:space="preserve"> Data Classification Matrix</w:t>
            </w:r>
          </w:p>
        </w:tc>
        <w:tc>
          <w:tcPr>
            <w:tcW w:w="5103" w:type="dxa"/>
            <w:tcBorders>
              <w:bottom w:val="single" w:sz="4" w:space="0" w:color="auto"/>
            </w:tcBorders>
          </w:tcPr>
          <w:p w14:paraId="63E54C96" w14:textId="77777777" w:rsidR="00B058FC" w:rsidRPr="009E1595" w:rsidRDefault="00B058FC" w:rsidP="009E1595">
            <w:pPr>
              <w:pStyle w:val="Noe9ptInedented"/>
              <w:rPr>
                <w:sz w:val="20"/>
                <w:szCs w:val="20"/>
              </w:rPr>
            </w:pPr>
          </w:p>
        </w:tc>
      </w:tr>
      <w:tr w:rsidR="00B058FC" w:rsidRPr="006D6485" w14:paraId="4857DFDB" w14:textId="77777777" w:rsidTr="009E1595">
        <w:trPr>
          <w:trHeight w:val="340"/>
        </w:trPr>
        <w:tc>
          <w:tcPr>
            <w:tcW w:w="1276" w:type="dxa"/>
            <w:tcBorders>
              <w:bottom w:val="single" w:sz="4" w:space="0" w:color="auto"/>
            </w:tcBorders>
          </w:tcPr>
          <w:p w14:paraId="6415C584" w14:textId="5A19DED7" w:rsidR="00B058FC" w:rsidRPr="009E1595" w:rsidRDefault="00B058FC" w:rsidP="009E1595">
            <w:pPr>
              <w:pStyle w:val="Noe9ptInedented"/>
              <w:rPr>
                <w:sz w:val="20"/>
                <w:szCs w:val="20"/>
              </w:rPr>
            </w:pPr>
            <w:r w:rsidRPr="009E1595">
              <w:rPr>
                <w:sz w:val="20"/>
                <w:szCs w:val="20"/>
              </w:rPr>
              <w:t>Risk</w:t>
            </w:r>
          </w:p>
        </w:tc>
        <w:tc>
          <w:tcPr>
            <w:tcW w:w="4394" w:type="dxa"/>
            <w:tcBorders>
              <w:bottom w:val="single" w:sz="4" w:space="0" w:color="auto"/>
            </w:tcBorders>
          </w:tcPr>
          <w:p w14:paraId="3247393D" w14:textId="7C84A770" w:rsidR="00B058FC" w:rsidRPr="009E1595" w:rsidRDefault="00B058FC" w:rsidP="009E1595">
            <w:pPr>
              <w:pStyle w:val="Noe9ptInedented"/>
              <w:rPr>
                <w:sz w:val="20"/>
                <w:szCs w:val="20"/>
              </w:rPr>
            </w:pPr>
            <w:r w:rsidRPr="009E1595">
              <w:rPr>
                <w:sz w:val="20"/>
                <w:szCs w:val="20"/>
              </w:rPr>
              <w:t xml:space="preserve">         Data Description &amp; Risk</w:t>
            </w:r>
          </w:p>
        </w:tc>
        <w:tc>
          <w:tcPr>
            <w:tcW w:w="5103" w:type="dxa"/>
            <w:tcBorders>
              <w:bottom w:val="single" w:sz="4" w:space="0" w:color="auto"/>
            </w:tcBorders>
          </w:tcPr>
          <w:p w14:paraId="716B9C4B" w14:textId="175D4208" w:rsidR="00B058FC" w:rsidRPr="009E1595" w:rsidRDefault="00B058FC" w:rsidP="009E1595">
            <w:pPr>
              <w:pStyle w:val="Noe9ptInedented"/>
              <w:rPr>
                <w:sz w:val="20"/>
                <w:szCs w:val="20"/>
              </w:rPr>
            </w:pPr>
            <w:r w:rsidRPr="009E1595">
              <w:rPr>
                <w:sz w:val="20"/>
                <w:szCs w:val="20"/>
              </w:rPr>
              <w:t>Examples</w:t>
            </w:r>
          </w:p>
        </w:tc>
      </w:tr>
      <w:tr w:rsidR="00B058FC" w:rsidRPr="006D6485" w14:paraId="71CD8B4B" w14:textId="77777777" w:rsidTr="009E1595">
        <w:trPr>
          <w:trHeight w:val="283"/>
        </w:trPr>
        <w:tc>
          <w:tcPr>
            <w:tcW w:w="1276" w:type="dxa"/>
            <w:tcBorders>
              <w:top w:val="single" w:sz="4" w:space="0" w:color="auto"/>
              <w:bottom w:val="single" w:sz="4" w:space="0" w:color="auto"/>
            </w:tcBorders>
          </w:tcPr>
          <w:p w14:paraId="6E33C313" w14:textId="59157C37" w:rsidR="00B058FC" w:rsidRPr="00E4607D" w:rsidRDefault="00B058FC" w:rsidP="009E1595">
            <w:pPr>
              <w:pStyle w:val="Noe9ptInedented"/>
            </w:pPr>
            <w:r w:rsidRPr="00773ED5">
              <w:t>Very High</w:t>
            </w:r>
          </w:p>
        </w:tc>
        <w:tc>
          <w:tcPr>
            <w:tcW w:w="4394" w:type="dxa"/>
            <w:tcBorders>
              <w:top w:val="single" w:sz="4" w:space="0" w:color="auto"/>
              <w:bottom w:val="single" w:sz="4" w:space="0" w:color="auto"/>
            </w:tcBorders>
          </w:tcPr>
          <w:p w14:paraId="55A59D02" w14:textId="77777777" w:rsidR="00B058FC" w:rsidRPr="00421E1C" w:rsidRDefault="00B058FC" w:rsidP="009E1595">
            <w:pPr>
              <w:pStyle w:val="Noe9ptInedented"/>
              <w:rPr>
                <w:b/>
                <w:lang w:val="it-IT"/>
              </w:rPr>
            </w:pPr>
            <w:r w:rsidRPr="00421E1C">
              <w:rPr>
                <w:b/>
                <w:lang w:val="it-IT"/>
              </w:rPr>
              <w:t xml:space="preserve">Personal Data – Sensitive (Special </w:t>
            </w:r>
            <w:proofErr w:type="spellStart"/>
            <w:r w:rsidRPr="00421E1C">
              <w:rPr>
                <w:b/>
                <w:lang w:val="it-IT"/>
              </w:rPr>
              <w:t>Categories</w:t>
            </w:r>
            <w:proofErr w:type="spellEnd"/>
            <w:r w:rsidRPr="00421E1C">
              <w:rPr>
                <w:b/>
                <w:lang w:val="it-IT"/>
              </w:rPr>
              <w:t>)</w:t>
            </w:r>
          </w:p>
          <w:p w14:paraId="52CFAD08" w14:textId="4D852C1E" w:rsidR="00B058FC" w:rsidRPr="00E4607D" w:rsidRDefault="00B058FC" w:rsidP="009E1595">
            <w:pPr>
              <w:pStyle w:val="Noe9ptInedented"/>
            </w:pPr>
            <w:r>
              <w:t>Relates to personal data that are extremely sensitive and subject to Regulation EU 2016/679, commonly known as the EU General Data Protection Regulation (EU GDPR). Unauthorised processing or exposure of this data may cause significant financial and/or reputational loss to the data subject or Chaucer and/or result in substantial legal or regulatory actions that hinder (or even completely inhibit) Chaucer's ability to do business.</w:t>
            </w:r>
          </w:p>
        </w:tc>
        <w:tc>
          <w:tcPr>
            <w:tcW w:w="5103" w:type="dxa"/>
            <w:tcBorders>
              <w:top w:val="single" w:sz="4" w:space="0" w:color="auto"/>
              <w:bottom w:val="single" w:sz="4" w:space="0" w:color="auto"/>
            </w:tcBorders>
          </w:tcPr>
          <w:p w14:paraId="189E1141" w14:textId="77777777" w:rsidR="00B058FC" w:rsidRDefault="00B058FC" w:rsidP="009E1595">
            <w:pPr>
              <w:pStyle w:val="Noe9ptInedented"/>
            </w:pPr>
            <w:r>
              <w:t>"Special categories of personal data," as defined by Articles 9 and 10 of the REGULATION (EU) 2016/679 (General Data Protection Regulation - GDPR):</w:t>
            </w:r>
          </w:p>
          <w:p w14:paraId="0308A882" w14:textId="77777777" w:rsidR="00B058FC" w:rsidRDefault="00B058FC" w:rsidP="009E1595">
            <w:pPr>
              <w:pStyle w:val="Noe9ptInedented"/>
            </w:pPr>
            <w:r>
              <w:t>Article 9: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14:paraId="042DF2F0" w14:textId="7E35380C" w:rsidR="00B058FC" w:rsidRPr="00E4607D" w:rsidRDefault="00B058FC" w:rsidP="009E1595">
            <w:pPr>
              <w:pStyle w:val="Noe9ptInedented"/>
            </w:pPr>
            <w:r>
              <w:t>Article 10: "personal data relating to criminal convictions and offences" (alleged or actual)</w:t>
            </w:r>
          </w:p>
        </w:tc>
      </w:tr>
      <w:tr w:rsidR="00B058FC" w:rsidRPr="006D6485" w14:paraId="4BFB3420" w14:textId="77777777" w:rsidTr="009E1595">
        <w:trPr>
          <w:trHeight w:val="283"/>
        </w:trPr>
        <w:tc>
          <w:tcPr>
            <w:tcW w:w="1276" w:type="dxa"/>
            <w:tcBorders>
              <w:top w:val="single" w:sz="4" w:space="0" w:color="auto"/>
              <w:bottom w:val="single" w:sz="4" w:space="0" w:color="auto"/>
            </w:tcBorders>
          </w:tcPr>
          <w:p w14:paraId="7565BF98" w14:textId="652B86A6" w:rsidR="00B058FC" w:rsidRPr="00E4607D" w:rsidRDefault="00B058FC" w:rsidP="009E1595">
            <w:pPr>
              <w:pStyle w:val="Noe9ptInedented"/>
            </w:pPr>
            <w:r w:rsidRPr="00773ED5">
              <w:t>High</w:t>
            </w:r>
          </w:p>
        </w:tc>
        <w:tc>
          <w:tcPr>
            <w:tcW w:w="4394" w:type="dxa"/>
            <w:tcBorders>
              <w:top w:val="single" w:sz="4" w:space="0" w:color="auto"/>
              <w:bottom w:val="single" w:sz="4" w:space="0" w:color="auto"/>
            </w:tcBorders>
          </w:tcPr>
          <w:p w14:paraId="37255CD2" w14:textId="77777777" w:rsidR="00B058FC" w:rsidRPr="00B058FC" w:rsidRDefault="00B058FC" w:rsidP="009E1595">
            <w:pPr>
              <w:pStyle w:val="Noe9ptInedented"/>
              <w:rPr>
                <w:b/>
              </w:rPr>
            </w:pPr>
            <w:r w:rsidRPr="00B058FC">
              <w:rPr>
                <w:b/>
              </w:rPr>
              <w:t>Personal Data</w:t>
            </w:r>
          </w:p>
          <w:p w14:paraId="5B741417" w14:textId="2F66B823" w:rsidR="00B058FC" w:rsidRPr="00E4607D" w:rsidRDefault="00B058FC" w:rsidP="009E1595">
            <w:pPr>
              <w:pStyle w:val="Noe9ptInedented"/>
            </w:pPr>
            <w:r>
              <w:t>Relates to any personal data not classified as "sensitive” or "Internal" and subject to Regulation EU 2016/679, commonly known as the EU General Data Protection Regulation (EU GDPR). Unjustified processing or exposure may cause significant financial and reputational loss to the data subject or Chaucer and/or result in significant legal or regulatory actions that hinder Chaucer's ability to do business.</w:t>
            </w:r>
          </w:p>
        </w:tc>
        <w:tc>
          <w:tcPr>
            <w:tcW w:w="5103" w:type="dxa"/>
            <w:tcBorders>
              <w:top w:val="single" w:sz="4" w:space="0" w:color="auto"/>
              <w:bottom w:val="single" w:sz="4" w:space="0" w:color="auto"/>
            </w:tcBorders>
          </w:tcPr>
          <w:p w14:paraId="3AAFE5AE" w14:textId="77777777" w:rsidR="00B058FC" w:rsidRDefault="00B058FC" w:rsidP="009E1595">
            <w:pPr>
              <w:pStyle w:val="Noe9ptInedented"/>
            </w:pPr>
            <w:r>
              <w:t>"Personal data" as defined by Article 4 of the EU GDPR. The following are processed by Chaucer in the course of normal business operations:</w:t>
            </w:r>
          </w:p>
          <w:p w14:paraId="090B04F4" w14:textId="42B905ED" w:rsidR="00B058FC" w:rsidRDefault="00B058FC" w:rsidP="009E1595">
            <w:pPr>
              <w:pStyle w:val="Noe9ptInedented"/>
            </w:pPr>
            <w:r>
              <w:t>Personal details (e.g. names, addresses, dates of birth, national insurance numbers, bank account numbers, sort codes, signatures, family, lifestyle and social circumstances, education and training, CVs)</w:t>
            </w:r>
          </w:p>
          <w:p w14:paraId="4184A193" w14:textId="166156E6" w:rsidR="00C86142" w:rsidRDefault="00C86142" w:rsidP="00C86142">
            <w:pPr>
              <w:pStyle w:val="Noe9ptInedented"/>
            </w:pPr>
            <w:r>
              <w:t>Routine staff directory data (e.g. name, title, manager name, department, photo, work email address, work location, work telephone, corporate intranet)</w:t>
            </w:r>
          </w:p>
          <w:p w14:paraId="0F33A986" w14:textId="62BCDC62" w:rsidR="00B058FC" w:rsidRPr="00E4607D" w:rsidRDefault="00B058FC" w:rsidP="009E1595">
            <w:pPr>
              <w:pStyle w:val="Noe9ptInedented"/>
            </w:pPr>
            <w:r>
              <w:t>Employment details (e.g. evaluations, salary, tax data)</w:t>
            </w:r>
          </w:p>
        </w:tc>
      </w:tr>
      <w:tr w:rsidR="00B058FC" w:rsidRPr="006D6485" w14:paraId="1903417D" w14:textId="77777777" w:rsidTr="009E1595">
        <w:trPr>
          <w:trHeight w:val="283"/>
        </w:trPr>
        <w:tc>
          <w:tcPr>
            <w:tcW w:w="1276" w:type="dxa"/>
            <w:tcBorders>
              <w:top w:val="single" w:sz="4" w:space="0" w:color="auto"/>
              <w:bottom w:val="single" w:sz="4" w:space="0" w:color="auto"/>
            </w:tcBorders>
          </w:tcPr>
          <w:p w14:paraId="7F0B7D2C" w14:textId="209935C8" w:rsidR="00B058FC" w:rsidRPr="00D576AA" w:rsidRDefault="00B058FC" w:rsidP="009E1595">
            <w:pPr>
              <w:pStyle w:val="Noe9ptInedented"/>
            </w:pPr>
            <w:r w:rsidRPr="00773ED5">
              <w:t>Medium High</w:t>
            </w:r>
          </w:p>
        </w:tc>
        <w:tc>
          <w:tcPr>
            <w:tcW w:w="4394" w:type="dxa"/>
            <w:tcBorders>
              <w:top w:val="single" w:sz="4" w:space="0" w:color="auto"/>
              <w:bottom w:val="single" w:sz="4" w:space="0" w:color="auto"/>
            </w:tcBorders>
          </w:tcPr>
          <w:p w14:paraId="5D305EF3" w14:textId="77777777" w:rsidR="00B058FC" w:rsidRPr="00B058FC" w:rsidRDefault="00B058FC" w:rsidP="009E1595">
            <w:pPr>
              <w:pStyle w:val="Noe9ptInedented"/>
              <w:rPr>
                <w:b/>
              </w:rPr>
            </w:pPr>
            <w:r w:rsidRPr="00B058FC">
              <w:rPr>
                <w:b/>
              </w:rPr>
              <w:t>Restricted Commercial</w:t>
            </w:r>
          </w:p>
          <w:p w14:paraId="76CE011C" w14:textId="23B76F70" w:rsidR="00B058FC" w:rsidRPr="00E4607D" w:rsidRDefault="00B058FC" w:rsidP="009E1595">
            <w:pPr>
              <w:pStyle w:val="Noe9ptInedented"/>
            </w:pPr>
            <w:r>
              <w:t>Restricted Commercial data relates to commercial data that are extremely sensitive and relate to Chaucer’s ongoing strategic or operational business dealings. Unauthorised exposure of this data may cause significant financial and/or reputational loss to Chaucer and may significantly weaken the confidentiality, integrity and/or availability of Chaucer’s data assets.</w:t>
            </w:r>
          </w:p>
        </w:tc>
        <w:tc>
          <w:tcPr>
            <w:tcW w:w="5103" w:type="dxa"/>
            <w:tcBorders>
              <w:top w:val="single" w:sz="4" w:space="0" w:color="auto"/>
              <w:bottom w:val="single" w:sz="4" w:space="0" w:color="auto"/>
            </w:tcBorders>
          </w:tcPr>
          <w:p w14:paraId="22458596" w14:textId="75D051BB" w:rsidR="00B058FC" w:rsidRDefault="00B058FC" w:rsidP="009E1595">
            <w:pPr>
              <w:pStyle w:val="Noe9ptInedented"/>
            </w:pPr>
            <w:r>
              <w:t>Strategic business (e.g. significant acquisition or disposal of assets, new business plans, board meeting minutes, change in company officers)</w:t>
            </w:r>
          </w:p>
          <w:p w14:paraId="6022845C" w14:textId="43959394" w:rsidR="00B058FC" w:rsidRDefault="00B058FC" w:rsidP="009E1595">
            <w:pPr>
              <w:pStyle w:val="Noe9ptInedented"/>
            </w:pPr>
            <w:r>
              <w:t>Financial data prior to disclosure (e.g. earnings, regulatory filings)</w:t>
            </w:r>
            <w:r w:rsidR="008F17EB">
              <w:t xml:space="preserve"> </w:t>
            </w:r>
            <w:r w:rsidR="00582335">
              <w:t>or</w:t>
            </w:r>
            <w:r w:rsidR="008F17EB">
              <w:t xml:space="preserve"> m</w:t>
            </w:r>
            <w:r w:rsidR="008F17EB" w:rsidRPr="008F17EB">
              <w:t xml:space="preserve">odelled </w:t>
            </w:r>
            <w:r w:rsidR="00582335">
              <w:t>results</w:t>
            </w:r>
            <w:r w:rsidR="008F17EB" w:rsidRPr="008F17EB">
              <w:t xml:space="preserve"> incorporating </w:t>
            </w:r>
            <w:r w:rsidR="008F17EB">
              <w:t>C</w:t>
            </w:r>
            <w:r w:rsidR="00582335">
              <w:t xml:space="preserve">haucer </w:t>
            </w:r>
            <w:r w:rsidR="008F17EB" w:rsidRPr="008F17EB">
              <w:t>expert judgement</w:t>
            </w:r>
            <w:r w:rsidR="00582335">
              <w:t>.</w:t>
            </w:r>
          </w:p>
          <w:p w14:paraId="273CB875" w14:textId="61C3539E" w:rsidR="00B058FC" w:rsidRDefault="00B058FC" w:rsidP="009E1595">
            <w:pPr>
              <w:pStyle w:val="Noe9ptInedented"/>
            </w:pPr>
            <w:r>
              <w:t>Material audit/legal/compliance data prior to disclosure</w:t>
            </w:r>
          </w:p>
          <w:p w14:paraId="580D8063" w14:textId="48417DBC" w:rsidR="00B058FC" w:rsidRPr="00E4607D" w:rsidRDefault="00B058FC" w:rsidP="009E1595">
            <w:pPr>
              <w:pStyle w:val="Noe9ptInedented"/>
            </w:pPr>
            <w:r>
              <w:t>Security information related to a computer information system (e.g. password files, firewall rulesets, detailed network diagrams)</w:t>
            </w:r>
          </w:p>
        </w:tc>
      </w:tr>
      <w:tr w:rsidR="00B058FC" w:rsidRPr="006D6485" w14:paraId="2130C2F6" w14:textId="77777777" w:rsidTr="009E1595">
        <w:tc>
          <w:tcPr>
            <w:tcW w:w="1276" w:type="dxa"/>
            <w:tcBorders>
              <w:top w:val="single" w:sz="4" w:space="0" w:color="auto"/>
            </w:tcBorders>
          </w:tcPr>
          <w:p w14:paraId="230ED108" w14:textId="77777777" w:rsidR="00B058FC" w:rsidRDefault="00B058FC" w:rsidP="009E1595">
            <w:pPr>
              <w:pStyle w:val="Noe9ptInedented"/>
            </w:pPr>
            <w:r w:rsidRPr="00773ED5">
              <w:t>Medium</w:t>
            </w:r>
          </w:p>
          <w:p w14:paraId="69D2D360" w14:textId="77777777" w:rsidR="009536D3" w:rsidRPr="009536D3" w:rsidRDefault="009536D3" w:rsidP="00790446"/>
          <w:p w14:paraId="2E510F72" w14:textId="77777777" w:rsidR="009536D3" w:rsidRPr="009536D3" w:rsidRDefault="009536D3" w:rsidP="00790446"/>
          <w:p w14:paraId="4DA98377" w14:textId="77777777" w:rsidR="009536D3" w:rsidRPr="009536D3" w:rsidRDefault="009536D3" w:rsidP="00790446"/>
          <w:p w14:paraId="60E3E7DD" w14:textId="77777777" w:rsidR="009536D3" w:rsidRPr="009536D3" w:rsidRDefault="009536D3" w:rsidP="00790446"/>
          <w:p w14:paraId="7D5A79E9" w14:textId="77777777" w:rsidR="009536D3" w:rsidRPr="009536D3" w:rsidRDefault="009536D3" w:rsidP="00790446"/>
          <w:p w14:paraId="171C94AB" w14:textId="77777777" w:rsidR="009536D3" w:rsidRPr="009536D3" w:rsidRDefault="009536D3" w:rsidP="00790446"/>
          <w:p w14:paraId="2CF424FD" w14:textId="1262D68A" w:rsidR="009536D3" w:rsidRPr="009536D3" w:rsidRDefault="009536D3" w:rsidP="00790446"/>
        </w:tc>
        <w:tc>
          <w:tcPr>
            <w:tcW w:w="4394" w:type="dxa"/>
            <w:tcBorders>
              <w:top w:val="single" w:sz="4" w:space="0" w:color="auto"/>
            </w:tcBorders>
          </w:tcPr>
          <w:p w14:paraId="393A0C02" w14:textId="6A042DE9" w:rsidR="00B058FC" w:rsidRPr="00B058FC" w:rsidRDefault="00B058FC" w:rsidP="009E1595">
            <w:pPr>
              <w:pStyle w:val="Noe9ptInedented"/>
              <w:rPr>
                <w:b/>
              </w:rPr>
            </w:pPr>
            <w:r w:rsidRPr="00B058FC">
              <w:rPr>
                <w:b/>
              </w:rPr>
              <w:lastRenderedPageBreak/>
              <w:t>Commercial</w:t>
            </w:r>
          </w:p>
          <w:p w14:paraId="2D3BC9D0" w14:textId="69E6A064" w:rsidR="00B058FC" w:rsidRPr="006D6485" w:rsidRDefault="00B058FC" w:rsidP="009E1595">
            <w:pPr>
              <w:pStyle w:val="Noe9ptInedented"/>
            </w:pPr>
            <w:r>
              <w:lastRenderedPageBreak/>
              <w:t>Commercial data relates to commercial data commonly used in the business of commercial underwriting and claims, as well as some operational and financial areas. Unauthorised exposure may cause moderate financial and/or reputational loss to Chaucer.</w:t>
            </w:r>
          </w:p>
        </w:tc>
        <w:tc>
          <w:tcPr>
            <w:tcW w:w="5103" w:type="dxa"/>
            <w:tcBorders>
              <w:top w:val="single" w:sz="4" w:space="0" w:color="auto"/>
            </w:tcBorders>
          </w:tcPr>
          <w:p w14:paraId="5C4B8F66" w14:textId="77777777" w:rsidR="00B058FC" w:rsidRPr="00B058FC" w:rsidRDefault="00B058FC" w:rsidP="009E1595">
            <w:pPr>
              <w:pStyle w:val="Noe9ptInedented"/>
              <w:rPr>
                <w:rFonts w:eastAsia="Arial" w:cs="Arial"/>
              </w:rPr>
            </w:pPr>
            <w:r w:rsidRPr="00B058FC">
              <w:rPr>
                <w:rFonts w:eastAsia="Arial" w:cs="Arial"/>
              </w:rPr>
              <w:lastRenderedPageBreak/>
              <w:t>Most commercial underwriting and claims data (e.g. EDM, claims files)</w:t>
            </w:r>
          </w:p>
          <w:p w14:paraId="69BA0A79" w14:textId="59C9185D" w:rsidR="00B058FC" w:rsidRPr="006D6485" w:rsidRDefault="00B058FC" w:rsidP="009E1595">
            <w:pPr>
              <w:pStyle w:val="Noe9ptInedented"/>
            </w:pPr>
            <w:r w:rsidRPr="00B058FC">
              <w:rPr>
                <w:rFonts w:eastAsia="Arial" w:cs="Arial"/>
              </w:rPr>
              <w:lastRenderedPageBreak/>
              <w:t>Routine company operational and financial data (e.g. investment proposals, vendor contracts, budgets, purchase orders).</w:t>
            </w:r>
          </w:p>
        </w:tc>
      </w:tr>
      <w:tr w:rsidR="00B058FC" w:rsidRPr="006D6485" w14:paraId="1389C1C0" w14:textId="77777777" w:rsidTr="009E1595">
        <w:tc>
          <w:tcPr>
            <w:tcW w:w="1276" w:type="dxa"/>
            <w:tcBorders>
              <w:top w:val="single" w:sz="4" w:space="0" w:color="auto"/>
            </w:tcBorders>
          </w:tcPr>
          <w:p w14:paraId="0C6B356B" w14:textId="7C763303" w:rsidR="00B058FC" w:rsidRPr="002A3BB7" w:rsidRDefault="00B058FC" w:rsidP="009E1595">
            <w:pPr>
              <w:pStyle w:val="Noe9ptInedented"/>
            </w:pPr>
            <w:r w:rsidRPr="00773ED5">
              <w:lastRenderedPageBreak/>
              <w:t>Low</w:t>
            </w:r>
          </w:p>
        </w:tc>
        <w:tc>
          <w:tcPr>
            <w:tcW w:w="4394" w:type="dxa"/>
            <w:tcBorders>
              <w:top w:val="single" w:sz="4" w:space="0" w:color="auto"/>
            </w:tcBorders>
          </w:tcPr>
          <w:p w14:paraId="2204BF5B" w14:textId="77777777" w:rsidR="00B058FC" w:rsidRPr="00B058FC" w:rsidRDefault="00B058FC" w:rsidP="009E1595">
            <w:pPr>
              <w:pStyle w:val="Noe9ptInedented"/>
              <w:rPr>
                <w:b/>
              </w:rPr>
            </w:pPr>
            <w:r w:rsidRPr="00B058FC">
              <w:rPr>
                <w:b/>
              </w:rPr>
              <w:t>Internal</w:t>
            </w:r>
          </w:p>
          <w:p w14:paraId="07ECEEF7" w14:textId="2B2DCD78" w:rsidR="00B058FC" w:rsidRPr="002A3BB7" w:rsidRDefault="00B058FC" w:rsidP="009E1595">
            <w:pPr>
              <w:pStyle w:val="Noe9ptInedented"/>
            </w:pPr>
            <w:r>
              <w:t>Internal data relates to both commercial and personal data that is intended to be freely available to individuals inside of Chaucer's community, including contractors and vendors. This is the default classification. Unauthorised exposure may cause minor financial or reputational loss to Chaucer.</w:t>
            </w:r>
          </w:p>
        </w:tc>
        <w:tc>
          <w:tcPr>
            <w:tcW w:w="5103" w:type="dxa"/>
            <w:tcBorders>
              <w:top w:val="single" w:sz="4" w:space="0" w:color="auto"/>
            </w:tcBorders>
          </w:tcPr>
          <w:p w14:paraId="515A45B9" w14:textId="148FDE79" w:rsidR="00B058FC" w:rsidRDefault="00B058FC" w:rsidP="009E1595">
            <w:pPr>
              <w:pStyle w:val="Noe9ptInedented"/>
            </w:pPr>
            <w:r>
              <w:t>Market data (e.g. market communications)</w:t>
            </w:r>
          </w:p>
          <w:p w14:paraId="279829D6" w14:textId="2F512651" w:rsidR="00B058FC" w:rsidRPr="002A3BB7" w:rsidRDefault="00B058FC" w:rsidP="009E1595">
            <w:pPr>
              <w:pStyle w:val="Noe9ptInedented"/>
            </w:pPr>
            <w:r>
              <w:t>Corporate policies &amp; process documentation</w:t>
            </w:r>
          </w:p>
        </w:tc>
      </w:tr>
      <w:tr w:rsidR="00B058FC" w:rsidRPr="006D6485" w14:paraId="17754385" w14:textId="77777777" w:rsidTr="009E1595">
        <w:tc>
          <w:tcPr>
            <w:tcW w:w="1276" w:type="dxa"/>
            <w:tcBorders>
              <w:top w:val="single" w:sz="4" w:space="0" w:color="auto"/>
            </w:tcBorders>
          </w:tcPr>
          <w:p w14:paraId="14FC85DB" w14:textId="77D25D5E" w:rsidR="00B058FC" w:rsidRPr="002A3BB7" w:rsidRDefault="00B058FC" w:rsidP="009E1595">
            <w:pPr>
              <w:pStyle w:val="Noe9ptInedented"/>
            </w:pPr>
            <w:r w:rsidRPr="00773ED5">
              <w:t>None</w:t>
            </w:r>
          </w:p>
        </w:tc>
        <w:tc>
          <w:tcPr>
            <w:tcW w:w="4394" w:type="dxa"/>
            <w:tcBorders>
              <w:top w:val="single" w:sz="4" w:space="0" w:color="auto"/>
            </w:tcBorders>
          </w:tcPr>
          <w:p w14:paraId="5AF54219" w14:textId="77777777" w:rsidR="00B058FC" w:rsidRPr="00B058FC" w:rsidRDefault="00B058FC" w:rsidP="009E1595">
            <w:pPr>
              <w:pStyle w:val="Noe9ptInedented"/>
              <w:rPr>
                <w:b/>
              </w:rPr>
            </w:pPr>
            <w:r w:rsidRPr="00B058FC">
              <w:rPr>
                <w:b/>
              </w:rPr>
              <w:t>Public</w:t>
            </w:r>
          </w:p>
          <w:p w14:paraId="36A7EE50" w14:textId="0DF5A488" w:rsidR="00B058FC" w:rsidRPr="002A3BB7" w:rsidRDefault="00B058FC" w:rsidP="009E1595">
            <w:pPr>
              <w:pStyle w:val="Noe9ptInedented"/>
            </w:pPr>
            <w:r>
              <w:t>Public data relates to both commercial and personal data that is publicly available to those both inside and outside Chaucer’s community.</w:t>
            </w:r>
          </w:p>
        </w:tc>
        <w:tc>
          <w:tcPr>
            <w:tcW w:w="5103" w:type="dxa"/>
            <w:tcBorders>
              <w:top w:val="single" w:sz="4" w:space="0" w:color="auto"/>
            </w:tcBorders>
          </w:tcPr>
          <w:p w14:paraId="636E3F0A" w14:textId="0F4D1C08" w:rsidR="00B058FC" w:rsidRPr="002A3BB7" w:rsidRDefault="00B058FC" w:rsidP="009E1595">
            <w:pPr>
              <w:pStyle w:val="Noe9ptInedented"/>
            </w:pPr>
            <w:r w:rsidRPr="00B058FC">
              <w:t>Press releases, public marketing materials, data on corporate website, employment advertising</w:t>
            </w:r>
          </w:p>
        </w:tc>
      </w:tr>
    </w:tbl>
    <w:p w14:paraId="7127F4E6" w14:textId="394FFDDE" w:rsidR="007F591A" w:rsidRDefault="007F591A" w:rsidP="009E1595">
      <w:pPr>
        <w:pStyle w:val="Noe9ptInedented"/>
      </w:pPr>
    </w:p>
    <w:p w14:paraId="4CCB02D7" w14:textId="2338E01A" w:rsidR="00A342D0" w:rsidRDefault="00A342D0" w:rsidP="007F591A">
      <w:pPr>
        <w:pStyle w:val="Noe9ptInedented"/>
      </w:pPr>
    </w:p>
    <w:p w14:paraId="57FA11CC" w14:textId="2F899C79" w:rsidR="00A342D0" w:rsidRDefault="00A342D0" w:rsidP="007F591A">
      <w:pPr>
        <w:pStyle w:val="Noe9ptInedented"/>
      </w:pPr>
    </w:p>
    <w:p w14:paraId="4D448DDF" w14:textId="5A037B87" w:rsidR="00A342D0" w:rsidRDefault="00A342D0" w:rsidP="007F591A">
      <w:pPr>
        <w:pStyle w:val="Noe9ptInedented"/>
      </w:pPr>
    </w:p>
    <w:p w14:paraId="52A6C9E0" w14:textId="639B7C6D" w:rsidR="00A342D0" w:rsidRDefault="00A342D0" w:rsidP="007F591A">
      <w:pPr>
        <w:pStyle w:val="Noe9ptInedented"/>
      </w:pPr>
    </w:p>
    <w:p w14:paraId="5F014A92" w14:textId="4F96AF3C" w:rsidR="00A342D0" w:rsidRDefault="00A342D0" w:rsidP="007F591A">
      <w:pPr>
        <w:pStyle w:val="Noe9ptInedented"/>
      </w:pPr>
    </w:p>
    <w:p w14:paraId="62CD75B9" w14:textId="7F2A2DBE" w:rsidR="00A342D0" w:rsidRDefault="00A342D0" w:rsidP="007F591A">
      <w:pPr>
        <w:pStyle w:val="Noe9ptInedented"/>
      </w:pPr>
    </w:p>
    <w:p w14:paraId="1029D5AD" w14:textId="2FF706DF" w:rsidR="00A342D0" w:rsidRDefault="00A342D0" w:rsidP="007F591A">
      <w:pPr>
        <w:pStyle w:val="Noe9ptInedented"/>
      </w:pPr>
    </w:p>
    <w:p w14:paraId="32CF5541" w14:textId="570679F3" w:rsidR="00A342D0" w:rsidRDefault="00A342D0" w:rsidP="007F591A">
      <w:pPr>
        <w:pStyle w:val="Noe9ptInedented"/>
      </w:pPr>
    </w:p>
    <w:p w14:paraId="2E81493A" w14:textId="30E309C4" w:rsidR="00A342D0" w:rsidRDefault="00A342D0" w:rsidP="007F591A">
      <w:pPr>
        <w:pStyle w:val="Noe9ptInedented"/>
      </w:pPr>
    </w:p>
    <w:p w14:paraId="10FA79ED" w14:textId="742424C7" w:rsidR="00A342D0" w:rsidRDefault="00A342D0" w:rsidP="007F591A">
      <w:pPr>
        <w:pStyle w:val="Noe9ptInedented"/>
      </w:pPr>
    </w:p>
    <w:p w14:paraId="29A3E287" w14:textId="0F360ED1" w:rsidR="00A342D0" w:rsidRDefault="00A342D0" w:rsidP="007F591A">
      <w:pPr>
        <w:pStyle w:val="Noe9ptInedented"/>
      </w:pPr>
    </w:p>
    <w:p w14:paraId="27E31D20" w14:textId="4EE12D1D" w:rsidR="00A342D0" w:rsidRDefault="00A342D0" w:rsidP="007F591A">
      <w:pPr>
        <w:pStyle w:val="Noe9ptInedented"/>
      </w:pPr>
    </w:p>
    <w:p w14:paraId="2F8C9F3B" w14:textId="40C57147" w:rsidR="00A342D0" w:rsidRDefault="00A342D0" w:rsidP="007F591A">
      <w:pPr>
        <w:pStyle w:val="Noe9ptInedented"/>
      </w:pPr>
    </w:p>
    <w:p w14:paraId="71977846" w14:textId="5AEDFA35" w:rsidR="00A342D0" w:rsidRDefault="00A342D0" w:rsidP="007F591A">
      <w:pPr>
        <w:pStyle w:val="Noe9ptInedented"/>
      </w:pPr>
    </w:p>
    <w:p w14:paraId="76A4A8EE" w14:textId="25F19EF6" w:rsidR="00A342D0" w:rsidRDefault="00A342D0" w:rsidP="007F591A">
      <w:pPr>
        <w:pStyle w:val="Noe9ptInedented"/>
      </w:pPr>
    </w:p>
    <w:p w14:paraId="416BF771" w14:textId="66008D1B" w:rsidR="00A342D0" w:rsidRDefault="00A342D0" w:rsidP="007F591A">
      <w:pPr>
        <w:pStyle w:val="Noe9ptInedented"/>
      </w:pPr>
    </w:p>
    <w:p w14:paraId="3E322398" w14:textId="248C4F71" w:rsidR="00A342D0" w:rsidRDefault="00A342D0" w:rsidP="007F591A">
      <w:pPr>
        <w:pStyle w:val="Noe9ptInedented"/>
      </w:pPr>
    </w:p>
    <w:p w14:paraId="35D077FF" w14:textId="1998323A" w:rsidR="00A342D0" w:rsidRDefault="00A342D0" w:rsidP="007F591A">
      <w:pPr>
        <w:pStyle w:val="Noe9ptInedented"/>
      </w:pPr>
    </w:p>
    <w:p w14:paraId="0306B18D" w14:textId="77777777" w:rsidR="00A342D0" w:rsidRPr="00A342D0" w:rsidRDefault="00A342D0" w:rsidP="00A342D0"/>
    <w:sectPr w:rsidR="00A342D0" w:rsidRPr="00A342D0" w:rsidSect="000859D9">
      <w:headerReference w:type="default" r:id="rId15"/>
      <w:footerReference w:type="default" r:id="rId16"/>
      <w:pgSz w:w="11900" w:h="16840"/>
      <w:pgMar w:top="2800" w:right="680" w:bottom="567" w:left="680" w:header="567" w:footer="535"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EF22C" w14:textId="77777777" w:rsidR="00132087" w:rsidRPr="00E575D3" w:rsidRDefault="00132087" w:rsidP="009606E7">
      <w:r w:rsidRPr="00E575D3">
        <w:separator/>
      </w:r>
    </w:p>
  </w:endnote>
  <w:endnote w:type="continuationSeparator" w:id="0">
    <w:p w14:paraId="5DF9A397" w14:textId="77777777" w:rsidR="00132087" w:rsidRPr="00E575D3" w:rsidRDefault="00132087" w:rsidP="009606E7">
      <w:r w:rsidRPr="00E575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egular">
    <w:altName w:val="Corbel"/>
    <w:panose1 w:val="00000000000000000000"/>
    <w:charset w:val="4D"/>
    <w:family w:val="auto"/>
    <w:notTrueType/>
    <w:pitch w:val="variable"/>
    <w:sig w:usb0="00000001" w:usb1="5000205B" w:usb2="00000000" w:usb3="00000000" w:csb0="00000093" w:csb1="00000000"/>
  </w:font>
  <w:font w:name="Regular PRO">
    <w:panose1 w:val="02000503040000020003"/>
    <w:charset w:val="00"/>
    <w:family w:val="modern"/>
    <w:notTrueType/>
    <w:pitch w:val="variable"/>
    <w:sig w:usb0="A00000AF" w:usb1="5000205B" w:usb2="00000000" w:usb3="00000000" w:csb0="00000093" w:csb1="00000000"/>
  </w:font>
  <w:font w:name="Aptos">
    <w:charset w:val="00"/>
    <w:family w:val="swiss"/>
    <w:pitch w:val="variable"/>
    <w:sig w:usb0="20000287" w:usb1="00000003" w:usb2="00000000" w:usb3="00000000" w:csb0="0000019F" w:csb1="00000000"/>
  </w:font>
  <w:font w:name="Noe Text Regular">
    <w:panose1 w:val="020A0400090400000002"/>
    <w:charset w:val="00"/>
    <w:family w:val="roman"/>
    <w:notTrueType/>
    <w:pitch w:val="variable"/>
    <w:sig w:usb0="A000002F" w:usb1="40000053" w:usb2="00000000" w:usb3="00000000" w:csb0="00000093" w:csb1="00000000"/>
  </w:font>
  <w:font w:name="Tahoma">
    <w:panose1 w:val="020B0604030504040204"/>
    <w:charset w:val="00"/>
    <w:family w:val="swiss"/>
    <w:pitch w:val="variable"/>
    <w:sig w:usb0="E1002EFF" w:usb1="C000605B" w:usb2="00000029" w:usb3="00000000" w:csb0="000101FF" w:csb1="00000000"/>
  </w:font>
  <w:font w:name="Noe Text Book">
    <w:altName w:val="Cambria"/>
    <w:charset w:val="4D"/>
    <w:family w:val="roman"/>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Regular Chaucer">
    <w:panose1 w:val="02000503040000020003"/>
    <w:charset w:val="00"/>
    <w:family w:val="modern"/>
    <w:notTrueType/>
    <w:pitch w:val="variable"/>
    <w:sig w:usb0="A00000A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2360" w14:textId="3B81AC56" w:rsidR="00A342D0" w:rsidRDefault="00A342D0" w:rsidP="00A342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B783A">
      <w:rPr>
        <w:rStyle w:val="PageNumber"/>
        <w:noProof/>
      </w:rPr>
      <w:t>12</w:t>
    </w:r>
    <w:r>
      <w:rPr>
        <w:rStyle w:val="PageNumber"/>
      </w:rPr>
      <w:fldChar w:fldCharType="end"/>
    </w:r>
  </w:p>
  <w:p w14:paraId="5BC92ACD" w14:textId="77777777" w:rsidR="009536D3" w:rsidRPr="00D364B5" w:rsidRDefault="009536D3" w:rsidP="009536D3">
    <w:pPr>
      <w:pStyle w:val="NoSpacing"/>
      <w:rPr>
        <w:sz w:val="16"/>
        <w:szCs w:val="16"/>
      </w:rPr>
    </w:pPr>
    <w:r w:rsidRPr="00D364B5">
      <w:rPr>
        <w:sz w:val="16"/>
        <w:szCs w:val="16"/>
      </w:rPr>
      <w:t xml:space="preserve">This document is labelled Internal according to Chaucer Group’s Data Classification Policy. </w:t>
    </w:r>
  </w:p>
  <w:p w14:paraId="4F7BF009" w14:textId="77777777" w:rsidR="009536D3" w:rsidRPr="00D364B5" w:rsidRDefault="009536D3" w:rsidP="009536D3">
    <w:pPr>
      <w:pStyle w:val="NoSpacing"/>
      <w:rPr>
        <w:sz w:val="16"/>
        <w:szCs w:val="16"/>
      </w:rPr>
    </w:pPr>
    <w:r w:rsidRPr="00D364B5">
      <w:rPr>
        <w:sz w:val="16"/>
        <w:szCs w:val="16"/>
      </w:rPr>
      <w:t>Please do not share the contents of this document with any external parties not under a Non-Disclosure Agreement (NDA).</w:t>
    </w:r>
  </w:p>
  <w:p w14:paraId="3806BC58" w14:textId="77777777" w:rsidR="00A342D0" w:rsidRDefault="00A342D0" w:rsidP="00A342D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Noe Text Regular" w:hAnsi="Noe Text Regular"/>
        <w:sz w:val="18"/>
        <w:szCs w:val="18"/>
      </w:rPr>
      <w:id w:val="-2108414185"/>
      <w:docPartObj>
        <w:docPartGallery w:val="Page Numbers (Bottom of Page)"/>
        <w:docPartUnique/>
      </w:docPartObj>
    </w:sdtPr>
    <w:sdtEndPr/>
    <w:sdtContent>
      <w:sdt>
        <w:sdtPr>
          <w:rPr>
            <w:rFonts w:ascii="Noe Text Regular" w:hAnsi="Noe Text Regular"/>
            <w:sz w:val="18"/>
            <w:szCs w:val="18"/>
          </w:rPr>
          <w:id w:val="-1769616900"/>
          <w:docPartObj>
            <w:docPartGallery w:val="Page Numbers (Top of Page)"/>
            <w:docPartUnique/>
          </w:docPartObj>
        </w:sdtPr>
        <w:sdtEndPr/>
        <w:sdtContent>
          <w:p w14:paraId="6275FBFA" w14:textId="51386A0A" w:rsidR="00A342D0" w:rsidRPr="00CA25E9" w:rsidRDefault="00A342D0">
            <w:pPr>
              <w:pStyle w:val="Footer"/>
              <w:jc w:val="right"/>
              <w:rPr>
                <w:rFonts w:ascii="Noe Text Regular" w:hAnsi="Noe Text Regular"/>
                <w:sz w:val="18"/>
                <w:szCs w:val="18"/>
              </w:rPr>
            </w:pPr>
            <w:r w:rsidRPr="00CA25E9">
              <w:rPr>
                <w:rFonts w:ascii="Noe Text Regular" w:hAnsi="Noe Text Regular"/>
                <w:sz w:val="18"/>
                <w:szCs w:val="18"/>
              </w:rPr>
              <w:t xml:space="preserve">Page </w:t>
            </w:r>
            <w:r w:rsidRPr="00CA25E9">
              <w:rPr>
                <w:rFonts w:ascii="Noe Text Regular" w:hAnsi="Noe Text Regular"/>
                <w:b/>
                <w:bCs w:val="0"/>
                <w:sz w:val="18"/>
                <w:szCs w:val="18"/>
              </w:rPr>
              <w:fldChar w:fldCharType="begin"/>
            </w:r>
            <w:r w:rsidRPr="00CA25E9">
              <w:rPr>
                <w:rFonts w:ascii="Noe Text Regular" w:hAnsi="Noe Text Regular"/>
                <w:b/>
                <w:sz w:val="18"/>
                <w:szCs w:val="18"/>
              </w:rPr>
              <w:instrText xml:space="preserve"> PAGE </w:instrText>
            </w:r>
            <w:r w:rsidRPr="00CA25E9">
              <w:rPr>
                <w:rFonts w:ascii="Noe Text Regular" w:hAnsi="Noe Text Regular"/>
                <w:b/>
                <w:bCs w:val="0"/>
                <w:sz w:val="18"/>
                <w:szCs w:val="18"/>
              </w:rPr>
              <w:fldChar w:fldCharType="separate"/>
            </w:r>
            <w:r w:rsidR="005B783A">
              <w:rPr>
                <w:rFonts w:ascii="Noe Text Regular" w:hAnsi="Noe Text Regular"/>
                <w:b/>
                <w:noProof/>
                <w:sz w:val="18"/>
                <w:szCs w:val="18"/>
              </w:rPr>
              <w:t>16</w:t>
            </w:r>
            <w:r w:rsidRPr="00CA25E9">
              <w:rPr>
                <w:rFonts w:ascii="Noe Text Regular" w:hAnsi="Noe Text Regular"/>
                <w:b/>
                <w:bCs w:val="0"/>
                <w:sz w:val="18"/>
                <w:szCs w:val="18"/>
              </w:rPr>
              <w:fldChar w:fldCharType="end"/>
            </w:r>
            <w:r w:rsidRPr="00CA25E9">
              <w:rPr>
                <w:rFonts w:ascii="Noe Text Regular" w:hAnsi="Noe Text Regular"/>
                <w:sz w:val="18"/>
                <w:szCs w:val="18"/>
              </w:rPr>
              <w:t xml:space="preserve"> of </w:t>
            </w:r>
            <w:r w:rsidRPr="00CA25E9">
              <w:rPr>
                <w:rFonts w:ascii="Noe Text Regular" w:hAnsi="Noe Text Regular"/>
                <w:b/>
                <w:bCs w:val="0"/>
                <w:sz w:val="18"/>
                <w:szCs w:val="18"/>
              </w:rPr>
              <w:fldChar w:fldCharType="begin"/>
            </w:r>
            <w:r w:rsidRPr="00CA25E9">
              <w:rPr>
                <w:rFonts w:ascii="Noe Text Regular" w:hAnsi="Noe Text Regular"/>
                <w:b/>
                <w:sz w:val="18"/>
                <w:szCs w:val="18"/>
              </w:rPr>
              <w:instrText xml:space="preserve"> NUMPAGES  </w:instrText>
            </w:r>
            <w:r w:rsidRPr="00CA25E9">
              <w:rPr>
                <w:rFonts w:ascii="Noe Text Regular" w:hAnsi="Noe Text Regular"/>
                <w:b/>
                <w:bCs w:val="0"/>
                <w:sz w:val="18"/>
                <w:szCs w:val="18"/>
              </w:rPr>
              <w:fldChar w:fldCharType="separate"/>
            </w:r>
            <w:r w:rsidR="005B783A">
              <w:rPr>
                <w:rFonts w:ascii="Noe Text Regular" w:hAnsi="Noe Text Regular"/>
                <w:b/>
                <w:noProof/>
                <w:sz w:val="18"/>
                <w:szCs w:val="18"/>
              </w:rPr>
              <w:t>16</w:t>
            </w:r>
            <w:r w:rsidRPr="00CA25E9">
              <w:rPr>
                <w:rFonts w:ascii="Noe Text Regular" w:hAnsi="Noe Text Regular"/>
                <w:b/>
                <w:bCs w:val="0"/>
                <w:sz w:val="18"/>
                <w:szCs w:val="18"/>
              </w:rPr>
              <w:fldChar w:fldCharType="end"/>
            </w:r>
          </w:p>
        </w:sdtContent>
      </w:sdt>
    </w:sdtContent>
  </w:sdt>
  <w:p w14:paraId="244FC8E2" w14:textId="77777777" w:rsidR="009536D3" w:rsidRPr="00D364B5" w:rsidRDefault="009536D3" w:rsidP="009536D3">
    <w:pPr>
      <w:pStyle w:val="NoSpacing"/>
      <w:rPr>
        <w:sz w:val="16"/>
        <w:szCs w:val="16"/>
      </w:rPr>
    </w:pPr>
    <w:r w:rsidRPr="00D364B5">
      <w:rPr>
        <w:sz w:val="16"/>
        <w:szCs w:val="16"/>
      </w:rPr>
      <w:t xml:space="preserve">This document is labelled Internal according to Chaucer Group’s Data Classification Policy. </w:t>
    </w:r>
  </w:p>
  <w:p w14:paraId="23DA5767" w14:textId="77777777" w:rsidR="009536D3" w:rsidRPr="00D364B5" w:rsidRDefault="009536D3" w:rsidP="009536D3">
    <w:pPr>
      <w:pStyle w:val="NoSpacing"/>
      <w:rPr>
        <w:sz w:val="16"/>
        <w:szCs w:val="16"/>
      </w:rPr>
    </w:pPr>
    <w:r w:rsidRPr="00D364B5">
      <w:rPr>
        <w:sz w:val="16"/>
        <w:szCs w:val="16"/>
      </w:rPr>
      <w:t>Please do not share the contents of this document with any external parties not under a Non-Disclosure Agreement (NDA).</w:t>
    </w:r>
  </w:p>
  <w:p w14:paraId="19015895" w14:textId="7EF6F084" w:rsidR="00A342D0" w:rsidRPr="00E575D3" w:rsidRDefault="00A34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6E62" w14:textId="77777777" w:rsidR="00132087" w:rsidRPr="00E575D3" w:rsidRDefault="00132087" w:rsidP="009606E7">
      <w:r w:rsidRPr="00E575D3">
        <w:separator/>
      </w:r>
    </w:p>
  </w:footnote>
  <w:footnote w:type="continuationSeparator" w:id="0">
    <w:p w14:paraId="79EB6A55" w14:textId="77777777" w:rsidR="00132087" w:rsidRPr="00E575D3" w:rsidRDefault="00132087" w:rsidP="009606E7">
      <w:r w:rsidRPr="00E575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F3A7" w14:textId="77777777" w:rsidR="00A342D0" w:rsidRDefault="00A342D0">
    <w:pPr>
      <w:pStyle w:val="Header"/>
    </w:pPr>
  </w:p>
  <w:p w14:paraId="2AC2141A" w14:textId="77777777" w:rsidR="00A342D0" w:rsidRDefault="00A342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328F" w14:textId="2AE70CE6" w:rsidR="009D4E99" w:rsidRDefault="009D4E99">
    <w:pPr>
      <w:pStyle w:val="Header"/>
      <w:rPr>
        <w:noProof/>
        <w:lang w:eastAsia="en-GB"/>
      </w:rPr>
    </w:pPr>
  </w:p>
  <w:p w14:paraId="32316A43" w14:textId="7815434C" w:rsidR="00A342D0" w:rsidRDefault="00F5099E">
    <w:pPr>
      <w:pStyle w:val="Header"/>
      <w:rPr>
        <w:noProof/>
        <w:lang w:eastAsia="en-GB"/>
      </w:rPr>
    </w:pPr>
    <w:r w:rsidRPr="00E575D3">
      <w:rPr>
        <w:noProof/>
        <w:lang w:eastAsia="en-GB"/>
      </w:rPr>
      <w:drawing>
        <wp:anchor distT="0" distB="0" distL="114300" distR="114300" simplePos="0" relativeHeight="251658240" behindDoc="0" locked="0" layoutInCell="1" allowOverlap="1" wp14:anchorId="029CA0D0" wp14:editId="72DDF9D3">
          <wp:simplePos x="0" y="0"/>
          <wp:positionH relativeFrom="margin">
            <wp:align>left</wp:align>
          </wp:positionH>
          <wp:positionV relativeFrom="paragraph">
            <wp:posOffset>238760</wp:posOffset>
          </wp:positionV>
          <wp:extent cx="6752590" cy="1064260"/>
          <wp:effectExtent l="0" t="0" r="0" b="0"/>
          <wp:wrapSquare wrapText="bothSides"/>
          <wp:docPr id="586315512" name="Picture 58631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b="17615"/>
                  <a:stretch/>
                </pic:blipFill>
                <pic:spPr bwMode="auto">
                  <a:xfrm>
                    <a:off x="0" y="0"/>
                    <a:ext cx="6752590" cy="1064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C66CC6" w14:textId="77777777" w:rsidR="00A342D0" w:rsidRDefault="00A342D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9FC2" w14:textId="77777777" w:rsidR="00A342D0" w:rsidRPr="00E575D3" w:rsidRDefault="00A342D0">
    <w:pPr>
      <w:pStyle w:val="Header"/>
    </w:pPr>
    <w:r w:rsidRPr="00E575D3">
      <w:rPr>
        <w:noProof/>
        <w:lang w:eastAsia="en-GB"/>
      </w:rPr>
      <w:drawing>
        <wp:inline distT="0" distB="0" distL="0" distR="0" wp14:anchorId="224FEED2" wp14:editId="6F89C3EE">
          <wp:extent cx="6769110" cy="1068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b="17615"/>
                  <a:stretch/>
                </pic:blipFill>
                <pic:spPr bwMode="auto">
                  <a:xfrm>
                    <a:off x="0" y="0"/>
                    <a:ext cx="6799274" cy="107354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F268D"/>
    <w:multiLevelType w:val="hybridMultilevel"/>
    <w:tmpl w:val="2702D256"/>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47655AE"/>
    <w:multiLevelType w:val="hybridMultilevel"/>
    <w:tmpl w:val="CAF24432"/>
    <w:lvl w:ilvl="0" w:tplc="08090001">
      <w:start w:val="1"/>
      <w:numFmt w:val="bullet"/>
      <w:lvlText w:val=""/>
      <w:lvlJc w:val="left"/>
      <w:pPr>
        <w:ind w:left="360" w:hanging="360"/>
      </w:pPr>
      <w:rPr>
        <w:rFonts w:ascii="Symbol" w:hAnsi="Symbol" w:cs="Symbol" w:hint="default"/>
        <w:sz w:val="16"/>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A978C6"/>
    <w:multiLevelType w:val="hybridMultilevel"/>
    <w:tmpl w:val="A014A4E0"/>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4" w15:restartNumberingAfterBreak="0">
    <w:nsid w:val="0B253835"/>
    <w:multiLevelType w:val="hybridMultilevel"/>
    <w:tmpl w:val="F0F0E0A0"/>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5" w15:restartNumberingAfterBreak="0">
    <w:nsid w:val="183A1A01"/>
    <w:multiLevelType w:val="hybridMultilevel"/>
    <w:tmpl w:val="99D29058"/>
    <w:lvl w:ilvl="0" w:tplc="E7DCA510">
      <w:start w:val="8"/>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6"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A26517D"/>
    <w:multiLevelType w:val="multilevel"/>
    <w:tmpl w:val="B8844294"/>
    <w:lvl w:ilvl="0">
      <w:start w:val="1"/>
      <w:numFmt w:val="decimal"/>
      <w:pStyle w:val="Bullet1"/>
      <w:lvlText w:val="%1."/>
      <w:lvlJc w:val="left"/>
      <w:pPr>
        <w:ind w:left="502" w:hanging="360"/>
      </w:pPr>
    </w:lvl>
    <w:lvl w:ilvl="1">
      <w:start w:val="1"/>
      <w:numFmt w:val="decimal"/>
      <w:pStyle w:val="Bullet2"/>
      <w:lvlText w:val="%1.%2."/>
      <w:lvlJc w:val="left"/>
      <w:pPr>
        <w:ind w:left="5961"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3857D5"/>
    <w:multiLevelType w:val="hybridMultilevel"/>
    <w:tmpl w:val="5E8E069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21C2371A"/>
    <w:multiLevelType w:val="hybridMultilevel"/>
    <w:tmpl w:val="63AE8856"/>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10" w15:restartNumberingAfterBreak="0">
    <w:nsid w:val="268D1ED4"/>
    <w:multiLevelType w:val="hybridMultilevel"/>
    <w:tmpl w:val="D6727CE0"/>
    <w:lvl w:ilvl="0" w:tplc="0CD0F1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272359"/>
    <w:multiLevelType w:val="hybridMultilevel"/>
    <w:tmpl w:val="6F3EFC12"/>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12" w15:restartNumberingAfterBreak="0">
    <w:nsid w:val="2B7C76BF"/>
    <w:multiLevelType w:val="hybridMultilevel"/>
    <w:tmpl w:val="C09EF244"/>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13" w15:restartNumberingAfterBreak="0">
    <w:nsid w:val="2ED7210D"/>
    <w:multiLevelType w:val="hybridMultilevel"/>
    <w:tmpl w:val="6194C95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3F45781"/>
    <w:multiLevelType w:val="hybridMultilevel"/>
    <w:tmpl w:val="8A14B4CA"/>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5" w15:restartNumberingAfterBreak="0">
    <w:nsid w:val="3BE87EC2"/>
    <w:multiLevelType w:val="hybridMultilevel"/>
    <w:tmpl w:val="50264B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BEC6684"/>
    <w:multiLevelType w:val="hybridMultilevel"/>
    <w:tmpl w:val="68223DDC"/>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17" w15:restartNumberingAfterBreak="0">
    <w:nsid w:val="4C5354DB"/>
    <w:multiLevelType w:val="hybridMultilevel"/>
    <w:tmpl w:val="5A88A3C4"/>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8" w15:restartNumberingAfterBreak="0">
    <w:nsid w:val="4CFE7241"/>
    <w:multiLevelType w:val="hybridMultilevel"/>
    <w:tmpl w:val="42F2A162"/>
    <w:lvl w:ilvl="0" w:tplc="05C0D3BA">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8A49CA"/>
    <w:multiLevelType w:val="hybridMultilevel"/>
    <w:tmpl w:val="105AC4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6444161"/>
    <w:multiLevelType w:val="multilevel"/>
    <w:tmpl w:val="E8D6F140"/>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371283"/>
    <w:multiLevelType w:val="hybridMultilevel"/>
    <w:tmpl w:val="B3F8C16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5B5527C7"/>
    <w:multiLevelType w:val="hybridMultilevel"/>
    <w:tmpl w:val="5D5ADA8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BD65FA1"/>
    <w:multiLevelType w:val="hybridMultilevel"/>
    <w:tmpl w:val="73E221A4"/>
    <w:lvl w:ilvl="0" w:tplc="FDE0FE96">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8D6858"/>
    <w:multiLevelType w:val="hybridMultilevel"/>
    <w:tmpl w:val="877C30C0"/>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27" w15:restartNumberingAfterBreak="0">
    <w:nsid w:val="67B85230"/>
    <w:multiLevelType w:val="hybridMultilevel"/>
    <w:tmpl w:val="6D84FF96"/>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28" w15:restartNumberingAfterBreak="0">
    <w:nsid w:val="690A71BE"/>
    <w:multiLevelType w:val="multilevel"/>
    <w:tmpl w:val="FE7EC920"/>
    <w:lvl w:ilvl="0">
      <w:start w:val="1"/>
      <w:numFmt w:val="decimal"/>
      <w:lvlText w:val="%1"/>
      <w:lvlJc w:val="left"/>
      <w:pPr>
        <w:tabs>
          <w:tab w:val="num" w:pos="574"/>
        </w:tabs>
        <w:ind w:left="574"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6A285CB0"/>
    <w:multiLevelType w:val="hybridMultilevel"/>
    <w:tmpl w:val="50484B24"/>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BE21299"/>
    <w:multiLevelType w:val="hybridMultilevel"/>
    <w:tmpl w:val="E8489F7E"/>
    <w:lvl w:ilvl="0" w:tplc="579A4B34">
      <w:start w:val="1"/>
      <w:numFmt w:val="decimal"/>
      <w:lvlText w:val="%1."/>
      <w:lvlJc w:val="left"/>
      <w:pPr>
        <w:ind w:left="720" w:hanging="360"/>
      </w:pPr>
      <w:rPr>
        <w:sz w:val="20"/>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F3C2015"/>
    <w:multiLevelType w:val="hybridMultilevel"/>
    <w:tmpl w:val="E410DF04"/>
    <w:lvl w:ilvl="0" w:tplc="08090001">
      <w:start w:val="1"/>
      <w:numFmt w:val="bullet"/>
      <w:lvlText w:val=""/>
      <w:lvlJc w:val="left"/>
      <w:pPr>
        <w:ind w:left="1635" w:hanging="360"/>
      </w:pPr>
      <w:rPr>
        <w:rFonts w:ascii="Symbol" w:hAnsi="Symbol" w:cs="Symbol" w:hint="default"/>
      </w:rPr>
    </w:lvl>
    <w:lvl w:ilvl="1" w:tplc="08090003" w:tentative="1">
      <w:start w:val="1"/>
      <w:numFmt w:val="bullet"/>
      <w:lvlText w:val="o"/>
      <w:lvlJc w:val="left"/>
      <w:pPr>
        <w:ind w:left="2355" w:hanging="360"/>
      </w:pPr>
      <w:rPr>
        <w:rFonts w:ascii="Courier New" w:hAnsi="Courier New" w:cs="Courier New" w:hint="default"/>
      </w:rPr>
    </w:lvl>
    <w:lvl w:ilvl="2" w:tplc="08090005" w:tentative="1">
      <w:start w:val="1"/>
      <w:numFmt w:val="bullet"/>
      <w:lvlText w:val=""/>
      <w:lvlJc w:val="left"/>
      <w:pPr>
        <w:ind w:left="3075" w:hanging="360"/>
      </w:pPr>
      <w:rPr>
        <w:rFonts w:ascii="Wingdings" w:hAnsi="Wingdings" w:cs="Wingdings" w:hint="default"/>
      </w:rPr>
    </w:lvl>
    <w:lvl w:ilvl="3" w:tplc="08090001" w:tentative="1">
      <w:start w:val="1"/>
      <w:numFmt w:val="bullet"/>
      <w:lvlText w:val=""/>
      <w:lvlJc w:val="left"/>
      <w:pPr>
        <w:ind w:left="3795" w:hanging="360"/>
      </w:pPr>
      <w:rPr>
        <w:rFonts w:ascii="Symbol" w:hAnsi="Symbol" w:cs="Symbol" w:hint="default"/>
      </w:rPr>
    </w:lvl>
    <w:lvl w:ilvl="4" w:tplc="08090003" w:tentative="1">
      <w:start w:val="1"/>
      <w:numFmt w:val="bullet"/>
      <w:lvlText w:val="o"/>
      <w:lvlJc w:val="left"/>
      <w:pPr>
        <w:ind w:left="4515" w:hanging="360"/>
      </w:pPr>
      <w:rPr>
        <w:rFonts w:ascii="Courier New" w:hAnsi="Courier New" w:cs="Courier New" w:hint="default"/>
      </w:rPr>
    </w:lvl>
    <w:lvl w:ilvl="5" w:tplc="08090005" w:tentative="1">
      <w:start w:val="1"/>
      <w:numFmt w:val="bullet"/>
      <w:lvlText w:val=""/>
      <w:lvlJc w:val="left"/>
      <w:pPr>
        <w:ind w:left="5235" w:hanging="360"/>
      </w:pPr>
      <w:rPr>
        <w:rFonts w:ascii="Wingdings" w:hAnsi="Wingdings" w:cs="Wingdings" w:hint="default"/>
      </w:rPr>
    </w:lvl>
    <w:lvl w:ilvl="6" w:tplc="08090001" w:tentative="1">
      <w:start w:val="1"/>
      <w:numFmt w:val="bullet"/>
      <w:lvlText w:val=""/>
      <w:lvlJc w:val="left"/>
      <w:pPr>
        <w:ind w:left="5955" w:hanging="360"/>
      </w:pPr>
      <w:rPr>
        <w:rFonts w:ascii="Symbol" w:hAnsi="Symbol" w:cs="Symbol" w:hint="default"/>
      </w:rPr>
    </w:lvl>
    <w:lvl w:ilvl="7" w:tplc="08090003" w:tentative="1">
      <w:start w:val="1"/>
      <w:numFmt w:val="bullet"/>
      <w:lvlText w:val="o"/>
      <w:lvlJc w:val="left"/>
      <w:pPr>
        <w:ind w:left="6675" w:hanging="360"/>
      </w:pPr>
      <w:rPr>
        <w:rFonts w:ascii="Courier New" w:hAnsi="Courier New" w:cs="Courier New" w:hint="default"/>
      </w:rPr>
    </w:lvl>
    <w:lvl w:ilvl="8" w:tplc="08090005" w:tentative="1">
      <w:start w:val="1"/>
      <w:numFmt w:val="bullet"/>
      <w:lvlText w:val=""/>
      <w:lvlJc w:val="left"/>
      <w:pPr>
        <w:ind w:left="7395" w:hanging="360"/>
      </w:pPr>
      <w:rPr>
        <w:rFonts w:ascii="Wingdings" w:hAnsi="Wingdings" w:cs="Wingdings" w:hint="default"/>
      </w:rPr>
    </w:lvl>
  </w:abstractNum>
  <w:abstractNum w:abstractNumId="32" w15:restartNumberingAfterBreak="0">
    <w:nsid w:val="71896380"/>
    <w:multiLevelType w:val="hybridMultilevel"/>
    <w:tmpl w:val="0268AF06"/>
    <w:lvl w:ilvl="0" w:tplc="08090001">
      <w:start w:val="1"/>
      <w:numFmt w:val="bullet"/>
      <w:lvlText w:val=""/>
      <w:lvlJc w:val="left"/>
      <w:pPr>
        <w:ind w:left="785" w:hanging="360"/>
      </w:pPr>
      <w:rPr>
        <w:rFonts w:ascii="Symbol" w:hAnsi="Symbol" w:cs="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cs="Wingdings" w:hint="default"/>
      </w:rPr>
    </w:lvl>
    <w:lvl w:ilvl="3" w:tplc="08090001" w:tentative="1">
      <w:start w:val="1"/>
      <w:numFmt w:val="bullet"/>
      <w:lvlText w:val=""/>
      <w:lvlJc w:val="left"/>
      <w:pPr>
        <w:ind w:left="2945" w:hanging="360"/>
      </w:pPr>
      <w:rPr>
        <w:rFonts w:ascii="Symbol" w:hAnsi="Symbol" w:cs="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cs="Wingdings" w:hint="default"/>
      </w:rPr>
    </w:lvl>
    <w:lvl w:ilvl="6" w:tplc="08090001" w:tentative="1">
      <w:start w:val="1"/>
      <w:numFmt w:val="bullet"/>
      <w:lvlText w:val=""/>
      <w:lvlJc w:val="left"/>
      <w:pPr>
        <w:ind w:left="5105" w:hanging="360"/>
      </w:pPr>
      <w:rPr>
        <w:rFonts w:ascii="Symbol" w:hAnsi="Symbol" w:cs="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cs="Wingdings" w:hint="default"/>
      </w:rPr>
    </w:lvl>
  </w:abstractNum>
  <w:abstractNum w:abstractNumId="33" w15:restartNumberingAfterBreak="0">
    <w:nsid w:val="71FA6686"/>
    <w:multiLevelType w:val="hybridMultilevel"/>
    <w:tmpl w:val="124C742C"/>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34" w15:restartNumberingAfterBreak="0">
    <w:nsid w:val="73D45DBB"/>
    <w:multiLevelType w:val="hybridMultilevel"/>
    <w:tmpl w:val="22DEE8AC"/>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35" w15:restartNumberingAfterBreak="0">
    <w:nsid w:val="747C11AF"/>
    <w:multiLevelType w:val="hybridMultilevel"/>
    <w:tmpl w:val="1C80C0CA"/>
    <w:lvl w:ilvl="0" w:tplc="08090001">
      <w:start w:val="1"/>
      <w:numFmt w:val="bullet"/>
      <w:lvlText w:val=""/>
      <w:lvlJc w:val="left"/>
      <w:pPr>
        <w:ind w:left="1146" w:hanging="360"/>
      </w:pPr>
      <w:rPr>
        <w:rFonts w:ascii="Symbol" w:hAnsi="Symbol" w:cs="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cs="Wingdings" w:hint="default"/>
      </w:rPr>
    </w:lvl>
    <w:lvl w:ilvl="3" w:tplc="08090001" w:tentative="1">
      <w:start w:val="1"/>
      <w:numFmt w:val="bullet"/>
      <w:lvlText w:val=""/>
      <w:lvlJc w:val="left"/>
      <w:pPr>
        <w:ind w:left="3306" w:hanging="360"/>
      </w:pPr>
      <w:rPr>
        <w:rFonts w:ascii="Symbol" w:hAnsi="Symbol" w:cs="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cs="Wingdings" w:hint="default"/>
      </w:rPr>
    </w:lvl>
    <w:lvl w:ilvl="6" w:tplc="08090001" w:tentative="1">
      <w:start w:val="1"/>
      <w:numFmt w:val="bullet"/>
      <w:lvlText w:val=""/>
      <w:lvlJc w:val="left"/>
      <w:pPr>
        <w:ind w:left="5466" w:hanging="360"/>
      </w:pPr>
      <w:rPr>
        <w:rFonts w:ascii="Symbol" w:hAnsi="Symbol" w:cs="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cs="Wingdings" w:hint="default"/>
      </w:rPr>
    </w:lvl>
  </w:abstractNum>
  <w:abstractNum w:abstractNumId="36" w15:restartNumberingAfterBreak="0">
    <w:nsid w:val="76992439"/>
    <w:multiLevelType w:val="hybridMultilevel"/>
    <w:tmpl w:val="9C32D7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A8333C0"/>
    <w:multiLevelType w:val="hybridMultilevel"/>
    <w:tmpl w:val="8C3C6CB6"/>
    <w:lvl w:ilvl="0" w:tplc="0809000B">
      <w:start w:val="1"/>
      <w:numFmt w:val="bullet"/>
      <w:lvlText w:val=""/>
      <w:lvlJc w:val="left"/>
      <w:pPr>
        <w:ind w:left="1210" w:hanging="360"/>
      </w:pPr>
      <w:rPr>
        <w:rFonts w:ascii="Wingdings" w:hAnsi="Wingdings"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cs="Wingdings" w:hint="default"/>
      </w:rPr>
    </w:lvl>
    <w:lvl w:ilvl="3" w:tplc="08090001" w:tentative="1">
      <w:start w:val="1"/>
      <w:numFmt w:val="bullet"/>
      <w:lvlText w:val=""/>
      <w:lvlJc w:val="left"/>
      <w:pPr>
        <w:ind w:left="3370" w:hanging="360"/>
      </w:pPr>
      <w:rPr>
        <w:rFonts w:ascii="Symbol" w:hAnsi="Symbol" w:cs="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cs="Wingdings" w:hint="default"/>
      </w:rPr>
    </w:lvl>
    <w:lvl w:ilvl="6" w:tplc="08090001" w:tentative="1">
      <w:start w:val="1"/>
      <w:numFmt w:val="bullet"/>
      <w:lvlText w:val=""/>
      <w:lvlJc w:val="left"/>
      <w:pPr>
        <w:ind w:left="5530" w:hanging="360"/>
      </w:pPr>
      <w:rPr>
        <w:rFonts w:ascii="Symbol" w:hAnsi="Symbol" w:cs="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cs="Wingdings" w:hint="default"/>
      </w:rPr>
    </w:lvl>
  </w:abstractNum>
  <w:abstractNum w:abstractNumId="38" w15:restartNumberingAfterBreak="0">
    <w:nsid w:val="7BE25CF7"/>
    <w:multiLevelType w:val="hybridMultilevel"/>
    <w:tmpl w:val="29BC8FC2"/>
    <w:lvl w:ilvl="0" w:tplc="7658A3C0">
      <w:start w:val="1"/>
      <w:numFmt w:val="bullet"/>
      <w:lvlText w:val=""/>
      <w:lvlJc w:val="left"/>
      <w:pPr>
        <w:ind w:left="495" w:hanging="360"/>
      </w:pPr>
      <w:rPr>
        <w:rFonts w:ascii="Wingdings" w:hAnsi="Wingdings" w:hint="default"/>
        <w:sz w:val="16"/>
      </w:rPr>
    </w:lvl>
    <w:lvl w:ilvl="1" w:tplc="08090003">
      <w:start w:val="1"/>
      <w:numFmt w:val="bullet"/>
      <w:lvlText w:val="o"/>
      <w:lvlJc w:val="left"/>
      <w:pPr>
        <w:ind w:left="1215" w:hanging="360"/>
      </w:pPr>
      <w:rPr>
        <w:rFonts w:ascii="Courier New" w:hAnsi="Courier New" w:cs="Courier New" w:hint="default"/>
      </w:rPr>
    </w:lvl>
    <w:lvl w:ilvl="2" w:tplc="08090005" w:tentative="1">
      <w:start w:val="1"/>
      <w:numFmt w:val="bullet"/>
      <w:lvlText w:val=""/>
      <w:lvlJc w:val="left"/>
      <w:pPr>
        <w:ind w:left="1935" w:hanging="360"/>
      </w:pPr>
      <w:rPr>
        <w:rFonts w:ascii="Wingdings" w:hAnsi="Wingdings" w:hint="default"/>
      </w:rPr>
    </w:lvl>
    <w:lvl w:ilvl="3" w:tplc="08090001" w:tentative="1">
      <w:start w:val="1"/>
      <w:numFmt w:val="bullet"/>
      <w:lvlText w:val=""/>
      <w:lvlJc w:val="left"/>
      <w:pPr>
        <w:ind w:left="2655" w:hanging="360"/>
      </w:pPr>
      <w:rPr>
        <w:rFonts w:ascii="Symbol" w:hAnsi="Symbol" w:hint="default"/>
      </w:rPr>
    </w:lvl>
    <w:lvl w:ilvl="4" w:tplc="08090003" w:tentative="1">
      <w:start w:val="1"/>
      <w:numFmt w:val="bullet"/>
      <w:lvlText w:val="o"/>
      <w:lvlJc w:val="left"/>
      <w:pPr>
        <w:ind w:left="3375" w:hanging="360"/>
      </w:pPr>
      <w:rPr>
        <w:rFonts w:ascii="Courier New" w:hAnsi="Courier New" w:cs="Courier New" w:hint="default"/>
      </w:rPr>
    </w:lvl>
    <w:lvl w:ilvl="5" w:tplc="08090005" w:tentative="1">
      <w:start w:val="1"/>
      <w:numFmt w:val="bullet"/>
      <w:lvlText w:val=""/>
      <w:lvlJc w:val="left"/>
      <w:pPr>
        <w:ind w:left="4095" w:hanging="360"/>
      </w:pPr>
      <w:rPr>
        <w:rFonts w:ascii="Wingdings" w:hAnsi="Wingdings" w:hint="default"/>
      </w:rPr>
    </w:lvl>
    <w:lvl w:ilvl="6" w:tplc="08090001" w:tentative="1">
      <w:start w:val="1"/>
      <w:numFmt w:val="bullet"/>
      <w:lvlText w:val=""/>
      <w:lvlJc w:val="left"/>
      <w:pPr>
        <w:ind w:left="4815" w:hanging="360"/>
      </w:pPr>
      <w:rPr>
        <w:rFonts w:ascii="Symbol" w:hAnsi="Symbol" w:hint="default"/>
      </w:rPr>
    </w:lvl>
    <w:lvl w:ilvl="7" w:tplc="08090003" w:tentative="1">
      <w:start w:val="1"/>
      <w:numFmt w:val="bullet"/>
      <w:lvlText w:val="o"/>
      <w:lvlJc w:val="left"/>
      <w:pPr>
        <w:ind w:left="5535" w:hanging="360"/>
      </w:pPr>
      <w:rPr>
        <w:rFonts w:ascii="Courier New" w:hAnsi="Courier New" w:cs="Courier New" w:hint="default"/>
      </w:rPr>
    </w:lvl>
    <w:lvl w:ilvl="8" w:tplc="08090005" w:tentative="1">
      <w:start w:val="1"/>
      <w:numFmt w:val="bullet"/>
      <w:lvlText w:val=""/>
      <w:lvlJc w:val="left"/>
      <w:pPr>
        <w:ind w:left="6255" w:hanging="360"/>
      </w:pPr>
      <w:rPr>
        <w:rFonts w:ascii="Wingdings" w:hAnsi="Wingdings" w:hint="default"/>
      </w:rPr>
    </w:lvl>
  </w:abstractNum>
  <w:abstractNum w:abstractNumId="39" w15:restartNumberingAfterBreak="0">
    <w:nsid w:val="7BF64CD4"/>
    <w:multiLevelType w:val="hybridMultilevel"/>
    <w:tmpl w:val="37621E1A"/>
    <w:lvl w:ilvl="0" w:tplc="A606E5F2">
      <w:numFmt w:val="bullet"/>
      <w:lvlText w:val="-"/>
      <w:lvlJc w:val="left"/>
      <w:pPr>
        <w:ind w:left="720" w:hanging="360"/>
      </w:pPr>
      <w:rPr>
        <w:rFonts w:ascii="Aptos" w:eastAsia="Aptos"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382316679">
    <w:abstractNumId w:val="19"/>
  </w:num>
  <w:num w:numId="2" w16cid:durableId="1893492357">
    <w:abstractNumId w:val="6"/>
  </w:num>
  <w:num w:numId="3" w16cid:durableId="1989629492">
    <w:abstractNumId w:val="23"/>
  </w:num>
  <w:num w:numId="4" w16cid:durableId="840972162">
    <w:abstractNumId w:val="0"/>
  </w:num>
  <w:num w:numId="5" w16cid:durableId="1527213152">
    <w:abstractNumId w:val="7"/>
  </w:num>
  <w:num w:numId="6" w16cid:durableId="1848475548">
    <w:abstractNumId w:val="10"/>
  </w:num>
  <w:num w:numId="7" w16cid:durableId="204606132">
    <w:abstractNumId w:val="18"/>
  </w:num>
  <w:num w:numId="8" w16cid:durableId="2048332061">
    <w:abstractNumId w:val="30"/>
  </w:num>
  <w:num w:numId="9" w16cid:durableId="4898277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4043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8689775">
    <w:abstractNumId w:val="11"/>
  </w:num>
  <w:num w:numId="12" w16cid:durableId="12563554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0534181">
    <w:abstractNumId w:val="32"/>
  </w:num>
  <w:num w:numId="14" w16cid:durableId="1075973577">
    <w:abstractNumId w:val="9"/>
  </w:num>
  <w:num w:numId="15" w16cid:durableId="20106748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369339">
    <w:abstractNumId w:val="37"/>
  </w:num>
  <w:num w:numId="17" w16cid:durableId="995913908">
    <w:abstractNumId w:val="33"/>
  </w:num>
  <w:num w:numId="18" w16cid:durableId="1725257456">
    <w:abstractNumId w:val="31"/>
  </w:num>
  <w:num w:numId="19" w16cid:durableId="1038510311">
    <w:abstractNumId w:val="25"/>
  </w:num>
  <w:num w:numId="20" w16cid:durableId="111827107">
    <w:abstractNumId w:val="12"/>
  </w:num>
  <w:num w:numId="21" w16cid:durableId="1305231062">
    <w:abstractNumId w:val="13"/>
  </w:num>
  <w:num w:numId="22" w16cid:durableId="1960184376">
    <w:abstractNumId w:val="29"/>
  </w:num>
  <w:num w:numId="23" w16cid:durableId="1811096276">
    <w:abstractNumId w:val="24"/>
  </w:num>
  <w:num w:numId="24" w16cid:durableId="127550491">
    <w:abstractNumId w:val="36"/>
  </w:num>
  <w:num w:numId="25" w16cid:durableId="1190100591">
    <w:abstractNumId w:val="20"/>
  </w:num>
  <w:num w:numId="26" w16cid:durableId="337513033">
    <w:abstractNumId w:val="21"/>
  </w:num>
  <w:num w:numId="27" w16cid:durableId="2109693890">
    <w:abstractNumId w:val="26"/>
  </w:num>
  <w:num w:numId="28" w16cid:durableId="1178231156">
    <w:abstractNumId w:val="27"/>
  </w:num>
  <w:num w:numId="29" w16cid:durableId="489948502">
    <w:abstractNumId w:val="34"/>
  </w:num>
  <w:num w:numId="30" w16cid:durableId="863058722">
    <w:abstractNumId w:val="16"/>
  </w:num>
  <w:num w:numId="31" w16cid:durableId="90200814">
    <w:abstractNumId w:val="35"/>
  </w:num>
  <w:num w:numId="32" w16cid:durableId="1662155519">
    <w:abstractNumId w:val="3"/>
  </w:num>
  <w:num w:numId="33" w16cid:durableId="1577209582">
    <w:abstractNumId w:val="14"/>
  </w:num>
  <w:num w:numId="34" w16cid:durableId="437601378">
    <w:abstractNumId w:val="28"/>
  </w:num>
  <w:num w:numId="35" w16cid:durableId="918828482">
    <w:abstractNumId w:val="5"/>
  </w:num>
  <w:num w:numId="36" w16cid:durableId="226959917">
    <w:abstractNumId w:val="4"/>
  </w:num>
  <w:num w:numId="37" w16cid:durableId="2059159368">
    <w:abstractNumId w:val="1"/>
  </w:num>
  <w:num w:numId="38" w16cid:durableId="1711490128">
    <w:abstractNumId w:val="17"/>
  </w:num>
  <w:num w:numId="39" w16cid:durableId="5904756">
    <w:abstractNumId w:val="38"/>
  </w:num>
  <w:num w:numId="40" w16cid:durableId="689062821">
    <w:abstractNumId w:val="2"/>
  </w:num>
  <w:num w:numId="41" w16cid:durableId="883759014">
    <w:abstractNumId w:val="22"/>
  </w:num>
  <w:num w:numId="42" w16cid:durableId="129638933">
    <w:abstractNumId w:val="8"/>
  </w:num>
  <w:num w:numId="43" w16cid:durableId="1033309465">
    <w:abstractNumId w:val="15"/>
  </w:num>
  <w:num w:numId="44" w16cid:durableId="1652902133">
    <w:abstractNumId w:val="3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eck - Chaucer">
    <w15:presenceInfo w15:providerId="AD" w15:userId="S::David.Beck@chaucergroup.com::f837b700-ff97-4f4b-b9e7-471fa74ec8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90"/>
    <w:rsid w:val="00003886"/>
    <w:rsid w:val="000052EA"/>
    <w:rsid w:val="0002779B"/>
    <w:rsid w:val="00041C80"/>
    <w:rsid w:val="000848A4"/>
    <w:rsid w:val="000859D9"/>
    <w:rsid w:val="0008754A"/>
    <w:rsid w:val="00092B74"/>
    <w:rsid w:val="000A5FD2"/>
    <w:rsid w:val="000E18BA"/>
    <w:rsid w:val="000E7861"/>
    <w:rsid w:val="000F33A5"/>
    <w:rsid w:val="000F4888"/>
    <w:rsid w:val="00104DCF"/>
    <w:rsid w:val="0011567D"/>
    <w:rsid w:val="00126129"/>
    <w:rsid w:val="00132087"/>
    <w:rsid w:val="00162D3F"/>
    <w:rsid w:val="00164C07"/>
    <w:rsid w:val="001666A5"/>
    <w:rsid w:val="00193CC1"/>
    <w:rsid w:val="00195DB8"/>
    <w:rsid w:val="001B3364"/>
    <w:rsid w:val="001D308B"/>
    <w:rsid w:val="001F00FD"/>
    <w:rsid w:val="00203E3D"/>
    <w:rsid w:val="00210A24"/>
    <w:rsid w:val="00217481"/>
    <w:rsid w:val="00230409"/>
    <w:rsid w:val="002342A1"/>
    <w:rsid w:val="00241457"/>
    <w:rsid w:val="002510D7"/>
    <w:rsid w:val="00254B82"/>
    <w:rsid w:val="002568AA"/>
    <w:rsid w:val="002615A5"/>
    <w:rsid w:val="00272379"/>
    <w:rsid w:val="002736F5"/>
    <w:rsid w:val="00296CDB"/>
    <w:rsid w:val="00297376"/>
    <w:rsid w:val="00297840"/>
    <w:rsid w:val="002B65F6"/>
    <w:rsid w:val="002C027F"/>
    <w:rsid w:val="002F48A9"/>
    <w:rsid w:val="00320184"/>
    <w:rsid w:val="00325217"/>
    <w:rsid w:val="00330E1B"/>
    <w:rsid w:val="003B68E6"/>
    <w:rsid w:val="003C049F"/>
    <w:rsid w:val="003C7E15"/>
    <w:rsid w:val="003D0466"/>
    <w:rsid w:val="003F04B1"/>
    <w:rsid w:val="004004B9"/>
    <w:rsid w:val="00403F05"/>
    <w:rsid w:val="00404637"/>
    <w:rsid w:val="00421E1C"/>
    <w:rsid w:val="00431624"/>
    <w:rsid w:val="00442FA1"/>
    <w:rsid w:val="00457C10"/>
    <w:rsid w:val="00465CCB"/>
    <w:rsid w:val="00470C21"/>
    <w:rsid w:val="00493A42"/>
    <w:rsid w:val="004A5472"/>
    <w:rsid w:val="004D1B30"/>
    <w:rsid w:val="004E76A3"/>
    <w:rsid w:val="004F7B32"/>
    <w:rsid w:val="00510031"/>
    <w:rsid w:val="0054256F"/>
    <w:rsid w:val="00563223"/>
    <w:rsid w:val="00582335"/>
    <w:rsid w:val="0059210E"/>
    <w:rsid w:val="005951D3"/>
    <w:rsid w:val="005A43CA"/>
    <w:rsid w:val="005A63BE"/>
    <w:rsid w:val="005B5EEE"/>
    <w:rsid w:val="005B783A"/>
    <w:rsid w:val="005C190B"/>
    <w:rsid w:val="005C4C7E"/>
    <w:rsid w:val="005F6352"/>
    <w:rsid w:val="005F72FF"/>
    <w:rsid w:val="006049B4"/>
    <w:rsid w:val="00614B31"/>
    <w:rsid w:val="00636AF5"/>
    <w:rsid w:val="0064275D"/>
    <w:rsid w:val="00647857"/>
    <w:rsid w:val="0067415B"/>
    <w:rsid w:val="00692FB9"/>
    <w:rsid w:val="006B2CA1"/>
    <w:rsid w:val="006C20BB"/>
    <w:rsid w:val="006D6485"/>
    <w:rsid w:val="006E3DA6"/>
    <w:rsid w:val="006F4C4B"/>
    <w:rsid w:val="00732930"/>
    <w:rsid w:val="007452C8"/>
    <w:rsid w:val="0076289D"/>
    <w:rsid w:val="00780981"/>
    <w:rsid w:val="00782345"/>
    <w:rsid w:val="007833B4"/>
    <w:rsid w:val="00790446"/>
    <w:rsid w:val="00796106"/>
    <w:rsid w:val="007A4948"/>
    <w:rsid w:val="007D0B93"/>
    <w:rsid w:val="007F0A47"/>
    <w:rsid w:val="007F591A"/>
    <w:rsid w:val="00804CD5"/>
    <w:rsid w:val="00812A67"/>
    <w:rsid w:val="00867A65"/>
    <w:rsid w:val="00872F12"/>
    <w:rsid w:val="00876712"/>
    <w:rsid w:val="00876B48"/>
    <w:rsid w:val="0088614D"/>
    <w:rsid w:val="0089315D"/>
    <w:rsid w:val="00897B5A"/>
    <w:rsid w:val="008D74EA"/>
    <w:rsid w:val="008F17EB"/>
    <w:rsid w:val="008F550C"/>
    <w:rsid w:val="009118ED"/>
    <w:rsid w:val="00940978"/>
    <w:rsid w:val="009536D3"/>
    <w:rsid w:val="009604A3"/>
    <w:rsid w:val="009606E7"/>
    <w:rsid w:val="00971367"/>
    <w:rsid w:val="0098172F"/>
    <w:rsid w:val="00995E89"/>
    <w:rsid w:val="009B2BE6"/>
    <w:rsid w:val="009C2455"/>
    <w:rsid w:val="009D4E99"/>
    <w:rsid w:val="009D6BE1"/>
    <w:rsid w:val="009E1595"/>
    <w:rsid w:val="009F2CF0"/>
    <w:rsid w:val="00A16FA1"/>
    <w:rsid w:val="00A24291"/>
    <w:rsid w:val="00A342D0"/>
    <w:rsid w:val="00A456FF"/>
    <w:rsid w:val="00A607D1"/>
    <w:rsid w:val="00A90FF3"/>
    <w:rsid w:val="00A934E0"/>
    <w:rsid w:val="00AB4AA8"/>
    <w:rsid w:val="00AB7B49"/>
    <w:rsid w:val="00AC3F68"/>
    <w:rsid w:val="00AC71EF"/>
    <w:rsid w:val="00AD3A71"/>
    <w:rsid w:val="00AD48CB"/>
    <w:rsid w:val="00AE0256"/>
    <w:rsid w:val="00AE09AC"/>
    <w:rsid w:val="00AE0E5B"/>
    <w:rsid w:val="00B058FC"/>
    <w:rsid w:val="00B25718"/>
    <w:rsid w:val="00B47787"/>
    <w:rsid w:val="00B61AAD"/>
    <w:rsid w:val="00BB0D3C"/>
    <w:rsid w:val="00BB11E0"/>
    <w:rsid w:val="00BC6867"/>
    <w:rsid w:val="00BD57D4"/>
    <w:rsid w:val="00BE00A7"/>
    <w:rsid w:val="00BF424E"/>
    <w:rsid w:val="00C2354A"/>
    <w:rsid w:val="00C5795E"/>
    <w:rsid w:val="00C6046B"/>
    <w:rsid w:val="00C615F2"/>
    <w:rsid w:val="00C62F8E"/>
    <w:rsid w:val="00C77037"/>
    <w:rsid w:val="00C86142"/>
    <w:rsid w:val="00CA19C1"/>
    <w:rsid w:val="00CA25E9"/>
    <w:rsid w:val="00CA3A6A"/>
    <w:rsid w:val="00CC0BD0"/>
    <w:rsid w:val="00CC3D4C"/>
    <w:rsid w:val="00D263CE"/>
    <w:rsid w:val="00D4616D"/>
    <w:rsid w:val="00D52716"/>
    <w:rsid w:val="00D576AA"/>
    <w:rsid w:val="00D57A89"/>
    <w:rsid w:val="00D74D6C"/>
    <w:rsid w:val="00D81E3A"/>
    <w:rsid w:val="00D974B8"/>
    <w:rsid w:val="00DB0D8E"/>
    <w:rsid w:val="00DB19EE"/>
    <w:rsid w:val="00DC6A75"/>
    <w:rsid w:val="00DF30B8"/>
    <w:rsid w:val="00DF460B"/>
    <w:rsid w:val="00E00680"/>
    <w:rsid w:val="00E15340"/>
    <w:rsid w:val="00E266AD"/>
    <w:rsid w:val="00E301AE"/>
    <w:rsid w:val="00E4607D"/>
    <w:rsid w:val="00E575D3"/>
    <w:rsid w:val="00E6456A"/>
    <w:rsid w:val="00E963C1"/>
    <w:rsid w:val="00EA797A"/>
    <w:rsid w:val="00EC55F5"/>
    <w:rsid w:val="00ED4912"/>
    <w:rsid w:val="00EE32B1"/>
    <w:rsid w:val="00EE44B6"/>
    <w:rsid w:val="00EE6928"/>
    <w:rsid w:val="00EF3F4A"/>
    <w:rsid w:val="00EF4B4B"/>
    <w:rsid w:val="00EF6904"/>
    <w:rsid w:val="00F24753"/>
    <w:rsid w:val="00F31AA6"/>
    <w:rsid w:val="00F40B5F"/>
    <w:rsid w:val="00F5099E"/>
    <w:rsid w:val="00F64BA4"/>
    <w:rsid w:val="00F826F0"/>
    <w:rsid w:val="00F90DAF"/>
    <w:rsid w:val="00F94D5F"/>
    <w:rsid w:val="00FB182D"/>
    <w:rsid w:val="00FC1390"/>
    <w:rsid w:val="00FC44CA"/>
    <w:rsid w:val="00FE187A"/>
    <w:rsid w:val="00FE18E6"/>
    <w:rsid w:val="00FE7B6D"/>
    <w:rsid w:val="00FF4D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3AFE8"/>
  <w15:chartTrackingRefBased/>
  <w15:docId w15:val="{F080A987-8E47-450B-999B-4B243B97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3"/>
    <w:rPr>
      <w:rFonts w:ascii="Regular PRO" w:hAnsi="Regular PRO"/>
      <w:bCs/>
      <w:color w:val="000000" w:themeColor="text1" w:themeShade="80"/>
      <w:sz w:val="20"/>
    </w:rPr>
  </w:style>
  <w:style w:type="paragraph" w:styleId="Heading1">
    <w:name w:val="heading 1"/>
    <w:aliases w:val="Chart heading"/>
    <w:basedOn w:val="Normal"/>
    <w:next w:val="Normal"/>
    <w:link w:val="Heading1Char"/>
    <w:uiPriority w:val="9"/>
    <w:qFormat/>
    <w:rsid w:val="00E575D3"/>
    <w:pPr>
      <w:outlineLvl w:val="0"/>
    </w:pPr>
    <w:rPr>
      <w:bCs w:val="0"/>
      <w:szCs w:val="20"/>
    </w:rPr>
  </w:style>
  <w:style w:type="paragraph" w:styleId="Heading2">
    <w:name w:val="heading 2"/>
    <w:basedOn w:val="Normal"/>
    <w:next w:val="Normal"/>
    <w:link w:val="Heading2Char"/>
    <w:uiPriority w:val="9"/>
    <w:semiHidden/>
    <w:unhideWhenUsed/>
    <w:qFormat/>
    <w:rsid w:val="00EE32B1"/>
    <w:pPr>
      <w:keepNext/>
      <w:keepLines/>
      <w:spacing w:before="40"/>
      <w:outlineLvl w:val="1"/>
    </w:pPr>
    <w:rPr>
      <w:rFonts w:ascii="Times New Roman" w:eastAsia="Times New Roman" w:hAnsi="Times New Roman" w:cs="Times New Roman"/>
      <w:color w:val="2F5496" w:themeColor="accent1" w:themeShade="BF"/>
      <w:sz w:val="26"/>
      <w:szCs w:val="26"/>
    </w:rPr>
  </w:style>
  <w:style w:type="paragraph" w:styleId="Heading3">
    <w:name w:val="heading 3"/>
    <w:aliases w:val="Body Copy"/>
    <w:basedOn w:val="Normal"/>
    <w:next w:val="Normal"/>
    <w:link w:val="Heading3Char"/>
    <w:uiPriority w:val="9"/>
    <w:unhideWhenUsed/>
    <w:rsid w:val="00EE32B1"/>
    <w:p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semiHidden/>
    <w:unhideWhenUsed/>
    <w:qFormat/>
    <w:rsid w:val="00EE32B1"/>
    <w:pPr>
      <w:keepNext/>
      <w:keepLines/>
      <w:spacing w:before="40"/>
      <w:outlineLvl w:val="3"/>
    </w:pPr>
    <w:rPr>
      <w:rFonts w:ascii="Times New Roman" w:eastAsia="Times New Roman" w:hAnsi="Times New Roman" w:cs="Times New Roman"/>
      <w:i/>
      <w:iCs/>
      <w:color w:val="2F5496" w:themeColor="accent1" w:themeShade="BF"/>
    </w:rPr>
  </w:style>
  <w:style w:type="paragraph" w:styleId="Heading5">
    <w:name w:val="heading 5"/>
    <w:basedOn w:val="Normal"/>
    <w:next w:val="Normal"/>
    <w:link w:val="Heading5Char"/>
    <w:uiPriority w:val="9"/>
    <w:semiHidden/>
    <w:unhideWhenUsed/>
    <w:qFormat/>
    <w:rsid w:val="00EE32B1"/>
    <w:pPr>
      <w:keepNext/>
      <w:keepLines/>
      <w:spacing w:before="40"/>
      <w:outlineLvl w:val="4"/>
    </w:pPr>
    <w:rPr>
      <w:rFonts w:ascii="Times New Roman" w:eastAsia="Times New Roman" w:hAnsi="Times New Roman" w:cs="Times New Roman"/>
      <w:color w:val="2F5496" w:themeColor="accent1" w:themeShade="BF"/>
    </w:rPr>
  </w:style>
  <w:style w:type="paragraph" w:styleId="Heading6">
    <w:name w:val="heading 6"/>
    <w:basedOn w:val="Normal"/>
    <w:next w:val="Normal"/>
    <w:link w:val="Heading6Char"/>
    <w:uiPriority w:val="9"/>
    <w:semiHidden/>
    <w:unhideWhenUsed/>
    <w:qFormat/>
    <w:rsid w:val="00EE32B1"/>
    <w:pPr>
      <w:keepNext/>
      <w:keepLines/>
      <w:spacing w:before="40"/>
      <w:outlineLvl w:val="5"/>
    </w:pPr>
    <w:rPr>
      <w:rFonts w:ascii="Times New Roman" w:eastAsia="Times New Roman" w:hAnsi="Times New Roman" w:cs="Times New Roman"/>
      <w:color w:val="1F3763" w:themeColor="accent1" w:themeShade="7F"/>
    </w:rPr>
  </w:style>
  <w:style w:type="paragraph" w:styleId="Heading7">
    <w:name w:val="heading 7"/>
    <w:basedOn w:val="Normal"/>
    <w:next w:val="Normal"/>
    <w:link w:val="Heading7Char"/>
    <w:uiPriority w:val="9"/>
    <w:semiHidden/>
    <w:unhideWhenUsed/>
    <w:qFormat/>
    <w:rsid w:val="00EE32B1"/>
    <w:pPr>
      <w:keepNext/>
      <w:keepLines/>
      <w:spacing w:before="40"/>
      <w:outlineLvl w:val="6"/>
    </w:pPr>
    <w:rPr>
      <w:rFonts w:ascii="Times New Roman" w:eastAsia="Times New Roman" w:hAnsi="Times New Roman" w:cs="Times New Roman"/>
      <w:i/>
      <w:iCs/>
      <w:color w:val="1F3763" w:themeColor="accent1" w:themeShade="7F"/>
    </w:rPr>
  </w:style>
  <w:style w:type="paragraph" w:styleId="Heading8">
    <w:name w:val="heading 8"/>
    <w:basedOn w:val="Normal"/>
    <w:next w:val="Normal"/>
    <w:link w:val="Heading8Char"/>
    <w:uiPriority w:val="9"/>
    <w:semiHidden/>
    <w:unhideWhenUsed/>
    <w:qFormat/>
    <w:rsid w:val="00EE32B1"/>
    <w:pPr>
      <w:keepNext/>
      <w:keepLines/>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unhideWhenUsed/>
    <w:qFormat/>
    <w:rsid w:val="00EE32B1"/>
    <w:pPr>
      <w:keepNext/>
      <w:keepLines/>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931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315D"/>
    <w:pPr>
      <w:numPr>
        <w:numId w:val="1"/>
      </w:numPr>
      <w:contextualSpacing/>
    </w:pPr>
  </w:style>
  <w:style w:type="paragraph" w:customStyle="1" w:styleId="Bullet">
    <w:name w:val="Bullet"/>
    <w:basedOn w:val="ListParagraph"/>
    <w:qFormat/>
    <w:rsid w:val="00457C10"/>
    <w:pPr>
      <w:ind w:left="284" w:hanging="284"/>
    </w:pPr>
    <w:rPr>
      <w:rFonts w:ascii="Noe Text Regular" w:hAnsi="Noe Text Regular"/>
      <w:bCs w:val="0"/>
    </w:rPr>
  </w:style>
  <w:style w:type="paragraph" w:styleId="Title">
    <w:name w:val="Title"/>
    <w:basedOn w:val="Normal"/>
    <w:next w:val="Normal"/>
    <w:link w:val="TitleChar"/>
    <w:uiPriority w:val="10"/>
    <w:qFormat/>
    <w:rsid w:val="00AE09AC"/>
    <w:pPr>
      <w:spacing w:after="240"/>
    </w:pPr>
    <w:rPr>
      <w:b/>
      <w:bCs w:val="0"/>
    </w:rPr>
  </w:style>
  <w:style w:type="character" w:customStyle="1" w:styleId="TitleChar">
    <w:name w:val="Title Char"/>
    <w:basedOn w:val="DefaultParagraphFont"/>
    <w:link w:val="Title"/>
    <w:uiPriority w:val="10"/>
    <w:rsid w:val="00AE09AC"/>
    <w:rPr>
      <w:rFonts w:ascii="Regular" w:hAnsi="Regular"/>
      <w:b/>
      <w:color w:val="000000" w:themeColor="text1" w:themeShade="80"/>
    </w:rPr>
  </w:style>
  <w:style w:type="paragraph" w:styleId="Header">
    <w:name w:val="header"/>
    <w:basedOn w:val="Normal"/>
    <w:link w:val="HeaderChar"/>
    <w:uiPriority w:val="99"/>
    <w:unhideWhenUsed/>
    <w:rsid w:val="009606E7"/>
    <w:pPr>
      <w:tabs>
        <w:tab w:val="center" w:pos="4513"/>
        <w:tab w:val="right" w:pos="9026"/>
      </w:tabs>
    </w:pPr>
  </w:style>
  <w:style w:type="character" w:customStyle="1" w:styleId="HeaderChar">
    <w:name w:val="Header Char"/>
    <w:basedOn w:val="DefaultParagraphFont"/>
    <w:link w:val="Header"/>
    <w:uiPriority w:val="99"/>
    <w:rsid w:val="009606E7"/>
    <w:rPr>
      <w:rFonts w:ascii="Regular" w:hAnsi="Regular"/>
      <w:bCs/>
      <w:color w:val="000000" w:themeColor="text1" w:themeShade="80"/>
    </w:rPr>
  </w:style>
  <w:style w:type="paragraph" w:styleId="Footer">
    <w:name w:val="footer"/>
    <w:basedOn w:val="Normal"/>
    <w:link w:val="FooterChar"/>
    <w:unhideWhenUsed/>
    <w:rsid w:val="009606E7"/>
    <w:pPr>
      <w:tabs>
        <w:tab w:val="center" w:pos="4513"/>
        <w:tab w:val="right" w:pos="9026"/>
      </w:tabs>
    </w:pPr>
  </w:style>
  <w:style w:type="character" w:customStyle="1" w:styleId="FooterChar">
    <w:name w:val="Footer Char"/>
    <w:basedOn w:val="DefaultParagraphFont"/>
    <w:link w:val="Footer"/>
    <w:rsid w:val="009606E7"/>
    <w:rPr>
      <w:rFonts w:ascii="Regular" w:hAnsi="Regular"/>
      <w:bCs/>
      <w:color w:val="000000" w:themeColor="text1" w:themeShade="80"/>
    </w:rPr>
  </w:style>
  <w:style w:type="paragraph" w:styleId="Subtitle">
    <w:name w:val="Subtitle"/>
    <w:aliases w:val="Noe 9pt"/>
    <w:basedOn w:val="NoSpacing"/>
    <w:next w:val="Normal"/>
    <w:link w:val="SubtitleChar"/>
    <w:uiPriority w:val="11"/>
    <w:qFormat/>
    <w:rsid w:val="00AE09AC"/>
    <w:rPr>
      <w:sz w:val="18"/>
      <w:szCs w:val="18"/>
    </w:rPr>
  </w:style>
  <w:style w:type="character" w:customStyle="1" w:styleId="SubtitleChar">
    <w:name w:val="Subtitle Char"/>
    <w:aliases w:val="Noe 9pt Char"/>
    <w:basedOn w:val="DefaultParagraphFont"/>
    <w:link w:val="Subtitle"/>
    <w:uiPriority w:val="11"/>
    <w:rsid w:val="00AE09AC"/>
    <w:rPr>
      <w:rFonts w:ascii="Noe Text Regular" w:hAnsi="Noe Text Regular"/>
      <w:bCs/>
      <w:color w:val="000000" w:themeColor="text1" w:themeShade="80"/>
      <w:sz w:val="18"/>
      <w:szCs w:val="18"/>
    </w:rPr>
  </w:style>
  <w:style w:type="character" w:customStyle="1" w:styleId="Heading3Char">
    <w:name w:val="Heading 3 Char"/>
    <w:aliases w:val="Body Copy Char"/>
    <w:basedOn w:val="DefaultParagraphFont"/>
    <w:link w:val="Heading3"/>
    <w:uiPriority w:val="9"/>
    <w:rsid w:val="00EF4B4B"/>
    <w:rPr>
      <w:rFonts w:ascii="Regular PRO" w:eastAsia="Times New Roman" w:hAnsi="Regular PRO" w:cs="Arial"/>
      <w:color w:val="323232"/>
      <w:sz w:val="20"/>
      <w:szCs w:val="20"/>
    </w:rPr>
  </w:style>
  <w:style w:type="paragraph" w:styleId="NoSpacing">
    <w:name w:val="No Spacing"/>
    <w:aliases w:val="body copy"/>
    <w:basedOn w:val="Normal"/>
    <w:uiPriority w:val="1"/>
    <w:qFormat/>
    <w:rsid w:val="00457C10"/>
    <w:rPr>
      <w:rFonts w:ascii="Noe Text Regular" w:hAnsi="Noe Text Regular"/>
    </w:rPr>
  </w:style>
  <w:style w:type="character" w:styleId="Hyperlink">
    <w:name w:val="Hyperlink"/>
    <w:basedOn w:val="DefaultParagraphFont"/>
    <w:uiPriority w:val="99"/>
    <w:unhideWhenUsed/>
    <w:rsid w:val="005951D3"/>
    <w:rPr>
      <w:color w:val="0563C1" w:themeColor="hyperlink"/>
      <w:u w:val="single"/>
    </w:rPr>
  </w:style>
  <w:style w:type="paragraph" w:customStyle="1" w:styleId="Style1">
    <w:name w:val="Style1"/>
    <w:basedOn w:val="ListBullet"/>
    <w:qFormat/>
    <w:rsid w:val="00404637"/>
    <w:pPr>
      <w:numPr>
        <w:numId w:val="3"/>
      </w:numPr>
    </w:pPr>
  </w:style>
  <w:style w:type="character" w:customStyle="1" w:styleId="Heading1Char">
    <w:name w:val="Heading 1 Char"/>
    <w:aliases w:val="Chart heading Char"/>
    <w:basedOn w:val="DefaultParagraphFont"/>
    <w:link w:val="Heading1"/>
    <w:uiPriority w:val="9"/>
    <w:rsid w:val="00E575D3"/>
    <w:rPr>
      <w:rFonts w:ascii="Regular PRO" w:hAnsi="Regular PRO"/>
      <w:color w:val="000000" w:themeColor="text1" w:themeShade="80"/>
      <w:sz w:val="20"/>
      <w:szCs w:val="20"/>
    </w:rPr>
  </w:style>
  <w:style w:type="paragraph" w:styleId="BalloonText">
    <w:name w:val="Balloon Text"/>
    <w:basedOn w:val="Normal"/>
    <w:link w:val="BalloonTextChar"/>
    <w:semiHidden/>
    <w:rsid w:val="00AE09AC"/>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AE09AC"/>
    <w:rPr>
      <w:rFonts w:ascii="Tahoma" w:eastAsia="Times New Roman" w:hAnsi="Tahoma" w:cs="Tahoma"/>
      <w:color w:val="000000"/>
      <w:sz w:val="16"/>
      <w:szCs w:val="16"/>
      <w:lang w:eastAsia="en-GB"/>
    </w:rPr>
  </w:style>
  <w:style w:type="paragraph" w:customStyle="1" w:styleId="Default">
    <w:name w:val="Default"/>
    <w:rsid w:val="00AE09AC"/>
    <w:pPr>
      <w:autoSpaceDE w:val="0"/>
      <w:autoSpaceDN w:val="0"/>
      <w:adjustRightInd w:val="0"/>
    </w:pPr>
    <w:rPr>
      <w:rFonts w:ascii="Regular PRO" w:eastAsia="Times New Roman" w:hAnsi="Regular PRO" w:cs="Regular PRO"/>
      <w:color w:val="000000"/>
      <w:lang w:eastAsia="en-GB"/>
    </w:rPr>
  </w:style>
  <w:style w:type="paragraph" w:styleId="TOC1">
    <w:name w:val="toc 1"/>
    <w:basedOn w:val="Normal"/>
    <w:next w:val="Normal"/>
    <w:autoRedefine/>
    <w:uiPriority w:val="39"/>
    <w:rsid w:val="002F48A9"/>
    <w:pPr>
      <w:tabs>
        <w:tab w:val="left" w:pos="851"/>
        <w:tab w:val="right" w:leader="dot" w:pos="10536"/>
      </w:tabs>
      <w:spacing w:before="120"/>
    </w:pPr>
    <w:rPr>
      <w:rFonts w:ascii="Noe Text Regular" w:hAnsi="Noe Text Regular" w:cstheme="minorHAnsi"/>
      <w:iCs/>
    </w:rPr>
  </w:style>
  <w:style w:type="paragraph" w:styleId="TOC2">
    <w:name w:val="toc 2"/>
    <w:basedOn w:val="Normal"/>
    <w:next w:val="Normal"/>
    <w:uiPriority w:val="39"/>
    <w:rsid w:val="00C6046B"/>
    <w:pPr>
      <w:spacing w:before="120"/>
      <w:ind w:left="200"/>
    </w:pPr>
    <w:rPr>
      <w:rFonts w:ascii="Noe Text Regular" w:hAnsi="Noe Text Regular" w:cstheme="minorHAnsi"/>
      <w:szCs w:val="22"/>
    </w:rPr>
  </w:style>
  <w:style w:type="character" w:styleId="Emphasis">
    <w:name w:val="Emphasis"/>
    <w:aliases w:val="Contents sub head"/>
    <w:uiPriority w:val="20"/>
    <w:qFormat/>
    <w:rsid w:val="00AE09AC"/>
    <w:rPr>
      <w:rFonts w:ascii="Noe Text Book" w:hAnsi="Noe Text Book"/>
      <w:sz w:val="18"/>
      <w:szCs w:val="18"/>
    </w:rPr>
  </w:style>
  <w:style w:type="character" w:styleId="IntenseEmphasis">
    <w:name w:val="Intense Emphasis"/>
    <w:aliases w:val="Contents Header"/>
    <w:uiPriority w:val="21"/>
    <w:qFormat/>
    <w:rsid w:val="00AE09AC"/>
    <w:rPr>
      <w:rFonts w:ascii="Regular PRO" w:eastAsia="Times New Roman" w:hAnsi="Regular PRO"/>
      <w:sz w:val="20"/>
      <w:szCs w:val="20"/>
    </w:rPr>
  </w:style>
  <w:style w:type="character" w:customStyle="1" w:styleId="Heading2Char">
    <w:name w:val="Heading 2 Char"/>
    <w:basedOn w:val="DefaultParagraphFont"/>
    <w:link w:val="Heading2"/>
    <w:uiPriority w:val="9"/>
    <w:semiHidden/>
    <w:rsid w:val="00DB19EE"/>
    <w:rPr>
      <w:rFonts w:ascii="Times New Roman" w:eastAsia="Times New Roman" w:hAnsi="Times New Roman" w:cs="Times New Roman"/>
      <w:bCs/>
      <w:color w:val="2F5496" w:themeColor="accent1" w:themeShade="BF"/>
      <w:sz w:val="26"/>
      <w:szCs w:val="26"/>
    </w:rPr>
  </w:style>
  <w:style w:type="character" w:styleId="SubtleEmphasis">
    <w:name w:val="Subtle Emphasis"/>
    <w:aliases w:val="No. 1 Bullet"/>
    <w:uiPriority w:val="19"/>
    <w:rsid w:val="00E6456A"/>
  </w:style>
  <w:style w:type="character" w:styleId="Strong">
    <w:name w:val="Strong"/>
    <w:aliases w:val="No 1.1 Bullet"/>
    <w:uiPriority w:val="22"/>
    <w:rsid w:val="00E6456A"/>
    <w:rPr>
      <w:rFonts w:ascii="Regular PRO" w:hAnsi="Regular PRO"/>
      <w:color w:val="000000" w:themeColor="text1"/>
      <w:sz w:val="20"/>
      <w:szCs w:val="20"/>
    </w:rPr>
  </w:style>
  <w:style w:type="paragraph" w:customStyle="1" w:styleId="Para1">
    <w:name w:val="Para1"/>
    <w:basedOn w:val="Normal"/>
    <w:link w:val="Para1Char"/>
    <w:rsid w:val="00DB19EE"/>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DB19EE"/>
    <w:rPr>
      <w:rFonts w:ascii="Arial" w:eastAsia="Times New Roman" w:hAnsi="Arial" w:cs="Arial"/>
      <w:color w:val="000000"/>
      <w:lang w:eastAsia="en-GB"/>
    </w:rPr>
  </w:style>
  <w:style w:type="paragraph" w:styleId="Quote">
    <w:name w:val="Quote"/>
    <w:aliases w:val="Inset Text"/>
    <w:basedOn w:val="Subtitle"/>
    <w:next w:val="Normal"/>
    <w:link w:val="QuoteChar"/>
    <w:uiPriority w:val="29"/>
    <w:qFormat/>
    <w:rsid w:val="00E6456A"/>
    <w:pPr>
      <w:spacing w:before="120" w:after="120"/>
      <w:ind w:left="426"/>
    </w:pPr>
  </w:style>
  <w:style w:type="character" w:customStyle="1" w:styleId="QuoteChar">
    <w:name w:val="Quote Char"/>
    <w:aliases w:val="Inset Text Char"/>
    <w:basedOn w:val="DefaultParagraphFont"/>
    <w:link w:val="Quote"/>
    <w:uiPriority w:val="29"/>
    <w:rsid w:val="00E6456A"/>
    <w:rPr>
      <w:rFonts w:ascii="Noe Text Regular" w:hAnsi="Noe Text Regular"/>
      <w:bCs/>
      <w:color w:val="000000" w:themeColor="text1" w:themeShade="80"/>
      <w:sz w:val="18"/>
      <w:szCs w:val="18"/>
    </w:rPr>
  </w:style>
  <w:style w:type="paragraph" w:customStyle="1" w:styleId="Style2">
    <w:name w:val="Style2"/>
    <w:basedOn w:val="Normal"/>
    <w:next w:val="Normal"/>
    <w:qFormat/>
    <w:rsid w:val="00404637"/>
  </w:style>
  <w:style w:type="paragraph" w:styleId="ListNumber">
    <w:name w:val="List Number"/>
    <w:basedOn w:val="Normal"/>
    <w:uiPriority w:val="99"/>
    <w:unhideWhenUsed/>
    <w:rsid w:val="00E6456A"/>
    <w:pPr>
      <w:numPr>
        <w:numId w:val="2"/>
      </w:numPr>
      <w:contextualSpacing/>
    </w:pPr>
  </w:style>
  <w:style w:type="paragraph" w:styleId="MacroText">
    <w:name w:val="macro"/>
    <w:link w:val="MacroTextChar"/>
    <w:uiPriority w:val="99"/>
    <w:unhideWhenUsed/>
    <w:rsid w:val="00E6456A"/>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E6456A"/>
    <w:rPr>
      <w:rFonts w:ascii="Consolas" w:hAnsi="Consolas" w:cs="Consolas"/>
      <w:bCs/>
      <w:color w:val="000000" w:themeColor="text1" w:themeShade="80"/>
      <w:sz w:val="20"/>
      <w:szCs w:val="20"/>
    </w:rPr>
  </w:style>
  <w:style w:type="paragraph" w:styleId="TOAHeading">
    <w:name w:val="toa heading"/>
    <w:basedOn w:val="Normal"/>
    <w:next w:val="Normal"/>
    <w:uiPriority w:val="99"/>
    <w:unhideWhenUsed/>
    <w:rsid w:val="00E6456A"/>
    <w:pPr>
      <w:spacing w:before="120"/>
    </w:pPr>
    <w:rPr>
      <w:rFonts w:ascii="Times New Roman" w:eastAsia="Times New Roman" w:hAnsi="Times New Roman" w:cs="Times New Roman"/>
      <w:b/>
    </w:rPr>
  </w:style>
  <w:style w:type="paragraph" w:customStyle="1" w:styleId="Noe9ptInedented">
    <w:name w:val="Noe 9pt Inedented"/>
    <w:basedOn w:val="Normal"/>
    <w:qFormat/>
    <w:rsid w:val="00404637"/>
    <w:pPr>
      <w:tabs>
        <w:tab w:val="left" w:pos="10065"/>
      </w:tabs>
      <w:spacing w:before="120" w:after="120"/>
      <w:ind w:left="426"/>
    </w:pPr>
    <w:rPr>
      <w:rFonts w:ascii="Noe Text Regular" w:hAnsi="Noe Text Regular"/>
      <w:sz w:val="18"/>
      <w:szCs w:val="18"/>
    </w:rPr>
  </w:style>
  <w:style w:type="paragraph" w:customStyle="1" w:styleId="Para2">
    <w:name w:val="Para2"/>
    <w:basedOn w:val="Para1"/>
    <w:link w:val="Para2Char"/>
    <w:rsid w:val="0059210E"/>
    <w:pPr>
      <w:tabs>
        <w:tab w:val="left" w:pos="426"/>
      </w:tabs>
    </w:pPr>
  </w:style>
  <w:style w:type="character" w:customStyle="1" w:styleId="Heading4Char">
    <w:name w:val="Heading 4 Char"/>
    <w:basedOn w:val="DefaultParagraphFont"/>
    <w:link w:val="Heading4"/>
    <w:uiPriority w:val="9"/>
    <w:semiHidden/>
    <w:rsid w:val="0059210E"/>
    <w:rPr>
      <w:rFonts w:ascii="Times New Roman" w:eastAsia="Times New Roman" w:hAnsi="Times New Roman" w:cs="Times New Roman"/>
      <w:bCs/>
      <w:i/>
      <w:iCs/>
      <w:color w:val="2F5496" w:themeColor="accent1" w:themeShade="BF"/>
    </w:rPr>
  </w:style>
  <w:style w:type="character" w:customStyle="1" w:styleId="Heading5Char">
    <w:name w:val="Heading 5 Char"/>
    <w:basedOn w:val="DefaultParagraphFont"/>
    <w:link w:val="Heading5"/>
    <w:uiPriority w:val="9"/>
    <w:semiHidden/>
    <w:rsid w:val="0059210E"/>
    <w:rPr>
      <w:rFonts w:ascii="Times New Roman" w:eastAsia="Times New Roman" w:hAnsi="Times New Roman" w:cs="Times New Roman"/>
      <w:bCs/>
      <w:color w:val="2F5496" w:themeColor="accent1" w:themeShade="BF"/>
    </w:rPr>
  </w:style>
  <w:style w:type="character" w:customStyle="1" w:styleId="Heading6Char">
    <w:name w:val="Heading 6 Char"/>
    <w:basedOn w:val="DefaultParagraphFont"/>
    <w:link w:val="Heading6"/>
    <w:uiPriority w:val="9"/>
    <w:semiHidden/>
    <w:rsid w:val="0059210E"/>
    <w:rPr>
      <w:rFonts w:ascii="Times New Roman" w:eastAsia="Times New Roman" w:hAnsi="Times New Roman" w:cs="Times New Roman"/>
      <w:bCs/>
      <w:color w:val="1F3763" w:themeColor="accent1" w:themeShade="7F"/>
    </w:rPr>
  </w:style>
  <w:style w:type="character" w:customStyle="1" w:styleId="Heading7Char">
    <w:name w:val="Heading 7 Char"/>
    <w:basedOn w:val="DefaultParagraphFont"/>
    <w:link w:val="Heading7"/>
    <w:uiPriority w:val="9"/>
    <w:semiHidden/>
    <w:rsid w:val="0059210E"/>
    <w:rPr>
      <w:rFonts w:ascii="Times New Roman" w:eastAsia="Times New Roman" w:hAnsi="Times New Roman" w:cs="Times New Roman"/>
      <w:bCs/>
      <w:i/>
      <w:iCs/>
      <w:color w:val="1F3763" w:themeColor="accent1" w:themeShade="7F"/>
    </w:rPr>
  </w:style>
  <w:style w:type="character" w:customStyle="1" w:styleId="Heading8Char">
    <w:name w:val="Heading 8 Char"/>
    <w:basedOn w:val="DefaultParagraphFont"/>
    <w:link w:val="Heading8"/>
    <w:uiPriority w:val="9"/>
    <w:semiHidden/>
    <w:rsid w:val="0059210E"/>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semiHidden/>
    <w:rsid w:val="0059210E"/>
    <w:rPr>
      <w:rFonts w:ascii="Times New Roman" w:eastAsia="Times New Roman" w:hAnsi="Times New Roman" w:cs="Times New Roman"/>
      <w:bCs/>
      <w:i/>
      <w:iCs/>
      <w:color w:val="272727" w:themeColor="text1" w:themeTint="D8"/>
      <w:sz w:val="21"/>
      <w:szCs w:val="21"/>
    </w:rPr>
  </w:style>
  <w:style w:type="character" w:customStyle="1" w:styleId="Para2Char">
    <w:name w:val="Para2 Char"/>
    <w:basedOn w:val="Para1Char"/>
    <w:link w:val="Para2"/>
    <w:rsid w:val="0059210E"/>
    <w:rPr>
      <w:rFonts w:ascii="Arial" w:eastAsia="Times New Roman" w:hAnsi="Arial" w:cs="Arial"/>
      <w:color w:val="000000"/>
      <w:lang w:eastAsia="en-GB"/>
    </w:rPr>
  </w:style>
  <w:style w:type="paragraph" w:styleId="ListBullet">
    <w:name w:val="List Bullet"/>
    <w:basedOn w:val="Normal"/>
    <w:uiPriority w:val="99"/>
    <w:semiHidden/>
    <w:unhideWhenUsed/>
    <w:rsid w:val="00404637"/>
    <w:pPr>
      <w:numPr>
        <w:numId w:val="4"/>
      </w:numPr>
      <w:contextualSpacing/>
    </w:pPr>
  </w:style>
  <w:style w:type="paragraph" w:customStyle="1" w:styleId="Bullet1">
    <w:name w:val="Bullet 1"/>
    <w:basedOn w:val="Normal"/>
    <w:qFormat/>
    <w:rsid w:val="00D57A89"/>
    <w:pPr>
      <w:numPr>
        <w:numId w:val="5"/>
      </w:numPr>
      <w:ind w:left="360"/>
    </w:pPr>
    <w:rPr>
      <w:rFonts w:ascii="Noe Text Regular" w:hAnsi="Noe Text Regular"/>
      <w:bCs w:val="0"/>
    </w:rPr>
  </w:style>
  <w:style w:type="paragraph" w:customStyle="1" w:styleId="Bullet3">
    <w:name w:val="Bullet 3"/>
    <w:basedOn w:val="ListParagraph"/>
    <w:qFormat/>
    <w:rsid w:val="00D57A89"/>
    <w:pPr>
      <w:numPr>
        <w:ilvl w:val="2"/>
        <w:numId w:val="5"/>
      </w:numPr>
      <w:ind w:left="1134" w:hanging="708"/>
    </w:pPr>
    <w:rPr>
      <w:rFonts w:ascii="Noe Text Regular" w:hAnsi="Noe Text Regular"/>
      <w:bCs w:val="0"/>
    </w:rPr>
  </w:style>
  <w:style w:type="paragraph" w:customStyle="1" w:styleId="Noe9ptdoubleindent">
    <w:name w:val="Noe 9pt double indent"/>
    <w:basedOn w:val="Noe9ptInedented"/>
    <w:qFormat/>
    <w:rsid w:val="00404637"/>
    <w:pPr>
      <w:ind w:left="1134"/>
    </w:pPr>
  </w:style>
  <w:style w:type="paragraph" w:customStyle="1" w:styleId="Bullet2">
    <w:name w:val="Bullet 2"/>
    <w:basedOn w:val="ListParagraph"/>
    <w:qFormat/>
    <w:rsid w:val="00D57A89"/>
    <w:pPr>
      <w:numPr>
        <w:ilvl w:val="1"/>
        <w:numId w:val="5"/>
      </w:numPr>
      <w:spacing w:before="120" w:after="120"/>
      <w:ind w:left="425" w:hanging="425"/>
    </w:pPr>
    <w:rPr>
      <w:rFonts w:ascii="Noe Text Regular" w:hAnsi="Noe Text Regular"/>
      <w:bCs w:val="0"/>
    </w:rPr>
  </w:style>
  <w:style w:type="character" w:styleId="FollowedHyperlink">
    <w:name w:val="FollowedHyperlink"/>
    <w:basedOn w:val="DefaultParagraphFont"/>
    <w:uiPriority w:val="99"/>
    <w:semiHidden/>
    <w:unhideWhenUsed/>
    <w:rsid w:val="001F00FD"/>
    <w:rPr>
      <w:color w:val="954F72" w:themeColor="followedHyperlink"/>
      <w:u w:val="single"/>
    </w:rPr>
  </w:style>
  <w:style w:type="paragraph" w:styleId="TOC3">
    <w:name w:val="toc 3"/>
    <w:basedOn w:val="Normal"/>
    <w:next w:val="Normal"/>
    <w:autoRedefine/>
    <w:uiPriority w:val="39"/>
    <w:unhideWhenUsed/>
    <w:rsid w:val="00C6046B"/>
    <w:pPr>
      <w:tabs>
        <w:tab w:val="left" w:pos="1418"/>
        <w:tab w:val="right" w:leader="dot" w:pos="10529"/>
      </w:tabs>
      <w:ind w:left="851"/>
    </w:pPr>
    <w:rPr>
      <w:rFonts w:ascii="Noe Text Regular" w:hAnsi="Noe Text Regular" w:cstheme="minorHAnsi"/>
      <w:bCs w:val="0"/>
      <w:szCs w:val="20"/>
    </w:rPr>
  </w:style>
  <w:style w:type="paragraph" w:styleId="TOCHeading">
    <w:name w:val="TOC Heading"/>
    <w:basedOn w:val="Heading1"/>
    <w:next w:val="Normal"/>
    <w:uiPriority w:val="39"/>
    <w:unhideWhenUsed/>
    <w:qFormat/>
    <w:rsid w:val="00C6046B"/>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styleId="TOC4">
    <w:name w:val="toc 4"/>
    <w:basedOn w:val="Normal"/>
    <w:next w:val="Normal"/>
    <w:autoRedefine/>
    <w:uiPriority w:val="39"/>
    <w:semiHidden/>
    <w:unhideWhenUsed/>
    <w:rsid w:val="00E963C1"/>
    <w:pPr>
      <w:ind w:left="600"/>
    </w:pPr>
    <w:rPr>
      <w:rFonts w:asciiTheme="minorHAnsi" w:hAnsiTheme="minorHAnsi" w:cstheme="minorHAnsi"/>
      <w:bCs w:val="0"/>
      <w:szCs w:val="20"/>
    </w:rPr>
  </w:style>
  <w:style w:type="paragraph" w:styleId="TOC5">
    <w:name w:val="toc 5"/>
    <w:basedOn w:val="Normal"/>
    <w:next w:val="Normal"/>
    <w:autoRedefine/>
    <w:uiPriority w:val="39"/>
    <w:semiHidden/>
    <w:unhideWhenUsed/>
    <w:rsid w:val="00E963C1"/>
    <w:pPr>
      <w:ind w:left="800"/>
    </w:pPr>
    <w:rPr>
      <w:rFonts w:asciiTheme="minorHAnsi" w:hAnsiTheme="minorHAnsi" w:cstheme="minorHAnsi"/>
      <w:bCs w:val="0"/>
      <w:szCs w:val="20"/>
    </w:rPr>
  </w:style>
  <w:style w:type="paragraph" w:styleId="TOC6">
    <w:name w:val="toc 6"/>
    <w:basedOn w:val="Normal"/>
    <w:next w:val="Normal"/>
    <w:autoRedefine/>
    <w:uiPriority w:val="39"/>
    <w:semiHidden/>
    <w:unhideWhenUsed/>
    <w:rsid w:val="00E963C1"/>
    <w:pPr>
      <w:ind w:left="1000"/>
    </w:pPr>
    <w:rPr>
      <w:rFonts w:asciiTheme="minorHAnsi" w:hAnsiTheme="minorHAnsi" w:cstheme="minorHAnsi"/>
      <w:bCs w:val="0"/>
      <w:szCs w:val="20"/>
    </w:rPr>
  </w:style>
  <w:style w:type="paragraph" w:styleId="TOC7">
    <w:name w:val="toc 7"/>
    <w:basedOn w:val="Normal"/>
    <w:next w:val="Normal"/>
    <w:autoRedefine/>
    <w:uiPriority w:val="39"/>
    <w:semiHidden/>
    <w:unhideWhenUsed/>
    <w:rsid w:val="00E963C1"/>
    <w:pPr>
      <w:ind w:left="1200"/>
    </w:pPr>
    <w:rPr>
      <w:rFonts w:asciiTheme="minorHAnsi" w:hAnsiTheme="minorHAnsi" w:cstheme="minorHAnsi"/>
      <w:bCs w:val="0"/>
      <w:szCs w:val="20"/>
    </w:rPr>
  </w:style>
  <w:style w:type="paragraph" w:styleId="TOC8">
    <w:name w:val="toc 8"/>
    <w:basedOn w:val="Normal"/>
    <w:next w:val="Normal"/>
    <w:autoRedefine/>
    <w:uiPriority w:val="39"/>
    <w:semiHidden/>
    <w:unhideWhenUsed/>
    <w:rsid w:val="00E963C1"/>
    <w:pPr>
      <w:ind w:left="1400"/>
    </w:pPr>
    <w:rPr>
      <w:rFonts w:asciiTheme="minorHAnsi" w:hAnsiTheme="minorHAnsi" w:cstheme="minorHAnsi"/>
      <w:bCs w:val="0"/>
      <w:szCs w:val="20"/>
    </w:rPr>
  </w:style>
  <w:style w:type="paragraph" w:styleId="TOC9">
    <w:name w:val="toc 9"/>
    <w:basedOn w:val="Normal"/>
    <w:next w:val="Normal"/>
    <w:autoRedefine/>
    <w:uiPriority w:val="39"/>
    <w:semiHidden/>
    <w:unhideWhenUsed/>
    <w:rsid w:val="00E963C1"/>
    <w:pPr>
      <w:ind w:left="1600"/>
    </w:pPr>
    <w:rPr>
      <w:rFonts w:asciiTheme="minorHAnsi" w:hAnsiTheme="minorHAnsi" w:cstheme="minorHAnsi"/>
      <w:bCs w:val="0"/>
      <w:szCs w:val="20"/>
    </w:rPr>
  </w:style>
  <w:style w:type="character" w:styleId="PageNumber">
    <w:name w:val="page number"/>
    <w:basedOn w:val="DefaultParagraphFont"/>
    <w:rsid w:val="007F591A"/>
  </w:style>
  <w:style w:type="paragraph" w:styleId="NormalWeb">
    <w:name w:val="Normal (Web)"/>
    <w:basedOn w:val="Normal"/>
    <w:uiPriority w:val="99"/>
    <w:unhideWhenUsed/>
    <w:rsid w:val="00B058FC"/>
    <w:pPr>
      <w:spacing w:before="100" w:beforeAutospacing="1" w:after="100" w:afterAutospacing="1" w:line="259" w:lineRule="auto"/>
    </w:pPr>
    <w:rPr>
      <w:rFonts w:ascii="Times New Roman" w:eastAsiaTheme="minorEastAsia" w:hAnsi="Times New Roman"/>
      <w:bCs w:val="0"/>
      <w:color w:val="auto"/>
      <w:sz w:val="24"/>
      <w:szCs w:val="22"/>
      <w:lang w:eastAsia="en-GB"/>
    </w:rPr>
  </w:style>
  <w:style w:type="character" w:styleId="PlaceholderText">
    <w:name w:val="Placeholder Text"/>
    <w:basedOn w:val="DefaultParagraphFont"/>
    <w:uiPriority w:val="99"/>
    <w:semiHidden/>
    <w:rsid w:val="00ED4912"/>
    <w:rPr>
      <w:color w:val="808080"/>
    </w:rPr>
  </w:style>
  <w:style w:type="paragraph" w:styleId="Revision">
    <w:name w:val="Revision"/>
    <w:hidden/>
    <w:uiPriority w:val="99"/>
    <w:semiHidden/>
    <w:rsid w:val="002736F5"/>
    <w:rPr>
      <w:rFonts w:ascii="Regular PRO" w:hAnsi="Regular PRO"/>
      <w:bCs/>
      <w:color w:val="000000" w:themeColor="text1"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8046">
      <w:bodyDiv w:val="1"/>
      <w:marLeft w:val="0"/>
      <w:marRight w:val="0"/>
      <w:marTop w:val="0"/>
      <w:marBottom w:val="0"/>
      <w:divBdr>
        <w:top w:val="none" w:sz="0" w:space="0" w:color="auto"/>
        <w:left w:val="none" w:sz="0" w:space="0" w:color="auto"/>
        <w:bottom w:val="none" w:sz="0" w:space="0" w:color="auto"/>
        <w:right w:val="none" w:sz="0" w:space="0" w:color="auto"/>
      </w:divBdr>
    </w:div>
    <w:div w:id="268007727">
      <w:bodyDiv w:val="1"/>
      <w:marLeft w:val="0"/>
      <w:marRight w:val="0"/>
      <w:marTop w:val="0"/>
      <w:marBottom w:val="0"/>
      <w:divBdr>
        <w:top w:val="none" w:sz="0" w:space="0" w:color="auto"/>
        <w:left w:val="none" w:sz="0" w:space="0" w:color="auto"/>
        <w:bottom w:val="none" w:sz="0" w:space="0" w:color="auto"/>
        <w:right w:val="none" w:sz="0" w:space="0" w:color="auto"/>
      </w:divBdr>
    </w:div>
    <w:div w:id="569969779">
      <w:bodyDiv w:val="1"/>
      <w:marLeft w:val="0"/>
      <w:marRight w:val="0"/>
      <w:marTop w:val="0"/>
      <w:marBottom w:val="0"/>
      <w:divBdr>
        <w:top w:val="none" w:sz="0" w:space="0" w:color="auto"/>
        <w:left w:val="none" w:sz="0" w:space="0" w:color="auto"/>
        <w:bottom w:val="none" w:sz="0" w:space="0" w:color="auto"/>
        <w:right w:val="none" w:sz="0" w:space="0" w:color="auto"/>
      </w:divBdr>
    </w:div>
    <w:div w:id="654801769">
      <w:bodyDiv w:val="1"/>
      <w:marLeft w:val="0"/>
      <w:marRight w:val="0"/>
      <w:marTop w:val="0"/>
      <w:marBottom w:val="0"/>
      <w:divBdr>
        <w:top w:val="none" w:sz="0" w:space="0" w:color="auto"/>
        <w:left w:val="none" w:sz="0" w:space="0" w:color="auto"/>
        <w:bottom w:val="none" w:sz="0" w:space="0" w:color="auto"/>
        <w:right w:val="none" w:sz="0" w:space="0" w:color="auto"/>
      </w:divBdr>
    </w:div>
    <w:div w:id="705066527">
      <w:bodyDiv w:val="1"/>
      <w:marLeft w:val="0"/>
      <w:marRight w:val="0"/>
      <w:marTop w:val="0"/>
      <w:marBottom w:val="0"/>
      <w:divBdr>
        <w:top w:val="none" w:sz="0" w:space="0" w:color="auto"/>
        <w:left w:val="none" w:sz="0" w:space="0" w:color="auto"/>
        <w:bottom w:val="none" w:sz="0" w:space="0" w:color="auto"/>
        <w:right w:val="none" w:sz="0" w:space="0" w:color="auto"/>
      </w:divBdr>
    </w:div>
    <w:div w:id="730155617">
      <w:bodyDiv w:val="1"/>
      <w:marLeft w:val="0"/>
      <w:marRight w:val="0"/>
      <w:marTop w:val="0"/>
      <w:marBottom w:val="0"/>
      <w:divBdr>
        <w:top w:val="none" w:sz="0" w:space="0" w:color="auto"/>
        <w:left w:val="none" w:sz="0" w:space="0" w:color="auto"/>
        <w:bottom w:val="none" w:sz="0" w:space="0" w:color="auto"/>
        <w:right w:val="none" w:sz="0" w:space="0" w:color="auto"/>
      </w:divBdr>
    </w:div>
    <w:div w:id="1099838987">
      <w:bodyDiv w:val="1"/>
      <w:marLeft w:val="0"/>
      <w:marRight w:val="0"/>
      <w:marTop w:val="0"/>
      <w:marBottom w:val="0"/>
      <w:divBdr>
        <w:top w:val="none" w:sz="0" w:space="0" w:color="auto"/>
        <w:left w:val="none" w:sz="0" w:space="0" w:color="auto"/>
        <w:bottom w:val="none" w:sz="0" w:space="0" w:color="auto"/>
        <w:right w:val="none" w:sz="0" w:space="0" w:color="auto"/>
      </w:divBdr>
    </w:div>
    <w:div w:id="1473794043">
      <w:bodyDiv w:val="1"/>
      <w:marLeft w:val="0"/>
      <w:marRight w:val="0"/>
      <w:marTop w:val="0"/>
      <w:marBottom w:val="0"/>
      <w:divBdr>
        <w:top w:val="none" w:sz="0" w:space="0" w:color="auto"/>
        <w:left w:val="none" w:sz="0" w:space="0" w:color="auto"/>
        <w:bottom w:val="none" w:sz="0" w:space="0" w:color="auto"/>
        <w:right w:val="none" w:sz="0" w:space="0" w:color="auto"/>
      </w:divBdr>
    </w:div>
    <w:div w:id="1506094384">
      <w:bodyDiv w:val="1"/>
      <w:marLeft w:val="0"/>
      <w:marRight w:val="0"/>
      <w:marTop w:val="0"/>
      <w:marBottom w:val="0"/>
      <w:divBdr>
        <w:top w:val="none" w:sz="0" w:space="0" w:color="auto"/>
        <w:left w:val="none" w:sz="0" w:space="0" w:color="auto"/>
        <w:bottom w:val="none" w:sz="0" w:space="0" w:color="auto"/>
        <w:right w:val="none" w:sz="0" w:space="0" w:color="auto"/>
      </w:divBdr>
    </w:div>
    <w:div w:id="165166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nsalS\AppData\Roaming\Microsoft\Templates\Policy%20Template%20New%20Bran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4E8FA65A174F218BF12A0BD6FF3768"/>
        <w:category>
          <w:name w:val="General"/>
          <w:gallery w:val="placeholder"/>
        </w:category>
        <w:types>
          <w:type w:val="bbPlcHdr"/>
        </w:types>
        <w:behaviors>
          <w:behavior w:val="content"/>
        </w:behaviors>
        <w:guid w:val="{CEBC7799-F632-45D3-A9D7-1F586B52FBE1}"/>
      </w:docPartPr>
      <w:docPartBody>
        <w:p w:rsidR="000961C2" w:rsidRDefault="000961C2">
          <w:r w:rsidRPr="00707B1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egular">
    <w:altName w:val="Corbel"/>
    <w:panose1 w:val="00000000000000000000"/>
    <w:charset w:val="4D"/>
    <w:family w:val="auto"/>
    <w:notTrueType/>
    <w:pitch w:val="variable"/>
    <w:sig w:usb0="00000001" w:usb1="5000205B" w:usb2="00000000" w:usb3="00000000" w:csb0="00000093" w:csb1="00000000"/>
  </w:font>
  <w:font w:name="Regular PRO">
    <w:panose1 w:val="02000503040000020003"/>
    <w:charset w:val="00"/>
    <w:family w:val="modern"/>
    <w:notTrueType/>
    <w:pitch w:val="variable"/>
    <w:sig w:usb0="A00000AF" w:usb1="5000205B" w:usb2="00000000" w:usb3="00000000" w:csb0="00000093" w:csb1="00000000"/>
  </w:font>
  <w:font w:name="Aptos">
    <w:charset w:val="00"/>
    <w:family w:val="swiss"/>
    <w:pitch w:val="variable"/>
    <w:sig w:usb0="20000287" w:usb1="00000003" w:usb2="00000000" w:usb3="00000000" w:csb0="0000019F" w:csb1="00000000"/>
  </w:font>
  <w:font w:name="Noe Text Regular">
    <w:panose1 w:val="020A0400090400000002"/>
    <w:charset w:val="00"/>
    <w:family w:val="roman"/>
    <w:notTrueType/>
    <w:pitch w:val="variable"/>
    <w:sig w:usb0="A000002F" w:usb1="40000053" w:usb2="00000000" w:usb3="00000000" w:csb0="00000093" w:csb1="00000000"/>
  </w:font>
  <w:font w:name="Tahoma">
    <w:panose1 w:val="020B0604030504040204"/>
    <w:charset w:val="00"/>
    <w:family w:val="swiss"/>
    <w:pitch w:val="variable"/>
    <w:sig w:usb0="E1002EFF" w:usb1="C000605B" w:usb2="00000029" w:usb3="00000000" w:csb0="000101FF" w:csb1="00000000"/>
  </w:font>
  <w:font w:name="Noe Text Book">
    <w:altName w:val="Cambria"/>
    <w:charset w:val="4D"/>
    <w:family w:val="roman"/>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Regular Chaucer">
    <w:panose1 w:val="02000503040000020003"/>
    <w:charset w:val="00"/>
    <w:family w:val="modern"/>
    <w:notTrueType/>
    <w:pitch w:val="variable"/>
    <w:sig w:usb0="A00000A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CED"/>
    <w:rsid w:val="00041C80"/>
    <w:rsid w:val="0006553C"/>
    <w:rsid w:val="000961C2"/>
    <w:rsid w:val="00196285"/>
    <w:rsid w:val="001A7C03"/>
    <w:rsid w:val="001D308B"/>
    <w:rsid w:val="00210A24"/>
    <w:rsid w:val="00285CA2"/>
    <w:rsid w:val="00297840"/>
    <w:rsid w:val="002E6CED"/>
    <w:rsid w:val="002F420C"/>
    <w:rsid w:val="00325217"/>
    <w:rsid w:val="003D0466"/>
    <w:rsid w:val="00465CCB"/>
    <w:rsid w:val="00510031"/>
    <w:rsid w:val="008479A6"/>
    <w:rsid w:val="00867A65"/>
    <w:rsid w:val="008A43E8"/>
    <w:rsid w:val="008F04C7"/>
    <w:rsid w:val="00971367"/>
    <w:rsid w:val="00A06A62"/>
    <w:rsid w:val="00BE00A7"/>
    <w:rsid w:val="00C25482"/>
    <w:rsid w:val="00D4036C"/>
    <w:rsid w:val="00D974B8"/>
    <w:rsid w:val="00E72F80"/>
    <w:rsid w:val="00EA797A"/>
    <w:rsid w:val="00EC55F5"/>
    <w:rsid w:val="00F54D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61C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Chaucer Document" ma:contentTypeID="0x0101002E46ED814B753242A1F25050F9D9CCF000D8AFB27FF585A14097733AA70A8CFA7C" ma:contentTypeVersion="36" ma:contentTypeDescription="" ma:contentTypeScope="" ma:versionID="2c828d49dbfa35ed29ee2a09f4675f72">
  <xsd:schema xmlns:xsd="http://www.w3.org/2001/XMLSchema" xmlns:xs="http://www.w3.org/2001/XMLSchema" xmlns:p="http://schemas.microsoft.com/office/2006/metadata/properties" xmlns:ns1="http://schemas.microsoft.com/sharepoint/v3" xmlns:ns2="c98e6f02-c389-41dc-88ca-e2d636bc11e5" xmlns:ns3="39770311-6aa8-4e91-8f59-c4c27b75bc18" targetNamespace="http://schemas.microsoft.com/office/2006/metadata/properties" ma:root="true" ma:fieldsID="1326f29c0fc72d06c9dbbf0cf25c27e7" ns1:_="" ns2:_="" ns3:_="">
    <xsd:import namespace="http://schemas.microsoft.com/sharepoint/v3"/>
    <xsd:import namespace="c98e6f02-c389-41dc-88ca-e2d636bc11e5"/>
    <xsd:import namespace="39770311-6aa8-4e91-8f59-c4c27b75bc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dlc_Exempt" minOccurs="0"/>
                <xsd:element ref="ns2:DLCPolicyLabelValue" minOccurs="0"/>
                <xsd:element ref="ns2:DLCPolicyLabelClientValue" minOccurs="0"/>
                <xsd:element ref="ns2:DLCPolicyLabelLock"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2" nillable="true" ma:displayName="Exempt from Policy" ma:hidden="true" ma:internalName="_dlc_Exemp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8e6f02-c389-41dc-88ca-e2d636bc11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DLCPolicyLabelValue" ma:index="13" nillable="true" ma:displayName="Label" ma:description="Stores the current value of the label." ma:hidden="true" ma:internalName="DLCPolicyLabelValue" ma:readOnly="false">
      <xsd:simpleType>
        <xsd:restriction base="dms:Note"/>
      </xsd:simpleType>
    </xsd:element>
    <xsd:element name="DLCPolicyLabelClientValue" ma:index="14"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5"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770311-6aa8-4e91-8f59-c4c27b75bc1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LCPolicyLabelClientValue xmlns="c98e6f02-c389-41dc-88ca-e2d636bc11e5">{_UIVersionString}</DLCPolicyLabelClientValue>
    <DLCPolicyLabelLock xmlns="c98e6f02-c389-41dc-88ca-e2d636bc11e5" xsi:nil="true"/>
    <DLCPolicyLabelValue xmlns="c98e6f02-c389-41dc-88ca-e2d636bc11e5">10.0</DLCPolicyLabelValue>
    <_dlc_Exempt xmlns="http://schemas.microsoft.com/sharepoint/v3" xsi:nil="true"/>
  </documentManagement>
</p:properties>
</file>

<file path=customXml/item5.xml><?xml version="1.0" encoding="utf-8"?>
<?mso-contentType ?>
<p:Policy xmlns:p="office.server.policy" id="" local="true">
  <p:Name>Chaucer Document</p:Name>
  <p:Description/>
  <p:Statement/>
  <p:PolicyItems>
    <p:PolicyItem featureId="Microsoft.Office.RecordsManagement.PolicyFeatures.PolicyLabel" staticId="0x0101002E46ED814B753242A1F25050F9D9CCF000D8AFB27FF585A14097733AA70A8CFA7C|1822487227" UniqueId="b2bd83a6-25ea-4557-b7af-1916316632b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81716C4B-6E5C-40F9-B237-8BAAB7989154}">
  <ds:schemaRefs>
    <ds:schemaRef ds:uri="http://schemas.openxmlformats.org/officeDocument/2006/bibliography"/>
  </ds:schemaRefs>
</ds:datastoreItem>
</file>

<file path=customXml/itemProps2.xml><?xml version="1.0" encoding="utf-8"?>
<ds:datastoreItem xmlns:ds="http://schemas.openxmlformats.org/officeDocument/2006/customXml" ds:itemID="{DCBBC735-3E2E-4856-B675-106FF9677567}">
  <ds:schemaRefs>
    <ds:schemaRef ds:uri="http://schemas.microsoft.com/sharepoint/v3/contenttype/forms"/>
  </ds:schemaRefs>
</ds:datastoreItem>
</file>

<file path=customXml/itemProps3.xml><?xml version="1.0" encoding="utf-8"?>
<ds:datastoreItem xmlns:ds="http://schemas.openxmlformats.org/officeDocument/2006/customXml" ds:itemID="{3394246B-B8B0-4D9C-AF98-9FF5E46D1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98e6f02-c389-41dc-88ca-e2d636bc11e5"/>
    <ds:schemaRef ds:uri="39770311-6aa8-4e91-8f59-c4c27b75bc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FFAC65-D228-4B06-965D-AA6A6314B81B}">
  <ds:schemaRefs>
    <ds:schemaRef ds:uri="http://schemas.microsoft.com/office/2006/metadata/properties"/>
    <ds:schemaRef ds:uri="http://schemas.microsoft.com/office/infopath/2007/PartnerControls"/>
    <ds:schemaRef ds:uri="c98e6f02-c389-41dc-88ca-e2d636bc11e5"/>
    <ds:schemaRef ds:uri="http://schemas.microsoft.com/sharepoint/v3"/>
  </ds:schemaRefs>
</ds:datastoreItem>
</file>

<file path=customXml/itemProps5.xml><?xml version="1.0" encoding="utf-8"?>
<ds:datastoreItem xmlns:ds="http://schemas.openxmlformats.org/officeDocument/2006/customXml" ds:itemID="{65EC3EAA-59C1-42C4-90FC-C1DDC8029B4C}">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Policy Template New Brand</Template>
  <TotalTime>0</TotalTime>
  <Pages>11</Pages>
  <Words>2644</Words>
  <Characters>15072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Bansal, Suneet</dc:creator>
  <cp:keywords/>
  <dc:description/>
  <cp:lastModifiedBy>David Beck - Chaucer</cp:lastModifiedBy>
  <cp:revision>13</cp:revision>
  <cp:lastPrinted>2023-10-09T10:08:00Z</cp:lastPrinted>
  <dcterms:created xsi:type="dcterms:W3CDTF">2025-05-30T09:40:00Z</dcterms:created>
  <dcterms:modified xsi:type="dcterms:W3CDTF">2026-08-17T16:30:00Z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0x0101002E46ED814B753242A1F25050F9D9CCF000D8AFB27FF585A14097733AA70A8CFA7C</vt:lpwstr>
  </property>
  <property fmtid="{D5CDD505-2E9C-101B-9397-08002B2CF9AE}" pid="3" name="policytype">
    <vt:lpwstr/>
  </property>
  <property fmtid="{D5CDD505-2E9C-101B-9397-08002B2CF9AE}" pid="4" name="month0">
    <vt:lpwstr/>
  </property>
  <property fmtid="{D5CDD505-2E9C-101B-9397-08002B2CF9AE}" pid="5" name="month">
    <vt:lpwstr/>
  </property>
  <property fmtid="{D5CDD505-2E9C-101B-9397-08002B2CF9AE}" pid="6" name="periodofreference">
    <vt:lpwstr/>
  </property>
  <property fmtid="{D5CDD505-2E9C-101B-9397-08002B2CF9AE}" pid="7" name="policytype0">
    <vt:lpwstr/>
  </property>
  <property fmtid="{D5CDD505-2E9C-101B-9397-08002B2CF9AE}" pid="8" name="syndicate">
    <vt:lpwstr/>
  </property>
  <property fmtid="{D5CDD505-2E9C-101B-9397-08002B2CF9AE}" pid="9" name="reviewedby0">
    <vt:lpwstr/>
  </property>
  <property fmtid="{D5CDD505-2E9C-101B-9397-08002B2CF9AE}" pid="10" name="year0">
    <vt:lpwstr/>
  </property>
  <property fmtid="{D5CDD505-2E9C-101B-9397-08002B2CF9AE}" pid="11" name="periodofreference0">
    <vt:lpwstr/>
  </property>
  <property fmtid="{D5CDD505-2E9C-101B-9397-08002B2CF9AE}" pid="12" name="syndicate0">
    <vt:lpwstr/>
  </property>
  <property fmtid="{D5CDD505-2E9C-101B-9397-08002B2CF9AE}" pid="13" name="committee">
    <vt:lpwstr/>
  </property>
  <property fmtid="{D5CDD505-2E9C-101B-9397-08002B2CF9AE}" pid="14" name="Regulatory Rtn">
    <vt:bool>false</vt:bool>
  </property>
  <property fmtid="{D5CDD505-2E9C-101B-9397-08002B2CF9AE}" pid="15" name="_ExtendedDescription">
    <vt:lpwstr/>
  </property>
  <property fmtid="{D5CDD505-2E9C-101B-9397-08002B2CF9AE}" pid="16" name="board">
    <vt:lpwstr/>
  </property>
  <property fmtid="{D5CDD505-2E9C-101B-9397-08002B2CF9AE}" pid="17" name="reviewedby">
    <vt:lpwstr/>
  </property>
  <property fmtid="{D5CDD505-2E9C-101B-9397-08002B2CF9AE}" pid="18" name="MSIP_Label_66034dab-5829-4c7a-a87e-18a6fc150b18_Enabled">
    <vt:lpwstr>true</vt:lpwstr>
  </property>
  <property fmtid="{D5CDD505-2E9C-101B-9397-08002B2CF9AE}" pid="19" name="MSIP_Label_66034dab-5829-4c7a-a87e-18a6fc150b18_SetDate">
    <vt:lpwstr>2024-04-04T16:27:07Z</vt:lpwstr>
  </property>
  <property fmtid="{D5CDD505-2E9C-101B-9397-08002B2CF9AE}" pid="20" name="MSIP_Label_66034dab-5829-4c7a-a87e-18a6fc150b18_Method">
    <vt:lpwstr>Standard</vt:lpwstr>
  </property>
  <property fmtid="{D5CDD505-2E9C-101B-9397-08002B2CF9AE}" pid="21" name="MSIP_Label_66034dab-5829-4c7a-a87e-18a6fc150b18_Name">
    <vt:lpwstr>Internal</vt:lpwstr>
  </property>
  <property fmtid="{D5CDD505-2E9C-101B-9397-08002B2CF9AE}" pid="22" name="MSIP_Label_66034dab-5829-4c7a-a87e-18a6fc150b18_SiteId">
    <vt:lpwstr>7c2d3141-755f-485a-aaae-ca6b3055ca0c</vt:lpwstr>
  </property>
  <property fmtid="{D5CDD505-2E9C-101B-9397-08002B2CF9AE}" pid="23" name="MSIP_Label_66034dab-5829-4c7a-a87e-18a6fc150b18_ActionId">
    <vt:lpwstr>d9fd62cc-92d8-4e90-9bdc-45baa39de6fb</vt:lpwstr>
  </property>
  <property fmtid="{D5CDD505-2E9C-101B-9397-08002B2CF9AE}" pid="24" name="MSIP_Label_66034dab-5829-4c7a-a87e-18a6fc150b18_ContentBits">
    <vt:lpwstr>0</vt:lpwstr>
  </property>
  <property fmtid="{D5CDD505-2E9C-101B-9397-08002B2CF9AE}" pid="25" name="docLang">
    <vt:lpwstr>en</vt:lpwstr>
  </property>
</Properties>
</file>