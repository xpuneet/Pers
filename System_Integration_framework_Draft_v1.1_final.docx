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DEF0" w14:textId="77777777" w:rsidR="0048333B" w:rsidRDefault="0048333B" w:rsidP="0048333B">
      <w:pPr>
        <w:spacing w:before="2200"/>
        <w:jc w:val="center"/>
      </w:pPr>
      <w:r>
        <w:rPr>
          <w:b/>
          <w:color w:val="1A2B56"/>
          <w:sz w:val="60"/>
        </w:rPr>
        <w:t>Systems Integration Framework</w:t>
      </w:r>
    </w:p>
    <w:p w14:paraId="1C3B1D89" w14:textId="77777777" w:rsidR="0048333B" w:rsidRDefault="0048333B">
      <w:pPr>
        <w:spacing w:before="120"/>
        <w:jc w:val="center"/>
        <w:rPr>
          <w:color w:val="2E5496"/>
          <w:sz w:val="26"/>
          <w:szCs w:val="26"/>
        </w:rPr>
      </w:pPr>
    </w:p>
    <w:p w14:paraId="1387F06E" w14:textId="621A0B94" w:rsidR="0095094A" w:rsidRDefault="007B5EA1">
      <w:pPr>
        <w:spacing w:before="120"/>
        <w:jc w:val="center"/>
      </w:pPr>
      <w:r>
        <w:rPr>
          <w:color w:val="2E5496"/>
          <w:sz w:val="26"/>
          <w:szCs w:val="26"/>
        </w:rPr>
        <w:t>Enterprise Reference Framework and Pattern Catalogue</w:t>
      </w:r>
    </w:p>
    <w:p w14:paraId="611F710B" w14:textId="277652AD" w:rsidR="0095094A" w:rsidRDefault="007B5EA1">
      <w:pPr>
        <w:spacing w:before="400"/>
        <w:jc w:val="center"/>
      </w:pPr>
      <w:r>
        <w:rPr>
          <w:sz w:val="22"/>
          <w:szCs w:val="22"/>
        </w:rPr>
        <w:t xml:space="preserve">Version </w:t>
      </w:r>
      <w:r w:rsidR="0048333B">
        <w:rPr>
          <w:sz w:val="22"/>
          <w:szCs w:val="22"/>
        </w:rPr>
        <w:t>1</w:t>
      </w:r>
      <w:r>
        <w:rPr>
          <w:sz w:val="22"/>
          <w:szCs w:val="22"/>
        </w:rPr>
        <w:t>.0  (Draft)</w:t>
      </w:r>
    </w:p>
    <w:p w14:paraId="0E409EF9" w14:textId="77777777" w:rsidR="0095094A" w:rsidRDefault="007B5EA1">
      <w:pPr>
        <w:spacing w:before="60"/>
        <w:jc w:val="center"/>
      </w:pPr>
      <w:r>
        <w:rPr>
          <w:color w:val="5A6470"/>
          <w:sz w:val="20"/>
          <w:szCs w:val="20"/>
        </w:rPr>
        <w:t>Author: Puneet Kumar, Enterprise Integration and Solution Architect</w:t>
      </w:r>
    </w:p>
    <w:p w14:paraId="601F601E" w14:textId="77777777" w:rsidR="0095094A" w:rsidRDefault="007B5EA1">
      <w:r>
        <w:br w:type="page"/>
      </w:r>
    </w:p>
    <w:p w14:paraId="2EB73870" w14:textId="77777777" w:rsidR="0095094A" w:rsidRDefault="007B5EA1">
      <w:pPr>
        <w:pStyle w:val="Heading1"/>
      </w:pPr>
      <w:bookmarkStart w:id="0" w:name="_Toc239334600"/>
      <w:r>
        <w:lastRenderedPageBreak/>
        <w:t>Table of Contents</w:t>
      </w:r>
      <w:bookmarkEnd w:id="0"/>
    </w:p>
    <w:sdt>
      <w:sdtPr>
        <w:alias w:val="Contents"/>
        <w:id w:val="166684888"/>
      </w:sdtPr>
      <w:sdtContent>
        <w:p w14:paraId="6CD7CCED" w14:textId="54B5F8A0" w:rsidR="00BF3DB4" w:rsidRDefault="007B5EA1">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9334600" w:history="1">
            <w:r w:rsidR="00BF3DB4" w:rsidRPr="008E28FA">
              <w:rPr>
                <w:rStyle w:val="Hyperlink"/>
                <w:noProof/>
              </w:rPr>
              <w:t>Table of Contents</w:t>
            </w:r>
            <w:r w:rsidR="00BF3DB4">
              <w:rPr>
                <w:noProof/>
              </w:rPr>
              <w:tab/>
            </w:r>
            <w:r w:rsidR="00BF3DB4">
              <w:rPr>
                <w:noProof/>
              </w:rPr>
              <w:fldChar w:fldCharType="begin"/>
            </w:r>
            <w:r w:rsidR="00BF3DB4">
              <w:rPr>
                <w:noProof/>
              </w:rPr>
              <w:instrText xml:space="preserve"> PAGEREF _Toc239334600 \h </w:instrText>
            </w:r>
            <w:r w:rsidR="00BF3DB4">
              <w:rPr>
                <w:noProof/>
              </w:rPr>
            </w:r>
            <w:r w:rsidR="00BF3DB4">
              <w:rPr>
                <w:noProof/>
              </w:rPr>
              <w:fldChar w:fldCharType="separate"/>
            </w:r>
            <w:r w:rsidR="00BF3DB4">
              <w:rPr>
                <w:noProof/>
              </w:rPr>
              <w:t>2</w:t>
            </w:r>
            <w:r w:rsidR="00BF3DB4">
              <w:rPr>
                <w:noProof/>
              </w:rPr>
              <w:fldChar w:fldCharType="end"/>
            </w:r>
          </w:hyperlink>
        </w:p>
        <w:p w14:paraId="2DDD8567" w14:textId="50D6A02C"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1" w:history="1">
            <w:r w:rsidRPr="008E28FA">
              <w:rPr>
                <w:rStyle w:val="Hyperlink"/>
                <w:noProof/>
              </w:rPr>
              <w:t>1. Document Control</w:t>
            </w:r>
            <w:r>
              <w:rPr>
                <w:noProof/>
              </w:rPr>
              <w:tab/>
            </w:r>
            <w:r>
              <w:rPr>
                <w:noProof/>
              </w:rPr>
              <w:fldChar w:fldCharType="begin"/>
            </w:r>
            <w:r>
              <w:rPr>
                <w:noProof/>
              </w:rPr>
              <w:instrText xml:space="preserve"> PAGEREF _Toc239334601 \h </w:instrText>
            </w:r>
            <w:r>
              <w:rPr>
                <w:noProof/>
              </w:rPr>
            </w:r>
            <w:r>
              <w:rPr>
                <w:noProof/>
              </w:rPr>
              <w:fldChar w:fldCharType="separate"/>
            </w:r>
            <w:r>
              <w:rPr>
                <w:noProof/>
              </w:rPr>
              <w:t>5</w:t>
            </w:r>
            <w:r>
              <w:rPr>
                <w:noProof/>
              </w:rPr>
              <w:fldChar w:fldCharType="end"/>
            </w:r>
          </w:hyperlink>
        </w:p>
        <w:p w14:paraId="26538A13" w14:textId="1F4A4CF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2" w:history="1">
            <w:r w:rsidRPr="008E28FA">
              <w:rPr>
                <w:rStyle w:val="Hyperlink"/>
                <w:noProof/>
              </w:rPr>
              <w:t>1.1 Document History</w:t>
            </w:r>
            <w:r>
              <w:rPr>
                <w:noProof/>
              </w:rPr>
              <w:tab/>
            </w:r>
            <w:r>
              <w:rPr>
                <w:noProof/>
              </w:rPr>
              <w:fldChar w:fldCharType="begin"/>
            </w:r>
            <w:r>
              <w:rPr>
                <w:noProof/>
              </w:rPr>
              <w:instrText xml:space="preserve"> PAGEREF _Toc239334602 \h </w:instrText>
            </w:r>
            <w:r>
              <w:rPr>
                <w:noProof/>
              </w:rPr>
            </w:r>
            <w:r>
              <w:rPr>
                <w:noProof/>
              </w:rPr>
              <w:fldChar w:fldCharType="separate"/>
            </w:r>
            <w:r>
              <w:rPr>
                <w:noProof/>
              </w:rPr>
              <w:t>5</w:t>
            </w:r>
            <w:r>
              <w:rPr>
                <w:noProof/>
              </w:rPr>
              <w:fldChar w:fldCharType="end"/>
            </w:r>
          </w:hyperlink>
        </w:p>
        <w:p w14:paraId="6DE4C395" w14:textId="0DEB0431"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3" w:history="1">
            <w:r w:rsidRPr="008E28FA">
              <w:rPr>
                <w:rStyle w:val="Hyperlink"/>
                <w:noProof/>
              </w:rPr>
              <w:t>1.2 Authors and Contributors</w:t>
            </w:r>
            <w:r>
              <w:rPr>
                <w:noProof/>
              </w:rPr>
              <w:tab/>
            </w:r>
            <w:r>
              <w:rPr>
                <w:noProof/>
              </w:rPr>
              <w:fldChar w:fldCharType="begin"/>
            </w:r>
            <w:r>
              <w:rPr>
                <w:noProof/>
              </w:rPr>
              <w:instrText xml:space="preserve"> PAGEREF _Toc239334603 \h </w:instrText>
            </w:r>
            <w:r>
              <w:rPr>
                <w:noProof/>
              </w:rPr>
            </w:r>
            <w:r>
              <w:rPr>
                <w:noProof/>
              </w:rPr>
              <w:fldChar w:fldCharType="separate"/>
            </w:r>
            <w:r>
              <w:rPr>
                <w:noProof/>
              </w:rPr>
              <w:t>5</w:t>
            </w:r>
            <w:r>
              <w:rPr>
                <w:noProof/>
              </w:rPr>
              <w:fldChar w:fldCharType="end"/>
            </w:r>
          </w:hyperlink>
        </w:p>
        <w:p w14:paraId="7C300C4F" w14:textId="54FD552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4" w:history="1">
            <w:r w:rsidRPr="008E28FA">
              <w:rPr>
                <w:rStyle w:val="Hyperlink"/>
                <w:noProof/>
              </w:rPr>
              <w:t>1.3 Approvals and Assurance</w:t>
            </w:r>
            <w:r>
              <w:rPr>
                <w:noProof/>
              </w:rPr>
              <w:tab/>
            </w:r>
            <w:r>
              <w:rPr>
                <w:noProof/>
              </w:rPr>
              <w:fldChar w:fldCharType="begin"/>
            </w:r>
            <w:r>
              <w:rPr>
                <w:noProof/>
              </w:rPr>
              <w:instrText xml:space="preserve"> PAGEREF _Toc239334604 \h </w:instrText>
            </w:r>
            <w:r>
              <w:rPr>
                <w:noProof/>
              </w:rPr>
            </w:r>
            <w:r>
              <w:rPr>
                <w:noProof/>
              </w:rPr>
              <w:fldChar w:fldCharType="separate"/>
            </w:r>
            <w:r>
              <w:rPr>
                <w:noProof/>
              </w:rPr>
              <w:t>5</w:t>
            </w:r>
            <w:r>
              <w:rPr>
                <w:noProof/>
              </w:rPr>
              <w:fldChar w:fldCharType="end"/>
            </w:r>
          </w:hyperlink>
        </w:p>
        <w:p w14:paraId="5A55232A" w14:textId="79F3033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5" w:history="1">
            <w:r w:rsidRPr="008E28FA">
              <w:rPr>
                <w:rStyle w:val="Hyperlink"/>
                <w:noProof/>
              </w:rPr>
              <w:t>1.4 Source Documents and Supersession</w:t>
            </w:r>
            <w:r>
              <w:rPr>
                <w:noProof/>
              </w:rPr>
              <w:tab/>
            </w:r>
            <w:r>
              <w:rPr>
                <w:noProof/>
              </w:rPr>
              <w:fldChar w:fldCharType="begin"/>
            </w:r>
            <w:r>
              <w:rPr>
                <w:noProof/>
              </w:rPr>
              <w:instrText xml:space="preserve"> PAGEREF _Toc239334605 \h </w:instrText>
            </w:r>
            <w:r>
              <w:rPr>
                <w:noProof/>
              </w:rPr>
            </w:r>
            <w:r>
              <w:rPr>
                <w:noProof/>
              </w:rPr>
              <w:fldChar w:fldCharType="separate"/>
            </w:r>
            <w:r>
              <w:rPr>
                <w:noProof/>
              </w:rPr>
              <w:t>5</w:t>
            </w:r>
            <w:r>
              <w:rPr>
                <w:noProof/>
              </w:rPr>
              <w:fldChar w:fldCharType="end"/>
            </w:r>
          </w:hyperlink>
        </w:p>
        <w:p w14:paraId="0F32F4D4" w14:textId="60D5197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6" w:history="1">
            <w:r w:rsidRPr="008E28FA">
              <w:rPr>
                <w:rStyle w:val="Hyperlink"/>
                <w:noProof/>
              </w:rPr>
              <w:t>2. Executive Summary</w:t>
            </w:r>
            <w:r>
              <w:rPr>
                <w:noProof/>
              </w:rPr>
              <w:tab/>
            </w:r>
            <w:r>
              <w:rPr>
                <w:noProof/>
              </w:rPr>
              <w:fldChar w:fldCharType="begin"/>
            </w:r>
            <w:r>
              <w:rPr>
                <w:noProof/>
              </w:rPr>
              <w:instrText xml:space="preserve"> PAGEREF _Toc239334606 \h </w:instrText>
            </w:r>
            <w:r>
              <w:rPr>
                <w:noProof/>
              </w:rPr>
            </w:r>
            <w:r>
              <w:rPr>
                <w:noProof/>
              </w:rPr>
              <w:fldChar w:fldCharType="separate"/>
            </w:r>
            <w:r>
              <w:rPr>
                <w:noProof/>
              </w:rPr>
              <w:t>6</w:t>
            </w:r>
            <w:r>
              <w:rPr>
                <w:noProof/>
              </w:rPr>
              <w:fldChar w:fldCharType="end"/>
            </w:r>
          </w:hyperlink>
        </w:p>
        <w:p w14:paraId="30E71214" w14:textId="6D82C63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7" w:history="1">
            <w:r w:rsidRPr="008E28FA">
              <w:rPr>
                <w:rStyle w:val="Hyperlink"/>
                <w:noProof/>
              </w:rPr>
              <w:t>2.1 Why the Framework Exists</w:t>
            </w:r>
            <w:r>
              <w:rPr>
                <w:noProof/>
              </w:rPr>
              <w:tab/>
            </w:r>
            <w:r>
              <w:rPr>
                <w:noProof/>
              </w:rPr>
              <w:fldChar w:fldCharType="begin"/>
            </w:r>
            <w:r>
              <w:rPr>
                <w:noProof/>
              </w:rPr>
              <w:instrText xml:space="preserve"> PAGEREF _Toc239334607 \h </w:instrText>
            </w:r>
            <w:r>
              <w:rPr>
                <w:noProof/>
              </w:rPr>
            </w:r>
            <w:r>
              <w:rPr>
                <w:noProof/>
              </w:rPr>
              <w:fldChar w:fldCharType="separate"/>
            </w:r>
            <w:r>
              <w:rPr>
                <w:noProof/>
              </w:rPr>
              <w:t>6</w:t>
            </w:r>
            <w:r>
              <w:rPr>
                <w:noProof/>
              </w:rPr>
              <w:fldChar w:fldCharType="end"/>
            </w:r>
          </w:hyperlink>
        </w:p>
        <w:p w14:paraId="2BAD516C" w14:textId="7EFCF8A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8" w:history="1">
            <w:r w:rsidRPr="008E28FA">
              <w:rPr>
                <w:rStyle w:val="Hyperlink"/>
                <w:noProof/>
              </w:rPr>
              <w:t>2.2 Framework Scope</w:t>
            </w:r>
            <w:r>
              <w:rPr>
                <w:noProof/>
              </w:rPr>
              <w:tab/>
            </w:r>
            <w:r>
              <w:rPr>
                <w:noProof/>
              </w:rPr>
              <w:fldChar w:fldCharType="begin"/>
            </w:r>
            <w:r>
              <w:rPr>
                <w:noProof/>
              </w:rPr>
              <w:instrText xml:space="preserve"> PAGEREF _Toc239334608 \h </w:instrText>
            </w:r>
            <w:r>
              <w:rPr>
                <w:noProof/>
              </w:rPr>
            </w:r>
            <w:r>
              <w:rPr>
                <w:noProof/>
              </w:rPr>
              <w:fldChar w:fldCharType="separate"/>
            </w:r>
            <w:r>
              <w:rPr>
                <w:noProof/>
              </w:rPr>
              <w:t>6</w:t>
            </w:r>
            <w:r>
              <w:rPr>
                <w:noProof/>
              </w:rPr>
              <w:fldChar w:fldCharType="end"/>
            </w:r>
          </w:hyperlink>
        </w:p>
        <w:p w14:paraId="33197301" w14:textId="13E566E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9" w:history="1">
            <w:r w:rsidRPr="008E28FA">
              <w:rPr>
                <w:rStyle w:val="Hyperlink"/>
                <w:noProof/>
              </w:rPr>
              <w:t>2.3 Intended Outcomes</w:t>
            </w:r>
            <w:r>
              <w:rPr>
                <w:noProof/>
              </w:rPr>
              <w:tab/>
            </w:r>
            <w:r>
              <w:rPr>
                <w:noProof/>
              </w:rPr>
              <w:fldChar w:fldCharType="begin"/>
            </w:r>
            <w:r>
              <w:rPr>
                <w:noProof/>
              </w:rPr>
              <w:instrText xml:space="preserve"> PAGEREF _Toc239334609 \h </w:instrText>
            </w:r>
            <w:r>
              <w:rPr>
                <w:noProof/>
              </w:rPr>
            </w:r>
            <w:r>
              <w:rPr>
                <w:noProof/>
              </w:rPr>
              <w:fldChar w:fldCharType="separate"/>
            </w:r>
            <w:r>
              <w:rPr>
                <w:noProof/>
              </w:rPr>
              <w:t>6</w:t>
            </w:r>
            <w:r>
              <w:rPr>
                <w:noProof/>
              </w:rPr>
              <w:fldChar w:fldCharType="end"/>
            </w:r>
          </w:hyperlink>
        </w:p>
        <w:p w14:paraId="725DADE0" w14:textId="295E40D0"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0" w:history="1">
            <w:r w:rsidRPr="008E28FA">
              <w:rPr>
                <w:rStyle w:val="Hyperlink"/>
                <w:noProof/>
              </w:rPr>
              <w:t>3. How to Use This Framework</w:t>
            </w:r>
            <w:r>
              <w:rPr>
                <w:noProof/>
              </w:rPr>
              <w:tab/>
            </w:r>
            <w:r>
              <w:rPr>
                <w:noProof/>
              </w:rPr>
              <w:fldChar w:fldCharType="begin"/>
            </w:r>
            <w:r>
              <w:rPr>
                <w:noProof/>
              </w:rPr>
              <w:instrText xml:space="preserve"> PAGEREF _Toc239334610 \h </w:instrText>
            </w:r>
            <w:r>
              <w:rPr>
                <w:noProof/>
              </w:rPr>
            </w:r>
            <w:r>
              <w:rPr>
                <w:noProof/>
              </w:rPr>
              <w:fldChar w:fldCharType="separate"/>
            </w:r>
            <w:r>
              <w:rPr>
                <w:noProof/>
              </w:rPr>
              <w:t>7</w:t>
            </w:r>
            <w:r>
              <w:rPr>
                <w:noProof/>
              </w:rPr>
              <w:fldChar w:fldCharType="end"/>
            </w:r>
          </w:hyperlink>
        </w:p>
        <w:p w14:paraId="0EE45347" w14:textId="51CDC0F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1" w:history="1">
            <w:r w:rsidRPr="008E28FA">
              <w:rPr>
                <w:rStyle w:val="Hyperlink"/>
                <w:noProof/>
              </w:rPr>
              <w:t>3.1 Intended Audience</w:t>
            </w:r>
            <w:r>
              <w:rPr>
                <w:noProof/>
              </w:rPr>
              <w:tab/>
            </w:r>
            <w:r>
              <w:rPr>
                <w:noProof/>
              </w:rPr>
              <w:fldChar w:fldCharType="begin"/>
            </w:r>
            <w:r>
              <w:rPr>
                <w:noProof/>
              </w:rPr>
              <w:instrText xml:space="preserve"> PAGEREF _Toc239334611 \h </w:instrText>
            </w:r>
            <w:r>
              <w:rPr>
                <w:noProof/>
              </w:rPr>
            </w:r>
            <w:r>
              <w:rPr>
                <w:noProof/>
              </w:rPr>
              <w:fldChar w:fldCharType="separate"/>
            </w:r>
            <w:r>
              <w:rPr>
                <w:noProof/>
              </w:rPr>
              <w:t>7</w:t>
            </w:r>
            <w:r>
              <w:rPr>
                <w:noProof/>
              </w:rPr>
              <w:fldChar w:fldCharType="end"/>
            </w:r>
          </w:hyperlink>
        </w:p>
        <w:p w14:paraId="685B89A8" w14:textId="4091074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2" w:history="1">
            <w:r w:rsidRPr="008E28FA">
              <w:rPr>
                <w:rStyle w:val="Hyperlink"/>
                <w:noProof/>
              </w:rPr>
              <w:t>3.2 How to Use This Framework</w:t>
            </w:r>
            <w:r>
              <w:rPr>
                <w:noProof/>
              </w:rPr>
              <w:tab/>
            </w:r>
            <w:r>
              <w:rPr>
                <w:noProof/>
              </w:rPr>
              <w:fldChar w:fldCharType="begin"/>
            </w:r>
            <w:r>
              <w:rPr>
                <w:noProof/>
              </w:rPr>
              <w:instrText xml:space="preserve"> PAGEREF _Toc239334612 \h </w:instrText>
            </w:r>
            <w:r>
              <w:rPr>
                <w:noProof/>
              </w:rPr>
            </w:r>
            <w:r>
              <w:rPr>
                <w:noProof/>
              </w:rPr>
              <w:fldChar w:fldCharType="separate"/>
            </w:r>
            <w:r>
              <w:rPr>
                <w:noProof/>
              </w:rPr>
              <w:t>7</w:t>
            </w:r>
            <w:r>
              <w:rPr>
                <w:noProof/>
              </w:rPr>
              <w:fldChar w:fldCharType="end"/>
            </w:r>
          </w:hyperlink>
        </w:p>
        <w:p w14:paraId="1ABCDB15" w14:textId="045ACB2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3" w:history="1">
            <w:r w:rsidRPr="008E28FA">
              <w:rPr>
                <w:rStyle w:val="Hyperlink"/>
                <w:noProof/>
              </w:rPr>
              <w:t>3.3 Relationship to Chaucer Principles</w:t>
            </w:r>
            <w:r>
              <w:rPr>
                <w:noProof/>
              </w:rPr>
              <w:tab/>
            </w:r>
            <w:r>
              <w:rPr>
                <w:noProof/>
              </w:rPr>
              <w:fldChar w:fldCharType="begin"/>
            </w:r>
            <w:r>
              <w:rPr>
                <w:noProof/>
              </w:rPr>
              <w:instrText xml:space="preserve"> PAGEREF _Toc239334613 \h </w:instrText>
            </w:r>
            <w:r>
              <w:rPr>
                <w:noProof/>
              </w:rPr>
            </w:r>
            <w:r>
              <w:rPr>
                <w:noProof/>
              </w:rPr>
              <w:fldChar w:fldCharType="separate"/>
            </w:r>
            <w:r>
              <w:rPr>
                <w:noProof/>
              </w:rPr>
              <w:t>7</w:t>
            </w:r>
            <w:r>
              <w:rPr>
                <w:noProof/>
              </w:rPr>
              <w:fldChar w:fldCharType="end"/>
            </w:r>
          </w:hyperlink>
        </w:p>
        <w:p w14:paraId="5A2D816E" w14:textId="6EF2F9B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4" w:history="1">
            <w:r w:rsidRPr="008E28FA">
              <w:rPr>
                <w:rStyle w:val="Hyperlink"/>
                <w:noProof/>
              </w:rPr>
              <w:t>4. Architectural Position</w:t>
            </w:r>
            <w:r>
              <w:rPr>
                <w:noProof/>
              </w:rPr>
              <w:tab/>
            </w:r>
            <w:r>
              <w:rPr>
                <w:noProof/>
              </w:rPr>
              <w:fldChar w:fldCharType="begin"/>
            </w:r>
            <w:r>
              <w:rPr>
                <w:noProof/>
              </w:rPr>
              <w:instrText xml:space="preserve"> PAGEREF _Toc239334614 \h </w:instrText>
            </w:r>
            <w:r>
              <w:rPr>
                <w:noProof/>
              </w:rPr>
            </w:r>
            <w:r>
              <w:rPr>
                <w:noProof/>
              </w:rPr>
              <w:fldChar w:fldCharType="separate"/>
            </w:r>
            <w:r>
              <w:rPr>
                <w:noProof/>
              </w:rPr>
              <w:t>9</w:t>
            </w:r>
            <w:r>
              <w:rPr>
                <w:noProof/>
              </w:rPr>
              <w:fldChar w:fldCharType="end"/>
            </w:r>
          </w:hyperlink>
        </w:p>
        <w:p w14:paraId="1ECB39C5" w14:textId="202A854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5" w:history="1">
            <w:r w:rsidRPr="008E28FA">
              <w:rPr>
                <w:rStyle w:val="Hyperlink"/>
                <w:noProof/>
              </w:rPr>
              <w:t>4.1 Architectural Stance</w:t>
            </w:r>
            <w:r>
              <w:rPr>
                <w:noProof/>
              </w:rPr>
              <w:tab/>
            </w:r>
            <w:r>
              <w:rPr>
                <w:noProof/>
              </w:rPr>
              <w:fldChar w:fldCharType="begin"/>
            </w:r>
            <w:r>
              <w:rPr>
                <w:noProof/>
              </w:rPr>
              <w:instrText xml:space="preserve"> PAGEREF _Toc239334615 \h </w:instrText>
            </w:r>
            <w:r>
              <w:rPr>
                <w:noProof/>
              </w:rPr>
            </w:r>
            <w:r>
              <w:rPr>
                <w:noProof/>
              </w:rPr>
              <w:fldChar w:fldCharType="separate"/>
            </w:r>
            <w:r>
              <w:rPr>
                <w:noProof/>
              </w:rPr>
              <w:t>9</w:t>
            </w:r>
            <w:r>
              <w:rPr>
                <w:noProof/>
              </w:rPr>
              <w:fldChar w:fldCharType="end"/>
            </w:r>
          </w:hyperlink>
        </w:p>
        <w:p w14:paraId="7574081D" w14:textId="6C1AA89F"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6" w:history="1">
            <w:r w:rsidRPr="008E28FA">
              <w:rPr>
                <w:rStyle w:val="Hyperlink"/>
                <w:noProof/>
              </w:rPr>
              <w:t>4.2 SOA Positioning Statement</w:t>
            </w:r>
            <w:r>
              <w:rPr>
                <w:noProof/>
              </w:rPr>
              <w:tab/>
            </w:r>
            <w:r>
              <w:rPr>
                <w:noProof/>
              </w:rPr>
              <w:fldChar w:fldCharType="begin"/>
            </w:r>
            <w:r>
              <w:rPr>
                <w:noProof/>
              </w:rPr>
              <w:instrText xml:space="preserve"> PAGEREF _Toc239334616 \h </w:instrText>
            </w:r>
            <w:r>
              <w:rPr>
                <w:noProof/>
              </w:rPr>
            </w:r>
            <w:r>
              <w:rPr>
                <w:noProof/>
              </w:rPr>
              <w:fldChar w:fldCharType="separate"/>
            </w:r>
            <w:r>
              <w:rPr>
                <w:noProof/>
              </w:rPr>
              <w:t>9</w:t>
            </w:r>
            <w:r>
              <w:rPr>
                <w:noProof/>
              </w:rPr>
              <w:fldChar w:fldCharType="end"/>
            </w:r>
          </w:hyperlink>
        </w:p>
        <w:p w14:paraId="7F6840A9" w14:textId="51BE53CF"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7" w:history="1">
            <w:r w:rsidRPr="008E28FA">
              <w:rPr>
                <w:rStyle w:val="Hyperlink"/>
                <w:noProof/>
              </w:rPr>
              <w:t>4.3 Strategic Objectives</w:t>
            </w:r>
            <w:r>
              <w:rPr>
                <w:noProof/>
              </w:rPr>
              <w:tab/>
            </w:r>
            <w:r>
              <w:rPr>
                <w:noProof/>
              </w:rPr>
              <w:fldChar w:fldCharType="begin"/>
            </w:r>
            <w:r>
              <w:rPr>
                <w:noProof/>
              </w:rPr>
              <w:instrText xml:space="preserve"> PAGEREF _Toc239334617 \h </w:instrText>
            </w:r>
            <w:r>
              <w:rPr>
                <w:noProof/>
              </w:rPr>
            </w:r>
            <w:r>
              <w:rPr>
                <w:noProof/>
              </w:rPr>
              <w:fldChar w:fldCharType="separate"/>
            </w:r>
            <w:r>
              <w:rPr>
                <w:noProof/>
              </w:rPr>
              <w:t>9</w:t>
            </w:r>
            <w:r>
              <w:rPr>
                <w:noProof/>
              </w:rPr>
              <w:fldChar w:fldCharType="end"/>
            </w:r>
          </w:hyperlink>
        </w:p>
        <w:p w14:paraId="5D85849C" w14:textId="1E9A3F1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8" w:history="1">
            <w:r w:rsidRPr="008E28FA">
              <w:rPr>
                <w:rStyle w:val="Hyperlink"/>
                <w:noProof/>
              </w:rPr>
              <w:t>4.4 What Counts as a Service</w:t>
            </w:r>
            <w:r>
              <w:rPr>
                <w:noProof/>
              </w:rPr>
              <w:tab/>
            </w:r>
            <w:r>
              <w:rPr>
                <w:noProof/>
              </w:rPr>
              <w:fldChar w:fldCharType="begin"/>
            </w:r>
            <w:r>
              <w:rPr>
                <w:noProof/>
              </w:rPr>
              <w:instrText xml:space="preserve"> PAGEREF _Toc239334618 \h </w:instrText>
            </w:r>
            <w:r>
              <w:rPr>
                <w:noProof/>
              </w:rPr>
            </w:r>
            <w:r>
              <w:rPr>
                <w:noProof/>
              </w:rPr>
              <w:fldChar w:fldCharType="separate"/>
            </w:r>
            <w:r>
              <w:rPr>
                <w:noProof/>
              </w:rPr>
              <w:t>9</w:t>
            </w:r>
            <w:r>
              <w:rPr>
                <w:noProof/>
              </w:rPr>
              <w:fldChar w:fldCharType="end"/>
            </w:r>
          </w:hyperlink>
        </w:p>
        <w:p w14:paraId="663D4031" w14:textId="56872C4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9" w:history="1">
            <w:r w:rsidRPr="008E28FA">
              <w:rPr>
                <w:rStyle w:val="Hyperlink"/>
                <w:noProof/>
              </w:rPr>
              <w:t>4.5 Core Principles and Design Tenets</w:t>
            </w:r>
            <w:r>
              <w:rPr>
                <w:noProof/>
              </w:rPr>
              <w:tab/>
            </w:r>
            <w:r>
              <w:rPr>
                <w:noProof/>
              </w:rPr>
              <w:fldChar w:fldCharType="begin"/>
            </w:r>
            <w:r>
              <w:rPr>
                <w:noProof/>
              </w:rPr>
              <w:instrText xml:space="preserve"> PAGEREF _Toc239334619 \h </w:instrText>
            </w:r>
            <w:r>
              <w:rPr>
                <w:noProof/>
              </w:rPr>
            </w:r>
            <w:r>
              <w:rPr>
                <w:noProof/>
              </w:rPr>
              <w:fldChar w:fldCharType="separate"/>
            </w:r>
            <w:r>
              <w:rPr>
                <w:noProof/>
              </w:rPr>
              <w:t>10</w:t>
            </w:r>
            <w:r>
              <w:rPr>
                <w:noProof/>
              </w:rPr>
              <w:fldChar w:fldCharType="end"/>
            </w:r>
          </w:hyperlink>
        </w:p>
        <w:p w14:paraId="56D48ABD" w14:textId="090DF7F8"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0" w:history="1">
            <w:r w:rsidRPr="008E28FA">
              <w:rPr>
                <w:rStyle w:val="Hyperlink"/>
                <w:noProof/>
              </w:rPr>
              <w:t>5. Reference Architecture</w:t>
            </w:r>
            <w:r>
              <w:rPr>
                <w:noProof/>
              </w:rPr>
              <w:tab/>
            </w:r>
            <w:r>
              <w:rPr>
                <w:noProof/>
              </w:rPr>
              <w:fldChar w:fldCharType="begin"/>
            </w:r>
            <w:r>
              <w:rPr>
                <w:noProof/>
              </w:rPr>
              <w:instrText xml:space="preserve"> PAGEREF _Toc239334620 \h </w:instrText>
            </w:r>
            <w:r>
              <w:rPr>
                <w:noProof/>
              </w:rPr>
            </w:r>
            <w:r>
              <w:rPr>
                <w:noProof/>
              </w:rPr>
              <w:fldChar w:fldCharType="separate"/>
            </w:r>
            <w:r>
              <w:rPr>
                <w:noProof/>
              </w:rPr>
              <w:t>11</w:t>
            </w:r>
            <w:r>
              <w:rPr>
                <w:noProof/>
              </w:rPr>
              <w:fldChar w:fldCharType="end"/>
            </w:r>
          </w:hyperlink>
        </w:p>
        <w:p w14:paraId="32DB66ED" w14:textId="1956F41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1" w:history="1">
            <w:r w:rsidRPr="008E28FA">
              <w:rPr>
                <w:rStyle w:val="Hyperlink"/>
                <w:noProof/>
              </w:rPr>
              <w:t>5.1 Conceptual Reference Architecture</w:t>
            </w:r>
            <w:r>
              <w:rPr>
                <w:noProof/>
              </w:rPr>
              <w:tab/>
            </w:r>
            <w:r>
              <w:rPr>
                <w:noProof/>
              </w:rPr>
              <w:fldChar w:fldCharType="begin"/>
            </w:r>
            <w:r>
              <w:rPr>
                <w:noProof/>
              </w:rPr>
              <w:instrText xml:space="preserve"> PAGEREF _Toc239334621 \h </w:instrText>
            </w:r>
            <w:r>
              <w:rPr>
                <w:noProof/>
              </w:rPr>
            </w:r>
            <w:r>
              <w:rPr>
                <w:noProof/>
              </w:rPr>
              <w:fldChar w:fldCharType="separate"/>
            </w:r>
            <w:r>
              <w:rPr>
                <w:noProof/>
              </w:rPr>
              <w:t>11</w:t>
            </w:r>
            <w:r>
              <w:rPr>
                <w:noProof/>
              </w:rPr>
              <w:fldChar w:fldCharType="end"/>
            </w:r>
          </w:hyperlink>
        </w:p>
        <w:p w14:paraId="26086C03" w14:textId="6E8BF9C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2" w:history="1">
            <w:r w:rsidRPr="008E28FA">
              <w:rPr>
                <w:rStyle w:val="Hyperlink"/>
                <w:noProof/>
              </w:rPr>
              <w:t>5.2 Logical Layered  Reference Architecture</w:t>
            </w:r>
            <w:r>
              <w:rPr>
                <w:noProof/>
              </w:rPr>
              <w:tab/>
            </w:r>
            <w:r>
              <w:rPr>
                <w:noProof/>
              </w:rPr>
              <w:fldChar w:fldCharType="begin"/>
            </w:r>
            <w:r>
              <w:rPr>
                <w:noProof/>
              </w:rPr>
              <w:instrText xml:space="preserve"> PAGEREF _Toc239334622 \h </w:instrText>
            </w:r>
            <w:r>
              <w:rPr>
                <w:noProof/>
              </w:rPr>
            </w:r>
            <w:r>
              <w:rPr>
                <w:noProof/>
              </w:rPr>
              <w:fldChar w:fldCharType="separate"/>
            </w:r>
            <w:r>
              <w:rPr>
                <w:noProof/>
              </w:rPr>
              <w:t>11</w:t>
            </w:r>
            <w:r>
              <w:rPr>
                <w:noProof/>
              </w:rPr>
              <w:fldChar w:fldCharType="end"/>
            </w:r>
          </w:hyperlink>
        </w:p>
        <w:p w14:paraId="2C2487BB" w14:textId="63BA791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3" w:history="1">
            <w:r w:rsidRPr="008E28FA">
              <w:rPr>
                <w:rStyle w:val="Hyperlink"/>
                <w:noProof/>
              </w:rPr>
              <w:t>5.3 Security and Trust Boundary Architecture</w:t>
            </w:r>
            <w:r>
              <w:rPr>
                <w:noProof/>
              </w:rPr>
              <w:tab/>
            </w:r>
            <w:r>
              <w:rPr>
                <w:noProof/>
              </w:rPr>
              <w:fldChar w:fldCharType="begin"/>
            </w:r>
            <w:r>
              <w:rPr>
                <w:noProof/>
              </w:rPr>
              <w:instrText xml:space="preserve"> PAGEREF _Toc239334623 \h </w:instrText>
            </w:r>
            <w:r>
              <w:rPr>
                <w:noProof/>
              </w:rPr>
            </w:r>
            <w:r>
              <w:rPr>
                <w:noProof/>
              </w:rPr>
              <w:fldChar w:fldCharType="separate"/>
            </w:r>
            <w:r>
              <w:rPr>
                <w:noProof/>
              </w:rPr>
              <w:t>12</w:t>
            </w:r>
            <w:r>
              <w:rPr>
                <w:noProof/>
              </w:rPr>
              <w:fldChar w:fldCharType="end"/>
            </w:r>
          </w:hyperlink>
        </w:p>
        <w:p w14:paraId="1077E635" w14:textId="02FBA1B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4" w:history="1">
            <w:r w:rsidRPr="008E28FA">
              <w:rPr>
                <w:rStyle w:val="Hyperlink"/>
                <w:noProof/>
              </w:rPr>
              <w:t>5.4 Target Integration Platform</w:t>
            </w:r>
            <w:r>
              <w:rPr>
                <w:noProof/>
              </w:rPr>
              <w:tab/>
            </w:r>
            <w:r>
              <w:rPr>
                <w:noProof/>
              </w:rPr>
              <w:fldChar w:fldCharType="begin"/>
            </w:r>
            <w:r>
              <w:rPr>
                <w:noProof/>
              </w:rPr>
              <w:instrText xml:space="preserve"> PAGEREF _Toc239334624 \h </w:instrText>
            </w:r>
            <w:r>
              <w:rPr>
                <w:noProof/>
              </w:rPr>
            </w:r>
            <w:r>
              <w:rPr>
                <w:noProof/>
              </w:rPr>
              <w:fldChar w:fldCharType="separate"/>
            </w:r>
            <w:r>
              <w:rPr>
                <w:noProof/>
              </w:rPr>
              <w:t>13</w:t>
            </w:r>
            <w:r>
              <w:rPr>
                <w:noProof/>
              </w:rPr>
              <w:fldChar w:fldCharType="end"/>
            </w:r>
          </w:hyperlink>
        </w:p>
        <w:p w14:paraId="62C7277D" w14:textId="3AECCF7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5" w:history="1">
            <w:r w:rsidRPr="008E28FA">
              <w:rPr>
                <w:rStyle w:val="Hyperlink"/>
                <w:noProof/>
              </w:rPr>
              <w:t>5.5 Messaging Backbone Selection</w:t>
            </w:r>
            <w:r>
              <w:rPr>
                <w:noProof/>
              </w:rPr>
              <w:tab/>
            </w:r>
            <w:r>
              <w:rPr>
                <w:noProof/>
              </w:rPr>
              <w:fldChar w:fldCharType="begin"/>
            </w:r>
            <w:r>
              <w:rPr>
                <w:noProof/>
              </w:rPr>
              <w:instrText xml:space="preserve"> PAGEREF _Toc239334625 \h </w:instrText>
            </w:r>
            <w:r>
              <w:rPr>
                <w:noProof/>
              </w:rPr>
            </w:r>
            <w:r>
              <w:rPr>
                <w:noProof/>
              </w:rPr>
              <w:fldChar w:fldCharType="separate"/>
            </w:r>
            <w:r>
              <w:rPr>
                <w:noProof/>
              </w:rPr>
              <w:t>14</w:t>
            </w:r>
            <w:r>
              <w:rPr>
                <w:noProof/>
              </w:rPr>
              <w:fldChar w:fldCharType="end"/>
            </w:r>
          </w:hyperlink>
        </w:p>
        <w:p w14:paraId="0D42D502" w14:textId="001D95E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6" w:history="1">
            <w:r w:rsidRPr="008E28FA">
              <w:rPr>
                <w:rStyle w:val="Hyperlink"/>
                <w:noProof/>
              </w:rPr>
              <w:t>5.5.1 Service Bus</w:t>
            </w:r>
            <w:r>
              <w:rPr>
                <w:noProof/>
              </w:rPr>
              <w:tab/>
            </w:r>
            <w:r>
              <w:rPr>
                <w:noProof/>
              </w:rPr>
              <w:fldChar w:fldCharType="begin"/>
            </w:r>
            <w:r>
              <w:rPr>
                <w:noProof/>
              </w:rPr>
              <w:instrText xml:space="preserve"> PAGEREF _Toc239334626 \h </w:instrText>
            </w:r>
            <w:r>
              <w:rPr>
                <w:noProof/>
              </w:rPr>
            </w:r>
            <w:r>
              <w:rPr>
                <w:noProof/>
              </w:rPr>
              <w:fldChar w:fldCharType="separate"/>
            </w:r>
            <w:r>
              <w:rPr>
                <w:noProof/>
              </w:rPr>
              <w:t>14</w:t>
            </w:r>
            <w:r>
              <w:rPr>
                <w:noProof/>
              </w:rPr>
              <w:fldChar w:fldCharType="end"/>
            </w:r>
          </w:hyperlink>
        </w:p>
        <w:p w14:paraId="57F26519" w14:textId="0CCEFCA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7" w:history="1">
            <w:r w:rsidRPr="008E28FA">
              <w:rPr>
                <w:rStyle w:val="Hyperlink"/>
                <w:noProof/>
              </w:rPr>
              <w:t>5.5.2 Event Grid</w:t>
            </w:r>
            <w:r>
              <w:rPr>
                <w:noProof/>
              </w:rPr>
              <w:tab/>
            </w:r>
            <w:r>
              <w:rPr>
                <w:noProof/>
              </w:rPr>
              <w:fldChar w:fldCharType="begin"/>
            </w:r>
            <w:r>
              <w:rPr>
                <w:noProof/>
              </w:rPr>
              <w:instrText xml:space="preserve"> PAGEREF _Toc239334627 \h </w:instrText>
            </w:r>
            <w:r>
              <w:rPr>
                <w:noProof/>
              </w:rPr>
            </w:r>
            <w:r>
              <w:rPr>
                <w:noProof/>
              </w:rPr>
              <w:fldChar w:fldCharType="separate"/>
            </w:r>
            <w:r>
              <w:rPr>
                <w:noProof/>
              </w:rPr>
              <w:t>14</w:t>
            </w:r>
            <w:r>
              <w:rPr>
                <w:noProof/>
              </w:rPr>
              <w:fldChar w:fldCharType="end"/>
            </w:r>
          </w:hyperlink>
        </w:p>
        <w:p w14:paraId="091D52D7" w14:textId="0451729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8" w:history="1">
            <w:r w:rsidRPr="008E28FA">
              <w:rPr>
                <w:rStyle w:val="Hyperlink"/>
                <w:noProof/>
              </w:rPr>
              <w:t>5.5.3 Event Hubs</w:t>
            </w:r>
            <w:r>
              <w:rPr>
                <w:noProof/>
              </w:rPr>
              <w:tab/>
            </w:r>
            <w:r>
              <w:rPr>
                <w:noProof/>
              </w:rPr>
              <w:fldChar w:fldCharType="begin"/>
            </w:r>
            <w:r>
              <w:rPr>
                <w:noProof/>
              </w:rPr>
              <w:instrText xml:space="preserve"> PAGEREF _Toc239334628 \h </w:instrText>
            </w:r>
            <w:r>
              <w:rPr>
                <w:noProof/>
              </w:rPr>
            </w:r>
            <w:r>
              <w:rPr>
                <w:noProof/>
              </w:rPr>
              <w:fldChar w:fldCharType="separate"/>
            </w:r>
            <w:r>
              <w:rPr>
                <w:noProof/>
              </w:rPr>
              <w:t>14</w:t>
            </w:r>
            <w:r>
              <w:rPr>
                <w:noProof/>
              </w:rPr>
              <w:fldChar w:fldCharType="end"/>
            </w:r>
          </w:hyperlink>
        </w:p>
        <w:p w14:paraId="44FFC504" w14:textId="346FFBC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9" w:history="1">
            <w:r w:rsidRPr="008E28FA">
              <w:rPr>
                <w:rStyle w:val="Hyperlink"/>
                <w:noProof/>
              </w:rPr>
              <w:t>5.6 Connectivity, Identity and Secrets</w:t>
            </w:r>
            <w:r>
              <w:rPr>
                <w:noProof/>
              </w:rPr>
              <w:tab/>
            </w:r>
            <w:r>
              <w:rPr>
                <w:noProof/>
              </w:rPr>
              <w:fldChar w:fldCharType="begin"/>
            </w:r>
            <w:r>
              <w:rPr>
                <w:noProof/>
              </w:rPr>
              <w:instrText xml:space="preserve"> PAGEREF _Toc239334629 \h </w:instrText>
            </w:r>
            <w:r>
              <w:rPr>
                <w:noProof/>
              </w:rPr>
            </w:r>
            <w:r>
              <w:rPr>
                <w:noProof/>
              </w:rPr>
              <w:fldChar w:fldCharType="separate"/>
            </w:r>
            <w:r>
              <w:rPr>
                <w:noProof/>
              </w:rPr>
              <w:t>14</w:t>
            </w:r>
            <w:r>
              <w:rPr>
                <w:noProof/>
              </w:rPr>
              <w:fldChar w:fldCharType="end"/>
            </w:r>
          </w:hyperlink>
        </w:p>
        <w:p w14:paraId="23360C29" w14:textId="782B30B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0" w:history="1">
            <w:r w:rsidRPr="008E28FA">
              <w:rPr>
                <w:rStyle w:val="Hyperlink"/>
                <w:noProof/>
              </w:rPr>
              <w:t>5.7 Deployment and Resilience</w:t>
            </w:r>
            <w:r>
              <w:rPr>
                <w:noProof/>
              </w:rPr>
              <w:tab/>
            </w:r>
            <w:r>
              <w:rPr>
                <w:noProof/>
              </w:rPr>
              <w:fldChar w:fldCharType="begin"/>
            </w:r>
            <w:r>
              <w:rPr>
                <w:noProof/>
              </w:rPr>
              <w:instrText xml:space="preserve"> PAGEREF _Toc239334630 \h </w:instrText>
            </w:r>
            <w:r>
              <w:rPr>
                <w:noProof/>
              </w:rPr>
            </w:r>
            <w:r>
              <w:rPr>
                <w:noProof/>
              </w:rPr>
              <w:fldChar w:fldCharType="separate"/>
            </w:r>
            <w:r>
              <w:rPr>
                <w:noProof/>
              </w:rPr>
              <w:t>14</w:t>
            </w:r>
            <w:r>
              <w:rPr>
                <w:noProof/>
              </w:rPr>
              <w:fldChar w:fldCharType="end"/>
            </w:r>
          </w:hyperlink>
        </w:p>
        <w:p w14:paraId="6B7D5556" w14:textId="7E1E490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1" w:history="1">
            <w:r w:rsidRPr="008E28FA">
              <w:rPr>
                <w:rStyle w:val="Hyperlink"/>
                <w:noProof/>
              </w:rPr>
              <w:t>5.8 Data Protection and Classification</w:t>
            </w:r>
            <w:r>
              <w:rPr>
                <w:noProof/>
              </w:rPr>
              <w:tab/>
            </w:r>
            <w:r>
              <w:rPr>
                <w:noProof/>
              </w:rPr>
              <w:fldChar w:fldCharType="begin"/>
            </w:r>
            <w:r>
              <w:rPr>
                <w:noProof/>
              </w:rPr>
              <w:instrText xml:space="preserve"> PAGEREF _Toc239334631 \h </w:instrText>
            </w:r>
            <w:r>
              <w:rPr>
                <w:noProof/>
              </w:rPr>
            </w:r>
            <w:r>
              <w:rPr>
                <w:noProof/>
              </w:rPr>
              <w:fldChar w:fldCharType="separate"/>
            </w:r>
            <w:r>
              <w:rPr>
                <w:noProof/>
              </w:rPr>
              <w:t>15</w:t>
            </w:r>
            <w:r>
              <w:rPr>
                <w:noProof/>
              </w:rPr>
              <w:fldChar w:fldCharType="end"/>
            </w:r>
          </w:hyperlink>
        </w:p>
        <w:p w14:paraId="423FB948" w14:textId="008FACE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2" w:history="1">
            <w:r w:rsidRPr="008E28FA">
              <w:rPr>
                <w:rStyle w:val="Hyperlink"/>
                <w:noProof/>
              </w:rPr>
              <w:t>5.9 Observability and Monitoring</w:t>
            </w:r>
            <w:r>
              <w:rPr>
                <w:noProof/>
              </w:rPr>
              <w:tab/>
            </w:r>
            <w:r>
              <w:rPr>
                <w:noProof/>
              </w:rPr>
              <w:fldChar w:fldCharType="begin"/>
            </w:r>
            <w:r>
              <w:rPr>
                <w:noProof/>
              </w:rPr>
              <w:instrText xml:space="preserve"> PAGEREF _Toc239334632 \h </w:instrText>
            </w:r>
            <w:r>
              <w:rPr>
                <w:noProof/>
              </w:rPr>
            </w:r>
            <w:r>
              <w:rPr>
                <w:noProof/>
              </w:rPr>
              <w:fldChar w:fldCharType="separate"/>
            </w:r>
            <w:r>
              <w:rPr>
                <w:noProof/>
              </w:rPr>
              <w:t>16</w:t>
            </w:r>
            <w:r>
              <w:rPr>
                <w:noProof/>
              </w:rPr>
              <w:fldChar w:fldCharType="end"/>
            </w:r>
          </w:hyperlink>
        </w:p>
        <w:p w14:paraId="21B3CE82" w14:textId="697E252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3" w:history="1">
            <w:r w:rsidRPr="008E28FA">
              <w:rPr>
                <w:rStyle w:val="Hyperlink"/>
                <w:noProof/>
              </w:rPr>
              <w:t>5.9.1 Azure Resource Observability Matrix</w:t>
            </w:r>
            <w:r>
              <w:rPr>
                <w:noProof/>
              </w:rPr>
              <w:tab/>
            </w:r>
            <w:r>
              <w:rPr>
                <w:noProof/>
              </w:rPr>
              <w:fldChar w:fldCharType="begin"/>
            </w:r>
            <w:r>
              <w:rPr>
                <w:noProof/>
              </w:rPr>
              <w:instrText xml:space="preserve"> PAGEREF _Toc239334633 \h </w:instrText>
            </w:r>
            <w:r>
              <w:rPr>
                <w:noProof/>
              </w:rPr>
            </w:r>
            <w:r>
              <w:rPr>
                <w:noProof/>
              </w:rPr>
              <w:fldChar w:fldCharType="separate"/>
            </w:r>
            <w:r>
              <w:rPr>
                <w:noProof/>
              </w:rPr>
              <w:t>16</w:t>
            </w:r>
            <w:r>
              <w:rPr>
                <w:noProof/>
              </w:rPr>
              <w:fldChar w:fldCharType="end"/>
            </w:r>
          </w:hyperlink>
        </w:p>
        <w:p w14:paraId="0A06126B" w14:textId="5E9D5CA4"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4" w:history="1">
            <w:r w:rsidRPr="008E28FA">
              <w:rPr>
                <w:rStyle w:val="Hyperlink"/>
                <w:noProof/>
              </w:rPr>
              <w:t>6. Core SIF Principles</w:t>
            </w:r>
            <w:r>
              <w:rPr>
                <w:noProof/>
              </w:rPr>
              <w:tab/>
            </w:r>
            <w:r>
              <w:rPr>
                <w:noProof/>
              </w:rPr>
              <w:fldChar w:fldCharType="begin"/>
            </w:r>
            <w:r>
              <w:rPr>
                <w:noProof/>
              </w:rPr>
              <w:instrText xml:space="preserve"> PAGEREF _Toc239334634 \h </w:instrText>
            </w:r>
            <w:r>
              <w:rPr>
                <w:noProof/>
              </w:rPr>
            </w:r>
            <w:r>
              <w:rPr>
                <w:noProof/>
              </w:rPr>
              <w:fldChar w:fldCharType="separate"/>
            </w:r>
            <w:r>
              <w:rPr>
                <w:noProof/>
              </w:rPr>
              <w:t>17</w:t>
            </w:r>
            <w:r>
              <w:rPr>
                <w:noProof/>
              </w:rPr>
              <w:fldChar w:fldCharType="end"/>
            </w:r>
          </w:hyperlink>
        </w:p>
        <w:p w14:paraId="25FD4766" w14:textId="212026C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5" w:history="1">
            <w:r w:rsidRPr="008E28FA">
              <w:rPr>
                <w:rStyle w:val="Hyperlink"/>
                <w:noProof/>
              </w:rPr>
              <w:t>Architecture Principles</w:t>
            </w:r>
            <w:r>
              <w:rPr>
                <w:noProof/>
              </w:rPr>
              <w:tab/>
            </w:r>
            <w:r>
              <w:rPr>
                <w:noProof/>
              </w:rPr>
              <w:fldChar w:fldCharType="begin"/>
            </w:r>
            <w:r>
              <w:rPr>
                <w:noProof/>
              </w:rPr>
              <w:instrText xml:space="preserve"> PAGEREF _Toc239334635 \h </w:instrText>
            </w:r>
            <w:r>
              <w:rPr>
                <w:noProof/>
              </w:rPr>
            </w:r>
            <w:r>
              <w:rPr>
                <w:noProof/>
              </w:rPr>
              <w:fldChar w:fldCharType="separate"/>
            </w:r>
            <w:r>
              <w:rPr>
                <w:noProof/>
              </w:rPr>
              <w:t>17</w:t>
            </w:r>
            <w:r>
              <w:rPr>
                <w:noProof/>
              </w:rPr>
              <w:fldChar w:fldCharType="end"/>
            </w:r>
          </w:hyperlink>
        </w:p>
        <w:p w14:paraId="00A8D433" w14:textId="3D56607B"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6" w:history="1">
            <w:r w:rsidRPr="008E28FA">
              <w:rPr>
                <w:rStyle w:val="Hyperlink"/>
                <w:noProof/>
              </w:rPr>
              <w:t>7. Choosing an Integration Pattern</w:t>
            </w:r>
            <w:r>
              <w:rPr>
                <w:noProof/>
              </w:rPr>
              <w:tab/>
            </w:r>
            <w:r>
              <w:rPr>
                <w:noProof/>
              </w:rPr>
              <w:fldChar w:fldCharType="begin"/>
            </w:r>
            <w:r>
              <w:rPr>
                <w:noProof/>
              </w:rPr>
              <w:instrText xml:space="preserve"> PAGEREF _Toc239334636 \h </w:instrText>
            </w:r>
            <w:r>
              <w:rPr>
                <w:noProof/>
              </w:rPr>
            </w:r>
            <w:r>
              <w:rPr>
                <w:noProof/>
              </w:rPr>
              <w:fldChar w:fldCharType="separate"/>
            </w:r>
            <w:r>
              <w:rPr>
                <w:noProof/>
              </w:rPr>
              <w:t>17</w:t>
            </w:r>
            <w:r>
              <w:rPr>
                <w:noProof/>
              </w:rPr>
              <w:fldChar w:fldCharType="end"/>
            </w:r>
          </w:hyperlink>
        </w:p>
        <w:p w14:paraId="67E14838" w14:textId="245E96B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7" w:history="1">
            <w:r w:rsidRPr="008E28FA">
              <w:rPr>
                <w:rStyle w:val="Hyperlink"/>
                <w:noProof/>
              </w:rPr>
              <w:t>7.1 How to Use This Section</w:t>
            </w:r>
            <w:r>
              <w:rPr>
                <w:noProof/>
              </w:rPr>
              <w:tab/>
            </w:r>
            <w:r>
              <w:rPr>
                <w:noProof/>
              </w:rPr>
              <w:fldChar w:fldCharType="begin"/>
            </w:r>
            <w:r>
              <w:rPr>
                <w:noProof/>
              </w:rPr>
              <w:instrText xml:space="preserve"> PAGEREF _Toc239334637 \h </w:instrText>
            </w:r>
            <w:r>
              <w:rPr>
                <w:noProof/>
              </w:rPr>
            </w:r>
            <w:r>
              <w:rPr>
                <w:noProof/>
              </w:rPr>
              <w:fldChar w:fldCharType="separate"/>
            </w:r>
            <w:r>
              <w:rPr>
                <w:noProof/>
              </w:rPr>
              <w:t>17</w:t>
            </w:r>
            <w:r>
              <w:rPr>
                <w:noProof/>
              </w:rPr>
              <w:fldChar w:fldCharType="end"/>
            </w:r>
          </w:hyperlink>
        </w:p>
        <w:p w14:paraId="489C862E" w14:textId="2C06F6F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8" w:history="1">
            <w:r w:rsidRPr="008E28FA">
              <w:rPr>
                <w:rStyle w:val="Hyperlink"/>
                <w:noProof/>
              </w:rPr>
              <w:t>7.2 Primary Decision Matrix</w:t>
            </w:r>
            <w:r>
              <w:rPr>
                <w:noProof/>
              </w:rPr>
              <w:tab/>
            </w:r>
            <w:r>
              <w:rPr>
                <w:noProof/>
              </w:rPr>
              <w:fldChar w:fldCharType="begin"/>
            </w:r>
            <w:r>
              <w:rPr>
                <w:noProof/>
              </w:rPr>
              <w:instrText xml:space="preserve"> PAGEREF _Toc239334638 \h </w:instrText>
            </w:r>
            <w:r>
              <w:rPr>
                <w:noProof/>
              </w:rPr>
            </w:r>
            <w:r>
              <w:rPr>
                <w:noProof/>
              </w:rPr>
              <w:fldChar w:fldCharType="separate"/>
            </w:r>
            <w:r>
              <w:rPr>
                <w:noProof/>
              </w:rPr>
              <w:t>17</w:t>
            </w:r>
            <w:r>
              <w:rPr>
                <w:noProof/>
              </w:rPr>
              <w:fldChar w:fldCharType="end"/>
            </w:r>
          </w:hyperlink>
        </w:p>
        <w:p w14:paraId="37D45EFD" w14:textId="12765641"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9" w:history="1">
            <w:r w:rsidRPr="008E28FA">
              <w:rPr>
                <w:rStyle w:val="Hyperlink"/>
                <w:noProof/>
              </w:rPr>
              <w:t>7.3 Common Use Cases</w:t>
            </w:r>
            <w:r>
              <w:rPr>
                <w:noProof/>
              </w:rPr>
              <w:tab/>
            </w:r>
            <w:r>
              <w:rPr>
                <w:noProof/>
              </w:rPr>
              <w:fldChar w:fldCharType="begin"/>
            </w:r>
            <w:r>
              <w:rPr>
                <w:noProof/>
              </w:rPr>
              <w:instrText xml:space="preserve"> PAGEREF _Toc239334639 \h </w:instrText>
            </w:r>
            <w:r>
              <w:rPr>
                <w:noProof/>
              </w:rPr>
            </w:r>
            <w:r>
              <w:rPr>
                <w:noProof/>
              </w:rPr>
              <w:fldChar w:fldCharType="separate"/>
            </w:r>
            <w:r>
              <w:rPr>
                <w:noProof/>
              </w:rPr>
              <w:t>18</w:t>
            </w:r>
            <w:r>
              <w:rPr>
                <w:noProof/>
              </w:rPr>
              <w:fldChar w:fldCharType="end"/>
            </w:r>
          </w:hyperlink>
        </w:p>
        <w:p w14:paraId="694CE64D" w14:textId="4D1A1A6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0" w:history="1">
            <w:r w:rsidRPr="008E28FA">
              <w:rPr>
                <w:rStyle w:val="Hyperlink"/>
                <w:noProof/>
              </w:rPr>
              <w:t>7.4 Detailed Architecture Decision Tree</w:t>
            </w:r>
            <w:r>
              <w:rPr>
                <w:noProof/>
              </w:rPr>
              <w:tab/>
            </w:r>
            <w:r>
              <w:rPr>
                <w:noProof/>
              </w:rPr>
              <w:fldChar w:fldCharType="begin"/>
            </w:r>
            <w:r>
              <w:rPr>
                <w:noProof/>
              </w:rPr>
              <w:instrText xml:space="preserve"> PAGEREF _Toc239334640 \h </w:instrText>
            </w:r>
            <w:r>
              <w:rPr>
                <w:noProof/>
              </w:rPr>
            </w:r>
            <w:r>
              <w:rPr>
                <w:noProof/>
              </w:rPr>
              <w:fldChar w:fldCharType="separate"/>
            </w:r>
            <w:r>
              <w:rPr>
                <w:noProof/>
              </w:rPr>
              <w:t>19</w:t>
            </w:r>
            <w:r>
              <w:rPr>
                <w:noProof/>
              </w:rPr>
              <w:fldChar w:fldCharType="end"/>
            </w:r>
          </w:hyperlink>
        </w:p>
        <w:p w14:paraId="462C025F" w14:textId="496279C7"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1" w:history="1">
            <w:r w:rsidRPr="008E28FA">
              <w:rPr>
                <w:rStyle w:val="Hyperlink"/>
                <w:noProof/>
              </w:rPr>
              <w:t>7.5 Worked Example TBD</w:t>
            </w:r>
            <w:r>
              <w:rPr>
                <w:noProof/>
              </w:rPr>
              <w:tab/>
            </w:r>
            <w:r>
              <w:rPr>
                <w:noProof/>
              </w:rPr>
              <w:fldChar w:fldCharType="begin"/>
            </w:r>
            <w:r>
              <w:rPr>
                <w:noProof/>
              </w:rPr>
              <w:instrText xml:space="preserve"> PAGEREF _Toc239334641 \h </w:instrText>
            </w:r>
            <w:r>
              <w:rPr>
                <w:noProof/>
              </w:rPr>
            </w:r>
            <w:r>
              <w:rPr>
                <w:noProof/>
              </w:rPr>
              <w:fldChar w:fldCharType="separate"/>
            </w:r>
            <w:r>
              <w:rPr>
                <w:noProof/>
              </w:rPr>
              <w:t>19</w:t>
            </w:r>
            <w:r>
              <w:rPr>
                <w:noProof/>
              </w:rPr>
              <w:fldChar w:fldCharType="end"/>
            </w:r>
          </w:hyperlink>
        </w:p>
        <w:p w14:paraId="2163CDA8" w14:textId="67E2E578"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2" w:history="1">
            <w:r w:rsidRPr="008E28FA">
              <w:rPr>
                <w:rStyle w:val="Hyperlink"/>
                <w:noProof/>
              </w:rPr>
              <w:t>8. Enterprise Pattern Catalogue</w:t>
            </w:r>
            <w:r>
              <w:rPr>
                <w:noProof/>
              </w:rPr>
              <w:tab/>
            </w:r>
            <w:r>
              <w:rPr>
                <w:noProof/>
              </w:rPr>
              <w:fldChar w:fldCharType="begin"/>
            </w:r>
            <w:r>
              <w:rPr>
                <w:noProof/>
              </w:rPr>
              <w:instrText xml:space="preserve"> PAGEREF _Toc239334642 \h </w:instrText>
            </w:r>
            <w:r>
              <w:rPr>
                <w:noProof/>
              </w:rPr>
            </w:r>
            <w:r>
              <w:rPr>
                <w:noProof/>
              </w:rPr>
              <w:fldChar w:fldCharType="separate"/>
            </w:r>
            <w:r>
              <w:rPr>
                <w:noProof/>
              </w:rPr>
              <w:t>20</w:t>
            </w:r>
            <w:r>
              <w:rPr>
                <w:noProof/>
              </w:rPr>
              <w:fldChar w:fldCharType="end"/>
            </w:r>
          </w:hyperlink>
        </w:p>
        <w:p w14:paraId="0CD56307" w14:textId="7C2AB3B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3" w:history="1">
            <w:r w:rsidRPr="008E28FA">
              <w:rPr>
                <w:rStyle w:val="Hyperlink"/>
                <w:noProof/>
              </w:rPr>
              <w:t>8.1 Enterprise Pattern Index and Boundary Applicability</w:t>
            </w:r>
            <w:r>
              <w:rPr>
                <w:noProof/>
              </w:rPr>
              <w:tab/>
            </w:r>
            <w:r>
              <w:rPr>
                <w:noProof/>
              </w:rPr>
              <w:fldChar w:fldCharType="begin"/>
            </w:r>
            <w:r>
              <w:rPr>
                <w:noProof/>
              </w:rPr>
              <w:instrText xml:space="preserve"> PAGEREF _Toc239334643 \h </w:instrText>
            </w:r>
            <w:r>
              <w:rPr>
                <w:noProof/>
              </w:rPr>
            </w:r>
            <w:r>
              <w:rPr>
                <w:noProof/>
              </w:rPr>
              <w:fldChar w:fldCharType="separate"/>
            </w:r>
            <w:r>
              <w:rPr>
                <w:noProof/>
              </w:rPr>
              <w:t>20</w:t>
            </w:r>
            <w:r>
              <w:rPr>
                <w:noProof/>
              </w:rPr>
              <w:fldChar w:fldCharType="end"/>
            </w:r>
          </w:hyperlink>
        </w:p>
        <w:p w14:paraId="7144B179" w14:textId="6A1B3C6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4" w:history="1">
            <w:r w:rsidRPr="008E28FA">
              <w:rPr>
                <w:rStyle w:val="Hyperlink"/>
                <w:noProof/>
              </w:rPr>
              <w:t>Pattern Catalogue with Boundary Applicability</w:t>
            </w:r>
            <w:r>
              <w:rPr>
                <w:noProof/>
              </w:rPr>
              <w:tab/>
            </w:r>
            <w:r>
              <w:rPr>
                <w:noProof/>
              </w:rPr>
              <w:fldChar w:fldCharType="begin"/>
            </w:r>
            <w:r>
              <w:rPr>
                <w:noProof/>
              </w:rPr>
              <w:instrText xml:space="preserve"> PAGEREF _Toc239334644 \h </w:instrText>
            </w:r>
            <w:r>
              <w:rPr>
                <w:noProof/>
              </w:rPr>
            </w:r>
            <w:r>
              <w:rPr>
                <w:noProof/>
              </w:rPr>
              <w:fldChar w:fldCharType="separate"/>
            </w:r>
            <w:r>
              <w:rPr>
                <w:noProof/>
              </w:rPr>
              <w:t>20</w:t>
            </w:r>
            <w:r>
              <w:rPr>
                <w:noProof/>
              </w:rPr>
              <w:fldChar w:fldCharType="end"/>
            </w:r>
          </w:hyperlink>
        </w:p>
        <w:p w14:paraId="7359560E" w14:textId="0397682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5" w:history="1">
            <w:r w:rsidRPr="008E28FA">
              <w:rPr>
                <w:rStyle w:val="Hyperlink"/>
                <w:noProof/>
              </w:rPr>
              <w:t>Pattern Grouping by Integration Boundary</w:t>
            </w:r>
            <w:r>
              <w:rPr>
                <w:noProof/>
              </w:rPr>
              <w:tab/>
            </w:r>
            <w:r>
              <w:rPr>
                <w:noProof/>
              </w:rPr>
              <w:fldChar w:fldCharType="begin"/>
            </w:r>
            <w:r>
              <w:rPr>
                <w:noProof/>
              </w:rPr>
              <w:instrText xml:space="preserve"> PAGEREF _Toc239334645 \h </w:instrText>
            </w:r>
            <w:r>
              <w:rPr>
                <w:noProof/>
              </w:rPr>
            </w:r>
            <w:r>
              <w:rPr>
                <w:noProof/>
              </w:rPr>
              <w:fldChar w:fldCharType="separate"/>
            </w:r>
            <w:r>
              <w:rPr>
                <w:noProof/>
              </w:rPr>
              <w:t>21</w:t>
            </w:r>
            <w:r>
              <w:rPr>
                <w:noProof/>
              </w:rPr>
              <w:fldChar w:fldCharType="end"/>
            </w:r>
          </w:hyperlink>
        </w:p>
        <w:p w14:paraId="454754E4" w14:textId="784B9F5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6" w:history="1">
            <w:r w:rsidRPr="008E28FA">
              <w:rPr>
                <w:rStyle w:val="Hyperlink"/>
                <w:noProof/>
              </w:rPr>
              <w:t>Internal Chaucer Integration Patterns</w:t>
            </w:r>
            <w:r>
              <w:rPr>
                <w:noProof/>
              </w:rPr>
              <w:tab/>
            </w:r>
            <w:r>
              <w:rPr>
                <w:noProof/>
              </w:rPr>
              <w:fldChar w:fldCharType="begin"/>
            </w:r>
            <w:r>
              <w:rPr>
                <w:noProof/>
              </w:rPr>
              <w:instrText xml:space="preserve"> PAGEREF _Toc239334646 \h </w:instrText>
            </w:r>
            <w:r>
              <w:rPr>
                <w:noProof/>
              </w:rPr>
            </w:r>
            <w:r>
              <w:rPr>
                <w:noProof/>
              </w:rPr>
              <w:fldChar w:fldCharType="separate"/>
            </w:r>
            <w:r>
              <w:rPr>
                <w:noProof/>
              </w:rPr>
              <w:t>21</w:t>
            </w:r>
            <w:r>
              <w:rPr>
                <w:noProof/>
              </w:rPr>
              <w:fldChar w:fldCharType="end"/>
            </w:r>
          </w:hyperlink>
        </w:p>
        <w:p w14:paraId="5C9087C4" w14:textId="44CF1360"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7" w:history="1">
            <w:r w:rsidRPr="008E28FA">
              <w:rPr>
                <w:rStyle w:val="Hyperlink"/>
                <w:noProof/>
              </w:rPr>
              <w:t>Third Party to Chaucer Inbound Patterns</w:t>
            </w:r>
            <w:r>
              <w:rPr>
                <w:noProof/>
              </w:rPr>
              <w:tab/>
            </w:r>
            <w:r>
              <w:rPr>
                <w:noProof/>
              </w:rPr>
              <w:fldChar w:fldCharType="begin"/>
            </w:r>
            <w:r>
              <w:rPr>
                <w:noProof/>
              </w:rPr>
              <w:instrText xml:space="preserve"> PAGEREF _Toc239334647 \h </w:instrText>
            </w:r>
            <w:r>
              <w:rPr>
                <w:noProof/>
              </w:rPr>
            </w:r>
            <w:r>
              <w:rPr>
                <w:noProof/>
              </w:rPr>
              <w:fldChar w:fldCharType="separate"/>
            </w:r>
            <w:r>
              <w:rPr>
                <w:noProof/>
              </w:rPr>
              <w:t>21</w:t>
            </w:r>
            <w:r>
              <w:rPr>
                <w:noProof/>
              </w:rPr>
              <w:fldChar w:fldCharType="end"/>
            </w:r>
          </w:hyperlink>
        </w:p>
        <w:p w14:paraId="2FB55B59" w14:textId="1571FF8F"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8" w:history="1">
            <w:r w:rsidRPr="008E28FA">
              <w:rPr>
                <w:rStyle w:val="Hyperlink"/>
                <w:noProof/>
              </w:rPr>
              <w:t>Chaucer to Third Party Outbound Patterns</w:t>
            </w:r>
            <w:r>
              <w:rPr>
                <w:noProof/>
              </w:rPr>
              <w:tab/>
            </w:r>
            <w:r>
              <w:rPr>
                <w:noProof/>
              </w:rPr>
              <w:fldChar w:fldCharType="begin"/>
            </w:r>
            <w:r>
              <w:rPr>
                <w:noProof/>
              </w:rPr>
              <w:instrText xml:space="preserve"> PAGEREF _Toc239334648 \h </w:instrText>
            </w:r>
            <w:r>
              <w:rPr>
                <w:noProof/>
              </w:rPr>
            </w:r>
            <w:r>
              <w:rPr>
                <w:noProof/>
              </w:rPr>
              <w:fldChar w:fldCharType="separate"/>
            </w:r>
            <w:r>
              <w:rPr>
                <w:noProof/>
              </w:rPr>
              <w:t>22</w:t>
            </w:r>
            <w:r>
              <w:rPr>
                <w:noProof/>
              </w:rPr>
              <w:fldChar w:fldCharType="end"/>
            </w:r>
          </w:hyperlink>
        </w:p>
        <w:p w14:paraId="5B7E2372" w14:textId="4875380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9" w:history="1">
            <w:r w:rsidRPr="008E28FA">
              <w:rPr>
                <w:rStyle w:val="Hyperlink"/>
                <w:noProof/>
              </w:rPr>
              <w:t>SIF to Data Platform / Snowflake Exchange Patterns</w:t>
            </w:r>
            <w:r>
              <w:rPr>
                <w:noProof/>
              </w:rPr>
              <w:tab/>
            </w:r>
            <w:r>
              <w:rPr>
                <w:noProof/>
              </w:rPr>
              <w:fldChar w:fldCharType="begin"/>
            </w:r>
            <w:r>
              <w:rPr>
                <w:noProof/>
              </w:rPr>
              <w:instrText xml:space="preserve"> PAGEREF _Toc239334649 \h </w:instrText>
            </w:r>
            <w:r>
              <w:rPr>
                <w:noProof/>
              </w:rPr>
            </w:r>
            <w:r>
              <w:rPr>
                <w:noProof/>
              </w:rPr>
              <w:fldChar w:fldCharType="separate"/>
            </w:r>
            <w:r>
              <w:rPr>
                <w:noProof/>
              </w:rPr>
              <w:t>22</w:t>
            </w:r>
            <w:r>
              <w:rPr>
                <w:noProof/>
              </w:rPr>
              <w:fldChar w:fldCharType="end"/>
            </w:r>
          </w:hyperlink>
        </w:p>
        <w:p w14:paraId="1122BC83" w14:textId="42EA0EC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0" w:history="1">
            <w:r w:rsidRPr="008E28FA">
              <w:rPr>
                <w:rStyle w:val="Hyperlink"/>
                <w:noProof/>
              </w:rPr>
              <w:t>8.2 Detailed Practitioner Patterns</w:t>
            </w:r>
            <w:r>
              <w:rPr>
                <w:noProof/>
              </w:rPr>
              <w:tab/>
            </w:r>
            <w:r>
              <w:rPr>
                <w:noProof/>
              </w:rPr>
              <w:fldChar w:fldCharType="begin"/>
            </w:r>
            <w:r>
              <w:rPr>
                <w:noProof/>
              </w:rPr>
              <w:instrText xml:space="preserve"> PAGEREF _Toc239334650 \h </w:instrText>
            </w:r>
            <w:r>
              <w:rPr>
                <w:noProof/>
              </w:rPr>
            </w:r>
            <w:r>
              <w:rPr>
                <w:noProof/>
              </w:rPr>
              <w:fldChar w:fldCharType="separate"/>
            </w:r>
            <w:r>
              <w:rPr>
                <w:noProof/>
              </w:rPr>
              <w:t>22</w:t>
            </w:r>
            <w:r>
              <w:rPr>
                <w:noProof/>
              </w:rPr>
              <w:fldChar w:fldCharType="end"/>
            </w:r>
          </w:hyperlink>
        </w:p>
        <w:p w14:paraId="7CA696DF" w14:textId="35E5629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1" w:history="1">
            <w:r w:rsidRPr="008E28FA">
              <w:rPr>
                <w:rStyle w:val="Hyperlink"/>
                <w:noProof/>
              </w:rPr>
              <w:t>8.3 API Patterns</w:t>
            </w:r>
            <w:r>
              <w:rPr>
                <w:noProof/>
              </w:rPr>
              <w:tab/>
            </w:r>
            <w:r>
              <w:rPr>
                <w:noProof/>
              </w:rPr>
              <w:fldChar w:fldCharType="begin"/>
            </w:r>
            <w:r>
              <w:rPr>
                <w:noProof/>
              </w:rPr>
              <w:instrText xml:space="preserve"> PAGEREF _Toc239334651 \h </w:instrText>
            </w:r>
            <w:r>
              <w:rPr>
                <w:noProof/>
              </w:rPr>
            </w:r>
            <w:r>
              <w:rPr>
                <w:noProof/>
              </w:rPr>
              <w:fldChar w:fldCharType="separate"/>
            </w:r>
            <w:r>
              <w:rPr>
                <w:noProof/>
              </w:rPr>
              <w:t>23</w:t>
            </w:r>
            <w:r>
              <w:rPr>
                <w:noProof/>
              </w:rPr>
              <w:fldChar w:fldCharType="end"/>
            </w:r>
          </w:hyperlink>
        </w:p>
        <w:p w14:paraId="1DF6EC70" w14:textId="6EEED06C"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2" w:history="1">
            <w:r w:rsidRPr="008E28FA">
              <w:rPr>
                <w:rStyle w:val="Hyperlink"/>
                <w:noProof/>
              </w:rPr>
              <w:t>8.3.1  Managed API façade  (SFINT1)</w:t>
            </w:r>
            <w:r>
              <w:rPr>
                <w:noProof/>
              </w:rPr>
              <w:tab/>
            </w:r>
            <w:r>
              <w:rPr>
                <w:noProof/>
              </w:rPr>
              <w:fldChar w:fldCharType="begin"/>
            </w:r>
            <w:r>
              <w:rPr>
                <w:noProof/>
              </w:rPr>
              <w:instrText xml:space="preserve"> PAGEREF _Toc239334652 \h </w:instrText>
            </w:r>
            <w:r>
              <w:rPr>
                <w:noProof/>
              </w:rPr>
            </w:r>
            <w:r>
              <w:rPr>
                <w:noProof/>
              </w:rPr>
              <w:fldChar w:fldCharType="separate"/>
            </w:r>
            <w:r>
              <w:rPr>
                <w:noProof/>
              </w:rPr>
              <w:t>23</w:t>
            </w:r>
            <w:r>
              <w:rPr>
                <w:noProof/>
              </w:rPr>
              <w:fldChar w:fldCharType="end"/>
            </w:r>
          </w:hyperlink>
        </w:p>
        <w:p w14:paraId="24D94F3E" w14:textId="6155EDC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3" w:history="1">
            <w:r w:rsidRPr="008E28FA">
              <w:rPr>
                <w:rStyle w:val="Hyperlink"/>
                <w:noProof/>
              </w:rPr>
              <w:t>8.3.2  API composition / aggregation  (SFINT2)</w:t>
            </w:r>
            <w:r>
              <w:rPr>
                <w:noProof/>
              </w:rPr>
              <w:tab/>
            </w:r>
            <w:r>
              <w:rPr>
                <w:noProof/>
              </w:rPr>
              <w:fldChar w:fldCharType="begin"/>
            </w:r>
            <w:r>
              <w:rPr>
                <w:noProof/>
              </w:rPr>
              <w:instrText xml:space="preserve"> PAGEREF _Toc239334653 \h </w:instrText>
            </w:r>
            <w:r>
              <w:rPr>
                <w:noProof/>
              </w:rPr>
            </w:r>
            <w:r>
              <w:rPr>
                <w:noProof/>
              </w:rPr>
              <w:fldChar w:fldCharType="separate"/>
            </w:r>
            <w:r>
              <w:rPr>
                <w:noProof/>
              </w:rPr>
              <w:t>24</w:t>
            </w:r>
            <w:r>
              <w:rPr>
                <w:noProof/>
              </w:rPr>
              <w:fldChar w:fldCharType="end"/>
            </w:r>
          </w:hyperlink>
        </w:p>
        <w:p w14:paraId="3FC1CD19" w14:textId="07EAAF0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4" w:history="1">
            <w:r w:rsidRPr="008E28FA">
              <w:rPr>
                <w:rStyle w:val="Hyperlink"/>
                <w:noProof/>
              </w:rPr>
              <w:t>8.3.3  Protocol / format mediation  (SFINT3)</w:t>
            </w:r>
            <w:r>
              <w:rPr>
                <w:noProof/>
              </w:rPr>
              <w:tab/>
            </w:r>
            <w:r>
              <w:rPr>
                <w:noProof/>
              </w:rPr>
              <w:fldChar w:fldCharType="begin"/>
            </w:r>
            <w:r>
              <w:rPr>
                <w:noProof/>
              </w:rPr>
              <w:instrText xml:space="preserve"> PAGEREF _Toc239334654 \h </w:instrText>
            </w:r>
            <w:r>
              <w:rPr>
                <w:noProof/>
              </w:rPr>
            </w:r>
            <w:r>
              <w:rPr>
                <w:noProof/>
              </w:rPr>
              <w:fldChar w:fldCharType="separate"/>
            </w:r>
            <w:r>
              <w:rPr>
                <w:noProof/>
              </w:rPr>
              <w:t>25</w:t>
            </w:r>
            <w:r>
              <w:rPr>
                <w:noProof/>
              </w:rPr>
              <w:fldChar w:fldCharType="end"/>
            </w:r>
          </w:hyperlink>
        </w:p>
        <w:p w14:paraId="08E60E2E" w14:textId="17EE3E9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5" w:history="1">
            <w:r w:rsidRPr="008E28FA">
              <w:rPr>
                <w:rStyle w:val="Hyperlink"/>
                <w:noProof/>
              </w:rPr>
              <w:t>8.3.4  Synchronous request-reply (bounded)  (SFINT4)</w:t>
            </w:r>
            <w:r>
              <w:rPr>
                <w:noProof/>
              </w:rPr>
              <w:tab/>
            </w:r>
            <w:r>
              <w:rPr>
                <w:noProof/>
              </w:rPr>
              <w:fldChar w:fldCharType="begin"/>
            </w:r>
            <w:r>
              <w:rPr>
                <w:noProof/>
              </w:rPr>
              <w:instrText xml:space="preserve"> PAGEREF _Toc239334655 \h </w:instrText>
            </w:r>
            <w:r>
              <w:rPr>
                <w:noProof/>
              </w:rPr>
            </w:r>
            <w:r>
              <w:rPr>
                <w:noProof/>
              </w:rPr>
              <w:fldChar w:fldCharType="separate"/>
            </w:r>
            <w:r>
              <w:rPr>
                <w:noProof/>
              </w:rPr>
              <w:t>26</w:t>
            </w:r>
            <w:r>
              <w:rPr>
                <w:noProof/>
              </w:rPr>
              <w:fldChar w:fldCharType="end"/>
            </w:r>
          </w:hyperlink>
        </w:p>
        <w:p w14:paraId="7CBAA2DE" w14:textId="13E2A85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6" w:history="1">
            <w:r w:rsidRPr="008E28FA">
              <w:rPr>
                <w:rStyle w:val="Hyperlink"/>
                <w:noProof/>
              </w:rPr>
              <w:t>8.4 Messaging Patterns</w:t>
            </w:r>
            <w:r>
              <w:rPr>
                <w:noProof/>
              </w:rPr>
              <w:tab/>
            </w:r>
            <w:r>
              <w:rPr>
                <w:noProof/>
              </w:rPr>
              <w:fldChar w:fldCharType="begin"/>
            </w:r>
            <w:r>
              <w:rPr>
                <w:noProof/>
              </w:rPr>
              <w:instrText xml:space="preserve"> PAGEREF _Toc239334656 \h </w:instrText>
            </w:r>
            <w:r>
              <w:rPr>
                <w:noProof/>
              </w:rPr>
            </w:r>
            <w:r>
              <w:rPr>
                <w:noProof/>
              </w:rPr>
              <w:fldChar w:fldCharType="separate"/>
            </w:r>
            <w:r>
              <w:rPr>
                <w:noProof/>
              </w:rPr>
              <w:t>26</w:t>
            </w:r>
            <w:r>
              <w:rPr>
                <w:noProof/>
              </w:rPr>
              <w:fldChar w:fldCharType="end"/>
            </w:r>
          </w:hyperlink>
        </w:p>
        <w:p w14:paraId="1F072CA4" w14:textId="32B1DDF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7" w:history="1">
            <w:r w:rsidRPr="008E28FA">
              <w:rPr>
                <w:rStyle w:val="Hyperlink"/>
                <w:noProof/>
              </w:rPr>
              <w:t>8.4.1  Queue-based load levelling  (SFINT5)</w:t>
            </w:r>
            <w:r>
              <w:rPr>
                <w:noProof/>
              </w:rPr>
              <w:tab/>
            </w:r>
            <w:r>
              <w:rPr>
                <w:noProof/>
              </w:rPr>
              <w:fldChar w:fldCharType="begin"/>
            </w:r>
            <w:r>
              <w:rPr>
                <w:noProof/>
              </w:rPr>
              <w:instrText xml:space="preserve"> PAGEREF _Toc239334657 \h </w:instrText>
            </w:r>
            <w:r>
              <w:rPr>
                <w:noProof/>
              </w:rPr>
            </w:r>
            <w:r>
              <w:rPr>
                <w:noProof/>
              </w:rPr>
              <w:fldChar w:fldCharType="separate"/>
            </w:r>
            <w:r>
              <w:rPr>
                <w:noProof/>
              </w:rPr>
              <w:t>26</w:t>
            </w:r>
            <w:r>
              <w:rPr>
                <w:noProof/>
              </w:rPr>
              <w:fldChar w:fldCharType="end"/>
            </w:r>
          </w:hyperlink>
        </w:p>
        <w:p w14:paraId="71484B25" w14:textId="0342971F"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8" w:history="1">
            <w:r w:rsidRPr="008E28FA">
              <w:rPr>
                <w:rStyle w:val="Hyperlink"/>
                <w:noProof/>
              </w:rPr>
              <w:t>8.4.2  Competing consumers  (SFINT6)</w:t>
            </w:r>
            <w:r>
              <w:rPr>
                <w:noProof/>
              </w:rPr>
              <w:tab/>
            </w:r>
            <w:r>
              <w:rPr>
                <w:noProof/>
              </w:rPr>
              <w:fldChar w:fldCharType="begin"/>
            </w:r>
            <w:r>
              <w:rPr>
                <w:noProof/>
              </w:rPr>
              <w:instrText xml:space="preserve"> PAGEREF _Toc239334658 \h </w:instrText>
            </w:r>
            <w:r>
              <w:rPr>
                <w:noProof/>
              </w:rPr>
            </w:r>
            <w:r>
              <w:rPr>
                <w:noProof/>
              </w:rPr>
              <w:fldChar w:fldCharType="separate"/>
            </w:r>
            <w:r>
              <w:rPr>
                <w:noProof/>
              </w:rPr>
              <w:t>27</w:t>
            </w:r>
            <w:r>
              <w:rPr>
                <w:noProof/>
              </w:rPr>
              <w:fldChar w:fldCharType="end"/>
            </w:r>
          </w:hyperlink>
        </w:p>
        <w:p w14:paraId="7D77B3CA" w14:textId="6338C32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9" w:history="1">
            <w:r w:rsidRPr="008E28FA">
              <w:rPr>
                <w:rStyle w:val="Hyperlink"/>
                <w:noProof/>
              </w:rPr>
              <w:t>8.4.3  Asynchronous request-reply  (SFINT7)</w:t>
            </w:r>
            <w:r>
              <w:rPr>
                <w:noProof/>
              </w:rPr>
              <w:tab/>
            </w:r>
            <w:r>
              <w:rPr>
                <w:noProof/>
              </w:rPr>
              <w:fldChar w:fldCharType="begin"/>
            </w:r>
            <w:r>
              <w:rPr>
                <w:noProof/>
              </w:rPr>
              <w:instrText xml:space="preserve"> PAGEREF _Toc239334659 \h </w:instrText>
            </w:r>
            <w:r>
              <w:rPr>
                <w:noProof/>
              </w:rPr>
            </w:r>
            <w:r>
              <w:rPr>
                <w:noProof/>
              </w:rPr>
              <w:fldChar w:fldCharType="separate"/>
            </w:r>
            <w:r>
              <w:rPr>
                <w:noProof/>
              </w:rPr>
              <w:t>28</w:t>
            </w:r>
            <w:r>
              <w:rPr>
                <w:noProof/>
              </w:rPr>
              <w:fldChar w:fldCharType="end"/>
            </w:r>
          </w:hyperlink>
        </w:p>
        <w:p w14:paraId="74393534" w14:textId="6355B947"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0" w:history="1">
            <w:r w:rsidRPr="008E28FA">
              <w:rPr>
                <w:rStyle w:val="Hyperlink"/>
                <w:noProof/>
              </w:rPr>
              <w:t>8.4.4  Claim-check  (SFINT8)</w:t>
            </w:r>
            <w:r>
              <w:rPr>
                <w:noProof/>
              </w:rPr>
              <w:tab/>
            </w:r>
            <w:r>
              <w:rPr>
                <w:noProof/>
              </w:rPr>
              <w:fldChar w:fldCharType="begin"/>
            </w:r>
            <w:r>
              <w:rPr>
                <w:noProof/>
              </w:rPr>
              <w:instrText xml:space="preserve"> PAGEREF _Toc239334660 \h </w:instrText>
            </w:r>
            <w:r>
              <w:rPr>
                <w:noProof/>
              </w:rPr>
            </w:r>
            <w:r>
              <w:rPr>
                <w:noProof/>
              </w:rPr>
              <w:fldChar w:fldCharType="separate"/>
            </w:r>
            <w:r>
              <w:rPr>
                <w:noProof/>
              </w:rPr>
              <w:t>29</w:t>
            </w:r>
            <w:r>
              <w:rPr>
                <w:noProof/>
              </w:rPr>
              <w:fldChar w:fldCharType="end"/>
            </w:r>
          </w:hyperlink>
        </w:p>
        <w:p w14:paraId="51BB1096" w14:textId="4140BE7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1" w:history="1">
            <w:r w:rsidRPr="008E28FA">
              <w:rPr>
                <w:rStyle w:val="Hyperlink"/>
                <w:noProof/>
              </w:rPr>
              <w:t>8.4.5  Reliable messaging  (SFINT9)</w:t>
            </w:r>
            <w:r>
              <w:rPr>
                <w:noProof/>
              </w:rPr>
              <w:tab/>
            </w:r>
            <w:r>
              <w:rPr>
                <w:noProof/>
              </w:rPr>
              <w:fldChar w:fldCharType="begin"/>
            </w:r>
            <w:r>
              <w:rPr>
                <w:noProof/>
              </w:rPr>
              <w:instrText xml:space="preserve"> PAGEREF _Toc239334661 \h </w:instrText>
            </w:r>
            <w:r>
              <w:rPr>
                <w:noProof/>
              </w:rPr>
            </w:r>
            <w:r>
              <w:rPr>
                <w:noProof/>
              </w:rPr>
              <w:fldChar w:fldCharType="separate"/>
            </w:r>
            <w:r>
              <w:rPr>
                <w:noProof/>
              </w:rPr>
              <w:t>30</w:t>
            </w:r>
            <w:r>
              <w:rPr>
                <w:noProof/>
              </w:rPr>
              <w:fldChar w:fldCharType="end"/>
            </w:r>
          </w:hyperlink>
        </w:p>
        <w:p w14:paraId="10783EB6" w14:textId="2AE5B156"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2" w:history="1">
            <w:r w:rsidRPr="008E28FA">
              <w:rPr>
                <w:rStyle w:val="Hyperlink"/>
                <w:noProof/>
              </w:rPr>
              <w:t>8.4.6  Scheduled / timed trigger  (SFINT10)</w:t>
            </w:r>
            <w:r>
              <w:rPr>
                <w:noProof/>
              </w:rPr>
              <w:tab/>
            </w:r>
            <w:r>
              <w:rPr>
                <w:noProof/>
              </w:rPr>
              <w:fldChar w:fldCharType="begin"/>
            </w:r>
            <w:r>
              <w:rPr>
                <w:noProof/>
              </w:rPr>
              <w:instrText xml:space="preserve"> PAGEREF _Toc239334662 \h </w:instrText>
            </w:r>
            <w:r>
              <w:rPr>
                <w:noProof/>
              </w:rPr>
            </w:r>
            <w:r>
              <w:rPr>
                <w:noProof/>
              </w:rPr>
              <w:fldChar w:fldCharType="separate"/>
            </w:r>
            <w:r>
              <w:rPr>
                <w:noProof/>
              </w:rPr>
              <w:t>31</w:t>
            </w:r>
            <w:r>
              <w:rPr>
                <w:noProof/>
              </w:rPr>
              <w:fldChar w:fldCharType="end"/>
            </w:r>
          </w:hyperlink>
        </w:p>
        <w:p w14:paraId="700A7507" w14:textId="169F17C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3" w:history="1">
            <w:r w:rsidRPr="008E28FA">
              <w:rPr>
                <w:rStyle w:val="Hyperlink"/>
                <w:noProof/>
              </w:rPr>
              <w:t>8.5 Event Patterns</w:t>
            </w:r>
            <w:r>
              <w:rPr>
                <w:noProof/>
              </w:rPr>
              <w:tab/>
            </w:r>
            <w:r>
              <w:rPr>
                <w:noProof/>
              </w:rPr>
              <w:fldChar w:fldCharType="begin"/>
            </w:r>
            <w:r>
              <w:rPr>
                <w:noProof/>
              </w:rPr>
              <w:instrText xml:space="preserve"> PAGEREF _Toc239334663 \h </w:instrText>
            </w:r>
            <w:r>
              <w:rPr>
                <w:noProof/>
              </w:rPr>
            </w:r>
            <w:r>
              <w:rPr>
                <w:noProof/>
              </w:rPr>
              <w:fldChar w:fldCharType="separate"/>
            </w:r>
            <w:r>
              <w:rPr>
                <w:noProof/>
              </w:rPr>
              <w:t>32</w:t>
            </w:r>
            <w:r>
              <w:rPr>
                <w:noProof/>
              </w:rPr>
              <w:fldChar w:fldCharType="end"/>
            </w:r>
          </w:hyperlink>
        </w:p>
        <w:p w14:paraId="5C386E20" w14:textId="0505987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4" w:history="1">
            <w:r w:rsidRPr="008E28FA">
              <w:rPr>
                <w:rStyle w:val="Hyperlink"/>
                <w:noProof/>
              </w:rPr>
              <w:t>8.5.1  Publish / subscribe fan-out  (SFINT11)</w:t>
            </w:r>
            <w:r>
              <w:rPr>
                <w:noProof/>
              </w:rPr>
              <w:tab/>
            </w:r>
            <w:r>
              <w:rPr>
                <w:noProof/>
              </w:rPr>
              <w:fldChar w:fldCharType="begin"/>
            </w:r>
            <w:r>
              <w:rPr>
                <w:noProof/>
              </w:rPr>
              <w:instrText xml:space="preserve"> PAGEREF _Toc239334664 \h </w:instrText>
            </w:r>
            <w:r>
              <w:rPr>
                <w:noProof/>
              </w:rPr>
            </w:r>
            <w:r>
              <w:rPr>
                <w:noProof/>
              </w:rPr>
              <w:fldChar w:fldCharType="separate"/>
            </w:r>
            <w:r>
              <w:rPr>
                <w:noProof/>
              </w:rPr>
              <w:t>32</w:t>
            </w:r>
            <w:r>
              <w:rPr>
                <w:noProof/>
              </w:rPr>
              <w:fldChar w:fldCharType="end"/>
            </w:r>
          </w:hyperlink>
        </w:p>
        <w:p w14:paraId="7BE5A0B5" w14:textId="5E5AD952"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5" w:history="1">
            <w:r w:rsidRPr="008E28FA">
              <w:rPr>
                <w:rStyle w:val="Hyperlink"/>
                <w:noProof/>
              </w:rPr>
              <w:t>8.5.2  Discrete event notification  (SFINT12)</w:t>
            </w:r>
            <w:r>
              <w:rPr>
                <w:noProof/>
              </w:rPr>
              <w:tab/>
            </w:r>
            <w:r>
              <w:rPr>
                <w:noProof/>
              </w:rPr>
              <w:fldChar w:fldCharType="begin"/>
            </w:r>
            <w:r>
              <w:rPr>
                <w:noProof/>
              </w:rPr>
              <w:instrText xml:space="preserve"> PAGEREF _Toc239334665 \h </w:instrText>
            </w:r>
            <w:r>
              <w:rPr>
                <w:noProof/>
              </w:rPr>
            </w:r>
            <w:r>
              <w:rPr>
                <w:noProof/>
              </w:rPr>
              <w:fldChar w:fldCharType="separate"/>
            </w:r>
            <w:r>
              <w:rPr>
                <w:noProof/>
              </w:rPr>
              <w:t>33</w:t>
            </w:r>
            <w:r>
              <w:rPr>
                <w:noProof/>
              </w:rPr>
              <w:fldChar w:fldCharType="end"/>
            </w:r>
          </w:hyperlink>
        </w:p>
        <w:p w14:paraId="33532CDA" w14:textId="416E973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6" w:history="1">
            <w:r w:rsidRPr="008E28FA">
              <w:rPr>
                <w:rStyle w:val="Hyperlink"/>
                <w:noProof/>
              </w:rPr>
              <w:t>8.5.3  Inbound webhook ingestion  (SFINT13)</w:t>
            </w:r>
            <w:r>
              <w:rPr>
                <w:noProof/>
              </w:rPr>
              <w:tab/>
            </w:r>
            <w:r>
              <w:rPr>
                <w:noProof/>
              </w:rPr>
              <w:fldChar w:fldCharType="begin"/>
            </w:r>
            <w:r>
              <w:rPr>
                <w:noProof/>
              </w:rPr>
              <w:instrText xml:space="preserve"> PAGEREF _Toc239334666 \h </w:instrText>
            </w:r>
            <w:r>
              <w:rPr>
                <w:noProof/>
              </w:rPr>
            </w:r>
            <w:r>
              <w:rPr>
                <w:noProof/>
              </w:rPr>
              <w:fldChar w:fldCharType="separate"/>
            </w:r>
            <w:r>
              <w:rPr>
                <w:noProof/>
              </w:rPr>
              <w:t>34</w:t>
            </w:r>
            <w:r>
              <w:rPr>
                <w:noProof/>
              </w:rPr>
              <w:fldChar w:fldCharType="end"/>
            </w:r>
          </w:hyperlink>
        </w:p>
        <w:p w14:paraId="18EC6CA8" w14:textId="34214EA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7" w:history="1">
            <w:r w:rsidRPr="008E28FA">
              <w:rPr>
                <w:rStyle w:val="Hyperlink"/>
                <w:noProof/>
              </w:rPr>
              <w:t>8.5.4  Outbound webhook / notification  (SFINT14)</w:t>
            </w:r>
            <w:r>
              <w:rPr>
                <w:noProof/>
              </w:rPr>
              <w:tab/>
            </w:r>
            <w:r>
              <w:rPr>
                <w:noProof/>
              </w:rPr>
              <w:fldChar w:fldCharType="begin"/>
            </w:r>
            <w:r>
              <w:rPr>
                <w:noProof/>
              </w:rPr>
              <w:instrText xml:space="preserve"> PAGEREF _Toc239334667 \h </w:instrText>
            </w:r>
            <w:r>
              <w:rPr>
                <w:noProof/>
              </w:rPr>
            </w:r>
            <w:r>
              <w:rPr>
                <w:noProof/>
              </w:rPr>
              <w:fldChar w:fldCharType="separate"/>
            </w:r>
            <w:r>
              <w:rPr>
                <w:noProof/>
              </w:rPr>
              <w:t>34</w:t>
            </w:r>
            <w:r>
              <w:rPr>
                <w:noProof/>
              </w:rPr>
              <w:fldChar w:fldCharType="end"/>
            </w:r>
          </w:hyperlink>
        </w:p>
        <w:p w14:paraId="41112B1E" w14:textId="33CC5732"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8" w:history="1">
            <w:r w:rsidRPr="008E28FA">
              <w:rPr>
                <w:rStyle w:val="Hyperlink"/>
                <w:noProof/>
              </w:rPr>
              <w:t>8.5.5  Stream / telemetry ingestion  (SFINT15)</w:t>
            </w:r>
            <w:r>
              <w:rPr>
                <w:noProof/>
              </w:rPr>
              <w:tab/>
            </w:r>
            <w:r>
              <w:rPr>
                <w:noProof/>
              </w:rPr>
              <w:fldChar w:fldCharType="begin"/>
            </w:r>
            <w:r>
              <w:rPr>
                <w:noProof/>
              </w:rPr>
              <w:instrText xml:space="preserve"> PAGEREF _Toc239334668 \h </w:instrText>
            </w:r>
            <w:r>
              <w:rPr>
                <w:noProof/>
              </w:rPr>
            </w:r>
            <w:r>
              <w:rPr>
                <w:noProof/>
              </w:rPr>
              <w:fldChar w:fldCharType="separate"/>
            </w:r>
            <w:r>
              <w:rPr>
                <w:noProof/>
              </w:rPr>
              <w:t>35</w:t>
            </w:r>
            <w:r>
              <w:rPr>
                <w:noProof/>
              </w:rPr>
              <w:fldChar w:fldCharType="end"/>
            </w:r>
          </w:hyperlink>
        </w:p>
        <w:p w14:paraId="4AAFFFAE" w14:textId="63D9655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9" w:history="1">
            <w:r w:rsidRPr="008E28FA">
              <w:rPr>
                <w:rStyle w:val="Hyperlink"/>
                <w:noProof/>
              </w:rPr>
              <w:t>8.6 Orchestration Patterns</w:t>
            </w:r>
            <w:r>
              <w:rPr>
                <w:noProof/>
              </w:rPr>
              <w:tab/>
            </w:r>
            <w:r>
              <w:rPr>
                <w:noProof/>
              </w:rPr>
              <w:fldChar w:fldCharType="begin"/>
            </w:r>
            <w:r>
              <w:rPr>
                <w:noProof/>
              </w:rPr>
              <w:instrText xml:space="preserve"> PAGEREF _Toc239334669 \h </w:instrText>
            </w:r>
            <w:r>
              <w:rPr>
                <w:noProof/>
              </w:rPr>
            </w:r>
            <w:r>
              <w:rPr>
                <w:noProof/>
              </w:rPr>
              <w:fldChar w:fldCharType="separate"/>
            </w:r>
            <w:r>
              <w:rPr>
                <w:noProof/>
              </w:rPr>
              <w:t>36</w:t>
            </w:r>
            <w:r>
              <w:rPr>
                <w:noProof/>
              </w:rPr>
              <w:fldChar w:fldCharType="end"/>
            </w:r>
          </w:hyperlink>
        </w:p>
        <w:p w14:paraId="5CF0919F" w14:textId="67BE069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0" w:history="1">
            <w:r w:rsidRPr="008E28FA">
              <w:rPr>
                <w:rStyle w:val="Hyperlink"/>
                <w:noProof/>
              </w:rPr>
              <w:t>8.6.1  Stateful process orchestration  (SFINT16)</w:t>
            </w:r>
            <w:r>
              <w:rPr>
                <w:noProof/>
              </w:rPr>
              <w:tab/>
            </w:r>
            <w:r>
              <w:rPr>
                <w:noProof/>
              </w:rPr>
              <w:fldChar w:fldCharType="begin"/>
            </w:r>
            <w:r>
              <w:rPr>
                <w:noProof/>
              </w:rPr>
              <w:instrText xml:space="preserve"> PAGEREF _Toc239334670 \h </w:instrText>
            </w:r>
            <w:r>
              <w:rPr>
                <w:noProof/>
              </w:rPr>
            </w:r>
            <w:r>
              <w:rPr>
                <w:noProof/>
              </w:rPr>
              <w:fldChar w:fldCharType="separate"/>
            </w:r>
            <w:r>
              <w:rPr>
                <w:noProof/>
              </w:rPr>
              <w:t>36</w:t>
            </w:r>
            <w:r>
              <w:rPr>
                <w:noProof/>
              </w:rPr>
              <w:fldChar w:fldCharType="end"/>
            </w:r>
          </w:hyperlink>
        </w:p>
        <w:p w14:paraId="140F71AF" w14:textId="03E74CA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1" w:history="1">
            <w:r w:rsidRPr="008E28FA">
              <w:rPr>
                <w:rStyle w:val="Hyperlink"/>
                <w:noProof/>
              </w:rPr>
              <w:t>8.6.2  Process with compensation  (SFINT17)</w:t>
            </w:r>
            <w:r>
              <w:rPr>
                <w:noProof/>
              </w:rPr>
              <w:tab/>
            </w:r>
            <w:r>
              <w:rPr>
                <w:noProof/>
              </w:rPr>
              <w:fldChar w:fldCharType="begin"/>
            </w:r>
            <w:r>
              <w:rPr>
                <w:noProof/>
              </w:rPr>
              <w:instrText xml:space="preserve"> PAGEREF _Toc239334671 \h </w:instrText>
            </w:r>
            <w:r>
              <w:rPr>
                <w:noProof/>
              </w:rPr>
            </w:r>
            <w:r>
              <w:rPr>
                <w:noProof/>
              </w:rPr>
              <w:fldChar w:fldCharType="separate"/>
            </w:r>
            <w:r>
              <w:rPr>
                <w:noProof/>
              </w:rPr>
              <w:t>37</w:t>
            </w:r>
            <w:r>
              <w:rPr>
                <w:noProof/>
              </w:rPr>
              <w:fldChar w:fldCharType="end"/>
            </w:r>
          </w:hyperlink>
        </w:p>
        <w:p w14:paraId="2F88EFC9" w14:textId="750E87E7"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2" w:history="1">
            <w:r w:rsidRPr="008E28FA">
              <w:rPr>
                <w:rStyle w:val="Hyperlink"/>
                <w:noProof/>
              </w:rPr>
              <w:t>8.6.3  Human-in-the-loop / approval  (SFINT18)</w:t>
            </w:r>
            <w:r>
              <w:rPr>
                <w:noProof/>
              </w:rPr>
              <w:tab/>
            </w:r>
            <w:r>
              <w:rPr>
                <w:noProof/>
              </w:rPr>
              <w:fldChar w:fldCharType="begin"/>
            </w:r>
            <w:r>
              <w:rPr>
                <w:noProof/>
              </w:rPr>
              <w:instrText xml:space="preserve"> PAGEREF _Toc239334672 \h </w:instrText>
            </w:r>
            <w:r>
              <w:rPr>
                <w:noProof/>
              </w:rPr>
            </w:r>
            <w:r>
              <w:rPr>
                <w:noProof/>
              </w:rPr>
              <w:fldChar w:fldCharType="separate"/>
            </w:r>
            <w:r>
              <w:rPr>
                <w:noProof/>
              </w:rPr>
              <w:t>38</w:t>
            </w:r>
            <w:r>
              <w:rPr>
                <w:noProof/>
              </w:rPr>
              <w:fldChar w:fldCharType="end"/>
            </w:r>
          </w:hyperlink>
        </w:p>
        <w:p w14:paraId="3363C81D" w14:textId="65F9520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3" w:history="1">
            <w:r w:rsidRPr="008E28FA">
              <w:rPr>
                <w:rStyle w:val="Hyperlink"/>
                <w:noProof/>
              </w:rPr>
              <w:t>8.7 File Patterns</w:t>
            </w:r>
            <w:r>
              <w:rPr>
                <w:noProof/>
              </w:rPr>
              <w:tab/>
            </w:r>
            <w:r>
              <w:rPr>
                <w:noProof/>
              </w:rPr>
              <w:fldChar w:fldCharType="begin"/>
            </w:r>
            <w:r>
              <w:rPr>
                <w:noProof/>
              </w:rPr>
              <w:instrText xml:space="preserve"> PAGEREF _Toc239334673 \h </w:instrText>
            </w:r>
            <w:r>
              <w:rPr>
                <w:noProof/>
              </w:rPr>
            </w:r>
            <w:r>
              <w:rPr>
                <w:noProof/>
              </w:rPr>
              <w:fldChar w:fldCharType="separate"/>
            </w:r>
            <w:r>
              <w:rPr>
                <w:noProof/>
              </w:rPr>
              <w:t>39</w:t>
            </w:r>
            <w:r>
              <w:rPr>
                <w:noProof/>
              </w:rPr>
              <w:fldChar w:fldCharType="end"/>
            </w:r>
          </w:hyperlink>
        </w:p>
        <w:p w14:paraId="1600CF10" w14:textId="6E642E8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4" w:history="1">
            <w:r w:rsidRPr="008E28FA">
              <w:rPr>
                <w:rStyle w:val="Hyperlink"/>
                <w:noProof/>
              </w:rPr>
              <w:t>8.7.1  Event-driven file ingestion  (SFINT19)</w:t>
            </w:r>
            <w:r>
              <w:rPr>
                <w:noProof/>
              </w:rPr>
              <w:tab/>
            </w:r>
            <w:r>
              <w:rPr>
                <w:noProof/>
              </w:rPr>
              <w:fldChar w:fldCharType="begin"/>
            </w:r>
            <w:r>
              <w:rPr>
                <w:noProof/>
              </w:rPr>
              <w:instrText xml:space="preserve"> PAGEREF _Toc239334674 \h </w:instrText>
            </w:r>
            <w:r>
              <w:rPr>
                <w:noProof/>
              </w:rPr>
            </w:r>
            <w:r>
              <w:rPr>
                <w:noProof/>
              </w:rPr>
              <w:fldChar w:fldCharType="separate"/>
            </w:r>
            <w:r>
              <w:rPr>
                <w:noProof/>
              </w:rPr>
              <w:t>39</w:t>
            </w:r>
            <w:r>
              <w:rPr>
                <w:noProof/>
              </w:rPr>
              <w:fldChar w:fldCharType="end"/>
            </w:r>
          </w:hyperlink>
        </w:p>
        <w:p w14:paraId="38145A13" w14:textId="5B6E99B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5" w:history="1">
            <w:r w:rsidRPr="008E28FA">
              <w:rPr>
                <w:rStyle w:val="Hyperlink"/>
                <w:noProof/>
              </w:rPr>
              <w:t>8.7.2  File generation and delivery  (SFINT20)</w:t>
            </w:r>
            <w:r>
              <w:rPr>
                <w:noProof/>
              </w:rPr>
              <w:tab/>
            </w:r>
            <w:r>
              <w:rPr>
                <w:noProof/>
              </w:rPr>
              <w:fldChar w:fldCharType="begin"/>
            </w:r>
            <w:r>
              <w:rPr>
                <w:noProof/>
              </w:rPr>
              <w:instrText xml:space="preserve"> PAGEREF _Toc239334675 \h </w:instrText>
            </w:r>
            <w:r>
              <w:rPr>
                <w:noProof/>
              </w:rPr>
            </w:r>
            <w:r>
              <w:rPr>
                <w:noProof/>
              </w:rPr>
              <w:fldChar w:fldCharType="separate"/>
            </w:r>
            <w:r>
              <w:rPr>
                <w:noProof/>
              </w:rPr>
              <w:t>40</w:t>
            </w:r>
            <w:r>
              <w:rPr>
                <w:noProof/>
              </w:rPr>
              <w:fldChar w:fldCharType="end"/>
            </w:r>
          </w:hyperlink>
        </w:p>
        <w:p w14:paraId="7FD06CC1" w14:textId="78B61C18"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6" w:history="1">
            <w:r w:rsidRPr="008E28FA">
              <w:rPr>
                <w:rStyle w:val="Hyperlink"/>
                <w:noProof/>
              </w:rPr>
              <w:t>8.8 Data Platform Patterns</w:t>
            </w:r>
            <w:r>
              <w:rPr>
                <w:noProof/>
              </w:rPr>
              <w:tab/>
            </w:r>
            <w:r>
              <w:rPr>
                <w:noProof/>
              </w:rPr>
              <w:fldChar w:fldCharType="begin"/>
            </w:r>
            <w:r>
              <w:rPr>
                <w:noProof/>
              </w:rPr>
              <w:instrText xml:space="preserve"> PAGEREF _Toc239334676 \h </w:instrText>
            </w:r>
            <w:r>
              <w:rPr>
                <w:noProof/>
              </w:rPr>
            </w:r>
            <w:r>
              <w:rPr>
                <w:noProof/>
              </w:rPr>
              <w:fldChar w:fldCharType="separate"/>
            </w:r>
            <w:r>
              <w:rPr>
                <w:noProof/>
              </w:rPr>
              <w:t>41</w:t>
            </w:r>
            <w:r>
              <w:rPr>
                <w:noProof/>
              </w:rPr>
              <w:fldChar w:fldCharType="end"/>
            </w:r>
          </w:hyperlink>
        </w:p>
        <w:p w14:paraId="79E930DB" w14:textId="051EBB8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7" w:history="1">
            <w:r w:rsidRPr="008E28FA">
              <w:rPr>
                <w:rStyle w:val="Hyperlink"/>
                <w:noProof/>
              </w:rPr>
              <w:t>8.8.1  Push to the data platform  (SFINT21)</w:t>
            </w:r>
            <w:r>
              <w:rPr>
                <w:noProof/>
              </w:rPr>
              <w:tab/>
            </w:r>
            <w:r>
              <w:rPr>
                <w:noProof/>
              </w:rPr>
              <w:fldChar w:fldCharType="begin"/>
            </w:r>
            <w:r>
              <w:rPr>
                <w:noProof/>
              </w:rPr>
              <w:instrText xml:space="preserve"> PAGEREF _Toc239334677 \h </w:instrText>
            </w:r>
            <w:r>
              <w:rPr>
                <w:noProof/>
              </w:rPr>
            </w:r>
            <w:r>
              <w:rPr>
                <w:noProof/>
              </w:rPr>
              <w:fldChar w:fldCharType="separate"/>
            </w:r>
            <w:r>
              <w:rPr>
                <w:noProof/>
              </w:rPr>
              <w:t>41</w:t>
            </w:r>
            <w:r>
              <w:rPr>
                <w:noProof/>
              </w:rPr>
              <w:fldChar w:fldCharType="end"/>
            </w:r>
          </w:hyperlink>
        </w:p>
        <w:p w14:paraId="02042E6F" w14:textId="0A9F707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8" w:history="1">
            <w:r w:rsidRPr="008E28FA">
              <w:rPr>
                <w:rStyle w:val="Hyperlink"/>
                <w:noProof/>
              </w:rPr>
              <w:t>8.8.2  Consume from the data platform and serve to a consumer  (SFINT22)</w:t>
            </w:r>
            <w:r>
              <w:rPr>
                <w:noProof/>
              </w:rPr>
              <w:tab/>
            </w:r>
            <w:r>
              <w:rPr>
                <w:noProof/>
              </w:rPr>
              <w:fldChar w:fldCharType="begin"/>
            </w:r>
            <w:r>
              <w:rPr>
                <w:noProof/>
              </w:rPr>
              <w:instrText xml:space="preserve"> PAGEREF _Toc239334678 \h </w:instrText>
            </w:r>
            <w:r>
              <w:rPr>
                <w:noProof/>
              </w:rPr>
            </w:r>
            <w:r>
              <w:rPr>
                <w:noProof/>
              </w:rPr>
              <w:fldChar w:fldCharType="separate"/>
            </w:r>
            <w:r>
              <w:rPr>
                <w:noProof/>
              </w:rPr>
              <w:t>42</w:t>
            </w:r>
            <w:r>
              <w:rPr>
                <w:noProof/>
              </w:rPr>
              <w:fldChar w:fldCharType="end"/>
            </w:r>
          </w:hyperlink>
        </w:p>
        <w:p w14:paraId="757608F3" w14:textId="08A1D4F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9" w:history="1">
            <w:r w:rsidRPr="008E28FA">
              <w:rPr>
                <w:rStyle w:val="Hyperlink"/>
                <w:noProof/>
              </w:rPr>
              <w:t>8.8.3  Bulk data movement (the boundary)  (SFINT23)</w:t>
            </w:r>
            <w:r>
              <w:rPr>
                <w:noProof/>
              </w:rPr>
              <w:tab/>
            </w:r>
            <w:r>
              <w:rPr>
                <w:noProof/>
              </w:rPr>
              <w:fldChar w:fldCharType="begin"/>
            </w:r>
            <w:r>
              <w:rPr>
                <w:noProof/>
              </w:rPr>
              <w:instrText xml:space="preserve"> PAGEREF _Toc239334679 \h </w:instrText>
            </w:r>
            <w:r>
              <w:rPr>
                <w:noProof/>
              </w:rPr>
            </w:r>
            <w:r>
              <w:rPr>
                <w:noProof/>
              </w:rPr>
              <w:fldChar w:fldCharType="separate"/>
            </w:r>
            <w:r>
              <w:rPr>
                <w:noProof/>
              </w:rPr>
              <w:t>42</w:t>
            </w:r>
            <w:r>
              <w:rPr>
                <w:noProof/>
              </w:rPr>
              <w:fldChar w:fldCharType="end"/>
            </w:r>
          </w:hyperlink>
        </w:p>
        <w:p w14:paraId="4C424E10" w14:textId="6CC79FF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0" w:history="1">
            <w:r w:rsidRPr="008E28FA">
              <w:rPr>
                <w:rStyle w:val="Hyperlink"/>
                <w:noProof/>
              </w:rPr>
              <w:t>8.9 Transformation and Routing Patterns</w:t>
            </w:r>
            <w:r>
              <w:rPr>
                <w:noProof/>
              </w:rPr>
              <w:tab/>
            </w:r>
            <w:r>
              <w:rPr>
                <w:noProof/>
              </w:rPr>
              <w:fldChar w:fldCharType="begin"/>
            </w:r>
            <w:r>
              <w:rPr>
                <w:noProof/>
              </w:rPr>
              <w:instrText xml:space="preserve"> PAGEREF _Toc239334680 \h </w:instrText>
            </w:r>
            <w:r>
              <w:rPr>
                <w:noProof/>
              </w:rPr>
            </w:r>
            <w:r>
              <w:rPr>
                <w:noProof/>
              </w:rPr>
              <w:fldChar w:fldCharType="separate"/>
            </w:r>
            <w:r>
              <w:rPr>
                <w:noProof/>
              </w:rPr>
              <w:t>43</w:t>
            </w:r>
            <w:r>
              <w:rPr>
                <w:noProof/>
              </w:rPr>
              <w:fldChar w:fldCharType="end"/>
            </w:r>
          </w:hyperlink>
        </w:p>
        <w:p w14:paraId="26B98911" w14:textId="64DE01E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1" w:history="1">
            <w:r w:rsidRPr="008E28FA">
              <w:rPr>
                <w:rStyle w:val="Hyperlink"/>
                <w:noProof/>
              </w:rPr>
              <w:t>8.9.1  Canonical data model and message translator  (SFINT24)</w:t>
            </w:r>
            <w:r>
              <w:rPr>
                <w:noProof/>
              </w:rPr>
              <w:tab/>
            </w:r>
            <w:r>
              <w:rPr>
                <w:noProof/>
              </w:rPr>
              <w:fldChar w:fldCharType="begin"/>
            </w:r>
            <w:r>
              <w:rPr>
                <w:noProof/>
              </w:rPr>
              <w:instrText xml:space="preserve"> PAGEREF _Toc239334681 \h </w:instrText>
            </w:r>
            <w:r>
              <w:rPr>
                <w:noProof/>
              </w:rPr>
            </w:r>
            <w:r>
              <w:rPr>
                <w:noProof/>
              </w:rPr>
              <w:fldChar w:fldCharType="separate"/>
            </w:r>
            <w:r>
              <w:rPr>
                <w:noProof/>
              </w:rPr>
              <w:t>43</w:t>
            </w:r>
            <w:r>
              <w:rPr>
                <w:noProof/>
              </w:rPr>
              <w:fldChar w:fldCharType="end"/>
            </w:r>
          </w:hyperlink>
        </w:p>
        <w:p w14:paraId="36CC0F11" w14:textId="67CBE42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2" w:history="1">
            <w:r w:rsidRPr="008E28FA">
              <w:rPr>
                <w:rStyle w:val="Hyperlink"/>
                <w:noProof/>
              </w:rPr>
              <w:t>8.9.2  Content-based routing  (SFINT25)</w:t>
            </w:r>
            <w:r>
              <w:rPr>
                <w:noProof/>
              </w:rPr>
              <w:tab/>
            </w:r>
            <w:r>
              <w:rPr>
                <w:noProof/>
              </w:rPr>
              <w:fldChar w:fldCharType="begin"/>
            </w:r>
            <w:r>
              <w:rPr>
                <w:noProof/>
              </w:rPr>
              <w:instrText xml:space="preserve"> PAGEREF _Toc239334682 \h </w:instrText>
            </w:r>
            <w:r>
              <w:rPr>
                <w:noProof/>
              </w:rPr>
            </w:r>
            <w:r>
              <w:rPr>
                <w:noProof/>
              </w:rPr>
              <w:fldChar w:fldCharType="separate"/>
            </w:r>
            <w:r>
              <w:rPr>
                <w:noProof/>
              </w:rPr>
              <w:t>45</w:t>
            </w:r>
            <w:r>
              <w:rPr>
                <w:noProof/>
              </w:rPr>
              <w:fldChar w:fldCharType="end"/>
            </w:r>
          </w:hyperlink>
        </w:p>
        <w:p w14:paraId="4D6ADA5D" w14:textId="01A4202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3" w:history="1">
            <w:r w:rsidRPr="008E28FA">
              <w:rPr>
                <w:rStyle w:val="Hyperlink"/>
                <w:noProof/>
              </w:rPr>
              <w:t>9. Insurance Integration Scenarios</w:t>
            </w:r>
            <w:r>
              <w:rPr>
                <w:noProof/>
              </w:rPr>
              <w:tab/>
            </w:r>
            <w:r>
              <w:rPr>
                <w:noProof/>
              </w:rPr>
              <w:fldChar w:fldCharType="begin"/>
            </w:r>
            <w:r>
              <w:rPr>
                <w:noProof/>
              </w:rPr>
              <w:instrText xml:space="preserve"> PAGEREF _Toc239334683 \h </w:instrText>
            </w:r>
            <w:r>
              <w:rPr>
                <w:noProof/>
              </w:rPr>
            </w:r>
            <w:r>
              <w:rPr>
                <w:noProof/>
              </w:rPr>
              <w:fldChar w:fldCharType="separate"/>
            </w:r>
            <w:r>
              <w:rPr>
                <w:noProof/>
              </w:rPr>
              <w:t>47</w:t>
            </w:r>
            <w:r>
              <w:rPr>
                <w:noProof/>
              </w:rPr>
              <w:fldChar w:fldCharType="end"/>
            </w:r>
          </w:hyperlink>
        </w:p>
        <w:p w14:paraId="1747FDCD" w14:textId="68626B49"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4" w:history="1">
            <w:r w:rsidRPr="008E28FA">
              <w:rPr>
                <w:rStyle w:val="Hyperlink"/>
                <w:noProof/>
              </w:rPr>
              <w:t>10. Data Platform Position and Guardrails</w:t>
            </w:r>
            <w:r>
              <w:rPr>
                <w:noProof/>
              </w:rPr>
              <w:tab/>
            </w:r>
            <w:r>
              <w:rPr>
                <w:noProof/>
              </w:rPr>
              <w:fldChar w:fldCharType="begin"/>
            </w:r>
            <w:r>
              <w:rPr>
                <w:noProof/>
              </w:rPr>
              <w:instrText xml:space="preserve"> PAGEREF _Toc239334684 \h </w:instrText>
            </w:r>
            <w:r>
              <w:rPr>
                <w:noProof/>
              </w:rPr>
            </w:r>
            <w:r>
              <w:rPr>
                <w:noProof/>
              </w:rPr>
              <w:fldChar w:fldCharType="separate"/>
            </w:r>
            <w:r>
              <w:rPr>
                <w:noProof/>
              </w:rPr>
              <w:t>48</w:t>
            </w:r>
            <w:r>
              <w:rPr>
                <w:noProof/>
              </w:rPr>
              <w:fldChar w:fldCharType="end"/>
            </w:r>
          </w:hyperlink>
        </w:p>
        <w:p w14:paraId="3FE0570C" w14:textId="6F4EE0F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5" w:history="1">
            <w:r w:rsidRPr="008E28FA">
              <w:rPr>
                <w:rStyle w:val="Hyperlink"/>
                <w:noProof/>
              </w:rPr>
              <w:t>10.1 Core Position</w:t>
            </w:r>
            <w:r>
              <w:rPr>
                <w:noProof/>
              </w:rPr>
              <w:tab/>
            </w:r>
            <w:r>
              <w:rPr>
                <w:noProof/>
              </w:rPr>
              <w:fldChar w:fldCharType="begin"/>
            </w:r>
            <w:r>
              <w:rPr>
                <w:noProof/>
              </w:rPr>
              <w:instrText xml:space="preserve"> PAGEREF _Toc239334685 \h </w:instrText>
            </w:r>
            <w:r>
              <w:rPr>
                <w:noProof/>
              </w:rPr>
            </w:r>
            <w:r>
              <w:rPr>
                <w:noProof/>
              </w:rPr>
              <w:fldChar w:fldCharType="separate"/>
            </w:r>
            <w:r>
              <w:rPr>
                <w:noProof/>
              </w:rPr>
              <w:t>48</w:t>
            </w:r>
            <w:r>
              <w:rPr>
                <w:noProof/>
              </w:rPr>
              <w:fldChar w:fldCharType="end"/>
            </w:r>
          </w:hyperlink>
        </w:p>
        <w:p w14:paraId="1C783C55" w14:textId="480DB52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6" w:history="1">
            <w:r w:rsidRPr="008E28FA">
              <w:rPr>
                <w:rStyle w:val="Hyperlink"/>
                <w:noProof/>
              </w:rPr>
              <w:t>10.2 Appropriate Uses</w:t>
            </w:r>
            <w:r>
              <w:rPr>
                <w:noProof/>
              </w:rPr>
              <w:tab/>
            </w:r>
            <w:r>
              <w:rPr>
                <w:noProof/>
              </w:rPr>
              <w:fldChar w:fldCharType="begin"/>
            </w:r>
            <w:r>
              <w:rPr>
                <w:noProof/>
              </w:rPr>
              <w:instrText xml:space="preserve"> PAGEREF _Toc239334686 \h </w:instrText>
            </w:r>
            <w:r>
              <w:rPr>
                <w:noProof/>
              </w:rPr>
            </w:r>
            <w:r>
              <w:rPr>
                <w:noProof/>
              </w:rPr>
              <w:fldChar w:fldCharType="separate"/>
            </w:r>
            <w:r>
              <w:rPr>
                <w:noProof/>
              </w:rPr>
              <w:t>48</w:t>
            </w:r>
            <w:r>
              <w:rPr>
                <w:noProof/>
              </w:rPr>
              <w:fldChar w:fldCharType="end"/>
            </w:r>
          </w:hyperlink>
        </w:p>
        <w:p w14:paraId="4BAF3B9B" w14:textId="6E91BFF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7" w:history="1">
            <w:r w:rsidRPr="008E28FA">
              <w:rPr>
                <w:rStyle w:val="Hyperlink"/>
                <w:noProof/>
              </w:rPr>
              <w:t>10.3 Inappropriate Uses</w:t>
            </w:r>
            <w:r>
              <w:rPr>
                <w:noProof/>
              </w:rPr>
              <w:tab/>
            </w:r>
            <w:r>
              <w:rPr>
                <w:noProof/>
              </w:rPr>
              <w:fldChar w:fldCharType="begin"/>
            </w:r>
            <w:r>
              <w:rPr>
                <w:noProof/>
              </w:rPr>
              <w:instrText xml:space="preserve"> PAGEREF _Toc239334687 \h </w:instrText>
            </w:r>
            <w:r>
              <w:rPr>
                <w:noProof/>
              </w:rPr>
            </w:r>
            <w:r>
              <w:rPr>
                <w:noProof/>
              </w:rPr>
              <w:fldChar w:fldCharType="separate"/>
            </w:r>
            <w:r>
              <w:rPr>
                <w:noProof/>
              </w:rPr>
              <w:t>48</w:t>
            </w:r>
            <w:r>
              <w:rPr>
                <w:noProof/>
              </w:rPr>
              <w:fldChar w:fldCharType="end"/>
            </w:r>
          </w:hyperlink>
        </w:p>
        <w:p w14:paraId="1C8E8207" w14:textId="693C1EC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8" w:history="1">
            <w:r w:rsidRPr="008E28FA">
              <w:rPr>
                <w:rStyle w:val="Hyperlink"/>
                <w:noProof/>
              </w:rPr>
              <w:t>10.4 Exchange Patterns</w:t>
            </w:r>
            <w:r>
              <w:rPr>
                <w:noProof/>
              </w:rPr>
              <w:tab/>
            </w:r>
            <w:r>
              <w:rPr>
                <w:noProof/>
              </w:rPr>
              <w:fldChar w:fldCharType="begin"/>
            </w:r>
            <w:r>
              <w:rPr>
                <w:noProof/>
              </w:rPr>
              <w:instrText xml:space="preserve"> PAGEREF _Toc239334688 \h </w:instrText>
            </w:r>
            <w:r>
              <w:rPr>
                <w:noProof/>
              </w:rPr>
            </w:r>
            <w:r>
              <w:rPr>
                <w:noProof/>
              </w:rPr>
              <w:fldChar w:fldCharType="separate"/>
            </w:r>
            <w:r>
              <w:rPr>
                <w:noProof/>
              </w:rPr>
              <w:t>48</w:t>
            </w:r>
            <w:r>
              <w:rPr>
                <w:noProof/>
              </w:rPr>
              <w:fldChar w:fldCharType="end"/>
            </w:r>
          </w:hyperlink>
        </w:p>
        <w:p w14:paraId="221EFC6B" w14:textId="4032813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9" w:history="1">
            <w:r w:rsidRPr="008E28FA">
              <w:rPr>
                <w:rStyle w:val="Hyperlink"/>
                <w:noProof/>
              </w:rPr>
              <w:t>Import: to the data platform</w:t>
            </w:r>
            <w:r>
              <w:rPr>
                <w:noProof/>
              </w:rPr>
              <w:tab/>
            </w:r>
            <w:r>
              <w:rPr>
                <w:noProof/>
              </w:rPr>
              <w:fldChar w:fldCharType="begin"/>
            </w:r>
            <w:r>
              <w:rPr>
                <w:noProof/>
              </w:rPr>
              <w:instrText xml:space="preserve"> PAGEREF _Toc239334689 \h </w:instrText>
            </w:r>
            <w:r>
              <w:rPr>
                <w:noProof/>
              </w:rPr>
            </w:r>
            <w:r>
              <w:rPr>
                <w:noProof/>
              </w:rPr>
              <w:fldChar w:fldCharType="separate"/>
            </w:r>
            <w:r>
              <w:rPr>
                <w:noProof/>
              </w:rPr>
              <w:t>48</w:t>
            </w:r>
            <w:r>
              <w:rPr>
                <w:noProof/>
              </w:rPr>
              <w:fldChar w:fldCharType="end"/>
            </w:r>
          </w:hyperlink>
        </w:p>
        <w:p w14:paraId="19C65F5A" w14:textId="26013C6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0" w:history="1">
            <w:r w:rsidRPr="008E28FA">
              <w:rPr>
                <w:rStyle w:val="Hyperlink"/>
                <w:noProof/>
              </w:rPr>
              <w:t>Export: from the data platform</w:t>
            </w:r>
            <w:r>
              <w:rPr>
                <w:noProof/>
              </w:rPr>
              <w:tab/>
            </w:r>
            <w:r>
              <w:rPr>
                <w:noProof/>
              </w:rPr>
              <w:fldChar w:fldCharType="begin"/>
            </w:r>
            <w:r>
              <w:rPr>
                <w:noProof/>
              </w:rPr>
              <w:instrText xml:space="preserve"> PAGEREF _Toc239334690 \h </w:instrText>
            </w:r>
            <w:r>
              <w:rPr>
                <w:noProof/>
              </w:rPr>
            </w:r>
            <w:r>
              <w:rPr>
                <w:noProof/>
              </w:rPr>
              <w:fldChar w:fldCharType="separate"/>
            </w:r>
            <w:r>
              <w:rPr>
                <w:noProof/>
              </w:rPr>
              <w:t>49</w:t>
            </w:r>
            <w:r>
              <w:rPr>
                <w:noProof/>
              </w:rPr>
              <w:fldChar w:fldCharType="end"/>
            </w:r>
          </w:hyperlink>
        </w:p>
        <w:p w14:paraId="6A44C84C" w14:textId="2E06B92A"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1" w:history="1">
            <w:r w:rsidRPr="008E28FA">
              <w:rPr>
                <w:rStyle w:val="Hyperlink"/>
                <w:noProof/>
              </w:rPr>
              <w:t>11. Guardrails and Governance</w:t>
            </w:r>
            <w:r>
              <w:rPr>
                <w:noProof/>
              </w:rPr>
              <w:tab/>
            </w:r>
            <w:r>
              <w:rPr>
                <w:noProof/>
              </w:rPr>
              <w:fldChar w:fldCharType="begin"/>
            </w:r>
            <w:r>
              <w:rPr>
                <w:noProof/>
              </w:rPr>
              <w:instrText xml:space="preserve"> PAGEREF _Toc239334691 \h </w:instrText>
            </w:r>
            <w:r>
              <w:rPr>
                <w:noProof/>
              </w:rPr>
            </w:r>
            <w:r>
              <w:rPr>
                <w:noProof/>
              </w:rPr>
              <w:fldChar w:fldCharType="separate"/>
            </w:r>
            <w:r>
              <w:rPr>
                <w:noProof/>
              </w:rPr>
              <w:t>50</w:t>
            </w:r>
            <w:r>
              <w:rPr>
                <w:noProof/>
              </w:rPr>
              <w:fldChar w:fldCharType="end"/>
            </w:r>
          </w:hyperlink>
        </w:p>
        <w:p w14:paraId="6BC50C2F" w14:textId="6679A41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2" w:history="1">
            <w:r w:rsidRPr="008E28FA">
              <w:rPr>
                <w:rStyle w:val="Hyperlink"/>
                <w:noProof/>
              </w:rPr>
              <w:t>11.1 Mandatory Guardrails</w:t>
            </w:r>
            <w:r>
              <w:rPr>
                <w:noProof/>
              </w:rPr>
              <w:tab/>
            </w:r>
            <w:r>
              <w:rPr>
                <w:noProof/>
              </w:rPr>
              <w:fldChar w:fldCharType="begin"/>
            </w:r>
            <w:r>
              <w:rPr>
                <w:noProof/>
              </w:rPr>
              <w:instrText xml:space="preserve"> PAGEREF _Toc239334692 \h </w:instrText>
            </w:r>
            <w:r>
              <w:rPr>
                <w:noProof/>
              </w:rPr>
            </w:r>
            <w:r>
              <w:rPr>
                <w:noProof/>
              </w:rPr>
              <w:fldChar w:fldCharType="separate"/>
            </w:r>
            <w:r>
              <w:rPr>
                <w:noProof/>
              </w:rPr>
              <w:t>50</w:t>
            </w:r>
            <w:r>
              <w:rPr>
                <w:noProof/>
              </w:rPr>
              <w:fldChar w:fldCharType="end"/>
            </w:r>
          </w:hyperlink>
        </w:p>
        <w:p w14:paraId="01715B98" w14:textId="2726B1C7"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3" w:history="1">
            <w:r w:rsidRPr="008E28FA">
              <w:rPr>
                <w:rStyle w:val="Hyperlink"/>
                <w:noProof/>
              </w:rPr>
              <w:t>11.2 When you need to deviate</w:t>
            </w:r>
            <w:r>
              <w:rPr>
                <w:noProof/>
              </w:rPr>
              <w:tab/>
            </w:r>
            <w:r>
              <w:rPr>
                <w:noProof/>
              </w:rPr>
              <w:fldChar w:fldCharType="begin"/>
            </w:r>
            <w:r>
              <w:rPr>
                <w:noProof/>
              </w:rPr>
              <w:instrText xml:space="preserve"> PAGEREF _Toc239334693 \h </w:instrText>
            </w:r>
            <w:r>
              <w:rPr>
                <w:noProof/>
              </w:rPr>
            </w:r>
            <w:r>
              <w:rPr>
                <w:noProof/>
              </w:rPr>
              <w:fldChar w:fldCharType="separate"/>
            </w:r>
            <w:r>
              <w:rPr>
                <w:noProof/>
              </w:rPr>
              <w:t>50</w:t>
            </w:r>
            <w:r>
              <w:rPr>
                <w:noProof/>
              </w:rPr>
              <w:fldChar w:fldCharType="end"/>
            </w:r>
          </w:hyperlink>
        </w:p>
        <w:p w14:paraId="74D374B6" w14:textId="283A4C4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4" w:history="1">
            <w:r w:rsidRPr="008E28FA">
              <w:rPr>
                <w:rStyle w:val="Hyperlink"/>
                <w:noProof/>
              </w:rPr>
              <w:t>11.3 Per-pattern security conformance</w:t>
            </w:r>
            <w:r>
              <w:rPr>
                <w:noProof/>
              </w:rPr>
              <w:tab/>
            </w:r>
            <w:r>
              <w:rPr>
                <w:noProof/>
              </w:rPr>
              <w:fldChar w:fldCharType="begin"/>
            </w:r>
            <w:r>
              <w:rPr>
                <w:noProof/>
              </w:rPr>
              <w:instrText xml:space="preserve"> PAGEREF _Toc239334694 \h </w:instrText>
            </w:r>
            <w:r>
              <w:rPr>
                <w:noProof/>
              </w:rPr>
            </w:r>
            <w:r>
              <w:rPr>
                <w:noProof/>
              </w:rPr>
              <w:fldChar w:fldCharType="separate"/>
            </w:r>
            <w:r>
              <w:rPr>
                <w:noProof/>
              </w:rPr>
              <w:t>50</w:t>
            </w:r>
            <w:r>
              <w:rPr>
                <w:noProof/>
              </w:rPr>
              <w:fldChar w:fldCharType="end"/>
            </w:r>
          </w:hyperlink>
        </w:p>
        <w:p w14:paraId="6F31678C" w14:textId="51FB024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5" w:history="1">
            <w:r w:rsidRPr="008E28FA">
              <w:rPr>
                <w:rStyle w:val="Hyperlink"/>
                <w:noProof/>
              </w:rPr>
              <w:t>11.4 Boundary Controls</w:t>
            </w:r>
            <w:r>
              <w:rPr>
                <w:noProof/>
              </w:rPr>
              <w:tab/>
            </w:r>
            <w:r>
              <w:rPr>
                <w:noProof/>
              </w:rPr>
              <w:fldChar w:fldCharType="begin"/>
            </w:r>
            <w:r>
              <w:rPr>
                <w:noProof/>
              </w:rPr>
              <w:instrText xml:space="preserve"> PAGEREF _Toc239334695 \h </w:instrText>
            </w:r>
            <w:r>
              <w:rPr>
                <w:noProof/>
              </w:rPr>
            </w:r>
            <w:r>
              <w:rPr>
                <w:noProof/>
              </w:rPr>
              <w:fldChar w:fldCharType="separate"/>
            </w:r>
            <w:r>
              <w:rPr>
                <w:noProof/>
              </w:rPr>
              <w:t>51</w:t>
            </w:r>
            <w:r>
              <w:rPr>
                <w:noProof/>
              </w:rPr>
              <w:fldChar w:fldCharType="end"/>
            </w:r>
          </w:hyperlink>
        </w:p>
        <w:p w14:paraId="555E4DC9" w14:textId="372A183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6" w:history="1">
            <w:r w:rsidRPr="008E28FA">
              <w:rPr>
                <w:rStyle w:val="Hyperlink"/>
                <w:noProof/>
              </w:rPr>
              <w:t>11.5 Pattern Controls</w:t>
            </w:r>
            <w:r>
              <w:rPr>
                <w:noProof/>
              </w:rPr>
              <w:tab/>
            </w:r>
            <w:r>
              <w:rPr>
                <w:noProof/>
              </w:rPr>
              <w:fldChar w:fldCharType="begin"/>
            </w:r>
            <w:r>
              <w:rPr>
                <w:noProof/>
              </w:rPr>
              <w:instrText xml:space="preserve"> PAGEREF _Toc239334696 \h </w:instrText>
            </w:r>
            <w:r>
              <w:rPr>
                <w:noProof/>
              </w:rPr>
            </w:r>
            <w:r>
              <w:rPr>
                <w:noProof/>
              </w:rPr>
              <w:fldChar w:fldCharType="separate"/>
            </w:r>
            <w:r>
              <w:rPr>
                <w:noProof/>
              </w:rPr>
              <w:t>51</w:t>
            </w:r>
            <w:r>
              <w:rPr>
                <w:noProof/>
              </w:rPr>
              <w:fldChar w:fldCharType="end"/>
            </w:r>
          </w:hyperlink>
        </w:p>
        <w:p w14:paraId="1DDAEF77" w14:textId="70CDB01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7" w:history="1">
            <w:r w:rsidRPr="008E28FA">
              <w:rPr>
                <w:rStyle w:val="Hyperlink"/>
                <w:noProof/>
              </w:rPr>
              <w:t>11.6 Design Evidence Requirements</w:t>
            </w:r>
            <w:r>
              <w:rPr>
                <w:noProof/>
              </w:rPr>
              <w:tab/>
            </w:r>
            <w:r>
              <w:rPr>
                <w:noProof/>
              </w:rPr>
              <w:fldChar w:fldCharType="begin"/>
            </w:r>
            <w:r>
              <w:rPr>
                <w:noProof/>
              </w:rPr>
              <w:instrText xml:space="preserve"> PAGEREF _Toc239334697 \h </w:instrText>
            </w:r>
            <w:r>
              <w:rPr>
                <w:noProof/>
              </w:rPr>
            </w:r>
            <w:r>
              <w:rPr>
                <w:noProof/>
              </w:rPr>
              <w:fldChar w:fldCharType="separate"/>
            </w:r>
            <w:r>
              <w:rPr>
                <w:noProof/>
              </w:rPr>
              <w:t>51</w:t>
            </w:r>
            <w:r>
              <w:rPr>
                <w:noProof/>
              </w:rPr>
              <w:fldChar w:fldCharType="end"/>
            </w:r>
          </w:hyperlink>
        </w:p>
        <w:p w14:paraId="73215ABB" w14:textId="337E9BF6"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8" w:history="1">
            <w:r w:rsidRPr="008E28FA">
              <w:rPr>
                <w:rStyle w:val="Hyperlink"/>
                <w:noProof/>
              </w:rPr>
              <w:t>12. Exception Process and TDA Governance</w:t>
            </w:r>
            <w:r>
              <w:rPr>
                <w:noProof/>
              </w:rPr>
              <w:tab/>
            </w:r>
            <w:r>
              <w:rPr>
                <w:noProof/>
              </w:rPr>
              <w:fldChar w:fldCharType="begin"/>
            </w:r>
            <w:r>
              <w:rPr>
                <w:noProof/>
              </w:rPr>
              <w:instrText xml:space="preserve"> PAGEREF _Toc239334698 \h </w:instrText>
            </w:r>
            <w:r>
              <w:rPr>
                <w:noProof/>
              </w:rPr>
            </w:r>
            <w:r>
              <w:rPr>
                <w:noProof/>
              </w:rPr>
              <w:fldChar w:fldCharType="separate"/>
            </w:r>
            <w:r>
              <w:rPr>
                <w:noProof/>
              </w:rPr>
              <w:t>52</w:t>
            </w:r>
            <w:r>
              <w:rPr>
                <w:noProof/>
              </w:rPr>
              <w:fldChar w:fldCharType="end"/>
            </w:r>
          </w:hyperlink>
        </w:p>
        <w:p w14:paraId="61A2A21B" w14:textId="65BDF81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9" w:history="1">
            <w:r w:rsidRPr="008E28FA">
              <w:rPr>
                <w:rStyle w:val="Hyperlink"/>
                <w:noProof/>
              </w:rPr>
              <w:t>12.1 Exceptions</w:t>
            </w:r>
            <w:r>
              <w:rPr>
                <w:noProof/>
              </w:rPr>
              <w:tab/>
            </w:r>
            <w:r>
              <w:rPr>
                <w:noProof/>
              </w:rPr>
              <w:fldChar w:fldCharType="begin"/>
            </w:r>
            <w:r>
              <w:rPr>
                <w:noProof/>
              </w:rPr>
              <w:instrText xml:space="preserve"> PAGEREF _Toc239334699 \h </w:instrText>
            </w:r>
            <w:r>
              <w:rPr>
                <w:noProof/>
              </w:rPr>
            </w:r>
            <w:r>
              <w:rPr>
                <w:noProof/>
              </w:rPr>
              <w:fldChar w:fldCharType="separate"/>
            </w:r>
            <w:r>
              <w:rPr>
                <w:noProof/>
              </w:rPr>
              <w:t>52</w:t>
            </w:r>
            <w:r>
              <w:rPr>
                <w:noProof/>
              </w:rPr>
              <w:fldChar w:fldCharType="end"/>
            </w:r>
          </w:hyperlink>
        </w:p>
        <w:p w14:paraId="3731CE7C" w14:textId="255CD533"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0" w:history="1">
            <w:r w:rsidRPr="008E28FA">
              <w:rPr>
                <w:rStyle w:val="Hyperlink"/>
                <w:noProof/>
              </w:rPr>
              <w:t>12.2 TDA Gates</w:t>
            </w:r>
            <w:r>
              <w:rPr>
                <w:noProof/>
              </w:rPr>
              <w:tab/>
            </w:r>
            <w:r>
              <w:rPr>
                <w:noProof/>
              </w:rPr>
              <w:fldChar w:fldCharType="begin"/>
            </w:r>
            <w:r>
              <w:rPr>
                <w:noProof/>
              </w:rPr>
              <w:instrText xml:space="preserve"> PAGEREF _Toc239334700 \h </w:instrText>
            </w:r>
            <w:r>
              <w:rPr>
                <w:noProof/>
              </w:rPr>
            </w:r>
            <w:r>
              <w:rPr>
                <w:noProof/>
              </w:rPr>
              <w:fldChar w:fldCharType="separate"/>
            </w:r>
            <w:r>
              <w:rPr>
                <w:noProof/>
              </w:rPr>
              <w:t>52</w:t>
            </w:r>
            <w:r>
              <w:rPr>
                <w:noProof/>
              </w:rPr>
              <w:fldChar w:fldCharType="end"/>
            </w:r>
          </w:hyperlink>
        </w:p>
        <w:p w14:paraId="0CCB3B60" w14:textId="43376F6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1" w:history="1">
            <w:r w:rsidRPr="008E28FA">
              <w:rPr>
                <w:rStyle w:val="Hyperlink"/>
                <w:noProof/>
              </w:rPr>
              <w:t>12.3 Security Conformance</w:t>
            </w:r>
            <w:r>
              <w:rPr>
                <w:noProof/>
              </w:rPr>
              <w:tab/>
            </w:r>
            <w:r>
              <w:rPr>
                <w:noProof/>
              </w:rPr>
              <w:fldChar w:fldCharType="begin"/>
            </w:r>
            <w:r>
              <w:rPr>
                <w:noProof/>
              </w:rPr>
              <w:instrText xml:space="preserve"> PAGEREF _Toc239334701 \h </w:instrText>
            </w:r>
            <w:r>
              <w:rPr>
                <w:noProof/>
              </w:rPr>
            </w:r>
            <w:r>
              <w:rPr>
                <w:noProof/>
              </w:rPr>
              <w:fldChar w:fldCharType="separate"/>
            </w:r>
            <w:r>
              <w:rPr>
                <w:noProof/>
              </w:rPr>
              <w:t>52</w:t>
            </w:r>
            <w:r>
              <w:rPr>
                <w:noProof/>
              </w:rPr>
              <w:fldChar w:fldCharType="end"/>
            </w:r>
          </w:hyperlink>
        </w:p>
        <w:p w14:paraId="6BB17A8F" w14:textId="44EA3EE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2" w:history="1">
            <w:r w:rsidRPr="008E28FA">
              <w:rPr>
                <w:rStyle w:val="Hyperlink"/>
                <w:noProof/>
              </w:rPr>
              <w:t>12.4 Exception Lifecycle</w:t>
            </w:r>
            <w:r>
              <w:rPr>
                <w:noProof/>
              </w:rPr>
              <w:tab/>
            </w:r>
            <w:r>
              <w:rPr>
                <w:noProof/>
              </w:rPr>
              <w:fldChar w:fldCharType="begin"/>
            </w:r>
            <w:r>
              <w:rPr>
                <w:noProof/>
              </w:rPr>
              <w:instrText xml:space="preserve"> PAGEREF _Toc239334702 \h </w:instrText>
            </w:r>
            <w:r>
              <w:rPr>
                <w:noProof/>
              </w:rPr>
            </w:r>
            <w:r>
              <w:rPr>
                <w:noProof/>
              </w:rPr>
              <w:fldChar w:fldCharType="separate"/>
            </w:r>
            <w:r>
              <w:rPr>
                <w:noProof/>
              </w:rPr>
              <w:t>52</w:t>
            </w:r>
            <w:r>
              <w:rPr>
                <w:noProof/>
              </w:rPr>
              <w:fldChar w:fldCharType="end"/>
            </w:r>
          </w:hyperlink>
        </w:p>
        <w:p w14:paraId="12B7B1FE" w14:textId="746720B5"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3" w:history="1">
            <w:r w:rsidRPr="008E28FA">
              <w:rPr>
                <w:rStyle w:val="Hyperlink"/>
                <w:noProof/>
              </w:rPr>
              <w:t>13. Anti-Patterns</w:t>
            </w:r>
            <w:r>
              <w:rPr>
                <w:noProof/>
              </w:rPr>
              <w:tab/>
            </w:r>
            <w:r>
              <w:rPr>
                <w:noProof/>
              </w:rPr>
              <w:fldChar w:fldCharType="begin"/>
            </w:r>
            <w:r>
              <w:rPr>
                <w:noProof/>
              </w:rPr>
              <w:instrText xml:space="preserve"> PAGEREF _Toc239334703 \h </w:instrText>
            </w:r>
            <w:r>
              <w:rPr>
                <w:noProof/>
              </w:rPr>
            </w:r>
            <w:r>
              <w:rPr>
                <w:noProof/>
              </w:rPr>
              <w:fldChar w:fldCharType="separate"/>
            </w:r>
            <w:r>
              <w:rPr>
                <w:noProof/>
              </w:rPr>
              <w:t>53</w:t>
            </w:r>
            <w:r>
              <w:rPr>
                <w:noProof/>
              </w:rPr>
              <w:fldChar w:fldCharType="end"/>
            </w:r>
          </w:hyperlink>
        </w:p>
        <w:p w14:paraId="2C34226F" w14:textId="50C99BDC"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4" w:history="1">
            <w:r w:rsidRPr="008E28FA">
              <w:rPr>
                <w:rStyle w:val="Hyperlink"/>
                <w:noProof/>
              </w:rPr>
              <w:t>14. Glossary</w:t>
            </w:r>
            <w:r>
              <w:rPr>
                <w:noProof/>
              </w:rPr>
              <w:tab/>
            </w:r>
            <w:r>
              <w:rPr>
                <w:noProof/>
              </w:rPr>
              <w:fldChar w:fldCharType="begin"/>
            </w:r>
            <w:r>
              <w:rPr>
                <w:noProof/>
              </w:rPr>
              <w:instrText xml:space="preserve"> PAGEREF _Toc239334704 \h </w:instrText>
            </w:r>
            <w:r>
              <w:rPr>
                <w:noProof/>
              </w:rPr>
            </w:r>
            <w:r>
              <w:rPr>
                <w:noProof/>
              </w:rPr>
              <w:fldChar w:fldCharType="separate"/>
            </w:r>
            <w:r>
              <w:rPr>
                <w:noProof/>
              </w:rPr>
              <w:t>54</w:t>
            </w:r>
            <w:r>
              <w:rPr>
                <w:noProof/>
              </w:rPr>
              <w:fldChar w:fldCharType="end"/>
            </w:r>
          </w:hyperlink>
        </w:p>
        <w:p w14:paraId="6719C8E6" w14:textId="334F41D9"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5" w:history="1">
            <w:r w:rsidRPr="008E28FA">
              <w:rPr>
                <w:rStyle w:val="Hyperlink"/>
                <w:noProof/>
              </w:rPr>
              <w:t>15. Cross-Reference and Traceability</w:t>
            </w:r>
            <w:r>
              <w:rPr>
                <w:noProof/>
              </w:rPr>
              <w:tab/>
            </w:r>
            <w:r>
              <w:rPr>
                <w:noProof/>
              </w:rPr>
              <w:fldChar w:fldCharType="begin"/>
            </w:r>
            <w:r>
              <w:rPr>
                <w:noProof/>
              </w:rPr>
              <w:instrText xml:space="preserve"> PAGEREF _Toc239334705 \h </w:instrText>
            </w:r>
            <w:r>
              <w:rPr>
                <w:noProof/>
              </w:rPr>
            </w:r>
            <w:r>
              <w:rPr>
                <w:noProof/>
              </w:rPr>
              <w:fldChar w:fldCharType="separate"/>
            </w:r>
            <w:r>
              <w:rPr>
                <w:noProof/>
              </w:rPr>
              <w:t>55</w:t>
            </w:r>
            <w:r>
              <w:rPr>
                <w:noProof/>
              </w:rPr>
              <w:fldChar w:fldCharType="end"/>
            </w:r>
          </w:hyperlink>
        </w:p>
        <w:p w14:paraId="633D11D2" w14:textId="0099350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6" w:history="1">
            <w:r w:rsidRPr="008E28FA">
              <w:rPr>
                <w:rStyle w:val="Hyperlink"/>
                <w:noProof/>
              </w:rPr>
              <w:t>15.1 Pattern Mapping</w:t>
            </w:r>
            <w:r>
              <w:rPr>
                <w:noProof/>
              </w:rPr>
              <w:tab/>
            </w:r>
            <w:r>
              <w:rPr>
                <w:noProof/>
              </w:rPr>
              <w:fldChar w:fldCharType="begin"/>
            </w:r>
            <w:r>
              <w:rPr>
                <w:noProof/>
              </w:rPr>
              <w:instrText xml:space="preserve"> PAGEREF _Toc239334706 \h </w:instrText>
            </w:r>
            <w:r>
              <w:rPr>
                <w:noProof/>
              </w:rPr>
            </w:r>
            <w:r>
              <w:rPr>
                <w:noProof/>
              </w:rPr>
              <w:fldChar w:fldCharType="separate"/>
            </w:r>
            <w:r>
              <w:rPr>
                <w:noProof/>
              </w:rPr>
              <w:t>55</w:t>
            </w:r>
            <w:r>
              <w:rPr>
                <w:noProof/>
              </w:rPr>
              <w:fldChar w:fldCharType="end"/>
            </w:r>
          </w:hyperlink>
        </w:p>
        <w:p w14:paraId="38E17F34" w14:textId="6DC0174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7" w:history="1">
            <w:r w:rsidRPr="008E28FA">
              <w:rPr>
                <w:rStyle w:val="Hyperlink"/>
                <w:noProof/>
              </w:rPr>
              <w:t>15.2 Azure Pattern Mapping</w:t>
            </w:r>
            <w:r>
              <w:rPr>
                <w:noProof/>
              </w:rPr>
              <w:tab/>
            </w:r>
            <w:r>
              <w:rPr>
                <w:noProof/>
              </w:rPr>
              <w:fldChar w:fldCharType="begin"/>
            </w:r>
            <w:r>
              <w:rPr>
                <w:noProof/>
              </w:rPr>
              <w:instrText xml:space="preserve"> PAGEREF _Toc239334707 \h </w:instrText>
            </w:r>
            <w:r>
              <w:rPr>
                <w:noProof/>
              </w:rPr>
            </w:r>
            <w:r>
              <w:rPr>
                <w:noProof/>
              </w:rPr>
              <w:fldChar w:fldCharType="separate"/>
            </w:r>
            <w:r>
              <w:rPr>
                <w:noProof/>
              </w:rPr>
              <w:t>55</w:t>
            </w:r>
            <w:r>
              <w:rPr>
                <w:noProof/>
              </w:rPr>
              <w:fldChar w:fldCharType="end"/>
            </w:r>
          </w:hyperlink>
        </w:p>
        <w:p w14:paraId="3DD9C688" w14:textId="7C6DD40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8" w:history="1">
            <w:r w:rsidRPr="008E28FA">
              <w:rPr>
                <w:rStyle w:val="Hyperlink"/>
                <w:noProof/>
              </w:rPr>
              <w:t>15.3 Source Reconciliation</w:t>
            </w:r>
            <w:r>
              <w:rPr>
                <w:noProof/>
              </w:rPr>
              <w:tab/>
            </w:r>
            <w:r>
              <w:rPr>
                <w:noProof/>
              </w:rPr>
              <w:fldChar w:fldCharType="begin"/>
            </w:r>
            <w:r>
              <w:rPr>
                <w:noProof/>
              </w:rPr>
              <w:instrText xml:space="preserve"> PAGEREF _Toc239334708 \h </w:instrText>
            </w:r>
            <w:r>
              <w:rPr>
                <w:noProof/>
              </w:rPr>
            </w:r>
            <w:r>
              <w:rPr>
                <w:noProof/>
              </w:rPr>
              <w:fldChar w:fldCharType="separate"/>
            </w:r>
            <w:r>
              <w:rPr>
                <w:noProof/>
              </w:rPr>
              <w:t>55</w:t>
            </w:r>
            <w:r>
              <w:rPr>
                <w:noProof/>
              </w:rPr>
              <w:fldChar w:fldCharType="end"/>
            </w:r>
          </w:hyperlink>
        </w:p>
        <w:p w14:paraId="66A224AC" w14:textId="4E486AC3"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9" w:history="1">
            <w:r w:rsidRPr="008E28FA">
              <w:rPr>
                <w:rStyle w:val="Hyperlink"/>
                <w:noProof/>
              </w:rPr>
              <w:t>16. Future Enhancements and Open Items</w:t>
            </w:r>
            <w:r>
              <w:rPr>
                <w:noProof/>
              </w:rPr>
              <w:tab/>
            </w:r>
            <w:r>
              <w:rPr>
                <w:noProof/>
              </w:rPr>
              <w:fldChar w:fldCharType="begin"/>
            </w:r>
            <w:r>
              <w:rPr>
                <w:noProof/>
              </w:rPr>
              <w:instrText xml:space="preserve"> PAGEREF _Toc239334709 \h </w:instrText>
            </w:r>
            <w:r>
              <w:rPr>
                <w:noProof/>
              </w:rPr>
            </w:r>
            <w:r>
              <w:rPr>
                <w:noProof/>
              </w:rPr>
              <w:fldChar w:fldCharType="separate"/>
            </w:r>
            <w:r>
              <w:rPr>
                <w:noProof/>
              </w:rPr>
              <w:t>57</w:t>
            </w:r>
            <w:r>
              <w:rPr>
                <w:noProof/>
              </w:rPr>
              <w:fldChar w:fldCharType="end"/>
            </w:r>
          </w:hyperlink>
        </w:p>
        <w:p w14:paraId="080E13E9" w14:textId="7565CF72" w:rsidR="0095094A" w:rsidRDefault="007B5EA1">
          <w:r>
            <w:fldChar w:fldCharType="end"/>
          </w:r>
        </w:p>
      </w:sdtContent>
    </w:sdt>
    <w:p w14:paraId="1F1E924F" w14:textId="77777777" w:rsidR="0095094A" w:rsidRDefault="007B5EA1">
      <w:r>
        <w:br w:type="page"/>
      </w:r>
    </w:p>
    <w:p w14:paraId="72DFB12B" w14:textId="77777777" w:rsidR="0095094A" w:rsidRDefault="007B5EA1">
      <w:pPr>
        <w:pStyle w:val="Heading1"/>
      </w:pPr>
      <w:bookmarkStart w:id="1" w:name="_Toc239334601"/>
      <w:r>
        <w:lastRenderedPageBreak/>
        <w:t>1. Document Control</w:t>
      </w:r>
      <w:bookmarkEnd w:id="1"/>
    </w:p>
    <w:p w14:paraId="0A9CC1F9" w14:textId="77777777" w:rsidR="0095094A" w:rsidRDefault="007B5EA1">
      <w:pPr>
        <w:pStyle w:val="Heading2"/>
      </w:pPr>
      <w:bookmarkStart w:id="2" w:name="_Toc239334602"/>
      <w:r>
        <w:t>1.1 Document History</w:t>
      </w:r>
      <w:bookmarkEnd w:id="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95094A" w14:paraId="7A7043A7" w14:textId="77777777">
        <w:trPr>
          <w:tblHeader/>
        </w:trPr>
        <w:tc>
          <w:tcPr>
            <w:tcW w:w="1300" w:type="dxa"/>
            <w:shd w:val="clear" w:color="auto" w:fill="24446E"/>
            <w:tcMar>
              <w:top w:w="70" w:type="dxa"/>
              <w:left w:w="110" w:type="dxa"/>
              <w:bottom w:w="70" w:type="dxa"/>
              <w:right w:w="110" w:type="dxa"/>
            </w:tcMar>
          </w:tcPr>
          <w:p w14:paraId="3ACA30F8" w14:textId="77777777" w:rsidR="0095094A" w:rsidRDefault="007B5EA1">
            <w:r>
              <w:rPr>
                <w:b/>
                <w:bCs/>
                <w:color w:val="FFFFFF"/>
                <w:sz w:val="18"/>
                <w:szCs w:val="18"/>
              </w:rPr>
              <w:t>Version</w:t>
            </w:r>
          </w:p>
        </w:tc>
        <w:tc>
          <w:tcPr>
            <w:tcW w:w="1500" w:type="dxa"/>
            <w:shd w:val="clear" w:color="auto" w:fill="24446E"/>
            <w:tcMar>
              <w:top w:w="70" w:type="dxa"/>
              <w:left w:w="110" w:type="dxa"/>
              <w:bottom w:w="70" w:type="dxa"/>
              <w:right w:w="110" w:type="dxa"/>
            </w:tcMar>
          </w:tcPr>
          <w:p w14:paraId="79C566D1" w14:textId="77777777" w:rsidR="0095094A" w:rsidRDefault="007B5EA1">
            <w:r>
              <w:rPr>
                <w:b/>
                <w:bCs/>
                <w:color w:val="FFFFFF"/>
                <w:sz w:val="18"/>
                <w:szCs w:val="18"/>
              </w:rPr>
              <w:t>Date</w:t>
            </w:r>
          </w:p>
        </w:tc>
        <w:tc>
          <w:tcPr>
            <w:tcW w:w="2400" w:type="dxa"/>
            <w:shd w:val="clear" w:color="auto" w:fill="24446E"/>
            <w:tcMar>
              <w:top w:w="70" w:type="dxa"/>
              <w:left w:w="110" w:type="dxa"/>
              <w:bottom w:w="70" w:type="dxa"/>
              <w:right w:w="110" w:type="dxa"/>
            </w:tcMar>
          </w:tcPr>
          <w:p w14:paraId="25066021" w14:textId="77777777" w:rsidR="0095094A" w:rsidRDefault="007B5EA1">
            <w:r>
              <w:rPr>
                <w:b/>
                <w:bCs/>
                <w:color w:val="FFFFFF"/>
                <w:sz w:val="18"/>
                <w:szCs w:val="18"/>
              </w:rPr>
              <w:t>Author</w:t>
            </w:r>
          </w:p>
        </w:tc>
        <w:tc>
          <w:tcPr>
            <w:tcW w:w="4160" w:type="dxa"/>
            <w:shd w:val="clear" w:color="auto" w:fill="24446E"/>
            <w:tcMar>
              <w:top w:w="70" w:type="dxa"/>
              <w:left w:w="110" w:type="dxa"/>
              <w:bottom w:w="70" w:type="dxa"/>
              <w:right w:w="110" w:type="dxa"/>
            </w:tcMar>
          </w:tcPr>
          <w:p w14:paraId="00A2A3BD" w14:textId="77777777" w:rsidR="0095094A" w:rsidRDefault="007B5EA1">
            <w:r>
              <w:rPr>
                <w:b/>
                <w:bCs/>
                <w:color w:val="FFFFFF"/>
                <w:sz w:val="18"/>
                <w:szCs w:val="18"/>
              </w:rPr>
              <w:t>Notes</w:t>
            </w:r>
          </w:p>
        </w:tc>
      </w:tr>
      <w:tr w:rsidR="0095094A" w14:paraId="2EE98EB3" w14:textId="77777777">
        <w:tc>
          <w:tcPr>
            <w:tcW w:w="1300" w:type="dxa"/>
            <w:shd w:val="clear" w:color="auto" w:fill="FFFFFF"/>
            <w:tcMar>
              <w:top w:w="70" w:type="dxa"/>
              <w:left w:w="110" w:type="dxa"/>
              <w:bottom w:w="70" w:type="dxa"/>
              <w:right w:w="110" w:type="dxa"/>
            </w:tcMar>
            <w:vAlign w:val="center"/>
          </w:tcPr>
          <w:p w14:paraId="3FE04E23" w14:textId="77777777" w:rsidR="0095094A" w:rsidRDefault="007B5EA1">
            <w:pPr>
              <w:spacing w:after="10" w:line="258" w:lineRule="auto"/>
            </w:pPr>
            <w:r>
              <w:rPr>
                <w:sz w:val="18"/>
                <w:szCs w:val="18"/>
              </w:rPr>
              <w:t>1.0</w:t>
            </w:r>
          </w:p>
        </w:tc>
        <w:tc>
          <w:tcPr>
            <w:tcW w:w="1500" w:type="dxa"/>
            <w:shd w:val="clear" w:color="auto" w:fill="FFFFFF"/>
            <w:tcMar>
              <w:top w:w="70" w:type="dxa"/>
              <w:left w:w="110" w:type="dxa"/>
              <w:bottom w:w="70" w:type="dxa"/>
              <w:right w:w="110" w:type="dxa"/>
            </w:tcMar>
            <w:vAlign w:val="center"/>
          </w:tcPr>
          <w:p w14:paraId="1B226C75" w14:textId="77777777" w:rsidR="0095094A" w:rsidRDefault="0095094A">
            <w:pPr>
              <w:spacing w:after="10" w:line="258" w:lineRule="auto"/>
            </w:pPr>
          </w:p>
        </w:tc>
        <w:tc>
          <w:tcPr>
            <w:tcW w:w="2400" w:type="dxa"/>
            <w:shd w:val="clear" w:color="auto" w:fill="FFFFFF"/>
            <w:tcMar>
              <w:top w:w="70" w:type="dxa"/>
              <w:left w:w="110" w:type="dxa"/>
              <w:bottom w:w="70" w:type="dxa"/>
              <w:right w:w="110" w:type="dxa"/>
            </w:tcMar>
            <w:vAlign w:val="center"/>
          </w:tcPr>
          <w:p w14:paraId="12A792E2" w14:textId="77777777" w:rsidR="0095094A" w:rsidRDefault="007B5EA1">
            <w:pPr>
              <w:spacing w:after="10" w:line="258" w:lineRule="auto"/>
            </w:pPr>
            <w:r>
              <w:rPr>
                <w:sz w:val="18"/>
                <w:szCs w:val="18"/>
              </w:rPr>
              <w:t>Puneet Kumar</w:t>
            </w:r>
          </w:p>
        </w:tc>
        <w:tc>
          <w:tcPr>
            <w:tcW w:w="4160" w:type="dxa"/>
            <w:shd w:val="clear" w:color="auto" w:fill="FFFFFF"/>
            <w:tcMar>
              <w:top w:w="70" w:type="dxa"/>
              <w:left w:w="110" w:type="dxa"/>
              <w:bottom w:w="70" w:type="dxa"/>
              <w:right w:w="110" w:type="dxa"/>
            </w:tcMar>
            <w:vAlign w:val="center"/>
          </w:tcPr>
          <w:p w14:paraId="41BA9B6D" w14:textId="77777777" w:rsidR="0095094A" w:rsidRDefault="007B5EA1">
            <w:pPr>
              <w:spacing w:after="10" w:line="258" w:lineRule="auto"/>
            </w:pPr>
            <w:r>
              <w:rPr>
                <w:sz w:val="18"/>
                <w:szCs w:val="18"/>
              </w:rPr>
              <w:t>Initial framework draft.</w:t>
            </w:r>
          </w:p>
        </w:tc>
      </w:tr>
    </w:tbl>
    <w:p w14:paraId="3C2242B4" w14:textId="77777777" w:rsidR="0095094A" w:rsidRDefault="007B5EA1">
      <w:pPr>
        <w:pStyle w:val="Heading2"/>
      </w:pPr>
      <w:bookmarkStart w:id="3" w:name="_Toc239334603"/>
      <w:r>
        <w:t>1.2 Authors and Contributors</w:t>
      </w:r>
      <w:bookmarkEnd w:id="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95094A" w14:paraId="12151E7E" w14:textId="77777777">
        <w:trPr>
          <w:tblHeader/>
        </w:trPr>
        <w:tc>
          <w:tcPr>
            <w:tcW w:w="1800" w:type="dxa"/>
            <w:shd w:val="clear" w:color="auto" w:fill="24446E"/>
            <w:tcMar>
              <w:top w:w="70" w:type="dxa"/>
              <w:left w:w="110" w:type="dxa"/>
              <w:bottom w:w="70" w:type="dxa"/>
              <w:right w:w="110" w:type="dxa"/>
            </w:tcMar>
          </w:tcPr>
          <w:p w14:paraId="0965C7E9" w14:textId="77777777" w:rsidR="0095094A" w:rsidRDefault="007B5EA1">
            <w:r>
              <w:rPr>
                <w:b/>
                <w:bCs/>
                <w:color w:val="FFFFFF"/>
                <w:sz w:val="18"/>
                <w:szCs w:val="18"/>
              </w:rPr>
              <w:t>Role</w:t>
            </w:r>
          </w:p>
        </w:tc>
        <w:tc>
          <w:tcPr>
            <w:tcW w:w="3200" w:type="dxa"/>
            <w:shd w:val="clear" w:color="auto" w:fill="24446E"/>
            <w:tcMar>
              <w:top w:w="70" w:type="dxa"/>
              <w:left w:w="110" w:type="dxa"/>
              <w:bottom w:w="70" w:type="dxa"/>
              <w:right w:w="110" w:type="dxa"/>
            </w:tcMar>
          </w:tcPr>
          <w:p w14:paraId="20B2DD49" w14:textId="77777777" w:rsidR="0095094A" w:rsidRDefault="007B5EA1">
            <w:r>
              <w:rPr>
                <w:b/>
                <w:bCs/>
                <w:color w:val="FFFFFF"/>
                <w:sz w:val="18"/>
                <w:szCs w:val="18"/>
              </w:rPr>
              <w:t>Name</w:t>
            </w:r>
          </w:p>
        </w:tc>
        <w:tc>
          <w:tcPr>
            <w:tcW w:w="4360" w:type="dxa"/>
            <w:shd w:val="clear" w:color="auto" w:fill="24446E"/>
            <w:tcMar>
              <w:top w:w="70" w:type="dxa"/>
              <w:left w:w="110" w:type="dxa"/>
              <w:bottom w:w="70" w:type="dxa"/>
              <w:right w:w="110" w:type="dxa"/>
            </w:tcMar>
          </w:tcPr>
          <w:p w14:paraId="08DFF05F" w14:textId="77777777" w:rsidR="0095094A" w:rsidRDefault="007B5EA1">
            <w:r>
              <w:rPr>
                <w:b/>
                <w:bCs/>
                <w:color w:val="FFFFFF"/>
                <w:sz w:val="18"/>
                <w:szCs w:val="18"/>
              </w:rPr>
              <w:t>Area</w:t>
            </w:r>
          </w:p>
        </w:tc>
      </w:tr>
      <w:tr w:rsidR="0095094A" w14:paraId="150163DF" w14:textId="77777777">
        <w:tc>
          <w:tcPr>
            <w:tcW w:w="1800" w:type="dxa"/>
            <w:shd w:val="clear" w:color="auto" w:fill="FFFFFF"/>
            <w:tcMar>
              <w:top w:w="70" w:type="dxa"/>
              <w:left w:w="110" w:type="dxa"/>
              <w:bottom w:w="70" w:type="dxa"/>
              <w:right w:w="110" w:type="dxa"/>
            </w:tcMar>
            <w:vAlign w:val="center"/>
          </w:tcPr>
          <w:p w14:paraId="4F3F812B" w14:textId="77777777" w:rsidR="0095094A" w:rsidRDefault="007B5EA1">
            <w:pPr>
              <w:spacing w:after="10" w:line="258" w:lineRule="auto"/>
            </w:pPr>
            <w:r>
              <w:rPr>
                <w:sz w:val="18"/>
                <w:szCs w:val="18"/>
              </w:rPr>
              <w:t>Author</w:t>
            </w:r>
          </w:p>
        </w:tc>
        <w:tc>
          <w:tcPr>
            <w:tcW w:w="3200" w:type="dxa"/>
            <w:shd w:val="clear" w:color="auto" w:fill="FFFFFF"/>
            <w:tcMar>
              <w:top w:w="70" w:type="dxa"/>
              <w:left w:w="110" w:type="dxa"/>
              <w:bottom w:w="70" w:type="dxa"/>
              <w:right w:w="110" w:type="dxa"/>
            </w:tcMar>
            <w:vAlign w:val="center"/>
          </w:tcPr>
          <w:p w14:paraId="524B2DB4" w14:textId="77777777" w:rsidR="0095094A" w:rsidRDefault="007B5EA1">
            <w:pPr>
              <w:spacing w:after="10" w:line="258" w:lineRule="auto"/>
            </w:pPr>
            <w:r>
              <w:rPr>
                <w:sz w:val="18"/>
                <w:szCs w:val="18"/>
              </w:rPr>
              <w:t>Puneet Kumar</w:t>
            </w:r>
          </w:p>
        </w:tc>
        <w:tc>
          <w:tcPr>
            <w:tcW w:w="4360" w:type="dxa"/>
            <w:shd w:val="clear" w:color="auto" w:fill="FFFFFF"/>
            <w:tcMar>
              <w:top w:w="70" w:type="dxa"/>
              <w:left w:w="110" w:type="dxa"/>
              <w:bottom w:w="70" w:type="dxa"/>
              <w:right w:w="110" w:type="dxa"/>
            </w:tcMar>
            <w:vAlign w:val="center"/>
          </w:tcPr>
          <w:p w14:paraId="29253F7D" w14:textId="77777777" w:rsidR="0095094A" w:rsidRDefault="007B5EA1">
            <w:pPr>
              <w:spacing w:after="10" w:line="258" w:lineRule="auto"/>
            </w:pPr>
            <w:r>
              <w:rPr>
                <w:sz w:val="18"/>
                <w:szCs w:val="18"/>
              </w:rPr>
              <w:t>Enterprise Integration and Solution Architecture</w:t>
            </w:r>
          </w:p>
        </w:tc>
      </w:tr>
      <w:tr w:rsidR="0095094A" w14:paraId="7B074673" w14:textId="77777777">
        <w:tc>
          <w:tcPr>
            <w:tcW w:w="1800" w:type="dxa"/>
            <w:shd w:val="clear" w:color="auto" w:fill="F4F6FA"/>
            <w:tcMar>
              <w:top w:w="70" w:type="dxa"/>
              <w:left w:w="110" w:type="dxa"/>
              <w:bottom w:w="70" w:type="dxa"/>
              <w:right w:w="110" w:type="dxa"/>
            </w:tcMar>
            <w:vAlign w:val="center"/>
          </w:tcPr>
          <w:p w14:paraId="71612419" w14:textId="77777777" w:rsidR="0095094A" w:rsidRDefault="007B5EA1">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36B2B4DD" w14:textId="3D05052A" w:rsidR="0095094A" w:rsidRDefault="007B5EA1">
            <w:pPr>
              <w:spacing w:after="10" w:line="258" w:lineRule="auto"/>
            </w:pPr>
            <w:r>
              <w:rPr>
                <w:sz w:val="18"/>
                <w:szCs w:val="18"/>
              </w:rPr>
              <w:t>Security Architect</w:t>
            </w:r>
          </w:p>
        </w:tc>
        <w:tc>
          <w:tcPr>
            <w:tcW w:w="4360" w:type="dxa"/>
            <w:shd w:val="clear" w:color="auto" w:fill="F4F6FA"/>
            <w:tcMar>
              <w:top w:w="70" w:type="dxa"/>
              <w:left w:w="110" w:type="dxa"/>
              <w:bottom w:w="70" w:type="dxa"/>
              <w:right w:w="110" w:type="dxa"/>
            </w:tcMar>
            <w:vAlign w:val="center"/>
          </w:tcPr>
          <w:p w14:paraId="00D15DC7" w14:textId="77777777" w:rsidR="0095094A" w:rsidRDefault="007B5EA1">
            <w:pPr>
              <w:spacing w:after="10" w:line="258" w:lineRule="auto"/>
            </w:pPr>
            <w:r>
              <w:rPr>
                <w:sz w:val="18"/>
                <w:szCs w:val="18"/>
              </w:rPr>
              <w:t>Security workshop input and review</w:t>
            </w:r>
          </w:p>
        </w:tc>
      </w:tr>
      <w:tr w:rsidR="00BF3DB4" w14:paraId="08796521" w14:textId="77777777">
        <w:tc>
          <w:tcPr>
            <w:tcW w:w="1800" w:type="dxa"/>
            <w:shd w:val="clear" w:color="auto" w:fill="F4F6FA"/>
            <w:tcMar>
              <w:top w:w="70" w:type="dxa"/>
              <w:left w:w="110" w:type="dxa"/>
              <w:bottom w:w="70" w:type="dxa"/>
              <w:right w:w="110" w:type="dxa"/>
            </w:tcMar>
            <w:vAlign w:val="center"/>
          </w:tcPr>
          <w:p w14:paraId="0D1F7F9E" w14:textId="79BEADF0" w:rsidR="00BF3DB4" w:rsidRDefault="00BF3DB4" w:rsidP="00BF3DB4">
            <w:pPr>
              <w:spacing w:after="10" w:line="258" w:lineRule="auto"/>
              <w:rPr>
                <w:sz w:val="18"/>
                <w:szCs w:val="18"/>
              </w:rPr>
            </w:pPr>
            <w:r>
              <w:rPr>
                <w:sz w:val="18"/>
                <w:szCs w:val="18"/>
              </w:rPr>
              <w:t>Contributor</w:t>
            </w:r>
          </w:p>
        </w:tc>
        <w:tc>
          <w:tcPr>
            <w:tcW w:w="3200" w:type="dxa"/>
            <w:shd w:val="clear" w:color="auto" w:fill="F4F6FA"/>
            <w:tcMar>
              <w:top w:w="70" w:type="dxa"/>
              <w:left w:w="110" w:type="dxa"/>
              <w:bottom w:w="70" w:type="dxa"/>
              <w:right w:w="110" w:type="dxa"/>
            </w:tcMar>
            <w:vAlign w:val="center"/>
          </w:tcPr>
          <w:p w14:paraId="0C6F85AD" w14:textId="70376E88" w:rsidR="00BF3DB4" w:rsidRDefault="00BF3DB4" w:rsidP="00BF3DB4">
            <w:pPr>
              <w:spacing w:after="10" w:line="258" w:lineRule="auto"/>
              <w:rPr>
                <w:sz w:val="18"/>
                <w:szCs w:val="18"/>
              </w:rPr>
            </w:pPr>
            <w:r>
              <w:rPr>
                <w:sz w:val="18"/>
                <w:szCs w:val="18"/>
              </w:rPr>
              <w:t>Portfolio Architect</w:t>
            </w:r>
          </w:p>
        </w:tc>
        <w:tc>
          <w:tcPr>
            <w:tcW w:w="4360" w:type="dxa"/>
            <w:shd w:val="clear" w:color="auto" w:fill="F4F6FA"/>
            <w:tcMar>
              <w:top w:w="70" w:type="dxa"/>
              <w:left w:w="110" w:type="dxa"/>
              <w:bottom w:w="70" w:type="dxa"/>
              <w:right w:w="110" w:type="dxa"/>
            </w:tcMar>
            <w:vAlign w:val="center"/>
          </w:tcPr>
          <w:p w14:paraId="2D67F6F2" w14:textId="2C2FE9D8" w:rsidR="00BF3DB4" w:rsidRDefault="00BF3DB4" w:rsidP="00BF3DB4">
            <w:pPr>
              <w:spacing w:after="10" w:line="258" w:lineRule="auto"/>
              <w:rPr>
                <w:sz w:val="18"/>
                <w:szCs w:val="18"/>
              </w:rPr>
            </w:pPr>
            <w:r>
              <w:rPr>
                <w:sz w:val="18"/>
                <w:szCs w:val="18"/>
              </w:rPr>
              <w:t>Security workshop input and review</w:t>
            </w:r>
          </w:p>
        </w:tc>
      </w:tr>
      <w:tr w:rsidR="00BF3DB4" w14:paraId="1A019BA0" w14:textId="77777777">
        <w:tc>
          <w:tcPr>
            <w:tcW w:w="1800" w:type="dxa"/>
            <w:shd w:val="clear" w:color="auto" w:fill="FFFFFF"/>
            <w:tcMar>
              <w:top w:w="70" w:type="dxa"/>
              <w:left w:w="110" w:type="dxa"/>
              <w:bottom w:w="70" w:type="dxa"/>
              <w:right w:w="110" w:type="dxa"/>
            </w:tcMar>
            <w:vAlign w:val="center"/>
          </w:tcPr>
          <w:p w14:paraId="61269B98" w14:textId="77777777" w:rsidR="00BF3DB4" w:rsidRDefault="00BF3DB4" w:rsidP="00BF3DB4">
            <w:pPr>
              <w:spacing w:after="10" w:line="258" w:lineRule="auto"/>
            </w:pPr>
            <w:r>
              <w:rPr>
                <w:sz w:val="18"/>
                <w:szCs w:val="18"/>
              </w:rPr>
              <w:t>Contributor</w:t>
            </w:r>
          </w:p>
        </w:tc>
        <w:tc>
          <w:tcPr>
            <w:tcW w:w="3200" w:type="dxa"/>
            <w:shd w:val="clear" w:color="auto" w:fill="FFFFFF"/>
            <w:tcMar>
              <w:top w:w="70" w:type="dxa"/>
              <w:left w:w="110" w:type="dxa"/>
              <w:bottom w:w="70" w:type="dxa"/>
              <w:right w:w="110" w:type="dxa"/>
            </w:tcMar>
            <w:vAlign w:val="center"/>
          </w:tcPr>
          <w:p w14:paraId="212BF84D" w14:textId="77777777" w:rsidR="00BF3DB4" w:rsidRDefault="00BF3DB4" w:rsidP="00BF3DB4">
            <w:pPr>
              <w:spacing w:after="10" w:line="258" w:lineRule="auto"/>
            </w:pPr>
            <w:r>
              <w:rPr>
                <w:sz w:val="18"/>
                <w:szCs w:val="18"/>
              </w:rPr>
              <w:t>Data Platform</w:t>
            </w:r>
          </w:p>
        </w:tc>
        <w:tc>
          <w:tcPr>
            <w:tcW w:w="4360" w:type="dxa"/>
            <w:shd w:val="clear" w:color="auto" w:fill="FFFFFF"/>
            <w:tcMar>
              <w:top w:w="70" w:type="dxa"/>
              <w:left w:w="110" w:type="dxa"/>
              <w:bottom w:w="70" w:type="dxa"/>
              <w:right w:w="110" w:type="dxa"/>
            </w:tcMar>
            <w:vAlign w:val="center"/>
          </w:tcPr>
          <w:p w14:paraId="2EE172E6" w14:textId="77777777" w:rsidR="00BF3DB4" w:rsidRDefault="00BF3DB4" w:rsidP="00BF3DB4">
            <w:pPr>
              <w:spacing w:after="10" w:line="258" w:lineRule="auto"/>
            </w:pPr>
            <w:r>
              <w:rPr>
                <w:sz w:val="18"/>
                <w:szCs w:val="18"/>
              </w:rPr>
              <w:t>Data boundary and Snowflake exchange</w:t>
            </w:r>
          </w:p>
        </w:tc>
      </w:tr>
      <w:tr w:rsidR="00BF3DB4" w14:paraId="2ADF3AB4" w14:textId="77777777">
        <w:tc>
          <w:tcPr>
            <w:tcW w:w="1800" w:type="dxa"/>
            <w:shd w:val="clear" w:color="auto" w:fill="F4F6FA"/>
            <w:tcMar>
              <w:top w:w="70" w:type="dxa"/>
              <w:left w:w="110" w:type="dxa"/>
              <w:bottom w:w="70" w:type="dxa"/>
              <w:right w:w="110" w:type="dxa"/>
            </w:tcMar>
            <w:vAlign w:val="center"/>
          </w:tcPr>
          <w:p w14:paraId="4ABC1A32" w14:textId="77777777" w:rsidR="00BF3DB4" w:rsidRDefault="00BF3DB4" w:rsidP="00BF3DB4">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2D45DE89" w14:textId="77777777" w:rsidR="00BF3DB4" w:rsidRDefault="00BF3DB4" w:rsidP="00BF3DB4">
            <w:pPr>
              <w:spacing w:after="10" w:line="258" w:lineRule="auto"/>
            </w:pPr>
            <w:r>
              <w:rPr>
                <w:sz w:val="18"/>
                <w:szCs w:val="18"/>
              </w:rPr>
              <w:t>Cloud Operations</w:t>
            </w:r>
          </w:p>
        </w:tc>
        <w:tc>
          <w:tcPr>
            <w:tcW w:w="4360" w:type="dxa"/>
            <w:shd w:val="clear" w:color="auto" w:fill="F4F6FA"/>
            <w:tcMar>
              <w:top w:w="70" w:type="dxa"/>
              <w:left w:w="110" w:type="dxa"/>
              <w:bottom w:w="70" w:type="dxa"/>
              <w:right w:w="110" w:type="dxa"/>
            </w:tcMar>
            <w:vAlign w:val="center"/>
          </w:tcPr>
          <w:p w14:paraId="6C76F699" w14:textId="77777777" w:rsidR="00BF3DB4" w:rsidRDefault="00BF3DB4" w:rsidP="00BF3DB4">
            <w:pPr>
              <w:spacing w:after="10" w:line="258" w:lineRule="auto"/>
            </w:pPr>
            <w:r>
              <w:rPr>
                <w:sz w:val="18"/>
                <w:szCs w:val="18"/>
              </w:rPr>
              <w:t>RBAC, policy enforcement and monitoring</w:t>
            </w:r>
          </w:p>
        </w:tc>
      </w:tr>
    </w:tbl>
    <w:p w14:paraId="50DBCD40" w14:textId="77777777" w:rsidR="0095094A" w:rsidRDefault="007B5EA1">
      <w:pPr>
        <w:pStyle w:val="Heading2"/>
      </w:pPr>
      <w:bookmarkStart w:id="4" w:name="_Toc239334604"/>
      <w:r>
        <w:t>1.3 Approvals and Assurance</w:t>
      </w:r>
      <w:bookmarkEnd w:id="4"/>
    </w:p>
    <w:p w14:paraId="1B5E037E" w14:textId="77777777" w:rsidR="0095094A" w:rsidRDefault="007B5EA1">
      <w:pPr>
        <w:spacing w:after="120" w:line="278" w:lineRule="auto"/>
      </w:pPr>
      <w:r>
        <w:t>This document is a conceptual framework intended for Technical Design Authority review. Approval covers the reference architecture, the pattern catalogue and the governance model. Security exceptions are approved separately by Security Architecture as set out in Sections 11 and 12.</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95094A" w14:paraId="7E8CEA06" w14:textId="77777777">
        <w:trPr>
          <w:tblHeader/>
        </w:trPr>
        <w:tc>
          <w:tcPr>
            <w:tcW w:w="2200" w:type="dxa"/>
            <w:shd w:val="clear" w:color="auto" w:fill="24446E"/>
            <w:tcMar>
              <w:top w:w="70" w:type="dxa"/>
              <w:left w:w="110" w:type="dxa"/>
              <w:bottom w:w="70" w:type="dxa"/>
              <w:right w:w="110" w:type="dxa"/>
            </w:tcMar>
          </w:tcPr>
          <w:p w14:paraId="00B8BA31" w14:textId="77777777" w:rsidR="0095094A" w:rsidRDefault="007B5EA1">
            <w:r>
              <w:rPr>
                <w:b/>
                <w:bCs/>
                <w:color w:val="FFFFFF"/>
                <w:sz w:val="18"/>
                <w:szCs w:val="18"/>
              </w:rPr>
              <w:t>Role</w:t>
            </w:r>
          </w:p>
        </w:tc>
        <w:tc>
          <w:tcPr>
            <w:tcW w:w="3800" w:type="dxa"/>
            <w:shd w:val="clear" w:color="auto" w:fill="24446E"/>
            <w:tcMar>
              <w:top w:w="70" w:type="dxa"/>
              <w:left w:w="110" w:type="dxa"/>
              <w:bottom w:w="70" w:type="dxa"/>
              <w:right w:w="110" w:type="dxa"/>
            </w:tcMar>
          </w:tcPr>
          <w:p w14:paraId="49CB8CDE" w14:textId="77777777" w:rsidR="0095094A" w:rsidRDefault="007B5EA1">
            <w:r>
              <w:rPr>
                <w:b/>
                <w:bCs/>
                <w:color w:val="FFFFFF"/>
                <w:sz w:val="18"/>
                <w:szCs w:val="18"/>
              </w:rPr>
              <w:t>Name</w:t>
            </w:r>
          </w:p>
        </w:tc>
        <w:tc>
          <w:tcPr>
            <w:tcW w:w="3360" w:type="dxa"/>
            <w:shd w:val="clear" w:color="auto" w:fill="24446E"/>
            <w:tcMar>
              <w:top w:w="70" w:type="dxa"/>
              <w:left w:w="110" w:type="dxa"/>
              <w:bottom w:w="70" w:type="dxa"/>
              <w:right w:w="110" w:type="dxa"/>
            </w:tcMar>
          </w:tcPr>
          <w:p w14:paraId="20E7FACA" w14:textId="77777777" w:rsidR="0095094A" w:rsidRDefault="007B5EA1">
            <w:r>
              <w:rPr>
                <w:b/>
                <w:bCs/>
                <w:color w:val="FFFFFF"/>
                <w:sz w:val="18"/>
                <w:szCs w:val="18"/>
              </w:rPr>
              <w:t>Decision</w:t>
            </w:r>
          </w:p>
        </w:tc>
      </w:tr>
      <w:tr w:rsidR="0095094A" w14:paraId="22521D8A" w14:textId="77777777">
        <w:tc>
          <w:tcPr>
            <w:tcW w:w="2200" w:type="dxa"/>
            <w:shd w:val="clear" w:color="auto" w:fill="FFFFFF"/>
            <w:tcMar>
              <w:top w:w="70" w:type="dxa"/>
              <w:left w:w="110" w:type="dxa"/>
              <w:bottom w:w="70" w:type="dxa"/>
              <w:right w:w="110" w:type="dxa"/>
            </w:tcMar>
            <w:vAlign w:val="center"/>
          </w:tcPr>
          <w:p w14:paraId="7EFAF5CA" w14:textId="77777777" w:rsidR="0095094A" w:rsidRDefault="007B5EA1">
            <w:pPr>
              <w:spacing w:after="10" w:line="258" w:lineRule="auto"/>
            </w:pPr>
            <w:r>
              <w:rPr>
                <w:sz w:val="18"/>
                <w:szCs w:val="18"/>
              </w:rPr>
              <w:t>Reviewer</w:t>
            </w:r>
          </w:p>
        </w:tc>
        <w:tc>
          <w:tcPr>
            <w:tcW w:w="3800" w:type="dxa"/>
            <w:shd w:val="clear" w:color="auto" w:fill="FFFFFF"/>
            <w:tcMar>
              <w:top w:w="70" w:type="dxa"/>
              <w:left w:w="110" w:type="dxa"/>
              <w:bottom w:w="70" w:type="dxa"/>
              <w:right w:w="110" w:type="dxa"/>
            </w:tcMar>
            <w:vAlign w:val="center"/>
          </w:tcPr>
          <w:p w14:paraId="7CB45245" w14:textId="77777777" w:rsidR="0095094A" w:rsidRDefault="007B5EA1">
            <w:pPr>
              <w:spacing w:after="10" w:line="258" w:lineRule="auto"/>
            </w:pPr>
            <w:r>
              <w:rPr>
                <w:sz w:val="18"/>
                <w:szCs w:val="18"/>
              </w:rPr>
              <w:t>Security Architecture</w:t>
            </w:r>
          </w:p>
        </w:tc>
        <w:tc>
          <w:tcPr>
            <w:tcW w:w="3360" w:type="dxa"/>
            <w:shd w:val="clear" w:color="auto" w:fill="FFFFFF"/>
            <w:tcMar>
              <w:top w:w="70" w:type="dxa"/>
              <w:left w:w="110" w:type="dxa"/>
              <w:bottom w:w="70" w:type="dxa"/>
              <w:right w:w="110" w:type="dxa"/>
            </w:tcMar>
            <w:vAlign w:val="center"/>
          </w:tcPr>
          <w:p w14:paraId="2CC52611" w14:textId="77777777" w:rsidR="0095094A" w:rsidRDefault="007B5EA1">
            <w:pPr>
              <w:spacing w:after="10" w:line="258" w:lineRule="auto"/>
            </w:pPr>
            <w:r>
              <w:rPr>
                <w:sz w:val="18"/>
                <w:szCs w:val="18"/>
              </w:rPr>
              <w:t>Pending</w:t>
            </w:r>
          </w:p>
        </w:tc>
      </w:tr>
      <w:tr w:rsidR="0095094A" w14:paraId="5661FF44" w14:textId="77777777">
        <w:tc>
          <w:tcPr>
            <w:tcW w:w="2200" w:type="dxa"/>
            <w:shd w:val="clear" w:color="auto" w:fill="F4F6FA"/>
            <w:tcMar>
              <w:top w:w="70" w:type="dxa"/>
              <w:left w:w="110" w:type="dxa"/>
              <w:bottom w:w="70" w:type="dxa"/>
              <w:right w:w="110" w:type="dxa"/>
            </w:tcMar>
            <w:vAlign w:val="center"/>
          </w:tcPr>
          <w:p w14:paraId="4343F5EC" w14:textId="77777777" w:rsidR="0095094A" w:rsidRDefault="007B5EA1">
            <w:pPr>
              <w:spacing w:after="10" w:line="258" w:lineRule="auto"/>
            </w:pPr>
            <w:r>
              <w:rPr>
                <w:sz w:val="18"/>
                <w:szCs w:val="18"/>
              </w:rPr>
              <w:t>Reviewer</w:t>
            </w:r>
          </w:p>
        </w:tc>
        <w:tc>
          <w:tcPr>
            <w:tcW w:w="3800" w:type="dxa"/>
            <w:shd w:val="clear" w:color="auto" w:fill="F4F6FA"/>
            <w:tcMar>
              <w:top w:w="70" w:type="dxa"/>
              <w:left w:w="110" w:type="dxa"/>
              <w:bottom w:w="70" w:type="dxa"/>
              <w:right w:w="110" w:type="dxa"/>
            </w:tcMar>
            <w:vAlign w:val="center"/>
          </w:tcPr>
          <w:p w14:paraId="213E40D1" w14:textId="77777777" w:rsidR="0095094A" w:rsidRDefault="007B5EA1">
            <w:pPr>
              <w:spacing w:after="10" w:line="258" w:lineRule="auto"/>
            </w:pPr>
            <w:r>
              <w:rPr>
                <w:sz w:val="18"/>
                <w:szCs w:val="18"/>
              </w:rPr>
              <w:t>Enterprise Architecture</w:t>
            </w:r>
          </w:p>
        </w:tc>
        <w:tc>
          <w:tcPr>
            <w:tcW w:w="3360" w:type="dxa"/>
            <w:shd w:val="clear" w:color="auto" w:fill="F4F6FA"/>
            <w:tcMar>
              <w:top w:w="70" w:type="dxa"/>
              <w:left w:w="110" w:type="dxa"/>
              <w:bottom w:w="70" w:type="dxa"/>
              <w:right w:w="110" w:type="dxa"/>
            </w:tcMar>
            <w:vAlign w:val="center"/>
          </w:tcPr>
          <w:p w14:paraId="6C4962D9" w14:textId="77777777" w:rsidR="0095094A" w:rsidRDefault="007B5EA1">
            <w:pPr>
              <w:spacing w:after="10" w:line="258" w:lineRule="auto"/>
            </w:pPr>
            <w:r>
              <w:rPr>
                <w:sz w:val="18"/>
                <w:szCs w:val="18"/>
              </w:rPr>
              <w:t>Pending</w:t>
            </w:r>
          </w:p>
        </w:tc>
      </w:tr>
      <w:tr w:rsidR="0095094A" w14:paraId="6773DFCB" w14:textId="77777777">
        <w:tc>
          <w:tcPr>
            <w:tcW w:w="2200" w:type="dxa"/>
            <w:shd w:val="clear" w:color="auto" w:fill="FFFFFF"/>
            <w:tcMar>
              <w:top w:w="70" w:type="dxa"/>
              <w:left w:w="110" w:type="dxa"/>
              <w:bottom w:w="70" w:type="dxa"/>
              <w:right w:w="110" w:type="dxa"/>
            </w:tcMar>
            <w:vAlign w:val="center"/>
          </w:tcPr>
          <w:p w14:paraId="088AA4DB" w14:textId="77777777" w:rsidR="0095094A" w:rsidRDefault="007B5EA1">
            <w:pPr>
              <w:spacing w:after="10" w:line="258" w:lineRule="auto"/>
            </w:pPr>
            <w:r>
              <w:rPr>
                <w:sz w:val="18"/>
                <w:szCs w:val="18"/>
              </w:rPr>
              <w:t>Approver</w:t>
            </w:r>
          </w:p>
        </w:tc>
        <w:tc>
          <w:tcPr>
            <w:tcW w:w="3800" w:type="dxa"/>
            <w:shd w:val="clear" w:color="auto" w:fill="FFFFFF"/>
            <w:tcMar>
              <w:top w:w="70" w:type="dxa"/>
              <w:left w:w="110" w:type="dxa"/>
              <w:bottom w:w="70" w:type="dxa"/>
              <w:right w:w="110" w:type="dxa"/>
            </w:tcMar>
            <w:vAlign w:val="center"/>
          </w:tcPr>
          <w:p w14:paraId="49E30E2B" w14:textId="77777777" w:rsidR="0095094A" w:rsidRDefault="007B5EA1">
            <w:pPr>
              <w:spacing w:after="10" w:line="258" w:lineRule="auto"/>
            </w:pPr>
            <w:r>
              <w:rPr>
                <w:sz w:val="18"/>
                <w:szCs w:val="18"/>
              </w:rPr>
              <w:t>TDA Chair</w:t>
            </w:r>
          </w:p>
        </w:tc>
        <w:tc>
          <w:tcPr>
            <w:tcW w:w="3360" w:type="dxa"/>
            <w:shd w:val="clear" w:color="auto" w:fill="FFFFFF"/>
            <w:tcMar>
              <w:top w:w="70" w:type="dxa"/>
              <w:left w:w="110" w:type="dxa"/>
              <w:bottom w:w="70" w:type="dxa"/>
              <w:right w:w="110" w:type="dxa"/>
            </w:tcMar>
            <w:vAlign w:val="center"/>
          </w:tcPr>
          <w:p w14:paraId="26A372B2" w14:textId="77777777" w:rsidR="0095094A" w:rsidRDefault="007B5EA1">
            <w:pPr>
              <w:spacing w:after="10" w:line="258" w:lineRule="auto"/>
            </w:pPr>
            <w:r>
              <w:rPr>
                <w:sz w:val="18"/>
                <w:szCs w:val="18"/>
              </w:rPr>
              <w:t>Pending</w:t>
            </w:r>
          </w:p>
        </w:tc>
      </w:tr>
    </w:tbl>
    <w:p w14:paraId="635D535F" w14:textId="77777777" w:rsidR="0095094A" w:rsidRDefault="007B5EA1">
      <w:pPr>
        <w:pStyle w:val="Heading2"/>
      </w:pPr>
      <w:bookmarkStart w:id="5" w:name="_Toc239334605"/>
      <w:r>
        <w:t>1.4 Source Documents and Supersession</w:t>
      </w:r>
      <w:bookmarkEnd w:id="5"/>
    </w:p>
    <w:p w14:paraId="0E54618B" w14:textId="77777777" w:rsidR="0095094A" w:rsidRDefault="007B5EA1">
      <w:pPr>
        <w:spacing w:after="120" w:line="278" w:lineRule="auto"/>
      </w:pPr>
      <w:r>
        <w:t>The following documents were used as inputs and should be read in conjunction with this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rPr>
          <w:tblHeader/>
        </w:trPr>
        <w:tc>
          <w:tcPr>
            <w:tcW w:w="1300" w:type="dxa"/>
            <w:shd w:val="clear" w:color="auto" w:fill="24446E"/>
            <w:tcMar>
              <w:top w:w="70" w:type="dxa"/>
              <w:left w:w="110" w:type="dxa"/>
              <w:bottom w:w="70" w:type="dxa"/>
              <w:right w:w="110" w:type="dxa"/>
            </w:tcMar>
          </w:tcPr>
          <w:p w14:paraId="562ED8E7" w14:textId="77777777" w:rsidR="0095094A" w:rsidRDefault="007B5EA1">
            <w:r>
              <w:rPr>
                <w:b/>
                <w:bCs/>
                <w:color w:val="FFFFFF"/>
                <w:sz w:val="18"/>
                <w:szCs w:val="18"/>
              </w:rPr>
              <w:t>Reference</w:t>
            </w:r>
          </w:p>
        </w:tc>
        <w:tc>
          <w:tcPr>
            <w:tcW w:w="5200" w:type="dxa"/>
            <w:shd w:val="clear" w:color="auto" w:fill="24446E"/>
            <w:tcMar>
              <w:top w:w="70" w:type="dxa"/>
              <w:left w:w="110" w:type="dxa"/>
              <w:bottom w:w="70" w:type="dxa"/>
              <w:right w:w="110" w:type="dxa"/>
            </w:tcMar>
          </w:tcPr>
          <w:p w14:paraId="5E43F3BA" w14:textId="77777777" w:rsidR="0095094A" w:rsidRDefault="007B5EA1">
            <w:r>
              <w:rPr>
                <w:b/>
                <w:bCs/>
                <w:color w:val="FFFFFF"/>
                <w:sz w:val="18"/>
                <w:szCs w:val="18"/>
              </w:rPr>
              <w:t>Document</w:t>
            </w:r>
          </w:p>
        </w:tc>
        <w:tc>
          <w:tcPr>
            <w:tcW w:w="2860" w:type="dxa"/>
            <w:shd w:val="clear" w:color="auto" w:fill="24446E"/>
            <w:tcMar>
              <w:top w:w="70" w:type="dxa"/>
              <w:left w:w="110" w:type="dxa"/>
              <w:bottom w:w="70" w:type="dxa"/>
              <w:right w:w="110" w:type="dxa"/>
            </w:tcMar>
          </w:tcPr>
          <w:p w14:paraId="6FEA104B" w14:textId="77777777" w:rsidR="0095094A" w:rsidRDefault="007B5EA1">
            <w:r>
              <w:rPr>
                <w:b/>
                <w:bCs/>
                <w:color w:val="FFFFFF"/>
                <w:sz w:val="18"/>
                <w:szCs w:val="18"/>
              </w:rPr>
              <w:t>Status</w:t>
            </w:r>
          </w:p>
        </w:tc>
      </w:tr>
      <w:tr w:rsidR="0095094A" w14:paraId="3EAAB6F8" w14:textId="77777777">
        <w:tc>
          <w:tcPr>
            <w:tcW w:w="1300" w:type="dxa"/>
            <w:shd w:val="clear" w:color="auto" w:fill="FFFFFF"/>
            <w:tcMar>
              <w:top w:w="70" w:type="dxa"/>
              <w:left w:w="110" w:type="dxa"/>
              <w:bottom w:w="70" w:type="dxa"/>
              <w:right w:w="110" w:type="dxa"/>
            </w:tcMar>
            <w:vAlign w:val="center"/>
          </w:tcPr>
          <w:p w14:paraId="2483154A" w14:textId="77777777" w:rsidR="0095094A" w:rsidRDefault="007B5EA1">
            <w:pPr>
              <w:spacing w:after="10" w:line="258" w:lineRule="auto"/>
            </w:pPr>
            <w:r>
              <w:rPr>
                <w:sz w:val="18"/>
                <w:szCs w:val="18"/>
              </w:rPr>
              <w:t>1</w:t>
            </w:r>
          </w:p>
        </w:tc>
        <w:tc>
          <w:tcPr>
            <w:tcW w:w="5200" w:type="dxa"/>
            <w:shd w:val="clear" w:color="auto" w:fill="FFFFFF"/>
            <w:tcMar>
              <w:top w:w="70" w:type="dxa"/>
              <w:left w:w="110" w:type="dxa"/>
              <w:bottom w:w="70" w:type="dxa"/>
              <w:right w:w="110" w:type="dxa"/>
            </w:tcMar>
            <w:vAlign w:val="center"/>
          </w:tcPr>
          <w:p w14:paraId="53D47061" w14:textId="77777777" w:rsidR="0095094A" w:rsidRDefault="007B5EA1">
            <w:pPr>
              <w:spacing w:after="10" w:line="258" w:lineRule="auto"/>
            </w:pPr>
            <w:r>
              <w:rPr>
                <w:sz w:val="18"/>
                <w:szCs w:val="18"/>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Default="007B5EA1">
            <w:pPr>
              <w:spacing w:after="10" w:line="258" w:lineRule="auto"/>
            </w:pPr>
            <w:r>
              <w:rPr>
                <w:sz w:val="18"/>
                <w:szCs w:val="18"/>
              </w:rPr>
              <w:t>Input</w:t>
            </w:r>
          </w:p>
        </w:tc>
      </w:tr>
      <w:tr w:rsidR="0095094A" w14:paraId="2CA8187A" w14:textId="77777777">
        <w:tc>
          <w:tcPr>
            <w:tcW w:w="1300" w:type="dxa"/>
            <w:shd w:val="clear" w:color="auto" w:fill="F4F6FA"/>
            <w:tcMar>
              <w:top w:w="70" w:type="dxa"/>
              <w:left w:w="110" w:type="dxa"/>
              <w:bottom w:w="70" w:type="dxa"/>
              <w:right w:w="110" w:type="dxa"/>
            </w:tcMar>
            <w:vAlign w:val="center"/>
          </w:tcPr>
          <w:p w14:paraId="363A2023" w14:textId="77777777" w:rsidR="0095094A" w:rsidRDefault="007B5EA1">
            <w:pPr>
              <w:spacing w:after="10" w:line="258" w:lineRule="auto"/>
            </w:pPr>
            <w:r>
              <w:rPr>
                <w:sz w:val="18"/>
                <w:szCs w:val="18"/>
              </w:rPr>
              <w:t>2</w:t>
            </w:r>
          </w:p>
        </w:tc>
        <w:tc>
          <w:tcPr>
            <w:tcW w:w="5200" w:type="dxa"/>
            <w:shd w:val="clear" w:color="auto" w:fill="F4F6FA"/>
            <w:tcMar>
              <w:top w:w="70" w:type="dxa"/>
              <w:left w:w="110" w:type="dxa"/>
              <w:bottom w:w="70" w:type="dxa"/>
              <w:right w:w="110" w:type="dxa"/>
            </w:tcMar>
            <w:vAlign w:val="center"/>
          </w:tcPr>
          <w:p w14:paraId="6EEFA299" w14:textId="77777777" w:rsidR="0095094A" w:rsidRDefault="007B5EA1">
            <w:pPr>
              <w:spacing w:after="10" w:line="258" w:lineRule="auto"/>
            </w:pPr>
            <w:r>
              <w:rPr>
                <w:sz w:val="18"/>
                <w:szCs w:val="18"/>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Default="007B5EA1">
            <w:pPr>
              <w:spacing w:after="10" w:line="258" w:lineRule="auto"/>
            </w:pPr>
            <w:r>
              <w:rPr>
                <w:sz w:val="18"/>
                <w:szCs w:val="18"/>
              </w:rPr>
              <w:t>Input</w:t>
            </w:r>
          </w:p>
        </w:tc>
      </w:tr>
      <w:tr w:rsidR="0095094A" w14:paraId="7C22A86D" w14:textId="77777777">
        <w:tc>
          <w:tcPr>
            <w:tcW w:w="1300" w:type="dxa"/>
            <w:shd w:val="clear" w:color="auto" w:fill="FFFFFF"/>
            <w:tcMar>
              <w:top w:w="70" w:type="dxa"/>
              <w:left w:w="110" w:type="dxa"/>
              <w:bottom w:w="70" w:type="dxa"/>
              <w:right w:w="110" w:type="dxa"/>
            </w:tcMar>
            <w:vAlign w:val="center"/>
          </w:tcPr>
          <w:p w14:paraId="47BFDAE9" w14:textId="77777777" w:rsidR="0095094A" w:rsidRDefault="007B5EA1">
            <w:pPr>
              <w:spacing w:after="10" w:line="258" w:lineRule="auto"/>
            </w:pPr>
            <w:r>
              <w:rPr>
                <w:sz w:val="18"/>
                <w:szCs w:val="18"/>
              </w:rPr>
              <w:t>3</w:t>
            </w:r>
          </w:p>
        </w:tc>
        <w:tc>
          <w:tcPr>
            <w:tcW w:w="5200" w:type="dxa"/>
            <w:shd w:val="clear" w:color="auto" w:fill="FFFFFF"/>
            <w:tcMar>
              <w:top w:w="70" w:type="dxa"/>
              <w:left w:w="110" w:type="dxa"/>
              <w:bottom w:w="70" w:type="dxa"/>
              <w:right w:w="110" w:type="dxa"/>
            </w:tcMar>
            <w:vAlign w:val="center"/>
          </w:tcPr>
          <w:p w14:paraId="263DE746" w14:textId="3DF14457" w:rsidR="0095094A" w:rsidRDefault="0047172E">
            <w:pPr>
              <w:spacing w:after="10" w:line="258" w:lineRule="auto"/>
            </w:pPr>
            <w:r>
              <w:rPr>
                <w:sz w:val="18"/>
                <w:szCs w:val="18"/>
              </w:rPr>
              <w:t>Workshops conducted with team</w:t>
            </w:r>
          </w:p>
        </w:tc>
        <w:tc>
          <w:tcPr>
            <w:tcW w:w="2860" w:type="dxa"/>
            <w:shd w:val="clear" w:color="auto" w:fill="FFFFFF"/>
            <w:tcMar>
              <w:top w:w="70" w:type="dxa"/>
              <w:left w:w="110" w:type="dxa"/>
              <w:bottom w:w="70" w:type="dxa"/>
              <w:right w:w="110" w:type="dxa"/>
            </w:tcMar>
            <w:vAlign w:val="center"/>
          </w:tcPr>
          <w:p w14:paraId="2FDE3EF9" w14:textId="77777777" w:rsidR="0095094A" w:rsidRDefault="007B5EA1">
            <w:pPr>
              <w:spacing w:after="10" w:line="258" w:lineRule="auto"/>
            </w:pPr>
            <w:r>
              <w:rPr>
                <w:sz w:val="18"/>
                <w:szCs w:val="18"/>
              </w:rPr>
              <w:t>Input</w:t>
            </w:r>
          </w:p>
        </w:tc>
      </w:tr>
      <w:tr w:rsidR="0095094A" w14:paraId="7362E4E3" w14:textId="77777777">
        <w:tc>
          <w:tcPr>
            <w:tcW w:w="1300" w:type="dxa"/>
            <w:shd w:val="clear" w:color="auto" w:fill="F4F6FA"/>
            <w:tcMar>
              <w:top w:w="70" w:type="dxa"/>
              <w:left w:w="110" w:type="dxa"/>
              <w:bottom w:w="70" w:type="dxa"/>
              <w:right w:w="110" w:type="dxa"/>
            </w:tcMar>
            <w:vAlign w:val="center"/>
          </w:tcPr>
          <w:p w14:paraId="58A452DC" w14:textId="77777777" w:rsidR="0095094A" w:rsidRDefault="007B5EA1">
            <w:pPr>
              <w:spacing w:after="10" w:line="258" w:lineRule="auto"/>
            </w:pPr>
            <w:r>
              <w:rPr>
                <w:sz w:val="18"/>
                <w:szCs w:val="18"/>
              </w:rPr>
              <w:t>4</w:t>
            </w:r>
          </w:p>
        </w:tc>
        <w:tc>
          <w:tcPr>
            <w:tcW w:w="5200" w:type="dxa"/>
            <w:shd w:val="clear" w:color="auto" w:fill="F4F6FA"/>
            <w:tcMar>
              <w:top w:w="70" w:type="dxa"/>
              <w:left w:w="110" w:type="dxa"/>
              <w:bottom w:w="70" w:type="dxa"/>
              <w:right w:w="110" w:type="dxa"/>
            </w:tcMar>
            <w:vAlign w:val="center"/>
          </w:tcPr>
          <w:p w14:paraId="330BA61A" w14:textId="77777777" w:rsidR="0095094A" w:rsidRDefault="007B5EA1">
            <w:pPr>
              <w:spacing w:after="10" w:line="258" w:lineRule="auto"/>
            </w:pPr>
            <w:r>
              <w:rPr>
                <w:sz w:val="18"/>
                <w:szCs w:val="18"/>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Default="007B5EA1">
            <w:pPr>
              <w:spacing w:after="10" w:line="258" w:lineRule="auto"/>
            </w:pPr>
            <w:r>
              <w:rPr>
                <w:sz w:val="18"/>
                <w:szCs w:val="18"/>
              </w:rPr>
              <w:t>Pending from Security Architecture</w:t>
            </w:r>
          </w:p>
        </w:tc>
      </w:tr>
      <w:tr w:rsidR="0095094A" w14:paraId="1C8F1763" w14:textId="77777777">
        <w:tc>
          <w:tcPr>
            <w:tcW w:w="1300" w:type="dxa"/>
            <w:shd w:val="clear" w:color="auto" w:fill="FFFFFF"/>
            <w:tcMar>
              <w:top w:w="70" w:type="dxa"/>
              <w:left w:w="110" w:type="dxa"/>
              <w:bottom w:w="70" w:type="dxa"/>
              <w:right w:w="110" w:type="dxa"/>
            </w:tcMar>
            <w:vAlign w:val="center"/>
          </w:tcPr>
          <w:p w14:paraId="33F3DA64" w14:textId="77777777" w:rsidR="0095094A" w:rsidRDefault="007B5EA1">
            <w:pPr>
              <w:spacing w:after="10" w:line="258" w:lineRule="auto"/>
            </w:pPr>
            <w:r>
              <w:rPr>
                <w:sz w:val="18"/>
                <w:szCs w:val="18"/>
              </w:rPr>
              <w:t>5</w:t>
            </w:r>
          </w:p>
        </w:tc>
        <w:tc>
          <w:tcPr>
            <w:tcW w:w="5200" w:type="dxa"/>
            <w:shd w:val="clear" w:color="auto" w:fill="FFFFFF"/>
            <w:tcMar>
              <w:top w:w="70" w:type="dxa"/>
              <w:left w:w="110" w:type="dxa"/>
              <w:bottom w:w="70" w:type="dxa"/>
              <w:right w:w="110" w:type="dxa"/>
            </w:tcMar>
            <w:vAlign w:val="center"/>
          </w:tcPr>
          <w:p w14:paraId="2D0E06F8" w14:textId="77777777" w:rsidR="0095094A" w:rsidRDefault="007B5EA1">
            <w:pPr>
              <w:spacing w:after="10" w:line="258" w:lineRule="auto"/>
            </w:pPr>
            <w:r>
              <w:rPr>
                <w:sz w:val="18"/>
                <w:szCs w:val="18"/>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Default="007B5EA1">
            <w:pPr>
              <w:spacing w:after="10" w:line="258" w:lineRule="auto"/>
            </w:pPr>
            <w:r>
              <w:rPr>
                <w:sz w:val="18"/>
                <w:szCs w:val="18"/>
              </w:rPr>
              <w:t>Pending upload</w:t>
            </w:r>
          </w:p>
        </w:tc>
      </w:tr>
      <w:tr w:rsidR="0095094A" w14:paraId="49DFC1F9" w14:textId="77777777">
        <w:tc>
          <w:tcPr>
            <w:tcW w:w="1300" w:type="dxa"/>
            <w:shd w:val="clear" w:color="auto" w:fill="F4F6FA"/>
            <w:tcMar>
              <w:top w:w="70" w:type="dxa"/>
              <w:left w:w="110" w:type="dxa"/>
              <w:bottom w:w="70" w:type="dxa"/>
              <w:right w:w="110" w:type="dxa"/>
            </w:tcMar>
            <w:vAlign w:val="center"/>
          </w:tcPr>
          <w:p w14:paraId="3880F932" w14:textId="77777777" w:rsidR="0095094A" w:rsidRDefault="007B5EA1">
            <w:pPr>
              <w:spacing w:after="10" w:line="258" w:lineRule="auto"/>
            </w:pPr>
            <w:r>
              <w:rPr>
                <w:sz w:val="18"/>
                <w:szCs w:val="18"/>
              </w:rPr>
              <w:t>6</w:t>
            </w:r>
          </w:p>
        </w:tc>
        <w:tc>
          <w:tcPr>
            <w:tcW w:w="5200" w:type="dxa"/>
            <w:shd w:val="clear" w:color="auto" w:fill="F4F6FA"/>
            <w:tcMar>
              <w:top w:w="70" w:type="dxa"/>
              <w:left w:w="110" w:type="dxa"/>
              <w:bottom w:w="70" w:type="dxa"/>
              <w:right w:w="110" w:type="dxa"/>
            </w:tcMar>
            <w:vAlign w:val="center"/>
          </w:tcPr>
          <w:p w14:paraId="46E4D0E6" w14:textId="77777777" w:rsidR="0095094A" w:rsidRDefault="007B5EA1">
            <w:pPr>
              <w:spacing w:after="10" w:line="258" w:lineRule="auto"/>
            </w:pPr>
            <w:r>
              <w:rPr>
                <w:sz w:val="18"/>
                <w:szCs w:val="18"/>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Default="007B5EA1">
            <w:pPr>
              <w:spacing w:after="10" w:line="258" w:lineRule="auto"/>
            </w:pPr>
            <w:r>
              <w:rPr>
                <w:sz w:val="18"/>
                <w:szCs w:val="18"/>
              </w:rPr>
              <w:t>Superseded by this version</w:t>
            </w:r>
          </w:p>
        </w:tc>
      </w:tr>
    </w:tbl>
    <w:p w14:paraId="28214F2A" w14:textId="77777777" w:rsidR="0095094A" w:rsidRDefault="007B5EA1">
      <w:r>
        <w:br w:type="page"/>
      </w:r>
    </w:p>
    <w:p w14:paraId="20E6D2B4" w14:textId="77777777" w:rsidR="0095094A" w:rsidRDefault="007B5EA1">
      <w:pPr>
        <w:pStyle w:val="Heading1"/>
      </w:pPr>
      <w:bookmarkStart w:id="6" w:name="_Toc239334606"/>
      <w:r>
        <w:lastRenderedPageBreak/>
        <w:t>2. Executive Summary</w:t>
      </w:r>
      <w:bookmarkEnd w:id="6"/>
    </w:p>
    <w:p w14:paraId="27D88335" w14:textId="77777777" w:rsidR="004560C2" w:rsidRDefault="004560C2" w:rsidP="004560C2">
      <w:r>
        <w:t>Chaucer requires a formal Systems Integration Framework to provide consistent architectural direction for system-to-system integration across internal applications, third-party platforms, SaaS services, vendor integrations and the enterprise data platform.</w:t>
      </w:r>
    </w:p>
    <w:p w14:paraId="6A533B4C" w14:textId="77777777" w:rsidR="004560C2" w:rsidRDefault="004560C2" w:rsidP="004560C2"/>
    <w:p w14:paraId="382E410D" w14:textId="77777777" w:rsidR="004560C2" w:rsidRDefault="004560C2" w:rsidP="004560C2">
      <w:r>
        <w:t>The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04492B3F" w14:textId="77777777" w:rsidR="004560C2" w:rsidRDefault="004560C2" w:rsidP="004560C2"/>
    <w:p w14:paraId="61825D6C" w14:textId="77777777" w:rsidR="004560C2" w:rsidRDefault="004560C2" w:rsidP="004560C2">
      <w:r>
        <w:t>The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76248BF3" w14:textId="13FF7905" w:rsidR="00172297" w:rsidRDefault="007B5EA1" w:rsidP="003D3D8A">
      <w:pPr>
        <w:pStyle w:val="Heading2"/>
      </w:pPr>
      <w:bookmarkStart w:id="7" w:name="_Toc239334607"/>
      <w:r>
        <w:t>2.1 Why the Framework Exists</w:t>
      </w:r>
      <w:bookmarkEnd w:id="7"/>
    </w:p>
    <w:p w14:paraId="4C77E560" w14:textId="67D1C94D" w:rsidR="0095094A" w:rsidRDefault="007B5EA1">
      <w:pPr>
        <w:spacing w:after="120" w:line="278" w:lineRule="auto"/>
      </w:pPr>
      <w:r>
        <w:t>Integration at Chaucer is functional but has grown one project at a time. Each interface has been implemented in isolation, a synchronous point-to-point call in one case and a file transfer in another, with no shared contract or common runtime. The result is a tightly coupled estate that is costly to change, difficult to observe and offers no route to reuse. Each tactical fix increases coupling and raises the cost of the next change.</w:t>
      </w:r>
    </w:p>
    <w:p w14:paraId="2EA76D7E" w14:textId="77777777" w:rsidR="0095094A" w:rsidRDefault="007B5EA1">
      <w:pPr>
        <w:spacing w:after="120" w:line="278" w:lineRule="auto"/>
      </w:pPr>
      <w:r>
        <w:t>This framework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820378A" w14:textId="77777777" w:rsidR="0095094A" w:rsidRDefault="007B5EA1">
      <w:pPr>
        <w:pStyle w:val="Heading2"/>
      </w:pPr>
      <w:bookmarkStart w:id="8" w:name="_Toc239334608"/>
      <w:r>
        <w:t>2.2 Framework Scope</w:t>
      </w:r>
      <w:bookmarkEnd w:id="8"/>
    </w:p>
    <w:p w14:paraId="36FF8EE3" w14:textId="77777777" w:rsidR="0095094A" w:rsidRDefault="007B5EA1">
      <w:pPr>
        <w:spacing w:after="120" w:line="278" w:lineRule="auto"/>
      </w:pPr>
      <w:r>
        <w:t>The framework covers the following.</w:t>
      </w:r>
    </w:p>
    <w:p w14:paraId="05196792" w14:textId="77777777" w:rsidR="0095094A" w:rsidRDefault="007B5EA1" w:rsidP="003D3D8A">
      <w:pPr>
        <w:pStyle w:val="ListParagraph"/>
        <w:numPr>
          <w:ilvl w:val="0"/>
          <w:numId w:val="2"/>
        </w:numPr>
        <w:spacing w:after="46" w:line="270" w:lineRule="auto"/>
      </w:pPr>
      <w:r>
        <w:t>A reference architecture for integration across Azure Integration Services.</w:t>
      </w:r>
    </w:p>
    <w:p w14:paraId="3AA6FBFE" w14:textId="77777777" w:rsidR="0095094A" w:rsidRDefault="007B5EA1" w:rsidP="003D3D8A">
      <w:pPr>
        <w:pStyle w:val="ListParagraph"/>
        <w:numPr>
          <w:ilvl w:val="0"/>
          <w:numId w:val="2"/>
        </w:numPr>
        <w:spacing w:after="46" w:line="270" w:lineRule="auto"/>
      </w:pPr>
      <w:r>
        <w:t>An enterprise catalogue of approved integration patterns with the Azure components for each.</w:t>
      </w:r>
    </w:p>
    <w:p w14:paraId="331E22B4" w14:textId="77777777" w:rsidR="0095094A" w:rsidRDefault="007B5EA1" w:rsidP="003D3D8A">
      <w:pPr>
        <w:pStyle w:val="ListParagraph"/>
        <w:numPr>
          <w:ilvl w:val="0"/>
          <w:numId w:val="2"/>
        </w:numPr>
        <w:spacing w:after="46" w:line="270" w:lineRule="auto"/>
      </w:pPr>
      <w:r>
        <w:t>Decision guidance, guardrails and an exception process for delivery teams and suppliers.</w:t>
      </w:r>
    </w:p>
    <w:p w14:paraId="26262EA8" w14:textId="77777777" w:rsidR="0095094A" w:rsidRDefault="007B5EA1" w:rsidP="003D3D8A">
      <w:pPr>
        <w:pStyle w:val="ListParagraph"/>
        <w:numPr>
          <w:ilvl w:val="0"/>
          <w:numId w:val="2"/>
        </w:numPr>
        <w:spacing w:after="46" w:line="270" w:lineRule="auto"/>
      </w:pPr>
      <w:r>
        <w:t>The position of the data platform boundary and the approved exchange patterns with Snowflake.</w:t>
      </w:r>
    </w:p>
    <w:p w14:paraId="21D89FA7" w14:textId="77777777" w:rsidR="0095094A" w:rsidRDefault="007B5EA1">
      <w:pPr>
        <w:spacing w:after="120" w:line="278" w:lineRule="auto"/>
      </w:pPr>
      <w:r>
        <w:t>The following are out of scope for this version.</w:t>
      </w:r>
    </w:p>
    <w:p w14:paraId="0E717B20" w14:textId="77777777" w:rsidR="0095094A" w:rsidRDefault="007B5EA1" w:rsidP="003D3D8A">
      <w:pPr>
        <w:pStyle w:val="ListParagraph"/>
        <w:numPr>
          <w:ilvl w:val="0"/>
          <w:numId w:val="3"/>
        </w:numPr>
        <w:spacing w:after="46" w:line="270" w:lineRule="auto"/>
      </w:pPr>
      <w:r>
        <w:t>Implementation, provisioning and deployment, which are future-phase activities.</w:t>
      </w:r>
    </w:p>
    <w:p w14:paraId="328D299B" w14:textId="77777777" w:rsidR="0095094A" w:rsidRDefault="007B5EA1" w:rsidP="003D3D8A">
      <w:pPr>
        <w:pStyle w:val="ListParagraph"/>
        <w:numPr>
          <w:ilvl w:val="0"/>
          <w:numId w:val="3"/>
        </w:numPr>
        <w:spacing w:after="46" w:line="270" w:lineRule="auto"/>
      </w:pPr>
      <w:r>
        <w:t>The detailed API Management high-level design, which is produced as a separate phase.</w:t>
      </w:r>
    </w:p>
    <w:p w14:paraId="6C81F4E0" w14:textId="77777777" w:rsidR="0095094A" w:rsidRDefault="007B5EA1" w:rsidP="003D3D8A">
      <w:pPr>
        <w:pStyle w:val="ListParagraph"/>
        <w:numPr>
          <w:ilvl w:val="0"/>
          <w:numId w:val="3"/>
        </w:numPr>
        <w:spacing w:after="46" w:line="270" w:lineRule="auto"/>
      </w:pPr>
      <w:r>
        <w:t>Any redefinition of Chaucer's cloud strategy.</w:t>
      </w:r>
    </w:p>
    <w:p w14:paraId="509C1FD9" w14:textId="77777777" w:rsidR="0095094A" w:rsidRDefault="007B5EA1">
      <w:pPr>
        <w:pStyle w:val="Heading2"/>
      </w:pPr>
      <w:bookmarkStart w:id="9" w:name="_Toc239334609"/>
      <w:r>
        <w:t>2.3 Intended Outcomes</w:t>
      </w:r>
      <w:bookmarkEnd w:id="9"/>
    </w:p>
    <w:p w14:paraId="107EA605" w14:textId="77777777" w:rsidR="0095094A" w:rsidRDefault="007B5EA1" w:rsidP="0047172E">
      <w:pPr>
        <w:pStyle w:val="ListParagraph"/>
        <w:numPr>
          <w:ilvl w:val="0"/>
          <w:numId w:val="11"/>
        </w:numPr>
        <w:spacing w:after="46" w:line="270" w:lineRule="auto"/>
      </w:pPr>
      <w:r>
        <w:t>Fewer point-to-point interfaces and a measurable reduction in bespoke coupling.</w:t>
      </w:r>
    </w:p>
    <w:p w14:paraId="65B3CDA7" w14:textId="77777777" w:rsidR="0095094A" w:rsidRDefault="007B5EA1" w:rsidP="0047172E">
      <w:pPr>
        <w:pStyle w:val="ListParagraph"/>
        <w:numPr>
          <w:ilvl w:val="0"/>
          <w:numId w:val="11"/>
        </w:numPr>
        <w:spacing w:after="46" w:line="270" w:lineRule="auto"/>
      </w:pPr>
      <w:r>
        <w:t>Greater reuse through shared integration components and published services.</w:t>
      </w:r>
    </w:p>
    <w:p w14:paraId="3DE57694" w14:textId="77777777" w:rsidR="0095094A" w:rsidRDefault="007B5EA1" w:rsidP="0047172E">
      <w:pPr>
        <w:pStyle w:val="ListParagraph"/>
        <w:numPr>
          <w:ilvl w:val="0"/>
          <w:numId w:val="11"/>
        </w:numPr>
        <w:spacing w:after="46" w:line="270" w:lineRule="auto"/>
      </w:pPr>
      <w:r>
        <w:t>Loose coupling and asynchronous messaging as the default interaction style.</w:t>
      </w:r>
    </w:p>
    <w:p w14:paraId="2702EFB9" w14:textId="77777777" w:rsidR="0095094A" w:rsidRDefault="007B5EA1" w:rsidP="0047172E">
      <w:pPr>
        <w:pStyle w:val="ListParagraph"/>
        <w:numPr>
          <w:ilvl w:val="0"/>
          <w:numId w:val="11"/>
        </w:numPr>
        <w:spacing w:after="46" w:line="270" w:lineRule="auto"/>
      </w:pPr>
      <w:r>
        <w:t>Consistent, governed delivery that any internal team or third-party supplier can follow.</w:t>
      </w:r>
    </w:p>
    <w:p w14:paraId="36B34B86" w14:textId="77777777" w:rsidR="0095094A" w:rsidRDefault="007B5EA1" w:rsidP="0047172E">
      <w:pPr>
        <w:pStyle w:val="ListParagraph"/>
        <w:numPr>
          <w:ilvl w:val="0"/>
          <w:numId w:val="11"/>
        </w:numPr>
        <w:spacing w:after="46" w:line="270" w:lineRule="auto"/>
      </w:pPr>
      <w:r>
        <w:t>Faster onboarding of new integrations through a known catalogue and decision path.</w:t>
      </w:r>
    </w:p>
    <w:p w14:paraId="176519D1" w14:textId="77777777" w:rsidR="0095094A" w:rsidRDefault="007B5EA1">
      <w:r>
        <w:br w:type="page"/>
      </w:r>
    </w:p>
    <w:p w14:paraId="1C9C1B01" w14:textId="7138BB34" w:rsidR="0095094A" w:rsidRDefault="007B5EA1">
      <w:pPr>
        <w:pStyle w:val="Heading1"/>
      </w:pPr>
      <w:bookmarkStart w:id="10" w:name="_Toc239334610"/>
      <w:r>
        <w:lastRenderedPageBreak/>
        <w:t xml:space="preserve">3. </w:t>
      </w:r>
      <w:r w:rsidR="003D3D8A">
        <w:t>How to Use This Framework</w:t>
      </w:r>
      <w:bookmarkEnd w:id="10"/>
    </w:p>
    <w:p w14:paraId="1C0861EC" w14:textId="2B124E9D" w:rsidR="0066489C" w:rsidRDefault="0066489C" w:rsidP="0066489C">
      <w:pPr>
        <w:spacing w:after="200" w:line="276" w:lineRule="auto"/>
      </w:pPr>
      <w:r>
        <w:rPr>
          <w:sz w:val="22"/>
          <w:szCs w:val="22"/>
        </w:rPr>
        <w:t>This framework serves several audiences and no one needs to read it end to end. Find your role in the table below and follow the path in order. Each entry points to a section you can go straight to the middle column is the shortest route to what you need</w:t>
      </w:r>
      <w:r>
        <w:rPr>
          <w:sz w:val="22"/>
          <w:szCs w:val="22"/>
        </w:rPr>
        <w:t xml:space="preserve"> </w:t>
      </w:r>
      <w:r>
        <w:rPr>
          <w:sz w:val="22"/>
          <w:szCs w:val="22"/>
        </w:rPr>
        <w:t>and the final columns tell you what you should come away with and where to take a design for sign-off. If your work spans more than one role, follow both paths and treat the wider one as the superset.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2950"/>
        <w:gridCol w:w="2760"/>
        <w:gridCol w:w="2027"/>
      </w:tblGrid>
      <w:tr w:rsidR="0066489C" w:rsidRPr="0066489C" w14:paraId="4D65734B" w14:textId="77777777" w:rsidTr="0066489C">
        <w:tblPrEx>
          <w:tblCellMar>
            <w:top w:w="0" w:type="dxa"/>
            <w:bottom w:w="0" w:type="dxa"/>
          </w:tblCellMar>
        </w:tblPrEx>
        <w:trPr>
          <w:jc w:val="center"/>
        </w:trPr>
        <w:tc>
          <w:tcPr>
            <w:tcW w:w="2039"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2876A771" w14:textId="53CF1CEB" w:rsidR="0066489C" w:rsidRPr="0066489C" w:rsidRDefault="0066489C" w:rsidP="0066489C">
            <w:pPr>
              <w:spacing w:before="40" w:after="40"/>
              <w:rPr>
                <w:b/>
                <w:color w:val="FFFFFF"/>
                <w:sz w:val="16"/>
                <w:szCs w:val="22"/>
              </w:rPr>
            </w:pPr>
            <w:r w:rsidRPr="0066489C">
              <w:rPr>
                <w:b/>
                <w:color w:val="FFFFFF"/>
                <w:sz w:val="16"/>
                <w:szCs w:val="22"/>
              </w:rPr>
              <w:t>Your Role</w:t>
            </w:r>
          </w:p>
        </w:tc>
        <w:tc>
          <w:tcPr>
            <w:tcW w:w="2950"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6B026F8B" w14:textId="5BE46E91" w:rsidR="0066489C" w:rsidRPr="0066489C" w:rsidRDefault="0066489C" w:rsidP="0066489C">
            <w:pPr>
              <w:spacing w:before="40" w:after="40"/>
              <w:rPr>
                <w:b/>
                <w:color w:val="FFFFFF"/>
                <w:sz w:val="16"/>
                <w:szCs w:val="22"/>
              </w:rPr>
            </w:pPr>
            <w:r w:rsidRPr="0066489C">
              <w:rPr>
                <w:b/>
                <w:color w:val="FFFFFF"/>
                <w:sz w:val="16"/>
                <w:szCs w:val="22"/>
              </w:rPr>
              <w:t>Reading Path</w:t>
            </w:r>
          </w:p>
        </w:tc>
        <w:tc>
          <w:tcPr>
            <w:tcW w:w="2760"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577E0B00" w14:textId="66A5CA6E" w:rsidR="0066489C" w:rsidRPr="0066489C" w:rsidRDefault="0066489C" w:rsidP="0066489C">
            <w:pPr>
              <w:spacing w:before="40" w:after="40"/>
              <w:rPr>
                <w:b/>
                <w:color w:val="FFFFFF"/>
                <w:sz w:val="16"/>
                <w:szCs w:val="22"/>
              </w:rPr>
            </w:pPr>
            <w:r w:rsidRPr="0066489C">
              <w:rPr>
                <w:b/>
                <w:color w:val="FFFFFF"/>
                <w:sz w:val="16"/>
                <w:szCs w:val="22"/>
              </w:rPr>
              <w:t>What you Get</w:t>
            </w:r>
          </w:p>
        </w:tc>
        <w:tc>
          <w:tcPr>
            <w:tcW w:w="2027" w:type="dxa"/>
            <w:tcBorders>
              <w:top w:val="single" w:sz="4" w:space="0" w:color="808080"/>
              <w:left w:val="single" w:sz="4" w:space="0" w:color="808080"/>
              <w:bottom w:val="single" w:sz="4" w:space="0" w:color="808080"/>
              <w:right w:val="single" w:sz="4" w:space="0" w:color="808080"/>
            </w:tcBorders>
            <w:shd w:val="clear" w:color="auto" w:fill="44546A" w:themeFill="text2"/>
            <w:tcMar>
              <w:top w:w="40" w:type="dxa"/>
              <w:left w:w="80" w:type="dxa"/>
              <w:bottom w:w="40" w:type="dxa"/>
              <w:right w:w="80" w:type="dxa"/>
            </w:tcMar>
            <w:vAlign w:val="center"/>
          </w:tcPr>
          <w:p w14:paraId="1978E13C" w14:textId="209F80E5" w:rsidR="0066489C" w:rsidRPr="0066489C" w:rsidRDefault="0066489C" w:rsidP="0066489C">
            <w:pPr>
              <w:spacing w:before="40" w:after="40"/>
              <w:rPr>
                <w:b/>
                <w:color w:val="FFFFFF"/>
                <w:sz w:val="16"/>
                <w:szCs w:val="22"/>
              </w:rPr>
            </w:pPr>
            <w:r w:rsidRPr="0066489C">
              <w:rPr>
                <w:b/>
                <w:color w:val="FFFFFF"/>
                <w:sz w:val="16"/>
                <w:szCs w:val="22"/>
              </w:rPr>
              <w:t>Also Check</w:t>
            </w:r>
          </w:p>
        </w:tc>
      </w:tr>
      <w:tr w:rsidR="0066489C" w14:paraId="1EBDF659" w14:textId="77777777" w:rsidTr="0066489C">
        <w:tblPrEx>
          <w:tblCellMar>
            <w:top w:w="0" w:type="dxa"/>
            <w:bottom w:w="0" w:type="dxa"/>
          </w:tblCellMar>
        </w:tblPrEx>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54E6B9" w14:textId="77777777" w:rsidR="0066489C" w:rsidRDefault="0066489C" w:rsidP="008F708A">
            <w:pPr>
              <w:spacing w:before="20" w:after="10"/>
            </w:pPr>
            <w:r>
              <w:rPr>
                <w:b/>
                <w:bCs/>
                <w:color w:val="1F3864"/>
                <w:sz w:val="16"/>
                <w:szCs w:val="16"/>
              </w:rPr>
              <w:t>Leadership and sponsors</w:t>
            </w:r>
          </w:p>
          <w:p w14:paraId="40243D72" w14:textId="77777777" w:rsidR="0066489C" w:rsidRDefault="0066489C" w:rsidP="008F708A">
            <w:pPr>
              <w:spacing w:after="20"/>
            </w:pPr>
            <w:r>
              <w:rPr>
                <w:color w:val="5A6675"/>
                <w:sz w:val="16"/>
                <w:szCs w:val="16"/>
              </w:rPr>
              <w:t>why it exists, scope, assurance</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60A04" w14:textId="77777777" w:rsidR="0066489C" w:rsidRDefault="0066489C" w:rsidP="008F708A">
            <w:pPr>
              <w:spacing w:before="20" w:after="20"/>
            </w:pPr>
            <w:r>
              <w:rPr>
                <w:sz w:val="16"/>
                <w:szCs w:val="16"/>
              </w:rPr>
              <w:t>2 Executive Summary, then 4 Architectural Position, then 11.3 Criticality Tiers</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CB1FDC" w14:textId="77777777" w:rsidR="0066489C" w:rsidRDefault="0066489C" w:rsidP="008F708A">
            <w:pPr>
              <w:spacing w:before="20" w:after="20"/>
            </w:pPr>
            <w:r>
              <w:rPr>
                <w:sz w:val="16"/>
                <w:szCs w:val="16"/>
              </w:rPr>
              <w:t>Confidence in why the framework exists, what it covers, and how delivery is assured, without the mechanics</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1FDAE" w14:textId="77777777" w:rsidR="0066489C" w:rsidRDefault="0066489C" w:rsidP="008F708A">
            <w:pPr>
              <w:spacing w:before="20" w:after="20"/>
            </w:pPr>
            <w:r>
              <w:rPr>
                <w:sz w:val="16"/>
                <w:szCs w:val="16"/>
              </w:rPr>
              <w:t>12 Guardrails, 13 Exception and TDA Governance</w:t>
            </w:r>
          </w:p>
        </w:tc>
      </w:tr>
      <w:tr w:rsidR="0066489C" w14:paraId="4A5D284E" w14:textId="77777777" w:rsidTr="0066489C">
        <w:tblPrEx>
          <w:tblCellMar>
            <w:top w:w="0" w:type="dxa"/>
            <w:bottom w:w="0" w:type="dxa"/>
          </w:tblCellMar>
        </w:tblPrEx>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06ACD" w14:textId="77777777" w:rsidR="0066489C" w:rsidRDefault="0066489C" w:rsidP="008F708A">
            <w:pPr>
              <w:spacing w:before="20" w:after="10"/>
            </w:pPr>
            <w:r>
              <w:rPr>
                <w:b/>
                <w:bCs/>
                <w:color w:val="1F3864"/>
                <w:sz w:val="16"/>
                <w:szCs w:val="16"/>
              </w:rPr>
              <w:t>Solution and domain architects</w:t>
            </w:r>
          </w:p>
          <w:p w14:paraId="3D2E3CB3" w14:textId="77777777" w:rsidR="0066489C" w:rsidRDefault="0066489C" w:rsidP="008F708A">
            <w:pPr>
              <w:spacing w:after="20"/>
            </w:pPr>
            <w:r>
              <w:rPr>
                <w:color w:val="5A6675"/>
                <w:sz w:val="16"/>
                <w:szCs w:val="16"/>
              </w:rPr>
              <w:t>shape an approved solution</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B6D2E" w14:textId="77777777" w:rsidR="0066489C" w:rsidRDefault="0066489C" w:rsidP="008F708A">
            <w:pPr>
              <w:spacing w:before="20" w:after="20"/>
            </w:pPr>
            <w:r>
              <w:rPr>
                <w:sz w:val="16"/>
                <w:szCs w:val="16"/>
              </w:rPr>
              <w:t>4 Architectural Position, then 5 Reference Architecture, then 7 Choosing a Pattern (7.2, 7.4), then 8 Pattern Catalogue</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F8427F" w14:textId="77777777" w:rsidR="0066489C" w:rsidRDefault="0066489C" w:rsidP="008F708A">
            <w:pPr>
              <w:spacing w:before="20" w:after="20"/>
            </w:pPr>
            <w:r>
              <w:rPr>
                <w:sz w:val="16"/>
                <w:szCs w:val="16"/>
              </w:rPr>
              <w:t>The approved position, reference architecture and pattern to shape a compliant solution end to end</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1BD23C" w14:textId="77777777" w:rsidR="0066489C" w:rsidRDefault="0066489C" w:rsidP="008F708A">
            <w:pPr>
              <w:spacing w:before="20" w:after="20"/>
            </w:pPr>
            <w:r>
              <w:rPr>
                <w:sz w:val="16"/>
                <w:szCs w:val="16"/>
              </w:rPr>
              <w:t>9 Scenarios, 10 Data Platform, 11 NFRs, 12 Guardrails</w:t>
            </w:r>
          </w:p>
        </w:tc>
      </w:tr>
      <w:tr w:rsidR="0066489C" w14:paraId="48BE2F51" w14:textId="77777777" w:rsidTr="0066489C">
        <w:tblPrEx>
          <w:tblCellMar>
            <w:top w:w="0" w:type="dxa"/>
            <w:bottom w:w="0" w:type="dxa"/>
          </w:tblCellMar>
        </w:tblPrEx>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01060" w14:textId="77777777" w:rsidR="0066489C" w:rsidRDefault="0066489C" w:rsidP="008F708A">
            <w:pPr>
              <w:spacing w:before="20" w:after="10"/>
            </w:pPr>
            <w:r>
              <w:rPr>
                <w:b/>
                <w:bCs/>
                <w:color w:val="1F3864"/>
                <w:sz w:val="16"/>
                <w:szCs w:val="16"/>
              </w:rPr>
              <w:t>Integration developers and suppliers</w:t>
            </w:r>
          </w:p>
          <w:p w14:paraId="18E11D20" w14:textId="77777777" w:rsidR="0066489C" w:rsidRDefault="0066489C" w:rsidP="008F708A">
            <w:pPr>
              <w:spacing w:after="20"/>
            </w:pPr>
            <w:r>
              <w:rPr>
                <w:color w:val="5A6675"/>
                <w:sz w:val="16"/>
                <w:szCs w:val="16"/>
              </w:rPr>
              <w:t>build or change an integration</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71DFC" w14:textId="77777777" w:rsidR="0066489C" w:rsidRDefault="0066489C" w:rsidP="008F708A">
            <w:pPr>
              <w:spacing w:before="20" w:after="20"/>
            </w:pPr>
            <w:r>
              <w:rPr>
                <w:sz w:val="16"/>
                <w:szCs w:val="16"/>
              </w:rPr>
              <w:t>7.4 Decision Tree, then 8 your chosen SFINT pattern, then 10.4 Exchange Patterns if crossing the data boundary</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B5F95A" w14:textId="77777777" w:rsidR="0066489C" w:rsidRDefault="0066489C" w:rsidP="008F708A">
            <w:pPr>
              <w:spacing w:before="20" w:after="20"/>
            </w:pPr>
            <w:r>
              <w:rPr>
                <w:sz w:val="16"/>
                <w:szCs w:val="16"/>
              </w:rPr>
              <w:t>A build-ready pattern with the connectivity, evidence and anti-patterns you must satisfy</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2BE35C" w14:textId="77777777" w:rsidR="0066489C" w:rsidRDefault="0066489C" w:rsidP="008F708A">
            <w:pPr>
              <w:spacing w:before="20" w:after="20"/>
            </w:pPr>
            <w:r>
              <w:rPr>
                <w:sz w:val="16"/>
                <w:szCs w:val="16"/>
              </w:rPr>
              <w:t>5.6 Connectivity and Identity, 5.9 Observability, 11.4 Pattern NFR profile, 12.1 and 12.6, 14 Anti-Patterns</w:t>
            </w:r>
          </w:p>
        </w:tc>
      </w:tr>
      <w:tr w:rsidR="0066489C" w14:paraId="5E4FF444" w14:textId="77777777" w:rsidTr="0066489C">
        <w:tblPrEx>
          <w:tblCellMar>
            <w:top w:w="0" w:type="dxa"/>
            <w:bottom w:w="0" w:type="dxa"/>
          </w:tblCellMar>
        </w:tblPrEx>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A09AC" w14:textId="77777777" w:rsidR="0066489C" w:rsidRDefault="0066489C" w:rsidP="008F708A">
            <w:pPr>
              <w:spacing w:before="20" w:after="10"/>
            </w:pPr>
            <w:r>
              <w:rPr>
                <w:b/>
                <w:bCs/>
                <w:color w:val="1F3864"/>
                <w:sz w:val="16"/>
                <w:szCs w:val="16"/>
              </w:rPr>
              <w:t>Technical Design Authority</w:t>
            </w:r>
          </w:p>
          <w:p w14:paraId="3EC1DDC2" w14:textId="77777777" w:rsidR="0066489C" w:rsidRDefault="0066489C" w:rsidP="008F708A">
            <w:pPr>
              <w:spacing w:after="20"/>
            </w:pPr>
            <w:r>
              <w:rPr>
                <w:color w:val="5A6675"/>
                <w:sz w:val="16"/>
                <w:szCs w:val="16"/>
              </w:rPr>
              <w:t>assess a design</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651FE3" w14:textId="77777777" w:rsidR="0066489C" w:rsidRDefault="0066489C" w:rsidP="008F708A">
            <w:pPr>
              <w:spacing w:before="20" w:after="20"/>
            </w:pPr>
            <w:r>
              <w:rPr>
                <w:sz w:val="16"/>
                <w:szCs w:val="16"/>
              </w:rPr>
              <w:t>12 Guardrails, then 13 TDA Gates (13.2), then 11 NFR tier and evidence</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51B15" w14:textId="77777777" w:rsidR="0066489C" w:rsidRDefault="0066489C" w:rsidP="008F708A">
            <w:pPr>
              <w:spacing w:before="20" w:after="20"/>
            </w:pPr>
            <w:r>
              <w:rPr>
                <w:sz w:val="16"/>
                <w:szCs w:val="16"/>
              </w:rPr>
              <w:t>A consistent, defensible basis to assess and gate a design against the guardrails</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CE9BE" w14:textId="77777777" w:rsidR="0066489C" w:rsidRDefault="0066489C" w:rsidP="008F708A">
            <w:pPr>
              <w:spacing w:before="20" w:after="20"/>
            </w:pPr>
            <w:r>
              <w:rPr>
                <w:sz w:val="16"/>
                <w:szCs w:val="16"/>
              </w:rPr>
              <w:t>8 the proposed pattern, 14 Anti-Patterns, 16 Traceability</w:t>
            </w:r>
          </w:p>
        </w:tc>
      </w:tr>
      <w:tr w:rsidR="0066489C" w14:paraId="28F2C56A" w14:textId="77777777" w:rsidTr="0066489C">
        <w:tblPrEx>
          <w:tblCellMar>
            <w:top w:w="0" w:type="dxa"/>
            <w:bottom w:w="0" w:type="dxa"/>
          </w:tblCellMar>
        </w:tblPrEx>
        <w:trPr>
          <w:jc w:val="center"/>
        </w:trPr>
        <w:tc>
          <w:tcPr>
            <w:tcW w:w="203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AB12A" w14:textId="77777777" w:rsidR="0066489C" w:rsidRDefault="0066489C" w:rsidP="008F708A">
            <w:pPr>
              <w:spacing w:before="20" w:after="10"/>
            </w:pPr>
            <w:r>
              <w:rPr>
                <w:b/>
                <w:bCs/>
                <w:color w:val="1F3864"/>
                <w:sz w:val="16"/>
                <w:szCs w:val="16"/>
              </w:rPr>
              <w:t>Security Architecture and Cloud Operations</w:t>
            </w:r>
          </w:p>
          <w:p w14:paraId="7E4B77A3" w14:textId="77777777" w:rsidR="0066489C" w:rsidRDefault="0066489C" w:rsidP="008F708A">
            <w:pPr>
              <w:spacing w:after="20"/>
            </w:pPr>
            <w:r>
              <w:rPr>
                <w:color w:val="5A6675"/>
                <w:sz w:val="16"/>
                <w:szCs w:val="16"/>
              </w:rPr>
              <w:t>controls, identity, monitoring</w:t>
            </w:r>
          </w:p>
        </w:tc>
        <w:tc>
          <w:tcPr>
            <w:tcW w:w="29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9B12F" w14:textId="77777777" w:rsidR="0066489C" w:rsidRDefault="0066489C" w:rsidP="008F708A">
            <w:pPr>
              <w:spacing w:before="20" w:after="20"/>
            </w:pPr>
            <w:r>
              <w:rPr>
                <w:sz w:val="16"/>
                <w:szCs w:val="16"/>
              </w:rPr>
              <w:t>5.3 Security Boundary, then 5.6 Connectivity and Identity, then 5.8 Data Protection</w:t>
            </w:r>
          </w:p>
        </w:tc>
        <w:tc>
          <w:tcPr>
            <w:tcW w:w="276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F336A" w14:textId="77777777" w:rsidR="0066489C" w:rsidRDefault="0066489C" w:rsidP="008F708A">
            <w:pPr>
              <w:spacing w:before="20" w:after="20"/>
            </w:pPr>
            <w:r>
              <w:rPr>
                <w:sz w:val="16"/>
                <w:szCs w:val="16"/>
              </w:rPr>
              <w:t>The security, identity and monitoring posture to assess and assure, per boundary and per pattern</w:t>
            </w:r>
          </w:p>
        </w:tc>
        <w:tc>
          <w:tcPr>
            <w:tcW w:w="20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2D17" w14:textId="77777777" w:rsidR="0066489C" w:rsidRDefault="0066489C" w:rsidP="008F708A">
            <w:pPr>
              <w:spacing w:before="20" w:after="20"/>
            </w:pPr>
            <w:r>
              <w:rPr>
                <w:sz w:val="16"/>
                <w:szCs w:val="16"/>
              </w:rPr>
              <w:t>12.3 and 13.3 Security conformance, 5.9 Observability, 11 NFR security dimension</w:t>
            </w:r>
          </w:p>
        </w:tc>
      </w:tr>
    </w:tbl>
    <w:p w14:paraId="320181C3" w14:textId="77777777" w:rsidR="0066489C" w:rsidRDefault="0066489C">
      <w:pPr>
        <w:spacing w:after="120" w:line="278" w:lineRule="auto"/>
      </w:pPr>
    </w:p>
    <w:p w14:paraId="69E1883D" w14:textId="734826B2" w:rsidR="0095094A" w:rsidRDefault="007B5EA1">
      <w:pPr>
        <w:spacing w:after="120" w:line="278" w:lineRule="auto"/>
      </w:pPr>
      <w:commentRangeStart w:id="11"/>
      <w:commentRangeStart w:id="12"/>
      <w:commentRangeStart w:id="13"/>
      <w:r>
        <w:t xml:space="preserve">If you are about to build an integration, start with the decision tree in Section 6. A short set of questions resolves to </w:t>
      </w:r>
      <w:commentRangeEnd w:id="11"/>
      <w:r w:rsidR="0066489C">
        <w:rPr>
          <w:rStyle w:val="CommentReference"/>
          <w:sz w:val="21"/>
          <w:szCs w:val="21"/>
        </w:rPr>
        <w:commentReference w:id="11"/>
      </w:r>
      <w:commentRangeEnd w:id="12"/>
      <w:r w:rsidR="007719FF">
        <w:rPr>
          <w:rStyle w:val="CommentReference"/>
          <w:sz w:val="21"/>
          <w:szCs w:val="21"/>
        </w:rPr>
        <w:commentReference w:id="12"/>
      </w:r>
      <w:commentRangeEnd w:id="13"/>
      <w:r w:rsidR="007719FF">
        <w:rPr>
          <w:rStyle w:val="CommentReference"/>
          <w:sz w:val="21"/>
          <w:szCs w:val="21"/>
        </w:rPr>
        <w:commentReference w:id="13"/>
      </w:r>
    </w:p>
    <w:p w14:paraId="0C347596" w14:textId="77777777" w:rsidR="0095094A" w:rsidRDefault="007B5EA1">
      <w:pPr>
        <w:spacing w:after="120" w:line="278" w:lineRule="auto"/>
      </w:pPr>
      <w:r w:rsidRPr="00C938F2">
        <w:rPr>
          <w:b/>
          <w:bCs/>
        </w:rPr>
        <w:t>Two principles</w:t>
      </w:r>
      <w:r>
        <w:t xml:space="preserve"> take precedence over all others.</w:t>
      </w:r>
    </w:p>
    <w:p w14:paraId="538FC4C5" w14:textId="77777777" w:rsidR="0095094A" w:rsidRDefault="007B5EA1" w:rsidP="00A80D4A">
      <w:pPr>
        <w:pStyle w:val="ListParagraph"/>
        <w:numPr>
          <w:ilvl w:val="0"/>
          <w:numId w:val="6"/>
        </w:numPr>
        <w:spacing w:after="46" w:line="270" w:lineRule="auto"/>
      </w:pPr>
      <w:r>
        <w:t>Reuse before you build. Check the service catalogue for an existing service or API before provisioning a new one.</w:t>
      </w:r>
    </w:p>
    <w:p w14:paraId="4D7CAC22" w14:textId="77777777" w:rsidR="0095094A" w:rsidRDefault="007B5EA1" w:rsidP="00A80D4A">
      <w:pPr>
        <w:pStyle w:val="ListParagraph"/>
        <w:numPr>
          <w:ilvl w:val="0"/>
          <w:numId w:val="6"/>
        </w:numPr>
        <w:spacing w:after="46" w:line="270" w:lineRule="auto"/>
      </w:pPr>
      <w:r>
        <w:t>Favour integrating with an existing system over standing up new infrastructure. There is no approved pattern for a direct, unmediated connection between two systems, as all integration flows through the mediation layer.</w:t>
      </w:r>
    </w:p>
    <w:p w14:paraId="42E463C7" w14:textId="302FDF80" w:rsidR="0095094A" w:rsidRDefault="007B5EA1">
      <w:pPr>
        <w:pStyle w:val="Heading2"/>
      </w:pPr>
      <w:bookmarkStart w:id="14" w:name="_Toc239334613"/>
      <w:r>
        <w:t xml:space="preserve">3.3 Relationship to </w:t>
      </w:r>
      <w:r w:rsidR="00820FDF">
        <w:t xml:space="preserve">Chaucer </w:t>
      </w:r>
      <w:r>
        <w:t>Principles</w:t>
      </w:r>
      <w:bookmarkEnd w:id="14"/>
    </w:p>
    <w:p w14:paraId="4ED49173" w14:textId="77777777" w:rsidR="0095094A" w:rsidRDefault="007B5EA1">
      <w:pPr>
        <w:spacing w:after="120" w:line="278" w:lineRule="auto"/>
      </w:pPr>
      <w:r>
        <w:t>The framework does not introduce a new set of principles. It inherits the principles Chaucer already holds and translates them into practical integration choices. The stack below shows where those principles originate and where they are enforced in this document.</w:t>
      </w:r>
    </w:p>
    <w:p w14:paraId="4BDCBF8B" w14:textId="77777777" w:rsidR="0095094A" w:rsidRDefault="007B5EA1">
      <w:pPr>
        <w:spacing w:before="90" w:after="130"/>
        <w:jc w:val="center"/>
        <w:rPr>
          <w:ins w:id="15" w:author="Puneet Kumar" w:date="2026-09-04T19:20:00Z" w16du:dateUtc="2026-09-04T18:20:00Z"/>
        </w:rPr>
      </w:pPr>
      <w:commentRangeStart w:id="16"/>
      <w:r>
        <w:rPr>
          <w:noProof/>
        </w:rPr>
        <w:lastRenderedPageBreak/>
        <w:drawing>
          <wp:inline distT="0" distB="0" distL="0" distR="0" wp14:anchorId="57B81212" wp14:editId="4B9A1B06">
            <wp:extent cx="5191125" cy="2676525"/>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2676525"/>
                    </a:xfrm>
                    <a:prstGeom prst="rect">
                      <a:avLst/>
                    </a:prstGeom>
                    <a:noFill/>
                    <a:ln w="9525">
                      <a:solidFill>
                        <a:srgbClr val="AEB8C6"/>
                      </a:solidFill>
                    </a:ln>
                  </pic:spPr>
                </pic:pic>
              </a:graphicData>
            </a:graphic>
          </wp:inline>
        </w:drawing>
      </w:r>
      <w:commentRangeEnd w:id="16"/>
      <w:r w:rsidR="008E1A4F">
        <w:rPr>
          <w:rStyle w:val="CommentReference"/>
          <w:sz w:val="21"/>
          <w:szCs w:val="21"/>
        </w:rPr>
        <w:commentReference w:id="16"/>
      </w:r>
    </w:p>
    <w:p w14:paraId="611B0960" w14:textId="36FDCA17" w:rsidR="0000574E" w:rsidRDefault="006B1324">
      <w:pPr>
        <w:spacing w:before="90" w:after="130"/>
        <w:jc w:val="center"/>
      </w:pPr>
      <w:ins w:id="17" w:author="Puneet Kumar" w:date="2026-09-04T19:21:00Z" w16du:dateUtc="2026-09-04T18:21:00Z">
        <w:r>
          <w:rPr>
            <w:noProof/>
          </w:rPr>
          <w:drawing>
            <wp:inline distT="0" distB="0" distL="0" distR="0" wp14:anchorId="413EA1E8" wp14:editId="628133B8">
              <wp:extent cx="6273800" cy="3529330"/>
              <wp:effectExtent l="0" t="0" r="0" b="0"/>
              <wp:docPr id="605446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646"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273800" cy="3529330"/>
                      </a:xfrm>
                      <a:prstGeom prst="rect">
                        <a:avLst/>
                      </a:prstGeom>
                    </pic:spPr>
                  </pic:pic>
                </a:graphicData>
              </a:graphic>
            </wp:inline>
          </w:drawing>
        </w:r>
      </w:ins>
    </w:p>
    <w:p w14:paraId="6EAD1E5F" w14:textId="77777777" w:rsidR="0095094A" w:rsidRDefault="007B5EA1">
      <w:pPr>
        <w:spacing w:after="120"/>
        <w:jc w:val="center"/>
        <w:rPr>
          <w:i/>
          <w:iCs/>
          <w:color w:val="5A6470"/>
          <w:sz w:val="17"/>
          <w:szCs w:val="17"/>
        </w:rPr>
      </w:pPr>
      <w:r>
        <w:rPr>
          <w:i/>
          <w:iCs/>
          <w:color w:val="5A6470"/>
          <w:sz w:val="17"/>
          <w:szCs w:val="17"/>
        </w:rPr>
        <w:t>Enterprise Architecture to Engineering Standards to SIF traceability</w:t>
      </w:r>
    </w:p>
    <w:p w14:paraId="1D1D2635" w14:textId="77777777" w:rsidR="00C21DCB" w:rsidRDefault="00C21DCB">
      <w:pPr>
        <w:spacing w:after="120"/>
        <w:jc w:val="center"/>
        <w:rPr>
          <w:i/>
          <w:iCs/>
          <w:color w:val="5A6470"/>
          <w:sz w:val="17"/>
          <w:szCs w:val="17"/>
        </w:rPr>
      </w:pPr>
    </w:p>
    <w:p w14:paraId="3C6FE76D" w14:textId="77777777" w:rsidR="00C21DCB" w:rsidRDefault="00C21DCB">
      <w:pPr>
        <w:spacing w:after="120"/>
        <w:jc w:val="center"/>
      </w:pPr>
    </w:p>
    <w:tbl>
      <w:tblPr>
        <w:tblStyle w:val="TableGrid"/>
        <w:tblW w:w="0" w:type="auto"/>
        <w:jc w:val="center"/>
        <w:tblLook w:val="04A0" w:firstRow="1" w:lastRow="0" w:firstColumn="1" w:lastColumn="0" w:noHBand="0" w:noVBand="1"/>
      </w:tblPr>
      <w:tblGrid>
        <w:gridCol w:w="3299"/>
        <w:gridCol w:w="3285"/>
        <w:gridCol w:w="3286"/>
      </w:tblGrid>
      <w:tr w:rsidR="00C21DCB" w14:paraId="3DE54610" w14:textId="77777777">
        <w:trPr>
          <w:jc w:val="center"/>
        </w:trPr>
        <w:tc>
          <w:tcPr>
            <w:tcW w:w="3360" w:type="dxa"/>
            <w:shd w:val="clear" w:color="auto" w:fill="1A2B56"/>
            <w:vAlign w:val="center"/>
          </w:tcPr>
          <w:p w14:paraId="4F1E42B5" w14:textId="77777777" w:rsidR="00C21DCB" w:rsidRDefault="00C21DCB">
            <w:pPr>
              <w:spacing w:before="40" w:after="40"/>
            </w:pPr>
            <w:commentRangeStart w:id="18"/>
            <w:r>
              <w:rPr>
                <w:b/>
                <w:color w:val="FFFFFF"/>
                <w:sz w:val="16"/>
              </w:rPr>
              <w:t>Principle (source)</w:t>
            </w:r>
            <w:commentRangeEnd w:id="18"/>
            <w:r w:rsidR="00EF2BBA">
              <w:rPr>
                <w:rStyle w:val="CommentReference"/>
                <w:sz w:val="22"/>
                <w:szCs w:val="22"/>
              </w:rPr>
              <w:commentReference w:id="18"/>
            </w:r>
          </w:p>
        </w:tc>
        <w:tc>
          <w:tcPr>
            <w:tcW w:w="3360" w:type="dxa"/>
            <w:shd w:val="clear" w:color="auto" w:fill="1A2B56"/>
            <w:vAlign w:val="center"/>
          </w:tcPr>
          <w:p w14:paraId="56F1F1A5" w14:textId="77777777" w:rsidR="00C21DCB" w:rsidRDefault="00C21DCB">
            <w:pPr>
              <w:spacing w:before="40" w:after="40"/>
            </w:pPr>
            <w:r>
              <w:rPr>
                <w:b/>
                <w:color w:val="FFFFFF"/>
                <w:sz w:val="16"/>
              </w:rPr>
              <w:t>How the SIF embeds it</w:t>
            </w:r>
          </w:p>
        </w:tc>
        <w:tc>
          <w:tcPr>
            <w:tcW w:w="3360" w:type="dxa"/>
            <w:shd w:val="clear" w:color="auto" w:fill="1A2B56"/>
            <w:vAlign w:val="center"/>
          </w:tcPr>
          <w:p w14:paraId="1AD02341" w14:textId="77777777" w:rsidR="00C21DCB" w:rsidRDefault="00C21DCB">
            <w:pPr>
              <w:spacing w:before="40" w:after="40"/>
            </w:pPr>
            <w:r>
              <w:rPr>
                <w:b/>
                <w:color w:val="FFFFFF"/>
                <w:sz w:val="16"/>
              </w:rPr>
              <w:t>Where it is enforced</w:t>
            </w:r>
          </w:p>
        </w:tc>
      </w:tr>
      <w:tr w:rsidR="00C21DCB" w14:paraId="6D3BCE12" w14:textId="77777777">
        <w:trPr>
          <w:jc w:val="center"/>
        </w:trPr>
        <w:tc>
          <w:tcPr>
            <w:tcW w:w="3360" w:type="dxa"/>
            <w:vAlign w:val="center"/>
          </w:tcPr>
          <w:p w14:paraId="1FBD984D" w14:textId="77777777" w:rsidR="00C21DCB" w:rsidRDefault="00C21DCB">
            <w:pPr>
              <w:spacing w:before="40" w:after="40"/>
            </w:pPr>
            <w:r>
              <w:rPr>
                <w:sz w:val="16"/>
              </w:rPr>
              <w:t>API-first, reuse-first, enterprise-first (Global EA, Application)</w:t>
            </w:r>
          </w:p>
        </w:tc>
        <w:tc>
          <w:tcPr>
            <w:tcW w:w="3360" w:type="dxa"/>
            <w:vAlign w:val="center"/>
          </w:tcPr>
          <w:p w14:paraId="47887633" w14:textId="77777777" w:rsidR="00C21DCB" w:rsidRDefault="00C21DCB">
            <w:pPr>
              <w:spacing w:before="40" w:after="40"/>
            </w:pPr>
            <w:r>
              <w:rPr>
                <w:sz w:val="16"/>
              </w:rPr>
              <w:t>Capabilities are exposed as coarse-grained, reusable APIs and events through the platform, new build only after reuse is ruled out.</w:t>
            </w:r>
          </w:p>
        </w:tc>
        <w:tc>
          <w:tcPr>
            <w:tcW w:w="3360" w:type="dxa"/>
            <w:vAlign w:val="center"/>
          </w:tcPr>
          <w:p w14:paraId="592B4D28" w14:textId="77777777" w:rsidR="00C21DCB" w:rsidRDefault="00C21DCB">
            <w:pPr>
              <w:spacing w:before="40" w:after="40"/>
            </w:pPr>
            <w:r>
              <w:rPr>
                <w:sz w:val="16"/>
              </w:rPr>
              <w:t>SOA service model (2.2), catalogue (App. A), TDA design gate (6.3)</w:t>
            </w:r>
          </w:p>
        </w:tc>
      </w:tr>
      <w:tr w:rsidR="00C21DCB" w14:paraId="5BAF45CD" w14:textId="77777777">
        <w:trPr>
          <w:jc w:val="center"/>
        </w:trPr>
        <w:tc>
          <w:tcPr>
            <w:tcW w:w="3360" w:type="dxa"/>
            <w:vAlign w:val="center"/>
          </w:tcPr>
          <w:p w14:paraId="2A5D80E0" w14:textId="77777777" w:rsidR="00C21DCB" w:rsidRDefault="00C21DCB">
            <w:pPr>
              <w:spacing w:before="40" w:after="40"/>
            </w:pPr>
            <w:r>
              <w:rPr>
                <w:sz w:val="16"/>
              </w:rPr>
              <w:t>All integration mediated through a single central platform (Integration)</w:t>
            </w:r>
          </w:p>
        </w:tc>
        <w:tc>
          <w:tcPr>
            <w:tcW w:w="3360" w:type="dxa"/>
            <w:vAlign w:val="center"/>
          </w:tcPr>
          <w:p w14:paraId="6025E06C" w14:textId="77777777" w:rsidR="00C21DCB" w:rsidRDefault="00C21DCB">
            <w:pPr>
              <w:spacing w:before="40" w:after="40"/>
            </w:pPr>
            <w:r>
              <w:rPr>
                <w:sz w:val="16"/>
              </w:rPr>
              <w:t>One shared, centrally-operated platform, no direct point-to-point pattern exists.</w:t>
            </w:r>
          </w:p>
        </w:tc>
        <w:tc>
          <w:tcPr>
            <w:tcW w:w="3360" w:type="dxa"/>
            <w:vAlign w:val="center"/>
          </w:tcPr>
          <w:p w14:paraId="281F8147" w14:textId="77777777" w:rsidR="00C21DCB" w:rsidRDefault="00C21DCB">
            <w:pPr>
              <w:spacing w:before="40" w:after="40"/>
            </w:pPr>
            <w:r>
              <w:rPr>
                <w:sz w:val="16"/>
              </w:rPr>
              <w:t>Reference architecture (3), anti-patterns (5, App. B)</w:t>
            </w:r>
          </w:p>
        </w:tc>
      </w:tr>
      <w:tr w:rsidR="00C21DCB" w14:paraId="2A8D7A3F" w14:textId="77777777">
        <w:trPr>
          <w:jc w:val="center"/>
        </w:trPr>
        <w:tc>
          <w:tcPr>
            <w:tcW w:w="3360" w:type="dxa"/>
            <w:vAlign w:val="center"/>
          </w:tcPr>
          <w:p w14:paraId="6E15AE79" w14:textId="77777777" w:rsidR="00C21DCB" w:rsidRDefault="00C21DCB">
            <w:pPr>
              <w:spacing w:before="40" w:after="40"/>
            </w:pPr>
            <w:r>
              <w:rPr>
                <w:sz w:val="16"/>
              </w:rPr>
              <w:lastRenderedPageBreak/>
              <w:t>Loose coupling, asynchronous where availability/latency matters (Integration)</w:t>
            </w:r>
          </w:p>
        </w:tc>
        <w:tc>
          <w:tcPr>
            <w:tcW w:w="3360" w:type="dxa"/>
            <w:vAlign w:val="center"/>
          </w:tcPr>
          <w:p w14:paraId="50D35277" w14:textId="77777777" w:rsidR="00C21DCB" w:rsidRDefault="00C21DCB">
            <w:pPr>
              <w:spacing w:before="40" w:after="40"/>
            </w:pPr>
            <w:r>
              <w:rPr>
                <w:sz w:val="16"/>
              </w:rPr>
              <w:t>Messaging and events are the default for anything that can tolerate deferral, APIs are contract-bound.</w:t>
            </w:r>
          </w:p>
        </w:tc>
        <w:tc>
          <w:tcPr>
            <w:tcW w:w="3360" w:type="dxa"/>
            <w:vAlign w:val="center"/>
          </w:tcPr>
          <w:p w14:paraId="560F7878" w14:textId="77777777" w:rsidR="00C21DCB" w:rsidRDefault="00C21DCB">
            <w:pPr>
              <w:spacing w:before="40" w:after="40"/>
            </w:pPr>
            <w:r>
              <w:rPr>
                <w:sz w:val="16"/>
              </w:rPr>
              <w:t>Decision tree (4), patterns (5)</w:t>
            </w:r>
          </w:p>
        </w:tc>
      </w:tr>
      <w:tr w:rsidR="00C21DCB" w14:paraId="7FA22B6A" w14:textId="77777777">
        <w:trPr>
          <w:jc w:val="center"/>
        </w:trPr>
        <w:tc>
          <w:tcPr>
            <w:tcW w:w="3360" w:type="dxa"/>
            <w:vAlign w:val="center"/>
          </w:tcPr>
          <w:p w14:paraId="109796E2" w14:textId="77777777" w:rsidR="00C21DCB" w:rsidRDefault="00C21DCB">
            <w:pPr>
              <w:spacing w:before="40" w:after="40"/>
            </w:pPr>
            <w:r>
              <w:rPr>
                <w:sz w:val="16"/>
              </w:rPr>
              <w:t>Secure by design, Zero Trust, least privilege (Security)</w:t>
            </w:r>
          </w:p>
        </w:tc>
        <w:tc>
          <w:tcPr>
            <w:tcW w:w="3360" w:type="dxa"/>
            <w:vAlign w:val="center"/>
          </w:tcPr>
          <w:p w14:paraId="22842755" w14:textId="77777777" w:rsidR="00C21DCB" w:rsidRDefault="00C21DCB">
            <w:pPr>
              <w:spacing w:before="40" w:after="40"/>
            </w:pPr>
            <w:r>
              <w:rPr>
                <w:sz w:val="16"/>
              </w:rPr>
              <w:t>Every pattern carries a security position, identity is Entra + Managed Identity, no keys, ingress is gated.</w:t>
            </w:r>
          </w:p>
        </w:tc>
        <w:tc>
          <w:tcPr>
            <w:tcW w:w="3360" w:type="dxa"/>
            <w:vAlign w:val="center"/>
          </w:tcPr>
          <w:p w14:paraId="42E5A971" w14:textId="3E98A2F2" w:rsidR="00C21DCB" w:rsidRDefault="00C21DCB">
            <w:pPr>
              <w:spacing w:before="40" w:after="40"/>
            </w:pPr>
            <w:r>
              <w:rPr>
                <w:sz w:val="16"/>
              </w:rPr>
              <w:t>Per-pattern risks (5</w:t>
            </w:r>
            <w:r w:rsidR="002673E8">
              <w:rPr>
                <w:sz w:val="16"/>
              </w:rPr>
              <w:t>), guardrails</w:t>
            </w:r>
            <w:r>
              <w:rPr>
                <w:sz w:val="16"/>
              </w:rPr>
              <w:t xml:space="preserve"> (6.1)</w:t>
            </w:r>
          </w:p>
        </w:tc>
      </w:tr>
      <w:tr w:rsidR="00C21DCB" w14:paraId="363D288E" w14:textId="77777777">
        <w:trPr>
          <w:jc w:val="center"/>
        </w:trPr>
        <w:tc>
          <w:tcPr>
            <w:tcW w:w="3360" w:type="dxa"/>
            <w:vAlign w:val="center"/>
          </w:tcPr>
          <w:p w14:paraId="0B6879C5" w14:textId="77777777" w:rsidR="00C21DCB" w:rsidRDefault="00C21DCB">
            <w:pPr>
              <w:spacing w:before="40" w:after="40"/>
            </w:pPr>
            <w:r>
              <w:rPr>
                <w:sz w:val="16"/>
              </w:rPr>
              <w:t>Managed Identity, Private Endpoints, WAF/DDoS, IaC (Engineering Standards)</w:t>
            </w:r>
          </w:p>
        </w:tc>
        <w:tc>
          <w:tcPr>
            <w:tcW w:w="3360" w:type="dxa"/>
            <w:vAlign w:val="center"/>
          </w:tcPr>
          <w:p w14:paraId="42144293" w14:textId="77777777" w:rsidR="00C21DCB" w:rsidRDefault="00C21DCB">
            <w:pPr>
              <w:spacing w:before="40" w:after="40"/>
            </w:pPr>
            <w:r>
              <w:rPr>
                <w:sz w:val="16"/>
              </w:rPr>
              <w:t>Baked into the reference architecture and the non-negotiable guardrails.</w:t>
            </w:r>
          </w:p>
        </w:tc>
        <w:tc>
          <w:tcPr>
            <w:tcW w:w="3360" w:type="dxa"/>
            <w:vAlign w:val="center"/>
          </w:tcPr>
          <w:p w14:paraId="1E4ACA3C" w14:textId="6A0BAEB0" w:rsidR="00C21DCB" w:rsidRDefault="00C21DCB">
            <w:pPr>
              <w:spacing w:before="40" w:after="40"/>
            </w:pPr>
            <w:r>
              <w:rPr>
                <w:sz w:val="16"/>
              </w:rPr>
              <w:t>Reference architecture (3.3</w:t>
            </w:r>
            <w:r w:rsidR="002673E8">
              <w:rPr>
                <w:sz w:val="16"/>
              </w:rPr>
              <w:t>), guardrails</w:t>
            </w:r>
            <w:r>
              <w:rPr>
                <w:sz w:val="16"/>
              </w:rPr>
              <w:t xml:space="preserve"> (6.1)</w:t>
            </w:r>
          </w:p>
        </w:tc>
      </w:tr>
      <w:tr w:rsidR="00C21DCB" w14:paraId="712121A3" w14:textId="77777777">
        <w:trPr>
          <w:jc w:val="center"/>
        </w:trPr>
        <w:tc>
          <w:tcPr>
            <w:tcW w:w="3360" w:type="dxa"/>
            <w:vAlign w:val="center"/>
          </w:tcPr>
          <w:p w14:paraId="6349915F" w14:textId="77777777" w:rsidR="00C21DCB" w:rsidRDefault="00C21DCB">
            <w:pPr>
              <w:spacing w:before="40" w:after="40"/>
            </w:pPr>
            <w:r>
              <w:rPr>
                <w:sz w:val="16"/>
              </w:rPr>
              <w:t>Mission-critical resilience, design for failure (Integration, Resilience)</w:t>
            </w:r>
          </w:p>
        </w:tc>
        <w:tc>
          <w:tcPr>
            <w:tcW w:w="3360" w:type="dxa"/>
            <w:vAlign w:val="center"/>
          </w:tcPr>
          <w:p w14:paraId="185AD5C9" w14:textId="77777777" w:rsidR="00C21DCB" w:rsidRDefault="00C21DCB">
            <w:pPr>
              <w:spacing w:before="40" w:after="40"/>
            </w:pPr>
            <w:r>
              <w:rPr>
                <w:sz w:val="16"/>
              </w:rPr>
              <w:t>Tiered multi-region posture and zone-redundancy by default.</w:t>
            </w:r>
          </w:p>
        </w:tc>
        <w:tc>
          <w:tcPr>
            <w:tcW w:w="3360" w:type="dxa"/>
            <w:vAlign w:val="center"/>
          </w:tcPr>
          <w:p w14:paraId="6FC8458D" w14:textId="77777777" w:rsidR="00C21DCB" w:rsidRDefault="00C21DCB">
            <w:pPr>
              <w:spacing w:before="40" w:after="40"/>
            </w:pPr>
            <w:r>
              <w:rPr>
                <w:sz w:val="16"/>
              </w:rPr>
              <w:t>Deployment &amp; resilience (3.4)</w:t>
            </w:r>
          </w:p>
        </w:tc>
      </w:tr>
      <w:tr w:rsidR="00C21DCB" w14:paraId="38AE9C46" w14:textId="77777777">
        <w:trPr>
          <w:jc w:val="center"/>
        </w:trPr>
        <w:tc>
          <w:tcPr>
            <w:tcW w:w="3360" w:type="dxa"/>
            <w:vAlign w:val="center"/>
          </w:tcPr>
          <w:p w14:paraId="1F146E51" w14:textId="77777777" w:rsidR="00C21DCB" w:rsidRDefault="00C21DCB">
            <w:pPr>
              <w:spacing w:before="40" w:after="40"/>
            </w:pPr>
            <w:r>
              <w:rPr>
                <w:sz w:val="16"/>
              </w:rPr>
              <w:t>Data is platform-owned, FAIR (Data)</w:t>
            </w:r>
          </w:p>
        </w:tc>
        <w:tc>
          <w:tcPr>
            <w:tcW w:w="3360" w:type="dxa"/>
            <w:vAlign w:val="center"/>
          </w:tcPr>
          <w:p w14:paraId="6DD8D5E4" w14:textId="77777777" w:rsidR="00C21DCB" w:rsidRDefault="00C21DCB">
            <w:pPr>
              <w:spacing w:before="40" w:after="40"/>
            </w:pPr>
            <w:r>
              <w:rPr>
                <w:sz w:val="16"/>
              </w:rPr>
              <w:t>Bulk and analytics stay on Snowflake, the SIF exchanges with it across a defined boundary.</w:t>
            </w:r>
          </w:p>
        </w:tc>
        <w:tc>
          <w:tcPr>
            <w:tcW w:w="3360" w:type="dxa"/>
            <w:vAlign w:val="center"/>
          </w:tcPr>
          <w:p w14:paraId="32927C12" w14:textId="77777777" w:rsidR="00C21DCB" w:rsidRDefault="00C21DCB">
            <w:pPr>
              <w:spacing w:before="40" w:after="40"/>
            </w:pPr>
            <w:r>
              <w:rPr>
                <w:sz w:val="16"/>
              </w:rPr>
              <w:t>Data platform exchange (5.6), boundary (3.1)</w:t>
            </w:r>
          </w:p>
        </w:tc>
      </w:tr>
    </w:tbl>
    <w:p w14:paraId="410F5068" w14:textId="77777777" w:rsidR="0095094A" w:rsidRDefault="007B5EA1">
      <w:r>
        <w:br w:type="page"/>
      </w:r>
    </w:p>
    <w:p w14:paraId="038C8505" w14:textId="77777777" w:rsidR="0095094A" w:rsidRDefault="007B5EA1">
      <w:pPr>
        <w:pStyle w:val="Heading1"/>
      </w:pPr>
      <w:bookmarkStart w:id="19" w:name="_Toc239334614"/>
      <w:r>
        <w:lastRenderedPageBreak/>
        <w:t>4. Architectural Position</w:t>
      </w:r>
      <w:bookmarkEnd w:id="19"/>
    </w:p>
    <w:p w14:paraId="40D7BF1F" w14:textId="77777777" w:rsidR="0095094A" w:rsidRDefault="007B5EA1">
      <w:pPr>
        <w:pStyle w:val="Heading2"/>
      </w:pPr>
      <w:bookmarkStart w:id="20" w:name="_Toc239334615"/>
      <w:r>
        <w:t>4.1 Architectural Stance</w:t>
      </w:r>
      <w:bookmarkEnd w:id="20"/>
    </w:p>
    <w:p w14:paraId="2FCBEBD8" w14:textId="77777777" w:rsidR="0095094A" w:rsidRDefault="007B5EA1">
      <w:pPr>
        <w:spacing w:after="120" w:line="278" w:lineRule="auto"/>
      </w:pPr>
      <w:r>
        <w:t>The framework 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4933"/>
        <w:gridCol w:w="4937"/>
      </w:tblGrid>
      <w:tr w:rsidR="00A41AD2" w14:paraId="38865250" w14:textId="77777777">
        <w:trPr>
          <w:jc w:val="center"/>
        </w:trPr>
        <w:tc>
          <w:tcPr>
            <w:tcW w:w="5040" w:type="dxa"/>
            <w:shd w:val="clear" w:color="auto" w:fill="1A2B56"/>
            <w:vAlign w:val="center"/>
          </w:tcPr>
          <w:p w14:paraId="644C66A1" w14:textId="77777777" w:rsidR="00A41AD2" w:rsidRDefault="00A41AD2">
            <w:pPr>
              <w:spacing w:before="40" w:after="40"/>
            </w:pPr>
            <w:r>
              <w:rPr>
                <w:b/>
                <w:color w:val="FFFFFF"/>
                <w:sz w:val="16"/>
              </w:rPr>
              <w:t>Area</w:t>
            </w:r>
          </w:p>
        </w:tc>
        <w:tc>
          <w:tcPr>
            <w:tcW w:w="5040" w:type="dxa"/>
            <w:shd w:val="clear" w:color="auto" w:fill="1A2B56"/>
            <w:vAlign w:val="center"/>
          </w:tcPr>
          <w:p w14:paraId="620A19A2" w14:textId="77777777" w:rsidR="00A41AD2" w:rsidRDefault="00A41AD2">
            <w:pPr>
              <w:spacing w:before="40" w:after="40"/>
            </w:pPr>
            <w:r>
              <w:rPr>
                <w:b/>
                <w:color w:val="FFFFFF"/>
                <w:sz w:val="16"/>
              </w:rPr>
              <w:t>Position</w:t>
            </w:r>
          </w:p>
        </w:tc>
      </w:tr>
      <w:tr w:rsidR="00A41AD2" w14:paraId="43813D84" w14:textId="77777777">
        <w:trPr>
          <w:jc w:val="center"/>
        </w:trPr>
        <w:tc>
          <w:tcPr>
            <w:tcW w:w="5040" w:type="dxa"/>
            <w:vAlign w:val="center"/>
          </w:tcPr>
          <w:p w14:paraId="1410A793" w14:textId="77777777" w:rsidR="00A41AD2" w:rsidRDefault="00A41AD2">
            <w:pPr>
              <w:spacing w:before="40" w:after="40"/>
            </w:pPr>
            <w:r>
              <w:rPr>
                <w:sz w:val="16"/>
              </w:rPr>
              <w:t>Architecture model</w:t>
            </w:r>
          </w:p>
        </w:tc>
        <w:tc>
          <w:tcPr>
            <w:tcW w:w="5040" w:type="dxa"/>
            <w:vAlign w:val="center"/>
          </w:tcPr>
          <w:p w14:paraId="5DF96414" w14:textId="77777777" w:rsidR="00A41AD2" w:rsidRDefault="00A41AD2">
            <w:pPr>
              <w:spacing w:before="40" w:after="40"/>
            </w:pPr>
            <w:r>
              <w:rPr>
                <w:sz w:val="16"/>
              </w:rPr>
              <w:t>Service-Oriented Architecture, not microservices.</w:t>
            </w:r>
          </w:p>
        </w:tc>
      </w:tr>
      <w:tr w:rsidR="00A41AD2" w14:paraId="5679D188" w14:textId="77777777">
        <w:trPr>
          <w:jc w:val="center"/>
        </w:trPr>
        <w:tc>
          <w:tcPr>
            <w:tcW w:w="5040" w:type="dxa"/>
            <w:vAlign w:val="center"/>
          </w:tcPr>
          <w:p w14:paraId="5021BA28" w14:textId="77777777" w:rsidR="00A41AD2" w:rsidRDefault="00A41AD2">
            <w:pPr>
              <w:spacing w:before="40" w:after="40"/>
            </w:pPr>
            <w:r>
              <w:rPr>
                <w:sz w:val="16"/>
              </w:rPr>
              <w:t>Primary objective</w:t>
            </w:r>
          </w:p>
        </w:tc>
        <w:tc>
          <w:tcPr>
            <w:tcW w:w="5040" w:type="dxa"/>
            <w:vAlign w:val="center"/>
          </w:tcPr>
          <w:p w14:paraId="38EF7C21" w14:textId="77777777" w:rsidR="00A41AD2" w:rsidRDefault="00A41AD2">
            <w:pPr>
              <w:spacing w:before="40" w:after="40"/>
            </w:pPr>
            <w:r>
              <w:rPr>
                <w:sz w:val="16"/>
              </w:rPr>
              <w:t>Integrate and reuse existing systems and services before creating new ones.</w:t>
            </w:r>
          </w:p>
        </w:tc>
      </w:tr>
      <w:tr w:rsidR="00A41AD2" w14:paraId="75DDC1B5" w14:textId="77777777">
        <w:trPr>
          <w:jc w:val="center"/>
        </w:trPr>
        <w:tc>
          <w:tcPr>
            <w:tcW w:w="5040" w:type="dxa"/>
            <w:vAlign w:val="center"/>
          </w:tcPr>
          <w:p w14:paraId="1A683C8E" w14:textId="77777777" w:rsidR="00A41AD2" w:rsidRDefault="00A41AD2">
            <w:pPr>
              <w:spacing w:before="40" w:after="40"/>
            </w:pPr>
            <w:r>
              <w:rPr>
                <w:sz w:val="16"/>
              </w:rPr>
              <w:t>Service model</w:t>
            </w:r>
          </w:p>
        </w:tc>
        <w:tc>
          <w:tcPr>
            <w:tcW w:w="5040" w:type="dxa"/>
            <w:vAlign w:val="center"/>
          </w:tcPr>
          <w:p w14:paraId="2BE7C783" w14:textId="77777777" w:rsidR="00A41AD2" w:rsidRDefault="00A41AD2">
            <w:pPr>
              <w:spacing w:before="40" w:after="40"/>
            </w:pPr>
            <w:r>
              <w:rPr>
                <w:sz w:val="16"/>
              </w:rPr>
              <w:t>Business-capability aligned enterprise services.</w:t>
            </w:r>
          </w:p>
        </w:tc>
      </w:tr>
      <w:tr w:rsidR="00A41AD2" w14:paraId="4B6D2ED8" w14:textId="77777777">
        <w:trPr>
          <w:jc w:val="center"/>
        </w:trPr>
        <w:tc>
          <w:tcPr>
            <w:tcW w:w="5040" w:type="dxa"/>
            <w:vAlign w:val="center"/>
          </w:tcPr>
          <w:p w14:paraId="575D23C7" w14:textId="77777777" w:rsidR="00A41AD2" w:rsidRDefault="00A41AD2">
            <w:pPr>
              <w:spacing w:before="40" w:after="40"/>
            </w:pPr>
            <w:r>
              <w:rPr>
                <w:sz w:val="16"/>
              </w:rPr>
              <w:t>Integration style</w:t>
            </w:r>
          </w:p>
        </w:tc>
        <w:tc>
          <w:tcPr>
            <w:tcW w:w="5040" w:type="dxa"/>
            <w:vAlign w:val="center"/>
          </w:tcPr>
          <w:p w14:paraId="2B328035" w14:textId="77777777" w:rsidR="00A41AD2" w:rsidRDefault="00A41AD2">
            <w:pPr>
              <w:spacing w:before="40" w:after="40"/>
            </w:pPr>
            <w:r>
              <w:rPr>
                <w:sz w:val="16"/>
              </w:rPr>
              <w:t>API-led, event-capable, orchestration-supported.</w:t>
            </w:r>
          </w:p>
        </w:tc>
      </w:tr>
      <w:tr w:rsidR="00A41AD2" w14:paraId="5B6056A0" w14:textId="77777777">
        <w:trPr>
          <w:jc w:val="center"/>
        </w:trPr>
        <w:tc>
          <w:tcPr>
            <w:tcW w:w="5040" w:type="dxa"/>
            <w:vAlign w:val="center"/>
          </w:tcPr>
          <w:p w14:paraId="36AAFA26" w14:textId="77777777" w:rsidR="00A41AD2" w:rsidRDefault="00A41AD2">
            <w:pPr>
              <w:spacing w:before="40" w:after="40"/>
            </w:pPr>
            <w:r>
              <w:rPr>
                <w:sz w:val="16"/>
              </w:rPr>
              <w:t>Platform alignment</w:t>
            </w:r>
          </w:p>
        </w:tc>
        <w:tc>
          <w:tcPr>
            <w:tcW w:w="5040" w:type="dxa"/>
            <w:vAlign w:val="center"/>
          </w:tcPr>
          <w:p w14:paraId="584B49F0" w14:textId="77777777" w:rsidR="00A41AD2" w:rsidRDefault="00A41AD2">
            <w:pPr>
              <w:spacing w:before="40" w:after="40"/>
            </w:pPr>
            <w:r>
              <w:rPr>
                <w:sz w:val="16"/>
              </w:rPr>
              <w:t>Azure PaaS integration services.</w:t>
            </w:r>
          </w:p>
        </w:tc>
      </w:tr>
      <w:tr w:rsidR="00A41AD2" w14:paraId="386BE35C" w14:textId="77777777">
        <w:trPr>
          <w:jc w:val="center"/>
        </w:trPr>
        <w:tc>
          <w:tcPr>
            <w:tcW w:w="5040" w:type="dxa"/>
            <w:vAlign w:val="center"/>
          </w:tcPr>
          <w:p w14:paraId="19E81B2F" w14:textId="77777777" w:rsidR="00A41AD2" w:rsidRDefault="00A41AD2">
            <w:pPr>
              <w:spacing w:before="40" w:after="40"/>
            </w:pPr>
            <w:r>
              <w:rPr>
                <w:sz w:val="16"/>
              </w:rPr>
              <w:t>Governance model</w:t>
            </w:r>
          </w:p>
        </w:tc>
        <w:tc>
          <w:tcPr>
            <w:tcW w:w="5040" w:type="dxa"/>
            <w:vAlign w:val="center"/>
          </w:tcPr>
          <w:p w14:paraId="7867927E" w14:textId="77777777" w:rsidR="00A41AD2" w:rsidRDefault="00A41AD2">
            <w:pPr>
              <w:spacing w:before="40" w:after="40"/>
            </w:pPr>
            <w:r>
              <w:rPr>
                <w:sz w:val="16"/>
              </w:rPr>
              <w:t>TDA-approved standards, reusable patterns, controlled exceptions.</w:t>
            </w:r>
          </w:p>
        </w:tc>
      </w:tr>
    </w:tbl>
    <w:p w14:paraId="2440987F" w14:textId="659A1CB6" w:rsidR="0095094A" w:rsidRDefault="007B5EA1">
      <w:pPr>
        <w:spacing w:after="46" w:line="270" w:lineRule="auto"/>
        <w:ind w:left="360"/>
      </w:pPr>
      <w:r>
        <w:t>.</w:t>
      </w:r>
    </w:p>
    <w:p w14:paraId="2667367C" w14:textId="77777777" w:rsidR="00872FAA" w:rsidRDefault="007B5EA1" w:rsidP="00872FAA">
      <w:pPr>
        <w:pStyle w:val="Heading2"/>
      </w:pPr>
      <w:bookmarkStart w:id="21" w:name="_Toc239334616"/>
      <w:r>
        <w:t xml:space="preserve">4.2 </w:t>
      </w:r>
      <w:r w:rsidR="00872FAA">
        <w:t>SOA Positioning Statement</w:t>
      </w:r>
      <w:bookmarkEnd w:id="21"/>
    </w:p>
    <w:p w14:paraId="389023E2" w14:textId="77777777" w:rsidR="00872FAA" w:rsidRPr="00872FAA" w:rsidRDefault="00872FAA" w:rsidP="00872FAA">
      <w:pPr>
        <w:spacing w:after="120" w:line="278" w:lineRule="auto"/>
      </w:pPr>
      <w:r w:rsidRPr="00872FAA">
        <w:t>Chaucer's Systems Integration Framework adopts a Service-Oriented Architecture, not a microservices architecture, aligned to Chaucer's operating model.</w:t>
      </w:r>
    </w:p>
    <w:p w14:paraId="0CBD78C2" w14:textId="79EBECAC" w:rsidR="00872FAA" w:rsidRPr="00872FAA" w:rsidRDefault="00872FAA" w:rsidP="00872FAA">
      <w:pPr>
        <w:spacing w:after="120" w:line="278" w:lineRule="auto"/>
      </w:pPr>
      <w:r w:rsidRPr="00872FAA">
        <w:t xml:space="preserve">A service in this framework is a coarse-grained capability aligned to a business </w:t>
      </w:r>
      <w:r w:rsidR="00066C36" w:rsidRPr="00872FAA">
        <w:t>domain such</w:t>
      </w:r>
      <w:r w:rsidRPr="00872FAA">
        <w:t xml:space="preserve"> as Policy, Claims, or Client </w:t>
      </w:r>
      <w:r>
        <w:t>r</w:t>
      </w:r>
      <w:r w:rsidRPr="00872FAA">
        <w:t>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7777777" w:rsidR="00872FAA" w:rsidRDefault="00872FAA" w:rsidP="00872FAA">
      <w:pPr>
        <w:spacing w:after="120" w:line="278" w:lineRule="auto"/>
      </w:pPr>
      <w:r w:rsidRPr="00872FAA">
        <w:t>Microservices are not adopted as the default integration paradigm. The framework's 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615A25D9" w:rsidR="0095094A" w:rsidRDefault="007B5EA1">
      <w:pPr>
        <w:pStyle w:val="Heading2"/>
      </w:pPr>
      <w:bookmarkStart w:id="22" w:name="_Toc239334617"/>
      <w:r>
        <w:t>4.</w:t>
      </w:r>
      <w:r w:rsidR="006D39A9">
        <w:t>3</w:t>
      </w:r>
      <w:r>
        <w:t xml:space="preserve"> Strategic Objectives</w:t>
      </w:r>
      <w:bookmarkEnd w:id="22"/>
    </w:p>
    <w:tbl>
      <w:tblPr>
        <w:tblStyle w:val="TableGrid"/>
        <w:tblW w:w="0" w:type="auto"/>
        <w:jc w:val="center"/>
        <w:tblLook w:val="04A0" w:firstRow="1" w:lastRow="0" w:firstColumn="1" w:lastColumn="0" w:noHBand="0" w:noVBand="1"/>
      </w:tblPr>
      <w:tblGrid>
        <w:gridCol w:w="4931"/>
        <w:gridCol w:w="4939"/>
      </w:tblGrid>
      <w:tr w:rsidR="006D39A9" w14:paraId="28199AAA" w14:textId="77777777" w:rsidTr="006D39A9">
        <w:trPr>
          <w:jc w:val="center"/>
        </w:trPr>
        <w:tc>
          <w:tcPr>
            <w:tcW w:w="4931" w:type="dxa"/>
            <w:shd w:val="clear" w:color="auto" w:fill="1A2B56"/>
            <w:vAlign w:val="center"/>
          </w:tcPr>
          <w:p w14:paraId="5E7A8ED1" w14:textId="77777777" w:rsidR="006D39A9" w:rsidRDefault="006D39A9">
            <w:pPr>
              <w:spacing w:before="40" w:after="40"/>
            </w:pPr>
            <w:r>
              <w:rPr>
                <w:b/>
                <w:color w:val="FFFFFF"/>
                <w:sz w:val="16"/>
              </w:rPr>
              <w:t>Objective</w:t>
            </w:r>
          </w:p>
        </w:tc>
        <w:tc>
          <w:tcPr>
            <w:tcW w:w="4939" w:type="dxa"/>
            <w:shd w:val="clear" w:color="auto" w:fill="1A2B56"/>
            <w:vAlign w:val="center"/>
          </w:tcPr>
          <w:p w14:paraId="1EC5DF70" w14:textId="77777777" w:rsidR="006D39A9" w:rsidRDefault="006D39A9">
            <w:pPr>
              <w:spacing w:before="40" w:after="40"/>
            </w:pPr>
            <w:r>
              <w:rPr>
                <w:b/>
                <w:color w:val="FFFFFF"/>
                <w:sz w:val="16"/>
              </w:rPr>
              <w:t>SIF Direction</w:t>
            </w:r>
          </w:p>
        </w:tc>
      </w:tr>
      <w:tr w:rsidR="006D39A9" w14:paraId="0C0A81D7" w14:textId="77777777" w:rsidTr="006D39A9">
        <w:trPr>
          <w:jc w:val="center"/>
        </w:trPr>
        <w:tc>
          <w:tcPr>
            <w:tcW w:w="4931" w:type="dxa"/>
            <w:vAlign w:val="center"/>
          </w:tcPr>
          <w:p w14:paraId="794F3077" w14:textId="77777777" w:rsidR="006D39A9" w:rsidRDefault="006D39A9">
            <w:pPr>
              <w:spacing w:before="40" w:after="40"/>
            </w:pPr>
            <w:r>
              <w:rPr>
                <w:sz w:val="16"/>
              </w:rPr>
              <w:t>Increase automation</w:t>
            </w:r>
          </w:p>
        </w:tc>
        <w:tc>
          <w:tcPr>
            <w:tcW w:w="4939" w:type="dxa"/>
            <w:vAlign w:val="center"/>
          </w:tcPr>
          <w:p w14:paraId="6E0334B9" w14:textId="77777777" w:rsidR="006D39A9" w:rsidRDefault="006D39A9">
            <w:pPr>
              <w:spacing w:before="40" w:after="40"/>
            </w:pPr>
            <w:r>
              <w:rPr>
                <w:sz w:val="16"/>
              </w:rPr>
              <w:t>Promote API, event, and workflow-based integrations over manual re-keying.</w:t>
            </w:r>
          </w:p>
        </w:tc>
      </w:tr>
      <w:tr w:rsidR="006D39A9" w14:paraId="377A75ED" w14:textId="77777777" w:rsidTr="006D39A9">
        <w:trPr>
          <w:jc w:val="center"/>
        </w:trPr>
        <w:tc>
          <w:tcPr>
            <w:tcW w:w="4931" w:type="dxa"/>
            <w:vAlign w:val="center"/>
          </w:tcPr>
          <w:p w14:paraId="0A23C67D" w14:textId="77777777" w:rsidR="006D39A9" w:rsidRDefault="006D39A9">
            <w:pPr>
              <w:spacing w:before="40" w:after="40"/>
            </w:pPr>
            <w:r>
              <w:rPr>
                <w:sz w:val="16"/>
              </w:rPr>
              <w:t>Reduce point-to-point integrations</w:t>
            </w:r>
          </w:p>
        </w:tc>
        <w:tc>
          <w:tcPr>
            <w:tcW w:w="4939" w:type="dxa"/>
            <w:vAlign w:val="center"/>
          </w:tcPr>
          <w:p w14:paraId="1982516D" w14:textId="77777777" w:rsidR="006D39A9" w:rsidRDefault="006D39A9">
            <w:pPr>
              <w:spacing w:before="40" w:after="40"/>
            </w:pPr>
            <w:r>
              <w:rPr>
                <w:sz w:val="16"/>
              </w:rPr>
              <w:t>Introduce reusable service contracts, APIM-mediated APIs, and shared messaging patterns.</w:t>
            </w:r>
          </w:p>
        </w:tc>
      </w:tr>
      <w:tr w:rsidR="006D39A9" w14:paraId="46E0C1A4" w14:textId="77777777" w:rsidTr="006D39A9">
        <w:trPr>
          <w:jc w:val="center"/>
        </w:trPr>
        <w:tc>
          <w:tcPr>
            <w:tcW w:w="4931" w:type="dxa"/>
            <w:vAlign w:val="center"/>
          </w:tcPr>
          <w:p w14:paraId="700AC8D5" w14:textId="77777777" w:rsidR="006D39A9" w:rsidRDefault="006D39A9">
            <w:pPr>
              <w:spacing w:before="40" w:after="40"/>
            </w:pPr>
            <w:r>
              <w:rPr>
                <w:sz w:val="16"/>
              </w:rPr>
              <w:t>Improve system-to-system data flow</w:t>
            </w:r>
          </w:p>
        </w:tc>
        <w:tc>
          <w:tcPr>
            <w:tcW w:w="4939" w:type="dxa"/>
            <w:vAlign w:val="center"/>
          </w:tcPr>
          <w:p w14:paraId="68C77502" w14:textId="35E86260" w:rsidR="006D39A9" w:rsidRDefault="00066C36">
            <w:pPr>
              <w:spacing w:before="40" w:after="40"/>
            </w:pPr>
            <w:r>
              <w:rPr>
                <w:sz w:val="16"/>
              </w:rPr>
              <w:t>Standardize</w:t>
            </w:r>
            <w:r w:rsidR="006D39A9">
              <w:rPr>
                <w:sz w:val="16"/>
              </w:rPr>
              <w:t xml:space="preserve"> integration approaches across synchronous, asynchronous, file, and data-platform exchange.</w:t>
            </w:r>
          </w:p>
        </w:tc>
      </w:tr>
      <w:tr w:rsidR="006D39A9" w14:paraId="1FB9CFFF" w14:textId="77777777" w:rsidTr="006D39A9">
        <w:trPr>
          <w:jc w:val="center"/>
        </w:trPr>
        <w:tc>
          <w:tcPr>
            <w:tcW w:w="4931" w:type="dxa"/>
            <w:vAlign w:val="center"/>
          </w:tcPr>
          <w:p w14:paraId="37718A58" w14:textId="77777777" w:rsidR="006D39A9" w:rsidRDefault="006D39A9">
            <w:pPr>
              <w:spacing w:before="40" w:after="40"/>
            </w:pPr>
            <w:r>
              <w:rPr>
                <w:sz w:val="16"/>
              </w:rPr>
              <w:t>Enable vendor integration</w:t>
            </w:r>
          </w:p>
        </w:tc>
        <w:tc>
          <w:tcPr>
            <w:tcW w:w="4939" w:type="dxa"/>
            <w:vAlign w:val="center"/>
          </w:tcPr>
          <w:p w14:paraId="19D51CAD" w14:textId="77777777" w:rsidR="006D39A9" w:rsidRDefault="006D39A9">
            <w:pPr>
              <w:spacing w:before="40" w:after="40"/>
            </w:pPr>
            <w:r>
              <w:rPr>
                <w:sz w:val="16"/>
              </w:rPr>
              <w:t>Provide secure, governed, and reusable ingress/egress patterns for external suppliers and systems.</w:t>
            </w:r>
          </w:p>
        </w:tc>
      </w:tr>
      <w:tr w:rsidR="006D39A9" w14:paraId="0A736B29" w14:textId="77777777" w:rsidTr="006D39A9">
        <w:trPr>
          <w:jc w:val="center"/>
        </w:trPr>
        <w:tc>
          <w:tcPr>
            <w:tcW w:w="4931" w:type="dxa"/>
            <w:vAlign w:val="center"/>
          </w:tcPr>
          <w:p w14:paraId="366D377D" w14:textId="77777777" w:rsidR="006D39A9" w:rsidRDefault="006D39A9">
            <w:pPr>
              <w:spacing w:before="40" w:after="40"/>
            </w:pPr>
            <w:r>
              <w:rPr>
                <w:sz w:val="16"/>
              </w:rPr>
              <w:t>Support straight-through processing</w:t>
            </w:r>
          </w:p>
        </w:tc>
        <w:tc>
          <w:tcPr>
            <w:tcW w:w="4939" w:type="dxa"/>
            <w:vAlign w:val="center"/>
          </w:tcPr>
          <w:p w14:paraId="16F685B0" w14:textId="77777777" w:rsidR="006D39A9" w:rsidRDefault="006D39A9">
            <w:pPr>
              <w:spacing w:before="40" w:after="40"/>
            </w:pPr>
            <w:r>
              <w:rPr>
                <w:sz w:val="16"/>
              </w:rPr>
              <w:t>Use orchestration where business process coordination is required; avoid embedding logic in consuming systems.</w:t>
            </w:r>
          </w:p>
        </w:tc>
      </w:tr>
      <w:tr w:rsidR="006D39A9" w14:paraId="151333EC" w14:textId="77777777" w:rsidTr="006D39A9">
        <w:trPr>
          <w:jc w:val="center"/>
        </w:trPr>
        <w:tc>
          <w:tcPr>
            <w:tcW w:w="4931" w:type="dxa"/>
            <w:vAlign w:val="center"/>
          </w:tcPr>
          <w:p w14:paraId="08E2BC8B" w14:textId="77777777" w:rsidR="006D39A9" w:rsidRDefault="006D39A9">
            <w:pPr>
              <w:spacing w:before="40" w:after="40"/>
            </w:pPr>
            <w:r>
              <w:rPr>
                <w:sz w:val="16"/>
              </w:rPr>
              <w:t>Align to Azure PaaS</w:t>
            </w:r>
          </w:p>
        </w:tc>
        <w:tc>
          <w:tcPr>
            <w:tcW w:w="4939" w:type="dxa"/>
            <w:vAlign w:val="center"/>
          </w:tcPr>
          <w:p w14:paraId="7D67E042" w14:textId="77777777" w:rsidR="006D39A9" w:rsidRDefault="006D39A9">
            <w:pPr>
              <w:spacing w:before="40" w:after="40"/>
            </w:pPr>
            <w:r>
              <w:rPr>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7D882165" w14:textId="77777777" w:rsidR="00066C36" w:rsidRDefault="00066C36" w:rsidP="006D39A9">
      <w:pPr>
        <w:pStyle w:val="Heading2"/>
      </w:pPr>
      <w:bookmarkStart w:id="23" w:name="_Toc239334618"/>
    </w:p>
    <w:p w14:paraId="50452ADA" w14:textId="77777777" w:rsidR="00066C36" w:rsidRDefault="00066C36" w:rsidP="006D39A9">
      <w:pPr>
        <w:pStyle w:val="Heading2"/>
      </w:pPr>
    </w:p>
    <w:p w14:paraId="43106572" w14:textId="6A761D0B" w:rsidR="006D39A9" w:rsidRDefault="006D39A9" w:rsidP="006D39A9">
      <w:pPr>
        <w:pStyle w:val="Heading2"/>
      </w:pPr>
      <w:r>
        <w:lastRenderedPageBreak/>
        <w:t>4.4 What Counts as a Service</w:t>
      </w:r>
      <w:bookmarkEnd w:id="23"/>
    </w:p>
    <w:p w14:paraId="67109DB4" w14:textId="77777777" w:rsidR="006D39A9" w:rsidRDefault="006D39A9" w:rsidP="006D39A9">
      <w:pPr>
        <w:spacing w:after="120" w:line="278" w:lineRule="auto"/>
      </w:pPr>
      <w:r>
        <w:t>A service that belongs in the catalogue meets the following tests.</w:t>
      </w:r>
    </w:p>
    <w:p w14:paraId="037EF3B0" w14:textId="77777777" w:rsidR="006D39A9" w:rsidRDefault="006D39A9" w:rsidP="006D39A9">
      <w:pPr>
        <w:pStyle w:val="ListParagraph"/>
        <w:numPr>
          <w:ilvl w:val="0"/>
          <w:numId w:val="8"/>
        </w:numPr>
        <w:spacing w:after="46" w:line="270" w:lineRule="auto"/>
      </w:pPr>
      <w:r>
        <w:t>It aligns to a business capability rather than a table or a technical function.</w:t>
      </w:r>
    </w:p>
    <w:p w14:paraId="38574CA1" w14:textId="77777777" w:rsidR="006D39A9" w:rsidRDefault="006D39A9" w:rsidP="006D39A9">
      <w:pPr>
        <w:pStyle w:val="ListParagraph"/>
        <w:numPr>
          <w:ilvl w:val="0"/>
          <w:numId w:val="8"/>
        </w:numPr>
        <w:spacing w:after="46" w:line="270" w:lineRule="auto"/>
      </w:pPr>
      <w:r>
        <w:t>It has a stable, versioned contract that hides the implementation behind it.</w:t>
      </w:r>
    </w:p>
    <w:p w14:paraId="08237DFB" w14:textId="77777777" w:rsidR="006D39A9" w:rsidRDefault="006D39A9" w:rsidP="006D39A9">
      <w:pPr>
        <w:pStyle w:val="ListParagraph"/>
        <w:numPr>
          <w:ilvl w:val="0"/>
          <w:numId w:val="8"/>
        </w:numPr>
        <w:spacing w:after="46" w:line="270" w:lineRule="auto"/>
      </w:pPr>
      <w:r>
        <w:t>It has a named owner who is accountable for its behaviour and its change.</w:t>
      </w:r>
    </w:p>
    <w:p w14:paraId="54A4B038" w14:textId="77777777" w:rsidR="006D39A9" w:rsidRDefault="006D39A9" w:rsidP="006D39A9">
      <w:pPr>
        <w:pStyle w:val="ListParagraph"/>
        <w:numPr>
          <w:ilvl w:val="0"/>
          <w:numId w:val="8"/>
        </w:numPr>
        <w:spacing w:after="46" w:line="270" w:lineRule="auto"/>
      </w:pPr>
      <w:r>
        <w:t>It is exposed and consumed through the platform, not through a direct connection.</w:t>
      </w:r>
    </w:p>
    <w:p w14:paraId="4D092A5C" w14:textId="77777777" w:rsidR="006D39A9" w:rsidRDefault="006D39A9" w:rsidP="006D39A9">
      <w:pPr>
        <w:pStyle w:val="ListParagraph"/>
        <w:numPr>
          <w:ilvl w:val="0"/>
          <w:numId w:val="8"/>
        </w:numPr>
        <w:spacing w:after="46" w:line="270" w:lineRule="auto"/>
      </w:pPr>
      <w:r>
        <w:t>It is coarse grained, so that a typical business interaction is one call rather than many.</w:t>
      </w:r>
    </w:p>
    <w:p w14:paraId="5DD31F98" w14:textId="386E446E" w:rsidR="0095094A" w:rsidRDefault="007B5EA1">
      <w:pPr>
        <w:pStyle w:val="Heading2"/>
      </w:pPr>
      <w:bookmarkStart w:id="24" w:name="_Toc239334619"/>
      <w:r>
        <w:t xml:space="preserve">4.5 </w:t>
      </w:r>
      <w:commentRangeStart w:id="25"/>
      <w:r>
        <w:t>Core Principles and Design Tenets</w:t>
      </w:r>
      <w:bookmarkEnd w:id="24"/>
      <w:commentRangeEnd w:id="25"/>
      <w:r w:rsidR="002B63AA">
        <w:rPr>
          <w:rStyle w:val="CommentReference"/>
          <w:sz w:val="25"/>
          <w:szCs w:val="25"/>
        </w:rPr>
        <w:commentReference w:id="25"/>
      </w:r>
    </w:p>
    <w:p w14:paraId="1A75C7BB" w14:textId="77777777" w:rsidR="006D39A9" w:rsidRDefault="006D39A9" w:rsidP="006D39A9">
      <w:pPr>
        <w:pStyle w:val="ListParagraph"/>
        <w:numPr>
          <w:ilvl w:val="0"/>
          <w:numId w:val="9"/>
        </w:numPr>
      </w:pPr>
      <w:r>
        <w:t>Platform-mediated only. All integration is mediated through the platform. There is no approved direct connection between two systems.</w:t>
      </w:r>
    </w:p>
    <w:p w14:paraId="337C07EF" w14:textId="77777777" w:rsidR="006D39A9" w:rsidRDefault="006D39A9" w:rsidP="006D39A9">
      <w:pPr>
        <w:pStyle w:val="ListParagraph"/>
        <w:numPr>
          <w:ilvl w:val="0"/>
          <w:numId w:val="9"/>
        </w:numPr>
      </w:pPr>
      <w:r>
        <w:t>Reuse before build. Reuse is assessed before new build is considered.</w:t>
      </w:r>
    </w:p>
    <w:p w14:paraId="38491BBD" w14:textId="77777777" w:rsidR="006D39A9" w:rsidRDefault="006D39A9" w:rsidP="006D39A9">
      <w:pPr>
        <w:pStyle w:val="ListParagraph"/>
        <w:numPr>
          <w:ilvl w:val="0"/>
          <w:numId w:val="9"/>
        </w:numPr>
      </w:pPr>
      <w:r>
        <w:t>Asynchronous by preference. Asynchronous messaging and events are preferred wherever the interaction can tolerate deferral.</w:t>
      </w:r>
    </w:p>
    <w:p w14:paraId="67B9F92D" w14:textId="77777777" w:rsidR="006D39A9" w:rsidRDefault="006D39A9" w:rsidP="006D39A9">
      <w:pPr>
        <w:pStyle w:val="ListParagraph"/>
        <w:numPr>
          <w:ilvl w:val="0"/>
          <w:numId w:val="9"/>
        </w:numPr>
      </w:pPr>
      <w:r>
        <w:t>Centralised orchestration. Orchestration logic resides in Logic Apps and Functions, not in source or target systems.</w:t>
      </w:r>
    </w:p>
    <w:p w14:paraId="6499132E" w14:textId="77777777" w:rsidR="006D39A9" w:rsidRDefault="006D39A9" w:rsidP="006D39A9">
      <w:pPr>
        <w:pStyle w:val="ListParagraph"/>
        <w:numPr>
          <w:ilvl w:val="0"/>
          <w:numId w:val="9"/>
        </w:numPr>
      </w:pPr>
      <w:r>
        <w:t>Managed identity and secrets. Identity uses managed identity and OAuth 2.0. Secrets are held in Key Vault and, where static, managed through privileged access management.</w:t>
      </w:r>
    </w:p>
    <w:p w14:paraId="5F81B1C3" w14:textId="77777777" w:rsidR="006D39A9" w:rsidRDefault="006D39A9" w:rsidP="006D39A9">
      <w:pPr>
        <w:pStyle w:val="ListParagraph"/>
        <w:numPr>
          <w:ilvl w:val="0"/>
          <w:numId w:val="9"/>
        </w:numPr>
      </w:pPr>
      <w:r>
        <w:t>Infrastructure as code. Integration assets are defined as code and deployed through pipelines.</w:t>
      </w:r>
    </w:p>
    <w:p w14:paraId="0D8D6ED1" w14:textId="77777777" w:rsidR="006D39A9" w:rsidRDefault="006D39A9" w:rsidP="006D39A9">
      <w:pPr>
        <w:pStyle w:val="ListParagraph"/>
        <w:numPr>
          <w:ilvl w:val="0"/>
          <w:numId w:val="9"/>
        </w:numPr>
      </w:pPr>
      <w:r>
        <w:t>Observability by design. Observability is designed in from the outset, not added afterwards.</w:t>
      </w:r>
    </w:p>
    <w:p w14:paraId="4637E8F6" w14:textId="05E10DC3" w:rsidR="0095094A" w:rsidRDefault="006D39A9" w:rsidP="006D39A9">
      <w:pPr>
        <w:pStyle w:val="ListParagraph"/>
        <w:numPr>
          <w:ilvl w:val="0"/>
          <w:numId w:val="9"/>
        </w:numPr>
      </w:pPr>
      <w:r>
        <w:t>Designed for failure. Every pattern is designed for failure, with retries, idempotency, and clear compensation.</w:t>
      </w:r>
      <w:r>
        <w:br w:type="page"/>
      </w:r>
    </w:p>
    <w:p w14:paraId="69F10B31" w14:textId="77777777" w:rsidR="0095094A" w:rsidRDefault="007B5EA1">
      <w:pPr>
        <w:pStyle w:val="Heading1"/>
      </w:pPr>
      <w:bookmarkStart w:id="26" w:name="_Toc239334620"/>
      <w:r>
        <w:lastRenderedPageBreak/>
        <w:t>5. Reference Architecture</w:t>
      </w:r>
      <w:bookmarkEnd w:id="26"/>
    </w:p>
    <w:p w14:paraId="5F47513B" w14:textId="77777777" w:rsidR="0095094A" w:rsidRDefault="007B5EA1">
      <w:pPr>
        <w:pStyle w:val="Heading2"/>
      </w:pPr>
      <w:bookmarkStart w:id="27" w:name="_Toc239334621"/>
      <w:r>
        <w:t>5.1 Conceptual Reference Architecture</w:t>
      </w:r>
      <w:bookmarkEnd w:id="27"/>
    </w:p>
    <w:p w14:paraId="4E043CFE" w14:textId="77777777" w:rsidR="0095094A" w:rsidRDefault="007B5EA1">
      <w:pPr>
        <w:spacing w:after="120" w:line="278" w:lineRule="auto"/>
      </w:pPr>
      <w:r>
        <w:t>At the conceptual level the framework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00DC725E" w14:textId="3E00499C" w:rsidR="006D39A9" w:rsidRDefault="006D39A9">
      <w:pPr>
        <w:spacing w:after="120" w:line="278" w:lineRule="auto"/>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55pt;height:285.25pt" o:ole="">
            <v:imagedata r:id="rId17" o:title=""/>
          </v:shape>
          <o:OLEObject Type="Embed" ProgID="Visio.Drawing.15" ShapeID="_x0000_i1025" DrawAspect="Content" ObjectID="_1850057969" r:id="rId18"/>
        </w:object>
      </w:r>
    </w:p>
    <w:p w14:paraId="13A4C015" w14:textId="77777777" w:rsidR="0095094A" w:rsidRDefault="007B5EA1">
      <w:pPr>
        <w:spacing w:before="30" w:after="20"/>
      </w:pPr>
      <w:commentRangeStart w:id="28"/>
      <w:commentRangeStart w:id="29"/>
      <w:r>
        <w:rPr>
          <w:b/>
          <w:bCs/>
          <w:color w:val="1F3864"/>
        </w:rPr>
        <w:t>Role of the framework</w:t>
      </w:r>
    </w:p>
    <w:p w14:paraId="32699702" w14:textId="77777777" w:rsidR="0095094A" w:rsidRDefault="007B5EA1" w:rsidP="00066C36">
      <w:pPr>
        <w:spacing w:after="46" w:line="270" w:lineRule="auto"/>
      </w:pPr>
      <w:r>
        <w:t>To provide one mediated, observable and governed integration layer that removes direct point-to-point coupling.</w:t>
      </w:r>
    </w:p>
    <w:p w14:paraId="17D2F61B" w14:textId="77777777" w:rsidR="0095094A" w:rsidRDefault="007B5EA1">
      <w:pPr>
        <w:spacing w:before="30" w:after="20"/>
      </w:pPr>
      <w:r>
        <w:rPr>
          <w:b/>
          <w:bCs/>
          <w:color w:val="1F3864"/>
        </w:rPr>
        <w:t>Integration boundaries</w:t>
      </w:r>
    </w:p>
    <w:p w14:paraId="13381D23" w14:textId="77777777" w:rsidR="0095094A" w:rsidRDefault="007B5EA1" w:rsidP="00066C36">
      <w:pPr>
        <w:spacing w:after="46" w:line="270" w:lineRule="auto"/>
      </w:pPr>
      <w:r>
        <w:t>Consumers reach the platform through the exposure layer. Systems and suppliers are reached through private connectivity. The data platform is reached only across a defined exchange boundary.</w:t>
      </w:r>
    </w:p>
    <w:p w14:paraId="6AC28B73" w14:textId="77777777" w:rsidR="0095094A" w:rsidRDefault="007B5EA1">
      <w:pPr>
        <w:spacing w:before="30" w:after="20"/>
      </w:pPr>
      <w:r>
        <w:rPr>
          <w:b/>
          <w:bCs/>
          <w:color w:val="1F3864"/>
        </w:rPr>
        <w:t>Systems, suppliers and Snowflake</w:t>
      </w:r>
    </w:p>
    <w:p w14:paraId="446C9C69" w14:textId="77777777" w:rsidR="0095094A" w:rsidRDefault="007B5EA1" w:rsidP="00066C36">
      <w:pPr>
        <w:spacing w:after="46" w:line="270" w:lineRule="auto"/>
      </w:pPr>
      <w:r>
        <w:t>Internal systems and external suppliers integrate through the platform. Snowflake is the analytical data platform and is exchanged with across the boundary described in Sections 8.4 and 10, not treated as a general integration endpoint.</w:t>
      </w:r>
    </w:p>
    <w:p w14:paraId="15B935A0" w14:textId="77777777" w:rsidR="0095094A" w:rsidRDefault="007B5EA1">
      <w:pPr>
        <w:spacing w:before="30" w:after="20"/>
      </w:pPr>
      <w:r>
        <w:rPr>
          <w:b/>
          <w:bCs/>
          <w:color w:val="1F3864"/>
        </w:rPr>
        <w:t>Enterprise governance position</w:t>
      </w:r>
    </w:p>
    <w:p w14:paraId="7D4AE78E" w14:textId="77777777" w:rsidR="0095094A" w:rsidRDefault="007B5EA1" w:rsidP="00066C36">
      <w:pPr>
        <w:spacing w:after="46" w:line="270" w:lineRule="auto"/>
      </w:pPr>
      <w:r>
        <w:t>The framework sits beneath the enterprise principles and engineering standards and applies them to integration, as shown in Section 3.3.</w:t>
      </w:r>
      <w:commentRangeEnd w:id="28"/>
      <w:r w:rsidR="008E1A4F">
        <w:rPr>
          <w:rStyle w:val="CommentReference"/>
          <w:sz w:val="21"/>
          <w:szCs w:val="21"/>
        </w:rPr>
        <w:commentReference w:id="28"/>
      </w:r>
      <w:commentRangeEnd w:id="29"/>
      <w:r w:rsidR="008E1A4F">
        <w:rPr>
          <w:rStyle w:val="CommentReference"/>
          <w:sz w:val="21"/>
          <w:szCs w:val="21"/>
        </w:rPr>
        <w:commentReference w:id="29"/>
      </w:r>
    </w:p>
    <w:p w14:paraId="3DA227C6" w14:textId="03E7AC85" w:rsidR="0095094A" w:rsidRDefault="007B5EA1">
      <w:pPr>
        <w:pStyle w:val="Heading2"/>
      </w:pPr>
      <w:bookmarkStart w:id="30" w:name="_Toc239334622"/>
      <w:r>
        <w:t xml:space="preserve">5.2 Logical </w:t>
      </w:r>
      <w:r w:rsidR="00066C36">
        <w:t>Layered Reference</w:t>
      </w:r>
      <w:r>
        <w:t xml:space="preserve"> Architecture</w:t>
      </w:r>
      <w:bookmarkEnd w:id="30"/>
    </w:p>
    <w:p w14:paraId="10DCB412" w14:textId="77777777" w:rsidR="0095094A" w:rsidRDefault="007B5EA1">
      <w:pPr>
        <w:spacing w:after="120" w:line="278" w:lineRule="auto"/>
      </w:pPr>
      <w:r>
        <w:t>The logical view resolves the conceptual layer into five bands. The diagram should be read from the consumer at the top to the systems and data platform at the base.</w:t>
      </w:r>
    </w:p>
    <w:p w14:paraId="7DF4C18B" w14:textId="77777777" w:rsidR="0095094A" w:rsidRDefault="007B5EA1" w:rsidP="005A2686">
      <w:pPr>
        <w:spacing w:before="90" w:after="130"/>
      </w:pPr>
      <w:r>
        <w:rPr>
          <w:noProof/>
        </w:rPr>
        <w:lastRenderedPageBreak/>
        <w:drawing>
          <wp:inline distT="0" distB="0" distL="0" distR="0" wp14:anchorId="720B90E4" wp14:editId="14B75CE4">
            <wp:extent cx="5875020" cy="3209925"/>
            <wp:effectExtent l="19050" t="19050" r="11430" b="28575"/>
            <wp:docPr id="829770569" name="Picture 82977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75020" cy="32099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0422BBBF" w14:textId="77777777">
        <w:trPr>
          <w:tblHeader/>
        </w:trPr>
        <w:tc>
          <w:tcPr>
            <w:tcW w:w="2600" w:type="dxa"/>
            <w:shd w:val="clear" w:color="auto" w:fill="1F3864"/>
            <w:tcMar>
              <w:top w:w="100" w:type="dxa"/>
              <w:left w:w="120" w:type="dxa"/>
              <w:bottom w:w="100" w:type="dxa"/>
              <w:right w:w="120" w:type="dxa"/>
            </w:tcMar>
          </w:tcPr>
          <w:p w14:paraId="0DD13AA1" w14:textId="77777777" w:rsidR="00A37818" w:rsidRDefault="00A37818">
            <w:r>
              <w:rPr>
                <w:b/>
                <w:bCs/>
                <w:color w:val="FFFFFF"/>
              </w:rPr>
              <w:t>Layer</w:t>
            </w:r>
          </w:p>
        </w:tc>
        <w:tc>
          <w:tcPr>
            <w:tcW w:w="6760" w:type="dxa"/>
            <w:shd w:val="clear" w:color="auto" w:fill="1F3864"/>
            <w:tcMar>
              <w:top w:w="100" w:type="dxa"/>
              <w:left w:w="120" w:type="dxa"/>
              <w:bottom w:w="100" w:type="dxa"/>
              <w:right w:w="120" w:type="dxa"/>
            </w:tcMar>
          </w:tcPr>
          <w:p w14:paraId="2EC2D99A" w14:textId="77777777" w:rsidR="00A37818" w:rsidRDefault="00A37818">
            <w:r>
              <w:rPr>
                <w:b/>
                <w:bCs/>
                <w:color w:val="FFFFFF"/>
              </w:rPr>
              <w:t>Description</w:t>
            </w:r>
          </w:p>
        </w:tc>
      </w:tr>
      <w:tr w:rsidR="00A37818" w14:paraId="54AD9E77" w14:textId="77777777">
        <w:tc>
          <w:tcPr>
            <w:tcW w:w="2600" w:type="dxa"/>
            <w:tcMar>
              <w:top w:w="100" w:type="dxa"/>
              <w:left w:w="120" w:type="dxa"/>
              <w:bottom w:w="100" w:type="dxa"/>
              <w:right w:w="120" w:type="dxa"/>
            </w:tcMar>
          </w:tcPr>
          <w:p w14:paraId="438936D9" w14:textId="77777777" w:rsidR="00A37818" w:rsidRDefault="00A37818">
            <w:r>
              <w:rPr>
                <w:b/>
                <w:bCs/>
              </w:rPr>
              <w:t>Exposure layer</w:t>
            </w:r>
          </w:p>
        </w:tc>
        <w:tc>
          <w:tcPr>
            <w:tcW w:w="6760" w:type="dxa"/>
            <w:tcMar>
              <w:top w:w="100" w:type="dxa"/>
              <w:left w:w="120" w:type="dxa"/>
              <w:bottom w:w="100" w:type="dxa"/>
              <w:right w:w="120" w:type="dxa"/>
            </w:tcMar>
          </w:tcPr>
          <w:p w14:paraId="0209FFF9" w14:textId="77777777" w:rsidR="00A37818" w:rsidRDefault="00A37818">
            <w:r>
              <w:t>API Management is the single ingress for synchronous traffic, applying authentication, rate limiting, product and subscription control, and observability.</w:t>
            </w:r>
          </w:p>
        </w:tc>
      </w:tr>
      <w:tr w:rsidR="00A37818" w14:paraId="01BC47A8" w14:textId="77777777">
        <w:tc>
          <w:tcPr>
            <w:tcW w:w="2600" w:type="dxa"/>
            <w:tcMar>
              <w:top w:w="100" w:type="dxa"/>
              <w:left w:w="120" w:type="dxa"/>
              <w:bottom w:w="100" w:type="dxa"/>
              <w:right w:w="120" w:type="dxa"/>
            </w:tcMar>
          </w:tcPr>
          <w:p w14:paraId="23A51F1D" w14:textId="77777777" w:rsidR="00A37818" w:rsidRDefault="00A37818">
            <w:r>
              <w:rPr>
                <w:b/>
                <w:bCs/>
              </w:rPr>
              <w:t>Orchestration layer</w:t>
            </w:r>
          </w:p>
        </w:tc>
        <w:tc>
          <w:tcPr>
            <w:tcW w:w="6760" w:type="dxa"/>
            <w:tcMar>
              <w:top w:w="100" w:type="dxa"/>
              <w:left w:w="120" w:type="dxa"/>
              <w:bottom w:w="100" w:type="dxa"/>
              <w:right w:w="120" w:type="dxa"/>
            </w:tcMar>
          </w:tcPr>
          <w:p w14:paraId="10A76AE3" w14:textId="77777777" w:rsidR="00A37818" w:rsidRDefault="00A37818">
            <w:r>
              <w:t>Logic Apps coordinate stateful, multi-step processes. Orchestration owns process control rather than embedding it in systems.</w:t>
            </w:r>
          </w:p>
        </w:tc>
      </w:tr>
      <w:tr w:rsidR="00A37818" w14:paraId="554F116A" w14:textId="77777777">
        <w:tc>
          <w:tcPr>
            <w:tcW w:w="2600" w:type="dxa"/>
            <w:tcMar>
              <w:top w:w="100" w:type="dxa"/>
              <w:left w:w="120" w:type="dxa"/>
              <w:bottom w:w="100" w:type="dxa"/>
              <w:right w:w="120" w:type="dxa"/>
            </w:tcMar>
          </w:tcPr>
          <w:p w14:paraId="2F15AC8F" w14:textId="77777777" w:rsidR="00A37818" w:rsidRDefault="00A37818">
            <w:r>
              <w:rPr>
                <w:b/>
                <w:bCs/>
              </w:rPr>
              <w:t>Messaging and eventing layer</w:t>
            </w:r>
          </w:p>
        </w:tc>
        <w:tc>
          <w:tcPr>
            <w:tcW w:w="6760" w:type="dxa"/>
            <w:tcMar>
              <w:top w:w="100" w:type="dxa"/>
              <w:left w:w="120" w:type="dxa"/>
              <w:bottom w:w="100" w:type="dxa"/>
              <w:right w:w="120" w:type="dxa"/>
            </w:tcMar>
          </w:tcPr>
          <w:p w14:paraId="6D89AA16" w14:textId="77777777" w:rsidR="00A37818" w:rsidRDefault="00A37818">
            <w:r>
              <w:t>Service Bus, Event Grid and Event Hubs provide asynchronous messaging, discrete eventing and streaming respectively.</w:t>
            </w:r>
          </w:p>
        </w:tc>
      </w:tr>
      <w:tr w:rsidR="00A37818" w14:paraId="3963DF14" w14:textId="77777777">
        <w:tc>
          <w:tcPr>
            <w:tcW w:w="2600" w:type="dxa"/>
            <w:tcMar>
              <w:top w:w="100" w:type="dxa"/>
              <w:left w:w="120" w:type="dxa"/>
              <w:bottom w:w="100" w:type="dxa"/>
              <w:right w:w="120" w:type="dxa"/>
            </w:tcMar>
          </w:tcPr>
          <w:p w14:paraId="555C006C" w14:textId="77777777" w:rsidR="00A37818" w:rsidRDefault="00A37818">
            <w:r>
              <w:rPr>
                <w:b/>
                <w:bCs/>
              </w:rPr>
              <w:t>Implementation layer</w:t>
            </w:r>
          </w:p>
        </w:tc>
        <w:tc>
          <w:tcPr>
            <w:tcW w:w="6760" w:type="dxa"/>
            <w:tcMar>
              <w:top w:w="100" w:type="dxa"/>
              <w:left w:w="120" w:type="dxa"/>
              <w:bottom w:w="100" w:type="dxa"/>
              <w:right w:w="120" w:type="dxa"/>
            </w:tcMar>
          </w:tcPr>
          <w:p w14:paraId="4589252C" w14:textId="77777777" w:rsidR="00A37818" w:rsidRDefault="00A37818">
            <w:r>
              <w:t>Azure Functions host the discrete implementation logic invoked by the layers above.</w:t>
            </w:r>
          </w:p>
        </w:tc>
      </w:tr>
      <w:tr w:rsidR="00A37818" w14:paraId="3156D796" w14:textId="77777777">
        <w:tc>
          <w:tcPr>
            <w:tcW w:w="2600" w:type="dxa"/>
            <w:tcMar>
              <w:top w:w="100" w:type="dxa"/>
              <w:left w:w="120" w:type="dxa"/>
              <w:bottom w:w="100" w:type="dxa"/>
              <w:right w:w="120" w:type="dxa"/>
            </w:tcMar>
          </w:tcPr>
          <w:p w14:paraId="4771D0CA" w14:textId="77777777" w:rsidR="00A37818" w:rsidRDefault="00A37818">
            <w:r>
              <w:rPr>
                <w:b/>
                <w:bCs/>
              </w:rPr>
              <w:t>Data platform boundary</w:t>
            </w:r>
          </w:p>
        </w:tc>
        <w:tc>
          <w:tcPr>
            <w:tcW w:w="6760" w:type="dxa"/>
            <w:tcMar>
              <w:top w:w="100" w:type="dxa"/>
              <w:left w:w="120" w:type="dxa"/>
              <w:bottom w:w="100" w:type="dxa"/>
              <w:right w:w="120" w:type="dxa"/>
            </w:tcMar>
          </w:tcPr>
          <w:p w14:paraId="7463BD01" w14:textId="77777777" w:rsidR="00A37818" w:rsidRDefault="00A37818">
            <w:r>
              <w:t>The framework meets Snowflake at two governed hand-offs only: a push into the platform and a curated consume from it.</w:t>
            </w:r>
          </w:p>
        </w:tc>
      </w:tr>
    </w:tbl>
    <w:p w14:paraId="4710B98E" w14:textId="4FBFFC0C" w:rsidR="0095094A" w:rsidRDefault="007B5EA1">
      <w:pPr>
        <w:pStyle w:val="Heading2"/>
      </w:pPr>
      <w:bookmarkStart w:id="31" w:name="_Toc239334623"/>
      <w:r>
        <w:t>5.3 Security and Trust Boundary Architecture</w:t>
      </w:r>
      <w:bookmarkEnd w:id="31"/>
    </w:p>
    <w:p w14:paraId="67AB44BD" w14:textId="77777777" w:rsidR="0095094A" w:rsidRDefault="007B5EA1">
      <w:pPr>
        <w:spacing w:after="120" w:line="278" w:lineRule="auto"/>
      </w:pPr>
      <w:r>
        <w:t>Security is the principle the organisation takes most seriously. The framework sets out the trust zones once and holds every pattern to them. The diagram shows the zones a request crosses and the control at each boundary.</w:t>
      </w:r>
    </w:p>
    <w:p w14:paraId="307903CB" w14:textId="4BE6A07F" w:rsidR="0095094A" w:rsidRDefault="007B5EA1" w:rsidP="00B71AF5">
      <w:pPr>
        <w:spacing w:before="90" w:after="130"/>
        <w:rPr>
          <w:ins w:id="32" w:author="Puneet Kumar" w:date="2026-09-04T19:34:00Z" w16du:dateUtc="2026-09-04T18:34:00Z"/>
        </w:rPr>
      </w:pPr>
      <w:del w:id="33" w:author="Puneet Kumar" w:date="2026-09-04T19:34:00Z" w16du:dateUtc="2026-09-04T18:34:00Z">
        <w:r w:rsidDel="00F73FFE">
          <w:rPr>
            <w:noProof/>
          </w:rPr>
          <w:lastRenderedPageBreak/>
          <w:drawing>
            <wp:inline distT="0" distB="0" distL="0" distR="0" wp14:anchorId="7C19E023" wp14:editId="69A7FD2E">
              <wp:extent cx="5901690" cy="2143125"/>
              <wp:effectExtent l="19050" t="19050" r="22860" b="28575"/>
              <wp:docPr id="286663069" name="Picture 28666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1690" cy="2143125"/>
                      </a:xfrm>
                      <a:prstGeom prst="rect">
                        <a:avLst/>
                      </a:prstGeom>
                      <a:noFill/>
                      <a:ln w="9525">
                        <a:solidFill>
                          <a:srgbClr val="AEB8C6"/>
                        </a:solidFill>
                      </a:ln>
                    </pic:spPr>
                  </pic:pic>
                </a:graphicData>
              </a:graphic>
            </wp:inline>
          </w:drawing>
        </w:r>
      </w:del>
    </w:p>
    <w:p w14:paraId="4D238DEF" w14:textId="7E79B599" w:rsidR="00F73FFE" w:rsidRDefault="00F73FFE" w:rsidP="00B71AF5">
      <w:pPr>
        <w:spacing w:before="90" w:after="130"/>
      </w:pPr>
      <w:ins w:id="34" w:author="Puneet Kumar" w:date="2026-09-04T19:34:00Z" w16du:dateUtc="2026-09-04T18:34:00Z">
        <w:r>
          <w:rPr>
            <w:noProof/>
          </w:rPr>
          <w:drawing>
            <wp:inline distT="0" distB="0" distL="0" distR="0" wp14:anchorId="1E38AFD6" wp14:editId="759FC923">
              <wp:extent cx="6273800" cy="3529330"/>
              <wp:effectExtent l="0" t="0" r="0" b="0"/>
              <wp:docPr id="15456931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9310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273800" cy="3529330"/>
                      </a:xfrm>
                      <a:prstGeom prst="rect">
                        <a:avLst/>
                      </a:prstGeom>
                    </pic:spPr>
                  </pic:pic>
                </a:graphicData>
              </a:graphic>
            </wp:inline>
          </w:drawing>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6B43D0BD" w14:textId="77777777">
        <w:trPr>
          <w:tblHeader/>
        </w:trPr>
        <w:tc>
          <w:tcPr>
            <w:tcW w:w="2600" w:type="dxa"/>
            <w:shd w:val="clear" w:color="auto" w:fill="1F3864"/>
            <w:tcMar>
              <w:top w:w="100" w:type="dxa"/>
              <w:left w:w="120" w:type="dxa"/>
              <w:bottom w:w="100" w:type="dxa"/>
              <w:right w:w="120" w:type="dxa"/>
            </w:tcMar>
          </w:tcPr>
          <w:p w14:paraId="22D0D98D" w14:textId="77777777" w:rsidR="00A37818" w:rsidRDefault="00A37818">
            <w:r>
              <w:rPr>
                <w:b/>
                <w:bCs/>
                <w:color w:val="FFFFFF"/>
              </w:rPr>
              <w:t>Layer</w:t>
            </w:r>
          </w:p>
        </w:tc>
        <w:tc>
          <w:tcPr>
            <w:tcW w:w="6760" w:type="dxa"/>
            <w:shd w:val="clear" w:color="auto" w:fill="1F3864"/>
            <w:tcMar>
              <w:top w:w="100" w:type="dxa"/>
              <w:left w:w="120" w:type="dxa"/>
              <w:bottom w:w="100" w:type="dxa"/>
              <w:right w:w="120" w:type="dxa"/>
            </w:tcMar>
          </w:tcPr>
          <w:p w14:paraId="4136B829" w14:textId="77777777" w:rsidR="00A37818" w:rsidRDefault="00A37818">
            <w:r>
              <w:rPr>
                <w:b/>
                <w:bCs/>
                <w:color w:val="FFFFFF"/>
              </w:rPr>
              <w:t>Description</w:t>
            </w:r>
          </w:p>
        </w:tc>
      </w:tr>
      <w:tr w:rsidR="00A37818" w14:paraId="3363FCCB" w14:textId="77777777">
        <w:tc>
          <w:tcPr>
            <w:tcW w:w="2600" w:type="dxa"/>
            <w:tcMar>
              <w:top w:w="100" w:type="dxa"/>
              <w:left w:w="120" w:type="dxa"/>
              <w:bottom w:w="100" w:type="dxa"/>
              <w:right w:w="120" w:type="dxa"/>
            </w:tcMar>
          </w:tcPr>
          <w:p w14:paraId="23ABC651" w14:textId="77777777" w:rsidR="00A37818" w:rsidRDefault="00A37818">
            <w:r>
              <w:rPr>
                <w:b/>
                <w:bCs/>
              </w:rPr>
              <w:t>Internet boundary</w:t>
            </w:r>
          </w:p>
        </w:tc>
        <w:tc>
          <w:tcPr>
            <w:tcW w:w="6760" w:type="dxa"/>
            <w:tcMar>
              <w:top w:w="100" w:type="dxa"/>
              <w:left w:w="120" w:type="dxa"/>
              <w:bottom w:w="100" w:type="dxa"/>
              <w:right w:w="120" w:type="dxa"/>
            </w:tcMar>
          </w:tcPr>
          <w:p w14:paraId="0FE3DB62" w14:textId="77777777" w:rsidR="00A37818" w:rsidRDefault="00A37818">
            <w:commentRangeStart w:id="35"/>
            <w:r>
              <w:t>Public exposure is an exception only. Where unavoidable, traffic is fronted by Front Door with a Web Application Firewall and DDoS protection, with authentication at the edge.</w:t>
            </w:r>
            <w:commentRangeEnd w:id="35"/>
            <w:r w:rsidR="00476968">
              <w:rPr>
                <w:rStyle w:val="CommentReference"/>
                <w:sz w:val="21"/>
                <w:szCs w:val="21"/>
              </w:rPr>
              <w:commentReference w:id="35"/>
            </w:r>
          </w:p>
        </w:tc>
      </w:tr>
      <w:tr w:rsidR="00A37818" w14:paraId="3A5D62FD" w14:textId="77777777">
        <w:tc>
          <w:tcPr>
            <w:tcW w:w="2600" w:type="dxa"/>
            <w:tcMar>
              <w:top w:w="100" w:type="dxa"/>
              <w:left w:w="120" w:type="dxa"/>
              <w:bottom w:w="100" w:type="dxa"/>
              <w:right w:w="120" w:type="dxa"/>
            </w:tcMar>
          </w:tcPr>
          <w:p w14:paraId="1DE5C872" w14:textId="77777777" w:rsidR="00A37818" w:rsidRDefault="00A37818">
            <w:r>
              <w:rPr>
                <w:b/>
                <w:bCs/>
              </w:rPr>
              <w:t>Front Door and API Management</w:t>
            </w:r>
          </w:p>
        </w:tc>
        <w:tc>
          <w:tcPr>
            <w:tcW w:w="6760" w:type="dxa"/>
            <w:tcMar>
              <w:top w:w="100" w:type="dxa"/>
              <w:left w:w="120" w:type="dxa"/>
              <w:bottom w:w="100" w:type="dxa"/>
              <w:right w:w="120" w:type="dxa"/>
            </w:tcMar>
          </w:tcPr>
          <w:p w14:paraId="134788F2" w14:textId="77777777" w:rsidR="00A37818" w:rsidRDefault="00A37818">
            <w:r>
              <w:t>API Management is shared and internal. It is never exposed directly to the internet.</w:t>
            </w:r>
          </w:p>
        </w:tc>
      </w:tr>
      <w:tr w:rsidR="00A37818" w14:paraId="5A414249" w14:textId="77777777">
        <w:tc>
          <w:tcPr>
            <w:tcW w:w="2600" w:type="dxa"/>
            <w:tcMar>
              <w:top w:w="100" w:type="dxa"/>
              <w:left w:w="120" w:type="dxa"/>
              <w:bottom w:w="100" w:type="dxa"/>
              <w:right w:w="120" w:type="dxa"/>
            </w:tcMar>
          </w:tcPr>
          <w:p w14:paraId="2BAB4ACB" w14:textId="77777777" w:rsidR="00A37818" w:rsidRDefault="00A37818">
            <w:r>
              <w:rPr>
                <w:b/>
                <w:bCs/>
              </w:rPr>
              <w:t>Backend systems</w:t>
            </w:r>
          </w:p>
        </w:tc>
        <w:tc>
          <w:tcPr>
            <w:tcW w:w="6760" w:type="dxa"/>
            <w:tcMar>
              <w:top w:w="100" w:type="dxa"/>
              <w:left w:w="120" w:type="dxa"/>
              <w:bottom w:w="100" w:type="dxa"/>
              <w:right w:w="120" w:type="dxa"/>
            </w:tcMar>
          </w:tcPr>
          <w:p w14:paraId="65612124" w14:textId="77777777" w:rsidR="00A37818" w:rsidRDefault="00A37818">
            <w:r>
              <w:t>Systems are reached over Private Endpoints on the private network, authenticated with managed identity.</w:t>
            </w:r>
          </w:p>
        </w:tc>
      </w:tr>
      <w:tr w:rsidR="00A37818" w14:paraId="0F4AA06E" w14:textId="77777777">
        <w:tc>
          <w:tcPr>
            <w:tcW w:w="2600" w:type="dxa"/>
            <w:tcMar>
              <w:top w:w="100" w:type="dxa"/>
              <w:left w:w="120" w:type="dxa"/>
              <w:bottom w:w="100" w:type="dxa"/>
              <w:right w:w="120" w:type="dxa"/>
            </w:tcMar>
          </w:tcPr>
          <w:p w14:paraId="1498CD0E" w14:textId="77777777" w:rsidR="00A37818" w:rsidRDefault="00A37818">
            <w:r>
              <w:rPr>
                <w:b/>
                <w:bCs/>
              </w:rPr>
              <w:t>Key Vault</w:t>
            </w:r>
          </w:p>
        </w:tc>
        <w:tc>
          <w:tcPr>
            <w:tcW w:w="6760" w:type="dxa"/>
            <w:tcMar>
              <w:top w:w="100" w:type="dxa"/>
              <w:left w:w="120" w:type="dxa"/>
              <w:bottom w:w="100" w:type="dxa"/>
              <w:right w:w="120" w:type="dxa"/>
            </w:tcMar>
          </w:tcPr>
          <w:p w14:paraId="44FF4018" w14:textId="3D1A10DC" w:rsidR="00A37818" w:rsidRDefault="00B71AF5">
            <w:r>
              <w:t>M</w:t>
            </w:r>
            <w:r w:rsidRPr="00B71AF5">
              <w:t xml:space="preserve">anaged cloud service for securely storing and controlling access to secrets, keys, and certificates, so credentials never sit in code or configuration. It centralises secret management with access governed by Entra identity and </w:t>
            </w:r>
            <w:r w:rsidRPr="00B71AF5">
              <w:lastRenderedPageBreak/>
              <w:t>full audit logging, letting applications retrieve what they need at runtime without holding the secrets themselves.</w:t>
            </w:r>
          </w:p>
        </w:tc>
      </w:tr>
    </w:tbl>
    <w:p w14:paraId="3CC7F611" w14:textId="77777777" w:rsidR="0095094A" w:rsidRDefault="007B5EA1">
      <w:pPr>
        <w:pStyle w:val="Heading2"/>
      </w:pPr>
      <w:bookmarkStart w:id="36" w:name="_Toc239334624"/>
      <w:r>
        <w:lastRenderedPageBreak/>
        <w:t>5.4 Target Integration Platform</w:t>
      </w:r>
      <w:bookmarkEnd w:id="36"/>
    </w:p>
    <w:p w14:paraId="5E37BA33" w14:textId="77777777" w:rsidR="0095094A" w:rsidRDefault="007B5EA1">
      <w:pPr>
        <w:spacing w:after="120" w:line="278" w:lineRule="auto"/>
      </w:pPr>
      <w:r>
        <w:t>The framework 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461"/>
        <w:gridCol w:w="2468"/>
        <w:gridCol w:w="2468"/>
        <w:gridCol w:w="2473"/>
      </w:tblGrid>
      <w:tr w:rsidR="006D39A9" w14:paraId="0CC10DBE" w14:textId="77777777">
        <w:trPr>
          <w:jc w:val="center"/>
        </w:trPr>
        <w:tc>
          <w:tcPr>
            <w:tcW w:w="2520" w:type="dxa"/>
            <w:shd w:val="clear" w:color="auto" w:fill="1A2B56"/>
            <w:vAlign w:val="center"/>
          </w:tcPr>
          <w:p w14:paraId="56EB5DBE" w14:textId="77777777" w:rsidR="006D39A9" w:rsidRDefault="006D39A9">
            <w:pPr>
              <w:spacing w:before="40" w:after="40"/>
            </w:pPr>
            <w:r>
              <w:rPr>
                <w:b/>
                <w:color w:val="FFFFFF"/>
                <w:sz w:val="16"/>
              </w:rPr>
              <w:t>Component</w:t>
            </w:r>
          </w:p>
        </w:tc>
        <w:tc>
          <w:tcPr>
            <w:tcW w:w="2520" w:type="dxa"/>
            <w:shd w:val="clear" w:color="auto" w:fill="1A2B56"/>
            <w:vAlign w:val="center"/>
          </w:tcPr>
          <w:p w14:paraId="1E782741" w14:textId="77777777" w:rsidR="006D39A9" w:rsidRDefault="006D39A9">
            <w:pPr>
              <w:spacing w:before="40" w:after="40"/>
            </w:pPr>
            <w:r>
              <w:rPr>
                <w:b/>
                <w:color w:val="FFFFFF"/>
                <w:sz w:val="16"/>
              </w:rPr>
              <w:t>Framework Role</w:t>
            </w:r>
          </w:p>
        </w:tc>
        <w:tc>
          <w:tcPr>
            <w:tcW w:w="2520" w:type="dxa"/>
            <w:shd w:val="clear" w:color="auto" w:fill="1A2B56"/>
            <w:vAlign w:val="center"/>
          </w:tcPr>
          <w:p w14:paraId="0286AB4E" w14:textId="77777777" w:rsidR="006D39A9" w:rsidRDefault="006D39A9">
            <w:pPr>
              <w:spacing w:before="40" w:after="40"/>
            </w:pPr>
            <w:r>
              <w:rPr>
                <w:b/>
                <w:color w:val="FFFFFF"/>
                <w:sz w:val="16"/>
              </w:rPr>
              <w:t>Recommended Use</w:t>
            </w:r>
          </w:p>
        </w:tc>
        <w:tc>
          <w:tcPr>
            <w:tcW w:w="2520" w:type="dxa"/>
            <w:shd w:val="clear" w:color="auto" w:fill="1A2B56"/>
            <w:vAlign w:val="center"/>
          </w:tcPr>
          <w:p w14:paraId="036675C7" w14:textId="77777777" w:rsidR="006D39A9" w:rsidRDefault="006D39A9">
            <w:pPr>
              <w:spacing w:before="40" w:after="40"/>
            </w:pPr>
            <w:r>
              <w:rPr>
                <w:b/>
                <w:color w:val="FFFFFF"/>
                <w:sz w:val="16"/>
              </w:rPr>
              <w:t>Do Not Use</w:t>
            </w:r>
          </w:p>
        </w:tc>
      </w:tr>
      <w:tr w:rsidR="006D39A9" w14:paraId="78EB2C47" w14:textId="77777777">
        <w:trPr>
          <w:jc w:val="center"/>
        </w:trPr>
        <w:tc>
          <w:tcPr>
            <w:tcW w:w="2520" w:type="dxa"/>
            <w:vAlign w:val="center"/>
          </w:tcPr>
          <w:p w14:paraId="6538F034" w14:textId="77777777" w:rsidR="006D39A9" w:rsidRDefault="006D39A9">
            <w:pPr>
              <w:spacing w:before="40" w:after="40"/>
            </w:pPr>
            <w:r>
              <w:rPr>
                <w:sz w:val="16"/>
              </w:rPr>
              <w:t>Azure API Management</w:t>
            </w:r>
          </w:p>
        </w:tc>
        <w:tc>
          <w:tcPr>
            <w:tcW w:w="2520" w:type="dxa"/>
            <w:vAlign w:val="center"/>
          </w:tcPr>
          <w:p w14:paraId="5463E2B2" w14:textId="77777777" w:rsidR="006D39A9" w:rsidRDefault="006D39A9">
            <w:pPr>
              <w:spacing w:before="40" w:after="40"/>
            </w:pPr>
            <w:r>
              <w:rPr>
                <w:sz w:val="16"/>
              </w:rPr>
              <w:t>Enterprise API gateway and single API ingress point</w:t>
            </w:r>
          </w:p>
        </w:tc>
        <w:tc>
          <w:tcPr>
            <w:tcW w:w="2520" w:type="dxa"/>
            <w:vAlign w:val="center"/>
          </w:tcPr>
          <w:p w14:paraId="16FC9784" w14:textId="77777777" w:rsidR="006D39A9" w:rsidRDefault="006D39A9">
            <w:pPr>
              <w:spacing w:before="40" w:after="40"/>
            </w:pPr>
            <w:r>
              <w:rPr>
                <w:sz w:val="16"/>
              </w:rPr>
              <w:t>Exposing REST APIs to internal systems, vendors, applications, or digital channels</w:t>
            </w:r>
          </w:p>
        </w:tc>
        <w:tc>
          <w:tcPr>
            <w:tcW w:w="2520" w:type="dxa"/>
            <w:vAlign w:val="center"/>
          </w:tcPr>
          <w:p w14:paraId="734D560D" w14:textId="77777777" w:rsidR="006D39A9" w:rsidRDefault="006D39A9">
            <w:pPr>
              <w:spacing w:before="40" w:after="40"/>
            </w:pPr>
            <w:r>
              <w:rPr>
                <w:sz w:val="16"/>
              </w:rPr>
              <w:t>For long-running business processes or data transformation pipelines</w:t>
            </w:r>
          </w:p>
        </w:tc>
      </w:tr>
      <w:tr w:rsidR="006D39A9" w14:paraId="648BA9AE" w14:textId="77777777">
        <w:trPr>
          <w:jc w:val="center"/>
        </w:trPr>
        <w:tc>
          <w:tcPr>
            <w:tcW w:w="2520" w:type="dxa"/>
            <w:vAlign w:val="center"/>
          </w:tcPr>
          <w:p w14:paraId="710E8DDC" w14:textId="77777777" w:rsidR="006D39A9" w:rsidRDefault="006D39A9">
            <w:pPr>
              <w:spacing w:before="40" w:after="40"/>
            </w:pPr>
            <w:r>
              <w:rPr>
                <w:sz w:val="16"/>
              </w:rPr>
              <w:t>Azure Logic Apps</w:t>
            </w:r>
          </w:p>
        </w:tc>
        <w:tc>
          <w:tcPr>
            <w:tcW w:w="2520" w:type="dxa"/>
            <w:vAlign w:val="center"/>
          </w:tcPr>
          <w:p w14:paraId="56652AAE" w14:textId="77777777" w:rsidR="006D39A9" w:rsidRDefault="006D39A9">
            <w:pPr>
              <w:spacing w:before="40" w:after="40"/>
            </w:pPr>
            <w:r>
              <w:rPr>
                <w:sz w:val="16"/>
              </w:rPr>
              <w:t>Workflow orchestration and cross-system process coordination</w:t>
            </w:r>
          </w:p>
        </w:tc>
        <w:tc>
          <w:tcPr>
            <w:tcW w:w="2520" w:type="dxa"/>
            <w:vAlign w:val="center"/>
          </w:tcPr>
          <w:p w14:paraId="0223357F" w14:textId="77777777" w:rsidR="006D39A9" w:rsidRDefault="006D39A9">
            <w:pPr>
              <w:spacing w:before="40" w:after="40"/>
            </w:pPr>
            <w:r>
              <w:rPr>
                <w:sz w:val="16"/>
              </w:rPr>
              <w:t>Multi-step integrations, long-running workflows, connector-based automation, exception paths</w:t>
            </w:r>
          </w:p>
        </w:tc>
        <w:tc>
          <w:tcPr>
            <w:tcW w:w="2520" w:type="dxa"/>
            <w:vAlign w:val="center"/>
          </w:tcPr>
          <w:p w14:paraId="1BC80C46" w14:textId="77777777" w:rsidR="006D39A9" w:rsidRDefault="006D39A9">
            <w:pPr>
              <w:spacing w:before="40" w:after="40"/>
            </w:pPr>
            <w:r>
              <w:rPr>
                <w:sz w:val="16"/>
              </w:rPr>
              <w:t>For low-level compute-heavy logic or high-throughput streaming</w:t>
            </w:r>
          </w:p>
        </w:tc>
      </w:tr>
      <w:tr w:rsidR="006D39A9" w14:paraId="27FE6A25" w14:textId="77777777">
        <w:trPr>
          <w:jc w:val="center"/>
        </w:trPr>
        <w:tc>
          <w:tcPr>
            <w:tcW w:w="2520" w:type="dxa"/>
            <w:vAlign w:val="center"/>
          </w:tcPr>
          <w:p w14:paraId="5CF9574B" w14:textId="77777777" w:rsidR="006D39A9" w:rsidRDefault="006D39A9">
            <w:pPr>
              <w:spacing w:before="40" w:after="40"/>
            </w:pPr>
            <w:r>
              <w:rPr>
                <w:sz w:val="16"/>
              </w:rPr>
              <w:t>Azure Service Bus</w:t>
            </w:r>
          </w:p>
        </w:tc>
        <w:tc>
          <w:tcPr>
            <w:tcW w:w="2520" w:type="dxa"/>
            <w:vAlign w:val="center"/>
          </w:tcPr>
          <w:p w14:paraId="6496C557" w14:textId="77777777" w:rsidR="006D39A9" w:rsidRDefault="006D39A9">
            <w:pPr>
              <w:spacing w:before="40" w:after="40"/>
            </w:pPr>
            <w:r>
              <w:rPr>
                <w:sz w:val="16"/>
              </w:rPr>
              <w:t>Reliable enterprise messaging</w:t>
            </w:r>
          </w:p>
        </w:tc>
        <w:tc>
          <w:tcPr>
            <w:tcW w:w="2520" w:type="dxa"/>
            <w:vAlign w:val="center"/>
          </w:tcPr>
          <w:p w14:paraId="071D866E" w14:textId="77777777" w:rsidR="006D39A9" w:rsidRDefault="006D39A9">
            <w:pPr>
              <w:spacing w:before="40" w:after="40"/>
            </w:pPr>
            <w:r>
              <w:rPr>
                <w:sz w:val="16"/>
              </w:rPr>
              <w:t>Guaranteed delivery, commands, queues, topics, retries, dead-letter handling</w:t>
            </w:r>
          </w:p>
        </w:tc>
        <w:tc>
          <w:tcPr>
            <w:tcW w:w="2520" w:type="dxa"/>
            <w:vAlign w:val="center"/>
          </w:tcPr>
          <w:p w14:paraId="12BAEC0D" w14:textId="77777777" w:rsidR="006D39A9" w:rsidRDefault="006D39A9">
            <w:pPr>
              <w:spacing w:before="40" w:after="40"/>
            </w:pPr>
            <w:r>
              <w:rPr>
                <w:sz w:val="16"/>
              </w:rPr>
              <w:t>For lightweight notifications where message state is not required</w:t>
            </w:r>
          </w:p>
        </w:tc>
      </w:tr>
      <w:tr w:rsidR="006D39A9" w14:paraId="6001C60B" w14:textId="77777777">
        <w:trPr>
          <w:jc w:val="center"/>
        </w:trPr>
        <w:tc>
          <w:tcPr>
            <w:tcW w:w="2520" w:type="dxa"/>
            <w:vAlign w:val="center"/>
          </w:tcPr>
          <w:p w14:paraId="663AC27D" w14:textId="77777777" w:rsidR="006D39A9" w:rsidRDefault="006D39A9">
            <w:pPr>
              <w:spacing w:before="40" w:after="40"/>
            </w:pPr>
            <w:r>
              <w:rPr>
                <w:sz w:val="16"/>
              </w:rPr>
              <w:t>Azure Event Grid</w:t>
            </w:r>
          </w:p>
        </w:tc>
        <w:tc>
          <w:tcPr>
            <w:tcW w:w="2520" w:type="dxa"/>
            <w:vAlign w:val="center"/>
          </w:tcPr>
          <w:p w14:paraId="77442653" w14:textId="77777777" w:rsidR="006D39A9" w:rsidRDefault="006D39A9">
            <w:pPr>
              <w:spacing w:before="40" w:after="40"/>
            </w:pPr>
            <w:r>
              <w:rPr>
                <w:sz w:val="16"/>
              </w:rPr>
              <w:t>Event notification and reactive event routing</w:t>
            </w:r>
          </w:p>
        </w:tc>
        <w:tc>
          <w:tcPr>
            <w:tcW w:w="2520" w:type="dxa"/>
            <w:vAlign w:val="center"/>
          </w:tcPr>
          <w:p w14:paraId="0C7F3418" w14:textId="77777777" w:rsidR="006D39A9" w:rsidRDefault="006D39A9">
            <w:pPr>
              <w:spacing w:before="40" w:after="40"/>
            </w:pPr>
            <w:r>
              <w:rPr>
                <w:sz w:val="16"/>
              </w:rPr>
              <w:t>Resource/event notifications, event fan-out, near-real-time triggers</w:t>
            </w:r>
          </w:p>
        </w:tc>
        <w:tc>
          <w:tcPr>
            <w:tcW w:w="2520" w:type="dxa"/>
            <w:vAlign w:val="center"/>
          </w:tcPr>
          <w:p w14:paraId="06FE2C9A" w14:textId="77777777" w:rsidR="006D39A9" w:rsidRDefault="006D39A9">
            <w:pPr>
              <w:spacing w:before="40" w:after="40"/>
            </w:pPr>
            <w:r>
              <w:rPr>
                <w:sz w:val="16"/>
              </w:rPr>
              <w:t>For ordered business messaging or complex message settlement</w:t>
            </w:r>
          </w:p>
        </w:tc>
      </w:tr>
      <w:tr w:rsidR="006D39A9" w14:paraId="2FE46CB8" w14:textId="77777777">
        <w:trPr>
          <w:jc w:val="center"/>
        </w:trPr>
        <w:tc>
          <w:tcPr>
            <w:tcW w:w="2520" w:type="dxa"/>
            <w:vAlign w:val="center"/>
          </w:tcPr>
          <w:p w14:paraId="3F177361" w14:textId="77777777" w:rsidR="006D39A9" w:rsidRDefault="006D39A9">
            <w:pPr>
              <w:spacing w:before="40" w:after="40"/>
            </w:pPr>
            <w:r>
              <w:rPr>
                <w:sz w:val="16"/>
              </w:rPr>
              <w:t>Azure Event Hubs</w:t>
            </w:r>
          </w:p>
        </w:tc>
        <w:tc>
          <w:tcPr>
            <w:tcW w:w="2520" w:type="dxa"/>
            <w:vAlign w:val="center"/>
          </w:tcPr>
          <w:p w14:paraId="01B232D9" w14:textId="77777777" w:rsidR="006D39A9" w:rsidRDefault="006D39A9">
            <w:pPr>
              <w:spacing w:before="40" w:after="40"/>
            </w:pPr>
            <w:r>
              <w:rPr>
                <w:sz w:val="16"/>
              </w:rPr>
              <w:t>High-throughput event streaming</w:t>
            </w:r>
          </w:p>
        </w:tc>
        <w:tc>
          <w:tcPr>
            <w:tcW w:w="2520" w:type="dxa"/>
            <w:vAlign w:val="center"/>
          </w:tcPr>
          <w:p w14:paraId="2C5563CF" w14:textId="77777777" w:rsidR="006D39A9" w:rsidRDefault="006D39A9">
            <w:pPr>
              <w:spacing w:before="40" w:after="40"/>
            </w:pPr>
            <w:r>
              <w:rPr>
                <w:sz w:val="16"/>
              </w:rPr>
              <w:t>Telemetry, high-volume event ingestion, streaming analytics</w:t>
            </w:r>
          </w:p>
        </w:tc>
        <w:tc>
          <w:tcPr>
            <w:tcW w:w="2520" w:type="dxa"/>
            <w:vAlign w:val="center"/>
          </w:tcPr>
          <w:p w14:paraId="62E2BFC9" w14:textId="77777777" w:rsidR="006D39A9" w:rsidRDefault="006D39A9">
            <w:pPr>
              <w:spacing w:before="40" w:after="40"/>
            </w:pPr>
            <w:r>
              <w:rPr>
                <w:sz w:val="16"/>
              </w:rPr>
              <w:t>For command-style workflow messaging or request/response integration</w:t>
            </w:r>
          </w:p>
        </w:tc>
      </w:tr>
      <w:tr w:rsidR="006D39A9" w14:paraId="54A35DA0" w14:textId="77777777">
        <w:trPr>
          <w:jc w:val="center"/>
        </w:trPr>
        <w:tc>
          <w:tcPr>
            <w:tcW w:w="2520" w:type="dxa"/>
            <w:vAlign w:val="center"/>
          </w:tcPr>
          <w:p w14:paraId="692B9B7E" w14:textId="77777777" w:rsidR="006D39A9" w:rsidRDefault="006D39A9">
            <w:pPr>
              <w:spacing w:before="40" w:after="40"/>
            </w:pPr>
            <w:r>
              <w:rPr>
                <w:sz w:val="16"/>
              </w:rPr>
              <w:t>Azure Functions</w:t>
            </w:r>
          </w:p>
        </w:tc>
        <w:tc>
          <w:tcPr>
            <w:tcW w:w="2520" w:type="dxa"/>
            <w:vAlign w:val="center"/>
          </w:tcPr>
          <w:p w14:paraId="48F92A02" w14:textId="77777777" w:rsidR="006D39A9" w:rsidRDefault="006D39A9">
            <w:pPr>
              <w:spacing w:before="40" w:after="40"/>
            </w:pPr>
            <w:r>
              <w:rPr>
                <w:sz w:val="16"/>
              </w:rPr>
              <w:t>Low-level implementation logic</w:t>
            </w:r>
          </w:p>
        </w:tc>
        <w:tc>
          <w:tcPr>
            <w:tcW w:w="2520" w:type="dxa"/>
            <w:vAlign w:val="center"/>
          </w:tcPr>
          <w:p w14:paraId="19CD6486" w14:textId="77777777" w:rsidR="006D39A9" w:rsidRDefault="006D39A9">
            <w:pPr>
              <w:spacing w:before="40" w:after="40"/>
            </w:pPr>
            <w:r>
              <w:rPr>
                <w:sz w:val="16"/>
              </w:rPr>
              <w:t>Lightweight code extensions, transformation helpers, protocol adapters, custom validation</w:t>
            </w:r>
          </w:p>
        </w:tc>
        <w:tc>
          <w:tcPr>
            <w:tcW w:w="2520" w:type="dxa"/>
            <w:vAlign w:val="center"/>
          </w:tcPr>
          <w:p w14:paraId="77961B54" w14:textId="77777777" w:rsidR="006D39A9" w:rsidRDefault="006D39A9">
            <w:pPr>
              <w:spacing w:before="40" w:after="40"/>
            </w:pPr>
            <w:r>
              <w:rPr>
                <w:sz w:val="16"/>
              </w:rPr>
              <w:t>As the default orchestration engine or business process owner</w:t>
            </w:r>
          </w:p>
        </w:tc>
      </w:tr>
      <w:tr w:rsidR="006D39A9" w14:paraId="0DE0DDD3" w14:textId="77777777">
        <w:trPr>
          <w:jc w:val="center"/>
        </w:trPr>
        <w:tc>
          <w:tcPr>
            <w:tcW w:w="2520" w:type="dxa"/>
            <w:vAlign w:val="center"/>
          </w:tcPr>
          <w:p w14:paraId="1A4BA38F" w14:textId="77777777" w:rsidR="006D39A9" w:rsidRDefault="006D39A9">
            <w:pPr>
              <w:spacing w:before="40" w:after="40"/>
            </w:pPr>
            <w:r>
              <w:rPr>
                <w:sz w:val="16"/>
              </w:rPr>
              <w:t>Azure Data Factory / Data Platform</w:t>
            </w:r>
          </w:p>
        </w:tc>
        <w:tc>
          <w:tcPr>
            <w:tcW w:w="2520" w:type="dxa"/>
            <w:vAlign w:val="center"/>
          </w:tcPr>
          <w:p w14:paraId="62CE7605" w14:textId="77777777" w:rsidR="006D39A9" w:rsidRDefault="006D39A9">
            <w:pPr>
              <w:spacing w:before="40" w:after="40"/>
            </w:pPr>
            <w:r>
              <w:rPr>
                <w:sz w:val="16"/>
              </w:rPr>
              <w:t>Data ingestion and analytical pipeline orchestration</w:t>
            </w:r>
          </w:p>
        </w:tc>
        <w:tc>
          <w:tcPr>
            <w:tcW w:w="2520" w:type="dxa"/>
            <w:vAlign w:val="center"/>
          </w:tcPr>
          <w:p w14:paraId="25928C30" w14:textId="77777777" w:rsidR="006D39A9" w:rsidRDefault="006D39A9">
            <w:pPr>
              <w:spacing w:before="40" w:after="40"/>
            </w:pPr>
            <w:r>
              <w:rPr>
                <w:sz w:val="16"/>
              </w:rPr>
              <w:t>Batch/ELT, Snowflake loading, analytical data movement</w:t>
            </w:r>
          </w:p>
        </w:tc>
        <w:tc>
          <w:tcPr>
            <w:tcW w:w="2520" w:type="dxa"/>
            <w:vAlign w:val="center"/>
          </w:tcPr>
          <w:p w14:paraId="0218D646" w14:textId="77777777" w:rsidR="006D39A9" w:rsidRDefault="006D39A9">
            <w:pPr>
              <w:spacing w:before="40" w:after="40"/>
            </w:pPr>
            <w:r>
              <w:rPr>
                <w:sz w:val="16"/>
              </w:rPr>
              <w:t>Real-time operational integration or transient system-to-system messaging</w:t>
            </w:r>
          </w:p>
        </w:tc>
      </w:tr>
    </w:tbl>
    <w:p w14:paraId="04D34FF4" w14:textId="77777777" w:rsidR="006D39A9" w:rsidRDefault="006D39A9">
      <w:pPr>
        <w:spacing w:after="120" w:line="278" w:lineRule="auto"/>
      </w:pPr>
    </w:p>
    <w:p w14:paraId="0E54CF09" w14:textId="7A4650AF" w:rsidR="0095094A" w:rsidDel="00233C72" w:rsidRDefault="007B5EA1">
      <w:pPr>
        <w:pStyle w:val="Heading2"/>
        <w:rPr>
          <w:moveFrom w:id="37" w:author="Puneet Kumar" w:date="2026-09-04T19:35:00Z" w16du:dateUtc="2026-09-04T18:35:00Z"/>
        </w:rPr>
      </w:pPr>
      <w:bookmarkStart w:id="38" w:name="_Toc239334625"/>
      <w:moveFromRangeStart w:id="39" w:author="Puneet Kumar" w:date="2026-09-04T19:35:00Z" w:name="move239442962"/>
      <w:commentRangeStart w:id="40"/>
      <w:moveFrom w:id="41" w:author="Puneet Kumar" w:date="2026-09-04T19:35:00Z" w16du:dateUtc="2026-09-04T18:35:00Z">
        <w:r w:rsidDel="00233C72">
          <w:t>5.5 Messaging Backbone Selection</w:t>
        </w:r>
        <w:bookmarkEnd w:id="38"/>
        <w:commentRangeEnd w:id="40"/>
        <w:r w:rsidR="000E380C" w:rsidDel="00233C72">
          <w:rPr>
            <w:rStyle w:val="CommentReference"/>
            <w:sz w:val="25"/>
            <w:szCs w:val="25"/>
          </w:rPr>
          <w:commentReference w:id="40"/>
        </w:r>
      </w:moveFrom>
    </w:p>
    <w:p w14:paraId="6697369A" w14:textId="650E2A13" w:rsidR="0095094A" w:rsidDel="00233C72" w:rsidRDefault="007B5EA1">
      <w:pPr>
        <w:spacing w:after="120" w:line="278" w:lineRule="auto"/>
        <w:rPr>
          <w:moveFrom w:id="42" w:author="Puneet Kumar" w:date="2026-09-04T19:35:00Z" w16du:dateUtc="2026-09-04T18:35:00Z"/>
        </w:rPr>
      </w:pPr>
      <w:moveFrom w:id="43" w:author="Puneet Kumar" w:date="2026-09-04T19:35:00Z" w16du:dateUtc="2026-09-04T18:35:00Z">
        <w:r w:rsidDel="00233C72">
          <w:t>Three services form the asynchronous backbone. They are not interchangeable. The table sets out the intent of each with an insurance example, and the subsections give the selection rule.</w:t>
        </w:r>
      </w:moveFrom>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95094A" w:rsidDel="00233C72" w14:paraId="3C485A52" w14:textId="629DBCDC">
        <w:trPr>
          <w:tblHeader/>
        </w:trPr>
        <w:tc>
          <w:tcPr>
            <w:tcW w:w="1500" w:type="dxa"/>
            <w:shd w:val="clear" w:color="auto" w:fill="24446E"/>
            <w:tcMar>
              <w:top w:w="70" w:type="dxa"/>
              <w:left w:w="110" w:type="dxa"/>
              <w:bottom w:w="70" w:type="dxa"/>
              <w:right w:w="110" w:type="dxa"/>
            </w:tcMar>
          </w:tcPr>
          <w:p w14:paraId="5216A3D6" w14:textId="6797ECA0" w:rsidR="0095094A" w:rsidDel="00233C72" w:rsidRDefault="007B5EA1">
            <w:pPr>
              <w:rPr>
                <w:moveFrom w:id="44" w:author="Puneet Kumar" w:date="2026-09-04T19:35:00Z" w16du:dateUtc="2026-09-04T18:35:00Z"/>
              </w:rPr>
            </w:pPr>
            <w:moveFrom w:id="45" w:author="Puneet Kumar" w:date="2026-09-04T19:35:00Z" w16du:dateUtc="2026-09-04T18:35:00Z">
              <w:r w:rsidDel="00233C72">
                <w:rPr>
                  <w:b/>
                  <w:bCs/>
                  <w:color w:val="FFFFFF"/>
                  <w:sz w:val="18"/>
                  <w:szCs w:val="18"/>
                </w:rPr>
                <w:t>Service</w:t>
              </w:r>
            </w:moveFrom>
          </w:p>
        </w:tc>
        <w:tc>
          <w:tcPr>
            <w:tcW w:w="2300" w:type="dxa"/>
            <w:shd w:val="clear" w:color="auto" w:fill="24446E"/>
            <w:tcMar>
              <w:top w:w="70" w:type="dxa"/>
              <w:left w:w="110" w:type="dxa"/>
              <w:bottom w:w="70" w:type="dxa"/>
              <w:right w:w="110" w:type="dxa"/>
            </w:tcMar>
          </w:tcPr>
          <w:p w14:paraId="4998262D" w14:textId="03FB364D" w:rsidR="0095094A" w:rsidDel="00233C72" w:rsidRDefault="007B5EA1">
            <w:pPr>
              <w:rPr>
                <w:moveFrom w:id="46" w:author="Puneet Kumar" w:date="2026-09-04T19:35:00Z" w16du:dateUtc="2026-09-04T18:35:00Z"/>
              </w:rPr>
            </w:pPr>
            <w:moveFrom w:id="47" w:author="Puneet Kumar" w:date="2026-09-04T19:35:00Z" w16du:dateUtc="2026-09-04T18:35:00Z">
              <w:r w:rsidDel="00233C72">
                <w:rPr>
                  <w:b/>
                  <w:bCs/>
                  <w:color w:val="FFFFFF"/>
                  <w:sz w:val="18"/>
                  <w:szCs w:val="18"/>
                </w:rPr>
                <w:t>Purpose</w:t>
              </w:r>
            </w:moveFrom>
          </w:p>
        </w:tc>
        <w:tc>
          <w:tcPr>
            <w:tcW w:w="2760" w:type="dxa"/>
            <w:shd w:val="clear" w:color="auto" w:fill="24446E"/>
            <w:tcMar>
              <w:top w:w="70" w:type="dxa"/>
              <w:left w:w="110" w:type="dxa"/>
              <w:bottom w:w="70" w:type="dxa"/>
              <w:right w:w="110" w:type="dxa"/>
            </w:tcMar>
          </w:tcPr>
          <w:p w14:paraId="6CFD7997" w14:textId="6CCADFCF" w:rsidR="0095094A" w:rsidDel="00233C72" w:rsidRDefault="007B5EA1">
            <w:pPr>
              <w:rPr>
                <w:moveFrom w:id="48" w:author="Puneet Kumar" w:date="2026-09-04T19:35:00Z" w16du:dateUtc="2026-09-04T18:35:00Z"/>
              </w:rPr>
            </w:pPr>
            <w:moveFrom w:id="49" w:author="Puneet Kumar" w:date="2026-09-04T19:35:00Z" w16du:dateUtc="2026-09-04T18:35:00Z">
              <w:r w:rsidDel="00233C72">
                <w:rPr>
                  <w:b/>
                  <w:bCs/>
                  <w:color w:val="FFFFFF"/>
                  <w:sz w:val="18"/>
                  <w:szCs w:val="18"/>
                </w:rPr>
                <w:t>Choose it when</w:t>
              </w:r>
            </w:moveFrom>
          </w:p>
        </w:tc>
        <w:tc>
          <w:tcPr>
            <w:tcW w:w="2800" w:type="dxa"/>
            <w:shd w:val="clear" w:color="auto" w:fill="24446E"/>
            <w:tcMar>
              <w:top w:w="70" w:type="dxa"/>
              <w:left w:w="110" w:type="dxa"/>
              <w:bottom w:w="70" w:type="dxa"/>
              <w:right w:w="110" w:type="dxa"/>
            </w:tcMar>
          </w:tcPr>
          <w:p w14:paraId="532E8F9D" w14:textId="148237A7" w:rsidR="0095094A" w:rsidDel="00233C72" w:rsidRDefault="007B5EA1">
            <w:pPr>
              <w:rPr>
                <w:moveFrom w:id="50" w:author="Puneet Kumar" w:date="2026-09-04T19:35:00Z" w16du:dateUtc="2026-09-04T18:35:00Z"/>
              </w:rPr>
            </w:pPr>
            <w:moveFrom w:id="51" w:author="Puneet Kumar" w:date="2026-09-04T19:35:00Z" w16du:dateUtc="2026-09-04T18:35:00Z">
              <w:r w:rsidDel="00233C72">
                <w:rPr>
                  <w:b/>
                  <w:bCs/>
                  <w:color w:val="FFFFFF"/>
                  <w:sz w:val="18"/>
                  <w:szCs w:val="18"/>
                </w:rPr>
                <w:t>Insurance example</w:t>
              </w:r>
            </w:moveFrom>
          </w:p>
        </w:tc>
      </w:tr>
      <w:tr w:rsidR="0095094A" w:rsidDel="00233C72" w14:paraId="7E849554" w14:textId="1678A7C4">
        <w:tc>
          <w:tcPr>
            <w:tcW w:w="1500" w:type="dxa"/>
            <w:shd w:val="clear" w:color="auto" w:fill="FFFFFF"/>
            <w:tcMar>
              <w:top w:w="70" w:type="dxa"/>
              <w:left w:w="110" w:type="dxa"/>
              <w:bottom w:w="70" w:type="dxa"/>
              <w:right w:w="110" w:type="dxa"/>
            </w:tcMar>
            <w:vAlign w:val="center"/>
          </w:tcPr>
          <w:p w14:paraId="3EBDBEED" w14:textId="7053B2A9" w:rsidR="0095094A" w:rsidDel="00233C72" w:rsidRDefault="007B5EA1">
            <w:pPr>
              <w:spacing w:after="10" w:line="258" w:lineRule="auto"/>
              <w:rPr>
                <w:moveFrom w:id="52" w:author="Puneet Kumar" w:date="2026-09-04T19:35:00Z" w16du:dateUtc="2026-09-04T18:35:00Z"/>
              </w:rPr>
            </w:pPr>
            <w:moveFrom w:id="53" w:author="Puneet Kumar" w:date="2026-09-04T19:35:00Z" w16du:dateUtc="2026-09-04T18:35:00Z">
              <w:r w:rsidDel="00233C72">
                <w:rPr>
                  <w:sz w:val="18"/>
                  <w:szCs w:val="18"/>
                </w:rPr>
                <w:t>Service Bus</w:t>
              </w:r>
            </w:moveFrom>
          </w:p>
        </w:tc>
        <w:tc>
          <w:tcPr>
            <w:tcW w:w="2300" w:type="dxa"/>
            <w:shd w:val="clear" w:color="auto" w:fill="FFFFFF"/>
            <w:tcMar>
              <w:top w:w="70" w:type="dxa"/>
              <w:left w:w="110" w:type="dxa"/>
              <w:bottom w:w="70" w:type="dxa"/>
              <w:right w:w="110" w:type="dxa"/>
            </w:tcMar>
            <w:vAlign w:val="center"/>
          </w:tcPr>
          <w:p w14:paraId="10525A59" w14:textId="70CDBBFC" w:rsidR="0095094A" w:rsidDel="00233C72" w:rsidRDefault="007B5EA1">
            <w:pPr>
              <w:spacing w:after="10" w:line="258" w:lineRule="auto"/>
              <w:rPr>
                <w:moveFrom w:id="54" w:author="Puneet Kumar" w:date="2026-09-04T19:35:00Z" w16du:dateUtc="2026-09-04T18:35:00Z"/>
              </w:rPr>
            </w:pPr>
            <w:moveFrom w:id="55" w:author="Puneet Kumar" w:date="2026-09-04T19:35:00Z" w16du:dateUtc="2026-09-04T18:35:00Z">
              <w:r w:rsidDel="00233C72">
                <w:rPr>
                  <w:sz w:val="18"/>
                  <w:szCs w:val="18"/>
                </w:rPr>
                <w:t>Reliable command and message delivery</w:t>
              </w:r>
            </w:moveFrom>
          </w:p>
        </w:tc>
        <w:tc>
          <w:tcPr>
            <w:tcW w:w="2760" w:type="dxa"/>
            <w:shd w:val="clear" w:color="auto" w:fill="FFFFFF"/>
            <w:tcMar>
              <w:top w:w="70" w:type="dxa"/>
              <w:left w:w="110" w:type="dxa"/>
              <w:bottom w:w="70" w:type="dxa"/>
              <w:right w:w="110" w:type="dxa"/>
            </w:tcMar>
            <w:vAlign w:val="center"/>
          </w:tcPr>
          <w:p w14:paraId="4260D06A" w14:textId="7C4082CE" w:rsidR="0095094A" w:rsidDel="00233C72" w:rsidRDefault="007B5EA1">
            <w:pPr>
              <w:spacing w:after="10" w:line="258" w:lineRule="auto"/>
              <w:rPr>
                <w:moveFrom w:id="56" w:author="Puneet Kumar" w:date="2026-09-04T19:35:00Z" w16du:dateUtc="2026-09-04T18:35:00Z"/>
              </w:rPr>
            </w:pPr>
            <w:moveFrom w:id="57" w:author="Puneet Kumar" w:date="2026-09-04T19:35:00Z" w16du:dateUtc="2026-09-04T18:35:00Z">
              <w:r w:rsidDel="00233C72">
                <w:rPr>
                  <w:sz w:val="18"/>
                  <w:szCs w:val="18"/>
                </w:rPr>
                <w:t>You need ordered, transactional, at-least-once delivery between systems</w:t>
              </w:r>
            </w:moveFrom>
          </w:p>
        </w:tc>
        <w:tc>
          <w:tcPr>
            <w:tcW w:w="2800" w:type="dxa"/>
            <w:shd w:val="clear" w:color="auto" w:fill="FFFFFF"/>
            <w:tcMar>
              <w:top w:w="70" w:type="dxa"/>
              <w:left w:w="110" w:type="dxa"/>
              <w:bottom w:w="70" w:type="dxa"/>
              <w:right w:w="110" w:type="dxa"/>
            </w:tcMar>
            <w:vAlign w:val="center"/>
          </w:tcPr>
          <w:p w14:paraId="1728424F" w14:textId="297C092C" w:rsidR="0095094A" w:rsidDel="00233C72" w:rsidRDefault="007B5EA1">
            <w:pPr>
              <w:spacing w:after="10" w:line="258" w:lineRule="auto"/>
              <w:rPr>
                <w:moveFrom w:id="58" w:author="Puneet Kumar" w:date="2026-09-04T19:35:00Z" w16du:dateUtc="2026-09-04T18:35:00Z"/>
              </w:rPr>
            </w:pPr>
            <w:moveFrom w:id="59" w:author="Puneet Kumar" w:date="2026-09-04T19:35:00Z" w16du:dateUtc="2026-09-04T18:35:00Z">
              <w:r w:rsidDel="00233C72">
                <w:rPr>
                  <w:sz w:val="18"/>
                  <w:szCs w:val="18"/>
                </w:rPr>
                <w:t>A bind instruction placed on a queue for the policy system to process reliably</w:t>
              </w:r>
            </w:moveFrom>
          </w:p>
        </w:tc>
      </w:tr>
      <w:tr w:rsidR="0095094A" w:rsidDel="00233C72" w14:paraId="59778871" w14:textId="205D3605">
        <w:tc>
          <w:tcPr>
            <w:tcW w:w="1500" w:type="dxa"/>
            <w:shd w:val="clear" w:color="auto" w:fill="F4F6FA"/>
            <w:tcMar>
              <w:top w:w="70" w:type="dxa"/>
              <w:left w:w="110" w:type="dxa"/>
              <w:bottom w:w="70" w:type="dxa"/>
              <w:right w:w="110" w:type="dxa"/>
            </w:tcMar>
            <w:vAlign w:val="center"/>
          </w:tcPr>
          <w:p w14:paraId="3F61C667" w14:textId="0AB9BB86" w:rsidR="0095094A" w:rsidDel="00233C72" w:rsidRDefault="007B5EA1">
            <w:pPr>
              <w:spacing w:after="10" w:line="258" w:lineRule="auto"/>
              <w:rPr>
                <w:moveFrom w:id="60" w:author="Puneet Kumar" w:date="2026-09-04T19:35:00Z" w16du:dateUtc="2026-09-04T18:35:00Z"/>
              </w:rPr>
            </w:pPr>
            <w:moveFrom w:id="61" w:author="Puneet Kumar" w:date="2026-09-04T19:35:00Z" w16du:dateUtc="2026-09-04T18:35:00Z">
              <w:r w:rsidDel="00233C72">
                <w:rPr>
                  <w:sz w:val="18"/>
                  <w:szCs w:val="18"/>
                </w:rPr>
                <w:t>Event Grid</w:t>
              </w:r>
            </w:moveFrom>
          </w:p>
        </w:tc>
        <w:tc>
          <w:tcPr>
            <w:tcW w:w="2300" w:type="dxa"/>
            <w:shd w:val="clear" w:color="auto" w:fill="F4F6FA"/>
            <w:tcMar>
              <w:top w:w="70" w:type="dxa"/>
              <w:left w:w="110" w:type="dxa"/>
              <w:bottom w:w="70" w:type="dxa"/>
              <w:right w:w="110" w:type="dxa"/>
            </w:tcMar>
            <w:vAlign w:val="center"/>
          </w:tcPr>
          <w:p w14:paraId="2505463F" w14:textId="62075CCA" w:rsidR="0095094A" w:rsidDel="00233C72" w:rsidRDefault="007B5EA1">
            <w:pPr>
              <w:spacing w:after="10" w:line="258" w:lineRule="auto"/>
              <w:rPr>
                <w:moveFrom w:id="62" w:author="Puneet Kumar" w:date="2026-09-04T19:35:00Z" w16du:dateUtc="2026-09-04T18:35:00Z"/>
              </w:rPr>
            </w:pPr>
            <w:moveFrom w:id="63" w:author="Puneet Kumar" w:date="2026-09-04T19:35:00Z" w16du:dateUtc="2026-09-04T18:35:00Z">
              <w:r w:rsidDel="00233C72">
                <w:rPr>
                  <w:sz w:val="18"/>
                  <w:szCs w:val="18"/>
                </w:rPr>
                <w:t>Discrete event notification</w:t>
              </w:r>
            </w:moveFrom>
          </w:p>
        </w:tc>
        <w:tc>
          <w:tcPr>
            <w:tcW w:w="2760" w:type="dxa"/>
            <w:shd w:val="clear" w:color="auto" w:fill="F4F6FA"/>
            <w:tcMar>
              <w:top w:w="70" w:type="dxa"/>
              <w:left w:w="110" w:type="dxa"/>
              <w:bottom w:w="70" w:type="dxa"/>
              <w:right w:w="110" w:type="dxa"/>
            </w:tcMar>
            <w:vAlign w:val="center"/>
          </w:tcPr>
          <w:p w14:paraId="566496C8" w14:textId="6E7C73CD" w:rsidR="0095094A" w:rsidDel="00233C72" w:rsidRDefault="007B5EA1">
            <w:pPr>
              <w:spacing w:after="10" w:line="258" w:lineRule="auto"/>
              <w:rPr>
                <w:moveFrom w:id="64" w:author="Puneet Kumar" w:date="2026-09-04T19:35:00Z" w16du:dateUtc="2026-09-04T18:35:00Z"/>
              </w:rPr>
            </w:pPr>
            <w:moveFrom w:id="65" w:author="Puneet Kumar" w:date="2026-09-04T19:35:00Z" w16du:dateUtc="2026-09-04T18:35:00Z">
              <w:r w:rsidDel="00233C72">
                <w:rPr>
                  <w:sz w:val="18"/>
                  <w:szCs w:val="18"/>
                </w:rPr>
                <w:t>You need lightweight fan-out of business events to multiple handlers</w:t>
              </w:r>
            </w:moveFrom>
          </w:p>
        </w:tc>
        <w:tc>
          <w:tcPr>
            <w:tcW w:w="2800" w:type="dxa"/>
            <w:shd w:val="clear" w:color="auto" w:fill="F4F6FA"/>
            <w:tcMar>
              <w:top w:w="70" w:type="dxa"/>
              <w:left w:w="110" w:type="dxa"/>
              <w:bottom w:w="70" w:type="dxa"/>
              <w:right w:w="110" w:type="dxa"/>
            </w:tcMar>
            <w:vAlign w:val="center"/>
          </w:tcPr>
          <w:p w14:paraId="6BF963D3" w14:textId="65A259D5" w:rsidR="0095094A" w:rsidDel="00233C72" w:rsidRDefault="007B5EA1">
            <w:pPr>
              <w:spacing w:after="10" w:line="258" w:lineRule="auto"/>
              <w:rPr>
                <w:moveFrom w:id="66" w:author="Puneet Kumar" w:date="2026-09-04T19:35:00Z" w16du:dateUtc="2026-09-04T18:35:00Z"/>
              </w:rPr>
            </w:pPr>
            <w:moveFrom w:id="67" w:author="Puneet Kumar" w:date="2026-09-04T19:35:00Z" w16du:dateUtc="2026-09-04T18:35:00Z">
              <w:r w:rsidDel="00233C72">
                <w:rPr>
                  <w:sz w:val="18"/>
                  <w:szCs w:val="18"/>
                </w:rPr>
                <w:t>A claim status change notifying downstream teams and the customer channel</w:t>
              </w:r>
            </w:moveFrom>
          </w:p>
        </w:tc>
      </w:tr>
      <w:tr w:rsidR="0095094A" w:rsidDel="00233C72" w14:paraId="5977BC7F" w14:textId="457CF94E">
        <w:tc>
          <w:tcPr>
            <w:tcW w:w="1500" w:type="dxa"/>
            <w:shd w:val="clear" w:color="auto" w:fill="FFFFFF"/>
            <w:tcMar>
              <w:top w:w="70" w:type="dxa"/>
              <w:left w:w="110" w:type="dxa"/>
              <w:bottom w:w="70" w:type="dxa"/>
              <w:right w:w="110" w:type="dxa"/>
            </w:tcMar>
            <w:vAlign w:val="center"/>
          </w:tcPr>
          <w:p w14:paraId="59BA3B61" w14:textId="731CF047" w:rsidR="0095094A" w:rsidDel="00233C72" w:rsidRDefault="007B5EA1">
            <w:pPr>
              <w:spacing w:after="10" w:line="258" w:lineRule="auto"/>
              <w:rPr>
                <w:moveFrom w:id="68" w:author="Puneet Kumar" w:date="2026-09-04T19:35:00Z" w16du:dateUtc="2026-09-04T18:35:00Z"/>
              </w:rPr>
            </w:pPr>
            <w:moveFrom w:id="69" w:author="Puneet Kumar" w:date="2026-09-04T19:35:00Z" w16du:dateUtc="2026-09-04T18:35:00Z">
              <w:r w:rsidDel="00233C72">
                <w:rPr>
                  <w:sz w:val="18"/>
                  <w:szCs w:val="18"/>
                </w:rPr>
                <w:t>Event Hubs</w:t>
              </w:r>
            </w:moveFrom>
          </w:p>
        </w:tc>
        <w:tc>
          <w:tcPr>
            <w:tcW w:w="2300" w:type="dxa"/>
            <w:shd w:val="clear" w:color="auto" w:fill="FFFFFF"/>
            <w:tcMar>
              <w:top w:w="70" w:type="dxa"/>
              <w:left w:w="110" w:type="dxa"/>
              <w:bottom w:w="70" w:type="dxa"/>
              <w:right w:w="110" w:type="dxa"/>
            </w:tcMar>
            <w:vAlign w:val="center"/>
          </w:tcPr>
          <w:p w14:paraId="5884DA65" w14:textId="3FFB5C64" w:rsidR="0095094A" w:rsidDel="00233C72" w:rsidRDefault="007B5EA1">
            <w:pPr>
              <w:spacing w:after="10" w:line="258" w:lineRule="auto"/>
              <w:rPr>
                <w:moveFrom w:id="70" w:author="Puneet Kumar" w:date="2026-09-04T19:35:00Z" w16du:dateUtc="2026-09-04T18:35:00Z"/>
              </w:rPr>
            </w:pPr>
            <w:moveFrom w:id="71" w:author="Puneet Kumar" w:date="2026-09-04T19:35:00Z" w16du:dateUtc="2026-09-04T18:35:00Z">
              <w:r w:rsidDel="00233C72">
                <w:rPr>
                  <w:sz w:val="18"/>
                  <w:szCs w:val="18"/>
                </w:rPr>
                <w:t>High-throughput streaming</w:t>
              </w:r>
            </w:moveFrom>
          </w:p>
        </w:tc>
        <w:tc>
          <w:tcPr>
            <w:tcW w:w="2760" w:type="dxa"/>
            <w:shd w:val="clear" w:color="auto" w:fill="FFFFFF"/>
            <w:tcMar>
              <w:top w:w="70" w:type="dxa"/>
              <w:left w:w="110" w:type="dxa"/>
              <w:bottom w:w="70" w:type="dxa"/>
              <w:right w:w="110" w:type="dxa"/>
            </w:tcMar>
            <w:vAlign w:val="center"/>
          </w:tcPr>
          <w:p w14:paraId="7BBB2C94" w14:textId="06A8FAEA" w:rsidR="0095094A" w:rsidDel="00233C72" w:rsidRDefault="007B5EA1">
            <w:pPr>
              <w:spacing w:after="10" w:line="258" w:lineRule="auto"/>
              <w:rPr>
                <w:moveFrom w:id="72" w:author="Puneet Kumar" w:date="2026-09-04T19:35:00Z" w16du:dateUtc="2026-09-04T18:35:00Z"/>
              </w:rPr>
            </w:pPr>
            <w:moveFrom w:id="73" w:author="Puneet Kumar" w:date="2026-09-04T19:35:00Z" w16du:dateUtc="2026-09-04T18:35:00Z">
              <w:r w:rsidDel="00233C72">
                <w:rPr>
                  <w:sz w:val="18"/>
                  <w:szCs w:val="18"/>
                </w:rPr>
                <w:t>You need to ingest a continuous, high-volume stream for processing or analytics</w:t>
              </w:r>
            </w:moveFrom>
          </w:p>
        </w:tc>
        <w:tc>
          <w:tcPr>
            <w:tcW w:w="2800" w:type="dxa"/>
            <w:shd w:val="clear" w:color="auto" w:fill="FFFFFF"/>
            <w:tcMar>
              <w:top w:w="70" w:type="dxa"/>
              <w:left w:w="110" w:type="dxa"/>
              <w:bottom w:w="70" w:type="dxa"/>
              <w:right w:w="110" w:type="dxa"/>
            </w:tcMar>
            <w:vAlign w:val="center"/>
          </w:tcPr>
          <w:p w14:paraId="56AA2C71" w14:textId="11716002" w:rsidR="0095094A" w:rsidDel="00233C72" w:rsidRDefault="007B5EA1">
            <w:pPr>
              <w:spacing w:after="10" w:line="258" w:lineRule="auto"/>
              <w:rPr>
                <w:moveFrom w:id="74" w:author="Puneet Kumar" w:date="2026-09-04T19:35:00Z" w16du:dateUtc="2026-09-04T18:35:00Z"/>
              </w:rPr>
            </w:pPr>
            <w:moveFrom w:id="75" w:author="Puneet Kumar" w:date="2026-09-04T19:35:00Z" w16du:dateUtc="2026-09-04T18:35:00Z">
              <w:r w:rsidDel="00233C72">
                <w:rPr>
                  <w:sz w:val="18"/>
                  <w:szCs w:val="18"/>
                </w:rPr>
                <w:t>Telemetry or high-frequency pricing and exposure feeds ingested for the data platform</w:t>
              </w:r>
            </w:moveFrom>
          </w:p>
        </w:tc>
      </w:tr>
    </w:tbl>
    <w:p w14:paraId="61873EFC" w14:textId="0FAFA6EC" w:rsidR="0095094A" w:rsidDel="00233C72" w:rsidRDefault="007B5EA1">
      <w:pPr>
        <w:pStyle w:val="Heading3"/>
        <w:rPr>
          <w:moveFrom w:id="76" w:author="Puneet Kumar" w:date="2026-09-04T19:35:00Z" w16du:dateUtc="2026-09-04T18:35:00Z"/>
        </w:rPr>
      </w:pPr>
      <w:bookmarkStart w:id="77" w:name="_Toc239334626"/>
      <w:moveFrom w:id="78" w:author="Puneet Kumar" w:date="2026-09-04T19:35:00Z" w16du:dateUtc="2026-09-04T18:35:00Z">
        <w:r w:rsidDel="00233C72">
          <w:t>5.5.1 Service Bus</w:t>
        </w:r>
        <w:bookmarkEnd w:id="77"/>
      </w:moveFrom>
    </w:p>
    <w:p w14:paraId="1C882423" w14:textId="75FB929F" w:rsidR="0095094A" w:rsidDel="00233C72" w:rsidRDefault="007B5EA1">
      <w:pPr>
        <w:spacing w:after="120" w:line="278" w:lineRule="auto"/>
        <w:rPr>
          <w:moveFrom w:id="79" w:author="Puneet Kumar" w:date="2026-09-04T19:35:00Z" w16du:dateUtc="2026-09-04T18:35:00Z"/>
        </w:rPr>
      </w:pPr>
      <w:moveFrom w:id="80" w:author="Puneet Kumar" w:date="2026-09-04T19:35:00Z" w16du:dateUtc="2026-09-04T18:35:00Z">
        <w:r w:rsidDel="00233C72">
          <w:lastRenderedPageBreak/>
          <w:t>Service Bus is the default for system-to-system messaging where delivery must be reliable and, where required, ordered. It supports queues for point-to-point work, topics for publish and subscribe, sessions for ordering, and dead-lettering for poison messages.</w:t>
        </w:r>
      </w:moveFrom>
    </w:p>
    <w:p w14:paraId="2DDF1D58" w14:textId="1C1D06FB" w:rsidR="0095094A" w:rsidDel="00233C72" w:rsidRDefault="007B5EA1">
      <w:pPr>
        <w:pStyle w:val="Heading3"/>
        <w:rPr>
          <w:moveFrom w:id="81" w:author="Puneet Kumar" w:date="2026-09-04T19:35:00Z" w16du:dateUtc="2026-09-04T18:35:00Z"/>
        </w:rPr>
      </w:pPr>
      <w:bookmarkStart w:id="82" w:name="_Toc239334627"/>
      <w:moveFrom w:id="83" w:author="Puneet Kumar" w:date="2026-09-04T19:35:00Z" w16du:dateUtc="2026-09-04T18:35:00Z">
        <w:r w:rsidDel="00233C72">
          <w:t>5.5.2 Event Grid</w:t>
        </w:r>
        <w:bookmarkEnd w:id="82"/>
      </w:moveFrom>
    </w:p>
    <w:p w14:paraId="63758F82" w14:textId="6FEC3AE6" w:rsidR="0095094A" w:rsidDel="00233C72" w:rsidRDefault="007B5EA1">
      <w:pPr>
        <w:spacing w:after="120" w:line="278" w:lineRule="auto"/>
        <w:rPr>
          <w:moveFrom w:id="84" w:author="Puneet Kumar" w:date="2026-09-04T19:35:00Z" w16du:dateUtc="2026-09-04T18:35:00Z"/>
        </w:rPr>
      </w:pPr>
      <w:moveFrom w:id="85" w:author="Puneet Kumar" w:date="2026-09-04T19:35:00Z" w16du:dateUtc="2026-09-04T18:35:00Z">
        <w:r w:rsidDel="00233C72">
          <w:t>Event Grid is used for discrete business or resource events where the publisher does not need to know the consumers. It suits lightweight fan-out and reactive processing rather than reliable command delivery or high-volume streams.</w:t>
        </w:r>
      </w:moveFrom>
    </w:p>
    <w:p w14:paraId="300F6690" w14:textId="25F68050" w:rsidR="0095094A" w:rsidDel="00233C72" w:rsidRDefault="007B5EA1">
      <w:pPr>
        <w:pStyle w:val="Heading3"/>
        <w:rPr>
          <w:moveFrom w:id="86" w:author="Puneet Kumar" w:date="2026-09-04T19:35:00Z" w16du:dateUtc="2026-09-04T18:35:00Z"/>
        </w:rPr>
      </w:pPr>
      <w:bookmarkStart w:id="87" w:name="_Toc239334628"/>
      <w:moveFrom w:id="88" w:author="Puneet Kumar" w:date="2026-09-04T19:35:00Z" w16du:dateUtc="2026-09-04T18:35:00Z">
        <w:r w:rsidDel="00233C72">
          <w:t>5.5.3 Event Hubs</w:t>
        </w:r>
        <w:bookmarkEnd w:id="87"/>
      </w:moveFrom>
    </w:p>
    <w:p w14:paraId="59DE7136" w14:textId="687D6D37" w:rsidR="0095094A" w:rsidDel="00233C72" w:rsidRDefault="007B5EA1">
      <w:pPr>
        <w:spacing w:after="120" w:line="278" w:lineRule="auto"/>
        <w:rPr>
          <w:moveFrom w:id="89" w:author="Puneet Kumar" w:date="2026-09-04T19:35:00Z" w16du:dateUtc="2026-09-04T18:35:00Z"/>
        </w:rPr>
      </w:pPr>
      <w:moveFrom w:id="90" w:author="Puneet Kumar" w:date="2026-09-04T19:35:00Z" w16du:dateUtc="2026-09-04T18:35:00Z">
        <w:r w:rsidDel="00233C72">
          <w:t>Event Hubs is used for high-throughput streaming and telemetry. It is selected for continuous, high-volume feeds, and is not a general business-messaging channel. An existing Event Hub pattern is also used by Security to stream logs to CrowdStrike, as noted in Section 5.9.</w:t>
        </w:r>
      </w:moveFrom>
    </w:p>
    <w:p w14:paraId="45AA08B9" w14:textId="77777777" w:rsidR="0095094A" w:rsidRDefault="007B5EA1">
      <w:pPr>
        <w:pStyle w:val="Heading2"/>
      </w:pPr>
      <w:bookmarkStart w:id="91" w:name="_Toc239334629"/>
      <w:moveFromRangeEnd w:id="39"/>
      <w:r>
        <w:t xml:space="preserve">5.6 </w:t>
      </w:r>
      <w:commentRangeStart w:id="92"/>
      <w:r>
        <w:t>Connectivity, Identity and Secrets</w:t>
      </w:r>
      <w:bookmarkEnd w:id="91"/>
      <w:commentRangeEnd w:id="92"/>
      <w:r w:rsidR="002248BC">
        <w:rPr>
          <w:rStyle w:val="CommentReference"/>
          <w:sz w:val="25"/>
          <w:szCs w:val="25"/>
        </w:rPr>
        <w:commentReference w:id="92"/>
      </w:r>
    </w:p>
    <w:p w14:paraId="1A7F66E8" w14:textId="77777777" w:rsidR="00167633" w:rsidRPr="00167633" w:rsidRDefault="00167633" w:rsidP="00167633">
      <w:pPr>
        <w:pStyle w:val="ListParagraph"/>
        <w:numPr>
          <w:ilvl w:val="0"/>
          <w:numId w:val="10"/>
        </w:numPr>
      </w:pPr>
      <w:r w:rsidRPr="00167633">
        <w:rPr>
          <w:b/>
          <w:bCs/>
        </w:rPr>
        <w:t>Private by default.</w:t>
      </w:r>
      <w:r w:rsidRPr="00167633">
        <w:t xml:space="preserve"> Components communicate over Private Endpoints on the private network, not the public internet.</w:t>
      </w:r>
    </w:p>
    <w:p w14:paraId="249BA06F" w14:textId="77777777" w:rsidR="00167633" w:rsidRPr="00167633" w:rsidRDefault="00167633" w:rsidP="00167633">
      <w:pPr>
        <w:pStyle w:val="ListParagraph"/>
        <w:numPr>
          <w:ilvl w:val="0"/>
          <w:numId w:val="10"/>
        </w:numPr>
      </w:pPr>
      <w:r w:rsidRPr="00167633">
        <w:rPr>
          <w:b/>
          <w:bCs/>
        </w:rPr>
        <w:t>Managed identity for service-to-service auth</w:t>
      </w:r>
      <w:r w:rsidRPr="00167633">
        <w:t>. Where a token is required, OAuth 2.0 client credentials or authorisation code flows are used.</w:t>
      </w:r>
    </w:p>
    <w:p w14:paraId="0166871D" w14:textId="77777777" w:rsidR="00167633" w:rsidRPr="00167633" w:rsidRDefault="00167633" w:rsidP="00167633">
      <w:pPr>
        <w:pStyle w:val="ListParagraph"/>
        <w:numPr>
          <w:ilvl w:val="0"/>
          <w:numId w:val="10"/>
        </w:numPr>
      </w:pPr>
      <w:r w:rsidRPr="00167633">
        <w:rPr>
          <w:b/>
          <w:bCs/>
        </w:rPr>
        <w:t>Centralised secrets.</w:t>
      </w:r>
      <w:r w:rsidRPr="00167633">
        <w:t xml:space="preserve"> Secrets and certificates are held in Key Vault and referenced, never copied into configuration.</w:t>
      </w:r>
    </w:p>
    <w:p w14:paraId="557C72A5" w14:textId="555A0D45" w:rsidR="00167633" w:rsidRPr="00167633" w:rsidRDefault="00167633" w:rsidP="00167633">
      <w:pPr>
        <w:pStyle w:val="ListParagraph"/>
        <w:numPr>
          <w:ilvl w:val="0"/>
          <w:numId w:val="10"/>
        </w:numPr>
      </w:pPr>
      <w:r w:rsidRPr="00167633">
        <w:rPr>
          <w:b/>
          <w:bCs/>
          <w:color w:val="auto"/>
        </w:rPr>
        <w:t>Static secrets and certificates</w:t>
      </w:r>
      <w:r w:rsidRPr="00167633">
        <w:rPr>
          <w:color w:val="auto"/>
        </w:rPr>
        <w:t xml:space="preserve"> </w:t>
      </w:r>
      <w:r w:rsidRPr="00167633">
        <w:t>(which cannot use managed identity) are managed centrally through a privileged access solution such as CyberArk. As an interim model, CyberArk manages rotation and policy while applications retrieve values through Key Vault, preserving low-latency access.</w:t>
      </w:r>
    </w:p>
    <w:p w14:paraId="19DA4182" w14:textId="77777777" w:rsidR="0095094A" w:rsidRDefault="007B5EA1">
      <w:pPr>
        <w:pStyle w:val="Heading2"/>
      </w:pPr>
      <w:bookmarkStart w:id="93" w:name="_Toc239334630"/>
      <w:r>
        <w:t>5.7 Deployment and Resilience</w:t>
      </w:r>
      <w:bookmarkEnd w:id="93"/>
    </w:p>
    <w:p w14:paraId="3F7649D8" w14:textId="77777777" w:rsidR="00B0188B" w:rsidRDefault="00B0188B" w:rsidP="00B0188B">
      <w:r>
        <w:t>The framework is delivered as one centralised, shared platform rather than as per-project instances. Centralisation is a principle, not a preference hence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DevSecOps.</w:t>
      </w:r>
    </w:p>
    <w:p w14:paraId="37FBC8C6" w14:textId="3E56367C" w:rsidR="00B0188B" w:rsidRDefault="00B0188B" w:rsidP="00B0188B">
      <w:r>
        <w:t xml:space="preserve">Resilience is tiered by business criticality rather than applied as a single blanket, because reliability has a cost and not every integration </w:t>
      </w:r>
      <w:r w:rsidR="00D4666D">
        <w:t>warrant</w:t>
      </w:r>
      <w:r>
        <w:t xml:space="preserve"> Tier 0 spend. Zone-redundancy within a region is the baseline everywhere; the cross-region posture is chosen per tier.</w:t>
      </w:r>
    </w:p>
    <w:tbl>
      <w:tblPr>
        <w:tblStyle w:val="TableGrid"/>
        <w:tblW w:w="0" w:type="auto"/>
        <w:jc w:val="center"/>
        <w:tblLook w:val="04A0" w:firstRow="1" w:lastRow="0" w:firstColumn="1" w:lastColumn="0" w:noHBand="0" w:noVBand="1"/>
      </w:tblPr>
      <w:tblGrid>
        <w:gridCol w:w="3295"/>
        <w:gridCol w:w="3284"/>
        <w:gridCol w:w="3291"/>
      </w:tblGrid>
      <w:tr w:rsidR="00B0188B" w14:paraId="4D855CA6" w14:textId="77777777">
        <w:trPr>
          <w:jc w:val="center"/>
        </w:trPr>
        <w:tc>
          <w:tcPr>
            <w:tcW w:w="3360" w:type="dxa"/>
            <w:shd w:val="clear" w:color="auto" w:fill="1A2B56"/>
            <w:vAlign w:val="center"/>
          </w:tcPr>
          <w:p w14:paraId="51521D95" w14:textId="77777777" w:rsidR="00B0188B" w:rsidRDefault="00B0188B">
            <w:pPr>
              <w:spacing w:before="40" w:after="40"/>
            </w:pPr>
            <w:commentRangeStart w:id="94"/>
            <w:r>
              <w:rPr>
                <w:b/>
                <w:color w:val="FFFFFF"/>
                <w:sz w:val="16"/>
              </w:rPr>
              <w:t>Tier</w:t>
            </w:r>
            <w:commentRangeEnd w:id="94"/>
            <w:r w:rsidR="00FA4D63">
              <w:rPr>
                <w:rStyle w:val="CommentReference"/>
                <w:sz w:val="22"/>
                <w:szCs w:val="22"/>
              </w:rPr>
              <w:commentReference w:id="94"/>
            </w:r>
          </w:p>
        </w:tc>
        <w:tc>
          <w:tcPr>
            <w:tcW w:w="3360" w:type="dxa"/>
            <w:shd w:val="clear" w:color="auto" w:fill="1A2B56"/>
            <w:vAlign w:val="center"/>
          </w:tcPr>
          <w:p w14:paraId="5645CC2C" w14:textId="77777777" w:rsidR="00B0188B" w:rsidRDefault="00B0188B">
            <w:pPr>
              <w:spacing w:before="40" w:after="40"/>
            </w:pPr>
            <w:r>
              <w:rPr>
                <w:b/>
                <w:color w:val="FFFFFF"/>
                <w:sz w:val="16"/>
              </w:rPr>
              <w:t>Posture</w:t>
            </w:r>
          </w:p>
        </w:tc>
        <w:tc>
          <w:tcPr>
            <w:tcW w:w="3360" w:type="dxa"/>
            <w:shd w:val="clear" w:color="auto" w:fill="1A2B56"/>
            <w:vAlign w:val="center"/>
          </w:tcPr>
          <w:p w14:paraId="4EB6952A" w14:textId="77777777" w:rsidR="00B0188B" w:rsidRDefault="00B0188B">
            <w:pPr>
              <w:spacing w:before="40" w:after="40"/>
            </w:pPr>
            <w:r>
              <w:rPr>
                <w:b/>
                <w:color w:val="FFFFFF"/>
                <w:sz w:val="16"/>
              </w:rPr>
              <w:t>Approach</w:t>
            </w:r>
          </w:p>
        </w:tc>
      </w:tr>
      <w:tr w:rsidR="00B0188B" w14:paraId="7C13D22C" w14:textId="77777777">
        <w:trPr>
          <w:jc w:val="center"/>
        </w:trPr>
        <w:tc>
          <w:tcPr>
            <w:tcW w:w="3360" w:type="dxa"/>
            <w:vAlign w:val="center"/>
          </w:tcPr>
          <w:p w14:paraId="104037D4" w14:textId="77777777" w:rsidR="00B0188B" w:rsidRDefault="00B0188B">
            <w:pPr>
              <w:spacing w:before="40" w:after="40"/>
            </w:pPr>
            <w:r>
              <w:rPr>
                <w:sz w:val="16"/>
              </w:rPr>
              <w:t>Tier 0, mission-critical</w:t>
            </w:r>
          </w:p>
        </w:tc>
        <w:tc>
          <w:tcPr>
            <w:tcW w:w="3360" w:type="dxa"/>
            <w:vAlign w:val="center"/>
          </w:tcPr>
          <w:p w14:paraId="0AAA8C99" w14:textId="77777777" w:rsidR="00B0188B" w:rsidRDefault="00B0188B">
            <w:pPr>
              <w:spacing w:before="40" w:after="40"/>
            </w:pPr>
            <w:r>
              <w:rPr>
                <w:sz w:val="16"/>
              </w:rPr>
              <w:t>Active-active / hot standby</w:t>
            </w:r>
          </w:p>
        </w:tc>
        <w:tc>
          <w:tcPr>
            <w:tcW w:w="3360" w:type="dxa"/>
            <w:vAlign w:val="center"/>
          </w:tcPr>
          <w:p w14:paraId="4BE06F1F" w14:textId="77777777" w:rsidR="00B0188B" w:rsidRDefault="00B0188B">
            <w:pPr>
              <w:spacing w:before="40" w:after="40"/>
            </w:pPr>
            <w:r>
              <w:rPr>
                <w:sz w:val="16"/>
              </w:rPr>
              <w:t>Multi-region, fronted by Front Door / global load balancing; near-zero RTO/RPO where the service supports it.</w:t>
            </w:r>
          </w:p>
        </w:tc>
      </w:tr>
      <w:tr w:rsidR="00B0188B" w14:paraId="1B328D30" w14:textId="77777777">
        <w:trPr>
          <w:jc w:val="center"/>
        </w:trPr>
        <w:tc>
          <w:tcPr>
            <w:tcW w:w="3360" w:type="dxa"/>
            <w:vAlign w:val="center"/>
          </w:tcPr>
          <w:p w14:paraId="1F72E0FD" w14:textId="77777777" w:rsidR="00B0188B" w:rsidRDefault="00B0188B">
            <w:pPr>
              <w:spacing w:before="40" w:after="40"/>
            </w:pPr>
            <w:r>
              <w:rPr>
                <w:sz w:val="16"/>
              </w:rPr>
              <w:t>Tier 1, business-important</w:t>
            </w:r>
          </w:p>
        </w:tc>
        <w:tc>
          <w:tcPr>
            <w:tcW w:w="3360" w:type="dxa"/>
            <w:vAlign w:val="center"/>
          </w:tcPr>
          <w:p w14:paraId="152E1F42" w14:textId="77777777" w:rsidR="00B0188B" w:rsidRDefault="00B0188B">
            <w:pPr>
              <w:spacing w:before="40" w:after="40"/>
            </w:pPr>
            <w:r>
              <w:rPr>
                <w:sz w:val="16"/>
              </w:rPr>
              <w:t>Warm active-passive</w:t>
            </w:r>
          </w:p>
        </w:tc>
        <w:tc>
          <w:tcPr>
            <w:tcW w:w="3360" w:type="dxa"/>
            <w:vAlign w:val="center"/>
          </w:tcPr>
          <w:p w14:paraId="2571D62F" w14:textId="77777777" w:rsidR="00B0188B" w:rsidRDefault="00B0188B">
            <w:pPr>
              <w:spacing w:before="40" w:after="40"/>
            </w:pPr>
            <w:r>
              <w:rPr>
                <w:sz w:val="16"/>
              </w:rPr>
              <w:t>Secondary paired region kept warm; controlled failover; ASR where a service lacks native HA.</w:t>
            </w:r>
          </w:p>
        </w:tc>
      </w:tr>
      <w:tr w:rsidR="00B0188B" w14:paraId="74465C99" w14:textId="77777777">
        <w:trPr>
          <w:jc w:val="center"/>
        </w:trPr>
        <w:tc>
          <w:tcPr>
            <w:tcW w:w="3360" w:type="dxa"/>
            <w:vAlign w:val="center"/>
          </w:tcPr>
          <w:p w14:paraId="7D5F222E" w14:textId="77777777" w:rsidR="00B0188B" w:rsidRDefault="00B0188B">
            <w:pPr>
              <w:spacing w:before="40" w:after="40"/>
            </w:pPr>
            <w:r>
              <w:rPr>
                <w:sz w:val="16"/>
              </w:rPr>
              <w:t>Tier 2, standard</w:t>
            </w:r>
          </w:p>
        </w:tc>
        <w:tc>
          <w:tcPr>
            <w:tcW w:w="3360" w:type="dxa"/>
            <w:vAlign w:val="center"/>
          </w:tcPr>
          <w:p w14:paraId="45AF444F" w14:textId="77777777" w:rsidR="00B0188B" w:rsidRDefault="00B0188B">
            <w:pPr>
              <w:spacing w:before="40" w:after="40"/>
            </w:pPr>
            <w:r>
              <w:rPr>
                <w:sz w:val="16"/>
              </w:rPr>
              <w:t>Backup / restore</w:t>
            </w:r>
          </w:p>
        </w:tc>
        <w:tc>
          <w:tcPr>
            <w:tcW w:w="3360" w:type="dxa"/>
            <w:vAlign w:val="center"/>
          </w:tcPr>
          <w:p w14:paraId="6FDC5F71" w14:textId="6F56479C" w:rsidR="00B0188B" w:rsidRDefault="00B0188B">
            <w:pPr>
              <w:spacing w:before="40" w:after="40"/>
            </w:pPr>
            <w:r>
              <w:rPr>
                <w:sz w:val="16"/>
              </w:rPr>
              <w:t>Redundant storage (ZRS/GRS) and re-provision from IaC</w:t>
            </w:r>
            <w:r w:rsidR="005F51CD">
              <w:rPr>
                <w:sz w:val="16"/>
              </w:rPr>
              <w:t xml:space="preserve"> </w:t>
            </w:r>
            <w:r w:rsidR="00D60D18">
              <w:rPr>
                <w:sz w:val="16"/>
              </w:rPr>
              <w:t xml:space="preserve">to achieve </w:t>
            </w:r>
            <w:r>
              <w:rPr>
                <w:sz w:val="16"/>
              </w:rPr>
              <w:t>a higher RTO is acceptable.</w:t>
            </w:r>
          </w:p>
        </w:tc>
      </w:tr>
    </w:tbl>
    <w:p w14:paraId="4A5B3ECF" w14:textId="77777777" w:rsidR="00B0188B" w:rsidRDefault="00B0188B" w:rsidP="00B0188B"/>
    <w:p w14:paraId="29857453" w14:textId="77777777" w:rsidR="00B0188B" w:rsidRDefault="00B0188B" w:rsidP="00B0188B">
      <w:r>
        <w:t>A note that is easy to miss: Logic Apps (Standard) run history is region-bound, so orchestration DR is active-passive and in-flight runs do not migrate automatically, orchestration steps must be idempotent and restartable. Service Bus and Event Hubs use their Premium geo-DR/geo-replication with alias failover. API Management Premium runs multi-region gateways, Key Vault replicates to its paired region automatically. Security posture is identical in DR, a failover is not a drop in control.</w:t>
      </w:r>
    </w:p>
    <w:p w14:paraId="6E2D3417" w14:textId="1F66A28A" w:rsidR="0095094A" w:rsidRDefault="007B5EA1">
      <w:pPr>
        <w:spacing w:after="120" w:line="278" w:lineRule="auto"/>
      </w:pPr>
      <w:r>
        <w:t>.</w:t>
      </w:r>
    </w:p>
    <w:p w14:paraId="57344D91" w14:textId="77777777" w:rsidR="0095094A" w:rsidRDefault="007B5EA1">
      <w:pPr>
        <w:pStyle w:val="Heading2"/>
      </w:pPr>
      <w:bookmarkStart w:id="95" w:name="_Toc239334631"/>
      <w:commentRangeStart w:id="96"/>
      <w:r>
        <w:lastRenderedPageBreak/>
        <w:t>5.8 Data Protection and Classification</w:t>
      </w:r>
      <w:bookmarkEnd w:id="95"/>
      <w:commentRangeEnd w:id="96"/>
      <w:r w:rsidR="002248BC">
        <w:rPr>
          <w:rStyle w:val="CommentReference"/>
          <w:sz w:val="25"/>
          <w:szCs w:val="25"/>
        </w:rPr>
        <w:commentReference w:id="96"/>
      </w:r>
    </w:p>
    <w:p w14:paraId="246C1E8D" w14:textId="77777777" w:rsidR="001E5517" w:rsidRDefault="001E5517" w:rsidP="001E5517">
      <w:r>
        <w: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0137353F" w14:textId="77777777" w:rsidR="00D4666D" w:rsidRDefault="00D4666D" w:rsidP="001E5517"/>
    <w:p w14:paraId="62DCBDB2" w14:textId="77777777" w:rsidR="001E5517" w:rsidRDefault="001E5517" w:rsidP="001E5517">
      <w:r>
        <w:t>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14:paraId="7A794F2A" w14:textId="77777777" w:rsidR="00D4666D" w:rsidRDefault="00D4666D" w:rsidP="001E5517"/>
    <w:p w14:paraId="49663187" w14:textId="77777777" w:rsidR="001E5517" w:rsidRDefault="001E5517" w:rsidP="001E5517">
      <w:r>
        <w: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789B1D9D" w14:textId="77777777" w:rsidR="00D4666D" w:rsidRDefault="00D4666D" w:rsidP="001E5517"/>
    <w:p w14:paraId="7086D60A" w14:textId="70BF8175" w:rsidR="001E5517" w:rsidRDefault="001E5517" w:rsidP="001E5517">
      <w:r>
        <w:t>Data is classified and handled to its tier, and the framework carries only the minimum it needs, it never moves or exposes internal data models wholesale. PII is minimised, and pseudonymised or tokenised before it crosses into analytics or leaves the operational boundar</w:t>
      </w:r>
      <w:r w:rsidR="001D0A78">
        <w:t>ies. S</w:t>
      </w:r>
      <w:r>
        <w:t>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Style w:val="TableGrid"/>
        <w:tblW w:w="0" w:type="auto"/>
        <w:jc w:val="center"/>
        <w:tblLook w:val="04A0" w:firstRow="1" w:lastRow="0" w:firstColumn="1" w:lastColumn="0" w:noHBand="0" w:noVBand="1"/>
      </w:tblPr>
      <w:tblGrid>
        <w:gridCol w:w="3288"/>
        <w:gridCol w:w="3292"/>
        <w:gridCol w:w="3290"/>
      </w:tblGrid>
      <w:tr w:rsidR="001E5517" w14:paraId="095299C7" w14:textId="77777777">
        <w:trPr>
          <w:jc w:val="center"/>
        </w:trPr>
        <w:tc>
          <w:tcPr>
            <w:tcW w:w="3360" w:type="dxa"/>
            <w:shd w:val="clear" w:color="auto" w:fill="1A2B56"/>
            <w:vAlign w:val="center"/>
          </w:tcPr>
          <w:p w14:paraId="7FCE4134" w14:textId="77777777" w:rsidR="001E5517" w:rsidRDefault="001E5517">
            <w:pPr>
              <w:spacing w:before="40" w:after="40"/>
            </w:pPr>
            <w:r>
              <w:rPr>
                <w:b/>
                <w:color w:val="FFFFFF"/>
                <w:sz w:val="16"/>
              </w:rPr>
              <w:t>Classification tier</w:t>
            </w:r>
          </w:p>
        </w:tc>
        <w:tc>
          <w:tcPr>
            <w:tcW w:w="3360" w:type="dxa"/>
            <w:shd w:val="clear" w:color="auto" w:fill="1A2B56"/>
            <w:vAlign w:val="center"/>
          </w:tcPr>
          <w:p w14:paraId="26A86699" w14:textId="77777777" w:rsidR="001E5517" w:rsidRDefault="001E5517">
            <w:pPr>
              <w:spacing w:before="40" w:after="40"/>
            </w:pPr>
            <w:r>
              <w:rPr>
                <w:b/>
                <w:color w:val="FFFFFF"/>
                <w:sz w:val="16"/>
              </w:rPr>
              <w:t>Examples in this estate</w:t>
            </w:r>
          </w:p>
        </w:tc>
        <w:tc>
          <w:tcPr>
            <w:tcW w:w="3360" w:type="dxa"/>
            <w:shd w:val="clear" w:color="auto" w:fill="1A2B56"/>
            <w:vAlign w:val="center"/>
          </w:tcPr>
          <w:p w14:paraId="2574B50E" w14:textId="77777777" w:rsidR="001E5517" w:rsidRDefault="001E5517">
            <w:pPr>
              <w:spacing w:before="40" w:after="40"/>
            </w:pPr>
            <w:r>
              <w:rPr>
                <w:b/>
                <w:color w:val="FFFFFF"/>
                <w:sz w:val="16"/>
              </w:rPr>
              <w:t>Handling</w:t>
            </w:r>
          </w:p>
        </w:tc>
      </w:tr>
      <w:tr w:rsidR="001E5517" w14:paraId="2617F269" w14:textId="77777777">
        <w:trPr>
          <w:jc w:val="center"/>
        </w:trPr>
        <w:tc>
          <w:tcPr>
            <w:tcW w:w="3360" w:type="dxa"/>
            <w:vAlign w:val="center"/>
          </w:tcPr>
          <w:p w14:paraId="40E229E8" w14:textId="77777777" w:rsidR="001E5517" w:rsidRDefault="001E5517">
            <w:pPr>
              <w:spacing w:before="40" w:after="40"/>
            </w:pPr>
            <w:r>
              <w:rPr>
                <w:sz w:val="16"/>
              </w:rPr>
              <w:t>Public</w:t>
            </w:r>
          </w:p>
        </w:tc>
        <w:tc>
          <w:tcPr>
            <w:tcW w:w="3360" w:type="dxa"/>
            <w:vAlign w:val="center"/>
          </w:tcPr>
          <w:p w14:paraId="3F6E6F1D" w14:textId="77777777" w:rsidR="001E5517" w:rsidRDefault="001E5517">
            <w:pPr>
              <w:spacing w:before="40" w:after="40"/>
            </w:pPr>
            <w:r>
              <w:rPr>
                <w:sz w:val="16"/>
              </w:rPr>
              <w:t>Published rates, public policy documents.</w:t>
            </w:r>
          </w:p>
        </w:tc>
        <w:tc>
          <w:tcPr>
            <w:tcW w:w="3360" w:type="dxa"/>
            <w:vAlign w:val="center"/>
          </w:tcPr>
          <w:p w14:paraId="0AA99078" w14:textId="77777777" w:rsidR="001E5517" w:rsidRDefault="001E5517">
            <w:pPr>
              <w:spacing w:before="40" w:after="40"/>
            </w:pPr>
            <w:r>
              <w:rPr>
                <w:sz w:val="16"/>
              </w:rPr>
              <w:t>Standard controls, may be served externally through the edge.</w:t>
            </w:r>
          </w:p>
        </w:tc>
      </w:tr>
      <w:tr w:rsidR="001E5517" w14:paraId="1C9D9D09" w14:textId="77777777">
        <w:trPr>
          <w:jc w:val="center"/>
        </w:trPr>
        <w:tc>
          <w:tcPr>
            <w:tcW w:w="3360" w:type="dxa"/>
            <w:vAlign w:val="center"/>
          </w:tcPr>
          <w:p w14:paraId="7FBB5D10" w14:textId="77777777" w:rsidR="001E5517" w:rsidRDefault="001E5517">
            <w:pPr>
              <w:spacing w:before="40" w:after="40"/>
            </w:pPr>
            <w:r>
              <w:rPr>
                <w:sz w:val="16"/>
              </w:rPr>
              <w:t>Internal</w:t>
            </w:r>
          </w:p>
        </w:tc>
        <w:tc>
          <w:tcPr>
            <w:tcW w:w="3360" w:type="dxa"/>
            <w:vAlign w:val="center"/>
          </w:tcPr>
          <w:p w14:paraId="51EE347C" w14:textId="77777777" w:rsidR="001E5517" w:rsidRDefault="001E5517">
            <w:pPr>
              <w:spacing w:before="40" w:after="40"/>
            </w:pPr>
            <w:r>
              <w:rPr>
                <w:sz w:val="16"/>
              </w:rPr>
              <w:t>Operational metadata, non-personal business data.</w:t>
            </w:r>
          </w:p>
        </w:tc>
        <w:tc>
          <w:tcPr>
            <w:tcW w:w="3360" w:type="dxa"/>
            <w:vAlign w:val="center"/>
          </w:tcPr>
          <w:p w14:paraId="3A6054AF" w14:textId="77777777" w:rsidR="001E5517" w:rsidRDefault="001E5517">
            <w:pPr>
              <w:spacing w:before="40" w:after="40"/>
            </w:pPr>
            <w:r>
              <w:rPr>
                <w:sz w:val="16"/>
              </w:rPr>
              <w:t>Entra + least privilege, not exposed externally; private-only.</w:t>
            </w:r>
          </w:p>
        </w:tc>
      </w:tr>
      <w:tr w:rsidR="001E5517" w14:paraId="6847AAFC" w14:textId="77777777">
        <w:trPr>
          <w:jc w:val="center"/>
        </w:trPr>
        <w:tc>
          <w:tcPr>
            <w:tcW w:w="3360" w:type="dxa"/>
            <w:vAlign w:val="center"/>
          </w:tcPr>
          <w:p w14:paraId="659E257A" w14:textId="77777777" w:rsidR="001E5517" w:rsidRDefault="001E5517">
            <w:pPr>
              <w:spacing w:before="40" w:after="40"/>
            </w:pPr>
            <w:r>
              <w:rPr>
                <w:sz w:val="16"/>
              </w:rPr>
              <w:t>Confidential (PII)</w:t>
            </w:r>
          </w:p>
        </w:tc>
        <w:tc>
          <w:tcPr>
            <w:tcW w:w="3360" w:type="dxa"/>
            <w:vAlign w:val="center"/>
          </w:tcPr>
          <w:p w14:paraId="7F10B6E6" w14:textId="77777777" w:rsidR="001E5517" w:rsidRDefault="001E5517">
            <w:pPr>
              <w:spacing w:before="40" w:after="40"/>
            </w:pPr>
            <w:r>
              <w:rPr>
                <w:sz w:val="16"/>
              </w:rPr>
              <w:t>Claimant and insured personal data, policy and claim details.</w:t>
            </w:r>
          </w:p>
        </w:tc>
        <w:tc>
          <w:tcPr>
            <w:tcW w:w="3360" w:type="dxa"/>
            <w:vAlign w:val="center"/>
          </w:tcPr>
          <w:p w14:paraId="3F457FE1" w14:textId="03E6C020" w:rsidR="001E5517" w:rsidRDefault="00D4666D">
            <w:pPr>
              <w:spacing w:before="40" w:after="40"/>
            </w:pPr>
            <w:r>
              <w:rPr>
                <w:sz w:val="16"/>
              </w:rPr>
              <w:t>Minimize</w:t>
            </w:r>
            <w:r w:rsidR="001E5517">
              <w:rPr>
                <w:sz w:val="16"/>
              </w:rPr>
              <w:t xml:space="preserve">, Private Endpoint, encrypted, access logged, </w:t>
            </w:r>
            <w:r>
              <w:rPr>
                <w:sz w:val="16"/>
              </w:rPr>
              <w:t>pseudonymize</w:t>
            </w:r>
            <w:r w:rsidR="001E5517">
              <w:rPr>
                <w:sz w:val="16"/>
              </w:rPr>
              <w:t xml:space="preserve"> before analytics.</w:t>
            </w:r>
          </w:p>
        </w:tc>
      </w:tr>
      <w:tr w:rsidR="001E5517" w14:paraId="089A984C" w14:textId="77777777">
        <w:trPr>
          <w:jc w:val="center"/>
        </w:trPr>
        <w:tc>
          <w:tcPr>
            <w:tcW w:w="3360" w:type="dxa"/>
            <w:vAlign w:val="center"/>
          </w:tcPr>
          <w:p w14:paraId="207773FE" w14:textId="77777777" w:rsidR="001E5517" w:rsidRDefault="001E5517">
            <w:pPr>
              <w:spacing w:before="40" w:after="40"/>
            </w:pPr>
            <w:r>
              <w:rPr>
                <w:sz w:val="16"/>
              </w:rPr>
              <w:t>Highly confidential (special-category PII)</w:t>
            </w:r>
          </w:p>
        </w:tc>
        <w:tc>
          <w:tcPr>
            <w:tcW w:w="3360" w:type="dxa"/>
            <w:vAlign w:val="center"/>
          </w:tcPr>
          <w:p w14:paraId="21A9A713" w14:textId="77777777" w:rsidR="001E5517" w:rsidRDefault="001E5517">
            <w:pPr>
              <w:spacing w:before="40" w:after="40"/>
            </w:pPr>
            <w:r>
              <w:rPr>
                <w:sz w:val="16"/>
              </w:rPr>
              <w:t>Health/medical data, criminal-conviction data.</w:t>
            </w:r>
          </w:p>
        </w:tc>
        <w:tc>
          <w:tcPr>
            <w:tcW w:w="3360" w:type="dxa"/>
            <w:vAlign w:val="center"/>
          </w:tcPr>
          <w:p w14:paraId="047B488A" w14:textId="6A9B938A" w:rsidR="001E5517" w:rsidRDefault="001E5517">
            <w:pPr>
              <w:spacing w:before="40" w:after="40"/>
            </w:pPr>
            <w:r>
              <w:rPr>
                <w:sz w:val="16"/>
              </w:rPr>
              <w:t xml:space="preserve">Additional access restriction, customer-managed keys or field-level protection where required, </w:t>
            </w:r>
            <w:r w:rsidR="00D4666D">
              <w:rPr>
                <w:sz w:val="16"/>
              </w:rPr>
              <w:t>tokenize</w:t>
            </w:r>
            <w:r>
              <w:rPr>
                <w:sz w:val="16"/>
              </w:rPr>
              <w:t>, strict audit.</w:t>
            </w:r>
          </w:p>
        </w:tc>
      </w:tr>
    </w:tbl>
    <w:p w14:paraId="2DD15DFF" w14:textId="77777777" w:rsidR="001E5517" w:rsidRDefault="001E5517" w:rsidP="001E5517"/>
    <w:p w14:paraId="540FD6ED" w14:textId="77777777" w:rsidR="001E5517" w:rsidRDefault="001E5517" w:rsidP="001E5517">
      <w:r>
        <w:t>Because PII risk concentrates at the boundaries, the outward-facing patterns carry specific handling, summarised here and reflected in each pattern's Security boundary note:</w:t>
      </w:r>
    </w:p>
    <w:tbl>
      <w:tblPr>
        <w:tblStyle w:val="TableGrid"/>
        <w:tblW w:w="0" w:type="auto"/>
        <w:jc w:val="center"/>
        <w:tblLook w:val="04A0" w:firstRow="1" w:lastRow="0" w:firstColumn="1" w:lastColumn="0" w:noHBand="0" w:noVBand="1"/>
      </w:tblPr>
      <w:tblGrid>
        <w:gridCol w:w="4927"/>
        <w:gridCol w:w="4943"/>
      </w:tblGrid>
      <w:tr w:rsidR="001E5517" w14:paraId="63CF2429" w14:textId="77777777">
        <w:trPr>
          <w:jc w:val="center"/>
        </w:trPr>
        <w:tc>
          <w:tcPr>
            <w:tcW w:w="5040" w:type="dxa"/>
            <w:shd w:val="clear" w:color="auto" w:fill="1A2B56"/>
            <w:vAlign w:val="center"/>
          </w:tcPr>
          <w:p w14:paraId="7EB53363" w14:textId="77777777" w:rsidR="001E5517" w:rsidRDefault="001E5517">
            <w:pPr>
              <w:spacing w:before="40" w:after="40"/>
            </w:pPr>
            <w:r>
              <w:rPr>
                <w:b/>
                <w:color w:val="FFFFFF"/>
                <w:sz w:val="16"/>
              </w:rPr>
              <w:t>Boundary flow</w:t>
            </w:r>
          </w:p>
        </w:tc>
        <w:tc>
          <w:tcPr>
            <w:tcW w:w="5040" w:type="dxa"/>
            <w:shd w:val="clear" w:color="auto" w:fill="1A2B56"/>
            <w:vAlign w:val="center"/>
          </w:tcPr>
          <w:p w14:paraId="08814F62" w14:textId="77777777" w:rsidR="001E5517" w:rsidRDefault="001E5517">
            <w:pPr>
              <w:spacing w:before="40" w:after="40"/>
            </w:pPr>
            <w:r>
              <w:rPr>
                <w:b/>
                <w:color w:val="FFFFFF"/>
                <w:sz w:val="16"/>
              </w:rPr>
              <w:t>PII handling control</w:t>
            </w:r>
          </w:p>
        </w:tc>
      </w:tr>
      <w:tr w:rsidR="001E5517" w14:paraId="20FF301D" w14:textId="77777777">
        <w:trPr>
          <w:jc w:val="center"/>
        </w:trPr>
        <w:tc>
          <w:tcPr>
            <w:tcW w:w="5040" w:type="dxa"/>
            <w:vAlign w:val="center"/>
          </w:tcPr>
          <w:p w14:paraId="1CAB36A0" w14:textId="77777777" w:rsidR="001E5517" w:rsidRDefault="001E5517">
            <w:pPr>
              <w:spacing w:before="40" w:after="40"/>
            </w:pPr>
            <w:r>
              <w:rPr>
                <w:sz w:val="16"/>
              </w:rPr>
              <w:t>Push to the platform / offload (SFINT21)</w:t>
            </w:r>
          </w:p>
        </w:tc>
        <w:tc>
          <w:tcPr>
            <w:tcW w:w="5040" w:type="dxa"/>
            <w:vAlign w:val="center"/>
          </w:tcPr>
          <w:p w14:paraId="6F5B6A05" w14:textId="7502E62B" w:rsidR="001E5517" w:rsidRDefault="001E5517">
            <w:pPr>
              <w:spacing w:before="40" w:after="40"/>
            </w:pPr>
            <w:r>
              <w:rPr>
                <w:sz w:val="16"/>
              </w:rPr>
              <w:t xml:space="preserve">Classify and </w:t>
            </w:r>
            <w:r w:rsidR="00D4666D">
              <w:rPr>
                <w:sz w:val="16"/>
              </w:rPr>
              <w:t>minimize</w:t>
            </w:r>
            <w:r>
              <w:rPr>
                <w:sz w:val="16"/>
              </w:rPr>
              <w:t xml:space="preserve"> before landing; </w:t>
            </w:r>
            <w:r w:rsidR="00D4666D">
              <w:rPr>
                <w:sz w:val="16"/>
              </w:rPr>
              <w:t>pseudonymize</w:t>
            </w:r>
            <w:r>
              <w:rPr>
                <w:sz w:val="16"/>
              </w:rPr>
              <w:t xml:space="preserve"> or </w:t>
            </w:r>
            <w:r w:rsidR="00D4666D">
              <w:rPr>
                <w:sz w:val="16"/>
              </w:rPr>
              <w:t>tokenize</w:t>
            </w:r>
            <w:r>
              <w:rPr>
                <w:sz w:val="16"/>
              </w:rPr>
              <w:t xml:space="preserve"> special-category fields, publish the canonical contract, never raw internal models.</w:t>
            </w:r>
          </w:p>
        </w:tc>
      </w:tr>
      <w:tr w:rsidR="001E5517" w14:paraId="789D8D62" w14:textId="77777777">
        <w:trPr>
          <w:jc w:val="center"/>
        </w:trPr>
        <w:tc>
          <w:tcPr>
            <w:tcW w:w="5040" w:type="dxa"/>
            <w:vAlign w:val="center"/>
          </w:tcPr>
          <w:p w14:paraId="78E58A65" w14:textId="77777777" w:rsidR="001E5517" w:rsidRDefault="001E5517">
            <w:pPr>
              <w:spacing w:before="40" w:after="40"/>
            </w:pPr>
            <w:r>
              <w:rPr>
                <w:sz w:val="16"/>
              </w:rPr>
              <w:t>Consume and serve (SFINT22)</w:t>
            </w:r>
          </w:p>
        </w:tc>
        <w:tc>
          <w:tcPr>
            <w:tcW w:w="5040" w:type="dxa"/>
            <w:vAlign w:val="center"/>
          </w:tcPr>
          <w:p w14:paraId="18FB37EF" w14:textId="77777777" w:rsidR="001E5517" w:rsidRDefault="001E5517">
            <w:pPr>
              <w:spacing w:before="40" w:after="40"/>
            </w:pPr>
            <w:r>
              <w:rPr>
                <w:sz w:val="16"/>
              </w:rPr>
              <w:t>Least-privilege data access, serve curated rather than raw data, mask fields the consumer does not need.</w:t>
            </w:r>
          </w:p>
        </w:tc>
      </w:tr>
      <w:tr w:rsidR="001E5517" w14:paraId="313C85F7" w14:textId="77777777">
        <w:trPr>
          <w:jc w:val="center"/>
        </w:trPr>
        <w:tc>
          <w:tcPr>
            <w:tcW w:w="5040" w:type="dxa"/>
            <w:vAlign w:val="center"/>
          </w:tcPr>
          <w:p w14:paraId="4F45E655" w14:textId="77777777" w:rsidR="001E5517" w:rsidRDefault="001E5517">
            <w:pPr>
              <w:spacing w:before="40" w:after="40"/>
            </w:pPr>
            <w:r>
              <w:rPr>
                <w:sz w:val="16"/>
              </w:rPr>
              <w:t>File ingestion and egress over SFTP (SFINT19 and SFINT20)</w:t>
            </w:r>
          </w:p>
        </w:tc>
        <w:tc>
          <w:tcPr>
            <w:tcW w:w="5040" w:type="dxa"/>
            <w:vAlign w:val="center"/>
          </w:tcPr>
          <w:p w14:paraId="47A21CED" w14:textId="6E20358A" w:rsidR="001E5517" w:rsidRDefault="001E5517">
            <w:pPr>
              <w:spacing w:before="40" w:after="40"/>
            </w:pPr>
            <w:r>
              <w:rPr>
                <w:sz w:val="16"/>
              </w:rPr>
              <w:t xml:space="preserve">Encrypt files at the payload level beyond transport, </w:t>
            </w:r>
            <w:r w:rsidR="00D4666D">
              <w:rPr>
                <w:sz w:val="16"/>
              </w:rPr>
              <w:t>minimize</w:t>
            </w:r>
            <w:r>
              <w:rPr>
                <w:sz w:val="16"/>
              </w:rPr>
              <w:t xml:space="preserve"> fields, quarantine on validation failure, enforce retention/lifecycle.</w:t>
            </w:r>
          </w:p>
        </w:tc>
      </w:tr>
      <w:tr w:rsidR="001E5517" w14:paraId="5A22D28A" w14:textId="77777777">
        <w:trPr>
          <w:jc w:val="center"/>
        </w:trPr>
        <w:tc>
          <w:tcPr>
            <w:tcW w:w="5040" w:type="dxa"/>
            <w:vAlign w:val="center"/>
          </w:tcPr>
          <w:p w14:paraId="79EC34B6" w14:textId="77777777" w:rsidR="001E5517" w:rsidRDefault="001E5517">
            <w:pPr>
              <w:spacing w:before="40" w:after="40"/>
            </w:pPr>
            <w:r>
              <w:rPr>
                <w:sz w:val="16"/>
              </w:rPr>
              <w:t>Inbound and outbound webhooks (SFINT13 and SFINT14)</w:t>
            </w:r>
          </w:p>
        </w:tc>
        <w:tc>
          <w:tcPr>
            <w:tcW w:w="5040" w:type="dxa"/>
            <w:vAlign w:val="center"/>
          </w:tcPr>
          <w:p w14:paraId="75AF1E1A" w14:textId="77777777" w:rsidR="001E5517" w:rsidRDefault="001E5517">
            <w:pPr>
              <w:spacing w:before="40" w:after="40"/>
            </w:pPr>
            <w:r>
              <w:rPr>
                <w:sz w:val="16"/>
              </w:rPr>
              <w:t>Validate and sign payloads, keep PII out of URLs and logs, TLS/mTLS, redact in observability.</w:t>
            </w:r>
          </w:p>
        </w:tc>
      </w:tr>
    </w:tbl>
    <w:p w14:paraId="04F3E528" w14:textId="77777777" w:rsidR="001E5517" w:rsidRDefault="001E5517" w:rsidP="001E5517"/>
    <w:p w14:paraId="1BAAEE06" w14:textId="77777777" w:rsidR="001E5517" w:rsidRDefault="001E5517" w:rsidP="001E5517">
      <w:r>
        <w:t xml:space="preserve">For the SOC, one consequence matters: observability must not become a PII leak. Logs, metrics and traces carry correlation IDs and metadata, not payloads. PII is redacted or hashed where it would otherwise appear. That gives </w:t>
      </w:r>
      <w:r>
        <w:lastRenderedPageBreak/>
        <w:t>the SOC the visibility the standards require (it has access to the logs it needs) without over-collecting personal data into the logging estate.</w:t>
      </w:r>
    </w:p>
    <w:p w14:paraId="4A29DE5E" w14:textId="77777777" w:rsidR="0095094A" w:rsidRDefault="007B5EA1">
      <w:pPr>
        <w:pStyle w:val="Heading2"/>
      </w:pPr>
      <w:bookmarkStart w:id="97" w:name="_Toc239334632"/>
      <w:r>
        <w:t xml:space="preserve">5.9 </w:t>
      </w:r>
      <w:commentRangeStart w:id="98"/>
      <w:r>
        <w:t>Observability and Monitoring</w:t>
      </w:r>
      <w:bookmarkEnd w:id="97"/>
      <w:commentRangeEnd w:id="98"/>
      <w:r w:rsidR="002248BC">
        <w:rPr>
          <w:rStyle w:val="CommentReference"/>
          <w:sz w:val="25"/>
          <w:szCs w:val="25"/>
        </w:rPr>
        <w:commentReference w:id="98"/>
      </w:r>
    </w:p>
    <w:p w14:paraId="434495FD" w14:textId="263E6B32" w:rsidR="0095094A" w:rsidRDefault="007B5EA1">
      <w:pPr>
        <w:spacing w:after="120" w:line="278" w:lineRule="auto"/>
      </w:pPr>
      <w:r>
        <w:t xml:space="preserve">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w:t>
      </w:r>
      <w:r w:rsidR="00D4666D">
        <w:t>LogicMonitor</w:t>
      </w:r>
      <w:r>
        <w:t xml:space="preserve"> is treated as operational monitoring, distinct from security monitoring.</w:t>
      </w:r>
    </w:p>
    <w:p w14:paraId="393ADC95" w14:textId="77777777" w:rsidR="0095094A" w:rsidRDefault="007B5EA1">
      <w:pPr>
        <w:pStyle w:val="Heading3"/>
      </w:pPr>
      <w:bookmarkStart w:id="99" w:name="_Toc239334633"/>
      <w:r>
        <w:t>5.9.1 Azure Resource Observability Matrix</w:t>
      </w:r>
      <w:bookmarkEnd w:id="99"/>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95094A" w14:paraId="7FD43DF3" w14:textId="77777777">
        <w:trPr>
          <w:tblHeader/>
        </w:trPr>
        <w:tc>
          <w:tcPr>
            <w:tcW w:w="2100" w:type="dxa"/>
            <w:shd w:val="clear" w:color="auto" w:fill="24446E"/>
            <w:tcMar>
              <w:top w:w="70" w:type="dxa"/>
              <w:left w:w="110" w:type="dxa"/>
              <w:bottom w:w="70" w:type="dxa"/>
              <w:right w:w="110" w:type="dxa"/>
            </w:tcMar>
          </w:tcPr>
          <w:p w14:paraId="222D1985" w14:textId="77777777" w:rsidR="0095094A" w:rsidRDefault="007B5EA1">
            <w:r>
              <w:rPr>
                <w:b/>
                <w:bCs/>
                <w:color w:val="FFFFFF"/>
                <w:sz w:val="18"/>
                <w:szCs w:val="18"/>
              </w:rPr>
              <w:t>Resource</w:t>
            </w:r>
          </w:p>
        </w:tc>
        <w:tc>
          <w:tcPr>
            <w:tcW w:w="2700" w:type="dxa"/>
            <w:shd w:val="clear" w:color="auto" w:fill="24446E"/>
            <w:tcMar>
              <w:top w:w="70" w:type="dxa"/>
              <w:left w:w="110" w:type="dxa"/>
              <w:bottom w:w="70" w:type="dxa"/>
              <w:right w:w="110" w:type="dxa"/>
            </w:tcMar>
          </w:tcPr>
          <w:p w14:paraId="3738D18B" w14:textId="77777777" w:rsidR="0095094A" w:rsidRDefault="007B5EA1">
            <w:r>
              <w:rPr>
                <w:b/>
                <w:bCs/>
                <w:color w:val="FFFFFF"/>
                <w:sz w:val="18"/>
                <w:szCs w:val="18"/>
              </w:rPr>
              <w:t>Operational signal</w:t>
            </w:r>
          </w:p>
        </w:tc>
        <w:tc>
          <w:tcPr>
            <w:tcW w:w="2760" w:type="dxa"/>
            <w:shd w:val="clear" w:color="auto" w:fill="24446E"/>
            <w:tcMar>
              <w:top w:w="70" w:type="dxa"/>
              <w:left w:w="110" w:type="dxa"/>
              <w:bottom w:w="70" w:type="dxa"/>
              <w:right w:w="110" w:type="dxa"/>
            </w:tcMar>
          </w:tcPr>
          <w:p w14:paraId="19CB8D40" w14:textId="77777777" w:rsidR="0095094A" w:rsidRDefault="007B5EA1">
            <w:r>
              <w:rPr>
                <w:b/>
                <w:bCs/>
                <w:color w:val="FFFFFF"/>
                <w:sz w:val="18"/>
                <w:szCs w:val="18"/>
              </w:rPr>
              <w:t>Security signal</w:t>
            </w:r>
          </w:p>
        </w:tc>
        <w:tc>
          <w:tcPr>
            <w:tcW w:w="1800" w:type="dxa"/>
            <w:shd w:val="clear" w:color="auto" w:fill="24446E"/>
            <w:tcMar>
              <w:top w:w="70" w:type="dxa"/>
              <w:left w:w="110" w:type="dxa"/>
              <w:bottom w:w="70" w:type="dxa"/>
              <w:right w:w="110" w:type="dxa"/>
            </w:tcMar>
          </w:tcPr>
          <w:p w14:paraId="30F69C3B" w14:textId="77777777" w:rsidR="0095094A" w:rsidRDefault="007B5EA1">
            <w:r>
              <w:rPr>
                <w:b/>
                <w:bCs/>
                <w:color w:val="FFFFFF"/>
                <w:sz w:val="18"/>
                <w:szCs w:val="18"/>
              </w:rPr>
              <w:t>Destination</w:t>
            </w:r>
          </w:p>
        </w:tc>
      </w:tr>
      <w:tr w:rsidR="0095094A" w14:paraId="1E1077EB" w14:textId="77777777">
        <w:tc>
          <w:tcPr>
            <w:tcW w:w="2100" w:type="dxa"/>
            <w:shd w:val="clear" w:color="auto" w:fill="FFFFFF"/>
            <w:tcMar>
              <w:top w:w="70" w:type="dxa"/>
              <w:left w:w="110" w:type="dxa"/>
              <w:bottom w:w="70" w:type="dxa"/>
              <w:right w:w="110" w:type="dxa"/>
            </w:tcMar>
            <w:vAlign w:val="center"/>
          </w:tcPr>
          <w:p w14:paraId="0C598E2A" w14:textId="77777777" w:rsidR="0095094A" w:rsidRDefault="007B5EA1">
            <w:pPr>
              <w:spacing w:after="10" w:line="258" w:lineRule="auto"/>
            </w:pPr>
            <w:r>
              <w:rPr>
                <w:sz w:val="18"/>
                <w:szCs w:val="18"/>
              </w:rPr>
              <w:t>API Management</w:t>
            </w:r>
          </w:p>
        </w:tc>
        <w:tc>
          <w:tcPr>
            <w:tcW w:w="2700" w:type="dxa"/>
            <w:shd w:val="clear" w:color="auto" w:fill="FFFFFF"/>
            <w:tcMar>
              <w:top w:w="70" w:type="dxa"/>
              <w:left w:w="110" w:type="dxa"/>
              <w:bottom w:w="70" w:type="dxa"/>
              <w:right w:w="110" w:type="dxa"/>
            </w:tcMar>
            <w:vAlign w:val="center"/>
          </w:tcPr>
          <w:p w14:paraId="62AF9089" w14:textId="77777777" w:rsidR="0095094A" w:rsidRDefault="007B5EA1">
            <w:pPr>
              <w:spacing w:after="10" w:line="258" w:lineRule="auto"/>
            </w:pPr>
            <w:r>
              <w:rPr>
                <w:sz w:val="18"/>
                <w:szCs w:val="18"/>
              </w:rPr>
              <w:t>Latency, throughput, failures</w:t>
            </w:r>
          </w:p>
        </w:tc>
        <w:tc>
          <w:tcPr>
            <w:tcW w:w="2760" w:type="dxa"/>
            <w:shd w:val="clear" w:color="auto" w:fill="FFFFFF"/>
            <w:tcMar>
              <w:top w:w="70" w:type="dxa"/>
              <w:left w:w="110" w:type="dxa"/>
              <w:bottom w:w="70" w:type="dxa"/>
              <w:right w:w="110" w:type="dxa"/>
            </w:tcMar>
            <w:vAlign w:val="center"/>
          </w:tcPr>
          <w:p w14:paraId="0448C937" w14:textId="77777777" w:rsidR="0095094A" w:rsidRDefault="007B5EA1">
            <w:pPr>
              <w:spacing w:after="10" w:line="258" w:lineRule="auto"/>
            </w:pPr>
            <w:r>
              <w:rPr>
                <w:sz w:val="18"/>
                <w:szCs w:val="18"/>
              </w:rPr>
              <w:t>Authentication failures, policy violations</w:t>
            </w:r>
          </w:p>
        </w:tc>
        <w:tc>
          <w:tcPr>
            <w:tcW w:w="1800" w:type="dxa"/>
            <w:shd w:val="clear" w:color="auto" w:fill="FFFFFF"/>
            <w:tcMar>
              <w:top w:w="70" w:type="dxa"/>
              <w:left w:w="110" w:type="dxa"/>
              <w:bottom w:w="70" w:type="dxa"/>
              <w:right w:w="110" w:type="dxa"/>
            </w:tcMar>
            <w:vAlign w:val="center"/>
          </w:tcPr>
          <w:p w14:paraId="775BF69A" w14:textId="77777777" w:rsidR="0095094A" w:rsidRDefault="007B5EA1">
            <w:pPr>
              <w:spacing w:after="10" w:line="258" w:lineRule="auto"/>
            </w:pPr>
            <w:r>
              <w:rPr>
                <w:sz w:val="18"/>
                <w:szCs w:val="18"/>
              </w:rPr>
              <w:t>Log Analytics, CrowdStrike</w:t>
            </w:r>
          </w:p>
        </w:tc>
      </w:tr>
      <w:tr w:rsidR="0095094A" w14:paraId="258C7DC3" w14:textId="77777777">
        <w:tc>
          <w:tcPr>
            <w:tcW w:w="2100" w:type="dxa"/>
            <w:shd w:val="clear" w:color="auto" w:fill="F4F6FA"/>
            <w:tcMar>
              <w:top w:w="70" w:type="dxa"/>
              <w:left w:w="110" w:type="dxa"/>
              <w:bottom w:w="70" w:type="dxa"/>
              <w:right w:w="110" w:type="dxa"/>
            </w:tcMar>
            <w:vAlign w:val="center"/>
          </w:tcPr>
          <w:p w14:paraId="78D54384" w14:textId="77777777" w:rsidR="0095094A" w:rsidRDefault="007B5EA1">
            <w:pPr>
              <w:spacing w:after="10" w:line="258" w:lineRule="auto"/>
            </w:pPr>
            <w:r>
              <w:rPr>
                <w:sz w:val="18"/>
                <w:szCs w:val="18"/>
              </w:rPr>
              <w:t>Logic Apps</w:t>
            </w:r>
          </w:p>
        </w:tc>
        <w:tc>
          <w:tcPr>
            <w:tcW w:w="2700" w:type="dxa"/>
            <w:shd w:val="clear" w:color="auto" w:fill="F4F6FA"/>
            <w:tcMar>
              <w:top w:w="70" w:type="dxa"/>
              <w:left w:w="110" w:type="dxa"/>
              <w:bottom w:w="70" w:type="dxa"/>
              <w:right w:w="110" w:type="dxa"/>
            </w:tcMar>
            <w:vAlign w:val="center"/>
          </w:tcPr>
          <w:p w14:paraId="288C144B" w14:textId="77777777" w:rsidR="0095094A" w:rsidRDefault="007B5EA1">
            <w:pPr>
              <w:spacing w:after="10" w:line="258" w:lineRule="auto"/>
            </w:pPr>
            <w:r>
              <w:rPr>
                <w:sz w:val="18"/>
                <w:szCs w:val="18"/>
              </w:rPr>
              <w:t>Run success and failure, duration</w:t>
            </w:r>
          </w:p>
        </w:tc>
        <w:tc>
          <w:tcPr>
            <w:tcW w:w="2760" w:type="dxa"/>
            <w:shd w:val="clear" w:color="auto" w:fill="F4F6FA"/>
            <w:tcMar>
              <w:top w:w="70" w:type="dxa"/>
              <w:left w:w="110" w:type="dxa"/>
              <w:bottom w:w="70" w:type="dxa"/>
              <w:right w:w="110" w:type="dxa"/>
            </w:tcMar>
            <w:vAlign w:val="center"/>
          </w:tcPr>
          <w:p w14:paraId="20F3461B" w14:textId="77777777" w:rsidR="0095094A" w:rsidRDefault="007B5EA1">
            <w:pPr>
              <w:spacing w:after="10" w:line="258" w:lineRule="auto"/>
            </w:pPr>
            <w:r>
              <w:rPr>
                <w:sz w:val="18"/>
                <w:szCs w:val="18"/>
              </w:rPr>
              <w:t>Connection and identity events</w:t>
            </w:r>
          </w:p>
        </w:tc>
        <w:tc>
          <w:tcPr>
            <w:tcW w:w="1800" w:type="dxa"/>
            <w:shd w:val="clear" w:color="auto" w:fill="F4F6FA"/>
            <w:tcMar>
              <w:top w:w="70" w:type="dxa"/>
              <w:left w:w="110" w:type="dxa"/>
              <w:bottom w:w="70" w:type="dxa"/>
              <w:right w:w="110" w:type="dxa"/>
            </w:tcMar>
            <w:vAlign w:val="center"/>
          </w:tcPr>
          <w:p w14:paraId="2FD550E0" w14:textId="77777777" w:rsidR="0095094A" w:rsidRDefault="007B5EA1">
            <w:pPr>
              <w:spacing w:after="10" w:line="258" w:lineRule="auto"/>
            </w:pPr>
            <w:r>
              <w:rPr>
                <w:sz w:val="18"/>
                <w:szCs w:val="18"/>
              </w:rPr>
              <w:t>Log Analytics, CrowdStrike</w:t>
            </w:r>
          </w:p>
        </w:tc>
      </w:tr>
      <w:tr w:rsidR="0095094A" w14:paraId="1EDD4DBE" w14:textId="77777777">
        <w:tc>
          <w:tcPr>
            <w:tcW w:w="2100" w:type="dxa"/>
            <w:shd w:val="clear" w:color="auto" w:fill="FFFFFF"/>
            <w:tcMar>
              <w:top w:w="70" w:type="dxa"/>
              <w:left w:w="110" w:type="dxa"/>
              <w:bottom w:w="70" w:type="dxa"/>
              <w:right w:w="110" w:type="dxa"/>
            </w:tcMar>
            <w:vAlign w:val="center"/>
          </w:tcPr>
          <w:p w14:paraId="19C17A42" w14:textId="77777777" w:rsidR="0095094A" w:rsidRDefault="007B5EA1">
            <w:pPr>
              <w:spacing w:after="10" w:line="258" w:lineRule="auto"/>
            </w:pPr>
            <w:r>
              <w:rPr>
                <w:sz w:val="18"/>
                <w:szCs w:val="18"/>
              </w:rPr>
              <w:t>Service Bus</w:t>
            </w:r>
          </w:p>
        </w:tc>
        <w:tc>
          <w:tcPr>
            <w:tcW w:w="2700" w:type="dxa"/>
            <w:shd w:val="clear" w:color="auto" w:fill="FFFFFF"/>
            <w:tcMar>
              <w:top w:w="70" w:type="dxa"/>
              <w:left w:w="110" w:type="dxa"/>
              <w:bottom w:w="70" w:type="dxa"/>
              <w:right w:w="110" w:type="dxa"/>
            </w:tcMar>
            <w:vAlign w:val="center"/>
          </w:tcPr>
          <w:p w14:paraId="2E7BF657" w14:textId="77777777" w:rsidR="0095094A" w:rsidRDefault="007B5EA1">
            <w:pPr>
              <w:spacing w:after="10" w:line="258" w:lineRule="auto"/>
            </w:pPr>
            <w:r>
              <w:rPr>
                <w:sz w:val="18"/>
                <w:szCs w:val="18"/>
              </w:rPr>
              <w:t>Queue depth, dead-letters</w:t>
            </w:r>
          </w:p>
        </w:tc>
        <w:tc>
          <w:tcPr>
            <w:tcW w:w="2760" w:type="dxa"/>
            <w:shd w:val="clear" w:color="auto" w:fill="FFFFFF"/>
            <w:tcMar>
              <w:top w:w="70" w:type="dxa"/>
              <w:left w:w="110" w:type="dxa"/>
              <w:bottom w:w="70" w:type="dxa"/>
              <w:right w:w="110" w:type="dxa"/>
            </w:tcMar>
            <w:vAlign w:val="center"/>
          </w:tcPr>
          <w:p w14:paraId="64A64291" w14:textId="77777777" w:rsidR="0095094A" w:rsidRDefault="007B5EA1">
            <w:pPr>
              <w:spacing w:after="10" w:line="258" w:lineRule="auto"/>
            </w:pPr>
            <w:r>
              <w:rPr>
                <w:sz w:val="18"/>
                <w:szCs w:val="18"/>
              </w:rPr>
              <w:t>Access and authorisation events</w:t>
            </w:r>
          </w:p>
        </w:tc>
        <w:tc>
          <w:tcPr>
            <w:tcW w:w="1800" w:type="dxa"/>
            <w:shd w:val="clear" w:color="auto" w:fill="FFFFFF"/>
            <w:tcMar>
              <w:top w:w="70" w:type="dxa"/>
              <w:left w:w="110" w:type="dxa"/>
              <w:bottom w:w="70" w:type="dxa"/>
              <w:right w:w="110" w:type="dxa"/>
            </w:tcMar>
            <w:vAlign w:val="center"/>
          </w:tcPr>
          <w:p w14:paraId="5954A225" w14:textId="77777777" w:rsidR="0095094A" w:rsidRDefault="007B5EA1">
            <w:pPr>
              <w:spacing w:after="10" w:line="258" w:lineRule="auto"/>
            </w:pPr>
            <w:r>
              <w:rPr>
                <w:sz w:val="18"/>
                <w:szCs w:val="18"/>
              </w:rPr>
              <w:t>Log Analytics</w:t>
            </w:r>
          </w:p>
        </w:tc>
      </w:tr>
      <w:tr w:rsidR="0095094A" w14:paraId="4AB0DB9B" w14:textId="77777777">
        <w:tc>
          <w:tcPr>
            <w:tcW w:w="2100" w:type="dxa"/>
            <w:shd w:val="clear" w:color="auto" w:fill="F4F6FA"/>
            <w:tcMar>
              <w:top w:w="70" w:type="dxa"/>
              <w:left w:w="110" w:type="dxa"/>
              <w:bottom w:w="70" w:type="dxa"/>
              <w:right w:w="110" w:type="dxa"/>
            </w:tcMar>
            <w:vAlign w:val="center"/>
          </w:tcPr>
          <w:p w14:paraId="2AFC45DF" w14:textId="77777777" w:rsidR="0095094A" w:rsidRDefault="007B5EA1">
            <w:pPr>
              <w:spacing w:after="10" w:line="258" w:lineRule="auto"/>
            </w:pPr>
            <w:r>
              <w:rPr>
                <w:sz w:val="18"/>
                <w:szCs w:val="18"/>
              </w:rPr>
              <w:t>Functions</w:t>
            </w:r>
          </w:p>
        </w:tc>
        <w:tc>
          <w:tcPr>
            <w:tcW w:w="2700" w:type="dxa"/>
            <w:shd w:val="clear" w:color="auto" w:fill="F4F6FA"/>
            <w:tcMar>
              <w:top w:w="70" w:type="dxa"/>
              <w:left w:w="110" w:type="dxa"/>
              <w:bottom w:w="70" w:type="dxa"/>
              <w:right w:w="110" w:type="dxa"/>
            </w:tcMar>
            <w:vAlign w:val="center"/>
          </w:tcPr>
          <w:p w14:paraId="2B11394E" w14:textId="77777777" w:rsidR="0095094A" w:rsidRDefault="007B5EA1">
            <w:pPr>
              <w:spacing w:after="10" w:line="258" w:lineRule="auto"/>
            </w:pPr>
            <w:r>
              <w:rPr>
                <w:sz w:val="18"/>
                <w:szCs w:val="18"/>
              </w:rPr>
              <w:t>Executions, errors, duration</w:t>
            </w:r>
          </w:p>
        </w:tc>
        <w:tc>
          <w:tcPr>
            <w:tcW w:w="2760" w:type="dxa"/>
            <w:shd w:val="clear" w:color="auto" w:fill="F4F6FA"/>
            <w:tcMar>
              <w:top w:w="70" w:type="dxa"/>
              <w:left w:w="110" w:type="dxa"/>
              <w:bottom w:w="70" w:type="dxa"/>
              <w:right w:w="110" w:type="dxa"/>
            </w:tcMar>
            <w:vAlign w:val="center"/>
          </w:tcPr>
          <w:p w14:paraId="4ED02F24" w14:textId="77777777" w:rsidR="0095094A" w:rsidRDefault="007B5EA1">
            <w:pPr>
              <w:spacing w:after="10" w:line="258" w:lineRule="auto"/>
            </w:pPr>
            <w:r>
              <w:rPr>
                <w:sz w:val="18"/>
                <w:szCs w:val="18"/>
              </w:rPr>
              <w:t>Managed identity and Key Vault access</w:t>
            </w:r>
          </w:p>
        </w:tc>
        <w:tc>
          <w:tcPr>
            <w:tcW w:w="1800" w:type="dxa"/>
            <w:shd w:val="clear" w:color="auto" w:fill="F4F6FA"/>
            <w:tcMar>
              <w:top w:w="70" w:type="dxa"/>
              <w:left w:w="110" w:type="dxa"/>
              <w:bottom w:w="70" w:type="dxa"/>
              <w:right w:w="110" w:type="dxa"/>
            </w:tcMar>
            <w:vAlign w:val="center"/>
          </w:tcPr>
          <w:p w14:paraId="23AD4EB3" w14:textId="77777777" w:rsidR="0095094A" w:rsidRDefault="007B5EA1">
            <w:pPr>
              <w:spacing w:after="10" w:line="258" w:lineRule="auto"/>
            </w:pPr>
            <w:r>
              <w:rPr>
                <w:sz w:val="18"/>
                <w:szCs w:val="18"/>
              </w:rPr>
              <w:t>Log Analytics, CrowdStrike</w:t>
            </w:r>
          </w:p>
        </w:tc>
      </w:tr>
      <w:tr w:rsidR="0095094A" w14:paraId="0F32FB51" w14:textId="77777777">
        <w:tc>
          <w:tcPr>
            <w:tcW w:w="2100" w:type="dxa"/>
            <w:shd w:val="clear" w:color="auto" w:fill="FFFFFF"/>
            <w:tcMar>
              <w:top w:w="70" w:type="dxa"/>
              <w:left w:w="110" w:type="dxa"/>
              <w:bottom w:w="70" w:type="dxa"/>
              <w:right w:w="110" w:type="dxa"/>
            </w:tcMar>
            <w:vAlign w:val="center"/>
          </w:tcPr>
          <w:p w14:paraId="7DE59415" w14:textId="77777777" w:rsidR="0095094A" w:rsidRDefault="007B5EA1">
            <w:pPr>
              <w:spacing w:after="10" w:line="258" w:lineRule="auto"/>
            </w:pPr>
            <w:r>
              <w:rPr>
                <w:sz w:val="18"/>
                <w:szCs w:val="18"/>
              </w:rPr>
              <w:t>Key Vault</w:t>
            </w:r>
          </w:p>
        </w:tc>
        <w:tc>
          <w:tcPr>
            <w:tcW w:w="2700" w:type="dxa"/>
            <w:shd w:val="clear" w:color="auto" w:fill="FFFFFF"/>
            <w:tcMar>
              <w:top w:w="70" w:type="dxa"/>
              <w:left w:w="110" w:type="dxa"/>
              <w:bottom w:w="70" w:type="dxa"/>
              <w:right w:w="110" w:type="dxa"/>
            </w:tcMar>
            <w:vAlign w:val="center"/>
          </w:tcPr>
          <w:p w14:paraId="6B6EF478" w14:textId="77777777" w:rsidR="0095094A" w:rsidRDefault="007B5EA1">
            <w:pPr>
              <w:spacing w:after="10" w:line="258" w:lineRule="auto"/>
            </w:pPr>
            <w:r>
              <w:rPr>
                <w:sz w:val="18"/>
                <w:szCs w:val="18"/>
              </w:rPr>
              <w:t>Availability</w:t>
            </w:r>
          </w:p>
        </w:tc>
        <w:tc>
          <w:tcPr>
            <w:tcW w:w="2760" w:type="dxa"/>
            <w:shd w:val="clear" w:color="auto" w:fill="FFFFFF"/>
            <w:tcMar>
              <w:top w:w="70" w:type="dxa"/>
              <w:left w:w="110" w:type="dxa"/>
              <w:bottom w:w="70" w:type="dxa"/>
              <w:right w:w="110" w:type="dxa"/>
            </w:tcMar>
            <w:vAlign w:val="center"/>
          </w:tcPr>
          <w:p w14:paraId="1AA58FC4" w14:textId="77777777" w:rsidR="0095094A" w:rsidRDefault="007B5EA1">
            <w:pPr>
              <w:spacing w:after="10" w:line="258" w:lineRule="auto"/>
            </w:pPr>
            <w:r>
              <w:rPr>
                <w:sz w:val="18"/>
                <w:szCs w:val="18"/>
              </w:rPr>
              <w:t>Secret and certificate access</w:t>
            </w:r>
          </w:p>
        </w:tc>
        <w:tc>
          <w:tcPr>
            <w:tcW w:w="1800" w:type="dxa"/>
            <w:shd w:val="clear" w:color="auto" w:fill="FFFFFF"/>
            <w:tcMar>
              <w:top w:w="70" w:type="dxa"/>
              <w:left w:w="110" w:type="dxa"/>
              <w:bottom w:w="70" w:type="dxa"/>
              <w:right w:w="110" w:type="dxa"/>
            </w:tcMar>
            <w:vAlign w:val="center"/>
          </w:tcPr>
          <w:p w14:paraId="5C890288" w14:textId="77777777" w:rsidR="0095094A" w:rsidRDefault="007B5EA1">
            <w:pPr>
              <w:spacing w:after="10" w:line="258" w:lineRule="auto"/>
            </w:pPr>
            <w:r>
              <w:rPr>
                <w:sz w:val="18"/>
                <w:szCs w:val="18"/>
              </w:rPr>
              <w:t>Log Analytics, CrowdStrike</w:t>
            </w:r>
          </w:p>
        </w:tc>
      </w:tr>
      <w:tr w:rsidR="0095094A" w14:paraId="73D34F9E" w14:textId="77777777">
        <w:tc>
          <w:tcPr>
            <w:tcW w:w="2100" w:type="dxa"/>
            <w:shd w:val="clear" w:color="auto" w:fill="F4F6FA"/>
            <w:tcMar>
              <w:top w:w="70" w:type="dxa"/>
              <w:left w:w="110" w:type="dxa"/>
              <w:bottom w:w="70" w:type="dxa"/>
              <w:right w:w="110" w:type="dxa"/>
            </w:tcMar>
            <w:vAlign w:val="center"/>
          </w:tcPr>
          <w:p w14:paraId="31E01916" w14:textId="77777777" w:rsidR="0095094A" w:rsidRDefault="007B5EA1">
            <w:pPr>
              <w:spacing w:after="10" w:line="258" w:lineRule="auto"/>
            </w:pPr>
            <w:r>
              <w:rPr>
                <w:sz w:val="18"/>
                <w:szCs w:val="18"/>
              </w:rPr>
              <w:t>Event Hubs</w:t>
            </w:r>
          </w:p>
        </w:tc>
        <w:tc>
          <w:tcPr>
            <w:tcW w:w="2700" w:type="dxa"/>
            <w:shd w:val="clear" w:color="auto" w:fill="F4F6FA"/>
            <w:tcMar>
              <w:top w:w="70" w:type="dxa"/>
              <w:left w:w="110" w:type="dxa"/>
              <w:bottom w:w="70" w:type="dxa"/>
              <w:right w:w="110" w:type="dxa"/>
            </w:tcMar>
            <w:vAlign w:val="center"/>
          </w:tcPr>
          <w:p w14:paraId="7D2F1F7B" w14:textId="77777777" w:rsidR="0095094A" w:rsidRDefault="007B5EA1">
            <w:pPr>
              <w:spacing w:after="10" w:line="258" w:lineRule="auto"/>
            </w:pPr>
            <w:r>
              <w:rPr>
                <w:sz w:val="18"/>
                <w:szCs w:val="18"/>
              </w:rPr>
              <w:t>Throughput, lag</w:t>
            </w:r>
          </w:p>
        </w:tc>
        <w:tc>
          <w:tcPr>
            <w:tcW w:w="2760" w:type="dxa"/>
            <w:shd w:val="clear" w:color="auto" w:fill="F4F6FA"/>
            <w:tcMar>
              <w:top w:w="70" w:type="dxa"/>
              <w:left w:w="110" w:type="dxa"/>
              <w:bottom w:w="70" w:type="dxa"/>
              <w:right w:w="110" w:type="dxa"/>
            </w:tcMar>
            <w:vAlign w:val="center"/>
          </w:tcPr>
          <w:p w14:paraId="13D79E42" w14:textId="77777777" w:rsidR="0095094A" w:rsidRDefault="007B5EA1">
            <w:pPr>
              <w:spacing w:after="10" w:line="258" w:lineRule="auto"/>
            </w:pPr>
            <w:r>
              <w:rPr>
                <w:sz w:val="18"/>
                <w:szCs w:val="18"/>
              </w:rPr>
              <w:t>Namespace access</w:t>
            </w:r>
          </w:p>
        </w:tc>
        <w:tc>
          <w:tcPr>
            <w:tcW w:w="1800" w:type="dxa"/>
            <w:shd w:val="clear" w:color="auto" w:fill="F4F6FA"/>
            <w:tcMar>
              <w:top w:w="70" w:type="dxa"/>
              <w:left w:w="110" w:type="dxa"/>
              <w:bottom w:w="70" w:type="dxa"/>
              <w:right w:w="110" w:type="dxa"/>
            </w:tcMar>
            <w:vAlign w:val="center"/>
          </w:tcPr>
          <w:p w14:paraId="51DF0518" w14:textId="77777777" w:rsidR="0095094A" w:rsidRDefault="007B5EA1">
            <w:pPr>
              <w:spacing w:after="10" w:line="258" w:lineRule="auto"/>
            </w:pPr>
            <w:r>
              <w:rPr>
                <w:sz w:val="18"/>
                <w:szCs w:val="18"/>
              </w:rPr>
              <w:t>Log Analytics, CrowdStrike</w:t>
            </w:r>
          </w:p>
        </w:tc>
      </w:tr>
    </w:tbl>
    <w:p w14:paraId="54DCCC5F" w14:textId="1218A029" w:rsidR="001E5517" w:rsidRDefault="001E5517" w:rsidP="001E5517">
      <w:pPr>
        <w:pStyle w:val="Heading1"/>
      </w:pPr>
      <w:bookmarkStart w:id="100" w:name="_Toc239334634"/>
      <w:r>
        <w:t xml:space="preserve">6. </w:t>
      </w:r>
      <w:commentRangeStart w:id="101"/>
      <w:r>
        <w:t>Core SIF Principles</w:t>
      </w:r>
      <w:bookmarkEnd w:id="100"/>
      <w:commentRangeEnd w:id="101"/>
      <w:r w:rsidR="00FF36A8">
        <w:rPr>
          <w:rStyle w:val="CommentReference"/>
          <w:sz w:val="30"/>
          <w:szCs w:val="30"/>
        </w:rPr>
        <w:commentReference w:id="101"/>
      </w:r>
    </w:p>
    <w:p w14:paraId="7FDA7ED7" w14:textId="77777777" w:rsidR="001E5517" w:rsidRDefault="001E5517" w:rsidP="001E5517">
      <w:pPr>
        <w:pStyle w:val="Heading2"/>
      </w:pPr>
      <w:bookmarkStart w:id="102" w:name="_Toc239334635"/>
      <w:r>
        <w:t>Architecture Principles</w:t>
      </w:r>
      <w:bookmarkEnd w:id="102"/>
    </w:p>
    <w:tbl>
      <w:tblPr>
        <w:tblStyle w:val="TableGrid"/>
        <w:tblW w:w="0" w:type="auto"/>
        <w:jc w:val="center"/>
        <w:tblLook w:val="04A0" w:firstRow="1" w:lastRow="0" w:firstColumn="1" w:lastColumn="0" w:noHBand="0" w:noVBand="1"/>
      </w:tblPr>
      <w:tblGrid>
        <w:gridCol w:w="3289"/>
        <w:gridCol w:w="3294"/>
        <w:gridCol w:w="3287"/>
      </w:tblGrid>
      <w:tr w:rsidR="001E5517" w14:paraId="215E1AF4" w14:textId="77777777">
        <w:trPr>
          <w:jc w:val="center"/>
        </w:trPr>
        <w:tc>
          <w:tcPr>
            <w:tcW w:w="3360" w:type="dxa"/>
            <w:shd w:val="clear" w:color="auto" w:fill="1A2B56"/>
            <w:vAlign w:val="center"/>
          </w:tcPr>
          <w:p w14:paraId="7C40F4B7" w14:textId="77777777" w:rsidR="001E5517" w:rsidRDefault="001E5517">
            <w:pPr>
              <w:spacing w:before="40" w:after="40"/>
            </w:pPr>
            <w:r>
              <w:rPr>
                <w:b/>
                <w:color w:val="FFFFFF"/>
                <w:sz w:val="16"/>
              </w:rPr>
              <w:t>Principle</w:t>
            </w:r>
          </w:p>
        </w:tc>
        <w:tc>
          <w:tcPr>
            <w:tcW w:w="3360" w:type="dxa"/>
            <w:shd w:val="clear" w:color="auto" w:fill="1A2B56"/>
            <w:vAlign w:val="center"/>
          </w:tcPr>
          <w:p w14:paraId="62F8FEFF" w14:textId="77777777" w:rsidR="001E5517" w:rsidRDefault="001E5517">
            <w:pPr>
              <w:spacing w:before="40" w:after="40"/>
            </w:pPr>
            <w:r>
              <w:rPr>
                <w:b/>
                <w:color w:val="FFFFFF"/>
                <w:sz w:val="16"/>
              </w:rPr>
              <w:t>Statement</w:t>
            </w:r>
          </w:p>
        </w:tc>
        <w:tc>
          <w:tcPr>
            <w:tcW w:w="3360" w:type="dxa"/>
            <w:shd w:val="clear" w:color="auto" w:fill="1A2B56"/>
            <w:vAlign w:val="center"/>
          </w:tcPr>
          <w:p w14:paraId="055B79D9" w14:textId="77777777" w:rsidR="001E5517" w:rsidRDefault="001E5517">
            <w:pPr>
              <w:spacing w:before="40" w:after="40"/>
            </w:pPr>
            <w:r>
              <w:rPr>
                <w:b/>
                <w:color w:val="FFFFFF"/>
                <w:sz w:val="16"/>
              </w:rPr>
              <w:t>Practical Implication</w:t>
            </w:r>
          </w:p>
        </w:tc>
      </w:tr>
      <w:tr w:rsidR="001E5517" w14:paraId="23E3F7CB" w14:textId="77777777">
        <w:trPr>
          <w:jc w:val="center"/>
        </w:trPr>
        <w:tc>
          <w:tcPr>
            <w:tcW w:w="3360" w:type="dxa"/>
            <w:vAlign w:val="center"/>
          </w:tcPr>
          <w:p w14:paraId="323CC10F" w14:textId="77777777" w:rsidR="001E5517" w:rsidRDefault="001E5517">
            <w:pPr>
              <w:spacing w:before="40" w:after="40"/>
            </w:pPr>
            <w:r>
              <w:rPr>
                <w:sz w:val="16"/>
              </w:rPr>
              <w:t>Loose coupling by default</w:t>
            </w:r>
          </w:p>
        </w:tc>
        <w:tc>
          <w:tcPr>
            <w:tcW w:w="3360" w:type="dxa"/>
            <w:vAlign w:val="center"/>
          </w:tcPr>
          <w:p w14:paraId="5FC71BB0" w14:textId="77777777" w:rsidR="001E5517" w:rsidRDefault="001E5517">
            <w:pPr>
              <w:spacing w:before="40" w:after="40"/>
            </w:pPr>
            <w:r>
              <w:rPr>
                <w:sz w:val="16"/>
              </w:rPr>
              <w:t>Systems should interact through contracts, APIs, messages, or events rather than direct dependencies.</w:t>
            </w:r>
          </w:p>
        </w:tc>
        <w:tc>
          <w:tcPr>
            <w:tcW w:w="3360" w:type="dxa"/>
            <w:vAlign w:val="center"/>
          </w:tcPr>
          <w:p w14:paraId="747E1476" w14:textId="77777777" w:rsidR="001E5517" w:rsidRDefault="001E5517">
            <w:pPr>
              <w:spacing w:before="40" w:after="40"/>
            </w:pPr>
            <w:r>
              <w:rPr>
                <w:sz w:val="16"/>
              </w:rPr>
              <w:t>Avoid direct database access, shared file dependencies, and tightly coupled point-to-point calls unless explicitly approved.</w:t>
            </w:r>
          </w:p>
        </w:tc>
      </w:tr>
      <w:tr w:rsidR="001E5517" w14:paraId="67AD5EC9" w14:textId="77777777">
        <w:trPr>
          <w:jc w:val="center"/>
        </w:trPr>
        <w:tc>
          <w:tcPr>
            <w:tcW w:w="3360" w:type="dxa"/>
            <w:vAlign w:val="center"/>
          </w:tcPr>
          <w:p w14:paraId="7BA5E336" w14:textId="77777777" w:rsidR="001E5517" w:rsidRDefault="001E5517">
            <w:pPr>
              <w:spacing w:before="40" w:after="40"/>
            </w:pPr>
            <w:r>
              <w:rPr>
                <w:sz w:val="16"/>
              </w:rPr>
              <w:t>Reuse before new build</w:t>
            </w:r>
          </w:p>
        </w:tc>
        <w:tc>
          <w:tcPr>
            <w:tcW w:w="3360" w:type="dxa"/>
            <w:vAlign w:val="center"/>
          </w:tcPr>
          <w:p w14:paraId="260A7EDD" w14:textId="77777777" w:rsidR="001E5517" w:rsidRDefault="001E5517">
            <w:pPr>
              <w:spacing w:before="40" w:after="40"/>
            </w:pPr>
            <w:r>
              <w:rPr>
                <w:sz w:val="16"/>
              </w:rPr>
              <w:t>Reuse of existing services, APIs, workflows, and platform components must be assessed before creating new integrations.</w:t>
            </w:r>
          </w:p>
        </w:tc>
        <w:tc>
          <w:tcPr>
            <w:tcW w:w="3360" w:type="dxa"/>
            <w:vAlign w:val="center"/>
          </w:tcPr>
          <w:p w14:paraId="7BB19BA7" w14:textId="77777777" w:rsidR="001E5517" w:rsidRDefault="001E5517">
            <w:pPr>
              <w:spacing w:before="40" w:after="40"/>
            </w:pPr>
            <w:r>
              <w:rPr>
                <w:sz w:val="16"/>
              </w:rPr>
              <w:t>Every design should document reuse assessment.</w:t>
            </w:r>
          </w:p>
        </w:tc>
      </w:tr>
      <w:tr w:rsidR="001E5517" w14:paraId="3120EB8A" w14:textId="77777777">
        <w:trPr>
          <w:jc w:val="center"/>
        </w:trPr>
        <w:tc>
          <w:tcPr>
            <w:tcW w:w="3360" w:type="dxa"/>
            <w:vAlign w:val="center"/>
          </w:tcPr>
          <w:p w14:paraId="011A2E73" w14:textId="77777777" w:rsidR="001E5517" w:rsidRDefault="001E5517">
            <w:pPr>
              <w:spacing w:before="40" w:after="40"/>
            </w:pPr>
            <w:r>
              <w:rPr>
                <w:sz w:val="16"/>
              </w:rPr>
              <w:t>Business capability alignment</w:t>
            </w:r>
          </w:p>
        </w:tc>
        <w:tc>
          <w:tcPr>
            <w:tcW w:w="3360" w:type="dxa"/>
            <w:vAlign w:val="center"/>
          </w:tcPr>
          <w:p w14:paraId="647494B1" w14:textId="77777777" w:rsidR="001E5517" w:rsidRDefault="001E5517">
            <w:pPr>
              <w:spacing w:before="40" w:after="40"/>
            </w:pPr>
            <w:r>
              <w:rPr>
                <w:sz w:val="16"/>
              </w:rPr>
              <w:t>Services should expose meaningful business capabilities, not raw system internals.</w:t>
            </w:r>
          </w:p>
        </w:tc>
        <w:tc>
          <w:tcPr>
            <w:tcW w:w="3360" w:type="dxa"/>
            <w:vAlign w:val="center"/>
          </w:tcPr>
          <w:p w14:paraId="67793CDD" w14:textId="77777777" w:rsidR="001E5517" w:rsidRDefault="001E5517">
            <w:pPr>
              <w:spacing w:before="40" w:after="40"/>
            </w:pPr>
            <w:r>
              <w:rPr>
                <w:sz w:val="16"/>
              </w:rPr>
              <w:t>APIs should represent business functions such as policy, claim, submission, party, document, or finance capability.</w:t>
            </w:r>
          </w:p>
        </w:tc>
      </w:tr>
      <w:tr w:rsidR="001E5517" w14:paraId="1D77D0EB" w14:textId="77777777">
        <w:trPr>
          <w:jc w:val="center"/>
        </w:trPr>
        <w:tc>
          <w:tcPr>
            <w:tcW w:w="3360" w:type="dxa"/>
            <w:vAlign w:val="center"/>
          </w:tcPr>
          <w:p w14:paraId="56F8CD45" w14:textId="77777777" w:rsidR="001E5517" w:rsidRDefault="001E5517">
            <w:pPr>
              <w:spacing w:before="40" w:after="40"/>
            </w:pPr>
            <w:r>
              <w:rPr>
                <w:sz w:val="16"/>
              </w:rPr>
              <w:t>APIM as API publishing and ingress control</w:t>
            </w:r>
          </w:p>
        </w:tc>
        <w:tc>
          <w:tcPr>
            <w:tcW w:w="3360" w:type="dxa"/>
            <w:vAlign w:val="center"/>
          </w:tcPr>
          <w:p w14:paraId="21E7BC7D" w14:textId="77777777" w:rsidR="001E5517" w:rsidRDefault="001E5517">
            <w:pPr>
              <w:spacing w:before="40" w:after="40"/>
            </w:pPr>
            <w:r>
              <w:rPr>
                <w:sz w:val="16"/>
              </w:rPr>
              <w:t>Chaucer-owned APIs exposed for internal or external consumption should be published through Azure API Management unless an exception is approved.</w:t>
            </w:r>
          </w:p>
        </w:tc>
        <w:tc>
          <w:tcPr>
            <w:tcW w:w="3360" w:type="dxa"/>
            <w:vAlign w:val="center"/>
          </w:tcPr>
          <w:p w14:paraId="5236DAE1" w14:textId="77777777" w:rsidR="001E5517" w:rsidRDefault="001E5517">
            <w:pPr>
              <w:spacing w:before="40" w:after="40"/>
            </w:pPr>
            <w:r>
              <w:rPr>
                <w:sz w:val="16"/>
              </w:rPr>
              <w:t>APIM is the standard control point for API discovery, policy enforcement, authentication, throttling, monitoring, versioning, and lifecycle governance. Direct exposure of backend APIs, Logic Apps, Functions, or internal service endpoints should be avoided.</w:t>
            </w:r>
          </w:p>
        </w:tc>
      </w:tr>
      <w:tr w:rsidR="001E5517" w14:paraId="17214636" w14:textId="77777777">
        <w:trPr>
          <w:jc w:val="center"/>
        </w:trPr>
        <w:tc>
          <w:tcPr>
            <w:tcW w:w="3360" w:type="dxa"/>
            <w:vAlign w:val="center"/>
          </w:tcPr>
          <w:p w14:paraId="18967F6C" w14:textId="77777777" w:rsidR="001E5517" w:rsidRDefault="001E5517">
            <w:pPr>
              <w:spacing w:before="40" w:after="40"/>
            </w:pPr>
            <w:r>
              <w:rPr>
                <w:sz w:val="16"/>
              </w:rPr>
              <w:t>Third-party API egress is governed by reuse and risk</w:t>
            </w:r>
          </w:p>
        </w:tc>
        <w:tc>
          <w:tcPr>
            <w:tcW w:w="3360" w:type="dxa"/>
            <w:vAlign w:val="center"/>
          </w:tcPr>
          <w:p w14:paraId="60A3009D" w14:textId="77777777" w:rsidR="001E5517" w:rsidRDefault="001E5517">
            <w:pPr>
              <w:spacing w:before="40" w:after="40"/>
            </w:pPr>
            <w:r>
              <w:rPr>
                <w:sz w:val="16"/>
              </w:rPr>
              <w:t>Chaucer integrations may call third-party APIs directly from Logic Apps or Functions where the integration is workflow-specific, low reuse, and appropriately governed.</w:t>
            </w:r>
          </w:p>
        </w:tc>
        <w:tc>
          <w:tcPr>
            <w:tcW w:w="3360" w:type="dxa"/>
            <w:vAlign w:val="center"/>
          </w:tcPr>
          <w:p w14:paraId="685B7195" w14:textId="02D2467D" w:rsidR="001E5517" w:rsidRDefault="001E5517">
            <w:pPr>
              <w:spacing w:before="40" w:after="40"/>
            </w:pPr>
            <w:r>
              <w:rPr>
                <w:sz w:val="16"/>
              </w:rPr>
              <w:t xml:space="preserve">APIM should be used as a Chaucer-owned facade where third-party APIs are reused, business-critical, strategically important, externally sensitive, or require </w:t>
            </w:r>
            <w:r w:rsidR="00612A0D">
              <w:rPr>
                <w:sz w:val="16"/>
              </w:rPr>
              <w:t>centralized</w:t>
            </w:r>
            <w:r>
              <w:rPr>
                <w:sz w:val="16"/>
              </w:rPr>
              <w:t xml:space="preserve"> policy, monitoring, or lifecycle control.</w:t>
            </w:r>
          </w:p>
        </w:tc>
      </w:tr>
      <w:tr w:rsidR="001E5517" w14:paraId="5E704C76" w14:textId="77777777">
        <w:trPr>
          <w:jc w:val="center"/>
        </w:trPr>
        <w:tc>
          <w:tcPr>
            <w:tcW w:w="3360" w:type="dxa"/>
            <w:vAlign w:val="center"/>
          </w:tcPr>
          <w:p w14:paraId="728F3A5D" w14:textId="77777777" w:rsidR="001E5517" w:rsidRDefault="001E5517">
            <w:pPr>
              <w:spacing w:before="40" w:after="40"/>
            </w:pPr>
            <w:r>
              <w:rPr>
                <w:sz w:val="16"/>
              </w:rPr>
              <w:lastRenderedPageBreak/>
              <w:t>Asynchronous-first where resilience matters</w:t>
            </w:r>
          </w:p>
        </w:tc>
        <w:tc>
          <w:tcPr>
            <w:tcW w:w="3360" w:type="dxa"/>
            <w:vAlign w:val="center"/>
          </w:tcPr>
          <w:p w14:paraId="7BBEFD30" w14:textId="77777777" w:rsidR="001E5517" w:rsidRDefault="001E5517">
            <w:pPr>
              <w:spacing w:before="40" w:after="40"/>
            </w:pPr>
            <w:r>
              <w:rPr>
                <w:sz w:val="16"/>
              </w:rPr>
              <w:t>When availability, retry, load levelling, or latency tolerance is important, prefer messaging/events.</w:t>
            </w:r>
          </w:p>
        </w:tc>
        <w:tc>
          <w:tcPr>
            <w:tcW w:w="3360" w:type="dxa"/>
            <w:vAlign w:val="center"/>
          </w:tcPr>
          <w:p w14:paraId="690420EE" w14:textId="77777777" w:rsidR="001E5517" w:rsidRDefault="001E5517">
            <w:pPr>
              <w:spacing w:before="40" w:after="40"/>
            </w:pPr>
            <w:r>
              <w:rPr>
                <w:sz w:val="16"/>
              </w:rPr>
              <w:t>Use Service Bus queues/topics for reliable enterprise messaging.</w:t>
            </w:r>
          </w:p>
        </w:tc>
      </w:tr>
      <w:tr w:rsidR="001E5517" w14:paraId="215FDA58" w14:textId="77777777">
        <w:trPr>
          <w:jc w:val="center"/>
        </w:trPr>
        <w:tc>
          <w:tcPr>
            <w:tcW w:w="3360" w:type="dxa"/>
            <w:vAlign w:val="center"/>
          </w:tcPr>
          <w:p w14:paraId="15322A54" w14:textId="77777777" w:rsidR="001E5517" w:rsidRDefault="001E5517">
            <w:pPr>
              <w:spacing w:before="40" w:after="40"/>
            </w:pPr>
            <w:r>
              <w:rPr>
                <w:sz w:val="16"/>
              </w:rPr>
              <w:t>Orchestration usage is explicit</w:t>
            </w:r>
          </w:p>
        </w:tc>
        <w:tc>
          <w:tcPr>
            <w:tcW w:w="3360" w:type="dxa"/>
            <w:vAlign w:val="center"/>
          </w:tcPr>
          <w:p w14:paraId="408E9BBA" w14:textId="77777777" w:rsidR="001E5517" w:rsidRDefault="001E5517">
            <w:pPr>
              <w:spacing w:before="40" w:after="40"/>
            </w:pPr>
            <w:r>
              <w:rPr>
                <w:sz w:val="16"/>
              </w:rPr>
              <w:t>Cross-system business process logic should sit in the integration platform, not in hidden scripts or consuming applications.</w:t>
            </w:r>
          </w:p>
        </w:tc>
        <w:tc>
          <w:tcPr>
            <w:tcW w:w="3360" w:type="dxa"/>
            <w:vAlign w:val="center"/>
          </w:tcPr>
          <w:p w14:paraId="39F905CA" w14:textId="77777777" w:rsidR="001E5517" w:rsidRDefault="001E5517">
            <w:pPr>
              <w:spacing w:before="40" w:after="40"/>
            </w:pPr>
            <w:r>
              <w:rPr>
                <w:sz w:val="16"/>
              </w:rPr>
              <w:t>Logic Apps should own workflow coordination; Functions should not become hidden orchestration engines.</w:t>
            </w:r>
          </w:p>
        </w:tc>
      </w:tr>
      <w:tr w:rsidR="001E5517" w14:paraId="657B946E" w14:textId="77777777">
        <w:trPr>
          <w:jc w:val="center"/>
        </w:trPr>
        <w:tc>
          <w:tcPr>
            <w:tcW w:w="3360" w:type="dxa"/>
            <w:vAlign w:val="center"/>
          </w:tcPr>
          <w:p w14:paraId="75483224" w14:textId="77777777" w:rsidR="001E5517" w:rsidRDefault="001E5517">
            <w:pPr>
              <w:spacing w:before="40" w:after="40"/>
            </w:pPr>
            <w:r>
              <w:rPr>
                <w:sz w:val="16"/>
              </w:rPr>
              <w:t>Implementation logic is separated</w:t>
            </w:r>
          </w:p>
        </w:tc>
        <w:tc>
          <w:tcPr>
            <w:tcW w:w="3360" w:type="dxa"/>
            <w:vAlign w:val="center"/>
          </w:tcPr>
          <w:p w14:paraId="6DB8768D" w14:textId="77777777" w:rsidR="001E5517" w:rsidRDefault="001E5517">
            <w:pPr>
              <w:spacing w:before="40" w:after="40"/>
            </w:pPr>
            <w:r>
              <w:rPr>
                <w:sz w:val="16"/>
              </w:rPr>
              <w:t>Low-level code should be isolated from orchestration and API policy concerns.</w:t>
            </w:r>
          </w:p>
        </w:tc>
        <w:tc>
          <w:tcPr>
            <w:tcW w:w="3360" w:type="dxa"/>
            <w:vAlign w:val="center"/>
          </w:tcPr>
          <w:p w14:paraId="58A8F994" w14:textId="77777777" w:rsidR="001E5517" w:rsidRDefault="001E5517">
            <w:pPr>
              <w:spacing w:before="40" w:after="40"/>
            </w:pPr>
            <w:r>
              <w:rPr>
                <w:sz w:val="16"/>
              </w:rPr>
              <w:t>Functions should implement narrow code tasks. They should not be implemented in end-to-end business workflows.</w:t>
            </w:r>
          </w:p>
        </w:tc>
      </w:tr>
      <w:tr w:rsidR="001E5517" w14:paraId="4DF2ED95" w14:textId="77777777">
        <w:trPr>
          <w:jc w:val="center"/>
        </w:trPr>
        <w:tc>
          <w:tcPr>
            <w:tcW w:w="3360" w:type="dxa"/>
            <w:vAlign w:val="center"/>
          </w:tcPr>
          <w:p w14:paraId="50FA2EDB" w14:textId="77777777" w:rsidR="001E5517" w:rsidRDefault="001E5517">
            <w:pPr>
              <w:spacing w:before="40" w:after="40"/>
            </w:pPr>
            <w:r>
              <w:rPr>
                <w:sz w:val="16"/>
              </w:rPr>
              <w:t>Secure by design</w:t>
            </w:r>
          </w:p>
        </w:tc>
        <w:tc>
          <w:tcPr>
            <w:tcW w:w="3360" w:type="dxa"/>
            <w:vAlign w:val="center"/>
          </w:tcPr>
          <w:p w14:paraId="28E45ACE" w14:textId="77777777" w:rsidR="001E5517" w:rsidRDefault="001E5517">
            <w:pPr>
              <w:spacing w:before="40" w:after="40"/>
            </w:pPr>
            <w:r>
              <w:rPr>
                <w:sz w:val="16"/>
              </w:rPr>
              <w:t>Managed identities for authentication, RBAC, private endpoints where possible, Key Vault for storing credentials, access monitoring, and least privilege should be the default security controls.</w:t>
            </w:r>
          </w:p>
        </w:tc>
        <w:tc>
          <w:tcPr>
            <w:tcW w:w="3360" w:type="dxa"/>
            <w:vAlign w:val="center"/>
          </w:tcPr>
          <w:p w14:paraId="5B7C631B" w14:textId="77777777" w:rsidR="001E5517" w:rsidRDefault="001E5517">
            <w:pPr>
              <w:spacing w:before="40" w:after="40"/>
            </w:pPr>
            <w:r>
              <w:rPr>
                <w:sz w:val="16"/>
              </w:rPr>
              <w:t>Security patterns should be explicitly included in every design review.</w:t>
            </w:r>
          </w:p>
        </w:tc>
      </w:tr>
      <w:tr w:rsidR="001E5517" w14:paraId="4C223D7C" w14:textId="77777777">
        <w:trPr>
          <w:jc w:val="center"/>
        </w:trPr>
        <w:tc>
          <w:tcPr>
            <w:tcW w:w="3360" w:type="dxa"/>
            <w:vAlign w:val="center"/>
          </w:tcPr>
          <w:p w14:paraId="7B9140BF" w14:textId="77777777" w:rsidR="001E5517" w:rsidRDefault="001E5517">
            <w:pPr>
              <w:spacing w:before="40" w:after="40"/>
            </w:pPr>
            <w:r>
              <w:rPr>
                <w:sz w:val="16"/>
              </w:rPr>
              <w:t>Observable by default</w:t>
            </w:r>
          </w:p>
        </w:tc>
        <w:tc>
          <w:tcPr>
            <w:tcW w:w="3360" w:type="dxa"/>
            <w:vAlign w:val="center"/>
          </w:tcPr>
          <w:p w14:paraId="0E6DD481" w14:textId="77777777" w:rsidR="001E5517" w:rsidRDefault="001E5517">
            <w:pPr>
              <w:spacing w:before="40" w:after="40"/>
            </w:pPr>
            <w:r>
              <w:rPr>
                <w:sz w:val="16"/>
              </w:rPr>
              <w:t>Every integration must be traceable, monitored, and supportable.</w:t>
            </w:r>
          </w:p>
        </w:tc>
        <w:tc>
          <w:tcPr>
            <w:tcW w:w="3360" w:type="dxa"/>
            <w:vAlign w:val="center"/>
          </w:tcPr>
          <w:p w14:paraId="267E08BF" w14:textId="77777777" w:rsidR="001E5517" w:rsidRDefault="001E5517">
            <w:pPr>
              <w:spacing w:before="40" w:after="40"/>
            </w:pPr>
            <w:r>
              <w:rPr>
                <w:sz w:val="16"/>
              </w:rPr>
              <w:t>Correlation IDs, diagnostics, alerts, and operational runbooks are mandatory to ensure long term supportability.</w:t>
            </w:r>
          </w:p>
        </w:tc>
      </w:tr>
      <w:tr w:rsidR="001E5517" w14:paraId="7812BA09" w14:textId="77777777">
        <w:trPr>
          <w:jc w:val="center"/>
        </w:trPr>
        <w:tc>
          <w:tcPr>
            <w:tcW w:w="3360" w:type="dxa"/>
            <w:vAlign w:val="center"/>
          </w:tcPr>
          <w:p w14:paraId="589D9D6E" w14:textId="77777777" w:rsidR="001E5517" w:rsidRDefault="001E5517">
            <w:pPr>
              <w:spacing w:before="40" w:after="40"/>
            </w:pPr>
            <w:r>
              <w:rPr>
                <w:sz w:val="16"/>
              </w:rPr>
              <w:t>Data platform is not integration technology</w:t>
            </w:r>
          </w:p>
        </w:tc>
        <w:tc>
          <w:tcPr>
            <w:tcW w:w="3360" w:type="dxa"/>
            <w:vAlign w:val="center"/>
          </w:tcPr>
          <w:p w14:paraId="31AD6791" w14:textId="77777777" w:rsidR="001E5517" w:rsidRDefault="001E5517">
            <w:pPr>
              <w:spacing w:before="40" w:after="40"/>
            </w:pPr>
            <w:r>
              <w:rPr>
                <w:sz w:val="16"/>
              </w:rPr>
              <w:t>Snowflake and the data platform should not be used as a substitute for operational integration.</w:t>
            </w:r>
          </w:p>
        </w:tc>
        <w:tc>
          <w:tcPr>
            <w:tcW w:w="3360" w:type="dxa"/>
            <w:vAlign w:val="center"/>
          </w:tcPr>
          <w:p w14:paraId="646B0103" w14:textId="77777777" w:rsidR="001E5517" w:rsidRDefault="001E5517">
            <w:pPr>
              <w:spacing w:before="40" w:after="40"/>
            </w:pPr>
            <w:r>
              <w:rPr>
                <w:sz w:val="16"/>
              </w:rPr>
              <w:t>Data platform should be used as intended for analytical, historical, reporting, and governance across data products.</w:t>
            </w:r>
          </w:p>
        </w:tc>
      </w:tr>
    </w:tbl>
    <w:p w14:paraId="4D3C3315" w14:textId="77777777" w:rsidR="00612A0D" w:rsidRDefault="00612A0D">
      <w:pPr>
        <w:pStyle w:val="Heading1"/>
      </w:pPr>
      <w:bookmarkStart w:id="103" w:name="_Toc239334636"/>
    </w:p>
    <w:p w14:paraId="70BF51C4" w14:textId="77777777" w:rsidR="00612A0D" w:rsidRDefault="00612A0D">
      <w:pPr>
        <w:pStyle w:val="Heading1"/>
      </w:pPr>
    </w:p>
    <w:p w14:paraId="75C718BC" w14:textId="77777777" w:rsidR="00612A0D" w:rsidRDefault="00612A0D">
      <w:pPr>
        <w:pStyle w:val="Heading1"/>
      </w:pPr>
    </w:p>
    <w:p w14:paraId="4C8EC39F" w14:textId="76B0C01D" w:rsidR="0095094A" w:rsidRDefault="001E5517">
      <w:pPr>
        <w:pStyle w:val="Heading1"/>
      </w:pPr>
      <w:r>
        <w:t>7. Choosing an Integration Pattern</w:t>
      </w:r>
      <w:bookmarkEnd w:id="103"/>
    </w:p>
    <w:p w14:paraId="1BF395E9" w14:textId="3891BE70" w:rsidR="0095094A" w:rsidRDefault="001E5517">
      <w:pPr>
        <w:pStyle w:val="Heading2"/>
      </w:pPr>
      <w:bookmarkStart w:id="104" w:name="_Toc239334637"/>
      <w:r>
        <w:t xml:space="preserve">7.1 </w:t>
      </w:r>
      <w:commentRangeStart w:id="105"/>
      <w:r>
        <w:t>How to Use This Section</w:t>
      </w:r>
      <w:bookmarkEnd w:id="104"/>
      <w:commentRangeEnd w:id="105"/>
      <w:r w:rsidR="00767652">
        <w:rPr>
          <w:rStyle w:val="CommentReference"/>
          <w:sz w:val="25"/>
          <w:szCs w:val="25"/>
        </w:rPr>
        <w:commentReference w:id="105"/>
      </w:r>
    </w:p>
    <w:p w14:paraId="6ACADBBE" w14:textId="77777777" w:rsidR="0095094A" w:rsidRDefault="007B5EA1">
      <w:pPr>
        <w:spacing w:after="120" w:line="278" w:lineRule="auto"/>
      </w:pPr>
      <w:r>
        <w:t>This section works at two levels. For a leadership or high-level view, the primary decision matrix in 6.2 and the common use cases in 6.3 identify the appropriate integration style in plain terms, without technical depth. For design and delivery, the decision tree in 6.4 and the secondary considerations in 6.5 lead into the enterprise pattern catalogue in Section 7, where each pattern is specified in full.</w:t>
      </w:r>
    </w:p>
    <w:p w14:paraId="035CE889" w14:textId="1EC22A72" w:rsidR="0095094A" w:rsidRDefault="001E5517">
      <w:pPr>
        <w:pStyle w:val="Heading2"/>
      </w:pPr>
      <w:bookmarkStart w:id="106" w:name="_Toc239334638"/>
      <w:r>
        <w:t xml:space="preserve">7.2 </w:t>
      </w:r>
      <w:commentRangeStart w:id="107"/>
      <w:r>
        <w:t>Primary Decision Matrix</w:t>
      </w:r>
      <w:bookmarkEnd w:id="106"/>
      <w:commentRangeEnd w:id="107"/>
      <w:r w:rsidR="000B05B6">
        <w:rPr>
          <w:rStyle w:val="CommentReference"/>
          <w:sz w:val="25"/>
          <w:szCs w:val="25"/>
        </w:rPr>
        <w:commentReference w:id="107"/>
      </w:r>
    </w:p>
    <w:p w14:paraId="1E518173" w14:textId="77777777" w:rsidR="0095094A" w:rsidRDefault="007B5EA1">
      <w:pPr>
        <w:spacing w:after="120" w:line="278" w:lineRule="auto"/>
      </w:pPr>
      <w:r>
        <w:t>The matrix reads by question. For a given need, it shows at a glance which platform capability is normally suitable, which may be suitable subject to design review, and which is not the right tool. It indicates the interaction style, and the catalogue in Section 7 remains authoritative for the detailed pattern.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95094A" w14:paraId="1971762F" w14:textId="77777777">
        <w:trPr>
          <w:tblHeader/>
        </w:trPr>
        <w:tc>
          <w:tcPr>
            <w:tcW w:w="3360" w:type="dxa"/>
            <w:shd w:val="clear" w:color="auto" w:fill="24446E"/>
            <w:tcMar>
              <w:top w:w="70" w:type="dxa"/>
              <w:left w:w="110" w:type="dxa"/>
              <w:bottom w:w="70" w:type="dxa"/>
              <w:right w:w="110" w:type="dxa"/>
            </w:tcMar>
          </w:tcPr>
          <w:p w14:paraId="37DFDCAA" w14:textId="77777777" w:rsidR="0095094A" w:rsidRDefault="007B5EA1">
            <w:r>
              <w:rPr>
                <w:b/>
                <w:bCs/>
                <w:color w:val="FFFFFF"/>
                <w:sz w:val="17"/>
                <w:szCs w:val="17"/>
              </w:rPr>
              <w:t>Does the need involve...</w:t>
            </w:r>
          </w:p>
        </w:tc>
        <w:tc>
          <w:tcPr>
            <w:tcW w:w="1200" w:type="dxa"/>
            <w:shd w:val="clear" w:color="auto" w:fill="24446E"/>
            <w:tcMar>
              <w:top w:w="70" w:type="dxa"/>
              <w:left w:w="110" w:type="dxa"/>
              <w:bottom w:w="70" w:type="dxa"/>
              <w:right w:w="110" w:type="dxa"/>
            </w:tcMar>
          </w:tcPr>
          <w:p w14:paraId="22212EF7" w14:textId="77777777" w:rsidR="0095094A" w:rsidRDefault="007B5EA1">
            <w:pPr>
              <w:jc w:val="center"/>
            </w:pPr>
            <w:r>
              <w:rPr>
                <w:b/>
                <w:bCs/>
                <w:color w:val="FFFFFF"/>
                <w:sz w:val="17"/>
                <w:szCs w:val="17"/>
              </w:rPr>
              <w:t>API</w:t>
            </w:r>
          </w:p>
        </w:tc>
        <w:tc>
          <w:tcPr>
            <w:tcW w:w="1200" w:type="dxa"/>
            <w:shd w:val="clear" w:color="auto" w:fill="24446E"/>
            <w:tcMar>
              <w:top w:w="70" w:type="dxa"/>
              <w:left w:w="110" w:type="dxa"/>
              <w:bottom w:w="70" w:type="dxa"/>
              <w:right w:w="110" w:type="dxa"/>
            </w:tcMar>
          </w:tcPr>
          <w:p w14:paraId="6E137EF6" w14:textId="77777777" w:rsidR="0095094A" w:rsidRDefault="007B5EA1">
            <w:pPr>
              <w:jc w:val="center"/>
            </w:pPr>
            <w:r>
              <w:rPr>
                <w:b/>
                <w:bCs/>
                <w:color w:val="FFFFFF"/>
                <w:sz w:val="17"/>
                <w:szCs w:val="17"/>
              </w:rPr>
              <w:t>Service Bus</w:t>
            </w:r>
          </w:p>
        </w:tc>
        <w:tc>
          <w:tcPr>
            <w:tcW w:w="1200" w:type="dxa"/>
            <w:shd w:val="clear" w:color="auto" w:fill="24446E"/>
            <w:tcMar>
              <w:top w:w="70" w:type="dxa"/>
              <w:left w:w="110" w:type="dxa"/>
              <w:bottom w:w="70" w:type="dxa"/>
              <w:right w:w="110" w:type="dxa"/>
            </w:tcMar>
          </w:tcPr>
          <w:p w14:paraId="7CFA9D46" w14:textId="77777777" w:rsidR="0095094A" w:rsidRDefault="007B5EA1">
            <w:pPr>
              <w:jc w:val="center"/>
            </w:pPr>
            <w:r>
              <w:rPr>
                <w:b/>
                <w:bCs/>
                <w:color w:val="FFFFFF"/>
                <w:sz w:val="17"/>
                <w:szCs w:val="17"/>
              </w:rPr>
              <w:t>Event Grid</w:t>
            </w:r>
          </w:p>
        </w:tc>
        <w:tc>
          <w:tcPr>
            <w:tcW w:w="1200" w:type="dxa"/>
            <w:shd w:val="clear" w:color="auto" w:fill="24446E"/>
            <w:tcMar>
              <w:top w:w="70" w:type="dxa"/>
              <w:left w:w="110" w:type="dxa"/>
              <w:bottom w:w="70" w:type="dxa"/>
              <w:right w:w="110" w:type="dxa"/>
            </w:tcMar>
          </w:tcPr>
          <w:p w14:paraId="357074A6" w14:textId="77777777" w:rsidR="0095094A" w:rsidRDefault="007B5EA1">
            <w:pPr>
              <w:jc w:val="center"/>
            </w:pPr>
            <w:r>
              <w:rPr>
                <w:b/>
                <w:bCs/>
                <w:color w:val="FFFFFF"/>
                <w:sz w:val="17"/>
                <w:szCs w:val="17"/>
              </w:rPr>
              <w:t>Event Hubs</w:t>
            </w:r>
          </w:p>
        </w:tc>
        <w:tc>
          <w:tcPr>
            <w:tcW w:w="1200" w:type="dxa"/>
            <w:shd w:val="clear" w:color="auto" w:fill="24446E"/>
            <w:tcMar>
              <w:top w:w="70" w:type="dxa"/>
              <w:left w:w="110" w:type="dxa"/>
              <w:bottom w:w="70" w:type="dxa"/>
              <w:right w:w="110" w:type="dxa"/>
            </w:tcMar>
          </w:tcPr>
          <w:p w14:paraId="3637E5A3" w14:textId="77777777" w:rsidR="0095094A" w:rsidRDefault="007B5EA1">
            <w:pPr>
              <w:jc w:val="center"/>
            </w:pPr>
            <w:r>
              <w:rPr>
                <w:b/>
                <w:bCs/>
                <w:color w:val="FFFFFF"/>
                <w:sz w:val="17"/>
                <w:szCs w:val="17"/>
              </w:rPr>
              <w:t>Logic Apps</w:t>
            </w:r>
          </w:p>
        </w:tc>
      </w:tr>
      <w:tr w:rsidR="0095094A" w14:paraId="64C3757A" w14:textId="77777777">
        <w:tc>
          <w:tcPr>
            <w:tcW w:w="3360" w:type="dxa"/>
            <w:shd w:val="clear" w:color="auto" w:fill="FFFFFF"/>
            <w:tcMar>
              <w:top w:w="70" w:type="dxa"/>
              <w:left w:w="110" w:type="dxa"/>
              <w:bottom w:w="70" w:type="dxa"/>
              <w:right w:w="110" w:type="dxa"/>
            </w:tcMar>
            <w:vAlign w:val="center"/>
          </w:tcPr>
          <w:p w14:paraId="30CFA5FE" w14:textId="77777777" w:rsidR="0095094A" w:rsidRDefault="007B5EA1">
            <w:pPr>
              <w:spacing w:line="250" w:lineRule="auto"/>
            </w:pPr>
            <w:r>
              <w:rPr>
                <w:sz w:val="17"/>
                <w:szCs w:val="17"/>
              </w:rPr>
              <w:t>A consumer that needs an immediate response</w:t>
            </w:r>
          </w:p>
        </w:tc>
        <w:tc>
          <w:tcPr>
            <w:tcW w:w="1200" w:type="dxa"/>
            <w:shd w:val="clear" w:color="auto" w:fill="FFFFFF"/>
            <w:tcMar>
              <w:top w:w="70" w:type="dxa"/>
              <w:left w:w="110" w:type="dxa"/>
              <w:bottom w:w="70" w:type="dxa"/>
              <w:right w:w="110" w:type="dxa"/>
            </w:tcMar>
            <w:vAlign w:val="center"/>
          </w:tcPr>
          <w:p w14:paraId="291FCE9A"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445AEC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04FEBE7"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519D94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BB25DC0" w14:textId="77777777" w:rsidR="0095094A" w:rsidRDefault="007B5EA1">
            <w:pPr>
              <w:jc w:val="center"/>
            </w:pPr>
            <w:r>
              <w:rPr>
                <w:sz w:val="20"/>
                <w:szCs w:val="20"/>
              </w:rPr>
              <w:t>⚠️</w:t>
            </w:r>
          </w:p>
        </w:tc>
      </w:tr>
      <w:tr w:rsidR="0095094A" w14:paraId="428FD354" w14:textId="77777777">
        <w:tc>
          <w:tcPr>
            <w:tcW w:w="3360" w:type="dxa"/>
            <w:shd w:val="clear" w:color="auto" w:fill="F4F6FA"/>
            <w:tcMar>
              <w:top w:w="70" w:type="dxa"/>
              <w:left w:w="110" w:type="dxa"/>
              <w:bottom w:w="70" w:type="dxa"/>
              <w:right w:w="110" w:type="dxa"/>
            </w:tcMar>
            <w:vAlign w:val="center"/>
          </w:tcPr>
          <w:p w14:paraId="397EA449" w14:textId="77777777" w:rsidR="0095094A" w:rsidRDefault="007B5EA1">
            <w:pPr>
              <w:spacing w:line="250" w:lineRule="auto"/>
            </w:pPr>
            <w:r>
              <w:rPr>
                <w:sz w:val="17"/>
                <w:szCs w:val="17"/>
              </w:rPr>
              <w:t>Guaranteed delivery</w:t>
            </w:r>
          </w:p>
        </w:tc>
        <w:tc>
          <w:tcPr>
            <w:tcW w:w="1200" w:type="dxa"/>
            <w:shd w:val="clear" w:color="auto" w:fill="F4F6FA"/>
            <w:tcMar>
              <w:top w:w="70" w:type="dxa"/>
              <w:left w:w="110" w:type="dxa"/>
              <w:bottom w:w="70" w:type="dxa"/>
              <w:right w:w="110" w:type="dxa"/>
            </w:tcMar>
            <w:vAlign w:val="center"/>
          </w:tcPr>
          <w:p w14:paraId="4A714BA0"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76F216C"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D622670"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969A0C8"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2449E982" w14:textId="77777777" w:rsidR="0095094A" w:rsidRDefault="007B5EA1">
            <w:pPr>
              <w:jc w:val="center"/>
            </w:pPr>
            <w:r>
              <w:rPr>
                <w:sz w:val="20"/>
                <w:szCs w:val="20"/>
              </w:rPr>
              <w:t>⚠️</w:t>
            </w:r>
          </w:p>
        </w:tc>
      </w:tr>
      <w:tr w:rsidR="0095094A" w14:paraId="68C2B68E" w14:textId="77777777">
        <w:tc>
          <w:tcPr>
            <w:tcW w:w="3360" w:type="dxa"/>
            <w:shd w:val="clear" w:color="auto" w:fill="FFFFFF"/>
            <w:tcMar>
              <w:top w:w="70" w:type="dxa"/>
              <w:left w:w="110" w:type="dxa"/>
              <w:bottom w:w="70" w:type="dxa"/>
              <w:right w:w="110" w:type="dxa"/>
            </w:tcMar>
            <w:vAlign w:val="center"/>
          </w:tcPr>
          <w:p w14:paraId="22AB12B6" w14:textId="77777777" w:rsidR="0095094A" w:rsidRDefault="007B5EA1">
            <w:pPr>
              <w:spacing w:line="250" w:lineRule="auto"/>
            </w:pPr>
            <w:r>
              <w:rPr>
                <w:sz w:val="17"/>
                <w:szCs w:val="17"/>
              </w:rPr>
              <w:t>A business command or transaction</w:t>
            </w:r>
          </w:p>
        </w:tc>
        <w:tc>
          <w:tcPr>
            <w:tcW w:w="1200" w:type="dxa"/>
            <w:shd w:val="clear" w:color="auto" w:fill="FFFFFF"/>
            <w:tcMar>
              <w:top w:w="70" w:type="dxa"/>
              <w:left w:w="110" w:type="dxa"/>
              <w:bottom w:w="70" w:type="dxa"/>
              <w:right w:w="110" w:type="dxa"/>
            </w:tcMar>
            <w:vAlign w:val="center"/>
          </w:tcPr>
          <w:p w14:paraId="17F997C0"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D3F6D1A"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5495BC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A53D41D"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0CFD340E" w14:textId="77777777" w:rsidR="0095094A" w:rsidRDefault="007B5EA1">
            <w:pPr>
              <w:jc w:val="center"/>
            </w:pPr>
            <w:r>
              <w:rPr>
                <w:sz w:val="20"/>
                <w:szCs w:val="20"/>
              </w:rPr>
              <w:t>⚠️</w:t>
            </w:r>
          </w:p>
        </w:tc>
      </w:tr>
      <w:tr w:rsidR="0095094A" w14:paraId="534B2311" w14:textId="77777777">
        <w:tc>
          <w:tcPr>
            <w:tcW w:w="3360" w:type="dxa"/>
            <w:shd w:val="clear" w:color="auto" w:fill="F4F6FA"/>
            <w:tcMar>
              <w:top w:w="70" w:type="dxa"/>
              <w:left w:w="110" w:type="dxa"/>
              <w:bottom w:w="70" w:type="dxa"/>
              <w:right w:w="110" w:type="dxa"/>
            </w:tcMar>
            <w:vAlign w:val="center"/>
          </w:tcPr>
          <w:p w14:paraId="10E24BA4" w14:textId="77777777" w:rsidR="0095094A" w:rsidRDefault="007B5EA1">
            <w:pPr>
              <w:spacing w:line="250" w:lineRule="auto"/>
            </w:pPr>
            <w:r>
              <w:rPr>
                <w:sz w:val="17"/>
                <w:szCs w:val="17"/>
              </w:rPr>
              <w:t>A notification that something happened</w:t>
            </w:r>
          </w:p>
        </w:tc>
        <w:tc>
          <w:tcPr>
            <w:tcW w:w="1200" w:type="dxa"/>
            <w:shd w:val="clear" w:color="auto" w:fill="F4F6FA"/>
            <w:tcMar>
              <w:top w:w="70" w:type="dxa"/>
              <w:left w:w="110" w:type="dxa"/>
              <w:bottom w:w="70" w:type="dxa"/>
              <w:right w:w="110" w:type="dxa"/>
            </w:tcMar>
            <w:vAlign w:val="center"/>
          </w:tcPr>
          <w:p w14:paraId="547C9530"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A743EA2"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6893B1C7"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51812D6"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79752AB" w14:textId="77777777" w:rsidR="0095094A" w:rsidRDefault="007B5EA1">
            <w:pPr>
              <w:jc w:val="center"/>
            </w:pPr>
            <w:r>
              <w:rPr>
                <w:sz w:val="20"/>
                <w:szCs w:val="20"/>
              </w:rPr>
              <w:t>⚠️</w:t>
            </w:r>
          </w:p>
        </w:tc>
      </w:tr>
      <w:tr w:rsidR="0095094A" w14:paraId="12342159" w14:textId="77777777">
        <w:tc>
          <w:tcPr>
            <w:tcW w:w="3360" w:type="dxa"/>
            <w:shd w:val="clear" w:color="auto" w:fill="FFFFFF"/>
            <w:tcMar>
              <w:top w:w="70" w:type="dxa"/>
              <w:left w:w="110" w:type="dxa"/>
              <w:bottom w:w="70" w:type="dxa"/>
              <w:right w:w="110" w:type="dxa"/>
            </w:tcMar>
            <w:vAlign w:val="center"/>
          </w:tcPr>
          <w:p w14:paraId="048D1ED1" w14:textId="77777777" w:rsidR="0095094A" w:rsidRDefault="007B5EA1">
            <w:pPr>
              <w:spacing w:line="250" w:lineRule="auto"/>
            </w:pPr>
            <w:r>
              <w:rPr>
                <w:sz w:val="17"/>
                <w:szCs w:val="17"/>
              </w:rPr>
              <w:t>High-volume telemetry or an event stream</w:t>
            </w:r>
          </w:p>
        </w:tc>
        <w:tc>
          <w:tcPr>
            <w:tcW w:w="1200" w:type="dxa"/>
            <w:shd w:val="clear" w:color="auto" w:fill="FFFFFF"/>
            <w:tcMar>
              <w:top w:w="70" w:type="dxa"/>
              <w:left w:w="110" w:type="dxa"/>
              <w:bottom w:w="70" w:type="dxa"/>
              <w:right w:w="110" w:type="dxa"/>
            </w:tcMar>
            <w:vAlign w:val="center"/>
          </w:tcPr>
          <w:p w14:paraId="34E3F106"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27A23664"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50D718C"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FC9CBD2"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B9D0777" w14:textId="77777777" w:rsidR="0095094A" w:rsidRDefault="007B5EA1">
            <w:pPr>
              <w:jc w:val="center"/>
            </w:pPr>
            <w:r>
              <w:rPr>
                <w:sz w:val="20"/>
                <w:szCs w:val="20"/>
              </w:rPr>
              <w:t>❌</w:t>
            </w:r>
          </w:p>
        </w:tc>
      </w:tr>
      <w:tr w:rsidR="0095094A" w14:paraId="02202149" w14:textId="77777777">
        <w:tc>
          <w:tcPr>
            <w:tcW w:w="3360" w:type="dxa"/>
            <w:shd w:val="clear" w:color="auto" w:fill="F4F6FA"/>
            <w:tcMar>
              <w:top w:w="70" w:type="dxa"/>
              <w:left w:w="110" w:type="dxa"/>
              <w:bottom w:w="70" w:type="dxa"/>
              <w:right w:w="110" w:type="dxa"/>
            </w:tcMar>
            <w:vAlign w:val="center"/>
          </w:tcPr>
          <w:p w14:paraId="74F000E3" w14:textId="77777777" w:rsidR="0095094A" w:rsidRDefault="007B5EA1">
            <w:pPr>
              <w:spacing w:line="250" w:lineRule="auto"/>
            </w:pPr>
            <w:r>
              <w:rPr>
                <w:sz w:val="17"/>
                <w:szCs w:val="17"/>
              </w:rPr>
              <w:lastRenderedPageBreak/>
              <w:t>A process that spans multiple systems and steps</w:t>
            </w:r>
          </w:p>
        </w:tc>
        <w:tc>
          <w:tcPr>
            <w:tcW w:w="1200" w:type="dxa"/>
            <w:shd w:val="clear" w:color="auto" w:fill="F4F6FA"/>
            <w:tcMar>
              <w:top w:w="70" w:type="dxa"/>
              <w:left w:w="110" w:type="dxa"/>
              <w:bottom w:w="70" w:type="dxa"/>
              <w:right w:w="110" w:type="dxa"/>
            </w:tcMar>
            <w:vAlign w:val="center"/>
          </w:tcPr>
          <w:p w14:paraId="365EEF17"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3070B1C"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042357E"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70B1A96"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007B10D" w14:textId="77777777" w:rsidR="0095094A" w:rsidRDefault="007B5EA1">
            <w:pPr>
              <w:jc w:val="center"/>
            </w:pPr>
            <w:r>
              <w:rPr>
                <w:sz w:val="20"/>
                <w:szCs w:val="20"/>
              </w:rPr>
              <w:t>✅</w:t>
            </w:r>
          </w:p>
        </w:tc>
      </w:tr>
      <w:tr w:rsidR="0095094A" w14:paraId="7344EFB9" w14:textId="77777777">
        <w:tc>
          <w:tcPr>
            <w:tcW w:w="3360" w:type="dxa"/>
            <w:shd w:val="clear" w:color="auto" w:fill="FFFFFF"/>
            <w:tcMar>
              <w:top w:w="70" w:type="dxa"/>
              <w:left w:w="110" w:type="dxa"/>
              <w:bottom w:w="70" w:type="dxa"/>
              <w:right w:w="110" w:type="dxa"/>
            </w:tcMar>
            <w:vAlign w:val="center"/>
          </w:tcPr>
          <w:p w14:paraId="25A98DAA" w14:textId="77777777" w:rsidR="0095094A" w:rsidRDefault="007B5EA1">
            <w:pPr>
              <w:spacing w:line="250" w:lineRule="auto"/>
            </w:pPr>
            <w:r>
              <w:rPr>
                <w:sz w:val="17"/>
                <w:szCs w:val="17"/>
              </w:rPr>
              <w:t>Long-running state or retry orchestration</w:t>
            </w:r>
          </w:p>
        </w:tc>
        <w:tc>
          <w:tcPr>
            <w:tcW w:w="1200" w:type="dxa"/>
            <w:shd w:val="clear" w:color="auto" w:fill="FFFFFF"/>
            <w:tcMar>
              <w:top w:w="70" w:type="dxa"/>
              <w:left w:w="110" w:type="dxa"/>
              <w:bottom w:w="70" w:type="dxa"/>
              <w:right w:w="110" w:type="dxa"/>
            </w:tcMar>
            <w:vAlign w:val="center"/>
          </w:tcPr>
          <w:p w14:paraId="74AC89AD"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A2A974E"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EFB3CB6"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75506DB" w14:textId="77777777" w:rsidR="0095094A" w:rsidRDefault="007B5EA1">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3F4D966" w14:textId="77777777" w:rsidR="0095094A" w:rsidRDefault="007B5EA1">
            <w:pPr>
              <w:jc w:val="center"/>
            </w:pPr>
            <w:r>
              <w:rPr>
                <w:sz w:val="20"/>
                <w:szCs w:val="20"/>
              </w:rPr>
              <w:t>✅</w:t>
            </w:r>
          </w:p>
        </w:tc>
      </w:tr>
      <w:tr w:rsidR="0095094A" w14:paraId="09579039" w14:textId="77777777">
        <w:tc>
          <w:tcPr>
            <w:tcW w:w="3360" w:type="dxa"/>
            <w:shd w:val="clear" w:color="auto" w:fill="F4F6FA"/>
            <w:tcMar>
              <w:top w:w="70" w:type="dxa"/>
              <w:left w:w="110" w:type="dxa"/>
              <w:bottom w:w="70" w:type="dxa"/>
              <w:right w:w="110" w:type="dxa"/>
            </w:tcMar>
            <w:vAlign w:val="center"/>
          </w:tcPr>
          <w:p w14:paraId="36AD8BF6" w14:textId="77777777" w:rsidR="0095094A" w:rsidRDefault="007B5EA1">
            <w:pPr>
              <w:spacing w:line="250" w:lineRule="auto"/>
            </w:pPr>
            <w:r>
              <w:rPr>
                <w:sz w:val="17"/>
                <w:szCs w:val="17"/>
              </w:rPr>
              <w:t>Analytics or data warehousing as the main purpose</w:t>
            </w:r>
          </w:p>
        </w:tc>
        <w:tc>
          <w:tcPr>
            <w:tcW w:w="1200" w:type="dxa"/>
            <w:shd w:val="clear" w:color="auto" w:fill="F4F6FA"/>
            <w:tcMar>
              <w:top w:w="70" w:type="dxa"/>
              <w:left w:w="110" w:type="dxa"/>
              <w:bottom w:w="70" w:type="dxa"/>
              <w:right w:w="110" w:type="dxa"/>
            </w:tcMar>
            <w:vAlign w:val="center"/>
          </w:tcPr>
          <w:p w14:paraId="3ADF2AAB"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1E74B4D8"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E4A8A52"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CA9736A" w14:textId="77777777" w:rsidR="0095094A" w:rsidRDefault="007B5EA1">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5BBD544A" w14:textId="77777777" w:rsidR="0095094A" w:rsidRDefault="007B5EA1">
            <w:pPr>
              <w:jc w:val="center"/>
            </w:pPr>
            <w:r>
              <w:rPr>
                <w:sz w:val="20"/>
                <w:szCs w:val="20"/>
              </w:rPr>
              <w:t>⚠️</w:t>
            </w:r>
          </w:p>
        </w:tc>
      </w:tr>
    </w:tbl>
    <w:p w14:paraId="7F449F6A" w14:textId="77777777" w:rsidR="0095094A" w:rsidRDefault="007B5EA1">
      <w:pPr>
        <w:spacing w:after="120" w:line="278" w:lineRule="auto"/>
      </w:pPr>
      <w:r>
        <w:t>Legend.</w:t>
      </w:r>
    </w:p>
    <w:p w14:paraId="06A49501" w14:textId="0289260B" w:rsidR="0095094A" w:rsidRDefault="00612A0D">
      <w:pPr>
        <w:spacing w:after="46" w:line="270" w:lineRule="auto"/>
        <w:ind w:left="360"/>
      </w:pPr>
      <w:r>
        <w:rPr>
          <w:rFonts w:ascii="Segoe UI Emoji" w:hAnsi="Segoe UI Emoji" w:cs="Segoe UI Emoji"/>
          <w:sz w:val="20"/>
          <w:szCs w:val="20"/>
        </w:rPr>
        <w:t>✅</w:t>
      </w:r>
      <w:r>
        <w:rPr>
          <w:sz w:val="20"/>
          <w:szCs w:val="20"/>
        </w:rPr>
        <w:t xml:space="preserve"> The</w:t>
      </w:r>
      <w:r>
        <w:t xml:space="preserve"> pattern is normally suitable for the use case.</w:t>
      </w:r>
    </w:p>
    <w:p w14:paraId="72F505A0" w14:textId="1273CAF1" w:rsidR="0095094A" w:rsidRDefault="007B5EA1">
      <w:pPr>
        <w:spacing w:after="46" w:line="270" w:lineRule="auto"/>
        <w:ind w:left="360"/>
      </w:pPr>
      <w:r>
        <w:rPr>
          <w:sz w:val="20"/>
          <w:szCs w:val="20"/>
        </w:rPr>
        <w:t>⚠</w:t>
      </w:r>
      <w:r w:rsidR="00612A0D">
        <w:rPr>
          <w:sz w:val="20"/>
          <w:szCs w:val="20"/>
        </w:rPr>
        <w:t>️ The</w:t>
      </w:r>
      <w:r>
        <w:t xml:space="preserve"> pattern may be suitable, but requires additional design rationale, controls or governance review.</w:t>
      </w:r>
    </w:p>
    <w:p w14:paraId="3CE5C928" w14:textId="0B9A5325" w:rsidR="0095094A" w:rsidRDefault="00612A0D">
      <w:pPr>
        <w:spacing w:after="46" w:line="270" w:lineRule="auto"/>
        <w:ind w:left="360"/>
      </w:pPr>
      <w:r>
        <w:rPr>
          <w:rFonts w:ascii="Segoe UI Emoji" w:hAnsi="Segoe UI Emoji" w:cs="Segoe UI Emoji"/>
          <w:sz w:val="20"/>
          <w:szCs w:val="20"/>
        </w:rPr>
        <w:t>❌</w:t>
      </w:r>
      <w:r>
        <w:rPr>
          <w:sz w:val="20"/>
          <w:szCs w:val="20"/>
        </w:rPr>
        <w:t xml:space="preserve"> The</w:t>
      </w:r>
      <w:r>
        <w:t xml:space="preserve"> pattern is not normally suitable for the use case.</w:t>
      </w:r>
    </w:p>
    <w:p w14:paraId="5662CB16" w14:textId="77777777" w:rsidR="0095094A" w:rsidRDefault="007B5EA1">
      <w:pPr>
        <w:spacing w:before="40" w:after="120" w:line="278" w:lineRule="auto"/>
      </w:pPr>
      <w:r>
        <w:t>Analytics and data warehousing are served by the data platform, using ADF, Blob, Snowpipe and Snowflake, rather than by an integration pattern. See Section 10.</w:t>
      </w:r>
    </w:p>
    <w:p w14:paraId="2715F6BE" w14:textId="36595C2C" w:rsidR="0095094A" w:rsidRDefault="001E5517">
      <w:pPr>
        <w:pStyle w:val="Heading2"/>
      </w:pPr>
      <w:bookmarkStart w:id="108" w:name="_Toc239334639"/>
      <w:r>
        <w:t>7.3 Common Use Cases</w:t>
      </w:r>
      <w:bookmarkEnd w:id="108"/>
    </w:p>
    <w:p w14:paraId="10A79225" w14:textId="77777777" w:rsidR="0095094A" w:rsidRDefault="007B5EA1">
      <w:pPr>
        <w:spacing w:after="120" w:line="278" w:lineRule="auto"/>
      </w:pPr>
      <w:r>
        <w:t>The table maps everyday scenarios to the recommended pattern and to the catalogue entry that specifies it in full.</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95094A" w14:paraId="55EBB0D6" w14:textId="77777777">
        <w:trPr>
          <w:tblHeader/>
        </w:trPr>
        <w:tc>
          <w:tcPr>
            <w:tcW w:w="3960" w:type="dxa"/>
            <w:shd w:val="clear" w:color="auto" w:fill="24446E"/>
            <w:tcMar>
              <w:top w:w="70" w:type="dxa"/>
              <w:left w:w="110" w:type="dxa"/>
              <w:bottom w:w="70" w:type="dxa"/>
              <w:right w:w="110" w:type="dxa"/>
            </w:tcMar>
          </w:tcPr>
          <w:p w14:paraId="079E54FC" w14:textId="77777777" w:rsidR="0095094A" w:rsidRDefault="007B5EA1">
            <w:r>
              <w:rPr>
                <w:b/>
                <w:bCs/>
                <w:color w:val="FFFFFF"/>
                <w:sz w:val="18"/>
                <w:szCs w:val="18"/>
              </w:rPr>
              <w:t>Scenario</w:t>
            </w:r>
          </w:p>
        </w:tc>
        <w:tc>
          <w:tcPr>
            <w:tcW w:w="3600" w:type="dxa"/>
            <w:shd w:val="clear" w:color="auto" w:fill="24446E"/>
            <w:tcMar>
              <w:top w:w="70" w:type="dxa"/>
              <w:left w:w="110" w:type="dxa"/>
              <w:bottom w:w="70" w:type="dxa"/>
              <w:right w:w="110" w:type="dxa"/>
            </w:tcMar>
          </w:tcPr>
          <w:p w14:paraId="602EFC38" w14:textId="77777777" w:rsidR="0095094A" w:rsidRDefault="007B5EA1">
            <w:r>
              <w:rPr>
                <w:b/>
                <w:bCs/>
                <w:color w:val="FFFFFF"/>
                <w:sz w:val="18"/>
                <w:szCs w:val="18"/>
              </w:rPr>
              <w:t>Recommended pattern</w:t>
            </w:r>
          </w:p>
        </w:tc>
        <w:tc>
          <w:tcPr>
            <w:tcW w:w="1800" w:type="dxa"/>
            <w:shd w:val="clear" w:color="auto" w:fill="24446E"/>
            <w:tcMar>
              <w:top w:w="70" w:type="dxa"/>
              <w:left w:w="110" w:type="dxa"/>
              <w:bottom w:w="70" w:type="dxa"/>
              <w:right w:w="110" w:type="dxa"/>
            </w:tcMar>
          </w:tcPr>
          <w:p w14:paraId="058EE4C9" w14:textId="77777777" w:rsidR="0095094A" w:rsidRDefault="007B5EA1">
            <w:r>
              <w:rPr>
                <w:b/>
                <w:bCs/>
                <w:color w:val="FFFFFF"/>
                <w:sz w:val="18"/>
                <w:szCs w:val="18"/>
              </w:rPr>
              <w:t>Catalogue reference</w:t>
            </w:r>
          </w:p>
        </w:tc>
      </w:tr>
      <w:tr w:rsidR="0095094A" w14:paraId="1FC86E74" w14:textId="77777777">
        <w:tc>
          <w:tcPr>
            <w:tcW w:w="3960" w:type="dxa"/>
            <w:shd w:val="clear" w:color="auto" w:fill="FFFFFF"/>
            <w:tcMar>
              <w:top w:w="70" w:type="dxa"/>
              <w:left w:w="110" w:type="dxa"/>
              <w:bottom w:w="70" w:type="dxa"/>
              <w:right w:w="110" w:type="dxa"/>
            </w:tcMar>
            <w:vAlign w:val="center"/>
          </w:tcPr>
          <w:p w14:paraId="4DEBD5F6" w14:textId="77777777" w:rsidR="0095094A" w:rsidRDefault="007B5EA1">
            <w:pPr>
              <w:spacing w:after="10" w:line="258" w:lineRule="auto"/>
            </w:pPr>
            <w:r>
              <w:rPr>
                <w:sz w:val="18"/>
                <w:szCs w:val="18"/>
              </w:rPr>
              <w:t>Retrieve or update business data immediately</w:t>
            </w:r>
          </w:p>
        </w:tc>
        <w:tc>
          <w:tcPr>
            <w:tcW w:w="3600" w:type="dxa"/>
            <w:shd w:val="clear" w:color="auto" w:fill="FFFFFF"/>
            <w:tcMar>
              <w:top w:w="70" w:type="dxa"/>
              <w:left w:w="110" w:type="dxa"/>
              <w:bottom w:w="70" w:type="dxa"/>
              <w:right w:w="110" w:type="dxa"/>
            </w:tcMar>
            <w:vAlign w:val="center"/>
          </w:tcPr>
          <w:p w14:paraId="6B7C1E7F" w14:textId="77777777" w:rsidR="0095094A" w:rsidRDefault="007B5EA1">
            <w:pPr>
              <w:spacing w:after="10" w:line="258" w:lineRule="auto"/>
            </w:pPr>
            <w:r>
              <w:rPr>
                <w:sz w:val="18"/>
                <w:szCs w:val="18"/>
              </w:rPr>
              <w:t>REST API through API Management</w:t>
            </w:r>
          </w:p>
        </w:tc>
        <w:tc>
          <w:tcPr>
            <w:tcW w:w="1800" w:type="dxa"/>
            <w:shd w:val="clear" w:color="auto" w:fill="FFFFFF"/>
            <w:tcMar>
              <w:top w:w="70" w:type="dxa"/>
              <w:left w:w="110" w:type="dxa"/>
              <w:bottom w:w="70" w:type="dxa"/>
              <w:right w:w="110" w:type="dxa"/>
            </w:tcMar>
            <w:vAlign w:val="center"/>
          </w:tcPr>
          <w:p w14:paraId="13AAF011" w14:textId="77777777" w:rsidR="0095094A" w:rsidRDefault="007B5EA1">
            <w:pPr>
              <w:spacing w:after="10" w:line="258" w:lineRule="auto"/>
            </w:pPr>
            <w:r>
              <w:rPr>
                <w:sz w:val="18"/>
                <w:szCs w:val="18"/>
              </w:rPr>
              <w:t>SFINT1</w:t>
            </w:r>
          </w:p>
        </w:tc>
      </w:tr>
      <w:tr w:rsidR="0095094A" w14:paraId="3E363122" w14:textId="77777777">
        <w:tc>
          <w:tcPr>
            <w:tcW w:w="3960" w:type="dxa"/>
            <w:shd w:val="clear" w:color="auto" w:fill="F4F6FA"/>
            <w:tcMar>
              <w:top w:w="70" w:type="dxa"/>
              <w:left w:w="110" w:type="dxa"/>
              <w:bottom w:w="70" w:type="dxa"/>
              <w:right w:w="110" w:type="dxa"/>
            </w:tcMar>
            <w:vAlign w:val="center"/>
          </w:tcPr>
          <w:p w14:paraId="67422D68" w14:textId="77777777" w:rsidR="0095094A" w:rsidRDefault="007B5EA1">
            <w:pPr>
              <w:spacing w:after="10" w:line="258" w:lineRule="auto"/>
            </w:pPr>
            <w:r>
              <w:rPr>
                <w:sz w:val="18"/>
                <w:szCs w:val="18"/>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70D4E3BE" w14:textId="77777777" w:rsidR="0095094A" w:rsidRDefault="007B5EA1">
            <w:pPr>
              <w:spacing w:after="10" w:line="258" w:lineRule="auto"/>
            </w:pPr>
            <w:r>
              <w:rPr>
                <w:sz w:val="18"/>
                <w:szCs w:val="18"/>
              </w:rPr>
              <w:t>Service Bus queue, load levelling</w:t>
            </w:r>
          </w:p>
        </w:tc>
        <w:tc>
          <w:tcPr>
            <w:tcW w:w="1800" w:type="dxa"/>
            <w:shd w:val="clear" w:color="auto" w:fill="F4F6FA"/>
            <w:tcMar>
              <w:top w:w="70" w:type="dxa"/>
              <w:left w:w="110" w:type="dxa"/>
              <w:bottom w:w="70" w:type="dxa"/>
              <w:right w:w="110" w:type="dxa"/>
            </w:tcMar>
            <w:vAlign w:val="center"/>
          </w:tcPr>
          <w:p w14:paraId="3231DE9E" w14:textId="77777777" w:rsidR="0095094A" w:rsidRDefault="007B5EA1">
            <w:pPr>
              <w:spacing w:after="10" w:line="258" w:lineRule="auto"/>
            </w:pPr>
            <w:r>
              <w:rPr>
                <w:sz w:val="18"/>
                <w:szCs w:val="18"/>
              </w:rPr>
              <w:t>SFINT5</w:t>
            </w:r>
          </w:p>
        </w:tc>
      </w:tr>
      <w:tr w:rsidR="0095094A" w14:paraId="0D8E87B1" w14:textId="77777777">
        <w:tc>
          <w:tcPr>
            <w:tcW w:w="3960" w:type="dxa"/>
            <w:shd w:val="clear" w:color="auto" w:fill="FFFFFF"/>
            <w:tcMar>
              <w:top w:w="70" w:type="dxa"/>
              <w:left w:w="110" w:type="dxa"/>
              <w:bottom w:w="70" w:type="dxa"/>
              <w:right w:w="110" w:type="dxa"/>
            </w:tcMar>
            <w:vAlign w:val="center"/>
          </w:tcPr>
          <w:p w14:paraId="4007C81B" w14:textId="77777777" w:rsidR="0095094A" w:rsidRDefault="007B5EA1">
            <w:pPr>
              <w:spacing w:after="10" w:line="258" w:lineRule="auto"/>
            </w:pPr>
            <w:r>
              <w:rPr>
                <w:sz w:val="18"/>
                <w:szCs w:val="18"/>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05949D16" w14:textId="77777777" w:rsidR="0095094A" w:rsidRDefault="007B5EA1">
            <w:pPr>
              <w:spacing w:after="10" w:line="258" w:lineRule="auto"/>
            </w:pPr>
            <w:r>
              <w:rPr>
                <w:sz w:val="18"/>
                <w:szCs w:val="18"/>
              </w:rPr>
              <w:t>Service Bus topic, publish and subscribe</w:t>
            </w:r>
          </w:p>
        </w:tc>
        <w:tc>
          <w:tcPr>
            <w:tcW w:w="1800" w:type="dxa"/>
            <w:shd w:val="clear" w:color="auto" w:fill="FFFFFF"/>
            <w:tcMar>
              <w:top w:w="70" w:type="dxa"/>
              <w:left w:w="110" w:type="dxa"/>
              <w:bottom w:w="70" w:type="dxa"/>
              <w:right w:w="110" w:type="dxa"/>
            </w:tcMar>
            <w:vAlign w:val="center"/>
          </w:tcPr>
          <w:p w14:paraId="315B1056" w14:textId="77777777" w:rsidR="0095094A" w:rsidRDefault="007B5EA1">
            <w:pPr>
              <w:spacing w:after="10" w:line="258" w:lineRule="auto"/>
            </w:pPr>
            <w:r>
              <w:rPr>
                <w:sz w:val="18"/>
                <w:szCs w:val="18"/>
              </w:rPr>
              <w:t>SFINT11</w:t>
            </w:r>
          </w:p>
        </w:tc>
      </w:tr>
      <w:tr w:rsidR="0095094A" w14:paraId="545C5D46" w14:textId="77777777">
        <w:tc>
          <w:tcPr>
            <w:tcW w:w="3960" w:type="dxa"/>
            <w:shd w:val="clear" w:color="auto" w:fill="F4F6FA"/>
            <w:tcMar>
              <w:top w:w="70" w:type="dxa"/>
              <w:left w:w="110" w:type="dxa"/>
              <w:bottom w:w="70" w:type="dxa"/>
              <w:right w:w="110" w:type="dxa"/>
            </w:tcMar>
            <w:vAlign w:val="center"/>
          </w:tcPr>
          <w:p w14:paraId="2FF8399D" w14:textId="77777777" w:rsidR="0095094A" w:rsidRDefault="007B5EA1">
            <w:pPr>
              <w:spacing w:after="10" w:line="258" w:lineRule="auto"/>
            </w:pPr>
            <w:r>
              <w:rPr>
                <w:sz w:val="18"/>
                <w:szCs w:val="18"/>
              </w:rPr>
              <w:t>Notify that a resource change or event occurred</w:t>
            </w:r>
          </w:p>
        </w:tc>
        <w:tc>
          <w:tcPr>
            <w:tcW w:w="3600" w:type="dxa"/>
            <w:shd w:val="clear" w:color="auto" w:fill="F4F6FA"/>
            <w:tcMar>
              <w:top w:w="70" w:type="dxa"/>
              <w:left w:w="110" w:type="dxa"/>
              <w:bottom w:w="70" w:type="dxa"/>
              <w:right w:w="110" w:type="dxa"/>
            </w:tcMar>
            <w:vAlign w:val="center"/>
          </w:tcPr>
          <w:p w14:paraId="60C70B3C" w14:textId="77777777" w:rsidR="0095094A" w:rsidRDefault="007B5EA1">
            <w:pPr>
              <w:spacing w:after="10" w:line="258" w:lineRule="auto"/>
            </w:pPr>
            <w:r>
              <w:rPr>
                <w:sz w:val="18"/>
                <w:szCs w:val="18"/>
              </w:rPr>
              <w:t>Event Grid notification</w:t>
            </w:r>
          </w:p>
        </w:tc>
        <w:tc>
          <w:tcPr>
            <w:tcW w:w="1800" w:type="dxa"/>
            <w:shd w:val="clear" w:color="auto" w:fill="F4F6FA"/>
            <w:tcMar>
              <w:top w:w="70" w:type="dxa"/>
              <w:left w:w="110" w:type="dxa"/>
              <w:bottom w:w="70" w:type="dxa"/>
              <w:right w:w="110" w:type="dxa"/>
            </w:tcMar>
            <w:vAlign w:val="center"/>
          </w:tcPr>
          <w:p w14:paraId="4F06D669" w14:textId="77777777" w:rsidR="0095094A" w:rsidRDefault="007B5EA1">
            <w:pPr>
              <w:spacing w:after="10" w:line="258" w:lineRule="auto"/>
            </w:pPr>
            <w:r>
              <w:rPr>
                <w:sz w:val="18"/>
                <w:szCs w:val="18"/>
              </w:rPr>
              <w:t>SFINT12</w:t>
            </w:r>
          </w:p>
        </w:tc>
      </w:tr>
      <w:tr w:rsidR="0095094A" w14:paraId="78EA750E" w14:textId="77777777">
        <w:tc>
          <w:tcPr>
            <w:tcW w:w="3960" w:type="dxa"/>
            <w:shd w:val="clear" w:color="auto" w:fill="FFFFFF"/>
            <w:tcMar>
              <w:top w:w="70" w:type="dxa"/>
              <w:left w:w="110" w:type="dxa"/>
              <w:bottom w:w="70" w:type="dxa"/>
              <w:right w:w="110" w:type="dxa"/>
            </w:tcMar>
            <w:vAlign w:val="center"/>
          </w:tcPr>
          <w:p w14:paraId="76732C2E" w14:textId="77777777" w:rsidR="0095094A" w:rsidRDefault="007B5EA1">
            <w:pPr>
              <w:spacing w:after="10" w:line="258" w:lineRule="auto"/>
            </w:pPr>
            <w:r>
              <w:rPr>
                <w:sz w:val="18"/>
                <w:szCs w:val="18"/>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3B72D42D" w14:textId="77777777" w:rsidR="0095094A" w:rsidRDefault="007B5EA1">
            <w:pPr>
              <w:spacing w:after="10" w:line="258" w:lineRule="auto"/>
            </w:pPr>
            <w:r>
              <w:rPr>
                <w:sz w:val="18"/>
                <w:szCs w:val="18"/>
              </w:rPr>
              <w:t>Event Hubs stream ingestion</w:t>
            </w:r>
          </w:p>
        </w:tc>
        <w:tc>
          <w:tcPr>
            <w:tcW w:w="1800" w:type="dxa"/>
            <w:shd w:val="clear" w:color="auto" w:fill="FFFFFF"/>
            <w:tcMar>
              <w:top w:w="70" w:type="dxa"/>
              <w:left w:w="110" w:type="dxa"/>
              <w:bottom w:w="70" w:type="dxa"/>
              <w:right w:w="110" w:type="dxa"/>
            </w:tcMar>
            <w:vAlign w:val="center"/>
          </w:tcPr>
          <w:p w14:paraId="3F4298BE" w14:textId="77777777" w:rsidR="0095094A" w:rsidRDefault="007B5EA1">
            <w:pPr>
              <w:spacing w:after="10" w:line="258" w:lineRule="auto"/>
            </w:pPr>
            <w:r>
              <w:rPr>
                <w:sz w:val="18"/>
                <w:szCs w:val="18"/>
              </w:rPr>
              <w:t>SFINT15</w:t>
            </w:r>
          </w:p>
        </w:tc>
      </w:tr>
      <w:tr w:rsidR="0095094A" w14:paraId="1D4031A4" w14:textId="77777777">
        <w:tc>
          <w:tcPr>
            <w:tcW w:w="3960" w:type="dxa"/>
            <w:shd w:val="clear" w:color="auto" w:fill="F4F6FA"/>
            <w:tcMar>
              <w:top w:w="70" w:type="dxa"/>
              <w:left w:w="110" w:type="dxa"/>
              <w:bottom w:w="70" w:type="dxa"/>
              <w:right w:w="110" w:type="dxa"/>
            </w:tcMar>
            <w:vAlign w:val="center"/>
          </w:tcPr>
          <w:p w14:paraId="55999797" w14:textId="77777777" w:rsidR="0095094A" w:rsidRDefault="007B5EA1">
            <w:pPr>
              <w:spacing w:after="10" w:line="258" w:lineRule="auto"/>
            </w:pPr>
            <w:r>
              <w:rPr>
                <w:sz w:val="18"/>
                <w:szCs w:val="18"/>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00595F4A" w14:textId="77777777" w:rsidR="0095094A" w:rsidRDefault="007B5EA1">
            <w:pPr>
              <w:spacing w:after="10" w:line="258" w:lineRule="auto"/>
            </w:pPr>
            <w:r>
              <w:rPr>
                <w:sz w:val="18"/>
                <w:szCs w:val="18"/>
              </w:rPr>
              <w:t>Logic Apps orchestration</w:t>
            </w:r>
          </w:p>
        </w:tc>
        <w:tc>
          <w:tcPr>
            <w:tcW w:w="1800" w:type="dxa"/>
            <w:shd w:val="clear" w:color="auto" w:fill="F4F6FA"/>
            <w:tcMar>
              <w:top w:w="70" w:type="dxa"/>
              <w:left w:w="110" w:type="dxa"/>
              <w:bottom w:w="70" w:type="dxa"/>
              <w:right w:w="110" w:type="dxa"/>
            </w:tcMar>
            <w:vAlign w:val="center"/>
          </w:tcPr>
          <w:p w14:paraId="7FA94EC7" w14:textId="77777777" w:rsidR="0095094A" w:rsidRDefault="007B5EA1">
            <w:pPr>
              <w:spacing w:after="10" w:line="258" w:lineRule="auto"/>
            </w:pPr>
            <w:r>
              <w:rPr>
                <w:sz w:val="18"/>
                <w:szCs w:val="18"/>
              </w:rPr>
              <w:t>SFINT16</w:t>
            </w:r>
          </w:p>
        </w:tc>
      </w:tr>
      <w:tr w:rsidR="0095094A" w14:paraId="2E8F919C" w14:textId="77777777">
        <w:tc>
          <w:tcPr>
            <w:tcW w:w="3960" w:type="dxa"/>
            <w:shd w:val="clear" w:color="auto" w:fill="FFFFFF"/>
            <w:tcMar>
              <w:top w:w="70" w:type="dxa"/>
              <w:left w:w="110" w:type="dxa"/>
              <w:bottom w:w="70" w:type="dxa"/>
              <w:right w:w="110" w:type="dxa"/>
            </w:tcMar>
            <w:vAlign w:val="center"/>
          </w:tcPr>
          <w:p w14:paraId="42BD207E" w14:textId="77777777" w:rsidR="0095094A" w:rsidRDefault="007B5EA1">
            <w:pPr>
              <w:spacing w:after="10" w:line="258" w:lineRule="auto"/>
            </w:pPr>
            <w:r>
              <w:rPr>
                <w:sz w:val="18"/>
                <w:szCs w:val="18"/>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6C94594A" w14:textId="77777777" w:rsidR="0095094A" w:rsidRDefault="007B5EA1">
            <w:pPr>
              <w:spacing w:after="10" w:line="258" w:lineRule="auto"/>
            </w:pPr>
            <w:r>
              <w:rPr>
                <w:sz w:val="18"/>
                <w:szCs w:val="18"/>
              </w:rPr>
              <w:t>Azure Function, message translator</w:t>
            </w:r>
          </w:p>
        </w:tc>
        <w:tc>
          <w:tcPr>
            <w:tcW w:w="1800" w:type="dxa"/>
            <w:shd w:val="clear" w:color="auto" w:fill="FFFFFF"/>
            <w:tcMar>
              <w:top w:w="70" w:type="dxa"/>
              <w:left w:w="110" w:type="dxa"/>
              <w:bottom w:w="70" w:type="dxa"/>
              <w:right w:w="110" w:type="dxa"/>
            </w:tcMar>
            <w:vAlign w:val="center"/>
          </w:tcPr>
          <w:p w14:paraId="12324BB8" w14:textId="77777777" w:rsidR="0095094A" w:rsidRDefault="007B5EA1">
            <w:pPr>
              <w:spacing w:after="10" w:line="258" w:lineRule="auto"/>
            </w:pPr>
            <w:r>
              <w:rPr>
                <w:sz w:val="18"/>
                <w:szCs w:val="18"/>
              </w:rPr>
              <w:t>SFINT24</w:t>
            </w:r>
          </w:p>
        </w:tc>
      </w:tr>
      <w:tr w:rsidR="0095094A" w14:paraId="246E1D29" w14:textId="77777777">
        <w:tc>
          <w:tcPr>
            <w:tcW w:w="3960" w:type="dxa"/>
            <w:shd w:val="clear" w:color="auto" w:fill="F4F6FA"/>
            <w:tcMar>
              <w:top w:w="70" w:type="dxa"/>
              <w:left w:w="110" w:type="dxa"/>
              <w:bottom w:w="70" w:type="dxa"/>
              <w:right w:w="110" w:type="dxa"/>
            </w:tcMar>
            <w:vAlign w:val="center"/>
          </w:tcPr>
          <w:p w14:paraId="54D1D740" w14:textId="77777777" w:rsidR="0095094A" w:rsidRDefault="007B5EA1">
            <w:pPr>
              <w:spacing w:after="10" w:line="258" w:lineRule="auto"/>
            </w:pPr>
            <w:r>
              <w:rPr>
                <w:sz w:val="18"/>
                <w:szCs w:val="18"/>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113B9A54" w14:textId="77777777" w:rsidR="0095094A" w:rsidRDefault="007B5EA1">
            <w:pPr>
              <w:spacing w:after="10" w:line="258" w:lineRule="auto"/>
            </w:pPr>
            <w:r>
              <w:rPr>
                <w:sz w:val="18"/>
                <w:szCs w:val="18"/>
              </w:rPr>
              <w:t>Data platform pattern, ADF, Blob, Snowpipe</w:t>
            </w:r>
          </w:p>
        </w:tc>
        <w:tc>
          <w:tcPr>
            <w:tcW w:w="1800" w:type="dxa"/>
            <w:shd w:val="clear" w:color="auto" w:fill="F4F6FA"/>
            <w:tcMar>
              <w:top w:w="70" w:type="dxa"/>
              <w:left w:w="110" w:type="dxa"/>
              <w:bottom w:w="70" w:type="dxa"/>
              <w:right w:w="110" w:type="dxa"/>
            </w:tcMar>
            <w:vAlign w:val="center"/>
          </w:tcPr>
          <w:p w14:paraId="369C4775" w14:textId="77777777" w:rsidR="0095094A" w:rsidRDefault="007B5EA1">
            <w:pPr>
              <w:spacing w:after="10" w:line="258" w:lineRule="auto"/>
            </w:pPr>
            <w:r>
              <w:rPr>
                <w:sz w:val="18"/>
                <w:szCs w:val="18"/>
              </w:rPr>
              <w:t>SFINT21, Section 10</w:t>
            </w:r>
          </w:p>
        </w:tc>
      </w:tr>
      <w:tr w:rsidR="0095094A" w14:paraId="31D003D7" w14:textId="77777777">
        <w:tc>
          <w:tcPr>
            <w:tcW w:w="3960" w:type="dxa"/>
            <w:shd w:val="clear" w:color="auto" w:fill="FFFFFF"/>
            <w:tcMar>
              <w:top w:w="70" w:type="dxa"/>
              <w:left w:w="110" w:type="dxa"/>
              <w:bottom w:w="70" w:type="dxa"/>
              <w:right w:w="110" w:type="dxa"/>
            </w:tcMar>
            <w:vAlign w:val="center"/>
          </w:tcPr>
          <w:p w14:paraId="2F617694" w14:textId="77777777" w:rsidR="0095094A" w:rsidRDefault="007B5EA1">
            <w:pPr>
              <w:spacing w:after="10" w:line="258" w:lineRule="auto"/>
            </w:pPr>
            <w:r>
              <w:rPr>
                <w:sz w:val="18"/>
                <w:szCs w:val="18"/>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490EC696" w14:textId="77777777" w:rsidR="0095094A" w:rsidRDefault="007B5EA1">
            <w:pPr>
              <w:spacing w:after="10" w:line="258" w:lineRule="auto"/>
            </w:pPr>
            <w:r>
              <w:rPr>
                <w:sz w:val="18"/>
                <w:szCs w:val="18"/>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56E53285" w14:textId="77777777" w:rsidR="0095094A" w:rsidRDefault="007B5EA1">
            <w:pPr>
              <w:spacing w:after="10" w:line="258" w:lineRule="auto"/>
            </w:pPr>
            <w:r>
              <w:rPr>
                <w:sz w:val="18"/>
                <w:szCs w:val="18"/>
              </w:rPr>
              <w:t>SFINT1 to SFINT10</w:t>
            </w:r>
          </w:p>
        </w:tc>
      </w:tr>
    </w:tbl>
    <w:p w14:paraId="14301BAF" w14:textId="0910391C" w:rsidR="0095094A" w:rsidRDefault="001E5517">
      <w:pPr>
        <w:pStyle w:val="Heading2"/>
      </w:pPr>
      <w:bookmarkStart w:id="109" w:name="_Toc239334640"/>
      <w:r>
        <w:t xml:space="preserve">7.4 </w:t>
      </w:r>
      <w:commentRangeStart w:id="110"/>
      <w:r>
        <w:t>Detailed Architecture Decision Tree</w:t>
      </w:r>
      <w:bookmarkEnd w:id="109"/>
      <w:commentRangeEnd w:id="110"/>
      <w:r w:rsidR="009B043C">
        <w:rPr>
          <w:rStyle w:val="CommentReference"/>
          <w:sz w:val="25"/>
          <w:szCs w:val="25"/>
        </w:rPr>
        <w:commentReference w:id="110"/>
      </w:r>
    </w:p>
    <w:p w14:paraId="14A2D47B" w14:textId="77777777" w:rsidR="0095094A" w:rsidRDefault="007B5EA1">
      <w:pPr>
        <w:spacing w:after="120" w:line="278" w:lineRule="auto"/>
      </w:pPr>
      <w:r>
        <w:t>The decision tree resolves an integration need to a pattern family by asking about interaction style, timing and delivery guarantees. It should be read from the top.</w:t>
      </w:r>
    </w:p>
    <w:p w14:paraId="45BE263C" w14:textId="77777777" w:rsidR="0095094A" w:rsidRDefault="007B5EA1">
      <w:pPr>
        <w:spacing w:before="90" w:after="130"/>
        <w:jc w:val="center"/>
      </w:pPr>
      <w:r>
        <w:rPr>
          <w:noProof/>
        </w:rPr>
        <w:lastRenderedPageBreak/>
        <w:drawing>
          <wp:inline distT="0" distB="0" distL="0" distR="0" wp14:anchorId="516A870B" wp14:editId="7ECBA13C">
            <wp:extent cx="5191125" cy="4143375"/>
            <wp:effectExtent l="19050" t="19050" r="1905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91125" cy="4143375"/>
                    </a:xfrm>
                    <a:prstGeom prst="rect">
                      <a:avLst/>
                    </a:prstGeom>
                    <a:noFill/>
                    <a:ln w="9525">
                      <a:solidFill>
                        <a:srgbClr val="AEB8C6"/>
                      </a:solidFill>
                    </a:ln>
                  </pic:spPr>
                </pic:pic>
              </a:graphicData>
            </a:graphic>
          </wp:inline>
        </w:drawing>
      </w:r>
    </w:p>
    <w:p w14:paraId="6EC6A909" w14:textId="77777777" w:rsidR="00612A0D" w:rsidRDefault="00612A0D">
      <w:pPr>
        <w:pStyle w:val="Heading2"/>
      </w:pPr>
      <w:bookmarkStart w:id="111" w:name="_Toc239334641"/>
    </w:p>
    <w:p w14:paraId="4A3731B4" w14:textId="77777777" w:rsidR="00612A0D" w:rsidRDefault="00612A0D">
      <w:pPr>
        <w:pStyle w:val="Heading2"/>
      </w:pPr>
    </w:p>
    <w:p w14:paraId="76AC5A3B" w14:textId="77777777" w:rsidR="00612A0D" w:rsidRDefault="00612A0D">
      <w:pPr>
        <w:pStyle w:val="Heading2"/>
      </w:pPr>
    </w:p>
    <w:p w14:paraId="02AB9F8E" w14:textId="427AA8D9" w:rsidR="0095094A" w:rsidRDefault="001E5517">
      <w:pPr>
        <w:pStyle w:val="Heading2"/>
      </w:pPr>
      <w:commentRangeStart w:id="112"/>
      <w:r>
        <w:t>7.5 Worked Example TBD</w:t>
      </w:r>
      <w:bookmarkEnd w:id="111"/>
    </w:p>
    <w:p w14:paraId="6E426F34" w14:textId="3FA97C12" w:rsidR="0095094A" w:rsidRDefault="007B5EA1" w:rsidP="00612A0D">
      <w:pPr>
        <w:spacing w:after="120" w:line="278" w:lineRule="auto"/>
      </w:pPr>
      <w:r>
        <w:t>A broker submits a delegated-authority bordereau that must update exposure before a bind is confirmed. The interaction is not a simple request and reply, because processing is multi-step and must be reliable. The decision tree resolves to file ingestion for the inbound file, canonical translation to the internal model, and orchestration to validate, calculate accumulation and confirm the bind. Reliable messaging carries the confirmed instruction to the policy system, and a discrete event notifies the downstream teams. The result uses file ingestion (SFINT19), canonical model (SFINT24), orchestration (SFINT16), reliable messaging (SFINT9) and event notification (SFINT12), each governed by the guardrails in Section 11.</w:t>
      </w:r>
      <w:commentRangeEnd w:id="112"/>
      <w:r w:rsidR="00CE6EA3">
        <w:rPr>
          <w:rStyle w:val="CommentReference"/>
          <w:sz w:val="21"/>
          <w:szCs w:val="21"/>
        </w:rPr>
        <w:commentReference w:id="112"/>
      </w:r>
    </w:p>
    <w:p w14:paraId="6E0933A3" w14:textId="7032F892" w:rsidR="001E5517" w:rsidRDefault="001E5517">
      <w:pPr>
        <w:pStyle w:val="Heading1"/>
      </w:pPr>
      <w:bookmarkStart w:id="113" w:name="_Toc239334642"/>
      <w:commentRangeStart w:id="114"/>
      <w:r>
        <w:t>8. Enterprise Pattern Catalogue</w:t>
      </w:r>
      <w:bookmarkEnd w:id="113"/>
      <w:commentRangeEnd w:id="114"/>
      <w:r w:rsidR="00643A9F">
        <w:rPr>
          <w:rStyle w:val="CommentReference"/>
          <w:sz w:val="30"/>
          <w:szCs w:val="30"/>
        </w:rPr>
        <w:commentReference w:id="114"/>
      </w:r>
    </w:p>
    <w:p w14:paraId="6F7F92FB" w14:textId="77777777" w:rsidR="001E5517" w:rsidRDefault="001E5517" w:rsidP="001E5517">
      <w:pPr>
        <w:pStyle w:val="Heading2"/>
      </w:pPr>
      <w:bookmarkStart w:id="115" w:name="_Toc239334643"/>
      <w:r>
        <w:t>8.1 Enterprise Pattern Index and Boundary Applicability</w:t>
      </w:r>
      <w:bookmarkEnd w:id="115"/>
    </w:p>
    <w:p w14:paraId="0C3689CB" w14:textId="77777777" w:rsidR="001E5517" w:rsidRDefault="001E5517" w:rsidP="001E5517">
      <w: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2350E5B9" w14:textId="77777777" w:rsidR="001E5517" w:rsidRDefault="001E5517" w:rsidP="001E5517">
      <w:r>
        <w:lastRenderedPageBreak/>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189ADCA" w14:textId="77777777" w:rsidR="001E5517" w:rsidRDefault="001E5517" w:rsidP="001E5517">
      <w: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49DD1871" w14:textId="77777777" w:rsidR="001E5517" w:rsidRDefault="001E5517" w:rsidP="001E5517">
      <w:pPr>
        <w:pStyle w:val="Heading2"/>
      </w:pPr>
      <w:bookmarkStart w:id="116" w:name="_Toc239334644"/>
      <w:r>
        <w:t>Pattern Catalogue with Boundary Applicability</w:t>
      </w:r>
      <w:bookmarkEnd w:id="116"/>
    </w:p>
    <w:tbl>
      <w:tblPr>
        <w:tblStyle w:val="TableGrid"/>
        <w:tblW w:w="0" w:type="auto"/>
        <w:jc w:val="center"/>
        <w:tblLook w:val="04A0" w:firstRow="1" w:lastRow="0" w:firstColumn="1" w:lastColumn="0" w:noHBand="0" w:noVBand="1"/>
      </w:tblPr>
      <w:tblGrid>
        <w:gridCol w:w="1080"/>
        <w:gridCol w:w="1120"/>
        <w:gridCol w:w="1098"/>
        <w:gridCol w:w="1084"/>
        <w:gridCol w:w="1085"/>
        <w:gridCol w:w="1085"/>
        <w:gridCol w:w="1089"/>
        <w:gridCol w:w="1117"/>
        <w:gridCol w:w="1112"/>
      </w:tblGrid>
      <w:tr w:rsidR="001E5517" w14:paraId="7818E385" w14:textId="77777777">
        <w:trPr>
          <w:jc w:val="center"/>
        </w:trPr>
        <w:tc>
          <w:tcPr>
            <w:tcW w:w="1120" w:type="dxa"/>
            <w:shd w:val="clear" w:color="auto" w:fill="1A2B56"/>
            <w:vAlign w:val="center"/>
          </w:tcPr>
          <w:p w14:paraId="41FF7CD8" w14:textId="77777777" w:rsidR="001E5517" w:rsidRDefault="001E5517">
            <w:pPr>
              <w:spacing w:before="40" w:after="40"/>
            </w:pPr>
            <w:r>
              <w:rPr>
                <w:b/>
                <w:color w:val="FFFFFF"/>
                <w:sz w:val="16"/>
              </w:rPr>
              <w:t>Pattern ID</w:t>
            </w:r>
          </w:p>
        </w:tc>
        <w:tc>
          <w:tcPr>
            <w:tcW w:w="1120" w:type="dxa"/>
            <w:shd w:val="clear" w:color="auto" w:fill="1A2B56"/>
            <w:vAlign w:val="center"/>
          </w:tcPr>
          <w:p w14:paraId="0165437D" w14:textId="77777777" w:rsidR="001E5517" w:rsidRDefault="001E5517">
            <w:pPr>
              <w:spacing w:before="40" w:after="40"/>
            </w:pPr>
            <w:r>
              <w:rPr>
                <w:b/>
                <w:color w:val="FFFFFF"/>
                <w:sz w:val="16"/>
              </w:rPr>
              <w:t>Pattern</w:t>
            </w:r>
          </w:p>
        </w:tc>
        <w:tc>
          <w:tcPr>
            <w:tcW w:w="1120" w:type="dxa"/>
            <w:shd w:val="clear" w:color="auto" w:fill="1A2B56"/>
            <w:vAlign w:val="center"/>
          </w:tcPr>
          <w:p w14:paraId="24DABDCC" w14:textId="77777777" w:rsidR="001E5517" w:rsidRDefault="001E5517">
            <w:pPr>
              <w:spacing w:before="40" w:after="40"/>
            </w:pPr>
            <w:r>
              <w:rPr>
                <w:b/>
                <w:color w:val="FFFFFF"/>
                <w:sz w:val="16"/>
              </w:rPr>
              <w:t>Primary Boundary</w:t>
            </w:r>
          </w:p>
        </w:tc>
        <w:tc>
          <w:tcPr>
            <w:tcW w:w="1120" w:type="dxa"/>
            <w:shd w:val="clear" w:color="auto" w:fill="1A2B56"/>
            <w:vAlign w:val="center"/>
          </w:tcPr>
          <w:p w14:paraId="76AFF51A" w14:textId="77777777" w:rsidR="001E5517" w:rsidRDefault="001E5517">
            <w:pPr>
              <w:spacing w:before="40" w:after="40"/>
            </w:pPr>
            <w:r>
              <w:rPr>
                <w:b/>
                <w:color w:val="FFFFFF"/>
                <w:sz w:val="16"/>
              </w:rPr>
              <w:t>Internal</w:t>
            </w:r>
          </w:p>
        </w:tc>
        <w:tc>
          <w:tcPr>
            <w:tcW w:w="1120" w:type="dxa"/>
            <w:shd w:val="clear" w:color="auto" w:fill="1A2B56"/>
            <w:vAlign w:val="center"/>
          </w:tcPr>
          <w:p w14:paraId="575AE26A" w14:textId="77777777" w:rsidR="001E5517" w:rsidRDefault="001E5517">
            <w:pPr>
              <w:spacing w:before="40" w:after="40"/>
            </w:pPr>
            <w:r>
              <w:rPr>
                <w:b/>
                <w:color w:val="FFFFFF"/>
                <w:sz w:val="16"/>
              </w:rPr>
              <w:t>3rd Party to Chaucer</w:t>
            </w:r>
          </w:p>
        </w:tc>
        <w:tc>
          <w:tcPr>
            <w:tcW w:w="1120" w:type="dxa"/>
            <w:shd w:val="clear" w:color="auto" w:fill="1A2B56"/>
            <w:vAlign w:val="center"/>
          </w:tcPr>
          <w:p w14:paraId="54ACD765" w14:textId="77777777" w:rsidR="001E5517" w:rsidRDefault="001E5517">
            <w:pPr>
              <w:spacing w:before="40" w:after="40"/>
            </w:pPr>
            <w:r>
              <w:rPr>
                <w:b/>
                <w:color w:val="FFFFFF"/>
                <w:sz w:val="16"/>
              </w:rPr>
              <w:t>Chaucer to 3rd Party</w:t>
            </w:r>
          </w:p>
        </w:tc>
        <w:tc>
          <w:tcPr>
            <w:tcW w:w="1120" w:type="dxa"/>
            <w:shd w:val="clear" w:color="auto" w:fill="1A2B56"/>
            <w:vAlign w:val="center"/>
          </w:tcPr>
          <w:p w14:paraId="05D02432" w14:textId="77777777" w:rsidR="001E5517" w:rsidRDefault="001E5517">
            <w:pPr>
              <w:spacing w:before="40" w:after="40"/>
            </w:pPr>
            <w:r>
              <w:rPr>
                <w:b/>
                <w:color w:val="FFFFFF"/>
                <w:sz w:val="16"/>
              </w:rPr>
              <w:t>SIF to Data Platform</w:t>
            </w:r>
          </w:p>
        </w:tc>
        <w:tc>
          <w:tcPr>
            <w:tcW w:w="1120" w:type="dxa"/>
            <w:shd w:val="clear" w:color="auto" w:fill="1A2B56"/>
            <w:vAlign w:val="center"/>
          </w:tcPr>
          <w:p w14:paraId="1D095839" w14:textId="77777777" w:rsidR="001E5517" w:rsidRDefault="001E5517">
            <w:pPr>
              <w:spacing w:before="40" w:after="40"/>
            </w:pPr>
            <w:r>
              <w:rPr>
                <w:b/>
                <w:color w:val="FFFFFF"/>
                <w:sz w:val="16"/>
              </w:rPr>
              <w:t>Primary Technology</w:t>
            </w:r>
          </w:p>
        </w:tc>
        <w:tc>
          <w:tcPr>
            <w:tcW w:w="1120" w:type="dxa"/>
            <w:shd w:val="clear" w:color="auto" w:fill="1A2B56"/>
            <w:vAlign w:val="center"/>
          </w:tcPr>
          <w:p w14:paraId="0A8A562E" w14:textId="77777777" w:rsidR="001E5517" w:rsidRDefault="001E5517">
            <w:pPr>
              <w:spacing w:before="40" w:after="40"/>
            </w:pPr>
            <w:r>
              <w:rPr>
                <w:b/>
                <w:color w:val="FFFFFF"/>
                <w:sz w:val="16"/>
              </w:rPr>
              <w:t>Usage Approval</w:t>
            </w:r>
          </w:p>
        </w:tc>
      </w:tr>
      <w:tr w:rsidR="001E5517" w14:paraId="3B66448A" w14:textId="77777777">
        <w:trPr>
          <w:jc w:val="center"/>
        </w:trPr>
        <w:tc>
          <w:tcPr>
            <w:tcW w:w="1120" w:type="dxa"/>
            <w:vAlign w:val="center"/>
          </w:tcPr>
          <w:p w14:paraId="6DDD6A16" w14:textId="77777777" w:rsidR="001E5517" w:rsidRDefault="001E5517">
            <w:pPr>
              <w:spacing w:before="40" w:after="40"/>
            </w:pPr>
            <w:r>
              <w:rPr>
                <w:sz w:val="16"/>
              </w:rPr>
              <w:t>SIF-P01</w:t>
            </w:r>
          </w:p>
        </w:tc>
        <w:tc>
          <w:tcPr>
            <w:tcW w:w="1120" w:type="dxa"/>
            <w:vAlign w:val="center"/>
          </w:tcPr>
          <w:p w14:paraId="623BC919" w14:textId="77777777" w:rsidR="001E5517" w:rsidRDefault="001E5517">
            <w:pPr>
              <w:spacing w:before="40" w:after="40"/>
            </w:pPr>
            <w:r>
              <w:rPr>
                <w:sz w:val="16"/>
              </w:rPr>
              <w:t>Internal REST API</w:t>
            </w:r>
          </w:p>
        </w:tc>
        <w:tc>
          <w:tcPr>
            <w:tcW w:w="1120" w:type="dxa"/>
            <w:vAlign w:val="center"/>
          </w:tcPr>
          <w:p w14:paraId="2A9EAEB5" w14:textId="77777777" w:rsidR="001E5517" w:rsidRDefault="001E5517">
            <w:pPr>
              <w:spacing w:before="40" w:after="40"/>
            </w:pPr>
            <w:r>
              <w:rPr>
                <w:sz w:val="16"/>
              </w:rPr>
              <w:t>Internal</w:t>
            </w:r>
          </w:p>
        </w:tc>
        <w:tc>
          <w:tcPr>
            <w:tcW w:w="1120" w:type="dxa"/>
            <w:vAlign w:val="center"/>
          </w:tcPr>
          <w:p w14:paraId="24A11B70" w14:textId="77777777" w:rsidR="001E5517" w:rsidRDefault="001E5517">
            <w:pPr>
              <w:spacing w:before="40" w:after="40"/>
            </w:pPr>
            <w:r>
              <w:rPr>
                <w:rFonts w:ascii="Segoe UI Emoji" w:hAnsi="Segoe UI Emoji" w:cs="Segoe UI Emoji"/>
                <w:sz w:val="16"/>
              </w:rPr>
              <w:t>✅</w:t>
            </w:r>
          </w:p>
        </w:tc>
        <w:tc>
          <w:tcPr>
            <w:tcW w:w="1120" w:type="dxa"/>
            <w:vAlign w:val="center"/>
          </w:tcPr>
          <w:p w14:paraId="53A66EAE" w14:textId="77777777" w:rsidR="001E5517" w:rsidRDefault="001E5517">
            <w:pPr>
              <w:spacing w:before="40" w:after="40"/>
            </w:pPr>
            <w:r>
              <w:rPr>
                <w:rFonts w:ascii="Segoe UI Emoji" w:hAnsi="Segoe UI Emoji" w:cs="Segoe UI Emoji"/>
                <w:sz w:val="16"/>
              </w:rPr>
              <w:t>❌</w:t>
            </w:r>
          </w:p>
        </w:tc>
        <w:tc>
          <w:tcPr>
            <w:tcW w:w="1120" w:type="dxa"/>
            <w:vAlign w:val="center"/>
          </w:tcPr>
          <w:p w14:paraId="32F0DEA1" w14:textId="77777777" w:rsidR="001E5517" w:rsidRDefault="001E5517">
            <w:pPr>
              <w:spacing w:before="40" w:after="40"/>
            </w:pPr>
            <w:r>
              <w:rPr>
                <w:rFonts w:ascii="Segoe UI Emoji" w:hAnsi="Segoe UI Emoji" w:cs="Segoe UI Emoji"/>
                <w:sz w:val="16"/>
              </w:rPr>
              <w:t>❌</w:t>
            </w:r>
          </w:p>
        </w:tc>
        <w:tc>
          <w:tcPr>
            <w:tcW w:w="1120" w:type="dxa"/>
            <w:vAlign w:val="center"/>
          </w:tcPr>
          <w:p w14:paraId="5D99A306" w14:textId="77777777" w:rsidR="001E5517" w:rsidRDefault="001E5517">
            <w:pPr>
              <w:spacing w:before="40" w:after="40"/>
            </w:pPr>
            <w:r>
              <w:rPr>
                <w:rFonts w:ascii="Segoe UI Emoji" w:hAnsi="Segoe UI Emoji" w:cs="Segoe UI Emoji"/>
                <w:sz w:val="16"/>
              </w:rPr>
              <w:t>⚠️</w:t>
            </w:r>
          </w:p>
        </w:tc>
        <w:tc>
          <w:tcPr>
            <w:tcW w:w="1120" w:type="dxa"/>
            <w:vAlign w:val="center"/>
          </w:tcPr>
          <w:p w14:paraId="6A100388" w14:textId="77777777" w:rsidR="001E5517" w:rsidRDefault="001E5517">
            <w:pPr>
              <w:spacing w:before="40" w:after="40"/>
            </w:pPr>
            <w:r>
              <w:rPr>
                <w:sz w:val="16"/>
              </w:rPr>
              <w:t>Azure API Management + backend API / Logic App / Function</w:t>
            </w:r>
          </w:p>
        </w:tc>
        <w:tc>
          <w:tcPr>
            <w:tcW w:w="1120" w:type="dxa"/>
            <w:vAlign w:val="center"/>
          </w:tcPr>
          <w:p w14:paraId="036456E5" w14:textId="77777777" w:rsidR="001E5517" w:rsidRDefault="001E5517">
            <w:pPr>
              <w:spacing w:before="40" w:after="40"/>
            </w:pPr>
            <w:r>
              <w:rPr>
                <w:sz w:val="16"/>
              </w:rPr>
              <w:t>Standard</w:t>
            </w:r>
          </w:p>
        </w:tc>
      </w:tr>
      <w:tr w:rsidR="001E5517" w14:paraId="5FAF0F04" w14:textId="77777777">
        <w:trPr>
          <w:jc w:val="center"/>
        </w:trPr>
        <w:tc>
          <w:tcPr>
            <w:tcW w:w="1120" w:type="dxa"/>
            <w:vAlign w:val="center"/>
          </w:tcPr>
          <w:p w14:paraId="5D60488F" w14:textId="77777777" w:rsidR="001E5517" w:rsidRDefault="001E5517">
            <w:pPr>
              <w:spacing w:before="40" w:after="40"/>
            </w:pPr>
            <w:r>
              <w:rPr>
                <w:sz w:val="16"/>
              </w:rPr>
              <w:t>SIF-P02</w:t>
            </w:r>
          </w:p>
        </w:tc>
        <w:tc>
          <w:tcPr>
            <w:tcW w:w="1120" w:type="dxa"/>
            <w:vAlign w:val="center"/>
          </w:tcPr>
          <w:p w14:paraId="51CC7B67" w14:textId="77777777" w:rsidR="001E5517" w:rsidRDefault="001E5517">
            <w:pPr>
              <w:spacing w:before="40" w:after="40"/>
            </w:pPr>
            <w:r>
              <w:rPr>
                <w:sz w:val="16"/>
              </w:rPr>
              <w:t>External API Ingress</w:t>
            </w:r>
          </w:p>
        </w:tc>
        <w:tc>
          <w:tcPr>
            <w:tcW w:w="1120" w:type="dxa"/>
            <w:vAlign w:val="center"/>
          </w:tcPr>
          <w:p w14:paraId="2CA6F603" w14:textId="77777777" w:rsidR="001E5517" w:rsidRDefault="001E5517">
            <w:pPr>
              <w:spacing w:before="40" w:after="40"/>
            </w:pPr>
            <w:r>
              <w:rPr>
                <w:sz w:val="16"/>
              </w:rPr>
              <w:t>Third party to Chaucer</w:t>
            </w:r>
          </w:p>
        </w:tc>
        <w:tc>
          <w:tcPr>
            <w:tcW w:w="1120" w:type="dxa"/>
            <w:vAlign w:val="center"/>
          </w:tcPr>
          <w:p w14:paraId="1C389188" w14:textId="77777777" w:rsidR="001E5517" w:rsidRDefault="001E5517">
            <w:pPr>
              <w:spacing w:before="40" w:after="40"/>
            </w:pPr>
            <w:r>
              <w:rPr>
                <w:rFonts w:ascii="Segoe UI Emoji" w:hAnsi="Segoe UI Emoji" w:cs="Segoe UI Emoji"/>
                <w:sz w:val="16"/>
              </w:rPr>
              <w:t>⚠️</w:t>
            </w:r>
          </w:p>
        </w:tc>
        <w:tc>
          <w:tcPr>
            <w:tcW w:w="1120" w:type="dxa"/>
            <w:vAlign w:val="center"/>
          </w:tcPr>
          <w:p w14:paraId="4133C9F9" w14:textId="77777777" w:rsidR="001E5517" w:rsidRDefault="001E5517">
            <w:pPr>
              <w:spacing w:before="40" w:after="40"/>
            </w:pPr>
            <w:r>
              <w:rPr>
                <w:rFonts w:ascii="Segoe UI Emoji" w:hAnsi="Segoe UI Emoji" w:cs="Segoe UI Emoji"/>
                <w:sz w:val="16"/>
              </w:rPr>
              <w:t>✅</w:t>
            </w:r>
          </w:p>
        </w:tc>
        <w:tc>
          <w:tcPr>
            <w:tcW w:w="1120" w:type="dxa"/>
            <w:vAlign w:val="center"/>
          </w:tcPr>
          <w:p w14:paraId="7AD83ECE" w14:textId="77777777" w:rsidR="001E5517" w:rsidRDefault="001E5517">
            <w:pPr>
              <w:spacing w:before="40" w:after="40"/>
            </w:pPr>
            <w:r>
              <w:rPr>
                <w:rFonts w:ascii="Segoe UI Emoji" w:hAnsi="Segoe UI Emoji" w:cs="Segoe UI Emoji"/>
                <w:sz w:val="16"/>
              </w:rPr>
              <w:t>❌</w:t>
            </w:r>
          </w:p>
        </w:tc>
        <w:tc>
          <w:tcPr>
            <w:tcW w:w="1120" w:type="dxa"/>
            <w:vAlign w:val="center"/>
          </w:tcPr>
          <w:p w14:paraId="54EE4D83" w14:textId="77777777" w:rsidR="001E5517" w:rsidRDefault="001E5517">
            <w:pPr>
              <w:spacing w:before="40" w:after="40"/>
            </w:pPr>
            <w:r>
              <w:rPr>
                <w:rFonts w:ascii="Segoe UI Emoji" w:hAnsi="Segoe UI Emoji" w:cs="Segoe UI Emoji"/>
                <w:sz w:val="16"/>
              </w:rPr>
              <w:t>❌</w:t>
            </w:r>
          </w:p>
        </w:tc>
        <w:tc>
          <w:tcPr>
            <w:tcW w:w="1120" w:type="dxa"/>
            <w:vAlign w:val="center"/>
          </w:tcPr>
          <w:p w14:paraId="55206AFD" w14:textId="77777777" w:rsidR="001E5517" w:rsidRDefault="001E5517">
            <w:pPr>
              <w:spacing w:before="40" w:after="40"/>
            </w:pPr>
            <w:r>
              <w:rPr>
                <w:sz w:val="16"/>
              </w:rPr>
              <w:t>Azure API Management</w:t>
            </w:r>
          </w:p>
        </w:tc>
        <w:tc>
          <w:tcPr>
            <w:tcW w:w="1120" w:type="dxa"/>
            <w:vAlign w:val="center"/>
          </w:tcPr>
          <w:p w14:paraId="57B541ED" w14:textId="77777777" w:rsidR="001E5517" w:rsidRDefault="001E5517">
            <w:pPr>
              <w:spacing w:before="40" w:after="40"/>
            </w:pPr>
            <w:r>
              <w:rPr>
                <w:sz w:val="16"/>
              </w:rPr>
              <w:t>Standard</w:t>
            </w:r>
          </w:p>
        </w:tc>
      </w:tr>
      <w:tr w:rsidR="001E5517" w14:paraId="67947D3B" w14:textId="77777777">
        <w:trPr>
          <w:jc w:val="center"/>
        </w:trPr>
        <w:tc>
          <w:tcPr>
            <w:tcW w:w="1120" w:type="dxa"/>
            <w:vAlign w:val="center"/>
          </w:tcPr>
          <w:p w14:paraId="59DFF833" w14:textId="77777777" w:rsidR="001E5517" w:rsidRDefault="001E5517">
            <w:pPr>
              <w:spacing w:before="40" w:after="40"/>
            </w:pPr>
            <w:r>
              <w:rPr>
                <w:sz w:val="16"/>
              </w:rPr>
              <w:t>SIF-P03</w:t>
            </w:r>
          </w:p>
        </w:tc>
        <w:tc>
          <w:tcPr>
            <w:tcW w:w="1120" w:type="dxa"/>
            <w:vAlign w:val="center"/>
          </w:tcPr>
          <w:p w14:paraId="00419E03" w14:textId="77777777" w:rsidR="001E5517" w:rsidRDefault="001E5517">
            <w:pPr>
              <w:spacing w:before="40" w:after="40"/>
            </w:pPr>
            <w:r>
              <w:rPr>
                <w:sz w:val="16"/>
              </w:rPr>
              <w:t>External API Egress</w:t>
            </w:r>
          </w:p>
        </w:tc>
        <w:tc>
          <w:tcPr>
            <w:tcW w:w="1120" w:type="dxa"/>
            <w:vAlign w:val="center"/>
          </w:tcPr>
          <w:p w14:paraId="705798A0" w14:textId="77777777" w:rsidR="001E5517" w:rsidRDefault="001E5517">
            <w:pPr>
              <w:spacing w:before="40" w:after="40"/>
            </w:pPr>
            <w:r>
              <w:rPr>
                <w:sz w:val="16"/>
              </w:rPr>
              <w:t>Chaucer to third party</w:t>
            </w:r>
          </w:p>
        </w:tc>
        <w:tc>
          <w:tcPr>
            <w:tcW w:w="1120" w:type="dxa"/>
            <w:vAlign w:val="center"/>
          </w:tcPr>
          <w:p w14:paraId="6B873386" w14:textId="77777777" w:rsidR="001E5517" w:rsidRDefault="001E5517">
            <w:pPr>
              <w:spacing w:before="40" w:after="40"/>
            </w:pPr>
            <w:r>
              <w:rPr>
                <w:rFonts w:ascii="Segoe UI Emoji" w:hAnsi="Segoe UI Emoji" w:cs="Segoe UI Emoji"/>
                <w:sz w:val="16"/>
              </w:rPr>
              <w:t>⚠️</w:t>
            </w:r>
          </w:p>
        </w:tc>
        <w:tc>
          <w:tcPr>
            <w:tcW w:w="1120" w:type="dxa"/>
            <w:vAlign w:val="center"/>
          </w:tcPr>
          <w:p w14:paraId="3CD09E94" w14:textId="77777777" w:rsidR="001E5517" w:rsidRDefault="001E5517">
            <w:pPr>
              <w:spacing w:before="40" w:after="40"/>
            </w:pPr>
            <w:r>
              <w:rPr>
                <w:rFonts w:ascii="Segoe UI Emoji" w:hAnsi="Segoe UI Emoji" w:cs="Segoe UI Emoji"/>
                <w:sz w:val="16"/>
              </w:rPr>
              <w:t>❌</w:t>
            </w:r>
          </w:p>
        </w:tc>
        <w:tc>
          <w:tcPr>
            <w:tcW w:w="1120" w:type="dxa"/>
            <w:vAlign w:val="center"/>
          </w:tcPr>
          <w:p w14:paraId="2A607A32" w14:textId="77777777" w:rsidR="001E5517" w:rsidRDefault="001E5517">
            <w:pPr>
              <w:spacing w:before="40" w:after="40"/>
            </w:pPr>
            <w:r>
              <w:rPr>
                <w:rFonts w:ascii="Segoe UI Emoji" w:hAnsi="Segoe UI Emoji" w:cs="Segoe UI Emoji"/>
                <w:sz w:val="16"/>
              </w:rPr>
              <w:t>✅</w:t>
            </w:r>
          </w:p>
        </w:tc>
        <w:tc>
          <w:tcPr>
            <w:tcW w:w="1120" w:type="dxa"/>
            <w:vAlign w:val="center"/>
          </w:tcPr>
          <w:p w14:paraId="523C8F41" w14:textId="77777777" w:rsidR="001E5517" w:rsidRDefault="001E5517">
            <w:pPr>
              <w:spacing w:before="40" w:after="40"/>
            </w:pPr>
            <w:r>
              <w:rPr>
                <w:rFonts w:ascii="Segoe UI Emoji" w:hAnsi="Segoe UI Emoji" w:cs="Segoe UI Emoji"/>
                <w:sz w:val="16"/>
              </w:rPr>
              <w:t>⚠️</w:t>
            </w:r>
          </w:p>
        </w:tc>
        <w:tc>
          <w:tcPr>
            <w:tcW w:w="1120" w:type="dxa"/>
            <w:vAlign w:val="center"/>
          </w:tcPr>
          <w:p w14:paraId="78508834" w14:textId="77777777" w:rsidR="001E5517" w:rsidRDefault="001E5517">
            <w:pPr>
              <w:spacing w:before="40" w:after="40"/>
            </w:pPr>
            <w:r>
              <w:rPr>
                <w:sz w:val="16"/>
              </w:rPr>
              <w:t>Azure API Management / Logic Apps / Functions</w:t>
            </w:r>
          </w:p>
        </w:tc>
        <w:tc>
          <w:tcPr>
            <w:tcW w:w="1120" w:type="dxa"/>
            <w:vAlign w:val="center"/>
          </w:tcPr>
          <w:p w14:paraId="448619B1" w14:textId="77777777" w:rsidR="001E5517" w:rsidRDefault="001E5517">
            <w:pPr>
              <w:spacing w:before="40" w:after="40"/>
            </w:pPr>
            <w:r>
              <w:rPr>
                <w:sz w:val="16"/>
              </w:rPr>
              <w:t>Standard</w:t>
            </w:r>
          </w:p>
        </w:tc>
      </w:tr>
      <w:tr w:rsidR="001E5517" w14:paraId="5F28522C" w14:textId="77777777">
        <w:trPr>
          <w:jc w:val="center"/>
        </w:trPr>
        <w:tc>
          <w:tcPr>
            <w:tcW w:w="1120" w:type="dxa"/>
            <w:vAlign w:val="center"/>
          </w:tcPr>
          <w:p w14:paraId="469529C8" w14:textId="77777777" w:rsidR="001E5517" w:rsidRDefault="001E5517">
            <w:pPr>
              <w:spacing w:before="40" w:after="40"/>
            </w:pPr>
            <w:r>
              <w:rPr>
                <w:sz w:val="16"/>
              </w:rPr>
              <w:t>SIF-P04</w:t>
            </w:r>
          </w:p>
        </w:tc>
        <w:tc>
          <w:tcPr>
            <w:tcW w:w="1120" w:type="dxa"/>
            <w:vAlign w:val="center"/>
          </w:tcPr>
          <w:p w14:paraId="6370C654" w14:textId="77777777" w:rsidR="001E5517" w:rsidRDefault="001E5517">
            <w:pPr>
              <w:spacing w:before="40" w:after="40"/>
            </w:pPr>
            <w:r>
              <w:rPr>
                <w:sz w:val="16"/>
              </w:rPr>
              <w:t>API Facade / API Mediation</w:t>
            </w:r>
          </w:p>
        </w:tc>
        <w:tc>
          <w:tcPr>
            <w:tcW w:w="1120" w:type="dxa"/>
            <w:vAlign w:val="center"/>
          </w:tcPr>
          <w:p w14:paraId="78757B33" w14:textId="77777777" w:rsidR="001E5517" w:rsidRDefault="001E5517">
            <w:pPr>
              <w:spacing w:before="40" w:after="40"/>
            </w:pPr>
            <w:r>
              <w:rPr>
                <w:sz w:val="16"/>
              </w:rPr>
              <w:t>Internal and external</w:t>
            </w:r>
          </w:p>
        </w:tc>
        <w:tc>
          <w:tcPr>
            <w:tcW w:w="1120" w:type="dxa"/>
            <w:vAlign w:val="center"/>
          </w:tcPr>
          <w:p w14:paraId="4E0448F0" w14:textId="77777777" w:rsidR="001E5517" w:rsidRDefault="001E5517">
            <w:pPr>
              <w:spacing w:before="40" w:after="40"/>
            </w:pPr>
            <w:r>
              <w:rPr>
                <w:rFonts w:ascii="Segoe UI Emoji" w:hAnsi="Segoe UI Emoji" w:cs="Segoe UI Emoji"/>
                <w:sz w:val="16"/>
              </w:rPr>
              <w:t>✅</w:t>
            </w:r>
          </w:p>
        </w:tc>
        <w:tc>
          <w:tcPr>
            <w:tcW w:w="1120" w:type="dxa"/>
            <w:vAlign w:val="center"/>
          </w:tcPr>
          <w:p w14:paraId="156F114E" w14:textId="77777777" w:rsidR="001E5517" w:rsidRDefault="001E5517">
            <w:pPr>
              <w:spacing w:before="40" w:after="40"/>
            </w:pPr>
            <w:r>
              <w:rPr>
                <w:rFonts w:ascii="Segoe UI Emoji" w:hAnsi="Segoe UI Emoji" w:cs="Segoe UI Emoji"/>
                <w:sz w:val="16"/>
              </w:rPr>
              <w:t>✅</w:t>
            </w:r>
          </w:p>
        </w:tc>
        <w:tc>
          <w:tcPr>
            <w:tcW w:w="1120" w:type="dxa"/>
            <w:vAlign w:val="center"/>
          </w:tcPr>
          <w:p w14:paraId="60F7A950" w14:textId="77777777" w:rsidR="001E5517" w:rsidRDefault="001E5517">
            <w:pPr>
              <w:spacing w:before="40" w:after="40"/>
            </w:pPr>
            <w:r>
              <w:rPr>
                <w:rFonts w:ascii="Segoe UI Emoji" w:hAnsi="Segoe UI Emoji" w:cs="Segoe UI Emoji"/>
                <w:sz w:val="16"/>
              </w:rPr>
              <w:t>✅</w:t>
            </w:r>
          </w:p>
        </w:tc>
        <w:tc>
          <w:tcPr>
            <w:tcW w:w="1120" w:type="dxa"/>
            <w:vAlign w:val="center"/>
          </w:tcPr>
          <w:p w14:paraId="182742F3" w14:textId="77777777" w:rsidR="001E5517" w:rsidRDefault="001E5517">
            <w:pPr>
              <w:spacing w:before="40" w:after="40"/>
            </w:pPr>
            <w:r>
              <w:rPr>
                <w:rFonts w:ascii="Segoe UI Emoji" w:hAnsi="Segoe UI Emoji" w:cs="Segoe UI Emoji"/>
                <w:sz w:val="16"/>
              </w:rPr>
              <w:t>⚠️</w:t>
            </w:r>
          </w:p>
        </w:tc>
        <w:tc>
          <w:tcPr>
            <w:tcW w:w="1120" w:type="dxa"/>
            <w:vAlign w:val="center"/>
          </w:tcPr>
          <w:p w14:paraId="3540126F" w14:textId="77777777" w:rsidR="001E5517" w:rsidRDefault="001E5517">
            <w:pPr>
              <w:spacing w:before="40" w:after="40"/>
            </w:pPr>
            <w:r>
              <w:rPr>
                <w:sz w:val="16"/>
              </w:rPr>
              <w:t>Azure API Management + Logic App / Function</w:t>
            </w:r>
          </w:p>
        </w:tc>
        <w:tc>
          <w:tcPr>
            <w:tcW w:w="1120" w:type="dxa"/>
            <w:vAlign w:val="center"/>
          </w:tcPr>
          <w:p w14:paraId="761001F7" w14:textId="77777777" w:rsidR="001E5517" w:rsidRDefault="001E5517">
            <w:pPr>
              <w:spacing w:before="40" w:after="40"/>
            </w:pPr>
            <w:r>
              <w:rPr>
                <w:sz w:val="16"/>
              </w:rPr>
              <w:t>Standard</w:t>
            </w:r>
          </w:p>
        </w:tc>
      </w:tr>
      <w:tr w:rsidR="001E5517" w14:paraId="3766C4C3" w14:textId="77777777">
        <w:trPr>
          <w:jc w:val="center"/>
        </w:trPr>
        <w:tc>
          <w:tcPr>
            <w:tcW w:w="1120" w:type="dxa"/>
            <w:vAlign w:val="center"/>
          </w:tcPr>
          <w:p w14:paraId="28E53C20" w14:textId="77777777" w:rsidR="001E5517" w:rsidRDefault="001E5517">
            <w:pPr>
              <w:spacing w:before="40" w:after="40"/>
            </w:pPr>
            <w:r>
              <w:rPr>
                <w:sz w:val="16"/>
              </w:rPr>
              <w:t>SIF-P05</w:t>
            </w:r>
          </w:p>
        </w:tc>
        <w:tc>
          <w:tcPr>
            <w:tcW w:w="1120" w:type="dxa"/>
            <w:vAlign w:val="center"/>
          </w:tcPr>
          <w:p w14:paraId="7D405ECE" w14:textId="77777777" w:rsidR="001E5517" w:rsidRDefault="001E5517">
            <w:pPr>
              <w:spacing w:before="40" w:after="40"/>
            </w:pPr>
            <w:r>
              <w:rPr>
                <w:sz w:val="16"/>
              </w:rPr>
              <w:t>Reliable Queue Messaging</w:t>
            </w:r>
          </w:p>
        </w:tc>
        <w:tc>
          <w:tcPr>
            <w:tcW w:w="1120" w:type="dxa"/>
            <w:vAlign w:val="center"/>
          </w:tcPr>
          <w:p w14:paraId="2981F41B" w14:textId="77777777" w:rsidR="001E5517" w:rsidRDefault="001E5517">
            <w:pPr>
              <w:spacing w:before="40" w:after="40"/>
            </w:pPr>
            <w:r>
              <w:rPr>
                <w:sz w:val="16"/>
              </w:rPr>
              <w:t>Primarily internal</w:t>
            </w:r>
          </w:p>
        </w:tc>
        <w:tc>
          <w:tcPr>
            <w:tcW w:w="1120" w:type="dxa"/>
            <w:vAlign w:val="center"/>
          </w:tcPr>
          <w:p w14:paraId="797E7F9B" w14:textId="77777777" w:rsidR="001E5517" w:rsidRDefault="001E5517">
            <w:pPr>
              <w:spacing w:before="40" w:after="40"/>
            </w:pPr>
            <w:r>
              <w:rPr>
                <w:rFonts w:ascii="Segoe UI Emoji" w:hAnsi="Segoe UI Emoji" w:cs="Segoe UI Emoji"/>
                <w:sz w:val="16"/>
              </w:rPr>
              <w:t>✅</w:t>
            </w:r>
          </w:p>
        </w:tc>
        <w:tc>
          <w:tcPr>
            <w:tcW w:w="1120" w:type="dxa"/>
            <w:vAlign w:val="center"/>
          </w:tcPr>
          <w:p w14:paraId="04F2484F" w14:textId="77777777" w:rsidR="001E5517" w:rsidRDefault="001E5517">
            <w:pPr>
              <w:spacing w:before="40" w:after="40"/>
            </w:pPr>
            <w:r>
              <w:rPr>
                <w:rFonts w:ascii="Segoe UI Emoji" w:hAnsi="Segoe UI Emoji" w:cs="Segoe UI Emoji"/>
                <w:sz w:val="16"/>
              </w:rPr>
              <w:t>⚠️</w:t>
            </w:r>
          </w:p>
        </w:tc>
        <w:tc>
          <w:tcPr>
            <w:tcW w:w="1120" w:type="dxa"/>
            <w:vAlign w:val="center"/>
          </w:tcPr>
          <w:p w14:paraId="5DCCC0DC" w14:textId="77777777" w:rsidR="001E5517" w:rsidRDefault="001E5517">
            <w:pPr>
              <w:spacing w:before="40" w:after="40"/>
            </w:pPr>
            <w:r>
              <w:rPr>
                <w:rFonts w:ascii="Segoe UI Emoji" w:hAnsi="Segoe UI Emoji" w:cs="Segoe UI Emoji"/>
                <w:sz w:val="16"/>
              </w:rPr>
              <w:t>⚠️</w:t>
            </w:r>
          </w:p>
        </w:tc>
        <w:tc>
          <w:tcPr>
            <w:tcW w:w="1120" w:type="dxa"/>
            <w:vAlign w:val="center"/>
          </w:tcPr>
          <w:p w14:paraId="130FA0AD" w14:textId="77777777" w:rsidR="001E5517" w:rsidRDefault="001E5517">
            <w:pPr>
              <w:spacing w:before="40" w:after="40"/>
            </w:pPr>
            <w:r>
              <w:rPr>
                <w:rFonts w:ascii="Segoe UI Emoji" w:hAnsi="Segoe UI Emoji" w:cs="Segoe UI Emoji"/>
                <w:sz w:val="16"/>
              </w:rPr>
              <w:t>⚠️</w:t>
            </w:r>
          </w:p>
        </w:tc>
        <w:tc>
          <w:tcPr>
            <w:tcW w:w="1120" w:type="dxa"/>
            <w:vAlign w:val="center"/>
          </w:tcPr>
          <w:p w14:paraId="5993BDC6" w14:textId="77777777" w:rsidR="001E5517" w:rsidRDefault="001E5517">
            <w:pPr>
              <w:spacing w:before="40" w:after="40"/>
            </w:pPr>
            <w:r>
              <w:rPr>
                <w:sz w:val="16"/>
              </w:rPr>
              <w:t>Azure Service Bus Queue</w:t>
            </w:r>
          </w:p>
        </w:tc>
        <w:tc>
          <w:tcPr>
            <w:tcW w:w="1120" w:type="dxa"/>
            <w:vAlign w:val="center"/>
          </w:tcPr>
          <w:p w14:paraId="13E44639" w14:textId="77777777" w:rsidR="001E5517" w:rsidRDefault="001E5517">
            <w:pPr>
              <w:spacing w:before="40" w:after="40"/>
            </w:pPr>
            <w:r>
              <w:rPr>
                <w:sz w:val="16"/>
              </w:rPr>
              <w:t>Standard internally; controlled externally</w:t>
            </w:r>
          </w:p>
        </w:tc>
      </w:tr>
      <w:tr w:rsidR="001E5517" w14:paraId="64F23E20" w14:textId="77777777">
        <w:trPr>
          <w:jc w:val="center"/>
        </w:trPr>
        <w:tc>
          <w:tcPr>
            <w:tcW w:w="1120" w:type="dxa"/>
            <w:vAlign w:val="center"/>
          </w:tcPr>
          <w:p w14:paraId="7C972E53" w14:textId="77777777" w:rsidR="001E5517" w:rsidRDefault="001E5517">
            <w:pPr>
              <w:spacing w:before="40" w:after="40"/>
            </w:pPr>
            <w:r>
              <w:rPr>
                <w:sz w:val="16"/>
              </w:rPr>
              <w:t>SIF-P06</w:t>
            </w:r>
          </w:p>
        </w:tc>
        <w:tc>
          <w:tcPr>
            <w:tcW w:w="1120" w:type="dxa"/>
            <w:vAlign w:val="center"/>
          </w:tcPr>
          <w:p w14:paraId="4ED91CEA" w14:textId="77777777" w:rsidR="001E5517" w:rsidRDefault="001E5517">
            <w:pPr>
              <w:spacing w:before="40" w:after="40"/>
            </w:pPr>
            <w:r>
              <w:rPr>
                <w:sz w:val="16"/>
              </w:rPr>
              <w:t>Publish / Subscribe Messaging</w:t>
            </w:r>
          </w:p>
        </w:tc>
        <w:tc>
          <w:tcPr>
            <w:tcW w:w="1120" w:type="dxa"/>
            <w:vAlign w:val="center"/>
          </w:tcPr>
          <w:p w14:paraId="7A371319" w14:textId="77777777" w:rsidR="001E5517" w:rsidRDefault="001E5517">
            <w:pPr>
              <w:spacing w:before="40" w:after="40"/>
            </w:pPr>
            <w:r>
              <w:rPr>
                <w:sz w:val="16"/>
              </w:rPr>
              <w:t>Primarily internal</w:t>
            </w:r>
          </w:p>
        </w:tc>
        <w:tc>
          <w:tcPr>
            <w:tcW w:w="1120" w:type="dxa"/>
            <w:vAlign w:val="center"/>
          </w:tcPr>
          <w:p w14:paraId="2DE49AF9" w14:textId="77777777" w:rsidR="001E5517" w:rsidRDefault="001E5517">
            <w:pPr>
              <w:spacing w:before="40" w:after="40"/>
            </w:pPr>
            <w:r>
              <w:rPr>
                <w:rFonts w:ascii="Segoe UI Emoji" w:hAnsi="Segoe UI Emoji" w:cs="Segoe UI Emoji"/>
                <w:sz w:val="16"/>
              </w:rPr>
              <w:t>✅</w:t>
            </w:r>
          </w:p>
        </w:tc>
        <w:tc>
          <w:tcPr>
            <w:tcW w:w="1120" w:type="dxa"/>
            <w:vAlign w:val="center"/>
          </w:tcPr>
          <w:p w14:paraId="361A03B8" w14:textId="77777777" w:rsidR="001E5517" w:rsidRDefault="001E5517">
            <w:pPr>
              <w:spacing w:before="40" w:after="40"/>
            </w:pPr>
            <w:r>
              <w:rPr>
                <w:rFonts w:ascii="Segoe UI Emoji" w:hAnsi="Segoe UI Emoji" w:cs="Segoe UI Emoji"/>
                <w:sz w:val="16"/>
              </w:rPr>
              <w:t>⚠️</w:t>
            </w:r>
          </w:p>
        </w:tc>
        <w:tc>
          <w:tcPr>
            <w:tcW w:w="1120" w:type="dxa"/>
            <w:vAlign w:val="center"/>
          </w:tcPr>
          <w:p w14:paraId="1F0D8BB4" w14:textId="77777777" w:rsidR="001E5517" w:rsidRDefault="001E5517">
            <w:pPr>
              <w:spacing w:before="40" w:after="40"/>
            </w:pPr>
            <w:r>
              <w:rPr>
                <w:rFonts w:ascii="Segoe UI Emoji" w:hAnsi="Segoe UI Emoji" w:cs="Segoe UI Emoji"/>
                <w:sz w:val="16"/>
              </w:rPr>
              <w:t>⚠️</w:t>
            </w:r>
          </w:p>
        </w:tc>
        <w:tc>
          <w:tcPr>
            <w:tcW w:w="1120" w:type="dxa"/>
            <w:vAlign w:val="center"/>
          </w:tcPr>
          <w:p w14:paraId="65B53468" w14:textId="77777777" w:rsidR="001E5517" w:rsidRDefault="001E5517">
            <w:pPr>
              <w:spacing w:before="40" w:after="40"/>
            </w:pPr>
            <w:r>
              <w:rPr>
                <w:rFonts w:ascii="Segoe UI Emoji" w:hAnsi="Segoe UI Emoji" w:cs="Segoe UI Emoji"/>
                <w:sz w:val="16"/>
              </w:rPr>
              <w:t>⚠️</w:t>
            </w:r>
          </w:p>
        </w:tc>
        <w:tc>
          <w:tcPr>
            <w:tcW w:w="1120" w:type="dxa"/>
            <w:vAlign w:val="center"/>
          </w:tcPr>
          <w:p w14:paraId="73A86693" w14:textId="77777777" w:rsidR="001E5517" w:rsidRDefault="001E5517">
            <w:pPr>
              <w:spacing w:before="40" w:after="40"/>
            </w:pPr>
            <w:r>
              <w:rPr>
                <w:sz w:val="16"/>
              </w:rPr>
              <w:t>Azure Service Bus Topic</w:t>
            </w:r>
          </w:p>
        </w:tc>
        <w:tc>
          <w:tcPr>
            <w:tcW w:w="1120" w:type="dxa"/>
            <w:vAlign w:val="center"/>
          </w:tcPr>
          <w:p w14:paraId="1E740BB7" w14:textId="77777777" w:rsidR="001E5517" w:rsidRDefault="001E5517">
            <w:pPr>
              <w:spacing w:before="40" w:after="40"/>
            </w:pPr>
            <w:r>
              <w:rPr>
                <w:sz w:val="16"/>
              </w:rPr>
              <w:t>Standard internally; external by exception</w:t>
            </w:r>
          </w:p>
        </w:tc>
      </w:tr>
      <w:tr w:rsidR="001E5517" w14:paraId="4F3D2EE1" w14:textId="77777777">
        <w:trPr>
          <w:jc w:val="center"/>
        </w:trPr>
        <w:tc>
          <w:tcPr>
            <w:tcW w:w="1120" w:type="dxa"/>
            <w:vAlign w:val="center"/>
          </w:tcPr>
          <w:p w14:paraId="3C4638E0" w14:textId="77777777" w:rsidR="001E5517" w:rsidRDefault="001E5517">
            <w:pPr>
              <w:spacing w:before="40" w:after="40"/>
            </w:pPr>
            <w:r>
              <w:rPr>
                <w:sz w:val="16"/>
              </w:rPr>
              <w:t>SIF-P07</w:t>
            </w:r>
          </w:p>
        </w:tc>
        <w:tc>
          <w:tcPr>
            <w:tcW w:w="1120" w:type="dxa"/>
            <w:vAlign w:val="center"/>
          </w:tcPr>
          <w:p w14:paraId="6D00CEC0" w14:textId="77777777" w:rsidR="001E5517" w:rsidRDefault="001E5517">
            <w:pPr>
              <w:spacing w:before="40" w:after="40"/>
            </w:pPr>
            <w:r>
              <w:rPr>
                <w:sz w:val="16"/>
              </w:rPr>
              <w:t>Event Notification</w:t>
            </w:r>
          </w:p>
        </w:tc>
        <w:tc>
          <w:tcPr>
            <w:tcW w:w="1120" w:type="dxa"/>
            <w:vAlign w:val="center"/>
          </w:tcPr>
          <w:p w14:paraId="530892BC" w14:textId="77777777" w:rsidR="001E5517" w:rsidRDefault="001E5517">
            <w:pPr>
              <w:spacing w:before="40" w:after="40"/>
            </w:pPr>
            <w:r>
              <w:rPr>
                <w:sz w:val="16"/>
              </w:rPr>
              <w:t>Internal and external</w:t>
            </w:r>
          </w:p>
        </w:tc>
        <w:tc>
          <w:tcPr>
            <w:tcW w:w="1120" w:type="dxa"/>
            <w:vAlign w:val="center"/>
          </w:tcPr>
          <w:p w14:paraId="0AF22139" w14:textId="77777777" w:rsidR="001E5517" w:rsidRDefault="001E5517">
            <w:pPr>
              <w:spacing w:before="40" w:after="40"/>
            </w:pPr>
            <w:r>
              <w:rPr>
                <w:rFonts w:ascii="Segoe UI Emoji" w:hAnsi="Segoe UI Emoji" w:cs="Segoe UI Emoji"/>
                <w:sz w:val="16"/>
              </w:rPr>
              <w:t>✅</w:t>
            </w:r>
          </w:p>
        </w:tc>
        <w:tc>
          <w:tcPr>
            <w:tcW w:w="1120" w:type="dxa"/>
            <w:vAlign w:val="center"/>
          </w:tcPr>
          <w:p w14:paraId="05F142E7" w14:textId="77777777" w:rsidR="001E5517" w:rsidRDefault="001E5517">
            <w:pPr>
              <w:spacing w:before="40" w:after="40"/>
            </w:pPr>
            <w:r>
              <w:rPr>
                <w:rFonts w:ascii="Segoe UI Emoji" w:hAnsi="Segoe UI Emoji" w:cs="Segoe UI Emoji"/>
                <w:sz w:val="16"/>
              </w:rPr>
              <w:t>✅</w:t>
            </w:r>
          </w:p>
        </w:tc>
        <w:tc>
          <w:tcPr>
            <w:tcW w:w="1120" w:type="dxa"/>
            <w:vAlign w:val="center"/>
          </w:tcPr>
          <w:p w14:paraId="13A05E6E" w14:textId="77777777" w:rsidR="001E5517" w:rsidRDefault="001E5517">
            <w:pPr>
              <w:spacing w:before="40" w:after="40"/>
            </w:pPr>
            <w:r>
              <w:rPr>
                <w:rFonts w:ascii="Segoe UI Emoji" w:hAnsi="Segoe UI Emoji" w:cs="Segoe UI Emoji"/>
                <w:sz w:val="16"/>
              </w:rPr>
              <w:t>✅</w:t>
            </w:r>
          </w:p>
        </w:tc>
        <w:tc>
          <w:tcPr>
            <w:tcW w:w="1120" w:type="dxa"/>
            <w:vAlign w:val="center"/>
          </w:tcPr>
          <w:p w14:paraId="0A535285" w14:textId="77777777" w:rsidR="001E5517" w:rsidRDefault="001E5517">
            <w:pPr>
              <w:spacing w:before="40" w:after="40"/>
            </w:pPr>
            <w:r>
              <w:rPr>
                <w:rFonts w:ascii="Segoe UI Emoji" w:hAnsi="Segoe UI Emoji" w:cs="Segoe UI Emoji"/>
                <w:sz w:val="16"/>
              </w:rPr>
              <w:t>✅</w:t>
            </w:r>
          </w:p>
        </w:tc>
        <w:tc>
          <w:tcPr>
            <w:tcW w:w="1120" w:type="dxa"/>
            <w:vAlign w:val="center"/>
          </w:tcPr>
          <w:p w14:paraId="39916067" w14:textId="77777777" w:rsidR="001E5517" w:rsidRDefault="001E5517">
            <w:pPr>
              <w:spacing w:before="40" w:after="40"/>
            </w:pPr>
            <w:r>
              <w:rPr>
                <w:sz w:val="16"/>
              </w:rPr>
              <w:t>Event Grid / Webhook / Logic App Trigger</w:t>
            </w:r>
          </w:p>
        </w:tc>
        <w:tc>
          <w:tcPr>
            <w:tcW w:w="1120" w:type="dxa"/>
            <w:vAlign w:val="center"/>
          </w:tcPr>
          <w:p w14:paraId="192C3014" w14:textId="77777777" w:rsidR="001E5517" w:rsidRDefault="001E5517">
            <w:pPr>
              <w:spacing w:before="40" w:after="40"/>
            </w:pPr>
            <w:r>
              <w:rPr>
                <w:sz w:val="16"/>
              </w:rPr>
              <w:t>Standard</w:t>
            </w:r>
          </w:p>
        </w:tc>
      </w:tr>
      <w:tr w:rsidR="001E5517" w14:paraId="5F554E93" w14:textId="77777777">
        <w:trPr>
          <w:jc w:val="center"/>
        </w:trPr>
        <w:tc>
          <w:tcPr>
            <w:tcW w:w="1120" w:type="dxa"/>
            <w:vAlign w:val="center"/>
          </w:tcPr>
          <w:p w14:paraId="793C4FBE" w14:textId="77777777" w:rsidR="001E5517" w:rsidRDefault="001E5517">
            <w:pPr>
              <w:spacing w:before="40" w:after="40"/>
            </w:pPr>
            <w:r>
              <w:rPr>
                <w:sz w:val="16"/>
              </w:rPr>
              <w:t>SIF-P08</w:t>
            </w:r>
          </w:p>
        </w:tc>
        <w:tc>
          <w:tcPr>
            <w:tcW w:w="1120" w:type="dxa"/>
            <w:vAlign w:val="center"/>
          </w:tcPr>
          <w:p w14:paraId="19CC1C58" w14:textId="77777777" w:rsidR="001E5517" w:rsidRDefault="001E5517">
            <w:pPr>
              <w:spacing w:before="40" w:after="40"/>
            </w:pPr>
            <w:r>
              <w:rPr>
                <w:sz w:val="16"/>
              </w:rPr>
              <w:t>High-Volume Event Streaming</w:t>
            </w:r>
          </w:p>
        </w:tc>
        <w:tc>
          <w:tcPr>
            <w:tcW w:w="1120" w:type="dxa"/>
            <w:vAlign w:val="center"/>
          </w:tcPr>
          <w:p w14:paraId="46681A3C" w14:textId="77777777" w:rsidR="001E5517" w:rsidRDefault="001E5517">
            <w:pPr>
              <w:spacing w:before="40" w:after="40"/>
            </w:pPr>
            <w:r>
              <w:rPr>
                <w:sz w:val="16"/>
              </w:rPr>
              <w:t>Internal / analytics / selected external</w:t>
            </w:r>
          </w:p>
        </w:tc>
        <w:tc>
          <w:tcPr>
            <w:tcW w:w="1120" w:type="dxa"/>
            <w:vAlign w:val="center"/>
          </w:tcPr>
          <w:p w14:paraId="22C34777" w14:textId="77777777" w:rsidR="001E5517" w:rsidRDefault="001E5517">
            <w:pPr>
              <w:spacing w:before="40" w:after="40"/>
            </w:pPr>
            <w:r>
              <w:rPr>
                <w:rFonts w:ascii="Segoe UI Emoji" w:hAnsi="Segoe UI Emoji" w:cs="Segoe UI Emoji"/>
                <w:sz w:val="16"/>
              </w:rPr>
              <w:t>✅</w:t>
            </w:r>
          </w:p>
        </w:tc>
        <w:tc>
          <w:tcPr>
            <w:tcW w:w="1120" w:type="dxa"/>
            <w:vAlign w:val="center"/>
          </w:tcPr>
          <w:p w14:paraId="389967A3" w14:textId="77777777" w:rsidR="001E5517" w:rsidRDefault="001E5517">
            <w:pPr>
              <w:spacing w:before="40" w:after="40"/>
            </w:pPr>
            <w:r>
              <w:rPr>
                <w:rFonts w:ascii="Segoe UI Emoji" w:hAnsi="Segoe UI Emoji" w:cs="Segoe UI Emoji"/>
                <w:sz w:val="16"/>
              </w:rPr>
              <w:t>⚠️</w:t>
            </w:r>
          </w:p>
        </w:tc>
        <w:tc>
          <w:tcPr>
            <w:tcW w:w="1120" w:type="dxa"/>
            <w:vAlign w:val="center"/>
          </w:tcPr>
          <w:p w14:paraId="7029B606" w14:textId="77777777" w:rsidR="001E5517" w:rsidRDefault="001E5517">
            <w:pPr>
              <w:spacing w:before="40" w:after="40"/>
            </w:pPr>
            <w:r>
              <w:rPr>
                <w:rFonts w:ascii="Segoe UI Emoji" w:hAnsi="Segoe UI Emoji" w:cs="Segoe UI Emoji"/>
                <w:sz w:val="16"/>
              </w:rPr>
              <w:t>⚠️</w:t>
            </w:r>
          </w:p>
        </w:tc>
        <w:tc>
          <w:tcPr>
            <w:tcW w:w="1120" w:type="dxa"/>
            <w:vAlign w:val="center"/>
          </w:tcPr>
          <w:p w14:paraId="0B38EDE8" w14:textId="77777777" w:rsidR="001E5517" w:rsidRDefault="001E5517">
            <w:pPr>
              <w:spacing w:before="40" w:after="40"/>
            </w:pPr>
            <w:r>
              <w:rPr>
                <w:rFonts w:ascii="Segoe UI Emoji" w:hAnsi="Segoe UI Emoji" w:cs="Segoe UI Emoji"/>
                <w:sz w:val="16"/>
              </w:rPr>
              <w:t>✅</w:t>
            </w:r>
          </w:p>
        </w:tc>
        <w:tc>
          <w:tcPr>
            <w:tcW w:w="1120" w:type="dxa"/>
            <w:vAlign w:val="center"/>
          </w:tcPr>
          <w:p w14:paraId="220B9C26" w14:textId="77777777" w:rsidR="001E5517" w:rsidRDefault="001E5517">
            <w:pPr>
              <w:spacing w:before="40" w:after="40"/>
            </w:pPr>
            <w:r>
              <w:rPr>
                <w:sz w:val="16"/>
              </w:rPr>
              <w:t>Azure Event Hubs</w:t>
            </w:r>
          </w:p>
        </w:tc>
        <w:tc>
          <w:tcPr>
            <w:tcW w:w="1120" w:type="dxa"/>
            <w:vAlign w:val="center"/>
          </w:tcPr>
          <w:p w14:paraId="3272207E" w14:textId="77777777" w:rsidR="001E5517" w:rsidRDefault="001E5517">
            <w:pPr>
              <w:spacing w:before="40" w:after="40"/>
            </w:pPr>
            <w:r>
              <w:rPr>
                <w:sz w:val="16"/>
              </w:rPr>
              <w:t>Conditional</w:t>
            </w:r>
          </w:p>
        </w:tc>
      </w:tr>
      <w:tr w:rsidR="001E5517" w14:paraId="6ACFAC84" w14:textId="77777777">
        <w:trPr>
          <w:jc w:val="center"/>
        </w:trPr>
        <w:tc>
          <w:tcPr>
            <w:tcW w:w="1120" w:type="dxa"/>
            <w:vAlign w:val="center"/>
          </w:tcPr>
          <w:p w14:paraId="66B43E35" w14:textId="77777777" w:rsidR="001E5517" w:rsidRDefault="001E5517">
            <w:pPr>
              <w:spacing w:before="40" w:after="40"/>
            </w:pPr>
            <w:r>
              <w:rPr>
                <w:sz w:val="16"/>
              </w:rPr>
              <w:t>SIF-P09</w:t>
            </w:r>
          </w:p>
        </w:tc>
        <w:tc>
          <w:tcPr>
            <w:tcW w:w="1120" w:type="dxa"/>
            <w:vAlign w:val="center"/>
          </w:tcPr>
          <w:p w14:paraId="2BC36B2B" w14:textId="77777777" w:rsidR="001E5517" w:rsidRDefault="001E5517">
            <w:pPr>
              <w:spacing w:before="40" w:after="40"/>
            </w:pPr>
            <w:r>
              <w:rPr>
                <w:sz w:val="16"/>
              </w:rPr>
              <w:t>Workflow Orchestration</w:t>
            </w:r>
          </w:p>
        </w:tc>
        <w:tc>
          <w:tcPr>
            <w:tcW w:w="1120" w:type="dxa"/>
            <w:vAlign w:val="center"/>
          </w:tcPr>
          <w:p w14:paraId="02F32A64" w14:textId="77777777" w:rsidR="001E5517" w:rsidRDefault="001E5517">
            <w:pPr>
              <w:spacing w:before="40" w:after="40"/>
            </w:pPr>
            <w:r>
              <w:rPr>
                <w:sz w:val="16"/>
              </w:rPr>
              <w:t>Internal and external</w:t>
            </w:r>
          </w:p>
        </w:tc>
        <w:tc>
          <w:tcPr>
            <w:tcW w:w="1120" w:type="dxa"/>
            <w:vAlign w:val="center"/>
          </w:tcPr>
          <w:p w14:paraId="45ADE2AB" w14:textId="77777777" w:rsidR="001E5517" w:rsidRDefault="001E5517">
            <w:pPr>
              <w:spacing w:before="40" w:after="40"/>
            </w:pPr>
            <w:r>
              <w:rPr>
                <w:rFonts w:ascii="Segoe UI Emoji" w:hAnsi="Segoe UI Emoji" w:cs="Segoe UI Emoji"/>
                <w:sz w:val="16"/>
              </w:rPr>
              <w:t>✅</w:t>
            </w:r>
          </w:p>
        </w:tc>
        <w:tc>
          <w:tcPr>
            <w:tcW w:w="1120" w:type="dxa"/>
            <w:vAlign w:val="center"/>
          </w:tcPr>
          <w:p w14:paraId="3ADD97A2" w14:textId="77777777" w:rsidR="001E5517" w:rsidRDefault="001E5517">
            <w:pPr>
              <w:spacing w:before="40" w:after="40"/>
            </w:pPr>
            <w:r>
              <w:rPr>
                <w:rFonts w:ascii="Segoe UI Emoji" w:hAnsi="Segoe UI Emoji" w:cs="Segoe UI Emoji"/>
                <w:sz w:val="16"/>
              </w:rPr>
              <w:t>✅</w:t>
            </w:r>
          </w:p>
        </w:tc>
        <w:tc>
          <w:tcPr>
            <w:tcW w:w="1120" w:type="dxa"/>
            <w:vAlign w:val="center"/>
          </w:tcPr>
          <w:p w14:paraId="620F06B4" w14:textId="77777777" w:rsidR="001E5517" w:rsidRDefault="001E5517">
            <w:pPr>
              <w:spacing w:before="40" w:after="40"/>
            </w:pPr>
            <w:r>
              <w:rPr>
                <w:rFonts w:ascii="Segoe UI Emoji" w:hAnsi="Segoe UI Emoji" w:cs="Segoe UI Emoji"/>
                <w:sz w:val="16"/>
              </w:rPr>
              <w:t>✅</w:t>
            </w:r>
          </w:p>
        </w:tc>
        <w:tc>
          <w:tcPr>
            <w:tcW w:w="1120" w:type="dxa"/>
            <w:vAlign w:val="center"/>
          </w:tcPr>
          <w:p w14:paraId="758113F5" w14:textId="77777777" w:rsidR="001E5517" w:rsidRDefault="001E5517">
            <w:pPr>
              <w:spacing w:before="40" w:after="40"/>
            </w:pPr>
            <w:r>
              <w:rPr>
                <w:rFonts w:ascii="Segoe UI Emoji" w:hAnsi="Segoe UI Emoji" w:cs="Segoe UI Emoji"/>
                <w:sz w:val="16"/>
              </w:rPr>
              <w:t>⚠️</w:t>
            </w:r>
          </w:p>
        </w:tc>
        <w:tc>
          <w:tcPr>
            <w:tcW w:w="1120" w:type="dxa"/>
            <w:vAlign w:val="center"/>
          </w:tcPr>
          <w:p w14:paraId="73E7A5C5" w14:textId="77777777" w:rsidR="001E5517" w:rsidRDefault="001E5517">
            <w:pPr>
              <w:spacing w:before="40" w:after="40"/>
            </w:pPr>
            <w:r>
              <w:rPr>
                <w:sz w:val="16"/>
              </w:rPr>
              <w:t>Azure Logic Apps</w:t>
            </w:r>
          </w:p>
        </w:tc>
        <w:tc>
          <w:tcPr>
            <w:tcW w:w="1120" w:type="dxa"/>
            <w:vAlign w:val="center"/>
          </w:tcPr>
          <w:p w14:paraId="18CF7BDE" w14:textId="77777777" w:rsidR="001E5517" w:rsidRDefault="001E5517">
            <w:pPr>
              <w:spacing w:before="40" w:after="40"/>
            </w:pPr>
            <w:r>
              <w:rPr>
                <w:sz w:val="16"/>
              </w:rPr>
              <w:t>Standard</w:t>
            </w:r>
          </w:p>
        </w:tc>
      </w:tr>
      <w:tr w:rsidR="001E5517" w14:paraId="199D0B01" w14:textId="77777777">
        <w:trPr>
          <w:jc w:val="center"/>
        </w:trPr>
        <w:tc>
          <w:tcPr>
            <w:tcW w:w="1120" w:type="dxa"/>
            <w:vAlign w:val="center"/>
          </w:tcPr>
          <w:p w14:paraId="3C1A3EFC" w14:textId="77777777" w:rsidR="001E5517" w:rsidRDefault="001E5517">
            <w:pPr>
              <w:spacing w:before="40" w:after="40"/>
            </w:pPr>
            <w:r>
              <w:rPr>
                <w:sz w:val="16"/>
              </w:rPr>
              <w:t>SIF-P10</w:t>
            </w:r>
          </w:p>
        </w:tc>
        <w:tc>
          <w:tcPr>
            <w:tcW w:w="1120" w:type="dxa"/>
            <w:vAlign w:val="center"/>
          </w:tcPr>
          <w:p w14:paraId="55EF2D47" w14:textId="77777777" w:rsidR="001E5517" w:rsidRDefault="001E5517">
            <w:pPr>
              <w:spacing w:before="40" w:after="40"/>
            </w:pPr>
            <w:r>
              <w:rPr>
                <w:sz w:val="16"/>
              </w:rPr>
              <w:t>Long-Running Workflow</w:t>
            </w:r>
          </w:p>
        </w:tc>
        <w:tc>
          <w:tcPr>
            <w:tcW w:w="1120" w:type="dxa"/>
            <w:vAlign w:val="center"/>
          </w:tcPr>
          <w:p w14:paraId="53A8CD91" w14:textId="77777777" w:rsidR="001E5517" w:rsidRDefault="001E5517">
            <w:pPr>
              <w:spacing w:before="40" w:after="40"/>
            </w:pPr>
            <w:r>
              <w:rPr>
                <w:sz w:val="16"/>
              </w:rPr>
              <w:t>Internal and external</w:t>
            </w:r>
          </w:p>
        </w:tc>
        <w:tc>
          <w:tcPr>
            <w:tcW w:w="1120" w:type="dxa"/>
            <w:vAlign w:val="center"/>
          </w:tcPr>
          <w:p w14:paraId="0DE3062D" w14:textId="77777777" w:rsidR="001E5517" w:rsidRDefault="001E5517">
            <w:pPr>
              <w:spacing w:before="40" w:after="40"/>
            </w:pPr>
            <w:r>
              <w:rPr>
                <w:rFonts w:ascii="Segoe UI Emoji" w:hAnsi="Segoe UI Emoji" w:cs="Segoe UI Emoji"/>
                <w:sz w:val="16"/>
              </w:rPr>
              <w:t>✅</w:t>
            </w:r>
          </w:p>
        </w:tc>
        <w:tc>
          <w:tcPr>
            <w:tcW w:w="1120" w:type="dxa"/>
            <w:vAlign w:val="center"/>
          </w:tcPr>
          <w:p w14:paraId="59709F4C" w14:textId="77777777" w:rsidR="001E5517" w:rsidRDefault="001E5517">
            <w:pPr>
              <w:spacing w:before="40" w:after="40"/>
            </w:pPr>
            <w:r>
              <w:rPr>
                <w:rFonts w:ascii="Segoe UI Emoji" w:hAnsi="Segoe UI Emoji" w:cs="Segoe UI Emoji"/>
                <w:sz w:val="16"/>
              </w:rPr>
              <w:t>✅</w:t>
            </w:r>
          </w:p>
        </w:tc>
        <w:tc>
          <w:tcPr>
            <w:tcW w:w="1120" w:type="dxa"/>
            <w:vAlign w:val="center"/>
          </w:tcPr>
          <w:p w14:paraId="509C143B" w14:textId="77777777" w:rsidR="001E5517" w:rsidRDefault="001E5517">
            <w:pPr>
              <w:spacing w:before="40" w:after="40"/>
            </w:pPr>
            <w:r>
              <w:rPr>
                <w:rFonts w:ascii="Segoe UI Emoji" w:hAnsi="Segoe UI Emoji" w:cs="Segoe UI Emoji"/>
                <w:sz w:val="16"/>
              </w:rPr>
              <w:t>✅</w:t>
            </w:r>
          </w:p>
        </w:tc>
        <w:tc>
          <w:tcPr>
            <w:tcW w:w="1120" w:type="dxa"/>
            <w:vAlign w:val="center"/>
          </w:tcPr>
          <w:p w14:paraId="0EC0EB4F" w14:textId="77777777" w:rsidR="001E5517" w:rsidRDefault="001E5517">
            <w:pPr>
              <w:spacing w:before="40" w:after="40"/>
            </w:pPr>
            <w:r>
              <w:rPr>
                <w:rFonts w:ascii="Segoe UI Emoji" w:hAnsi="Segoe UI Emoji" w:cs="Segoe UI Emoji"/>
                <w:sz w:val="16"/>
              </w:rPr>
              <w:t>⚠️</w:t>
            </w:r>
          </w:p>
        </w:tc>
        <w:tc>
          <w:tcPr>
            <w:tcW w:w="1120" w:type="dxa"/>
            <w:vAlign w:val="center"/>
          </w:tcPr>
          <w:p w14:paraId="1A10014E" w14:textId="77777777" w:rsidR="001E5517" w:rsidRDefault="001E5517">
            <w:pPr>
              <w:spacing w:before="40" w:after="40"/>
            </w:pPr>
            <w:r>
              <w:rPr>
                <w:sz w:val="16"/>
              </w:rPr>
              <w:t>Azure Logic Apps Standard</w:t>
            </w:r>
          </w:p>
        </w:tc>
        <w:tc>
          <w:tcPr>
            <w:tcW w:w="1120" w:type="dxa"/>
            <w:vAlign w:val="center"/>
          </w:tcPr>
          <w:p w14:paraId="730ECB60" w14:textId="77777777" w:rsidR="001E5517" w:rsidRDefault="001E5517">
            <w:pPr>
              <w:spacing w:before="40" w:after="40"/>
            </w:pPr>
            <w:r>
              <w:rPr>
                <w:sz w:val="16"/>
              </w:rPr>
              <w:t>Standard</w:t>
            </w:r>
          </w:p>
        </w:tc>
      </w:tr>
      <w:tr w:rsidR="001E5517" w14:paraId="0E04CEFF" w14:textId="77777777">
        <w:trPr>
          <w:jc w:val="center"/>
        </w:trPr>
        <w:tc>
          <w:tcPr>
            <w:tcW w:w="1120" w:type="dxa"/>
            <w:vAlign w:val="center"/>
          </w:tcPr>
          <w:p w14:paraId="38BBD2D8" w14:textId="77777777" w:rsidR="001E5517" w:rsidRDefault="001E5517">
            <w:pPr>
              <w:spacing w:before="40" w:after="40"/>
            </w:pPr>
            <w:r>
              <w:rPr>
                <w:sz w:val="16"/>
              </w:rPr>
              <w:t>SIF-P11</w:t>
            </w:r>
          </w:p>
        </w:tc>
        <w:tc>
          <w:tcPr>
            <w:tcW w:w="1120" w:type="dxa"/>
            <w:vAlign w:val="center"/>
          </w:tcPr>
          <w:p w14:paraId="18948C20" w14:textId="77777777" w:rsidR="001E5517" w:rsidRDefault="001E5517">
            <w:pPr>
              <w:spacing w:before="40" w:after="40"/>
            </w:pPr>
            <w:r>
              <w:rPr>
                <w:sz w:val="16"/>
              </w:rPr>
              <w:t>Third-Party Webhook Ingress</w:t>
            </w:r>
          </w:p>
        </w:tc>
        <w:tc>
          <w:tcPr>
            <w:tcW w:w="1120" w:type="dxa"/>
            <w:vAlign w:val="center"/>
          </w:tcPr>
          <w:p w14:paraId="15D0716F" w14:textId="77777777" w:rsidR="001E5517" w:rsidRDefault="001E5517">
            <w:pPr>
              <w:spacing w:before="40" w:after="40"/>
            </w:pPr>
            <w:r>
              <w:rPr>
                <w:sz w:val="16"/>
              </w:rPr>
              <w:t>Third party to Chaucer</w:t>
            </w:r>
          </w:p>
        </w:tc>
        <w:tc>
          <w:tcPr>
            <w:tcW w:w="1120" w:type="dxa"/>
            <w:vAlign w:val="center"/>
          </w:tcPr>
          <w:p w14:paraId="789C5F93" w14:textId="77777777" w:rsidR="001E5517" w:rsidRDefault="001E5517">
            <w:pPr>
              <w:spacing w:before="40" w:after="40"/>
            </w:pPr>
            <w:r>
              <w:rPr>
                <w:rFonts w:ascii="Segoe UI Emoji" w:hAnsi="Segoe UI Emoji" w:cs="Segoe UI Emoji"/>
                <w:sz w:val="16"/>
              </w:rPr>
              <w:t>⚠️</w:t>
            </w:r>
          </w:p>
        </w:tc>
        <w:tc>
          <w:tcPr>
            <w:tcW w:w="1120" w:type="dxa"/>
            <w:vAlign w:val="center"/>
          </w:tcPr>
          <w:p w14:paraId="220B89B5" w14:textId="77777777" w:rsidR="001E5517" w:rsidRDefault="001E5517">
            <w:pPr>
              <w:spacing w:before="40" w:after="40"/>
            </w:pPr>
            <w:r>
              <w:rPr>
                <w:rFonts w:ascii="Segoe UI Emoji" w:hAnsi="Segoe UI Emoji" w:cs="Segoe UI Emoji"/>
                <w:sz w:val="16"/>
              </w:rPr>
              <w:t>✅</w:t>
            </w:r>
          </w:p>
        </w:tc>
        <w:tc>
          <w:tcPr>
            <w:tcW w:w="1120" w:type="dxa"/>
            <w:vAlign w:val="center"/>
          </w:tcPr>
          <w:p w14:paraId="2FAEAF9C" w14:textId="77777777" w:rsidR="001E5517" w:rsidRDefault="001E5517">
            <w:pPr>
              <w:spacing w:before="40" w:after="40"/>
            </w:pPr>
            <w:r>
              <w:rPr>
                <w:rFonts w:ascii="Segoe UI Emoji" w:hAnsi="Segoe UI Emoji" w:cs="Segoe UI Emoji"/>
                <w:sz w:val="16"/>
              </w:rPr>
              <w:t>❌</w:t>
            </w:r>
          </w:p>
        </w:tc>
        <w:tc>
          <w:tcPr>
            <w:tcW w:w="1120" w:type="dxa"/>
            <w:vAlign w:val="center"/>
          </w:tcPr>
          <w:p w14:paraId="5B93B8C1" w14:textId="77777777" w:rsidR="001E5517" w:rsidRDefault="001E5517">
            <w:pPr>
              <w:spacing w:before="40" w:after="40"/>
            </w:pPr>
            <w:r>
              <w:rPr>
                <w:rFonts w:ascii="Segoe UI Emoji" w:hAnsi="Segoe UI Emoji" w:cs="Segoe UI Emoji"/>
                <w:sz w:val="16"/>
              </w:rPr>
              <w:t>⚠️</w:t>
            </w:r>
          </w:p>
        </w:tc>
        <w:tc>
          <w:tcPr>
            <w:tcW w:w="1120" w:type="dxa"/>
            <w:vAlign w:val="center"/>
          </w:tcPr>
          <w:p w14:paraId="4D23B016" w14:textId="77777777" w:rsidR="001E5517" w:rsidRDefault="001E5517">
            <w:pPr>
              <w:spacing w:before="40" w:after="40"/>
            </w:pPr>
            <w:r>
              <w:rPr>
                <w:sz w:val="16"/>
              </w:rPr>
              <w:t>APIM + Logic App / Function</w:t>
            </w:r>
          </w:p>
        </w:tc>
        <w:tc>
          <w:tcPr>
            <w:tcW w:w="1120" w:type="dxa"/>
            <w:vAlign w:val="center"/>
          </w:tcPr>
          <w:p w14:paraId="6D270C03" w14:textId="77777777" w:rsidR="001E5517" w:rsidRDefault="001E5517">
            <w:pPr>
              <w:spacing w:before="40" w:after="40"/>
            </w:pPr>
            <w:r>
              <w:rPr>
                <w:sz w:val="16"/>
              </w:rPr>
              <w:t>Standard for SaaS/vendor callback scenarios</w:t>
            </w:r>
          </w:p>
        </w:tc>
      </w:tr>
      <w:tr w:rsidR="001E5517" w14:paraId="575C361E" w14:textId="77777777">
        <w:trPr>
          <w:jc w:val="center"/>
        </w:trPr>
        <w:tc>
          <w:tcPr>
            <w:tcW w:w="1120" w:type="dxa"/>
            <w:vAlign w:val="center"/>
          </w:tcPr>
          <w:p w14:paraId="6985C282" w14:textId="77777777" w:rsidR="001E5517" w:rsidRDefault="001E5517">
            <w:pPr>
              <w:spacing w:before="40" w:after="40"/>
            </w:pPr>
            <w:r>
              <w:rPr>
                <w:sz w:val="16"/>
              </w:rPr>
              <w:t>SIF-P12</w:t>
            </w:r>
          </w:p>
        </w:tc>
        <w:tc>
          <w:tcPr>
            <w:tcW w:w="1120" w:type="dxa"/>
            <w:vAlign w:val="center"/>
          </w:tcPr>
          <w:p w14:paraId="4B83E611" w14:textId="77777777" w:rsidR="001E5517" w:rsidRDefault="001E5517">
            <w:pPr>
              <w:spacing w:before="40" w:after="40"/>
            </w:pPr>
            <w:r>
              <w:rPr>
                <w:sz w:val="16"/>
              </w:rPr>
              <w:t>Managed File Exchange</w:t>
            </w:r>
          </w:p>
        </w:tc>
        <w:tc>
          <w:tcPr>
            <w:tcW w:w="1120" w:type="dxa"/>
            <w:vAlign w:val="center"/>
          </w:tcPr>
          <w:p w14:paraId="1E1E0926" w14:textId="77777777" w:rsidR="001E5517" w:rsidRDefault="001E5517">
            <w:pPr>
              <w:spacing w:before="40" w:after="40"/>
            </w:pPr>
            <w:r>
              <w:rPr>
                <w:sz w:val="16"/>
              </w:rPr>
              <w:t>Internal and external</w:t>
            </w:r>
          </w:p>
        </w:tc>
        <w:tc>
          <w:tcPr>
            <w:tcW w:w="1120" w:type="dxa"/>
            <w:vAlign w:val="center"/>
          </w:tcPr>
          <w:p w14:paraId="0151AAA9" w14:textId="77777777" w:rsidR="001E5517" w:rsidRDefault="001E5517">
            <w:pPr>
              <w:spacing w:before="40" w:after="40"/>
            </w:pPr>
            <w:r>
              <w:rPr>
                <w:rFonts w:ascii="Segoe UI Emoji" w:hAnsi="Segoe UI Emoji" w:cs="Segoe UI Emoji"/>
                <w:sz w:val="16"/>
              </w:rPr>
              <w:t>✅</w:t>
            </w:r>
          </w:p>
        </w:tc>
        <w:tc>
          <w:tcPr>
            <w:tcW w:w="1120" w:type="dxa"/>
            <w:vAlign w:val="center"/>
          </w:tcPr>
          <w:p w14:paraId="350CBD2F" w14:textId="77777777" w:rsidR="001E5517" w:rsidRDefault="001E5517">
            <w:pPr>
              <w:spacing w:before="40" w:after="40"/>
            </w:pPr>
            <w:r>
              <w:rPr>
                <w:rFonts w:ascii="Segoe UI Emoji" w:hAnsi="Segoe UI Emoji" w:cs="Segoe UI Emoji"/>
                <w:sz w:val="16"/>
              </w:rPr>
              <w:t>✅</w:t>
            </w:r>
          </w:p>
        </w:tc>
        <w:tc>
          <w:tcPr>
            <w:tcW w:w="1120" w:type="dxa"/>
            <w:vAlign w:val="center"/>
          </w:tcPr>
          <w:p w14:paraId="44C278DC" w14:textId="77777777" w:rsidR="001E5517" w:rsidRDefault="001E5517">
            <w:pPr>
              <w:spacing w:before="40" w:after="40"/>
            </w:pPr>
            <w:r>
              <w:rPr>
                <w:rFonts w:ascii="Segoe UI Emoji" w:hAnsi="Segoe UI Emoji" w:cs="Segoe UI Emoji"/>
                <w:sz w:val="16"/>
              </w:rPr>
              <w:t>✅</w:t>
            </w:r>
          </w:p>
        </w:tc>
        <w:tc>
          <w:tcPr>
            <w:tcW w:w="1120" w:type="dxa"/>
            <w:vAlign w:val="center"/>
          </w:tcPr>
          <w:p w14:paraId="73A36B85" w14:textId="77777777" w:rsidR="001E5517" w:rsidRDefault="001E5517">
            <w:pPr>
              <w:spacing w:before="40" w:after="40"/>
            </w:pPr>
            <w:r>
              <w:rPr>
                <w:rFonts w:ascii="Segoe UI Emoji" w:hAnsi="Segoe UI Emoji" w:cs="Segoe UI Emoji"/>
                <w:sz w:val="16"/>
              </w:rPr>
              <w:t>✅</w:t>
            </w:r>
          </w:p>
        </w:tc>
        <w:tc>
          <w:tcPr>
            <w:tcW w:w="1120" w:type="dxa"/>
            <w:vAlign w:val="center"/>
          </w:tcPr>
          <w:p w14:paraId="5F60BC82" w14:textId="77777777" w:rsidR="001E5517" w:rsidRDefault="001E5517">
            <w:pPr>
              <w:spacing w:before="40" w:after="40"/>
            </w:pPr>
            <w:r>
              <w:rPr>
                <w:sz w:val="16"/>
              </w:rPr>
              <w:t>Logic Apps / Storage / SFTP / Service Bus where required</w:t>
            </w:r>
          </w:p>
        </w:tc>
        <w:tc>
          <w:tcPr>
            <w:tcW w:w="1120" w:type="dxa"/>
            <w:vAlign w:val="center"/>
          </w:tcPr>
          <w:p w14:paraId="1D2CB659" w14:textId="77777777" w:rsidR="001E5517" w:rsidRDefault="001E5517">
            <w:pPr>
              <w:spacing w:before="40" w:after="40"/>
            </w:pPr>
            <w:r>
              <w:rPr>
                <w:sz w:val="16"/>
              </w:rPr>
              <w:t>Conditional</w:t>
            </w:r>
          </w:p>
        </w:tc>
      </w:tr>
      <w:tr w:rsidR="001E5517" w14:paraId="01854412" w14:textId="77777777">
        <w:trPr>
          <w:jc w:val="center"/>
        </w:trPr>
        <w:tc>
          <w:tcPr>
            <w:tcW w:w="1120" w:type="dxa"/>
            <w:vAlign w:val="center"/>
          </w:tcPr>
          <w:p w14:paraId="0795092C" w14:textId="77777777" w:rsidR="001E5517" w:rsidRDefault="001E5517">
            <w:pPr>
              <w:spacing w:before="40" w:after="40"/>
            </w:pPr>
            <w:r>
              <w:rPr>
                <w:sz w:val="16"/>
              </w:rPr>
              <w:lastRenderedPageBreak/>
              <w:t>SIF-P13</w:t>
            </w:r>
          </w:p>
        </w:tc>
        <w:tc>
          <w:tcPr>
            <w:tcW w:w="1120" w:type="dxa"/>
            <w:vAlign w:val="center"/>
          </w:tcPr>
          <w:p w14:paraId="7B8DA284" w14:textId="77777777" w:rsidR="001E5517" w:rsidRDefault="001E5517">
            <w:pPr>
              <w:spacing w:before="40" w:after="40"/>
            </w:pPr>
            <w:r>
              <w:rPr>
                <w:sz w:val="16"/>
              </w:rPr>
              <w:t>Data Platform Exchange</w:t>
            </w:r>
          </w:p>
        </w:tc>
        <w:tc>
          <w:tcPr>
            <w:tcW w:w="1120" w:type="dxa"/>
            <w:vAlign w:val="center"/>
          </w:tcPr>
          <w:p w14:paraId="03A09160" w14:textId="77777777" w:rsidR="001E5517" w:rsidRDefault="001E5517">
            <w:pPr>
              <w:spacing w:before="40" w:after="40"/>
            </w:pPr>
            <w:r>
              <w:rPr>
                <w:sz w:val="16"/>
              </w:rPr>
              <w:t>SIF to Snowflake / Snowflake to SIF</w:t>
            </w:r>
          </w:p>
        </w:tc>
        <w:tc>
          <w:tcPr>
            <w:tcW w:w="1120" w:type="dxa"/>
            <w:vAlign w:val="center"/>
          </w:tcPr>
          <w:p w14:paraId="41F5C73F" w14:textId="77777777" w:rsidR="001E5517" w:rsidRDefault="001E5517">
            <w:pPr>
              <w:spacing w:before="40" w:after="40"/>
            </w:pPr>
            <w:r>
              <w:rPr>
                <w:rFonts w:ascii="Segoe UI Emoji" w:hAnsi="Segoe UI Emoji" w:cs="Segoe UI Emoji"/>
                <w:sz w:val="16"/>
              </w:rPr>
              <w:t>⚠️</w:t>
            </w:r>
          </w:p>
        </w:tc>
        <w:tc>
          <w:tcPr>
            <w:tcW w:w="1120" w:type="dxa"/>
            <w:vAlign w:val="center"/>
          </w:tcPr>
          <w:p w14:paraId="0CE99EA5" w14:textId="77777777" w:rsidR="001E5517" w:rsidRDefault="001E5517">
            <w:pPr>
              <w:spacing w:before="40" w:after="40"/>
            </w:pPr>
            <w:r>
              <w:rPr>
                <w:rFonts w:ascii="Segoe UI Emoji" w:hAnsi="Segoe UI Emoji" w:cs="Segoe UI Emoji"/>
                <w:sz w:val="16"/>
              </w:rPr>
              <w:t>✅</w:t>
            </w:r>
          </w:p>
        </w:tc>
        <w:tc>
          <w:tcPr>
            <w:tcW w:w="1120" w:type="dxa"/>
            <w:vAlign w:val="center"/>
          </w:tcPr>
          <w:p w14:paraId="7977E2D9" w14:textId="77777777" w:rsidR="001E5517" w:rsidRDefault="001E5517">
            <w:pPr>
              <w:spacing w:before="40" w:after="40"/>
            </w:pPr>
            <w:r>
              <w:rPr>
                <w:rFonts w:ascii="Segoe UI Emoji" w:hAnsi="Segoe UI Emoji" w:cs="Segoe UI Emoji"/>
                <w:sz w:val="16"/>
              </w:rPr>
              <w:t>✅</w:t>
            </w:r>
          </w:p>
        </w:tc>
        <w:tc>
          <w:tcPr>
            <w:tcW w:w="1120" w:type="dxa"/>
            <w:vAlign w:val="center"/>
          </w:tcPr>
          <w:p w14:paraId="0746A6E8" w14:textId="77777777" w:rsidR="001E5517" w:rsidRDefault="001E5517">
            <w:pPr>
              <w:spacing w:before="40" w:after="40"/>
            </w:pPr>
            <w:r>
              <w:rPr>
                <w:rFonts w:ascii="Segoe UI Emoji" w:hAnsi="Segoe UI Emoji" w:cs="Segoe UI Emoji"/>
                <w:sz w:val="16"/>
              </w:rPr>
              <w:t>✅</w:t>
            </w:r>
          </w:p>
        </w:tc>
        <w:tc>
          <w:tcPr>
            <w:tcW w:w="1120" w:type="dxa"/>
            <w:vAlign w:val="center"/>
          </w:tcPr>
          <w:p w14:paraId="3C7DC05D" w14:textId="77777777" w:rsidR="001E5517" w:rsidRDefault="001E5517">
            <w:pPr>
              <w:spacing w:before="40" w:after="40"/>
            </w:pPr>
            <w:r>
              <w:rPr>
                <w:sz w:val="16"/>
              </w:rPr>
              <w:t>ADF / Blob or ADLS / Snowpipe / COPY INTO / controlled APIs</w:t>
            </w:r>
          </w:p>
        </w:tc>
        <w:tc>
          <w:tcPr>
            <w:tcW w:w="1120" w:type="dxa"/>
            <w:vAlign w:val="center"/>
          </w:tcPr>
          <w:p w14:paraId="3F497E76" w14:textId="77777777" w:rsidR="001E5517" w:rsidRDefault="001E5517">
            <w:pPr>
              <w:spacing w:before="40" w:after="40"/>
            </w:pPr>
            <w:r>
              <w:rPr>
                <w:sz w:val="16"/>
              </w:rPr>
              <w:t>Conditional; not default operational integration</w:t>
            </w:r>
          </w:p>
        </w:tc>
      </w:tr>
      <w:tr w:rsidR="001E5517" w14:paraId="3BAE616F" w14:textId="77777777">
        <w:trPr>
          <w:jc w:val="center"/>
        </w:trPr>
        <w:tc>
          <w:tcPr>
            <w:tcW w:w="1120" w:type="dxa"/>
            <w:vAlign w:val="center"/>
          </w:tcPr>
          <w:p w14:paraId="709119CA" w14:textId="77777777" w:rsidR="001E5517" w:rsidRDefault="001E5517">
            <w:pPr>
              <w:spacing w:before="40" w:after="40"/>
            </w:pPr>
            <w:r>
              <w:rPr>
                <w:sz w:val="16"/>
              </w:rPr>
              <w:t>SIF-P14</w:t>
            </w:r>
          </w:p>
        </w:tc>
        <w:tc>
          <w:tcPr>
            <w:tcW w:w="1120" w:type="dxa"/>
            <w:vAlign w:val="center"/>
          </w:tcPr>
          <w:p w14:paraId="09973D85" w14:textId="77777777" w:rsidR="001E5517" w:rsidRDefault="001E5517">
            <w:pPr>
              <w:spacing w:before="40" w:after="40"/>
            </w:pPr>
            <w:r>
              <w:rPr>
                <w:sz w:val="16"/>
              </w:rPr>
              <w:t>Custom Code Extension</w:t>
            </w:r>
          </w:p>
        </w:tc>
        <w:tc>
          <w:tcPr>
            <w:tcW w:w="1120" w:type="dxa"/>
            <w:vAlign w:val="center"/>
          </w:tcPr>
          <w:p w14:paraId="0A1FBBF6" w14:textId="77777777" w:rsidR="001E5517" w:rsidRDefault="001E5517">
            <w:pPr>
              <w:spacing w:before="40" w:after="40"/>
            </w:pPr>
            <w:r>
              <w:rPr>
                <w:sz w:val="16"/>
              </w:rPr>
              <w:t>Internal and external</w:t>
            </w:r>
          </w:p>
        </w:tc>
        <w:tc>
          <w:tcPr>
            <w:tcW w:w="1120" w:type="dxa"/>
            <w:vAlign w:val="center"/>
          </w:tcPr>
          <w:p w14:paraId="7E7A7905" w14:textId="77777777" w:rsidR="001E5517" w:rsidRDefault="001E5517">
            <w:pPr>
              <w:spacing w:before="40" w:after="40"/>
            </w:pPr>
            <w:r>
              <w:rPr>
                <w:rFonts w:ascii="Segoe UI Emoji" w:hAnsi="Segoe UI Emoji" w:cs="Segoe UI Emoji"/>
                <w:sz w:val="16"/>
              </w:rPr>
              <w:t>✅</w:t>
            </w:r>
          </w:p>
        </w:tc>
        <w:tc>
          <w:tcPr>
            <w:tcW w:w="1120" w:type="dxa"/>
            <w:vAlign w:val="center"/>
          </w:tcPr>
          <w:p w14:paraId="3B81BEE9" w14:textId="77777777" w:rsidR="001E5517" w:rsidRDefault="001E5517">
            <w:pPr>
              <w:spacing w:before="40" w:after="40"/>
            </w:pPr>
            <w:r>
              <w:rPr>
                <w:rFonts w:ascii="Segoe UI Emoji" w:hAnsi="Segoe UI Emoji" w:cs="Segoe UI Emoji"/>
                <w:sz w:val="16"/>
              </w:rPr>
              <w:t>✅</w:t>
            </w:r>
          </w:p>
        </w:tc>
        <w:tc>
          <w:tcPr>
            <w:tcW w:w="1120" w:type="dxa"/>
            <w:vAlign w:val="center"/>
          </w:tcPr>
          <w:p w14:paraId="7B85C17D" w14:textId="77777777" w:rsidR="001E5517" w:rsidRDefault="001E5517">
            <w:pPr>
              <w:spacing w:before="40" w:after="40"/>
            </w:pPr>
            <w:r>
              <w:rPr>
                <w:rFonts w:ascii="Segoe UI Emoji" w:hAnsi="Segoe UI Emoji" w:cs="Segoe UI Emoji"/>
                <w:sz w:val="16"/>
              </w:rPr>
              <w:t>✅</w:t>
            </w:r>
          </w:p>
        </w:tc>
        <w:tc>
          <w:tcPr>
            <w:tcW w:w="1120" w:type="dxa"/>
            <w:vAlign w:val="center"/>
          </w:tcPr>
          <w:p w14:paraId="555CD83D" w14:textId="77777777" w:rsidR="001E5517" w:rsidRDefault="001E5517">
            <w:pPr>
              <w:spacing w:before="40" w:after="40"/>
            </w:pPr>
            <w:r>
              <w:rPr>
                <w:rFonts w:ascii="Segoe UI Emoji" w:hAnsi="Segoe UI Emoji" w:cs="Segoe UI Emoji"/>
                <w:sz w:val="16"/>
              </w:rPr>
              <w:t>⚠️</w:t>
            </w:r>
          </w:p>
        </w:tc>
        <w:tc>
          <w:tcPr>
            <w:tcW w:w="1120" w:type="dxa"/>
            <w:vAlign w:val="center"/>
          </w:tcPr>
          <w:p w14:paraId="65E07180" w14:textId="77777777" w:rsidR="001E5517" w:rsidRDefault="001E5517">
            <w:pPr>
              <w:spacing w:before="40" w:after="40"/>
            </w:pPr>
            <w:r>
              <w:rPr>
                <w:sz w:val="16"/>
              </w:rPr>
              <w:t>Azure Functions</w:t>
            </w:r>
          </w:p>
        </w:tc>
        <w:tc>
          <w:tcPr>
            <w:tcW w:w="1120" w:type="dxa"/>
            <w:vAlign w:val="center"/>
          </w:tcPr>
          <w:p w14:paraId="6E6F376E" w14:textId="77777777" w:rsidR="001E5517" w:rsidRDefault="001E5517">
            <w:pPr>
              <w:spacing w:before="40" w:after="40"/>
            </w:pPr>
            <w:r>
              <w:rPr>
                <w:sz w:val="16"/>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4928"/>
        <w:gridCol w:w="4942"/>
      </w:tblGrid>
      <w:tr w:rsidR="001E5517" w14:paraId="770DD52E" w14:textId="77777777">
        <w:trPr>
          <w:jc w:val="center"/>
        </w:trPr>
        <w:tc>
          <w:tcPr>
            <w:tcW w:w="5040" w:type="dxa"/>
            <w:shd w:val="clear" w:color="auto" w:fill="1A2B56"/>
            <w:vAlign w:val="center"/>
          </w:tcPr>
          <w:p w14:paraId="4E5F0A6E" w14:textId="77777777" w:rsidR="001E5517" w:rsidRDefault="001E5517">
            <w:pPr>
              <w:spacing w:before="40" w:after="40"/>
            </w:pPr>
            <w:r>
              <w:rPr>
                <w:rFonts w:ascii="Segoe UI Emoji" w:hAnsi="Segoe UI Emoji" w:cs="Segoe UI Emoji"/>
                <w:b/>
                <w:color w:val="FFFFFF"/>
                <w:sz w:val="16"/>
              </w:rPr>
              <w:t>✅</w:t>
            </w:r>
          </w:p>
        </w:tc>
        <w:tc>
          <w:tcPr>
            <w:tcW w:w="5040" w:type="dxa"/>
            <w:shd w:val="clear" w:color="auto" w:fill="1A2B56"/>
            <w:vAlign w:val="center"/>
          </w:tcPr>
          <w:p w14:paraId="2F1FEE83" w14:textId="77777777" w:rsidR="001E5517" w:rsidRDefault="001E5517">
            <w:pPr>
              <w:spacing w:before="40" w:after="40"/>
            </w:pPr>
            <w:r>
              <w:rPr>
                <w:b/>
                <w:color w:val="FFFFFF"/>
                <w:sz w:val="16"/>
              </w:rPr>
              <w:t>Pattern is applicable and normally acceptable for this boundary.</w:t>
            </w:r>
          </w:p>
        </w:tc>
      </w:tr>
      <w:tr w:rsidR="001E5517" w14:paraId="585BA62D" w14:textId="77777777">
        <w:trPr>
          <w:jc w:val="center"/>
        </w:trPr>
        <w:tc>
          <w:tcPr>
            <w:tcW w:w="5040" w:type="dxa"/>
            <w:vAlign w:val="center"/>
          </w:tcPr>
          <w:p w14:paraId="68B82B63" w14:textId="77777777" w:rsidR="001E5517" w:rsidRDefault="001E5517">
            <w:pPr>
              <w:spacing w:before="40" w:after="40"/>
            </w:pPr>
            <w:r>
              <w:rPr>
                <w:rFonts w:ascii="Segoe UI Emoji" w:hAnsi="Segoe UI Emoji" w:cs="Segoe UI Emoji"/>
                <w:sz w:val="16"/>
              </w:rPr>
              <w:t>⚠️</w:t>
            </w:r>
          </w:p>
        </w:tc>
        <w:tc>
          <w:tcPr>
            <w:tcW w:w="5040" w:type="dxa"/>
            <w:vAlign w:val="center"/>
          </w:tcPr>
          <w:p w14:paraId="7C656188" w14:textId="77777777" w:rsidR="001E5517" w:rsidRDefault="001E5517">
            <w:pPr>
              <w:spacing w:before="40" w:after="40"/>
            </w:pPr>
            <w:r>
              <w:rPr>
                <w:sz w:val="16"/>
              </w:rPr>
              <w:t>Pattern may be applicable, but requires additional design rationale, controls, or governance review.</w:t>
            </w:r>
          </w:p>
        </w:tc>
      </w:tr>
      <w:tr w:rsidR="001E5517" w14:paraId="7B90D920" w14:textId="77777777">
        <w:trPr>
          <w:jc w:val="center"/>
        </w:trPr>
        <w:tc>
          <w:tcPr>
            <w:tcW w:w="5040" w:type="dxa"/>
            <w:vAlign w:val="center"/>
          </w:tcPr>
          <w:p w14:paraId="4F02EB48" w14:textId="77777777" w:rsidR="001E5517" w:rsidRDefault="001E5517">
            <w:pPr>
              <w:spacing w:before="40" w:after="40"/>
            </w:pPr>
            <w:r>
              <w:rPr>
                <w:rFonts w:ascii="Segoe UI Emoji" w:hAnsi="Segoe UI Emoji" w:cs="Segoe UI Emoji"/>
                <w:sz w:val="16"/>
              </w:rPr>
              <w:t>❌</w:t>
            </w:r>
          </w:p>
        </w:tc>
        <w:tc>
          <w:tcPr>
            <w:tcW w:w="5040" w:type="dxa"/>
            <w:vAlign w:val="center"/>
          </w:tcPr>
          <w:p w14:paraId="3E090851" w14:textId="77777777" w:rsidR="001E5517" w:rsidRDefault="001E5517">
            <w:pPr>
              <w:spacing w:before="40" w:after="40"/>
            </w:pPr>
            <w:r>
              <w:rPr>
                <w:sz w:val="16"/>
              </w:rPr>
              <w:t>Pattern is not normally appropriate for this boundary.</w:t>
            </w:r>
          </w:p>
        </w:tc>
      </w:tr>
    </w:tbl>
    <w:p w14:paraId="7EE68852" w14:textId="77777777" w:rsidR="001E5517" w:rsidRDefault="001E5517" w:rsidP="001E5517"/>
    <w:p w14:paraId="6D08C0F9" w14:textId="77777777" w:rsidR="001E5517" w:rsidRDefault="001E5517" w:rsidP="001E5517">
      <w:r>
        <w:t>Note: Any pattern implementation for a specific scenario which necessitates the use of technologies not mentioned above requires approval.</w:t>
      </w:r>
    </w:p>
    <w:p w14:paraId="03E01529" w14:textId="77777777" w:rsidR="001E5517" w:rsidRDefault="001E5517" w:rsidP="001E5517">
      <w:pPr>
        <w:pStyle w:val="Heading2"/>
      </w:pPr>
      <w:bookmarkStart w:id="117" w:name="_Toc239334645"/>
      <w:r>
        <w:t>Pattern Grouping by Integration Boundary</w:t>
      </w:r>
      <w:bookmarkEnd w:id="117"/>
    </w:p>
    <w:p w14:paraId="46986D62" w14:textId="77777777" w:rsidR="001E5517" w:rsidRDefault="001E5517" w:rsidP="001E5517">
      <w:pPr>
        <w:pStyle w:val="Heading3"/>
      </w:pPr>
      <w:bookmarkStart w:id="118" w:name="_Toc239334646"/>
      <w:r>
        <w:t>Internal Chaucer Integration Patterns</w:t>
      </w:r>
      <w:bookmarkEnd w:id="118"/>
    </w:p>
    <w:tbl>
      <w:tblPr>
        <w:tblStyle w:val="TableGrid"/>
        <w:tblW w:w="0" w:type="auto"/>
        <w:jc w:val="center"/>
        <w:tblLook w:val="04A0" w:firstRow="1" w:lastRow="0" w:firstColumn="1" w:lastColumn="0" w:noHBand="0" w:noVBand="1"/>
      </w:tblPr>
      <w:tblGrid>
        <w:gridCol w:w="3279"/>
        <w:gridCol w:w="3292"/>
        <w:gridCol w:w="3299"/>
      </w:tblGrid>
      <w:tr w:rsidR="001E5517" w14:paraId="3A7E0338" w14:textId="77777777">
        <w:trPr>
          <w:jc w:val="center"/>
        </w:trPr>
        <w:tc>
          <w:tcPr>
            <w:tcW w:w="3360" w:type="dxa"/>
            <w:shd w:val="clear" w:color="auto" w:fill="1A2B56"/>
            <w:vAlign w:val="center"/>
          </w:tcPr>
          <w:p w14:paraId="60A917E0" w14:textId="77777777" w:rsidR="001E5517" w:rsidRDefault="001E5517">
            <w:pPr>
              <w:spacing w:before="40" w:after="40"/>
            </w:pPr>
            <w:r>
              <w:rPr>
                <w:b/>
                <w:color w:val="FFFFFF"/>
                <w:sz w:val="16"/>
              </w:rPr>
              <w:t>Pattern ID</w:t>
            </w:r>
          </w:p>
        </w:tc>
        <w:tc>
          <w:tcPr>
            <w:tcW w:w="3360" w:type="dxa"/>
            <w:shd w:val="clear" w:color="auto" w:fill="1A2B56"/>
            <w:vAlign w:val="center"/>
          </w:tcPr>
          <w:p w14:paraId="5205CCF5" w14:textId="77777777" w:rsidR="001E5517" w:rsidRDefault="001E5517">
            <w:pPr>
              <w:spacing w:before="40" w:after="40"/>
            </w:pPr>
            <w:r>
              <w:rPr>
                <w:b/>
                <w:color w:val="FFFFFF"/>
                <w:sz w:val="16"/>
              </w:rPr>
              <w:t>Pattern</w:t>
            </w:r>
          </w:p>
        </w:tc>
        <w:tc>
          <w:tcPr>
            <w:tcW w:w="3360" w:type="dxa"/>
            <w:shd w:val="clear" w:color="auto" w:fill="1A2B56"/>
            <w:vAlign w:val="center"/>
          </w:tcPr>
          <w:p w14:paraId="4394B203" w14:textId="77777777" w:rsidR="001E5517" w:rsidRDefault="001E5517">
            <w:pPr>
              <w:spacing w:before="40" w:after="40"/>
            </w:pPr>
            <w:r>
              <w:rPr>
                <w:b/>
                <w:color w:val="FFFFFF"/>
                <w:sz w:val="16"/>
              </w:rPr>
              <w:t>Typical Use</w:t>
            </w:r>
          </w:p>
        </w:tc>
      </w:tr>
      <w:tr w:rsidR="001E5517" w14:paraId="734EA184" w14:textId="77777777">
        <w:trPr>
          <w:jc w:val="center"/>
        </w:trPr>
        <w:tc>
          <w:tcPr>
            <w:tcW w:w="3360" w:type="dxa"/>
            <w:vAlign w:val="center"/>
          </w:tcPr>
          <w:p w14:paraId="0F4E44ED" w14:textId="77777777" w:rsidR="001E5517" w:rsidRDefault="001E5517">
            <w:pPr>
              <w:spacing w:before="40" w:after="40"/>
            </w:pPr>
            <w:r>
              <w:rPr>
                <w:sz w:val="16"/>
              </w:rPr>
              <w:t>SIF-P01</w:t>
            </w:r>
          </w:p>
        </w:tc>
        <w:tc>
          <w:tcPr>
            <w:tcW w:w="3360" w:type="dxa"/>
            <w:vAlign w:val="center"/>
          </w:tcPr>
          <w:p w14:paraId="48B6F9CF" w14:textId="77777777" w:rsidR="001E5517" w:rsidRDefault="001E5517">
            <w:pPr>
              <w:spacing w:before="40" w:after="40"/>
            </w:pPr>
            <w:r>
              <w:rPr>
                <w:sz w:val="16"/>
              </w:rPr>
              <w:t>Internal REST API</w:t>
            </w:r>
          </w:p>
        </w:tc>
        <w:tc>
          <w:tcPr>
            <w:tcW w:w="3360" w:type="dxa"/>
            <w:vAlign w:val="center"/>
          </w:tcPr>
          <w:p w14:paraId="2E9A5F81" w14:textId="77777777" w:rsidR="001E5517" w:rsidRDefault="001E5517">
            <w:pPr>
              <w:spacing w:before="40" w:after="40"/>
            </w:pPr>
            <w:r>
              <w:rPr>
                <w:sz w:val="16"/>
              </w:rPr>
              <w:t>Internal application-to-application request/response integration.</w:t>
            </w:r>
          </w:p>
        </w:tc>
      </w:tr>
      <w:tr w:rsidR="001E5517" w14:paraId="2269EABB" w14:textId="77777777">
        <w:trPr>
          <w:jc w:val="center"/>
        </w:trPr>
        <w:tc>
          <w:tcPr>
            <w:tcW w:w="3360" w:type="dxa"/>
            <w:vAlign w:val="center"/>
          </w:tcPr>
          <w:p w14:paraId="2A973400" w14:textId="77777777" w:rsidR="001E5517" w:rsidRDefault="001E5517">
            <w:pPr>
              <w:spacing w:before="40" w:after="40"/>
            </w:pPr>
            <w:r>
              <w:rPr>
                <w:sz w:val="16"/>
              </w:rPr>
              <w:t>SIF-P04</w:t>
            </w:r>
          </w:p>
        </w:tc>
        <w:tc>
          <w:tcPr>
            <w:tcW w:w="3360" w:type="dxa"/>
            <w:vAlign w:val="center"/>
          </w:tcPr>
          <w:p w14:paraId="05B29EF9" w14:textId="77777777" w:rsidR="001E5517" w:rsidRDefault="001E5517">
            <w:pPr>
              <w:spacing w:before="40" w:after="40"/>
            </w:pPr>
            <w:r>
              <w:rPr>
                <w:sz w:val="16"/>
              </w:rPr>
              <w:t>API Facade / Mediation</w:t>
            </w:r>
          </w:p>
        </w:tc>
        <w:tc>
          <w:tcPr>
            <w:tcW w:w="3360" w:type="dxa"/>
            <w:vAlign w:val="center"/>
          </w:tcPr>
          <w:p w14:paraId="30896810" w14:textId="77777777" w:rsidR="001E5517" w:rsidRDefault="001E5517">
            <w:pPr>
              <w:spacing w:before="40" w:after="40"/>
            </w:pPr>
            <w:r>
              <w:rPr>
                <w:sz w:val="16"/>
              </w:rPr>
              <w:t>Shielding consumers from backend complexity or legacy constraints.</w:t>
            </w:r>
          </w:p>
        </w:tc>
      </w:tr>
      <w:tr w:rsidR="001E5517" w14:paraId="53D4029B" w14:textId="77777777">
        <w:trPr>
          <w:jc w:val="center"/>
        </w:trPr>
        <w:tc>
          <w:tcPr>
            <w:tcW w:w="3360" w:type="dxa"/>
            <w:vAlign w:val="center"/>
          </w:tcPr>
          <w:p w14:paraId="545ED542" w14:textId="77777777" w:rsidR="001E5517" w:rsidRDefault="001E5517">
            <w:pPr>
              <w:spacing w:before="40" w:after="40"/>
            </w:pPr>
            <w:r>
              <w:rPr>
                <w:sz w:val="16"/>
              </w:rPr>
              <w:t>SIF-P05</w:t>
            </w:r>
          </w:p>
        </w:tc>
        <w:tc>
          <w:tcPr>
            <w:tcW w:w="3360" w:type="dxa"/>
            <w:vAlign w:val="center"/>
          </w:tcPr>
          <w:p w14:paraId="55283033" w14:textId="77777777" w:rsidR="001E5517" w:rsidRDefault="001E5517">
            <w:pPr>
              <w:spacing w:before="40" w:after="40"/>
            </w:pPr>
            <w:r>
              <w:rPr>
                <w:sz w:val="16"/>
              </w:rPr>
              <w:t>Reliable Queue Messaging</w:t>
            </w:r>
          </w:p>
        </w:tc>
        <w:tc>
          <w:tcPr>
            <w:tcW w:w="3360" w:type="dxa"/>
            <w:vAlign w:val="center"/>
          </w:tcPr>
          <w:p w14:paraId="01CDEB99" w14:textId="77777777" w:rsidR="001E5517" w:rsidRDefault="001E5517">
            <w:pPr>
              <w:spacing w:before="40" w:after="40"/>
            </w:pPr>
            <w:r>
              <w:rPr>
                <w:sz w:val="16"/>
              </w:rPr>
              <w:t>Decoupled internal processing with retry and dead-letter handling.</w:t>
            </w:r>
          </w:p>
        </w:tc>
      </w:tr>
      <w:tr w:rsidR="001E5517" w14:paraId="6D9BFAEC" w14:textId="77777777">
        <w:trPr>
          <w:jc w:val="center"/>
        </w:trPr>
        <w:tc>
          <w:tcPr>
            <w:tcW w:w="3360" w:type="dxa"/>
            <w:vAlign w:val="center"/>
          </w:tcPr>
          <w:p w14:paraId="0774CCBB" w14:textId="77777777" w:rsidR="001E5517" w:rsidRDefault="001E5517">
            <w:pPr>
              <w:spacing w:before="40" w:after="40"/>
            </w:pPr>
            <w:r>
              <w:rPr>
                <w:sz w:val="16"/>
              </w:rPr>
              <w:t>SIF-P06</w:t>
            </w:r>
          </w:p>
        </w:tc>
        <w:tc>
          <w:tcPr>
            <w:tcW w:w="3360" w:type="dxa"/>
            <w:vAlign w:val="center"/>
          </w:tcPr>
          <w:p w14:paraId="26DED2F0" w14:textId="77777777" w:rsidR="001E5517" w:rsidRDefault="001E5517">
            <w:pPr>
              <w:spacing w:before="40" w:after="40"/>
            </w:pPr>
            <w:r>
              <w:rPr>
                <w:sz w:val="16"/>
              </w:rPr>
              <w:t>Publish / Subscribe Messaging</w:t>
            </w:r>
          </w:p>
        </w:tc>
        <w:tc>
          <w:tcPr>
            <w:tcW w:w="3360" w:type="dxa"/>
            <w:vAlign w:val="center"/>
          </w:tcPr>
          <w:p w14:paraId="4D4F1315" w14:textId="77777777" w:rsidR="001E5517" w:rsidRDefault="001E5517">
            <w:pPr>
              <w:spacing w:before="40" w:after="40"/>
            </w:pPr>
            <w:r>
              <w:rPr>
                <w:sz w:val="16"/>
              </w:rPr>
              <w:t>Internal business event transfer to one or to multiple consumers.</w:t>
            </w:r>
          </w:p>
        </w:tc>
      </w:tr>
      <w:tr w:rsidR="001E5517" w14:paraId="2121D44C" w14:textId="77777777">
        <w:trPr>
          <w:jc w:val="center"/>
        </w:trPr>
        <w:tc>
          <w:tcPr>
            <w:tcW w:w="3360" w:type="dxa"/>
            <w:vAlign w:val="center"/>
          </w:tcPr>
          <w:p w14:paraId="13F617F6" w14:textId="77777777" w:rsidR="001E5517" w:rsidRDefault="001E5517">
            <w:pPr>
              <w:spacing w:before="40" w:after="40"/>
            </w:pPr>
            <w:r>
              <w:rPr>
                <w:sz w:val="16"/>
              </w:rPr>
              <w:t>SIF-P07</w:t>
            </w:r>
          </w:p>
        </w:tc>
        <w:tc>
          <w:tcPr>
            <w:tcW w:w="3360" w:type="dxa"/>
            <w:vAlign w:val="center"/>
          </w:tcPr>
          <w:p w14:paraId="63020551" w14:textId="77777777" w:rsidR="001E5517" w:rsidRDefault="001E5517">
            <w:pPr>
              <w:spacing w:before="40" w:after="40"/>
            </w:pPr>
            <w:r>
              <w:rPr>
                <w:sz w:val="16"/>
              </w:rPr>
              <w:t>Event Notification</w:t>
            </w:r>
          </w:p>
        </w:tc>
        <w:tc>
          <w:tcPr>
            <w:tcW w:w="3360" w:type="dxa"/>
            <w:vAlign w:val="center"/>
          </w:tcPr>
          <w:p w14:paraId="5F92E32B" w14:textId="77777777" w:rsidR="001E5517" w:rsidRDefault="001E5517">
            <w:pPr>
              <w:spacing w:before="40" w:after="40"/>
            </w:pPr>
            <w:r>
              <w:rPr>
                <w:sz w:val="16"/>
              </w:rPr>
              <w:t>Lightweight internal notification that something has happened.</w:t>
            </w:r>
          </w:p>
        </w:tc>
      </w:tr>
      <w:tr w:rsidR="001E5517" w14:paraId="0569C4DC" w14:textId="77777777">
        <w:trPr>
          <w:jc w:val="center"/>
        </w:trPr>
        <w:tc>
          <w:tcPr>
            <w:tcW w:w="3360" w:type="dxa"/>
            <w:vAlign w:val="center"/>
          </w:tcPr>
          <w:p w14:paraId="29DA1BC3" w14:textId="77777777" w:rsidR="001E5517" w:rsidRDefault="001E5517">
            <w:pPr>
              <w:spacing w:before="40" w:after="40"/>
            </w:pPr>
            <w:r>
              <w:rPr>
                <w:sz w:val="16"/>
              </w:rPr>
              <w:t>SIF-P09</w:t>
            </w:r>
          </w:p>
        </w:tc>
        <w:tc>
          <w:tcPr>
            <w:tcW w:w="3360" w:type="dxa"/>
            <w:vAlign w:val="center"/>
          </w:tcPr>
          <w:p w14:paraId="2F67CB80" w14:textId="77777777" w:rsidR="001E5517" w:rsidRDefault="001E5517">
            <w:pPr>
              <w:spacing w:before="40" w:after="40"/>
            </w:pPr>
            <w:r>
              <w:rPr>
                <w:sz w:val="16"/>
              </w:rPr>
              <w:t>Workflow Orchestration</w:t>
            </w:r>
          </w:p>
        </w:tc>
        <w:tc>
          <w:tcPr>
            <w:tcW w:w="3360" w:type="dxa"/>
            <w:vAlign w:val="center"/>
          </w:tcPr>
          <w:p w14:paraId="3BF6C82A" w14:textId="77777777" w:rsidR="001E5517" w:rsidRDefault="001E5517">
            <w:pPr>
              <w:spacing w:before="40" w:after="40"/>
            </w:pPr>
            <w:r>
              <w:rPr>
                <w:sz w:val="16"/>
              </w:rPr>
              <w:t>Multi-step integration across Chaucer-owned systems.</w:t>
            </w:r>
          </w:p>
        </w:tc>
      </w:tr>
      <w:tr w:rsidR="001E5517" w14:paraId="4BBD4485" w14:textId="77777777">
        <w:trPr>
          <w:jc w:val="center"/>
        </w:trPr>
        <w:tc>
          <w:tcPr>
            <w:tcW w:w="3360" w:type="dxa"/>
            <w:vAlign w:val="center"/>
          </w:tcPr>
          <w:p w14:paraId="45B1D7FB" w14:textId="77777777" w:rsidR="001E5517" w:rsidRDefault="001E5517">
            <w:pPr>
              <w:spacing w:before="40" w:after="40"/>
            </w:pPr>
            <w:r>
              <w:rPr>
                <w:sz w:val="16"/>
              </w:rPr>
              <w:t>SIF-P10</w:t>
            </w:r>
          </w:p>
        </w:tc>
        <w:tc>
          <w:tcPr>
            <w:tcW w:w="3360" w:type="dxa"/>
            <w:vAlign w:val="center"/>
          </w:tcPr>
          <w:p w14:paraId="52B78A87" w14:textId="77777777" w:rsidR="001E5517" w:rsidRDefault="001E5517">
            <w:pPr>
              <w:spacing w:before="40" w:after="40"/>
            </w:pPr>
            <w:r>
              <w:rPr>
                <w:sz w:val="16"/>
              </w:rPr>
              <w:t>Long-Running Workflow</w:t>
            </w:r>
          </w:p>
        </w:tc>
        <w:tc>
          <w:tcPr>
            <w:tcW w:w="3360" w:type="dxa"/>
            <w:vAlign w:val="center"/>
          </w:tcPr>
          <w:p w14:paraId="664A4EC8" w14:textId="77777777" w:rsidR="001E5517" w:rsidRDefault="001E5517">
            <w:pPr>
              <w:spacing w:before="40" w:after="40"/>
            </w:pPr>
            <w:r>
              <w:rPr>
                <w:sz w:val="16"/>
              </w:rPr>
              <w:t>Stateful processes, callbacks, retry cycles, or human/system delays.</w:t>
            </w:r>
          </w:p>
        </w:tc>
      </w:tr>
      <w:tr w:rsidR="001E5517" w14:paraId="77681B62" w14:textId="77777777">
        <w:trPr>
          <w:jc w:val="center"/>
        </w:trPr>
        <w:tc>
          <w:tcPr>
            <w:tcW w:w="3360" w:type="dxa"/>
            <w:vAlign w:val="center"/>
          </w:tcPr>
          <w:p w14:paraId="36FA7171" w14:textId="77777777" w:rsidR="001E5517" w:rsidRDefault="001E5517">
            <w:pPr>
              <w:spacing w:before="40" w:after="40"/>
            </w:pPr>
            <w:r>
              <w:rPr>
                <w:sz w:val="16"/>
              </w:rPr>
              <w:t>SIF-P12</w:t>
            </w:r>
          </w:p>
        </w:tc>
        <w:tc>
          <w:tcPr>
            <w:tcW w:w="3360" w:type="dxa"/>
            <w:vAlign w:val="center"/>
          </w:tcPr>
          <w:p w14:paraId="40DECEB2" w14:textId="77777777" w:rsidR="001E5517" w:rsidRDefault="001E5517">
            <w:pPr>
              <w:spacing w:before="40" w:after="40"/>
            </w:pPr>
            <w:r>
              <w:rPr>
                <w:sz w:val="16"/>
              </w:rPr>
              <w:t>Managed File Exchange</w:t>
            </w:r>
          </w:p>
        </w:tc>
        <w:tc>
          <w:tcPr>
            <w:tcW w:w="3360" w:type="dxa"/>
            <w:vAlign w:val="center"/>
          </w:tcPr>
          <w:p w14:paraId="3EAC69EA" w14:textId="77777777" w:rsidR="001E5517" w:rsidRDefault="001E5517">
            <w:pPr>
              <w:spacing w:before="40" w:after="40"/>
            </w:pPr>
            <w:r>
              <w:rPr>
                <w:sz w:val="16"/>
              </w:rPr>
              <w:t>Controlled file movement between Chaucer systems.</w:t>
            </w:r>
          </w:p>
        </w:tc>
      </w:tr>
      <w:tr w:rsidR="001E5517" w14:paraId="370DFC8E" w14:textId="77777777">
        <w:trPr>
          <w:jc w:val="center"/>
        </w:trPr>
        <w:tc>
          <w:tcPr>
            <w:tcW w:w="3360" w:type="dxa"/>
            <w:vAlign w:val="center"/>
          </w:tcPr>
          <w:p w14:paraId="6FEF7596" w14:textId="77777777" w:rsidR="001E5517" w:rsidRDefault="001E5517">
            <w:pPr>
              <w:spacing w:before="40" w:after="40"/>
            </w:pPr>
            <w:r>
              <w:rPr>
                <w:sz w:val="16"/>
              </w:rPr>
              <w:t>SIF-P14</w:t>
            </w:r>
          </w:p>
        </w:tc>
        <w:tc>
          <w:tcPr>
            <w:tcW w:w="3360" w:type="dxa"/>
            <w:vAlign w:val="center"/>
          </w:tcPr>
          <w:p w14:paraId="507EE66A" w14:textId="77777777" w:rsidR="001E5517" w:rsidRDefault="001E5517">
            <w:pPr>
              <w:spacing w:before="40" w:after="40"/>
            </w:pPr>
            <w:r>
              <w:rPr>
                <w:sz w:val="16"/>
              </w:rPr>
              <w:t>Custom Code Extension</w:t>
            </w:r>
          </w:p>
        </w:tc>
        <w:tc>
          <w:tcPr>
            <w:tcW w:w="3360" w:type="dxa"/>
            <w:vAlign w:val="center"/>
          </w:tcPr>
          <w:p w14:paraId="2F5A5224" w14:textId="77777777" w:rsidR="001E5517" w:rsidRDefault="001E5517">
            <w:pPr>
              <w:spacing w:before="40" w:after="40"/>
            </w:pPr>
            <w:r>
              <w:rPr>
                <w:sz w:val="16"/>
              </w:rPr>
              <w:t>Small transformation, validation, enrichment, or protocol adaptation.</w:t>
            </w:r>
          </w:p>
        </w:tc>
      </w:tr>
    </w:tbl>
    <w:p w14:paraId="2E9EA662" w14:textId="77777777" w:rsidR="001E5517" w:rsidRDefault="001E5517" w:rsidP="001E5517"/>
    <w:p w14:paraId="1761CC6E" w14:textId="77777777" w:rsidR="001E5517" w:rsidRDefault="001E5517" w:rsidP="001E5517">
      <w:pPr>
        <w:pStyle w:val="Heading3"/>
      </w:pPr>
      <w:bookmarkStart w:id="119" w:name="_Toc239334647"/>
      <w:r>
        <w:t>Third Party to Chaucer Inbound Patterns</w:t>
      </w:r>
      <w:bookmarkEnd w:id="119"/>
    </w:p>
    <w:tbl>
      <w:tblPr>
        <w:tblStyle w:val="TableGrid"/>
        <w:tblW w:w="0" w:type="auto"/>
        <w:jc w:val="center"/>
        <w:tblLook w:val="04A0" w:firstRow="1" w:lastRow="0" w:firstColumn="1" w:lastColumn="0" w:noHBand="0" w:noVBand="1"/>
      </w:tblPr>
      <w:tblGrid>
        <w:gridCol w:w="2461"/>
        <w:gridCol w:w="2469"/>
        <w:gridCol w:w="2465"/>
        <w:gridCol w:w="2475"/>
      </w:tblGrid>
      <w:tr w:rsidR="001E5517" w14:paraId="6A3CF95E" w14:textId="77777777">
        <w:trPr>
          <w:jc w:val="center"/>
        </w:trPr>
        <w:tc>
          <w:tcPr>
            <w:tcW w:w="2520" w:type="dxa"/>
            <w:shd w:val="clear" w:color="auto" w:fill="1A2B56"/>
            <w:vAlign w:val="center"/>
          </w:tcPr>
          <w:p w14:paraId="1DEC4EBC" w14:textId="77777777" w:rsidR="001E5517" w:rsidRDefault="001E5517">
            <w:pPr>
              <w:spacing w:before="40" w:after="40"/>
            </w:pPr>
            <w:r>
              <w:rPr>
                <w:b/>
                <w:color w:val="FFFFFF"/>
                <w:sz w:val="16"/>
              </w:rPr>
              <w:t>Pattern ID</w:t>
            </w:r>
          </w:p>
        </w:tc>
        <w:tc>
          <w:tcPr>
            <w:tcW w:w="2520" w:type="dxa"/>
            <w:shd w:val="clear" w:color="auto" w:fill="1A2B56"/>
            <w:vAlign w:val="center"/>
          </w:tcPr>
          <w:p w14:paraId="0D9553AC" w14:textId="77777777" w:rsidR="001E5517" w:rsidRDefault="001E5517">
            <w:pPr>
              <w:spacing w:before="40" w:after="40"/>
            </w:pPr>
            <w:r>
              <w:rPr>
                <w:b/>
                <w:color w:val="FFFFFF"/>
                <w:sz w:val="16"/>
              </w:rPr>
              <w:t>Pattern</w:t>
            </w:r>
          </w:p>
        </w:tc>
        <w:tc>
          <w:tcPr>
            <w:tcW w:w="2520" w:type="dxa"/>
            <w:shd w:val="clear" w:color="auto" w:fill="1A2B56"/>
            <w:vAlign w:val="center"/>
          </w:tcPr>
          <w:p w14:paraId="34B7AB00" w14:textId="77777777" w:rsidR="001E5517" w:rsidRDefault="001E5517">
            <w:pPr>
              <w:spacing w:before="40" w:after="40"/>
            </w:pPr>
            <w:r>
              <w:rPr>
                <w:b/>
                <w:color w:val="FFFFFF"/>
                <w:sz w:val="16"/>
              </w:rPr>
              <w:t>Typical Use</w:t>
            </w:r>
          </w:p>
        </w:tc>
        <w:tc>
          <w:tcPr>
            <w:tcW w:w="2520" w:type="dxa"/>
            <w:shd w:val="clear" w:color="auto" w:fill="1A2B56"/>
            <w:vAlign w:val="center"/>
          </w:tcPr>
          <w:p w14:paraId="0527FDB7" w14:textId="77777777" w:rsidR="001E5517" w:rsidRDefault="001E5517">
            <w:pPr>
              <w:spacing w:before="40" w:after="40"/>
            </w:pPr>
            <w:r>
              <w:rPr>
                <w:b/>
                <w:color w:val="FFFFFF"/>
                <w:sz w:val="16"/>
              </w:rPr>
              <w:t>Additional Controls</w:t>
            </w:r>
          </w:p>
        </w:tc>
      </w:tr>
      <w:tr w:rsidR="001E5517" w14:paraId="02E0CF49" w14:textId="77777777">
        <w:trPr>
          <w:jc w:val="center"/>
        </w:trPr>
        <w:tc>
          <w:tcPr>
            <w:tcW w:w="2520" w:type="dxa"/>
            <w:vAlign w:val="center"/>
          </w:tcPr>
          <w:p w14:paraId="40378B93" w14:textId="77777777" w:rsidR="001E5517" w:rsidRDefault="001E5517">
            <w:pPr>
              <w:spacing w:before="40" w:after="40"/>
            </w:pPr>
            <w:r>
              <w:rPr>
                <w:sz w:val="16"/>
              </w:rPr>
              <w:t>SIF-P02</w:t>
            </w:r>
          </w:p>
        </w:tc>
        <w:tc>
          <w:tcPr>
            <w:tcW w:w="2520" w:type="dxa"/>
            <w:vAlign w:val="center"/>
          </w:tcPr>
          <w:p w14:paraId="2DF26CFB" w14:textId="77777777" w:rsidR="001E5517" w:rsidRDefault="001E5517">
            <w:pPr>
              <w:spacing w:before="40" w:after="40"/>
            </w:pPr>
            <w:r>
              <w:rPr>
                <w:sz w:val="16"/>
              </w:rPr>
              <w:t>External API Ingress</w:t>
            </w:r>
          </w:p>
        </w:tc>
        <w:tc>
          <w:tcPr>
            <w:tcW w:w="2520" w:type="dxa"/>
            <w:vAlign w:val="center"/>
          </w:tcPr>
          <w:p w14:paraId="484BA636" w14:textId="77777777" w:rsidR="001E5517" w:rsidRDefault="001E5517">
            <w:pPr>
              <w:spacing w:before="40" w:after="40"/>
            </w:pPr>
            <w:r>
              <w:rPr>
                <w:sz w:val="16"/>
              </w:rPr>
              <w:t>Supplier, SaaS, broker, or vendor calls a Chaucer API.</w:t>
            </w:r>
          </w:p>
        </w:tc>
        <w:tc>
          <w:tcPr>
            <w:tcW w:w="2520" w:type="dxa"/>
            <w:vAlign w:val="center"/>
          </w:tcPr>
          <w:p w14:paraId="193434F8" w14:textId="77777777" w:rsidR="001E5517" w:rsidRDefault="001E5517">
            <w:pPr>
              <w:spacing w:before="40" w:after="40"/>
            </w:pPr>
            <w:r>
              <w:rPr>
                <w:sz w:val="16"/>
              </w:rPr>
              <w:t>APIM, OAuth/OIDC or approved auth model, throttling, usage quota, validation, logging.</w:t>
            </w:r>
          </w:p>
        </w:tc>
      </w:tr>
      <w:tr w:rsidR="001E5517" w14:paraId="2A94C031" w14:textId="77777777">
        <w:trPr>
          <w:jc w:val="center"/>
        </w:trPr>
        <w:tc>
          <w:tcPr>
            <w:tcW w:w="2520" w:type="dxa"/>
            <w:vAlign w:val="center"/>
          </w:tcPr>
          <w:p w14:paraId="057CD80C" w14:textId="77777777" w:rsidR="001E5517" w:rsidRDefault="001E5517">
            <w:pPr>
              <w:spacing w:before="40" w:after="40"/>
            </w:pPr>
            <w:r>
              <w:rPr>
                <w:sz w:val="16"/>
              </w:rPr>
              <w:t>SIF-P04</w:t>
            </w:r>
          </w:p>
        </w:tc>
        <w:tc>
          <w:tcPr>
            <w:tcW w:w="2520" w:type="dxa"/>
            <w:vAlign w:val="center"/>
          </w:tcPr>
          <w:p w14:paraId="21790481" w14:textId="77777777" w:rsidR="001E5517" w:rsidRDefault="001E5517">
            <w:pPr>
              <w:spacing w:before="40" w:after="40"/>
            </w:pPr>
            <w:r>
              <w:rPr>
                <w:sz w:val="16"/>
              </w:rPr>
              <w:t>API Facade / Mediation</w:t>
            </w:r>
          </w:p>
        </w:tc>
        <w:tc>
          <w:tcPr>
            <w:tcW w:w="2520" w:type="dxa"/>
            <w:vAlign w:val="center"/>
          </w:tcPr>
          <w:p w14:paraId="3AAE7F8D" w14:textId="77777777" w:rsidR="001E5517" w:rsidRDefault="001E5517">
            <w:pPr>
              <w:spacing w:before="40" w:after="40"/>
            </w:pPr>
            <w:r>
              <w:rPr>
                <w:sz w:val="16"/>
              </w:rPr>
              <w:t>Chaucer exposes stable contract while shielding internal systems.</w:t>
            </w:r>
          </w:p>
        </w:tc>
        <w:tc>
          <w:tcPr>
            <w:tcW w:w="2520" w:type="dxa"/>
            <w:vAlign w:val="center"/>
          </w:tcPr>
          <w:p w14:paraId="536025BE" w14:textId="77777777" w:rsidR="001E5517" w:rsidRDefault="001E5517">
            <w:pPr>
              <w:spacing w:before="40" w:after="40"/>
            </w:pPr>
            <w:r>
              <w:rPr>
                <w:sz w:val="16"/>
              </w:rPr>
              <w:t>Contract ownership, versioning, backend isolation.</w:t>
            </w:r>
          </w:p>
        </w:tc>
      </w:tr>
      <w:tr w:rsidR="001E5517" w14:paraId="6A91A60E" w14:textId="77777777">
        <w:trPr>
          <w:jc w:val="center"/>
        </w:trPr>
        <w:tc>
          <w:tcPr>
            <w:tcW w:w="2520" w:type="dxa"/>
            <w:vAlign w:val="center"/>
          </w:tcPr>
          <w:p w14:paraId="279DED4C" w14:textId="77777777" w:rsidR="001E5517" w:rsidRDefault="001E5517">
            <w:pPr>
              <w:spacing w:before="40" w:after="40"/>
            </w:pPr>
            <w:r>
              <w:rPr>
                <w:sz w:val="16"/>
              </w:rPr>
              <w:t>SIF-P07</w:t>
            </w:r>
          </w:p>
        </w:tc>
        <w:tc>
          <w:tcPr>
            <w:tcW w:w="2520" w:type="dxa"/>
            <w:vAlign w:val="center"/>
          </w:tcPr>
          <w:p w14:paraId="70A539C0" w14:textId="77777777" w:rsidR="001E5517" w:rsidRDefault="001E5517">
            <w:pPr>
              <w:spacing w:before="40" w:after="40"/>
            </w:pPr>
            <w:r>
              <w:rPr>
                <w:sz w:val="16"/>
              </w:rPr>
              <w:t>Event Notification</w:t>
            </w:r>
          </w:p>
        </w:tc>
        <w:tc>
          <w:tcPr>
            <w:tcW w:w="2520" w:type="dxa"/>
            <w:vAlign w:val="center"/>
          </w:tcPr>
          <w:p w14:paraId="0DA55CFC" w14:textId="77777777" w:rsidR="001E5517" w:rsidRDefault="001E5517">
            <w:pPr>
              <w:spacing w:before="40" w:after="40"/>
            </w:pPr>
            <w:r>
              <w:rPr>
                <w:sz w:val="16"/>
              </w:rPr>
              <w:t>Third party notifies Chaucer that an event has occurred.</w:t>
            </w:r>
          </w:p>
        </w:tc>
        <w:tc>
          <w:tcPr>
            <w:tcW w:w="2520" w:type="dxa"/>
            <w:vAlign w:val="center"/>
          </w:tcPr>
          <w:p w14:paraId="1BECE81F" w14:textId="77777777" w:rsidR="001E5517" w:rsidRDefault="001E5517">
            <w:pPr>
              <w:spacing w:before="40" w:after="40"/>
            </w:pPr>
            <w:r>
              <w:rPr>
                <w:sz w:val="16"/>
              </w:rPr>
              <w:t>Schema validation, replay controls, monitoring.</w:t>
            </w:r>
          </w:p>
        </w:tc>
      </w:tr>
      <w:tr w:rsidR="001E5517" w14:paraId="4A0B1E7C" w14:textId="77777777">
        <w:trPr>
          <w:jc w:val="center"/>
        </w:trPr>
        <w:tc>
          <w:tcPr>
            <w:tcW w:w="2520" w:type="dxa"/>
            <w:vAlign w:val="center"/>
          </w:tcPr>
          <w:p w14:paraId="709C5B26" w14:textId="77777777" w:rsidR="001E5517" w:rsidRDefault="001E5517">
            <w:pPr>
              <w:spacing w:before="40" w:after="40"/>
            </w:pPr>
            <w:r>
              <w:rPr>
                <w:sz w:val="16"/>
              </w:rPr>
              <w:t>SIF-P11</w:t>
            </w:r>
          </w:p>
        </w:tc>
        <w:tc>
          <w:tcPr>
            <w:tcW w:w="2520" w:type="dxa"/>
            <w:vAlign w:val="center"/>
          </w:tcPr>
          <w:p w14:paraId="3961A882" w14:textId="77777777" w:rsidR="001E5517" w:rsidRDefault="001E5517">
            <w:pPr>
              <w:spacing w:before="40" w:after="40"/>
            </w:pPr>
            <w:r>
              <w:rPr>
                <w:sz w:val="16"/>
              </w:rPr>
              <w:t>Third-Party Webhook Ingress</w:t>
            </w:r>
          </w:p>
        </w:tc>
        <w:tc>
          <w:tcPr>
            <w:tcW w:w="2520" w:type="dxa"/>
            <w:vAlign w:val="center"/>
          </w:tcPr>
          <w:p w14:paraId="728A45AF" w14:textId="77777777" w:rsidR="001E5517" w:rsidRDefault="001E5517">
            <w:pPr>
              <w:spacing w:before="40" w:after="40"/>
            </w:pPr>
            <w:r>
              <w:rPr>
                <w:sz w:val="16"/>
              </w:rPr>
              <w:t>SaaS callback or vendor event pushed to Chaucer.</w:t>
            </w:r>
          </w:p>
        </w:tc>
        <w:tc>
          <w:tcPr>
            <w:tcW w:w="2520" w:type="dxa"/>
            <w:vAlign w:val="center"/>
          </w:tcPr>
          <w:p w14:paraId="3DA04F33" w14:textId="77777777" w:rsidR="001E5517" w:rsidRDefault="001E5517">
            <w:pPr>
              <w:spacing w:before="40" w:after="40"/>
            </w:pPr>
            <w:r>
              <w:rPr>
                <w:sz w:val="16"/>
              </w:rPr>
              <w:t>Signature validation, replay protection, APIM mediation.</w:t>
            </w:r>
          </w:p>
        </w:tc>
      </w:tr>
      <w:tr w:rsidR="001E5517" w14:paraId="4933D49B" w14:textId="77777777">
        <w:trPr>
          <w:jc w:val="center"/>
        </w:trPr>
        <w:tc>
          <w:tcPr>
            <w:tcW w:w="2520" w:type="dxa"/>
            <w:vAlign w:val="center"/>
          </w:tcPr>
          <w:p w14:paraId="279D556A" w14:textId="77777777" w:rsidR="001E5517" w:rsidRDefault="001E5517">
            <w:pPr>
              <w:spacing w:before="40" w:after="40"/>
            </w:pPr>
            <w:r>
              <w:rPr>
                <w:sz w:val="16"/>
              </w:rPr>
              <w:t>SIF-P12</w:t>
            </w:r>
          </w:p>
        </w:tc>
        <w:tc>
          <w:tcPr>
            <w:tcW w:w="2520" w:type="dxa"/>
            <w:vAlign w:val="center"/>
          </w:tcPr>
          <w:p w14:paraId="59E2793B" w14:textId="77777777" w:rsidR="001E5517" w:rsidRDefault="001E5517">
            <w:pPr>
              <w:spacing w:before="40" w:after="40"/>
            </w:pPr>
            <w:r>
              <w:rPr>
                <w:sz w:val="16"/>
              </w:rPr>
              <w:t>Managed File Exchange</w:t>
            </w:r>
          </w:p>
        </w:tc>
        <w:tc>
          <w:tcPr>
            <w:tcW w:w="2520" w:type="dxa"/>
            <w:vAlign w:val="center"/>
          </w:tcPr>
          <w:p w14:paraId="6051AF56" w14:textId="77777777" w:rsidR="001E5517" w:rsidRDefault="001E5517">
            <w:pPr>
              <w:spacing w:before="40" w:after="40"/>
            </w:pPr>
            <w:r>
              <w:rPr>
                <w:sz w:val="16"/>
              </w:rPr>
              <w:t>Supplier, broker, or vendor sends files to Chaucer.</w:t>
            </w:r>
          </w:p>
        </w:tc>
        <w:tc>
          <w:tcPr>
            <w:tcW w:w="2520" w:type="dxa"/>
            <w:vAlign w:val="center"/>
          </w:tcPr>
          <w:p w14:paraId="38C06D74" w14:textId="77777777" w:rsidR="001E5517" w:rsidRDefault="001E5517">
            <w:pPr>
              <w:spacing w:before="40" w:after="40"/>
            </w:pPr>
            <w:r>
              <w:rPr>
                <w:sz w:val="16"/>
              </w:rPr>
              <w:t>Malware scanning, encryption, metadata capture, reconciliation.</w:t>
            </w:r>
          </w:p>
        </w:tc>
      </w:tr>
      <w:tr w:rsidR="001E5517" w14:paraId="465B26D8" w14:textId="77777777">
        <w:trPr>
          <w:jc w:val="center"/>
        </w:trPr>
        <w:tc>
          <w:tcPr>
            <w:tcW w:w="2520" w:type="dxa"/>
            <w:vAlign w:val="center"/>
          </w:tcPr>
          <w:p w14:paraId="64701380" w14:textId="77777777" w:rsidR="001E5517" w:rsidRDefault="001E5517">
            <w:pPr>
              <w:spacing w:before="40" w:after="40"/>
            </w:pPr>
            <w:r>
              <w:rPr>
                <w:sz w:val="16"/>
              </w:rPr>
              <w:lastRenderedPageBreak/>
              <w:t>SIF-P13</w:t>
            </w:r>
          </w:p>
        </w:tc>
        <w:tc>
          <w:tcPr>
            <w:tcW w:w="2520" w:type="dxa"/>
            <w:vAlign w:val="center"/>
          </w:tcPr>
          <w:p w14:paraId="3AA9037F" w14:textId="77777777" w:rsidR="001E5517" w:rsidRDefault="001E5517">
            <w:pPr>
              <w:spacing w:before="40" w:after="40"/>
            </w:pPr>
            <w:r>
              <w:rPr>
                <w:sz w:val="16"/>
              </w:rPr>
              <w:t>Data Platform Exchange</w:t>
            </w:r>
          </w:p>
        </w:tc>
        <w:tc>
          <w:tcPr>
            <w:tcW w:w="2520" w:type="dxa"/>
            <w:vAlign w:val="center"/>
          </w:tcPr>
          <w:p w14:paraId="00F7EB7E" w14:textId="77777777" w:rsidR="001E5517" w:rsidRDefault="001E5517">
            <w:pPr>
              <w:spacing w:before="40" w:after="40"/>
            </w:pPr>
            <w:r>
              <w:rPr>
                <w:sz w:val="16"/>
              </w:rPr>
              <w:t>External data is provided for analytical ingestion.</w:t>
            </w:r>
          </w:p>
        </w:tc>
        <w:tc>
          <w:tcPr>
            <w:tcW w:w="2520" w:type="dxa"/>
            <w:vAlign w:val="center"/>
          </w:tcPr>
          <w:p w14:paraId="4211F7C5" w14:textId="77777777" w:rsidR="001E5517" w:rsidRDefault="001E5517">
            <w:pPr>
              <w:spacing w:before="40" w:after="40"/>
            </w:pPr>
            <w:r>
              <w:rPr>
                <w:sz w:val="16"/>
              </w:rPr>
              <w:t>Data ownership, lineage, classification, ingestion controls.</w:t>
            </w:r>
          </w:p>
        </w:tc>
      </w:tr>
    </w:tbl>
    <w:p w14:paraId="31EE0F73" w14:textId="77777777" w:rsidR="001E5517" w:rsidRDefault="001E5517" w:rsidP="001E5517"/>
    <w:p w14:paraId="14D38699" w14:textId="77777777" w:rsidR="001E5517" w:rsidRDefault="001E5517" w:rsidP="001E5517">
      <w:pPr>
        <w:pStyle w:val="Heading3"/>
      </w:pPr>
      <w:bookmarkStart w:id="120" w:name="_Toc239334648"/>
      <w:r>
        <w:t>Chaucer to Third Party Outbound Patterns</w:t>
      </w:r>
      <w:bookmarkEnd w:id="120"/>
    </w:p>
    <w:tbl>
      <w:tblPr>
        <w:tblStyle w:val="TableGrid"/>
        <w:tblW w:w="0" w:type="auto"/>
        <w:jc w:val="center"/>
        <w:tblLook w:val="04A0" w:firstRow="1" w:lastRow="0" w:firstColumn="1" w:lastColumn="0" w:noHBand="0" w:noVBand="1"/>
      </w:tblPr>
      <w:tblGrid>
        <w:gridCol w:w="2455"/>
        <w:gridCol w:w="2470"/>
        <w:gridCol w:w="2474"/>
        <w:gridCol w:w="2471"/>
      </w:tblGrid>
      <w:tr w:rsidR="001E5517" w14:paraId="542068CE" w14:textId="77777777">
        <w:trPr>
          <w:jc w:val="center"/>
        </w:trPr>
        <w:tc>
          <w:tcPr>
            <w:tcW w:w="2520" w:type="dxa"/>
            <w:shd w:val="clear" w:color="auto" w:fill="1A2B56"/>
            <w:vAlign w:val="center"/>
          </w:tcPr>
          <w:p w14:paraId="11DF4A91" w14:textId="77777777" w:rsidR="001E5517" w:rsidRDefault="001E5517">
            <w:pPr>
              <w:spacing w:before="40" w:after="40"/>
            </w:pPr>
            <w:r>
              <w:rPr>
                <w:b/>
                <w:color w:val="FFFFFF"/>
                <w:sz w:val="16"/>
              </w:rPr>
              <w:t>Pattern ID</w:t>
            </w:r>
          </w:p>
        </w:tc>
        <w:tc>
          <w:tcPr>
            <w:tcW w:w="2520" w:type="dxa"/>
            <w:shd w:val="clear" w:color="auto" w:fill="1A2B56"/>
            <w:vAlign w:val="center"/>
          </w:tcPr>
          <w:p w14:paraId="3E3C4BE2" w14:textId="77777777" w:rsidR="001E5517" w:rsidRDefault="001E5517">
            <w:pPr>
              <w:spacing w:before="40" w:after="40"/>
            </w:pPr>
            <w:r>
              <w:rPr>
                <w:b/>
                <w:color w:val="FFFFFF"/>
                <w:sz w:val="16"/>
              </w:rPr>
              <w:t>Pattern</w:t>
            </w:r>
          </w:p>
        </w:tc>
        <w:tc>
          <w:tcPr>
            <w:tcW w:w="2520" w:type="dxa"/>
            <w:shd w:val="clear" w:color="auto" w:fill="1A2B56"/>
            <w:vAlign w:val="center"/>
          </w:tcPr>
          <w:p w14:paraId="2A37E137" w14:textId="77777777" w:rsidR="001E5517" w:rsidRDefault="001E5517">
            <w:pPr>
              <w:spacing w:before="40" w:after="40"/>
            </w:pPr>
            <w:r>
              <w:rPr>
                <w:b/>
                <w:color w:val="FFFFFF"/>
                <w:sz w:val="16"/>
              </w:rPr>
              <w:t>Typical Use</w:t>
            </w:r>
          </w:p>
        </w:tc>
        <w:tc>
          <w:tcPr>
            <w:tcW w:w="2520" w:type="dxa"/>
            <w:shd w:val="clear" w:color="auto" w:fill="1A2B56"/>
            <w:vAlign w:val="center"/>
          </w:tcPr>
          <w:p w14:paraId="3CC7B2BA" w14:textId="77777777" w:rsidR="001E5517" w:rsidRDefault="001E5517">
            <w:pPr>
              <w:spacing w:before="40" w:after="40"/>
            </w:pPr>
            <w:r>
              <w:rPr>
                <w:b/>
                <w:color w:val="FFFFFF"/>
                <w:sz w:val="16"/>
              </w:rPr>
              <w:t>Additional Controls</w:t>
            </w:r>
          </w:p>
        </w:tc>
      </w:tr>
      <w:tr w:rsidR="001E5517" w14:paraId="0DC0545F" w14:textId="77777777">
        <w:trPr>
          <w:jc w:val="center"/>
        </w:trPr>
        <w:tc>
          <w:tcPr>
            <w:tcW w:w="2520" w:type="dxa"/>
            <w:vAlign w:val="center"/>
          </w:tcPr>
          <w:p w14:paraId="7A617B80" w14:textId="77777777" w:rsidR="001E5517" w:rsidRDefault="001E5517">
            <w:pPr>
              <w:spacing w:before="40" w:after="40"/>
            </w:pPr>
            <w:r>
              <w:rPr>
                <w:sz w:val="16"/>
              </w:rPr>
              <w:t>SIF-P03</w:t>
            </w:r>
          </w:p>
        </w:tc>
        <w:tc>
          <w:tcPr>
            <w:tcW w:w="2520" w:type="dxa"/>
            <w:vAlign w:val="center"/>
          </w:tcPr>
          <w:p w14:paraId="08CBE772" w14:textId="77777777" w:rsidR="001E5517" w:rsidRDefault="001E5517">
            <w:pPr>
              <w:spacing w:before="40" w:after="40"/>
            </w:pPr>
            <w:r>
              <w:rPr>
                <w:sz w:val="16"/>
              </w:rPr>
              <w:t>External API Egress</w:t>
            </w:r>
          </w:p>
        </w:tc>
        <w:tc>
          <w:tcPr>
            <w:tcW w:w="2520" w:type="dxa"/>
            <w:vAlign w:val="center"/>
          </w:tcPr>
          <w:p w14:paraId="117AC354" w14:textId="77777777" w:rsidR="001E5517" w:rsidRDefault="001E5517">
            <w:pPr>
              <w:spacing w:before="40" w:after="40"/>
            </w:pPr>
            <w:r>
              <w:rPr>
                <w:sz w:val="16"/>
              </w:rPr>
              <w:t>Chaucer calls supplier, SaaS, market, or vendor APIs.</w:t>
            </w:r>
          </w:p>
        </w:tc>
        <w:tc>
          <w:tcPr>
            <w:tcW w:w="2520" w:type="dxa"/>
            <w:vAlign w:val="center"/>
          </w:tcPr>
          <w:p w14:paraId="2DA428DC" w14:textId="77777777" w:rsidR="001E5517" w:rsidRDefault="001E5517">
            <w:pPr>
              <w:spacing w:before="40" w:after="40"/>
            </w:pPr>
            <w:r>
              <w:rPr>
                <w:sz w:val="16"/>
              </w:rPr>
              <w:t>Credential management, timeout, retry with exponential fall back, throttling, error mapping.</w:t>
            </w:r>
          </w:p>
        </w:tc>
      </w:tr>
      <w:tr w:rsidR="001E5517" w14:paraId="03217146" w14:textId="77777777">
        <w:trPr>
          <w:jc w:val="center"/>
        </w:trPr>
        <w:tc>
          <w:tcPr>
            <w:tcW w:w="2520" w:type="dxa"/>
            <w:vAlign w:val="center"/>
          </w:tcPr>
          <w:p w14:paraId="267168D3" w14:textId="77777777" w:rsidR="001E5517" w:rsidRDefault="001E5517">
            <w:pPr>
              <w:spacing w:before="40" w:after="40"/>
            </w:pPr>
            <w:r>
              <w:rPr>
                <w:sz w:val="16"/>
              </w:rPr>
              <w:t>SIF-P04</w:t>
            </w:r>
          </w:p>
        </w:tc>
        <w:tc>
          <w:tcPr>
            <w:tcW w:w="2520" w:type="dxa"/>
            <w:vAlign w:val="center"/>
          </w:tcPr>
          <w:p w14:paraId="67CF35D9" w14:textId="77777777" w:rsidR="001E5517" w:rsidRDefault="001E5517">
            <w:pPr>
              <w:spacing w:before="40" w:after="40"/>
            </w:pPr>
            <w:r>
              <w:rPr>
                <w:sz w:val="16"/>
              </w:rPr>
              <w:t>API Facade / Mediation</w:t>
            </w:r>
          </w:p>
        </w:tc>
        <w:tc>
          <w:tcPr>
            <w:tcW w:w="2520" w:type="dxa"/>
            <w:vAlign w:val="center"/>
          </w:tcPr>
          <w:p w14:paraId="1351C5D0" w14:textId="77777777" w:rsidR="001E5517" w:rsidRDefault="001E5517">
            <w:pPr>
              <w:spacing w:before="40" w:after="40"/>
            </w:pPr>
            <w:r>
              <w:rPr>
                <w:sz w:val="16"/>
              </w:rPr>
              <w:t>Chaucer standardises access to third-party APIs for internal consumers.</w:t>
            </w:r>
          </w:p>
        </w:tc>
        <w:tc>
          <w:tcPr>
            <w:tcW w:w="2520" w:type="dxa"/>
            <w:vAlign w:val="center"/>
          </w:tcPr>
          <w:p w14:paraId="431E7954" w14:textId="77777777" w:rsidR="001E5517" w:rsidRDefault="001E5517">
            <w:pPr>
              <w:spacing w:before="40" w:after="40"/>
            </w:pPr>
            <w:r>
              <w:rPr>
                <w:sz w:val="16"/>
              </w:rPr>
              <w:t>Abstraction, versioning, supplier contract management.</w:t>
            </w:r>
          </w:p>
        </w:tc>
      </w:tr>
      <w:tr w:rsidR="001E5517" w14:paraId="7E8428CE" w14:textId="77777777">
        <w:trPr>
          <w:jc w:val="center"/>
        </w:trPr>
        <w:tc>
          <w:tcPr>
            <w:tcW w:w="2520" w:type="dxa"/>
            <w:vAlign w:val="center"/>
          </w:tcPr>
          <w:p w14:paraId="3503312B" w14:textId="77777777" w:rsidR="001E5517" w:rsidRDefault="001E5517">
            <w:pPr>
              <w:spacing w:before="40" w:after="40"/>
            </w:pPr>
            <w:r>
              <w:rPr>
                <w:sz w:val="16"/>
              </w:rPr>
              <w:t>SIF-P07</w:t>
            </w:r>
          </w:p>
        </w:tc>
        <w:tc>
          <w:tcPr>
            <w:tcW w:w="2520" w:type="dxa"/>
            <w:vAlign w:val="center"/>
          </w:tcPr>
          <w:p w14:paraId="568214F1" w14:textId="77777777" w:rsidR="001E5517" w:rsidRDefault="001E5517">
            <w:pPr>
              <w:spacing w:before="40" w:after="40"/>
            </w:pPr>
            <w:r>
              <w:rPr>
                <w:sz w:val="16"/>
              </w:rPr>
              <w:t>Event Notification</w:t>
            </w:r>
          </w:p>
        </w:tc>
        <w:tc>
          <w:tcPr>
            <w:tcW w:w="2520" w:type="dxa"/>
            <w:vAlign w:val="center"/>
          </w:tcPr>
          <w:p w14:paraId="576A359F" w14:textId="77777777" w:rsidR="001E5517" w:rsidRDefault="001E5517">
            <w:pPr>
              <w:spacing w:before="40" w:after="40"/>
            </w:pPr>
            <w:r>
              <w:rPr>
                <w:sz w:val="16"/>
              </w:rPr>
              <w:t>Chaucer notifies an external party of a process or status event.</w:t>
            </w:r>
          </w:p>
        </w:tc>
        <w:tc>
          <w:tcPr>
            <w:tcW w:w="2520" w:type="dxa"/>
            <w:vAlign w:val="center"/>
          </w:tcPr>
          <w:p w14:paraId="2097E6F6" w14:textId="77777777" w:rsidR="001E5517" w:rsidRDefault="001E5517">
            <w:pPr>
              <w:spacing w:before="40" w:after="40"/>
            </w:pPr>
            <w:r>
              <w:rPr>
                <w:sz w:val="16"/>
              </w:rPr>
              <w:t>Contracted endpoint, failure handling, audit trail.</w:t>
            </w:r>
          </w:p>
        </w:tc>
      </w:tr>
      <w:tr w:rsidR="001E5517" w14:paraId="739035BB" w14:textId="77777777">
        <w:trPr>
          <w:jc w:val="center"/>
        </w:trPr>
        <w:tc>
          <w:tcPr>
            <w:tcW w:w="2520" w:type="dxa"/>
            <w:vAlign w:val="center"/>
          </w:tcPr>
          <w:p w14:paraId="2F1E64F1" w14:textId="77777777" w:rsidR="001E5517" w:rsidRDefault="001E5517">
            <w:pPr>
              <w:spacing w:before="40" w:after="40"/>
            </w:pPr>
            <w:r>
              <w:rPr>
                <w:sz w:val="16"/>
              </w:rPr>
              <w:t>SIF-P09</w:t>
            </w:r>
          </w:p>
        </w:tc>
        <w:tc>
          <w:tcPr>
            <w:tcW w:w="2520" w:type="dxa"/>
            <w:vAlign w:val="center"/>
          </w:tcPr>
          <w:p w14:paraId="3C134000" w14:textId="77777777" w:rsidR="001E5517" w:rsidRDefault="001E5517">
            <w:pPr>
              <w:spacing w:before="40" w:after="40"/>
            </w:pPr>
            <w:r>
              <w:rPr>
                <w:sz w:val="16"/>
              </w:rPr>
              <w:t>Workflow Orchestration</w:t>
            </w:r>
          </w:p>
        </w:tc>
        <w:tc>
          <w:tcPr>
            <w:tcW w:w="2520" w:type="dxa"/>
            <w:vAlign w:val="center"/>
          </w:tcPr>
          <w:p w14:paraId="498B20A8" w14:textId="77777777" w:rsidR="001E5517" w:rsidRDefault="001E5517">
            <w:pPr>
              <w:spacing w:before="40" w:after="40"/>
            </w:pPr>
            <w:r>
              <w:rPr>
                <w:sz w:val="16"/>
              </w:rPr>
              <w:t>Chaucer coordinates multi-step third-party process.</w:t>
            </w:r>
          </w:p>
        </w:tc>
        <w:tc>
          <w:tcPr>
            <w:tcW w:w="2520" w:type="dxa"/>
            <w:vAlign w:val="center"/>
          </w:tcPr>
          <w:p w14:paraId="7970B301" w14:textId="77777777" w:rsidR="001E5517" w:rsidRDefault="001E5517">
            <w:pPr>
              <w:spacing w:before="40" w:after="40"/>
            </w:pPr>
            <w:r>
              <w:rPr>
                <w:sz w:val="16"/>
              </w:rPr>
              <w:t>Operational ownership, compensating action, monitoring.</w:t>
            </w:r>
          </w:p>
        </w:tc>
      </w:tr>
      <w:tr w:rsidR="001E5517" w14:paraId="49F7D74A" w14:textId="77777777">
        <w:trPr>
          <w:jc w:val="center"/>
        </w:trPr>
        <w:tc>
          <w:tcPr>
            <w:tcW w:w="2520" w:type="dxa"/>
            <w:vAlign w:val="center"/>
          </w:tcPr>
          <w:p w14:paraId="7E6A373F" w14:textId="77777777" w:rsidR="001E5517" w:rsidRDefault="001E5517">
            <w:pPr>
              <w:spacing w:before="40" w:after="40"/>
            </w:pPr>
            <w:r>
              <w:rPr>
                <w:sz w:val="16"/>
              </w:rPr>
              <w:t>SIF-P10</w:t>
            </w:r>
          </w:p>
        </w:tc>
        <w:tc>
          <w:tcPr>
            <w:tcW w:w="2520" w:type="dxa"/>
            <w:vAlign w:val="center"/>
          </w:tcPr>
          <w:p w14:paraId="4BD676E1" w14:textId="77777777" w:rsidR="001E5517" w:rsidRDefault="001E5517">
            <w:pPr>
              <w:spacing w:before="40" w:after="40"/>
            </w:pPr>
            <w:r>
              <w:rPr>
                <w:sz w:val="16"/>
              </w:rPr>
              <w:t>Long-Running Workflow</w:t>
            </w:r>
          </w:p>
        </w:tc>
        <w:tc>
          <w:tcPr>
            <w:tcW w:w="2520" w:type="dxa"/>
            <w:vAlign w:val="center"/>
          </w:tcPr>
          <w:p w14:paraId="7D9B6D7A" w14:textId="77777777" w:rsidR="001E5517" w:rsidRDefault="001E5517">
            <w:pPr>
              <w:spacing w:before="40" w:after="40"/>
            </w:pPr>
            <w:r>
              <w:rPr>
                <w:sz w:val="16"/>
              </w:rPr>
              <w:t>Supplier interaction requires polling, callbacks, or delayed response.</w:t>
            </w:r>
          </w:p>
        </w:tc>
        <w:tc>
          <w:tcPr>
            <w:tcW w:w="2520" w:type="dxa"/>
            <w:vAlign w:val="center"/>
          </w:tcPr>
          <w:p w14:paraId="4EC3D60F" w14:textId="77777777" w:rsidR="001E5517" w:rsidRDefault="001E5517">
            <w:pPr>
              <w:spacing w:before="40" w:after="40"/>
            </w:pPr>
            <w:r>
              <w:rPr>
                <w:sz w:val="16"/>
              </w:rPr>
              <w:t>State management, timeout, escalation, retry policy.</w:t>
            </w:r>
          </w:p>
        </w:tc>
      </w:tr>
      <w:tr w:rsidR="001E5517" w14:paraId="78349C82" w14:textId="77777777">
        <w:trPr>
          <w:jc w:val="center"/>
        </w:trPr>
        <w:tc>
          <w:tcPr>
            <w:tcW w:w="2520" w:type="dxa"/>
            <w:vAlign w:val="center"/>
          </w:tcPr>
          <w:p w14:paraId="440B038E" w14:textId="77777777" w:rsidR="001E5517" w:rsidRDefault="001E5517">
            <w:pPr>
              <w:spacing w:before="40" w:after="40"/>
            </w:pPr>
            <w:r>
              <w:rPr>
                <w:sz w:val="16"/>
              </w:rPr>
              <w:t>SIF-P12</w:t>
            </w:r>
          </w:p>
        </w:tc>
        <w:tc>
          <w:tcPr>
            <w:tcW w:w="2520" w:type="dxa"/>
            <w:vAlign w:val="center"/>
          </w:tcPr>
          <w:p w14:paraId="759437F9" w14:textId="77777777" w:rsidR="001E5517" w:rsidRDefault="001E5517">
            <w:pPr>
              <w:spacing w:before="40" w:after="40"/>
            </w:pPr>
            <w:r>
              <w:rPr>
                <w:sz w:val="16"/>
              </w:rPr>
              <w:t>Managed File Exchange</w:t>
            </w:r>
          </w:p>
        </w:tc>
        <w:tc>
          <w:tcPr>
            <w:tcW w:w="2520" w:type="dxa"/>
            <w:vAlign w:val="center"/>
          </w:tcPr>
          <w:p w14:paraId="5234400B" w14:textId="77777777" w:rsidR="001E5517" w:rsidRDefault="001E5517">
            <w:pPr>
              <w:spacing w:before="40" w:after="40"/>
            </w:pPr>
            <w:r>
              <w:rPr>
                <w:sz w:val="16"/>
              </w:rPr>
              <w:t>Chaucer sends files to supplier, broker, or vendor.</w:t>
            </w:r>
          </w:p>
        </w:tc>
        <w:tc>
          <w:tcPr>
            <w:tcW w:w="2520" w:type="dxa"/>
            <w:vAlign w:val="center"/>
          </w:tcPr>
          <w:p w14:paraId="3989D81D" w14:textId="77777777" w:rsidR="001E5517" w:rsidRDefault="001E5517">
            <w:pPr>
              <w:spacing w:before="40" w:after="40"/>
            </w:pPr>
            <w:r>
              <w:rPr>
                <w:sz w:val="16"/>
              </w:rPr>
              <w:t>Encryption, confirmation handling, reconciliation, support model.</w:t>
            </w:r>
          </w:p>
        </w:tc>
      </w:tr>
      <w:tr w:rsidR="001E5517" w14:paraId="31E22664" w14:textId="77777777">
        <w:trPr>
          <w:jc w:val="center"/>
        </w:trPr>
        <w:tc>
          <w:tcPr>
            <w:tcW w:w="2520" w:type="dxa"/>
            <w:vAlign w:val="center"/>
          </w:tcPr>
          <w:p w14:paraId="15652E7A" w14:textId="77777777" w:rsidR="001E5517" w:rsidRDefault="001E5517">
            <w:pPr>
              <w:spacing w:before="40" w:after="40"/>
            </w:pPr>
            <w:r>
              <w:rPr>
                <w:sz w:val="16"/>
              </w:rPr>
              <w:t>SIF-P14</w:t>
            </w:r>
          </w:p>
        </w:tc>
        <w:tc>
          <w:tcPr>
            <w:tcW w:w="2520" w:type="dxa"/>
            <w:vAlign w:val="center"/>
          </w:tcPr>
          <w:p w14:paraId="65B4AC8D" w14:textId="77777777" w:rsidR="001E5517" w:rsidRDefault="001E5517">
            <w:pPr>
              <w:spacing w:before="40" w:after="40"/>
            </w:pPr>
            <w:r>
              <w:rPr>
                <w:sz w:val="16"/>
              </w:rPr>
              <w:t>Custom Code Extension</w:t>
            </w:r>
          </w:p>
        </w:tc>
        <w:tc>
          <w:tcPr>
            <w:tcW w:w="2520" w:type="dxa"/>
            <w:vAlign w:val="center"/>
          </w:tcPr>
          <w:p w14:paraId="5F4C79D5" w14:textId="77777777" w:rsidR="001E5517" w:rsidRDefault="001E5517">
            <w:pPr>
              <w:spacing w:before="40" w:after="40"/>
            </w:pPr>
            <w:r>
              <w:rPr>
                <w:sz w:val="16"/>
              </w:rPr>
              <w:t>Adapter logic for supplier-specific payload, protocol, or transformation.</w:t>
            </w:r>
          </w:p>
        </w:tc>
        <w:tc>
          <w:tcPr>
            <w:tcW w:w="2520" w:type="dxa"/>
            <w:vAlign w:val="center"/>
          </w:tcPr>
          <w:p w14:paraId="13EACDB4" w14:textId="77777777" w:rsidR="001E5517" w:rsidRDefault="001E5517">
            <w:pPr>
              <w:spacing w:before="40" w:after="40"/>
            </w:pPr>
            <w:r>
              <w:rPr>
                <w:sz w:val="16"/>
              </w:rPr>
              <w:t>Code review, testing, version control, CI/CD.</w:t>
            </w:r>
          </w:p>
        </w:tc>
      </w:tr>
    </w:tbl>
    <w:p w14:paraId="4BE7A66A" w14:textId="77777777" w:rsidR="001E5517" w:rsidRDefault="001E5517" w:rsidP="001E5517"/>
    <w:p w14:paraId="10E8136B" w14:textId="77777777" w:rsidR="001E5517" w:rsidRDefault="001E5517" w:rsidP="001E5517">
      <w:pPr>
        <w:pStyle w:val="Heading3"/>
      </w:pPr>
      <w:bookmarkStart w:id="121" w:name="_Toc239334649"/>
      <w:r>
        <w:t>SIF to Data Platform / Snowflake Exchange Patterns</w:t>
      </w:r>
      <w:bookmarkEnd w:id="121"/>
    </w:p>
    <w:tbl>
      <w:tblPr>
        <w:tblStyle w:val="TableGrid"/>
        <w:tblW w:w="0" w:type="auto"/>
        <w:jc w:val="center"/>
        <w:tblLook w:val="04A0" w:firstRow="1" w:lastRow="0" w:firstColumn="1" w:lastColumn="0" w:noHBand="0" w:noVBand="1"/>
      </w:tblPr>
      <w:tblGrid>
        <w:gridCol w:w="2459"/>
        <w:gridCol w:w="2469"/>
        <w:gridCol w:w="2468"/>
        <w:gridCol w:w="2474"/>
      </w:tblGrid>
      <w:tr w:rsidR="001E5517" w14:paraId="459A9377" w14:textId="77777777" w:rsidTr="001E5517">
        <w:trPr>
          <w:jc w:val="center"/>
        </w:trPr>
        <w:tc>
          <w:tcPr>
            <w:tcW w:w="2459" w:type="dxa"/>
            <w:shd w:val="clear" w:color="auto" w:fill="1A2B56"/>
            <w:vAlign w:val="center"/>
          </w:tcPr>
          <w:p w14:paraId="323D9A5B" w14:textId="77777777" w:rsidR="001E5517" w:rsidRDefault="001E5517">
            <w:pPr>
              <w:spacing w:before="40" w:after="40"/>
            </w:pPr>
            <w:r>
              <w:rPr>
                <w:b/>
                <w:color w:val="FFFFFF"/>
                <w:sz w:val="16"/>
              </w:rPr>
              <w:t>Pattern ID</w:t>
            </w:r>
          </w:p>
        </w:tc>
        <w:tc>
          <w:tcPr>
            <w:tcW w:w="2469" w:type="dxa"/>
            <w:shd w:val="clear" w:color="auto" w:fill="1A2B56"/>
            <w:vAlign w:val="center"/>
          </w:tcPr>
          <w:p w14:paraId="00576E87" w14:textId="77777777" w:rsidR="001E5517" w:rsidRDefault="001E5517">
            <w:pPr>
              <w:spacing w:before="40" w:after="40"/>
            </w:pPr>
            <w:r>
              <w:rPr>
                <w:b/>
                <w:color w:val="FFFFFF"/>
                <w:sz w:val="16"/>
              </w:rPr>
              <w:t>Pattern</w:t>
            </w:r>
          </w:p>
        </w:tc>
        <w:tc>
          <w:tcPr>
            <w:tcW w:w="2468" w:type="dxa"/>
            <w:shd w:val="clear" w:color="auto" w:fill="1A2B56"/>
            <w:vAlign w:val="center"/>
          </w:tcPr>
          <w:p w14:paraId="3537DFE0" w14:textId="77777777" w:rsidR="001E5517" w:rsidRDefault="001E5517">
            <w:pPr>
              <w:spacing w:before="40" w:after="40"/>
            </w:pPr>
            <w:r>
              <w:rPr>
                <w:b/>
                <w:color w:val="FFFFFF"/>
                <w:sz w:val="16"/>
              </w:rPr>
              <w:t>Typical Use</w:t>
            </w:r>
          </w:p>
        </w:tc>
        <w:tc>
          <w:tcPr>
            <w:tcW w:w="2474" w:type="dxa"/>
            <w:shd w:val="clear" w:color="auto" w:fill="1A2B56"/>
            <w:vAlign w:val="center"/>
          </w:tcPr>
          <w:p w14:paraId="3B945C02" w14:textId="77777777" w:rsidR="001E5517" w:rsidRDefault="001E5517">
            <w:pPr>
              <w:spacing w:before="40" w:after="40"/>
            </w:pPr>
            <w:r>
              <w:rPr>
                <w:b/>
                <w:color w:val="FFFFFF"/>
                <w:sz w:val="16"/>
              </w:rPr>
              <w:t>Guardrail</w:t>
            </w:r>
          </w:p>
        </w:tc>
      </w:tr>
      <w:tr w:rsidR="001E5517" w14:paraId="2571441F" w14:textId="77777777" w:rsidTr="001E5517">
        <w:trPr>
          <w:jc w:val="center"/>
        </w:trPr>
        <w:tc>
          <w:tcPr>
            <w:tcW w:w="2459" w:type="dxa"/>
            <w:vAlign w:val="center"/>
          </w:tcPr>
          <w:p w14:paraId="561814CB" w14:textId="77777777" w:rsidR="001E5517" w:rsidRDefault="001E5517">
            <w:pPr>
              <w:spacing w:before="40" w:after="40"/>
            </w:pPr>
            <w:r>
              <w:rPr>
                <w:sz w:val="16"/>
              </w:rPr>
              <w:t>SIF-P07</w:t>
            </w:r>
          </w:p>
        </w:tc>
        <w:tc>
          <w:tcPr>
            <w:tcW w:w="2469" w:type="dxa"/>
            <w:vAlign w:val="center"/>
          </w:tcPr>
          <w:p w14:paraId="74E2A468" w14:textId="77777777" w:rsidR="001E5517" w:rsidRDefault="001E5517">
            <w:pPr>
              <w:spacing w:before="40" w:after="40"/>
            </w:pPr>
            <w:r>
              <w:rPr>
                <w:sz w:val="16"/>
              </w:rPr>
              <w:t>Event Notification</w:t>
            </w:r>
          </w:p>
        </w:tc>
        <w:tc>
          <w:tcPr>
            <w:tcW w:w="2468" w:type="dxa"/>
            <w:vAlign w:val="center"/>
          </w:tcPr>
          <w:p w14:paraId="35CA22DE" w14:textId="77777777" w:rsidR="001E5517" w:rsidRDefault="001E5517">
            <w:pPr>
              <w:spacing w:before="40" w:after="40"/>
            </w:pPr>
            <w:r>
              <w:rPr>
                <w:sz w:val="16"/>
              </w:rPr>
              <w:t>Notify data platform that data is available for ingestion.</w:t>
            </w:r>
          </w:p>
        </w:tc>
        <w:tc>
          <w:tcPr>
            <w:tcW w:w="2474" w:type="dxa"/>
            <w:vAlign w:val="center"/>
          </w:tcPr>
          <w:p w14:paraId="26A86682" w14:textId="6A8B56A4" w:rsidR="001E5517" w:rsidRDefault="001E5517">
            <w:pPr>
              <w:spacing w:before="40" w:after="40"/>
            </w:pPr>
            <w:r>
              <w:rPr>
                <w:sz w:val="16"/>
              </w:rPr>
              <w:t>Notification only</w:t>
            </w:r>
            <w:r w:rsidR="00C155AF">
              <w:rPr>
                <w:sz w:val="16"/>
              </w:rPr>
              <w:t>,</w:t>
            </w:r>
            <w:r>
              <w:rPr>
                <w:sz w:val="16"/>
              </w:rPr>
              <w:t xml:space="preserve"> not operational process orchestration.</w:t>
            </w:r>
          </w:p>
        </w:tc>
      </w:tr>
      <w:tr w:rsidR="001E5517" w14:paraId="25A93763" w14:textId="77777777" w:rsidTr="001E5517">
        <w:trPr>
          <w:jc w:val="center"/>
        </w:trPr>
        <w:tc>
          <w:tcPr>
            <w:tcW w:w="2459" w:type="dxa"/>
            <w:vAlign w:val="center"/>
          </w:tcPr>
          <w:p w14:paraId="054F2A43" w14:textId="77777777" w:rsidR="001E5517" w:rsidRDefault="001E5517">
            <w:pPr>
              <w:spacing w:before="40" w:after="40"/>
            </w:pPr>
            <w:r>
              <w:rPr>
                <w:sz w:val="16"/>
              </w:rPr>
              <w:t>SIF-P08</w:t>
            </w:r>
          </w:p>
        </w:tc>
        <w:tc>
          <w:tcPr>
            <w:tcW w:w="2469" w:type="dxa"/>
            <w:vAlign w:val="center"/>
          </w:tcPr>
          <w:p w14:paraId="49150D61" w14:textId="77777777" w:rsidR="001E5517" w:rsidRDefault="001E5517">
            <w:pPr>
              <w:spacing w:before="40" w:after="40"/>
            </w:pPr>
            <w:r>
              <w:rPr>
                <w:sz w:val="16"/>
              </w:rPr>
              <w:t>High-Volume Event Streaming</w:t>
            </w:r>
          </w:p>
        </w:tc>
        <w:tc>
          <w:tcPr>
            <w:tcW w:w="2468" w:type="dxa"/>
            <w:vAlign w:val="center"/>
          </w:tcPr>
          <w:p w14:paraId="47AF0F31" w14:textId="77777777" w:rsidR="001E5517" w:rsidRDefault="001E5517">
            <w:pPr>
              <w:spacing w:before="40" w:after="40"/>
            </w:pPr>
            <w:r>
              <w:rPr>
                <w:sz w:val="16"/>
              </w:rPr>
              <w:t>Stream high-volume events or telemetry for analytical use.</w:t>
            </w:r>
          </w:p>
        </w:tc>
        <w:tc>
          <w:tcPr>
            <w:tcW w:w="2474" w:type="dxa"/>
            <w:vAlign w:val="center"/>
          </w:tcPr>
          <w:p w14:paraId="21E6932F" w14:textId="77777777" w:rsidR="001E5517" w:rsidRDefault="001E5517">
            <w:pPr>
              <w:spacing w:before="40" w:after="40"/>
            </w:pPr>
            <w:r>
              <w:rPr>
                <w:sz w:val="16"/>
              </w:rPr>
              <w:t>Use only where event-streaming requirements are proven.</w:t>
            </w:r>
          </w:p>
        </w:tc>
      </w:tr>
      <w:tr w:rsidR="001E5517" w14:paraId="146F7847" w14:textId="77777777" w:rsidTr="001E5517">
        <w:trPr>
          <w:jc w:val="center"/>
        </w:trPr>
        <w:tc>
          <w:tcPr>
            <w:tcW w:w="2459" w:type="dxa"/>
            <w:vAlign w:val="center"/>
          </w:tcPr>
          <w:p w14:paraId="67BE851D" w14:textId="77777777" w:rsidR="001E5517" w:rsidRDefault="001E5517">
            <w:pPr>
              <w:spacing w:before="40" w:after="40"/>
            </w:pPr>
            <w:r>
              <w:rPr>
                <w:sz w:val="16"/>
              </w:rPr>
              <w:t>SIF-P12</w:t>
            </w:r>
          </w:p>
        </w:tc>
        <w:tc>
          <w:tcPr>
            <w:tcW w:w="2469" w:type="dxa"/>
            <w:vAlign w:val="center"/>
          </w:tcPr>
          <w:p w14:paraId="13059390" w14:textId="77777777" w:rsidR="001E5517" w:rsidRDefault="001E5517">
            <w:pPr>
              <w:spacing w:before="40" w:after="40"/>
            </w:pPr>
            <w:r>
              <w:rPr>
                <w:sz w:val="16"/>
              </w:rPr>
              <w:t>Managed File Exchange</w:t>
            </w:r>
          </w:p>
        </w:tc>
        <w:tc>
          <w:tcPr>
            <w:tcW w:w="2468" w:type="dxa"/>
            <w:vAlign w:val="center"/>
          </w:tcPr>
          <w:p w14:paraId="57FAAF9C" w14:textId="77777777" w:rsidR="001E5517" w:rsidRDefault="001E5517">
            <w:pPr>
              <w:spacing w:before="40" w:after="40"/>
            </w:pPr>
            <w:r>
              <w:rPr>
                <w:sz w:val="16"/>
              </w:rPr>
              <w:t>Land files for analytical ingestion.</w:t>
            </w:r>
          </w:p>
        </w:tc>
        <w:tc>
          <w:tcPr>
            <w:tcW w:w="2474" w:type="dxa"/>
            <w:vAlign w:val="center"/>
          </w:tcPr>
          <w:p w14:paraId="472FEBA2" w14:textId="77777777" w:rsidR="001E5517" w:rsidRDefault="001E5517">
            <w:pPr>
              <w:spacing w:before="40" w:after="40"/>
            </w:pPr>
            <w:r>
              <w:rPr>
                <w:sz w:val="16"/>
              </w:rPr>
              <w:t>Must include ownership, metadata, retention, and monitoring.</w:t>
            </w:r>
          </w:p>
        </w:tc>
      </w:tr>
      <w:tr w:rsidR="001E5517" w14:paraId="661D4821" w14:textId="77777777" w:rsidTr="001E5517">
        <w:trPr>
          <w:jc w:val="center"/>
        </w:trPr>
        <w:tc>
          <w:tcPr>
            <w:tcW w:w="2459" w:type="dxa"/>
            <w:vAlign w:val="center"/>
          </w:tcPr>
          <w:p w14:paraId="1365E7C7" w14:textId="77777777" w:rsidR="001E5517" w:rsidRDefault="001E5517">
            <w:pPr>
              <w:spacing w:before="40" w:after="40"/>
            </w:pPr>
            <w:r>
              <w:rPr>
                <w:sz w:val="16"/>
              </w:rPr>
              <w:t>SIF-P13</w:t>
            </w:r>
          </w:p>
        </w:tc>
        <w:tc>
          <w:tcPr>
            <w:tcW w:w="2469" w:type="dxa"/>
            <w:vAlign w:val="center"/>
          </w:tcPr>
          <w:p w14:paraId="477988AC" w14:textId="77777777" w:rsidR="001E5517" w:rsidRDefault="001E5517">
            <w:pPr>
              <w:spacing w:before="40" w:after="40"/>
            </w:pPr>
            <w:r>
              <w:rPr>
                <w:sz w:val="16"/>
              </w:rPr>
              <w:t>Data Platform Exchange</w:t>
            </w:r>
          </w:p>
        </w:tc>
        <w:tc>
          <w:tcPr>
            <w:tcW w:w="2468" w:type="dxa"/>
            <w:vAlign w:val="center"/>
          </w:tcPr>
          <w:p w14:paraId="1C7CFDFC" w14:textId="77777777" w:rsidR="001E5517" w:rsidRDefault="001E5517">
            <w:pPr>
              <w:spacing w:before="40" w:after="40"/>
            </w:pPr>
            <w:r>
              <w:rPr>
                <w:sz w:val="16"/>
              </w:rPr>
              <w:t>Controlled exchange between SIF and Snowflake.</w:t>
            </w:r>
          </w:p>
        </w:tc>
        <w:tc>
          <w:tcPr>
            <w:tcW w:w="2474" w:type="dxa"/>
            <w:vAlign w:val="center"/>
          </w:tcPr>
          <w:p w14:paraId="02287BAD" w14:textId="77777777" w:rsidR="001E5517" w:rsidRDefault="001E5517">
            <w:pPr>
              <w:spacing w:before="40" w:after="40"/>
            </w:pPr>
            <w:r>
              <w:rPr>
                <w:sz w:val="16"/>
              </w:rPr>
              <w:t>Data platform must not be the default operational integration mechanism.</w:t>
            </w:r>
          </w:p>
        </w:tc>
      </w:tr>
      <w:tr w:rsidR="001E5517" w14:paraId="38547014" w14:textId="77777777" w:rsidTr="001E5517">
        <w:trPr>
          <w:jc w:val="center"/>
        </w:trPr>
        <w:tc>
          <w:tcPr>
            <w:tcW w:w="2459" w:type="dxa"/>
            <w:vAlign w:val="center"/>
          </w:tcPr>
          <w:p w14:paraId="0C65013F" w14:textId="77777777" w:rsidR="001E5517" w:rsidRDefault="001E5517">
            <w:pPr>
              <w:spacing w:before="40" w:after="40"/>
            </w:pPr>
            <w:r>
              <w:rPr>
                <w:sz w:val="16"/>
              </w:rPr>
              <w:t>SIF-P14</w:t>
            </w:r>
          </w:p>
        </w:tc>
        <w:tc>
          <w:tcPr>
            <w:tcW w:w="2469" w:type="dxa"/>
            <w:vAlign w:val="center"/>
          </w:tcPr>
          <w:p w14:paraId="19ED7D8B" w14:textId="77777777" w:rsidR="001E5517" w:rsidRDefault="001E5517">
            <w:pPr>
              <w:spacing w:before="40" w:after="40"/>
            </w:pPr>
            <w:r>
              <w:rPr>
                <w:sz w:val="16"/>
              </w:rPr>
              <w:t>Custom Code Extension</w:t>
            </w:r>
          </w:p>
        </w:tc>
        <w:tc>
          <w:tcPr>
            <w:tcW w:w="2468" w:type="dxa"/>
            <w:vAlign w:val="center"/>
          </w:tcPr>
          <w:p w14:paraId="46F6050D" w14:textId="77777777" w:rsidR="001E5517" w:rsidRDefault="001E5517">
            <w:pPr>
              <w:spacing w:before="40" w:after="40"/>
            </w:pPr>
            <w:r>
              <w:rPr>
                <w:sz w:val="16"/>
              </w:rPr>
              <w:t>Lightweight extraction, validation, or formatting helper.</w:t>
            </w:r>
          </w:p>
        </w:tc>
        <w:tc>
          <w:tcPr>
            <w:tcW w:w="2474" w:type="dxa"/>
            <w:vAlign w:val="center"/>
          </w:tcPr>
          <w:p w14:paraId="672CAF78" w14:textId="77777777" w:rsidR="001E5517" w:rsidRDefault="001E5517">
            <w:pPr>
              <w:spacing w:before="40" w:after="40"/>
            </w:pPr>
            <w:r>
              <w:rPr>
                <w:sz w:val="16"/>
              </w:rPr>
              <w:t>Avoid embedding business process orchestration in code.</w:t>
            </w:r>
          </w:p>
        </w:tc>
      </w:tr>
    </w:tbl>
    <w:p w14:paraId="3D1763C3" w14:textId="7681DB27" w:rsidR="001E5517" w:rsidRDefault="001E5517" w:rsidP="001E5517">
      <w:pPr>
        <w:pStyle w:val="Heading2"/>
      </w:pPr>
      <w:bookmarkStart w:id="122" w:name="_Toc239334650"/>
      <w:commentRangeStart w:id="123"/>
      <w:r>
        <w:t>8.2 Detailed Practitioner Patterns</w:t>
      </w:r>
      <w:bookmarkEnd w:id="122"/>
      <w:commentRangeEnd w:id="123"/>
      <w:r w:rsidR="00583AC0">
        <w:rPr>
          <w:rStyle w:val="CommentReference"/>
          <w:sz w:val="25"/>
          <w:szCs w:val="25"/>
        </w:rPr>
        <w:commentReference w:id="123"/>
      </w:r>
    </w:p>
    <w:p w14:paraId="115232FA" w14:textId="77777777" w:rsidR="00474299" w:rsidRDefault="00474299" w:rsidP="00474299">
      <w:pPr>
        <w:pStyle w:val="Caption"/>
      </w:pPr>
      <w:r>
        <w:rPr>
          <w:i/>
          <w:color w:val="646464"/>
        </w:rPr>
        <w:t>The following patterns retain the detailed problem, solution, use, avoid, risks, security boundary, anti-pattern and Chaucer example format from the expert draft.</w:t>
      </w:r>
    </w:p>
    <w:p w14:paraId="197A6D53" w14:textId="77777777" w:rsidR="00474299" w:rsidRDefault="00474299" w:rsidP="00474299">
      <w: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08C0CE17" w14:textId="77777777" w:rsidR="00474299" w:rsidRDefault="00474299" w:rsidP="00474299">
      <w:pPr>
        <w:rPr>
          <w:ins w:id="124" w:author="Puneet Kumar" w:date="2026-09-04T19:35:00Z" w16du:dateUtc="2026-09-04T18:35:00Z"/>
        </w:rPr>
      </w:pPr>
      <w:r>
        <w:t>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14:paraId="109E7C13" w14:textId="502CACF6" w:rsidR="00233C72" w:rsidRDefault="00233C72" w:rsidP="00233C72">
      <w:pPr>
        <w:pStyle w:val="Heading2"/>
        <w:rPr>
          <w:moveTo w:id="125" w:author="Puneet Kumar" w:date="2026-09-04T19:35:00Z" w16du:dateUtc="2026-09-04T18:35:00Z"/>
        </w:rPr>
      </w:pPr>
      <w:ins w:id="126" w:author="Puneet Kumar" w:date="2026-09-04T19:37:00Z" w16du:dateUtc="2026-09-04T18:37:00Z">
        <w:r>
          <w:lastRenderedPageBreak/>
          <w:t>8.2.1</w:t>
        </w:r>
      </w:ins>
      <w:moveToRangeStart w:id="127" w:author="Puneet Kumar" w:date="2026-09-04T19:35:00Z" w:name="move239442962"/>
      <w:commentRangeStart w:id="128"/>
      <w:moveTo w:id="129" w:author="Puneet Kumar" w:date="2026-09-04T19:35:00Z" w16du:dateUtc="2026-09-04T18:35:00Z">
        <w:del w:id="130" w:author="Puneet Kumar" w:date="2026-09-04T19:35:00Z" w16du:dateUtc="2026-09-04T18:35:00Z">
          <w:r w:rsidDel="00233C72">
            <w:delText>5</w:delText>
          </w:r>
        </w:del>
        <w:r>
          <w:t>.5 Messaging Backbone Selection</w:t>
        </w:r>
        <w:commentRangeEnd w:id="128"/>
        <w:r>
          <w:rPr>
            <w:rStyle w:val="CommentReference"/>
            <w:sz w:val="25"/>
            <w:szCs w:val="25"/>
          </w:rPr>
          <w:commentReference w:id="128"/>
        </w:r>
      </w:moveTo>
    </w:p>
    <w:p w14:paraId="2B0AAEB5" w14:textId="77777777" w:rsidR="00233C72" w:rsidRDefault="00233C72" w:rsidP="00233C72">
      <w:pPr>
        <w:spacing w:after="120" w:line="278" w:lineRule="auto"/>
        <w:rPr>
          <w:moveTo w:id="131" w:author="Puneet Kumar" w:date="2026-09-04T19:35:00Z" w16du:dateUtc="2026-09-04T18:35:00Z"/>
        </w:rPr>
      </w:pPr>
      <w:moveTo w:id="132" w:author="Puneet Kumar" w:date="2026-09-04T19:35:00Z" w16du:dateUtc="2026-09-04T18:35:00Z">
        <w:r>
          <w:t>Three services form the asynchronous backbone. They are not interchangeable. The table sets out the intent of each with an insurance example, and the subsections give the selection rule.</w:t>
        </w:r>
      </w:moveTo>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233C72" w14:paraId="780A24FF" w14:textId="77777777" w:rsidTr="008F708A">
        <w:trPr>
          <w:tblHeader/>
        </w:trPr>
        <w:tc>
          <w:tcPr>
            <w:tcW w:w="1500" w:type="dxa"/>
            <w:shd w:val="clear" w:color="auto" w:fill="24446E"/>
            <w:tcMar>
              <w:top w:w="70" w:type="dxa"/>
              <w:left w:w="110" w:type="dxa"/>
              <w:bottom w:w="70" w:type="dxa"/>
              <w:right w:w="110" w:type="dxa"/>
            </w:tcMar>
          </w:tcPr>
          <w:p w14:paraId="53DD2C5F" w14:textId="77777777" w:rsidR="00233C72" w:rsidRDefault="00233C72" w:rsidP="008F708A">
            <w:pPr>
              <w:rPr>
                <w:moveTo w:id="133" w:author="Puneet Kumar" w:date="2026-09-04T19:35:00Z" w16du:dateUtc="2026-09-04T18:35:00Z"/>
              </w:rPr>
            </w:pPr>
            <w:moveTo w:id="134" w:author="Puneet Kumar" w:date="2026-09-04T19:35:00Z" w16du:dateUtc="2026-09-04T18:35:00Z">
              <w:r>
                <w:rPr>
                  <w:b/>
                  <w:bCs/>
                  <w:color w:val="FFFFFF"/>
                  <w:sz w:val="18"/>
                  <w:szCs w:val="18"/>
                </w:rPr>
                <w:t>Service</w:t>
              </w:r>
            </w:moveTo>
          </w:p>
        </w:tc>
        <w:tc>
          <w:tcPr>
            <w:tcW w:w="2300" w:type="dxa"/>
            <w:shd w:val="clear" w:color="auto" w:fill="24446E"/>
            <w:tcMar>
              <w:top w:w="70" w:type="dxa"/>
              <w:left w:w="110" w:type="dxa"/>
              <w:bottom w:w="70" w:type="dxa"/>
              <w:right w:w="110" w:type="dxa"/>
            </w:tcMar>
          </w:tcPr>
          <w:p w14:paraId="66FC1173" w14:textId="77777777" w:rsidR="00233C72" w:rsidRDefault="00233C72" w:rsidP="008F708A">
            <w:pPr>
              <w:rPr>
                <w:moveTo w:id="135" w:author="Puneet Kumar" w:date="2026-09-04T19:35:00Z" w16du:dateUtc="2026-09-04T18:35:00Z"/>
              </w:rPr>
            </w:pPr>
            <w:moveTo w:id="136" w:author="Puneet Kumar" w:date="2026-09-04T19:35:00Z" w16du:dateUtc="2026-09-04T18:35:00Z">
              <w:r>
                <w:rPr>
                  <w:b/>
                  <w:bCs/>
                  <w:color w:val="FFFFFF"/>
                  <w:sz w:val="18"/>
                  <w:szCs w:val="18"/>
                </w:rPr>
                <w:t>Purpose</w:t>
              </w:r>
            </w:moveTo>
          </w:p>
        </w:tc>
        <w:tc>
          <w:tcPr>
            <w:tcW w:w="2760" w:type="dxa"/>
            <w:shd w:val="clear" w:color="auto" w:fill="24446E"/>
            <w:tcMar>
              <w:top w:w="70" w:type="dxa"/>
              <w:left w:w="110" w:type="dxa"/>
              <w:bottom w:w="70" w:type="dxa"/>
              <w:right w:w="110" w:type="dxa"/>
            </w:tcMar>
          </w:tcPr>
          <w:p w14:paraId="6F3659EB" w14:textId="77777777" w:rsidR="00233C72" w:rsidRDefault="00233C72" w:rsidP="008F708A">
            <w:pPr>
              <w:rPr>
                <w:moveTo w:id="137" w:author="Puneet Kumar" w:date="2026-09-04T19:35:00Z" w16du:dateUtc="2026-09-04T18:35:00Z"/>
              </w:rPr>
            </w:pPr>
            <w:moveTo w:id="138" w:author="Puneet Kumar" w:date="2026-09-04T19:35:00Z" w16du:dateUtc="2026-09-04T18:35:00Z">
              <w:r>
                <w:rPr>
                  <w:b/>
                  <w:bCs/>
                  <w:color w:val="FFFFFF"/>
                  <w:sz w:val="18"/>
                  <w:szCs w:val="18"/>
                </w:rPr>
                <w:t>Choose it when</w:t>
              </w:r>
            </w:moveTo>
          </w:p>
        </w:tc>
        <w:tc>
          <w:tcPr>
            <w:tcW w:w="2800" w:type="dxa"/>
            <w:shd w:val="clear" w:color="auto" w:fill="24446E"/>
            <w:tcMar>
              <w:top w:w="70" w:type="dxa"/>
              <w:left w:w="110" w:type="dxa"/>
              <w:bottom w:w="70" w:type="dxa"/>
              <w:right w:w="110" w:type="dxa"/>
            </w:tcMar>
          </w:tcPr>
          <w:p w14:paraId="132470DA" w14:textId="77777777" w:rsidR="00233C72" w:rsidRDefault="00233C72" w:rsidP="008F708A">
            <w:pPr>
              <w:rPr>
                <w:moveTo w:id="139" w:author="Puneet Kumar" w:date="2026-09-04T19:35:00Z" w16du:dateUtc="2026-09-04T18:35:00Z"/>
              </w:rPr>
            </w:pPr>
            <w:moveTo w:id="140" w:author="Puneet Kumar" w:date="2026-09-04T19:35:00Z" w16du:dateUtc="2026-09-04T18:35:00Z">
              <w:r>
                <w:rPr>
                  <w:b/>
                  <w:bCs/>
                  <w:color w:val="FFFFFF"/>
                  <w:sz w:val="18"/>
                  <w:szCs w:val="18"/>
                </w:rPr>
                <w:t>Insurance example</w:t>
              </w:r>
            </w:moveTo>
          </w:p>
        </w:tc>
      </w:tr>
      <w:tr w:rsidR="00233C72" w14:paraId="4D63BC5C" w14:textId="77777777" w:rsidTr="008F708A">
        <w:tc>
          <w:tcPr>
            <w:tcW w:w="1500" w:type="dxa"/>
            <w:shd w:val="clear" w:color="auto" w:fill="FFFFFF"/>
            <w:tcMar>
              <w:top w:w="70" w:type="dxa"/>
              <w:left w:w="110" w:type="dxa"/>
              <w:bottom w:w="70" w:type="dxa"/>
              <w:right w:w="110" w:type="dxa"/>
            </w:tcMar>
            <w:vAlign w:val="center"/>
          </w:tcPr>
          <w:p w14:paraId="383A479E" w14:textId="77777777" w:rsidR="00233C72" w:rsidRDefault="00233C72" w:rsidP="008F708A">
            <w:pPr>
              <w:spacing w:after="10" w:line="258" w:lineRule="auto"/>
              <w:rPr>
                <w:moveTo w:id="141" w:author="Puneet Kumar" w:date="2026-09-04T19:35:00Z" w16du:dateUtc="2026-09-04T18:35:00Z"/>
              </w:rPr>
            </w:pPr>
            <w:moveTo w:id="142" w:author="Puneet Kumar" w:date="2026-09-04T19:35:00Z" w16du:dateUtc="2026-09-04T18:35:00Z">
              <w:r>
                <w:rPr>
                  <w:sz w:val="18"/>
                  <w:szCs w:val="18"/>
                </w:rPr>
                <w:t>Service Bus</w:t>
              </w:r>
            </w:moveTo>
          </w:p>
        </w:tc>
        <w:tc>
          <w:tcPr>
            <w:tcW w:w="2300" w:type="dxa"/>
            <w:shd w:val="clear" w:color="auto" w:fill="FFFFFF"/>
            <w:tcMar>
              <w:top w:w="70" w:type="dxa"/>
              <w:left w:w="110" w:type="dxa"/>
              <w:bottom w:w="70" w:type="dxa"/>
              <w:right w:w="110" w:type="dxa"/>
            </w:tcMar>
            <w:vAlign w:val="center"/>
          </w:tcPr>
          <w:p w14:paraId="2EDA5157" w14:textId="77777777" w:rsidR="00233C72" w:rsidRDefault="00233C72" w:rsidP="008F708A">
            <w:pPr>
              <w:spacing w:after="10" w:line="258" w:lineRule="auto"/>
              <w:rPr>
                <w:moveTo w:id="143" w:author="Puneet Kumar" w:date="2026-09-04T19:35:00Z" w16du:dateUtc="2026-09-04T18:35:00Z"/>
              </w:rPr>
            </w:pPr>
            <w:moveTo w:id="144" w:author="Puneet Kumar" w:date="2026-09-04T19:35:00Z" w16du:dateUtc="2026-09-04T18:35:00Z">
              <w:r>
                <w:rPr>
                  <w:sz w:val="18"/>
                  <w:szCs w:val="18"/>
                </w:rPr>
                <w:t>Reliable command and message delivery</w:t>
              </w:r>
            </w:moveTo>
          </w:p>
        </w:tc>
        <w:tc>
          <w:tcPr>
            <w:tcW w:w="2760" w:type="dxa"/>
            <w:shd w:val="clear" w:color="auto" w:fill="FFFFFF"/>
            <w:tcMar>
              <w:top w:w="70" w:type="dxa"/>
              <w:left w:w="110" w:type="dxa"/>
              <w:bottom w:w="70" w:type="dxa"/>
              <w:right w:w="110" w:type="dxa"/>
            </w:tcMar>
            <w:vAlign w:val="center"/>
          </w:tcPr>
          <w:p w14:paraId="086F4163" w14:textId="77777777" w:rsidR="00233C72" w:rsidRDefault="00233C72" w:rsidP="008F708A">
            <w:pPr>
              <w:spacing w:after="10" w:line="258" w:lineRule="auto"/>
              <w:rPr>
                <w:moveTo w:id="145" w:author="Puneet Kumar" w:date="2026-09-04T19:35:00Z" w16du:dateUtc="2026-09-04T18:35:00Z"/>
              </w:rPr>
            </w:pPr>
            <w:moveTo w:id="146" w:author="Puneet Kumar" w:date="2026-09-04T19:35:00Z" w16du:dateUtc="2026-09-04T18:35:00Z">
              <w:r>
                <w:rPr>
                  <w:sz w:val="18"/>
                  <w:szCs w:val="18"/>
                </w:rPr>
                <w:t>You need ordered, transactional, at-least-once delivery between systems</w:t>
              </w:r>
            </w:moveTo>
          </w:p>
        </w:tc>
        <w:tc>
          <w:tcPr>
            <w:tcW w:w="2800" w:type="dxa"/>
            <w:shd w:val="clear" w:color="auto" w:fill="FFFFFF"/>
            <w:tcMar>
              <w:top w:w="70" w:type="dxa"/>
              <w:left w:w="110" w:type="dxa"/>
              <w:bottom w:w="70" w:type="dxa"/>
              <w:right w:w="110" w:type="dxa"/>
            </w:tcMar>
            <w:vAlign w:val="center"/>
          </w:tcPr>
          <w:p w14:paraId="2F2C3115" w14:textId="77777777" w:rsidR="00233C72" w:rsidRDefault="00233C72" w:rsidP="008F708A">
            <w:pPr>
              <w:spacing w:after="10" w:line="258" w:lineRule="auto"/>
              <w:rPr>
                <w:moveTo w:id="147" w:author="Puneet Kumar" w:date="2026-09-04T19:35:00Z" w16du:dateUtc="2026-09-04T18:35:00Z"/>
              </w:rPr>
            </w:pPr>
            <w:moveTo w:id="148" w:author="Puneet Kumar" w:date="2026-09-04T19:35:00Z" w16du:dateUtc="2026-09-04T18:35:00Z">
              <w:r>
                <w:rPr>
                  <w:sz w:val="18"/>
                  <w:szCs w:val="18"/>
                </w:rPr>
                <w:t>A bind instruction placed on a queue for the policy system to process reliably</w:t>
              </w:r>
            </w:moveTo>
          </w:p>
        </w:tc>
      </w:tr>
      <w:tr w:rsidR="00233C72" w14:paraId="70962F36" w14:textId="77777777" w:rsidTr="008F708A">
        <w:tc>
          <w:tcPr>
            <w:tcW w:w="1500" w:type="dxa"/>
            <w:shd w:val="clear" w:color="auto" w:fill="F4F6FA"/>
            <w:tcMar>
              <w:top w:w="70" w:type="dxa"/>
              <w:left w:w="110" w:type="dxa"/>
              <w:bottom w:w="70" w:type="dxa"/>
              <w:right w:w="110" w:type="dxa"/>
            </w:tcMar>
            <w:vAlign w:val="center"/>
          </w:tcPr>
          <w:p w14:paraId="063DE513" w14:textId="77777777" w:rsidR="00233C72" w:rsidRDefault="00233C72" w:rsidP="008F708A">
            <w:pPr>
              <w:spacing w:after="10" w:line="258" w:lineRule="auto"/>
              <w:rPr>
                <w:moveTo w:id="149" w:author="Puneet Kumar" w:date="2026-09-04T19:35:00Z" w16du:dateUtc="2026-09-04T18:35:00Z"/>
              </w:rPr>
            </w:pPr>
            <w:moveTo w:id="150" w:author="Puneet Kumar" w:date="2026-09-04T19:35:00Z" w16du:dateUtc="2026-09-04T18:35:00Z">
              <w:r>
                <w:rPr>
                  <w:sz w:val="18"/>
                  <w:szCs w:val="18"/>
                </w:rPr>
                <w:t>Event Grid</w:t>
              </w:r>
            </w:moveTo>
          </w:p>
        </w:tc>
        <w:tc>
          <w:tcPr>
            <w:tcW w:w="2300" w:type="dxa"/>
            <w:shd w:val="clear" w:color="auto" w:fill="F4F6FA"/>
            <w:tcMar>
              <w:top w:w="70" w:type="dxa"/>
              <w:left w:w="110" w:type="dxa"/>
              <w:bottom w:w="70" w:type="dxa"/>
              <w:right w:w="110" w:type="dxa"/>
            </w:tcMar>
            <w:vAlign w:val="center"/>
          </w:tcPr>
          <w:p w14:paraId="0F89C09A" w14:textId="77777777" w:rsidR="00233C72" w:rsidRDefault="00233C72" w:rsidP="008F708A">
            <w:pPr>
              <w:spacing w:after="10" w:line="258" w:lineRule="auto"/>
              <w:rPr>
                <w:moveTo w:id="151" w:author="Puneet Kumar" w:date="2026-09-04T19:35:00Z" w16du:dateUtc="2026-09-04T18:35:00Z"/>
              </w:rPr>
            </w:pPr>
            <w:moveTo w:id="152" w:author="Puneet Kumar" w:date="2026-09-04T19:35:00Z" w16du:dateUtc="2026-09-04T18:35:00Z">
              <w:r>
                <w:rPr>
                  <w:sz w:val="18"/>
                  <w:szCs w:val="18"/>
                </w:rPr>
                <w:t>Discrete event notification</w:t>
              </w:r>
            </w:moveTo>
          </w:p>
        </w:tc>
        <w:tc>
          <w:tcPr>
            <w:tcW w:w="2760" w:type="dxa"/>
            <w:shd w:val="clear" w:color="auto" w:fill="F4F6FA"/>
            <w:tcMar>
              <w:top w:w="70" w:type="dxa"/>
              <w:left w:w="110" w:type="dxa"/>
              <w:bottom w:w="70" w:type="dxa"/>
              <w:right w:w="110" w:type="dxa"/>
            </w:tcMar>
            <w:vAlign w:val="center"/>
          </w:tcPr>
          <w:p w14:paraId="32AE9E5A" w14:textId="77777777" w:rsidR="00233C72" w:rsidRDefault="00233C72" w:rsidP="008F708A">
            <w:pPr>
              <w:spacing w:after="10" w:line="258" w:lineRule="auto"/>
              <w:rPr>
                <w:moveTo w:id="153" w:author="Puneet Kumar" w:date="2026-09-04T19:35:00Z" w16du:dateUtc="2026-09-04T18:35:00Z"/>
              </w:rPr>
            </w:pPr>
            <w:moveTo w:id="154" w:author="Puneet Kumar" w:date="2026-09-04T19:35:00Z" w16du:dateUtc="2026-09-04T18:35:00Z">
              <w:r>
                <w:rPr>
                  <w:sz w:val="18"/>
                  <w:szCs w:val="18"/>
                </w:rPr>
                <w:t>You need lightweight fan-out of business events to multiple handlers</w:t>
              </w:r>
            </w:moveTo>
          </w:p>
        </w:tc>
        <w:tc>
          <w:tcPr>
            <w:tcW w:w="2800" w:type="dxa"/>
            <w:shd w:val="clear" w:color="auto" w:fill="F4F6FA"/>
            <w:tcMar>
              <w:top w:w="70" w:type="dxa"/>
              <w:left w:w="110" w:type="dxa"/>
              <w:bottom w:w="70" w:type="dxa"/>
              <w:right w:w="110" w:type="dxa"/>
            </w:tcMar>
            <w:vAlign w:val="center"/>
          </w:tcPr>
          <w:p w14:paraId="6FFDA454" w14:textId="77777777" w:rsidR="00233C72" w:rsidRDefault="00233C72" w:rsidP="008F708A">
            <w:pPr>
              <w:spacing w:after="10" w:line="258" w:lineRule="auto"/>
              <w:rPr>
                <w:moveTo w:id="155" w:author="Puneet Kumar" w:date="2026-09-04T19:35:00Z" w16du:dateUtc="2026-09-04T18:35:00Z"/>
              </w:rPr>
            </w:pPr>
            <w:moveTo w:id="156" w:author="Puneet Kumar" w:date="2026-09-04T19:35:00Z" w16du:dateUtc="2026-09-04T18:35:00Z">
              <w:r>
                <w:rPr>
                  <w:sz w:val="18"/>
                  <w:szCs w:val="18"/>
                </w:rPr>
                <w:t>A claim status change notifying downstream teams and the customer channel</w:t>
              </w:r>
            </w:moveTo>
          </w:p>
        </w:tc>
      </w:tr>
      <w:tr w:rsidR="00233C72" w14:paraId="22B5774F" w14:textId="77777777" w:rsidTr="008F708A">
        <w:tc>
          <w:tcPr>
            <w:tcW w:w="1500" w:type="dxa"/>
            <w:shd w:val="clear" w:color="auto" w:fill="FFFFFF"/>
            <w:tcMar>
              <w:top w:w="70" w:type="dxa"/>
              <w:left w:w="110" w:type="dxa"/>
              <w:bottom w:w="70" w:type="dxa"/>
              <w:right w:w="110" w:type="dxa"/>
            </w:tcMar>
            <w:vAlign w:val="center"/>
          </w:tcPr>
          <w:p w14:paraId="4C9E1ED5" w14:textId="77777777" w:rsidR="00233C72" w:rsidRDefault="00233C72" w:rsidP="008F708A">
            <w:pPr>
              <w:spacing w:after="10" w:line="258" w:lineRule="auto"/>
              <w:rPr>
                <w:moveTo w:id="157" w:author="Puneet Kumar" w:date="2026-09-04T19:35:00Z" w16du:dateUtc="2026-09-04T18:35:00Z"/>
              </w:rPr>
            </w:pPr>
            <w:moveTo w:id="158" w:author="Puneet Kumar" w:date="2026-09-04T19:35:00Z" w16du:dateUtc="2026-09-04T18:35:00Z">
              <w:r>
                <w:rPr>
                  <w:sz w:val="18"/>
                  <w:szCs w:val="18"/>
                </w:rPr>
                <w:t>Event Hubs</w:t>
              </w:r>
            </w:moveTo>
          </w:p>
        </w:tc>
        <w:tc>
          <w:tcPr>
            <w:tcW w:w="2300" w:type="dxa"/>
            <w:shd w:val="clear" w:color="auto" w:fill="FFFFFF"/>
            <w:tcMar>
              <w:top w:w="70" w:type="dxa"/>
              <w:left w:w="110" w:type="dxa"/>
              <w:bottom w:w="70" w:type="dxa"/>
              <w:right w:w="110" w:type="dxa"/>
            </w:tcMar>
            <w:vAlign w:val="center"/>
          </w:tcPr>
          <w:p w14:paraId="6911A0BA" w14:textId="77777777" w:rsidR="00233C72" w:rsidRDefault="00233C72" w:rsidP="008F708A">
            <w:pPr>
              <w:spacing w:after="10" w:line="258" w:lineRule="auto"/>
              <w:rPr>
                <w:moveTo w:id="159" w:author="Puneet Kumar" w:date="2026-09-04T19:35:00Z" w16du:dateUtc="2026-09-04T18:35:00Z"/>
              </w:rPr>
            </w:pPr>
            <w:moveTo w:id="160" w:author="Puneet Kumar" w:date="2026-09-04T19:35:00Z" w16du:dateUtc="2026-09-04T18:35:00Z">
              <w:r>
                <w:rPr>
                  <w:sz w:val="18"/>
                  <w:szCs w:val="18"/>
                </w:rPr>
                <w:t>High-throughput streaming</w:t>
              </w:r>
            </w:moveTo>
          </w:p>
        </w:tc>
        <w:tc>
          <w:tcPr>
            <w:tcW w:w="2760" w:type="dxa"/>
            <w:shd w:val="clear" w:color="auto" w:fill="FFFFFF"/>
            <w:tcMar>
              <w:top w:w="70" w:type="dxa"/>
              <w:left w:w="110" w:type="dxa"/>
              <w:bottom w:w="70" w:type="dxa"/>
              <w:right w:w="110" w:type="dxa"/>
            </w:tcMar>
            <w:vAlign w:val="center"/>
          </w:tcPr>
          <w:p w14:paraId="644FE71F" w14:textId="77777777" w:rsidR="00233C72" w:rsidRDefault="00233C72" w:rsidP="008F708A">
            <w:pPr>
              <w:spacing w:after="10" w:line="258" w:lineRule="auto"/>
              <w:rPr>
                <w:moveTo w:id="161" w:author="Puneet Kumar" w:date="2026-09-04T19:35:00Z" w16du:dateUtc="2026-09-04T18:35:00Z"/>
              </w:rPr>
            </w:pPr>
            <w:moveTo w:id="162" w:author="Puneet Kumar" w:date="2026-09-04T19:35:00Z" w16du:dateUtc="2026-09-04T18:35:00Z">
              <w:r>
                <w:rPr>
                  <w:sz w:val="18"/>
                  <w:szCs w:val="18"/>
                </w:rPr>
                <w:t>You need to ingest a continuous, high-volume stream for processing or analytics</w:t>
              </w:r>
            </w:moveTo>
          </w:p>
        </w:tc>
        <w:tc>
          <w:tcPr>
            <w:tcW w:w="2800" w:type="dxa"/>
            <w:shd w:val="clear" w:color="auto" w:fill="FFFFFF"/>
            <w:tcMar>
              <w:top w:w="70" w:type="dxa"/>
              <w:left w:w="110" w:type="dxa"/>
              <w:bottom w:w="70" w:type="dxa"/>
              <w:right w:w="110" w:type="dxa"/>
            </w:tcMar>
            <w:vAlign w:val="center"/>
          </w:tcPr>
          <w:p w14:paraId="68626B26" w14:textId="77777777" w:rsidR="00233C72" w:rsidRDefault="00233C72" w:rsidP="008F708A">
            <w:pPr>
              <w:spacing w:after="10" w:line="258" w:lineRule="auto"/>
              <w:rPr>
                <w:moveTo w:id="163" w:author="Puneet Kumar" w:date="2026-09-04T19:35:00Z" w16du:dateUtc="2026-09-04T18:35:00Z"/>
              </w:rPr>
            </w:pPr>
            <w:moveTo w:id="164" w:author="Puneet Kumar" w:date="2026-09-04T19:35:00Z" w16du:dateUtc="2026-09-04T18:35:00Z">
              <w:r>
                <w:rPr>
                  <w:sz w:val="18"/>
                  <w:szCs w:val="18"/>
                </w:rPr>
                <w:t>Telemetry or high-frequency pricing and exposure feeds ingested for the data platform</w:t>
              </w:r>
            </w:moveTo>
          </w:p>
        </w:tc>
      </w:tr>
    </w:tbl>
    <w:p w14:paraId="26AED7C2" w14:textId="53B761BC" w:rsidR="00233C72" w:rsidRDefault="00233C72" w:rsidP="00233C72">
      <w:pPr>
        <w:pStyle w:val="Heading3"/>
        <w:rPr>
          <w:moveTo w:id="165" w:author="Puneet Kumar" w:date="2026-09-04T19:35:00Z" w16du:dateUtc="2026-09-04T18:35:00Z"/>
        </w:rPr>
      </w:pPr>
      <w:ins w:id="166" w:author="Puneet Kumar" w:date="2026-09-04T19:37:00Z" w16du:dateUtc="2026-09-04T18:37:00Z">
        <w:r>
          <w:t>8.2.1.1</w:t>
        </w:r>
      </w:ins>
      <w:moveTo w:id="167" w:author="Puneet Kumar" w:date="2026-09-04T19:35:00Z" w16du:dateUtc="2026-09-04T18:35:00Z">
        <w:del w:id="168" w:author="Puneet Kumar" w:date="2026-09-04T19:37:00Z" w16du:dateUtc="2026-09-04T18:37:00Z">
          <w:r w:rsidDel="00233C72">
            <w:delText>5.5.1</w:delText>
          </w:r>
        </w:del>
        <w:r>
          <w:t xml:space="preserve"> Service Bus</w:t>
        </w:r>
      </w:moveTo>
    </w:p>
    <w:p w14:paraId="1C9800F3" w14:textId="77777777" w:rsidR="00233C72" w:rsidRDefault="00233C72" w:rsidP="00233C72">
      <w:pPr>
        <w:spacing w:after="120" w:line="278" w:lineRule="auto"/>
        <w:rPr>
          <w:moveTo w:id="169" w:author="Puneet Kumar" w:date="2026-09-04T19:35:00Z" w16du:dateUtc="2026-09-04T18:35:00Z"/>
        </w:rPr>
      </w:pPr>
      <w:moveTo w:id="170" w:author="Puneet Kumar" w:date="2026-09-04T19:35:00Z" w16du:dateUtc="2026-09-04T18:35:00Z">
        <w:r>
          <w:t>Service Bus is the default for system-to-system messaging where delivery must be reliable and, where required, ordered. It supports queues for point-to-point work, topics for publish and subscribe, sessions for ordering, and dead-lettering for poison messages.</w:t>
        </w:r>
      </w:moveTo>
    </w:p>
    <w:p w14:paraId="0E692B18" w14:textId="571B68B9" w:rsidR="00233C72" w:rsidRDefault="00233C72" w:rsidP="00233C72">
      <w:pPr>
        <w:pStyle w:val="Heading3"/>
        <w:rPr>
          <w:moveTo w:id="171" w:author="Puneet Kumar" w:date="2026-09-04T19:35:00Z" w16du:dateUtc="2026-09-04T18:35:00Z"/>
        </w:rPr>
      </w:pPr>
      <w:ins w:id="172" w:author="Puneet Kumar" w:date="2026-09-04T19:37:00Z" w16du:dateUtc="2026-09-04T18:37:00Z">
        <w:r>
          <w:t>8.2.1.</w:t>
        </w:r>
        <w:r>
          <w:t>2</w:t>
        </w:r>
      </w:ins>
      <w:moveTo w:id="173" w:author="Puneet Kumar" w:date="2026-09-04T19:35:00Z" w16du:dateUtc="2026-09-04T18:35:00Z">
        <w:del w:id="174" w:author="Puneet Kumar" w:date="2026-09-04T19:37:00Z" w16du:dateUtc="2026-09-04T18:37:00Z">
          <w:r w:rsidDel="00233C72">
            <w:delText>5.5.2</w:delText>
          </w:r>
        </w:del>
        <w:r>
          <w:t xml:space="preserve"> Event Grid</w:t>
        </w:r>
      </w:moveTo>
    </w:p>
    <w:p w14:paraId="73A6EFC3" w14:textId="77777777" w:rsidR="00233C72" w:rsidRDefault="00233C72" w:rsidP="00233C72">
      <w:pPr>
        <w:spacing w:after="120" w:line="278" w:lineRule="auto"/>
        <w:rPr>
          <w:moveTo w:id="175" w:author="Puneet Kumar" w:date="2026-09-04T19:35:00Z" w16du:dateUtc="2026-09-04T18:35:00Z"/>
        </w:rPr>
      </w:pPr>
      <w:moveTo w:id="176" w:author="Puneet Kumar" w:date="2026-09-04T19:35:00Z" w16du:dateUtc="2026-09-04T18:35:00Z">
        <w:r>
          <w:t>Event Grid is used for discrete business or resource events where the publisher does not need to know the consumers. It suits lightweight fan-out and reactive processing rather than reliable command delivery or high-volume streams.</w:t>
        </w:r>
      </w:moveTo>
    </w:p>
    <w:p w14:paraId="664906F2" w14:textId="6BACFB32" w:rsidR="00233C72" w:rsidRDefault="00233C72" w:rsidP="00233C72">
      <w:pPr>
        <w:pStyle w:val="Heading3"/>
        <w:rPr>
          <w:moveTo w:id="177" w:author="Puneet Kumar" w:date="2026-09-04T19:35:00Z" w16du:dateUtc="2026-09-04T18:35:00Z"/>
        </w:rPr>
      </w:pPr>
      <w:ins w:id="178" w:author="Puneet Kumar" w:date="2026-09-04T19:37:00Z" w16du:dateUtc="2026-09-04T18:37:00Z">
        <w:r>
          <w:t>8.2.1.</w:t>
        </w:r>
        <w:r>
          <w:t>3</w:t>
        </w:r>
      </w:ins>
      <w:moveTo w:id="179" w:author="Puneet Kumar" w:date="2026-09-04T19:35:00Z" w16du:dateUtc="2026-09-04T18:35:00Z">
        <w:del w:id="180" w:author="Puneet Kumar" w:date="2026-09-04T19:37:00Z" w16du:dateUtc="2026-09-04T18:37:00Z">
          <w:r w:rsidDel="00233C72">
            <w:delText>5.5.3</w:delText>
          </w:r>
        </w:del>
        <w:r>
          <w:t xml:space="preserve"> Event Hubs</w:t>
        </w:r>
      </w:moveTo>
    </w:p>
    <w:p w14:paraId="1A9C5C8A" w14:textId="77777777" w:rsidR="00233C72" w:rsidRDefault="00233C72" w:rsidP="00233C72">
      <w:pPr>
        <w:spacing w:after="120" w:line="278" w:lineRule="auto"/>
        <w:rPr>
          <w:moveTo w:id="181" w:author="Puneet Kumar" w:date="2026-09-04T19:35:00Z" w16du:dateUtc="2026-09-04T18:35:00Z"/>
        </w:rPr>
      </w:pPr>
      <w:moveTo w:id="182" w:author="Puneet Kumar" w:date="2026-09-04T19:35:00Z" w16du:dateUtc="2026-09-04T18:35:00Z">
        <w:r>
          <w:t>Event Hubs is used for high-throughput streaming and telemetry. It is selected for continuous, high-volume feeds, and is not a general business-messaging channel. An existing Event Hub pattern is also used by Security to stream logs to CrowdStrike, as noted in Section 5.9.</w:t>
        </w:r>
      </w:moveTo>
    </w:p>
    <w:moveToRangeEnd w:id="127"/>
    <w:p w14:paraId="6476A7FA" w14:textId="77777777" w:rsidR="00233C72" w:rsidRDefault="00233C72" w:rsidP="00474299"/>
    <w:p w14:paraId="1E508231" w14:textId="654EE840" w:rsidR="0095094A" w:rsidRDefault="00474299">
      <w:pPr>
        <w:pStyle w:val="Heading2"/>
      </w:pPr>
      <w:bookmarkStart w:id="183" w:name="_Toc239334651"/>
      <w:r>
        <w:t>8.3 API Patterns</w:t>
      </w:r>
      <w:bookmarkEnd w:id="183"/>
    </w:p>
    <w:p w14:paraId="119F5FE1" w14:textId="781C2D9D" w:rsidR="0095094A" w:rsidRDefault="000514FA">
      <w:pPr>
        <w:pStyle w:val="Heading3"/>
      </w:pPr>
      <w:bookmarkStart w:id="184" w:name="_Toc239334652"/>
      <w:r>
        <w:t>8.3.1 Managed API fa</w:t>
      </w:r>
      <w:r w:rsidR="00725DCA">
        <w:t>c</w:t>
      </w:r>
      <w:r>
        <w:t>ade  (SFINT1)</w:t>
      </w:r>
      <w:bookmarkEnd w:id="184"/>
    </w:p>
    <w:p w14:paraId="2A2DF88E" w14:textId="77777777" w:rsidR="0095094A" w:rsidRDefault="007B5EA1">
      <w:pPr>
        <w:spacing w:before="10" w:after="90"/>
      </w:pPr>
      <w:r>
        <w:rPr>
          <w:i/>
          <w:iCs/>
          <w:color w:val="5A6470"/>
        </w:rPr>
        <w:t>Put every exposed capability behind the shared gateway, so consumers never bind to a backend directly.</w:t>
      </w:r>
    </w:p>
    <w:p w14:paraId="40A533CE" w14:textId="77777777" w:rsidR="0095094A" w:rsidRDefault="007B5EA1">
      <w:pPr>
        <w:spacing w:before="90" w:after="130"/>
        <w:jc w:val="center"/>
      </w:pPr>
      <w:r>
        <w:rPr>
          <w:noProof/>
        </w:rPr>
        <w:drawing>
          <wp:inline distT="0" distB="0" distL="0" distR="0" wp14:anchorId="64F57EBE" wp14:editId="390C3A48">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1CC145F9" w14:textId="77777777" w:rsidR="0095094A" w:rsidRDefault="007B5EA1">
      <w:pPr>
        <w:spacing w:before="40" w:after="110" w:line="278" w:lineRule="auto"/>
        <w:ind w:left="360"/>
      </w:pPr>
      <w:r>
        <w:rPr>
          <w:b/>
          <w:bCs/>
          <w:color w:val="1F3864"/>
        </w:rPr>
        <w:t xml:space="preserve">Problem. </w:t>
      </w:r>
      <w: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3DA616A8" w14:textId="77777777" w:rsidR="0095094A" w:rsidRDefault="007B5EA1">
      <w:pPr>
        <w:spacing w:before="40" w:after="110" w:line="278" w:lineRule="auto"/>
        <w:ind w:left="360"/>
      </w:pPr>
      <w:r>
        <w:rPr>
          <w:b/>
          <w:bCs/>
          <w:color w:val="1F3864"/>
        </w:rPr>
        <w:t xml:space="preserve">Solution. </w:t>
      </w:r>
      <w:r>
        <w:t xml:space="preserve">Expose the capability as a coarse-grained REST/JSON operation on API Management. APIM authenticates the caller with an Entra token, applies a rate limit and a product subscription, and forwards to </w:t>
      </w:r>
      <w:r>
        <w:lastRenderedPageBreak/>
        <w:t>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14:paraId="27C00386" w14:textId="77777777" w:rsidR="0095094A" w:rsidRDefault="007B5EA1">
      <w:pPr>
        <w:spacing w:after="120"/>
        <w:jc w:val="center"/>
      </w:pPr>
      <w:r>
        <w:rPr>
          <w:i/>
          <w:iCs/>
          <w:color w:val="5A6470"/>
          <w:sz w:val="17"/>
          <w:szCs w:val="17"/>
        </w:rPr>
        <w:t>Azure components</w:t>
      </w:r>
    </w:p>
    <w:p w14:paraId="0C53F304" w14:textId="77777777" w:rsidR="0095094A" w:rsidRDefault="007B5EA1">
      <w:pPr>
        <w:spacing w:before="90" w:after="130"/>
        <w:jc w:val="center"/>
      </w:pPr>
      <w:r>
        <w:rPr>
          <w:noProof/>
        </w:rPr>
        <w:drawing>
          <wp:inline distT="0" distB="0" distL="0" distR="0" wp14:anchorId="2524AE48" wp14:editId="0B3EB6A2">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9E90EF" w14:textId="77777777" w:rsidR="0095094A" w:rsidRDefault="007B5EA1">
      <w:pPr>
        <w:spacing w:before="40" w:after="110" w:line="278" w:lineRule="auto"/>
        <w:ind w:left="360"/>
      </w:pPr>
      <w:r>
        <w:rPr>
          <w:b/>
          <w:bCs/>
          <w:color w:val="1F3864"/>
        </w:rPr>
        <w:t xml:space="preserve">Use it when. </w:t>
      </w:r>
      <w:r>
        <w:t>the caller needs a synchronous answer to a query or short command and you want one governed, reusable front door to a capability.</w:t>
      </w:r>
    </w:p>
    <w:p w14:paraId="5D2AE84E" w14:textId="77777777" w:rsidR="0095094A" w:rsidRDefault="007B5EA1">
      <w:pPr>
        <w:spacing w:before="40" w:after="110" w:line="278" w:lineRule="auto"/>
        <w:ind w:left="360"/>
      </w:pPr>
      <w:r>
        <w:rPr>
          <w:b/>
          <w:bCs/>
          <w:color w:val="1F3864"/>
        </w:rPr>
        <w:t xml:space="preserve">Avoid it when. </w:t>
      </w:r>
      <w:r>
        <w:t>the work is long-running or unpredictable (orchestrate it), or the interaction is really fire-and-forget (use messaging).</w:t>
      </w:r>
    </w:p>
    <w:p w14:paraId="521EDD1D" w14:textId="77777777" w:rsidR="0095094A" w:rsidRDefault="007B5EA1">
      <w:pPr>
        <w:spacing w:before="40" w:after="110" w:line="278" w:lineRule="auto"/>
        <w:ind w:left="360"/>
      </w:pPr>
      <w:r>
        <w:rPr>
          <w:b/>
          <w:bCs/>
          <w:color w:val="1F3864"/>
        </w:rPr>
        <w:t xml:space="preserve">Risks and considerations. </w:t>
      </w:r>
      <w:r>
        <w:t>APIM is a shared chokepoint, so its availability is everyone's availability, run it zone-redundant, and multi-region for Tier 0, and treat its capacity and policy changes as mission-critical. The façade adds a hop and a few milliseconds; keep policies lean and cache idempotent reads. And the gateway does not absolve the backend of protecting itself, it still needs its own throttling behind the façade.</w:t>
      </w:r>
    </w:p>
    <w:p w14:paraId="05158724" w14:textId="77777777" w:rsidR="0095094A" w:rsidRDefault="007B5EA1">
      <w:pPr>
        <w:spacing w:before="40" w:after="110" w:line="278" w:lineRule="auto"/>
        <w:ind w:left="360"/>
      </w:pPr>
      <w:r>
        <w:rPr>
          <w:b/>
          <w:bCs/>
          <w:color w:val="1F3864"/>
        </w:rPr>
        <w:t xml:space="preserve">Security boundary. </w:t>
      </w:r>
      <w:r>
        <w:t>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mTLS at the edge, as a registered exception; APIM is never exposed directly.</w:t>
      </w:r>
    </w:p>
    <w:p w14:paraId="25EE2F3F" w14:textId="54B891C1" w:rsidR="0095094A" w:rsidRDefault="00CE060C">
      <w:pPr>
        <w:spacing w:before="40" w:after="110" w:line="278" w:lineRule="auto"/>
        <w:ind w:left="360"/>
      </w:pPr>
      <w:ins w:id="185" w:author="Puneet Kumar" w:date="2026-09-04T20:10:00Z" w16du:dateUtc="2026-09-04T19:10:00Z">
        <w:r>
          <w:rPr>
            <w:b/>
            <w:bCs/>
            <w:color w:val="1F3864"/>
          </w:rPr>
          <w:t>Common pitfall.</w:t>
        </w:r>
      </w:ins>
      <w:del w:id="186" w:author="Puneet Kumar" w:date="2026-09-04T20:10:00Z" w16du:dateUtc="2026-09-04T19:10:00Z">
        <w:r w:rsidR="007B5EA1" w:rsidDel="00CE060C">
          <w:rPr>
            <w:b/>
            <w:bCs/>
            <w:color w:val="1F3864"/>
          </w:rPr>
          <w:delText>Anti-pattern</w:delText>
        </w:r>
      </w:del>
      <w:r w:rsidR="007B5EA1">
        <w:rPr>
          <w:b/>
          <w:bCs/>
          <w:color w:val="1F3864"/>
        </w:rPr>
        <w:t xml:space="preserve">. </w:t>
      </w:r>
      <w:r w:rsidR="007B5EA1">
        <w:t>A pass-through proxy that adds no policy, security or versioning, or, worse, business logic buried in gateway policies.</w:t>
      </w:r>
    </w:p>
    <w:p w14:paraId="3D973C15" w14:textId="77777777" w:rsidR="0095094A" w:rsidRDefault="007B5EA1">
      <w:pPr>
        <w:spacing w:before="40" w:after="110" w:line="278" w:lineRule="auto"/>
        <w:ind w:left="360"/>
      </w:pPr>
      <w:r>
        <w:rPr>
          <w:b/>
          <w:bCs/>
          <w:color w:val="1F3864"/>
        </w:rPr>
        <w:t xml:space="preserve">In practice. </w:t>
      </w:r>
      <w:r>
        <w:t>The underwriting system exposes get-policy-summary through APIM; the broker portal calls the API and has no knowledge of the policy admin system behind it.</w:t>
      </w:r>
    </w:p>
    <w:p w14:paraId="6DE8D44F" w14:textId="77777777" w:rsidR="0095094A" w:rsidRDefault="0095094A">
      <w:pPr>
        <w:spacing w:after="150"/>
      </w:pPr>
    </w:p>
    <w:p w14:paraId="1825BD02" w14:textId="3002B3A2" w:rsidR="0095094A" w:rsidRDefault="000514FA">
      <w:pPr>
        <w:pStyle w:val="Heading3"/>
      </w:pPr>
      <w:bookmarkStart w:id="187" w:name="_Toc239334653"/>
      <w:r>
        <w:t>8.3.2  API composition / aggregation  (SFINT2)</w:t>
      </w:r>
      <w:bookmarkEnd w:id="187"/>
    </w:p>
    <w:p w14:paraId="7AD0B530" w14:textId="77777777" w:rsidR="0095094A" w:rsidRDefault="007B5EA1">
      <w:pPr>
        <w:spacing w:before="10" w:after="90"/>
      </w:pPr>
      <w:r>
        <w:rPr>
          <w:i/>
          <w:iCs/>
          <w:color w:val="5A6470"/>
        </w:rPr>
        <w:t>Assemble one coarse-grained business response from a few backend reads, so the consumer makes a single call.</w:t>
      </w:r>
    </w:p>
    <w:p w14:paraId="33C3ECDF" w14:textId="77777777" w:rsidR="0095094A" w:rsidRDefault="007B5EA1">
      <w:pPr>
        <w:spacing w:before="90" w:after="130"/>
        <w:jc w:val="center"/>
      </w:pPr>
      <w:r>
        <w:rPr>
          <w:noProof/>
        </w:rPr>
        <w:drawing>
          <wp:inline distT="0" distB="0" distL="0" distR="0" wp14:anchorId="7FF11A59" wp14:editId="5F8CBCB2">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7E62F95B" w14:textId="77777777" w:rsidR="0095094A" w:rsidRDefault="007B5EA1">
      <w:pPr>
        <w:spacing w:before="40" w:after="110" w:line="278" w:lineRule="auto"/>
        <w:ind w:left="360"/>
      </w:pPr>
      <w:r>
        <w:rPr>
          <w:b/>
          <w:bCs/>
          <w:color w:val="1F3864"/>
        </w:rPr>
        <w:lastRenderedPageBreak/>
        <w:t xml:space="preserve">Problem. </w:t>
      </w:r>
      <w:r>
        <w:t>A servicing screen needs a "client 360" view whose data lives across three systems. Making the consumer call all three couples it to three contracts and three failure modes; doing the joins in the browser is worse.</w:t>
      </w:r>
    </w:p>
    <w:p w14:paraId="360509CD" w14:textId="77777777" w:rsidR="0095094A" w:rsidRDefault="007B5EA1">
      <w:pPr>
        <w:spacing w:before="40" w:after="110" w:line="278" w:lineRule="auto"/>
        <w:ind w:left="360"/>
      </w:pPr>
      <w:r>
        <w:rPr>
          <w:b/>
          <w:bCs/>
          <w:color w:val="1F3864"/>
        </w:rPr>
        <w:t xml:space="preserve">Solution. </w:t>
      </w:r>
      <w:r>
        <w:t>Expose a single composed API on APIM backed by a Function that fans out to the underlying systems, assembles a coarse-grained response and returns it. The composition stays read-mostly and business-shaped, SOA granularity, not a chatty mesh of fine-grained calls.</w:t>
      </w:r>
    </w:p>
    <w:p w14:paraId="7A55CD1E" w14:textId="77777777" w:rsidR="0095094A" w:rsidRDefault="007B5EA1">
      <w:pPr>
        <w:spacing w:after="120"/>
        <w:jc w:val="center"/>
      </w:pPr>
      <w:r>
        <w:rPr>
          <w:i/>
          <w:iCs/>
          <w:color w:val="5A6470"/>
          <w:sz w:val="17"/>
          <w:szCs w:val="17"/>
        </w:rPr>
        <w:t>Azure components</w:t>
      </w:r>
    </w:p>
    <w:p w14:paraId="48AAFB53" w14:textId="77777777" w:rsidR="0095094A" w:rsidRDefault="007B5EA1">
      <w:pPr>
        <w:spacing w:before="90" w:after="130"/>
        <w:jc w:val="center"/>
      </w:pPr>
      <w:r>
        <w:rPr>
          <w:noProof/>
        </w:rPr>
        <w:drawing>
          <wp:inline distT="0" distB="0" distL="0" distR="0" wp14:anchorId="352FD5F3" wp14:editId="072FAA97">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627869B4" w14:textId="77777777" w:rsidR="0095094A" w:rsidRDefault="007B5EA1">
      <w:pPr>
        <w:spacing w:before="40" w:after="110" w:line="278" w:lineRule="auto"/>
        <w:ind w:left="360"/>
      </w:pPr>
      <w:r>
        <w:rPr>
          <w:b/>
          <w:bCs/>
          <w:color w:val="1F3864"/>
        </w:rPr>
        <w:t xml:space="preserve">Use it when. </w:t>
      </w:r>
      <w:r>
        <w:t>a consumer needs one logical business object drawn from two or three sources and a single round-trip materially simplifies the caller.</w:t>
      </w:r>
    </w:p>
    <w:p w14:paraId="407C1454" w14:textId="77777777" w:rsidR="0095094A" w:rsidRDefault="007B5EA1">
      <w:pPr>
        <w:spacing w:before="40" w:after="110" w:line="278" w:lineRule="auto"/>
        <w:ind w:left="360"/>
      </w:pPr>
      <w:r>
        <w:rPr>
          <w:b/>
          <w:bCs/>
          <w:color w:val="1F3864"/>
        </w:rPr>
        <w:t xml:space="preserve">Avoid it when. </w:t>
      </w:r>
      <w:r>
        <w:t>the composition needs transactional writes or long-running steps (orchestrate), or you find yourself fanning out to many fine-grained services, that is a granularity problem to fix, not to aggregate around.</w:t>
      </w:r>
    </w:p>
    <w:p w14:paraId="7324B09B" w14:textId="77777777" w:rsidR="0095094A" w:rsidRDefault="007B5EA1">
      <w:pPr>
        <w:spacing w:before="40" w:after="110" w:line="278" w:lineRule="auto"/>
        <w:ind w:left="360"/>
      </w:pPr>
      <w:r>
        <w:rPr>
          <w:b/>
          <w:bCs/>
          <w:color w:val="1F3864"/>
        </w:rPr>
        <w:t xml:space="preserve">Risks and considerations. </w:t>
      </w:r>
      <w: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14:paraId="61981F32" w14:textId="77777777" w:rsidR="0095094A" w:rsidRDefault="007B5EA1">
      <w:pPr>
        <w:spacing w:before="40" w:after="110" w:line="278" w:lineRule="auto"/>
        <w:ind w:left="360"/>
      </w:pPr>
      <w:r>
        <w:rPr>
          <w:b/>
          <w:bCs/>
          <w:color w:val="1F3864"/>
        </w:rPr>
        <w:t xml:space="preserve">Security boundary. </w:t>
      </w:r>
      <w:r>
        <w:t>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23F1A8CB" w14:textId="22DA5208" w:rsidR="0095094A" w:rsidRDefault="00CE060C">
      <w:pPr>
        <w:spacing w:before="40" w:after="110" w:line="278" w:lineRule="auto"/>
        <w:ind w:left="360"/>
      </w:pPr>
      <w:ins w:id="188" w:author="Puneet Kumar" w:date="2026-09-04T20:10:00Z" w16du:dateUtc="2026-09-04T19:10:00Z">
        <w:r>
          <w:rPr>
            <w:b/>
            <w:bCs/>
            <w:color w:val="1F3864"/>
          </w:rPr>
          <w:t>Common pitfall.</w:t>
        </w:r>
      </w:ins>
      <w:del w:id="189" w:author="Puneet Kumar" w:date="2026-09-04T20:10:00Z" w16du:dateUtc="2026-09-04T19:10:00Z">
        <w:r w:rsidR="007B5EA1" w:rsidDel="00CE060C">
          <w:rPr>
            <w:b/>
            <w:bCs/>
            <w:color w:val="1F3864"/>
          </w:rPr>
          <w:delText>Anti-pattern</w:delText>
        </w:r>
      </w:del>
      <w:r w:rsidR="007B5EA1">
        <w:rPr>
          <w:b/>
          <w:bCs/>
          <w:color w:val="1F3864"/>
        </w:rPr>
        <w:t xml:space="preserve">. </w:t>
      </w:r>
      <w:r w:rsidR="007B5EA1">
        <w:t>Fine-grained, chatty aggregation that recreates a distributed monolith; pushing heavy composition into APIM policies instead of a Function.</w:t>
      </w:r>
    </w:p>
    <w:p w14:paraId="08E52F3E" w14:textId="7CE45AF2" w:rsidR="0095094A" w:rsidRDefault="007B5EA1">
      <w:pPr>
        <w:spacing w:before="40" w:after="110" w:line="278" w:lineRule="auto"/>
        <w:ind w:left="360"/>
      </w:pPr>
      <w:r>
        <w:rPr>
          <w:b/>
          <w:bCs/>
          <w:color w:val="1F3864"/>
        </w:rPr>
        <w:t xml:space="preserve">In practice. </w:t>
      </w:r>
      <w:r>
        <w:t xml:space="preserve">A client-servicing screen calls one </w:t>
      </w:r>
      <w:r w:rsidR="00C155AF">
        <w:t>“</w:t>
      </w:r>
      <w:r>
        <w:t>client 360</w:t>
      </w:r>
      <w:r w:rsidR="00C155AF">
        <w:t>”</w:t>
      </w:r>
      <w:r>
        <w:t xml:space="preserve"> API</w:t>
      </w:r>
      <w:r w:rsidR="00C155AF">
        <w:t>,</w:t>
      </w:r>
      <w:r>
        <w:t xml:space="preserve"> the aggregator Function reads client, policy and claims summaries and returns a single object.</w:t>
      </w:r>
    </w:p>
    <w:p w14:paraId="5B52198A" w14:textId="77777777" w:rsidR="0095094A" w:rsidRDefault="0095094A">
      <w:pPr>
        <w:spacing w:after="150"/>
      </w:pPr>
    </w:p>
    <w:p w14:paraId="77AAAFED" w14:textId="4DC28B59" w:rsidR="0095094A" w:rsidRDefault="000514FA">
      <w:pPr>
        <w:pStyle w:val="Heading3"/>
      </w:pPr>
      <w:bookmarkStart w:id="190" w:name="_Toc239334654"/>
      <w:r>
        <w:t>8.3.3  Protocol / format mediation  (SFINT3)</w:t>
      </w:r>
      <w:bookmarkEnd w:id="190"/>
    </w:p>
    <w:p w14:paraId="6A2C0D68" w14:textId="77777777" w:rsidR="0095094A" w:rsidRDefault="007B5EA1">
      <w:pPr>
        <w:spacing w:before="10" w:after="90"/>
      </w:pPr>
      <w:r>
        <w:rPr>
          <w:i/>
          <w:iCs/>
          <w:color w:val="5A6470"/>
        </w:rPr>
        <w:t>Translate a legacy protocol to REST/JSON at the edge so modern consumers stay clean.</w:t>
      </w:r>
    </w:p>
    <w:p w14:paraId="370B47CB" w14:textId="77777777" w:rsidR="0095094A" w:rsidRDefault="007B5EA1">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6CDF7A2" w14:textId="77777777" w:rsidR="0095094A" w:rsidRDefault="007B5EA1">
      <w:pPr>
        <w:spacing w:before="40" w:after="110" w:line="278" w:lineRule="auto"/>
        <w:ind w:left="360"/>
      </w:pPr>
      <w:r>
        <w:rPr>
          <w:b/>
          <w:bCs/>
          <w:color w:val="1F3864"/>
        </w:rPr>
        <w:t xml:space="preserve">Problem. </w:t>
      </w:r>
      <w:r>
        <w:t>A cloud-native consumer must talk to a system that only speaks SOAP/XML or a fixed-width format. Letting that leak into the consumer spreads legacy concerns across the estate.</w:t>
      </w:r>
    </w:p>
    <w:p w14:paraId="66A1E73A" w14:textId="44CA1C43" w:rsidR="0095094A" w:rsidRDefault="007B5EA1">
      <w:pPr>
        <w:spacing w:before="40" w:after="110" w:line="278" w:lineRule="auto"/>
        <w:ind w:left="360"/>
      </w:pPr>
      <w:r>
        <w:rPr>
          <w:b/>
          <w:bCs/>
          <w:color w:val="1F3864"/>
        </w:rPr>
        <w:lastRenderedPageBreak/>
        <w:t xml:space="preserve">Solution. </w:t>
      </w:r>
      <w:r>
        <w:t>Terminate the modern REST/JSON contract at APIM for light transforms, or a Function for heavier ones, and translate to the backend's protocol. Consumers see only REST/JSON the legacy quirks are contained in one place.</w:t>
      </w:r>
    </w:p>
    <w:p w14:paraId="6C30930E" w14:textId="77777777" w:rsidR="0095094A" w:rsidRDefault="007B5EA1">
      <w:pPr>
        <w:spacing w:after="120"/>
        <w:jc w:val="center"/>
      </w:pPr>
      <w:r>
        <w:rPr>
          <w:i/>
          <w:iCs/>
          <w:color w:val="5A6470"/>
          <w:sz w:val="17"/>
          <w:szCs w:val="17"/>
        </w:rPr>
        <w:t>Azure components</w:t>
      </w:r>
    </w:p>
    <w:p w14:paraId="1E866B03" w14:textId="77777777" w:rsidR="0095094A" w:rsidRDefault="007B5EA1">
      <w:pPr>
        <w:spacing w:before="90" w:after="130"/>
        <w:jc w:val="center"/>
      </w:pPr>
      <w:r>
        <w:rPr>
          <w:noProof/>
        </w:rPr>
        <w:drawing>
          <wp:inline distT="0" distB="0" distL="0" distR="0" wp14:anchorId="2397C3FD" wp14:editId="10469821">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5C40D5C" w14:textId="77777777" w:rsidR="0095094A" w:rsidRDefault="007B5EA1">
      <w:pPr>
        <w:spacing w:before="40" w:after="110" w:line="278" w:lineRule="auto"/>
        <w:ind w:left="360"/>
      </w:pPr>
      <w:r>
        <w:rPr>
          <w:b/>
          <w:bCs/>
          <w:color w:val="1F3864"/>
        </w:rPr>
        <w:t xml:space="preserve">Use it when. </w:t>
      </w:r>
      <w:r>
        <w:t>you are standardising the estate on REST/JSON and need to front a legacy protocol.</w:t>
      </w:r>
    </w:p>
    <w:p w14:paraId="6D414FE5" w14:textId="77777777" w:rsidR="0095094A" w:rsidRDefault="007B5EA1">
      <w:pPr>
        <w:spacing w:before="40" w:after="110" w:line="278" w:lineRule="auto"/>
        <w:ind w:left="360"/>
      </w:pPr>
      <w:r>
        <w:rPr>
          <w:b/>
          <w:bCs/>
          <w:color w:val="1F3864"/>
        </w:rPr>
        <w:t xml:space="preserve">Avoid it when. </w:t>
      </w:r>
      <w:r>
        <w:t>the requirement is really business transformation rather than protocol translation, that is implementation logic and belongs in a Function with tests, not in a mediation policy.</w:t>
      </w:r>
    </w:p>
    <w:p w14:paraId="7DA2FD59" w14:textId="77777777" w:rsidR="0095094A" w:rsidRDefault="007B5EA1">
      <w:pPr>
        <w:spacing w:before="40" w:after="110" w:line="278" w:lineRule="auto"/>
        <w:ind w:left="360"/>
      </w:pPr>
      <w:r>
        <w:rPr>
          <w:b/>
          <w:bCs/>
          <w:color w:val="1F3864"/>
        </w:rPr>
        <w:t xml:space="preserve">Risks and considerations. </w:t>
      </w:r>
      <w:r>
        <w:t>Keep the translation stateless and mechanical; the moment business rules creep in you have hidden, untested logic sitting in the edge. Validate schemas on the way through so malformed legacy payloads fail fast rather than propagating.</w:t>
      </w:r>
    </w:p>
    <w:p w14:paraId="70DE3498" w14:textId="7689FB84" w:rsidR="0095094A" w:rsidRDefault="007B5EA1">
      <w:pPr>
        <w:spacing w:before="40" w:after="110" w:line="278" w:lineRule="auto"/>
        <w:ind w:left="360"/>
      </w:pPr>
      <w:r>
        <w:rPr>
          <w:b/>
          <w:bCs/>
          <w:color w:val="1F3864"/>
        </w:rPr>
        <w:t xml:space="preserve">Security boundary. </w:t>
      </w:r>
      <w:r>
        <w:t>Landing zone: APIM or the mediation Function in the shared subscription / a spoke; the legacy backend in its spoke or on-premises. Within Azure: Private Endpoint, managed identity and TLS</w:t>
      </w:r>
      <w:r w:rsidR="003E3C01">
        <w:t>,</w:t>
      </w:r>
      <w:r>
        <w:t xml:space="preserve"> an on-premises backend is reached over the private vWAN path, not the internet. Outside Azure: none, an internet-only legacy partner uses the inbound-webhook edge instead.</w:t>
      </w:r>
    </w:p>
    <w:p w14:paraId="17948F67" w14:textId="4EA25297" w:rsidR="0095094A" w:rsidRDefault="00CE060C">
      <w:pPr>
        <w:spacing w:before="40" w:after="110" w:line="278" w:lineRule="auto"/>
        <w:ind w:left="360"/>
      </w:pPr>
      <w:ins w:id="191" w:author="Puneet Kumar" w:date="2026-09-04T20:11:00Z" w16du:dateUtc="2026-09-04T19:11:00Z">
        <w:r>
          <w:rPr>
            <w:b/>
            <w:bCs/>
            <w:color w:val="1F3864"/>
          </w:rPr>
          <w:t>Common pitfall.</w:t>
        </w:r>
      </w:ins>
      <w:del w:id="192" w:author="Puneet Kumar" w:date="2026-09-04T20:11:00Z" w16du:dateUtc="2026-09-04T19:11:00Z">
        <w:r w:rsidR="007B5EA1" w:rsidDel="00CE060C">
          <w:rPr>
            <w:b/>
            <w:bCs/>
            <w:color w:val="1F3864"/>
          </w:rPr>
          <w:delText>Anti-pattern</w:delText>
        </w:r>
      </w:del>
      <w:r w:rsidR="007B5EA1">
        <w:rPr>
          <w:b/>
          <w:bCs/>
          <w:color w:val="1F3864"/>
        </w:rPr>
        <w:t xml:space="preserve">. </w:t>
      </w:r>
      <w:r w:rsidR="007B5EA1">
        <w:t>Business rules embedded in the translation layer; unbounded transformation inside APIM policies.</w:t>
      </w:r>
    </w:p>
    <w:p w14:paraId="394E105A" w14:textId="77777777" w:rsidR="0095094A" w:rsidRDefault="007B5EA1">
      <w:pPr>
        <w:spacing w:before="40" w:after="110" w:line="278" w:lineRule="auto"/>
        <w:ind w:left="360"/>
      </w:pPr>
      <w:r>
        <w:rPr>
          <w:b/>
          <w:bCs/>
          <w:color w:val="1F3864"/>
        </w:rPr>
        <w:t xml:space="preserve">In practice. </w:t>
      </w:r>
      <w:r>
        <w:t>A legacy SOAP reinsurance service is fronted as a REST/JSON API for cloud-native consumers.</w:t>
      </w:r>
    </w:p>
    <w:p w14:paraId="02D60D70" w14:textId="77777777" w:rsidR="0095094A" w:rsidRDefault="0095094A">
      <w:pPr>
        <w:spacing w:after="150"/>
      </w:pPr>
    </w:p>
    <w:p w14:paraId="68CE32C3" w14:textId="303D876C" w:rsidR="0095094A" w:rsidRDefault="000514FA">
      <w:pPr>
        <w:pStyle w:val="Heading3"/>
      </w:pPr>
      <w:bookmarkStart w:id="193" w:name="_Toc239334655"/>
      <w:r>
        <w:t>8.3.4  Synchronous request-reply (bounded)  (SFINT4)</w:t>
      </w:r>
      <w:bookmarkEnd w:id="193"/>
    </w:p>
    <w:p w14:paraId="497E6212" w14:textId="77777777" w:rsidR="0095094A" w:rsidRDefault="007B5EA1">
      <w:pPr>
        <w:spacing w:before="10" w:after="90"/>
      </w:pPr>
      <w:r>
        <w:rPr>
          <w:i/>
          <w:iCs/>
          <w:color w:val="5A6470"/>
        </w:rPr>
        <w:t>The considered synchronous exception, a short, bounded call where the caller needs the answer now.</w:t>
      </w:r>
    </w:p>
    <w:p w14:paraId="1085275B" w14:textId="77777777" w:rsidR="0095094A" w:rsidRDefault="007B5EA1">
      <w:pPr>
        <w:spacing w:before="90" w:after="130"/>
        <w:jc w:val="center"/>
      </w:pPr>
      <w:r>
        <w:rPr>
          <w:noProof/>
        </w:rPr>
        <w:drawing>
          <wp:inline distT="0" distB="0" distL="0" distR="0" wp14:anchorId="7F46EDF2" wp14:editId="5F235373">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49CA9EBE" w14:textId="77777777" w:rsidR="0044138A" w:rsidRDefault="007B5EA1">
      <w:pPr>
        <w:spacing w:before="40" w:after="110" w:line="278" w:lineRule="auto"/>
        <w:ind w:left="360"/>
      </w:pPr>
      <w:r>
        <w:rPr>
          <w:b/>
          <w:bCs/>
          <w:color w:val="1F3864"/>
        </w:rPr>
        <w:t xml:space="preserve">Problem. </w:t>
      </w:r>
      <w:r>
        <w:t>Some interactions really are synchronous: a quote figure the user is waiting on. The danger is that "</w:t>
      </w:r>
    </w:p>
    <w:p w14:paraId="5F43873A" w14:textId="3978B756" w:rsidR="0095094A" w:rsidRDefault="0044138A">
      <w:pPr>
        <w:spacing w:before="40" w:after="110" w:line="278" w:lineRule="auto"/>
        <w:ind w:left="360"/>
      </w:pPr>
      <w:r>
        <w:rPr>
          <w:b/>
          <w:bCs/>
          <w:color w:val="1F3864"/>
        </w:rPr>
        <w:t>“</w:t>
      </w:r>
      <w:r>
        <w:t>synchronous</w:t>
      </w:r>
      <w:r w:rsidR="003E3C01">
        <w:t>”</w:t>
      </w:r>
      <w:r>
        <w:t xml:space="preserve"> quietly becomes </w:t>
      </w:r>
      <w:r w:rsidR="003E3C01">
        <w:t>“</w:t>
      </w:r>
      <w:r>
        <w:t>long-running</w:t>
      </w:r>
      <w:r w:rsidR="003E3C01">
        <w:t>”</w:t>
      </w:r>
      <w:r>
        <w:t>, and callers start timing out and retrying.</w:t>
      </w:r>
    </w:p>
    <w:p w14:paraId="3CA7AC9D" w14:textId="77777777" w:rsidR="0095094A" w:rsidRDefault="007B5EA1">
      <w:pPr>
        <w:spacing w:before="40" w:after="110" w:line="278" w:lineRule="auto"/>
        <w:ind w:left="360"/>
      </w:pPr>
      <w:r>
        <w:rPr>
          <w:b/>
          <w:bCs/>
          <w:color w:val="1F3864"/>
        </w:rPr>
        <w:t xml:space="preserve">Solution. </w:t>
      </w:r>
      <w:r>
        <w:t>Expose the operation on APIM to a Function that completes in sub-second-to-low-second time, with a hard timeout. If the work cannot reliably finish that quickly, it is not this pattern, move to asynchronous request-reply or orchestration.</w:t>
      </w:r>
    </w:p>
    <w:p w14:paraId="0795D622" w14:textId="77777777" w:rsidR="0095094A" w:rsidRDefault="007B5EA1">
      <w:pPr>
        <w:spacing w:after="120"/>
        <w:jc w:val="center"/>
      </w:pPr>
      <w:r>
        <w:rPr>
          <w:i/>
          <w:iCs/>
          <w:color w:val="5A6470"/>
          <w:sz w:val="17"/>
          <w:szCs w:val="17"/>
        </w:rPr>
        <w:t>Azure components</w:t>
      </w:r>
    </w:p>
    <w:p w14:paraId="1A449AB0" w14:textId="77777777" w:rsidR="0095094A" w:rsidRDefault="007B5EA1">
      <w:pPr>
        <w:spacing w:before="90" w:after="130"/>
        <w:jc w:val="center"/>
      </w:pPr>
      <w:r>
        <w:rPr>
          <w:noProof/>
        </w:rPr>
        <w:lastRenderedPageBreak/>
        <w:drawing>
          <wp:inline distT="0" distB="0" distL="0" distR="0" wp14:anchorId="69454A67" wp14:editId="22443347">
            <wp:extent cx="4457700" cy="1123950"/>
            <wp:effectExtent l="19050" t="19050" r="19050" b="19050"/>
            <wp:docPr id="1884802296" name="Picture 18848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4EF1E97" w14:textId="77777777" w:rsidR="0095094A" w:rsidRDefault="007B5EA1">
      <w:pPr>
        <w:spacing w:before="40" w:after="110" w:line="278" w:lineRule="auto"/>
        <w:ind w:left="360"/>
      </w:pPr>
      <w:r>
        <w:rPr>
          <w:b/>
          <w:bCs/>
          <w:color w:val="1F3864"/>
        </w:rPr>
        <w:t xml:space="preserve">Use it when. </w:t>
      </w:r>
      <w:r>
        <w:t>the work is short and bounded and the caller must have the result to proceed.</w:t>
      </w:r>
    </w:p>
    <w:p w14:paraId="747559B9" w14:textId="77777777" w:rsidR="0095094A" w:rsidRDefault="007B5EA1">
      <w:pPr>
        <w:spacing w:before="40" w:after="110" w:line="278" w:lineRule="auto"/>
        <w:ind w:left="360"/>
      </w:pPr>
      <w:r>
        <w:rPr>
          <w:b/>
          <w:bCs/>
          <w:color w:val="1F3864"/>
        </w:rPr>
        <w:t xml:space="preserve">Avoid it when. </w:t>
      </w:r>
      <w:r>
        <w:t>the duration is unpredictable or can run long, the classic cause of retry storms.</w:t>
      </w:r>
    </w:p>
    <w:p w14:paraId="55000A5D" w14:textId="77777777" w:rsidR="0095094A" w:rsidRDefault="007B5EA1">
      <w:pPr>
        <w:spacing w:before="40" w:after="110" w:line="278" w:lineRule="auto"/>
        <w:ind w:left="360"/>
      </w:pPr>
      <w:r>
        <w:rPr>
          <w:b/>
          <w:bCs/>
          <w:color w:val="1F3864"/>
        </w:rPr>
        <w:t xml:space="preserve">Risks and considerations. </w:t>
      </w:r>
      <w:r>
        <w:t>Enforce timeouts and make the operation idempotent so a client retry cannot double-apply. Treat a creeping p99 latency as an early signal that this should become asynchronous.</w:t>
      </w:r>
    </w:p>
    <w:p w14:paraId="7D9A6ADF" w14:textId="77777777" w:rsidR="0095094A" w:rsidRDefault="007B5EA1">
      <w:pPr>
        <w:spacing w:before="40" w:after="110" w:line="278" w:lineRule="auto"/>
        <w:ind w:left="360"/>
      </w:pPr>
      <w:r>
        <w:rPr>
          <w:b/>
          <w:bCs/>
          <w:color w:val="1F3864"/>
        </w:rPr>
        <w:t xml:space="preserve">Security boundary. </w:t>
      </w:r>
      <w:r>
        <w:t>Landing zone: APIM (shared) and Function (spoke), fully internal. Within Azure: Private Endpoint, managed identity, TLS, with enforced timeouts. Outside Azure: none.</w:t>
      </w:r>
    </w:p>
    <w:p w14:paraId="2802EC18" w14:textId="59799F8B" w:rsidR="0095094A" w:rsidRDefault="00CE060C">
      <w:pPr>
        <w:spacing w:before="40" w:after="110" w:line="278" w:lineRule="auto"/>
        <w:ind w:left="360"/>
      </w:pPr>
      <w:ins w:id="194" w:author="Puneet Kumar" w:date="2026-09-04T20:11:00Z" w16du:dateUtc="2026-09-04T19:11:00Z">
        <w:r>
          <w:rPr>
            <w:b/>
            <w:bCs/>
            <w:color w:val="1F3864"/>
          </w:rPr>
          <w:t>Common pitfall.</w:t>
        </w:r>
      </w:ins>
      <w:del w:id="195" w:author="Puneet Kumar" w:date="2026-09-04T20:11:00Z" w16du:dateUtc="2026-09-04T19:11:00Z">
        <w:r w:rsidR="007B5EA1" w:rsidDel="00CE060C">
          <w:rPr>
            <w:b/>
            <w:bCs/>
            <w:color w:val="1F3864"/>
          </w:rPr>
          <w:delText>Anti-pattern</w:delText>
        </w:r>
      </w:del>
      <w:r w:rsidR="007B5EA1">
        <w:rPr>
          <w:b/>
          <w:bCs/>
          <w:color w:val="1F3864"/>
        </w:rPr>
        <w:t xml:space="preserve">. </w:t>
      </w:r>
      <w:r w:rsidR="007B5EA1">
        <w:t>Long-running or unbounded work behind a synchronous endpoint.</w:t>
      </w:r>
    </w:p>
    <w:p w14:paraId="13280A98" w14:textId="77777777" w:rsidR="0095094A" w:rsidRDefault="007B5EA1">
      <w:pPr>
        <w:spacing w:before="40" w:after="110" w:line="278" w:lineRule="auto"/>
        <w:ind w:left="360"/>
      </w:pPr>
      <w:r>
        <w:rPr>
          <w:b/>
          <w:bCs/>
          <w:color w:val="1F3864"/>
        </w:rPr>
        <w:t xml:space="preserve">In practice. </w:t>
      </w:r>
      <w:r>
        <w:t>A real-time premium calculation returns a figure within a second.</w:t>
      </w:r>
    </w:p>
    <w:p w14:paraId="022B33B4" w14:textId="77777777" w:rsidR="0095094A" w:rsidRDefault="0095094A">
      <w:pPr>
        <w:spacing w:after="150"/>
      </w:pPr>
    </w:p>
    <w:p w14:paraId="4E6B22A2" w14:textId="5381F895" w:rsidR="0095094A" w:rsidRDefault="000514FA">
      <w:pPr>
        <w:pStyle w:val="Heading2"/>
      </w:pPr>
      <w:bookmarkStart w:id="196" w:name="_Toc239334656"/>
      <w:r>
        <w:t>8.4 Messaging Patterns</w:t>
      </w:r>
      <w:bookmarkEnd w:id="196"/>
    </w:p>
    <w:p w14:paraId="7F1C7B10" w14:textId="494E38E4" w:rsidR="0095094A" w:rsidRDefault="000514FA">
      <w:pPr>
        <w:pStyle w:val="Heading3"/>
      </w:pPr>
      <w:bookmarkStart w:id="197" w:name="_Toc239334657"/>
      <w:r>
        <w:t>8.4.1  Queue-based load levelling  (SFINT5)</w:t>
      </w:r>
      <w:bookmarkEnd w:id="197"/>
    </w:p>
    <w:p w14:paraId="02AA2055" w14:textId="77777777" w:rsidR="0095094A" w:rsidRDefault="007B5EA1">
      <w:pPr>
        <w:spacing w:before="10" w:after="90"/>
      </w:pPr>
      <w:r>
        <w:rPr>
          <w:i/>
          <w:iCs/>
          <w:color w:val="5A6470"/>
        </w:rPr>
        <w:t>Put a queue between a spiky producer and a limited backend so load is absorbed, not amplified.</w:t>
      </w:r>
    </w:p>
    <w:p w14:paraId="53A718BF" w14:textId="77777777" w:rsidR="0095094A" w:rsidRDefault="007B5EA1">
      <w:pPr>
        <w:spacing w:before="90" w:after="130"/>
        <w:jc w:val="center"/>
      </w:pPr>
      <w:r>
        <w:rPr>
          <w:noProof/>
        </w:rPr>
        <w:drawing>
          <wp:inline distT="0" distB="0" distL="0" distR="0" wp14:anchorId="2D6FE6D0" wp14:editId="38F67FFF">
            <wp:extent cx="5191125" cy="581025"/>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4C6D363F" w14:textId="77777777" w:rsidR="0095094A" w:rsidRDefault="007B5EA1">
      <w:pPr>
        <w:spacing w:before="40" w:after="110" w:line="278" w:lineRule="auto"/>
        <w:ind w:left="360"/>
      </w:pPr>
      <w:r>
        <w:rPr>
          <w:b/>
          <w:bCs/>
          <w:color w:val="1F3864"/>
        </w:rPr>
        <w:t xml:space="preserve">Problem. </w:t>
      </w:r>
      <w:r>
        <w:t>At renewal season broker submissions arrive far faster than the policy admin system can process them. Calling it synchronously either overwhelms it or fails the callers.</w:t>
      </w:r>
    </w:p>
    <w:p w14:paraId="14C6FE15" w14:textId="77777777" w:rsidR="0095094A" w:rsidRDefault="007B5EA1">
      <w:pPr>
        <w:spacing w:before="40" w:after="110" w:line="278" w:lineRule="auto"/>
        <w:ind w:left="360"/>
      </w:pPr>
      <w:r>
        <w:rPr>
          <w:b/>
          <w:bCs/>
          <w:color w:val="1F3864"/>
        </w:rPr>
        <w:t xml:space="preserve">Solution. </w:t>
      </w:r>
      <w:r>
        <w:t>Accept the work at APIM, drop it on a Service Bus queue, and let a Function consumer process at the rate the backend can sustain. Producer and consumer are now decoupled in time, so a backend outage becomes a growing queue rather than a wave of errors.</w:t>
      </w:r>
    </w:p>
    <w:p w14:paraId="310E3463" w14:textId="77777777" w:rsidR="0095094A" w:rsidRDefault="007B5EA1">
      <w:pPr>
        <w:spacing w:after="120"/>
        <w:jc w:val="center"/>
      </w:pPr>
      <w:r>
        <w:rPr>
          <w:i/>
          <w:iCs/>
          <w:color w:val="5A6470"/>
          <w:sz w:val="17"/>
          <w:szCs w:val="17"/>
        </w:rPr>
        <w:t>Azure components</w:t>
      </w:r>
    </w:p>
    <w:p w14:paraId="08FC7BC1" w14:textId="77777777" w:rsidR="0095094A" w:rsidRDefault="007B5EA1">
      <w:pPr>
        <w:spacing w:before="90" w:after="130"/>
        <w:jc w:val="center"/>
      </w:pPr>
      <w:r>
        <w:rPr>
          <w:noProof/>
        </w:rPr>
        <w:drawing>
          <wp:inline distT="0" distB="0" distL="0" distR="0" wp14:anchorId="63992995" wp14:editId="05DD3211">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59246105" w14:textId="77777777" w:rsidR="0095094A" w:rsidRDefault="007B5EA1">
      <w:pPr>
        <w:spacing w:before="40" w:after="110" w:line="278" w:lineRule="auto"/>
        <w:ind w:left="360"/>
      </w:pPr>
      <w:r>
        <w:rPr>
          <w:b/>
          <w:bCs/>
          <w:color w:val="1F3864"/>
        </w:rPr>
        <w:t xml:space="preserve">Use it when. </w:t>
      </w:r>
      <w:r>
        <w:t>the producer is spikier or faster than the consumer, or the backend's availability must be decoupled from producer load.</w:t>
      </w:r>
    </w:p>
    <w:p w14:paraId="63AAE8B6" w14:textId="77777777" w:rsidR="0095094A" w:rsidRDefault="007B5EA1">
      <w:pPr>
        <w:spacing w:before="40" w:after="110" w:line="278" w:lineRule="auto"/>
        <w:ind w:left="360"/>
      </w:pPr>
      <w:r>
        <w:rPr>
          <w:b/>
          <w:bCs/>
          <w:color w:val="1F3864"/>
        </w:rPr>
        <w:t xml:space="preserve">Avoid it when. </w:t>
      </w:r>
      <w:r>
        <w:t>the caller needs an immediate answer (request/response), or you are ingesting a high-volume telemetry firehose (Event Hubs).</w:t>
      </w:r>
    </w:p>
    <w:p w14:paraId="2EAE7D89" w14:textId="77777777" w:rsidR="0095094A" w:rsidRDefault="007B5EA1">
      <w:pPr>
        <w:spacing w:before="40" w:after="110" w:line="278" w:lineRule="auto"/>
        <w:ind w:left="360"/>
      </w:pPr>
      <w:r>
        <w:rPr>
          <w:b/>
          <w:bCs/>
          <w:color w:val="1F3864"/>
        </w:rPr>
        <w:t xml:space="preserve">Risks and considerations. </w:t>
      </w:r>
      <w:r>
        <w:t>A queue is a buffer, not infinite capacity, under sustained overload the backlog grows, so monitor queue depth and consumer lag and alert on them. Handle poison messages with a dead-</w:t>
      </w:r>
      <w:r>
        <w:lastRenderedPageBreak/>
        <w:t>letter queue and a max-delivery count, and make the consumer idempotent, because delivery is at-least-once. Global ordering is lost unless you use sessions.</w:t>
      </w:r>
    </w:p>
    <w:p w14:paraId="7712CE6D" w14:textId="0E93A135" w:rsidR="0095094A" w:rsidRDefault="007B5EA1">
      <w:pPr>
        <w:spacing w:before="40" w:after="110" w:line="278" w:lineRule="auto"/>
        <w:ind w:left="360"/>
      </w:pPr>
      <w:r>
        <w:rPr>
          <w:b/>
          <w:bCs/>
          <w:color w:val="1F3864"/>
        </w:rPr>
        <w:t xml:space="preserve">Security boundary. </w:t>
      </w:r>
      <w:r>
        <w:t>Landing zone: APIM (shared), Service Bus and the consumer Function (spokes), internal. Within Azure: producers and consumer reach Service Bus over a Private Endpoint using a managed identity with Sender/Receiver RBAC (no SAS keys)</w:t>
      </w:r>
      <w:r w:rsidR="0044138A">
        <w:t>,</w:t>
      </w:r>
      <w:r>
        <w:t xml:space="preserve"> TLS throughout. Outside Azure: none, an external producer is taken through the edge first.</w:t>
      </w:r>
    </w:p>
    <w:p w14:paraId="27862DC0" w14:textId="1B767CBA" w:rsidR="0095094A" w:rsidRDefault="00CE060C">
      <w:pPr>
        <w:spacing w:before="40" w:after="110" w:line="278" w:lineRule="auto"/>
        <w:ind w:left="360"/>
      </w:pPr>
      <w:ins w:id="198" w:author="Puneet Kumar" w:date="2026-09-04T20:11:00Z" w16du:dateUtc="2026-09-04T19:11:00Z">
        <w:r>
          <w:rPr>
            <w:b/>
            <w:bCs/>
            <w:color w:val="1F3864"/>
          </w:rPr>
          <w:t>Common pitfall.</w:t>
        </w:r>
      </w:ins>
      <w:del w:id="199" w:author="Puneet Kumar" w:date="2026-09-04T20:11:00Z" w16du:dateUtc="2026-09-04T19:11:00Z">
        <w:r w:rsidR="007B5EA1" w:rsidDel="00CE060C">
          <w:rPr>
            <w:b/>
            <w:bCs/>
            <w:color w:val="1F3864"/>
          </w:rPr>
          <w:delText>Anti-pattern</w:delText>
        </w:r>
      </w:del>
      <w:r w:rsidR="007B5EA1">
        <w:rPr>
          <w:b/>
          <w:bCs/>
          <w:color w:val="1F3864"/>
        </w:rPr>
        <w:t xml:space="preserve">. </w:t>
      </w:r>
      <w:r w:rsidR="007B5EA1">
        <w:t>Hammering a fragile backend synchronously; ignoring the dead-letter queue; reaching for storage queues where you need sessions, DLQ and richer delivery semantics.</w:t>
      </w:r>
    </w:p>
    <w:p w14:paraId="6195E5DB" w14:textId="77777777" w:rsidR="0095094A" w:rsidRDefault="007B5EA1">
      <w:pPr>
        <w:spacing w:before="40" w:after="110" w:line="278" w:lineRule="auto"/>
        <w:ind w:left="360"/>
      </w:pPr>
      <w:r>
        <w:rPr>
          <w:b/>
          <w:bCs/>
          <w:color w:val="1F3864"/>
        </w:rPr>
        <w:t xml:space="preserve">In practice. </w:t>
      </w:r>
      <w:r>
        <w:t>Renewal submissions are buffered on Service Bus so the policy admin system drains them at a steady rate.</w:t>
      </w:r>
    </w:p>
    <w:p w14:paraId="4E9FEADC" w14:textId="77777777" w:rsidR="0095094A" w:rsidRDefault="0095094A">
      <w:pPr>
        <w:spacing w:after="150"/>
      </w:pPr>
    </w:p>
    <w:p w14:paraId="6801CDC4" w14:textId="2B8F0DB1" w:rsidR="0095094A" w:rsidRDefault="000514FA">
      <w:pPr>
        <w:pStyle w:val="Heading3"/>
      </w:pPr>
      <w:bookmarkStart w:id="200" w:name="_Toc239334658"/>
      <w:r>
        <w:t>8.4.2  Competing consumers  (SFINT6)</w:t>
      </w:r>
      <w:bookmarkEnd w:id="200"/>
    </w:p>
    <w:p w14:paraId="283FBBDC" w14:textId="77777777" w:rsidR="0095094A" w:rsidRDefault="007B5EA1">
      <w:pPr>
        <w:spacing w:before="10" w:after="90"/>
      </w:pPr>
      <w:r>
        <w:rPr>
          <w:i/>
          <w:iCs/>
          <w:color w:val="5A6470"/>
        </w:rPr>
        <w:t>Scale out throughput by letting several workers pull from one queue.</w:t>
      </w:r>
    </w:p>
    <w:p w14:paraId="3016B0BA" w14:textId="77777777" w:rsidR="0095094A" w:rsidRDefault="007B5EA1">
      <w:pPr>
        <w:spacing w:before="90" w:after="130"/>
        <w:jc w:val="center"/>
      </w:pPr>
      <w:r>
        <w:rPr>
          <w:noProof/>
        </w:rPr>
        <w:drawing>
          <wp:inline distT="0" distB="0" distL="0" distR="0" wp14:anchorId="11D67019" wp14:editId="6A973237">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186A62F" w14:textId="77777777" w:rsidR="0095094A" w:rsidRDefault="007B5EA1">
      <w:pPr>
        <w:spacing w:before="40" w:after="110" w:line="278" w:lineRule="auto"/>
        <w:ind w:left="360"/>
      </w:pPr>
      <w:r>
        <w:rPr>
          <w:b/>
          <w:bCs/>
          <w:color w:val="1F3864"/>
        </w:rPr>
        <w:t xml:space="preserve">Problem. </w:t>
      </w:r>
      <w:r>
        <w:t>One consumer cannot keep up; work is piling up but the items are independent of each other.</w:t>
      </w:r>
    </w:p>
    <w:p w14:paraId="55A25860" w14:textId="1261E21D" w:rsidR="0095094A" w:rsidRDefault="007B5EA1">
      <w:pPr>
        <w:spacing w:before="40" w:after="110" w:line="278" w:lineRule="auto"/>
        <w:ind w:left="360"/>
      </w:pPr>
      <w:r>
        <w:rPr>
          <w:b/>
          <w:bCs/>
          <w:color w:val="1F3864"/>
        </w:rPr>
        <w:t xml:space="preserve">Solution. </w:t>
      </w:r>
      <w:r>
        <w:t>Run multiple consumer instances against the same queue. Service Bus hands each message to exactly one worker and the pool scales with load</w:t>
      </w:r>
      <w:r w:rsidR="0044138A">
        <w:t>,</w:t>
      </w:r>
      <w:r>
        <w:t xml:space="preserve"> for per-entity ordering, sessions pin related messages to one consumer.</w:t>
      </w:r>
    </w:p>
    <w:p w14:paraId="50254C17" w14:textId="77777777" w:rsidR="0095094A" w:rsidRDefault="007B5EA1">
      <w:pPr>
        <w:spacing w:after="120"/>
        <w:jc w:val="center"/>
      </w:pPr>
      <w:r>
        <w:rPr>
          <w:i/>
          <w:iCs/>
          <w:color w:val="5A6470"/>
          <w:sz w:val="17"/>
          <w:szCs w:val="17"/>
        </w:rPr>
        <w:t>Azure components</w:t>
      </w:r>
    </w:p>
    <w:p w14:paraId="41E4F9CE" w14:textId="77777777" w:rsidR="0095094A" w:rsidRDefault="007B5EA1">
      <w:pPr>
        <w:spacing w:before="90" w:after="130"/>
        <w:jc w:val="center"/>
      </w:pPr>
      <w:r>
        <w:rPr>
          <w:noProof/>
        </w:rPr>
        <w:drawing>
          <wp:inline distT="0" distB="0" distL="0" distR="0" wp14:anchorId="456E5E98" wp14:editId="362FB54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8501973" w14:textId="77777777" w:rsidR="0095094A" w:rsidRDefault="007B5EA1">
      <w:pPr>
        <w:spacing w:before="40" w:after="110" w:line="278" w:lineRule="auto"/>
        <w:ind w:left="360"/>
      </w:pPr>
      <w:r>
        <w:rPr>
          <w:b/>
          <w:bCs/>
          <w:color w:val="1F3864"/>
        </w:rPr>
        <w:t xml:space="preserve">Use it when. </w:t>
      </w:r>
      <w:r>
        <w:t>throughput exceeds a single consumer and the work items are independent and parallelisable.</w:t>
      </w:r>
    </w:p>
    <w:p w14:paraId="03ECFA71" w14:textId="77777777" w:rsidR="0095094A" w:rsidRDefault="007B5EA1">
      <w:pPr>
        <w:spacing w:before="40" w:after="110" w:line="278" w:lineRule="auto"/>
        <w:ind w:left="360"/>
      </w:pPr>
      <w:r>
        <w:rPr>
          <w:b/>
          <w:bCs/>
          <w:color w:val="1F3864"/>
        </w:rPr>
        <w:t xml:space="preserve">Avoid it when. </w:t>
      </w:r>
      <w:r>
        <w:t>you need strict global ordering without sessions, or workers must share mutable state.</w:t>
      </w:r>
    </w:p>
    <w:p w14:paraId="3550743A" w14:textId="77777777" w:rsidR="0095094A" w:rsidRDefault="007B5EA1">
      <w:pPr>
        <w:spacing w:before="40" w:after="110" w:line="278" w:lineRule="auto"/>
        <w:ind w:left="360"/>
      </w:pPr>
      <w:r>
        <w:rPr>
          <w:b/>
          <w:bCs/>
          <w:color w:val="1F3864"/>
        </w:rPr>
        <w:t xml:space="preserve">Risks and considerations. </w:t>
      </w:r>
      <w:r>
        <w:t>Duplicate delivery still happens, so idempotency remains mandatory. Watch for hot sessions that serialise work and cap your scale-out, and autoscale on queue depth rather than CPU.</w:t>
      </w:r>
    </w:p>
    <w:p w14:paraId="6A87B13B" w14:textId="77777777" w:rsidR="0095094A" w:rsidRDefault="007B5EA1">
      <w:pPr>
        <w:spacing w:before="40" w:after="110" w:line="278" w:lineRule="auto"/>
        <w:ind w:left="360"/>
      </w:pPr>
      <w:r>
        <w:rPr>
          <w:b/>
          <w:bCs/>
          <w:color w:val="1F3864"/>
        </w:rPr>
        <w:lastRenderedPageBreak/>
        <w:t xml:space="preserve">Security boundary. </w:t>
      </w:r>
      <w:r>
        <w:t>Landing zone: Service Bus and the Function pool in spokes, internal. Within Azure: Private Endpoint, managed identity with least-privilege RBAC, TLS. Outside Azure: none.</w:t>
      </w:r>
    </w:p>
    <w:p w14:paraId="72A70E4E" w14:textId="18FD8EE2" w:rsidR="0095094A" w:rsidRDefault="00CE060C">
      <w:pPr>
        <w:spacing w:before="40" w:after="110" w:line="278" w:lineRule="auto"/>
        <w:ind w:left="360"/>
      </w:pPr>
      <w:ins w:id="201" w:author="Puneet Kumar" w:date="2026-09-04T20:11:00Z" w16du:dateUtc="2026-09-04T19:11:00Z">
        <w:r>
          <w:rPr>
            <w:b/>
            <w:bCs/>
            <w:color w:val="1F3864"/>
          </w:rPr>
          <w:t>Common pitfall.</w:t>
        </w:r>
      </w:ins>
      <w:del w:id="202" w:author="Puneet Kumar" w:date="2026-09-04T20:11:00Z" w16du:dateUtc="2026-09-04T19:11:00Z">
        <w:r w:rsidR="007B5EA1" w:rsidDel="00CE060C">
          <w:rPr>
            <w:b/>
            <w:bCs/>
            <w:color w:val="1F3864"/>
          </w:rPr>
          <w:delText>Anti-pattern</w:delText>
        </w:r>
      </w:del>
      <w:r w:rsidR="007B5EA1">
        <w:rPr>
          <w:b/>
          <w:bCs/>
          <w:color w:val="1F3864"/>
        </w:rPr>
        <w:t xml:space="preserve">. </w:t>
      </w:r>
      <w:r w:rsidR="007B5EA1">
        <w:t>Assuming ordering without sessions</w:t>
      </w:r>
      <w:r w:rsidR="0044138A">
        <w:t xml:space="preserve"> or </w:t>
      </w:r>
      <w:r w:rsidR="007B5EA1">
        <w:t>sharing mutable state between workers.</w:t>
      </w:r>
    </w:p>
    <w:p w14:paraId="0DDCB96E" w14:textId="77777777" w:rsidR="0095094A" w:rsidRDefault="007B5EA1">
      <w:pPr>
        <w:spacing w:before="40" w:after="110" w:line="278" w:lineRule="auto"/>
        <w:ind w:left="360"/>
      </w:pPr>
      <w:r>
        <w:rPr>
          <w:b/>
          <w:bCs/>
          <w:color w:val="1F3864"/>
        </w:rPr>
        <w:t xml:space="preserve">In practice. </w:t>
      </w:r>
      <w:r>
        <w:t>A backlog of document-processing jobs is cleared by an autoscaling pool of Function workers.</w:t>
      </w:r>
    </w:p>
    <w:p w14:paraId="67C2646F" w14:textId="77777777" w:rsidR="0095094A" w:rsidRDefault="0095094A">
      <w:pPr>
        <w:spacing w:after="150"/>
      </w:pPr>
    </w:p>
    <w:p w14:paraId="2793EE5C" w14:textId="437A209A" w:rsidR="0095094A" w:rsidRDefault="000514FA">
      <w:pPr>
        <w:pStyle w:val="Heading3"/>
      </w:pPr>
      <w:bookmarkStart w:id="203" w:name="_Toc239334659"/>
      <w:r>
        <w:t>8.4.3  Asynchronous request-reply  (SFINT7)</w:t>
      </w:r>
      <w:bookmarkEnd w:id="203"/>
    </w:p>
    <w:p w14:paraId="712C18CF" w14:textId="77777777" w:rsidR="0095094A" w:rsidRDefault="007B5EA1">
      <w:pPr>
        <w:spacing w:before="10" w:after="90"/>
      </w:pPr>
      <w:r>
        <w:rPr>
          <w:i/>
          <w:iCs/>
          <w:color w:val="5A6470"/>
        </w:rPr>
        <w:t>Accept now, answer later, a 202 and a status endpoint instead of a held-open connection.</w:t>
      </w:r>
    </w:p>
    <w:p w14:paraId="43C0B1CA" w14:textId="77777777" w:rsidR="0095094A" w:rsidRDefault="007B5EA1">
      <w:pPr>
        <w:spacing w:before="90" w:after="130"/>
        <w:jc w:val="center"/>
      </w:pPr>
      <w:r>
        <w:rPr>
          <w:noProof/>
        </w:rPr>
        <w:drawing>
          <wp:inline distT="0" distB="0" distL="0" distR="0" wp14:anchorId="5F4B1AC5" wp14:editId="5F4EE290">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2715E22" w14:textId="77777777" w:rsidR="0095094A" w:rsidRDefault="007B5EA1">
      <w:pPr>
        <w:spacing w:before="40" w:after="110" w:line="278" w:lineRule="auto"/>
        <w:ind w:left="360"/>
      </w:pPr>
      <w:r>
        <w:rPr>
          <w:b/>
          <w:bCs/>
          <w:color w:val="1F3864"/>
        </w:rPr>
        <w:t xml:space="preserve">Problem. </w:t>
      </w:r>
      <w:r>
        <w:t>A caller wants a result from an operation that takes too long to hold a synchronous HTTP connection open for.</w:t>
      </w:r>
    </w:p>
    <w:p w14:paraId="623530B1" w14:textId="77777777" w:rsidR="0095094A" w:rsidRDefault="007B5EA1">
      <w:pPr>
        <w:spacing w:before="40" w:after="110" w:line="278" w:lineRule="auto"/>
        <w:ind w:left="360"/>
      </w:pPr>
      <w:r>
        <w:rPr>
          <w:b/>
          <w:bCs/>
          <w:color w:val="1F3864"/>
        </w:rPr>
        <w:t xml:space="preserve">Solution. </w:t>
      </w:r>
      <w:r>
        <w:t>APIM accepts the request, returns 202 with a status URL and a correlation id, and drops the work on a queue. A Function processes it and updates a status store or calls back; the caller polls the status endpoint or receives the callback.</w:t>
      </w:r>
    </w:p>
    <w:p w14:paraId="2D99D72F" w14:textId="77777777" w:rsidR="0095094A" w:rsidRDefault="007B5EA1">
      <w:pPr>
        <w:spacing w:after="120"/>
        <w:jc w:val="center"/>
      </w:pPr>
      <w:r>
        <w:rPr>
          <w:i/>
          <w:iCs/>
          <w:color w:val="5A6470"/>
          <w:sz w:val="17"/>
          <w:szCs w:val="17"/>
        </w:rPr>
        <w:t>Azure components</w:t>
      </w:r>
    </w:p>
    <w:p w14:paraId="01E0FA99" w14:textId="77777777" w:rsidR="0095094A" w:rsidRDefault="007B5EA1">
      <w:pPr>
        <w:spacing w:before="90" w:after="130"/>
        <w:jc w:val="center"/>
      </w:pPr>
      <w:r>
        <w:rPr>
          <w:noProof/>
        </w:rPr>
        <w:drawing>
          <wp:inline distT="0" distB="0" distL="0" distR="0" wp14:anchorId="705696D6" wp14:editId="44E5787E">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EFA6EDD" w14:textId="77777777" w:rsidR="0095094A" w:rsidRDefault="007B5EA1">
      <w:pPr>
        <w:spacing w:before="40" w:after="110" w:line="278" w:lineRule="auto"/>
        <w:ind w:left="360"/>
      </w:pPr>
      <w:r>
        <w:rPr>
          <w:b/>
          <w:bCs/>
          <w:color w:val="1F3864"/>
        </w:rPr>
        <w:t xml:space="preserve">Use it when. </w:t>
      </w:r>
      <w:r>
        <w:t>the operation is too long for a synchronous reply but the caller still needs the eventual result.</w:t>
      </w:r>
    </w:p>
    <w:p w14:paraId="587BDF5D" w14:textId="77777777" w:rsidR="0095094A" w:rsidRDefault="007B5EA1">
      <w:pPr>
        <w:spacing w:before="40" w:after="110" w:line="278" w:lineRule="auto"/>
        <w:ind w:left="360"/>
      </w:pPr>
      <w:r>
        <w:rPr>
          <w:b/>
          <w:bCs/>
          <w:color w:val="1F3864"/>
        </w:rPr>
        <w:t xml:space="preserve">Avoid it when. </w:t>
      </w:r>
      <w:r>
        <w:t>the result is instant (keep it synchronous) or there is no way to correlate request and reply.</w:t>
      </w:r>
    </w:p>
    <w:p w14:paraId="2334E3C7" w14:textId="77777777" w:rsidR="0095094A" w:rsidRDefault="007B5EA1">
      <w:pPr>
        <w:spacing w:before="40" w:after="110" w:line="278" w:lineRule="auto"/>
        <w:ind w:left="360"/>
      </w:pPr>
      <w:r>
        <w:rPr>
          <w:b/>
          <w:bCs/>
          <w:color w:val="1F3864"/>
        </w:rPr>
        <w:t xml:space="preserve">Risks and considerations. </w:t>
      </w:r>
      <w:r>
        <w:t>The client contract is now two-phase, document the 202/polling behaviour clearly. Keep a durable status store and expire abandoned requests so they do not accumulate, and carry the correlation id end-to-end or you lose traceability.</w:t>
      </w:r>
    </w:p>
    <w:p w14:paraId="3F131FD6" w14:textId="28720CF8" w:rsidR="0095094A" w:rsidRDefault="007B5EA1">
      <w:pPr>
        <w:spacing w:before="40" w:after="110" w:line="278" w:lineRule="auto"/>
        <w:ind w:left="360"/>
      </w:pPr>
      <w:r>
        <w:rPr>
          <w:b/>
          <w:bCs/>
          <w:color w:val="1F3864"/>
        </w:rPr>
        <w:t xml:space="preserve">Security boundary. </w:t>
      </w:r>
      <w:r>
        <w:t>Landing zone: APIM (shared), Service Bus and Function (spokes), internal. Within Azure: Private Endpoints, managed identity, TLS</w:t>
      </w:r>
      <w:r w:rsidR="0044138A">
        <w:t>,</w:t>
      </w:r>
      <w:r>
        <w:t xml:space="preserve"> the correlation id carries no secret material. Outside Azure: none unless the caller is external, in which case the request and status endpoints are exposed through the edge (Front Door + WAF + APIM, OAuth).</w:t>
      </w:r>
    </w:p>
    <w:p w14:paraId="5BB926B6" w14:textId="6D85F655" w:rsidR="0095094A" w:rsidRDefault="00CE060C">
      <w:pPr>
        <w:spacing w:before="40" w:after="110" w:line="278" w:lineRule="auto"/>
        <w:ind w:left="360"/>
      </w:pPr>
      <w:ins w:id="204" w:author="Puneet Kumar" w:date="2026-09-04T20:11:00Z" w16du:dateUtc="2026-09-04T19:11:00Z">
        <w:r>
          <w:rPr>
            <w:b/>
            <w:bCs/>
            <w:color w:val="1F3864"/>
          </w:rPr>
          <w:t>Common pitfall.</w:t>
        </w:r>
      </w:ins>
      <w:del w:id="205" w:author="Puneet Kumar" w:date="2026-09-04T20:11:00Z" w16du:dateUtc="2026-09-04T19:11:00Z">
        <w:r w:rsidR="007B5EA1" w:rsidDel="00CE060C">
          <w:rPr>
            <w:b/>
            <w:bCs/>
            <w:color w:val="1F3864"/>
          </w:rPr>
          <w:delText>Anti-pattern</w:delText>
        </w:r>
      </w:del>
      <w:r w:rsidR="007B5EA1">
        <w:rPr>
          <w:b/>
          <w:bCs/>
          <w:color w:val="1F3864"/>
        </w:rPr>
        <w:t xml:space="preserve">. </w:t>
      </w:r>
      <w:r w:rsidR="007B5EA1">
        <w:t>Holding a synchronous connection open for minutes; omitting a correlation id.</w:t>
      </w:r>
    </w:p>
    <w:p w14:paraId="690F0961" w14:textId="6FFC2833" w:rsidR="0095094A" w:rsidRDefault="007B5EA1">
      <w:pPr>
        <w:spacing w:before="40" w:after="110" w:line="278" w:lineRule="auto"/>
        <w:ind w:left="360"/>
      </w:pPr>
      <w:r>
        <w:rPr>
          <w:b/>
          <w:bCs/>
          <w:color w:val="1F3864"/>
        </w:rPr>
        <w:t xml:space="preserve">In practice. </w:t>
      </w:r>
      <w:r>
        <w:t>A bulk quote request returns 202 and a status URL</w:t>
      </w:r>
      <w:r w:rsidR="00515A8D">
        <w:t>,</w:t>
      </w:r>
      <w:r>
        <w:t xml:space="preserve"> the completed result is available when processing finishes.</w:t>
      </w:r>
    </w:p>
    <w:p w14:paraId="00E7B259" w14:textId="77777777" w:rsidR="0095094A" w:rsidRDefault="0095094A">
      <w:pPr>
        <w:spacing w:after="150"/>
      </w:pPr>
    </w:p>
    <w:p w14:paraId="53B1A738" w14:textId="3BF9AA97" w:rsidR="0095094A" w:rsidRDefault="000514FA">
      <w:pPr>
        <w:pStyle w:val="Heading3"/>
      </w:pPr>
      <w:bookmarkStart w:id="206" w:name="_Toc239334660"/>
      <w:r>
        <w:t>8.4.4  Claim-check  (SFINT8)</w:t>
      </w:r>
      <w:bookmarkEnd w:id="206"/>
    </w:p>
    <w:p w14:paraId="6168F399" w14:textId="77777777" w:rsidR="0095094A" w:rsidRDefault="007B5EA1">
      <w:pPr>
        <w:spacing w:before="10" w:after="90"/>
      </w:pPr>
      <w:r>
        <w:rPr>
          <w:i/>
          <w:iCs/>
          <w:color w:val="5A6470"/>
        </w:rPr>
        <w:t>Keep large payloads off the bus, pass a reference, store the body in Blob.</w:t>
      </w:r>
    </w:p>
    <w:p w14:paraId="12561B3D" w14:textId="77777777" w:rsidR="0095094A" w:rsidRDefault="007B5EA1">
      <w:pPr>
        <w:spacing w:before="90" w:after="130"/>
        <w:jc w:val="center"/>
      </w:pPr>
      <w:r>
        <w:rPr>
          <w:noProof/>
        </w:rPr>
        <w:lastRenderedPageBreak/>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0C5FA0CC" w14:textId="77777777" w:rsidR="0095094A" w:rsidRDefault="007B5EA1">
      <w:pPr>
        <w:spacing w:before="40" w:after="110" w:line="278" w:lineRule="auto"/>
        <w:ind w:left="360"/>
      </w:pPr>
      <w:r>
        <w:rPr>
          <w:b/>
          <w:bCs/>
          <w:color w:val="1F3864"/>
        </w:rPr>
        <w:t xml:space="preserve">Problem. </w:t>
      </w:r>
      <w:r>
        <w:t>A message-based flow needs to carry a large document, but the bus has size limits and large messages are slow and expensive.</w:t>
      </w:r>
    </w:p>
    <w:p w14:paraId="4BA856F9" w14:textId="77777777" w:rsidR="0095094A" w:rsidRDefault="007B5EA1">
      <w:pPr>
        <w:spacing w:before="40" w:after="110" w:line="278" w:lineRule="auto"/>
        <w:ind w:left="360"/>
      </w:pPr>
      <w:r>
        <w:rPr>
          <w:b/>
          <w:bCs/>
          <w:color w:val="1F3864"/>
        </w:rPr>
        <w:t xml:space="preserve">Solution. </w:t>
      </w:r>
      <w:r>
        <w:t>The producer writes the payload to Blob storage and puts only a reference on the queue; the consumer reads the reference and fetches the body from Blob. The messaging layer stays lean.</w:t>
      </w:r>
    </w:p>
    <w:p w14:paraId="141D7663" w14:textId="77777777" w:rsidR="0095094A" w:rsidRDefault="007B5EA1">
      <w:pPr>
        <w:spacing w:after="120"/>
        <w:jc w:val="center"/>
      </w:pPr>
      <w:r>
        <w:rPr>
          <w:i/>
          <w:iCs/>
          <w:color w:val="5A6470"/>
          <w:sz w:val="17"/>
          <w:szCs w:val="17"/>
        </w:rPr>
        <w:t>Azure components</w:t>
      </w:r>
    </w:p>
    <w:p w14:paraId="495364F8" w14:textId="77777777" w:rsidR="0095094A" w:rsidRDefault="007B5EA1">
      <w:pPr>
        <w:spacing w:before="90" w:after="130"/>
        <w:jc w:val="center"/>
      </w:pPr>
      <w:r>
        <w:rPr>
          <w:noProof/>
        </w:rPr>
        <w:drawing>
          <wp:inline distT="0" distB="0" distL="0" distR="0" wp14:anchorId="57D2DFA4" wp14:editId="4FDA7F2D">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554FFE" w14:textId="77777777" w:rsidR="0095094A" w:rsidRDefault="007B5EA1">
      <w:pPr>
        <w:spacing w:before="40" w:after="110" w:line="278" w:lineRule="auto"/>
        <w:ind w:left="360"/>
      </w:pPr>
      <w:r>
        <w:rPr>
          <w:b/>
          <w:bCs/>
          <w:color w:val="1F3864"/>
        </w:rPr>
        <w:t xml:space="preserve">Use it when. </w:t>
      </w:r>
      <w:r>
        <w:t>payloads approach or exceed message-size limits within an otherwise message-based flow.</w:t>
      </w:r>
    </w:p>
    <w:p w14:paraId="26EA8B35" w14:textId="77777777" w:rsidR="0095094A" w:rsidRDefault="007B5EA1">
      <w:pPr>
        <w:spacing w:before="40" w:after="110" w:line="278" w:lineRule="auto"/>
        <w:ind w:left="360"/>
      </w:pPr>
      <w:r>
        <w:rPr>
          <w:b/>
          <w:bCs/>
          <w:color w:val="1F3864"/>
        </w:rPr>
        <w:t xml:space="preserve">Avoid it when. </w:t>
      </w:r>
      <w:r>
        <w:t>payloads are small enough to carry inline, or the data is really a bulk data-platform concern.</w:t>
      </w:r>
    </w:p>
    <w:p w14:paraId="0EEB321F" w14:textId="77777777" w:rsidR="0095094A" w:rsidRDefault="007B5EA1">
      <w:pPr>
        <w:spacing w:before="40" w:after="110" w:line="278" w:lineRule="auto"/>
        <w:ind w:left="360"/>
      </w:pPr>
      <w:r>
        <w:rPr>
          <w:b/>
          <w:bCs/>
          <w:color w:val="1F3864"/>
        </w:rPr>
        <w:t xml:space="preserve">Risks and considerations. </w:t>
      </w:r>
      <w:r>
        <w:t>Reference and payload now have independent lifetimes, a lifecycle policy must purge transient blobs or you leak cost, and the reference is useless if the blob has gone. Reach Blob over a Private Endpoint with RBAC; no account keys, no public SAS.</w:t>
      </w:r>
    </w:p>
    <w:p w14:paraId="6FEE75C6" w14:textId="132FE454" w:rsidR="0095094A" w:rsidRDefault="007B5EA1">
      <w:pPr>
        <w:spacing w:before="40" w:after="110" w:line="278" w:lineRule="auto"/>
        <w:ind w:left="360"/>
      </w:pPr>
      <w:r>
        <w:rPr>
          <w:b/>
          <w:bCs/>
          <w:color w:val="1F3864"/>
        </w:rPr>
        <w:t xml:space="preserve">Security boundary. </w:t>
      </w:r>
      <w:r>
        <w:t>Landing zone: Service Bus, Blob and Function in spokes</w:t>
      </w:r>
      <w:r w:rsidR="00515A8D">
        <w:t>,</w:t>
      </w:r>
      <w:r>
        <w:t xml:space="preserve"> the storage account is firewalled with public access disabled. Within Azure: Blob is reached over a Private Endpoint with managed-identity RBAC, no account keys, no public SAS, and TLS. Outside Azure: none</w:t>
      </w:r>
      <w:r w:rsidR="00515A8D">
        <w:t>,</w:t>
      </w:r>
      <w:r>
        <w:t xml:space="preserve"> the payload never leaves the private boundary.</w:t>
      </w:r>
    </w:p>
    <w:p w14:paraId="2A2914B5" w14:textId="3D5AC9B3" w:rsidR="0095094A" w:rsidRDefault="00CE060C">
      <w:pPr>
        <w:spacing w:before="40" w:after="110" w:line="278" w:lineRule="auto"/>
        <w:ind w:left="360"/>
      </w:pPr>
      <w:ins w:id="207" w:author="Puneet Kumar" w:date="2026-09-04T20:11:00Z" w16du:dateUtc="2026-09-04T19:11:00Z">
        <w:r>
          <w:rPr>
            <w:b/>
            <w:bCs/>
            <w:color w:val="1F3864"/>
          </w:rPr>
          <w:t>Common pitfall.</w:t>
        </w:r>
      </w:ins>
      <w:del w:id="208" w:author="Puneet Kumar" w:date="2026-09-04T20:11:00Z" w16du:dateUtc="2026-09-04T19:11:00Z">
        <w:r w:rsidR="007B5EA1" w:rsidDel="00CE060C">
          <w:rPr>
            <w:b/>
            <w:bCs/>
            <w:color w:val="1F3864"/>
          </w:rPr>
          <w:delText>Anti-pattern</w:delText>
        </w:r>
      </w:del>
      <w:r w:rsidR="007B5EA1">
        <w:rPr>
          <w:b/>
          <w:bCs/>
          <w:color w:val="1F3864"/>
        </w:rPr>
        <w:t xml:space="preserve">. </w:t>
      </w:r>
      <w:r w:rsidR="007B5EA1">
        <w:t>Large binaries on the bus; public or long-lived SAS URLs to the payload.</w:t>
      </w:r>
    </w:p>
    <w:p w14:paraId="050C2D43" w14:textId="77777777" w:rsidR="0095094A" w:rsidRDefault="007B5EA1">
      <w:pPr>
        <w:spacing w:before="40" w:after="110" w:line="278" w:lineRule="auto"/>
        <w:ind w:left="360"/>
      </w:pPr>
      <w:r>
        <w:rPr>
          <w:b/>
          <w:bCs/>
          <w:color w:val="1F3864"/>
        </w:rPr>
        <w:t xml:space="preserve">In practice. </w:t>
      </w:r>
      <w:r>
        <w:t>A large bordereaux file is staged in Blob and only its reference flows through the pipeline.</w:t>
      </w:r>
    </w:p>
    <w:p w14:paraId="3F311E16" w14:textId="77777777" w:rsidR="0095094A" w:rsidRDefault="0095094A">
      <w:pPr>
        <w:spacing w:after="150"/>
      </w:pPr>
    </w:p>
    <w:p w14:paraId="5A5BF50D" w14:textId="1CE110CB" w:rsidR="0095094A" w:rsidRDefault="000514FA">
      <w:pPr>
        <w:pStyle w:val="Heading3"/>
      </w:pPr>
      <w:bookmarkStart w:id="209" w:name="_Toc239334661"/>
      <w:r>
        <w:t>8.4.5  Reliable messaging  (SFINT9)</w:t>
      </w:r>
      <w:bookmarkEnd w:id="209"/>
    </w:p>
    <w:p w14:paraId="14D4E35E" w14:textId="77777777" w:rsidR="0095094A" w:rsidRDefault="007B5EA1">
      <w:pPr>
        <w:spacing w:before="10" w:after="90"/>
      </w:pPr>
      <w:r>
        <w:rPr>
          <w:i/>
          <w:iCs/>
          <w:color w:val="5A6470"/>
        </w:rPr>
        <w:t>For business-critical messages: never lost, and effectively processed once.</w:t>
      </w:r>
    </w:p>
    <w:p w14:paraId="4623595A" w14:textId="77777777" w:rsidR="0095094A" w:rsidRDefault="007B5EA1">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527A11E" w14:textId="77777777" w:rsidR="0095094A" w:rsidRDefault="007B5EA1">
      <w:pPr>
        <w:spacing w:before="40" w:after="110" w:line="278" w:lineRule="auto"/>
        <w:ind w:left="360"/>
      </w:pPr>
      <w:r>
        <w:rPr>
          <w:b/>
          <w:bCs/>
          <w:color w:val="1F3864"/>
        </w:rPr>
        <w:t xml:space="preserve">Problem. </w:t>
      </w:r>
      <w:r>
        <w:t>A financial posting must not be lost, and must never be applied twice, even if the broker retries or the platform redelivers.</w:t>
      </w:r>
    </w:p>
    <w:p w14:paraId="6C5CEA6A" w14:textId="10BADB68" w:rsidR="0095094A" w:rsidRDefault="007B5EA1">
      <w:pPr>
        <w:spacing w:before="40" w:after="110" w:line="278" w:lineRule="auto"/>
        <w:ind w:left="360"/>
      </w:pPr>
      <w:r>
        <w:rPr>
          <w:b/>
          <w:bCs/>
          <w:color w:val="1F3864"/>
        </w:rPr>
        <w:lastRenderedPageBreak/>
        <w:t xml:space="preserve">Solution. </w:t>
      </w:r>
      <w:r>
        <w:t xml:space="preserve">Use Service Bus with duplicate detection and, where order matters, sessions; make the consumer idempotent so redelivery is safe; and where the event must be published in step with a local state change, use a transactional outbox. </w:t>
      </w:r>
      <w:r w:rsidR="00515A8D">
        <w:t>“</w:t>
      </w:r>
      <w:r>
        <w:t>Exactly once</w:t>
      </w:r>
      <w:r w:rsidR="00515A8D">
        <w:t>”</w:t>
      </w:r>
      <w:r>
        <w:t xml:space="preserve"> is not something the transport gives you, you engineer it from at-least-once delivery plus idempotency.</w:t>
      </w:r>
    </w:p>
    <w:p w14:paraId="4399E1A3" w14:textId="77777777" w:rsidR="0095094A" w:rsidRDefault="007B5EA1">
      <w:pPr>
        <w:spacing w:after="120"/>
        <w:jc w:val="center"/>
      </w:pPr>
      <w:r>
        <w:rPr>
          <w:i/>
          <w:iCs/>
          <w:color w:val="5A6470"/>
          <w:sz w:val="17"/>
          <w:szCs w:val="17"/>
        </w:rPr>
        <w:t>Azure components</w:t>
      </w:r>
    </w:p>
    <w:p w14:paraId="0172113F" w14:textId="77777777" w:rsidR="0095094A" w:rsidRDefault="007B5EA1">
      <w:pPr>
        <w:spacing w:before="90" w:after="130"/>
        <w:jc w:val="center"/>
      </w:pPr>
      <w:r>
        <w:rPr>
          <w:noProof/>
        </w:rPr>
        <w:drawing>
          <wp:inline distT="0" distB="0" distL="0" distR="0" wp14:anchorId="432FBDA3" wp14:editId="198ADEC0">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00C4800" w14:textId="77777777" w:rsidR="0095094A" w:rsidRDefault="007B5EA1">
      <w:pPr>
        <w:spacing w:before="40" w:after="110" w:line="278" w:lineRule="auto"/>
        <w:ind w:left="360"/>
      </w:pPr>
      <w:r>
        <w:rPr>
          <w:b/>
          <w:bCs/>
          <w:color w:val="1F3864"/>
        </w:rPr>
        <w:t xml:space="preserve">Use it when. </w:t>
      </w:r>
      <w:r>
        <w:t>message loss or double-processing has real financial or data-integrity impact.</w:t>
      </w:r>
    </w:p>
    <w:p w14:paraId="4232DEA0" w14:textId="77777777" w:rsidR="0095094A" w:rsidRDefault="007B5EA1">
      <w:pPr>
        <w:spacing w:before="40" w:after="110" w:line="278" w:lineRule="auto"/>
        <w:ind w:left="360"/>
      </w:pPr>
      <w:r>
        <w:rPr>
          <w:b/>
          <w:bCs/>
          <w:color w:val="1F3864"/>
        </w:rPr>
        <w:t xml:space="preserve">Avoid it when. </w:t>
      </w:r>
      <w:r>
        <w:t>the notification is best-effort and replaceable, use Event Grid.</w:t>
      </w:r>
    </w:p>
    <w:p w14:paraId="34936F10" w14:textId="77777777" w:rsidR="0095094A" w:rsidRDefault="007B5EA1">
      <w:pPr>
        <w:spacing w:before="40" w:after="110" w:line="278" w:lineRule="auto"/>
        <w:ind w:left="360"/>
      </w:pPr>
      <w:r>
        <w:rPr>
          <w:b/>
          <w:bCs/>
          <w:color w:val="1F3864"/>
        </w:rPr>
        <w:t xml:space="preserve">Risks and considerations. </w:t>
      </w:r>
      <w:r>
        <w:t>Duplicate-detection windows are finite, so design the idempotency key to outlive them. Premium throughput costs money, size it to the criticality tier, not to the peak of peaks.</w:t>
      </w:r>
    </w:p>
    <w:p w14:paraId="17188D2F" w14:textId="23B7A0B8" w:rsidR="0095094A" w:rsidRDefault="007B5EA1">
      <w:pPr>
        <w:spacing w:before="40" w:after="110" w:line="278" w:lineRule="auto"/>
        <w:ind w:left="360"/>
      </w:pPr>
      <w:r>
        <w:rPr>
          <w:b/>
          <w:bCs/>
          <w:color w:val="1F3864"/>
        </w:rPr>
        <w:t xml:space="preserve">Security boundary. </w:t>
      </w:r>
      <w:r>
        <w:t>Landing zone: Service Bus and consumer in spokes, internal. Within Azure: Private Endpoint, managed identity, TLS</w:t>
      </w:r>
      <w:r w:rsidR="00515A8D">
        <w:t>,</w:t>
      </w:r>
      <w:r>
        <w:t xml:space="preserve"> idempotency keys carry no secrets. Outside Azure: none.</w:t>
      </w:r>
    </w:p>
    <w:p w14:paraId="23ED0BC8" w14:textId="45E7D916" w:rsidR="0095094A" w:rsidRDefault="00CE060C">
      <w:pPr>
        <w:spacing w:before="40" w:after="110" w:line="278" w:lineRule="auto"/>
        <w:ind w:left="360"/>
      </w:pPr>
      <w:ins w:id="210" w:author="Puneet Kumar" w:date="2026-09-04T20:11:00Z" w16du:dateUtc="2026-09-04T19:11:00Z">
        <w:r>
          <w:rPr>
            <w:b/>
            <w:bCs/>
            <w:color w:val="1F3864"/>
          </w:rPr>
          <w:t>Common pitfall.</w:t>
        </w:r>
      </w:ins>
      <w:del w:id="211" w:author="Puneet Kumar" w:date="2026-09-04T20:11:00Z" w16du:dateUtc="2026-09-04T19:11:00Z">
        <w:r w:rsidR="007B5EA1" w:rsidDel="00CE060C">
          <w:rPr>
            <w:b/>
            <w:bCs/>
            <w:color w:val="1F3864"/>
          </w:rPr>
          <w:delText>Anti-pattern</w:delText>
        </w:r>
      </w:del>
      <w:r w:rsidR="007B5EA1">
        <w:rPr>
          <w:b/>
          <w:bCs/>
          <w:color w:val="1F3864"/>
        </w:rPr>
        <w:t xml:space="preserve">. </w:t>
      </w:r>
      <w:r w:rsidR="007B5EA1">
        <w:t>Assuming exactly-once delivery; non-idempotent consumers that double-apply effects.</w:t>
      </w:r>
    </w:p>
    <w:p w14:paraId="57E9CAFA" w14:textId="77777777" w:rsidR="0095094A" w:rsidRDefault="007B5EA1">
      <w:pPr>
        <w:spacing w:before="40" w:after="110" w:line="278" w:lineRule="auto"/>
        <w:ind w:left="360"/>
      </w:pPr>
      <w:r>
        <w:rPr>
          <w:b/>
          <w:bCs/>
          <w:color w:val="1F3864"/>
        </w:rPr>
        <w:t xml:space="preserve">In practice. </w:t>
      </w:r>
      <w:r>
        <w:t>A finance-posting message carries an idempotency key, so a redelivery is recognised and ignored.</w:t>
      </w:r>
    </w:p>
    <w:p w14:paraId="3F1CB20F" w14:textId="77777777" w:rsidR="0095094A" w:rsidRDefault="0095094A">
      <w:pPr>
        <w:spacing w:after="150"/>
      </w:pPr>
    </w:p>
    <w:p w14:paraId="4AE7D01A" w14:textId="1D347263" w:rsidR="0095094A" w:rsidRDefault="000514FA">
      <w:pPr>
        <w:pStyle w:val="Heading3"/>
      </w:pPr>
      <w:bookmarkStart w:id="212" w:name="_Toc239334662"/>
      <w:r>
        <w:t>8.4.6  Scheduled / timed trigger  (SFINT10)</w:t>
      </w:r>
      <w:bookmarkEnd w:id="212"/>
    </w:p>
    <w:p w14:paraId="3A274971" w14:textId="77777777" w:rsidR="0095094A" w:rsidRDefault="007B5EA1">
      <w:pPr>
        <w:spacing w:before="10" w:after="90"/>
      </w:pPr>
      <w:r>
        <w:rPr>
          <w:i/>
          <w:iCs/>
          <w:color w:val="5A6470"/>
        </w:rPr>
        <w:t>Kick off integration work on a clock when there is no event to react to.</w:t>
      </w:r>
    </w:p>
    <w:p w14:paraId="10393F48" w14:textId="77777777" w:rsidR="0095094A" w:rsidRDefault="007B5EA1">
      <w:pPr>
        <w:spacing w:before="90" w:after="130"/>
        <w:jc w:val="center"/>
      </w:pPr>
      <w:r>
        <w:rPr>
          <w:noProof/>
        </w:rPr>
        <w:drawing>
          <wp:inline distT="0" distB="0" distL="0" distR="0" wp14:anchorId="7F9018A1" wp14:editId="560DD11F">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7F3D6EB7" w14:textId="77777777" w:rsidR="0095094A" w:rsidRDefault="007B5EA1">
      <w:pPr>
        <w:spacing w:before="40" w:after="110" w:line="278" w:lineRule="auto"/>
        <w:ind w:left="360"/>
      </w:pPr>
      <w:r>
        <w:rPr>
          <w:b/>
          <w:bCs/>
          <w:color w:val="1F3864"/>
        </w:rPr>
        <w:t xml:space="preserve">Problem. </w:t>
      </w:r>
      <w:r>
        <w:t>Some work is inherently periodic, an end-of-day reconciliation, a scheduled extract for a partner, a nightly sweep of a source that cannot emit events. Event-driven is the default in this framework, but forcing an event where none exists is its own contortion.</w:t>
      </w:r>
    </w:p>
    <w:p w14:paraId="72CD6035" w14:textId="77777777" w:rsidR="0095094A" w:rsidRDefault="007B5EA1">
      <w:pPr>
        <w:spacing w:before="40" w:after="110" w:line="278" w:lineRule="auto"/>
        <w:ind w:left="360"/>
      </w:pPr>
      <w:r>
        <w:rPr>
          <w:b/>
          <w:bCs/>
          <w:color w:val="1F3864"/>
        </w:rPr>
        <w:t xml:space="preserve">Solution. </w:t>
      </w:r>
      <w:r>
        <w:t>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4BF0C9AA" w14:textId="77777777" w:rsidR="0095094A" w:rsidRDefault="007B5EA1">
      <w:pPr>
        <w:spacing w:after="120"/>
        <w:jc w:val="center"/>
      </w:pPr>
      <w:r>
        <w:rPr>
          <w:i/>
          <w:iCs/>
          <w:color w:val="5A6470"/>
          <w:sz w:val="17"/>
          <w:szCs w:val="17"/>
        </w:rPr>
        <w:t>Azure components</w:t>
      </w:r>
    </w:p>
    <w:p w14:paraId="6F7554B3" w14:textId="77777777" w:rsidR="0095094A" w:rsidRDefault="007B5EA1">
      <w:pPr>
        <w:spacing w:before="90" w:after="130"/>
        <w:jc w:val="center"/>
      </w:pPr>
      <w:r>
        <w:rPr>
          <w:noProof/>
        </w:rPr>
        <w:drawing>
          <wp:inline distT="0" distB="0" distL="0" distR="0" wp14:anchorId="6B1C7D2F" wp14:editId="3EFB55A2">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33F3DFC" w14:textId="77777777" w:rsidR="0095094A" w:rsidRDefault="007B5EA1">
      <w:pPr>
        <w:spacing w:before="40" w:after="110" w:line="278" w:lineRule="auto"/>
        <w:ind w:left="360"/>
      </w:pPr>
      <w:r>
        <w:rPr>
          <w:b/>
          <w:bCs/>
          <w:color w:val="1F3864"/>
        </w:rPr>
        <w:lastRenderedPageBreak/>
        <w:t xml:space="preserve">Use it when. </w:t>
      </w:r>
      <w:r>
        <w:t>the cadence is time-based (end-of-day, regulatory windows) or the source cannot notify and there is no event to subscribe to.</w:t>
      </w:r>
    </w:p>
    <w:p w14:paraId="2C398FD7" w14:textId="77777777" w:rsidR="0095094A" w:rsidRDefault="007B5EA1">
      <w:pPr>
        <w:spacing w:before="40" w:after="110" w:line="278" w:lineRule="auto"/>
        <w:ind w:left="360"/>
      </w:pPr>
      <w:r>
        <w:rPr>
          <w:b/>
          <w:bCs/>
          <w:color w:val="1F3864"/>
        </w:rPr>
        <w:t xml:space="preserve">Avoid it when. </w:t>
      </w:r>
      <w:r>
        <w:t>an event exists to react to, use it (5.3.x); or you are timer-polling a folder or table to fake real-time, which is an anti-pattern, not this pattern.</w:t>
      </w:r>
    </w:p>
    <w:p w14:paraId="374FF3CA" w14:textId="77777777" w:rsidR="0095094A" w:rsidRDefault="007B5EA1">
      <w:pPr>
        <w:spacing w:before="40" w:after="110" w:line="278" w:lineRule="auto"/>
        <w:ind w:left="360"/>
      </w:pPr>
      <w:r>
        <w:rPr>
          <w:b/>
          <w:bCs/>
          <w:color w:val="1F3864"/>
        </w:rPr>
        <w:t xml:space="preserve">Risks and considerations. </w:t>
      </w:r>
      <w:r>
        <w:t>Schedules drift into hidden coupling and surprise load spikes, document the cadence, stagger jobs, and make each run idempotent and safe to re-run after a missed or overlapping execution. Alert on missed runs; a silent scheduler is worse than a failed call.</w:t>
      </w:r>
    </w:p>
    <w:p w14:paraId="11485E35" w14:textId="77777777" w:rsidR="0095094A" w:rsidRDefault="007B5EA1">
      <w:pPr>
        <w:spacing w:before="40" w:after="110" w:line="278" w:lineRule="auto"/>
        <w:ind w:left="360"/>
      </w:pPr>
      <w:r>
        <w:rPr>
          <w:b/>
          <w:bCs/>
          <w:color w:val="1F3864"/>
        </w:rPr>
        <w:t xml:space="preserve">Security boundary. </w:t>
      </w:r>
      <w:r>
        <w:t>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278E7194" w:rsidR="0095094A" w:rsidRDefault="00CE060C">
      <w:pPr>
        <w:spacing w:before="40" w:after="110" w:line="278" w:lineRule="auto"/>
        <w:ind w:left="360"/>
      </w:pPr>
      <w:ins w:id="213" w:author="Puneet Kumar" w:date="2026-09-04T20:12:00Z" w16du:dateUtc="2026-09-04T19:12:00Z">
        <w:r>
          <w:rPr>
            <w:b/>
            <w:bCs/>
            <w:color w:val="1F3864"/>
          </w:rPr>
          <w:t>Common pitfall.</w:t>
        </w:r>
      </w:ins>
      <w:del w:id="214" w:author="Puneet Kumar" w:date="2026-09-04T20:12:00Z" w16du:dateUtc="2026-09-04T19:12:00Z">
        <w:r w:rsidR="007B5EA1" w:rsidDel="00CE060C">
          <w:rPr>
            <w:b/>
            <w:bCs/>
            <w:color w:val="1F3864"/>
          </w:rPr>
          <w:delText>Anti-pattern</w:delText>
        </w:r>
      </w:del>
      <w:r w:rsidR="007B5EA1">
        <w:rPr>
          <w:b/>
          <w:bCs/>
          <w:color w:val="1F3864"/>
        </w:rPr>
        <w:t xml:space="preserve">. </w:t>
      </w:r>
      <w:r w:rsidR="007B5EA1">
        <w:t>Timer-polling a data source or folder to simulate real-time; overlapping runs with no idempotency; schedules scattered across teams with no visibility.</w:t>
      </w:r>
    </w:p>
    <w:p w14:paraId="253DA254" w14:textId="77777777" w:rsidR="0095094A" w:rsidRDefault="007B5EA1">
      <w:pPr>
        <w:spacing w:before="40" w:after="110" w:line="278" w:lineRule="auto"/>
        <w:ind w:left="360"/>
      </w:pPr>
      <w:r>
        <w:rPr>
          <w:b/>
          <w:bCs/>
          <w:color w:val="1F3864"/>
        </w:rPr>
        <w:t xml:space="preserve">In practice. </w:t>
      </w:r>
      <w:r>
        <w:t>An end-of-day reconciliation between the policy system and finance runs on a Logic App recurrence and dispatches the day's deltas onto Service Bus.</w:t>
      </w:r>
    </w:p>
    <w:p w14:paraId="48893D04" w14:textId="77777777" w:rsidR="0095094A" w:rsidRDefault="0095094A">
      <w:pPr>
        <w:spacing w:after="150"/>
      </w:pPr>
    </w:p>
    <w:p w14:paraId="53F6ADC0" w14:textId="2396ACE8" w:rsidR="0095094A" w:rsidRDefault="000514FA">
      <w:pPr>
        <w:pStyle w:val="Heading2"/>
      </w:pPr>
      <w:bookmarkStart w:id="215" w:name="_Toc239334663"/>
      <w:r>
        <w:t>8.5 Event Patterns</w:t>
      </w:r>
      <w:bookmarkEnd w:id="215"/>
    </w:p>
    <w:p w14:paraId="39747CC9" w14:textId="4B4E764B" w:rsidR="0095094A" w:rsidRDefault="000514FA">
      <w:pPr>
        <w:pStyle w:val="Heading3"/>
      </w:pPr>
      <w:bookmarkStart w:id="216" w:name="_Toc239334664"/>
      <w:r>
        <w:t>8.5.1  Publish / subscribe fan-out  (SFINT11)</w:t>
      </w:r>
      <w:bookmarkEnd w:id="216"/>
    </w:p>
    <w:p w14:paraId="44E40349" w14:textId="77777777" w:rsidR="0095094A" w:rsidRDefault="007B5EA1">
      <w:pPr>
        <w:spacing w:before="10" w:after="90"/>
      </w:pPr>
      <w:r>
        <w:rPr>
          <w:i/>
          <w:iCs/>
          <w:color w:val="5A6470"/>
        </w:rPr>
        <w:t>Publish a business event once; let interested consumers subscribe independently.</w:t>
      </w:r>
    </w:p>
    <w:p w14:paraId="7A5EE04E" w14:textId="77777777" w:rsidR="0095094A" w:rsidRDefault="007B5EA1">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4D019E8" w14:textId="77777777" w:rsidR="0095094A" w:rsidRDefault="007B5EA1">
      <w:pPr>
        <w:spacing w:before="40" w:after="110" w:line="278" w:lineRule="auto"/>
        <w:ind w:left="360"/>
      </w:pPr>
      <w:r>
        <w:rPr>
          <w:b/>
          <w:bCs/>
          <w:color w:val="1F3864"/>
        </w:rPr>
        <w:t xml:space="preserve">Problem. </w:t>
      </w:r>
      <w:r>
        <w:t>When a policy is bound, finance, document generation and the analytics offload all need to know. Wiring the publisher to each recreates point-to-point coupling and means changing the publisher every time a consumer is added.</w:t>
      </w:r>
    </w:p>
    <w:p w14:paraId="5E7E9FA3" w14:textId="77777777" w:rsidR="0095094A" w:rsidRDefault="007B5EA1">
      <w:pPr>
        <w:spacing w:before="40" w:after="110" w:line="278" w:lineRule="auto"/>
        <w:ind w:left="360"/>
      </w:pPr>
      <w:r>
        <w:rPr>
          <w:b/>
          <w:bCs/>
          <w:color w:val="1F3864"/>
        </w:rPr>
        <w:t xml:space="preserve">Solution. </w:t>
      </w:r>
      <w:r>
        <w:t>The publisher emits a "PolicyBound" event to a Service Bus topic; each consumer owns a subscription with its own filter and dead-letter queue. Consumers come and go without the publisher knowing. This is the primary tool for eliminating point-to-point integration.</w:t>
      </w:r>
    </w:p>
    <w:p w14:paraId="3ABF1F8F" w14:textId="77777777" w:rsidR="0095094A" w:rsidRDefault="007B5EA1">
      <w:pPr>
        <w:spacing w:after="120"/>
        <w:jc w:val="center"/>
      </w:pPr>
      <w:r>
        <w:rPr>
          <w:i/>
          <w:iCs/>
          <w:color w:val="5A6470"/>
          <w:sz w:val="17"/>
          <w:szCs w:val="17"/>
        </w:rPr>
        <w:t>Azure components</w:t>
      </w:r>
    </w:p>
    <w:p w14:paraId="512A87A4" w14:textId="77777777" w:rsidR="0095094A" w:rsidRDefault="007B5EA1">
      <w:pPr>
        <w:spacing w:before="90" w:after="130"/>
        <w:jc w:val="center"/>
      </w:pPr>
      <w:r>
        <w:rPr>
          <w:noProof/>
        </w:rPr>
        <w:lastRenderedPageBreak/>
        <w:drawing>
          <wp:inline distT="0" distB="0" distL="0" distR="0" wp14:anchorId="4613A9D6" wp14:editId="7B675825">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7A27E7C" w14:textId="77777777" w:rsidR="0095094A" w:rsidRDefault="007B5EA1">
      <w:pPr>
        <w:spacing w:before="40" w:after="110" w:line="278" w:lineRule="auto"/>
        <w:ind w:left="360"/>
      </w:pPr>
      <w:r>
        <w:rPr>
          <w:b/>
          <w:bCs/>
          <w:color w:val="1F3864"/>
        </w:rPr>
        <w:t xml:space="preserve">Use it when. </w:t>
      </w:r>
      <w:r>
        <w:t>several consumers must react to the same business event and you want durable, filterable, independently-consumed delivery.</w:t>
      </w:r>
    </w:p>
    <w:p w14:paraId="5FDB4811" w14:textId="77777777" w:rsidR="0095094A" w:rsidRDefault="007B5EA1">
      <w:pPr>
        <w:spacing w:before="40" w:after="110" w:line="278" w:lineRule="auto"/>
        <w:ind w:left="360"/>
      </w:pPr>
      <w:r>
        <w:rPr>
          <w:b/>
          <w:bCs/>
          <w:color w:val="1F3864"/>
        </w:rPr>
        <w:t xml:space="preserve">Avoid it when. </w:t>
      </w:r>
      <w:r>
        <w:t>it is a lightweight reactive trigger with no durability need (Event Grid), or a high-volume stream (Event Hubs).</w:t>
      </w:r>
    </w:p>
    <w:p w14:paraId="7A689907" w14:textId="77777777" w:rsidR="0095094A" w:rsidRDefault="007B5EA1">
      <w:pPr>
        <w:spacing w:before="40" w:after="110" w:line="278" w:lineRule="auto"/>
        <w:ind w:left="360"/>
      </w:pPr>
      <w:r>
        <w:rPr>
          <w:b/>
          <w:bCs/>
          <w:color w:val="1F3864"/>
        </w:rPr>
        <w:t xml:space="preserve">Risks and considerations. </w:t>
      </w:r>
      <w:r>
        <w:t>Subscriptions proliferate, so govern them and monitor each one's dead-letter queue, a broken filter silently drops messages. A slow subscriber builds its own backlog without affecting the others, which is the point, but it needs its own alerting.</w:t>
      </w:r>
    </w:p>
    <w:p w14:paraId="19C38E1E" w14:textId="77777777" w:rsidR="0095094A" w:rsidRDefault="007B5EA1">
      <w:pPr>
        <w:spacing w:before="40" w:after="110" w:line="278" w:lineRule="auto"/>
        <w:ind w:left="360"/>
      </w:pPr>
      <w:r>
        <w:rPr>
          <w:b/>
          <w:bCs/>
          <w:color w:val="1F3864"/>
        </w:rPr>
        <w:t xml:space="preserve">Security boundary. </w:t>
      </w:r>
      <w:r>
        <w:t>Landing zone: the Service Bus topic and its subscribers in spokes, internal. Within Azure: Private Endpoint, per-subscription managed-identity RBAC, TLS. Outside Azure: none.</w:t>
      </w:r>
    </w:p>
    <w:p w14:paraId="7E2FD003" w14:textId="64A750A1" w:rsidR="0095094A" w:rsidRDefault="00CE060C">
      <w:pPr>
        <w:spacing w:before="40" w:after="110" w:line="278" w:lineRule="auto"/>
        <w:ind w:left="360"/>
      </w:pPr>
      <w:ins w:id="217" w:author="Puneet Kumar" w:date="2026-09-04T20:12:00Z" w16du:dateUtc="2026-09-04T19:12:00Z">
        <w:r>
          <w:rPr>
            <w:b/>
            <w:bCs/>
            <w:color w:val="1F3864"/>
          </w:rPr>
          <w:t>Common pitfall.</w:t>
        </w:r>
      </w:ins>
      <w:del w:id="218" w:author="Puneet Kumar" w:date="2026-09-04T20:12:00Z" w16du:dateUtc="2026-09-04T19:12:00Z">
        <w:r w:rsidR="007B5EA1" w:rsidDel="00CE060C">
          <w:rPr>
            <w:b/>
            <w:bCs/>
            <w:color w:val="1F3864"/>
          </w:rPr>
          <w:delText>Anti-pattern</w:delText>
        </w:r>
      </w:del>
      <w:r w:rsidR="007B5EA1">
        <w:rPr>
          <w:b/>
          <w:bCs/>
          <w:color w:val="1F3864"/>
        </w:rPr>
        <w:t xml:space="preserve">. </w:t>
      </w:r>
      <w:r w:rsidR="007B5EA1">
        <w:t>Hardwiring point-to-point instead of publishing</w:t>
      </w:r>
      <w:r w:rsidR="004C2737">
        <w:t>,</w:t>
      </w:r>
      <w:r w:rsidR="007B5EA1">
        <w:t xml:space="preserve"> a publisher that knows its subscribers</w:t>
      </w:r>
      <w:r w:rsidR="004C2737">
        <w:t>,</w:t>
      </w:r>
      <w:r w:rsidR="007B5EA1">
        <w:t xml:space="preserve"> using Event Grid where you need durable, ordered, competing-consumer delivery.</w:t>
      </w:r>
    </w:p>
    <w:p w14:paraId="0B4C0F5C" w14:textId="62B90AD7" w:rsidR="0095094A" w:rsidRDefault="007B5EA1">
      <w:pPr>
        <w:spacing w:before="40" w:after="110" w:line="278" w:lineRule="auto"/>
        <w:ind w:left="360"/>
      </w:pPr>
      <w:r>
        <w:rPr>
          <w:b/>
          <w:bCs/>
          <w:color w:val="1F3864"/>
        </w:rPr>
        <w:t xml:space="preserve">In practice. </w:t>
      </w:r>
      <w:r w:rsidR="004C2737">
        <w:t>“</w:t>
      </w:r>
      <w:r>
        <w:t>PolicyBound</w:t>
      </w:r>
      <w:r w:rsidR="004C2737">
        <w:t>”</w:t>
      </w:r>
      <w:r>
        <w:t xml:space="preserve"> is consumed independently by finance, document generation and the analytics offload.</w:t>
      </w:r>
    </w:p>
    <w:p w14:paraId="7FF5F118" w14:textId="77777777" w:rsidR="0095094A" w:rsidRDefault="0095094A">
      <w:pPr>
        <w:spacing w:after="150"/>
      </w:pPr>
    </w:p>
    <w:p w14:paraId="192F1A29" w14:textId="03685071" w:rsidR="0095094A" w:rsidRDefault="000514FA">
      <w:pPr>
        <w:pStyle w:val="Heading3"/>
      </w:pPr>
      <w:bookmarkStart w:id="219" w:name="_Toc239334665"/>
      <w:r>
        <w:t>8.5.2  Discrete event notification  (SFINT12)</w:t>
      </w:r>
      <w:bookmarkEnd w:id="219"/>
    </w:p>
    <w:p w14:paraId="3F0B54DC" w14:textId="77777777" w:rsidR="0095094A" w:rsidRDefault="007B5EA1">
      <w:pPr>
        <w:spacing w:before="10" w:after="90"/>
      </w:pPr>
      <w:r>
        <w:rPr>
          <w:i/>
          <w:iCs/>
          <w:color w:val="5A6470"/>
        </w:rPr>
        <w:t>A thin "it happened" signal for near-real-time reactions.</w:t>
      </w:r>
    </w:p>
    <w:p w14:paraId="30C35E14" w14:textId="77777777" w:rsidR="0095094A" w:rsidRDefault="007B5EA1">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51FCFD28" w14:textId="77777777" w:rsidR="0095094A" w:rsidRDefault="007B5EA1">
      <w:pPr>
        <w:spacing w:before="40" w:after="110" w:line="278" w:lineRule="auto"/>
        <w:ind w:left="360"/>
      </w:pPr>
      <w:r>
        <w:rPr>
          <w:b/>
          <w:bCs/>
          <w:color w:val="1F3864"/>
        </w:rPr>
        <w:t xml:space="preserve">Problem. </w:t>
      </w:r>
      <w:r>
        <w:t>Something occurred, a file landed, a record changed, and one or two handlers should react quickly. A durable business-messaging topic is heavier than the job needs.</w:t>
      </w:r>
    </w:p>
    <w:p w14:paraId="7188C3D7" w14:textId="449DF019" w:rsidR="0095094A" w:rsidRDefault="007B5EA1">
      <w:pPr>
        <w:spacing w:before="40" w:after="110" w:line="278" w:lineRule="auto"/>
        <w:ind w:left="360"/>
      </w:pPr>
      <w:r>
        <w:rPr>
          <w:b/>
          <w:bCs/>
          <w:color w:val="1F3864"/>
        </w:rPr>
        <w:t xml:space="preserve">Solution. </w:t>
      </w:r>
      <w:r>
        <w:t>Emit a thin event to Event Grid</w:t>
      </w:r>
      <w:r w:rsidR="004C2737">
        <w:t>,</w:t>
      </w:r>
      <w:r>
        <w:t xml:space="preserve"> handlers (Functions, Logic Apps, webhooks) subscribe and react. The event is a pointer, not a state carrier, a handler fetches authoritative state if it needs it.</w:t>
      </w:r>
    </w:p>
    <w:p w14:paraId="26CE06EB" w14:textId="77777777" w:rsidR="0095094A" w:rsidRDefault="007B5EA1">
      <w:pPr>
        <w:spacing w:after="120"/>
        <w:jc w:val="center"/>
      </w:pPr>
      <w:r>
        <w:rPr>
          <w:i/>
          <w:iCs/>
          <w:color w:val="5A6470"/>
          <w:sz w:val="17"/>
          <w:szCs w:val="17"/>
        </w:rPr>
        <w:t>Azure components</w:t>
      </w:r>
    </w:p>
    <w:p w14:paraId="48EC29EE" w14:textId="77777777" w:rsidR="0095094A" w:rsidRDefault="007B5EA1">
      <w:pPr>
        <w:spacing w:before="90" w:after="130"/>
        <w:jc w:val="center"/>
      </w:pPr>
      <w:r>
        <w:rPr>
          <w:noProof/>
        </w:rPr>
        <w:lastRenderedPageBreak/>
        <w:drawing>
          <wp:inline distT="0" distB="0" distL="0" distR="0" wp14:anchorId="2A13BADD" wp14:editId="51F46D80">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7117105" w14:textId="77777777" w:rsidR="0095094A" w:rsidRDefault="007B5EA1">
      <w:pPr>
        <w:spacing w:before="40" w:after="110" w:line="278" w:lineRule="auto"/>
        <w:ind w:left="360"/>
      </w:pPr>
      <w:r>
        <w:rPr>
          <w:b/>
          <w:bCs/>
          <w:color w:val="1F3864"/>
        </w:rPr>
        <w:t xml:space="preserve">Use it when. </w:t>
      </w:r>
      <w:r>
        <w:t>you want lightweight, low-latency reactive fan-out to Azure-native handlers.</w:t>
      </w:r>
    </w:p>
    <w:p w14:paraId="63299352" w14:textId="77777777" w:rsidR="0095094A" w:rsidRDefault="007B5EA1">
      <w:pPr>
        <w:spacing w:before="40" w:after="110" w:line="278" w:lineRule="auto"/>
        <w:ind w:left="360"/>
      </w:pPr>
      <w:r>
        <w:rPr>
          <w:b/>
          <w:bCs/>
          <w:color w:val="1F3864"/>
        </w:rPr>
        <w:t xml:space="preserve">Avoid it when. </w:t>
      </w:r>
      <w:r>
        <w:t>consumers need durable ordered delivery or competing consumers (Service Bus topics), or the volume is a stream (Event Hubs).</w:t>
      </w:r>
    </w:p>
    <w:p w14:paraId="4D05AE12" w14:textId="77777777" w:rsidR="0095094A" w:rsidRDefault="007B5EA1">
      <w:pPr>
        <w:spacing w:before="40" w:after="110" w:line="278" w:lineRule="auto"/>
        <w:ind w:left="360"/>
      </w:pPr>
      <w:r>
        <w:rPr>
          <w:b/>
          <w:bCs/>
          <w:color w:val="1F3864"/>
        </w:rPr>
        <w:t xml:space="preserve">Risks and considerations. </w:t>
      </w:r>
      <w:r>
        <w:t>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6DF3B6FD" w14:textId="77777777" w:rsidR="0095094A" w:rsidRDefault="007B5EA1">
      <w:pPr>
        <w:spacing w:before="40" w:after="110" w:line="278" w:lineRule="auto"/>
        <w:ind w:left="360"/>
      </w:pPr>
      <w:r>
        <w:rPr>
          <w:b/>
          <w:bCs/>
          <w:color w:val="1F3864"/>
        </w:rPr>
        <w:t xml:space="preserve">Security boundary. </w:t>
      </w:r>
      <w:r>
        <w:t>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45B678EE" w:rsidR="0095094A" w:rsidRDefault="00CE060C">
      <w:pPr>
        <w:spacing w:before="40" w:after="110" w:line="278" w:lineRule="auto"/>
        <w:ind w:left="360"/>
      </w:pPr>
      <w:ins w:id="220" w:author="Puneet Kumar" w:date="2026-09-04T20:12:00Z" w16du:dateUtc="2026-09-04T19:12:00Z">
        <w:r>
          <w:rPr>
            <w:b/>
            <w:bCs/>
            <w:color w:val="1F3864"/>
          </w:rPr>
          <w:t>Common pitfall.</w:t>
        </w:r>
      </w:ins>
      <w:del w:id="221" w:author="Puneet Kumar" w:date="2026-09-04T20:12:00Z" w16du:dateUtc="2026-09-04T19:12:00Z">
        <w:r w:rsidR="007B5EA1" w:rsidDel="00CE060C">
          <w:rPr>
            <w:b/>
            <w:bCs/>
            <w:color w:val="1F3864"/>
          </w:rPr>
          <w:delText>Anti-pattern</w:delText>
        </w:r>
      </w:del>
      <w:r w:rsidR="007B5EA1">
        <w:rPr>
          <w:b/>
          <w:bCs/>
          <w:color w:val="1F3864"/>
        </w:rPr>
        <w:t xml:space="preserve">. </w:t>
      </w:r>
      <w:r w:rsidR="007B5EA1">
        <w:t>Fat events that carry full state consumers come to trust</w:t>
      </w:r>
      <w:r w:rsidR="004C2737">
        <w:t>,</w:t>
      </w:r>
      <w:r w:rsidR="007B5EA1">
        <w:t xml:space="preserve"> using Event Grid for streaming or durable business messaging.</w:t>
      </w:r>
    </w:p>
    <w:p w14:paraId="1249E8CE" w14:textId="77777777" w:rsidR="0095094A" w:rsidRDefault="007B5EA1">
      <w:pPr>
        <w:spacing w:before="40" w:after="110" w:line="278" w:lineRule="auto"/>
        <w:ind w:left="360"/>
      </w:pPr>
      <w:r>
        <w:rPr>
          <w:b/>
          <w:bCs/>
          <w:color w:val="1F3864"/>
        </w:rPr>
        <w:t xml:space="preserve">In practice. </w:t>
      </w:r>
      <w:r>
        <w:t>A blob-created event triggers a document-ingestion workflow.</w:t>
      </w:r>
    </w:p>
    <w:p w14:paraId="3874F06B" w14:textId="77777777" w:rsidR="0095094A" w:rsidRDefault="0095094A">
      <w:pPr>
        <w:spacing w:after="150"/>
      </w:pPr>
    </w:p>
    <w:p w14:paraId="7937FA94" w14:textId="32A0A278" w:rsidR="0095094A" w:rsidRDefault="000514FA">
      <w:pPr>
        <w:pStyle w:val="Heading3"/>
      </w:pPr>
      <w:bookmarkStart w:id="222" w:name="_Toc239334666"/>
      <w:r>
        <w:t>8.5.3  Inbound webhook ingestion  (SFINT13)</w:t>
      </w:r>
      <w:bookmarkEnd w:id="222"/>
    </w:p>
    <w:p w14:paraId="73950B6E" w14:textId="77777777" w:rsidR="0095094A" w:rsidRDefault="007B5EA1">
      <w:pPr>
        <w:spacing w:before="10" w:after="90"/>
      </w:pPr>
      <w:r>
        <w:rPr>
          <w:i/>
          <w:iCs/>
          <w:color w:val="5A6470"/>
        </w:rPr>
        <w:t>Take partner callbacks safely through the front door, then process them asynchronously.</w:t>
      </w:r>
    </w:p>
    <w:p w14:paraId="37E46AFB" w14:textId="77777777" w:rsidR="0095094A" w:rsidRDefault="007B5EA1">
      <w:pPr>
        <w:spacing w:before="90" w:after="130"/>
        <w:jc w:val="center"/>
      </w:pPr>
      <w:r>
        <w:rPr>
          <w:noProof/>
        </w:rPr>
        <w:drawing>
          <wp:inline distT="0" distB="0" distL="0" distR="0" wp14:anchorId="2919B0B3" wp14:editId="599C9DC4">
            <wp:extent cx="5191125" cy="581025"/>
            <wp:effectExtent l="19050" t="19050" r="19050" b="19050"/>
            <wp:docPr id="455322676" name="Picture 45532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50E8E7F0" w14:textId="77777777" w:rsidR="0095094A" w:rsidRDefault="007B5EA1">
      <w:pPr>
        <w:spacing w:before="40" w:after="110" w:line="278" w:lineRule="auto"/>
        <w:ind w:left="360"/>
      </w:pPr>
      <w:r>
        <w:rPr>
          <w:b/>
          <w:bCs/>
          <w:color w:val="1F3864"/>
        </w:rPr>
        <w:t xml:space="preserve">Problem. </w:t>
      </w:r>
      <w:r>
        <w:t>A partner or SaaS pushes events to Chaucer over HTTPS. Exposing an internal trigger to the internet is exactly the risk the security standards forbid.</w:t>
      </w:r>
    </w:p>
    <w:p w14:paraId="1216CA57" w14:textId="77777777" w:rsidR="0095094A" w:rsidRDefault="007B5EA1">
      <w:pPr>
        <w:spacing w:before="40" w:after="110" w:line="278" w:lineRule="auto"/>
        <w:ind w:left="360"/>
      </w:pPr>
      <w:r>
        <w:rPr>
          <w:b/>
          <w:bCs/>
          <w:color w:val="1F3864"/>
        </w:rPr>
        <w:t xml:space="preserve">Solution. </w:t>
      </w:r>
      <w:r>
        <w:t>This is the sanctioned public-ingress exception. Traffic enters through Front Door with a WAF and DDoS, terminates at APIM as the single ingress point, is authenticated (mTLS, OAuth, or a signed-payload check) and validated, then dropped onto Service Bus or Event Grid for asynchronous processing. No Function or Logic App HTTP trigger is ever exposed directly.</w:t>
      </w:r>
    </w:p>
    <w:p w14:paraId="0F5D3184" w14:textId="77777777" w:rsidR="0095094A" w:rsidRDefault="007B5EA1">
      <w:pPr>
        <w:spacing w:after="120"/>
        <w:jc w:val="center"/>
      </w:pPr>
      <w:r>
        <w:rPr>
          <w:i/>
          <w:iCs/>
          <w:color w:val="5A6470"/>
          <w:sz w:val="17"/>
          <w:szCs w:val="17"/>
        </w:rPr>
        <w:t>Azure components</w:t>
      </w:r>
    </w:p>
    <w:p w14:paraId="05415A7E" w14:textId="77777777" w:rsidR="0095094A" w:rsidRDefault="007B5EA1">
      <w:pPr>
        <w:spacing w:before="90" w:after="130"/>
        <w:jc w:val="center"/>
      </w:pPr>
      <w:r>
        <w:rPr>
          <w:noProof/>
        </w:rPr>
        <w:drawing>
          <wp:inline distT="0" distB="0" distL="0" distR="0" wp14:anchorId="685D40C4" wp14:editId="5C8A93DD">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7393677" w14:textId="77777777" w:rsidR="0095094A" w:rsidRDefault="007B5EA1">
      <w:pPr>
        <w:spacing w:before="40" w:after="110" w:line="278" w:lineRule="auto"/>
        <w:ind w:left="360"/>
      </w:pPr>
      <w:r>
        <w:rPr>
          <w:b/>
          <w:bCs/>
          <w:color w:val="1F3864"/>
        </w:rPr>
        <w:t xml:space="preserve">Use it when. </w:t>
      </w:r>
      <w:r>
        <w:t>an external party must push events to us and private networking is not possible.</w:t>
      </w:r>
    </w:p>
    <w:p w14:paraId="28EB50E4" w14:textId="77777777" w:rsidR="0095094A" w:rsidRDefault="007B5EA1">
      <w:pPr>
        <w:spacing w:before="40" w:after="110" w:line="278" w:lineRule="auto"/>
        <w:ind w:left="360"/>
      </w:pPr>
      <w:r>
        <w:rPr>
          <w:b/>
          <w:bCs/>
          <w:color w:val="1F3864"/>
        </w:rPr>
        <w:t xml:space="preserve">Avoid it when. </w:t>
      </w:r>
      <w:r>
        <w:t>the integration can use private networking, prefer that every time.</w:t>
      </w:r>
    </w:p>
    <w:p w14:paraId="668B169D" w14:textId="77777777" w:rsidR="0095094A" w:rsidRDefault="007B5EA1">
      <w:pPr>
        <w:spacing w:before="40" w:after="110" w:line="278" w:lineRule="auto"/>
        <w:ind w:left="360"/>
      </w:pPr>
      <w:r>
        <w:rPr>
          <w:b/>
          <w:bCs/>
          <w:color w:val="1F3864"/>
        </w:rPr>
        <w:lastRenderedPageBreak/>
        <w:t xml:space="preserve">Risks and considerations. </w:t>
      </w:r>
      <w:r>
        <w:t>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00EF726F" w14:textId="4BB78BEA" w:rsidR="0095094A" w:rsidRDefault="007B5EA1">
      <w:pPr>
        <w:spacing w:before="40" w:after="110" w:line="278" w:lineRule="auto"/>
        <w:ind w:left="360"/>
      </w:pPr>
      <w:r>
        <w:rPr>
          <w:b/>
          <w:bCs/>
          <w:color w:val="1F3864"/>
        </w:rPr>
        <w:t xml:space="preserve">Security boundary. </w:t>
      </w:r>
      <w:r>
        <w:t>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w:t>
      </w:r>
      <w:r w:rsidR="004C2737">
        <w:t>,</w:t>
      </w:r>
      <w:r>
        <w:t xml:space="preserve"> no Function or Logic App trigger is ever exposed</w:t>
      </w:r>
      <w:r w:rsidR="004C2737">
        <w:t>,</w:t>
      </w:r>
      <w:r>
        <w:t xml:space="preserve"> the exposure is a registered, time-boxed exception.</w:t>
      </w:r>
    </w:p>
    <w:p w14:paraId="7D05C74A" w14:textId="3AEDBB78" w:rsidR="0095094A" w:rsidRDefault="00CE060C">
      <w:pPr>
        <w:spacing w:before="40" w:after="110" w:line="278" w:lineRule="auto"/>
        <w:ind w:left="360"/>
      </w:pPr>
      <w:ins w:id="223" w:author="Puneet Kumar" w:date="2026-09-04T20:12:00Z" w16du:dateUtc="2026-09-04T19:12:00Z">
        <w:r>
          <w:rPr>
            <w:b/>
            <w:bCs/>
            <w:color w:val="1F3864"/>
          </w:rPr>
          <w:t>Common pitfall.</w:t>
        </w:r>
      </w:ins>
      <w:del w:id="224" w:author="Puneet Kumar" w:date="2026-09-04T20:12:00Z" w16du:dateUtc="2026-09-04T19:12:00Z">
        <w:r w:rsidR="007B5EA1" w:rsidDel="00CE060C">
          <w:rPr>
            <w:b/>
            <w:bCs/>
            <w:color w:val="1F3864"/>
          </w:rPr>
          <w:delText>Anti-pattern</w:delText>
        </w:r>
      </w:del>
      <w:r w:rsidR="007B5EA1">
        <w:rPr>
          <w:b/>
          <w:bCs/>
          <w:color w:val="1F3864"/>
        </w:rPr>
        <w:t xml:space="preserve">. </w:t>
      </w:r>
      <w:r w:rsidR="007B5EA1">
        <w:t>Exposing a Logic App or Function HTTP trigger straight to the internet, bypassing APIM and the WAF; processing synchronously in the handler.</w:t>
      </w:r>
    </w:p>
    <w:p w14:paraId="61BB6036" w14:textId="77777777" w:rsidR="0095094A" w:rsidRDefault="007B5EA1">
      <w:pPr>
        <w:spacing w:before="40" w:after="110" w:line="278" w:lineRule="auto"/>
        <w:ind w:left="360"/>
      </w:pPr>
      <w:r>
        <w:rPr>
          <w:b/>
          <w:bCs/>
          <w:color w:val="1F3864"/>
        </w:rPr>
        <w:t xml:space="preserve">In practice. </w:t>
      </w:r>
      <w:r>
        <w:t>A payment provider posts settlement webhooks; APIM validates the signature and drops the event on Service Bus.</w:t>
      </w:r>
    </w:p>
    <w:p w14:paraId="6C66E66F" w14:textId="77777777" w:rsidR="0095094A" w:rsidRDefault="0095094A">
      <w:pPr>
        <w:spacing w:after="150"/>
      </w:pPr>
    </w:p>
    <w:p w14:paraId="42A322F7" w14:textId="4CCCE9A2" w:rsidR="0095094A" w:rsidRDefault="000514FA">
      <w:pPr>
        <w:pStyle w:val="Heading3"/>
      </w:pPr>
      <w:bookmarkStart w:id="225" w:name="_Toc239334667"/>
      <w:r>
        <w:t>8.5.4  Outbound webhook / notification  (SFINT14)</w:t>
      </w:r>
      <w:bookmarkEnd w:id="225"/>
    </w:p>
    <w:p w14:paraId="07813447" w14:textId="77777777" w:rsidR="0095094A" w:rsidRDefault="007B5EA1">
      <w:pPr>
        <w:spacing w:before="10" w:after="90"/>
      </w:pPr>
      <w:r>
        <w:rPr>
          <w:i/>
          <w:iCs/>
          <w:color w:val="5A6470"/>
        </w:rPr>
        <w:t>Push events out to subscribers instead of making them poll.</w:t>
      </w:r>
    </w:p>
    <w:p w14:paraId="02BF3368" w14:textId="77777777" w:rsidR="0095094A" w:rsidRDefault="007B5EA1">
      <w:pPr>
        <w:spacing w:before="90" w:after="130"/>
        <w:jc w:val="center"/>
      </w:pPr>
      <w:r>
        <w:rPr>
          <w:noProof/>
        </w:rPr>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C23C550" w14:textId="77777777" w:rsidR="0095094A" w:rsidRDefault="007B5EA1">
      <w:pPr>
        <w:spacing w:before="40" w:after="110" w:line="278" w:lineRule="auto"/>
        <w:ind w:left="360"/>
      </w:pPr>
      <w:r>
        <w:rPr>
          <w:b/>
          <w:bCs/>
          <w:color w:val="1F3864"/>
        </w:rPr>
        <w:t xml:space="preserve">Problem. </w:t>
      </w:r>
      <w:r>
        <w:t>An external or internal party wants to be told when something changes, rather than polling us for it.</w:t>
      </w:r>
    </w:p>
    <w:p w14:paraId="03559889" w14:textId="77777777" w:rsidR="0095094A" w:rsidRDefault="007B5EA1">
      <w:pPr>
        <w:spacing w:before="40" w:after="110" w:line="278" w:lineRule="auto"/>
        <w:ind w:left="360"/>
      </w:pPr>
      <w:r>
        <w:rPr>
          <w:b/>
          <w:bCs/>
          <w:color w:val="1F3864"/>
        </w:rPr>
        <w:t xml:space="preserve">Solution. </w:t>
      </w:r>
      <w:r>
        <w:t>On the event, dispatch via Event Grid subscriptions or a Logic App connector, webhook, email or Teams. Subscribers are configured, not coded into the publisher.</w:t>
      </w:r>
    </w:p>
    <w:p w14:paraId="05C97DBD" w14:textId="77777777" w:rsidR="0095094A" w:rsidRDefault="007B5EA1">
      <w:pPr>
        <w:spacing w:after="120"/>
        <w:jc w:val="center"/>
      </w:pPr>
      <w:r>
        <w:rPr>
          <w:i/>
          <w:iCs/>
          <w:color w:val="5A6470"/>
          <w:sz w:val="17"/>
          <w:szCs w:val="17"/>
        </w:rPr>
        <w:t>Azure components</w:t>
      </w:r>
    </w:p>
    <w:p w14:paraId="1DE97775" w14:textId="77777777" w:rsidR="0095094A" w:rsidRDefault="007B5EA1">
      <w:pPr>
        <w:spacing w:before="90" w:after="130"/>
        <w:jc w:val="center"/>
      </w:pPr>
      <w:r>
        <w:rPr>
          <w:noProof/>
        </w:rPr>
        <w:drawing>
          <wp:inline distT="0" distB="0" distL="0" distR="0" wp14:anchorId="383B5968" wp14:editId="57E1BBED">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0987509" w14:textId="77777777" w:rsidR="0095094A" w:rsidRDefault="007B5EA1">
      <w:pPr>
        <w:spacing w:before="40" w:after="110" w:line="278" w:lineRule="auto"/>
        <w:ind w:left="360"/>
      </w:pPr>
      <w:r>
        <w:rPr>
          <w:b/>
          <w:bCs/>
          <w:color w:val="1F3864"/>
        </w:rPr>
        <w:t xml:space="preserve">Use it when. </w:t>
      </w:r>
      <w:r>
        <w:t>subscribers expect to be pushed to on an event.</w:t>
      </w:r>
    </w:p>
    <w:p w14:paraId="13CE9039" w14:textId="77777777" w:rsidR="0095094A" w:rsidRDefault="007B5EA1">
      <w:pPr>
        <w:spacing w:before="40" w:after="110" w:line="278" w:lineRule="auto"/>
        <w:ind w:left="360"/>
      </w:pPr>
      <w:r>
        <w:rPr>
          <w:b/>
          <w:bCs/>
          <w:color w:val="1F3864"/>
        </w:rPr>
        <w:t xml:space="preserve">Avoid it when. </w:t>
      </w:r>
      <w:r>
        <w:t>subscribers should really pull current state through an API.</w:t>
      </w:r>
    </w:p>
    <w:p w14:paraId="767F85CA" w14:textId="77777777" w:rsidR="0095094A" w:rsidRDefault="007B5EA1">
      <w:pPr>
        <w:spacing w:before="40" w:after="110" w:line="278" w:lineRule="auto"/>
        <w:ind w:left="360"/>
      </w:pPr>
      <w:r>
        <w:rPr>
          <w:b/>
          <w:bCs/>
          <w:color w:val="1F3864"/>
        </w:rPr>
        <w:t xml:space="preserve">Risks and considerations. </w:t>
      </w:r>
      <w:r>
        <w:t>A subscriber endpoint being down creates retries and back-pressure, so retry with backoff and dead-letter the undeliverable. Hold partner secrets in Key Vault, sign payloads where supported, and put a circuit breaker around flaky endpoints.</w:t>
      </w:r>
    </w:p>
    <w:p w14:paraId="153C813C" w14:textId="41F85C69" w:rsidR="0095094A" w:rsidRDefault="007B5EA1">
      <w:pPr>
        <w:spacing w:before="40" w:after="110" w:line="278" w:lineRule="auto"/>
        <w:ind w:left="360"/>
      </w:pPr>
      <w:r>
        <w:rPr>
          <w:b/>
          <w:bCs/>
          <w:color w:val="1F3864"/>
        </w:rPr>
        <w:t xml:space="preserve">Security boundary. </w:t>
      </w:r>
      <w:r>
        <w:t>Landing zone: Event Grid or the Logic App in spokes</w:t>
      </w:r>
      <w:r w:rsidR="004C2737">
        <w:t>,</w:t>
      </w:r>
      <w:r>
        <w:t xml:space="preserve"> the egress to an external subscriber leaves through the controlled path, not default internet routing (routing intent enforced). Within Azure: managed identity, partner secrets held in Key Vault and referenced, TLS. Outside Azure: TLS to the subscriber, </w:t>
      </w:r>
      <w:r>
        <w:lastRenderedPageBreak/>
        <w:t>payload signing where supported, partner endpoints allow-listed, and secrets rotated/revoked through Key Vault.</w:t>
      </w:r>
    </w:p>
    <w:p w14:paraId="4D368F2C" w14:textId="368D6413" w:rsidR="0095094A" w:rsidRDefault="00CE060C">
      <w:pPr>
        <w:spacing w:before="40" w:after="110" w:line="278" w:lineRule="auto"/>
        <w:ind w:left="360"/>
      </w:pPr>
      <w:ins w:id="226" w:author="Puneet Kumar" w:date="2026-09-04T20:12:00Z" w16du:dateUtc="2026-09-04T19:12:00Z">
        <w:r>
          <w:rPr>
            <w:b/>
            <w:bCs/>
            <w:color w:val="1F3864"/>
          </w:rPr>
          <w:t>Common pitfall.</w:t>
        </w:r>
      </w:ins>
      <w:del w:id="227" w:author="Puneet Kumar" w:date="2026-09-04T20:12:00Z" w16du:dateUtc="2026-09-04T19:12:00Z">
        <w:r w:rsidR="007B5EA1" w:rsidDel="00CE060C">
          <w:rPr>
            <w:b/>
            <w:bCs/>
            <w:color w:val="1F3864"/>
          </w:rPr>
          <w:delText>Anti-pattern</w:delText>
        </w:r>
      </w:del>
      <w:r w:rsidR="007B5EA1">
        <w:rPr>
          <w:b/>
          <w:bCs/>
          <w:color w:val="1F3864"/>
        </w:rPr>
        <w:t xml:space="preserve">. </w:t>
      </w:r>
      <w:r w:rsidR="007B5EA1">
        <w:t>Polling to simulate push; bespoke per-subscriber dispatch code instead of subscriptions.</w:t>
      </w:r>
    </w:p>
    <w:p w14:paraId="411F638D" w14:textId="77777777" w:rsidR="0095094A" w:rsidRDefault="007B5EA1">
      <w:pPr>
        <w:spacing w:before="40" w:after="110" w:line="278" w:lineRule="auto"/>
        <w:ind w:left="360"/>
      </w:pPr>
      <w:r>
        <w:rPr>
          <w:b/>
          <w:bCs/>
          <w:color w:val="1F3864"/>
        </w:rPr>
        <w:t xml:space="preserve">In practice. </w:t>
      </w:r>
      <w:r>
        <w:t>The broker's system is notified automatically when a claim status changes.</w:t>
      </w:r>
    </w:p>
    <w:p w14:paraId="6C3AE685" w14:textId="77777777" w:rsidR="0095094A" w:rsidRDefault="0095094A">
      <w:pPr>
        <w:spacing w:after="150"/>
      </w:pPr>
    </w:p>
    <w:p w14:paraId="2AAA7567" w14:textId="30BC5439" w:rsidR="0095094A" w:rsidRDefault="000514FA">
      <w:pPr>
        <w:pStyle w:val="Heading3"/>
      </w:pPr>
      <w:bookmarkStart w:id="228" w:name="_Toc239334668"/>
      <w:r>
        <w:t>8.5.5  Stream / telemetry ingestion  (SFINT15)</w:t>
      </w:r>
      <w:bookmarkEnd w:id="228"/>
    </w:p>
    <w:p w14:paraId="6866B846" w14:textId="77777777" w:rsidR="0095094A" w:rsidRDefault="007B5EA1">
      <w:pPr>
        <w:spacing w:before="10" w:after="90"/>
      </w:pPr>
      <w:r>
        <w:rPr>
          <w:i/>
          <w:iCs/>
          <w:color w:val="5A6470"/>
        </w:rPr>
        <w:t>Ingest high-volume continuous data and hand it to processors or the data platform.</w:t>
      </w:r>
    </w:p>
    <w:p w14:paraId="47B836B0" w14:textId="77777777" w:rsidR="0095094A" w:rsidRDefault="007B5EA1">
      <w:pPr>
        <w:spacing w:before="90" w:after="130"/>
        <w:jc w:val="center"/>
      </w:pPr>
      <w:r>
        <w:rPr>
          <w:noProof/>
        </w:rPr>
        <w:drawing>
          <wp:inline distT="0" distB="0" distL="0" distR="0" wp14:anchorId="09F36870" wp14:editId="59FA5565">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0116CEF0" w14:textId="77777777" w:rsidR="0095094A" w:rsidRDefault="007B5EA1">
      <w:pPr>
        <w:spacing w:before="40" w:after="110" w:line="278" w:lineRule="auto"/>
        <w:ind w:left="360"/>
      </w:pPr>
      <w:r>
        <w:rPr>
          <w:b/>
          <w:bCs/>
          <w:color w:val="1F3864"/>
        </w:rPr>
        <w:t xml:space="preserve">Problem. </w:t>
      </w:r>
      <w:r>
        <w:t>A high-frequency feed produces far more events than a business-messaging queue is designed for, and it needs partitioned, ordered processing.</w:t>
      </w:r>
    </w:p>
    <w:p w14:paraId="630D8E39" w14:textId="3A9E91D0" w:rsidR="0095094A" w:rsidRDefault="007B5EA1">
      <w:pPr>
        <w:spacing w:before="40" w:after="110" w:line="278" w:lineRule="auto"/>
        <w:ind w:left="360"/>
      </w:pPr>
      <w:r>
        <w:rPr>
          <w:b/>
          <w:bCs/>
          <w:color w:val="1F3864"/>
        </w:rPr>
        <w:t xml:space="preserve">Solution. </w:t>
      </w:r>
      <w:r>
        <w:t>Ingest into Event Hubs, partitioned for throughput; process with Functions or Stream Analytics; and typically capture or offload to Snowflake for analytics. Event Hubs is the firehose</w:t>
      </w:r>
      <w:r w:rsidR="00436CB0">
        <w:t>,</w:t>
      </w:r>
      <w:r>
        <w:t xml:space="preserve"> Service Bus is not.</w:t>
      </w:r>
    </w:p>
    <w:p w14:paraId="1A161407" w14:textId="77777777" w:rsidR="0095094A" w:rsidRDefault="007B5EA1">
      <w:pPr>
        <w:spacing w:after="120"/>
        <w:jc w:val="center"/>
      </w:pPr>
      <w:r>
        <w:rPr>
          <w:i/>
          <w:iCs/>
          <w:color w:val="5A6470"/>
          <w:sz w:val="17"/>
          <w:szCs w:val="17"/>
        </w:rPr>
        <w:t>Azure components</w:t>
      </w:r>
    </w:p>
    <w:p w14:paraId="5C0AFE06" w14:textId="77777777" w:rsidR="0095094A" w:rsidRDefault="007B5EA1">
      <w:pPr>
        <w:spacing w:before="90" w:after="130"/>
        <w:jc w:val="center"/>
      </w:pPr>
      <w:r>
        <w:rPr>
          <w:noProof/>
        </w:rPr>
        <w:drawing>
          <wp:inline distT="0" distB="0" distL="0" distR="0" wp14:anchorId="73AAF32F" wp14:editId="004036B5">
            <wp:extent cx="4953000"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CC00FD6" w14:textId="77777777" w:rsidR="0095094A" w:rsidRDefault="007B5EA1">
      <w:pPr>
        <w:spacing w:before="40" w:after="110" w:line="278" w:lineRule="auto"/>
        <w:ind w:left="360"/>
      </w:pPr>
      <w:r>
        <w:rPr>
          <w:b/>
          <w:bCs/>
          <w:color w:val="1F3864"/>
        </w:rPr>
        <w:t xml:space="preserve">Use it when. </w:t>
      </w:r>
      <w:r>
        <w:t>sustained high event rates need partitioned stream processing.</w:t>
      </w:r>
    </w:p>
    <w:p w14:paraId="5F2C4E8C" w14:textId="77777777" w:rsidR="0095094A" w:rsidRDefault="007B5EA1">
      <w:pPr>
        <w:spacing w:before="40" w:after="110" w:line="278" w:lineRule="auto"/>
        <w:ind w:left="360"/>
      </w:pPr>
      <w:r>
        <w:rPr>
          <w:b/>
          <w:bCs/>
          <w:color w:val="1F3864"/>
        </w:rPr>
        <w:t xml:space="preserve">Avoid it when. </w:t>
      </w:r>
      <w:r>
        <w:t>these are transactional business commands needing per-message dead-lettering and sessions (Service Bus), or low-volume discrete notifications (Event Grid).</w:t>
      </w:r>
    </w:p>
    <w:p w14:paraId="41CE277A" w14:textId="77777777" w:rsidR="0095094A" w:rsidRDefault="007B5EA1">
      <w:pPr>
        <w:spacing w:before="40" w:after="110" w:line="278" w:lineRule="auto"/>
        <w:ind w:left="360"/>
      </w:pPr>
      <w:r>
        <w:rPr>
          <w:b/>
          <w:bCs/>
          <w:color w:val="1F3864"/>
        </w:rPr>
        <w:t xml:space="preserve">Risks and considerations. </w:t>
      </w:r>
      <w:r>
        <w:t>Partition count is a capacity decision you largely live with, so plan it against throughput and consumer parallelism. Manage checkpoints, monitor consumer lag, and remember ordering holds only within a partition. Premium or Dedicated capacity is a real cost line.</w:t>
      </w:r>
    </w:p>
    <w:p w14:paraId="1CCD4C43" w14:textId="651EB8CA" w:rsidR="0095094A" w:rsidRDefault="007B5EA1">
      <w:pPr>
        <w:spacing w:before="40" w:after="110" w:line="278" w:lineRule="auto"/>
        <w:ind w:left="360"/>
      </w:pPr>
      <w:r>
        <w:rPr>
          <w:b/>
          <w:bCs/>
          <w:color w:val="1F3864"/>
        </w:rPr>
        <w:t xml:space="preserve">Security boundary. </w:t>
      </w:r>
      <w:r>
        <w:t>Landing zone: Event Hubs and its processors in spokes</w:t>
      </w:r>
      <w:r w:rsidR="00436CB0">
        <w:t>,</w:t>
      </w:r>
      <w:r>
        <w:t xml:space="preserve"> capture to a firewalled storage account. Within Azure: Private Endpoint, managed identity, TLS, with capture storage under RBAC. Outside Azure: an external feed enters through the edge</w:t>
      </w:r>
      <w:r w:rsidR="00436CB0">
        <w:t>,</w:t>
      </w:r>
      <w:r>
        <w:t xml:space="preserve"> internal streams cross no boundary.</w:t>
      </w:r>
    </w:p>
    <w:p w14:paraId="0AF3711F" w14:textId="2BEB2509" w:rsidR="0095094A" w:rsidRDefault="00CE060C">
      <w:pPr>
        <w:spacing w:before="40" w:after="110" w:line="278" w:lineRule="auto"/>
        <w:ind w:left="360"/>
      </w:pPr>
      <w:ins w:id="229" w:author="Puneet Kumar" w:date="2026-09-04T20:12:00Z" w16du:dateUtc="2026-09-04T19:12:00Z">
        <w:r>
          <w:rPr>
            <w:b/>
            <w:bCs/>
            <w:color w:val="1F3864"/>
          </w:rPr>
          <w:t>Common pitfall.</w:t>
        </w:r>
      </w:ins>
      <w:del w:id="230" w:author="Puneet Kumar" w:date="2026-09-04T20:12:00Z" w16du:dateUtc="2026-09-04T19:12:00Z">
        <w:r w:rsidR="007B5EA1" w:rsidDel="00CE060C">
          <w:rPr>
            <w:b/>
            <w:bCs/>
            <w:color w:val="1F3864"/>
          </w:rPr>
          <w:delText>Anti-pattern</w:delText>
        </w:r>
      </w:del>
      <w:r w:rsidR="007B5EA1">
        <w:rPr>
          <w:b/>
          <w:bCs/>
          <w:color w:val="1F3864"/>
        </w:rPr>
        <w:t xml:space="preserve">. </w:t>
      </w:r>
      <w:r w:rsidR="007B5EA1">
        <w:t>Service Bus for firehose volumes</w:t>
      </w:r>
      <w:r w:rsidR="00436CB0">
        <w:t>,</w:t>
      </w:r>
      <w:r w:rsidR="007B5EA1">
        <w:t xml:space="preserve"> Event Hubs for transactional commands; synchronous consumers on a stream.</w:t>
      </w:r>
    </w:p>
    <w:p w14:paraId="38477061" w14:textId="77777777" w:rsidR="0095094A" w:rsidRDefault="007B5EA1">
      <w:pPr>
        <w:spacing w:before="40" w:after="110" w:line="278" w:lineRule="auto"/>
        <w:ind w:left="360"/>
      </w:pPr>
      <w:r>
        <w:rPr>
          <w:b/>
          <w:bCs/>
          <w:color w:val="1F3864"/>
        </w:rPr>
        <w:t xml:space="preserve">In practice. </w:t>
      </w:r>
      <w:r>
        <w:t>A high-frequency exposure feed is ingested, processed near-real-time and offloaded to Snowflake.</w:t>
      </w:r>
    </w:p>
    <w:p w14:paraId="27AF02F8" w14:textId="77777777" w:rsidR="0095094A" w:rsidRDefault="0095094A">
      <w:pPr>
        <w:spacing w:after="150"/>
      </w:pPr>
    </w:p>
    <w:p w14:paraId="0011B3BF" w14:textId="31653012" w:rsidR="0095094A" w:rsidRDefault="000514FA">
      <w:pPr>
        <w:pStyle w:val="Heading2"/>
      </w:pPr>
      <w:bookmarkStart w:id="231" w:name="_Toc239334669"/>
      <w:r>
        <w:t>8.6 Orchestration Patterns</w:t>
      </w:r>
      <w:bookmarkEnd w:id="231"/>
    </w:p>
    <w:p w14:paraId="42295D16" w14:textId="5C7857DA" w:rsidR="0095094A" w:rsidRDefault="000514FA">
      <w:pPr>
        <w:pStyle w:val="Heading3"/>
      </w:pPr>
      <w:bookmarkStart w:id="232" w:name="_Toc239334670"/>
      <w:r>
        <w:t>8.6.1  Stateful process orchestration  (SFINT16)</w:t>
      </w:r>
      <w:bookmarkEnd w:id="232"/>
    </w:p>
    <w:p w14:paraId="47E4DF66" w14:textId="77777777" w:rsidR="0095094A" w:rsidRDefault="007B5EA1">
      <w:pPr>
        <w:spacing w:before="10" w:after="90"/>
      </w:pPr>
      <w:r>
        <w:rPr>
          <w:i/>
          <w:iCs/>
          <w:color w:val="5A6470"/>
        </w:rPr>
        <w:lastRenderedPageBreak/>
        <w:t>Coordinate a multi-step, multi-system business process with state, retries and visibility.</w:t>
      </w:r>
    </w:p>
    <w:p w14:paraId="325B1B54" w14:textId="77777777" w:rsidR="0095094A" w:rsidRDefault="007B5EA1">
      <w:pPr>
        <w:spacing w:before="90" w:after="130"/>
        <w:jc w:val="center"/>
      </w:pPr>
      <w:r>
        <w:rPr>
          <w:noProof/>
        </w:rPr>
        <w:drawing>
          <wp:inline distT="0" distB="0" distL="0" distR="0" wp14:anchorId="3A7F6F22" wp14:editId="45D739BA">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C344619" w14:textId="77777777" w:rsidR="0095094A" w:rsidRDefault="007B5EA1">
      <w:pPr>
        <w:spacing w:before="40" w:after="110" w:line="278" w:lineRule="auto"/>
        <w:ind w:left="360"/>
      </w:pPr>
      <w:r>
        <w:rPr>
          <w:b/>
          <w:bCs/>
          <w:color w:val="1F3864"/>
        </w:rPr>
        <w:t xml:space="preserve">Problem. </w:t>
      </w:r>
      <w:r>
        <w:t>New-business onboarding spans validation, pricing, document generation, notification and system updates. No single system owns the process, and stitching it together point-to-point makes it invisible and brittle.</w:t>
      </w:r>
    </w:p>
    <w:p w14:paraId="2C720C18" w14:textId="77777777" w:rsidR="0095094A" w:rsidRDefault="007B5EA1">
      <w:pPr>
        <w:spacing w:before="40" w:after="110" w:line="278" w:lineRule="auto"/>
        <w:ind w:left="360"/>
      </w:pPr>
      <w:r>
        <w:rPr>
          <w:b/>
          <w:bCs/>
          <w:color w:val="1F3864"/>
        </w:rPr>
        <w:t xml:space="preserve">Solution. </w:t>
      </w:r>
      <w: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2E46B47C" w14:textId="77777777" w:rsidR="0095094A" w:rsidRDefault="007B5EA1">
      <w:pPr>
        <w:spacing w:after="120"/>
        <w:jc w:val="center"/>
      </w:pPr>
      <w:r>
        <w:rPr>
          <w:i/>
          <w:iCs/>
          <w:color w:val="5A6470"/>
          <w:sz w:val="17"/>
          <w:szCs w:val="17"/>
        </w:rPr>
        <w:t>Azure components</w:t>
      </w:r>
    </w:p>
    <w:p w14:paraId="6986C2A0" w14:textId="77777777" w:rsidR="0095094A" w:rsidRDefault="007B5EA1">
      <w:pPr>
        <w:spacing w:before="90" w:after="130"/>
        <w:jc w:val="center"/>
      </w:pPr>
      <w:r>
        <w:rPr>
          <w:noProof/>
        </w:rPr>
        <w:drawing>
          <wp:inline distT="0" distB="0" distL="0" distR="0" wp14:anchorId="6CCE7CA5" wp14:editId="4890AB3F">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1E55C33" w14:textId="77777777" w:rsidR="0095094A" w:rsidRDefault="007B5EA1">
      <w:pPr>
        <w:spacing w:before="40" w:after="110" w:line="278" w:lineRule="auto"/>
        <w:ind w:left="360"/>
      </w:pPr>
      <w:r>
        <w:rPr>
          <w:b/>
          <w:bCs/>
          <w:color w:val="1F3864"/>
        </w:rPr>
        <w:t xml:space="preserve">Use it when. </w:t>
      </w:r>
      <w:r>
        <w:t>a business process crosses several systems and steps and needs state, retries and auditability over minutes, hours or days.</w:t>
      </w:r>
    </w:p>
    <w:p w14:paraId="070EF5D6" w14:textId="77777777" w:rsidR="0095094A" w:rsidRDefault="007B5EA1">
      <w:pPr>
        <w:spacing w:before="40" w:after="110" w:line="278" w:lineRule="auto"/>
        <w:ind w:left="360"/>
      </w:pPr>
      <w:r>
        <w:rPr>
          <w:b/>
          <w:bCs/>
          <w:color w:val="1F3864"/>
        </w:rPr>
        <w:t xml:space="preserve">Avoid it when. </w:t>
      </w:r>
      <w:r>
        <w:t>a single synchronous call suffices, or it is really just message buffering.</w:t>
      </w:r>
    </w:p>
    <w:p w14:paraId="63F9B608" w14:textId="0929914E" w:rsidR="0095094A" w:rsidRDefault="007B5EA1">
      <w:pPr>
        <w:spacing w:before="40" w:after="110" w:line="278" w:lineRule="auto"/>
        <w:ind w:left="360"/>
      </w:pPr>
      <w:r>
        <w:rPr>
          <w:b/>
          <w:bCs/>
          <w:color w:val="1F3864"/>
        </w:rPr>
        <w:t xml:space="preserve">Risks and considerations. </w:t>
      </w:r>
      <w:r>
        <w:t>Without discipline the workflow accretes business logic and becomes a monolith, keep logic in Functions and the workflow readable. Standard run history is region-bound, so DR is active-passive and in-flight runs do not migrate</w:t>
      </w:r>
      <w:r w:rsidR="00436CB0">
        <w:t>,</w:t>
      </w:r>
      <w:r>
        <w:t xml:space="preserve"> design steps to be idempotent and restartable. Connectors have throttling limits, long-running state has a cost, and you need a versioning strategy for changing a workflow while runs are in flight.</w:t>
      </w:r>
    </w:p>
    <w:p w14:paraId="7DC93FF2" w14:textId="77777777" w:rsidR="0095094A" w:rsidRDefault="007B5EA1">
      <w:pPr>
        <w:spacing w:before="40" w:after="110" w:line="278" w:lineRule="auto"/>
        <w:ind w:left="360"/>
      </w:pPr>
      <w:r>
        <w:rPr>
          <w:b/>
          <w:bCs/>
          <w:color w:val="1F3864"/>
        </w:rPr>
        <w:t xml:space="preserve">Security boundary. </w:t>
      </w:r>
      <w:r>
        <w:t>Landing zone: 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CA72E76" w14:textId="65C2BC90" w:rsidR="0095094A" w:rsidRDefault="00CE060C">
      <w:pPr>
        <w:spacing w:before="40" w:after="110" w:line="278" w:lineRule="auto"/>
        <w:ind w:left="360"/>
      </w:pPr>
      <w:ins w:id="233" w:author="Puneet Kumar" w:date="2026-09-04T20:12:00Z" w16du:dateUtc="2026-09-04T19:12:00Z">
        <w:r>
          <w:rPr>
            <w:b/>
            <w:bCs/>
            <w:color w:val="1F3864"/>
          </w:rPr>
          <w:t>Common pitfall.</w:t>
        </w:r>
      </w:ins>
      <w:del w:id="234" w:author="Puneet Kumar" w:date="2026-09-04T20:12:00Z" w16du:dateUtc="2026-09-04T19:12:00Z">
        <w:r w:rsidR="007B5EA1" w:rsidDel="00CE060C">
          <w:rPr>
            <w:b/>
            <w:bCs/>
            <w:color w:val="1F3864"/>
          </w:rPr>
          <w:delText>Anti-pattern</w:delText>
        </w:r>
      </w:del>
      <w:r w:rsidR="007B5EA1">
        <w:rPr>
          <w:b/>
          <w:bCs/>
          <w:color w:val="1F3864"/>
        </w:rPr>
        <w:t xml:space="preserve">. </w:t>
      </w:r>
      <w:r w:rsidR="007B5EA1">
        <w:t>Business, compute or transformation logic inside the workflow; orchestration smeared across many uncoordinated workflows; microservices-style choreography with no owning process.</w:t>
      </w:r>
    </w:p>
    <w:p w14:paraId="24AE2EF9" w14:textId="77777777" w:rsidR="0095094A" w:rsidRDefault="007B5EA1">
      <w:pPr>
        <w:spacing w:before="40" w:after="110" w:line="278" w:lineRule="auto"/>
        <w:ind w:left="360"/>
      </w:pPr>
      <w:r>
        <w:rPr>
          <w:b/>
          <w:bCs/>
          <w:color w:val="1F3864"/>
        </w:rPr>
        <w:t xml:space="preserve">In practice. </w:t>
      </w:r>
      <w:r>
        <w:t>New-business onboarding is coordinated end-to-end by one Logic App calling Functions and systems in turn.</w:t>
      </w:r>
    </w:p>
    <w:p w14:paraId="494CD295" w14:textId="77777777" w:rsidR="0095094A" w:rsidRDefault="0095094A">
      <w:pPr>
        <w:spacing w:after="150"/>
      </w:pPr>
    </w:p>
    <w:p w14:paraId="23378CF3" w14:textId="681EA6BB" w:rsidR="0095094A" w:rsidRDefault="000514FA">
      <w:pPr>
        <w:pStyle w:val="Heading3"/>
      </w:pPr>
      <w:bookmarkStart w:id="235" w:name="_Toc239334671"/>
      <w:r>
        <w:t>8.6.2  Process with compensation  (SFINT17)</w:t>
      </w:r>
      <w:bookmarkEnd w:id="235"/>
    </w:p>
    <w:p w14:paraId="2527128E" w14:textId="77777777" w:rsidR="0095094A" w:rsidRDefault="007B5EA1">
      <w:pPr>
        <w:spacing w:before="10" w:after="90"/>
      </w:pPr>
      <w:r>
        <w:rPr>
          <w:i/>
          <w:iCs/>
          <w:color w:val="5A6470"/>
        </w:rPr>
        <w:t>When a later step fails, undo the earlier ones, orchestrated centrally, not choreographed.</w:t>
      </w:r>
    </w:p>
    <w:p w14:paraId="66FFA7FA" w14:textId="77777777" w:rsidR="0095094A" w:rsidRDefault="007B5EA1">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8DC0C37" w14:textId="77777777" w:rsidR="0095094A" w:rsidRDefault="007B5EA1">
      <w:pPr>
        <w:spacing w:before="40" w:after="110" w:line="278" w:lineRule="auto"/>
        <w:ind w:left="360"/>
      </w:pPr>
      <w:r>
        <w:rPr>
          <w:b/>
          <w:bCs/>
          <w:color w:val="1F3864"/>
        </w:rPr>
        <w:t xml:space="preserve">Problem. </w:t>
      </w:r>
      <w:r>
        <w:t>A policy is bound in one system and then the finance posting fails. There is no distributed transaction across these systems, but the bind must not be left dangling.</w:t>
      </w:r>
    </w:p>
    <w:p w14:paraId="2CCD977D" w14:textId="77777777" w:rsidR="0095094A" w:rsidRDefault="007B5EA1">
      <w:pPr>
        <w:spacing w:before="40" w:after="110" w:line="278" w:lineRule="auto"/>
        <w:ind w:left="360"/>
      </w:pPr>
      <w:r>
        <w:rPr>
          <w:b/>
          <w:bCs/>
          <w:color w:val="1F3864"/>
        </w:rPr>
        <w:t xml:space="preserve">Solution. </w:t>
      </w:r>
      <w:r>
        <w:t>The orchestrator drives compensating actions on failure, here, voiding the bind. Because Chaucer's model is SOA, the process is centrally owned and its compensation logic lives with it, not scattered across services reacting to each other.</w:t>
      </w:r>
    </w:p>
    <w:p w14:paraId="6639537A" w14:textId="77777777" w:rsidR="0095094A" w:rsidRDefault="007B5EA1">
      <w:pPr>
        <w:spacing w:after="120"/>
        <w:jc w:val="center"/>
      </w:pPr>
      <w:r>
        <w:rPr>
          <w:i/>
          <w:iCs/>
          <w:color w:val="5A6470"/>
          <w:sz w:val="17"/>
          <w:szCs w:val="17"/>
        </w:rPr>
        <w:t>Azure components</w:t>
      </w:r>
    </w:p>
    <w:p w14:paraId="40444A95" w14:textId="77777777" w:rsidR="0095094A" w:rsidRDefault="007B5EA1">
      <w:pPr>
        <w:spacing w:before="90" w:after="130"/>
        <w:jc w:val="center"/>
      </w:pPr>
      <w:r>
        <w:rPr>
          <w:noProof/>
        </w:rPr>
        <w:drawing>
          <wp:inline distT="0" distB="0" distL="0" distR="0" wp14:anchorId="484889AE" wp14:editId="21D6B02E">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6EE191D" w14:textId="77777777" w:rsidR="0095094A" w:rsidRDefault="007B5EA1">
      <w:pPr>
        <w:spacing w:before="40" w:after="110" w:line="278" w:lineRule="auto"/>
        <w:ind w:left="360"/>
      </w:pPr>
      <w:r>
        <w:rPr>
          <w:b/>
          <w:bCs/>
          <w:color w:val="1F3864"/>
        </w:rPr>
        <w:t xml:space="preserve">Use it when. </w:t>
      </w:r>
      <w:r>
        <w:t>you need cross-system consistency without distributed transactions and a single process can own the compensation.</w:t>
      </w:r>
    </w:p>
    <w:p w14:paraId="47461EFD" w14:textId="77777777" w:rsidR="0095094A" w:rsidRDefault="007B5EA1">
      <w:pPr>
        <w:spacing w:before="40" w:after="110" w:line="278" w:lineRule="auto"/>
        <w:ind w:left="360"/>
      </w:pPr>
      <w:r>
        <w:rPr>
          <w:b/>
          <w:bCs/>
          <w:color w:val="1F3864"/>
        </w:rPr>
        <w:t xml:space="preserve">Avoid it when. </w:t>
      </w:r>
      <w:r>
        <w:t>an ACID transaction within one system suffices, or someone proposes a microservices-style distributed saga (out of scope here).</w:t>
      </w:r>
    </w:p>
    <w:p w14:paraId="681FA540" w14:textId="77777777" w:rsidR="0095094A" w:rsidRDefault="007B5EA1">
      <w:pPr>
        <w:spacing w:before="40" w:after="110" w:line="278" w:lineRule="auto"/>
        <w:ind w:left="360"/>
      </w:pPr>
      <w:r>
        <w:rPr>
          <w:b/>
          <w:bCs/>
          <w:color w:val="1F3864"/>
        </w:rPr>
        <w:t xml:space="preserve">Risks and considerations. </w:t>
      </w:r>
      <w:r>
        <w:t>Compensation is best-effort, not atomic, a compensation can itself fail, so make compensations idempotent and retryable, and use the run history as the saga log. Watch ordering and the possibility of duplicate compensation.</w:t>
      </w:r>
    </w:p>
    <w:p w14:paraId="2113842F" w14:textId="77777777" w:rsidR="0095094A" w:rsidRDefault="007B5EA1">
      <w:pPr>
        <w:spacing w:before="40" w:after="110" w:line="278" w:lineRule="auto"/>
        <w:ind w:left="360"/>
      </w:pPr>
      <w:r>
        <w:rPr>
          <w:b/>
          <w:bCs/>
          <w:color w:val="1F3864"/>
        </w:rPr>
        <w:t xml:space="preserve">Security boundary. </w:t>
      </w:r>
      <w:r>
        <w:t>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7E773404" w:rsidR="0095094A" w:rsidRDefault="00CE060C">
      <w:pPr>
        <w:spacing w:before="40" w:after="110" w:line="278" w:lineRule="auto"/>
        <w:ind w:left="360"/>
      </w:pPr>
      <w:ins w:id="236" w:author="Puneet Kumar" w:date="2026-09-04T20:12:00Z" w16du:dateUtc="2026-09-04T19:12:00Z">
        <w:r>
          <w:rPr>
            <w:b/>
            <w:bCs/>
            <w:color w:val="1F3864"/>
          </w:rPr>
          <w:t>Common pitfall.</w:t>
        </w:r>
      </w:ins>
      <w:del w:id="237" w:author="Puneet Kumar" w:date="2026-09-04T20:12:00Z" w16du:dateUtc="2026-09-04T19:12:00Z">
        <w:r w:rsidR="007B5EA1" w:rsidDel="00CE060C">
          <w:rPr>
            <w:b/>
            <w:bCs/>
            <w:color w:val="1F3864"/>
          </w:rPr>
          <w:delText>Anti-pattern</w:delText>
        </w:r>
      </w:del>
      <w:r w:rsidR="007B5EA1">
        <w:rPr>
          <w:b/>
          <w:bCs/>
          <w:color w:val="1F3864"/>
        </w:rPr>
        <w:t xml:space="preserve">. </w:t>
      </w:r>
      <w:r w:rsidR="007B5EA1">
        <w:t>Choreographed sagas with no central owner; relying on two-phase or distributed transactions.</w:t>
      </w:r>
    </w:p>
    <w:p w14:paraId="3EC6C02F" w14:textId="77777777" w:rsidR="0095094A" w:rsidRDefault="007B5EA1">
      <w:pPr>
        <w:spacing w:before="40" w:after="110" w:line="278" w:lineRule="auto"/>
        <w:ind w:left="360"/>
      </w:pPr>
      <w:r>
        <w:rPr>
          <w:b/>
          <w:bCs/>
          <w:color w:val="1F3864"/>
        </w:rPr>
        <w:t xml:space="preserve">In practice. </w:t>
      </w:r>
      <w:r>
        <w:t>If the bind succeeds but the finance posting fails, the orchestration compensates by voiding the bind.</w:t>
      </w:r>
    </w:p>
    <w:p w14:paraId="69C7AA4E" w14:textId="77777777" w:rsidR="0095094A" w:rsidRDefault="0095094A">
      <w:pPr>
        <w:spacing w:after="150"/>
      </w:pPr>
    </w:p>
    <w:p w14:paraId="2BDD6D5F" w14:textId="140FB725" w:rsidR="0095094A" w:rsidRDefault="000514FA">
      <w:pPr>
        <w:pStyle w:val="Heading3"/>
      </w:pPr>
      <w:bookmarkStart w:id="238" w:name="_Toc239334672"/>
      <w:r>
        <w:t>8.6.3  Human-in-the-loop / approval  (SFINT18)</w:t>
      </w:r>
      <w:bookmarkEnd w:id="238"/>
    </w:p>
    <w:p w14:paraId="68B992BA" w14:textId="77777777" w:rsidR="0095094A" w:rsidRDefault="007B5EA1">
      <w:pPr>
        <w:spacing w:before="10" w:after="90"/>
      </w:pPr>
      <w:r>
        <w:rPr>
          <w:i/>
          <w:iCs/>
          <w:color w:val="5A6470"/>
        </w:rPr>
        <w:t>Insert a human decision into an automated process, with audit and escalation.</w:t>
      </w:r>
    </w:p>
    <w:p w14:paraId="323ED2C5" w14:textId="77777777" w:rsidR="0095094A" w:rsidRDefault="007B5EA1">
      <w:pPr>
        <w:spacing w:before="90" w:after="130"/>
        <w:jc w:val="center"/>
      </w:pPr>
      <w:r>
        <w:rPr>
          <w:noProof/>
        </w:rPr>
        <w:lastRenderedPageBreak/>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F28AA4E" w14:textId="77777777" w:rsidR="0095094A" w:rsidRDefault="007B5EA1">
      <w:pPr>
        <w:spacing w:before="40" w:after="110" w:line="278" w:lineRule="auto"/>
        <w:ind w:left="360"/>
      </w:pPr>
      <w:r>
        <w:rPr>
          <w:b/>
          <w:bCs/>
          <w:color w:val="1F3864"/>
        </w:rPr>
        <w:t xml:space="preserve">Problem. </w:t>
      </w:r>
      <w:r>
        <w:t>A referral needs underwriter sign-off before the process continues, and the decision must be captured.</w:t>
      </w:r>
    </w:p>
    <w:p w14:paraId="461A4AE7" w14:textId="77777777" w:rsidR="0095094A" w:rsidRDefault="007B5EA1">
      <w:pPr>
        <w:spacing w:before="40" w:after="110" w:line="278" w:lineRule="auto"/>
        <w:ind w:left="360"/>
      </w:pPr>
      <w:r>
        <w:rPr>
          <w:b/>
          <w:bCs/>
          <w:color w:val="1F3864"/>
        </w:rPr>
        <w:t xml:space="preserve">Solution. </w:t>
      </w:r>
      <w:r>
        <w:t>The Logic App pauses for an approval over Teams or email, captures the decision with the approver's identity, and resumes. Timeouts and escalation keep the process from stalling.</w:t>
      </w:r>
    </w:p>
    <w:p w14:paraId="79B84E37" w14:textId="77777777" w:rsidR="0095094A" w:rsidRDefault="007B5EA1">
      <w:pPr>
        <w:spacing w:after="120"/>
        <w:jc w:val="center"/>
      </w:pPr>
      <w:r>
        <w:rPr>
          <w:i/>
          <w:iCs/>
          <w:color w:val="5A6470"/>
          <w:sz w:val="17"/>
          <w:szCs w:val="17"/>
        </w:rPr>
        <w:t>Azure components</w:t>
      </w:r>
    </w:p>
    <w:p w14:paraId="2E9D8D11" w14:textId="77777777" w:rsidR="0095094A" w:rsidRDefault="007B5EA1">
      <w:pPr>
        <w:spacing w:before="90" w:after="130"/>
        <w:jc w:val="center"/>
      </w:pPr>
      <w:r>
        <w:rPr>
          <w:noProof/>
        </w:rPr>
        <w:drawing>
          <wp:inline distT="0" distB="0" distL="0" distR="0" wp14:anchorId="44BC08C9" wp14:editId="7CA9DE15">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D398D08" w14:textId="77777777" w:rsidR="0095094A" w:rsidRDefault="007B5EA1">
      <w:pPr>
        <w:spacing w:before="40" w:after="110" w:line="278" w:lineRule="auto"/>
        <w:ind w:left="360"/>
      </w:pPr>
      <w:r>
        <w:rPr>
          <w:b/>
          <w:bCs/>
          <w:color w:val="1F3864"/>
        </w:rPr>
        <w:t xml:space="preserve">Use it when. </w:t>
      </w:r>
      <w:r>
        <w:t>a process needs human sign-off and an audit trail.</w:t>
      </w:r>
    </w:p>
    <w:p w14:paraId="53E44D2A" w14:textId="77777777" w:rsidR="0095094A" w:rsidRDefault="007B5EA1">
      <w:pPr>
        <w:spacing w:before="40" w:after="110" w:line="278" w:lineRule="auto"/>
        <w:ind w:left="360"/>
      </w:pPr>
      <w:r>
        <w:rPr>
          <w:b/>
          <w:bCs/>
          <w:color w:val="1F3864"/>
        </w:rPr>
        <w:t xml:space="preserve">Avoid it when. </w:t>
      </w:r>
      <w:r>
        <w:t>the decision can be made by rules, keep it straight-through.</w:t>
      </w:r>
    </w:p>
    <w:p w14:paraId="78711567" w14:textId="77777777" w:rsidR="0095094A" w:rsidRDefault="007B5EA1">
      <w:pPr>
        <w:spacing w:before="40" w:after="110" w:line="278" w:lineRule="auto"/>
        <w:ind w:left="360"/>
      </w:pPr>
      <w:r>
        <w:rPr>
          <w:b/>
          <w:bCs/>
          <w:color w:val="1F3864"/>
        </w:rPr>
        <w:t xml:space="preserve">Risks and considerations. </w:t>
      </w:r>
      <w:r>
        <w:t>Un-answered approvals stall processes, so always set timeouts, reminders and an escalation path. Authenticate approvers through Entra and record the decision for audit.</w:t>
      </w:r>
    </w:p>
    <w:p w14:paraId="254F05C2" w14:textId="4B1AF852" w:rsidR="0095094A" w:rsidRDefault="007B5EA1">
      <w:pPr>
        <w:spacing w:before="40" w:after="110" w:line="278" w:lineRule="auto"/>
        <w:ind w:left="360"/>
      </w:pPr>
      <w:r>
        <w:rPr>
          <w:b/>
          <w:bCs/>
          <w:color w:val="1F3864"/>
        </w:rPr>
        <w:t xml:space="preserve">Security boundary. </w:t>
      </w:r>
      <w:r>
        <w:t>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1F5B2693" w:rsidR="0095094A" w:rsidRDefault="00CE060C">
      <w:pPr>
        <w:spacing w:before="40" w:after="110" w:line="278" w:lineRule="auto"/>
        <w:ind w:left="360"/>
      </w:pPr>
      <w:ins w:id="239" w:author="Puneet Kumar" w:date="2026-09-04T20:12:00Z" w16du:dateUtc="2026-09-04T19:12:00Z">
        <w:r>
          <w:rPr>
            <w:b/>
            <w:bCs/>
            <w:color w:val="1F3864"/>
          </w:rPr>
          <w:t>Common pitfall.</w:t>
        </w:r>
      </w:ins>
      <w:del w:id="240" w:author="Puneet Kumar" w:date="2026-09-04T20:12:00Z" w16du:dateUtc="2026-09-04T19:12:00Z">
        <w:r w:rsidR="007B5EA1" w:rsidDel="00CE060C">
          <w:rPr>
            <w:b/>
            <w:bCs/>
            <w:color w:val="1F3864"/>
          </w:rPr>
          <w:delText>Anti-pattern</w:delText>
        </w:r>
      </w:del>
      <w:r w:rsidR="007B5EA1">
        <w:rPr>
          <w:b/>
          <w:bCs/>
          <w:color w:val="1F3864"/>
        </w:rPr>
        <w:t xml:space="preserve">. </w:t>
      </w:r>
      <w:r w:rsidR="007B5EA1">
        <w:t>Approvals handled over untracked email outside the platform</w:t>
      </w:r>
      <w:r w:rsidR="00D14D6D">
        <w:t xml:space="preserve">, </w:t>
      </w:r>
      <w:r w:rsidR="007B5EA1">
        <w:t>no timeout or escalation.</w:t>
      </w:r>
    </w:p>
    <w:p w14:paraId="0BF2C250" w14:textId="77777777" w:rsidR="0095094A" w:rsidRDefault="007B5EA1">
      <w:pPr>
        <w:spacing w:before="40" w:after="110" w:line="278" w:lineRule="auto"/>
        <w:ind w:left="360"/>
      </w:pPr>
      <w:r>
        <w:rPr>
          <w:b/>
          <w:bCs/>
          <w:color w:val="1F3864"/>
        </w:rPr>
        <w:t xml:space="preserve">In practice. </w:t>
      </w:r>
      <w:r>
        <w:t>A referral waits for underwriter sign-off before the workflow proceeds to bind.</w:t>
      </w:r>
    </w:p>
    <w:p w14:paraId="7B152D15" w14:textId="77777777" w:rsidR="0095094A" w:rsidRDefault="0095094A">
      <w:pPr>
        <w:spacing w:after="150"/>
      </w:pPr>
    </w:p>
    <w:p w14:paraId="766F7D68" w14:textId="343D3FB3" w:rsidR="0095094A" w:rsidRDefault="000514FA">
      <w:pPr>
        <w:pStyle w:val="Heading2"/>
      </w:pPr>
      <w:bookmarkStart w:id="241" w:name="_Toc239334673"/>
      <w:r>
        <w:t>8.7 File Patterns</w:t>
      </w:r>
      <w:bookmarkEnd w:id="241"/>
    </w:p>
    <w:p w14:paraId="2E2AE582" w14:textId="77AC7FD7" w:rsidR="0095094A" w:rsidRDefault="000514FA">
      <w:pPr>
        <w:pStyle w:val="Heading3"/>
      </w:pPr>
      <w:bookmarkStart w:id="242" w:name="_Toc239334674"/>
      <w:r>
        <w:t>8.7.1  Event-driven file ingestion  (SFINT19)</w:t>
      </w:r>
      <w:bookmarkEnd w:id="242"/>
    </w:p>
    <w:p w14:paraId="3EB38744" w14:textId="77777777" w:rsidR="0095094A" w:rsidRDefault="007B5EA1">
      <w:pPr>
        <w:spacing w:before="10" w:after="90"/>
      </w:pPr>
      <w:r>
        <w:rPr>
          <w:i/>
          <w:iCs/>
          <w:color w:val="5A6470"/>
        </w:rPr>
        <w:t>A partner or system drops a file; pick it up on arrival, validate and parse it, and turn its contents into messages the platform can process.</w:t>
      </w:r>
    </w:p>
    <w:p w14:paraId="085909C8" w14:textId="77777777" w:rsidR="0095094A" w:rsidRDefault="007B5EA1">
      <w:pPr>
        <w:spacing w:before="90" w:after="130"/>
        <w:jc w:val="center"/>
      </w:pPr>
      <w:r>
        <w:rPr>
          <w:noProof/>
        </w:rPr>
        <w:drawing>
          <wp:inline distT="0" distB="0" distL="0" distR="0" wp14:anchorId="1BB9CE62" wp14:editId="422F37BB">
            <wp:extent cx="5191125" cy="676275"/>
            <wp:effectExtent l="19050" t="19050" r="19050" b="19050"/>
            <wp:docPr id="945274477" name="Picture 94527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91125" cy="676275"/>
                    </a:xfrm>
                    <a:prstGeom prst="rect">
                      <a:avLst/>
                    </a:prstGeom>
                    <a:noFill/>
                    <a:ln w="9525">
                      <a:solidFill>
                        <a:srgbClr val="AEB8C6"/>
                      </a:solidFill>
                    </a:ln>
                  </pic:spPr>
                </pic:pic>
              </a:graphicData>
            </a:graphic>
          </wp:inline>
        </w:drawing>
      </w:r>
    </w:p>
    <w:p w14:paraId="5AD8FB79" w14:textId="77777777" w:rsidR="0095094A" w:rsidRDefault="007B5EA1">
      <w:pPr>
        <w:spacing w:before="40" w:after="110" w:line="278" w:lineRule="auto"/>
        <w:ind w:left="360"/>
      </w:pPr>
      <w:r>
        <w:rPr>
          <w:b/>
          <w:bCs/>
          <w:color w:val="1F3864"/>
        </w:rPr>
        <w:t xml:space="preserve">Problem. </w:t>
      </w:r>
      <w: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5134252D" w14:textId="77777777" w:rsidR="0095094A" w:rsidRDefault="007B5EA1">
      <w:pPr>
        <w:spacing w:before="40" w:after="110" w:line="278" w:lineRule="auto"/>
        <w:ind w:left="360"/>
      </w:pPr>
      <w:r>
        <w:rPr>
          <w:b/>
          <w:bCs/>
          <w:color w:val="1F3864"/>
        </w:rPr>
        <w:lastRenderedPageBreak/>
        <w:t xml:space="preserve">Solution. </w:t>
      </w:r>
      <w:r>
        <w:t>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58830F7B" w14:textId="77777777" w:rsidR="0095094A" w:rsidRDefault="007B5EA1">
      <w:pPr>
        <w:spacing w:after="120"/>
        <w:jc w:val="center"/>
      </w:pPr>
      <w:r>
        <w:rPr>
          <w:i/>
          <w:iCs/>
          <w:color w:val="5A6470"/>
          <w:sz w:val="17"/>
          <w:szCs w:val="17"/>
        </w:rPr>
        <w:t>Azure components</w:t>
      </w:r>
    </w:p>
    <w:p w14:paraId="36F5BD3F" w14:textId="77777777" w:rsidR="0095094A" w:rsidRDefault="007B5EA1">
      <w:pPr>
        <w:spacing w:before="90" w:after="130"/>
        <w:jc w:val="center"/>
      </w:pPr>
      <w:r>
        <w:rPr>
          <w:noProof/>
        </w:rPr>
        <w:drawing>
          <wp:inline distT="0" distB="0" distL="0" distR="0" wp14:anchorId="2879C844" wp14:editId="6304AF8B">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0C69F261" w14:textId="77777777" w:rsidR="0095094A" w:rsidRDefault="007B5EA1">
      <w:pPr>
        <w:spacing w:before="40" w:after="110" w:line="278" w:lineRule="auto"/>
        <w:ind w:left="360"/>
      </w:pPr>
      <w:r>
        <w:rPr>
          <w:b/>
          <w:bCs/>
          <w:color w:val="1F3864"/>
        </w:rPr>
        <w:t xml:space="preserve">Use it when. </w:t>
      </w:r>
      <w:r>
        <w:t>a source can only deliver operational data as files (partner SFTP, legacy extract, scheduled drop) and the contents are records to process.</w:t>
      </w:r>
    </w:p>
    <w:p w14:paraId="57843A92" w14:textId="35D32B14" w:rsidR="0095094A" w:rsidRDefault="007B5EA1">
      <w:pPr>
        <w:spacing w:before="40" w:after="110" w:line="278" w:lineRule="auto"/>
        <w:ind w:left="360"/>
      </w:pPr>
      <w:r>
        <w:rPr>
          <w:b/>
          <w:bCs/>
          <w:color w:val="1F3864"/>
        </w:rPr>
        <w:t xml:space="preserve">Avoid it when. </w:t>
      </w:r>
      <w:r>
        <w:t>the systems can expose an API or emit events directly, prefer that</w:t>
      </w:r>
      <w:r w:rsidR="00D14D6D">
        <w:t xml:space="preserve"> </w:t>
      </w:r>
      <w:r>
        <w:t>or the file is a large bulk/analytical dataset, which is a data-platform concern (SFINT23).</w:t>
      </w:r>
    </w:p>
    <w:p w14:paraId="06C7C9E3" w14:textId="77777777" w:rsidR="0095094A" w:rsidRDefault="007B5EA1">
      <w:pPr>
        <w:spacing w:before="40" w:after="110" w:line="278" w:lineRule="auto"/>
        <w:ind w:left="360"/>
      </w:pPr>
      <w:r>
        <w:rPr>
          <w:b/>
          <w:bCs/>
          <w:color w:val="1F3864"/>
        </w:rPr>
        <w:t xml:space="preserve">Risks and considerations. </w:t>
      </w:r>
      <w:r>
        <w:t>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pass the reference, don't shuttle the bytes. Secure the transport: SFTP over a Private Endpoint with no anonymous access, a managed identity to Blob, encryption in transit and at rest, and PII handling for the contents.</w:t>
      </w:r>
    </w:p>
    <w:p w14:paraId="3998AA95" w14:textId="3F8F743D" w:rsidR="0095094A" w:rsidRDefault="007B5EA1">
      <w:pPr>
        <w:spacing w:before="40" w:after="110" w:line="278" w:lineRule="auto"/>
        <w:ind w:left="360"/>
      </w:pPr>
      <w:r>
        <w:rPr>
          <w:b/>
          <w:bCs/>
          <w:color w:val="1F3864"/>
        </w:rPr>
        <w:t xml:space="preserve">Security boundary. </w:t>
      </w:r>
      <w:r>
        <w:t>Landing zone: the Blob landing (firewalled, public access disabled), Event Grid, the Logic App/Function and Service Bus all sit in spokes; a partner SFTP drop is the external boundary. Within Azure: Blob over a Private Endpoint with managed-identity RBAC (no account keys, no public SAS)</w:t>
      </w:r>
      <w:r w:rsidR="00D14D6D">
        <w:t>,</w:t>
      </w:r>
      <w:r>
        <w:t xml:space="preserve"> Event Grid and the Function private</w:t>
      </w:r>
      <w:r w:rsidR="00D14D6D">
        <w:t>,</w:t>
      </w:r>
      <w:r>
        <w:t xml:space="preserv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14:paraId="30D4FAE9" w14:textId="2F8DD1F6" w:rsidR="0095094A" w:rsidRDefault="00CE060C">
      <w:pPr>
        <w:spacing w:before="40" w:after="110" w:line="278" w:lineRule="auto"/>
        <w:ind w:left="360"/>
      </w:pPr>
      <w:ins w:id="243" w:author="Puneet Kumar" w:date="2026-09-04T20:12:00Z" w16du:dateUtc="2026-09-04T19:12:00Z">
        <w:r>
          <w:rPr>
            <w:b/>
            <w:bCs/>
            <w:color w:val="1F3864"/>
          </w:rPr>
          <w:t>Common pitfall.</w:t>
        </w:r>
      </w:ins>
      <w:del w:id="244" w:author="Puneet Kumar" w:date="2026-09-04T20:12:00Z" w16du:dateUtc="2026-09-04T19:12:00Z">
        <w:r w:rsidR="007B5EA1" w:rsidDel="00CE060C">
          <w:rPr>
            <w:b/>
            <w:bCs/>
            <w:color w:val="1F3864"/>
          </w:rPr>
          <w:delText>Anti-pattern</w:delText>
        </w:r>
      </w:del>
      <w:r w:rsidR="007B5EA1">
        <w:rPr>
          <w:b/>
          <w:bCs/>
          <w:color w:val="1F3864"/>
        </w:rPr>
        <w:t xml:space="preserve">. </w:t>
      </w:r>
      <w:r w:rsidR="007B5EA1">
        <w:t>Timer-polling a folder to fake real-time</w:t>
      </w:r>
      <w:r w:rsidR="00D14D6D">
        <w:t>,</w:t>
      </w:r>
      <w:r w:rsidR="007B5EA1">
        <w:t xml:space="preserve"> processing the whole file as one monolithic blob with no per-record error handling</w:t>
      </w:r>
      <w:r w:rsidR="00D14D6D">
        <w:t>,</w:t>
      </w:r>
      <w:r w:rsidR="007B5EA1">
        <w:t xml:space="preserve"> treating the file layout as a permanent contract instead of decomposing to messages.</w:t>
      </w:r>
    </w:p>
    <w:p w14:paraId="75AA7BE2" w14:textId="77777777" w:rsidR="0095094A" w:rsidRDefault="007B5EA1">
      <w:pPr>
        <w:spacing w:before="40" w:after="110" w:line="278" w:lineRule="auto"/>
        <w:ind w:left="360"/>
      </w:pPr>
      <w:r>
        <w:rPr>
          <w:b/>
          <w:bCs/>
          <w:color w:val="1F3864"/>
        </w:rPr>
        <w:t xml:space="preserve">In practice. </w:t>
      </w:r>
      <w:r>
        <w:t>A broker SFTPs a daily submissions file; arrival triggers a Logic App that validates and parses it, emitting each submission as a Service Bus message into the policy admin flow.</w:t>
      </w:r>
    </w:p>
    <w:p w14:paraId="285F72A2" w14:textId="77777777" w:rsidR="0095094A" w:rsidRDefault="0095094A">
      <w:pPr>
        <w:spacing w:after="150"/>
      </w:pPr>
    </w:p>
    <w:p w14:paraId="70BD691F" w14:textId="36B804E2" w:rsidR="0095094A" w:rsidRDefault="000514FA">
      <w:pPr>
        <w:pStyle w:val="Heading3"/>
      </w:pPr>
      <w:bookmarkStart w:id="245" w:name="_Toc239334675"/>
      <w:r>
        <w:t>8.7.2  File generation and delivery  (SFINT20)</w:t>
      </w:r>
      <w:bookmarkEnd w:id="245"/>
    </w:p>
    <w:p w14:paraId="2D76B3E9" w14:textId="77777777" w:rsidR="0095094A" w:rsidRDefault="007B5EA1">
      <w:pPr>
        <w:spacing w:before="10" w:after="90"/>
      </w:pPr>
      <w:r>
        <w:rPr>
          <w:i/>
          <w:iCs/>
          <w:color w:val="5A6470"/>
        </w:rPr>
        <w:t>The platform produces a file from records or events and delivers it to a partner or system that can only consume files.</w:t>
      </w:r>
    </w:p>
    <w:p w14:paraId="3DE0CFFB" w14:textId="77777777" w:rsidR="0095094A" w:rsidRDefault="007B5EA1">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74979DF5" w14:textId="77777777" w:rsidR="0095094A" w:rsidRDefault="007B5EA1">
      <w:pPr>
        <w:spacing w:before="40" w:after="110" w:line="278" w:lineRule="auto"/>
        <w:ind w:left="360"/>
      </w:pPr>
      <w:r>
        <w:rPr>
          <w:b/>
          <w:bCs/>
          <w:color w:val="1F3864"/>
        </w:rPr>
        <w:lastRenderedPageBreak/>
        <w:t xml:space="preserve">Problem. </w:t>
      </w:r>
      <w:r>
        <w:t>A downstream party, a partner, a legacy system, a regulator, needs data as a file, on a schedule or on an event, but we hold it as records and events.</w:t>
      </w:r>
    </w:p>
    <w:p w14:paraId="7793AEAC" w14:textId="77777777" w:rsidR="0095094A" w:rsidRDefault="007B5EA1">
      <w:pPr>
        <w:spacing w:before="40" w:after="110" w:line="278" w:lineRule="auto"/>
        <w:ind w:left="360"/>
      </w:pPr>
      <w:r>
        <w:rPr>
          <w:b/>
          <w:bCs/>
          <w:color w:val="1F3864"/>
        </w:rPr>
        <w:t xml:space="preserve">Solution. </w:t>
      </w:r>
      <w: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77A0E143" w14:textId="77777777" w:rsidR="0095094A" w:rsidRDefault="007B5EA1">
      <w:pPr>
        <w:spacing w:after="120"/>
        <w:jc w:val="center"/>
      </w:pPr>
      <w:r>
        <w:rPr>
          <w:i/>
          <w:iCs/>
          <w:color w:val="5A6470"/>
          <w:sz w:val="17"/>
          <w:szCs w:val="17"/>
        </w:rPr>
        <w:t>Azure components</w:t>
      </w:r>
    </w:p>
    <w:p w14:paraId="71EEAD04" w14:textId="77777777" w:rsidR="0095094A" w:rsidRDefault="007B5EA1">
      <w:pPr>
        <w:spacing w:before="90" w:after="130"/>
        <w:jc w:val="center"/>
      </w:pPr>
      <w:r>
        <w:rPr>
          <w:noProof/>
        </w:rPr>
        <w:drawing>
          <wp:inline distT="0" distB="0" distL="0" distR="0" wp14:anchorId="1965C835" wp14:editId="70BE586A">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C705F06" w14:textId="77777777" w:rsidR="0095094A" w:rsidRDefault="007B5EA1">
      <w:pPr>
        <w:spacing w:before="40" w:after="110" w:line="278" w:lineRule="auto"/>
        <w:ind w:left="360"/>
      </w:pPr>
      <w:r>
        <w:rPr>
          <w:b/>
          <w:bCs/>
          <w:color w:val="1F3864"/>
        </w:rPr>
        <w:t xml:space="preserve">Use it when. </w:t>
      </w:r>
      <w:r>
        <w:t>a consumer can only ingest files, or a scheduled or regulatory extract is required.</w:t>
      </w:r>
    </w:p>
    <w:p w14:paraId="2DFA4AAA" w14:textId="77777777" w:rsidR="0095094A" w:rsidRDefault="007B5EA1">
      <w:pPr>
        <w:spacing w:before="40" w:after="110" w:line="278" w:lineRule="auto"/>
        <w:ind w:left="360"/>
      </w:pPr>
      <w:r>
        <w:rPr>
          <w:b/>
          <w:bCs/>
          <w:color w:val="1F3864"/>
        </w:rPr>
        <w:t xml:space="preserve">Avoid it when. </w:t>
      </w:r>
      <w:r>
        <w:t>the consumer could call an API or subscribe to events, offer that instead.</w:t>
      </w:r>
    </w:p>
    <w:p w14:paraId="760F1B5E" w14:textId="77777777" w:rsidR="0095094A" w:rsidRDefault="007B5EA1">
      <w:pPr>
        <w:spacing w:before="40" w:after="110" w:line="278" w:lineRule="auto"/>
        <w:ind w:left="360"/>
      </w:pPr>
      <w:r>
        <w:rPr>
          <w:b/>
          <w:bCs/>
          <w:color w:val="1F3864"/>
        </w:rPr>
        <w:t xml:space="preserve">Risks and considerations. </w:t>
      </w:r>
      <w:r>
        <w:t>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3C99ED85" w14:textId="77777777" w:rsidR="0095094A" w:rsidRDefault="007B5EA1">
      <w:pPr>
        <w:spacing w:before="40" w:after="110" w:line="278" w:lineRule="auto"/>
        <w:ind w:left="360"/>
      </w:pPr>
      <w:r>
        <w:rPr>
          <w:b/>
          <w:bCs/>
          <w:color w:val="1F3864"/>
        </w:rPr>
        <w:t xml:space="preserve">Security boundary. </w:t>
      </w:r>
      <w:r>
        <w:t>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(for example PGP), and egress over the controlled path rather than default routing.</w:t>
      </w:r>
    </w:p>
    <w:p w14:paraId="7839D144" w14:textId="160734BB" w:rsidR="0095094A" w:rsidRDefault="00CE060C">
      <w:pPr>
        <w:spacing w:before="40" w:after="110" w:line="278" w:lineRule="auto"/>
        <w:ind w:left="360"/>
      </w:pPr>
      <w:ins w:id="246" w:author="Puneet Kumar" w:date="2026-09-04T20:12:00Z" w16du:dateUtc="2026-09-04T19:12:00Z">
        <w:r>
          <w:rPr>
            <w:b/>
            <w:bCs/>
            <w:color w:val="1F3864"/>
          </w:rPr>
          <w:t>Common pitfall.</w:t>
        </w:r>
      </w:ins>
      <w:del w:id="247" w:author="Puneet Kumar" w:date="2026-09-04T20:12:00Z" w16du:dateUtc="2026-09-04T19:12:00Z">
        <w:r w:rsidR="007B5EA1" w:rsidDel="00CE060C">
          <w:rPr>
            <w:b/>
            <w:bCs/>
            <w:color w:val="1F3864"/>
          </w:rPr>
          <w:delText>Anti-pattern</w:delText>
        </w:r>
      </w:del>
      <w:r w:rsidR="007B5EA1">
        <w:rPr>
          <w:b/>
          <w:bCs/>
          <w:color w:val="1F3864"/>
        </w:rPr>
        <w:t xml:space="preserve">. </w:t>
      </w:r>
      <w:r w:rsidR="007B5EA1">
        <w:t>Hand-rolled scheduled scripts running outside the platform with credentials in config</w:t>
      </w:r>
      <w:r w:rsidR="006F2468">
        <w:t xml:space="preserve"> with</w:t>
      </w:r>
      <w:r w:rsidR="007B5EA1">
        <w:t xml:space="preserve"> no delivery confirmation or retry.</w:t>
      </w:r>
    </w:p>
    <w:p w14:paraId="5D1E289E" w14:textId="77777777" w:rsidR="0095094A" w:rsidRDefault="007B5EA1">
      <w:pPr>
        <w:spacing w:before="40" w:after="110" w:line="278" w:lineRule="auto"/>
        <w:ind w:left="360"/>
      </w:pPr>
      <w:r>
        <w:rPr>
          <w:b/>
          <w:bCs/>
          <w:color w:val="1F3864"/>
        </w:rPr>
        <w:t xml:space="preserve">In practice. </w:t>
      </w:r>
      <w:r>
        <w:t>A nightly settlement extract is generated and pushed to the partner's SFTP, with a completion event notifying the finance team.</w:t>
      </w:r>
    </w:p>
    <w:p w14:paraId="69092C9B" w14:textId="77777777" w:rsidR="0095094A" w:rsidRDefault="0095094A">
      <w:pPr>
        <w:spacing w:after="150"/>
      </w:pPr>
    </w:p>
    <w:p w14:paraId="20013623" w14:textId="02093861" w:rsidR="0095094A" w:rsidRDefault="000514FA">
      <w:pPr>
        <w:pStyle w:val="Heading2"/>
      </w:pPr>
      <w:bookmarkStart w:id="248" w:name="_Toc239334676"/>
      <w:commentRangeStart w:id="249"/>
      <w:r>
        <w:t>8.8 Data Platform Patterns</w:t>
      </w:r>
      <w:bookmarkEnd w:id="248"/>
      <w:commentRangeEnd w:id="249"/>
      <w:r w:rsidR="00E30AAD">
        <w:rPr>
          <w:rStyle w:val="CommentReference"/>
          <w:sz w:val="25"/>
          <w:szCs w:val="25"/>
        </w:rPr>
        <w:commentReference w:id="249"/>
      </w:r>
    </w:p>
    <w:p w14:paraId="6986B1E8" w14:textId="4330B452" w:rsidR="0095094A" w:rsidRDefault="000514FA">
      <w:pPr>
        <w:pStyle w:val="Heading3"/>
      </w:pPr>
      <w:bookmarkStart w:id="250" w:name="_Toc239334677"/>
      <w:r>
        <w:t>8.8.1  Push to the data platform  (SFINT21)</w:t>
      </w:r>
      <w:bookmarkEnd w:id="250"/>
    </w:p>
    <w:p w14:paraId="6F63FF46" w14:textId="77777777" w:rsidR="0095094A" w:rsidRDefault="007B5EA1">
      <w:pPr>
        <w:spacing w:before="10" w:after="90"/>
      </w:pPr>
      <w:r>
        <w:rPr>
          <w:i/>
          <w:iCs/>
          <w:color w:val="5A6470"/>
        </w:rPr>
        <w:t>Push operational data and events into the platform's landing zone, without coupling operations to the warehouse.</w:t>
      </w:r>
    </w:p>
    <w:p w14:paraId="6A451325" w14:textId="77777777" w:rsidR="0095094A" w:rsidRDefault="007B5EA1">
      <w:pPr>
        <w:spacing w:before="90" w:after="130"/>
        <w:jc w:val="center"/>
      </w:pPr>
      <w:r>
        <w:rPr>
          <w:noProof/>
        </w:rPr>
        <w:drawing>
          <wp:inline distT="0" distB="0" distL="0" distR="0" wp14:anchorId="5152DF6E" wp14:editId="735261CA">
            <wp:extent cx="5191125" cy="723900"/>
            <wp:effectExtent l="19050" t="19050" r="19050" b="19050"/>
            <wp:docPr id="1101815361" name="Picture 11018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6FC4FE0" w14:textId="77777777" w:rsidR="0095094A" w:rsidRDefault="007B5EA1">
      <w:pPr>
        <w:spacing w:before="40" w:after="110" w:line="278" w:lineRule="auto"/>
        <w:ind w:left="360"/>
      </w:pPr>
      <w:r>
        <w:rPr>
          <w:b/>
          <w:bCs/>
          <w:color w:val="1F3864"/>
        </w:rPr>
        <w:t xml:space="preserve">Problem. </w:t>
      </w:r>
      <w:r>
        <w:t>Reporting and analytics need operational data, but pointing operational systems at the warehouse, or the warehouse at them, couples the two and drags analytical latency into the transaction path.</w:t>
      </w:r>
    </w:p>
    <w:p w14:paraId="4891319F" w14:textId="75E7CDF4" w:rsidR="0095094A" w:rsidRDefault="007B5EA1">
      <w:pPr>
        <w:spacing w:before="40" w:after="110" w:line="278" w:lineRule="auto"/>
        <w:ind w:left="360"/>
      </w:pPr>
      <w:r>
        <w:rPr>
          <w:b/>
          <w:bCs/>
          <w:color w:val="1F3864"/>
        </w:rPr>
        <w:t xml:space="preserve">Solution. </w:t>
      </w:r>
      <w:r>
        <w:t>Publish operational events to Event Hubs or Service Bus in the canonical form</w:t>
      </w:r>
      <w:r w:rsidR="006F2468">
        <w:t xml:space="preserve">, </w:t>
      </w:r>
      <w:r>
        <w:t xml:space="preserve">a capture process or Function lands them in the platform's landing zone. Operations never depend on the warehouse, and the </w:t>
      </w:r>
      <w:r>
        <w:lastRenderedPageBreak/>
        <w:t>warehouse consumes at its own pace. The SIF's job ends at the landing zone, everything downstream is the platform's.</w:t>
      </w:r>
    </w:p>
    <w:p w14:paraId="05297450" w14:textId="77777777" w:rsidR="0095094A" w:rsidRDefault="007B5EA1">
      <w:pPr>
        <w:spacing w:after="120"/>
        <w:jc w:val="center"/>
      </w:pPr>
      <w:r>
        <w:rPr>
          <w:i/>
          <w:iCs/>
          <w:color w:val="5A6470"/>
          <w:sz w:val="17"/>
          <w:szCs w:val="17"/>
        </w:rPr>
        <w:t>Azure components</w:t>
      </w:r>
    </w:p>
    <w:p w14:paraId="225FC27C" w14:textId="77777777" w:rsidR="0095094A" w:rsidRDefault="007B5EA1">
      <w:pPr>
        <w:spacing w:before="90" w:after="130"/>
        <w:jc w:val="center"/>
      </w:pPr>
      <w:r>
        <w:rPr>
          <w:noProof/>
        </w:rPr>
        <w:drawing>
          <wp:inline distT="0" distB="0" distL="0" distR="0" wp14:anchorId="3A7E72A0" wp14:editId="200041DD">
            <wp:extent cx="4953000" cy="952500"/>
            <wp:effectExtent l="19050" t="19050" r="19050" b="19050"/>
            <wp:docPr id="833988170" name="Picture 8339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EB4C2F9" w14:textId="77777777" w:rsidR="0095094A" w:rsidRDefault="007B5EA1">
      <w:pPr>
        <w:spacing w:before="40" w:after="110" w:line="278" w:lineRule="auto"/>
        <w:ind w:left="360"/>
      </w:pPr>
      <w:r>
        <w:rPr>
          <w:b/>
          <w:bCs/>
          <w:color w:val="1F3864"/>
        </w:rPr>
        <w:t xml:space="preserve">Use it when. </w:t>
      </w:r>
      <w:r>
        <w:t>operational events are needed for analytics and must stay out of the transaction path.</w:t>
      </w:r>
    </w:p>
    <w:p w14:paraId="07A89F94" w14:textId="77777777" w:rsidR="0095094A" w:rsidRDefault="007B5EA1">
      <w:pPr>
        <w:spacing w:before="40" w:after="110" w:line="278" w:lineRule="auto"/>
        <w:ind w:left="360"/>
      </w:pPr>
      <w:r>
        <w:rPr>
          <w:b/>
          <w:bCs/>
          <w:color w:val="1F3864"/>
        </w:rPr>
        <w:t xml:space="preserve">Avoid it when. </w:t>
      </w:r>
      <w:r>
        <w:t>the data is needed synchronously in an operational flow (keep it in the SIF), or it is a bulk historical load.</w:t>
      </w:r>
    </w:p>
    <w:p w14:paraId="6AFEB16D" w14:textId="77777777" w:rsidR="0095094A" w:rsidRDefault="007B5EA1">
      <w:pPr>
        <w:spacing w:before="40" w:after="110" w:line="278" w:lineRule="auto"/>
        <w:ind w:left="360"/>
      </w:pPr>
      <w:r>
        <w:rPr>
          <w:b/>
          <w:bCs/>
          <w:color w:val="1F3864"/>
        </w:rPr>
        <w:t xml:space="preserve">Risks and considerations. </w:t>
      </w:r>
      <w:r>
        <w:t>Guard against schema drift between operations and analytics with an explicit event contract, and classify and minimise PII before it lands in the warehouse. Loads are at-least-once, so make them idempotent.</w:t>
      </w:r>
    </w:p>
    <w:p w14:paraId="47E9996F" w14:textId="416CC4F6" w:rsidR="0095094A" w:rsidRDefault="007B5EA1">
      <w:pPr>
        <w:spacing w:before="40" w:after="110" w:line="278" w:lineRule="auto"/>
        <w:ind w:left="360"/>
      </w:pPr>
      <w:r>
        <w:rPr>
          <w:b/>
          <w:bCs/>
          <w:color w:val="1F3864"/>
        </w:rPr>
        <w:t xml:space="preserve">Security boundary. </w:t>
      </w:r>
      <w:r>
        <w:t>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14:paraId="67B01475" w14:textId="289238C0" w:rsidR="0095094A" w:rsidRDefault="00CE060C">
      <w:pPr>
        <w:spacing w:before="40" w:after="110" w:line="278" w:lineRule="auto"/>
        <w:ind w:left="360"/>
      </w:pPr>
      <w:ins w:id="251" w:author="Puneet Kumar" w:date="2026-09-04T20:13:00Z" w16du:dateUtc="2026-09-04T19:13:00Z">
        <w:r>
          <w:rPr>
            <w:b/>
            <w:bCs/>
            <w:color w:val="1F3864"/>
          </w:rPr>
          <w:t>Common pitfall.</w:t>
        </w:r>
      </w:ins>
      <w:del w:id="252" w:author="Puneet Kumar" w:date="2026-09-04T20:13:00Z" w16du:dateUtc="2026-09-04T19:13:00Z">
        <w:r w:rsidR="007B5EA1" w:rsidDel="00CE060C">
          <w:rPr>
            <w:b/>
            <w:bCs/>
            <w:color w:val="1F3864"/>
          </w:rPr>
          <w:delText>Anti-pattern</w:delText>
        </w:r>
      </w:del>
      <w:r w:rsidR="007B5EA1">
        <w:rPr>
          <w:b/>
          <w:bCs/>
          <w:color w:val="1F3864"/>
        </w:rPr>
        <w:t xml:space="preserve">. </w:t>
      </w:r>
      <w:r w:rsidR="007B5EA1">
        <w:t>Snowflake as a real-time hub between operational systems; operational systems querying the warehouse in a transactional path.</w:t>
      </w:r>
    </w:p>
    <w:p w14:paraId="690DC43D" w14:textId="77777777" w:rsidR="0095094A" w:rsidRDefault="007B5EA1">
      <w:pPr>
        <w:spacing w:before="40" w:after="110" w:line="278" w:lineRule="auto"/>
        <w:ind w:left="360"/>
      </w:pPr>
      <w:r>
        <w:rPr>
          <w:b/>
          <w:bCs/>
          <w:color w:val="1F3864"/>
        </w:rPr>
        <w:t xml:space="preserve">In practice. </w:t>
      </w:r>
      <w:r>
        <w:t>Claim-lifecycle events are offloaded to Snowflake for management reporting.</w:t>
      </w:r>
    </w:p>
    <w:p w14:paraId="502E3C0A" w14:textId="77777777" w:rsidR="0095094A" w:rsidRDefault="0095094A">
      <w:pPr>
        <w:spacing w:after="150"/>
      </w:pPr>
    </w:p>
    <w:p w14:paraId="18C22A58" w14:textId="6BB59AA1" w:rsidR="0095094A" w:rsidRDefault="000514FA">
      <w:pPr>
        <w:pStyle w:val="Heading3"/>
      </w:pPr>
      <w:bookmarkStart w:id="253" w:name="_Toc239334678"/>
      <w:r>
        <w:t>8.8.2  Consume from the data platform and serve to a consumer  (SFINT22)</w:t>
      </w:r>
      <w:bookmarkEnd w:id="253"/>
    </w:p>
    <w:p w14:paraId="6BDF3C38" w14:textId="77777777" w:rsidR="0095094A" w:rsidRDefault="007B5EA1">
      <w:pPr>
        <w:spacing w:before="10" w:after="90"/>
      </w:pPr>
      <w:r>
        <w:rPr>
          <w:i/>
          <w:iCs/>
          <w:color w:val="5A6470"/>
        </w:rPr>
        <w:t>Pull curated data from the platform and serve it to a consumer through the gateway, analytical, not a system of record.</w:t>
      </w:r>
    </w:p>
    <w:p w14:paraId="6E1630C5" w14:textId="77777777" w:rsidR="0095094A" w:rsidRDefault="007B5EA1">
      <w:pPr>
        <w:spacing w:before="90" w:after="130"/>
        <w:jc w:val="center"/>
      </w:pPr>
      <w:r>
        <w:rPr>
          <w:noProof/>
        </w:rPr>
        <w:drawing>
          <wp:inline distT="0" distB="0" distL="0" distR="0" wp14:anchorId="44EB77AD" wp14:editId="185B1120">
            <wp:extent cx="5191125" cy="723900"/>
            <wp:effectExtent l="19050" t="19050" r="19050" b="19050"/>
            <wp:docPr id="1281336458" name="Picture 128133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6459DC4B" w14:textId="77777777" w:rsidR="0095094A" w:rsidRDefault="007B5EA1">
      <w:pPr>
        <w:spacing w:before="40" w:after="110" w:line="278" w:lineRule="auto"/>
        <w:ind w:left="360"/>
      </w:pPr>
      <w:r>
        <w:rPr>
          <w:b/>
          <w:bCs/>
          <w:color w:val="1F3864"/>
        </w:rPr>
        <w:t xml:space="preserve">Problem. </w:t>
      </w:r>
      <w:r>
        <w:t>An internal app or partner wants curated, aggregated data that lives in Snowflake, but it should not be running warehouse queries in a latency-sensitive path or treating analytics as the source of truth.</w:t>
      </w:r>
    </w:p>
    <w:p w14:paraId="66650448" w14:textId="04CCE823" w:rsidR="0095094A" w:rsidRDefault="007B5EA1">
      <w:pPr>
        <w:spacing w:before="40" w:after="110" w:line="278" w:lineRule="auto"/>
        <w:ind w:left="360"/>
      </w:pPr>
      <w:r>
        <w:rPr>
          <w:b/>
          <w:bCs/>
          <w:color w:val="1F3864"/>
        </w:rPr>
        <w:t xml:space="preserve">Solution. </w:t>
      </w:r>
      <w:r>
        <w:t>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14:paraId="4C623298" w14:textId="77777777" w:rsidR="0095094A" w:rsidRDefault="007B5EA1">
      <w:pPr>
        <w:spacing w:after="120"/>
        <w:jc w:val="center"/>
      </w:pPr>
      <w:r>
        <w:rPr>
          <w:i/>
          <w:iCs/>
          <w:color w:val="5A6470"/>
          <w:sz w:val="17"/>
          <w:szCs w:val="17"/>
        </w:rPr>
        <w:t>Azure components</w:t>
      </w:r>
    </w:p>
    <w:p w14:paraId="6E3BD565" w14:textId="77777777" w:rsidR="0095094A" w:rsidRDefault="007B5EA1">
      <w:pPr>
        <w:spacing w:before="90" w:after="130"/>
        <w:jc w:val="center"/>
      </w:pPr>
      <w:r>
        <w:rPr>
          <w:noProof/>
        </w:rPr>
        <w:lastRenderedPageBreak/>
        <w:drawing>
          <wp:inline distT="0" distB="0" distL="0" distR="0" wp14:anchorId="78ACB3F7" wp14:editId="1481058A">
            <wp:extent cx="4953000" cy="952500"/>
            <wp:effectExtent l="19050" t="19050" r="19050" b="19050"/>
            <wp:docPr id="1196771627" name="Picture 119677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8767E47" w14:textId="77777777" w:rsidR="0095094A" w:rsidRDefault="007B5EA1">
      <w:pPr>
        <w:spacing w:before="40" w:after="110" w:line="278" w:lineRule="auto"/>
        <w:ind w:left="360"/>
      </w:pPr>
      <w:r>
        <w:rPr>
          <w:b/>
          <w:bCs/>
          <w:color w:val="1F3864"/>
        </w:rPr>
        <w:t xml:space="preserve">Use it when. </w:t>
      </w:r>
      <w:r>
        <w:t>consumers need governed, curated data products and can tolerate analytical latency.</w:t>
      </w:r>
    </w:p>
    <w:p w14:paraId="44D72390" w14:textId="77777777" w:rsidR="0095094A" w:rsidRDefault="007B5EA1">
      <w:pPr>
        <w:spacing w:before="40" w:after="110" w:line="278" w:lineRule="auto"/>
        <w:ind w:left="360"/>
      </w:pPr>
      <w:r>
        <w:rPr>
          <w:b/>
          <w:bCs/>
          <w:color w:val="1F3864"/>
        </w:rPr>
        <w:t xml:space="preserve">Avoid it when. </w:t>
      </w:r>
      <w:r>
        <w:t>the read is latency-sensitive or transactional, go to the operational system through a request/response API.</w:t>
      </w:r>
    </w:p>
    <w:p w14:paraId="0C7C26E1" w14:textId="77777777" w:rsidR="0095094A" w:rsidRDefault="007B5EA1">
      <w:pPr>
        <w:spacing w:before="40" w:after="110" w:line="278" w:lineRule="auto"/>
        <w:ind w:left="360"/>
      </w:pPr>
      <w:r>
        <w:rPr>
          <w:b/>
          <w:bCs/>
          <w:color w:val="1F3864"/>
        </w:rPr>
        <w:t xml:space="preserve">Risks and considerations. </w:t>
      </w:r>
      <w:r>
        <w:t>Warehouse latency and cost under API load are real, so cache aggressively and set a clear SLA. Make consumers understand this is a curated, eventually-consistent product, not the operational source of truth.</w:t>
      </w:r>
    </w:p>
    <w:p w14:paraId="11EC37DE" w14:textId="40A364F8" w:rsidR="0095094A" w:rsidRDefault="007B5EA1">
      <w:pPr>
        <w:spacing w:before="40" w:after="110" w:line="278" w:lineRule="auto"/>
        <w:ind w:left="360"/>
      </w:pPr>
      <w:r>
        <w:rPr>
          <w:b/>
          <w:bCs/>
          <w:color w:val="1F3864"/>
        </w:rPr>
        <w:t xml:space="preserve">Security boundary. </w:t>
      </w:r>
      <w:r>
        <w:t>Landing zone: APIM (shared) and the serving Function (spoke); Snowflake read over Private Link. Within Azure: Private Endpoint, managed identity, TLS</w:t>
      </w:r>
      <w:r w:rsidR="00371228">
        <w:t>,</w:t>
      </w:r>
      <w:r>
        <w:t xml:space="preserve"> the consumer is authenticated at APIM (Entra), data access is least-privilege, and caching limits how much is exposed. Outside Azure: only where the consumer is external, through the edge (Front Door + WAF + APIM, OAuth).</w:t>
      </w:r>
    </w:p>
    <w:p w14:paraId="2E2806FB" w14:textId="5361A81E" w:rsidR="0095094A" w:rsidRDefault="00CE060C">
      <w:pPr>
        <w:spacing w:before="40" w:after="110" w:line="278" w:lineRule="auto"/>
        <w:ind w:left="360"/>
      </w:pPr>
      <w:ins w:id="254" w:author="Puneet Kumar" w:date="2026-09-04T20:13:00Z" w16du:dateUtc="2026-09-04T19:13:00Z">
        <w:r>
          <w:rPr>
            <w:b/>
            <w:bCs/>
            <w:color w:val="1F3864"/>
          </w:rPr>
          <w:t>Common pitfall.</w:t>
        </w:r>
      </w:ins>
      <w:del w:id="255" w:author="Puneet Kumar" w:date="2026-09-04T20:13:00Z" w16du:dateUtc="2026-09-04T19:13:00Z">
        <w:r w:rsidR="007B5EA1" w:rsidDel="00CE060C">
          <w:rPr>
            <w:b/>
            <w:bCs/>
            <w:color w:val="1F3864"/>
          </w:rPr>
          <w:delText>Anti-pattern</w:delText>
        </w:r>
      </w:del>
      <w:r w:rsidR="007B5EA1">
        <w:rPr>
          <w:b/>
          <w:bCs/>
          <w:color w:val="1F3864"/>
        </w:rPr>
        <w:t xml:space="preserve">. </w:t>
      </w:r>
      <w:r w:rsidR="007B5EA1">
        <w:t>Synchronous warehouse queries in a hot transactional path</w:t>
      </w:r>
      <w:r w:rsidR="00371228">
        <w:t>,</w:t>
      </w:r>
      <w:r w:rsidR="007B5EA1">
        <w:t xml:space="preserve"> bypassing APIM to hit Snowflake directly.</w:t>
      </w:r>
    </w:p>
    <w:p w14:paraId="50A0A206" w14:textId="77777777" w:rsidR="0095094A" w:rsidRDefault="007B5EA1">
      <w:pPr>
        <w:spacing w:before="40" w:after="110" w:line="278" w:lineRule="auto"/>
        <w:ind w:left="360"/>
      </w:pPr>
      <w:r>
        <w:rPr>
          <w:b/>
          <w:bCs/>
          <w:color w:val="1F3864"/>
        </w:rPr>
        <w:t xml:space="preserve">In practice. </w:t>
      </w:r>
      <w:r>
        <w:t>Aggregated exposure metrics are exposed as a governed product API to an internal application.</w:t>
      </w:r>
    </w:p>
    <w:p w14:paraId="3D74AE06" w14:textId="77777777" w:rsidR="0095094A" w:rsidRDefault="0095094A">
      <w:pPr>
        <w:spacing w:after="150"/>
      </w:pPr>
    </w:p>
    <w:p w14:paraId="404500F5" w14:textId="1F3DC941" w:rsidR="0095094A" w:rsidRDefault="000514FA">
      <w:pPr>
        <w:pStyle w:val="Heading3"/>
      </w:pPr>
      <w:bookmarkStart w:id="256" w:name="_Toc239334679"/>
      <w:r>
        <w:t>8.8.3  Bulk data movement (the boundary)  (SFINT23)</w:t>
      </w:r>
      <w:bookmarkEnd w:id="256"/>
    </w:p>
    <w:p w14:paraId="32429C9C" w14:textId="77777777" w:rsidR="0095094A" w:rsidRDefault="007B5EA1">
      <w:pPr>
        <w:spacing w:before="10" w:after="90"/>
      </w:pPr>
      <w:r>
        <w:rPr>
          <w:i/>
          <w:iCs/>
          <w:color w:val="5A6470"/>
        </w:rPr>
        <w:t>Bulk and batch belong to the data platform; the SIF only signals.</w:t>
      </w:r>
    </w:p>
    <w:p w14:paraId="407ECBD6" w14:textId="77777777" w:rsidR="0095094A" w:rsidRDefault="007B5EA1">
      <w:pPr>
        <w:spacing w:before="90" w:after="130"/>
        <w:jc w:val="center"/>
      </w:pPr>
      <w:r>
        <w:rPr>
          <w:noProof/>
        </w:rPr>
        <w:drawing>
          <wp:inline distT="0" distB="0" distL="0" distR="0" wp14:anchorId="34BE4DE2" wp14:editId="03BEAD46">
            <wp:extent cx="5191125" cy="1152525"/>
            <wp:effectExtent l="19050" t="19050" r="19050" b="19050"/>
            <wp:docPr id="1974824829" name="Picture 197482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B5EAF4D" w14:textId="77777777" w:rsidR="0095094A" w:rsidRDefault="007B5EA1">
      <w:pPr>
        <w:spacing w:before="40" w:after="110" w:line="278" w:lineRule="auto"/>
        <w:ind w:left="360"/>
      </w:pPr>
      <w:r>
        <w:rPr>
          <w:b/>
          <w:bCs/>
          <w:color w:val="1F3864"/>
        </w:rPr>
        <w:t xml:space="preserve">Problem. </w:t>
      </w:r>
      <w:r>
        <w:t>There is always pressure to build "just a quick nightly load" inside the integration platform. That crosses the boundary and puts the wrong workload on the wrong tool.</w:t>
      </w:r>
    </w:p>
    <w:p w14:paraId="5A77FFA7" w14:textId="77777777" w:rsidR="0095094A" w:rsidRDefault="007B5EA1">
      <w:pPr>
        <w:spacing w:before="40" w:after="110" w:line="278" w:lineRule="auto"/>
        <w:ind w:left="360"/>
      </w:pPr>
      <w:r>
        <w:rPr>
          <w:b/>
          <w:bCs/>
          <w:color w:val="1F3864"/>
        </w:rPr>
        <w:t xml:space="preserve">Solution. </w:t>
      </w:r>
      <w:r>
        <w:t>Large-volume and batch movement is executed by the data platform as ELT into Snowflake. The SIF's only role is to raise a trigger or completion event, and the owner of the output store is named explicitly.</w:t>
      </w:r>
    </w:p>
    <w:p w14:paraId="48978BF9" w14:textId="77777777" w:rsidR="0095094A" w:rsidRDefault="007B5EA1">
      <w:pPr>
        <w:spacing w:after="120"/>
        <w:jc w:val="center"/>
      </w:pPr>
      <w:r>
        <w:rPr>
          <w:i/>
          <w:iCs/>
          <w:color w:val="5A6470"/>
          <w:sz w:val="17"/>
          <w:szCs w:val="17"/>
        </w:rPr>
        <w:t>Azure components</w:t>
      </w:r>
    </w:p>
    <w:p w14:paraId="78E1B548" w14:textId="77777777" w:rsidR="0095094A" w:rsidRDefault="007B5EA1">
      <w:pPr>
        <w:spacing w:before="90" w:after="130"/>
        <w:jc w:val="center"/>
      </w:pPr>
      <w:r>
        <w:rPr>
          <w:noProof/>
        </w:rPr>
        <w:drawing>
          <wp:inline distT="0" distB="0" distL="0" distR="0" wp14:anchorId="450A058F" wp14:editId="2C842275">
            <wp:extent cx="4953000" cy="952500"/>
            <wp:effectExtent l="19050" t="19050" r="19050" b="19050"/>
            <wp:docPr id="985748732" name="Picture 9857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F48598" w14:textId="77777777" w:rsidR="0095094A" w:rsidRDefault="007B5EA1">
      <w:pPr>
        <w:spacing w:before="40" w:after="110" w:line="278" w:lineRule="auto"/>
        <w:ind w:left="360"/>
      </w:pPr>
      <w:r>
        <w:rPr>
          <w:b/>
          <w:bCs/>
          <w:color w:val="1F3864"/>
        </w:rPr>
        <w:t xml:space="preserve">Use it when. </w:t>
      </w:r>
      <w:r>
        <w:t>the movement is large-volume, scheduled or historical, in which case it is not an AIS job at all.</w:t>
      </w:r>
    </w:p>
    <w:p w14:paraId="10B5C434" w14:textId="77777777" w:rsidR="0095094A" w:rsidRDefault="007B5EA1">
      <w:pPr>
        <w:spacing w:before="40" w:after="110" w:line="278" w:lineRule="auto"/>
        <w:ind w:left="360"/>
      </w:pPr>
      <w:r>
        <w:rPr>
          <w:b/>
          <w:bCs/>
          <w:color w:val="1F3864"/>
        </w:rPr>
        <w:t xml:space="preserve">Avoid it when. </w:t>
      </w:r>
      <w:r>
        <w:t>always, for building batch ETL inside Logic Apps or Functions to sidestep the data platform.</w:t>
      </w:r>
    </w:p>
    <w:p w14:paraId="2834CA45" w14:textId="77777777" w:rsidR="0095094A" w:rsidRDefault="007B5EA1">
      <w:pPr>
        <w:spacing w:before="40" w:after="110" w:line="278" w:lineRule="auto"/>
        <w:ind w:left="360"/>
      </w:pPr>
      <w:r>
        <w:rPr>
          <w:b/>
          <w:bCs/>
          <w:color w:val="1F3864"/>
        </w:rPr>
        <w:lastRenderedPageBreak/>
        <w:t xml:space="preserve">Risks and considerations. </w:t>
      </w:r>
      <w:r>
        <w:t>The real risk here is organisational, boundary erosion. Enforce it at design review, and make output ownership explicit so result stores do not become orphaned.</w:t>
      </w:r>
    </w:p>
    <w:p w14:paraId="0C408892" w14:textId="77777777" w:rsidR="0095094A" w:rsidRDefault="007B5EA1">
      <w:pPr>
        <w:spacing w:before="40" w:after="110" w:line="278" w:lineRule="auto"/>
        <w:ind w:left="360"/>
      </w:pPr>
      <w:r>
        <w:rPr>
          <w:b/>
          <w:bCs/>
          <w:color w:val="1F3864"/>
        </w:rPr>
        <w:t xml:space="preserve">Security boundary. </w:t>
      </w:r>
      <w:r>
        <w:t>Landing zone: not a SIF data flow, the SIF only raises a trigger event from within its spokes, and the movement runs on the data platform. Within Azure: the trigger uses managed identity, a Private Endpoint and TLS. Outside Azure: none for the SIF.</w:t>
      </w:r>
    </w:p>
    <w:p w14:paraId="22C3F1CD" w14:textId="4A75AA0E" w:rsidR="0095094A" w:rsidRDefault="00CE060C">
      <w:pPr>
        <w:spacing w:before="40" w:after="110" w:line="278" w:lineRule="auto"/>
        <w:ind w:left="360"/>
      </w:pPr>
      <w:ins w:id="257" w:author="Puneet Kumar" w:date="2026-09-04T20:13:00Z" w16du:dateUtc="2026-09-04T19:13:00Z">
        <w:r>
          <w:rPr>
            <w:b/>
            <w:bCs/>
            <w:color w:val="1F3864"/>
          </w:rPr>
          <w:t>Common pitfall.</w:t>
        </w:r>
      </w:ins>
      <w:del w:id="258" w:author="Puneet Kumar" w:date="2026-09-04T20:13:00Z" w16du:dateUtc="2026-09-04T19:13:00Z">
        <w:r w:rsidR="007B5EA1" w:rsidDel="00CE060C">
          <w:rPr>
            <w:b/>
            <w:bCs/>
            <w:color w:val="1F3864"/>
          </w:rPr>
          <w:delText>Anti-pattern</w:delText>
        </w:r>
      </w:del>
      <w:r w:rsidR="007B5EA1">
        <w:rPr>
          <w:b/>
          <w:bCs/>
          <w:color w:val="1F3864"/>
        </w:rPr>
        <w:t xml:space="preserve">. </w:t>
      </w:r>
      <w:r w:rsidR="007B5EA1">
        <w:t>Batch ETL built inside the integration platform; using the SIF as a bulk data mover.</w:t>
      </w:r>
    </w:p>
    <w:p w14:paraId="5220181E" w14:textId="22EB9B0C" w:rsidR="0095094A" w:rsidRDefault="007B5EA1">
      <w:pPr>
        <w:spacing w:before="40" w:after="110" w:line="278" w:lineRule="auto"/>
        <w:ind w:left="360"/>
      </w:pPr>
      <w:r>
        <w:rPr>
          <w:b/>
          <w:bCs/>
          <w:color w:val="1F3864"/>
        </w:rPr>
        <w:t xml:space="preserve">In practice. </w:t>
      </w:r>
      <w:r>
        <w:t>The nightly bordereaux load runs on the data platform</w:t>
      </w:r>
      <w:r w:rsidR="00371228">
        <w:t xml:space="preserve">, </w:t>
      </w:r>
      <w:r>
        <w:t>the SIF only signals that source data is available.</w:t>
      </w:r>
    </w:p>
    <w:p w14:paraId="344A1E27" w14:textId="77777777" w:rsidR="0095094A" w:rsidRDefault="0095094A">
      <w:pPr>
        <w:spacing w:after="150"/>
      </w:pPr>
    </w:p>
    <w:p w14:paraId="1A737D2F" w14:textId="2F922905" w:rsidR="0095094A" w:rsidRDefault="000514FA">
      <w:pPr>
        <w:pStyle w:val="Heading2"/>
      </w:pPr>
      <w:bookmarkStart w:id="259" w:name="_Toc239334680"/>
      <w:r>
        <w:t>8.9 Transformation and Routing Patterns</w:t>
      </w:r>
      <w:bookmarkEnd w:id="259"/>
    </w:p>
    <w:p w14:paraId="5B9644B2" w14:textId="5C1A344D" w:rsidR="0095094A" w:rsidRDefault="000514FA">
      <w:pPr>
        <w:pStyle w:val="Heading3"/>
      </w:pPr>
      <w:bookmarkStart w:id="260" w:name="_Toc239334681"/>
      <w:r>
        <w:t>8.9.1  Canonical data model and message translator  (SFINT24)</w:t>
      </w:r>
      <w:bookmarkEnd w:id="260"/>
    </w:p>
    <w:p w14:paraId="2ED64B97" w14:textId="77777777" w:rsidR="0095094A" w:rsidRDefault="007B5EA1">
      <w:pPr>
        <w:spacing w:before="10" w:after="90"/>
      </w:pPr>
      <w:r>
        <w:rPr>
          <w:i/>
          <w:iCs/>
          <w:color w:val="5A6470"/>
        </w:rPr>
        <w:t>Map every external format to one internal canonical model, so internal systems never bind to a partner's format.</w:t>
      </w:r>
    </w:p>
    <w:p w14:paraId="6E1E9B0C" w14:textId="77777777" w:rsidR="0095094A" w:rsidRDefault="007B5EA1">
      <w:pPr>
        <w:spacing w:before="90" w:after="130"/>
        <w:jc w:val="center"/>
      </w:pPr>
      <w:r>
        <w:rPr>
          <w:noProof/>
        </w:rPr>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272F083B" w14:textId="77777777" w:rsidR="0095094A" w:rsidRDefault="007B5EA1">
      <w:pPr>
        <w:spacing w:before="40" w:after="110" w:line="278" w:lineRule="auto"/>
        <w:ind w:left="360"/>
      </w:pPr>
      <w:r>
        <w:rPr>
          <w:b/>
          <w:bCs/>
          <w:color w:val="1F3864"/>
        </w:rPr>
        <w:t xml:space="preserve">Problem. </w:t>
      </w:r>
      <w:r>
        <w:t>Insurance means integrating with many parties, brokers, coverholders,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525B966D" w14:textId="77777777" w:rsidR="0095094A" w:rsidRDefault="007B5EA1">
      <w:pPr>
        <w:spacing w:before="40" w:after="110" w:line="278" w:lineRule="auto"/>
        <w:ind w:left="360"/>
      </w:pPr>
      <w:r>
        <w:rPr>
          <w:b/>
          <w:bCs/>
          <w:color w:val="1F3864"/>
        </w:rPr>
        <w:t xml:space="preserve">Solution. </w:t>
      </w:r>
      <w: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14:paraId="1EA6A905" w14:textId="77777777" w:rsidR="0095094A" w:rsidRDefault="007B5EA1">
      <w:pPr>
        <w:spacing w:after="120"/>
        <w:jc w:val="center"/>
      </w:pPr>
      <w:r>
        <w:rPr>
          <w:i/>
          <w:iCs/>
          <w:color w:val="5A6470"/>
          <w:sz w:val="17"/>
          <w:szCs w:val="17"/>
        </w:rPr>
        <w:t>Azure components</w:t>
      </w:r>
    </w:p>
    <w:p w14:paraId="7AAEDAFC" w14:textId="77777777" w:rsidR="0095094A" w:rsidRDefault="007B5EA1">
      <w:pPr>
        <w:spacing w:before="90" w:after="130"/>
        <w:jc w:val="center"/>
      </w:pPr>
      <w:r>
        <w:rPr>
          <w:noProof/>
        </w:rPr>
        <w:drawing>
          <wp:inline distT="0" distB="0" distL="0" distR="0" wp14:anchorId="7811F1B3" wp14:editId="63725836">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1140244" w14:textId="77777777" w:rsidR="0095094A" w:rsidRDefault="007B5EA1">
      <w:pPr>
        <w:spacing w:before="40" w:after="110" w:line="278" w:lineRule="auto"/>
        <w:ind w:left="360"/>
      </w:pPr>
      <w:r>
        <w:rPr>
          <w:b/>
          <w:bCs/>
          <w:color w:val="1F3864"/>
        </w:rPr>
        <w:lastRenderedPageBreak/>
        <w:t xml:space="preserve">Use it when. </w:t>
      </w:r>
      <w:r>
        <w:t>you integrate with several external parties or standards for the same business concept, which, in this domain, is almost always.</w:t>
      </w:r>
    </w:p>
    <w:p w14:paraId="17A7A2FA" w14:textId="77777777" w:rsidR="0095094A" w:rsidRDefault="007B5EA1">
      <w:pPr>
        <w:spacing w:before="40" w:after="110" w:line="278" w:lineRule="auto"/>
        <w:ind w:left="360"/>
      </w:pPr>
      <w:r>
        <w:rPr>
          <w:b/>
          <w:bCs/>
          <w:color w:val="1F3864"/>
        </w:rPr>
        <w:t xml:space="preserve">Avoid it when. </w:t>
      </w:r>
      <w:r>
        <w:t>there really is a single, stable format on both sides (rare here), a straight protocol mediation (SFINT3) is enough.</w:t>
      </w:r>
    </w:p>
    <w:p w14:paraId="1524141C" w14:textId="77777777" w:rsidR="0095094A" w:rsidRDefault="007B5EA1">
      <w:pPr>
        <w:spacing w:before="40" w:after="110" w:line="278" w:lineRule="auto"/>
        <w:ind w:left="360"/>
      </w:pPr>
      <w:r>
        <w:rPr>
          <w:b/>
          <w:bCs/>
          <w:color w:val="1F3864"/>
        </w:rPr>
        <w:t xml:space="preserve">Risks and considerations. </w:t>
      </w:r>
      <w:r>
        <w:t>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14:paraId="24242DFF" w14:textId="77777777" w:rsidR="0095094A" w:rsidRDefault="007B5EA1">
      <w:pPr>
        <w:spacing w:before="40" w:after="110" w:line="278" w:lineRule="auto"/>
        <w:ind w:left="360"/>
      </w:pPr>
      <w:r>
        <w:rPr>
          <w:b/>
          <w:bCs/>
          <w:color w:val="1F3864"/>
        </w:rPr>
        <w:t xml:space="preserve">Security boundary. </w:t>
      </w:r>
      <w:r>
        <w:t>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4942E92A" w:rsidR="0095094A" w:rsidRDefault="00CE060C">
      <w:pPr>
        <w:spacing w:before="40" w:after="110" w:line="278" w:lineRule="auto"/>
        <w:ind w:left="360"/>
      </w:pPr>
      <w:ins w:id="261" w:author="Puneet Kumar" w:date="2026-09-04T20:13:00Z" w16du:dateUtc="2026-09-04T19:13:00Z">
        <w:r>
          <w:rPr>
            <w:b/>
            <w:bCs/>
            <w:color w:val="1F3864"/>
          </w:rPr>
          <w:t>Common pitfall.</w:t>
        </w:r>
      </w:ins>
      <w:del w:id="262" w:author="Puneet Kumar" w:date="2026-09-04T20:13:00Z" w16du:dateUtc="2026-09-04T19:13:00Z">
        <w:r w:rsidR="007B5EA1" w:rsidDel="00CE060C">
          <w:rPr>
            <w:b/>
            <w:bCs/>
            <w:color w:val="1F3864"/>
          </w:rPr>
          <w:delText>Anti-pattern</w:delText>
        </w:r>
      </w:del>
      <w:r w:rsidR="007B5EA1">
        <w:rPr>
          <w:b/>
          <w:bCs/>
          <w:color w:val="1F3864"/>
        </w:rPr>
        <w:t xml:space="preserve">. </w:t>
      </w:r>
      <w:r w:rsidR="007B5EA1">
        <w:t>Point-to-point mapping between every internal system and every partner format; letting one broker's or the bureau's schema become the de facto internal model.</w:t>
      </w:r>
    </w:p>
    <w:p w14:paraId="35C6CBDF" w14:textId="77777777" w:rsidR="0095094A" w:rsidRDefault="007B5EA1">
      <w:pPr>
        <w:spacing w:before="40" w:after="110" w:line="278" w:lineRule="auto"/>
        <w:ind w:left="360"/>
      </w:pPr>
      <w:r>
        <w:rPr>
          <w:b/>
          <w:bCs/>
          <w:color w:val="1F3864"/>
        </w:rPr>
        <w:t xml:space="preserve">In practice. </w:t>
      </w:r>
      <w:r>
        <w:t>Broker EDI, coverholder bordereaux and bureau messages are each translated into Chaucer's canonical risk, premium and claim model; the policy and claims systems consume only the canonical form.</w:t>
      </w:r>
    </w:p>
    <w:p w14:paraId="2687E79B" w14:textId="77777777" w:rsidR="0095094A" w:rsidRDefault="0095094A">
      <w:pPr>
        <w:spacing w:after="150"/>
      </w:pPr>
    </w:p>
    <w:p w14:paraId="46CCE49F" w14:textId="799D7786" w:rsidR="0095094A" w:rsidRDefault="000514FA">
      <w:pPr>
        <w:pStyle w:val="Heading3"/>
      </w:pPr>
      <w:bookmarkStart w:id="263" w:name="_Toc239334682"/>
      <w:r>
        <w:t>8.9.2  Content-based routing  (SFINT25)</w:t>
      </w:r>
      <w:bookmarkEnd w:id="263"/>
    </w:p>
    <w:p w14:paraId="3D6B9442" w14:textId="77777777" w:rsidR="0095094A" w:rsidRDefault="007B5EA1">
      <w:pPr>
        <w:spacing w:before="10" w:after="90"/>
      </w:pPr>
      <w:r>
        <w:rPr>
          <w:i/>
          <w:iCs/>
          <w:color w:val="5A6470"/>
        </w:rPr>
        <w:t>Route a message or event to the right destination based on what is in it.</w:t>
      </w:r>
    </w:p>
    <w:p w14:paraId="6323826A" w14:textId="77777777" w:rsidR="0095094A" w:rsidRDefault="007B5EA1">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44EFF90" w14:textId="77777777" w:rsidR="0095094A" w:rsidRDefault="007B5EA1">
      <w:pPr>
        <w:spacing w:before="40" w:after="110" w:line="278" w:lineRule="auto"/>
        <w:ind w:left="360"/>
      </w:pPr>
      <w:r>
        <w:rPr>
          <w:b/>
          <w:bCs/>
          <w:color w:val="1F3864"/>
        </w:rPr>
        <w:t xml:space="preserve">Problem. </w:t>
      </w:r>
      <w:r>
        <w:t>Submissions, bordereaux and claims arrive on a common channel but need to go to different places, by line of business, territory, coverholder or claim type.</w:t>
      </w:r>
    </w:p>
    <w:p w14:paraId="45AF1619" w14:textId="77777777" w:rsidR="0095094A" w:rsidRDefault="007B5EA1">
      <w:pPr>
        <w:spacing w:before="40" w:after="110" w:line="278" w:lineRule="auto"/>
        <w:ind w:left="360"/>
      </w:pPr>
      <w:r>
        <w:rPr>
          <w:b/>
          <w:bCs/>
          <w:color w:val="1F3864"/>
        </w:rPr>
        <w:t xml:space="preserve">Solution. </w:t>
      </w:r>
      <w:r>
        <w:t>Route on content using Service Bus subscription filters or Event Grid routing, or a Function for richer rules, so each message reaches the right handler without the producer knowing the routing map.</w:t>
      </w:r>
    </w:p>
    <w:p w14:paraId="68EF8E4D" w14:textId="77777777" w:rsidR="0095094A" w:rsidRDefault="007B5EA1">
      <w:pPr>
        <w:spacing w:after="120"/>
        <w:jc w:val="center"/>
      </w:pPr>
      <w:r>
        <w:rPr>
          <w:i/>
          <w:iCs/>
          <w:color w:val="5A6470"/>
          <w:sz w:val="17"/>
          <w:szCs w:val="17"/>
        </w:rPr>
        <w:t>Azure components</w:t>
      </w:r>
    </w:p>
    <w:p w14:paraId="49331C47" w14:textId="77777777" w:rsidR="0095094A" w:rsidRDefault="007B5EA1">
      <w:pPr>
        <w:spacing w:before="90" w:after="130"/>
        <w:jc w:val="center"/>
      </w:pPr>
      <w:r>
        <w:rPr>
          <w:noProof/>
        </w:rPr>
        <w:lastRenderedPageBreak/>
        <w:drawing>
          <wp:inline distT="0" distB="0" distL="0" distR="0" wp14:anchorId="5652AF0E" wp14:editId="3D129762">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48D0B6BF" w14:textId="77777777" w:rsidR="0095094A" w:rsidRDefault="007B5EA1">
      <w:pPr>
        <w:spacing w:before="40" w:after="110" w:line="278" w:lineRule="auto"/>
        <w:ind w:left="360"/>
      </w:pPr>
      <w:r>
        <w:rPr>
          <w:b/>
          <w:bCs/>
          <w:color w:val="1F3864"/>
        </w:rPr>
        <w:t xml:space="preserve">Use it when. </w:t>
      </w:r>
      <w:r>
        <w:t>items on a shared channel need to diverge to different handlers according to their content.</w:t>
      </w:r>
    </w:p>
    <w:p w14:paraId="09FF86E5" w14:textId="77777777" w:rsidR="0095094A" w:rsidRDefault="007B5EA1">
      <w:pPr>
        <w:spacing w:before="40" w:after="110" w:line="278" w:lineRule="auto"/>
        <w:ind w:left="360"/>
      </w:pPr>
      <w:r>
        <w:rPr>
          <w:b/>
          <w:bCs/>
          <w:color w:val="1F3864"/>
        </w:rPr>
        <w:t xml:space="preserve">Avoid it when. </w:t>
      </w:r>
      <w:r>
        <w:t>there is only one destination, or the routing depends on external lookups better handled by a short orchestration.</w:t>
      </w:r>
    </w:p>
    <w:p w14:paraId="2AE6B9F0" w14:textId="77777777" w:rsidR="0095094A" w:rsidRDefault="007B5EA1">
      <w:pPr>
        <w:spacing w:before="40" w:after="110" w:line="278" w:lineRule="auto"/>
        <w:ind w:left="360"/>
      </w:pPr>
      <w:r>
        <w:rPr>
          <w:b/>
          <w:bCs/>
          <w:color w:val="1F3864"/>
        </w:rPr>
        <w:t xml:space="preserve">Risks and considerations. </w:t>
      </w:r>
      <w:r>
        <w:t>Routing rules are logic and they drift, so keep them declarative and versioned, and always provide a default or dead-letter route, anything that matches no rule must be caught, not silently lost.</w:t>
      </w:r>
    </w:p>
    <w:p w14:paraId="7077EF3F" w14:textId="77777777" w:rsidR="0095094A" w:rsidRDefault="007B5EA1">
      <w:pPr>
        <w:spacing w:before="40" w:after="110" w:line="278" w:lineRule="auto"/>
        <w:ind w:left="360"/>
      </w:pPr>
      <w:r>
        <w:rPr>
          <w:b/>
          <w:bCs/>
          <w:color w:val="1F3864"/>
        </w:rPr>
        <w:t xml:space="preserve">Security boundary. </w:t>
      </w:r>
      <w:r>
        <w:t>Landing zone: the Service Bus/Event Grid routing rules, or a routing Function, in spokes, internal. Within Azure: Private Endpoint, managed identity, TLS, with a default/dead-letter route captured. Outside Azure: none.</w:t>
      </w:r>
    </w:p>
    <w:p w14:paraId="44223388" w14:textId="587739A3" w:rsidR="0095094A" w:rsidRDefault="00CE060C">
      <w:pPr>
        <w:spacing w:before="40" w:after="110" w:line="278" w:lineRule="auto"/>
        <w:ind w:left="360"/>
      </w:pPr>
      <w:ins w:id="264" w:author="Puneet Kumar" w:date="2026-09-04T20:13:00Z" w16du:dateUtc="2026-09-04T19:13:00Z">
        <w:r>
          <w:rPr>
            <w:b/>
            <w:bCs/>
            <w:color w:val="1F3864"/>
          </w:rPr>
          <w:t>Common pitfall.</w:t>
        </w:r>
      </w:ins>
      <w:del w:id="265" w:author="Puneet Kumar" w:date="2026-09-04T20:13:00Z" w16du:dateUtc="2026-09-04T19:13:00Z">
        <w:r w:rsidR="007B5EA1" w:rsidDel="00CE060C">
          <w:rPr>
            <w:b/>
            <w:bCs/>
            <w:color w:val="1F3864"/>
          </w:rPr>
          <w:delText>Anti-pattern</w:delText>
        </w:r>
      </w:del>
      <w:r w:rsidR="007B5EA1">
        <w:rPr>
          <w:b/>
          <w:bCs/>
          <w:color w:val="1F3864"/>
        </w:rPr>
        <w:t xml:space="preserve">. </w:t>
      </w:r>
      <w:r w:rsidR="007B5EA1">
        <w:t>A monolithic if/else router hard-coded in one place; no default route for unmatched content.</w:t>
      </w:r>
    </w:p>
    <w:p w14:paraId="6F1FB4C1" w14:textId="77777777" w:rsidR="0095094A" w:rsidRDefault="007B5EA1">
      <w:pPr>
        <w:spacing w:before="40" w:after="110" w:line="278" w:lineRule="auto"/>
        <w:ind w:left="360"/>
      </w:pPr>
      <w:r>
        <w:rPr>
          <w:b/>
          <w:bCs/>
          <w:color w:val="1F3864"/>
        </w:rPr>
        <w:t xml:space="preserve">In practice. </w:t>
      </w:r>
      <w:r>
        <w:t>Inbound submissions are routed to the motor, property or casualty underwriting queues by line of business.</w:t>
      </w:r>
    </w:p>
    <w:p w14:paraId="2E6653D7" w14:textId="77777777" w:rsidR="0095094A" w:rsidRDefault="0095094A">
      <w:pPr>
        <w:spacing w:after="150"/>
      </w:pPr>
    </w:p>
    <w:p w14:paraId="1EAA1098" w14:textId="77777777" w:rsidR="0095094A" w:rsidRDefault="007B5EA1">
      <w:pPr>
        <w:pStyle w:val="Heading1"/>
      </w:pPr>
      <w:bookmarkStart w:id="266" w:name="_Toc239334683"/>
      <w:r>
        <w:t>9. Insurance Integration Scenarios</w:t>
      </w:r>
      <w:bookmarkEnd w:id="266"/>
    </w:p>
    <w:p w14:paraId="7D4B66CA" w14:textId="77777777" w:rsidR="0095094A" w:rsidRDefault="007B5EA1">
      <w:pPr>
        <w:spacing w:after="120" w:line="278" w:lineRule="auto"/>
      </w:pPr>
      <w:r>
        <w:t>The table shows how the catalogue resolves characteristic Chaucer integrations. Each scenario names the patterns it composes, the primary Azure components and the purpose it serves. Pattern references point to the catalogue in Section 7.</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850"/>
        <w:gridCol w:w="1960"/>
        <w:gridCol w:w="3100"/>
      </w:tblGrid>
      <w:tr w:rsidR="0095094A" w14:paraId="2EFF25EA" w14:textId="77777777">
        <w:trPr>
          <w:tblHeader/>
        </w:trPr>
        <w:tc>
          <w:tcPr>
            <w:tcW w:w="1450" w:type="dxa"/>
            <w:shd w:val="clear" w:color="auto" w:fill="24446E"/>
            <w:tcMar>
              <w:top w:w="70" w:type="dxa"/>
              <w:left w:w="110" w:type="dxa"/>
              <w:bottom w:w="70" w:type="dxa"/>
              <w:right w:w="110" w:type="dxa"/>
            </w:tcMar>
            <w:vAlign w:val="center"/>
          </w:tcPr>
          <w:p w14:paraId="50B34FD7" w14:textId="77777777" w:rsidR="0095094A" w:rsidRDefault="007B5EA1">
            <w:r>
              <w:rPr>
                <w:b/>
                <w:bCs/>
                <w:color w:val="FFFFFF"/>
                <w:sz w:val="17"/>
                <w:szCs w:val="17"/>
              </w:rPr>
              <w:t>Scenario</w:t>
            </w:r>
          </w:p>
        </w:tc>
        <w:tc>
          <w:tcPr>
            <w:tcW w:w="2850" w:type="dxa"/>
            <w:shd w:val="clear" w:color="auto" w:fill="24446E"/>
            <w:tcMar>
              <w:top w:w="70" w:type="dxa"/>
              <w:left w:w="110" w:type="dxa"/>
              <w:bottom w:w="70" w:type="dxa"/>
              <w:right w:w="110" w:type="dxa"/>
            </w:tcMar>
            <w:vAlign w:val="center"/>
          </w:tcPr>
          <w:p w14:paraId="0A0AB9B5" w14:textId="77777777" w:rsidR="0095094A" w:rsidRDefault="007B5EA1">
            <w:r>
              <w:rPr>
                <w:b/>
                <w:bCs/>
                <w:color w:val="FFFFFF"/>
                <w:sz w:val="17"/>
                <w:szCs w:val="17"/>
              </w:rPr>
              <w:t>Patterns</w:t>
            </w:r>
          </w:p>
        </w:tc>
        <w:tc>
          <w:tcPr>
            <w:tcW w:w="1960" w:type="dxa"/>
            <w:shd w:val="clear" w:color="auto" w:fill="24446E"/>
            <w:tcMar>
              <w:top w:w="70" w:type="dxa"/>
              <w:left w:w="110" w:type="dxa"/>
              <w:bottom w:w="70" w:type="dxa"/>
              <w:right w:w="110" w:type="dxa"/>
            </w:tcMar>
            <w:vAlign w:val="center"/>
          </w:tcPr>
          <w:p w14:paraId="58831CFC" w14:textId="77777777" w:rsidR="0095094A" w:rsidRDefault="007B5EA1">
            <w:r>
              <w:rPr>
                <w:b/>
                <w:bCs/>
                <w:color w:val="FFFFFF"/>
                <w:sz w:val="17"/>
                <w:szCs w:val="17"/>
              </w:rPr>
              <w:t>Primary components</w:t>
            </w:r>
          </w:p>
        </w:tc>
        <w:tc>
          <w:tcPr>
            <w:tcW w:w="3100" w:type="dxa"/>
            <w:shd w:val="clear" w:color="auto" w:fill="24446E"/>
            <w:tcMar>
              <w:top w:w="70" w:type="dxa"/>
              <w:left w:w="110" w:type="dxa"/>
              <w:bottom w:w="70" w:type="dxa"/>
              <w:right w:w="110" w:type="dxa"/>
            </w:tcMar>
            <w:vAlign w:val="center"/>
          </w:tcPr>
          <w:p w14:paraId="38FBCD48" w14:textId="77777777" w:rsidR="0095094A" w:rsidRDefault="007B5EA1">
            <w:r>
              <w:rPr>
                <w:b/>
                <w:bCs/>
                <w:color w:val="FFFFFF"/>
                <w:sz w:val="17"/>
                <w:szCs w:val="17"/>
              </w:rPr>
              <w:t>Purpose</w:t>
            </w:r>
          </w:p>
        </w:tc>
      </w:tr>
      <w:tr w:rsidR="0095094A" w14:paraId="54B30AE4" w14:textId="77777777">
        <w:tc>
          <w:tcPr>
            <w:tcW w:w="1450" w:type="dxa"/>
            <w:shd w:val="clear" w:color="auto" w:fill="FFFFFF"/>
            <w:tcMar>
              <w:top w:w="70" w:type="dxa"/>
              <w:left w:w="110" w:type="dxa"/>
              <w:bottom w:w="70" w:type="dxa"/>
              <w:right w:w="110" w:type="dxa"/>
            </w:tcMar>
            <w:vAlign w:val="center"/>
          </w:tcPr>
          <w:p w14:paraId="0D5E44EC" w14:textId="77777777" w:rsidR="0095094A" w:rsidRDefault="007B5EA1">
            <w:pPr>
              <w:spacing w:after="10" w:line="254" w:lineRule="auto"/>
            </w:pPr>
            <w:r>
              <w:rPr>
                <w:b/>
                <w:bCs/>
                <w:color w:val="1F3864"/>
                <w:sz w:val="17"/>
                <w:szCs w:val="17"/>
              </w:rPr>
              <w:t>9.1 Delegated Authority</w:t>
            </w:r>
          </w:p>
        </w:tc>
        <w:tc>
          <w:tcPr>
            <w:tcW w:w="2850" w:type="dxa"/>
            <w:shd w:val="clear" w:color="auto" w:fill="FFFFFF"/>
            <w:tcMar>
              <w:top w:w="70" w:type="dxa"/>
              <w:left w:w="110" w:type="dxa"/>
              <w:bottom w:w="70" w:type="dxa"/>
              <w:right w:w="110" w:type="dxa"/>
            </w:tcMar>
            <w:vAlign w:val="center"/>
          </w:tcPr>
          <w:p w14:paraId="7486CD13" w14:textId="77777777" w:rsidR="0095094A" w:rsidRDefault="007B5EA1">
            <w:pPr>
              <w:spacing w:after="10" w:line="254" w:lineRule="auto"/>
            </w:pPr>
            <w:r>
              <w:rPr>
                <w:sz w:val="17"/>
                <w:szCs w:val="17"/>
              </w:rPr>
              <w:t>File ingestion (SFINT19), canonical model (SFINT24), content routing (SFINT25), push to platform (SFINT21)</w:t>
            </w:r>
          </w:p>
        </w:tc>
        <w:tc>
          <w:tcPr>
            <w:tcW w:w="1960" w:type="dxa"/>
            <w:shd w:val="clear" w:color="auto" w:fill="FFFFFF"/>
            <w:tcMar>
              <w:top w:w="70" w:type="dxa"/>
              <w:left w:w="110" w:type="dxa"/>
              <w:bottom w:w="70" w:type="dxa"/>
              <w:right w:w="110" w:type="dxa"/>
            </w:tcMar>
            <w:vAlign w:val="center"/>
          </w:tcPr>
          <w:p w14:paraId="72764CB5" w14:textId="77777777" w:rsidR="0095094A" w:rsidRDefault="007B5EA1">
            <w:pPr>
              <w:spacing w:after="10" w:line="254" w:lineRule="auto"/>
            </w:pPr>
            <w:r>
              <w:rPr>
                <w:sz w:val="17"/>
                <w:szCs w:val="17"/>
              </w:rPr>
              <w:t>Logic Apps, Functions, Blob, Service Bus, Snowflake</w:t>
            </w:r>
          </w:p>
        </w:tc>
        <w:tc>
          <w:tcPr>
            <w:tcW w:w="3100" w:type="dxa"/>
            <w:shd w:val="clear" w:color="auto" w:fill="FFFFFF"/>
            <w:tcMar>
              <w:top w:w="70" w:type="dxa"/>
              <w:left w:w="110" w:type="dxa"/>
              <w:bottom w:w="70" w:type="dxa"/>
              <w:right w:w="110" w:type="dxa"/>
            </w:tcMar>
            <w:vAlign w:val="center"/>
          </w:tcPr>
          <w:p w14:paraId="3F69B0DE" w14:textId="77777777" w:rsidR="0095094A" w:rsidRDefault="007B5EA1">
            <w:pPr>
              <w:spacing w:after="10" w:line="254" w:lineRule="auto"/>
            </w:pPr>
            <w:r>
              <w:rPr>
                <w:sz w:val="17"/>
                <w:szCs w:val="17"/>
              </w:rPr>
              <w:t>Validate coverholder reporting, capture at source where possible, and retire manual bordereau re-keying.</w:t>
            </w:r>
          </w:p>
        </w:tc>
      </w:tr>
      <w:tr w:rsidR="0095094A" w14:paraId="36D4091C" w14:textId="77777777">
        <w:tc>
          <w:tcPr>
            <w:tcW w:w="1450" w:type="dxa"/>
            <w:shd w:val="clear" w:color="auto" w:fill="F4F6FA"/>
            <w:tcMar>
              <w:top w:w="70" w:type="dxa"/>
              <w:left w:w="110" w:type="dxa"/>
              <w:bottom w:w="70" w:type="dxa"/>
              <w:right w:w="110" w:type="dxa"/>
            </w:tcMar>
            <w:vAlign w:val="center"/>
          </w:tcPr>
          <w:p w14:paraId="73B5A949" w14:textId="77777777" w:rsidR="0095094A" w:rsidRDefault="007B5EA1">
            <w:pPr>
              <w:spacing w:after="10" w:line="254" w:lineRule="auto"/>
            </w:pPr>
            <w:r>
              <w:rPr>
                <w:b/>
                <w:bCs/>
                <w:color w:val="1F3864"/>
                <w:sz w:val="17"/>
                <w:szCs w:val="17"/>
              </w:rPr>
              <w:t>9.2 London Market</w:t>
            </w:r>
          </w:p>
        </w:tc>
        <w:tc>
          <w:tcPr>
            <w:tcW w:w="2850" w:type="dxa"/>
            <w:shd w:val="clear" w:color="auto" w:fill="F4F6FA"/>
            <w:tcMar>
              <w:top w:w="70" w:type="dxa"/>
              <w:left w:w="110" w:type="dxa"/>
              <w:bottom w:w="70" w:type="dxa"/>
              <w:right w:w="110" w:type="dxa"/>
            </w:tcMar>
            <w:vAlign w:val="center"/>
          </w:tcPr>
          <w:p w14:paraId="1B2C5B45" w14:textId="77777777" w:rsidR="0095094A" w:rsidRDefault="007B5EA1">
            <w:pPr>
              <w:spacing w:after="10" w:line="254" w:lineRule="auto"/>
            </w:pPr>
            <w:r>
              <w:rPr>
                <w:sz w:val="17"/>
                <w:szCs w:val="17"/>
              </w:rPr>
              <w:t>Canonical model (SFINT24), messaging (SFINT9), orchestration (SFINT16), push to platform (SFINT21)</w:t>
            </w:r>
          </w:p>
        </w:tc>
        <w:tc>
          <w:tcPr>
            <w:tcW w:w="1960" w:type="dxa"/>
            <w:shd w:val="clear" w:color="auto" w:fill="F4F6FA"/>
            <w:tcMar>
              <w:top w:w="70" w:type="dxa"/>
              <w:left w:w="110" w:type="dxa"/>
              <w:bottom w:w="70" w:type="dxa"/>
              <w:right w:w="110" w:type="dxa"/>
            </w:tcMar>
            <w:vAlign w:val="center"/>
          </w:tcPr>
          <w:p w14:paraId="0FB62263" w14:textId="77777777" w:rsidR="0095094A" w:rsidRDefault="007B5EA1">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951EBE8" w14:textId="77777777" w:rsidR="0095094A" w:rsidRDefault="007B5EA1">
            <w:pPr>
              <w:spacing w:after="10" w:line="254" w:lineRule="auto"/>
            </w:pPr>
            <w:r>
              <w:rPr>
                <w:sz w:val="17"/>
                <w:szCs w:val="17"/>
              </w:rPr>
              <w:t>Align processing to the core data record and design for incremental modernisation.</w:t>
            </w:r>
          </w:p>
        </w:tc>
      </w:tr>
      <w:tr w:rsidR="0095094A" w14:paraId="65C249A0" w14:textId="77777777">
        <w:tc>
          <w:tcPr>
            <w:tcW w:w="1450" w:type="dxa"/>
            <w:shd w:val="clear" w:color="auto" w:fill="FFFFFF"/>
            <w:tcMar>
              <w:top w:w="70" w:type="dxa"/>
              <w:left w:w="110" w:type="dxa"/>
              <w:bottom w:w="70" w:type="dxa"/>
              <w:right w:w="110" w:type="dxa"/>
            </w:tcMar>
            <w:vAlign w:val="center"/>
          </w:tcPr>
          <w:p w14:paraId="7F6E4B3D" w14:textId="77777777" w:rsidR="0095094A" w:rsidRDefault="007B5EA1">
            <w:pPr>
              <w:spacing w:after="10" w:line="254" w:lineRule="auto"/>
            </w:pPr>
            <w:r>
              <w:rPr>
                <w:b/>
                <w:bCs/>
                <w:color w:val="1F3864"/>
                <w:sz w:val="17"/>
                <w:szCs w:val="17"/>
              </w:rPr>
              <w:t>9.3 Submissions</w:t>
            </w:r>
          </w:p>
        </w:tc>
        <w:tc>
          <w:tcPr>
            <w:tcW w:w="2850" w:type="dxa"/>
            <w:shd w:val="clear" w:color="auto" w:fill="FFFFFF"/>
            <w:tcMar>
              <w:top w:w="70" w:type="dxa"/>
              <w:left w:w="110" w:type="dxa"/>
              <w:bottom w:w="70" w:type="dxa"/>
              <w:right w:w="110" w:type="dxa"/>
            </w:tcMar>
            <w:vAlign w:val="center"/>
          </w:tcPr>
          <w:p w14:paraId="45495BB8" w14:textId="77777777" w:rsidR="0095094A" w:rsidRDefault="007B5EA1">
            <w:pPr>
              <w:spacing w:after="10" w:line="254" w:lineRule="auto"/>
            </w:pPr>
            <w:r>
              <w:rPr>
                <w:sz w:val="17"/>
                <w:szCs w:val="17"/>
              </w:rPr>
              <w:t>Inbound webhook or API (SFINT1, SFINT13), file ingestion (SFINT19), content routing (SFINT25), composition (SFINT2)</w:t>
            </w:r>
          </w:p>
        </w:tc>
        <w:tc>
          <w:tcPr>
            <w:tcW w:w="1960" w:type="dxa"/>
            <w:shd w:val="clear" w:color="auto" w:fill="FFFFFF"/>
            <w:tcMar>
              <w:top w:w="70" w:type="dxa"/>
              <w:left w:w="110" w:type="dxa"/>
              <w:bottom w:w="70" w:type="dxa"/>
              <w:right w:w="110" w:type="dxa"/>
            </w:tcMar>
            <w:vAlign w:val="center"/>
          </w:tcPr>
          <w:p w14:paraId="2A5085BA" w14:textId="77777777" w:rsidR="0095094A" w:rsidRDefault="007B5EA1">
            <w:pPr>
              <w:spacing w:after="10" w:line="254" w:lineRule="auto"/>
            </w:pPr>
            <w:r>
              <w:rPr>
                <w:sz w:val="17"/>
                <w:szCs w:val="17"/>
              </w:rPr>
              <w:t>API Management, Front Door and WAF, Logic Apps, Functions</w:t>
            </w:r>
          </w:p>
        </w:tc>
        <w:tc>
          <w:tcPr>
            <w:tcW w:w="3100" w:type="dxa"/>
            <w:shd w:val="clear" w:color="auto" w:fill="FFFFFF"/>
            <w:tcMar>
              <w:top w:w="70" w:type="dxa"/>
              <w:left w:w="110" w:type="dxa"/>
              <w:bottom w:w="70" w:type="dxa"/>
              <w:right w:w="110" w:type="dxa"/>
            </w:tcMar>
            <w:vAlign w:val="center"/>
          </w:tcPr>
          <w:p w14:paraId="6E26E8EA" w14:textId="77777777" w:rsidR="0095094A" w:rsidRDefault="007B5EA1">
            <w:pPr>
              <w:spacing w:after="10" w:line="254" w:lineRule="auto"/>
            </w:pPr>
            <w:r>
              <w:rPr>
                <w:sz w:val="17"/>
                <w:szCs w:val="17"/>
              </w:rPr>
              <w:t>Accept submissions by API, file or portal, triage and route to the right underwriting team and system.</w:t>
            </w:r>
          </w:p>
        </w:tc>
      </w:tr>
      <w:tr w:rsidR="0095094A" w14:paraId="580AAED3" w14:textId="77777777">
        <w:tc>
          <w:tcPr>
            <w:tcW w:w="1450" w:type="dxa"/>
            <w:shd w:val="clear" w:color="auto" w:fill="F4F6FA"/>
            <w:tcMar>
              <w:top w:w="70" w:type="dxa"/>
              <w:left w:w="110" w:type="dxa"/>
              <w:bottom w:w="70" w:type="dxa"/>
              <w:right w:w="110" w:type="dxa"/>
            </w:tcMar>
            <w:vAlign w:val="center"/>
          </w:tcPr>
          <w:p w14:paraId="698F5943" w14:textId="77777777" w:rsidR="0095094A" w:rsidRDefault="007B5EA1">
            <w:pPr>
              <w:spacing w:after="10" w:line="254" w:lineRule="auto"/>
            </w:pPr>
            <w:r>
              <w:rPr>
                <w:b/>
                <w:bCs/>
                <w:color w:val="1F3864"/>
                <w:sz w:val="17"/>
                <w:szCs w:val="17"/>
              </w:rPr>
              <w:t>9.4 Claims</w:t>
            </w:r>
          </w:p>
        </w:tc>
        <w:tc>
          <w:tcPr>
            <w:tcW w:w="2850" w:type="dxa"/>
            <w:shd w:val="clear" w:color="auto" w:fill="F4F6FA"/>
            <w:tcMar>
              <w:top w:w="70" w:type="dxa"/>
              <w:left w:w="110" w:type="dxa"/>
              <w:bottom w:w="70" w:type="dxa"/>
              <w:right w:w="110" w:type="dxa"/>
            </w:tcMar>
            <w:vAlign w:val="center"/>
          </w:tcPr>
          <w:p w14:paraId="3B604CE3" w14:textId="77777777" w:rsidR="0095094A" w:rsidRDefault="007B5EA1">
            <w:pPr>
              <w:spacing w:after="10" w:line="254" w:lineRule="auto"/>
            </w:pPr>
            <w:r>
              <w:rPr>
                <w:sz w:val="17"/>
                <w:szCs w:val="17"/>
              </w:rPr>
              <w:t>Inbound webhook or API (SFINT13), orchestration with compensation (SFINT16 and SFINT17), outbound webhook (SFINT14), push to platform (SFINT21)</w:t>
            </w:r>
          </w:p>
        </w:tc>
        <w:tc>
          <w:tcPr>
            <w:tcW w:w="1960" w:type="dxa"/>
            <w:shd w:val="clear" w:color="auto" w:fill="F4F6FA"/>
            <w:tcMar>
              <w:top w:w="70" w:type="dxa"/>
              <w:left w:w="110" w:type="dxa"/>
              <w:bottom w:w="70" w:type="dxa"/>
              <w:right w:w="110" w:type="dxa"/>
            </w:tcMar>
            <w:vAlign w:val="center"/>
          </w:tcPr>
          <w:p w14:paraId="7872695E" w14:textId="77777777" w:rsidR="0095094A" w:rsidRDefault="007B5EA1">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841313C" w14:textId="77777777" w:rsidR="0095094A" w:rsidRDefault="007B5EA1">
            <w:pPr>
              <w:spacing w:after="10" w:line="254" w:lineRule="auto"/>
            </w:pPr>
            <w:r>
              <w:rPr>
                <w:sz w:val="17"/>
                <w:szCs w:val="17"/>
              </w:rPr>
              <w:t>First notification of loss from portals and third-party administrators, orchestrated across systems, with status notifications outbound.</w:t>
            </w:r>
          </w:p>
        </w:tc>
      </w:tr>
      <w:tr w:rsidR="0095094A" w14:paraId="703B9F41" w14:textId="77777777">
        <w:tc>
          <w:tcPr>
            <w:tcW w:w="1450" w:type="dxa"/>
            <w:shd w:val="clear" w:color="auto" w:fill="FFFFFF"/>
            <w:tcMar>
              <w:top w:w="70" w:type="dxa"/>
              <w:left w:w="110" w:type="dxa"/>
              <w:bottom w:w="70" w:type="dxa"/>
              <w:right w:w="110" w:type="dxa"/>
            </w:tcMar>
            <w:vAlign w:val="center"/>
          </w:tcPr>
          <w:p w14:paraId="2CE1C14D" w14:textId="77777777" w:rsidR="0095094A" w:rsidRDefault="007B5EA1">
            <w:pPr>
              <w:spacing w:after="10" w:line="254" w:lineRule="auto"/>
            </w:pPr>
            <w:r>
              <w:rPr>
                <w:b/>
                <w:bCs/>
                <w:color w:val="1F3864"/>
                <w:sz w:val="17"/>
                <w:szCs w:val="17"/>
              </w:rPr>
              <w:t>9.5 Reinsurance</w:t>
            </w:r>
          </w:p>
        </w:tc>
        <w:tc>
          <w:tcPr>
            <w:tcW w:w="2850" w:type="dxa"/>
            <w:shd w:val="clear" w:color="auto" w:fill="FFFFFF"/>
            <w:tcMar>
              <w:top w:w="70" w:type="dxa"/>
              <w:left w:w="110" w:type="dxa"/>
              <w:bottom w:w="70" w:type="dxa"/>
              <w:right w:w="110" w:type="dxa"/>
            </w:tcMar>
            <w:vAlign w:val="center"/>
          </w:tcPr>
          <w:p w14:paraId="6BC168FB" w14:textId="77777777" w:rsidR="0095094A" w:rsidRDefault="007B5EA1">
            <w:pPr>
              <w:spacing w:after="10" w:line="254" w:lineRule="auto"/>
            </w:pPr>
            <w:r>
              <w:rPr>
                <w:sz w:val="17"/>
                <w:szCs w:val="17"/>
              </w:rPr>
              <w:t>Canonical model (SFINT24), file and messaging (SFINT19, SFINT9), orchestration (SFINT16)</w:t>
            </w:r>
          </w:p>
        </w:tc>
        <w:tc>
          <w:tcPr>
            <w:tcW w:w="1960" w:type="dxa"/>
            <w:shd w:val="clear" w:color="auto" w:fill="FFFFFF"/>
            <w:tcMar>
              <w:top w:w="70" w:type="dxa"/>
              <w:left w:w="110" w:type="dxa"/>
              <w:bottom w:w="70" w:type="dxa"/>
              <w:right w:w="110" w:type="dxa"/>
            </w:tcMar>
            <w:vAlign w:val="center"/>
          </w:tcPr>
          <w:p w14:paraId="75E5665B" w14:textId="77777777" w:rsidR="0095094A" w:rsidRDefault="007B5EA1">
            <w:pPr>
              <w:spacing w:after="10" w:line="254" w:lineRule="auto"/>
            </w:pPr>
            <w:r>
              <w:rPr>
                <w:sz w:val="17"/>
                <w:szCs w:val="17"/>
              </w:rPr>
              <w:t>Logic Apps, Functions, Service Bus, Snowflake</w:t>
            </w:r>
          </w:p>
        </w:tc>
        <w:tc>
          <w:tcPr>
            <w:tcW w:w="3100" w:type="dxa"/>
            <w:shd w:val="clear" w:color="auto" w:fill="FFFFFF"/>
            <w:tcMar>
              <w:top w:w="70" w:type="dxa"/>
              <w:left w:w="110" w:type="dxa"/>
              <w:bottom w:w="70" w:type="dxa"/>
              <w:right w:w="110" w:type="dxa"/>
            </w:tcMar>
            <w:vAlign w:val="center"/>
          </w:tcPr>
          <w:p w14:paraId="7C94B6F4" w14:textId="77777777" w:rsidR="0095094A" w:rsidRDefault="007B5EA1">
            <w:pPr>
              <w:spacing w:after="10" w:line="254" w:lineRule="auto"/>
            </w:pPr>
            <w:r>
              <w:rPr>
                <w:sz w:val="17"/>
                <w:szCs w:val="17"/>
              </w:rPr>
              <w:t>Cede risk, premium and claims to treaty and facultative systems and reinsurers, and manage recoveries.</w:t>
            </w:r>
          </w:p>
        </w:tc>
      </w:tr>
      <w:tr w:rsidR="0095094A" w14:paraId="7EAA3E01" w14:textId="77777777">
        <w:tc>
          <w:tcPr>
            <w:tcW w:w="1450" w:type="dxa"/>
            <w:shd w:val="clear" w:color="auto" w:fill="F4F6FA"/>
            <w:tcMar>
              <w:top w:w="70" w:type="dxa"/>
              <w:left w:w="110" w:type="dxa"/>
              <w:bottom w:w="70" w:type="dxa"/>
              <w:right w:w="110" w:type="dxa"/>
            </w:tcMar>
            <w:vAlign w:val="center"/>
          </w:tcPr>
          <w:p w14:paraId="3A59811E" w14:textId="77777777" w:rsidR="0095094A" w:rsidRDefault="007B5EA1">
            <w:pPr>
              <w:spacing w:after="10" w:line="254" w:lineRule="auto"/>
            </w:pPr>
            <w:r>
              <w:rPr>
                <w:b/>
                <w:bCs/>
                <w:color w:val="1F3864"/>
                <w:sz w:val="17"/>
                <w:szCs w:val="17"/>
              </w:rPr>
              <w:lastRenderedPageBreak/>
              <w:t>9.6 Regulatory Reporting</w:t>
            </w:r>
          </w:p>
        </w:tc>
        <w:tc>
          <w:tcPr>
            <w:tcW w:w="2850" w:type="dxa"/>
            <w:shd w:val="clear" w:color="auto" w:fill="F4F6FA"/>
            <w:tcMar>
              <w:top w:w="70" w:type="dxa"/>
              <w:left w:w="110" w:type="dxa"/>
              <w:bottom w:w="70" w:type="dxa"/>
              <w:right w:w="110" w:type="dxa"/>
            </w:tcMar>
            <w:vAlign w:val="center"/>
          </w:tcPr>
          <w:p w14:paraId="16BB2328" w14:textId="77777777" w:rsidR="0095094A" w:rsidRDefault="007B5EA1">
            <w:pPr>
              <w:spacing w:after="10" w:line="254" w:lineRule="auto"/>
            </w:pPr>
            <w:r>
              <w:rPr>
                <w:sz w:val="17"/>
                <w:szCs w:val="17"/>
              </w:rPr>
              <w:t>Event offload (SFINT21), consume and serve (SFINT22), orchestration (SFINT16), file delivery (SFINT20)</w:t>
            </w:r>
          </w:p>
        </w:tc>
        <w:tc>
          <w:tcPr>
            <w:tcW w:w="1960" w:type="dxa"/>
            <w:shd w:val="clear" w:color="auto" w:fill="F4F6FA"/>
            <w:tcMar>
              <w:top w:w="70" w:type="dxa"/>
              <w:left w:w="110" w:type="dxa"/>
              <w:bottom w:w="70" w:type="dxa"/>
              <w:right w:w="110" w:type="dxa"/>
            </w:tcMar>
            <w:vAlign w:val="center"/>
          </w:tcPr>
          <w:p w14:paraId="24408568" w14:textId="77777777" w:rsidR="0095094A" w:rsidRDefault="007B5EA1">
            <w:pPr>
              <w:spacing w:after="10" w:line="254" w:lineRule="auto"/>
            </w:pPr>
            <w:r>
              <w:rPr>
                <w:sz w:val="17"/>
                <w:szCs w:val="17"/>
              </w:rPr>
              <w:t>Snowflake, Logic Apps, Functions, API Management</w:t>
            </w:r>
          </w:p>
        </w:tc>
        <w:tc>
          <w:tcPr>
            <w:tcW w:w="3100" w:type="dxa"/>
            <w:shd w:val="clear" w:color="auto" w:fill="F4F6FA"/>
            <w:tcMar>
              <w:top w:w="70" w:type="dxa"/>
              <w:left w:w="110" w:type="dxa"/>
              <w:bottom w:w="70" w:type="dxa"/>
              <w:right w:w="110" w:type="dxa"/>
            </w:tcMar>
            <w:vAlign w:val="center"/>
          </w:tcPr>
          <w:p w14:paraId="5A4AB262" w14:textId="77777777" w:rsidR="0095094A" w:rsidRDefault="007B5EA1">
            <w:pPr>
              <w:spacing w:after="10" w:line="254" w:lineRule="auto"/>
            </w:pPr>
            <w:r>
              <w:rPr>
                <w:sz w:val="17"/>
                <w:szCs w:val="17"/>
              </w:rPr>
              <w:t>Assemble regulatory and tax reporting on the data platform and submit through orchestrated feeds or files.</w:t>
            </w:r>
          </w:p>
        </w:tc>
      </w:tr>
    </w:tbl>
    <w:p w14:paraId="05899DA8" w14:textId="77777777" w:rsidR="002B44A0" w:rsidRDefault="002B44A0" w:rsidP="002B44A0">
      <w:pPr>
        <w:pStyle w:val="Heading1"/>
      </w:pPr>
      <w:bookmarkStart w:id="267" w:name="_Toc239421380"/>
      <w:r>
        <w:t>10. Data Platform Position and Guardrails</w:t>
      </w:r>
      <w:bookmarkEnd w:id="267"/>
    </w:p>
    <w:p w14:paraId="0B71E8D6" w14:textId="77777777" w:rsidR="002B44A0" w:rsidRDefault="002B44A0" w:rsidP="002B44A0">
      <w:pPr>
        <w:pStyle w:val="Heading2"/>
      </w:pPr>
      <w:bookmarkStart w:id="268" w:name="_Toc239421381"/>
      <w:r>
        <w:t>10.1 Core Position</w:t>
      </w:r>
      <w:bookmarkEnd w:id="268"/>
    </w:p>
    <w:p w14:paraId="2BFE1310" w14:textId="77777777" w:rsidR="002B44A0" w:rsidRDefault="002B44A0" w:rsidP="002B44A0">
      <w:pPr>
        <w:spacing w:after="120" w:line="278" w:lineRule="auto"/>
      </w:pPr>
      <w:r>
        <w:t>The data platform is owned by the data team and is not a general integration endpoint. The framework meets Snowflake at two governed hand-offs only, a push into the platform and a curated consume from it. Bulk movement and transformation remain inside the data platform. This boundary keeps operational integration and analytical data cleanly separated and governed.</w:t>
      </w:r>
    </w:p>
    <w:p w14:paraId="4D2E24ED" w14:textId="77777777" w:rsidR="002B44A0" w:rsidRDefault="002B44A0" w:rsidP="002B44A0">
      <w:pPr>
        <w:pStyle w:val="Heading2"/>
      </w:pPr>
      <w:bookmarkStart w:id="269" w:name="_Toc239421382"/>
      <w:r>
        <w:t>10.2 Appropriate Uses</w:t>
      </w:r>
      <w:bookmarkEnd w:id="269"/>
    </w:p>
    <w:p w14:paraId="7E4B8950" w14:textId="77777777" w:rsidR="002B44A0" w:rsidRDefault="002B44A0" w:rsidP="002B44A0">
      <w:pPr>
        <w:spacing w:after="46" w:line="270" w:lineRule="auto"/>
        <w:ind w:left="360"/>
      </w:pPr>
      <w:r>
        <w:t>Landing operational data into the platform for analytics and reporting.</w:t>
      </w:r>
    </w:p>
    <w:p w14:paraId="32DFAD83" w14:textId="77777777" w:rsidR="002B44A0" w:rsidRDefault="002B44A0" w:rsidP="002B44A0">
      <w:pPr>
        <w:spacing w:after="46" w:line="270" w:lineRule="auto"/>
        <w:ind w:left="360"/>
      </w:pPr>
      <w:r>
        <w:t>Serving a curated, read-only dataset back to an operational consumer through the platform's serving layer.</w:t>
      </w:r>
    </w:p>
    <w:p w14:paraId="4A104059" w14:textId="77777777" w:rsidR="002B44A0" w:rsidRDefault="002B44A0" w:rsidP="002B44A0">
      <w:pPr>
        <w:spacing w:after="46" w:line="270" w:lineRule="auto"/>
        <w:ind w:left="360"/>
      </w:pPr>
      <w:r>
        <w:t>Streaming high-volume telemetry into the platform for downstream processing.</w:t>
      </w:r>
    </w:p>
    <w:p w14:paraId="6C81744A" w14:textId="77777777" w:rsidR="002B44A0" w:rsidRDefault="002B44A0" w:rsidP="002B44A0">
      <w:pPr>
        <w:pStyle w:val="Heading2"/>
      </w:pPr>
      <w:bookmarkStart w:id="270" w:name="_Toc239421383"/>
      <w:r>
        <w:t>10.3 Inappropriate Uses</w:t>
      </w:r>
      <w:bookmarkEnd w:id="270"/>
    </w:p>
    <w:p w14:paraId="3D57328B" w14:textId="77777777" w:rsidR="002B44A0" w:rsidRDefault="002B44A0" w:rsidP="002B44A0">
      <w:pPr>
        <w:spacing w:after="46" w:line="270" w:lineRule="auto"/>
        <w:ind w:left="360"/>
      </w:pPr>
      <w:r>
        <w:t>Treating Snowflake as an operational source of truth for live transactions.</w:t>
      </w:r>
    </w:p>
    <w:p w14:paraId="553ADB7B" w14:textId="77777777" w:rsidR="002B44A0" w:rsidRDefault="002B44A0" w:rsidP="002B44A0">
      <w:pPr>
        <w:spacing w:after="46" w:line="270" w:lineRule="auto"/>
        <w:ind w:left="360"/>
      </w:pPr>
      <w:r>
        <w:t>Reaching into the platform's internals from an integration flow, or into operational systems from the platform.</w:t>
      </w:r>
    </w:p>
    <w:p w14:paraId="4E02E77B" w14:textId="77777777" w:rsidR="002B44A0" w:rsidRDefault="002B44A0" w:rsidP="002B44A0">
      <w:pPr>
        <w:spacing w:after="46" w:line="270" w:lineRule="auto"/>
        <w:ind w:left="360"/>
      </w:pPr>
      <w:r>
        <w:t>Using the platform as a message bus or a general-purpose integration hub.</w:t>
      </w:r>
    </w:p>
    <w:p w14:paraId="607745CE" w14:textId="77777777" w:rsidR="002B44A0" w:rsidRDefault="002B44A0" w:rsidP="002B44A0">
      <w:pPr>
        <w:pStyle w:val="Heading2"/>
      </w:pPr>
      <w:bookmarkStart w:id="271" w:name="_Toc239421384"/>
      <w:r>
        <w:t>10.4 Exchange Patterns</w:t>
      </w:r>
      <w:bookmarkEnd w:id="271"/>
    </w:p>
    <w:p w14:paraId="5ABDCDCB" w14:textId="77777777" w:rsidR="002B44A0" w:rsidRDefault="002B44A0" w:rsidP="002B44A0">
      <w:pPr>
        <w:spacing w:after="120" w:line="278" w:lineRule="auto"/>
      </w:pPr>
      <w:r>
        <w:t>Three import routes and two export routes are approved. Each marks the framework side, the platform side and the hand-off boundary, with private connectivity, managed identity and TLS on every hop.</w:t>
      </w:r>
    </w:p>
    <w:p w14:paraId="3E8CDC68" w14:textId="77777777" w:rsidR="002B44A0" w:rsidRDefault="002B44A0" w:rsidP="002B44A0">
      <w:pPr>
        <w:pStyle w:val="Heading3"/>
      </w:pPr>
      <w:bookmarkStart w:id="272" w:name="_Toc239421385"/>
      <w:r>
        <w:t>Import to the data platform</w:t>
      </w:r>
      <w:bookmarkEnd w:id="272"/>
    </w:p>
    <w:p w14:paraId="3CF05EB1" w14:textId="77777777" w:rsidR="002B44A0" w:rsidRDefault="002B44A0" w:rsidP="002B44A0">
      <w:pPr>
        <w:pStyle w:val="Heading4"/>
      </w:pPr>
      <w:r>
        <w:t>Staged import, platform-driven ingestion</w:t>
      </w:r>
    </w:p>
    <w:p w14:paraId="6C6D8F21" w14:textId="77777777" w:rsidR="002B44A0" w:rsidRDefault="002B44A0" w:rsidP="002B44A0">
      <w:pPr>
        <w:spacing w:before="10" w:after="90"/>
      </w:pPr>
      <w:r>
        <w:t>This is the preferred and default import route. Framework-owned data lands in an agreed staging area on the boundary, and the platform pulls it in on its own schedule, so the two sides stay decoupled and neither reaches into the other.</w:t>
      </w:r>
    </w:p>
    <w:p w14:paraId="693872FE" w14:textId="77777777" w:rsidR="002B44A0" w:rsidRDefault="002B44A0" w:rsidP="002B44A0">
      <w:pPr>
        <w:spacing w:before="10" w:after="90"/>
      </w:pPr>
    </w:p>
    <w:p w14:paraId="4218D53B" w14:textId="77777777" w:rsidR="002B44A0" w:rsidRDefault="002B44A0" w:rsidP="002B44A0">
      <w:pPr>
        <w:spacing w:before="40" w:after="120"/>
        <w:jc w:val="center"/>
      </w:pPr>
      <w:r>
        <w:rPr>
          <w:noProof/>
        </w:rPr>
        <w:drawing>
          <wp:inline distT="0" distB="0" distL="0" distR="0" wp14:anchorId="59F2F413" wp14:editId="6231A6D8">
            <wp:extent cx="5191125" cy="1128505"/>
            <wp:effectExtent l="19050" t="19050" r="9525" b="14605"/>
            <wp:docPr id="900001" name="Reference diagram im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Reference diagram import1"/>
                    <pic:cNvPicPr>
                      <a:picLocks noChangeAspect="1" noChangeArrowheads="1"/>
                    </pic:cNvPicPr>
                  </pic:nvPicPr>
                  <pic:blipFill>
                    <a:blip r:embed="rId74"/>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4DB9162B" w14:textId="77777777" w:rsidR="002B44A0" w:rsidRDefault="002B44A0" w:rsidP="002B44A0">
      <w:pPr>
        <w:spacing w:before="40" w:after="110" w:line="278" w:lineRule="auto"/>
      </w:pPr>
      <w:r>
        <w:rPr>
          <w:b/>
        </w:rPr>
        <w:t xml:space="preserve">Problem. </w:t>
      </w:r>
      <w:r>
        <w:t>The framework needs to move operational or reference data into the analytical platform for reporting and analytics. A direct push into platform tables couples the framework to the platform's internal schema and load mechanics, and places framework identities inside the platform.</w:t>
      </w:r>
    </w:p>
    <w:p w14:paraId="50945260" w14:textId="77777777" w:rsidR="002B44A0" w:rsidRDefault="002B44A0" w:rsidP="002B44A0">
      <w:pPr>
        <w:spacing w:before="40" w:after="110" w:line="278" w:lineRule="auto"/>
      </w:pPr>
      <w:r>
        <w:rPr>
          <w:b/>
        </w:rPr>
        <w:lastRenderedPageBreak/>
        <w:t xml:space="preserve">Solution. </w:t>
      </w:r>
      <w:r>
        <w:t>The framework writes files or change sets to an agreed staging location on the boundary, normally ADLS or Blob on the framework side, over private connectivity with managed identity and TLS. The platform ingests from that stage using its native loaders such as Snowpipe or COPY. The stage is the contract, and neither side holds credentials into the other.</w:t>
      </w:r>
    </w:p>
    <w:p w14:paraId="65291626" w14:textId="77777777" w:rsidR="002B44A0" w:rsidRDefault="002B44A0" w:rsidP="002B44A0">
      <w:pPr>
        <w:spacing w:before="40" w:after="110" w:line="278" w:lineRule="auto"/>
      </w:pPr>
      <w:r>
        <w:rPr>
          <w:b/>
        </w:rPr>
        <w:t xml:space="preserve">Use it when. </w:t>
      </w:r>
      <w:r>
        <w:t>This is the default for import. Use it for scheduled or event-driven batch loads, for reference and master data, and wherever the volume and cadence suit a file-based hand-off.</w:t>
      </w:r>
    </w:p>
    <w:p w14:paraId="74439182" w14:textId="77777777" w:rsidR="002B44A0" w:rsidRDefault="002B44A0" w:rsidP="002B44A0">
      <w:pPr>
        <w:spacing w:before="40" w:after="110" w:line="278" w:lineRule="auto"/>
      </w:pPr>
      <w:r>
        <w:rPr>
          <w:b/>
        </w:rPr>
        <w:t xml:space="preserve">Avoid it when. </w:t>
      </w:r>
      <w:r>
        <w:t>The need is genuine low-latency streaming where staging would add unacceptable delay, in which case use the direct streaming connector as a governed exception. Avoid it also for a single small write, which a governed API call serves more simply.</w:t>
      </w:r>
    </w:p>
    <w:p w14:paraId="5F322308" w14:textId="77777777" w:rsidR="002B44A0" w:rsidRDefault="002B44A0" w:rsidP="002B44A0">
      <w:pPr>
        <w:spacing w:before="40" w:after="110" w:line="278" w:lineRule="auto"/>
      </w:pPr>
      <w:r>
        <w:rPr>
          <w:b/>
        </w:rPr>
        <w:t xml:space="preserve">In practice. </w:t>
      </w:r>
      <w:r>
        <w:t>Policy and claims extracts are written as partitioned files to a framework-owned ADLS container on a nightly and intraday schedule. Snowpipe ingests them into the platform landing zone, and platform-side transformation takes over from there.</w:t>
      </w:r>
    </w:p>
    <w:p w14:paraId="2176DF05" w14:textId="77777777" w:rsidR="002B44A0" w:rsidRDefault="002B44A0" w:rsidP="002B44A0">
      <w:pPr>
        <w:pStyle w:val="Heading4"/>
      </w:pPr>
      <w:r>
        <w:t>Direct streaming connector</w:t>
      </w:r>
    </w:p>
    <w:p w14:paraId="685698FB" w14:textId="77777777" w:rsidR="002B44A0" w:rsidRDefault="002B44A0" w:rsidP="002B44A0">
      <w:pPr>
        <w:spacing w:before="10" w:after="90"/>
      </w:pPr>
      <w:r>
        <w:t>Events stream straight into the platform's streaming ingestion surface. This route is used only where staged file hand-off cannot meet a real-time need, and only under an approved exception.</w:t>
      </w:r>
    </w:p>
    <w:p w14:paraId="5D37D10A" w14:textId="77777777" w:rsidR="002B44A0" w:rsidRDefault="002B44A0" w:rsidP="002B44A0">
      <w:pPr>
        <w:spacing w:before="40" w:after="120"/>
        <w:jc w:val="center"/>
      </w:pPr>
      <w:r>
        <w:rPr>
          <w:noProof/>
        </w:rPr>
        <w:drawing>
          <wp:inline distT="0" distB="0" distL="0" distR="0" wp14:anchorId="520E3C14" wp14:editId="50899AE1">
            <wp:extent cx="5191125" cy="1128505"/>
            <wp:effectExtent l="19050" t="19050" r="9525" b="14605"/>
            <wp:docPr id="900002" name="Reference diagram im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Reference diagram import2"/>
                    <pic:cNvPicPr>
                      <a:picLocks noChangeAspect="1" noChangeArrowheads="1"/>
                    </pic:cNvPicPr>
                  </pic:nvPicPr>
                  <pic:blipFill>
                    <a:blip r:embed="rId75"/>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415B5023" w14:textId="77777777" w:rsidR="002B44A0" w:rsidRDefault="002B44A0" w:rsidP="002B44A0">
      <w:pPr>
        <w:spacing w:before="40" w:after="110" w:line="278" w:lineRule="auto"/>
      </w:pPr>
      <w:r>
        <w:rPr>
          <w:b/>
        </w:rPr>
        <w:t xml:space="preserve">Problem. </w:t>
      </w:r>
      <w:r>
        <w:t>A small number of use cases need data in the analytical platform in near real time, for example live exposure or fraud signals, where waiting for a staged batch cycle is too slow.</w:t>
      </w:r>
    </w:p>
    <w:p w14:paraId="671E30F2" w14:textId="77777777" w:rsidR="002B44A0" w:rsidRDefault="002B44A0" w:rsidP="002B44A0">
      <w:pPr>
        <w:spacing w:before="40" w:after="110" w:line="278" w:lineRule="auto"/>
      </w:pPr>
      <w:r>
        <w:rPr>
          <w:b/>
        </w:rPr>
        <w:t xml:space="preserve">Solution. </w:t>
      </w:r>
      <w:r>
        <w:t>The framework emits events to the platform's streaming ingestion surface over private connectivity, using Snowpipe Streaming or the Kafka connector fronted by Event Hubs. The connection runs point to point into the platform, so it is treated as an exception, is named and owned, and carries an expiry and a review date.</w:t>
      </w:r>
    </w:p>
    <w:p w14:paraId="0C4892C7" w14:textId="77777777" w:rsidR="002B44A0" w:rsidRDefault="002B44A0" w:rsidP="002B44A0">
      <w:pPr>
        <w:spacing w:before="40" w:after="110" w:line="278" w:lineRule="auto"/>
      </w:pPr>
      <w:r>
        <w:rPr>
          <w:b/>
        </w:rPr>
        <w:t xml:space="preserve">Use it when. </w:t>
      </w:r>
      <w:r>
        <w:t>A latency target genuinely cannot be met by the staged route, the volume justifies a dedicated streaming channel, and the exception has been approved at the TDA.</w:t>
      </w:r>
    </w:p>
    <w:p w14:paraId="57338E1F" w14:textId="77777777" w:rsidR="002B44A0" w:rsidRDefault="002B44A0" w:rsidP="002B44A0">
      <w:pPr>
        <w:spacing w:before="40" w:after="110" w:line="278" w:lineRule="auto"/>
      </w:pPr>
      <w:r>
        <w:rPr>
          <w:b/>
        </w:rPr>
        <w:t xml:space="preserve">Avoid it when. </w:t>
      </w:r>
      <w:r>
        <w:t>Batch or micro-batch would meet the need. Streaming costs more to run and operate, so it is not the default and is not adopted for convenience.</w:t>
      </w:r>
    </w:p>
    <w:p w14:paraId="6FE00D15" w14:textId="77777777" w:rsidR="002B44A0" w:rsidRDefault="002B44A0" w:rsidP="002B44A0">
      <w:pPr>
        <w:spacing w:before="40" w:after="110" w:line="278" w:lineRule="auto"/>
      </w:pPr>
      <w:r>
        <w:rPr>
          <w:b/>
        </w:rPr>
        <w:t xml:space="preserve">In practice. </w:t>
      </w:r>
      <w:r>
        <w:t>A live exposure feed streams into the platform through Snowpipe Streaming under a registered exception, with the owner and review date recorded in the exception register.</w:t>
      </w:r>
    </w:p>
    <w:p w14:paraId="0162C5F6" w14:textId="77777777" w:rsidR="002B44A0" w:rsidRDefault="002B44A0" w:rsidP="002B44A0">
      <w:pPr>
        <w:pStyle w:val="Heading4"/>
      </w:pPr>
      <w:r>
        <w:t>Governed API write</w:t>
      </w:r>
    </w:p>
    <w:p w14:paraId="45510E10" w14:textId="77777777" w:rsidR="002B44A0" w:rsidRDefault="002B44A0" w:rsidP="002B44A0">
      <w:pPr>
        <w:spacing w:before="10" w:after="90"/>
      </w:pPr>
      <w:r>
        <w:t>A small, well-defined set of records is written into the platform through a governed API on the shared gateway, rather than opening a bulk data path for a handful of values.</w:t>
      </w:r>
    </w:p>
    <w:p w14:paraId="51954F48" w14:textId="77777777" w:rsidR="002B44A0" w:rsidRDefault="002B44A0" w:rsidP="002B44A0">
      <w:pPr>
        <w:spacing w:before="40" w:after="120"/>
        <w:jc w:val="center"/>
      </w:pPr>
      <w:r>
        <w:rPr>
          <w:noProof/>
        </w:rPr>
        <w:drawing>
          <wp:inline distT="0" distB="0" distL="0" distR="0" wp14:anchorId="7D177343" wp14:editId="209CB06B">
            <wp:extent cx="5191125" cy="987442"/>
            <wp:effectExtent l="19050" t="19050" r="9525" b="22225"/>
            <wp:docPr id="900003"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76"/>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680F6FCB" w14:textId="77777777" w:rsidR="002B44A0" w:rsidRDefault="002B44A0" w:rsidP="002B44A0">
      <w:pPr>
        <w:spacing w:before="40" w:after="110" w:line="278" w:lineRule="auto"/>
      </w:pPr>
      <w:r>
        <w:rPr>
          <w:b/>
        </w:rPr>
        <w:lastRenderedPageBreak/>
        <w:t xml:space="preserve">Problem. </w:t>
      </w:r>
      <w:r>
        <w:t>An application needs to place a small volume of records into the analytical platform, such as a manual adjustment or a reference override, where standing up a file or streaming pipeline would be disproportionate.</w:t>
      </w:r>
    </w:p>
    <w:p w14:paraId="3340BB81" w14:textId="77777777" w:rsidR="002B44A0" w:rsidRDefault="002B44A0" w:rsidP="002B44A0">
      <w:pPr>
        <w:spacing w:before="40" w:after="110" w:line="278" w:lineRule="auto"/>
      </w:pPr>
      <w:r>
        <w:rPr>
          <w:b/>
        </w:rPr>
        <w:t xml:space="preserve">Solution. </w:t>
      </w:r>
      <w:r>
        <w:t>A narrow write operation is exposed through API Management, which applies identity, validation and throttling, and lands the record on the platform through a controlled path. The API is the boundary, and the caller never touches the platform directly.</w:t>
      </w:r>
    </w:p>
    <w:p w14:paraId="556607E6" w14:textId="77777777" w:rsidR="002B44A0" w:rsidRDefault="002B44A0" w:rsidP="002B44A0">
      <w:pPr>
        <w:spacing w:before="40" w:after="110" w:line="278" w:lineRule="auto"/>
      </w:pPr>
      <w:r>
        <w:rPr>
          <w:b/>
        </w:rPr>
        <w:t xml:space="preserve">Use it when. </w:t>
      </w:r>
      <w:r>
        <w:t>The write is small, well defined and low in volume, and needs to be synchronous or near synchronous.</w:t>
      </w:r>
    </w:p>
    <w:p w14:paraId="4649D9B2" w14:textId="77777777" w:rsidR="002B44A0" w:rsidRDefault="002B44A0" w:rsidP="002B44A0">
      <w:pPr>
        <w:spacing w:before="40" w:after="110" w:line="278" w:lineRule="auto"/>
      </w:pPr>
      <w:r>
        <w:rPr>
          <w:b/>
        </w:rPr>
        <w:t xml:space="preserve">Avoid it when. </w:t>
      </w:r>
      <w:r>
        <w:t>The volume is high or the shape is variable, where a staged batch import is the right tool. An API is not a bulk loader.</w:t>
      </w:r>
    </w:p>
    <w:p w14:paraId="1A316506" w14:textId="77777777" w:rsidR="002B44A0" w:rsidRDefault="002B44A0" w:rsidP="002B44A0">
      <w:pPr>
        <w:spacing w:before="40" w:after="110" w:line="278" w:lineRule="auto"/>
      </w:pPr>
      <w:r>
        <w:rPr>
          <w:b/>
        </w:rPr>
        <w:t xml:space="preserve">In practice. </w:t>
      </w:r>
      <w:r>
        <w:t>An operations tool posts a corrected reference value through an APIM operation, which validates it and writes it to the platform, with the call logged end to end.</w:t>
      </w:r>
    </w:p>
    <w:p w14:paraId="73FD451C" w14:textId="77777777" w:rsidR="002B44A0" w:rsidRDefault="002B44A0" w:rsidP="002B44A0">
      <w:pPr>
        <w:pStyle w:val="Heading3"/>
      </w:pPr>
      <w:bookmarkStart w:id="273" w:name="_Toc239421386"/>
      <w:r>
        <w:t>Export from the data platform</w:t>
      </w:r>
      <w:bookmarkEnd w:id="273"/>
    </w:p>
    <w:p w14:paraId="56512A46" w14:textId="77777777" w:rsidR="002B44A0" w:rsidRDefault="002B44A0" w:rsidP="002B44A0">
      <w:pPr>
        <w:pStyle w:val="Heading4"/>
      </w:pPr>
      <w:r>
        <w:t>Bulk unload to a serving store</w:t>
      </w:r>
    </w:p>
    <w:p w14:paraId="02CF96E0" w14:textId="77777777" w:rsidR="002B44A0" w:rsidRDefault="002B44A0" w:rsidP="002B44A0">
      <w:pPr>
        <w:spacing w:before="10" w:after="90"/>
      </w:pPr>
      <w:r>
        <w:t>Analytical results are unloaded in bulk to a framework-owned serving store on the boundary, from where framework services read them, so consumers never query the platform directly.</w:t>
      </w:r>
    </w:p>
    <w:p w14:paraId="70DBC1E0" w14:textId="77777777" w:rsidR="002B44A0" w:rsidRDefault="002B44A0" w:rsidP="002B44A0">
      <w:pPr>
        <w:spacing w:before="40" w:after="120"/>
        <w:jc w:val="center"/>
      </w:pPr>
      <w:r>
        <w:rPr>
          <w:noProof/>
        </w:rPr>
        <w:drawing>
          <wp:inline distT="0" distB="0" distL="0" distR="0" wp14:anchorId="3215F5A0" wp14:editId="53BE891A">
            <wp:extent cx="5191125" cy="1128505"/>
            <wp:effectExtent l="19050" t="19050" r="9525" b="14605"/>
            <wp:docPr id="900004"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77"/>
                    <a:srcRect/>
                    <a:stretch>
                      <a:fillRect/>
                    </a:stretch>
                  </pic:blipFill>
                  <pic:spPr bwMode="auto">
                    <a:xfrm>
                      <a:off x="0" y="0"/>
                      <a:ext cx="5191125" cy="1128505"/>
                    </a:xfrm>
                    <a:prstGeom prst="rect">
                      <a:avLst/>
                    </a:prstGeom>
                    <a:solidFill>
                      <a:srgbClr val="222831"/>
                    </a:solidFill>
                    <a:ln w="9525">
                      <a:solidFill>
                        <a:srgbClr val="AEB8C6"/>
                      </a:solidFill>
                    </a:ln>
                  </pic:spPr>
                </pic:pic>
              </a:graphicData>
            </a:graphic>
          </wp:inline>
        </w:drawing>
      </w:r>
    </w:p>
    <w:p w14:paraId="39A9988D" w14:textId="77777777" w:rsidR="002B44A0" w:rsidRDefault="002B44A0" w:rsidP="002B44A0">
      <w:pPr>
        <w:spacing w:before="40" w:after="110" w:line="278" w:lineRule="auto"/>
      </w:pPr>
      <w:r>
        <w:rPr>
          <w:b/>
        </w:rPr>
        <w:t xml:space="preserve">Problem. </w:t>
      </w:r>
      <w:r>
        <w:t>Downstream framework services need sizeable analytical outputs, such as scored datasets or aggregated results, without querying the analytical platform live and without coupling to its internals.</w:t>
      </w:r>
    </w:p>
    <w:p w14:paraId="3A4E3277" w14:textId="77777777" w:rsidR="002B44A0" w:rsidRDefault="002B44A0" w:rsidP="002B44A0">
      <w:pPr>
        <w:spacing w:before="40" w:after="110" w:line="278" w:lineRule="auto"/>
      </w:pPr>
      <w:r>
        <w:rPr>
          <w:b/>
        </w:rPr>
        <w:t xml:space="preserve">Solution. </w:t>
      </w:r>
      <w:r>
        <w:t>The platform writes results in bulk to an agreed serving store on the framework side, normally ADLS or Blob, over private connectivity. Framework services read from that store. The store is the contract, and the platform stays off the live request path.</w:t>
      </w:r>
    </w:p>
    <w:p w14:paraId="64F2BF84" w14:textId="77777777" w:rsidR="002B44A0" w:rsidRDefault="002B44A0" w:rsidP="002B44A0">
      <w:pPr>
        <w:spacing w:before="40" w:after="110" w:line="278" w:lineRule="auto"/>
      </w:pPr>
      <w:r>
        <w:rPr>
          <w:b/>
        </w:rPr>
        <w:t xml:space="preserve">Use it when. </w:t>
      </w:r>
      <w:r>
        <w:t>The consumer needs whole datasets or large result sets, on a schedule or after a platform job completes, and can read from a serving store rather than call live.</w:t>
      </w:r>
    </w:p>
    <w:p w14:paraId="4FAA254F" w14:textId="77777777" w:rsidR="002B44A0" w:rsidRDefault="002B44A0" w:rsidP="002B44A0">
      <w:pPr>
        <w:spacing w:before="40" w:after="110" w:line="278" w:lineRule="auto"/>
      </w:pPr>
      <w:r>
        <w:rPr>
          <w:b/>
        </w:rPr>
        <w:t xml:space="preserve">Avoid it when. </w:t>
      </w:r>
      <w:r>
        <w:t>The consumer needs a small, specific, on-demand answer, where a curated read through API Management fits better. Avoid exposing the platform itself as the serving layer.</w:t>
      </w:r>
    </w:p>
    <w:p w14:paraId="4D66394A" w14:textId="77777777" w:rsidR="002B44A0" w:rsidRDefault="002B44A0" w:rsidP="002B44A0">
      <w:pPr>
        <w:spacing w:before="40" w:after="110" w:line="278" w:lineRule="auto"/>
      </w:pPr>
      <w:r>
        <w:rPr>
          <w:b/>
        </w:rPr>
        <w:t xml:space="preserve">In practice. </w:t>
      </w:r>
      <w:r>
        <w:t>A nightly risk-scoring job unloads its output to a framework-owned ADLS container, and the pricing service reads the scored dataset from there the next morning.</w:t>
      </w:r>
    </w:p>
    <w:p w14:paraId="65B0B3CE" w14:textId="77777777" w:rsidR="002B44A0" w:rsidRDefault="002B44A0" w:rsidP="002B44A0">
      <w:pPr>
        <w:pStyle w:val="Heading4"/>
      </w:pPr>
      <w:r>
        <w:t>Curated reads through API Management</w:t>
      </w:r>
    </w:p>
    <w:p w14:paraId="46EEE391" w14:textId="77777777" w:rsidR="002B44A0" w:rsidRDefault="002B44A0" w:rsidP="002B44A0">
      <w:pPr>
        <w:spacing w:before="10" w:after="90"/>
      </w:pPr>
      <w:r>
        <w:t>Small, curated analytical results are served on demand through a governed API on the shared gateway, so callers get a specific answer without reaching into the platform.</w:t>
      </w:r>
    </w:p>
    <w:p w14:paraId="559D0392" w14:textId="77777777" w:rsidR="002B44A0" w:rsidRDefault="002B44A0" w:rsidP="002B44A0">
      <w:pPr>
        <w:spacing w:before="40" w:after="120"/>
        <w:jc w:val="center"/>
      </w:pPr>
      <w:r>
        <w:rPr>
          <w:noProof/>
        </w:rPr>
        <w:drawing>
          <wp:inline distT="0" distB="0" distL="0" distR="0" wp14:anchorId="432DF776" wp14:editId="12FA4B84">
            <wp:extent cx="5191125" cy="987442"/>
            <wp:effectExtent l="19050" t="19050" r="9525" b="22225"/>
            <wp:docPr id="900005"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Reference diagram export2"/>
                    <pic:cNvPicPr>
                      <a:picLocks noChangeAspect="1" noChangeArrowheads="1"/>
                    </pic:cNvPicPr>
                  </pic:nvPicPr>
                  <pic:blipFill>
                    <a:blip r:embed="rId78"/>
                    <a:srcRect/>
                    <a:stretch>
                      <a:fillRect/>
                    </a:stretch>
                  </pic:blipFill>
                  <pic:spPr bwMode="auto">
                    <a:xfrm>
                      <a:off x="0" y="0"/>
                      <a:ext cx="5191125" cy="987442"/>
                    </a:xfrm>
                    <a:prstGeom prst="rect">
                      <a:avLst/>
                    </a:prstGeom>
                    <a:solidFill>
                      <a:srgbClr val="222831"/>
                    </a:solidFill>
                    <a:ln w="9525">
                      <a:solidFill>
                        <a:srgbClr val="AEB8C6"/>
                      </a:solidFill>
                    </a:ln>
                  </pic:spPr>
                </pic:pic>
              </a:graphicData>
            </a:graphic>
          </wp:inline>
        </w:drawing>
      </w:r>
    </w:p>
    <w:p w14:paraId="039EE656" w14:textId="77777777" w:rsidR="002B44A0" w:rsidRDefault="002B44A0" w:rsidP="002B44A0">
      <w:pPr>
        <w:spacing w:before="40" w:after="110" w:line="278" w:lineRule="auto"/>
      </w:pPr>
      <w:r>
        <w:rPr>
          <w:b/>
        </w:rPr>
        <w:lastRenderedPageBreak/>
        <w:t xml:space="preserve">Problem. </w:t>
      </w:r>
      <w:r>
        <w:t>A consumer needs a specific analytical value or small result on demand, such as an aggregate or a lookup, and should not be given a live connection into the analytical platform.</w:t>
      </w:r>
    </w:p>
    <w:p w14:paraId="01F7331C" w14:textId="77777777" w:rsidR="002B44A0" w:rsidRDefault="002B44A0" w:rsidP="002B44A0">
      <w:pPr>
        <w:spacing w:before="40" w:after="110" w:line="278" w:lineRule="auto"/>
      </w:pPr>
      <w:r>
        <w:rPr>
          <w:b/>
        </w:rPr>
        <w:t xml:space="preserve">Solution. </w:t>
      </w:r>
      <w:r>
        <w:t>A curated read operation is published through API Management, backed by a controlled query against the platform or a serving store. APIM applies identity, caching and throttling, and returns a shaped response. The platform stays behind the boundary.</w:t>
      </w:r>
    </w:p>
    <w:p w14:paraId="03705FB0" w14:textId="77777777" w:rsidR="002B44A0" w:rsidRDefault="002B44A0" w:rsidP="002B44A0">
      <w:pPr>
        <w:spacing w:before="40" w:after="110" w:line="278" w:lineRule="auto"/>
      </w:pPr>
      <w:r>
        <w:rPr>
          <w:b/>
        </w:rPr>
        <w:t xml:space="preserve">Use it when. </w:t>
      </w:r>
      <w:r>
        <w:t>The result is small and well defined, needs to be on demand and synchronous, and benefits from caching and rate control.</w:t>
      </w:r>
    </w:p>
    <w:p w14:paraId="0913A45B" w14:textId="77777777" w:rsidR="002B44A0" w:rsidRDefault="002B44A0" w:rsidP="002B44A0">
      <w:pPr>
        <w:spacing w:before="40" w:after="110" w:line="278" w:lineRule="auto"/>
      </w:pPr>
      <w:r>
        <w:rPr>
          <w:b/>
        </w:rPr>
        <w:t xml:space="preserve">Avoid it when. </w:t>
      </w:r>
      <w:r>
        <w:t>The consumer needs large or whole datasets, where a bulk unload is the right route. An API is not a bulk extract path.</w:t>
      </w:r>
    </w:p>
    <w:p w14:paraId="6419957C" w14:textId="5194F11E" w:rsidR="0095094A" w:rsidRDefault="002B44A0" w:rsidP="002B44A0">
      <w:r>
        <w:rPr>
          <w:b/>
        </w:rPr>
        <w:t xml:space="preserve">In practice. </w:t>
      </w:r>
      <w:r>
        <w:t>A portal requests an aggregated exposure figure through an APIM operation, which reads a curated result and returns it in milliseconds, cached for repeat calls.</w:t>
      </w:r>
      <w:r w:rsidR="007B5EA1">
        <w:br w:type="page"/>
      </w:r>
    </w:p>
    <w:p w14:paraId="2DFE528F" w14:textId="77777777" w:rsidR="0095094A" w:rsidRDefault="007B5EA1">
      <w:pPr>
        <w:pStyle w:val="Heading1"/>
      </w:pPr>
      <w:bookmarkStart w:id="274" w:name="_Toc239334691"/>
      <w:r>
        <w:lastRenderedPageBreak/>
        <w:t>11. Guardrails and Governance</w:t>
      </w:r>
      <w:bookmarkEnd w:id="274"/>
    </w:p>
    <w:p w14:paraId="10B1F937" w14:textId="77777777" w:rsidR="0095094A" w:rsidRDefault="007B5EA1">
      <w:pPr>
        <w:pStyle w:val="Heading2"/>
      </w:pPr>
      <w:bookmarkStart w:id="275" w:name="_Toc239334692"/>
      <w:r>
        <w:t>11.1 Mandatory Guardrails</w:t>
      </w:r>
      <w:bookmarkEnd w:id="275"/>
    </w:p>
    <w:p w14:paraId="16B26E7A" w14:textId="77777777" w:rsidR="0095094A" w:rsidRDefault="007B5EA1">
      <w:pPr>
        <w:spacing w:after="120" w:line="278" w:lineRule="auto"/>
      </w:pPr>
      <w:r>
        <w:t>These are assessed on every integration, regardless of pattern. They are inherited from the security principles and engineering standards and are not open to per-project renegotiation.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7260"/>
      </w:tblGrid>
      <w:tr w:rsidR="0095094A" w14:paraId="77092994" w14:textId="77777777">
        <w:trPr>
          <w:tblHeader/>
        </w:trPr>
        <w:tc>
          <w:tcPr>
            <w:tcW w:w="2100" w:type="dxa"/>
            <w:shd w:val="clear" w:color="auto" w:fill="24446E"/>
            <w:tcMar>
              <w:top w:w="70" w:type="dxa"/>
              <w:left w:w="110" w:type="dxa"/>
              <w:bottom w:w="70" w:type="dxa"/>
              <w:right w:w="110" w:type="dxa"/>
            </w:tcMar>
          </w:tcPr>
          <w:p w14:paraId="5644FA56" w14:textId="77777777" w:rsidR="0095094A" w:rsidRDefault="007B5EA1">
            <w:r>
              <w:rPr>
                <w:b/>
                <w:bCs/>
                <w:color w:val="FFFFFF"/>
                <w:sz w:val="18"/>
                <w:szCs w:val="18"/>
              </w:rPr>
              <w:t>Area</w:t>
            </w:r>
          </w:p>
        </w:tc>
        <w:tc>
          <w:tcPr>
            <w:tcW w:w="7260" w:type="dxa"/>
            <w:shd w:val="clear" w:color="auto" w:fill="24446E"/>
            <w:tcMar>
              <w:top w:w="70" w:type="dxa"/>
              <w:left w:w="110" w:type="dxa"/>
              <w:bottom w:w="70" w:type="dxa"/>
              <w:right w:w="110" w:type="dxa"/>
            </w:tcMar>
          </w:tcPr>
          <w:p w14:paraId="2F44A20A" w14:textId="77777777" w:rsidR="0095094A" w:rsidRDefault="007B5EA1">
            <w:r>
              <w:rPr>
                <w:b/>
                <w:bCs/>
                <w:color w:val="FFFFFF"/>
                <w:sz w:val="18"/>
                <w:szCs w:val="18"/>
              </w:rPr>
              <w:t>The rule</w:t>
            </w:r>
          </w:p>
        </w:tc>
      </w:tr>
      <w:tr w:rsidR="0095094A" w14:paraId="3EF929F1" w14:textId="77777777">
        <w:tc>
          <w:tcPr>
            <w:tcW w:w="2100" w:type="dxa"/>
            <w:shd w:val="clear" w:color="auto" w:fill="FFFFFF"/>
            <w:tcMar>
              <w:top w:w="70" w:type="dxa"/>
              <w:left w:w="110" w:type="dxa"/>
              <w:bottom w:w="70" w:type="dxa"/>
              <w:right w:w="110" w:type="dxa"/>
            </w:tcMar>
            <w:vAlign w:val="center"/>
          </w:tcPr>
          <w:p w14:paraId="358D0BB3" w14:textId="77777777" w:rsidR="0095094A" w:rsidRDefault="007B5EA1">
            <w:pPr>
              <w:spacing w:after="10" w:line="258" w:lineRule="auto"/>
            </w:pPr>
            <w:r>
              <w:rPr>
                <w:sz w:val="18"/>
                <w:szCs w:val="18"/>
              </w:rPr>
              <w:t>Identity</w:t>
            </w:r>
          </w:p>
        </w:tc>
        <w:tc>
          <w:tcPr>
            <w:tcW w:w="7260" w:type="dxa"/>
            <w:shd w:val="clear" w:color="auto" w:fill="FFFFFF"/>
            <w:tcMar>
              <w:top w:w="70" w:type="dxa"/>
              <w:left w:w="110" w:type="dxa"/>
              <w:bottom w:w="70" w:type="dxa"/>
              <w:right w:w="110" w:type="dxa"/>
            </w:tcMar>
            <w:vAlign w:val="center"/>
          </w:tcPr>
          <w:p w14:paraId="7F06B275" w14:textId="77777777" w:rsidR="0095094A" w:rsidRDefault="007B5EA1">
            <w:pPr>
              <w:spacing w:after="10" w:line="258" w:lineRule="auto"/>
            </w:pPr>
            <w:r>
              <w:rPr>
                <w:sz w:val="18"/>
                <w:szCs w:val="18"/>
              </w:rPr>
              <w:t>Entra managed identity for every service-to-service call, least privilege, no account keys or shared keys.</w:t>
            </w:r>
          </w:p>
        </w:tc>
      </w:tr>
      <w:tr w:rsidR="0095094A" w14:paraId="6283CD57" w14:textId="77777777">
        <w:tc>
          <w:tcPr>
            <w:tcW w:w="2100" w:type="dxa"/>
            <w:shd w:val="clear" w:color="auto" w:fill="F4F6FA"/>
            <w:tcMar>
              <w:top w:w="70" w:type="dxa"/>
              <w:left w:w="110" w:type="dxa"/>
              <w:bottom w:w="70" w:type="dxa"/>
              <w:right w:w="110" w:type="dxa"/>
            </w:tcMar>
            <w:vAlign w:val="center"/>
          </w:tcPr>
          <w:p w14:paraId="77CACAB4" w14:textId="77777777" w:rsidR="0095094A" w:rsidRDefault="007B5EA1">
            <w:pPr>
              <w:spacing w:after="10" w:line="258" w:lineRule="auto"/>
            </w:pPr>
            <w:r>
              <w:rPr>
                <w:sz w:val="18"/>
                <w:szCs w:val="18"/>
              </w:rPr>
              <w:t>Secrets</w:t>
            </w:r>
          </w:p>
        </w:tc>
        <w:tc>
          <w:tcPr>
            <w:tcW w:w="7260" w:type="dxa"/>
            <w:shd w:val="clear" w:color="auto" w:fill="F4F6FA"/>
            <w:tcMar>
              <w:top w:w="70" w:type="dxa"/>
              <w:left w:w="110" w:type="dxa"/>
              <w:bottom w:w="70" w:type="dxa"/>
              <w:right w:w="110" w:type="dxa"/>
            </w:tcMar>
            <w:vAlign w:val="center"/>
          </w:tcPr>
          <w:p w14:paraId="39CF5886" w14:textId="77777777" w:rsidR="0095094A" w:rsidRDefault="007B5EA1">
            <w:pPr>
              <w:spacing w:after="10" w:line="258" w:lineRule="auto"/>
            </w:pPr>
            <w:r>
              <w:rPr>
                <w:sz w:val="18"/>
                <w:szCs w:val="18"/>
              </w:rPr>
              <w:t>Held in Key Vault and referenced, never copied into configuration, with privileged access management for static secrets.</w:t>
            </w:r>
          </w:p>
        </w:tc>
      </w:tr>
      <w:tr w:rsidR="0095094A" w14:paraId="364E6025" w14:textId="77777777">
        <w:tc>
          <w:tcPr>
            <w:tcW w:w="2100" w:type="dxa"/>
            <w:shd w:val="clear" w:color="auto" w:fill="FFFFFF"/>
            <w:tcMar>
              <w:top w:w="70" w:type="dxa"/>
              <w:left w:w="110" w:type="dxa"/>
              <w:bottom w:w="70" w:type="dxa"/>
              <w:right w:w="110" w:type="dxa"/>
            </w:tcMar>
            <w:vAlign w:val="center"/>
          </w:tcPr>
          <w:p w14:paraId="75697970" w14:textId="77777777" w:rsidR="0095094A" w:rsidRDefault="007B5EA1">
            <w:pPr>
              <w:spacing w:after="10" w:line="258" w:lineRule="auto"/>
            </w:pPr>
            <w:r>
              <w:rPr>
                <w:sz w:val="18"/>
                <w:szCs w:val="18"/>
              </w:rPr>
              <w:t>Network</w:t>
            </w:r>
          </w:p>
        </w:tc>
        <w:tc>
          <w:tcPr>
            <w:tcW w:w="7260" w:type="dxa"/>
            <w:shd w:val="clear" w:color="auto" w:fill="FFFFFF"/>
            <w:tcMar>
              <w:top w:w="70" w:type="dxa"/>
              <w:left w:w="110" w:type="dxa"/>
              <w:bottom w:w="70" w:type="dxa"/>
              <w:right w:w="110" w:type="dxa"/>
            </w:tcMar>
            <w:vAlign w:val="center"/>
          </w:tcPr>
          <w:p w14:paraId="6A64C109" w14:textId="77777777" w:rsidR="0095094A" w:rsidRDefault="007B5EA1">
            <w:pPr>
              <w:spacing w:after="10" w:line="258" w:lineRule="auto"/>
            </w:pPr>
            <w:r>
              <w:rPr>
                <w:sz w:val="18"/>
                <w:szCs w:val="18"/>
              </w:rPr>
              <w:t>Private Endpoints to dependencies. API Management shared and internal. Public ingress only as an exception.</w:t>
            </w:r>
          </w:p>
        </w:tc>
      </w:tr>
      <w:tr w:rsidR="0095094A" w14:paraId="2D29B79E" w14:textId="77777777">
        <w:tc>
          <w:tcPr>
            <w:tcW w:w="2100" w:type="dxa"/>
            <w:shd w:val="clear" w:color="auto" w:fill="F4F6FA"/>
            <w:tcMar>
              <w:top w:w="70" w:type="dxa"/>
              <w:left w:w="110" w:type="dxa"/>
              <w:bottom w:w="70" w:type="dxa"/>
              <w:right w:w="110" w:type="dxa"/>
            </w:tcMar>
            <w:vAlign w:val="center"/>
          </w:tcPr>
          <w:p w14:paraId="77CB382A" w14:textId="77777777" w:rsidR="0095094A" w:rsidRDefault="007B5EA1">
            <w:pPr>
              <w:spacing w:after="10" w:line="258" w:lineRule="auto"/>
            </w:pPr>
            <w:r>
              <w:rPr>
                <w:sz w:val="18"/>
                <w:szCs w:val="18"/>
              </w:rPr>
              <w:t>Encryption</w:t>
            </w:r>
          </w:p>
        </w:tc>
        <w:tc>
          <w:tcPr>
            <w:tcW w:w="7260" w:type="dxa"/>
            <w:shd w:val="clear" w:color="auto" w:fill="F4F6FA"/>
            <w:tcMar>
              <w:top w:w="70" w:type="dxa"/>
              <w:left w:w="110" w:type="dxa"/>
              <w:bottom w:w="70" w:type="dxa"/>
              <w:right w:w="110" w:type="dxa"/>
            </w:tcMar>
            <w:vAlign w:val="center"/>
          </w:tcPr>
          <w:p w14:paraId="4A36A376" w14:textId="77777777" w:rsidR="0095094A" w:rsidRDefault="007B5EA1">
            <w:pPr>
              <w:spacing w:after="10" w:line="258" w:lineRule="auto"/>
            </w:pPr>
            <w:r>
              <w:rPr>
                <w:sz w:val="18"/>
                <w:szCs w:val="18"/>
              </w:rPr>
              <w:t>TLS on every hop, private network where possible, encryption at rest.</w:t>
            </w:r>
          </w:p>
        </w:tc>
      </w:tr>
      <w:tr w:rsidR="0095094A" w14:paraId="6FC08C3C" w14:textId="77777777">
        <w:tc>
          <w:tcPr>
            <w:tcW w:w="2100" w:type="dxa"/>
            <w:shd w:val="clear" w:color="auto" w:fill="FFFFFF"/>
            <w:tcMar>
              <w:top w:w="70" w:type="dxa"/>
              <w:left w:w="110" w:type="dxa"/>
              <w:bottom w:w="70" w:type="dxa"/>
              <w:right w:w="110" w:type="dxa"/>
            </w:tcMar>
            <w:vAlign w:val="center"/>
          </w:tcPr>
          <w:p w14:paraId="3475E265" w14:textId="77777777" w:rsidR="0095094A" w:rsidRDefault="007B5EA1">
            <w:pPr>
              <w:spacing w:after="10" w:line="258" w:lineRule="auto"/>
            </w:pPr>
            <w:r>
              <w:rPr>
                <w:sz w:val="18"/>
                <w:szCs w:val="18"/>
              </w:rPr>
              <w:t>Observability</w:t>
            </w:r>
          </w:p>
        </w:tc>
        <w:tc>
          <w:tcPr>
            <w:tcW w:w="7260" w:type="dxa"/>
            <w:shd w:val="clear" w:color="auto" w:fill="FFFFFF"/>
            <w:tcMar>
              <w:top w:w="70" w:type="dxa"/>
              <w:left w:w="110" w:type="dxa"/>
              <w:bottom w:w="70" w:type="dxa"/>
              <w:right w:w="110" w:type="dxa"/>
            </w:tcMar>
            <w:vAlign w:val="center"/>
          </w:tcPr>
          <w:p w14:paraId="297B06CC" w14:textId="77777777" w:rsidR="0095094A" w:rsidRDefault="007B5EA1">
            <w:pPr>
              <w:spacing w:after="10" w:line="258" w:lineRule="auto"/>
            </w:pPr>
            <w:r>
              <w:rPr>
                <w:sz w:val="18"/>
                <w:szCs w:val="18"/>
              </w:rPr>
              <w:t>Correlation identifiers end to end, and security events forwarded to CrowdStrike.</w:t>
            </w:r>
          </w:p>
        </w:tc>
      </w:tr>
      <w:tr w:rsidR="0095094A" w14:paraId="68F4A01C" w14:textId="77777777">
        <w:tc>
          <w:tcPr>
            <w:tcW w:w="2100" w:type="dxa"/>
            <w:shd w:val="clear" w:color="auto" w:fill="F4F6FA"/>
            <w:tcMar>
              <w:top w:w="70" w:type="dxa"/>
              <w:left w:w="110" w:type="dxa"/>
              <w:bottom w:w="70" w:type="dxa"/>
              <w:right w:w="110" w:type="dxa"/>
            </w:tcMar>
            <w:vAlign w:val="center"/>
          </w:tcPr>
          <w:p w14:paraId="48D0C89E" w14:textId="77777777" w:rsidR="0095094A" w:rsidRDefault="007B5EA1">
            <w:pPr>
              <w:spacing w:after="10" w:line="258" w:lineRule="auto"/>
            </w:pPr>
            <w:r>
              <w:rPr>
                <w:sz w:val="18"/>
                <w:szCs w:val="18"/>
              </w:rPr>
              <w:t>Resilience</w:t>
            </w:r>
          </w:p>
        </w:tc>
        <w:tc>
          <w:tcPr>
            <w:tcW w:w="7260" w:type="dxa"/>
            <w:shd w:val="clear" w:color="auto" w:fill="F4F6FA"/>
            <w:tcMar>
              <w:top w:w="70" w:type="dxa"/>
              <w:left w:w="110" w:type="dxa"/>
              <w:bottom w:w="70" w:type="dxa"/>
              <w:right w:w="110" w:type="dxa"/>
            </w:tcMar>
            <w:vAlign w:val="center"/>
          </w:tcPr>
          <w:p w14:paraId="0CAD21C1" w14:textId="77777777" w:rsidR="0095094A" w:rsidRDefault="007B5EA1">
            <w:pPr>
              <w:spacing w:after="10" w:line="258" w:lineRule="auto"/>
            </w:pPr>
            <w:r>
              <w:rPr>
                <w:sz w:val="18"/>
                <w:szCs w:val="18"/>
              </w:rPr>
              <w:t>Zone redundant by default, with cross-region posture set by criticality tier.</w:t>
            </w:r>
          </w:p>
        </w:tc>
      </w:tr>
      <w:tr w:rsidR="0095094A" w14:paraId="3CC1FC14" w14:textId="77777777">
        <w:tc>
          <w:tcPr>
            <w:tcW w:w="2100" w:type="dxa"/>
            <w:shd w:val="clear" w:color="auto" w:fill="FFFFFF"/>
            <w:tcMar>
              <w:top w:w="70" w:type="dxa"/>
              <w:left w:w="110" w:type="dxa"/>
              <w:bottom w:w="70" w:type="dxa"/>
              <w:right w:w="110" w:type="dxa"/>
            </w:tcMar>
            <w:vAlign w:val="center"/>
          </w:tcPr>
          <w:p w14:paraId="0BAF3874" w14:textId="77777777" w:rsidR="0095094A" w:rsidRDefault="007B5EA1">
            <w:pPr>
              <w:spacing w:after="10" w:line="258" w:lineRule="auto"/>
            </w:pPr>
            <w:r>
              <w:rPr>
                <w:sz w:val="18"/>
                <w:szCs w:val="18"/>
              </w:rPr>
              <w:t>Reuse</w:t>
            </w:r>
          </w:p>
        </w:tc>
        <w:tc>
          <w:tcPr>
            <w:tcW w:w="7260" w:type="dxa"/>
            <w:shd w:val="clear" w:color="auto" w:fill="FFFFFF"/>
            <w:tcMar>
              <w:top w:w="70" w:type="dxa"/>
              <w:left w:w="110" w:type="dxa"/>
              <w:bottom w:w="70" w:type="dxa"/>
              <w:right w:w="110" w:type="dxa"/>
            </w:tcMar>
            <w:vAlign w:val="center"/>
          </w:tcPr>
          <w:p w14:paraId="5C156B4B" w14:textId="77777777" w:rsidR="0095094A" w:rsidRDefault="007B5EA1">
            <w:pPr>
              <w:spacing w:after="10" w:line="258" w:lineRule="auto"/>
            </w:pPr>
            <w:r>
              <w:rPr>
                <w:sz w:val="18"/>
                <w:szCs w:val="18"/>
              </w:rPr>
              <w:t>Check the catalogue first, and publish new services so the next team can find them.</w:t>
            </w:r>
          </w:p>
        </w:tc>
      </w:tr>
      <w:tr w:rsidR="0095094A" w14:paraId="72334A53" w14:textId="77777777">
        <w:tc>
          <w:tcPr>
            <w:tcW w:w="2100" w:type="dxa"/>
            <w:shd w:val="clear" w:color="auto" w:fill="F4F6FA"/>
            <w:tcMar>
              <w:top w:w="70" w:type="dxa"/>
              <w:left w:w="110" w:type="dxa"/>
              <w:bottom w:w="70" w:type="dxa"/>
              <w:right w:w="110" w:type="dxa"/>
            </w:tcMar>
            <w:vAlign w:val="center"/>
          </w:tcPr>
          <w:p w14:paraId="78F07151" w14:textId="77777777" w:rsidR="0095094A" w:rsidRDefault="007B5EA1">
            <w:pPr>
              <w:spacing w:after="10" w:line="258" w:lineRule="auto"/>
            </w:pPr>
            <w:r>
              <w:rPr>
                <w:sz w:val="18"/>
                <w:szCs w:val="18"/>
              </w:rPr>
              <w:t>Everything as code</w:t>
            </w:r>
          </w:p>
        </w:tc>
        <w:tc>
          <w:tcPr>
            <w:tcW w:w="7260" w:type="dxa"/>
            <w:shd w:val="clear" w:color="auto" w:fill="F4F6FA"/>
            <w:tcMar>
              <w:top w:w="70" w:type="dxa"/>
              <w:left w:w="110" w:type="dxa"/>
              <w:bottom w:w="70" w:type="dxa"/>
              <w:right w:w="110" w:type="dxa"/>
            </w:tcMar>
            <w:vAlign w:val="center"/>
          </w:tcPr>
          <w:p w14:paraId="3B381967" w14:textId="77777777" w:rsidR="0095094A" w:rsidRDefault="007B5EA1">
            <w:pPr>
              <w:spacing w:after="10" w:line="258" w:lineRule="auto"/>
            </w:pPr>
            <w:r>
              <w:rPr>
                <w:sz w:val="18"/>
                <w:szCs w:val="18"/>
              </w:rPr>
              <w:t>Assets in source control and deployed through pipelines, authenticating as managed identities.</w:t>
            </w:r>
          </w:p>
        </w:tc>
      </w:tr>
    </w:tbl>
    <w:p w14:paraId="06231A50" w14:textId="2140C6C0" w:rsidR="00474299" w:rsidRDefault="00474299" w:rsidP="00474299">
      <w:pPr>
        <w:pStyle w:val="Heading2"/>
      </w:pPr>
      <w:bookmarkStart w:id="276" w:name="_Toc239334693"/>
      <w:r>
        <w:t>11.2 When you need to deviate</w:t>
      </w:r>
      <w:bookmarkEnd w:id="276"/>
    </w:p>
    <w:p w14:paraId="0BB52B29" w14:textId="77777777" w:rsidR="00474299" w:rsidRDefault="00474299" w:rsidP="00474299">
      <w:r>
        <w:t>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14:paraId="52324248" w14:textId="5FF18F3A" w:rsidR="00474299" w:rsidRDefault="00474299" w:rsidP="00474299">
      <w:pPr>
        <w:pStyle w:val="Heading2"/>
      </w:pPr>
      <w:bookmarkStart w:id="277" w:name="_Toc239334694"/>
      <w:r>
        <w:t>11.3 Per-pattern security conformance</w:t>
      </w:r>
      <w:bookmarkEnd w:id="277"/>
    </w:p>
    <w:p w14:paraId="6D25A363" w14:textId="77777777" w:rsidR="00474299" w:rsidRDefault="00474299" w:rsidP="00474299">
      <w:r>
        <w:t>Rather than repeat an identical verdict twenty times, the patterns are grouped below by their security profile. The internal group shares one posture the boundary-crossing group is where TDA attention is warranted.</w:t>
      </w:r>
    </w:p>
    <w:tbl>
      <w:tblPr>
        <w:tblStyle w:val="TableGrid"/>
        <w:tblW w:w="0" w:type="auto"/>
        <w:jc w:val="center"/>
        <w:tblLook w:val="04A0" w:firstRow="1" w:lastRow="0" w:firstColumn="1" w:lastColumn="0" w:noHBand="0" w:noVBand="1"/>
      </w:tblPr>
      <w:tblGrid>
        <w:gridCol w:w="2464"/>
        <w:gridCol w:w="2457"/>
        <w:gridCol w:w="2491"/>
        <w:gridCol w:w="2458"/>
      </w:tblGrid>
      <w:tr w:rsidR="00474299" w14:paraId="0EE3EFD4" w14:textId="77777777">
        <w:trPr>
          <w:jc w:val="center"/>
        </w:trPr>
        <w:tc>
          <w:tcPr>
            <w:tcW w:w="2520" w:type="dxa"/>
            <w:shd w:val="clear" w:color="auto" w:fill="1A2B56"/>
            <w:vAlign w:val="center"/>
          </w:tcPr>
          <w:p w14:paraId="57FA07FF" w14:textId="77777777" w:rsidR="00474299" w:rsidRDefault="00474299">
            <w:pPr>
              <w:spacing w:before="40" w:after="40"/>
            </w:pPr>
            <w:r>
              <w:rPr>
                <w:b/>
                <w:color w:val="FFFFFF"/>
                <w:sz w:val="16"/>
              </w:rPr>
              <w:t>Pattern group</w:t>
            </w:r>
          </w:p>
        </w:tc>
        <w:tc>
          <w:tcPr>
            <w:tcW w:w="2520" w:type="dxa"/>
            <w:shd w:val="clear" w:color="auto" w:fill="1A2B56"/>
            <w:vAlign w:val="center"/>
          </w:tcPr>
          <w:p w14:paraId="2E11A55E" w14:textId="77777777" w:rsidR="00474299" w:rsidRDefault="00474299">
            <w:pPr>
              <w:spacing w:before="40" w:after="40"/>
            </w:pPr>
            <w:r>
              <w:rPr>
                <w:b/>
                <w:color w:val="FFFFFF"/>
                <w:sz w:val="16"/>
              </w:rPr>
              <w:t>Internet boundary</w:t>
            </w:r>
          </w:p>
        </w:tc>
        <w:tc>
          <w:tcPr>
            <w:tcW w:w="2520" w:type="dxa"/>
            <w:shd w:val="clear" w:color="auto" w:fill="1A2B56"/>
            <w:vAlign w:val="center"/>
          </w:tcPr>
          <w:p w14:paraId="7601D7EB" w14:textId="77777777" w:rsidR="00474299" w:rsidRDefault="00474299">
            <w:pPr>
              <w:spacing w:before="40" w:after="40"/>
            </w:pPr>
            <w:r>
              <w:rPr>
                <w:b/>
                <w:color w:val="FFFFFF"/>
                <w:sz w:val="16"/>
              </w:rPr>
              <w:t>Controlling security posture</w:t>
            </w:r>
          </w:p>
        </w:tc>
        <w:tc>
          <w:tcPr>
            <w:tcW w:w="2520" w:type="dxa"/>
            <w:shd w:val="clear" w:color="auto" w:fill="1A2B56"/>
            <w:vAlign w:val="center"/>
          </w:tcPr>
          <w:p w14:paraId="3FC54B3B" w14:textId="77777777" w:rsidR="00474299" w:rsidRDefault="00474299">
            <w:pPr>
              <w:spacing w:before="40" w:after="40"/>
            </w:pPr>
            <w:r>
              <w:rPr>
                <w:b/>
                <w:color w:val="FFFFFF"/>
                <w:sz w:val="16"/>
              </w:rPr>
              <w:t>TDA verdict</w:t>
            </w:r>
          </w:p>
        </w:tc>
      </w:tr>
      <w:tr w:rsidR="00474299" w14:paraId="6E033C71" w14:textId="77777777">
        <w:trPr>
          <w:jc w:val="center"/>
        </w:trPr>
        <w:tc>
          <w:tcPr>
            <w:tcW w:w="2520" w:type="dxa"/>
            <w:vAlign w:val="center"/>
          </w:tcPr>
          <w:p w14:paraId="59743FE0" w14:textId="77777777" w:rsidR="00474299" w:rsidRDefault="00474299">
            <w:pPr>
              <w:spacing w:before="40" w:after="40"/>
            </w:pPr>
            <w:r>
              <w:rPr>
                <w:sz w:val="16"/>
              </w:rPr>
              <w:t>Internal patterns: SFINT2 to SFINT4, SFINT5 to SFINT10, SFINT11 to SFINT12, SFINT15 (internal feeds), SFINT16 to SFINT18, SFINT21, SFINT23, SFINT24 to SFINT25</w:t>
            </w:r>
          </w:p>
        </w:tc>
        <w:tc>
          <w:tcPr>
            <w:tcW w:w="2520" w:type="dxa"/>
            <w:vAlign w:val="center"/>
          </w:tcPr>
          <w:p w14:paraId="5BC3667D" w14:textId="77777777" w:rsidR="00474299" w:rsidRDefault="00474299">
            <w:pPr>
              <w:spacing w:before="40" w:after="40"/>
            </w:pPr>
            <w:r>
              <w:rPr>
                <w:sz w:val="16"/>
              </w:rPr>
              <w:t>Not crossed</w:t>
            </w:r>
          </w:p>
        </w:tc>
        <w:tc>
          <w:tcPr>
            <w:tcW w:w="2520" w:type="dxa"/>
            <w:vAlign w:val="center"/>
          </w:tcPr>
          <w:p w14:paraId="723FBBBF" w14:textId="77777777" w:rsidR="00474299" w:rsidRDefault="00474299">
            <w:pPr>
              <w:spacing w:before="40" w:after="40"/>
            </w:pPr>
            <w:r>
              <w:rPr>
                <w:sz w:val="16"/>
              </w:rPr>
              <w:t>Components in shared subscription / private workload spokes, Private Endpoints, Entra managed identity, no keys, Key Vault references, TLS every hop,NSG-segmented, default-deny.</w:t>
            </w:r>
          </w:p>
        </w:tc>
        <w:tc>
          <w:tcPr>
            <w:tcW w:w="2520" w:type="dxa"/>
            <w:vAlign w:val="center"/>
          </w:tcPr>
          <w:p w14:paraId="121295A3" w14:textId="77777777" w:rsidR="00474299" w:rsidRDefault="00474299">
            <w:pPr>
              <w:spacing w:before="40" w:after="40"/>
            </w:pPr>
            <w:r>
              <w:rPr>
                <w:sz w:val="16"/>
              </w:rPr>
              <w:t>Conforms</w:t>
            </w:r>
          </w:p>
        </w:tc>
      </w:tr>
      <w:tr w:rsidR="00474299" w14:paraId="65FB3628" w14:textId="77777777">
        <w:trPr>
          <w:jc w:val="center"/>
        </w:trPr>
        <w:tc>
          <w:tcPr>
            <w:tcW w:w="2520" w:type="dxa"/>
            <w:vAlign w:val="center"/>
          </w:tcPr>
          <w:p w14:paraId="0D32BE07" w14:textId="77777777" w:rsidR="00474299" w:rsidRDefault="00474299">
            <w:pPr>
              <w:spacing w:before="40" w:after="40"/>
            </w:pPr>
            <w:r>
              <w:rPr>
                <w:sz w:val="16"/>
              </w:rPr>
              <w:t>Managed API facade, SFINT1 (internal use)</w:t>
            </w:r>
          </w:p>
        </w:tc>
        <w:tc>
          <w:tcPr>
            <w:tcW w:w="2520" w:type="dxa"/>
            <w:vAlign w:val="center"/>
          </w:tcPr>
          <w:p w14:paraId="6EB0D97F" w14:textId="77777777" w:rsidR="00474299" w:rsidRDefault="00474299">
            <w:pPr>
              <w:spacing w:before="40" w:after="40"/>
            </w:pPr>
            <w:r>
              <w:rPr>
                <w:sz w:val="16"/>
              </w:rPr>
              <w:t>Not crossed</w:t>
            </w:r>
          </w:p>
        </w:tc>
        <w:tc>
          <w:tcPr>
            <w:tcW w:w="2520" w:type="dxa"/>
            <w:vAlign w:val="center"/>
          </w:tcPr>
          <w:p w14:paraId="1194DDDE" w14:textId="77777777" w:rsidR="00474299" w:rsidRDefault="00474299">
            <w:pPr>
              <w:spacing w:before="40" w:after="40"/>
            </w:pPr>
            <w:r>
              <w:rPr>
                <w:sz w:val="16"/>
              </w:rPr>
              <w:t>APIM shared and non-public, Private Endpoint to backend, managed identity, TLS.</w:t>
            </w:r>
          </w:p>
        </w:tc>
        <w:tc>
          <w:tcPr>
            <w:tcW w:w="2520" w:type="dxa"/>
            <w:vAlign w:val="center"/>
          </w:tcPr>
          <w:p w14:paraId="17104386" w14:textId="77777777" w:rsidR="00474299" w:rsidRDefault="00474299">
            <w:pPr>
              <w:spacing w:before="40" w:after="40"/>
            </w:pPr>
            <w:r>
              <w:rPr>
                <w:sz w:val="16"/>
              </w:rPr>
              <w:t>Conforms</w:t>
            </w:r>
          </w:p>
        </w:tc>
      </w:tr>
      <w:tr w:rsidR="00474299" w14:paraId="598B6950" w14:textId="77777777">
        <w:trPr>
          <w:jc w:val="center"/>
        </w:trPr>
        <w:tc>
          <w:tcPr>
            <w:tcW w:w="2520" w:type="dxa"/>
            <w:vAlign w:val="center"/>
          </w:tcPr>
          <w:p w14:paraId="71598B7F" w14:textId="77777777" w:rsidR="00474299" w:rsidRDefault="00474299">
            <w:pPr>
              <w:spacing w:before="40" w:after="40"/>
            </w:pPr>
            <w:r>
              <w:rPr>
                <w:sz w:val="16"/>
              </w:rPr>
              <w:t>Consume-and-serve, SFINT22 (internal consumer)</w:t>
            </w:r>
          </w:p>
        </w:tc>
        <w:tc>
          <w:tcPr>
            <w:tcW w:w="2520" w:type="dxa"/>
            <w:vAlign w:val="center"/>
          </w:tcPr>
          <w:p w14:paraId="134987B7" w14:textId="77777777" w:rsidR="00474299" w:rsidRDefault="00474299">
            <w:pPr>
              <w:spacing w:before="40" w:after="40"/>
            </w:pPr>
            <w:r>
              <w:rPr>
                <w:sz w:val="16"/>
              </w:rPr>
              <w:t>Not crossed</w:t>
            </w:r>
          </w:p>
        </w:tc>
        <w:tc>
          <w:tcPr>
            <w:tcW w:w="2520" w:type="dxa"/>
            <w:vAlign w:val="center"/>
          </w:tcPr>
          <w:p w14:paraId="06E845A2" w14:textId="77777777" w:rsidR="00474299" w:rsidRDefault="00474299">
            <w:pPr>
              <w:spacing w:before="40" w:after="40"/>
            </w:pPr>
            <w:r>
              <w:rPr>
                <w:sz w:val="16"/>
              </w:rPr>
              <w:t>APIM (Entra auth) over a serving layer, Snowflake via Private Link, least-privilege data access, caching.</w:t>
            </w:r>
          </w:p>
        </w:tc>
        <w:tc>
          <w:tcPr>
            <w:tcW w:w="2520" w:type="dxa"/>
            <w:vAlign w:val="center"/>
          </w:tcPr>
          <w:p w14:paraId="17C41CA3" w14:textId="77777777" w:rsidR="00474299" w:rsidRDefault="00474299">
            <w:pPr>
              <w:spacing w:before="40" w:after="40"/>
            </w:pPr>
            <w:r>
              <w:rPr>
                <w:sz w:val="16"/>
              </w:rPr>
              <w:t>Conforms</w:t>
            </w:r>
          </w:p>
        </w:tc>
      </w:tr>
      <w:tr w:rsidR="00474299" w14:paraId="2989C721" w14:textId="77777777">
        <w:trPr>
          <w:jc w:val="center"/>
        </w:trPr>
        <w:tc>
          <w:tcPr>
            <w:tcW w:w="2520" w:type="dxa"/>
            <w:vAlign w:val="center"/>
          </w:tcPr>
          <w:p w14:paraId="54540292" w14:textId="77777777" w:rsidR="00474299" w:rsidRDefault="00474299">
            <w:pPr>
              <w:spacing w:before="40" w:after="40"/>
            </w:pPr>
            <w:r>
              <w:rPr>
                <w:sz w:val="16"/>
              </w:rPr>
              <w:t>Inbound webhook, SFINT13</w:t>
            </w:r>
          </w:p>
        </w:tc>
        <w:tc>
          <w:tcPr>
            <w:tcW w:w="2520" w:type="dxa"/>
            <w:vAlign w:val="center"/>
          </w:tcPr>
          <w:p w14:paraId="35F37315" w14:textId="77777777" w:rsidR="00474299" w:rsidRDefault="00474299">
            <w:pPr>
              <w:spacing w:before="40" w:after="40"/>
            </w:pPr>
            <w:r>
              <w:rPr>
                <w:sz w:val="16"/>
              </w:rPr>
              <w:t>Crossed (ingress)</w:t>
            </w:r>
          </w:p>
        </w:tc>
        <w:tc>
          <w:tcPr>
            <w:tcW w:w="2520" w:type="dxa"/>
            <w:vAlign w:val="center"/>
          </w:tcPr>
          <w:p w14:paraId="5792B083" w14:textId="77777777" w:rsidR="00474299" w:rsidRDefault="00474299">
            <w:pPr>
              <w:spacing w:before="40" w:after="40"/>
            </w:pPr>
            <w:r>
              <w:rPr>
                <w:sz w:val="16"/>
              </w:rPr>
              <w:t xml:space="preserve">Online subscription only Front Door + WAF + DDoS,APIM single ingress, mTLS/OAuth/signature; IP </w:t>
            </w:r>
            <w:r>
              <w:rPr>
                <w:sz w:val="16"/>
              </w:rPr>
              <w:lastRenderedPageBreak/>
              <w:t>allow-list, async processing in private spokes, no direct triggers.</w:t>
            </w:r>
          </w:p>
        </w:tc>
        <w:tc>
          <w:tcPr>
            <w:tcW w:w="2520" w:type="dxa"/>
            <w:vAlign w:val="center"/>
          </w:tcPr>
          <w:p w14:paraId="318A8129" w14:textId="77777777" w:rsidR="00474299" w:rsidRDefault="00474299">
            <w:pPr>
              <w:spacing w:before="40" w:after="40"/>
            </w:pPr>
            <w:r>
              <w:rPr>
                <w:sz w:val="16"/>
              </w:rPr>
              <w:lastRenderedPageBreak/>
              <w:t>Conforms with registered exception</w:t>
            </w:r>
          </w:p>
        </w:tc>
      </w:tr>
      <w:tr w:rsidR="00474299" w14:paraId="5F4892C7" w14:textId="77777777">
        <w:trPr>
          <w:jc w:val="center"/>
        </w:trPr>
        <w:tc>
          <w:tcPr>
            <w:tcW w:w="2520" w:type="dxa"/>
            <w:vAlign w:val="center"/>
          </w:tcPr>
          <w:p w14:paraId="25A91089" w14:textId="77777777" w:rsidR="00474299" w:rsidRDefault="00474299">
            <w:pPr>
              <w:spacing w:before="40" w:after="40"/>
            </w:pPr>
            <w:r>
              <w:rPr>
                <w:sz w:val="16"/>
              </w:rPr>
              <w:t>Public API / external consumer, SFINT1, SFINT7, SFINT22 when exposed externally</w:t>
            </w:r>
          </w:p>
        </w:tc>
        <w:tc>
          <w:tcPr>
            <w:tcW w:w="2520" w:type="dxa"/>
            <w:vAlign w:val="center"/>
          </w:tcPr>
          <w:p w14:paraId="61EC1F8D" w14:textId="77777777" w:rsidR="00474299" w:rsidRDefault="00474299">
            <w:pPr>
              <w:spacing w:before="40" w:after="40"/>
            </w:pPr>
            <w:r>
              <w:rPr>
                <w:sz w:val="16"/>
              </w:rPr>
              <w:t>Crossed (ingress)</w:t>
            </w:r>
          </w:p>
        </w:tc>
        <w:tc>
          <w:tcPr>
            <w:tcW w:w="2520" w:type="dxa"/>
            <w:vAlign w:val="center"/>
          </w:tcPr>
          <w:p w14:paraId="3A833E83" w14:textId="77777777" w:rsidR="00474299" w:rsidRDefault="00474299">
            <w:pPr>
              <w:spacing w:before="40" w:after="40"/>
            </w:pPr>
            <w:r>
              <w:rPr>
                <w:sz w:val="16"/>
              </w:rPr>
              <w:t>Same edge as SFINT13: Front Door + WAF + DDoS + APIM, OAuth/mTLS, online subscription, APIM never exposed directly.</w:t>
            </w:r>
          </w:p>
        </w:tc>
        <w:tc>
          <w:tcPr>
            <w:tcW w:w="2520" w:type="dxa"/>
            <w:vAlign w:val="center"/>
          </w:tcPr>
          <w:p w14:paraId="5801FCB5" w14:textId="77777777" w:rsidR="00474299" w:rsidRDefault="00474299">
            <w:pPr>
              <w:spacing w:before="40" w:after="40"/>
            </w:pPr>
            <w:r>
              <w:rPr>
                <w:sz w:val="16"/>
              </w:rPr>
              <w:t>Conforms with registered exception</w:t>
            </w:r>
          </w:p>
        </w:tc>
      </w:tr>
      <w:tr w:rsidR="00474299" w14:paraId="6F7FAC25" w14:textId="77777777">
        <w:trPr>
          <w:jc w:val="center"/>
        </w:trPr>
        <w:tc>
          <w:tcPr>
            <w:tcW w:w="2520" w:type="dxa"/>
            <w:vAlign w:val="center"/>
          </w:tcPr>
          <w:p w14:paraId="7E33D320" w14:textId="77777777" w:rsidR="00474299" w:rsidRDefault="00474299">
            <w:pPr>
              <w:spacing w:before="40" w:after="40"/>
            </w:pPr>
            <w:r>
              <w:rPr>
                <w:sz w:val="16"/>
              </w:rPr>
              <w:t>Outbound webhook / notification, SFINT14</w:t>
            </w:r>
          </w:p>
        </w:tc>
        <w:tc>
          <w:tcPr>
            <w:tcW w:w="2520" w:type="dxa"/>
            <w:vAlign w:val="center"/>
          </w:tcPr>
          <w:p w14:paraId="253775FA" w14:textId="77777777" w:rsidR="00474299" w:rsidRDefault="00474299">
            <w:pPr>
              <w:spacing w:before="40" w:after="40"/>
            </w:pPr>
            <w:r>
              <w:rPr>
                <w:sz w:val="16"/>
              </w:rPr>
              <w:t>Crossed (egress)</w:t>
            </w:r>
          </w:p>
        </w:tc>
        <w:tc>
          <w:tcPr>
            <w:tcW w:w="2520" w:type="dxa"/>
            <w:vAlign w:val="center"/>
          </w:tcPr>
          <w:p w14:paraId="5BB5BB54" w14:textId="77777777" w:rsidR="00474299" w:rsidRDefault="00474299">
            <w:pPr>
              <w:spacing w:before="40" w:after="40"/>
            </w:pPr>
            <w:r>
              <w:rPr>
                <w:sz w:val="16"/>
              </w:rPr>
              <w:t>Controlled egress path (routing intent), not default internet; TLS, signed payloads, partner allow-list, Key Vault-held secrets.</w:t>
            </w:r>
          </w:p>
        </w:tc>
        <w:tc>
          <w:tcPr>
            <w:tcW w:w="2520" w:type="dxa"/>
            <w:vAlign w:val="center"/>
          </w:tcPr>
          <w:p w14:paraId="65E0789A" w14:textId="77777777" w:rsidR="00474299" w:rsidRDefault="00474299">
            <w:pPr>
              <w:spacing w:before="40" w:after="40"/>
            </w:pPr>
            <w:r>
              <w:rPr>
                <w:sz w:val="16"/>
              </w:rPr>
              <w:t>Conforms</w:t>
            </w:r>
          </w:p>
        </w:tc>
      </w:tr>
      <w:tr w:rsidR="00474299" w14:paraId="0766DCAB" w14:textId="77777777">
        <w:trPr>
          <w:jc w:val="center"/>
        </w:trPr>
        <w:tc>
          <w:tcPr>
            <w:tcW w:w="2520" w:type="dxa"/>
            <w:vAlign w:val="center"/>
          </w:tcPr>
          <w:p w14:paraId="0FFBFF7B" w14:textId="77777777" w:rsidR="00474299" w:rsidRDefault="00474299">
            <w:pPr>
              <w:spacing w:before="40" w:after="40"/>
            </w:pPr>
            <w:r>
              <w:rPr>
                <w:sz w:val="16"/>
              </w:rPr>
              <w:t>File-based with partner SFTP, SFINT19, SFINT20</w:t>
            </w:r>
          </w:p>
        </w:tc>
        <w:tc>
          <w:tcPr>
            <w:tcW w:w="2520" w:type="dxa"/>
            <w:vAlign w:val="center"/>
          </w:tcPr>
          <w:p w14:paraId="5184C4DC" w14:textId="77777777" w:rsidR="00474299" w:rsidRDefault="00474299">
            <w:pPr>
              <w:spacing w:before="40" w:after="40"/>
            </w:pPr>
            <w:r>
              <w:rPr>
                <w:sz w:val="16"/>
              </w:rPr>
              <w:t>Crossed</w:t>
            </w:r>
          </w:p>
        </w:tc>
        <w:tc>
          <w:tcPr>
            <w:tcW w:w="2520" w:type="dxa"/>
            <w:vAlign w:val="center"/>
          </w:tcPr>
          <w:p w14:paraId="6D810815" w14:textId="77777777" w:rsidR="00474299" w:rsidRDefault="00474299">
            <w:pPr>
              <w:spacing w:before="40" w:after="40"/>
            </w:pPr>
            <w:r>
              <w:rPr>
                <w:sz w:val="16"/>
              </w:rPr>
              <w:t>Edge or private connectivity, SFTP-over-SSH with key/cert auth, no anonymous access, IP allow-list, encryption in transit and at rest, Key Vault credentials.</w:t>
            </w:r>
          </w:p>
        </w:tc>
        <w:tc>
          <w:tcPr>
            <w:tcW w:w="2520" w:type="dxa"/>
            <w:vAlign w:val="center"/>
          </w:tcPr>
          <w:p w14:paraId="0A1FF782" w14:textId="77777777" w:rsidR="00474299" w:rsidRDefault="00474299">
            <w:pPr>
              <w:spacing w:before="40" w:after="40"/>
            </w:pPr>
            <w:r>
              <w:rPr>
                <w:sz w:val="16"/>
              </w:rPr>
              <w:t>Conforms with registered exception</w:t>
            </w:r>
          </w:p>
        </w:tc>
      </w:tr>
    </w:tbl>
    <w:p w14:paraId="34B73E0D" w14:textId="05ABEC6B" w:rsidR="0095094A" w:rsidRDefault="007B5EA1">
      <w:pPr>
        <w:pStyle w:val="Heading2"/>
      </w:pPr>
      <w:bookmarkStart w:id="278" w:name="_Toc239334695"/>
      <w:r>
        <w:t>11.4 Boundary Controls</w:t>
      </w:r>
      <w:bookmarkEnd w:id="278"/>
    </w:p>
    <w:p w14:paraId="74D441C6" w14:textId="77777777" w:rsidR="0095094A" w:rsidRDefault="007B5EA1">
      <w:pPr>
        <w:spacing w:after="46" w:line="270" w:lineRule="auto"/>
        <w:ind w:left="360"/>
      </w:pPr>
      <w:r>
        <w:t>Internet boundary. Public exposure is an exception with a business need, defined controls, security approval and risk acceptance.</w:t>
      </w:r>
    </w:p>
    <w:p w14:paraId="0DEC4CF5" w14:textId="77777777" w:rsidR="0095094A" w:rsidRDefault="007B5EA1">
      <w:pPr>
        <w:spacing w:after="46" w:line="270" w:lineRule="auto"/>
        <w:ind w:left="360"/>
      </w:pPr>
      <w:r>
        <w:t>Third-party boundary. Modern authentication with Entra application registrations, defined key ownership and rotation.</w:t>
      </w:r>
    </w:p>
    <w:p w14:paraId="3D510894" w14:textId="77777777" w:rsidR="0095094A" w:rsidRDefault="007B5EA1">
      <w:pPr>
        <w:spacing w:after="46" w:line="270" w:lineRule="auto"/>
        <w:ind w:left="360"/>
      </w:pPr>
      <w:r>
        <w:t>Data platform boundary. Exchange only at the two governed hand-offs, with tokenised personal data.</w:t>
      </w:r>
    </w:p>
    <w:p w14:paraId="68C2EABB" w14:textId="2C12925F" w:rsidR="0095094A" w:rsidRDefault="007B5EA1">
      <w:pPr>
        <w:pStyle w:val="Heading2"/>
      </w:pPr>
      <w:bookmarkStart w:id="279" w:name="_Toc239334696"/>
      <w:r>
        <w:t>11.5 Pattern Controls</w:t>
      </w:r>
      <w:bookmarkEnd w:id="279"/>
    </w:p>
    <w:p w14:paraId="18B40764" w14:textId="77777777" w:rsidR="0095094A" w:rsidRDefault="007B5EA1">
      <w:pPr>
        <w:spacing w:after="120" w:line="278" w:lineRule="auto"/>
      </w:pPr>
      <w:r>
        <w:t>Each pattern in Section 8 carries a security boundary statement that sets out its landing zone, its in-Azure controls and any external exposure. Those statements are the pattern-level controls and are assessed alongside the mandatory guardrails.</w:t>
      </w:r>
    </w:p>
    <w:p w14:paraId="4D8C39AE" w14:textId="3338A08C" w:rsidR="0095094A" w:rsidRDefault="007B5EA1">
      <w:pPr>
        <w:pStyle w:val="Heading2"/>
      </w:pPr>
      <w:bookmarkStart w:id="280" w:name="_Toc239334697"/>
      <w:r>
        <w:t>11.6 Design Evidence Requirements</w:t>
      </w:r>
      <w:bookmarkEnd w:id="280"/>
    </w:p>
    <w:p w14:paraId="178DA473" w14:textId="77777777" w:rsidR="0095094A" w:rsidRDefault="007B5EA1">
      <w:pPr>
        <w:spacing w:after="120" w:line="278" w:lineRule="auto"/>
      </w:pPr>
      <w:r>
        <w:t>A design brought to review is expected to evidence the following.</w:t>
      </w:r>
    </w:p>
    <w:p w14:paraId="2FEA9A42" w14:textId="77777777" w:rsidR="0095094A" w:rsidRDefault="007B5EA1">
      <w:pPr>
        <w:spacing w:after="46" w:line="270" w:lineRule="auto"/>
        <w:ind w:left="360"/>
      </w:pPr>
      <w:r>
        <w:t>The pattern selected and the decision path that led to it.</w:t>
      </w:r>
    </w:p>
    <w:p w14:paraId="562C9E95" w14:textId="77777777" w:rsidR="0095094A" w:rsidRDefault="007B5EA1">
      <w:pPr>
        <w:spacing w:after="46" w:line="270" w:lineRule="auto"/>
        <w:ind w:left="360"/>
      </w:pPr>
      <w:r>
        <w:t>The identity model, the network path and the secrets approach.</w:t>
      </w:r>
    </w:p>
    <w:p w14:paraId="08CC9459" w14:textId="77777777" w:rsidR="0095094A" w:rsidRDefault="007B5EA1">
      <w:pPr>
        <w:spacing w:after="46" w:line="270" w:lineRule="auto"/>
        <w:ind w:left="360"/>
      </w:pPr>
      <w:r>
        <w:t>The observability and security-logging approach.</w:t>
      </w:r>
    </w:p>
    <w:p w14:paraId="2B63C21F" w14:textId="77777777" w:rsidR="0095094A" w:rsidRDefault="007B5EA1">
      <w:pPr>
        <w:spacing w:after="46" w:line="270" w:lineRule="auto"/>
        <w:ind w:left="360"/>
      </w:pPr>
      <w:r>
        <w:t>The resilience tier and the failure and compensation design.</w:t>
      </w:r>
    </w:p>
    <w:p w14:paraId="2D1AE40C" w14:textId="77777777" w:rsidR="0095094A" w:rsidRDefault="007B5EA1">
      <w:pPr>
        <w:spacing w:after="46" w:line="270" w:lineRule="auto"/>
        <w:ind w:left="360"/>
      </w:pPr>
      <w:r>
        <w:t>Any deviation, with the exception reference and the compensating controls.</w:t>
      </w:r>
    </w:p>
    <w:p w14:paraId="7BAB7074" w14:textId="77777777" w:rsidR="0095094A" w:rsidRDefault="007B5EA1">
      <w:r>
        <w:br w:type="page"/>
      </w:r>
    </w:p>
    <w:p w14:paraId="7B061902" w14:textId="77777777" w:rsidR="0095094A" w:rsidRDefault="007B5EA1">
      <w:pPr>
        <w:pStyle w:val="Heading1"/>
      </w:pPr>
      <w:bookmarkStart w:id="281" w:name="_Toc239334698"/>
      <w:r>
        <w:lastRenderedPageBreak/>
        <w:t>12. Exception Process and TDA Governance</w:t>
      </w:r>
      <w:bookmarkEnd w:id="281"/>
    </w:p>
    <w:p w14:paraId="33FA6022" w14:textId="77777777" w:rsidR="0095094A" w:rsidRDefault="007B5EA1">
      <w:pPr>
        <w:pStyle w:val="Heading2"/>
      </w:pPr>
      <w:bookmarkStart w:id="282" w:name="_Toc239334699"/>
      <w:r>
        <w:t>12.1 Exceptions</w:t>
      </w:r>
      <w:bookmarkEnd w:id="282"/>
    </w:p>
    <w:p w14:paraId="2746BC50" w14:textId="77777777" w:rsidR="0095094A" w:rsidRDefault="007B5EA1">
      <w:pPr>
        <w:spacing w:after="120" w:line="278" w:lineRule="auto"/>
      </w:pPr>
      <w:r>
        <w:t>The framework is opinionated but not a straitjacket. A genuine need to depart from a mandated component, a guardrail or the data-platform boundary is handled openly. The deviation and its rationale are documented, a security and risk assessment is completed, compensating controls are identified, and the exception is recorded with a named owner and an expiry, with remediation back to the standard pattern scheduled.</w:t>
      </w:r>
    </w:p>
    <w:p w14:paraId="5FB3193C" w14:textId="77777777" w:rsidR="0095094A" w:rsidRDefault="007B5EA1">
      <w:pPr>
        <w:pStyle w:val="Heading2"/>
      </w:pPr>
      <w:bookmarkStart w:id="283" w:name="_Toc239334700"/>
      <w:r>
        <w:t>12.2 TDA Gates</w:t>
      </w:r>
      <w:bookmarkEnd w:id="283"/>
    </w:p>
    <w:p w14:paraId="74DBFA45" w14:textId="77777777" w:rsidR="0095094A" w:rsidRDefault="007B5EA1">
      <w:pPr>
        <w:spacing w:after="120" w:line="278" w:lineRule="auto"/>
      </w:pPr>
      <w: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361D235A" w14:textId="77777777" w:rsidR="0095094A" w:rsidRDefault="007B5EA1">
      <w:pPr>
        <w:pStyle w:val="Heading2"/>
      </w:pPr>
      <w:bookmarkStart w:id="284" w:name="_Toc239334701"/>
      <w:r>
        <w:t>12.3 Security Conformance</w:t>
      </w:r>
      <w:bookmarkEnd w:id="284"/>
    </w:p>
    <w:p w14:paraId="16E1F7F5" w14:textId="77777777" w:rsidR="0095094A" w:rsidRDefault="007B5EA1">
      <w:pPr>
        <w:spacing w:after="120" w:line="278" w:lineRule="auto"/>
      </w:pPr>
      <w:r>
        <w:t>Standard private patterns proceed on the agreed security baseline without additional gates. A pattern that cannot meet the baseline triggers the exception process, which must complete before engineering starts. Security approval is required, and TDA approval alone does not authorise a security exception. Where the wider security posture is affected, the exception is escalated to the risk register and senior leadership. Reusable, pre-reviewed permission sets are defined for recurring cases, and where a later solution repeats an approved design with the same front-end and back-end pattern, the previous approval is reusable as a recognised pattern.</w:t>
      </w:r>
    </w:p>
    <w:p w14:paraId="75F237AF" w14:textId="77777777" w:rsidR="0095094A" w:rsidRDefault="007B5EA1">
      <w:pPr>
        <w:pStyle w:val="Heading2"/>
      </w:pPr>
      <w:bookmarkStart w:id="285" w:name="_Toc239334702"/>
      <w:r>
        <w:t>12.4 Exception Lifecycle</w:t>
      </w:r>
      <w:bookmarkEnd w:id="285"/>
    </w:p>
    <w:p w14:paraId="413B4CF4" w14:textId="3509AE7D" w:rsidR="0095094A" w:rsidRDefault="00AB5DAA" w:rsidP="00474299">
      <w:pPr>
        <w:spacing w:before="30" w:after="20"/>
      </w:pPr>
      <w:r>
        <w:rPr>
          <w:b/>
          <w:bCs/>
          <w:color w:val="1F3864"/>
        </w:rPr>
        <w:t>Raise:</w:t>
      </w:r>
      <w:r w:rsidR="00474299">
        <w:rPr>
          <w:b/>
          <w:bCs/>
          <w:color w:val="1F3864"/>
        </w:rPr>
        <w:t xml:space="preserve"> </w:t>
      </w:r>
      <w:r>
        <w:t>Document the deviation, the rationale and the proposed compensating controls.</w:t>
      </w:r>
    </w:p>
    <w:p w14:paraId="05EC3DAD" w14:textId="6E063963" w:rsidR="0095094A" w:rsidRDefault="00474299" w:rsidP="00474299">
      <w:pPr>
        <w:spacing w:before="30" w:after="20"/>
      </w:pPr>
      <w:r>
        <w:rPr>
          <w:b/>
          <w:bCs/>
          <w:color w:val="1F3864"/>
        </w:rPr>
        <w:t xml:space="preserve">Assess: </w:t>
      </w:r>
      <w:r>
        <w:t>Security and risk assessment, with escalation to the risk register where the posture is affected.</w:t>
      </w:r>
    </w:p>
    <w:p w14:paraId="4726DE29" w14:textId="5E3A5DDA" w:rsidR="0095094A" w:rsidRDefault="007B5EA1" w:rsidP="00474299">
      <w:pPr>
        <w:spacing w:before="30" w:after="20"/>
      </w:pPr>
      <w:r>
        <w:rPr>
          <w:b/>
          <w:bCs/>
          <w:color w:val="1F3864"/>
        </w:rPr>
        <w:t>Approve</w:t>
      </w:r>
      <w:r w:rsidR="00474299">
        <w:rPr>
          <w:b/>
          <w:bCs/>
          <w:color w:val="1F3864"/>
        </w:rPr>
        <w:t xml:space="preserve">: </w:t>
      </w:r>
      <w:r>
        <w:t>Security approval and, where required, senior leadership. Record owner and expiry.</w:t>
      </w:r>
    </w:p>
    <w:p w14:paraId="72F9FFCE" w14:textId="2E7F70AB" w:rsidR="0095094A" w:rsidRDefault="00AB5DAA" w:rsidP="00474299">
      <w:pPr>
        <w:spacing w:before="30" w:after="20"/>
      </w:pPr>
      <w:r>
        <w:rPr>
          <w:b/>
          <w:bCs/>
          <w:color w:val="1F3864"/>
        </w:rPr>
        <w:t>Review:</w:t>
      </w:r>
      <w:r w:rsidR="00474299">
        <w:rPr>
          <w:b/>
          <w:bCs/>
          <w:color w:val="1F3864"/>
        </w:rPr>
        <w:t xml:space="preserve"> </w:t>
      </w:r>
      <w:r>
        <w:t>Re-examine at expiry, and remediate to the standard pattern where possible.</w:t>
      </w:r>
    </w:p>
    <w:p w14:paraId="7BD76E2E" w14:textId="77777777" w:rsidR="0095094A" w:rsidRDefault="007B5EA1">
      <w:r>
        <w:br w:type="page"/>
      </w:r>
    </w:p>
    <w:p w14:paraId="12AACDBB" w14:textId="77777777" w:rsidR="0095094A" w:rsidRDefault="007B5EA1">
      <w:pPr>
        <w:pStyle w:val="Heading1"/>
      </w:pPr>
      <w:bookmarkStart w:id="286" w:name="_Toc239334703"/>
      <w:r>
        <w:lastRenderedPageBreak/>
        <w:t>13. Anti-Patterns</w:t>
      </w:r>
      <w:bookmarkEnd w:id="286"/>
    </w:p>
    <w:p w14:paraId="3DA32B84" w14:textId="77777777" w:rsidR="0095094A" w:rsidRDefault="007B5EA1">
      <w:pPr>
        <w:spacing w:after="120" w:line="278" w:lineRule="auto"/>
      </w:pPr>
      <w:r>
        <w:t>The following are treated as anti-patterns. Where one cannot be avoided it is handled through the exception process.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95094A" w14:paraId="52DD6CFF" w14:textId="77777777">
        <w:trPr>
          <w:tblHeader/>
        </w:trPr>
        <w:tc>
          <w:tcPr>
            <w:tcW w:w="4680" w:type="dxa"/>
            <w:shd w:val="clear" w:color="auto" w:fill="24446E"/>
            <w:tcMar>
              <w:top w:w="70" w:type="dxa"/>
              <w:left w:w="110" w:type="dxa"/>
              <w:bottom w:w="70" w:type="dxa"/>
              <w:right w:w="110" w:type="dxa"/>
            </w:tcMar>
          </w:tcPr>
          <w:p w14:paraId="37C943B7" w14:textId="77777777" w:rsidR="0095094A" w:rsidRDefault="007B5EA1">
            <w:r>
              <w:rPr>
                <w:b/>
                <w:bCs/>
                <w:color w:val="FFFFFF"/>
                <w:sz w:val="18"/>
                <w:szCs w:val="18"/>
              </w:rPr>
              <w:t>Anti-pattern</w:t>
            </w:r>
          </w:p>
        </w:tc>
        <w:tc>
          <w:tcPr>
            <w:tcW w:w="4680" w:type="dxa"/>
            <w:shd w:val="clear" w:color="auto" w:fill="24446E"/>
            <w:tcMar>
              <w:top w:w="70" w:type="dxa"/>
              <w:left w:w="110" w:type="dxa"/>
              <w:bottom w:w="70" w:type="dxa"/>
              <w:right w:w="110" w:type="dxa"/>
            </w:tcMar>
          </w:tcPr>
          <w:p w14:paraId="3F379860" w14:textId="77777777" w:rsidR="0095094A" w:rsidRDefault="007B5EA1">
            <w:r>
              <w:rPr>
                <w:b/>
                <w:bCs/>
                <w:color w:val="FFFFFF"/>
                <w:sz w:val="18"/>
                <w:szCs w:val="18"/>
              </w:rPr>
              <w:t>Preferred approach</w:t>
            </w:r>
          </w:p>
        </w:tc>
      </w:tr>
      <w:tr w:rsidR="0095094A" w14:paraId="6AD0364A" w14:textId="77777777">
        <w:tc>
          <w:tcPr>
            <w:tcW w:w="4680" w:type="dxa"/>
            <w:shd w:val="clear" w:color="auto" w:fill="FFFFFF"/>
            <w:tcMar>
              <w:top w:w="70" w:type="dxa"/>
              <w:left w:w="110" w:type="dxa"/>
              <w:bottom w:w="70" w:type="dxa"/>
              <w:right w:w="110" w:type="dxa"/>
            </w:tcMar>
            <w:vAlign w:val="center"/>
          </w:tcPr>
          <w:p w14:paraId="13AB4F7A" w14:textId="77777777" w:rsidR="0095094A" w:rsidRDefault="007B5EA1">
            <w:pPr>
              <w:spacing w:after="10" w:line="258" w:lineRule="auto"/>
            </w:pPr>
            <w:r>
              <w:rPr>
                <w:sz w:val="18"/>
                <w:szCs w:val="18"/>
              </w:rPr>
              <w:t>Direct point-to-point connection between two systems</w:t>
            </w:r>
          </w:p>
        </w:tc>
        <w:tc>
          <w:tcPr>
            <w:tcW w:w="4680" w:type="dxa"/>
            <w:shd w:val="clear" w:color="auto" w:fill="FFFFFF"/>
            <w:tcMar>
              <w:top w:w="70" w:type="dxa"/>
              <w:left w:w="110" w:type="dxa"/>
              <w:bottom w:w="70" w:type="dxa"/>
              <w:right w:w="110" w:type="dxa"/>
            </w:tcMar>
            <w:vAlign w:val="center"/>
          </w:tcPr>
          <w:p w14:paraId="2E14B0D2" w14:textId="77777777" w:rsidR="0095094A" w:rsidRDefault="007B5EA1">
            <w:pPr>
              <w:spacing w:after="10" w:line="258" w:lineRule="auto"/>
            </w:pPr>
            <w:r>
              <w:rPr>
                <w:sz w:val="18"/>
                <w:szCs w:val="18"/>
              </w:rPr>
              <w:t>Mediate through the platform using an approved pattern</w:t>
            </w:r>
          </w:p>
        </w:tc>
      </w:tr>
      <w:tr w:rsidR="0095094A" w14:paraId="2401CE36" w14:textId="77777777">
        <w:tc>
          <w:tcPr>
            <w:tcW w:w="4680" w:type="dxa"/>
            <w:shd w:val="clear" w:color="auto" w:fill="F4F6FA"/>
            <w:tcMar>
              <w:top w:w="70" w:type="dxa"/>
              <w:left w:w="110" w:type="dxa"/>
              <w:bottom w:w="70" w:type="dxa"/>
              <w:right w:w="110" w:type="dxa"/>
            </w:tcMar>
            <w:vAlign w:val="center"/>
          </w:tcPr>
          <w:p w14:paraId="50BF9218" w14:textId="77777777" w:rsidR="0095094A" w:rsidRDefault="007B5EA1">
            <w:pPr>
              <w:spacing w:after="10" w:line="258" w:lineRule="auto"/>
            </w:pPr>
            <w:r>
              <w:rPr>
                <w:sz w:val="18"/>
                <w:szCs w:val="18"/>
              </w:rPr>
              <w:t>Public exposure justified by a firewall alone</w:t>
            </w:r>
          </w:p>
        </w:tc>
        <w:tc>
          <w:tcPr>
            <w:tcW w:w="4680" w:type="dxa"/>
            <w:shd w:val="clear" w:color="auto" w:fill="F4F6FA"/>
            <w:tcMar>
              <w:top w:w="70" w:type="dxa"/>
              <w:left w:w="110" w:type="dxa"/>
              <w:bottom w:w="70" w:type="dxa"/>
              <w:right w:w="110" w:type="dxa"/>
            </w:tcMar>
            <w:vAlign w:val="center"/>
          </w:tcPr>
          <w:p w14:paraId="60547B0F" w14:textId="77777777" w:rsidR="0095094A" w:rsidRDefault="007B5EA1">
            <w:pPr>
              <w:spacing w:after="10" w:line="258" w:lineRule="auto"/>
            </w:pPr>
            <w:r>
              <w:rPr>
                <w:sz w:val="18"/>
                <w:szCs w:val="18"/>
              </w:rPr>
              <w:t>Treat public exposure as an exception with approval and risk acceptance</w:t>
            </w:r>
          </w:p>
        </w:tc>
      </w:tr>
      <w:tr w:rsidR="0095094A" w14:paraId="003AB511" w14:textId="77777777">
        <w:tc>
          <w:tcPr>
            <w:tcW w:w="4680" w:type="dxa"/>
            <w:shd w:val="clear" w:color="auto" w:fill="FFFFFF"/>
            <w:tcMar>
              <w:top w:w="70" w:type="dxa"/>
              <w:left w:w="110" w:type="dxa"/>
              <w:bottom w:w="70" w:type="dxa"/>
              <w:right w:w="110" w:type="dxa"/>
            </w:tcMar>
            <w:vAlign w:val="center"/>
          </w:tcPr>
          <w:p w14:paraId="7450A656" w14:textId="77777777" w:rsidR="0095094A" w:rsidRDefault="007B5EA1">
            <w:pPr>
              <w:spacing w:after="10" w:line="258" w:lineRule="auto"/>
            </w:pPr>
            <w:r>
              <w:rPr>
                <w:sz w:val="18"/>
                <w:szCs w:val="18"/>
              </w:rPr>
              <w:t>Timer-polling a source to simulate real-time</w:t>
            </w:r>
          </w:p>
        </w:tc>
        <w:tc>
          <w:tcPr>
            <w:tcW w:w="4680" w:type="dxa"/>
            <w:shd w:val="clear" w:color="auto" w:fill="FFFFFF"/>
            <w:tcMar>
              <w:top w:w="70" w:type="dxa"/>
              <w:left w:w="110" w:type="dxa"/>
              <w:bottom w:w="70" w:type="dxa"/>
              <w:right w:w="110" w:type="dxa"/>
            </w:tcMar>
            <w:vAlign w:val="center"/>
          </w:tcPr>
          <w:p w14:paraId="550A1E56" w14:textId="77777777" w:rsidR="0095094A" w:rsidRDefault="007B5EA1">
            <w:pPr>
              <w:spacing w:after="10" w:line="258" w:lineRule="auto"/>
            </w:pPr>
            <w:r>
              <w:rPr>
                <w:sz w:val="18"/>
                <w:szCs w:val="18"/>
              </w:rPr>
              <w:t>React to an event, or use a scheduled trigger only where no event exists</w:t>
            </w:r>
          </w:p>
        </w:tc>
      </w:tr>
      <w:tr w:rsidR="0095094A" w14:paraId="24951210" w14:textId="77777777">
        <w:tc>
          <w:tcPr>
            <w:tcW w:w="4680" w:type="dxa"/>
            <w:shd w:val="clear" w:color="auto" w:fill="F4F6FA"/>
            <w:tcMar>
              <w:top w:w="70" w:type="dxa"/>
              <w:left w:w="110" w:type="dxa"/>
              <w:bottom w:w="70" w:type="dxa"/>
              <w:right w:w="110" w:type="dxa"/>
            </w:tcMar>
            <w:vAlign w:val="center"/>
          </w:tcPr>
          <w:p w14:paraId="67410F43" w14:textId="77777777" w:rsidR="0095094A" w:rsidRDefault="007B5EA1">
            <w:pPr>
              <w:spacing w:after="10" w:line="258" w:lineRule="auto"/>
            </w:pPr>
            <w:r>
              <w:rPr>
                <w:sz w:val="18"/>
                <w:szCs w:val="18"/>
              </w:rPr>
              <w:t>Long-lived SAS tokens for access</w:t>
            </w:r>
          </w:p>
        </w:tc>
        <w:tc>
          <w:tcPr>
            <w:tcW w:w="4680" w:type="dxa"/>
            <w:shd w:val="clear" w:color="auto" w:fill="F4F6FA"/>
            <w:tcMar>
              <w:top w:w="70" w:type="dxa"/>
              <w:left w:w="110" w:type="dxa"/>
              <w:bottom w:w="70" w:type="dxa"/>
              <w:right w:w="110" w:type="dxa"/>
            </w:tcMar>
            <w:vAlign w:val="center"/>
          </w:tcPr>
          <w:p w14:paraId="45F35F1F" w14:textId="77777777" w:rsidR="0095094A" w:rsidRDefault="007B5EA1">
            <w:pPr>
              <w:spacing w:after="10" w:line="258" w:lineRule="auto"/>
            </w:pPr>
            <w:r>
              <w:rPr>
                <w:sz w:val="18"/>
                <w:szCs w:val="18"/>
              </w:rPr>
              <w:t>Managed identity and OAuth 2.0, with the risk register where unavoidable</w:t>
            </w:r>
          </w:p>
        </w:tc>
      </w:tr>
      <w:tr w:rsidR="0095094A" w14:paraId="28A7514D" w14:textId="77777777">
        <w:tc>
          <w:tcPr>
            <w:tcW w:w="4680" w:type="dxa"/>
            <w:shd w:val="clear" w:color="auto" w:fill="FFFFFF"/>
            <w:tcMar>
              <w:top w:w="70" w:type="dxa"/>
              <w:left w:w="110" w:type="dxa"/>
              <w:bottom w:w="70" w:type="dxa"/>
              <w:right w:w="110" w:type="dxa"/>
            </w:tcMar>
            <w:vAlign w:val="center"/>
          </w:tcPr>
          <w:p w14:paraId="05E2B593" w14:textId="77777777" w:rsidR="0095094A" w:rsidRDefault="007B5EA1">
            <w:pPr>
              <w:spacing w:after="10" w:line="258" w:lineRule="auto"/>
            </w:pPr>
            <w:r>
              <w:rPr>
                <w:sz w:val="18"/>
                <w:szCs w:val="18"/>
              </w:rPr>
              <w:t>Large binary payloads on the message bus</w:t>
            </w:r>
          </w:p>
        </w:tc>
        <w:tc>
          <w:tcPr>
            <w:tcW w:w="4680" w:type="dxa"/>
            <w:shd w:val="clear" w:color="auto" w:fill="FFFFFF"/>
            <w:tcMar>
              <w:top w:w="70" w:type="dxa"/>
              <w:left w:w="110" w:type="dxa"/>
              <w:bottom w:w="70" w:type="dxa"/>
              <w:right w:w="110" w:type="dxa"/>
            </w:tcMar>
            <w:vAlign w:val="center"/>
          </w:tcPr>
          <w:p w14:paraId="655C7FFF" w14:textId="77777777" w:rsidR="0095094A" w:rsidRDefault="007B5EA1">
            <w:pPr>
              <w:spacing w:after="10" w:line="258" w:lineRule="auto"/>
            </w:pPr>
            <w:r>
              <w:rPr>
                <w:sz w:val="18"/>
                <w:szCs w:val="18"/>
              </w:rPr>
              <w:t>Claim-check, with the payload in storage and a reference on the bus</w:t>
            </w:r>
          </w:p>
        </w:tc>
      </w:tr>
      <w:tr w:rsidR="0095094A" w14:paraId="07DB3DB0" w14:textId="77777777">
        <w:tc>
          <w:tcPr>
            <w:tcW w:w="4680" w:type="dxa"/>
            <w:shd w:val="clear" w:color="auto" w:fill="F4F6FA"/>
            <w:tcMar>
              <w:top w:w="70" w:type="dxa"/>
              <w:left w:w="110" w:type="dxa"/>
              <w:bottom w:w="70" w:type="dxa"/>
              <w:right w:w="110" w:type="dxa"/>
            </w:tcMar>
            <w:vAlign w:val="center"/>
          </w:tcPr>
          <w:p w14:paraId="35E6AD85" w14:textId="77777777" w:rsidR="0095094A" w:rsidRDefault="007B5EA1">
            <w:pPr>
              <w:spacing w:after="10" w:line="258" w:lineRule="auto"/>
            </w:pPr>
            <w:r>
              <w:rPr>
                <w:sz w:val="18"/>
                <w:szCs w:val="18"/>
              </w:rPr>
              <w:t>Business logic embedded in gateway policy</w:t>
            </w:r>
          </w:p>
        </w:tc>
        <w:tc>
          <w:tcPr>
            <w:tcW w:w="4680" w:type="dxa"/>
            <w:shd w:val="clear" w:color="auto" w:fill="F4F6FA"/>
            <w:tcMar>
              <w:top w:w="70" w:type="dxa"/>
              <w:left w:w="110" w:type="dxa"/>
              <w:bottom w:w="70" w:type="dxa"/>
              <w:right w:w="110" w:type="dxa"/>
            </w:tcMar>
            <w:vAlign w:val="center"/>
          </w:tcPr>
          <w:p w14:paraId="6D9BAA25" w14:textId="77777777" w:rsidR="0095094A" w:rsidRDefault="007B5EA1">
            <w:pPr>
              <w:spacing w:after="10" w:line="258" w:lineRule="auto"/>
            </w:pPr>
            <w:r>
              <w:rPr>
                <w:sz w:val="18"/>
                <w:szCs w:val="18"/>
              </w:rPr>
              <w:t>Keep logic in Functions, and keep the gateway to mediation</w:t>
            </w:r>
          </w:p>
        </w:tc>
      </w:tr>
      <w:tr w:rsidR="0095094A" w14:paraId="2B2BC06B" w14:textId="77777777">
        <w:tc>
          <w:tcPr>
            <w:tcW w:w="4680" w:type="dxa"/>
            <w:shd w:val="clear" w:color="auto" w:fill="FFFFFF"/>
            <w:tcMar>
              <w:top w:w="70" w:type="dxa"/>
              <w:left w:w="110" w:type="dxa"/>
              <w:bottom w:w="70" w:type="dxa"/>
              <w:right w:w="110" w:type="dxa"/>
            </w:tcMar>
            <w:vAlign w:val="center"/>
          </w:tcPr>
          <w:p w14:paraId="00DA4050" w14:textId="77777777" w:rsidR="0095094A" w:rsidRDefault="007B5EA1">
            <w:pPr>
              <w:spacing w:after="10" w:line="258" w:lineRule="auto"/>
            </w:pPr>
            <w:r>
              <w:rPr>
                <w:sz w:val="18"/>
                <w:szCs w:val="18"/>
              </w:rPr>
              <w:t>Distributed transactions across services</w:t>
            </w:r>
          </w:p>
        </w:tc>
        <w:tc>
          <w:tcPr>
            <w:tcW w:w="4680" w:type="dxa"/>
            <w:shd w:val="clear" w:color="auto" w:fill="FFFFFF"/>
            <w:tcMar>
              <w:top w:w="70" w:type="dxa"/>
              <w:left w:w="110" w:type="dxa"/>
              <w:bottom w:w="70" w:type="dxa"/>
              <w:right w:w="110" w:type="dxa"/>
            </w:tcMar>
            <w:vAlign w:val="center"/>
          </w:tcPr>
          <w:p w14:paraId="4FE1F974" w14:textId="77777777" w:rsidR="0095094A" w:rsidRDefault="007B5EA1">
            <w:pPr>
              <w:spacing w:after="10" w:line="258" w:lineRule="auto"/>
            </w:pPr>
            <w:r>
              <w:rPr>
                <w:sz w:val="18"/>
                <w:szCs w:val="18"/>
              </w:rPr>
              <w:t>Orchestrated compensation owned by the process</w:t>
            </w:r>
          </w:p>
        </w:tc>
      </w:tr>
      <w:tr w:rsidR="0095094A" w14:paraId="02AA9B8C" w14:textId="77777777">
        <w:tc>
          <w:tcPr>
            <w:tcW w:w="4680" w:type="dxa"/>
            <w:shd w:val="clear" w:color="auto" w:fill="F4F6FA"/>
            <w:tcMar>
              <w:top w:w="70" w:type="dxa"/>
              <w:left w:w="110" w:type="dxa"/>
              <w:bottom w:w="70" w:type="dxa"/>
              <w:right w:w="110" w:type="dxa"/>
            </w:tcMar>
            <w:vAlign w:val="center"/>
          </w:tcPr>
          <w:p w14:paraId="48818FAE" w14:textId="77777777" w:rsidR="0095094A" w:rsidRDefault="007B5EA1">
            <w:pPr>
              <w:spacing w:after="10" w:line="258" w:lineRule="auto"/>
            </w:pPr>
            <w:r>
              <w:rPr>
                <w:sz w:val="18"/>
                <w:szCs w:val="18"/>
              </w:rPr>
              <w:t>Secrets in configuration or code</w:t>
            </w:r>
          </w:p>
        </w:tc>
        <w:tc>
          <w:tcPr>
            <w:tcW w:w="4680" w:type="dxa"/>
            <w:shd w:val="clear" w:color="auto" w:fill="F4F6FA"/>
            <w:tcMar>
              <w:top w:w="70" w:type="dxa"/>
              <w:left w:w="110" w:type="dxa"/>
              <w:bottom w:w="70" w:type="dxa"/>
              <w:right w:w="110" w:type="dxa"/>
            </w:tcMar>
            <w:vAlign w:val="center"/>
          </w:tcPr>
          <w:p w14:paraId="2D71D2A4" w14:textId="77777777" w:rsidR="0095094A" w:rsidRDefault="007B5EA1">
            <w:pPr>
              <w:spacing w:after="10" w:line="258" w:lineRule="auto"/>
            </w:pPr>
            <w:r>
              <w:rPr>
                <w:sz w:val="18"/>
                <w:szCs w:val="18"/>
              </w:rPr>
              <w:t>Key Vault references and privileged access management</w:t>
            </w:r>
          </w:p>
        </w:tc>
      </w:tr>
    </w:tbl>
    <w:p w14:paraId="661E05A6" w14:textId="77777777" w:rsidR="0095094A" w:rsidRDefault="007B5EA1">
      <w:r>
        <w:br w:type="page"/>
      </w:r>
    </w:p>
    <w:p w14:paraId="28CBAF90" w14:textId="77777777" w:rsidR="0095094A" w:rsidRDefault="007B5EA1">
      <w:pPr>
        <w:pStyle w:val="Heading1"/>
      </w:pPr>
      <w:bookmarkStart w:id="287" w:name="_Toc239334704"/>
      <w:r>
        <w:lastRenderedPageBreak/>
        <w:t>14. Glossary</w:t>
      </w:r>
      <w:bookmarkEnd w:id="287"/>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rPr>
          <w:tblHeader/>
        </w:trPr>
        <w:tc>
          <w:tcPr>
            <w:tcW w:w="2200" w:type="dxa"/>
            <w:shd w:val="clear" w:color="auto" w:fill="24446E"/>
            <w:tcMar>
              <w:top w:w="70" w:type="dxa"/>
              <w:left w:w="110" w:type="dxa"/>
              <w:bottom w:w="70" w:type="dxa"/>
              <w:right w:w="110" w:type="dxa"/>
            </w:tcMar>
          </w:tcPr>
          <w:p w14:paraId="291AF444" w14:textId="77777777" w:rsidR="0095094A" w:rsidRDefault="007B5EA1">
            <w:r>
              <w:rPr>
                <w:b/>
                <w:bCs/>
                <w:color w:val="FFFFFF"/>
                <w:sz w:val="18"/>
                <w:szCs w:val="18"/>
              </w:rPr>
              <w:t>Term</w:t>
            </w:r>
          </w:p>
        </w:tc>
        <w:tc>
          <w:tcPr>
            <w:tcW w:w="7160" w:type="dxa"/>
            <w:shd w:val="clear" w:color="auto" w:fill="24446E"/>
            <w:tcMar>
              <w:top w:w="70" w:type="dxa"/>
              <w:left w:w="110" w:type="dxa"/>
              <w:bottom w:w="70" w:type="dxa"/>
              <w:right w:w="110" w:type="dxa"/>
            </w:tcMar>
          </w:tcPr>
          <w:p w14:paraId="0A199D16" w14:textId="77777777" w:rsidR="0095094A" w:rsidRDefault="007B5EA1">
            <w:r>
              <w:rPr>
                <w:b/>
                <w:bCs/>
                <w:color w:val="FFFFFF"/>
                <w:sz w:val="18"/>
                <w:szCs w:val="18"/>
              </w:rPr>
              <w:t>Meaning</w:t>
            </w:r>
          </w:p>
        </w:tc>
      </w:tr>
      <w:tr w:rsidR="0095094A" w14:paraId="4B01B634" w14:textId="77777777">
        <w:tc>
          <w:tcPr>
            <w:tcW w:w="2200" w:type="dxa"/>
            <w:shd w:val="clear" w:color="auto" w:fill="FFFFFF"/>
            <w:tcMar>
              <w:top w:w="70" w:type="dxa"/>
              <w:left w:w="110" w:type="dxa"/>
              <w:bottom w:w="70" w:type="dxa"/>
              <w:right w:w="110" w:type="dxa"/>
            </w:tcMar>
            <w:vAlign w:val="center"/>
          </w:tcPr>
          <w:p w14:paraId="4C79D67C" w14:textId="77777777" w:rsidR="0095094A" w:rsidRDefault="007B5EA1">
            <w:pPr>
              <w:spacing w:after="10" w:line="258" w:lineRule="auto"/>
            </w:pPr>
            <w:r>
              <w:rPr>
                <w:sz w:val="18"/>
                <w:szCs w:val="18"/>
              </w:rPr>
              <w:t>SIF</w:t>
            </w:r>
          </w:p>
        </w:tc>
        <w:tc>
          <w:tcPr>
            <w:tcW w:w="7160" w:type="dxa"/>
            <w:shd w:val="clear" w:color="auto" w:fill="FFFFFF"/>
            <w:tcMar>
              <w:top w:w="70" w:type="dxa"/>
              <w:left w:w="110" w:type="dxa"/>
              <w:bottom w:w="70" w:type="dxa"/>
              <w:right w:w="110" w:type="dxa"/>
            </w:tcMar>
            <w:vAlign w:val="center"/>
          </w:tcPr>
          <w:p w14:paraId="79263D11" w14:textId="77777777" w:rsidR="0095094A" w:rsidRDefault="007B5EA1">
            <w:pPr>
              <w:spacing w:after="10" w:line="258" w:lineRule="auto"/>
            </w:pPr>
            <w:r>
              <w:rPr>
                <w:sz w:val="18"/>
                <w:szCs w:val="18"/>
              </w:rPr>
              <w:t>Systems Integration Framework, this document.</w:t>
            </w:r>
          </w:p>
        </w:tc>
      </w:tr>
      <w:tr w:rsidR="0095094A" w14:paraId="2EB0D482" w14:textId="77777777">
        <w:tc>
          <w:tcPr>
            <w:tcW w:w="2200" w:type="dxa"/>
            <w:shd w:val="clear" w:color="auto" w:fill="F4F6FA"/>
            <w:tcMar>
              <w:top w:w="70" w:type="dxa"/>
              <w:left w:w="110" w:type="dxa"/>
              <w:bottom w:w="70" w:type="dxa"/>
              <w:right w:w="110" w:type="dxa"/>
            </w:tcMar>
            <w:vAlign w:val="center"/>
          </w:tcPr>
          <w:p w14:paraId="1BB7BAA4" w14:textId="77777777" w:rsidR="0095094A" w:rsidRDefault="007B5EA1">
            <w:pPr>
              <w:spacing w:after="10" w:line="258" w:lineRule="auto"/>
            </w:pPr>
            <w:r>
              <w:rPr>
                <w:sz w:val="18"/>
                <w:szCs w:val="18"/>
              </w:rPr>
              <w:t>AIS</w:t>
            </w:r>
          </w:p>
        </w:tc>
        <w:tc>
          <w:tcPr>
            <w:tcW w:w="7160" w:type="dxa"/>
            <w:shd w:val="clear" w:color="auto" w:fill="F4F6FA"/>
            <w:tcMar>
              <w:top w:w="70" w:type="dxa"/>
              <w:left w:w="110" w:type="dxa"/>
              <w:bottom w:w="70" w:type="dxa"/>
              <w:right w:w="110" w:type="dxa"/>
            </w:tcMar>
            <w:vAlign w:val="center"/>
          </w:tcPr>
          <w:p w14:paraId="727FDF92" w14:textId="77777777" w:rsidR="0095094A" w:rsidRDefault="007B5EA1">
            <w:pPr>
              <w:spacing w:after="10" w:line="258" w:lineRule="auto"/>
            </w:pPr>
            <w:r>
              <w:rPr>
                <w:sz w:val="18"/>
                <w:szCs w:val="18"/>
              </w:rPr>
              <w:t>Azure Integration Services, comprising API Management, Logic Apps, Service Bus, Event Grid, Event Hubs and Functions.</w:t>
            </w:r>
          </w:p>
        </w:tc>
      </w:tr>
      <w:tr w:rsidR="0095094A" w14:paraId="32B8C01F" w14:textId="77777777">
        <w:tc>
          <w:tcPr>
            <w:tcW w:w="2200" w:type="dxa"/>
            <w:shd w:val="clear" w:color="auto" w:fill="FFFFFF"/>
            <w:tcMar>
              <w:top w:w="70" w:type="dxa"/>
              <w:left w:w="110" w:type="dxa"/>
              <w:bottom w:w="70" w:type="dxa"/>
              <w:right w:w="110" w:type="dxa"/>
            </w:tcMar>
            <w:vAlign w:val="center"/>
          </w:tcPr>
          <w:p w14:paraId="50D54B6E" w14:textId="77777777" w:rsidR="0095094A" w:rsidRDefault="007B5EA1">
            <w:pPr>
              <w:spacing w:after="10" w:line="258" w:lineRule="auto"/>
            </w:pPr>
            <w:r>
              <w:rPr>
                <w:sz w:val="18"/>
                <w:szCs w:val="18"/>
              </w:rPr>
              <w:t>SOA</w:t>
            </w:r>
          </w:p>
        </w:tc>
        <w:tc>
          <w:tcPr>
            <w:tcW w:w="7160" w:type="dxa"/>
            <w:shd w:val="clear" w:color="auto" w:fill="FFFFFF"/>
            <w:tcMar>
              <w:top w:w="70" w:type="dxa"/>
              <w:left w:w="110" w:type="dxa"/>
              <w:bottom w:w="70" w:type="dxa"/>
              <w:right w:w="110" w:type="dxa"/>
            </w:tcMar>
            <w:vAlign w:val="center"/>
          </w:tcPr>
          <w:p w14:paraId="21BB8A63" w14:textId="77777777" w:rsidR="0095094A" w:rsidRDefault="007B5EA1">
            <w:pPr>
              <w:spacing w:after="10" w:line="258" w:lineRule="auto"/>
            </w:pPr>
            <w:r>
              <w:rPr>
                <w:sz w:val="18"/>
                <w:szCs w:val="18"/>
              </w:rPr>
              <w:t>Service-oriented architecture, coarse-grained services aligned to business capabilities.</w:t>
            </w:r>
          </w:p>
        </w:tc>
      </w:tr>
      <w:tr w:rsidR="0095094A" w14:paraId="422254D9" w14:textId="77777777">
        <w:tc>
          <w:tcPr>
            <w:tcW w:w="2200" w:type="dxa"/>
            <w:shd w:val="clear" w:color="auto" w:fill="F4F6FA"/>
            <w:tcMar>
              <w:top w:w="70" w:type="dxa"/>
              <w:left w:w="110" w:type="dxa"/>
              <w:bottom w:w="70" w:type="dxa"/>
              <w:right w:w="110" w:type="dxa"/>
            </w:tcMar>
            <w:vAlign w:val="center"/>
          </w:tcPr>
          <w:p w14:paraId="74AF3C07" w14:textId="77777777" w:rsidR="0095094A" w:rsidRDefault="007B5EA1">
            <w:pPr>
              <w:spacing w:after="10" w:line="258" w:lineRule="auto"/>
            </w:pPr>
            <w:r>
              <w:rPr>
                <w:sz w:val="18"/>
                <w:szCs w:val="18"/>
              </w:rPr>
              <w:t>APIM</w:t>
            </w:r>
          </w:p>
        </w:tc>
        <w:tc>
          <w:tcPr>
            <w:tcW w:w="7160" w:type="dxa"/>
            <w:shd w:val="clear" w:color="auto" w:fill="F4F6FA"/>
            <w:tcMar>
              <w:top w:w="70" w:type="dxa"/>
              <w:left w:w="110" w:type="dxa"/>
              <w:bottom w:w="70" w:type="dxa"/>
              <w:right w:w="110" w:type="dxa"/>
            </w:tcMar>
            <w:vAlign w:val="center"/>
          </w:tcPr>
          <w:p w14:paraId="019EBF6C" w14:textId="77777777" w:rsidR="0095094A" w:rsidRDefault="007B5EA1">
            <w:pPr>
              <w:spacing w:after="10" w:line="258" w:lineRule="auto"/>
            </w:pPr>
            <w:r>
              <w:rPr>
                <w:sz w:val="18"/>
                <w:szCs w:val="18"/>
              </w:rPr>
              <w:t>Azure API Management.</w:t>
            </w:r>
          </w:p>
        </w:tc>
      </w:tr>
      <w:tr w:rsidR="0095094A" w14:paraId="003FDD55" w14:textId="77777777">
        <w:tc>
          <w:tcPr>
            <w:tcW w:w="2200" w:type="dxa"/>
            <w:shd w:val="clear" w:color="auto" w:fill="FFFFFF"/>
            <w:tcMar>
              <w:top w:w="70" w:type="dxa"/>
              <w:left w:w="110" w:type="dxa"/>
              <w:bottom w:w="70" w:type="dxa"/>
              <w:right w:w="110" w:type="dxa"/>
            </w:tcMar>
            <w:vAlign w:val="center"/>
          </w:tcPr>
          <w:p w14:paraId="3A1DCEAB" w14:textId="77777777" w:rsidR="0095094A" w:rsidRDefault="007B5EA1">
            <w:pPr>
              <w:spacing w:after="10" w:line="258" w:lineRule="auto"/>
            </w:pPr>
            <w:r>
              <w:rPr>
                <w:sz w:val="18"/>
                <w:szCs w:val="18"/>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Default="007B5EA1">
            <w:pPr>
              <w:spacing w:after="10" w:line="258" w:lineRule="auto"/>
            </w:pPr>
            <w:r>
              <w:rPr>
                <w:sz w:val="18"/>
                <w:szCs w:val="18"/>
              </w:rPr>
              <w:t>An Entra identity for an Azure resource that authenticates without stored secrets.</w:t>
            </w:r>
          </w:p>
        </w:tc>
      </w:tr>
      <w:tr w:rsidR="0095094A" w14:paraId="4DDE1C10" w14:textId="77777777">
        <w:tc>
          <w:tcPr>
            <w:tcW w:w="2200" w:type="dxa"/>
            <w:shd w:val="clear" w:color="auto" w:fill="F4F6FA"/>
            <w:tcMar>
              <w:top w:w="70" w:type="dxa"/>
              <w:left w:w="110" w:type="dxa"/>
              <w:bottom w:w="70" w:type="dxa"/>
              <w:right w:w="110" w:type="dxa"/>
            </w:tcMar>
            <w:vAlign w:val="center"/>
          </w:tcPr>
          <w:p w14:paraId="2D1AAC18" w14:textId="77777777" w:rsidR="0095094A" w:rsidRDefault="007B5EA1">
            <w:pPr>
              <w:spacing w:after="10" w:line="258" w:lineRule="auto"/>
            </w:pPr>
            <w:r>
              <w:rPr>
                <w:sz w:val="18"/>
                <w:szCs w:val="18"/>
              </w:rPr>
              <w:t>PAM</w:t>
            </w:r>
          </w:p>
        </w:tc>
        <w:tc>
          <w:tcPr>
            <w:tcW w:w="7160" w:type="dxa"/>
            <w:shd w:val="clear" w:color="auto" w:fill="F4F6FA"/>
            <w:tcMar>
              <w:top w:w="70" w:type="dxa"/>
              <w:left w:w="110" w:type="dxa"/>
              <w:bottom w:w="70" w:type="dxa"/>
              <w:right w:w="110" w:type="dxa"/>
            </w:tcMar>
            <w:vAlign w:val="center"/>
          </w:tcPr>
          <w:p w14:paraId="7348E09F" w14:textId="77777777" w:rsidR="0095094A" w:rsidRDefault="007B5EA1">
            <w:pPr>
              <w:spacing w:after="10" w:line="258" w:lineRule="auto"/>
            </w:pPr>
            <w:r>
              <w:rPr>
                <w:sz w:val="18"/>
                <w:szCs w:val="18"/>
              </w:rPr>
              <w:t>Privileged access management, for example CyberArk.</w:t>
            </w:r>
          </w:p>
        </w:tc>
      </w:tr>
      <w:tr w:rsidR="0095094A" w14:paraId="409A46BE" w14:textId="77777777">
        <w:tc>
          <w:tcPr>
            <w:tcW w:w="2200" w:type="dxa"/>
            <w:shd w:val="clear" w:color="auto" w:fill="FFFFFF"/>
            <w:tcMar>
              <w:top w:w="70" w:type="dxa"/>
              <w:left w:w="110" w:type="dxa"/>
              <w:bottom w:w="70" w:type="dxa"/>
              <w:right w:w="110" w:type="dxa"/>
            </w:tcMar>
            <w:vAlign w:val="center"/>
          </w:tcPr>
          <w:p w14:paraId="5CE765A8" w14:textId="77777777" w:rsidR="0095094A" w:rsidRDefault="007B5EA1">
            <w:pPr>
              <w:spacing w:after="10" w:line="258" w:lineRule="auto"/>
            </w:pPr>
            <w:r>
              <w:rPr>
                <w:sz w:val="18"/>
                <w:szCs w:val="18"/>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Default="007B5EA1">
            <w:pPr>
              <w:spacing w:after="10" w:line="258" w:lineRule="auto"/>
            </w:pPr>
            <w:r>
              <w:rPr>
                <w:sz w:val="18"/>
                <w:szCs w:val="18"/>
              </w:rPr>
              <w:t>A pattern that keeps a large payload in storage and passes a reference on the message.</w:t>
            </w:r>
          </w:p>
        </w:tc>
      </w:tr>
      <w:tr w:rsidR="0095094A" w14:paraId="45365A2B" w14:textId="77777777">
        <w:tc>
          <w:tcPr>
            <w:tcW w:w="2200" w:type="dxa"/>
            <w:shd w:val="clear" w:color="auto" w:fill="F4F6FA"/>
            <w:tcMar>
              <w:top w:w="70" w:type="dxa"/>
              <w:left w:w="110" w:type="dxa"/>
              <w:bottom w:w="70" w:type="dxa"/>
              <w:right w:w="110" w:type="dxa"/>
            </w:tcMar>
            <w:vAlign w:val="center"/>
          </w:tcPr>
          <w:p w14:paraId="7998BDA3" w14:textId="77777777" w:rsidR="0095094A" w:rsidRDefault="007B5EA1">
            <w:pPr>
              <w:spacing w:after="10" w:line="258" w:lineRule="auto"/>
            </w:pPr>
            <w:r>
              <w:rPr>
                <w:sz w:val="18"/>
                <w:szCs w:val="18"/>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Default="007B5EA1">
            <w:pPr>
              <w:spacing w:after="10" w:line="258" w:lineRule="auto"/>
            </w:pPr>
            <w:r>
              <w:rPr>
                <w:sz w:val="18"/>
                <w:szCs w:val="18"/>
              </w:rPr>
              <w:t>The property that applying the same message more than once has no additional effect.</w:t>
            </w:r>
          </w:p>
        </w:tc>
      </w:tr>
      <w:tr w:rsidR="0095094A" w14:paraId="19044AB9" w14:textId="77777777">
        <w:tc>
          <w:tcPr>
            <w:tcW w:w="2200" w:type="dxa"/>
            <w:shd w:val="clear" w:color="auto" w:fill="FFFFFF"/>
            <w:tcMar>
              <w:top w:w="70" w:type="dxa"/>
              <w:left w:w="110" w:type="dxa"/>
              <w:bottom w:w="70" w:type="dxa"/>
              <w:right w:w="110" w:type="dxa"/>
            </w:tcMar>
            <w:vAlign w:val="center"/>
          </w:tcPr>
          <w:p w14:paraId="512E0F24" w14:textId="77777777" w:rsidR="0095094A" w:rsidRDefault="007B5EA1">
            <w:pPr>
              <w:spacing w:after="10" w:line="258" w:lineRule="auto"/>
            </w:pPr>
            <w:r>
              <w:rPr>
                <w:sz w:val="18"/>
                <w:szCs w:val="18"/>
              </w:rPr>
              <w:t>Bordereau</w:t>
            </w:r>
          </w:p>
        </w:tc>
        <w:tc>
          <w:tcPr>
            <w:tcW w:w="7160" w:type="dxa"/>
            <w:shd w:val="clear" w:color="auto" w:fill="FFFFFF"/>
            <w:tcMar>
              <w:top w:w="70" w:type="dxa"/>
              <w:left w:w="110" w:type="dxa"/>
              <w:bottom w:w="70" w:type="dxa"/>
              <w:right w:w="110" w:type="dxa"/>
            </w:tcMar>
            <w:vAlign w:val="center"/>
          </w:tcPr>
          <w:p w14:paraId="6F07CB04" w14:textId="77777777" w:rsidR="0095094A" w:rsidRDefault="007B5EA1">
            <w:pPr>
              <w:spacing w:after="10" w:line="258" w:lineRule="auto"/>
            </w:pPr>
            <w:r>
              <w:rPr>
                <w:sz w:val="18"/>
                <w:szCs w:val="18"/>
              </w:rPr>
              <w:t>A delegated-authority premium or claims report provided by a coverholder.</w:t>
            </w:r>
          </w:p>
        </w:tc>
      </w:tr>
      <w:tr w:rsidR="0095094A" w14:paraId="33D25B0F" w14:textId="77777777">
        <w:tc>
          <w:tcPr>
            <w:tcW w:w="2200" w:type="dxa"/>
            <w:shd w:val="clear" w:color="auto" w:fill="F4F6FA"/>
            <w:tcMar>
              <w:top w:w="70" w:type="dxa"/>
              <w:left w:w="110" w:type="dxa"/>
              <w:bottom w:w="70" w:type="dxa"/>
              <w:right w:w="110" w:type="dxa"/>
            </w:tcMar>
            <w:vAlign w:val="center"/>
          </w:tcPr>
          <w:p w14:paraId="54B34ED5" w14:textId="77777777" w:rsidR="0095094A" w:rsidRDefault="007B5EA1">
            <w:pPr>
              <w:spacing w:after="10" w:line="258" w:lineRule="auto"/>
            </w:pPr>
            <w:r>
              <w:rPr>
                <w:sz w:val="18"/>
                <w:szCs w:val="18"/>
              </w:rPr>
              <w:t>TDA</w:t>
            </w:r>
          </w:p>
        </w:tc>
        <w:tc>
          <w:tcPr>
            <w:tcW w:w="7160" w:type="dxa"/>
            <w:shd w:val="clear" w:color="auto" w:fill="F4F6FA"/>
            <w:tcMar>
              <w:top w:w="70" w:type="dxa"/>
              <w:left w:w="110" w:type="dxa"/>
              <w:bottom w:w="70" w:type="dxa"/>
              <w:right w:w="110" w:type="dxa"/>
            </w:tcMar>
            <w:vAlign w:val="center"/>
          </w:tcPr>
          <w:p w14:paraId="7DE420FC" w14:textId="77777777" w:rsidR="0095094A" w:rsidRDefault="007B5EA1">
            <w:pPr>
              <w:spacing w:after="10" w:line="258" w:lineRule="auto"/>
            </w:pPr>
            <w:r>
              <w:rPr>
                <w:sz w:val="18"/>
                <w:szCs w:val="18"/>
              </w:rPr>
              <w:t>Technical Design Authority.</w:t>
            </w:r>
          </w:p>
        </w:tc>
      </w:tr>
      <w:tr w:rsidR="0095094A" w14:paraId="5E2940B8" w14:textId="77777777">
        <w:tc>
          <w:tcPr>
            <w:tcW w:w="2200" w:type="dxa"/>
            <w:shd w:val="clear" w:color="auto" w:fill="FFFFFF"/>
            <w:tcMar>
              <w:top w:w="70" w:type="dxa"/>
              <w:left w:w="110" w:type="dxa"/>
              <w:bottom w:w="70" w:type="dxa"/>
              <w:right w:w="110" w:type="dxa"/>
            </w:tcMar>
            <w:vAlign w:val="center"/>
          </w:tcPr>
          <w:p w14:paraId="27FC1D80" w14:textId="77777777" w:rsidR="0095094A" w:rsidRDefault="007B5EA1">
            <w:pPr>
              <w:spacing w:after="10" w:line="258" w:lineRule="auto"/>
            </w:pPr>
            <w:r>
              <w:rPr>
                <w:sz w:val="18"/>
                <w:szCs w:val="18"/>
              </w:rPr>
              <w:t>MoM</w:t>
            </w:r>
          </w:p>
        </w:tc>
        <w:tc>
          <w:tcPr>
            <w:tcW w:w="7160" w:type="dxa"/>
            <w:shd w:val="clear" w:color="auto" w:fill="FFFFFF"/>
            <w:tcMar>
              <w:top w:w="70" w:type="dxa"/>
              <w:left w:w="110" w:type="dxa"/>
              <w:bottom w:w="70" w:type="dxa"/>
              <w:right w:w="110" w:type="dxa"/>
            </w:tcMar>
            <w:vAlign w:val="center"/>
          </w:tcPr>
          <w:p w14:paraId="0E04832E" w14:textId="77777777" w:rsidR="0095094A" w:rsidRDefault="007B5EA1">
            <w:pPr>
              <w:spacing w:after="10" w:line="258" w:lineRule="auto"/>
            </w:pPr>
            <w:r>
              <w:rPr>
                <w:sz w:val="18"/>
                <w:szCs w:val="18"/>
              </w:rPr>
              <w:t>Minutes of meeting.</w:t>
            </w:r>
          </w:p>
        </w:tc>
      </w:tr>
    </w:tbl>
    <w:p w14:paraId="6FA4B7D8" w14:textId="77777777" w:rsidR="0095094A" w:rsidRDefault="007B5EA1">
      <w:r>
        <w:br w:type="page"/>
      </w:r>
    </w:p>
    <w:p w14:paraId="1D2DD3FB" w14:textId="77777777" w:rsidR="0095094A" w:rsidRDefault="007B5EA1">
      <w:pPr>
        <w:pStyle w:val="Heading1"/>
      </w:pPr>
      <w:bookmarkStart w:id="288" w:name="_Toc239334705"/>
      <w:r>
        <w:lastRenderedPageBreak/>
        <w:t>15. Cross-Reference and Traceability</w:t>
      </w:r>
      <w:bookmarkEnd w:id="288"/>
    </w:p>
    <w:p w14:paraId="0229F710" w14:textId="77777777" w:rsidR="0095094A" w:rsidRDefault="007B5EA1">
      <w:pPr>
        <w:pStyle w:val="Heading2"/>
      </w:pPr>
      <w:bookmarkStart w:id="289" w:name="_Toc239334706"/>
      <w:r>
        <w:t>15.1 Pattern Mapping</w:t>
      </w:r>
      <w:bookmarkEnd w:id="289"/>
    </w:p>
    <w:p w14:paraId="1EF7E11A" w14:textId="77777777" w:rsidR="0095094A" w:rsidRDefault="007B5EA1">
      <w:pPr>
        <w:spacing w:after="120" w:line="278" w:lineRule="auto"/>
      </w:pPr>
      <w: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1560"/>
        <w:gridCol w:w="4600"/>
      </w:tblGrid>
      <w:tr w:rsidR="0095094A" w14:paraId="69333DA4" w14:textId="77777777">
        <w:trPr>
          <w:tblHeader/>
        </w:trPr>
        <w:tc>
          <w:tcPr>
            <w:tcW w:w="3200" w:type="dxa"/>
            <w:shd w:val="clear" w:color="auto" w:fill="24446E"/>
            <w:tcMar>
              <w:top w:w="70" w:type="dxa"/>
              <w:left w:w="110" w:type="dxa"/>
              <w:bottom w:w="70" w:type="dxa"/>
              <w:right w:w="110" w:type="dxa"/>
            </w:tcMar>
          </w:tcPr>
          <w:p w14:paraId="26837672" w14:textId="77777777" w:rsidR="0095094A" w:rsidRDefault="007B5EA1">
            <w:r>
              <w:rPr>
                <w:b/>
                <w:bCs/>
                <w:color w:val="FFFFFF"/>
                <w:sz w:val="18"/>
                <w:szCs w:val="18"/>
              </w:rPr>
              <w:t>Group</w:t>
            </w:r>
          </w:p>
        </w:tc>
        <w:tc>
          <w:tcPr>
            <w:tcW w:w="1560" w:type="dxa"/>
            <w:shd w:val="clear" w:color="auto" w:fill="24446E"/>
            <w:tcMar>
              <w:top w:w="70" w:type="dxa"/>
              <w:left w:w="110" w:type="dxa"/>
              <w:bottom w:w="70" w:type="dxa"/>
              <w:right w:w="110" w:type="dxa"/>
            </w:tcMar>
          </w:tcPr>
          <w:p w14:paraId="1C63AF49" w14:textId="77777777" w:rsidR="0095094A" w:rsidRDefault="007B5EA1">
            <w:r>
              <w:rPr>
                <w:b/>
                <w:bCs/>
                <w:color w:val="FFFFFF"/>
                <w:sz w:val="18"/>
                <w:szCs w:val="18"/>
              </w:rPr>
              <w:t>Section</w:t>
            </w:r>
          </w:p>
        </w:tc>
        <w:tc>
          <w:tcPr>
            <w:tcW w:w="4600" w:type="dxa"/>
            <w:shd w:val="clear" w:color="auto" w:fill="24446E"/>
            <w:tcMar>
              <w:top w:w="70" w:type="dxa"/>
              <w:left w:w="110" w:type="dxa"/>
              <w:bottom w:w="70" w:type="dxa"/>
              <w:right w:w="110" w:type="dxa"/>
            </w:tcMar>
          </w:tcPr>
          <w:p w14:paraId="37483C04" w14:textId="77777777" w:rsidR="0095094A" w:rsidRDefault="007B5EA1">
            <w:r>
              <w:rPr>
                <w:b/>
                <w:bCs/>
                <w:color w:val="FFFFFF"/>
                <w:sz w:val="18"/>
                <w:szCs w:val="18"/>
              </w:rPr>
              <w:t>Primary services</w:t>
            </w:r>
          </w:p>
        </w:tc>
      </w:tr>
      <w:tr w:rsidR="0095094A" w14:paraId="26B285C2" w14:textId="77777777">
        <w:tc>
          <w:tcPr>
            <w:tcW w:w="3200" w:type="dxa"/>
            <w:shd w:val="clear" w:color="auto" w:fill="FFFFFF"/>
            <w:tcMar>
              <w:top w:w="70" w:type="dxa"/>
              <w:left w:w="110" w:type="dxa"/>
              <w:bottom w:w="70" w:type="dxa"/>
              <w:right w:w="110" w:type="dxa"/>
            </w:tcMar>
            <w:vAlign w:val="center"/>
          </w:tcPr>
          <w:p w14:paraId="6DD0B4C3" w14:textId="77777777" w:rsidR="0095094A" w:rsidRDefault="007B5EA1">
            <w:pPr>
              <w:spacing w:after="10" w:line="258" w:lineRule="auto"/>
            </w:pPr>
            <w:r>
              <w:rPr>
                <w:sz w:val="18"/>
                <w:szCs w:val="18"/>
              </w:rPr>
              <w:t>API patterns</w:t>
            </w:r>
          </w:p>
        </w:tc>
        <w:tc>
          <w:tcPr>
            <w:tcW w:w="1560" w:type="dxa"/>
            <w:shd w:val="clear" w:color="auto" w:fill="FFFFFF"/>
            <w:tcMar>
              <w:top w:w="70" w:type="dxa"/>
              <w:left w:w="110" w:type="dxa"/>
              <w:bottom w:w="70" w:type="dxa"/>
              <w:right w:w="110" w:type="dxa"/>
            </w:tcMar>
            <w:vAlign w:val="center"/>
          </w:tcPr>
          <w:p w14:paraId="7AB3842A" w14:textId="77777777" w:rsidR="0095094A" w:rsidRDefault="007B5EA1">
            <w:pPr>
              <w:spacing w:after="10" w:line="258" w:lineRule="auto"/>
            </w:pPr>
            <w:r>
              <w:rPr>
                <w:sz w:val="18"/>
                <w:szCs w:val="18"/>
              </w:rPr>
              <w:t>8.3 (SFINT1 to SFINT4)</w:t>
            </w:r>
          </w:p>
        </w:tc>
        <w:tc>
          <w:tcPr>
            <w:tcW w:w="4600" w:type="dxa"/>
            <w:shd w:val="clear" w:color="auto" w:fill="FFFFFF"/>
            <w:tcMar>
              <w:top w:w="70" w:type="dxa"/>
              <w:left w:w="110" w:type="dxa"/>
              <w:bottom w:w="70" w:type="dxa"/>
              <w:right w:w="110" w:type="dxa"/>
            </w:tcMar>
            <w:vAlign w:val="center"/>
          </w:tcPr>
          <w:p w14:paraId="53E22BAE" w14:textId="77777777" w:rsidR="0095094A" w:rsidRDefault="007B5EA1">
            <w:pPr>
              <w:spacing w:after="10" w:line="258" w:lineRule="auto"/>
            </w:pPr>
            <w:r>
              <w:rPr>
                <w:sz w:val="18"/>
                <w:szCs w:val="18"/>
              </w:rPr>
              <w:t>API Management, Functions</w:t>
            </w:r>
          </w:p>
        </w:tc>
      </w:tr>
      <w:tr w:rsidR="0095094A" w14:paraId="21CB3551" w14:textId="77777777">
        <w:tc>
          <w:tcPr>
            <w:tcW w:w="3200" w:type="dxa"/>
            <w:shd w:val="clear" w:color="auto" w:fill="F4F6FA"/>
            <w:tcMar>
              <w:top w:w="70" w:type="dxa"/>
              <w:left w:w="110" w:type="dxa"/>
              <w:bottom w:w="70" w:type="dxa"/>
              <w:right w:w="110" w:type="dxa"/>
            </w:tcMar>
            <w:vAlign w:val="center"/>
          </w:tcPr>
          <w:p w14:paraId="29C22B42" w14:textId="77777777" w:rsidR="0095094A" w:rsidRDefault="007B5EA1">
            <w:pPr>
              <w:spacing w:after="10" w:line="258" w:lineRule="auto"/>
            </w:pPr>
            <w:r>
              <w:rPr>
                <w:sz w:val="18"/>
                <w:szCs w:val="18"/>
              </w:rPr>
              <w:t>Messaging patterns</w:t>
            </w:r>
          </w:p>
        </w:tc>
        <w:tc>
          <w:tcPr>
            <w:tcW w:w="1560" w:type="dxa"/>
            <w:shd w:val="clear" w:color="auto" w:fill="F4F6FA"/>
            <w:tcMar>
              <w:top w:w="70" w:type="dxa"/>
              <w:left w:w="110" w:type="dxa"/>
              <w:bottom w:w="70" w:type="dxa"/>
              <w:right w:w="110" w:type="dxa"/>
            </w:tcMar>
            <w:vAlign w:val="center"/>
          </w:tcPr>
          <w:p w14:paraId="19025D45" w14:textId="77777777" w:rsidR="0095094A" w:rsidRDefault="007B5EA1">
            <w:pPr>
              <w:spacing w:after="10" w:line="258" w:lineRule="auto"/>
            </w:pPr>
            <w:r>
              <w:rPr>
                <w:sz w:val="18"/>
                <w:szCs w:val="18"/>
              </w:rPr>
              <w:t>8.4 (SFINT5 to SFINT10)</w:t>
            </w:r>
          </w:p>
        </w:tc>
        <w:tc>
          <w:tcPr>
            <w:tcW w:w="4600" w:type="dxa"/>
            <w:shd w:val="clear" w:color="auto" w:fill="F4F6FA"/>
            <w:tcMar>
              <w:top w:w="70" w:type="dxa"/>
              <w:left w:w="110" w:type="dxa"/>
              <w:bottom w:w="70" w:type="dxa"/>
              <w:right w:w="110" w:type="dxa"/>
            </w:tcMar>
            <w:vAlign w:val="center"/>
          </w:tcPr>
          <w:p w14:paraId="0AC0CED3" w14:textId="77777777" w:rsidR="0095094A" w:rsidRDefault="007B5EA1">
            <w:pPr>
              <w:spacing w:after="10" w:line="258" w:lineRule="auto"/>
            </w:pPr>
            <w:r>
              <w:rPr>
                <w:sz w:val="18"/>
                <w:szCs w:val="18"/>
              </w:rPr>
              <w:t>Service Bus, Functions</w:t>
            </w:r>
          </w:p>
        </w:tc>
      </w:tr>
      <w:tr w:rsidR="0095094A" w14:paraId="2F896995" w14:textId="77777777">
        <w:tc>
          <w:tcPr>
            <w:tcW w:w="3200" w:type="dxa"/>
            <w:shd w:val="clear" w:color="auto" w:fill="FFFFFF"/>
            <w:tcMar>
              <w:top w:w="70" w:type="dxa"/>
              <w:left w:w="110" w:type="dxa"/>
              <w:bottom w:w="70" w:type="dxa"/>
              <w:right w:w="110" w:type="dxa"/>
            </w:tcMar>
            <w:vAlign w:val="center"/>
          </w:tcPr>
          <w:p w14:paraId="0BC934E7" w14:textId="77777777" w:rsidR="0095094A" w:rsidRDefault="007B5EA1">
            <w:pPr>
              <w:spacing w:after="10" w:line="258" w:lineRule="auto"/>
            </w:pPr>
            <w:r>
              <w:rPr>
                <w:sz w:val="18"/>
                <w:szCs w:val="18"/>
              </w:rPr>
              <w:t>Event patterns</w:t>
            </w:r>
          </w:p>
        </w:tc>
        <w:tc>
          <w:tcPr>
            <w:tcW w:w="1560" w:type="dxa"/>
            <w:shd w:val="clear" w:color="auto" w:fill="FFFFFF"/>
            <w:tcMar>
              <w:top w:w="70" w:type="dxa"/>
              <w:left w:w="110" w:type="dxa"/>
              <w:bottom w:w="70" w:type="dxa"/>
              <w:right w:w="110" w:type="dxa"/>
            </w:tcMar>
            <w:vAlign w:val="center"/>
          </w:tcPr>
          <w:p w14:paraId="40FF388A" w14:textId="77777777" w:rsidR="0095094A" w:rsidRDefault="007B5EA1">
            <w:pPr>
              <w:spacing w:after="10" w:line="258" w:lineRule="auto"/>
            </w:pPr>
            <w:r>
              <w:rPr>
                <w:sz w:val="18"/>
                <w:szCs w:val="18"/>
              </w:rPr>
              <w:t>8.5 (SFINT11 to SFINT15)</w:t>
            </w:r>
          </w:p>
        </w:tc>
        <w:tc>
          <w:tcPr>
            <w:tcW w:w="4600" w:type="dxa"/>
            <w:shd w:val="clear" w:color="auto" w:fill="FFFFFF"/>
            <w:tcMar>
              <w:top w:w="70" w:type="dxa"/>
              <w:left w:w="110" w:type="dxa"/>
              <w:bottom w:w="70" w:type="dxa"/>
              <w:right w:w="110" w:type="dxa"/>
            </w:tcMar>
            <w:vAlign w:val="center"/>
          </w:tcPr>
          <w:p w14:paraId="1A28EFEF" w14:textId="77777777" w:rsidR="0095094A" w:rsidRDefault="007B5EA1">
            <w:pPr>
              <w:spacing w:after="10" w:line="258" w:lineRule="auto"/>
            </w:pPr>
            <w:r>
              <w:rPr>
                <w:sz w:val="18"/>
                <w:szCs w:val="18"/>
              </w:rPr>
              <w:t>Event Grid, Event Hubs, Service Bus</w:t>
            </w:r>
          </w:p>
        </w:tc>
      </w:tr>
      <w:tr w:rsidR="0095094A" w14:paraId="4B01D598" w14:textId="77777777">
        <w:tc>
          <w:tcPr>
            <w:tcW w:w="3200" w:type="dxa"/>
            <w:shd w:val="clear" w:color="auto" w:fill="F4F6FA"/>
            <w:tcMar>
              <w:top w:w="70" w:type="dxa"/>
              <w:left w:w="110" w:type="dxa"/>
              <w:bottom w:w="70" w:type="dxa"/>
              <w:right w:w="110" w:type="dxa"/>
            </w:tcMar>
            <w:vAlign w:val="center"/>
          </w:tcPr>
          <w:p w14:paraId="45A45717" w14:textId="77777777" w:rsidR="0095094A" w:rsidRDefault="007B5EA1">
            <w:pPr>
              <w:spacing w:after="10" w:line="258" w:lineRule="auto"/>
            </w:pPr>
            <w:r>
              <w:rPr>
                <w:sz w:val="18"/>
                <w:szCs w:val="18"/>
              </w:rPr>
              <w:t>Orchestration patterns</w:t>
            </w:r>
          </w:p>
        </w:tc>
        <w:tc>
          <w:tcPr>
            <w:tcW w:w="1560" w:type="dxa"/>
            <w:shd w:val="clear" w:color="auto" w:fill="F4F6FA"/>
            <w:tcMar>
              <w:top w:w="70" w:type="dxa"/>
              <w:left w:w="110" w:type="dxa"/>
              <w:bottom w:w="70" w:type="dxa"/>
              <w:right w:w="110" w:type="dxa"/>
            </w:tcMar>
            <w:vAlign w:val="center"/>
          </w:tcPr>
          <w:p w14:paraId="4CADDEA7" w14:textId="77777777" w:rsidR="0095094A" w:rsidRDefault="007B5EA1">
            <w:pPr>
              <w:spacing w:after="10" w:line="258" w:lineRule="auto"/>
            </w:pPr>
            <w:r>
              <w:rPr>
                <w:sz w:val="18"/>
                <w:szCs w:val="18"/>
              </w:rPr>
              <w:t>8.6 (SFINT16 to SFINT18)</w:t>
            </w:r>
          </w:p>
        </w:tc>
        <w:tc>
          <w:tcPr>
            <w:tcW w:w="4600" w:type="dxa"/>
            <w:shd w:val="clear" w:color="auto" w:fill="F4F6FA"/>
            <w:tcMar>
              <w:top w:w="70" w:type="dxa"/>
              <w:left w:w="110" w:type="dxa"/>
              <w:bottom w:w="70" w:type="dxa"/>
              <w:right w:w="110" w:type="dxa"/>
            </w:tcMar>
            <w:vAlign w:val="center"/>
          </w:tcPr>
          <w:p w14:paraId="45438994" w14:textId="77777777" w:rsidR="0095094A" w:rsidRDefault="007B5EA1">
            <w:pPr>
              <w:spacing w:after="10" w:line="258" w:lineRule="auto"/>
            </w:pPr>
            <w:r>
              <w:rPr>
                <w:sz w:val="18"/>
                <w:szCs w:val="18"/>
              </w:rPr>
              <w:t>Logic Apps, Functions</w:t>
            </w:r>
          </w:p>
        </w:tc>
      </w:tr>
      <w:tr w:rsidR="0095094A" w14:paraId="1A63AA86" w14:textId="77777777">
        <w:tc>
          <w:tcPr>
            <w:tcW w:w="3200" w:type="dxa"/>
            <w:shd w:val="clear" w:color="auto" w:fill="FFFFFF"/>
            <w:tcMar>
              <w:top w:w="70" w:type="dxa"/>
              <w:left w:w="110" w:type="dxa"/>
              <w:bottom w:w="70" w:type="dxa"/>
              <w:right w:w="110" w:type="dxa"/>
            </w:tcMar>
            <w:vAlign w:val="center"/>
          </w:tcPr>
          <w:p w14:paraId="206C1877" w14:textId="77777777" w:rsidR="0095094A" w:rsidRDefault="007B5EA1">
            <w:pPr>
              <w:spacing w:after="10" w:line="258" w:lineRule="auto"/>
            </w:pPr>
            <w:r>
              <w:rPr>
                <w:sz w:val="18"/>
                <w:szCs w:val="18"/>
              </w:rPr>
              <w:t>File patterns</w:t>
            </w:r>
          </w:p>
        </w:tc>
        <w:tc>
          <w:tcPr>
            <w:tcW w:w="1560" w:type="dxa"/>
            <w:shd w:val="clear" w:color="auto" w:fill="FFFFFF"/>
            <w:tcMar>
              <w:top w:w="70" w:type="dxa"/>
              <w:left w:w="110" w:type="dxa"/>
              <w:bottom w:w="70" w:type="dxa"/>
              <w:right w:w="110" w:type="dxa"/>
            </w:tcMar>
            <w:vAlign w:val="center"/>
          </w:tcPr>
          <w:p w14:paraId="6DF34473" w14:textId="77777777" w:rsidR="0095094A" w:rsidRDefault="007B5EA1">
            <w:pPr>
              <w:spacing w:after="10" w:line="258" w:lineRule="auto"/>
            </w:pPr>
            <w:r>
              <w:rPr>
                <w:sz w:val="18"/>
                <w:szCs w:val="18"/>
              </w:rPr>
              <w:t>8.7 (SFINT19 to SFINT20)</w:t>
            </w:r>
          </w:p>
        </w:tc>
        <w:tc>
          <w:tcPr>
            <w:tcW w:w="4600" w:type="dxa"/>
            <w:shd w:val="clear" w:color="auto" w:fill="FFFFFF"/>
            <w:tcMar>
              <w:top w:w="70" w:type="dxa"/>
              <w:left w:w="110" w:type="dxa"/>
              <w:bottom w:w="70" w:type="dxa"/>
              <w:right w:w="110" w:type="dxa"/>
            </w:tcMar>
            <w:vAlign w:val="center"/>
          </w:tcPr>
          <w:p w14:paraId="2895EAF6" w14:textId="77777777" w:rsidR="0095094A" w:rsidRDefault="007B5EA1">
            <w:pPr>
              <w:spacing w:after="10" w:line="258" w:lineRule="auto"/>
            </w:pPr>
            <w:r>
              <w:rPr>
                <w:sz w:val="18"/>
                <w:szCs w:val="18"/>
              </w:rPr>
              <w:t>Blob, Event Grid, Logic Apps</w:t>
            </w:r>
          </w:p>
        </w:tc>
      </w:tr>
      <w:tr w:rsidR="0095094A" w14:paraId="7140D196" w14:textId="77777777">
        <w:tc>
          <w:tcPr>
            <w:tcW w:w="3200" w:type="dxa"/>
            <w:shd w:val="clear" w:color="auto" w:fill="F4F6FA"/>
            <w:tcMar>
              <w:top w:w="70" w:type="dxa"/>
              <w:left w:w="110" w:type="dxa"/>
              <w:bottom w:w="70" w:type="dxa"/>
              <w:right w:w="110" w:type="dxa"/>
            </w:tcMar>
            <w:vAlign w:val="center"/>
          </w:tcPr>
          <w:p w14:paraId="7C919145" w14:textId="77777777" w:rsidR="0095094A" w:rsidRDefault="007B5EA1">
            <w:pPr>
              <w:spacing w:after="10" w:line="258" w:lineRule="auto"/>
            </w:pPr>
            <w:r>
              <w:rPr>
                <w:sz w:val="18"/>
                <w:szCs w:val="18"/>
              </w:rPr>
              <w:t>Data platform patterns</w:t>
            </w:r>
          </w:p>
        </w:tc>
        <w:tc>
          <w:tcPr>
            <w:tcW w:w="1560" w:type="dxa"/>
            <w:shd w:val="clear" w:color="auto" w:fill="F4F6FA"/>
            <w:tcMar>
              <w:top w:w="70" w:type="dxa"/>
              <w:left w:w="110" w:type="dxa"/>
              <w:bottom w:w="70" w:type="dxa"/>
              <w:right w:w="110" w:type="dxa"/>
            </w:tcMar>
            <w:vAlign w:val="center"/>
          </w:tcPr>
          <w:p w14:paraId="777F05EA" w14:textId="77777777" w:rsidR="0095094A" w:rsidRDefault="007B5EA1">
            <w:pPr>
              <w:spacing w:after="10" w:line="258" w:lineRule="auto"/>
            </w:pPr>
            <w:r>
              <w:rPr>
                <w:sz w:val="18"/>
                <w:szCs w:val="18"/>
              </w:rPr>
              <w:t>8.8 (SFINT21 to SFINT23)</w:t>
            </w:r>
          </w:p>
        </w:tc>
        <w:tc>
          <w:tcPr>
            <w:tcW w:w="4600" w:type="dxa"/>
            <w:shd w:val="clear" w:color="auto" w:fill="F4F6FA"/>
            <w:tcMar>
              <w:top w:w="70" w:type="dxa"/>
              <w:left w:w="110" w:type="dxa"/>
              <w:bottom w:w="70" w:type="dxa"/>
              <w:right w:w="110" w:type="dxa"/>
            </w:tcMar>
            <w:vAlign w:val="center"/>
          </w:tcPr>
          <w:p w14:paraId="5F12D9F7" w14:textId="77777777" w:rsidR="0095094A" w:rsidRDefault="007B5EA1">
            <w:pPr>
              <w:spacing w:after="10" w:line="258" w:lineRule="auto"/>
            </w:pPr>
            <w:r>
              <w:rPr>
                <w:sz w:val="18"/>
                <w:szCs w:val="18"/>
              </w:rPr>
              <w:t>Event Hubs, Functions, Snowflake</w:t>
            </w:r>
          </w:p>
        </w:tc>
      </w:tr>
      <w:tr w:rsidR="0095094A" w14:paraId="215B20CF" w14:textId="77777777">
        <w:tc>
          <w:tcPr>
            <w:tcW w:w="3200" w:type="dxa"/>
            <w:shd w:val="clear" w:color="auto" w:fill="FFFFFF"/>
            <w:tcMar>
              <w:top w:w="70" w:type="dxa"/>
              <w:left w:w="110" w:type="dxa"/>
              <w:bottom w:w="70" w:type="dxa"/>
              <w:right w:w="110" w:type="dxa"/>
            </w:tcMar>
            <w:vAlign w:val="center"/>
          </w:tcPr>
          <w:p w14:paraId="5EB5672B" w14:textId="77777777" w:rsidR="0095094A" w:rsidRDefault="007B5EA1">
            <w:pPr>
              <w:spacing w:after="10" w:line="258" w:lineRule="auto"/>
            </w:pPr>
            <w:r>
              <w:rPr>
                <w:sz w:val="18"/>
                <w:szCs w:val="18"/>
              </w:rPr>
              <w:t>Transformation and routing</w:t>
            </w:r>
          </w:p>
        </w:tc>
        <w:tc>
          <w:tcPr>
            <w:tcW w:w="1560" w:type="dxa"/>
            <w:shd w:val="clear" w:color="auto" w:fill="FFFFFF"/>
            <w:tcMar>
              <w:top w:w="70" w:type="dxa"/>
              <w:left w:w="110" w:type="dxa"/>
              <w:bottom w:w="70" w:type="dxa"/>
              <w:right w:w="110" w:type="dxa"/>
            </w:tcMar>
            <w:vAlign w:val="center"/>
          </w:tcPr>
          <w:p w14:paraId="7043CA3D" w14:textId="77777777" w:rsidR="0095094A" w:rsidRDefault="007B5EA1">
            <w:pPr>
              <w:spacing w:after="10" w:line="258" w:lineRule="auto"/>
            </w:pPr>
            <w:r>
              <w:rPr>
                <w:sz w:val="18"/>
                <w:szCs w:val="18"/>
              </w:rPr>
              <w:t>8.9 (SFINT24 to SFINT25)</w:t>
            </w:r>
          </w:p>
        </w:tc>
        <w:tc>
          <w:tcPr>
            <w:tcW w:w="4600" w:type="dxa"/>
            <w:shd w:val="clear" w:color="auto" w:fill="FFFFFF"/>
            <w:tcMar>
              <w:top w:w="70" w:type="dxa"/>
              <w:left w:w="110" w:type="dxa"/>
              <w:bottom w:w="70" w:type="dxa"/>
              <w:right w:w="110" w:type="dxa"/>
            </w:tcMar>
            <w:vAlign w:val="center"/>
          </w:tcPr>
          <w:p w14:paraId="73B27C65" w14:textId="77777777" w:rsidR="0095094A" w:rsidRDefault="007B5EA1">
            <w:pPr>
              <w:spacing w:after="10" w:line="258" w:lineRule="auto"/>
            </w:pPr>
            <w:r>
              <w:rPr>
                <w:sz w:val="18"/>
                <w:szCs w:val="18"/>
              </w:rPr>
              <w:t>Functions, Service Bus</w:t>
            </w:r>
          </w:p>
        </w:tc>
      </w:tr>
    </w:tbl>
    <w:p w14:paraId="40067140" w14:textId="77777777" w:rsidR="0095094A" w:rsidRDefault="007B5EA1">
      <w:pPr>
        <w:pStyle w:val="Heading2"/>
      </w:pPr>
      <w:bookmarkStart w:id="290" w:name="_Toc239334707"/>
      <w:r>
        <w:t>15.2 Azure Pattern Mapping</w:t>
      </w:r>
      <w:bookmarkEnd w:id="290"/>
    </w:p>
    <w:p w14:paraId="52338C1A" w14:textId="77777777" w:rsidR="0095094A" w:rsidRDefault="007B5EA1">
      <w:pPr>
        <w:spacing w:after="120" w:line="278" w:lineRule="auto"/>
      </w:pPr>
      <w:r>
        <w:t>The framework was cross-checked against the Azure integration-patterns reference. Almost every reference pattern maps onto a pattern here. The single intentional difference is that the reference treats extract, transform and load as an integration pattern, whereas this framework places it inside the data platform across the boundary in Section 10.</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400"/>
        <w:gridCol w:w="5960"/>
      </w:tblGrid>
      <w:tr w:rsidR="0095094A" w14:paraId="15643FF8" w14:textId="77777777">
        <w:trPr>
          <w:tblHeader/>
        </w:trPr>
        <w:tc>
          <w:tcPr>
            <w:tcW w:w="3400" w:type="dxa"/>
            <w:shd w:val="clear" w:color="auto" w:fill="24446E"/>
            <w:tcMar>
              <w:top w:w="70" w:type="dxa"/>
              <w:left w:w="110" w:type="dxa"/>
              <w:bottom w:w="70" w:type="dxa"/>
              <w:right w:w="110" w:type="dxa"/>
            </w:tcMar>
          </w:tcPr>
          <w:p w14:paraId="1E9291D9" w14:textId="77777777" w:rsidR="0095094A" w:rsidRDefault="007B5EA1">
            <w:r>
              <w:rPr>
                <w:b/>
                <w:bCs/>
                <w:color w:val="FFFFFF"/>
                <w:sz w:val="18"/>
                <w:szCs w:val="18"/>
              </w:rPr>
              <w:t>Reference pattern</w:t>
            </w:r>
          </w:p>
        </w:tc>
        <w:tc>
          <w:tcPr>
            <w:tcW w:w="5960" w:type="dxa"/>
            <w:shd w:val="clear" w:color="auto" w:fill="24446E"/>
            <w:tcMar>
              <w:top w:w="70" w:type="dxa"/>
              <w:left w:w="110" w:type="dxa"/>
              <w:bottom w:w="70" w:type="dxa"/>
              <w:right w:w="110" w:type="dxa"/>
            </w:tcMar>
          </w:tcPr>
          <w:p w14:paraId="77F1E17C" w14:textId="77777777" w:rsidR="0095094A" w:rsidRDefault="007B5EA1">
            <w:r>
              <w:rPr>
                <w:b/>
                <w:bCs/>
                <w:color w:val="FFFFFF"/>
                <w:sz w:val="18"/>
                <w:szCs w:val="18"/>
              </w:rPr>
              <w:t>Where it lives here</w:t>
            </w:r>
          </w:p>
        </w:tc>
      </w:tr>
      <w:tr w:rsidR="0095094A" w14:paraId="35AECF44" w14:textId="77777777">
        <w:tc>
          <w:tcPr>
            <w:tcW w:w="3400" w:type="dxa"/>
            <w:shd w:val="clear" w:color="auto" w:fill="FFFFFF"/>
            <w:tcMar>
              <w:top w:w="70" w:type="dxa"/>
              <w:left w:w="110" w:type="dxa"/>
              <w:bottom w:w="70" w:type="dxa"/>
              <w:right w:w="110" w:type="dxa"/>
            </w:tcMar>
            <w:vAlign w:val="center"/>
          </w:tcPr>
          <w:p w14:paraId="41F6D28D" w14:textId="77777777" w:rsidR="0095094A" w:rsidRDefault="007B5EA1">
            <w:pPr>
              <w:spacing w:after="10" w:line="258" w:lineRule="auto"/>
            </w:pPr>
            <w:r>
              <w:rPr>
                <w:sz w:val="18"/>
                <w:szCs w:val="18"/>
              </w:rPr>
              <w:t>Simple Service</w:t>
            </w:r>
          </w:p>
        </w:tc>
        <w:tc>
          <w:tcPr>
            <w:tcW w:w="5960" w:type="dxa"/>
            <w:shd w:val="clear" w:color="auto" w:fill="FFFFFF"/>
            <w:tcMar>
              <w:top w:w="70" w:type="dxa"/>
              <w:left w:w="110" w:type="dxa"/>
              <w:bottom w:w="70" w:type="dxa"/>
              <w:right w:w="110" w:type="dxa"/>
            </w:tcMar>
            <w:vAlign w:val="center"/>
          </w:tcPr>
          <w:p w14:paraId="34F853AC" w14:textId="77777777" w:rsidR="0095094A" w:rsidRDefault="007B5EA1">
            <w:pPr>
              <w:spacing w:after="10" w:line="258" w:lineRule="auto"/>
            </w:pPr>
            <w:r>
              <w:rPr>
                <w:sz w:val="18"/>
                <w:szCs w:val="18"/>
              </w:rPr>
              <w:t>Implementation layer, Functions (5.2)</w:t>
            </w:r>
          </w:p>
        </w:tc>
      </w:tr>
      <w:tr w:rsidR="0095094A" w14:paraId="79522DB6" w14:textId="77777777">
        <w:tc>
          <w:tcPr>
            <w:tcW w:w="3400" w:type="dxa"/>
            <w:shd w:val="clear" w:color="auto" w:fill="F4F6FA"/>
            <w:tcMar>
              <w:top w:w="70" w:type="dxa"/>
              <w:left w:w="110" w:type="dxa"/>
              <w:bottom w:w="70" w:type="dxa"/>
              <w:right w:w="110" w:type="dxa"/>
            </w:tcMar>
            <w:vAlign w:val="center"/>
          </w:tcPr>
          <w:p w14:paraId="0E523F1E" w14:textId="77777777" w:rsidR="0095094A" w:rsidRDefault="007B5EA1">
            <w:pPr>
              <w:spacing w:after="10" w:line="258" w:lineRule="auto"/>
            </w:pPr>
            <w:r>
              <w:rPr>
                <w:sz w:val="18"/>
                <w:szCs w:val="18"/>
              </w:rPr>
              <w:t>Composite Service</w:t>
            </w:r>
          </w:p>
        </w:tc>
        <w:tc>
          <w:tcPr>
            <w:tcW w:w="5960" w:type="dxa"/>
            <w:shd w:val="clear" w:color="auto" w:fill="F4F6FA"/>
            <w:tcMar>
              <w:top w:w="70" w:type="dxa"/>
              <w:left w:w="110" w:type="dxa"/>
              <w:bottom w:w="70" w:type="dxa"/>
              <w:right w:w="110" w:type="dxa"/>
            </w:tcMar>
            <w:vAlign w:val="center"/>
          </w:tcPr>
          <w:p w14:paraId="044C2C75" w14:textId="77777777" w:rsidR="0095094A" w:rsidRDefault="007B5EA1">
            <w:pPr>
              <w:spacing w:after="10" w:line="258" w:lineRule="auto"/>
            </w:pPr>
            <w:r>
              <w:rPr>
                <w:sz w:val="18"/>
                <w:szCs w:val="18"/>
              </w:rPr>
              <w:t>API composition (SFINT2) and orchestration (SFINT16)</w:t>
            </w:r>
          </w:p>
        </w:tc>
      </w:tr>
      <w:tr w:rsidR="0095094A" w14:paraId="14915F99" w14:textId="77777777">
        <w:tc>
          <w:tcPr>
            <w:tcW w:w="3400" w:type="dxa"/>
            <w:shd w:val="clear" w:color="auto" w:fill="FFFFFF"/>
            <w:tcMar>
              <w:top w:w="70" w:type="dxa"/>
              <w:left w:w="110" w:type="dxa"/>
              <w:bottom w:w="70" w:type="dxa"/>
              <w:right w:w="110" w:type="dxa"/>
            </w:tcMar>
            <w:vAlign w:val="center"/>
          </w:tcPr>
          <w:p w14:paraId="60B09B92" w14:textId="77777777" w:rsidR="0095094A" w:rsidRDefault="007B5EA1">
            <w:pPr>
              <w:spacing w:after="10" w:line="258" w:lineRule="auto"/>
            </w:pPr>
            <w:r>
              <w:rPr>
                <w:sz w:val="18"/>
                <w:szCs w:val="18"/>
              </w:rPr>
              <w:t>Service Proxy</w:t>
            </w:r>
          </w:p>
        </w:tc>
        <w:tc>
          <w:tcPr>
            <w:tcW w:w="5960" w:type="dxa"/>
            <w:shd w:val="clear" w:color="auto" w:fill="FFFFFF"/>
            <w:tcMar>
              <w:top w:w="70" w:type="dxa"/>
              <w:left w:w="110" w:type="dxa"/>
              <w:bottom w:w="70" w:type="dxa"/>
              <w:right w:w="110" w:type="dxa"/>
            </w:tcMar>
            <w:vAlign w:val="center"/>
          </w:tcPr>
          <w:p w14:paraId="724D2500" w14:textId="77777777" w:rsidR="0095094A" w:rsidRDefault="007B5EA1">
            <w:pPr>
              <w:spacing w:after="10" w:line="258" w:lineRule="auto"/>
            </w:pPr>
            <w:r>
              <w:rPr>
                <w:sz w:val="18"/>
                <w:szCs w:val="18"/>
              </w:rPr>
              <w:t>Managed API facade (SFINT1) and mediation (SFINT3)</w:t>
            </w:r>
          </w:p>
        </w:tc>
      </w:tr>
      <w:tr w:rsidR="0095094A" w14:paraId="144371F8" w14:textId="77777777">
        <w:tc>
          <w:tcPr>
            <w:tcW w:w="3400" w:type="dxa"/>
            <w:shd w:val="clear" w:color="auto" w:fill="F4F6FA"/>
            <w:tcMar>
              <w:top w:w="70" w:type="dxa"/>
              <w:left w:w="110" w:type="dxa"/>
              <w:bottom w:w="70" w:type="dxa"/>
              <w:right w:w="110" w:type="dxa"/>
            </w:tcMar>
            <w:vAlign w:val="center"/>
          </w:tcPr>
          <w:p w14:paraId="280D27F5" w14:textId="77777777" w:rsidR="0095094A" w:rsidRDefault="007B5EA1">
            <w:pPr>
              <w:spacing w:after="10" w:line="258" w:lineRule="auto"/>
            </w:pPr>
            <w:r>
              <w:rPr>
                <w:sz w:val="18"/>
                <w:szCs w:val="18"/>
              </w:rPr>
              <w:t>Reliable Acquisition</w:t>
            </w:r>
          </w:p>
        </w:tc>
        <w:tc>
          <w:tcPr>
            <w:tcW w:w="5960" w:type="dxa"/>
            <w:shd w:val="clear" w:color="auto" w:fill="F4F6FA"/>
            <w:tcMar>
              <w:top w:w="70" w:type="dxa"/>
              <w:left w:w="110" w:type="dxa"/>
              <w:bottom w:w="70" w:type="dxa"/>
              <w:right w:w="110" w:type="dxa"/>
            </w:tcMar>
            <w:vAlign w:val="center"/>
          </w:tcPr>
          <w:p w14:paraId="1BC29E66" w14:textId="77777777" w:rsidR="0095094A" w:rsidRDefault="007B5EA1">
            <w:pPr>
              <w:spacing w:after="10" w:line="258" w:lineRule="auto"/>
            </w:pPr>
            <w:r>
              <w:rPr>
                <w:sz w:val="18"/>
                <w:szCs w:val="18"/>
              </w:rPr>
              <w:t>Load levelling (SFINT5), inbound webhook (SFINT13), file ingestion (SFINT19)</w:t>
            </w:r>
          </w:p>
        </w:tc>
      </w:tr>
      <w:tr w:rsidR="0095094A" w14:paraId="1DF8F21B" w14:textId="77777777">
        <w:tc>
          <w:tcPr>
            <w:tcW w:w="3400" w:type="dxa"/>
            <w:shd w:val="clear" w:color="auto" w:fill="FFFFFF"/>
            <w:tcMar>
              <w:top w:w="70" w:type="dxa"/>
              <w:left w:w="110" w:type="dxa"/>
              <w:bottom w:w="70" w:type="dxa"/>
              <w:right w:w="110" w:type="dxa"/>
            </w:tcMar>
            <w:vAlign w:val="center"/>
          </w:tcPr>
          <w:p w14:paraId="7A77F26F" w14:textId="77777777" w:rsidR="0095094A" w:rsidRDefault="007B5EA1">
            <w:pPr>
              <w:spacing w:after="10" w:line="258" w:lineRule="auto"/>
            </w:pPr>
            <w:r>
              <w:rPr>
                <w:sz w:val="18"/>
                <w:szCs w:val="18"/>
              </w:rPr>
              <w:t>Timed Event and Timed Data Sync</w:t>
            </w:r>
          </w:p>
        </w:tc>
        <w:tc>
          <w:tcPr>
            <w:tcW w:w="5960" w:type="dxa"/>
            <w:shd w:val="clear" w:color="auto" w:fill="FFFFFF"/>
            <w:tcMar>
              <w:top w:w="70" w:type="dxa"/>
              <w:left w:w="110" w:type="dxa"/>
              <w:bottom w:w="70" w:type="dxa"/>
              <w:right w:w="110" w:type="dxa"/>
            </w:tcMar>
            <w:vAlign w:val="center"/>
          </w:tcPr>
          <w:p w14:paraId="669C8721" w14:textId="77777777" w:rsidR="0095094A" w:rsidRDefault="007B5EA1">
            <w:pPr>
              <w:spacing w:after="10" w:line="258" w:lineRule="auto"/>
            </w:pPr>
            <w:r>
              <w:rPr>
                <w:sz w:val="18"/>
                <w:szCs w:val="18"/>
              </w:rPr>
              <w:t>Scheduled trigger (SFINT10)</w:t>
            </w:r>
          </w:p>
        </w:tc>
      </w:tr>
      <w:tr w:rsidR="0095094A" w14:paraId="051D17A0" w14:textId="77777777">
        <w:tc>
          <w:tcPr>
            <w:tcW w:w="3400" w:type="dxa"/>
            <w:shd w:val="clear" w:color="auto" w:fill="F4F6FA"/>
            <w:tcMar>
              <w:top w:w="70" w:type="dxa"/>
              <w:left w:w="110" w:type="dxa"/>
              <w:bottom w:w="70" w:type="dxa"/>
              <w:right w:w="110" w:type="dxa"/>
            </w:tcMar>
            <w:vAlign w:val="center"/>
          </w:tcPr>
          <w:p w14:paraId="726CA59C" w14:textId="77777777" w:rsidR="0095094A" w:rsidRDefault="007B5EA1">
            <w:pPr>
              <w:spacing w:after="10" w:line="258" w:lineRule="auto"/>
            </w:pPr>
            <w:r>
              <w:rPr>
                <w:sz w:val="18"/>
                <w:szCs w:val="18"/>
              </w:rPr>
              <w:t>Queuing Proxy</w:t>
            </w:r>
          </w:p>
        </w:tc>
        <w:tc>
          <w:tcPr>
            <w:tcW w:w="5960" w:type="dxa"/>
            <w:shd w:val="clear" w:color="auto" w:fill="F4F6FA"/>
            <w:tcMar>
              <w:top w:w="70" w:type="dxa"/>
              <w:left w:w="110" w:type="dxa"/>
              <w:bottom w:w="70" w:type="dxa"/>
              <w:right w:w="110" w:type="dxa"/>
            </w:tcMar>
            <w:vAlign w:val="center"/>
          </w:tcPr>
          <w:p w14:paraId="4D1A4D87" w14:textId="77777777" w:rsidR="0095094A" w:rsidRDefault="007B5EA1">
            <w:pPr>
              <w:spacing w:after="10" w:line="258" w:lineRule="auto"/>
            </w:pPr>
            <w:r>
              <w:rPr>
                <w:sz w:val="18"/>
                <w:szCs w:val="18"/>
              </w:rPr>
              <w:t>Reliable messaging (SFINT9)</w:t>
            </w:r>
          </w:p>
        </w:tc>
      </w:tr>
      <w:tr w:rsidR="0095094A" w14:paraId="589DCB5F" w14:textId="77777777">
        <w:tc>
          <w:tcPr>
            <w:tcW w:w="3400" w:type="dxa"/>
            <w:shd w:val="clear" w:color="auto" w:fill="FFFFFF"/>
            <w:tcMar>
              <w:top w:w="70" w:type="dxa"/>
              <w:left w:w="110" w:type="dxa"/>
              <w:bottom w:w="70" w:type="dxa"/>
              <w:right w:w="110" w:type="dxa"/>
            </w:tcMar>
            <w:vAlign w:val="center"/>
          </w:tcPr>
          <w:p w14:paraId="482017F6" w14:textId="77777777" w:rsidR="0095094A" w:rsidRDefault="007B5EA1">
            <w:pPr>
              <w:spacing w:after="10" w:line="258" w:lineRule="auto"/>
            </w:pPr>
            <w:r>
              <w:rPr>
                <w:sz w:val="18"/>
                <w:szCs w:val="18"/>
              </w:rPr>
              <w:t>Extract, Transform, Load</w:t>
            </w:r>
          </w:p>
        </w:tc>
        <w:tc>
          <w:tcPr>
            <w:tcW w:w="5960" w:type="dxa"/>
            <w:shd w:val="clear" w:color="auto" w:fill="FFFFFF"/>
            <w:tcMar>
              <w:top w:w="70" w:type="dxa"/>
              <w:left w:w="110" w:type="dxa"/>
              <w:bottom w:w="70" w:type="dxa"/>
              <w:right w:w="110" w:type="dxa"/>
            </w:tcMar>
            <w:vAlign w:val="center"/>
          </w:tcPr>
          <w:p w14:paraId="1244131C" w14:textId="77777777" w:rsidR="0095094A" w:rsidRDefault="007B5EA1">
            <w:pPr>
              <w:spacing w:after="10" w:line="258" w:lineRule="auto"/>
            </w:pPr>
            <w:r>
              <w:rPr>
                <w:sz w:val="18"/>
                <w:szCs w:val="18"/>
              </w:rPr>
              <w:t>Data platform, across the boundary (Section 10)</w:t>
            </w:r>
          </w:p>
        </w:tc>
      </w:tr>
      <w:tr w:rsidR="0095094A" w14:paraId="15E49766" w14:textId="77777777">
        <w:tc>
          <w:tcPr>
            <w:tcW w:w="3400" w:type="dxa"/>
            <w:shd w:val="clear" w:color="auto" w:fill="F4F6FA"/>
            <w:tcMar>
              <w:top w:w="70" w:type="dxa"/>
              <w:left w:w="110" w:type="dxa"/>
              <w:bottom w:w="70" w:type="dxa"/>
              <w:right w:w="110" w:type="dxa"/>
            </w:tcMar>
            <w:vAlign w:val="center"/>
          </w:tcPr>
          <w:p w14:paraId="388FF02D" w14:textId="77777777" w:rsidR="0095094A" w:rsidRDefault="007B5EA1">
            <w:pPr>
              <w:spacing w:after="10" w:line="258" w:lineRule="auto"/>
            </w:pPr>
            <w:r>
              <w:rPr>
                <w:sz w:val="18"/>
                <w:szCs w:val="18"/>
              </w:rPr>
              <w:t>Message Bridge and Async Mediation</w:t>
            </w:r>
          </w:p>
        </w:tc>
        <w:tc>
          <w:tcPr>
            <w:tcW w:w="5960" w:type="dxa"/>
            <w:shd w:val="clear" w:color="auto" w:fill="F4F6FA"/>
            <w:tcMar>
              <w:top w:w="70" w:type="dxa"/>
              <w:left w:w="110" w:type="dxa"/>
              <w:bottom w:w="70" w:type="dxa"/>
              <w:right w:w="110" w:type="dxa"/>
            </w:tcMar>
            <w:vAlign w:val="center"/>
          </w:tcPr>
          <w:p w14:paraId="04FDC113" w14:textId="77777777" w:rsidR="0095094A" w:rsidRDefault="007B5EA1">
            <w:pPr>
              <w:spacing w:after="10" w:line="258" w:lineRule="auto"/>
            </w:pPr>
            <w:r>
              <w:rPr>
                <w:sz w:val="18"/>
                <w:szCs w:val="18"/>
              </w:rPr>
              <w:t>Messaging (SFINT5 to SFINT10) and publish and subscribe (SFINT11)</w:t>
            </w:r>
          </w:p>
        </w:tc>
      </w:tr>
    </w:tbl>
    <w:p w14:paraId="7D90DEF2" w14:textId="77777777" w:rsidR="0095094A" w:rsidRDefault="007B5EA1">
      <w:pPr>
        <w:pStyle w:val="Heading2"/>
      </w:pPr>
      <w:bookmarkStart w:id="291" w:name="_Toc239334708"/>
      <w:r>
        <w:t>15.3 Source Reconciliation</w:t>
      </w:r>
      <w:bookmarkEnd w:id="291"/>
    </w:p>
    <w:p w14:paraId="39C5E147" w14:textId="77777777" w:rsidR="0095094A" w:rsidRDefault="007B5EA1">
      <w:pPr>
        <w:spacing w:after="120" w:line="278" w:lineRule="auto"/>
      </w:pPr>
      <w:r>
        <w:t>This version supersedes the earlier Systems Integration Framework draft. Content is carried forward as follows.</w:t>
      </w:r>
    </w:p>
    <w:p w14:paraId="776021E7" w14:textId="77777777" w:rsidR="0095094A" w:rsidRDefault="007B5EA1">
      <w:pPr>
        <w:spacing w:after="46" w:line="270" w:lineRule="auto"/>
        <w:ind w:left="360"/>
      </w:pPr>
      <w:r>
        <w:lastRenderedPageBreak/>
        <w:t>The architectural position, reference architecture and pattern catalogue are carried forward and restructured to this skeleton.</w:t>
      </w:r>
    </w:p>
    <w:p w14:paraId="3E019534" w14:textId="77777777" w:rsidR="0095094A" w:rsidRDefault="007B5EA1">
      <w:pPr>
        <w:spacing w:after="46" w:line="270" w:lineRule="auto"/>
        <w:ind w:left="360"/>
      </w:pPr>
      <w:r>
        <w:t>The Security and Monitoring Principles are incorporated from the Security Workshop minutes of 27 August 2026.</w:t>
      </w:r>
    </w:p>
    <w:p w14:paraId="5DC5B026" w14:textId="77777777" w:rsidR="0095094A" w:rsidRDefault="007B5EA1">
      <w:pPr>
        <w:spacing w:after="46" w:line="270" w:lineRule="auto"/>
        <w:ind w:left="360"/>
      </w:pPr>
      <w:r>
        <w:t>The data platform position and the Snowflake exchange patterns are incorporated from the integration boundary work.</w:t>
      </w:r>
    </w:p>
    <w:p w14:paraId="04038DDB" w14:textId="77777777" w:rsidR="0095094A" w:rsidRDefault="007B5EA1">
      <w:pPr>
        <w:spacing w:after="46" w:line="270" w:lineRule="auto"/>
        <w:ind w:left="360"/>
      </w:pPr>
      <w:r>
        <w:t>Alignment to the Cloud Security Framework and Azure policies is pending receipt of those documents.</w:t>
      </w:r>
    </w:p>
    <w:p w14:paraId="1765BB31" w14:textId="77777777" w:rsidR="0095094A" w:rsidRDefault="007B5EA1">
      <w:r>
        <w:br w:type="page"/>
      </w:r>
    </w:p>
    <w:p w14:paraId="34CAF5DB" w14:textId="77777777" w:rsidR="0095094A" w:rsidRDefault="007B5EA1">
      <w:pPr>
        <w:pStyle w:val="Heading1"/>
      </w:pPr>
      <w:bookmarkStart w:id="292" w:name="_Toc239334709"/>
      <w:r>
        <w:lastRenderedPageBreak/>
        <w:t>16. Future Enhancements and Open Items</w:t>
      </w:r>
      <w:bookmarkEnd w:id="292"/>
    </w:p>
    <w:p w14:paraId="6946AF18" w14:textId="77777777" w:rsidR="0095094A" w:rsidRDefault="007B5EA1">
      <w:pPr>
        <w:spacing w:after="120" w:line="278" w:lineRule="auto"/>
      </w:pPr>
      <w:r>
        <w:t>To be completed.</w:t>
      </w:r>
    </w:p>
    <w:sectPr w:rsidR="0095094A">
      <w:headerReference w:type="default" r:id="rId79"/>
      <w:footerReference w:type="default" r:id="rId80"/>
      <w:pgSz w:w="12240" w:h="15840"/>
      <w:pgMar w:top="1180" w:right="1180" w:bottom="1180" w:left="11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Nikhil Rokade - Chaucer" w:date="2026-09-04T10:15:00Z" w:initials="NR">
    <w:p w14:paraId="26816F8D" w14:textId="77777777" w:rsidR="003C3A15" w:rsidRDefault="003C3A15" w:rsidP="003C3A15">
      <w:pPr>
        <w:pStyle w:val="CommentText"/>
      </w:pPr>
      <w:r>
        <w:rPr>
          <w:rStyle w:val="CommentReference"/>
        </w:rPr>
        <w:annotationRef/>
      </w:r>
      <w:r>
        <w:t>Would be easier to have some role based paths along with short cuts to appropriate sections.</w:t>
      </w:r>
    </w:p>
  </w:comment>
  <w:comment w:id="12" w:author="Puneet Kumar" w:date="2026-09-04T19:09:00Z" w:initials="PK">
    <w:p w14:paraId="5EF94DC6" w14:textId="5850C4F9" w:rsidR="007719FF" w:rsidRDefault="007719FF">
      <w:pPr>
        <w:pStyle w:val="CommentText"/>
      </w:pPr>
      <w:r>
        <w:rPr>
          <w:rStyle w:val="CommentReference"/>
        </w:rPr>
        <w:annotationRef/>
      </w:r>
      <w:r>
        <w:t xml:space="preserve">Restructured this </w:t>
      </w:r>
    </w:p>
  </w:comment>
  <w:comment w:id="13" w:author="Puneet Kumar" w:date="2026-09-04T19:10:00Z" w:initials="PK">
    <w:p w14:paraId="2DA15B60" w14:textId="223B4054" w:rsidR="007719FF" w:rsidRDefault="007719FF">
      <w:pPr>
        <w:pStyle w:val="CommentText"/>
      </w:pPr>
      <w:r>
        <w:rPr>
          <w:rStyle w:val="CommentReference"/>
        </w:rPr>
        <w:annotationRef/>
      </w:r>
    </w:p>
  </w:comment>
  <w:comment w:id="16" w:author="Nikhil Rokade - Chaucer" w:date="2026-09-04T10:15:00Z" w:initials="NR">
    <w:p w14:paraId="2F25241F" w14:textId="77777777" w:rsidR="00983134" w:rsidRDefault="00A72602" w:rsidP="00983134">
      <w:pPr>
        <w:pStyle w:val="CommentText"/>
      </w:pPr>
      <w:r>
        <w:rPr>
          <w:rStyle w:val="CommentReference"/>
        </w:rPr>
        <w:annotationRef/>
      </w:r>
      <w:r w:rsidR="00983134">
        <w:t>Need to think about the hierarchy. Global EA Principles -&gt; Domain Principles -&gt; Domain Architecture Frameworks  (SIF being the one those) seems an appropriate hierarchy. The next step would be Engineering Standards.</w:t>
      </w:r>
    </w:p>
  </w:comment>
  <w:comment w:id="18" w:author="Nikhil Rokade - Chaucer" w:date="2026-09-04T14:19:00Z" w:initials="NR">
    <w:p w14:paraId="0F21AB25" w14:textId="77777777" w:rsidR="00EF2BBA" w:rsidRDefault="00EF2BBA" w:rsidP="00EF2BBA">
      <w:pPr>
        <w:pStyle w:val="CommentText"/>
      </w:pPr>
      <w:r>
        <w:rPr>
          <w:rStyle w:val="CommentReference"/>
        </w:rPr>
        <w:annotationRef/>
      </w:r>
      <w:r>
        <w:t>Details needed when referring to specific sections within source. Equally, need hyperlinks for where its enforced.</w:t>
      </w:r>
    </w:p>
  </w:comment>
  <w:comment w:id="25" w:author="Nikhil Rokade - Chaucer" w:date="2026-09-04T14:26:00Z" w:initials="NR">
    <w:p w14:paraId="15EEAD5F" w14:textId="77777777" w:rsidR="002B63AA" w:rsidRDefault="002B63AA" w:rsidP="002B63AA">
      <w:pPr>
        <w:pStyle w:val="CommentText"/>
      </w:pPr>
      <w:r>
        <w:rPr>
          <w:rStyle w:val="CommentReference"/>
        </w:rPr>
        <w:annotationRef/>
      </w:r>
      <w:r>
        <w:t>This should link to Integration Principles in the Enterprise Principles document. Anything missing in there should be added to that document. We do not want to end up with principles for the same domain captured in separate documents.</w:t>
      </w:r>
    </w:p>
  </w:comment>
  <w:comment w:id="28" w:author="Nikhil Rokade - Chaucer" w:date="2026-09-04T11:21:00Z" w:initials="NR">
    <w:p w14:paraId="3370A5AA" w14:textId="77777777" w:rsidR="00A72F3D" w:rsidRDefault="00A72F3D" w:rsidP="00A72F3D">
      <w:pPr>
        <w:pStyle w:val="CommentText"/>
      </w:pPr>
      <w:r>
        <w:rPr>
          <w:rStyle w:val="CommentReference"/>
        </w:rPr>
        <w:annotationRef/>
      </w:r>
      <w:r>
        <w:t>This doesn’t seem to be in the correct section.</w:t>
      </w:r>
    </w:p>
  </w:comment>
  <w:comment w:id="29" w:author="Puneet Kumar" w:date="2026-09-04T19:16:00Z" w:initials="PK">
    <w:p w14:paraId="59FEC729" w14:textId="0189D701" w:rsidR="008E1A4F" w:rsidRDefault="008E1A4F">
      <w:pPr>
        <w:pStyle w:val="CommentText"/>
      </w:pPr>
      <w:r>
        <w:rPr>
          <w:rStyle w:val="CommentReference"/>
        </w:rPr>
        <w:annotationRef/>
      </w:r>
      <w:r>
        <w:t>Removed</w:t>
      </w:r>
    </w:p>
    <w:p w14:paraId="08D37382" w14:textId="48D0A05C" w:rsidR="008E1A4F" w:rsidRDefault="008E1A4F">
      <w:pPr>
        <w:pStyle w:val="CommentText"/>
      </w:pPr>
    </w:p>
  </w:comment>
  <w:comment w:id="35" w:author="Nikhil Rokade - Chaucer" w:date="2026-09-04T14:33:00Z" w:initials="NR">
    <w:p w14:paraId="4A7BA49F" w14:textId="77777777" w:rsidR="00A5602C" w:rsidRDefault="00476968" w:rsidP="00A5602C">
      <w:pPr>
        <w:pStyle w:val="CommentText"/>
      </w:pPr>
      <w:r>
        <w:rPr>
          <w:rStyle w:val="CommentReference"/>
        </w:rPr>
        <w:annotationRef/>
      </w:r>
      <w:r w:rsidR="00A5602C">
        <w:t>Need to be sure about the components or provide appropriate options.</w:t>
      </w:r>
    </w:p>
  </w:comment>
  <w:comment w:id="40" w:author="Nikhil Rokade - Chaucer" w:date="2026-09-04T14:36:00Z" w:initials="NR">
    <w:p w14:paraId="6ABCDEF5" w14:textId="77777777" w:rsidR="000E380C" w:rsidRDefault="000E380C" w:rsidP="000E380C">
      <w:pPr>
        <w:pStyle w:val="CommentText"/>
      </w:pPr>
      <w:r>
        <w:rPr>
          <w:rStyle w:val="CommentReference"/>
        </w:rPr>
        <w:annotationRef/>
      </w:r>
      <w:r>
        <w:t>Not in the correct section</w:t>
      </w:r>
    </w:p>
  </w:comment>
  <w:comment w:id="92" w:author="Nikhil Rokade - Chaucer" w:date="2026-09-04T14:37:00Z" w:initials="NR">
    <w:p w14:paraId="245399AD" w14:textId="77777777" w:rsidR="002248BC" w:rsidRDefault="002248BC" w:rsidP="002248BC">
      <w:pPr>
        <w:pStyle w:val="CommentText"/>
      </w:pPr>
      <w:r>
        <w:rPr>
          <w:rStyle w:val="CommentReference"/>
        </w:rPr>
        <w:annotationRef/>
      </w:r>
      <w:r>
        <w:t>Incorrect section.</w:t>
      </w:r>
    </w:p>
  </w:comment>
  <w:comment w:id="94" w:author="Nikhil Rokade - Chaucer" w:date="2026-09-04T13:13:00Z" w:initials="NR">
    <w:p w14:paraId="7A47B23B" w14:textId="77777777" w:rsidR="00FA4D63" w:rsidRDefault="00FA4D63" w:rsidP="00FA4D63">
      <w:pPr>
        <w:pStyle w:val="CommentText"/>
      </w:pPr>
      <w:r>
        <w:rPr>
          <w:rStyle w:val="CommentReference"/>
        </w:rPr>
        <w:annotationRef/>
      </w:r>
      <w:r>
        <w:t>Will need to detail these out</w:t>
      </w:r>
    </w:p>
  </w:comment>
  <w:comment w:id="96" w:author="Nikhil Rokade - Chaucer" w:date="2026-09-04T14:37:00Z" w:initials="NR">
    <w:p w14:paraId="786420F7" w14:textId="77777777" w:rsidR="002248BC" w:rsidRDefault="002248BC" w:rsidP="002248BC">
      <w:pPr>
        <w:pStyle w:val="CommentText"/>
      </w:pPr>
      <w:r>
        <w:rPr>
          <w:rStyle w:val="CommentReference"/>
        </w:rPr>
        <w:annotationRef/>
      </w:r>
      <w:r>
        <w:t>Incorrect section</w:t>
      </w:r>
    </w:p>
  </w:comment>
  <w:comment w:id="98" w:author="Nikhil Rokade - Chaucer" w:date="2026-09-04T14:37:00Z" w:initials="NR">
    <w:p w14:paraId="562CC58B" w14:textId="77777777" w:rsidR="002248BC" w:rsidRDefault="002248BC" w:rsidP="002248BC">
      <w:pPr>
        <w:pStyle w:val="CommentText"/>
      </w:pPr>
      <w:r>
        <w:rPr>
          <w:rStyle w:val="CommentReference"/>
        </w:rPr>
        <w:annotationRef/>
      </w:r>
      <w:r>
        <w:t>Incorrect section</w:t>
      </w:r>
    </w:p>
  </w:comment>
  <w:comment w:id="101" w:author="Nikhil Rokade - Chaucer" w:date="2026-09-04T14:40:00Z" w:initials="NR">
    <w:p w14:paraId="38062F15" w14:textId="77777777" w:rsidR="00FF36A8" w:rsidRDefault="00FF36A8" w:rsidP="00FF36A8">
      <w:pPr>
        <w:pStyle w:val="CommentText"/>
      </w:pPr>
      <w:r>
        <w:rPr>
          <w:rStyle w:val="CommentReference"/>
        </w:rPr>
        <w:annotationRef/>
      </w:r>
      <w:r>
        <w:t xml:space="preserve">Confirm if this competes with Enterprise / Integration principles. </w:t>
      </w:r>
    </w:p>
  </w:comment>
  <w:comment w:id="105" w:author="Nikhil Rokade - Chaucer" w:date="2026-09-04T14:43:00Z" w:initials="NR">
    <w:p w14:paraId="1BD941B4" w14:textId="77777777" w:rsidR="00767652" w:rsidRDefault="00767652" w:rsidP="00767652">
      <w:pPr>
        <w:pStyle w:val="CommentText"/>
      </w:pPr>
      <w:r>
        <w:rPr>
          <w:rStyle w:val="CommentReference"/>
        </w:rPr>
        <w:annotationRef/>
      </w:r>
      <w:r>
        <w:t>Same as 3.2 Need quick role based navigation paths.</w:t>
      </w:r>
    </w:p>
  </w:comment>
  <w:comment w:id="107" w:author="Nikhil Rokade - Chaucer" w:date="2026-09-04T14:45:00Z" w:initials="NR">
    <w:p w14:paraId="1AC1CFC0" w14:textId="77777777" w:rsidR="00D37308" w:rsidRDefault="000B05B6" w:rsidP="00D37308">
      <w:pPr>
        <w:pStyle w:val="CommentText"/>
      </w:pPr>
      <w:r>
        <w:rPr>
          <w:rStyle w:val="CommentReference"/>
        </w:rPr>
        <w:annotationRef/>
      </w:r>
      <w:r w:rsidR="00D37308">
        <w:t>ADF and Function Apps.</w:t>
      </w:r>
    </w:p>
  </w:comment>
  <w:comment w:id="110" w:author="Nikhil Rokade - Chaucer" w:date="2026-09-04T14:48:00Z" w:initials="NR">
    <w:p w14:paraId="659C09ED" w14:textId="77777777" w:rsidR="00A01293" w:rsidRDefault="009B043C" w:rsidP="00A01293">
      <w:pPr>
        <w:pStyle w:val="CommentText"/>
      </w:pPr>
      <w:r>
        <w:rPr>
          <w:rStyle w:val="CommentReference"/>
        </w:rPr>
        <w:annotationRef/>
      </w:r>
      <w:r w:rsidR="00A01293">
        <w:t>Merge and precede the content in 7.2. Don’t mention technology components in this diagram.</w:t>
      </w:r>
    </w:p>
  </w:comment>
  <w:comment w:id="112" w:author="Joycell Sundararaj - Chaucer" w:date="2026-09-04T14:50:00Z" w:initials="JS">
    <w:p w14:paraId="43D04A62" w14:textId="77777777" w:rsidR="00CE6EA3" w:rsidRDefault="00CE6EA3" w:rsidP="00CE6EA3">
      <w:pPr>
        <w:pStyle w:val="CommentText"/>
      </w:pPr>
      <w:r>
        <w:rPr>
          <w:rStyle w:val="CommentReference"/>
        </w:rPr>
        <w:annotationRef/>
      </w:r>
      <w:r>
        <w:t>Check if this can be merged with Section 9</w:t>
      </w:r>
    </w:p>
  </w:comment>
  <w:comment w:id="114" w:author="Nikhil Rokade - Chaucer" w:date="2026-09-04T14:53:00Z" w:initials="NR">
    <w:p w14:paraId="13814D2C" w14:textId="77777777" w:rsidR="00643A9F" w:rsidRDefault="00643A9F" w:rsidP="00643A9F">
      <w:pPr>
        <w:pStyle w:val="CommentText"/>
      </w:pPr>
      <w:r>
        <w:rPr>
          <w:rStyle w:val="CommentReference"/>
        </w:rPr>
        <w:annotationRef/>
      </w:r>
      <w:r>
        <w:t>Need to think how the practitioner patterns can be linked up to the Enterprise integration patterns.</w:t>
      </w:r>
    </w:p>
  </w:comment>
  <w:comment w:id="123" w:author="Joycell Sundararaj - Chaucer" w:date="2026-09-04T15:20:00Z" w:initials="JS">
    <w:p w14:paraId="0EC401A4" w14:textId="77777777" w:rsidR="00583AC0" w:rsidRDefault="00583AC0" w:rsidP="00583AC0">
      <w:pPr>
        <w:pStyle w:val="CommentText"/>
      </w:pPr>
      <w:r>
        <w:rPr>
          <w:rStyle w:val="CommentReference"/>
        </w:rPr>
        <w:annotationRef/>
      </w:r>
      <w:r>
        <w:t>Reframe/Rephrase the Anti-Pattern wording or the content of the Anti-Pattern in a manner that helps avoid common implementation pitfalls.</w:t>
      </w:r>
    </w:p>
  </w:comment>
  <w:comment w:id="128" w:author="Nikhil Rokade - Chaucer" w:date="2026-09-04T14:36:00Z" w:initials="NR">
    <w:p w14:paraId="7B96DFD0" w14:textId="77777777" w:rsidR="00233C72" w:rsidRDefault="00233C72" w:rsidP="000E380C">
      <w:pPr>
        <w:pStyle w:val="CommentText"/>
      </w:pPr>
      <w:r>
        <w:rPr>
          <w:rStyle w:val="CommentReference"/>
        </w:rPr>
        <w:annotationRef/>
      </w:r>
      <w:r>
        <w:t>Not in the correct section</w:t>
      </w:r>
    </w:p>
  </w:comment>
  <w:comment w:id="249" w:author="Joycell Sundararaj - Chaucer" w:date="2026-09-04T15:07:00Z" w:initials="JS">
    <w:p w14:paraId="3B568760" w14:textId="77777777" w:rsidR="00E30AAD" w:rsidRDefault="00E30AAD" w:rsidP="00E30AAD">
      <w:pPr>
        <w:pStyle w:val="CommentText"/>
      </w:pPr>
      <w:r>
        <w:rPr>
          <w:rStyle w:val="CommentReference"/>
        </w:rPr>
        <w:annotationRef/>
      </w:r>
      <w:r>
        <w:t>Remove and add to section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816F8D" w15:done="0"/>
  <w15:commentEx w15:paraId="5EF94DC6" w15:paraIdParent="26816F8D" w15:done="0"/>
  <w15:commentEx w15:paraId="2DA15B60" w15:paraIdParent="26816F8D" w15:done="0"/>
  <w15:commentEx w15:paraId="2F25241F" w15:done="0"/>
  <w15:commentEx w15:paraId="0F21AB25" w15:done="0"/>
  <w15:commentEx w15:paraId="15EEAD5F" w15:done="0"/>
  <w15:commentEx w15:paraId="3370A5AA" w15:done="0"/>
  <w15:commentEx w15:paraId="08D37382" w15:paraIdParent="3370A5AA" w15:done="0"/>
  <w15:commentEx w15:paraId="4A7BA49F" w15:done="0"/>
  <w15:commentEx w15:paraId="6ABCDEF5" w15:done="0"/>
  <w15:commentEx w15:paraId="245399AD" w15:done="0"/>
  <w15:commentEx w15:paraId="7A47B23B" w15:done="0"/>
  <w15:commentEx w15:paraId="786420F7" w15:done="0"/>
  <w15:commentEx w15:paraId="562CC58B" w15:done="0"/>
  <w15:commentEx w15:paraId="38062F15" w15:done="0"/>
  <w15:commentEx w15:paraId="1BD941B4" w15:done="0"/>
  <w15:commentEx w15:paraId="1AC1CFC0" w15:done="0"/>
  <w15:commentEx w15:paraId="659C09ED" w15:done="0"/>
  <w15:commentEx w15:paraId="43D04A62" w15:done="0"/>
  <w15:commentEx w15:paraId="13814D2C" w15:done="0"/>
  <w15:commentEx w15:paraId="0EC401A4" w15:done="0"/>
  <w15:commentEx w15:paraId="7B96DFD0" w15:done="0"/>
  <w15:commentEx w15:paraId="3B5687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8FA92" w16cex:dateUtc="2026-09-04T09:15:00Z"/>
  <w16cex:commentExtensible w16cex:durableId="776F81DD" w16cex:dateUtc="2026-09-04T18:09:00Z"/>
  <w16cex:commentExtensible w16cex:durableId="4BEC06D4" w16cex:dateUtc="2026-09-04T18:10:00Z"/>
  <w16cex:commentExtensible w16cex:durableId="2AF6CA13" w16cex:dateUtc="2026-09-04T09:15:00Z"/>
  <w16cex:commentExtensible w16cex:durableId="344A838B" w16cex:dateUtc="2026-09-04T13:19:00Z"/>
  <w16cex:commentExtensible w16cex:durableId="3664095E" w16cex:dateUtc="2026-09-04T13:26:00Z"/>
  <w16cex:commentExtensible w16cex:durableId="2C922800" w16cex:dateUtc="2026-09-04T10:21:00Z"/>
  <w16cex:commentExtensible w16cex:durableId="3436D8F5" w16cex:dateUtc="2026-09-04T18:16:00Z"/>
  <w16cex:commentExtensible w16cex:durableId="22EE2262" w16cex:dateUtc="2026-09-04T13:33:00Z"/>
  <w16cex:commentExtensible w16cex:durableId="31336317" w16cex:dateUtc="2026-09-04T13:36:00Z"/>
  <w16cex:commentExtensible w16cex:durableId="41EA5F37" w16cex:dateUtc="2026-09-04T13:37:00Z"/>
  <w16cex:commentExtensible w16cex:durableId="2F32CB1A" w16cex:dateUtc="2026-09-04T12:13:00Z"/>
  <w16cex:commentExtensible w16cex:durableId="38E6E63E" w16cex:dateUtc="2026-09-04T13:37:00Z"/>
  <w16cex:commentExtensible w16cex:durableId="2DFF8279" w16cex:dateUtc="2026-09-04T13:37:00Z"/>
  <w16cex:commentExtensible w16cex:durableId="7693427F" w16cex:dateUtc="2026-09-04T13:40:00Z"/>
  <w16cex:commentExtensible w16cex:durableId="3AE6DA01" w16cex:dateUtc="2026-09-04T13:43:00Z"/>
  <w16cex:commentExtensible w16cex:durableId="6A4125C5" w16cex:dateUtc="2026-09-04T13:45:00Z"/>
  <w16cex:commentExtensible w16cex:durableId="12C2D969" w16cex:dateUtc="2026-09-04T13:48:00Z"/>
  <w16cex:commentExtensible w16cex:durableId="79063474" w16cex:dateUtc="2026-09-04T13:50:00Z"/>
  <w16cex:commentExtensible w16cex:durableId="193C2B3F" w16cex:dateUtc="2026-09-04T13:53:00Z"/>
  <w16cex:commentExtensible w16cex:durableId="3BA8D565" w16cex:dateUtc="2026-09-04T14:20:00Z"/>
  <w16cex:commentExtensible w16cex:durableId="162D587C" w16cex:dateUtc="2026-09-04T13:36:00Z"/>
  <w16cex:commentExtensible w16cex:durableId="21BB9436" w16cex:dateUtc="2026-09-04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816F8D" w16cid:durableId="34B8FA92"/>
  <w16cid:commentId w16cid:paraId="5EF94DC6" w16cid:durableId="776F81DD"/>
  <w16cid:commentId w16cid:paraId="2DA15B60" w16cid:durableId="4BEC06D4"/>
  <w16cid:commentId w16cid:paraId="2F25241F" w16cid:durableId="2AF6CA13"/>
  <w16cid:commentId w16cid:paraId="0F21AB25" w16cid:durableId="344A838B"/>
  <w16cid:commentId w16cid:paraId="15EEAD5F" w16cid:durableId="3664095E"/>
  <w16cid:commentId w16cid:paraId="3370A5AA" w16cid:durableId="2C922800"/>
  <w16cid:commentId w16cid:paraId="08D37382" w16cid:durableId="3436D8F5"/>
  <w16cid:commentId w16cid:paraId="4A7BA49F" w16cid:durableId="22EE2262"/>
  <w16cid:commentId w16cid:paraId="6ABCDEF5" w16cid:durableId="31336317"/>
  <w16cid:commentId w16cid:paraId="245399AD" w16cid:durableId="41EA5F37"/>
  <w16cid:commentId w16cid:paraId="7A47B23B" w16cid:durableId="2F32CB1A"/>
  <w16cid:commentId w16cid:paraId="786420F7" w16cid:durableId="38E6E63E"/>
  <w16cid:commentId w16cid:paraId="562CC58B" w16cid:durableId="2DFF8279"/>
  <w16cid:commentId w16cid:paraId="38062F15" w16cid:durableId="7693427F"/>
  <w16cid:commentId w16cid:paraId="1BD941B4" w16cid:durableId="3AE6DA01"/>
  <w16cid:commentId w16cid:paraId="1AC1CFC0" w16cid:durableId="6A4125C5"/>
  <w16cid:commentId w16cid:paraId="659C09ED" w16cid:durableId="12C2D969"/>
  <w16cid:commentId w16cid:paraId="43D04A62" w16cid:durableId="79063474"/>
  <w16cid:commentId w16cid:paraId="13814D2C" w16cid:durableId="193C2B3F"/>
  <w16cid:commentId w16cid:paraId="0EC401A4" w16cid:durableId="3BA8D565"/>
  <w16cid:commentId w16cid:paraId="7B96DFD0" w16cid:durableId="162D587C"/>
  <w16cid:commentId w16cid:paraId="3B568760" w16cid:durableId="21BB9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38AA" w14:textId="77777777" w:rsidR="002802FE" w:rsidRDefault="002802FE">
      <w:r>
        <w:separator/>
      </w:r>
    </w:p>
  </w:endnote>
  <w:endnote w:type="continuationSeparator" w:id="0">
    <w:p w14:paraId="44C47CD5" w14:textId="77777777" w:rsidR="002802FE" w:rsidRDefault="00280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7777777" w:rsidR="0095094A" w:rsidRDefault="007B5EA1">
    <w:pPr>
      <w:jc w:val="center"/>
    </w:pPr>
    <w:r>
      <w:rPr>
        <w:color w:val="5A6470"/>
        <w:sz w:val="15"/>
        <w:szCs w:val="15"/>
      </w:rPr>
      <w:t xml:space="preserve">Chaucer  |  Draft v2.0  |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854D5" w14:textId="77777777" w:rsidR="002802FE" w:rsidRDefault="002802FE">
      <w:r>
        <w:separator/>
      </w:r>
    </w:p>
  </w:footnote>
  <w:footnote w:type="continuationSeparator" w:id="0">
    <w:p w14:paraId="17A32526" w14:textId="77777777" w:rsidR="002802FE" w:rsidRDefault="00280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7777777" w:rsidR="0095094A" w:rsidRDefault="007B5EA1">
    <w:pPr>
      <w:jc w:val="right"/>
    </w:pPr>
    <w:r>
      <w:rPr>
        <w:color w:val="5A6470"/>
        <w:sz w:val="15"/>
        <w:szCs w:val="15"/>
      </w:rPr>
      <w:t>Systems Integration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A10381"/>
    <w:multiLevelType w:val="hybridMultilevel"/>
    <w:tmpl w:val="16D41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8"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7"/>
    <w:lvlOverride w:ilvl="0">
      <w:startOverride w:val="1"/>
    </w:lvlOverride>
  </w:num>
  <w:num w:numId="2" w16cid:durableId="1777750742">
    <w:abstractNumId w:val="3"/>
  </w:num>
  <w:num w:numId="3" w16cid:durableId="1948728879">
    <w:abstractNumId w:val="9"/>
  </w:num>
  <w:num w:numId="4" w16cid:durableId="1413357570">
    <w:abstractNumId w:val="2"/>
  </w:num>
  <w:num w:numId="5" w16cid:durableId="323290219">
    <w:abstractNumId w:val="6"/>
  </w:num>
  <w:num w:numId="6" w16cid:durableId="835078320">
    <w:abstractNumId w:val="8"/>
  </w:num>
  <w:num w:numId="7" w16cid:durableId="366487279">
    <w:abstractNumId w:val="4"/>
  </w:num>
  <w:num w:numId="8" w16cid:durableId="1273627714">
    <w:abstractNumId w:val="0"/>
  </w:num>
  <w:num w:numId="9" w16cid:durableId="1374621993">
    <w:abstractNumId w:val="10"/>
  </w:num>
  <w:num w:numId="10" w16cid:durableId="84813523">
    <w:abstractNumId w:val="5"/>
  </w:num>
  <w:num w:numId="11" w16cid:durableId="12352417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hil Rokade - Chaucer">
    <w15:presenceInfo w15:providerId="AD" w15:userId="S::Nikhil.Rokade@chaucergroup.com::25fe8af0-bad5-4ed7-9395-1cf3269e2cf8"/>
  </w15:person>
  <w15:person w15:author="Puneet Kumar">
    <w15:presenceInfo w15:providerId="Windows Live" w15:userId="ad45cb96848cf7da"/>
  </w15:person>
  <w15:person w15:author="Joycell Sundararaj - Chaucer">
    <w15:presenceInfo w15:providerId="AD" w15:userId="S::Joycell.Sundararaj@chaucergroup.com::45538bea-d8f3-45d1-86e6-6d63bacbf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0574E"/>
    <w:rsid w:val="00022BAC"/>
    <w:rsid w:val="0004074B"/>
    <w:rsid w:val="000514FA"/>
    <w:rsid w:val="00066C36"/>
    <w:rsid w:val="000B05B6"/>
    <w:rsid w:val="000D5A9C"/>
    <w:rsid w:val="000E0B2A"/>
    <w:rsid w:val="000E380C"/>
    <w:rsid w:val="00144BC1"/>
    <w:rsid w:val="00161FD1"/>
    <w:rsid w:val="00167633"/>
    <w:rsid w:val="00172297"/>
    <w:rsid w:val="00185A4D"/>
    <w:rsid w:val="001B1FA8"/>
    <w:rsid w:val="001D0A78"/>
    <w:rsid w:val="001E5517"/>
    <w:rsid w:val="001F7F5A"/>
    <w:rsid w:val="00213294"/>
    <w:rsid w:val="00217BFB"/>
    <w:rsid w:val="002248BC"/>
    <w:rsid w:val="00233C72"/>
    <w:rsid w:val="00246623"/>
    <w:rsid w:val="002673E8"/>
    <w:rsid w:val="002802FE"/>
    <w:rsid w:val="002902E7"/>
    <w:rsid w:val="002B44A0"/>
    <w:rsid w:val="002B63AA"/>
    <w:rsid w:val="002C799B"/>
    <w:rsid w:val="003028B3"/>
    <w:rsid w:val="00305BC3"/>
    <w:rsid w:val="00315694"/>
    <w:rsid w:val="00371228"/>
    <w:rsid w:val="003A3DF8"/>
    <w:rsid w:val="003C3A15"/>
    <w:rsid w:val="003D0772"/>
    <w:rsid w:val="003D3D8A"/>
    <w:rsid w:val="003E3C01"/>
    <w:rsid w:val="00422382"/>
    <w:rsid w:val="00436CB0"/>
    <w:rsid w:val="00440916"/>
    <w:rsid w:val="0044138A"/>
    <w:rsid w:val="00445E9A"/>
    <w:rsid w:val="004560C2"/>
    <w:rsid w:val="0047172E"/>
    <w:rsid w:val="00474299"/>
    <w:rsid w:val="00476968"/>
    <w:rsid w:val="0048333B"/>
    <w:rsid w:val="004A2B0E"/>
    <w:rsid w:val="004C2737"/>
    <w:rsid w:val="004D5A7F"/>
    <w:rsid w:val="004F4669"/>
    <w:rsid w:val="00515A8D"/>
    <w:rsid w:val="005235FB"/>
    <w:rsid w:val="00583AC0"/>
    <w:rsid w:val="005A2686"/>
    <w:rsid w:val="005F51CD"/>
    <w:rsid w:val="00612A0D"/>
    <w:rsid w:val="00621F55"/>
    <w:rsid w:val="00633514"/>
    <w:rsid w:val="00641BF5"/>
    <w:rsid w:val="00643A9F"/>
    <w:rsid w:val="0066489C"/>
    <w:rsid w:val="006903BA"/>
    <w:rsid w:val="006B1324"/>
    <w:rsid w:val="006B2037"/>
    <w:rsid w:val="006B39E0"/>
    <w:rsid w:val="006D39A9"/>
    <w:rsid w:val="006D52B4"/>
    <w:rsid w:val="006F2468"/>
    <w:rsid w:val="00716DFD"/>
    <w:rsid w:val="00725DCA"/>
    <w:rsid w:val="007563AE"/>
    <w:rsid w:val="00767652"/>
    <w:rsid w:val="007719FF"/>
    <w:rsid w:val="007B5EA1"/>
    <w:rsid w:val="007D10BD"/>
    <w:rsid w:val="007D3841"/>
    <w:rsid w:val="007E0982"/>
    <w:rsid w:val="007F0DEB"/>
    <w:rsid w:val="00811309"/>
    <w:rsid w:val="00820FDF"/>
    <w:rsid w:val="00872FAA"/>
    <w:rsid w:val="008B3039"/>
    <w:rsid w:val="008D1198"/>
    <w:rsid w:val="008E1A4F"/>
    <w:rsid w:val="008F4791"/>
    <w:rsid w:val="00934283"/>
    <w:rsid w:val="0095094A"/>
    <w:rsid w:val="00964561"/>
    <w:rsid w:val="009725C8"/>
    <w:rsid w:val="00983134"/>
    <w:rsid w:val="009B043C"/>
    <w:rsid w:val="009C1E5C"/>
    <w:rsid w:val="00A003A5"/>
    <w:rsid w:val="00A01293"/>
    <w:rsid w:val="00A03B90"/>
    <w:rsid w:val="00A13A86"/>
    <w:rsid w:val="00A2407C"/>
    <w:rsid w:val="00A334B7"/>
    <w:rsid w:val="00A37818"/>
    <w:rsid w:val="00A401E6"/>
    <w:rsid w:val="00A41AD2"/>
    <w:rsid w:val="00A42292"/>
    <w:rsid w:val="00A5602C"/>
    <w:rsid w:val="00A64ED8"/>
    <w:rsid w:val="00A72602"/>
    <w:rsid w:val="00A72F3D"/>
    <w:rsid w:val="00A80D4A"/>
    <w:rsid w:val="00AB473B"/>
    <w:rsid w:val="00AB5DAA"/>
    <w:rsid w:val="00AD0699"/>
    <w:rsid w:val="00B0188B"/>
    <w:rsid w:val="00B12406"/>
    <w:rsid w:val="00B13A7D"/>
    <w:rsid w:val="00B2767A"/>
    <w:rsid w:val="00B71AF5"/>
    <w:rsid w:val="00B74B3E"/>
    <w:rsid w:val="00BF3DB4"/>
    <w:rsid w:val="00C059D2"/>
    <w:rsid w:val="00C155AF"/>
    <w:rsid w:val="00C21DCB"/>
    <w:rsid w:val="00C67C25"/>
    <w:rsid w:val="00C92BC7"/>
    <w:rsid w:val="00C938F2"/>
    <w:rsid w:val="00C9698B"/>
    <w:rsid w:val="00CE060C"/>
    <w:rsid w:val="00CE6EA3"/>
    <w:rsid w:val="00CF0575"/>
    <w:rsid w:val="00D03310"/>
    <w:rsid w:val="00D14D6D"/>
    <w:rsid w:val="00D37308"/>
    <w:rsid w:val="00D4666D"/>
    <w:rsid w:val="00D60D18"/>
    <w:rsid w:val="00DA75EC"/>
    <w:rsid w:val="00E30AAD"/>
    <w:rsid w:val="00E701FB"/>
    <w:rsid w:val="00EA5761"/>
    <w:rsid w:val="00EC6008"/>
    <w:rsid w:val="00EC6764"/>
    <w:rsid w:val="00EF2BBA"/>
    <w:rsid w:val="00F1473B"/>
    <w:rsid w:val="00F276D3"/>
    <w:rsid w:val="00F45687"/>
    <w:rsid w:val="00F51209"/>
    <w:rsid w:val="00F7395E"/>
    <w:rsid w:val="00F73FF7"/>
    <w:rsid w:val="00F73FFE"/>
    <w:rsid w:val="00FA4D63"/>
    <w:rsid w:val="00FE46CD"/>
    <w:rsid w:val="00FF36A8"/>
    <w:rsid w:val="00FF4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116F"/>
  <w15:docId w15:val="{F0A342F8-A97A-44C6-91C6-AE6276F6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30" w:after="100"/>
      <w:outlineLvl w:val="1"/>
    </w:pPr>
    <w:rPr>
      <w:b/>
      <w:bCs/>
      <w:color w:val="2E5496"/>
      <w:sz w:val="25"/>
      <w:szCs w:val="25"/>
    </w:rPr>
  </w:style>
  <w:style w:type="paragraph" w:styleId="Heading3">
    <w:name w:val="heading 3"/>
    <w:uiPriority w:val="9"/>
    <w:unhideWhenUsed/>
    <w:qFormat/>
    <w:pPr>
      <w:spacing w:before="180" w:after="7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7229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7229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7229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7229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7229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cstheme="minorBidi"/>
      <w:b/>
      <w:bCs/>
      <w:color w:val="4472C4" w:themeColor="accent1"/>
      <w:sz w:val="18"/>
      <w:szCs w:val="18"/>
      <w:lang w:val="en-US" w:eastAsia="en-US"/>
    </w:rPr>
  </w:style>
  <w:style w:type="paragraph" w:styleId="Header">
    <w:name w:val="header"/>
    <w:basedOn w:val="Normal"/>
    <w:link w:val="HeaderChar"/>
    <w:uiPriority w:val="99"/>
    <w:unhideWhenUsed/>
    <w:rsid w:val="002673E8"/>
    <w:pPr>
      <w:tabs>
        <w:tab w:val="center" w:pos="4513"/>
        <w:tab w:val="right" w:pos="9026"/>
      </w:tabs>
    </w:pPr>
  </w:style>
  <w:style w:type="character" w:customStyle="1" w:styleId="HeaderChar">
    <w:name w:val="Header Char"/>
    <w:basedOn w:val="DefaultParagraphFont"/>
    <w:link w:val="Header"/>
    <w:uiPriority w:val="99"/>
    <w:rsid w:val="002673E8"/>
  </w:style>
  <w:style w:type="paragraph" w:styleId="Footer">
    <w:name w:val="footer"/>
    <w:basedOn w:val="Normal"/>
    <w:link w:val="FooterChar"/>
    <w:uiPriority w:val="99"/>
    <w:unhideWhenUsed/>
    <w:rsid w:val="002673E8"/>
    <w:pPr>
      <w:tabs>
        <w:tab w:val="center" w:pos="4513"/>
        <w:tab w:val="right" w:pos="9026"/>
      </w:tabs>
    </w:pPr>
  </w:style>
  <w:style w:type="character" w:customStyle="1" w:styleId="FooterChar">
    <w:name w:val="Footer Char"/>
    <w:basedOn w:val="DefaultParagraphFont"/>
    <w:link w:val="Footer"/>
    <w:uiPriority w:val="99"/>
    <w:rsid w:val="002673E8"/>
  </w:style>
  <w:style w:type="character" w:styleId="CommentReference">
    <w:name w:val="annotation reference"/>
    <w:basedOn w:val="DefaultParagraphFont"/>
    <w:uiPriority w:val="99"/>
    <w:semiHidden/>
    <w:unhideWhenUsed/>
    <w:rsid w:val="003C3A15"/>
    <w:rPr>
      <w:sz w:val="16"/>
      <w:szCs w:val="16"/>
    </w:rPr>
  </w:style>
  <w:style w:type="paragraph" w:styleId="CommentText">
    <w:name w:val="annotation text"/>
    <w:basedOn w:val="Normal"/>
    <w:link w:val="CommentTextChar"/>
    <w:uiPriority w:val="99"/>
    <w:unhideWhenUsed/>
    <w:rsid w:val="003C3A15"/>
    <w:rPr>
      <w:sz w:val="20"/>
      <w:szCs w:val="20"/>
    </w:rPr>
  </w:style>
  <w:style w:type="character" w:customStyle="1" w:styleId="CommentTextChar">
    <w:name w:val="Comment Text Char"/>
    <w:basedOn w:val="DefaultParagraphFont"/>
    <w:link w:val="CommentText"/>
    <w:uiPriority w:val="99"/>
    <w:rsid w:val="003C3A15"/>
    <w:rPr>
      <w:sz w:val="20"/>
      <w:szCs w:val="20"/>
    </w:rPr>
  </w:style>
  <w:style w:type="paragraph" w:styleId="CommentSubject">
    <w:name w:val="annotation subject"/>
    <w:basedOn w:val="CommentText"/>
    <w:next w:val="CommentText"/>
    <w:link w:val="CommentSubjectChar"/>
    <w:uiPriority w:val="99"/>
    <w:semiHidden/>
    <w:unhideWhenUsed/>
    <w:rsid w:val="003C3A15"/>
    <w:rPr>
      <w:b/>
      <w:bCs/>
    </w:rPr>
  </w:style>
  <w:style w:type="character" w:customStyle="1" w:styleId="CommentSubjectChar">
    <w:name w:val="Comment Subject Char"/>
    <w:basedOn w:val="CommentTextChar"/>
    <w:link w:val="CommentSubject"/>
    <w:uiPriority w:val="99"/>
    <w:semiHidden/>
    <w:rsid w:val="003C3A15"/>
    <w:rPr>
      <w:b/>
      <w:bCs/>
      <w:sz w:val="20"/>
      <w:szCs w:val="20"/>
    </w:rPr>
  </w:style>
  <w:style w:type="paragraph" w:styleId="Revision">
    <w:name w:val="Revision"/>
    <w:hidden/>
    <w:uiPriority w:val="99"/>
    <w:semiHidden/>
    <w:rsid w:val="008E1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7" Type="http://schemas.openxmlformats.org/officeDocument/2006/relationships/webSettings" Target="webSettings.xml"/><Relationship Id="rId71" Type="http://schemas.openxmlformats.org/officeDocument/2006/relationships/image" Target="media/image57.png"/><Relationship Id="rId2" Type="http://schemas.openxmlformats.org/officeDocument/2006/relationships/customXml" Target="../customXml/item2.xml"/><Relationship Id="rId16" Type="http://schemas.openxmlformats.org/officeDocument/2006/relationships/image" Target="media/image3.svg"/><Relationship Id="rId29" Type="http://schemas.openxmlformats.org/officeDocument/2006/relationships/image" Target="media/image15.png"/><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header" Target="header1.xml"/><Relationship Id="rId5" Type="http://schemas.openxmlformats.org/officeDocument/2006/relationships/styles" Target="styles.xml"/><Relationship Id="rId61" Type="http://schemas.openxmlformats.org/officeDocument/2006/relationships/image" Target="media/image47.png"/><Relationship Id="rId82"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oter" Target="footer1.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58EA80-B607-498C-94FA-629C40962A1D}">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2.xml><?xml version="1.0" encoding="utf-8"?>
<ds:datastoreItem xmlns:ds="http://schemas.openxmlformats.org/officeDocument/2006/customXml" ds:itemID="{98A038B6-1591-488D-BE02-AA3C3DBB1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E8E917-A838-498C-A3B7-2640AF20D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18152</Words>
  <Characters>103468</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Systems Integration Framework</vt:lpstr>
    </vt:vector>
  </TitlesOfParts>
  <Company/>
  <LinksUpToDate>false</LinksUpToDate>
  <CharactersWithSpaces>121378</CharactersWithSpaces>
  <SharedDoc>false</SharedDoc>
  <HLinks>
    <vt:vector size="660" baseType="variant">
      <vt:variant>
        <vt:i4>1245247</vt:i4>
      </vt:variant>
      <vt:variant>
        <vt:i4>656</vt:i4>
      </vt:variant>
      <vt:variant>
        <vt:i4>0</vt:i4>
      </vt:variant>
      <vt:variant>
        <vt:i4>5</vt:i4>
      </vt:variant>
      <vt:variant>
        <vt:lpwstr/>
      </vt:variant>
      <vt:variant>
        <vt:lpwstr>_Toc239334709</vt:lpwstr>
      </vt:variant>
      <vt:variant>
        <vt:i4>1245247</vt:i4>
      </vt:variant>
      <vt:variant>
        <vt:i4>650</vt:i4>
      </vt:variant>
      <vt:variant>
        <vt:i4>0</vt:i4>
      </vt:variant>
      <vt:variant>
        <vt:i4>5</vt:i4>
      </vt:variant>
      <vt:variant>
        <vt:lpwstr/>
      </vt:variant>
      <vt:variant>
        <vt:lpwstr>_Toc239334708</vt:lpwstr>
      </vt:variant>
      <vt:variant>
        <vt:i4>1245247</vt:i4>
      </vt:variant>
      <vt:variant>
        <vt:i4>644</vt:i4>
      </vt:variant>
      <vt:variant>
        <vt:i4>0</vt:i4>
      </vt:variant>
      <vt:variant>
        <vt:i4>5</vt:i4>
      </vt:variant>
      <vt:variant>
        <vt:lpwstr/>
      </vt:variant>
      <vt:variant>
        <vt:lpwstr>_Toc239334707</vt:lpwstr>
      </vt:variant>
      <vt:variant>
        <vt:i4>1245247</vt:i4>
      </vt:variant>
      <vt:variant>
        <vt:i4>638</vt:i4>
      </vt:variant>
      <vt:variant>
        <vt:i4>0</vt:i4>
      </vt:variant>
      <vt:variant>
        <vt:i4>5</vt:i4>
      </vt:variant>
      <vt:variant>
        <vt:lpwstr/>
      </vt:variant>
      <vt:variant>
        <vt:lpwstr>_Toc239334706</vt:lpwstr>
      </vt:variant>
      <vt:variant>
        <vt:i4>1245247</vt:i4>
      </vt:variant>
      <vt:variant>
        <vt:i4>632</vt:i4>
      </vt:variant>
      <vt:variant>
        <vt:i4>0</vt:i4>
      </vt:variant>
      <vt:variant>
        <vt:i4>5</vt:i4>
      </vt:variant>
      <vt:variant>
        <vt:lpwstr/>
      </vt:variant>
      <vt:variant>
        <vt:lpwstr>_Toc239334705</vt:lpwstr>
      </vt:variant>
      <vt:variant>
        <vt:i4>1245247</vt:i4>
      </vt:variant>
      <vt:variant>
        <vt:i4>626</vt:i4>
      </vt:variant>
      <vt:variant>
        <vt:i4>0</vt:i4>
      </vt:variant>
      <vt:variant>
        <vt:i4>5</vt:i4>
      </vt:variant>
      <vt:variant>
        <vt:lpwstr/>
      </vt:variant>
      <vt:variant>
        <vt:lpwstr>_Toc239334704</vt:lpwstr>
      </vt:variant>
      <vt:variant>
        <vt:i4>1245247</vt:i4>
      </vt:variant>
      <vt:variant>
        <vt:i4>620</vt:i4>
      </vt:variant>
      <vt:variant>
        <vt:i4>0</vt:i4>
      </vt:variant>
      <vt:variant>
        <vt:i4>5</vt:i4>
      </vt:variant>
      <vt:variant>
        <vt:lpwstr/>
      </vt:variant>
      <vt:variant>
        <vt:lpwstr>_Toc239334703</vt:lpwstr>
      </vt:variant>
      <vt:variant>
        <vt:i4>1245247</vt:i4>
      </vt:variant>
      <vt:variant>
        <vt:i4>614</vt:i4>
      </vt:variant>
      <vt:variant>
        <vt:i4>0</vt:i4>
      </vt:variant>
      <vt:variant>
        <vt:i4>5</vt:i4>
      </vt:variant>
      <vt:variant>
        <vt:lpwstr/>
      </vt:variant>
      <vt:variant>
        <vt:lpwstr>_Toc239334702</vt:lpwstr>
      </vt:variant>
      <vt:variant>
        <vt:i4>1245247</vt:i4>
      </vt:variant>
      <vt:variant>
        <vt:i4>608</vt:i4>
      </vt:variant>
      <vt:variant>
        <vt:i4>0</vt:i4>
      </vt:variant>
      <vt:variant>
        <vt:i4>5</vt:i4>
      </vt:variant>
      <vt:variant>
        <vt:lpwstr/>
      </vt:variant>
      <vt:variant>
        <vt:lpwstr>_Toc239334701</vt:lpwstr>
      </vt:variant>
      <vt:variant>
        <vt:i4>1245247</vt:i4>
      </vt:variant>
      <vt:variant>
        <vt:i4>602</vt:i4>
      </vt:variant>
      <vt:variant>
        <vt:i4>0</vt:i4>
      </vt:variant>
      <vt:variant>
        <vt:i4>5</vt:i4>
      </vt:variant>
      <vt:variant>
        <vt:lpwstr/>
      </vt:variant>
      <vt:variant>
        <vt:lpwstr>_Toc239334700</vt:lpwstr>
      </vt:variant>
      <vt:variant>
        <vt:i4>1703998</vt:i4>
      </vt:variant>
      <vt:variant>
        <vt:i4>596</vt:i4>
      </vt:variant>
      <vt:variant>
        <vt:i4>0</vt:i4>
      </vt:variant>
      <vt:variant>
        <vt:i4>5</vt:i4>
      </vt:variant>
      <vt:variant>
        <vt:lpwstr/>
      </vt:variant>
      <vt:variant>
        <vt:lpwstr>_Toc239334699</vt:lpwstr>
      </vt:variant>
      <vt:variant>
        <vt:i4>1703998</vt:i4>
      </vt:variant>
      <vt:variant>
        <vt:i4>590</vt:i4>
      </vt:variant>
      <vt:variant>
        <vt:i4>0</vt:i4>
      </vt:variant>
      <vt:variant>
        <vt:i4>5</vt:i4>
      </vt:variant>
      <vt:variant>
        <vt:lpwstr/>
      </vt:variant>
      <vt:variant>
        <vt:lpwstr>_Toc239334698</vt:lpwstr>
      </vt:variant>
      <vt:variant>
        <vt:i4>1703998</vt:i4>
      </vt:variant>
      <vt:variant>
        <vt:i4>584</vt:i4>
      </vt:variant>
      <vt:variant>
        <vt:i4>0</vt:i4>
      </vt:variant>
      <vt:variant>
        <vt:i4>5</vt:i4>
      </vt:variant>
      <vt:variant>
        <vt:lpwstr/>
      </vt:variant>
      <vt:variant>
        <vt:lpwstr>_Toc239334697</vt:lpwstr>
      </vt:variant>
      <vt:variant>
        <vt:i4>1703998</vt:i4>
      </vt:variant>
      <vt:variant>
        <vt:i4>578</vt:i4>
      </vt:variant>
      <vt:variant>
        <vt:i4>0</vt:i4>
      </vt:variant>
      <vt:variant>
        <vt:i4>5</vt:i4>
      </vt:variant>
      <vt:variant>
        <vt:lpwstr/>
      </vt:variant>
      <vt:variant>
        <vt:lpwstr>_Toc239334696</vt:lpwstr>
      </vt:variant>
      <vt:variant>
        <vt:i4>1703998</vt:i4>
      </vt:variant>
      <vt:variant>
        <vt:i4>572</vt:i4>
      </vt:variant>
      <vt:variant>
        <vt:i4>0</vt:i4>
      </vt:variant>
      <vt:variant>
        <vt:i4>5</vt:i4>
      </vt:variant>
      <vt:variant>
        <vt:lpwstr/>
      </vt:variant>
      <vt:variant>
        <vt:lpwstr>_Toc239334695</vt:lpwstr>
      </vt:variant>
      <vt:variant>
        <vt:i4>1703998</vt:i4>
      </vt:variant>
      <vt:variant>
        <vt:i4>566</vt:i4>
      </vt:variant>
      <vt:variant>
        <vt:i4>0</vt:i4>
      </vt:variant>
      <vt:variant>
        <vt:i4>5</vt:i4>
      </vt:variant>
      <vt:variant>
        <vt:lpwstr/>
      </vt:variant>
      <vt:variant>
        <vt:lpwstr>_Toc239334694</vt:lpwstr>
      </vt:variant>
      <vt:variant>
        <vt:i4>1703998</vt:i4>
      </vt:variant>
      <vt:variant>
        <vt:i4>560</vt:i4>
      </vt:variant>
      <vt:variant>
        <vt:i4>0</vt:i4>
      </vt:variant>
      <vt:variant>
        <vt:i4>5</vt:i4>
      </vt:variant>
      <vt:variant>
        <vt:lpwstr/>
      </vt:variant>
      <vt:variant>
        <vt:lpwstr>_Toc239334693</vt:lpwstr>
      </vt:variant>
      <vt:variant>
        <vt:i4>1703998</vt:i4>
      </vt:variant>
      <vt:variant>
        <vt:i4>554</vt:i4>
      </vt:variant>
      <vt:variant>
        <vt:i4>0</vt:i4>
      </vt:variant>
      <vt:variant>
        <vt:i4>5</vt:i4>
      </vt:variant>
      <vt:variant>
        <vt:lpwstr/>
      </vt:variant>
      <vt:variant>
        <vt:lpwstr>_Toc239334692</vt:lpwstr>
      </vt:variant>
      <vt:variant>
        <vt:i4>1703998</vt:i4>
      </vt:variant>
      <vt:variant>
        <vt:i4>548</vt:i4>
      </vt:variant>
      <vt:variant>
        <vt:i4>0</vt:i4>
      </vt:variant>
      <vt:variant>
        <vt:i4>5</vt:i4>
      </vt:variant>
      <vt:variant>
        <vt:lpwstr/>
      </vt:variant>
      <vt:variant>
        <vt:lpwstr>_Toc239334691</vt:lpwstr>
      </vt:variant>
      <vt:variant>
        <vt:i4>1703998</vt:i4>
      </vt:variant>
      <vt:variant>
        <vt:i4>542</vt:i4>
      </vt:variant>
      <vt:variant>
        <vt:i4>0</vt:i4>
      </vt:variant>
      <vt:variant>
        <vt:i4>5</vt:i4>
      </vt:variant>
      <vt:variant>
        <vt:lpwstr/>
      </vt:variant>
      <vt:variant>
        <vt:lpwstr>_Toc239334690</vt:lpwstr>
      </vt:variant>
      <vt:variant>
        <vt:i4>1769534</vt:i4>
      </vt:variant>
      <vt:variant>
        <vt:i4>536</vt:i4>
      </vt:variant>
      <vt:variant>
        <vt:i4>0</vt:i4>
      </vt:variant>
      <vt:variant>
        <vt:i4>5</vt:i4>
      </vt:variant>
      <vt:variant>
        <vt:lpwstr/>
      </vt:variant>
      <vt:variant>
        <vt:lpwstr>_Toc239334689</vt:lpwstr>
      </vt:variant>
      <vt:variant>
        <vt:i4>1769534</vt:i4>
      </vt:variant>
      <vt:variant>
        <vt:i4>530</vt:i4>
      </vt:variant>
      <vt:variant>
        <vt:i4>0</vt:i4>
      </vt:variant>
      <vt:variant>
        <vt:i4>5</vt:i4>
      </vt:variant>
      <vt:variant>
        <vt:lpwstr/>
      </vt:variant>
      <vt:variant>
        <vt:lpwstr>_Toc239334688</vt:lpwstr>
      </vt:variant>
      <vt:variant>
        <vt:i4>1769534</vt:i4>
      </vt:variant>
      <vt:variant>
        <vt:i4>524</vt:i4>
      </vt:variant>
      <vt:variant>
        <vt:i4>0</vt:i4>
      </vt:variant>
      <vt:variant>
        <vt:i4>5</vt:i4>
      </vt:variant>
      <vt:variant>
        <vt:lpwstr/>
      </vt:variant>
      <vt:variant>
        <vt:lpwstr>_Toc239334687</vt:lpwstr>
      </vt:variant>
      <vt:variant>
        <vt:i4>1769534</vt:i4>
      </vt:variant>
      <vt:variant>
        <vt:i4>518</vt:i4>
      </vt:variant>
      <vt:variant>
        <vt:i4>0</vt:i4>
      </vt:variant>
      <vt:variant>
        <vt:i4>5</vt:i4>
      </vt:variant>
      <vt:variant>
        <vt:lpwstr/>
      </vt:variant>
      <vt:variant>
        <vt:lpwstr>_Toc239334686</vt:lpwstr>
      </vt:variant>
      <vt:variant>
        <vt:i4>1769534</vt:i4>
      </vt:variant>
      <vt:variant>
        <vt:i4>512</vt:i4>
      </vt:variant>
      <vt:variant>
        <vt:i4>0</vt:i4>
      </vt:variant>
      <vt:variant>
        <vt:i4>5</vt:i4>
      </vt:variant>
      <vt:variant>
        <vt:lpwstr/>
      </vt:variant>
      <vt:variant>
        <vt:lpwstr>_Toc239334685</vt:lpwstr>
      </vt:variant>
      <vt:variant>
        <vt:i4>1769534</vt:i4>
      </vt:variant>
      <vt:variant>
        <vt:i4>506</vt:i4>
      </vt:variant>
      <vt:variant>
        <vt:i4>0</vt:i4>
      </vt:variant>
      <vt:variant>
        <vt:i4>5</vt:i4>
      </vt:variant>
      <vt:variant>
        <vt:lpwstr/>
      </vt:variant>
      <vt:variant>
        <vt:lpwstr>_Toc239334684</vt:lpwstr>
      </vt:variant>
      <vt:variant>
        <vt:i4>1769534</vt:i4>
      </vt:variant>
      <vt:variant>
        <vt:i4>500</vt:i4>
      </vt:variant>
      <vt:variant>
        <vt:i4>0</vt:i4>
      </vt:variant>
      <vt:variant>
        <vt:i4>5</vt:i4>
      </vt:variant>
      <vt:variant>
        <vt:lpwstr/>
      </vt:variant>
      <vt:variant>
        <vt:lpwstr>_Toc239334683</vt:lpwstr>
      </vt:variant>
      <vt:variant>
        <vt:i4>1769534</vt:i4>
      </vt:variant>
      <vt:variant>
        <vt:i4>494</vt:i4>
      </vt:variant>
      <vt:variant>
        <vt:i4>0</vt:i4>
      </vt:variant>
      <vt:variant>
        <vt:i4>5</vt:i4>
      </vt:variant>
      <vt:variant>
        <vt:lpwstr/>
      </vt:variant>
      <vt:variant>
        <vt:lpwstr>_Toc239334682</vt:lpwstr>
      </vt:variant>
      <vt:variant>
        <vt:i4>1769534</vt:i4>
      </vt:variant>
      <vt:variant>
        <vt:i4>488</vt:i4>
      </vt:variant>
      <vt:variant>
        <vt:i4>0</vt:i4>
      </vt:variant>
      <vt:variant>
        <vt:i4>5</vt:i4>
      </vt:variant>
      <vt:variant>
        <vt:lpwstr/>
      </vt:variant>
      <vt:variant>
        <vt:lpwstr>_Toc239334681</vt:lpwstr>
      </vt:variant>
      <vt:variant>
        <vt:i4>1769534</vt:i4>
      </vt:variant>
      <vt:variant>
        <vt:i4>482</vt:i4>
      </vt:variant>
      <vt:variant>
        <vt:i4>0</vt:i4>
      </vt:variant>
      <vt:variant>
        <vt:i4>5</vt:i4>
      </vt:variant>
      <vt:variant>
        <vt:lpwstr/>
      </vt:variant>
      <vt:variant>
        <vt:lpwstr>_Toc239334680</vt:lpwstr>
      </vt:variant>
      <vt:variant>
        <vt:i4>1310782</vt:i4>
      </vt:variant>
      <vt:variant>
        <vt:i4>476</vt:i4>
      </vt:variant>
      <vt:variant>
        <vt:i4>0</vt:i4>
      </vt:variant>
      <vt:variant>
        <vt:i4>5</vt:i4>
      </vt:variant>
      <vt:variant>
        <vt:lpwstr/>
      </vt:variant>
      <vt:variant>
        <vt:lpwstr>_Toc239334679</vt:lpwstr>
      </vt:variant>
      <vt:variant>
        <vt:i4>1310782</vt:i4>
      </vt:variant>
      <vt:variant>
        <vt:i4>470</vt:i4>
      </vt:variant>
      <vt:variant>
        <vt:i4>0</vt:i4>
      </vt:variant>
      <vt:variant>
        <vt:i4>5</vt:i4>
      </vt:variant>
      <vt:variant>
        <vt:lpwstr/>
      </vt:variant>
      <vt:variant>
        <vt:lpwstr>_Toc239334678</vt:lpwstr>
      </vt:variant>
      <vt:variant>
        <vt:i4>1310782</vt:i4>
      </vt:variant>
      <vt:variant>
        <vt:i4>464</vt:i4>
      </vt:variant>
      <vt:variant>
        <vt:i4>0</vt:i4>
      </vt:variant>
      <vt:variant>
        <vt:i4>5</vt:i4>
      </vt:variant>
      <vt:variant>
        <vt:lpwstr/>
      </vt:variant>
      <vt:variant>
        <vt:lpwstr>_Toc239334677</vt:lpwstr>
      </vt:variant>
      <vt:variant>
        <vt:i4>1310782</vt:i4>
      </vt:variant>
      <vt:variant>
        <vt:i4>458</vt:i4>
      </vt:variant>
      <vt:variant>
        <vt:i4>0</vt:i4>
      </vt:variant>
      <vt:variant>
        <vt:i4>5</vt:i4>
      </vt:variant>
      <vt:variant>
        <vt:lpwstr/>
      </vt:variant>
      <vt:variant>
        <vt:lpwstr>_Toc239334676</vt:lpwstr>
      </vt:variant>
      <vt:variant>
        <vt:i4>1310782</vt:i4>
      </vt:variant>
      <vt:variant>
        <vt:i4>452</vt:i4>
      </vt:variant>
      <vt:variant>
        <vt:i4>0</vt:i4>
      </vt:variant>
      <vt:variant>
        <vt:i4>5</vt:i4>
      </vt:variant>
      <vt:variant>
        <vt:lpwstr/>
      </vt:variant>
      <vt:variant>
        <vt:lpwstr>_Toc239334675</vt:lpwstr>
      </vt:variant>
      <vt:variant>
        <vt:i4>1310782</vt:i4>
      </vt:variant>
      <vt:variant>
        <vt:i4>446</vt:i4>
      </vt:variant>
      <vt:variant>
        <vt:i4>0</vt:i4>
      </vt:variant>
      <vt:variant>
        <vt:i4>5</vt:i4>
      </vt:variant>
      <vt:variant>
        <vt:lpwstr/>
      </vt:variant>
      <vt:variant>
        <vt:lpwstr>_Toc239334674</vt:lpwstr>
      </vt:variant>
      <vt:variant>
        <vt:i4>1310782</vt:i4>
      </vt:variant>
      <vt:variant>
        <vt:i4>440</vt:i4>
      </vt:variant>
      <vt:variant>
        <vt:i4>0</vt:i4>
      </vt:variant>
      <vt:variant>
        <vt:i4>5</vt:i4>
      </vt:variant>
      <vt:variant>
        <vt:lpwstr/>
      </vt:variant>
      <vt:variant>
        <vt:lpwstr>_Toc239334673</vt:lpwstr>
      </vt:variant>
      <vt:variant>
        <vt:i4>1310782</vt:i4>
      </vt:variant>
      <vt:variant>
        <vt:i4>434</vt:i4>
      </vt:variant>
      <vt:variant>
        <vt:i4>0</vt:i4>
      </vt:variant>
      <vt:variant>
        <vt:i4>5</vt:i4>
      </vt:variant>
      <vt:variant>
        <vt:lpwstr/>
      </vt:variant>
      <vt:variant>
        <vt:lpwstr>_Toc239334672</vt:lpwstr>
      </vt:variant>
      <vt:variant>
        <vt:i4>1310782</vt:i4>
      </vt:variant>
      <vt:variant>
        <vt:i4>428</vt:i4>
      </vt:variant>
      <vt:variant>
        <vt:i4>0</vt:i4>
      </vt:variant>
      <vt:variant>
        <vt:i4>5</vt:i4>
      </vt:variant>
      <vt:variant>
        <vt:lpwstr/>
      </vt:variant>
      <vt:variant>
        <vt:lpwstr>_Toc239334671</vt:lpwstr>
      </vt:variant>
      <vt:variant>
        <vt:i4>1310782</vt:i4>
      </vt:variant>
      <vt:variant>
        <vt:i4>422</vt:i4>
      </vt:variant>
      <vt:variant>
        <vt:i4>0</vt:i4>
      </vt:variant>
      <vt:variant>
        <vt:i4>5</vt:i4>
      </vt:variant>
      <vt:variant>
        <vt:lpwstr/>
      </vt:variant>
      <vt:variant>
        <vt:lpwstr>_Toc239334670</vt:lpwstr>
      </vt:variant>
      <vt:variant>
        <vt:i4>1376318</vt:i4>
      </vt:variant>
      <vt:variant>
        <vt:i4>416</vt:i4>
      </vt:variant>
      <vt:variant>
        <vt:i4>0</vt:i4>
      </vt:variant>
      <vt:variant>
        <vt:i4>5</vt:i4>
      </vt:variant>
      <vt:variant>
        <vt:lpwstr/>
      </vt:variant>
      <vt:variant>
        <vt:lpwstr>_Toc239334669</vt:lpwstr>
      </vt:variant>
      <vt:variant>
        <vt:i4>1376318</vt:i4>
      </vt:variant>
      <vt:variant>
        <vt:i4>410</vt:i4>
      </vt:variant>
      <vt:variant>
        <vt:i4>0</vt:i4>
      </vt:variant>
      <vt:variant>
        <vt:i4>5</vt:i4>
      </vt:variant>
      <vt:variant>
        <vt:lpwstr/>
      </vt:variant>
      <vt:variant>
        <vt:lpwstr>_Toc239334668</vt:lpwstr>
      </vt:variant>
      <vt:variant>
        <vt:i4>1376318</vt:i4>
      </vt:variant>
      <vt:variant>
        <vt:i4>404</vt:i4>
      </vt:variant>
      <vt:variant>
        <vt:i4>0</vt:i4>
      </vt:variant>
      <vt:variant>
        <vt:i4>5</vt:i4>
      </vt:variant>
      <vt:variant>
        <vt:lpwstr/>
      </vt:variant>
      <vt:variant>
        <vt:lpwstr>_Toc239334667</vt:lpwstr>
      </vt:variant>
      <vt:variant>
        <vt:i4>1376318</vt:i4>
      </vt:variant>
      <vt:variant>
        <vt:i4>398</vt:i4>
      </vt:variant>
      <vt:variant>
        <vt:i4>0</vt:i4>
      </vt:variant>
      <vt:variant>
        <vt:i4>5</vt:i4>
      </vt:variant>
      <vt:variant>
        <vt:lpwstr/>
      </vt:variant>
      <vt:variant>
        <vt:lpwstr>_Toc239334666</vt:lpwstr>
      </vt:variant>
      <vt:variant>
        <vt:i4>1376318</vt:i4>
      </vt:variant>
      <vt:variant>
        <vt:i4>392</vt:i4>
      </vt:variant>
      <vt:variant>
        <vt:i4>0</vt:i4>
      </vt:variant>
      <vt:variant>
        <vt:i4>5</vt:i4>
      </vt:variant>
      <vt:variant>
        <vt:lpwstr/>
      </vt:variant>
      <vt:variant>
        <vt:lpwstr>_Toc239334665</vt:lpwstr>
      </vt:variant>
      <vt:variant>
        <vt:i4>1376318</vt:i4>
      </vt:variant>
      <vt:variant>
        <vt:i4>386</vt:i4>
      </vt:variant>
      <vt:variant>
        <vt:i4>0</vt:i4>
      </vt:variant>
      <vt:variant>
        <vt:i4>5</vt:i4>
      </vt:variant>
      <vt:variant>
        <vt:lpwstr/>
      </vt:variant>
      <vt:variant>
        <vt:lpwstr>_Toc239334664</vt:lpwstr>
      </vt:variant>
      <vt:variant>
        <vt:i4>1376318</vt:i4>
      </vt:variant>
      <vt:variant>
        <vt:i4>380</vt:i4>
      </vt:variant>
      <vt:variant>
        <vt:i4>0</vt:i4>
      </vt:variant>
      <vt:variant>
        <vt:i4>5</vt:i4>
      </vt:variant>
      <vt:variant>
        <vt:lpwstr/>
      </vt:variant>
      <vt:variant>
        <vt:lpwstr>_Toc239334663</vt:lpwstr>
      </vt:variant>
      <vt:variant>
        <vt:i4>1376318</vt:i4>
      </vt:variant>
      <vt:variant>
        <vt:i4>374</vt:i4>
      </vt:variant>
      <vt:variant>
        <vt:i4>0</vt:i4>
      </vt:variant>
      <vt:variant>
        <vt:i4>5</vt:i4>
      </vt:variant>
      <vt:variant>
        <vt:lpwstr/>
      </vt:variant>
      <vt:variant>
        <vt:lpwstr>_Toc239334662</vt:lpwstr>
      </vt:variant>
      <vt:variant>
        <vt:i4>1376318</vt:i4>
      </vt:variant>
      <vt:variant>
        <vt:i4>368</vt:i4>
      </vt:variant>
      <vt:variant>
        <vt:i4>0</vt:i4>
      </vt:variant>
      <vt:variant>
        <vt:i4>5</vt:i4>
      </vt:variant>
      <vt:variant>
        <vt:lpwstr/>
      </vt:variant>
      <vt:variant>
        <vt:lpwstr>_Toc239334661</vt:lpwstr>
      </vt:variant>
      <vt:variant>
        <vt:i4>1376318</vt:i4>
      </vt:variant>
      <vt:variant>
        <vt:i4>362</vt:i4>
      </vt:variant>
      <vt:variant>
        <vt:i4>0</vt:i4>
      </vt:variant>
      <vt:variant>
        <vt:i4>5</vt:i4>
      </vt:variant>
      <vt:variant>
        <vt:lpwstr/>
      </vt:variant>
      <vt:variant>
        <vt:lpwstr>_Toc239334660</vt:lpwstr>
      </vt:variant>
      <vt:variant>
        <vt:i4>1441854</vt:i4>
      </vt:variant>
      <vt:variant>
        <vt:i4>356</vt:i4>
      </vt:variant>
      <vt:variant>
        <vt:i4>0</vt:i4>
      </vt:variant>
      <vt:variant>
        <vt:i4>5</vt:i4>
      </vt:variant>
      <vt:variant>
        <vt:lpwstr/>
      </vt:variant>
      <vt:variant>
        <vt:lpwstr>_Toc239334659</vt:lpwstr>
      </vt:variant>
      <vt:variant>
        <vt:i4>1441854</vt:i4>
      </vt:variant>
      <vt:variant>
        <vt:i4>350</vt:i4>
      </vt:variant>
      <vt:variant>
        <vt:i4>0</vt:i4>
      </vt:variant>
      <vt:variant>
        <vt:i4>5</vt:i4>
      </vt:variant>
      <vt:variant>
        <vt:lpwstr/>
      </vt:variant>
      <vt:variant>
        <vt:lpwstr>_Toc239334658</vt:lpwstr>
      </vt:variant>
      <vt:variant>
        <vt:i4>1441854</vt:i4>
      </vt:variant>
      <vt:variant>
        <vt:i4>344</vt:i4>
      </vt:variant>
      <vt:variant>
        <vt:i4>0</vt:i4>
      </vt:variant>
      <vt:variant>
        <vt:i4>5</vt:i4>
      </vt:variant>
      <vt:variant>
        <vt:lpwstr/>
      </vt:variant>
      <vt:variant>
        <vt:lpwstr>_Toc239334657</vt:lpwstr>
      </vt:variant>
      <vt:variant>
        <vt:i4>1441854</vt:i4>
      </vt:variant>
      <vt:variant>
        <vt:i4>338</vt:i4>
      </vt:variant>
      <vt:variant>
        <vt:i4>0</vt:i4>
      </vt:variant>
      <vt:variant>
        <vt:i4>5</vt:i4>
      </vt:variant>
      <vt:variant>
        <vt:lpwstr/>
      </vt:variant>
      <vt:variant>
        <vt:lpwstr>_Toc239334656</vt:lpwstr>
      </vt:variant>
      <vt:variant>
        <vt:i4>1441854</vt:i4>
      </vt:variant>
      <vt:variant>
        <vt:i4>332</vt:i4>
      </vt:variant>
      <vt:variant>
        <vt:i4>0</vt:i4>
      </vt:variant>
      <vt:variant>
        <vt:i4>5</vt:i4>
      </vt:variant>
      <vt:variant>
        <vt:lpwstr/>
      </vt:variant>
      <vt:variant>
        <vt:lpwstr>_Toc239334655</vt:lpwstr>
      </vt:variant>
      <vt:variant>
        <vt:i4>1441854</vt:i4>
      </vt:variant>
      <vt:variant>
        <vt:i4>326</vt:i4>
      </vt:variant>
      <vt:variant>
        <vt:i4>0</vt:i4>
      </vt:variant>
      <vt:variant>
        <vt:i4>5</vt:i4>
      </vt:variant>
      <vt:variant>
        <vt:lpwstr/>
      </vt:variant>
      <vt:variant>
        <vt:lpwstr>_Toc239334654</vt:lpwstr>
      </vt:variant>
      <vt:variant>
        <vt:i4>1441854</vt:i4>
      </vt:variant>
      <vt:variant>
        <vt:i4>320</vt:i4>
      </vt:variant>
      <vt:variant>
        <vt:i4>0</vt:i4>
      </vt:variant>
      <vt:variant>
        <vt:i4>5</vt:i4>
      </vt:variant>
      <vt:variant>
        <vt:lpwstr/>
      </vt:variant>
      <vt:variant>
        <vt:lpwstr>_Toc239334653</vt:lpwstr>
      </vt:variant>
      <vt:variant>
        <vt:i4>1441854</vt:i4>
      </vt:variant>
      <vt:variant>
        <vt:i4>314</vt:i4>
      </vt:variant>
      <vt:variant>
        <vt:i4>0</vt:i4>
      </vt:variant>
      <vt:variant>
        <vt:i4>5</vt:i4>
      </vt:variant>
      <vt:variant>
        <vt:lpwstr/>
      </vt:variant>
      <vt:variant>
        <vt:lpwstr>_Toc239334652</vt:lpwstr>
      </vt:variant>
      <vt:variant>
        <vt:i4>1441854</vt:i4>
      </vt:variant>
      <vt:variant>
        <vt:i4>308</vt:i4>
      </vt:variant>
      <vt:variant>
        <vt:i4>0</vt:i4>
      </vt:variant>
      <vt:variant>
        <vt:i4>5</vt:i4>
      </vt:variant>
      <vt:variant>
        <vt:lpwstr/>
      </vt:variant>
      <vt:variant>
        <vt:lpwstr>_Toc239334651</vt:lpwstr>
      </vt:variant>
      <vt:variant>
        <vt:i4>1441854</vt:i4>
      </vt:variant>
      <vt:variant>
        <vt:i4>302</vt:i4>
      </vt:variant>
      <vt:variant>
        <vt:i4>0</vt:i4>
      </vt:variant>
      <vt:variant>
        <vt:i4>5</vt:i4>
      </vt:variant>
      <vt:variant>
        <vt:lpwstr/>
      </vt:variant>
      <vt:variant>
        <vt:lpwstr>_Toc239334650</vt:lpwstr>
      </vt:variant>
      <vt:variant>
        <vt:i4>1507390</vt:i4>
      </vt:variant>
      <vt:variant>
        <vt:i4>296</vt:i4>
      </vt:variant>
      <vt:variant>
        <vt:i4>0</vt:i4>
      </vt:variant>
      <vt:variant>
        <vt:i4>5</vt:i4>
      </vt:variant>
      <vt:variant>
        <vt:lpwstr/>
      </vt:variant>
      <vt:variant>
        <vt:lpwstr>_Toc239334649</vt:lpwstr>
      </vt:variant>
      <vt:variant>
        <vt:i4>1507390</vt:i4>
      </vt:variant>
      <vt:variant>
        <vt:i4>290</vt:i4>
      </vt:variant>
      <vt:variant>
        <vt:i4>0</vt:i4>
      </vt:variant>
      <vt:variant>
        <vt:i4>5</vt:i4>
      </vt:variant>
      <vt:variant>
        <vt:lpwstr/>
      </vt:variant>
      <vt:variant>
        <vt:lpwstr>_Toc239334648</vt:lpwstr>
      </vt:variant>
      <vt:variant>
        <vt:i4>1507390</vt:i4>
      </vt:variant>
      <vt:variant>
        <vt:i4>284</vt:i4>
      </vt:variant>
      <vt:variant>
        <vt:i4>0</vt:i4>
      </vt:variant>
      <vt:variant>
        <vt:i4>5</vt:i4>
      </vt:variant>
      <vt:variant>
        <vt:lpwstr/>
      </vt:variant>
      <vt:variant>
        <vt:lpwstr>_Toc239334647</vt:lpwstr>
      </vt:variant>
      <vt:variant>
        <vt:i4>1507390</vt:i4>
      </vt:variant>
      <vt:variant>
        <vt:i4>278</vt:i4>
      </vt:variant>
      <vt:variant>
        <vt:i4>0</vt:i4>
      </vt:variant>
      <vt:variant>
        <vt:i4>5</vt:i4>
      </vt:variant>
      <vt:variant>
        <vt:lpwstr/>
      </vt:variant>
      <vt:variant>
        <vt:lpwstr>_Toc239334646</vt:lpwstr>
      </vt:variant>
      <vt:variant>
        <vt:i4>1507390</vt:i4>
      </vt:variant>
      <vt:variant>
        <vt:i4>272</vt:i4>
      </vt:variant>
      <vt:variant>
        <vt:i4>0</vt:i4>
      </vt:variant>
      <vt:variant>
        <vt:i4>5</vt:i4>
      </vt:variant>
      <vt:variant>
        <vt:lpwstr/>
      </vt:variant>
      <vt:variant>
        <vt:lpwstr>_Toc239334645</vt:lpwstr>
      </vt:variant>
      <vt:variant>
        <vt:i4>1507390</vt:i4>
      </vt:variant>
      <vt:variant>
        <vt:i4>266</vt:i4>
      </vt:variant>
      <vt:variant>
        <vt:i4>0</vt:i4>
      </vt:variant>
      <vt:variant>
        <vt:i4>5</vt:i4>
      </vt:variant>
      <vt:variant>
        <vt:lpwstr/>
      </vt:variant>
      <vt:variant>
        <vt:lpwstr>_Toc239334644</vt:lpwstr>
      </vt:variant>
      <vt:variant>
        <vt:i4>1507390</vt:i4>
      </vt:variant>
      <vt:variant>
        <vt:i4>260</vt:i4>
      </vt:variant>
      <vt:variant>
        <vt:i4>0</vt:i4>
      </vt:variant>
      <vt:variant>
        <vt:i4>5</vt:i4>
      </vt:variant>
      <vt:variant>
        <vt:lpwstr/>
      </vt:variant>
      <vt:variant>
        <vt:lpwstr>_Toc239334643</vt:lpwstr>
      </vt:variant>
      <vt:variant>
        <vt:i4>1507390</vt:i4>
      </vt:variant>
      <vt:variant>
        <vt:i4>254</vt:i4>
      </vt:variant>
      <vt:variant>
        <vt:i4>0</vt:i4>
      </vt:variant>
      <vt:variant>
        <vt:i4>5</vt:i4>
      </vt:variant>
      <vt:variant>
        <vt:lpwstr/>
      </vt:variant>
      <vt:variant>
        <vt:lpwstr>_Toc239334642</vt:lpwstr>
      </vt:variant>
      <vt:variant>
        <vt:i4>1507390</vt:i4>
      </vt:variant>
      <vt:variant>
        <vt:i4>248</vt:i4>
      </vt:variant>
      <vt:variant>
        <vt:i4>0</vt:i4>
      </vt:variant>
      <vt:variant>
        <vt:i4>5</vt:i4>
      </vt:variant>
      <vt:variant>
        <vt:lpwstr/>
      </vt:variant>
      <vt:variant>
        <vt:lpwstr>_Toc239334641</vt:lpwstr>
      </vt:variant>
      <vt:variant>
        <vt:i4>1507390</vt:i4>
      </vt:variant>
      <vt:variant>
        <vt:i4>242</vt:i4>
      </vt:variant>
      <vt:variant>
        <vt:i4>0</vt:i4>
      </vt:variant>
      <vt:variant>
        <vt:i4>5</vt:i4>
      </vt:variant>
      <vt:variant>
        <vt:lpwstr/>
      </vt:variant>
      <vt:variant>
        <vt:lpwstr>_Toc239334640</vt:lpwstr>
      </vt:variant>
      <vt:variant>
        <vt:i4>1048638</vt:i4>
      </vt:variant>
      <vt:variant>
        <vt:i4>236</vt:i4>
      </vt:variant>
      <vt:variant>
        <vt:i4>0</vt:i4>
      </vt:variant>
      <vt:variant>
        <vt:i4>5</vt:i4>
      </vt:variant>
      <vt:variant>
        <vt:lpwstr/>
      </vt:variant>
      <vt:variant>
        <vt:lpwstr>_Toc239334639</vt:lpwstr>
      </vt:variant>
      <vt:variant>
        <vt:i4>1048638</vt:i4>
      </vt:variant>
      <vt:variant>
        <vt:i4>230</vt:i4>
      </vt:variant>
      <vt:variant>
        <vt:i4>0</vt:i4>
      </vt:variant>
      <vt:variant>
        <vt:i4>5</vt:i4>
      </vt:variant>
      <vt:variant>
        <vt:lpwstr/>
      </vt:variant>
      <vt:variant>
        <vt:lpwstr>_Toc239334638</vt:lpwstr>
      </vt:variant>
      <vt:variant>
        <vt:i4>1048638</vt:i4>
      </vt:variant>
      <vt:variant>
        <vt:i4>224</vt:i4>
      </vt:variant>
      <vt:variant>
        <vt:i4>0</vt:i4>
      </vt:variant>
      <vt:variant>
        <vt:i4>5</vt:i4>
      </vt:variant>
      <vt:variant>
        <vt:lpwstr/>
      </vt:variant>
      <vt:variant>
        <vt:lpwstr>_Toc239334637</vt:lpwstr>
      </vt:variant>
      <vt:variant>
        <vt:i4>1048638</vt:i4>
      </vt:variant>
      <vt:variant>
        <vt:i4>218</vt:i4>
      </vt:variant>
      <vt:variant>
        <vt:i4>0</vt:i4>
      </vt:variant>
      <vt:variant>
        <vt:i4>5</vt:i4>
      </vt:variant>
      <vt:variant>
        <vt:lpwstr/>
      </vt:variant>
      <vt:variant>
        <vt:lpwstr>_Toc239334636</vt:lpwstr>
      </vt:variant>
      <vt:variant>
        <vt:i4>1048638</vt:i4>
      </vt:variant>
      <vt:variant>
        <vt:i4>212</vt:i4>
      </vt:variant>
      <vt:variant>
        <vt:i4>0</vt:i4>
      </vt:variant>
      <vt:variant>
        <vt:i4>5</vt:i4>
      </vt:variant>
      <vt:variant>
        <vt:lpwstr/>
      </vt:variant>
      <vt:variant>
        <vt:lpwstr>_Toc239334635</vt:lpwstr>
      </vt:variant>
      <vt:variant>
        <vt:i4>1048638</vt:i4>
      </vt:variant>
      <vt:variant>
        <vt:i4>206</vt:i4>
      </vt:variant>
      <vt:variant>
        <vt:i4>0</vt:i4>
      </vt:variant>
      <vt:variant>
        <vt:i4>5</vt:i4>
      </vt:variant>
      <vt:variant>
        <vt:lpwstr/>
      </vt:variant>
      <vt:variant>
        <vt:lpwstr>_Toc239334634</vt:lpwstr>
      </vt:variant>
      <vt:variant>
        <vt:i4>1048638</vt:i4>
      </vt:variant>
      <vt:variant>
        <vt:i4>200</vt:i4>
      </vt:variant>
      <vt:variant>
        <vt:i4>0</vt:i4>
      </vt:variant>
      <vt:variant>
        <vt:i4>5</vt:i4>
      </vt:variant>
      <vt:variant>
        <vt:lpwstr/>
      </vt:variant>
      <vt:variant>
        <vt:lpwstr>_Toc239334633</vt:lpwstr>
      </vt:variant>
      <vt:variant>
        <vt:i4>1048638</vt:i4>
      </vt:variant>
      <vt:variant>
        <vt:i4>194</vt:i4>
      </vt:variant>
      <vt:variant>
        <vt:i4>0</vt:i4>
      </vt:variant>
      <vt:variant>
        <vt:i4>5</vt:i4>
      </vt:variant>
      <vt:variant>
        <vt:lpwstr/>
      </vt:variant>
      <vt:variant>
        <vt:lpwstr>_Toc239334632</vt:lpwstr>
      </vt:variant>
      <vt:variant>
        <vt:i4>1048638</vt:i4>
      </vt:variant>
      <vt:variant>
        <vt:i4>188</vt:i4>
      </vt:variant>
      <vt:variant>
        <vt:i4>0</vt:i4>
      </vt:variant>
      <vt:variant>
        <vt:i4>5</vt:i4>
      </vt:variant>
      <vt:variant>
        <vt:lpwstr/>
      </vt:variant>
      <vt:variant>
        <vt:lpwstr>_Toc239334631</vt:lpwstr>
      </vt:variant>
      <vt:variant>
        <vt:i4>1048638</vt:i4>
      </vt:variant>
      <vt:variant>
        <vt:i4>182</vt:i4>
      </vt:variant>
      <vt:variant>
        <vt:i4>0</vt:i4>
      </vt:variant>
      <vt:variant>
        <vt:i4>5</vt:i4>
      </vt:variant>
      <vt:variant>
        <vt:lpwstr/>
      </vt:variant>
      <vt:variant>
        <vt:lpwstr>_Toc239334630</vt:lpwstr>
      </vt:variant>
      <vt:variant>
        <vt:i4>1114174</vt:i4>
      </vt:variant>
      <vt:variant>
        <vt:i4>176</vt:i4>
      </vt:variant>
      <vt:variant>
        <vt:i4>0</vt:i4>
      </vt:variant>
      <vt:variant>
        <vt:i4>5</vt:i4>
      </vt:variant>
      <vt:variant>
        <vt:lpwstr/>
      </vt:variant>
      <vt:variant>
        <vt:lpwstr>_Toc239334629</vt:lpwstr>
      </vt:variant>
      <vt:variant>
        <vt:i4>1114174</vt:i4>
      </vt:variant>
      <vt:variant>
        <vt:i4>170</vt:i4>
      </vt:variant>
      <vt:variant>
        <vt:i4>0</vt:i4>
      </vt:variant>
      <vt:variant>
        <vt:i4>5</vt:i4>
      </vt:variant>
      <vt:variant>
        <vt:lpwstr/>
      </vt:variant>
      <vt:variant>
        <vt:lpwstr>_Toc239334628</vt:lpwstr>
      </vt:variant>
      <vt:variant>
        <vt:i4>1114174</vt:i4>
      </vt:variant>
      <vt:variant>
        <vt:i4>164</vt:i4>
      </vt:variant>
      <vt:variant>
        <vt:i4>0</vt:i4>
      </vt:variant>
      <vt:variant>
        <vt:i4>5</vt:i4>
      </vt:variant>
      <vt:variant>
        <vt:lpwstr/>
      </vt:variant>
      <vt:variant>
        <vt:lpwstr>_Toc239334627</vt:lpwstr>
      </vt:variant>
      <vt:variant>
        <vt:i4>1114174</vt:i4>
      </vt:variant>
      <vt:variant>
        <vt:i4>158</vt:i4>
      </vt:variant>
      <vt:variant>
        <vt:i4>0</vt:i4>
      </vt:variant>
      <vt:variant>
        <vt:i4>5</vt:i4>
      </vt:variant>
      <vt:variant>
        <vt:lpwstr/>
      </vt:variant>
      <vt:variant>
        <vt:lpwstr>_Toc239334626</vt:lpwstr>
      </vt:variant>
      <vt:variant>
        <vt:i4>1114174</vt:i4>
      </vt:variant>
      <vt:variant>
        <vt:i4>152</vt:i4>
      </vt:variant>
      <vt:variant>
        <vt:i4>0</vt:i4>
      </vt:variant>
      <vt:variant>
        <vt:i4>5</vt:i4>
      </vt:variant>
      <vt:variant>
        <vt:lpwstr/>
      </vt:variant>
      <vt:variant>
        <vt:lpwstr>_Toc239334625</vt:lpwstr>
      </vt:variant>
      <vt:variant>
        <vt:i4>1114174</vt:i4>
      </vt:variant>
      <vt:variant>
        <vt:i4>146</vt:i4>
      </vt:variant>
      <vt:variant>
        <vt:i4>0</vt:i4>
      </vt:variant>
      <vt:variant>
        <vt:i4>5</vt:i4>
      </vt:variant>
      <vt:variant>
        <vt:lpwstr/>
      </vt:variant>
      <vt:variant>
        <vt:lpwstr>_Toc239334624</vt:lpwstr>
      </vt:variant>
      <vt:variant>
        <vt:i4>1114174</vt:i4>
      </vt:variant>
      <vt:variant>
        <vt:i4>140</vt:i4>
      </vt:variant>
      <vt:variant>
        <vt:i4>0</vt:i4>
      </vt:variant>
      <vt:variant>
        <vt:i4>5</vt:i4>
      </vt:variant>
      <vt:variant>
        <vt:lpwstr/>
      </vt:variant>
      <vt:variant>
        <vt:lpwstr>_Toc239334623</vt:lpwstr>
      </vt:variant>
      <vt:variant>
        <vt:i4>1114174</vt:i4>
      </vt:variant>
      <vt:variant>
        <vt:i4>134</vt:i4>
      </vt:variant>
      <vt:variant>
        <vt:i4>0</vt:i4>
      </vt:variant>
      <vt:variant>
        <vt:i4>5</vt:i4>
      </vt:variant>
      <vt:variant>
        <vt:lpwstr/>
      </vt:variant>
      <vt:variant>
        <vt:lpwstr>_Toc239334622</vt:lpwstr>
      </vt:variant>
      <vt:variant>
        <vt:i4>1114174</vt:i4>
      </vt:variant>
      <vt:variant>
        <vt:i4>128</vt:i4>
      </vt:variant>
      <vt:variant>
        <vt:i4>0</vt:i4>
      </vt:variant>
      <vt:variant>
        <vt:i4>5</vt:i4>
      </vt:variant>
      <vt:variant>
        <vt:lpwstr/>
      </vt:variant>
      <vt:variant>
        <vt:lpwstr>_Toc239334621</vt:lpwstr>
      </vt:variant>
      <vt:variant>
        <vt:i4>1114174</vt:i4>
      </vt:variant>
      <vt:variant>
        <vt:i4>122</vt:i4>
      </vt:variant>
      <vt:variant>
        <vt:i4>0</vt:i4>
      </vt:variant>
      <vt:variant>
        <vt:i4>5</vt:i4>
      </vt:variant>
      <vt:variant>
        <vt:lpwstr/>
      </vt:variant>
      <vt:variant>
        <vt:lpwstr>_Toc239334620</vt:lpwstr>
      </vt:variant>
      <vt:variant>
        <vt:i4>1179710</vt:i4>
      </vt:variant>
      <vt:variant>
        <vt:i4>116</vt:i4>
      </vt:variant>
      <vt:variant>
        <vt:i4>0</vt:i4>
      </vt:variant>
      <vt:variant>
        <vt:i4>5</vt:i4>
      </vt:variant>
      <vt:variant>
        <vt:lpwstr/>
      </vt:variant>
      <vt:variant>
        <vt:lpwstr>_Toc239334619</vt:lpwstr>
      </vt:variant>
      <vt:variant>
        <vt:i4>1179710</vt:i4>
      </vt:variant>
      <vt:variant>
        <vt:i4>110</vt:i4>
      </vt:variant>
      <vt:variant>
        <vt:i4>0</vt:i4>
      </vt:variant>
      <vt:variant>
        <vt:i4>5</vt:i4>
      </vt:variant>
      <vt:variant>
        <vt:lpwstr/>
      </vt:variant>
      <vt:variant>
        <vt:lpwstr>_Toc239334618</vt:lpwstr>
      </vt:variant>
      <vt:variant>
        <vt:i4>1179710</vt:i4>
      </vt:variant>
      <vt:variant>
        <vt:i4>104</vt:i4>
      </vt:variant>
      <vt:variant>
        <vt:i4>0</vt:i4>
      </vt:variant>
      <vt:variant>
        <vt:i4>5</vt:i4>
      </vt:variant>
      <vt:variant>
        <vt:lpwstr/>
      </vt:variant>
      <vt:variant>
        <vt:lpwstr>_Toc239334617</vt:lpwstr>
      </vt:variant>
      <vt:variant>
        <vt:i4>1179710</vt:i4>
      </vt:variant>
      <vt:variant>
        <vt:i4>98</vt:i4>
      </vt:variant>
      <vt:variant>
        <vt:i4>0</vt:i4>
      </vt:variant>
      <vt:variant>
        <vt:i4>5</vt:i4>
      </vt:variant>
      <vt:variant>
        <vt:lpwstr/>
      </vt:variant>
      <vt:variant>
        <vt:lpwstr>_Toc239334616</vt:lpwstr>
      </vt:variant>
      <vt:variant>
        <vt:i4>1179710</vt:i4>
      </vt:variant>
      <vt:variant>
        <vt:i4>92</vt:i4>
      </vt:variant>
      <vt:variant>
        <vt:i4>0</vt:i4>
      </vt:variant>
      <vt:variant>
        <vt:i4>5</vt:i4>
      </vt:variant>
      <vt:variant>
        <vt:lpwstr/>
      </vt:variant>
      <vt:variant>
        <vt:lpwstr>_Toc239334615</vt:lpwstr>
      </vt:variant>
      <vt:variant>
        <vt:i4>1179710</vt:i4>
      </vt:variant>
      <vt:variant>
        <vt:i4>86</vt:i4>
      </vt:variant>
      <vt:variant>
        <vt:i4>0</vt:i4>
      </vt:variant>
      <vt:variant>
        <vt:i4>5</vt:i4>
      </vt:variant>
      <vt:variant>
        <vt:lpwstr/>
      </vt:variant>
      <vt:variant>
        <vt:lpwstr>_Toc239334614</vt:lpwstr>
      </vt:variant>
      <vt:variant>
        <vt:i4>1179710</vt:i4>
      </vt:variant>
      <vt:variant>
        <vt:i4>80</vt:i4>
      </vt:variant>
      <vt:variant>
        <vt:i4>0</vt:i4>
      </vt:variant>
      <vt:variant>
        <vt:i4>5</vt:i4>
      </vt:variant>
      <vt:variant>
        <vt:lpwstr/>
      </vt:variant>
      <vt:variant>
        <vt:lpwstr>_Toc239334613</vt:lpwstr>
      </vt:variant>
      <vt:variant>
        <vt:i4>1179710</vt:i4>
      </vt:variant>
      <vt:variant>
        <vt:i4>74</vt:i4>
      </vt:variant>
      <vt:variant>
        <vt:i4>0</vt:i4>
      </vt:variant>
      <vt:variant>
        <vt:i4>5</vt:i4>
      </vt:variant>
      <vt:variant>
        <vt:lpwstr/>
      </vt:variant>
      <vt:variant>
        <vt:lpwstr>_Toc239334612</vt:lpwstr>
      </vt:variant>
      <vt:variant>
        <vt:i4>1179710</vt:i4>
      </vt:variant>
      <vt:variant>
        <vt:i4>68</vt:i4>
      </vt:variant>
      <vt:variant>
        <vt:i4>0</vt:i4>
      </vt:variant>
      <vt:variant>
        <vt:i4>5</vt:i4>
      </vt:variant>
      <vt:variant>
        <vt:lpwstr/>
      </vt:variant>
      <vt:variant>
        <vt:lpwstr>_Toc239334611</vt:lpwstr>
      </vt:variant>
      <vt:variant>
        <vt:i4>1179710</vt:i4>
      </vt:variant>
      <vt:variant>
        <vt:i4>62</vt:i4>
      </vt:variant>
      <vt:variant>
        <vt:i4>0</vt:i4>
      </vt:variant>
      <vt:variant>
        <vt:i4>5</vt:i4>
      </vt:variant>
      <vt:variant>
        <vt:lpwstr/>
      </vt:variant>
      <vt:variant>
        <vt:lpwstr>_Toc239334610</vt:lpwstr>
      </vt:variant>
      <vt:variant>
        <vt:i4>1245246</vt:i4>
      </vt:variant>
      <vt:variant>
        <vt:i4>56</vt:i4>
      </vt:variant>
      <vt:variant>
        <vt:i4>0</vt:i4>
      </vt:variant>
      <vt:variant>
        <vt:i4>5</vt:i4>
      </vt:variant>
      <vt:variant>
        <vt:lpwstr/>
      </vt:variant>
      <vt:variant>
        <vt:lpwstr>_Toc239334609</vt:lpwstr>
      </vt:variant>
      <vt:variant>
        <vt:i4>1245246</vt:i4>
      </vt:variant>
      <vt:variant>
        <vt:i4>50</vt:i4>
      </vt:variant>
      <vt:variant>
        <vt:i4>0</vt:i4>
      </vt:variant>
      <vt:variant>
        <vt:i4>5</vt:i4>
      </vt:variant>
      <vt:variant>
        <vt:lpwstr/>
      </vt:variant>
      <vt:variant>
        <vt:lpwstr>_Toc239334608</vt:lpwstr>
      </vt:variant>
      <vt:variant>
        <vt:i4>1245246</vt:i4>
      </vt:variant>
      <vt:variant>
        <vt:i4>44</vt:i4>
      </vt:variant>
      <vt:variant>
        <vt:i4>0</vt:i4>
      </vt:variant>
      <vt:variant>
        <vt:i4>5</vt:i4>
      </vt:variant>
      <vt:variant>
        <vt:lpwstr/>
      </vt:variant>
      <vt:variant>
        <vt:lpwstr>_Toc239334607</vt:lpwstr>
      </vt:variant>
      <vt:variant>
        <vt:i4>1245246</vt:i4>
      </vt:variant>
      <vt:variant>
        <vt:i4>38</vt:i4>
      </vt:variant>
      <vt:variant>
        <vt:i4>0</vt:i4>
      </vt:variant>
      <vt:variant>
        <vt:i4>5</vt:i4>
      </vt:variant>
      <vt:variant>
        <vt:lpwstr/>
      </vt:variant>
      <vt:variant>
        <vt:lpwstr>_Toc239334606</vt:lpwstr>
      </vt:variant>
      <vt:variant>
        <vt:i4>1245246</vt:i4>
      </vt:variant>
      <vt:variant>
        <vt:i4>32</vt:i4>
      </vt:variant>
      <vt:variant>
        <vt:i4>0</vt:i4>
      </vt:variant>
      <vt:variant>
        <vt:i4>5</vt:i4>
      </vt:variant>
      <vt:variant>
        <vt:lpwstr/>
      </vt:variant>
      <vt:variant>
        <vt:lpwstr>_Toc239334605</vt:lpwstr>
      </vt:variant>
      <vt:variant>
        <vt:i4>1245246</vt:i4>
      </vt:variant>
      <vt:variant>
        <vt:i4>26</vt:i4>
      </vt:variant>
      <vt:variant>
        <vt:i4>0</vt:i4>
      </vt:variant>
      <vt:variant>
        <vt:i4>5</vt:i4>
      </vt:variant>
      <vt:variant>
        <vt:lpwstr/>
      </vt:variant>
      <vt:variant>
        <vt:lpwstr>_Toc239334604</vt:lpwstr>
      </vt:variant>
      <vt:variant>
        <vt:i4>1245246</vt:i4>
      </vt:variant>
      <vt:variant>
        <vt:i4>20</vt:i4>
      </vt:variant>
      <vt:variant>
        <vt:i4>0</vt:i4>
      </vt:variant>
      <vt:variant>
        <vt:i4>5</vt:i4>
      </vt:variant>
      <vt:variant>
        <vt:lpwstr/>
      </vt:variant>
      <vt:variant>
        <vt:lpwstr>_Toc239334603</vt:lpwstr>
      </vt:variant>
      <vt:variant>
        <vt:i4>1245246</vt:i4>
      </vt:variant>
      <vt:variant>
        <vt:i4>14</vt:i4>
      </vt:variant>
      <vt:variant>
        <vt:i4>0</vt:i4>
      </vt:variant>
      <vt:variant>
        <vt:i4>5</vt:i4>
      </vt:variant>
      <vt:variant>
        <vt:lpwstr/>
      </vt:variant>
      <vt:variant>
        <vt:lpwstr>_Toc239334602</vt:lpwstr>
      </vt:variant>
      <vt:variant>
        <vt:i4>1245246</vt:i4>
      </vt:variant>
      <vt:variant>
        <vt:i4>8</vt:i4>
      </vt:variant>
      <vt:variant>
        <vt:i4>0</vt:i4>
      </vt:variant>
      <vt:variant>
        <vt:i4>5</vt:i4>
      </vt:variant>
      <vt:variant>
        <vt:lpwstr/>
      </vt:variant>
      <vt:variant>
        <vt:lpwstr>_Toc239334601</vt:lpwstr>
      </vt:variant>
      <vt:variant>
        <vt:i4>1245246</vt:i4>
      </vt:variant>
      <vt:variant>
        <vt:i4>2</vt:i4>
      </vt:variant>
      <vt:variant>
        <vt:i4>0</vt:i4>
      </vt:variant>
      <vt:variant>
        <vt:i4>5</vt:i4>
      </vt:variant>
      <vt:variant>
        <vt:lpwstr/>
      </vt:variant>
      <vt:variant>
        <vt:lpwstr>_Toc239334600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subject/>
  <dc:creator>Puneet Kumar</dc:creator>
  <cp:keywords/>
  <cp:lastModifiedBy>Puneet Kumar</cp:lastModifiedBy>
  <cp:revision>82</cp:revision>
  <dcterms:created xsi:type="dcterms:W3CDTF">2026-09-04T10:56:00Z</dcterms:created>
  <dcterms:modified xsi:type="dcterms:W3CDTF">2026-09-04T19:13:00Z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2026-09-03T14:08:23Z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c195054f-abbb-4fe1-ade7-42158b51fa49</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ediaServiceImageTags">
    <vt:lpwstr/>
  </property>
</Properties>
</file>